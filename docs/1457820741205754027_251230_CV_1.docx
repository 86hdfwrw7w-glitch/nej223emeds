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6-01-05T20:38:00Z" w16du:dateUtc="2026-01-05T19:38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14"/>
        <w:gridCol w:w="4532"/>
        <w:gridCol w:w="567"/>
        <w:gridCol w:w="1133"/>
        <w:gridCol w:w="571"/>
        <w:gridCol w:w="147"/>
        <w:gridCol w:w="274"/>
        <w:gridCol w:w="2420"/>
        <w:tblGridChange w:id="1">
          <w:tblGrid>
            <w:gridCol w:w="426"/>
            <w:gridCol w:w="1414"/>
            <w:gridCol w:w="4532"/>
            <w:gridCol w:w="567"/>
            <w:gridCol w:w="1133"/>
            <w:gridCol w:w="571"/>
            <w:gridCol w:w="147"/>
            <w:gridCol w:w="274"/>
            <w:gridCol w:w="1568"/>
            <w:gridCol w:w="426"/>
          </w:tblGrid>
        </w:tblGridChange>
      </w:tblGrid>
      <w:tr w:rsidR="00E55D90" w:rsidRPr="00D44B4B" w14:paraId="487AC9CE" w14:textId="77777777" w:rsidTr="0020548C">
        <w:trPr>
          <w:trHeight w:val="283"/>
          <w:trPrChange w:id="2" w:author="David Döbele" w:date="2026-01-05T20:38:00Z" w16du:dateUtc="2026-01-05T19:38:00Z">
            <w:trPr>
              <w:gridBefore w:val="1"/>
              <w:gridAfter w:val="0"/>
              <w:trHeight w:val="283"/>
            </w:trPr>
          </w:trPrChange>
        </w:trPr>
        <w:tc>
          <w:tcPr>
            <w:tcW w:w="11058" w:type="dxa"/>
            <w:gridSpan w:val="8"/>
            <w:vAlign w:val="bottom"/>
            <w:tcPrChange w:id="3" w:author="David Döbele" w:date="2026-01-05T20:38:00Z" w16du:dateUtc="2026-01-05T19:38:00Z">
              <w:tcPr>
                <w:tcW w:w="10206" w:type="dxa"/>
                <w:gridSpan w:val="8"/>
                <w:vAlign w:val="bottom"/>
              </w:tcPr>
            </w:tcPrChange>
          </w:tcPr>
          <w:p w14:paraId="0CBC6997" w14:textId="15746CC6" w:rsidR="00E55D90" w:rsidRPr="000B624E" w:rsidRDefault="000964C2" w:rsidP="007279CE">
            <w:pPr>
              <w:jc w:val="center"/>
              <w:rPr>
                <w:rFonts w:ascii="Times New Roman" w:hAnsi="Times New Roman" w:cs="Times New Roman"/>
                <w:b/>
                <w:sz w:val="36"/>
                <w:szCs w:val="32"/>
              </w:rPr>
            </w:pPr>
            <w:r w:rsidRPr="000B624E">
              <w:rPr>
                <w:rFonts w:ascii="Times New Roman" w:hAnsi="Times New Roman" w:cs="Times New Roman"/>
                <w:b/>
                <w:sz w:val="36"/>
                <w:szCs w:val="32"/>
              </w:rPr>
              <w:t>Jacov</w:t>
            </w:r>
            <w:r w:rsidR="00E55D90" w:rsidRPr="000B624E">
              <w:rPr>
                <w:rFonts w:ascii="Times New Roman" w:hAnsi="Times New Roman" w:cs="Times New Roman"/>
                <w:b/>
                <w:sz w:val="36"/>
                <w:szCs w:val="32"/>
              </w:rPr>
              <w:t xml:space="preserve"> M</w:t>
            </w:r>
            <w:r w:rsidRPr="000B624E">
              <w:rPr>
                <w:rFonts w:ascii="Times New Roman" w:hAnsi="Times New Roman" w:cs="Times New Roman"/>
                <w:b/>
                <w:sz w:val="36"/>
                <w:szCs w:val="32"/>
              </w:rPr>
              <w:t>elamud</w:t>
            </w:r>
          </w:p>
          <w:p w14:paraId="135895E2" w14:textId="04FB0861" w:rsidR="00D44B4B" w:rsidRPr="000B624E" w:rsidRDefault="00D44B4B" w:rsidP="000E764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B624E">
              <w:rPr>
                <w:rFonts w:ascii="Times New Roman" w:hAnsi="Times New Roman" w:cs="Times New Roman"/>
                <w:bCs/>
                <w:sz w:val="18"/>
                <w:szCs w:val="18"/>
              </w:rPr>
              <w:t>Ernst-Mucke-Straße 2, 03044 Cottbus | +49 152 53519 293 | jacov.melamud@web.de</w:t>
            </w:r>
          </w:p>
        </w:tc>
      </w:tr>
      <w:tr w:rsidR="002508C2" w:rsidRPr="006A053D" w14:paraId="0FCADE56" w14:textId="77777777" w:rsidTr="0020548C">
        <w:trPr>
          <w:trHeight w:val="510"/>
          <w:trPrChange w:id="4" w:author="David Döbele" w:date="2026-01-05T20:38:00Z" w16du:dateUtc="2026-01-05T19:38:00Z">
            <w:trPr>
              <w:gridBefore w:val="1"/>
              <w:gridAfter w:val="0"/>
              <w:trHeight w:val="510"/>
            </w:trPr>
          </w:trPrChange>
        </w:trPr>
        <w:tc>
          <w:tcPr>
            <w:tcW w:w="11058" w:type="dxa"/>
            <w:gridSpan w:val="8"/>
            <w:tcBorders>
              <w:bottom w:val="single" w:sz="4" w:space="0" w:color="auto"/>
            </w:tcBorders>
            <w:vAlign w:val="bottom"/>
            <w:tcPrChange w:id="5" w:author="David Döbele" w:date="2026-01-05T20:38:00Z" w16du:dateUtc="2026-01-05T19:38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51CF088D" w:rsidR="002508C2" w:rsidRPr="00236F15" w:rsidRDefault="003829D0" w:rsidP="00A61EEA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EDUCATION</w:t>
            </w:r>
          </w:p>
        </w:tc>
      </w:tr>
      <w:tr w:rsidR="00330218" w:rsidRPr="006A053D" w14:paraId="2952B95E" w14:textId="77777777" w:rsidTr="0020548C">
        <w:trPr>
          <w:trHeight w:val="340"/>
          <w:trPrChange w:id="6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8217" w:type="dxa"/>
            <w:gridSpan w:val="5"/>
            <w:tcBorders>
              <w:top w:val="single" w:sz="4" w:space="0" w:color="auto"/>
            </w:tcBorders>
            <w:vAlign w:val="bottom"/>
            <w:tcPrChange w:id="7" w:author="David Döbele" w:date="2026-01-05T20:38:00Z" w16du:dateUtc="2026-01-05T19:38:00Z">
              <w:tcPr>
                <w:tcW w:w="8217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9C968FF" w14:textId="3336405C" w:rsidR="00330218" w:rsidRPr="006A053D" w:rsidRDefault="00330218" w:rsidP="00A61EEA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</w:t>
            </w:r>
            <w:r w:rsidR="00F66012"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ty of</w:t>
            </w: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St.</w:t>
            </w:r>
            <w:r w:rsidR="00CB2A7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Gallen</w:t>
            </w:r>
          </w:p>
        </w:tc>
        <w:tc>
          <w:tcPr>
            <w:tcW w:w="2841" w:type="dxa"/>
            <w:gridSpan w:val="3"/>
            <w:tcBorders>
              <w:top w:val="single" w:sz="4" w:space="0" w:color="auto"/>
            </w:tcBorders>
            <w:vAlign w:val="bottom"/>
            <w:tcPrChange w:id="8" w:author="David Döbele" w:date="2026-01-05T20:38:00Z" w16du:dateUtc="2026-01-05T19:38:00Z">
              <w:tcPr>
                <w:tcW w:w="198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ECDD435" w14:textId="7E05BE5E" w:rsidR="00330218" w:rsidRPr="006A053D" w:rsidRDefault="00330218" w:rsidP="00A61EEA">
            <w:pPr>
              <w:jc w:val="right"/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S</w:t>
            </w:r>
            <w:r w:rsidR="008A466B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t. Ga</w:t>
            </w:r>
            <w:r w:rsidRPr="006A053D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 xml:space="preserve">llen, </w:t>
            </w:r>
            <w:r w:rsidR="00494793" w:rsidRPr="006A053D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Switzerland</w:t>
            </w:r>
          </w:p>
        </w:tc>
      </w:tr>
      <w:tr w:rsidR="00330218" w:rsidRPr="006A053D" w14:paraId="6AEB2C44" w14:textId="77777777" w:rsidTr="0020548C">
        <w:trPr>
          <w:trHeight w:val="20"/>
          <w:trPrChange w:id="9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8217" w:type="dxa"/>
            <w:gridSpan w:val="5"/>
            <w:vAlign w:val="bottom"/>
            <w:tcPrChange w:id="10" w:author="David Döbele" w:date="2026-01-05T20:38:00Z" w16du:dateUtc="2026-01-05T19:38:00Z">
              <w:tcPr>
                <w:tcW w:w="8217" w:type="dxa"/>
                <w:gridSpan w:val="5"/>
                <w:vAlign w:val="bottom"/>
              </w:tcPr>
            </w:tcPrChange>
          </w:tcPr>
          <w:p w14:paraId="659E02E5" w14:textId="14D17660" w:rsidR="00330218" w:rsidRPr="006A053D" w:rsidRDefault="00330218" w:rsidP="00A61EEA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M.A. in General Management</w:t>
            </w:r>
            <w:r w:rsidR="00494793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(GPA: 5.</w:t>
            </w:r>
            <w:r w:rsidR="00C962C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5</w:t>
            </w:r>
            <w:r w:rsidR="0097049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6</w:t>
            </w:r>
            <w:r w:rsidR="001960E6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, 6.0 – 1.0 with 6.0 being best</w:t>
            </w:r>
            <w:r w:rsidR="00494793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841" w:type="dxa"/>
            <w:gridSpan w:val="3"/>
            <w:vAlign w:val="bottom"/>
            <w:tcPrChange w:id="11" w:author="David Döbele" w:date="2026-01-05T20:38:00Z" w16du:dateUtc="2026-01-05T19:38:00Z">
              <w:tcPr>
                <w:tcW w:w="1989" w:type="dxa"/>
                <w:gridSpan w:val="3"/>
                <w:vAlign w:val="bottom"/>
              </w:tcPr>
            </w:tcPrChange>
          </w:tcPr>
          <w:p w14:paraId="79E1EA6C" w14:textId="78D55CEA" w:rsidR="00330218" w:rsidRPr="006A053D" w:rsidRDefault="00330218" w:rsidP="00A61EEA">
            <w:pPr>
              <w:jc w:val="right"/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0</w:t>
            </w:r>
            <w:r w:rsidR="000C0686"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8</w:t>
            </w:r>
            <w:r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/2024</w:t>
            </w:r>
            <w:r w:rsidR="00281DDE"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 xml:space="preserve"> – </w:t>
            </w:r>
            <w:r w:rsidR="00494793"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today</w:t>
            </w:r>
          </w:p>
        </w:tc>
      </w:tr>
      <w:tr w:rsidR="0098152B" w:rsidRPr="002E05F6" w14:paraId="546786BC" w14:textId="77777777" w:rsidTr="0020548C">
        <w:trPr>
          <w:trHeight w:val="20"/>
          <w:trPrChange w:id="12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11058" w:type="dxa"/>
            <w:gridSpan w:val="8"/>
            <w:tcPrChange w:id="13" w:author="David Döbele" w:date="2026-01-05T20:38:00Z" w16du:dateUtc="2026-01-05T19:38:00Z">
              <w:tcPr>
                <w:tcW w:w="10206" w:type="dxa"/>
                <w:gridSpan w:val="8"/>
              </w:tcPr>
            </w:tcPrChange>
          </w:tcPr>
          <w:p w14:paraId="54016409" w14:textId="326E412E" w:rsidR="0098152B" w:rsidRPr="006A053D" w:rsidRDefault="0098152B" w:rsidP="0098152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Scholarship </w:t>
            </w:r>
            <w:r w:rsidR="00F07740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older </w:t>
            </w:r>
            <w:r w:rsidR="000368C9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of the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“Friedrich</w:t>
            </w:r>
            <w:r w:rsidR="00C328AC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Naumann</w:t>
            </w:r>
            <w:r w:rsidR="00C328AC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Foundation for Freedom”</w:t>
            </w:r>
          </w:p>
        </w:tc>
      </w:tr>
      <w:tr w:rsidR="00494585" w:rsidRPr="006A053D" w14:paraId="524DC599" w14:textId="77777777" w:rsidTr="0020548C">
        <w:trPr>
          <w:trHeight w:val="340"/>
          <w:trPrChange w:id="14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8217" w:type="dxa"/>
            <w:gridSpan w:val="5"/>
            <w:vAlign w:val="bottom"/>
            <w:tcPrChange w:id="15" w:author="David Döbele" w:date="2026-01-05T20:38:00Z" w16du:dateUtc="2026-01-05T19:38:00Z">
              <w:tcPr>
                <w:tcW w:w="8217" w:type="dxa"/>
                <w:gridSpan w:val="5"/>
                <w:vAlign w:val="bottom"/>
              </w:tcPr>
            </w:tcPrChange>
          </w:tcPr>
          <w:p w14:paraId="3D09C232" w14:textId="5F40BE4A" w:rsidR="00494585" w:rsidRPr="006A053D" w:rsidRDefault="00494585" w:rsidP="0098152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University of California, Berkeley</w:t>
            </w:r>
            <w:r w:rsidR="00031A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, Haas School of Business</w:t>
            </w:r>
          </w:p>
        </w:tc>
        <w:tc>
          <w:tcPr>
            <w:tcW w:w="2841" w:type="dxa"/>
            <w:gridSpan w:val="3"/>
            <w:vAlign w:val="bottom"/>
            <w:tcPrChange w:id="16" w:author="David Döbele" w:date="2026-01-05T20:38:00Z" w16du:dateUtc="2026-01-05T19:38:00Z">
              <w:tcPr>
                <w:tcW w:w="1989" w:type="dxa"/>
                <w:gridSpan w:val="3"/>
                <w:vAlign w:val="bottom"/>
              </w:tcPr>
            </w:tcPrChange>
          </w:tcPr>
          <w:p w14:paraId="3A6BBD66" w14:textId="2CD8BA4A" w:rsidR="00494585" w:rsidRPr="006A053D" w:rsidRDefault="00494585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Berkeley,</w:t>
            </w:r>
            <w:r w:rsidR="00774FE3"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USA </w:t>
            </w:r>
          </w:p>
        </w:tc>
      </w:tr>
      <w:tr w:rsidR="00492816" w:rsidRPr="006A053D" w14:paraId="04BDF1F7" w14:textId="77777777" w:rsidTr="0020548C">
        <w:trPr>
          <w:trHeight w:val="23"/>
          <w:trPrChange w:id="17" w:author="David Döbele" w:date="2026-01-05T20:38:00Z" w16du:dateUtc="2026-01-05T19:38:00Z">
            <w:trPr>
              <w:gridBefore w:val="1"/>
              <w:gridAfter w:val="0"/>
              <w:trHeight w:val="23"/>
            </w:trPr>
          </w:trPrChange>
        </w:trPr>
        <w:tc>
          <w:tcPr>
            <w:tcW w:w="8217" w:type="dxa"/>
            <w:gridSpan w:val="5"/>
            <w:tcPrChange w:id="18" w:author="David Döbele" w:date="2026-01-05T20:38:00Z" w16du:dateUtc="2026-01-05T19:38:00Z">
              <w:tcPr>
                <w:tcW w:w="8217" w:type="dxa"/>
                <w:gridSpan w:val="5"/>
              </w:tcPr>
            </w:tcPrChange>
          </w:tcPr>
          <w:p w14:paraId="51D9A427" w14:textId="63F65934" w:rsidR="00492816" w:rsidRPr="006A053D" w:rsidRDefault="00512636" w:rsidP="00492816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Semester abroad </w:t>
            </w:r>
            <w:r w:rsidR="00BA7E2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at Berkeley, Haas School of Business</w:t>
            </w:r>
          </w:p>
        </w:tc>
        <w:tc>
          <w:tcPr>
            <w:tcW w:w="2841" w:type="dxa"/>
            <w:gridSpan w:val="3"/>
            <w:tcPrChange w:id="19" w:author="David Döbele" w:date="2026-01-05T20:38:00Z" w16du:dateUtc="2026-01-05T19:38:00Z">
              <w:tcPr>
                <w:tcW w:w="1989" w:type="dxa"/>
                <w:gridSpan w:val="3"/>
              </w:tcPr>
            </w:tcPrChange>
          </w:tcPr>
          <w:p w14:paraId="257B42C9" w14:textId="71C8E757" w:rsidR="00492816" w:rsidRPr="006A053D" w:rsidRDefault="00492816" w:rsidP="0049281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08/2025 – </w:t>
            </w:r>
            <w:r w:rsidR="007F578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today</w:t>
            </w:r>
          </w:p>
        </w:tc>
      </w:tr>
      <w:tr w:rsidR="00845E19" w:rsidRPr="002E05F6" w14:paraId="48E9CBDA" w14:textId="77777777" w:rsidTr="0020548C">
        <w:trPr>
          <w:trHeight w:val="23"/>
          <w:trPrChange w:id="20" w:author="David Döbele" w:date="2026-01-05T20:38:00Z" w16du:dateUtc="2026-01-05T19:38:00Z">
            <w:trPr>
              <w:gridBefore w:val="1"/>
              <w:gridAfter w:val="0"/>
              <w:trHeight w:val="23"/>
            </w:trPr>
          </w:trPrChange>
        </w:trPr>
        <w:tc>
          <w:tcPr>
            <w:tcW w:w="11058" w:type="dxa"/>
            <w:gridSpan w:val="8"/>
            <w:tcPrChange w:id="21" w:author="David Döbele" w:date="2026-01-05T20:38:00Z" w16du:dateUtc="2026-01-05T19:38:00Z">
              <w:tcPr>
                <w:tcW w:w="10206" w:type="dxa"/>
                <w:gridSpan w:val="8"/>
              </w:tcPr>
            </w:tcPrChange>
          </w:tcPr>
          <w:p w14:paraId="00188D1A" w14:textId="02116EAC" w:rsidR="008B0A61" w:rsidRPr="00845E19" w:rsidRDefault="008B0A61" w:rsidP="00845E19">
            <w:pPr>
              <w:pStyle w:val="Listenabsatz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B0A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Scholarship Holder of the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“</w:t>
            </w:r>
            <w:r w:rsidRPr="008B0A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Berkeley Haas Global Access Program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”</w:t>
            </w:r>
            <w:r w:rsidRPr="008B0A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a merit-based award granted to 10 students per semester</w:t>
            </w:r>
          </w:p>
        </w:tc>
      </w:tr>
      <w:tr w:rsidR="0098152B" w:rsidRPr="006A053D" w14:paraId="7D1DEBF7" w14:textId="77777777" w:rsidTr="0020548C">
        <w:trPr>
          <w:trHeight w:val="340"/>
          <w:trPrChange w:id="22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8217" w:type="dxa"/>
            <w:gridSpan w:val="5"/>
            <w:vAlign w:val="bottom"/>
            <w:tcPrChange w:id="23" w:author="David Döbele" w:date="2026-01-05T20:38:00Z" w16du:dateUtc="2026-01-05T19:38:00Z">
              <w:tcPr>
                <w:tcW w:w="8217" w:type="dxa"/>
                <w:gridSpan w:val="5"/>
                <w:vAlign w:val="bottom"/>
              </w:tcPr>
            </w:tcPrChange>
          </w:tcPr>
          <w:p w14:paraId="0C2B846F" w14:textId="09796D2D" w:rsidR="0098152B" w:rsidRPr="006A053D" w:rsidRDefault="0098152B" w:rsidP="0098152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University of Cologne</w:t>
            </w:r>
          </w:p>
        </w:tc>
        <w:tc>
          <w:tcPr>
            <w:tcW w:w="2841" w:type="dxa"/>
            <w:gridSpan w:val="3"/>
            <w:vAlign w:val="bottom"/>
            <w:tcPrChange w:id="24" w:author="David Döbele" w:date="2026-01-05T20:38:00Z" w16du:dateUtc="2026-01-05T19:38:00Z">
              <w:tcPr>
                <w:tcW w:w="1989" w:type="dxa"/>
                <w:gridSpan w:val="3"/>
                <w:vAlign w:val="bottom"/>
              </w:tcPr>
            </w:tcPrChange>
          </w:tcPr>
          <w:p w14:paraId="7C845E2D" w14:textId="3751F8AD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Cologne, Germany</w:t>
            </w:r>
          </w:p>
        </w:tc>
      </w:tr>
      <w:tr w:rsidR="0098152B" w:rsidRPr="006A053D" w14:paraId="61E5D482" w14:textId="77777777" w:rsidTr="0020548C">
        <w:trPr>
          <w:trHeight w:val="20"/>
          <w:trPrChange w:id="25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8217" w:type="dxa"/>
            <w:gridSpan w:val="5"/>
            <w:tcPrChange w:id="26" w:author="David Döbele" w:date="2026-01-05T20:38:00Z" w16du:dateUtc="2026-01-05T19:38:00Z">
              <w:tcPr>
                <w:tcW w:w="8217" w:type="dxa"/>
                <w:gridSpan w:val="5"/>
              </w:tcPr>
            </w:tcPrChange>
          </w:tcPr>
          <w:p w14:paraId="11CB9A0F" w14:textId="367C3984" w:rsidR="0098152B" w:rsidRPr="006A053D" w:rsidRDefault="0098152B" w:rsidP="0098152B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B.Sc. in Business Administration (GPA: 1.3</w:t>
            </w:r>
            <w:r w:rsidR="001960E6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, 1.0 – 5.0 with 1.0 being best</w:t>
            </w:r>
            <w:r w:rsidR="00504CE3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841" w:type="dxa"/>
            <w:gridSpan w:val="3"/>
            <w:tcPrChange w:id="27" w:author="David Döbele" w:date="2026-01-05T20:38:00Z" w16du:dateUtc="2026-01-05T19:38:00Z">
              <w:tcPr>
                <w:tcW w:w="1989" w:type="dxa"/>
                <w:gridSpan w:val="3"/>
              </w:tcPr>
            </w:tcPrChange>
          </w:tcPr>
          <w:p w14:paraId="419A9228" w14:textId="0529B148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04/2021 – 08/2024</w:t>
            </w:r>
          </w:p>
        </w:tc>
      </w:tr>
      <w:tr w:rsidR="0098152B" w:rsidRPr="002E05F6" w14:paraId="3414EC66" w14:textId="77777777" w:rsidTr="0020548C">
        <w:trPr>
          <w:trHeight w:val="20"/>
          <w:trPrChange w:id="28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11058" w:type="dxa"/>
            <w:gridSpan w:val="8"/>
            <w:tcPrChange w:id="29" w:author="David Döbele" w:date="2026-01-05T20:38:00Z" w16du:dateUtc="2026-01-05T19:38:00Z">
              <w:tcPr>
                <w:tcW w:w="10206" w:type="dxa"/>
                <w:gridSpan w:val="8"/>
              </w:tcPr>
            </w:tcPrChange>
          </w:tcPr>
          <w:p w14:paraId="4F819EB7" w14:textId="77777777" w:rsidR="0098152B" w:rsidRDefault="0098152B" w:rsidP="0098152B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Scholarship </w:t>
            </w:r>
            <w:r w:rsidR="00F07740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older for </w:t>
            </w:r>
            <w:r w:rsidR="009207EE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xperienced professionals </w:t>
            </w:r>
            <w:r w:rsidR="000368C9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of 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the “Stiftung Begabtenförderung berufliche Bildung”</w:t>
            </w:r>
          </w:p>
          <w:p w14:paraId="3573BC8B" w14:textId="166F89CF" w:rsidR="000E3204" w:rsidRPr="006A053D" w:rsidRDefault="000E3204" w:rsidP="0098152B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Semester </w:t>
            </w:r>
            <w:r w:rsidRPr="004D51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abroad at Otago Business School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in Dunedin, New Zealand</w:t>
            </w:r>
            <w:r w:rsidRPr="004D51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(First Class Honors)</w:t>
            </w:r>
          </w:p>
        </w:tc>
      </w:tr>
      <w:tr w:rsidR="0098152B" w:rsidRPr="006A053D" w14:paraId="6B19CF91" w14:textId="77777777" w:rsidTr="0020548C">
        <w:trPr>
          <w:trHeight w:val="340"/>
          <w:trPrChange w:id="30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vAlign w:val="bottom"/>
            <w:tcPrChange w:id="31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54F7169D" w14:textId="63A61E06" w:rsidR="0098152B" w:rsidRPr="00434C4F" w:rsidRDefault="0098152B" w:rsidP="0098152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34C4F">
              <w:rPr>
                <w:rFonts w:ascii="Times New Roman" w:hAnsi="Times New Roman" w:cs="Times New Roman"/>
                <w:b/>
                <w:sz w:val="21"/>
                <w:szCs w:val="21"/>
              </w:rPr>
              <w:t>Berufliches Schulzentrum für Wirtschaft Dresden „Prof. Dr. Zeigner“</w:t>
            </w:r>
          </w:p>
        </w:tc>
        <w:tc>
          <w:tcPr>
            <w:tcW w:w="4545" w:type="dxa"/>
            <w:gridSpan w:val="5"/>
            <w:vAlign w:val="bottom"/>
            <w:tcPrChange w:id="32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262B6DA3" w14:textId="45769114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Dresden, Germany</w:t>
            </w:r>
          </w:p>
        </w:tc>
      </w:tr>
      <w:tr w:rsidR="0098152B" w:rsidRPr="006A053D" w14:paraId="263521E3" w14:textId="77777777" w:rsidTr="0020548C">
        <w:trPr>
          <w:trHeight w:val="20"/>
          <w:trPrChange w:id="33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8364" w:type="dxa"/>
            <w:gridSpan w:val="6"/>
            <w:tcPrChange w:id="34" w:author="David Döbele" w:date="2026-01-05T20:38:00Z" w16du:dateUtc="2026-01-05T19:38:00Z">
              <w:tcPr>
                <w:tcW w:w="8364" w:type="dxa"/>
                <w:gridSpan w:val="6"/>
              </w:tcPr>
            </w:tcPrChange>
          </w:tcPr>
          <w:p w14:paraId="36282A3A" w14:textId="0173CF05" w:rsidR="0098152B" w:rsidRPr="000E3204" w:rsidRDefault="001762E8" w:rsidP="0098152B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0E320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Banking Professional Apprenticeship at Ostsächsische Sparkasse Dresden</w:t>
            </w:r>
            <w:r w:rsidR="0088218B" w:rsidRPr="000E320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88218B" w:rsidRPr="004D51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(99/100 points in the practical exam)</w:t>
            </w:r>
          </w:p>
        </w:tc>
        <w:tc>
          <w:tcPr>
            <w:tcW w:w="2694" w:type="dxa"/>
            <w:gridSpan w:val="2"/>
            <w:tcPrChange w:id="35" w:author="David Döbele" w:date="2026-01-05T20:38:00Z" w16du:dateUtc="2026-01-05T19:38:00Z">
              <w:tcPr>
                <w:tcW w:w="1842" w:type="dxa"/>
                <w:gridSpan w:val="2"/>
              </w:tcPr>
            </w:tcPrChange>
          </w:tcPr>
          <w:p w14:paraId="3DE8C75D" w14:textId="3AD87CB1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08/2016 – 0</w:t>
            </w:r>
            <w:r w:rsidR="001762E8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/201</w:t>
            </w:r>
            <w:r w:rsidR="001762E8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</w:tr>
      <w:tr w:rsidR="001762E8" w:rsidRPr="006A053D" w14:paraId="1C51E2FF" w14:textId="77777777" w:rsidTr="0020548C">
        <w:trPr>
          <w:trHeight w:val="340"/>
          <w:trPrChange w:id="36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vAlign w:val="bottom"/>
            <w:tcPrChange w:id="37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4BAC65D2" w14:textId="3E211374" w:rsidR="001762E8" w:rsidRPr="006A053D" w:rsidRDefault="001762E8" w:rsidP="001762E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Humboldt-Gymnasium Europaschule</w:t>
            </w:r>
          </w:p>
        </w:tc>
        <w:tc>
          <w:tcPr>
            <w:tcW w:w="4545" w:type="dxa"/>
            <w:gridSpan w:val="5"/>
            <w:vAlign w:val="bottom"/>
            <w:tcPrChange w:id="38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2FCB10D7" w14:textId="09728431" w:rsidR="001762E8" w:rsidRPr="006A053D" w:rsidRDefault="001762E8" w:rsidP="001762E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Cottbus, Germany</w:t>
            </w:r>
          </w:p>
        </w:tc>
      </w:tr>
      <w:tr w:rsidR="001762E8" w:rsidRPr="006A053D" w14:paraId="312B82BC" w14:textId="77777777" w:rsidTr="0020548C">
        <w:trPr>
          <w:trHeight w:val="20"/>
          <w:trPrChange w:id="39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6513" w:type="dxa"/>
            <w:gridSpan w:val="3"/>
            <w:tcPrChange w:id="40" w:author="David Döbele" w:date="2026-01-05T20:38:00Z" w16du:dateUtc="2026-01-05T19:38:00Z">
              <w:tcPr>
                <w:tcW w:w="6513" w:type="dxa"/>
                <w:gridSpan w:val="3"/>
              </w:tcPr>
            </w:tcPrChange>
          </w:tcPr>
          <w:p w14:paraId="1CEE182B" w14:textId="74C4CBF3" w:rsidR="001762E8" w:rsidRPr="006A053D" w:rsidRDefault="001762E8" w:rsidP="001762E8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Allgemeine Hochschulreife (German A-Level Equivalent)</w:t>
            </w:r>
          </w:p>
        </w:tc>
        <w:tc>
          <w:tcPr>
            <w:tcW w:w="4545" w:type="dxa"/>
            <w:gridSpan w:val="5"/>
            <w:tcPrChange w:id="41" w:author="David Döbele" w:date="2026-01-05T20:38:00Z" w16du:dateUtc="2026-01-05T19:38:00Z">
              <w:tcPr>
                <w:tcW w:w="3693" w:type="dxa"/>
                <w:gridSpan w:val="5"/>
              </w:tcPr>
            </w:tcPrChange>
          </w:tcPr>
          <w:p w14:paraId="7521EA6E" w14:textId="7555FBA9" w:rsidR="001762E8" w:rsidRPr="006A053D" w:rsidRDefault="001762E8" w:rsidP="001762E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08/2009 – 06/2015</w:t>
            </w:r>
          </w:p>
        </w:tc>
      </w:tr>
      <w:tr w:rsidR="001762E8" w:rsidRPr="006A053D" w14:paraId="3A2665B3" w14:textId="77777777" w:rsidTr="0020548C">
        <w:trPr>
          <w:trHeight w:val="454"/>
          <w:trPrChange w:id="42" w:author="David Döbele" w:date="2026-01-05T20:38:00Z" w16du:dateUtc="2026-01-05T19:38:00Z">
            <w:trPr>
              <w:gridBefore w:val="1"/>
              <w:gridAfter w:val="0"/>
              <w:trHeight w:val="454"/>
            </w:trPr>
          </w:trPrChange>
        </w:trPr>
        <w:tc>
          <w:tcPr>
            <w:tcW w:w="11058" w:type="dxa"/>
            <w:gridSpan w:val="8"/>
            <w:tcBorders>
              <w:bottom w:val="single" w:sz="4" w:space="0" w:color="auto"/>
            </w:tcBorders>
            <w:vAlign w:val="bottom"/>
            <w:tcPrChange w:id="43" w:author="David Döbele" w:date="2026-01-05T20:38:00Z" w16du:dateUtc="2026-01-05T19:38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63F098A7" w:rsidR="001762E8" w:rsidRPr="00236F15" w:rsidRDefault="001762E8" w:rsidP="001762E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PROFESSIONAL EXPERIENCE</w:t>
            </w:r>
          </w:p>
        </w:tc>
      </w:tr>
      <w:tr w:rsidR="0008388B" w:rsidRPr="006A053D" w14:paraId="510277D9" w14:textId="77777777" w:rsidTr="0020548C">
        <w:trPr>
          <w:trHeight w:val="340"/>
          <w:trPrChange w:id="44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tcBorders>
              <w:top w:val="single" w:sz="4" w:space="0" w:color="auto"/>
            </w:tcBorders>
            <w:vAlign w:val="bottom"/>
            <w:tcPrChange w:id="45" w:author="David Döbele" w:date="2026-01-05T20:38:00Z" w16du:dateUtc="2026-01-05T19:38:00Z">
              <w:tcPr>
                <w:tcW w:w="6513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DB6CC99" w14:textId="6CC8C2F4" w:rsidR="0008388B" w:rsidRPr="00CF254A" w:rsidRDefault="00CF254A" w:rsidP="0008388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254A">
              <w:rPr>
                <w:rFonts w:ascii="Times New Roman" w:hAnsi="Times New Roman" w:cs="Times New Roman"/>
                <w:b/>
                <w:sz w:val="21"/>
                <w:szCs w:val="21"/>
              </w:rPr>
              <w:t>Deutsche Bank AG</w:t>
            </w:r>
          </w:p>
        </w:tc>
        <w:tc>
          <w:tcPr>
            <w:tcW w:w="4545" w:type="dxa"/>
            <w:gridSpan w:val="5"/>
            <w:tcBorders>
              <w:top w:val="single" w:sz="4" w:space="0" w:color="auto"/>
            </w:tcBorders>
            <w:vAlign w:val="bottom"/>
            <w:tcPrChange w:id="46" w:author="David Döbele" w:date="2026-01-05T20:38:00Z" w16du:dateUtc="2026-01-05T19:38:00Z">
              <w:tcPr>
                <w:tcW w:w="3693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D3D0EA" w14:textId="1FE56196" w:rsidR="0008388B" w:rsidRDefault="00F85364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Frankfurt</w:t>
            </w:r>
            <w:r w:rsidR="0008388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="0008388B" w:rsidRPr="00D303F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 Germany</w:t>
            </w:r>
          </w:p>
        </w:tc>
      </w:tr>
      <w:tr w:rsidR="0008388B" w:rsidRPr="006A053D" w14:paraId="4421A1BA" w14:textId="77777777" w:rsidTr="0020548C">
        <w:trPr>
          <w:trHeight w:val="170"/>
          <w:trPrChange w:id="47" w:author="David Döbele" w:date="2026-01-05T20:38:00Z" w16du:dateUtc="2026-01-05T19:38:00Z">
            <w:trPr>
              <w:gridBefore w:val="1"/>
              <w:gridAfter w:val="0"/>
              <w:trHeight w:val="170"/>
            </w:trPr>
          </w:trPrChange>
        </w:trPr>
        <w:tc>
          <w:tcPr>
            <w:tcW w:w="6513" w:type="dxa"/>
            <w:gridSpan w:val="3"/>
            <w:vAlign w:val="bottom"/>
            <w:tcPrChange w:id="48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66BCADAD" w14:textId="3F08585B" w:rsidR="0008388B" w:rsidRPr="0045578B" w:rsidRDefault="00C2749E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41513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Management Consulting Intern</w:t>
            </w:r>
            <w:ins w:id="49" w:author="David Döbele" w:date="2026-01-05T20:38:00Z" w16du:dateUtc="2026-01-05T19:38:00Z">
              <w:r w:rsidR="0020548C">
                <w:rPr>
                  <w:rFonts w:ascii="Times New Roman" w:hAnsi="Times New Roman" w:cs="Times New Roman"/>
                  <w:i/>
                  <w:iCs/>
                  <w:sz w:val="18"/>
                  <w:szCs w:val="18"/>
                  <w:lang w:val="en-US"/>
                </w:rPr>
                <w:t xml:space="preserve"> (Incoming)</w:t>
              </w:r>
            </w:ins>
          </w:p>
        </w:tc>
        <w:tc>
          <w:tcPr>
            <w:tcW w:w="4545" w:type="dxa"/>
            <w:gridSpan w:val="5"/>
            <w:vAlign w:val="bottom"/>
            <w:tcPrChange w:id="50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6F5FAAA0" w14:textId="1C15E5AC" w:rsidR="0008388B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 w:rsidR="0090676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0</w:t>
            </w:r>
            <w:r w:rsidR="0007036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</w:tr>
      <w:tr w:rsidR="0008388B" w:rsidRPr="006A053D" w14:paraId="43A1C65D" w14:textId="77777777" w:rsidTr="0020548C">
        <w:trPr>
          <w:trHeight w:val="340"/>
          <w:trPrChange w:id="51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vAlign w:val="bottom"/>
            <w:tcPrChange w:id="52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765B3C53" w14:textId="1F5A7C50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45578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coparion GmbH &amp; Co. KG</w:t>
            </w:r>
          </w:p>
        </w:tc>
        <w:tc>
          <w:tcPr>
            <w:tcW w:w="4545" w:type="dxa"/>
            <w:gridSpan w:val="5"/>
            <w:vAlign w:val="bottom"/>
            <w:tcPrChange w:id="53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2526268D" w14:textId="2B5C9B14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Cologne,</w:t>
            </w:r>
            <w:r w:rsidRPr="00D303F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 Germany</w:t>
            </w:r>
          </w:p>
        </w:tc>
      </w:tr>
      <w:tr w:rsidR="0008388B" w:rsidRPr="006A053D" w14:paraId="0EDF619E" w14:textId="77777777" w:rsidTr="0020548C">
        <w:trPr>
          <w:trHeight w:val="170"/>
          <w:trPrChange w:id="54" w:author="David Döbele" w:date="2026-01-05T20:38:00Z" w16du:dateUtc="2026-01-05T19:38:00Z">
            <w:trPr>
              <w:gridBefore w:val="1"/>
              <w:gridAfter w:val="0"/>
              <w:trHeight w:val="170"/>
            </w:trPr>
          </w:trPrChange>
        </w:trPr>
        <w:tc>
          <w:tcPr>
            <w:tcW w:w="6513" w:type="dxa"/>
            <w:gridSpan w:val="3"/>
            <w:vAlign w:val="bottom"/>
            <w:tcPrChange w:id="55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3043C124" w14:textId="12A2100F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45578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Venture Capital Visiting Analyst</w:t>
            </w:r>
            <w:ins w:id="56" w:author="David Döbele" w:date="2026-01-05T20:38:00Z" w16du:dateUtc="2026-01-05T19:38:00Z">
              <w:r w:rsidR="0020548C">
                <w:rPr>
                  <w:rFonts w:ascii="Times New Roman" w:hAnsi="Times New Roman" w:cs="Times New Roman"/>
                  <w:i/>
                  <w:iCs/>
                  <w:sz w:val="18"/>
                  <w:szCs w:val="18"/>
                  <w:lang w:val="en-US"/>
                </w:rPr>
                <w:t xml:space="preserve"> </w:t>
              </w:r>
              <w:r w:rsidR="0020548C">
                <w:rPr>
                  <w:rFonts w:ascii="Times New Roman" w:hAnsi="Times New Roman" w:cs="Times New Roman"/>
                  <w:i/>
                  <w:iCs/>
                  <w:sz w:val="18"/>
                  <w:szCs w:val="18"/>
                  <w:lang w:val="en-US"/>
                </w:rPr>
                <w:t>(Incoming)</w:t>
              </w:r>
            </w:ins>
          </w:p>
        </w:tc>
        <w:tc>
          <w:tcPr>
            <w:tcW w:w="4545" w:type="dxa"/>
            <w:gridSpan w:val="5"/>
            <w:vAlign w:val="bottom"/>
            <w:tcPrChange w:id="57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32555660" w14:textId="54ADC673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</w:tr>
      <w:tr w:rsidR="00094FBC" w:rsidRPr="006A053D" w14:paraId="27F9C8C8" w14:textId="77777777" w:rsidTr="0020548C">
        <w:trPr>
          <w:trHeight w:val="340"/>
          <w:trPrChange w:id="58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vAlign w:val="bottom"/>
            <w:tcPrChange w:id="59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1AF13D72" w14:textId="3E04B160" w:rsidR="00094FBC" w:rsidRPr="00094FBC" w:rsidRDefault="00094FBC" w:rsidP="0008388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94FBC">
              <w:rPr>
                <w:rFonts w:ascii="Times New Roman" w:hAnsi="Times New Roman" w:cs="Times New Roman"/>
                <w:b/>
                <w:sz w:val="21"/>
                <w:szCs w:val="21"/>
              </w:rPr>
              <w:t>Dr. Ing. h.c. F. Porsche AG</w:t>
            </w:r>
          </w:p>
        </w:tc>
        <w:tc>
          <w:tcPr>
            <w:tcW w:w="4545" w:type="dxa"/>
            <w:gridSpan w:val="5"/>
            <w:vAlign w:val="bottom"/>
            <w:tcPrChange w:id="60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33CF04D9" w14:textId="0311CDE8" w:rsidR="00094FBC" w:rsidRPr="00094FBC" w:rsidRDefault="00094FBC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</w:t>
            </w:r>
            <w:r w:rsidR="00FB7EC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uttgart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7A1A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094FBC" w:rsidRPr="006A053D" w14:paraId="4B0F5E32" w14:textId="77777777" w:rsidTr="0020548C">
        <w:trPr>
          <w:trHeight w:val="170"/>
          <w:trPrChange w:id="61" w:author="David Döbele" w:date="2026-01-05T20:38:00Z" w16du:dateUtc="2026-01-05T19:38:00Z">
            <w:trPr>
              <w:gridBefore w:val="1"/>
              <w:gridAfter w:val="0"/>
              <w:trHeight w:val="170"/>
            </w:trPr>
          </w:trPrChange>
        </w:trPr>
        <w:tc>
          <w:tcPr>
            <w:tcW w:w="6513" w:type="dxa"/>
            <w:gridSpan w:val="3"/>
            <w:vAlign w:val="bottom"/>
            <w:tcPrChange w:id="62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3498733A" w14:textId="57F7F63D" w:rsidR="00094FBC" w:rsidRPr="00585A7F" w:rsidRDefault="005460A9" w:rsidP="00094FBC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A7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Student Consulting Project as Part of the </w:t>
            </w:r>
            <w:r w:rsidR="00634CF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</w:t>
            </w:r>
            <w:r w:rsidRPr="00585A7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aster’s Program</w:t>
            </w:r>
          </w:p>
        </w:tc>
        <w:tc>
          <w:tcPr>
            <w:tcW w:w="4545" w:type="dxa"/>
            <w:gridSpan w:val="5"/>
            <w:vAlign w:val="bottom"/>
            <w:tcPrChange w:id="63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5789585A" w14:textId="393D575A" w:rsidR="00094FBC" w:rsidRPr="005460A9" w:rsidRDefault="005460A9" w:rsidP="0008388B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10</w:t>
            </w:r>
            <w:r w:rsidRPr="005460A9">
              <w:rPr>
                <w:rFonts w:ascii="Times New Roman" w:hAnsi="Times New Roman" w:cs="Times New Roman"/>
                <w:iCs/>
                <w:sz w:val="18"/>
                <w:szCs w:val="18"/>
              </w:rPr>
              <w:t xml:space="preserve">/2024 – 05/2025 </w:t>
            </w:r>
          </w:p>
        </w:tc>
      </w:tr>
      <w:tr w:rsidR="005460A9" w:rsidRPr="002E05F6" w14:paraId="517AA49C" w14:textId="77777777" w:rsidTr="0020548C">
        <w:trPr>
          <w:trHeight w:val="170"/>
          <w:trPrChange w:id="64" w:author="David Döbele" w:date="2026-01-05T20:38:00Z" w16du:dateUtc="2026-01-05T19:38:00Z">
            <w:trPr>
              <w:gridBefore w:val="1"/>
              <w:gridAfter w:val="0"/>
              <w:trHeight w:val="170"/>
            </w:trPr>
          </w:trPrChange>
        </w:trPr>
        <w:tc>
          <w:tcPr>
            <w:tcW w:w="11058" w:type="dxa"/>
            <w:gridSpan w:val="8"/>
            <w:tcPrChange w:id="65" w:author="David Döbele" w:date="2026-01-05T20:38:00Z" w16du:dateUtc="2026-01-05T19:38:00Z">
              <w:tcPr>
                <w:tcW w:w="10206" w:type="dxa"/>
                <w:gridSpan w:val="8"/>
              </w:tcPr>
            </w:tcPrChange>
          </w:tcPr>
          <w:p w14:paraId="732767B6" w14:textId="12AC3EFB" w:rsidR="00EC0454" w:rsidRPr="00916080" w:rsidRDefault="00726A31" w:rsidP="00916080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Developed</w:t>
            </w:r>
            <w:r w:rsidR="00EC0454" w:rsidRPr="007F6D55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actionable recommendations at a strategic positioning level, owning the end-to-end problem-solving process</w:t>
            </w:r>
            <w:r w:rsidR="006E076B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</w:t>
            </w:r>
          </w:p>
          <w:p w14:paraId="483FC523" w14:textId="65E8675A" w:rsidR="00881644" w:rsidRPr="00881644" w:rsidRDefault="00881644" w:rsidP="00881644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881644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Invited to present recommendations to management in a</w:t>
            </w:r>
            <w:r w:rsidR="00C37FED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</w:t>
            </w:r>
            <w:r w:rsidRPr="00881644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non-</w:t>
            </w:r>
            <w:r w:rsidR="00E05191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academic</w:t>
            </w:r>
            <w:r w:rsidRPr="00881644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setting to discuss implementation</w:t>
            </w:r>
            <w:r w:rsidR="00710DE5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</w:t>
            </w:r>
            <w:r w:rsidR="006E076B" w:rsidRPr="001A0C4C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(grade: 6.0/6.0)</w:t>
            </w:r>
          </w:p>
        </w:tc>
      </w:tr>
      <w:tr w:rsidR="0008388B" w:rsidRPr="006A053D" w14:paraId="3FD6E947" w14:textId="77777777" w:rsidTr="0020548C">
        <w:trPr>
          <w:trHeight w:val="340"/>
          <w:trPrChange w:id="66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vAlign w:val="bottom"/>
            <w:tcPrChange w:id="67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11B42D40" w14:textId="1C4EE0E6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Enpal Montage GmbH</w:t>
            </w:r>
          </w:p>
        </w:tc>
        <w:tc>
          <w:tcPr>
            <w:tcW w:w="4545" w:type="dxa"/>
            <w:gridSpan w:val="5"/>
            <w:vAlign w:val="bottom"/>
            <w:tcPrChange w:id="68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4838A320" w14:textId="548A0DEC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Berlin, Germany</w:t>
            </w:r>
          </w:p>
        </w:tc>
      </w:tr>
      <w:tr w:rsidR="0008388B" w:rsidRPr="006A053D" w14:paraId="6B4394E7" w14:textId="77777777" w:rsidTr="0020548C">
        <w:trPr>
          <w:trHeight w:val="170"/>
          <w:trPrChange w:id="69" w:author="David Döbele" w:date="2026-01-05T20:38:00Z" w16du:dateUtc="2026-01-05T19:38:00Z">
            <w:trPr>
              <w:gridBefore w:val="1"/>
              <w:gridAfter w:val="0"/>
              <w:trHeight w:val="170"/>
            </w:trPr>
          </w:trPrChange>
        </w:trPr>
        <w:tc>
          <w:tcPr>
            <w:tcW w:w="6513" w:type="dxa"/>
            <w:gridSpan w:val="3"/>
            <w:vAlign w:val="bottom"/>
            <w:tcPrChange w:id="70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0FA4CA14" w14:textId="71636892" w:rsidR="0008388B" w:rsidRPr="006A053D" w:rsidRDefault="0008388B" w:rsidP="0008388B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bookmarkStart w:id="71" w:name="_Hlk209203912"/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Growth Development Working Student in the Energy Industry</w:t>
            </w:r>
          </w:p>
        </w:tc>
        <w:tc>
          <w:tcPr>
            <w:tcW w:w="4545" w:type="dxa"/>
            <w:gridSpan w:val="5"/>
            <w:vAlign w:val="bottom"/>
            <w:tcPrChange w:id="72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3FE91125" w14:textId="47DC4295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04/2024 – 07/2024</w:t>
            </w:r>
          </w:p>
        </w:tc>
      </w:tr>
      <w:bookmarkEnd w:id="71"/>
      <w:tr w:rsidR="0008388B" w:rsidRPr="002E05F6" w14:paraId="344160A1" w14:textId="77777777" w:rsidTr="0020548C">
        <w:trPr>
          <w:trHeight w:val="170"/>
          <w:trPrChange w:id="73" w:author="David Döbele" w:date="2026-01-05T20:38:00Z" w16du:dateUtc="2026-01-05T19:38:00Z">
            <w:trPr>
              <w:gridBefore w:val="1"/>
              <w:gridAfter w:val="0"/>
              <w:trHeight w:val="170"/>
            </w:trPr>
          </w:trPrChange>
        </w:trPr>
        <w:tc>
          <w:tcPr>
            <w:tcW w:w="11058" w:type="dxa"/>
            <w:gridSpan w:val="8"/>
            <w:vAlign w:val="bottom"/>
            <w:tcPrChange w:id="74" w:author="David Döbele" w:date="2026-01-05T20:38:00Z" w16du:dateUtc="2026-01-05T19:38:00Z">
              <w:tcPr>
                <w:tcW w:w="10206" w:type="dxa"/>
                <w:gridSpan w:val="8"/>
                <w:vAlign w:val="bottom"/>
              </w:tcPr>
            </w:tcPrChange>
          </w:tcPr>
          <w:p w14:paraId="7EF56F5E" w14:textId="102F39F2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De</w:t>
            </w:r>
            <w:r w:rsidR="00852CF2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signed</w:t>
            </w: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 xml:space="preserve"> a data-driven process for the mobile retraining of technicians in solar system installation</w:t>
            </w:r>
          </w:p>
          <w:p w14:paraId="41996195" w14:textId="1835A61A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 xml:space="preserve">Executed the process by coordinating retraining sessions, including participant selection and stakeholder alignment </w:t>
            </w:r>
          </w:p>
        </w:tc>
      </w:tr>
      <w:tr w:rsidR="0008388B" w:rsidRPr="006A053D" w14:paraId="766D6A94" w14:textId="77777777" w:rsidTr="0020548C">
        <w:trPr>
          <w:trHeight w:val="340"/>
          <w:trPrChange w:id="75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vAlign w:val="bottom"/>
            <w:tcPrChange w:id="76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425B2E11" w14:textId="69C7167A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Stern Stewart &amp; Co. GmbH</w:t>
            </w:r>
          </w:p>
        </w:tc>
        <w:tc>
          <w:tcPr>
            <w:tcW w:w="4545" w:type="dxa"/>
            <w:gridSpan w:val="5"/>
            <w:vAlign w:val="bottom"/>
            <w:tcPrChange w:id="77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3F032349" w14:textId="3E7D25E4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Munich, Germany</w:t>
            </w:r>
          </w:p>
        </w:tc>
      </w:tr>
      <w:tr w:rsidR="0008388B" w:rsidRPr="006A053D" w14:paraId="54BFE157" w14:textId="77777777" w:rsidTr="0020548C">
        <w:trPr>
          <w:trHeight w:val="113"/>
          <w:trPrChange w:id="78" w:author="David Döbele" w:date="2026-01-05T20:38:00Z" w16du:dateUtc="2026-01-05T19:38:00Z">
            <w:trPr>
              <w:gridBefore w:val="1"/>
              <w:gridAfter w:val="0"/>
              <w:trHeight w:val="113"/>
            </w:trPr>
          </w:trPrChange>
        </w:trPr>
        <w:tc>
          <w:tcPr>
            <w:tcW w:w="6513" w:type="dxa"/>
            <w:gridSpan w:val="3"/>
            <w:vAlign w:val="bottom"/>
            <w:tcPrChange w:id="79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23756FE5" w14:textId="2CBAAFBE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Strategy Consulting Intern</w:t>
            </w:r>
          </w:p>
        </w:tc>
        <w:tc>
          <w:tcPr>
            <w:tcW w:w="4545" w:type="dxa"/>
            <w:gridSpan w:val="5"/>
            <w:vAlign w:val="bottom"/>
            <w:tcPrChange w:id="80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6B5270D7" w14:textId="64B79CCF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08/2023 – 10/2023 </w:t>
            </w:r>
          </w:p>
        </w:tc>
      </w:tr>
      <w:tr w:rsidR="0008388B" w:rsidRPr="002E05F6" w14:paraId="3AC65516" w14:textId="77777777" w:rsidTr="0020548C">
        <w:trPr>
          <w:trHeight w:val="57"/>
          <w:trPrChange w:id="81" w:author="David Döbele" w:date="2026-01-05T20:38:00Z" w16du:dateUtc="2026-01-05T19:38:00Z">
            <w:trPr>
              <w:gridBefore w:val="1"/>
              <w:gridAfter w:val="0"/>
              <w:trHeight w:val="57"/>
            </w:trPr>
          </w:trPrChange>
        </w:trPr>
        <w:tc>
          <w:tcPr>
            <w:tcW w:w="11058" w:type="dxa"/>
            <w:gridSpan w:val="8"/>
            <w:vAlign w:val="bottom"/>
            <w:tcPrChange w:id="82" w:author="David Döbele" w:date="2026-01-05T20:38:00Z" w16du:dateUtc="2026-01-05T19:38:00Z">
              <w:tcPr>
                <w:tcW w:w="10206" w:type="dxa"/>
                <w:gridSpan w:val="8"/>
                <w:vAlign w:val="bottom"/>
              </w:tcPr>
            </w:tcPrChange>
          </w:tcPr>
          <w:p w14:paraId="7B5FC3E8" w14:textId="77777777" w:rsidR="00E644FA" w:rsidRDefault="0008388B" w:rsidP="00E644FA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Conducted intricate analyses of payment and supplier data to optimize net working capital for a leading healthcare company</w:t>
            </w:r>
          </w:p>
          <w:p w14:paraId="094737B7" w14:textId="77777777" w:rsidR="00257A8C" w:rsidRDefault="005A496A" w:rsidP="00257A8C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Contributed</w:t>
            </w:r>
            <w:r w:rsidR="0008388B"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 </w:t>
            </w:r>
            <w:r w:rsidR="0060214B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to</w:t>
            </w:r>
            <w:r w:rsidR="0008388B"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 ROIC benchmarking in the biopharma industry to derive CapEx targets</w:t>
            </w:r>
          </w:p>
          <w:p w14:paraId="687A66CA" w14:textId="10BDB96B" w:rsidR="004A6EB8" w:rsidRPr="004A6EB8" w:rsidRDefault="004A6EB8" w:rsidP="004A6EB8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00E644FA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Synthesized analytical insights into structured presentations, including </w:t>
            </w:r>
            <w:r w:rsidR="003B5B0F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a </w:t>
            </w:r>
            <w:r w:rsidRPr="00E644FA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contribution</w:t>
            </w:r>
            <w:r w:rsidR="003B5B0F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 </w:t>
            </w:r>
            <w:r w:rsidRPr="00E644FA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to Steering Committee material</w:t>
            </w:r>
          </w:p>
        </w:tc>
      </w:tr>
      <w:tr w:rsidR="0008388B" w:rsidRPr="006A053D" w14:paraId="6E06CD80" w14:textId="77777777" w:rsidTr="0020548C">
        <w:trPr>
          <w:trHeight w:val="340"/>
          <w:trPrChange w:id="83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6513" w:type="dxa"/>
            <w:gridSpan w:val="3"/>
            <w:vAlign w:val="bottom"/>
            <w:tcPrChange w:id="84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2B20DDA0" w14:textId="09E4F4D8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Horváth AG</w:t>
            </w:r>
          </w:p>
        </w:tc>
        <w:tc>
          <w:tcPr>
            <w:tcW w:w="4545" w:type="dxa"/>
            <w:gridSpan w:val="5"/>
            <w:vAlign w:val="bottom"/>
            <w:tcPrChange w:id="85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26E3036A" w14:textId="00A306CC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Munich, Germany </w:t>
            </w:r>
          </w:p>
        </w:tc>
      </w:tr>
      <w:tr w:rsidR="0008388B" w:rsidRPr="006A053D" w14:paraId="1759AF7F" w14:textId="77777777" w:rsidTr="0020548C">
        <w:trPr>
          <w:trHeight w:val="57"/>
          <w:trPrChange w:id="86" w:author="David Döbele" w:date="2026-01-05T20:38:00Z" w16du:dateUtc="2026-01-05T19:38:00Z">
            <w:trPr>
              <w:gridBefore w:val="1"/>
              <w:gridAfter w:val="0"/>
              <w:trHeight w:val="57"/>
            </w:trPr>
          </w:trPrChange>
        </w:trPr>
        <w:tc>
          <w:tcPr>
            <w:tcW w:w="6513" w:type="dxa"/>
            <w:gridSpan w:val="3"/>
            <w:vAlign w:val="bottom"/>
            <w:tcPrChange w:id="87" w:author="David Döbele" w:date="2026-01-05T20:38:00Z" w16du:dateUtc="2026-01-05T19:38:00Z">
              <w:tcPr>
                <w:tcW w:w="6513" w:type="dxa"/>
                <w:gridSpan w:val="3"/>
                <w:vAlign w:val="bottom"/>
              </w:tcPr>
            </w:tcPrChange>
          </w:tcPr>
          <w:p w14:paraId="0728DDF9" w14:textId="44A2C30F" w:rsidR="0008388B" w:rsidRPr="006A053D" w:rsidRDefault="0008388B" w:rsidP="0008388B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Strategy &amp; Innovation Consulting Intern</w:t>
            </w:r>
          </w:p>
        </w:tc>
        <w:tc>
          <w:tcPr>
            <w:tcW w:w="4545" w:type="dxa"/>
            <w:gridSpan w:val="5"/>
            <w:vAlign w:val="bottom"/>
            <w:tcPrChange w:id="88" w:author="David Döbele" w:date="2026-01-05T20:38:00Z" w16du:dateUtc="2026-01-05T19:38:00Z">
              <w:tcPr>
                <w:tcW w:w="3693" w:type="dxa"/>
                <w:gridSpan w:val="5"/>
                <w:vAlign w:val="bottom"/>
              </w:tcPr>
            </w:tcPrChange>
          </w:tcPr>
          <w:p w14:paraId="45D855A0" w14:textId="0B884B0B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08/2022 – 09/2022</w:t>
            </w:r>
          </w:p>
        </w:tc>
      </w:tr>
      <w:tr w:rsidR="0008388B" w:rsidRPr="002E05F6" w14:paraId="73976255" w14:textId="77777777" w:rsidTr="0020548C">
        <w:trPr>
          <w:trHeight w:val="340"/>
          <w:trPrChange w:id="89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11058" w:type="dxa"/>
            <w:gridSpan w:val="8"/>
            <w:tcPrChange w:id="90" w:author="David Döbele" w:date="2026-01-05T20:38:00Z" w16du:dateUtc="2026-01-05T19:38:00Z">
              <w:tcPr>
                <w:tcW w:w="10206" w:type="dxa"/>
                <w:gridSpan w:val="8"/>
              </w:tcPr>
            </w:tcPrChange>
          </w:tcPr>
          <w:p w14:paraId="706E3970" w14:textId="77777777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Analyzed a company-wide employee survey on the future strategic positioning of a leading real estate company</w:t>
            </w:r>
          </w:p>
          <w:p w14:paraId="0CBE177A" w14:textId="14F3AFD3" w:rsidR="0008388B" w:rsidRPr="006A053D" w:rsidRDefault="00726A31" w:rsidP="0008388B">
            <w:pPr>
              <w:pStyle w:val="Bullets"/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Formulated</w:t>
            </w:r>
            <w:r w:rsidR="0008388B"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 xml:space="preserve"> proposals for mission, vision and purpose statements and supported the corresponding C-level client workshop</w:t>
            </w:r>
          </w:p>
        </w:tc>
      </w:tr>
      <w:tr w:rsidR="0008388B" w:rsidRPr="006A053D" w14:paraId="45404236" w14:textId="77777777" w:rsidTr="0020548C">
        <w:trPr>
          <w:trHeight w:val="340"/>
          <w:trPrChange w:id="91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8217" w:type="dxa"/>
            <w:gridSpan w:val="5"/>
            <w:vAlign w:val="bottom"/>
            <w:tcPrChange w:id="92" w:author="David Döbele" w:date="2026-01-05T20:38:00Z" w16du:dateUtc="2026-01-05T19:38:00Z">
              <w:tcPr>
                <w:tcW w:w="8217" w:type="dxa"/>
                <w:gridSpan w:val="5"/>
                <w:vAlign w:val="bottom"/>
              </w:tcPr>
            </w:tcPrChange>
          </w:tcPr>
          <w:p w14:paraId="3CF978EE" w14:textId="34C343B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Dr. A. Safaric Consulting GmbH</w:t>
            </w:r>
          </w:p>
        </w:tc>
        <w:tc>
          <w:tcPr>
            <w:tcW w:w="2841" w:type="dxa"/>
            <w:gridSpan w:val="3"/>
            <w:vAlign w:val="bottom"/>
            <w:tcPrChange w:id="93" w:author="David Döbele" w:date="2026-01-05T20:38:00Z" w16du:dateUtc="2026-01-05T19:38:00Z">
              <w:tcPr>
                <w:tcW w:w="1989" w:type="dxa"/>
                <w:gridSpan w:val="3"/>
                <w:vAlign w:val="bottom"/>
              </w:tcPr>
            </w:tcPrChange>
          </w:tcPr>
          <w:p w14:paraId="49A11F72" w14:textId="6A901885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Cologne, Germany</w:t>
            </w:r>
          </w:p>
        </w:tc>
      </w:tr>
      <w:tr w:rsidR="0008388B" w:rsidRPr="006A053D" w14:paraId="16C6F7AD" w14:textId="77777777" w:rsidTr="0020548C">
        <w:trPr>
          <w:trHeight w:val="170"/>
          <w:trPrChange w:id="94" w:author="David Döbele" w:date="2026-01-05T20:38:00Z" w16du:dateUtc="2026-01-05T19:38:00Z">
            <w:trPr>
              <w:gridBefore w:val="1"/>
              <w:gridAfter w:val="0"/>
              <w:trHeight w:val="170"/>
            </w:trPr>
          </w:trPrChange>
        </w:trPr>
        <w:tc>
          <w:tcPr>
            <w:tcW w:w="8217" w:type="dxa"/>
            <w:gridSpan w:val="5"/>
            <w:tcPrChange w:id="95" w:author="David Döbele" w:date="2026-01-05T20:38:00Z" w16du:dateUtc="2026-01-05T19:38:00Z">
              <w:tcPr>
                <w:tcW w:w="8217" w:type="dxa"/>
                <w:gridSpan w:val="5"/>
              </w:tcPr>
            </w:tcPrChange>
          </w:tcPr>
          <w:p w14:paraId="5D8760E9" w14:textId="452A000C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Strategy Consulting Intern in the Retail and Consumer Goods Industry</w:t>
            </w:r>
          </w:p>
        </w:tc>
        <w:tc>
          <w:tcPr>
            <w:tcW w:w="2841" w:type="dxa"/>
            <w:gridSpan w:val="3"/>
            <w:tcPrChange w:id="96" w:author="David Döbele" w:date="2026-01-05T20:38:00Z" w16du:dateUtc="2026-01-05T19:38:00Z">
              <w:tcPr>
                <w:tcW w:w="1989" w:type="dxa"/>
                <w:gridSpan w:val="3"/>
              </w:tcPr>
            </w:tcPrChange>
          </w:tcPr>
          <w:p w14:paraId="2D9DB8CA" w14:textId="5148667E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08/2021 – 11/2021</w:t>
            </w:r>
          </w:p>
        </w:tc>
      </w:tr>
      <w:tr w:rsidR="0008388B" w:rsidRPr="002E05F6" w14:paraId="1A55EA99" w14:textId="77777777" w:rsidTr="0020548C">
        <w:trPr>
          <w:trHeight w:val="20"/>
          <w:trPrChange w:id="97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11058" w:type="dxa"/>
            <w:gridSpan w:val="8"/>
            <w:tcPrChange w:id="98" w:author="David Döbele" w:date="2026-01-05T20:38:00Z" w16du:dateUtc="2026-01-05T19:38:00Z">
              <w:tcPr>
                <w:tcW w:w="10206" w:type="dxa"/>
                <w:gridSpan w:val="8"/>
              </w:tcPr>
            </w:tcPrChange>
          </w:tcPr>
          <w:p w14:paraId="3219942A" w14:textId="38678FDD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000000" w:themeColor="text1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000000" w:themeColor="text1"/>
                <w:sz w:val="18"/>
                <w:szCs w:val="18"/>
                <w:lang w:val="en-US"/>
              </w:rPr>
              <w:t>Conceptualized and analyzed an internal employee survey, including a competitive analysis of employee retention</w:t>
            </w:r>
          </w:p>
        </w:tc>
      </w:tr>
      <w:tr w:rsidR="0008388B" w:rsidRPr="006A053D" w14:paraId="4EC9DEB8" w14:textId="77777777" w:rsidTr="0020548C">
        <w:trPr>
          <w:trHeight w:val="340"/>
          <w:trPrChange w:id="99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8217" w:type="dxa"/>
            <w:gridSpan w:val="5"/>
            <w:vAlign w:val="bottom"/>
            <w:tcPrChange w:id="100" w:author="David Döbele" w:date="2026-01-05T20:38:00Z" w16du:dateUtc="2026-01-05T19:38:00Z">
              <w:tcPr>
                <w:tcW w:w="8217" w:type="dxa"/>
                <w:gridSpan w:val="5"/>
                <w:vAlign w:val="bottom"/>
              </w:tcPr>
            </w:tcPrChange>
          </w:tcPr>
          <w:p w14:paraId="061D97E7" w14:textId="42DBE4D6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Ostsächsische Sparkasse Dresden AöR</w:t>
            </w:r>
          </w:p>
        </w:tc>
        <w:tc>
          <w:tcPr>
            <w:tcW w:w="2841" w:type="dxa"/>
            <w:gridSpan w:val="3"/>
            <w:vAlign w:val="bottom"/>
            <w:tcPrChange w:id="101" w:author="David Döbele" w:date="2026-01-05T20:38:00Z" w16du:dateUtc="2026-01-05T19:38:00Z">
              <w:tcPr>
                <w:tcW w:w="1989" w:type="dxa"/>
                <w:gridSpan w:val="3"/>
                <w:vAlign w:val="bottom"/>
              </w:tcPr>
            </w:tcPrChange>
          </w:tcPr>
          <w:p w14:paraId="38592414" w14:textId="1E0E6B1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Dresden, Germany</w:t>
            </w:r>
          </w:p>
        </w:tc>
      </w:tr>
      <w:tr w:rsidR="0008388B" w:rsidRPr="006A053D" w14:paraId="0A0FFCF6" w14:textId="77777777" w:rsidTr="0020548C">
        <w:trPr>
          <w:trHeight w:val="20"/>
          <w:trPrChange w:id="102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8217" w:type="dxa"/>
            <w:gridSpan w:val="5"/>
            <w:tcPrChange w:id="103" w:author="David Döbele" w:date="2026-01-05T20:38:00Z" w16du:dateUtc="2026-01-05T19:38:00Z">
              <w:tcPr>
                <w:tcW w:w="8217" w:type="dxa"/>
                <w:gridSpan w:val="5"/>
              </w:tcPr>
            </w:tcPrChange>
          </w:tcPr>
          <w:p w14:paraId="30382087" w14:textId="3B9C05E1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Account Manager for Private Clients</w:t>
            </w:r>
          </w:p>
        </w:tc>
        <w:tc>
          <w:tcPr>
            <w:tcW w:w="2841" w:type="dxa"/>
            <w:gridSpan w:val="3"/>
            <w:tcPrChange w:id="104" w:author="David Döbele" w:date="2026-01-05T20:38:00Z" w16du:dateUtc="2026-01-05T19:38:00Z">
              <w:tcPr>
                <w:tcW w:w="1989" w:type="dxa"/>
                <w:gridSpan w:val="3"/>
              </w:tcPr>
            </w:tcPrChange>
          </w:tcPr>
          <w:p w14:paraId="7444AF8F" w14:textId="014E7039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01/2019 – 03/2021</w:t>
            </w:r>
          </w:p>
        </w:tc>
      </w:tr>
      <w:tr w:rsidR="0008388B" w:rsidRPr="002E05F6" w14:paraId="4C00CD42" w14:textId="77777777" w:rsidTr="0020548C">
        <w:trPr>
          <w:trHeight w:val="227"/>
          <w:trPrChange w:id="105" w:author="David Döbele" w:date="2026-01-05T20:38:00Z" w16du:dateUtc="2026-01-05T19:38:00Z">
            <w:trPr>
              <w:gridBefore w:val="1"/>
              <w:gridAfter w:val="0"/>
              <w:trHeight w:val="227"/>
            </w:trPr>
          </w:trPrChange>
        </w:trPr>
        <w:tc>
          <w:tcPr>
            <w:tcW w:w="11058" w:type="dxa"/>
            <w:gridSpan w:val="8"/>
            <w:tcPrChange w:id="106" w:author="David Döbele" w:date="2026-01-05T20:38:00Z" w16du:dateUtc="2026-01-05T19:38:00Z">
              <w:tcPr>
                <w:tcW w:w="10206" w:type="dxa"/>
                <w:gridSpan w:val="8"/>
              </w:tcPr>
            </w:tcPrChange>
          </w:tcPr>
          <w:p w14:paraId="746118C9" w14:textId="29971F1C" w:rsidR="0008388B" w:rsidRPr="006A053D" w:rsidRDefault="0008388B" w:rsidP="0008388B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Honored with the “Sparkassen Award 2019” for outstanding sales performance (achieved 115% of annual target)</w:t>
            </w:r>
          </w:p>
        </w:tc>
      </w:tr>
      <w:tr w:rsidR="0008388B" w:rsidRPr="006A053D" w14:paraId="414B4085" w14:textId="77777777" w:rsidTr="0020548C">
        <w:trPr>
          <w:trHeight w:val="454"/>
          <w:trPrChange w:id="107" w:author="David Döbele" w:date="2026-01-05T20:38:00Z" w16du:dateUtc="2026-01-05T19:38:00Z">
            <w:trPr>
              <w:gridBefore w:val="1"/>
              <w:gridAfter w:val="0"/>
              <w:trHeight w:val="454"/>
            </w:trPr>
          </w:trPrChange>
        </w:trPr>
        <w:tc>
          <w:tcPr>
            <w:tcW w:w="11058" w:type="dxa"/>
            <w:gridSpan w:val="8"/>
            <w:tcBorders>
              <w:bottom w:val="single" w:sz="4" w:space="0" w:color="auto"/>
            </w:tcBorders>
            <w:vAlign w:val="bottom"/>
            <w:tcPrChange w:id="108" w:author="David Döbele" w:date="2026-01-05T20:38:00Z" w16du:dateUtc="2026-01-05T19:38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0082662F" w:rsidR="0008388B" w:rsidRPr="00236F15" w:rsidRDefault="0008388B" w:rsidP="0008388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08388B" w:rsidRPr="006A053D" w14:paraId="7E9CD7E6" w14:textId="77777777" w:rsidTr="0020548C">
        <w:trPr>
          <w:trHeight w:val="340"/>
          <w:trPrChange w:id="109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8217" w:type="dxa"/>
            <w:gridSpan w:val="5"/>
            <w:tcBorders>
              <w:top w:val="single" w:sz="4" w:space="0" w:color="auto"/>
            </w:tcBorders>
            <w:vAlign w:val="bottom"/>
            <w:tcPrChange w:id="110" w:author="David Döbele" w:date="2026-01-05T20:38:00Z" w16du:dateUtc="2026-01-05T19:38:00Z">
              <w:tcPr>
                <w:tcW w:w="8217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7C513D1" w14:textId="3AE906D9" w:rsidR="0008388B" w:rsidRPr="006A053D" w:rsidRDefault="0008388B" w:rsidP="0008388B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ROCK YOUR LIFE! Köln e.V.</w:t>
            </w:r>
          </w:p>
        </w:tc>
        <w:tc>
          <w:tcPr>
            <w:tcW w:w="2841" w:type="dxa"/>
            <w:gridSpan w:val="3"/>
            <w:tcBorders>
              <w:top w:val="single" w:sz="4" w:space="0" w:color="auto"/>
            </w:tcBorders>
            <w:vAlign w:val="bottom"/>
            <w:tcPrChange w:id="111" w:author="David Döbele" w:date="2026-01-05T20:38:00Z" w16du:dateUtc="2026-01-05T19:38:00Z">
              <w:tcPr>
                <w:tcW w:w="1989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E96147E" w14:textId="056A0E7A" w:rsidR="0008388B" w:rsidRPr="006A053D" w:rsidRDefault="0008388B" w:rsidP="0008388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Cologne, Germany</w:t>
            </w:r>
          </w:p>
        </w:tc>
      </w:tr>
      <w:tr w:rsidR="0008388B" w:rsidRPr="006A053D" w14:paraId="402F9686" w14:textId="77777777" w:rsidTr="0020548C">
        <w:trPr>
          <w:trHeight w:val="20"/>
          <w:trPrChange w:id="112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8638" w:type="dxa"/>
            <w:gridSpan w:val="7"/>
            <w:vAlign w:val="bottom"/>
            <w:tcPrChange w:id="113" w:author="David Döbele" w:date="2026-01-05T20:38:00Z" w16du:dateUtc="2026-01-05T19:38:00Z">
              <w:tcPr>
                <w:tcW w:w="8638" w:type="dxa"/>
                <w:gridSpan w:val="7"/>
                <w:vAlign w:val="bottom"/>
              </w:tcPr>
            </w:tcPrChange>
          </w:tcPr>
          <w:p w14:paraId="2C2B8E5F" w14:textId="0E4E6E72" w:rsidR="0008388B" w:rsidRPr="006A053D" w:rsidRDefault="0008388B" w:rsidP="0008388B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Cs/>
                <w:smallCaps w:val="0"/>
                <w:sz w:val="18"/>
                <w:szCs w:val="18"/>
                <w:lang w:val="en-US"/>
              </w:rPr>
              <w:t>Chairman and Head of Fundraising of a student mentoring initiative for educationally disadvantaged pupils</w:t>
            </w:r>
          </w:p>
        </w:tc>
        <w:tc>
          <w:tcPr>
            <w:tcW w:w="2420" w:type="dxa"/>
            <w:vAlign w:val="bottom"/>
            <w:tcPrChange w:id="114" w:author="David Döbele" w:date="2026-01-05T20:38:00Z" w16du:dateUtc="2026-01-05T19:38:00Z">
              <w:tcPr>
                <w:tcW w:w="1568" w:type="dxa"/>
                <w:vAlign w:val="bottom"/>
              </w:tcPr>
            </w:tcPrChange>
          </w:tcPr>
          <w:p w14:paraId="1E01A54F" w14:textId="221E8C9E" w:rsidR="0008388B" w:rsidRPr="006A053D" w:rsidRDefault="0008388B" w:rsidP="0008388B">
            <w:pPr>
              <w:pStyle w:val="Or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12/2022 – 08/2024 </w:t>
            </w:r>
          </w:p>
        </w:tc>
      </w:tr>
      <w:tr w:rsidR="0008388B" w:rsidRPr="002E05F6" w14:paraId="5F366A30" w14:textId="77777777" w:rsidTr="0020548C">
        <w:trPr>
          <w:trHeight w:val="20"/>
          <w:trPrChange w:id="115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11058" w:type="dxa"/>
            <w:gridSpan w:val="8"/>
            <w:vAlign w:val="bottom"/>
            <w:tcPrChange w:id="116" w:author="David Döbele" w:date="2026-01-05T20:38:00Z" w16du:dateUtc="2026-01-05T19:38:00Z">
              <w:tcPr>
                <w:tcW w:w="10206" w:type="dxa"/>
                <w:gridSpan w:val="8"/>
                <w:vAlign w:val="bottom"/>
              </w:tcPr>
            </w:tcPrChange>
          </w:tcPr>
          <w:p w14:paraId="6C840E7D" w14:textId="2EC4BA85" w:rsidR="0008388B" w:rsidRPr="006A053D" w:rsidRDefault="0008388B" w:rsidP="0008388B">
            <w:pPr>
              <w:pStyle w:val="Ort"/>
              <w:numPr>
                <w:ilvl w:val="0"/>
                <w:numId w:val="32"/>
              </w:numPr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Led a team of ten volunteers, secured over EUR 10k in funding and facilitated the successful matching of 30 mentoring pairs</w:t>
            </w:r>
          </w:p>
          <w:p w14:paraId="62E751B5" w14:textId="4026845E" w:rsidR="0008388B" w:rsidRPr="006A053D" w:rsidRDefault="0008388B" w:rsidP="0008388B">
            <w:pPr>
              <w:pStyle w:val="Ort"/>
              <w:numPr>
                <w:ilvl w:val="0"/>
                <w:numId w:val="32"/>
              </w:numPr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Mentored a pupil for 10 months to support </w:t>
            </w: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his </w:t>
            </w: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personal development and career orientation</w:t>
            </w:r>
          </w:p>
        </w:tc>
      </w:tr>
      <w:tr w:rsidR="0008388B" w:rsidRPr="006A053D" w14:paraId="3B26943D" w14:textId="77777777" w:rsidTr="0020548C">
        <w:trPr>
          <w:trHeight w:val="340"/>
          <w:trPrChange w:id="117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5946" w:type="dxa"/>
            <w:gridSpan w:val="2"/>
            <w:vAlign w:val="bottom"/>
            <w:tcPrChange w:id="118" w:author="David Döbele" w:date="2026-01-05T20:38:00Z" w16du:dateUtc="2026-01-05T19:38:00Z">
              <w:tcPr>
                <w:tcW w:w="5946" w:type="dxa"/>
                <w:gridSpan w:val="2"/>
                <w:vAlign w:val="bottom"/>
              </w:tcPr>
            </w:tcPrChange>
          </w:tcPr>
          <w:p w14:paraId="11E538C2" w14:textId="7BEB859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drip consulting e.V.</w:t>
            </w:r>
          </w:p>
        </w:tc>
        <w:tc>
          <w:tcPr>
            <w:tcW w:w="5112" w:type="dxa"/>
            <w:gridSpan w:val="6"/>
            <w:vAlign w:val="bottom"/>
            <w:tcPrChange w:id="119" w:author="David Döbele" w:date="2026-01-05T20:38:00Z" w16du:dateUtc="2026-01-05T19:38:00Z">
              <w:tcPr>
                <w:tcW w:w="4260" w:type="dxa"/>
                <w:gridSpan w:val="6"/>
                <w:vAlign w:val="bottom"/>
              </w:tcPr>
            </w:tcPrChange>
          </w:tcPr>
          <w:p w14:paraId="21BF18C9" w14:textId="3C50C8A3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Cologne, Germany</w:t>
            </w:r>
          </w:p>
        </w:tc>
      </w:tr>
      <w:tr w:rsidR="0008388B" w:rsidRPr="006A053D" w14:paraId="04BFDD79" w14:textId="77777777" w:rsidTr="0020548C">
        <w:trPr>
          <w:trHeight w:val="20"/>
          <w:trPrChange w:id="120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8217" w:type="dxa"/>
            <w:gridSpan w:val="5"/>
            <w:tcPrChange w:id="121" w:author="David Döbele" w:date="2026-01-05T20:38:00Z" w16du:dateUtc="2026-01-05T19:38:00Z">
              <w:tcPr>
                <w:tcW w:w="8217" w:type="dxa"/>
                <w:gridSpan w:val="5"/>
              </w:tcPr>
            </w:tcPrChange>
          </w:tcPr>
          <w:p w14:paraId="5D908AF7" w14:textId="4F6585F6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Active Member of the Quality Management Department of a Student Consulting Firm</w:t>
            </w:r>
          </w:p>
        </w:tc>
        <w:tc>
          <w:tcPr>
            <w:tcW w:w="2841" w:type="dxa"/>
            <w:gridSpan w:val="3"/>
            <w:tcPrChange w:id="122" w:author="David Döbele" w:date="2026-01-05T20:38:00Z" w16du:dateUtc="2026-01-05T19:38:00Z">
              <w:tcPr>
                <w:tcW w:w="1989" w:type="dxa"/>
                <w:gridSpan w:val="3"/>
              </w:tcPr>
            </w:tcPrChange>
          </w:tcPr>
          <w:p w14:paraId="0D2FFB14" w14:textId="3F6AF61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05/2021 – 10/2021</w:t>
            </w:r>
          </w:p>
        </w:tc>
      </w:tr>
      <w:tr w:rsidR="0008388B" w:rsidRPr="006A053D" w14:paraId="4028871F" w14:textId="77777777" w:rsidTr="0020548C">
        <w:trPr>
          <w:trHeight w:val="340"/>
          <w:trPrChange w:id="123" w:author="David Döbele" w:date="2026-01-05T20:38:00Z" w16du:dateUtc="2026-01-05T19:38:00Z">
            <w:trPr>
              <w:gridBefore w:val="1"/>
              <w:gridAfter w:val="0"/>
              <w:trHeight w:val="340"/>
            </w:trPr>
          </w:trPrChange>
        </w:trPr>
        <w:tc>
          <w:tcPr>
            <w:tcW w:w="5946" w:type="dxa"/>
            <w:gridSpan w:val="2"/>
            <w:vAlign w:val="bottom"/>
            <w:tcPrChange w:id="124" w:author="David Döbele" w:date="2026-01-05T20:38:00Z" w16du:dateUtc="2026-01-05T19:38:00Z">
              <w:tcPr>
                <w:tcW w:w="5946" w:type="dxa"/>
                <w:gridSpan w:val="2"/>
                <w:vAlign w:val="bottom"/>
              </w:tcPr>
            </w:tcPrChange>
          </w:tcPr>
          <w:p w14:paraId="3B81DA34" w14:textId="5E5307B7" w:rsidR="0008388B" w:rsidRPr="00434C4F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34C4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DRK Blutspendedienst Nord-Ost gemeinnützige GmbH</w:t>
            </w:r>
          </w:p>
        </w:tc>
        <w:tc>
          <w:tcPr>
            <w:tcW w:w="5112" w:type="dxa"/>
            <w:gridSpan w:val="6"/>
            <w:vAlign w:val="bottom"/>
            <w:tcPrChange w:id="125" w:author="David Döbele" w:date="2026-01-05T20:38:00Z" w16du:dateUtc="2026-01-05T19:38:00Z">
              <w:tcPr>
                <w:tcW w:w="4260" w:type="dxa"/>
                <w:gridSpan w:val="6"/>
                <w:vAlign w:val="bottom"/>
              </w:tcPr>
            </w:tcPrChange>
          </w:tcPr>
          <w:p w14:paraId="7F9CDF1E" w14:textId="6FCD7F11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Cottbus, Germany</w:t>
            </w:r>
          </w:p>
        </w:tc>
      </w:tr>
      <w:tr w:rsidR="0008388B" w:rsidRPr="006A053D" w14:paraId="7B2F81B2" w14:textId="77777777" w:rsidTr="0020548C">
        <w:trPr>
          <w:trHeight w:val="20"/>
          <w:trPrChange w:id="126" w:author="David Döbele" w:date="2026-01-05T20:38:00Z" w16du:dateUtc="2026-01-05T19:38:00Z">
            <w:trPr>
              <w:gridBefore w:val="1"/>
              <w:gridAfter w:val="0"/>
              <w:trHeight w:val="20"/>
            </w:trPr>
          </w:trPrChange>
        </w:trPr>
        <w:tc>
          <w:tcPr>
            <w:tcW w:w="7646" w:type="dxa"/>
            <w:gridSpan w:val="4"/>
            <w:tcPrChange w:id="127" w:author="David Döbele" w:date="2026-01-05T20:38:00Z" w16du:dateUtc="2026-01-05T19:38:00Z">
              <w:tcPr>
                <w:tcW w:w="7646" w:type="dxa"/>
                <w:gridSpan w:val="4"/>
              </w:tcPr>
            </w:tcPrChange>
          </w:tcPr>
          <w:p w14:paraId="099DE2C5" w14:textId="2982890A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Volunteer in the Public Relations Department during a Voluntary Social Year</w:t>
            </w:r>
            <w:r w:rsidR="000E32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(Full-Time)</w:t>
            </w:r>
          </w:p>
        </w:tc>
        <w:tc>
          <w:tcPr>
            <w:tcW w:w="3412" w:type="dxa"/>
            <w:gridSpan w:val="4"/>
            <w:tcPrChange w:id="128" w:author="David Döbele" w:date="2026-01-05T20:38:00Z" w16du:dateUtc="2026-01-05T19:38:00Z">
              <w:tcPr>
                <w:tcW w:w="2560" w:type="dxa"/>
                <w:gridSpan w:val="4"/>
              </w:tcPr>
            </w:tcPrChange>
          </w:tcPr>
          <w:p w14:paraId="091163D4" w14:textId="3E336AD5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09/2015 – 06/2016</w:t>
            </w:r>
          </w:p>
        </w:tc>
      </w:tr>
      <w:tr w:rsidR="0008388B" w:rsidRPr="006A053D" w14:paraId="482569A2" w14:textId="77777777" w:rsidTr="0020548C">
        <w:trPr>
          <w:trHeight w:val="454"/>
          <w:trPrChange w:id="129" w:author="David Döbele" w:date="2026-01-05T20:38:00Z" w16du:dateUtc="2026-01-05T19:38:00Z">
            <w:trPr>
              <w:gridBefore w:val="1"/>
              <w:gridAfter w:val="0"/>
              <w:trHeight w:val="454"/>
            </w:trPr>
          </w:trPrChange>
        </w:trPr>
        <w:tc>
          <w:tcPr>
            <w:tcW w:w="11058" w:type="dxa"/>
            <w:gridSpan w:val="8"/>
            <w:tcBorders>
              <w:bottom w:val="single" w:sz="4" w:space="0" w:color="auto"/>
            </w:tcBorders>
            <w:vAlign w:val="bottom"/>
            <w:tcPrChange w:id="130" w:author="David Döbele" w:date="2026-01-05T20:38:00Z" w16du:dateUtc="2026-01-05T19:38:00Z">
              <w:tcPr>
                <w:tcW w:w="10206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0DFC3F37" w:rsidR="0008388B" w:rsidRPr="00236F15" w:rsidRDefault="0008388B" w:rsidP="0008388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SKILLS &amp; INTERESTS</w:t>
            </w:r>
          </w:p>
        </w:tc>
      </w:tr>
      <w:tr w:rsidR="0008388B" w:rsidRPr="002E05F6" w14:paraId="2B257790" w14:textId="77777777" w:rsidTr="0020548C">
        <w:trPr>
          <w:trHeight w:val="283"/>
          <w:trPrChange w:id="131" w:author="David Döbele" w:date="2026-01-05T20:38:00Z" w16du:dateUtc="2026-01-05T19:38:00Z">
            <w:trPr>
              <w:gridBefore w:val="1"/>
              <w:gridAfter w:val="0"/>
              <w:trHeight w:val="283"/>
            </w:trPr>
          </w:trPrChange>
        </w:trPr>
        <w:tc>
          <w:tcPr>
            <w:tcW w:w="1414" w:type="dxa"/>
            <w:tcBorders>
              <w:top w:val="single" w:sz="4" w:space="0" w:color="auto"/>
            </w:tcBorders>
            <w:vAlign w:val="bottom"/>
            <w:tcPrChange w:id="132" w:author="David Döbele" w:date="2026-01-05T20:38:00Z" w16du:dateUtc="2026-01-05T19:38:00Z">
              <w:tcPr>
                <w:tcW w:w="1414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26600F02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Languages:</w:t>
            </w:r>
          </w:p>
        </w:tc>
        <w:tc>
          <w:tcPr>
            <w:tcW w:w="9644" w:type="dxa"/>
            <w:gridSpan w:val="7"/>
            <w:tcBorders>
              <w:top w:val="single" w:sz="4" w:space="0" w:color="auto"/>
            </w:tcBorders>
            <w:vAlign w:val="bottom"/>
            <w:tcPrChange w:id="133" w:author="David Döbele" w:date="2026-01-05T20:38:00Z" w16du:dateUtc="2026-01-05T19:38:00Z">
              <w:tcPr>
                <w:tcW w:w="8792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037B0758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German 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(</w:t>
            </w:r>
            <w:r w:rsidRPr="006A053D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native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Russian 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(</w:t>
            </w:r>
            <w:r w:rsidRPr="006A053D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native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C1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08388B" w:rsidRPr="002E05F6" w14:paraId="45706C3F" w14:textId="77777777" w:rsidTr="0020548C">
        <w:trPr>
          <w:trHeight w:val="283"/>
          <w:trPrChange w:id="134" w:author="David Döbele" w:date="2026-01-05T20:38:00Z" w16du:dateUtc="2026-01-05T19:38:00Z">
            <w:trPr>
              <w:gridBefore w:val="1"/>
              <w:gridAfter w:val="0"/>
              <w:trHeight w:val="283"/>
            </w:trPr>
          </w:trPrChange>
        </w:trPr>
        <w:tc>
          <w:tcPr>
            <w:tcW w:w="1414" w:type="dxa"/>
            <w:vAlign w:val="bottom"/>
            <w:tcPrChange w:id="135" w:author="David Döbele" w:date="2026-01-05T20:38:00Z" w16du:dateUtc="2026-01-05T19:38:00Z">
              <w:tcPr>
                <w:tcW w:w="1414" w:type="dxa"/>
                <w:vAlign w:val="bottom"/>
              </w:tcPr>
            </w:tcPrChange>
          </w:tcPr>
          <w:p w14:paraId="57688BDA" w14:textId="2C0E3943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 Skills:</w:t>
            </w:r>
          </w:p>
        </w:tc>
        <w:tc>
          <w:tcPr>
            <w:tcW w:w="9644" w:type="dxa"/>
            <w:gridSpan w:val="7"/>
            <w:vAlign w:val="bottom"/>
            <w:tcPrChange w:id="136" w:author="David Döbele" w:date="2026-01-05T20:38:00Z" w16du:dateUtc="2026-01-05T19:38:00Z">
              <w:tcPr>
                <w:tcW w:w="8792" w:type="dxa"/>
                <w:gridSpan w:val="7"/>
                <w:vAlign w:val="bottom"/>
              </w:tcPr>
            </w:tcPrChange>
          </w:tcPr>
          <w:p w14:paraId="60CA2168" w14:textId="1B8FE88E" w:rsidR="0008388B" w:rsidRPr="006A053D" w:rsidRDefault="0008388B" w:rsidP="0008388B">
            <w:pPr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Microsoft Office: PowerPoint, Excel, Word, OneNote, Outlook (</w:t>
            </w:r>
            <w:r w:rsidRPr="006A053D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advanced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 xml:space="preserve">), 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JMP (</w:t>
            </w:r>
            <w:r w:rsidRPr="006A053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basic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08388B" w:rsidRPr="002E05F6" w14:paraId="70CB01B0" w14:textId="77777777" w:rsidTr="0020548C">
        <w:trPr>
          <w:trHeight w:val="283"/>
          <w:trPrChange w:id="137" w:author="David Döbele" w:date="2026-01-05T20:38:00Z" w16du:dateUtc="2026-01-05T19:38:00Z">
            <w:trPr>
              <w:gridBefore w:val="1"/>
              <w:gridAfter w:val="0"/>
              <w:trHeight w:val="283"/>
            </w:trPr>
          </w:trPrChange>
        </w:trPr>
        <w:tc>
          <w:tcPr>
            <w:tcW w:w="1414" w:type="dxa"/>
            <w:vAlign w:val="bottom"/>
            <w:tcPrChange w:id="138" w:author="David Döbele" w:date="2026-01-05T20:38:00Z" w16du:dateUtc="2026-01-05T19:38:00Z">
              <w:tcPr>
                <w:tcW w:w="1414" w:type="dxa"/>
                <w:vAlign w:val="bottom"/>
              </w:tcPr>
            </w:tcPrChange>
          </w:tcPr>
          <w:p w14:paraId="04F58216" w14:textId="6D84709A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Interests:</w:t>
            </w:r>
          </w:p>
        </w:tc>
        <w:tc>
          <w:tcPr>
            <w:tcW w:w="9644" w:type="dxa"/>
            <w:gridSpan w:val="7"/>
            <w:vAlign w:val="bottom"/>
            <w:tcPrChange w:id="139" w:author="David Döbele" w:date="2026-01-05T20:38:00Z" w16du:dateUtc="2026-01-05T19:38:00Z">
              <w:tcPr>
                <w:tcW w:w="8792" w:type="dxa"/>
                <w:gridSpan w:val="7"/>
                <w:vAlign w:val="bottom"/>
              </w:tcPr>
            </w:tcPrChange>
          </w:tcPr>
          <w:p w14:paraId="598C2742" w14:textId="25316F3F" w:rsidR="0008388B" w:rsidRPr="006A053D" w:rsidRDefault="0008388B" w:rsidP="0008388B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Football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, Running, Longevity, Social Justice (</w:t>
            </w:r>
            <w:r w:rsidRPr="006A053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Mentee at “Speed Up, Buddy!”)</w:t>
            </w:r>
          </w:p>
        </w:tc>
      </w:tr>
    </w:tbl>
    <w:p w14:paraId="0747D2BF" w14:textId="24ECA035" w:rsidR="00723643" w:rsidRPr="006A053D" w:rsidRDefault="00723643" w:rsidP="002A6A9D">
      <w:pPr>
        <w:rPr>
          <w:sz w:val="18"/>
          <w:lang w:val="en-US"/>
        </w:rPr>
      </w:pPr>
    </w:p>
    <w:sectPr w:rsidR="00723643" w:rsidRPr="006A053D" w:rsidSect="00626A97">
      <w:pgSz w:w="11906" w:h="16838"/>
      <w:pgMar w:top="454" w:right="1418" w:bottom="45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4CC8" w14:textId="77777777" w:rsidR="002A458B" w:rsidRDefault="002A458B" w:rsidP="00BE053D">
      <w:pPr>
        <w:spacing w:after="0" w:line="240" w:lineRule="auto"/>
      </w:pPr>
      <w:r>
        <w:separator/>
      </w:r>
    </w:p>
  </w:endnote>
  <w:endnote w:type="continuationSeparator" w:id="0">
    <w:p w14:paraId="4C5427DD" w14:textId="77777777" w:rsidR="002A458B" w:rsidRDefault="002A458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FC55D" w14:textId="77777777" w:rsidR="002A458B" w:rsidRDefault="002A458B" w:rsidP="00BE053D">
      <w:pPr>
        <w:spacing w:after="0" w:line="240" w:lineRule="auto"/>
      </w:pPr>
      <w:r>
        <w:separator/>
      </w:r>
    </w:p>
  </w:footnote>
  <w:footnote w:type="continuationSeparator" w:id="0">
    <w:p w14:paraId="36027357" w14:textId="77777777" w:rsidR="002A458B" w:rsidRDefault="002A458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5F04E4"/>
    <w:multiLevelType w:val="hybridMultilevel"/>
    <w:tmpl w:val="A3B86F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942FB"/>
    <w:multiLevelType w:val="hybridMultilevel"/>
    <w:tmpl w:val="F140D656"/>
    <w:lvl w:ilvl="0" w:tplc="2EC48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95394"/>
    <w:multiLevelType w:val="hybridMultilevel"/>
    <w:tmpl w:val="5E685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B47F5A"/>
    <w:multiLevelType w:val="hybridMultilevel"/>
    <w:tmpl w:val="D71C0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70527800"/>
    <w:lvl w:ilvl="0" w:tplc="FA52A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A394C"/>
    <w:multiLevelType w:val="hybridMultilevel"/>
    <w:tmpl w:val="BD4E03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967CD"/>
    <w:multiLevelType w:val="hybridMultilevel"/>
    <w:tmpl w:val="996E80DC"/>
    <w:lvl w:ilvl="0" w:tplc="FC48FAA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8A1A48"/>
    <w:multiLevelType w:val="hybridMultilevel"/>
    <w:tmpl w:val="C658B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CF0AD1"/>
    <w:multiLevelType w:val="hybridMultilevel"/>
    <w:tmpl w:val="38A2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C13EE"/>
    <w:multiLevelType w:val="hybridMultilevel"/>
    <w:tmpl w:val="43045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4C0667"/>
    <w:multiLevelType w:val="hybridMultilevel"/>
    <w:tmpl w:val="9F96B0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E932B0"/>
    <w:multiLevelType w:val="hybridMultilevel"/>
    <w:tmpl w:val="90ACB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838663">
    <w:abstractNumId w:val="18"/>
  </w:num>
  <w:num w:numId="2" w16cid:durableId="689842937">
    <w:abstractNumId w:val="21"/>
  </w:num>
  <w:num w:numId="3" w16cid:durableId="1398211701">
    <w:abstractNumId w:val="25"/>
  </w:num>
  <w:num w:numId="4" w16cid:durableId="922299834">
    <w:abstractNumId w:val="0"/>
  </w:num>
  <w:num w:numId="5" w16cid:durableId="923999323">
    <w:abstractNumId w:val="1"/>
  </w:num>
  <w:num w:numId="6" w16cid:durableId="1442069005">
    <w:abstractNumId w:val="2"/>
  </w:num>
  <w:num w:numId="7" w16cid:durableId="1759013036">
    <w:abstractNumId w:val="17"/>
  </w:num>
  <w:num w:numId="8" w16cid:durableId="692389719">
    <w:abstractNumId w:val="29"/>
  </w:num>
  <w:num w:numId="9" w16cid:durableId="1290238189">
    <w:abstractNumId w:val="16"/>
  </w:num>
  <w:num w:numId="10" w16cid:durableId="1968966377">
    <w:abstractNumId w:val="33"/>
  </w:num>
  <w:num w:numId="11" w16cid:durableId="1392004277">
    <w:abstractNumId w:val="5"/>
  </w:num>
  <w:num w:numId="12" w16cid:durableId="753740542">
    <w:abstractNumId w:val="6"/>
  </w:num>
  <w:num w:numId="13" w16cid:durableId="627588907">
    <w:abstractNumId w:val="10"/>
  </w:num>
  <w:num w:numId="14" w16cid:durableId="612056577">
    <w:abstractNumId w:val="12"/>
  </w:num>
  <w:num w:numId="15" w16cid:durableId="340350622">
    <w:abstractNumId w:val="27"/>
  </w:num>
  <w:num w:numId="16" w16cid:durableId="117529733">
    <w:abstractNumId w:val="4"/>
  </w:num>
  <w:num w:numId="17" w16cid:durableId="1094400579">
    <w:abstractNumId w:val="20"/>
  </w:num>
  <w:num w:numId="18" w16cid:durableId="741831113">
    <w:abstractNumId w:val="3"/>
  </w:num>
  <w:num w:numId="19" w16cid:durableId="430782346">
    <w:abstractNumId w:val="23"/>
  </w:num>
  <w:num w:numId="20" w16cid:durableId="1430395087">
    <w:abstractNumId w:val="14"/>
  </w:num>
  <w:num w:numId="21" w16cid:durableId="784277000">
    <w:abstractNumId w:val="15"/>
  </w:num>
  <w:num w:numId="22" w16cid:durableId="1230381213">
    <w:abstractNumId w:val="19"/>
  </w:num>
  <w:num w:numId="23" w16cid:durableId="1650474089">
    <w:abstractNumId w:val="7"/>
  </w:num>
  <w:num w:numId="24" w16cid:durableId="1463883842">
    <w:abstractNumId w:val="26"/>
  </w:num>
  <w:num w:numId="25" w16cid:durableId="1196432124">
    <w:abstractNumId w:val="35"/>
  </w:num>
  <w:num w:numId="26" w16cid:durableId="735395222">
    <w:abstractNumId w:val="22"/>
  </w:num>
  <w:num w:numId="27" w16cid:durableId="1217231734">
    <w:abstractNumId w:val="31"/>
  </w:num>
  <w:num w:numId="28" w16cid:durableId="2060936604">
    <w:abstractNumId w:val="25"/>
  </w:num>
  <w:num w:numId="29" w16cid:durableId="1984460548">
    <w:abstractNumId w:val="13"/>
  </w:num>
  <w:num w:numId="30" w16cid:durableId="1415857981">
    <w:abstractNumId w:val="11"/>
  </w:num>
  <w:num w:numId="31" w16cid:durableId="1677997639">
    <w:abstractNumId w:val="34"/>
  </w:num>
  <w:num w:numId="32" w16cid:durableId="2085099863">
    <w:abstractNumId w:val="30"/>
  </w:num>
  <w:num w:numId="33" w16cid:durableId="1783573997">
    <w:abstractNumId w:val="8"/>
  </w:num>
  <w:num w:numId="34" w16cid:durableId="1055159208">
    <w:abstractNumId w:val="24"/>
  </w:num>
  <w:num w:numId="35" w16cid:durableId="433021534">
    <w:abstractNumId w:val="32"/>
  </w:num>
  <w:num w:numId="36" w16cid:durableId="1229422587">
    <w:abstractNumId w:val="9"/>
  </w:num>
  <w:num w:numId="37" w16cid:durableId="1908874574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924"/>
    <w:rsid w:val="00002C0A"/>
    <w:rsid w:val="00007D21"/>
    <w:rsid w:val="000111DF"/>
    <w:rsid w:val="000120C7"/>
    <w:rsid w:val="00015F66"/>
    <w:rsid w:val="00017768"/>
    <w:rsid w:val="00021300"/>
    <w:rsid w:val="000214B9"/>
    <w:rsid w:val="00025085"/>
    <w:rsid w:val="0002797D"/>
    <w:rsid w:val="00031A89"/>
    <w:rsid w:val="000338F1"/>
    <w:rsid w:val="00036133"/>
    <w:rsid w:val="000368C9"/>
    <w:rsid w:val="000373A4"/>
    <w:rsid w:val="0003764A"/>
    <w:rsid w:val="00047816"/>
    <w:rsid w:val="0005068C"/>
    <w:rsid w:val="00050DD8"/>
    <w:rsid w:val="0005251D"/>
    <w:rsid w:val="000566B5"/>
    <w:rsid w:val="00056C65"/>
    <w:rsid w:val="00056DA5"/>
    <w:rsid w:val="00061D33"/>
    <w:rsid w:val="00062E3E"/>
    <w:rsid w:val="00063739"/>
    <w:rsid w:val="000638AB"/>
    <w:rsid w:val="00063C80"/>
    <w:rsid w:val="00064643"/>
    <w:rsid w:val="0006530A"/>
    <w:rsid w:val="00067546"/>
    <w:rsid w:val="00070090"/>
    <w:rsid w:val="00070369"/>
    <w:rsid w:val="000750AF"/>
    <w:rsid w:val="000766D0"/>
    <w:rsid w:val="00076D71"/>
    <w:rsid w:val="00077339"/>
    <w:rsid w:val="00082D8B"/>
    <w:rsid w:val="0008388B"/>
    <w:rsid w:val="000845C1"/>
    <w:rsid w:val="00085025"/>
    <w:rsid w:val="000874B9"/>
    <w:rsid w:val="00087747"/>
    <w:rsid w:val="00090674"/>
    <w:rsid w:val="0009258A"/>
    <w:rsid w:val="0009350B"/>
    <w:rsid w:val="00093E3C"/>
    <w:rsid w:val="00094FBC"/>
    <w:rsid w:val="00095304"/>
    <w:rsid w:val="000964C2"/>
    <w:rsid w:val="000977D9"/>
    <w:rsid w:val="000A1FDA"/>
    <w:rsid w:val="000A33A3"/>
    <w:rsid w:val="000A46ED"/>
    <w:rsid w:val="000A5D01"/>
    <w:rsid w:val="000A768F"/>
    <w:rsid w:val="000B624E"/>
    <w:rsid w:val="000B63E2"/>
    <w:rsid w:val="000B6548"/>
    <w:rsid w:val="000B7535"/>
    <w:rsid w:val="000C0686"/>
    <w:rsid w:val="000C2163"/>
    <w:rsid w:val="000C285E"/>
    <w:rsid w:val="000C40EA"/>
    <w:rsid w:val="000C73BB"/>
    <w:rsid w:val="000D06FD"/>
    <w:rsid w:val="000D076B"/>
    <w:rsid w:val="000D0854"/>
    <w:rsid w:val="000D0D1E"/>
    <w:rsid w:val="000D43CC"/>
    <w:rsid w:val="000D587D"/>
    <w:rsid w:val="000D671A"/>
    <w:rsid w:val="000D734B"/>
    <w:rsid w:val="000E06DB"/>
    <w:rsid w:val="000E2E88"/>
    <w:rsid w:val="000E3204"/>
    <w:rsid w:val="000E644F"/>
    <w:rsid w:val="000E764E"/>
    <w:rsid w:val="0010079D"/>
    <w:rsid w:val="00100B54"/>
    <w:rsid w:val="00102025"/>
    <w:rsid w:val="00102F03"/>
    <w:rsid w:val="00103EC5"/>
    <w:rsid w:val="00110660"/>
    <w:rsid w:val="00114F4D"/>
    <w:rsid w:val="001152EE"/>
    <w:rsid w:val="00116C6E"/>
    <w:rsid w:val="0011777D"/>
    <w:rsid w:val="00121A0D"/>
    <w:rsid w:val="00123EEF"/>
    <w:rsid w:val="00125CA6"/>
    <w:rsid w:val="00127D8A"/>
    <w:rsid w:val="001323D4"/>
    <w:rsid w:val="00132A0D"/>
    <w:rsid w:val="001344C7"/>
    <w:rsid w:val="00136739"/>
    <w:rsid w:val="00137308"/>
    <w:rsid w:val="00143D27"/>
    <w:rsid w:val="001446E1"/>
    <w:rsid w:val="0014623A"/>
    <w:rsid w:val="00151E1A"/>
    <w:rsid w:val="001540B5"/>
    <w:rsid w:val="00155968"/>
    <w:rsid w:val="00156FC9"/>
    <w:rsid w:val="00157DFF"/>
    <w:rsid w:val="00162A5A"/>
    <w:rsid w:val="001633D5"/>
    <w:rsid w:val="0016388F"/>
    <w:rsid w:val="00163BE2"/>
    <w:rsid w:val="001647AB"/>
    <w:rsid w:val="00170B4E"/>
    <w:rsid w:val="00171309"/>
    <w:rsid w:val="0017204C"/>
    <w:rsid w:val="00172867"/>
    <w:rsid w:val="00175B6D"/>
    <w:rsid w:val="00176078"/>
    <w:rsid w:val="001762E8"/>
    <w:rsid w:val="001763B2"/>
    <w:rsid w:val="00177986"/>
    <w:rsid w:val="00181514"/>
    <w:rsid w:val="00181BD8"/>
    <w:rsid w:val="00184FDE"/>
    <w:rsid w:val="001901ED"/>
    <w:rsid w:val="00190F54"/>
    <w:rsid w:val="001929CC"/>
    <w:rsid w:val="0019483A"/>
    <w:rsid w:val="001960E6"/>
    <w:rsid w:val="00197C69"/>
    <w:rsid w:val="001A0C4C"/>
    <w:rsid w:val="001A46BF"/>
    <w:rsid w:val="001A481B"/>
    <w:rsid w:val="001B0186"/>
    <w:rsid w:val="001B0EEC"/>
    <w:rsid w:val="001B185C"/>
    <w:rsid w:val="001B2BA9"/>
    <w:rsid w:val="001B43E0"/>
    <w:rsid w:val="001B5B28"/>
    <w:rsid w:val="001B62CA"/>
    <w:rsid w:val="001C1659"/>
    <w:rsid w:val="001C2C8E"/>
    <w:rsid w:val="001C4D3F"/>
    <w:rsid w:val="001D01BD"/>
    <w:rsid w:val="001D0916"/>
    <w:rsid w:val="001D3965"/>
    <w:rsid w:val="001D4DCD"/>
    <w:rsid w:val="001D6AED"/>
    <w:rsid w:val="001D73B7"/>
    <w:rsid w:val="001E3EDB"/>
    <w:rsid w:val="001F0921"/>
    <w:rsid w:val="001F2377"/>
    <w:rsid w:val="001F4175"/>
    <w:rsid w:val="001F78C2"/>
    <w:rsid w:val="00201ECB"/>
    <w:rsid w:val="00202037"/>
    <w:rsid w:val="0020377E"/>
    <w:rsid w:val="00204D5E"/>
    <w:rsid w:val="00204D8F"/>
    <w:rsid w:val="0020548C"/>
    <w:rsid w:val="002107D7"/>
    <w:rsid w:val="00210ABC"/>
    <w:rsid w:val="00210EB6"/>
    <w:rsid w:val="00217725"/>
    <w:rsid w:val="00223A4D"/>
    <w:rsid w:val="002311E1"/>
    <w:rsid w:val="0023257E"/>
    <w:rsid w:val="002329EF"/>
    <w:rsid w:val="00232CB5"/>
    <w:rsid w:val="002332FC"/>
    <w:rsid w:val="00234A7E"/>
    <w:rsid w:val="00236F15"/>
    <w:rsid w:val="0023750C"/>
    <w:rsid w:val="002417E8"/>
    <w:rsid w:val="00241A06"/>
    <w:rsid w:val="0024239C"/>
    <w:rsid w:val="0024373D"/>
    <w:rsid w:val="00244F57"/>
    <w:rsid w:val="00245A69"/>
    <w:rsid w:val="002476CA"/>
    <w:rsid w:val="00247936"/>
    <w:rsid w:val="0025035B"/>
    <w:rsid w:val="002508C2"/>
    <w:rsid w:val="00253984"/>
    <w:rsid w:val="002541E9"/>
    <w:rsid w:val="0025585E"/>
    <w:rsid w:val="00255F32"/>
    <w:rsid w:val="0025727C"/>
    <w:rsid w:val="00257A8C"/>
    <w:rsid w:val="0026298F"/>
    <w:rsid w:val="002639FE"/>
    <w:rsid w:val="00263F47"/>
    <w:rsid w:val="00267252"/>
    <w:rsid w:val="002719E8"/>
    <w:rsid w:val="00272213"/>
    <w:rsid w:val="0027264F"/>
    <w:rsid w:val="00274D7A"/>
    <w:rsid w:val="00277573"/>
    <w:rsid w:val="002806AB"/>
    <w:rsid w:val="00281853"/>
    <w:rsid w:val="00281DDE"/>
    <w:rsid w:val="00282DB0"/>
    <w:rsid w:val="002832D8"/>
    <w:rsid w:val="002847B1"/>
    <w:rsid w:val="00284C6E"/>
    <w:rsid w:val="00284FBD"/>
    <w:rsid w:val="00285BFF"/>
    <w:rsid w:val="002933F6"/>
    <w:rsid w:val="002966C8"/>
    <w:rsid w:val="002976D2"/>
    <w:rsid w:val="00297912"/>
    <w:rsid w:val="00297C28"/>
    <w:rsid w:val="002A2433"/>
    <w:rsid w:val="002A31B1"/>
    <w:rsid w:val="002A3AD0"/>
    <w:rsid w:val="002A458B"/>
    <w:rsid w:val="002A6418"/>
    <w:rsid w:val="002A6A9D"/>
    <w:rsid w:val="002B0718"/>
    <w:rsid w:val="002B2091"/>
    <w:rsid w:val="002B2DFC"/>
    <w:rsid w:val="002B3FF4"/>
    <w:rsid w:val="002B4567"/>
    <w:rsid w:val="002B5746"/>
    <w:rsid w:val="002B6CBD"/>
    <w:rsid w:val="002C131F"/>
    <w:rsid w:val="002C32A6"/>
    <w:rsid w:val="002C5801"/>
    <w:rsid w:val="002C6972"/>
    <w:rsid w:val="002C6B95"/>
    <w:rsid w:val="002C7E4C"/>
    <w:rsid w:val="002D0BC0"/>
    <w:rsid w:val="002D153D"/>
    <w:rsid w:val="002D1AE1"/>
    <w:rsid w:val="002D2B32"/>
    <w:rsid w:val="002D4516"/>
    <w:rsid w:val="002D5150"/>
    <w:rsid w:val="002E05F6"/>
    <w:rsid w:val="002E210A"/>
    <w:rsid w:val="002E5FFA"/>
    <w:rsid w:val="002E64D1"/>
    <w:rsid w:val="002F0ED0"/>
    <w:rsid w:val="002F1B4C"/>
    <w:rsid w:val="002F2DE7"/>
    <w:rsid w:val="002F46AD"/>
    <w:rsid w:val="002F4883"/>
    <w:rsid w:val="002F571E"/>
    <w:rsid w:val="002F64FA"/>
    <w:rsid w:val="002F72DE"/>
    <w:rsid w:val="00302E9A"/>
    <w:rsid w:val="003054A4"/>
    <w:rsid w:val="003101F0"/>
    <w:rsid w:val="003108C5"/>
    <w:rsid w:val="00312878"/>
    <w:rsid w:val="00313106"/>
    <w:rsid w:val="00313C4E"/>
    <w:rsid w:val="00314B7A"/>
    <w:rsid w:val="00316697"/>
    <w:rsid w:val="003168C4"/>
    <w:rsid w:val="003226A3"/>
    <w:rsid w:val="003241EE"/>
    <w:rsid w:val="00324BC5"/>
    <w:rsid w:val="00325F8E"/>
    <w:rsid w:val="00326FBF"/>
    <w:rsid w:val="00330218"/>
    <w:rsid w:val="00330B21"/>
    <w:rsid w:val="00333477"/>
    <w:rsid w:val="00334BD7"/>
    <w:rsid w:val="00335C32"/>
    <w:rsid w:val="003378D2"/>
    <w:rsid w:val="00340B43"/>
    <w:rsid w:val="00340BAB"/>
    <w:rsid w:val="003418E0"/>
    <w:rsid w:val="00342FFA"/>
    <w:rsid w:val="0034511D"/>
    <w:rsid w:val="00345E5B"/>
    <w:rsid w:val="00347F8D"/>
    <w:rsid w:val="0035162E"/>
    <w:rsid w:val="00351639"/>
    <w:rsid w:val="00353562"/>
    <w:rsid w:val="00355858"/>
    <w:rsid w:val="00356709"/>
    <w:rsid w:val="00363D23"/>
    <w:rsid w:val="003719A6"/>
    <w:rsid w:val="00372F7B"/>
    <w:rsid w:val="003733E5"/>
    <w:rsid w:val="003744C7"/>
    <w:rsid w:val="003768B1"/>
    <w:rsid w:val="0038098E"/>
    <w:rsid w:val="003829D0"/>
    <w:rsid w:val="00382CE9"/>
    <w:rsid w:val="00390A4E"/>
    <w:rsid w:val="00390EA6"/>
    <w:rsid w:val="00391CC3"/>
    <w:rsid w:val="0039434B"/>
    <w:rsid w:val="00396E56"/>
    <w:rsid w:val="00396F20"/>
    <w:rsid w:val="003A2885"/>
    <w:rsid w:val="003A6ABE"/>
    <w:rsid w:val="003A6F13"/>
    <w:rsid w:val="003B2FF6"/>
    <w:rsid w:val="003B3097"/>
    <w:rsid w:val="003B5B0F"/>
    <w:rsid w:val="003B5F5E"/>
    <w:rsid w:val="003B6ABC"/>
    <w:rsid w:val="003C0D9D"/>
    <w:rsid w:val="003C2123"/>
    <w:rsid w:val="003C2547"/>
    <w:rsid w:val="003C3FA3"/>
    <w:rsid w:val="003C6DD1"/>
    <w:rsid w:val="003D0E5F"/>
    <w:rsid w:val="003D2164"/>
    <w:rsid w:val="003D2E10"/>
    <w:rsid w:val="003D3F66"/>
    <w:rsid w:val="003E055F"/>
    <w:rsid w:val="003E256C"/>
    <w:rsid w:val="003E27C3"/>
    <w:rsid w:val="003E2B89"/>
    <w:rsid w:val="003E4BB7"/>
    <w:rsid w:val="003E6624"/>
    <w:rsid w:val="003F0D4E"/>
    <w:rsid w:val="003F15E6"/>
    <w:rsid w:val="003F3E3F"/>
    <w:rsid w:val="003F5045"/>
    <w:rsid w:val="0040147A"/>
    <w:rsid w:val="00401C3A"/>
    <w:rsid w:val="004067B8"/>
    <w:rsid w:val="00406C24"/>
    <w:rsid w:val="00406CC6"/>
    <w:rsid w:val="00410205"/>
    <w:rsid w:val="004115CC"/>
    <w:rsid w:val="00412DD4"/>
    <w:rsid w:val="004138C5"/>
    <w:rsid w:val="00415141"/>
    <w:rsid w:val="004154BE"/>
    <w:rsid w:val="0042013D"/>
    <w:rsid w:val="00420F9A"/>
    <w:rsid w:val="00421235"/>
    <w:rsid w:val="00421F48"/>
    <w:rsid w:val="00422F83"/>
    <w:rsid w:val="0042427D"/>
    <w:rsid w:val="0042608B"/>
    <w:rsid w:val="00426D7E"/>
    <w:rsid w:val="004313A1"/>
    <w:rsid w:val="0043430C"/>
    <w:rsid w:val="00434C4F"/>
    <w:rsid w:val="0043579F"/>
    <w:rsid w:val="00435E6D"/>
    <w:rsid w:val="004375D0"/>
    <w:rsid w:val="0044073D"/>
    <w:rsid w:val="00443668"/>
    <w:rsid w:val="004478E8"/>
    <w:rsid w:val="004511BF"/>
    <w:rsid w:val="00451D90"/>
    <w:rsid w:val="004523B7"/>
    <w:rsid w:val="0045279D"/>
    <w:rsid w:val="00452E8C"/>
    <w:rsid w:val="0045578B"/>
    <w:rsid w:val="00456B0D"/>
    <w:rsid w:val="00460FB4"/>
    <w:rsid w:val="004615C7"/>
    <w:rsid w:val="00463489"/>
    <w:rsid w:val="00463821"/>
    <w:rsid w:val="004661D8"/>
    <w:rsid w:val="004674C6"/>
    <w:rsid w:val="00467513"/>
    <w:rsid w:val="004700C4"/>
    <w:rsid w:val="00472E41"/>
    <w:rsid w:val="00474586"/>
    <w:rsid w:val="00474ACF"/>
    <w:rsid w:val="00474E8B"/>
    <w:rsid w:val="00476AF8"/>
    <w:rsid w:val="0047739D"/>
    <w:rsid w:val="00477632"/>
    <w:rsid w:val="00484FD7"/>
    <w:rsid w:val="00485433"/>
    <w:rsid w:val="00485A65"/>
    <w:rsid w:val="00486E76"/>
    <w:rsid w:val="00491C08"/>
    <w:rsid w:val="00492155"/>
    <w:rsid w:val="004924D4"/>
    <w:rsid w:val="00492816"/>
    <w:rsid w:val="004929FB"/>
    <w:rsid w:val="00493370"/>
    <w:rsid w:val="00494585"/>
    <w:rsid w:val="00494793"/>
    <w:rsid w:val="004A0DF1"/>
    <w:rsid w:val="004A1798"/>
    <w:rsid w:val="004A2294"/>
    <w:rsid w:val="004A54BA"/>
    <w:rsid w:val="004A6EB8"/>
    <w:rsid w:val="004B418B"/>
    <w:rsid w:val="004B6A5E"/>
    <w:rsid w:val="004C07C6"/>
    <w:rsid w:val="004C70C3"/>
    <w:rsid w:val="004C73C5"/>
    <w:rsid w:val="004D107D"/>
    <w:rsid w:val="004D1BF7"/>
    <w:rsid w:val="004D2B90"/>
    <w:rsid w:val="004D3DC4"/>
    <w:rsid w:val="004D51B9"/>
    <w:rsid w:val="004E0002"/>
    <w:rsid w:val="004E245F"/>
    <w:rsid w:val="004E2FD2"/>
    <w:rsid w:val="004E3688"/>
    <w:rsid w:val="004E5C8A"/>
    <w:rsid w:val="004F09D7"/>
    <w:rsid w:val="004F1BC0"/>
    <w:rsid w:val="004F3A83"/>
    <w:rsid w:val="004F5909"/>
    <w:rsid w:val="004F6F11"/>
    <w:rsid w:val="004F76AC"/>
    <w:rsid w:val="0050000F"/>
    <w:rsid w:val="00501FB8"/>
    <w:rsid w:val="00502161"/>
    <w:rsid w:val="005023F5"/>
    <w:rsid w:val="00502823"/>
    <w:rsid w:val="00502FE9"/>
    <w:rsid w:val="0050338C"/>
    <w:rsid w:val="005045CA"/>
    <w:rsid w:val="00504CE3"/>
    <w:rsid w:val="00505D62"/>
    <w:rsid w:val="00507AFE"/>
    <w:rsid w:val="00507EA7"/>
    <w:rsid w:val="0051033D"/>
    <w:rsid w:val="0051060F"/>
    <w:rsid w:val="00512636"/>
    <w:rsid w:val="005147FF"/>
    <w:rsid w:val="0051520C"/>
    <w:rsid w:val="00521226"/>
    <w:rsid w:val="00522291"/>
    <w:rsid w:val="00522B8D"/>
    <w:rsid w:val="005250DC"/>
    <w:rsid w:val="00526089"/>
    <w:rsid w:val="00526476"/>
    <w:rsid w:val="00527A28"/>
    <w:rsid w:val="00527DCA"/>
    <w:rsid w:val="00532167"/>
    <w:rsid w:val="0053275B"/>
    <w:rsid w:val="005360DB"/>
    <w:rsid w:val="005460A9"/>
    <w:rsid w:val="00551190"/>
    <w:rsid w:val="005539C6"/>
    <w:rsid w:val="0055449E"/>
    <w:rsid w:val="005640DC"/>
    <w:rsid w:val="00566404"/>
    <w:rsid w:val="00566536"/>
    <w:rsid w:val="005716D4"/>
    <w:rsid w:val="00571B60"/>
    <w:rsid w:val="00572876"/>
    <w:rsid w:val="00575663"/>
    <w:rsid w:val="00576663"/>
    <w:rsid w:val="00582825"/>
    <w:rsid w:val="00584EC2"/>
    <w:rsid w:val="0058516C"/>
    <w:rsid w:val="00585A4D"/>
    <w:rsid w:val="00585A7F"/>
    <w:rsid w:val="00585B99"/>
    <w:rsid w:val="0059282C"/>
    <w:rsid w:val="005938FC"/>
    <w:rsid w:val="00595D97"/>
    <w:rsid w:val="00596446"/>
    <w:rsid w:val="005A0DD5"/>
    <w:rsid w:val="005A1591"/>
    <w:rsid w:val="005A1951"/>
    <w:rsid w:val="005A1AF4"/>
    <w:rsid w:val="005A496A"/>
    <w:rsid w:val="005A53BE"/>
    <w:rsid w:val="005A5511"/>
    <w:rsid w:val="005B1A3B"/>
    <w:rsid w:val="005B1DEB"/>
    <w:rsid w:val="005B22D5"/>
    <w:rsid w:val="005B2A91"/>
    <w:rsid w:val="005B5B0A"/>
    <w:rsid w:val="005B7CB2"/>
    <w:rsid w:val="005C06E3"/>
    <w:rsid w:val="005C0BE6"/>
    <w:rsid w:val="005C1995"/>
    <w:rsid w:val="005C237A"/>
    <w:rsid w:val="005C3AE8"/>
    <w:rsid w:val="005C3D29"/>
    <w:rsid w:val="005C48FF"/>
    <w:rsid w:val="005C4DA5"/>
    <w:rsid w:val="005D5788"/>
    <w:rsid w:val="005D6329"/>
    <w:rsid w:val="005D7EF6"/>
    <w:rsid w:val="005E397D"/>
    <w:rsid w:val="005E5077"/>
    <w:rsid w:val="005E57F6"/>
    <w:rsid w:val="005E686D"/>
    <w:rsid w:val="005E6B41"/>
    <w:rsid w:val="005F1287"/>
    <w:rsid w:val="005F51DA"/>
    <w:rsid w:val="005F533D"/>
    <w:rsid w:val="005F5AD6"/>
    <w:rsid w:val="005F6D11"/>
    <w:rsid w:val="005F7C5D"/>
    <w:rsid w:val="0060214B"/>
    <w:rsid w:val="00603012"/>
    <w:rsid w:val="006058D8"/>
    <w:rsid w:val="00606C05"/>
    <w:rsid w:val="006071BD"/>
    <w:rsid w:val="00610200"/>
    <w:rsid w:val="00612330"/>
    <w:rsid w:val="0061426B"/>
    <w:rsid w:val="006208F7"/>
    <w:rsid w:val="006219F9"/>
    <w:rsid w:val="006226B8"/>
    <w:rsid w:val="00623699"/>
    <w:rsid w:val="00624082"/>
    <w:rsid w:val="0062513A"/>
    <w:rsid w:val="00626A97"/>
    <w:rsid w:val="006279AF"/>
    <w:rsid w:val="0063070C"/>
    <w:rsid w:val="00632D5A"/>
    <w:rsid w:val="00634687"/>
    <w:rsid w:val="00634CF9"/>
    <w:rsid w:val="00635515"/>
    <w:rsid w:val="00635698"/>
    <w:rsid w:val="006411CA"/>
    <w:rsid w:val="00642C01"/>
    <w:rsid w:val="00643AB5"/>
    <w:rsid w:val="00646A0B"/>
    <w:rsid w:val="00650BF9"/>
    <w:rsid w:val="0065150C"/>
    <w:rsid w:val="006546FD"/>
    <w:rsid w:val="00654BAA"/>
    <w:rsid w:val="00656C22"/>
    <w:rsid w:val="006603CF"/>
    <w:rsid w:val="00660887"/>
    <w:rsid w:val="006610E2"/>
    <w:rsid w:val="00664980"/>
    <w:rsid w:val="00665BF3"/>
    <w:rsid w:val="006732D6"/>
    <w:rsid w:val="006769E3"/>
    <w:rsid w:val="00680161"/>
    <w:rsid w:val="00683E28"/>
    <w:rsid w:val="00690649"/>
    <w:rsid w:val="00691952"/>
    <w:rsid w:val="00693E09"/>
    <w:rsid w:val="006944DA"/>
    <w:rsid w:val="0069599B"/>
    <w:rsid w:val="00697D17"/>
    <w:rsid w:val="006A03EF"/>
    <w:rsid w:val="006A053D"/>
    <w:rsid w:val="006A2DE9"/>
    <w:rsid w:val="006A6A81"/>
    <w:rsid w:val="006A6FC3"/>
    <w:rsid w:val="006A7230"/>
    <w:rsid w:val="006B0E3A"/>
    <w:rsid w:val="006B2B05"/>
    <w:rsid w:val="006B398C"/>
    <w:rsid w:val="006B4E32"/>
    <w:rsid w:val="006B62A4"/>
    <w:rsid w:val="006B69DE"/>
    <w:rsid w:val="006B7020"/>
    <w:rsid w:val="006B72C7"/>
    <w:rsid w:val="006B7F78"/>
    <w:rsid w:val="006C2252"/>
    <w:rsid w:val="006C5CC0"/>
    <w:rsid w:val="006C65B7"/>
    <w:rsid w:val="006D04CA"/>
    <w:rsid w:val="006D0BFD"/>
    <w:rsid w:val="006D0CA5"/>
    <w:rsid w:val="006D2BD2"/>
    <w:rsid w:val="006D2FF9"/>
    <w:rsid w:val="006D3AAF"/>
    <w:rsid w:val="006D7F7F"/>
    <w:rsid w:val="006E0349"/>
    <w:rsid w:val="006E076B"/>
    <w:rsid w:val="006E2C9C"/>
    <w:rsid w:val="006E3F55"/>
    <w:rsid w:val="006E40EF"/>
    <w:rsid w:val="006E723E"/>
    <w:rsid w:val="006F0039"/>
    <w:rsid w:val="006F0B06"/>
    <w:rsid w:val="006F34A1"/>
    <w:rsid w:val="006F4116"/>
    <w:rsid w:val="006F481E"/>
    <w:rsid w:val="006F50D2"/>
    <w:rsid w:val="0070014C"/>
    <w:rsid w:val="00705DFA"/>
    <w:rsid w:val="007061D4"/>
    <w:rsid w:val="00706FB2"/>
    <w:rsid w:val="00710DE5"/>
    <w:rsid w:val="00711CEF"/>
    <w:rsid w:val="00713939"/>
    <w:rsid w:val="00720320"/>
    <w:rsid w:val="007220C8"/>
    <w:rsid w:val="00723643"/>
    <w:rsid w:val="00725D3C"/>
    <w:rsid w:val="00726A31"/>
    <w:rsid w:val="00726BF1"/>
    <w:rsid w:val="007279CE"/>
    <w:rsid w:val="00731A7B"/>
    <w:rsid w:val="00733DA1"/>
    <w:rsid w:val="00737822"/>
    <w:rsid w:val="0074111D"/>
    <w:rsid w:val="00743B8C"/>
    <w:rsid w:val="007442B0"/>
    <w:rsid w:val="00746388"/>
    <w:rsid w:val="00750321"/>
    <w:rsid w:val="00750AE9"/>
    <w:rsid w:val="00753D4A"/>
    <w:rsid w:val="00756912"/>
    <w:rsid w:val="00761609"/>
    <w:rsid w:val="007626C1"/>
    <w:rsid w:val="00762D0D"/>
    <w:rsid w:val="00763DCE"/>
    <w:rsid w:val="007666E0"/>
    <w:rsid w:val="007710CE"/>
    <w:rsid w:val="00773E6A"/>
    <w:rsid w:val="00774FE3"/>
    <w:rsid w:val="00775E2D"/>
    <w:rsid w:val="00776C46"/>
    <w:rsid w:val="0077789A"/>
    <w:rsid w:val="00781F04"/>
    <w:rsid w:val="0078260B"/>
    <w:rsid w:val="00783402"/>
    <w:rsid w:val="007838D1"/>
    <w:rsid w:val="00785254"/>
    <w:rsid w:val="00785853"/>
    <w:rsid w:val="00785C76"/>
    <w:rsid w:val="0079047A"/>
    <w:rsid w:val="007966F0"/>
    <w:rsid w:val="007971C4"/>
    <w:rsid w:val="00797BFC"/>
    <w:rsid w:val="007A1AE3"/>
    <w:rsid w:val="007A2D9C"/>
    <w:rsid w:val="007A3B2B"/>
    <w:rsid w:val="007A575A"/>
    <w:rsid w:val="007A57C8"/>
    <w:rsid w:val="007A6626"/>
    <w:rsid w:val="007A6CF8"/>
    <w:rsid w:val="007A720F"/>
    <w:rsid w:val="007A75DB"/>
    <w:rsid w:val="007B06CC"/>
    <w:rsid w:val="007B2C8D"/>
    <w:rsid w:val="007B43EA"/>
    <w:rsid w:val="007B44C9"/>
    <w:rsid w:val="007B6598"/>
    <w:rsid w:val="007C1DF7"/>
    <w:rsid w:val="007C251B"/>
    <w:rsid w:val="007C44C3"/>
    <w:rsid w:val="007C6A3C"/>
    <w:rsid w:val="007C7D4B"/>
    <w:rsid w:val="007D12BB"/>
    <w:rsid w:val="007D37B8"/>
    <w:rsid w:val="007D4014"/>
    <w:rsid w:val="007D4BEE"/>
    <w:rsid w:val="007D4F15"/>
    <w:rsid w:val="007D547B"/>
    <w:rsid w:val="007D5BE9"/>
    <w:rsid w:val="007D600C"/>
    <w:rsid w:val="007D7D0A"/>
    <w:rsid w:val="007E0617"/>
    <w:rsid w:val="007E16AB"/>
    <w:rsid w:val="007E3AB1"/>
    <w:rsid w:val="007E40B2"/>
    <w:rsid w:val="007E4FDD"/>
    <w:rsid w:val="007E6B4E"/>
    <w:rsid w:val="007F3AF3"/>
    <w:rsid w:val="007F5787"/>
    <w:rsid w:val="007F6D55"/>
    <w:rsid w:val="00803695"/>
    <w:rsid w:val="0080487D"/>
    <w:rsid w:val="008050E4"/>
    <w:rsid w:val="0080530B"/>
    <w:rsid w:val="00805542"/>
    <w:rsid w:val="00810AA2"/>
    <w:rsid w:val="00812A2E"/>
    <w:rsid w:val="00812AF6"/>
    <w:rsid w:val="00813DC1"/>
    <w:rsid w:val="00817D5A"/>
    <w:rsid w:val="0082257D"/>
    <w:rsid w:val="0082482E"/>
    <w:rsid w:val="0082497C"/>
    <w:rsid w:val="00830B6B"/>
    <w:rsid w:val="00832618"/>
    <w:rsid w:val="00833C19"/>
    <w:rsid w:val="0083595A"/>
    <w:rsid w:val="0083665B"/>
    <w:rsid w:val="00840139"/>
    <w:rsid w:val="00840D51"/>
    <w:rsid w:val="00841C14"/>
    <w:rsid w:val="008450B5"/>
    <w:rsid w:val="008456B7"/>
    <w:rsid w:val="00845E19"/>
    <w:rsid w:val="00852CF2"/>
    <w:rsid w:val="00853438"/>
    <w:rsid w:val="00853511"/>
    <w:rsid w:val="00854520"/>
    <w:rsid w:val="00854FCC"/>
    <w:rsid w:val="008550EB"/>
    <w:rsid w:val="0086388D"/>
    <w:rsid w:val="008650D5"/>
    <w:rsid w:val="008657CC"/>
    <w:rsid w:val="00865BC9"/>
    <w:rsid w:val="00866846"/>
    <w:rsid w:val="00867DAB"/>
    <w:rsid w:val="008721E2"/>
    <w:rsid w:val="008734C0"/>
    <w:rsid w:val="00873750"/>
    <w:rsid w:val="00875DA9"/>
    <w:rsid w:val="0087694D"/>
    <w:rsid w:val="00880C8A"/>
    <w:rsid w:val="00881644"/>
    <w:rsid w:val="0088218B"/>
    <w:rsid w:val="008826F4"/>
    <w:rsid w:val="00883E78"/>
    <w:rsid w:val="00885339"/>
    <w:rsid w:val="00887EB6"/>
    <w:rsid w:val="008957C5"/>
    <w:rsid w:val="00895C21"/>
    <w:rsid w:val="00895E38"/>
    <w:rsid w:val="00896FFD"/>
    <w:rsid w:val="008A16E4"/>
    <w:rsid w:val="008A2662"/>
    <w:rsid w:val="008A466B"/>
    <w:rsid w:val="008A5A55"/>
    <w:rsid w:val="008A782B"/>
    <w:rsid w:val="008A7A45"/>
    <w:rsid w:val="008B0A61"/>
    <w:rsid w:val="008B0FC0"/>
    <w:rsid w:val="008B29AE"/>
    <w:rsid w:val="008B3D61"/>
    <w:rsid w:val="008C01E3"/>
    <w:rsid w:val="008C0A31"/>
    <w:rsid w:val="008C3A3A"/>
    <w:rsid w:val="008C41EC"/>
    <w:rsid w:val="008C429A"/>
    <w:rsid w:val="008C479D"/>
    <w:rsid w:val="008C4CEF"/>
    <w:rsid w:val="008C76D3"/>
    <w:rsid w:val="008D29C4"/>
    <w:rsid w:val="008D4F43"/>
    <w:rsid w:val="008D6546"/>
    <w:rsid w:val="008D657B"/>
    <w:rsid w:val="008E0CE1"/>
    <w:rsid w:val="008E166E"/>
    <w:rsid w:val="008E1F3D"/>
    <w:rsid w:val="008E382C"/>
    <w:rsid w:val="008E398C"/>
    <w:rsid w:val="008E45FF"/>
    <w:rsid w:val="008F0F06"/>
    <w:rsid w:val="008F6349"/>
    <w:rsid w:val="009003DD"/>
    <w:rsid w:val="00902ADB"/>
    <w:rsid w:val="00903514"/>
    <w:rsid w:val="009039B9"/>
    <w:rsid w:val="00903EF5"/>
    <w:rsid w:val="00904874"/>
    <w:rsid w:val="009053D7"/>
    <w:rsid w:val="00906765"/>
    <w:rsid w:val="00907036"/>
    <w:rsid w:val="00910923"/>
    <w:rsid w:val="0091331D"/>
    <w:rsid w:val="00913C8B"/>
    <w:rsid w:val="00914D17"/>
    <w:rsid w:val="00916080"/>
    <w:rsid w:val="009207EE"/>
    <w:rsid w:val="009214F9"/>
    <w:rsid w:val="00930BDE"/>
    <w:rsid w:val="0093223C"/>
    <w:rsid w:val="00934291"/>
    <w:rsid w:val="00937F17"/>
    <w:rsid w:val="00940A24"/>
    <w:rsid w:val="00941134"/>
    <w:rsid w:val="00941A87"/>
    <w:rsid w:val="00942A46"/>
    <w:rsid w:val="00943594"/>
    <w:rsid w:val="009468A0"/>
    <w:rsid w:val="00947C17"/>
    <w:rsid w:val="009501C2"/>
    <w:rsid w:val="009506A4"/>
    <w:rsid w:val="009515EA"/>
    <w:rsid w:val="00952A4F"/>
    <w:rsid w:val="009533FD"/>
    <w:rsid w:val="00953F3B"/>
    <w:rsid w:val="0095708A"/>
    <w:rsid w:val="009578A1"/>
    <w:rsid w:val="0096002E"/>
    <w:rsid w:val="009620B4"/>
    <w:rsid w:val="00962F84"/>
    <w:rsid w:val="00965853"/>
    <w:rsid w:val="0096607B"/>
    <w:rsid w:val="009668B9"/>
    <w:rsid w:val="00970494"/>
    <w:rsid w:val="009737E1"/>
    <w:rsid w:val="00975FFC"/>
    <w:rsid w:val="00976577"/>
    <w:rsid w:val="00976857"/>
    <w:rsid w:val="00980130"/>
    <w:rsid w:val="0098152B"/>
    <w:rsid w:val="009820CE"/>
    <w:rsid w:val="0098538D"/>
    <w:rsid w:val="009874F4"/>
    <w:rsid w:val="009911A3"/>
    <w:rsid w:val="009955FF"/>
    <w:rsid w:val="00996356"/>
    <w:rsid w:val="00996847"/>
    <w:rsid w:val="00997D9A"/>
    <w:rsid w:val="009A4B0F"/>
    <w:rsid w:val="009A59BB"/>
    <w:rsid w:val="009A5CB5"/>
    <w:rsid w:val="009A5D27"/>
    <w:rsid w:val="009A5E81"/>
    <w:rsid w:val="009B72C5"/>
    <w:rsid w:val="009C166A"/>
    <w:rsid w:val="009C22B3"/>
    <w:rsid w:val="009C50D4"/>
    <w:rsid w:val="009C55B8"/>
    <w:rsid w:val="009C59AC"/>
    <w:rsid w:val="009D0948"/>
    <w:rsid w:val="009D221F"/>
    <w:rsid w:val="009D339A"/>
    <w:rsid w:val="009D7C49"/>
    <w:rsid w:val="009E06A0"/>
    <w:rsid w:val="009E34A1"/>
    <w:rsid w:val="009E35AA"/>
    <w:rsid w:val="009E7297"/>
    <w:rsid w:val="009F3ABB"/>
    <w:rsid w:val="009F6F53"/>
    <w:rsid w:val="00A0257D"/>
    <w:rsid w:val="00A028F8"/>
    <w:rsid w:val="00A055A0"/>
    <w:rsid w:val="00A12EDC"/>
    <w:rsid w:val="00A14132"/>
    <w:rsid w:val="00A15B77"/>
    <w:rsid w:val="00A2229B"/>
    <w:rsid w:val="00A2393F"/>
    <w:rsid w:val="00A25ACD"/>
    <w:rsid w:val="00A26292"/>
    <w:rsid w:val="00A26D0D"/>
    <w:rsid w:val="00A273CC"/>
    <w:rsid w:val="00A30717"/>
    <w:rsid w:val="00A33BDE"/>
    <w:rsid w:val="00A34885"/>
    <w:rsid w:val="00A35585"/>
    <w:rsid w:val="00A37AE8"/>
    <w:rsid w:val="00A43BC1"/>
    <w:rsid w:val="00A4495F"/>
    <w:rsid w:val="00A479F2"/>
    <w:rsid w:val="00A53DC8"/>
    <w:rsid w:val="00A53E54"/>
    <w:rsid w:val="00A5569E"/>
    <w:rsid w:val="00A5598B"/>
    <w:rsid w:val="00A61EEA"/>
    <w:rsid w:val="00A62F6B"/>
    <w:rsid w:val="00A6763E"/>
    <w:rsid w:val="00A67D70"/>
    <w:rsid w:val="00A716EE"/>
    <w:rsid w:val="00A71C0E"/>
    <w:rsid w:val="00A7392E"/>
    <w:rsid w:val="00A74225"/>
    <w:rsid w:val="00A75E31"/>
    <w:rsid w:val="00A7630A"/>
    <w:rsid w:val="00A775BB"/>
    <w:rsid w:val="00A77DB9"/>
    <w:rsid w:val="00A814E0"/>
    <w:rsid w:val="00A83EE0"/>
    <w:rsid w:val="00A84EB5"/>
    <w:rsid w:val="00A91D11"/>
    <w:rsid w:val="00A936D5"/>
    <w:rsid w:val="00A94C1E"/>
    <w:rsid w:val="00A94FA8"/>
    <w:rsid w:val="00A95B1F"/>
    <w:rsid w:val="00A96D3A"/>
    <w:rsid w:val="00A97094"/>
    <w:rsid w:val="00AA0530"/>
    <w:rsid w:val="00AA1742"/>
    <w:rsid w:val="00AA1EB0"/>
    <w:rsid w:val="00AA2DA3"/>
    <w:rsid w:val="00AA32CE"/>
    <w:rsid w:val="00AA3DFA"/>
    <w:rsid w:val="00AA4923"/>
    <w:rsid w:val="00AA5A9C"/>
    <w:rsid w:val="00AA7AF7"/>
    <w:rsid w:val="00AB016A"/>
    <w:rsid w:val="00AB0CF3"/>
    <w:rsid w:val="00AB126B"/>
    <w:rsid w:val="00AB2550"/>
    <w:rsid w:val="00AB2A5A"/>
    <w:rsid w:val="00AB41D9"/>
    <w:rsid w:val="00AB52D6"/>
    <w:rsid w:val="00AB6084"/>
    <w:rsid w:val="00AC1AB9"/>
    <w:rsid w:val="00AC2631"/>
    <w:rsid w:val="00AC2C17"/>
    <w:rsid w:val="00AC36F1"/>
    <w:rsid w:val="00AC5C41"/>
    <w:rsid w:val="00AC7289"/>
    <w:rsid w:val="00AC7369"/>
    <w:rsid w:val="00AC7AC1"/>
    <w:rsid w:val="00AD221E"/>
    <w:rsid w:val="00AD28F8"/>
    <w:rsid w:val="00AD3874"/>
    <w:rsid w:val="00AD536A"/>
    <w:rsid w:val="00AD5D9D"/>
    <w:rsid w:val="00AE353D"/>
    <w:rsid w:val="00AE4ED3"/>
    <w:rsid w:val="00AE5D3D"/>
    <w:rsid w:val="00AE66D2"/>
    <w:rsid w:val="00AE67ED"/>
    <w:rsid w:val="00AE7AF8"/>
    <w:rsid w:val="00AF26DF"/>
    <w:rsid w:val="00AF2830"/>
    <w:rsid w:val="00AF3246"/>
    <w:rsid w:val="00AF44DB"/>
    <w:rsid w:val="00AF4C60"/>
    <w:rsid w:val="00B01251"/>
    <w:rsid w:val="00B0230B"/>
    <w:rsid w:val="00B0697F"/>
    <w:rsid w:val="00B07AA5"/>
    <w:rsid w:val="00B119E0"/>
    <w:rsid w:val="00B11E40"/>
    <w:rsid w:val="00B11FFC"/>
    <w:rsid w:val="00B134BD"/>
    <w:rsid w:val="00B1625D"/>
    <w:rsid w:val="00B17D95"/>
    <w:rsid w:val="00B20938"/>
    <w:rsid w:val="00B21988"/>
    <w:rsid w:val="00B22690"/>
    <w:rsid w:val="00B23509"/>
    <w:rsid w:val="00B24F34"/>
    <w:rsid w:val="00B255DC"/>
    <w:rsid w:val="00B25E70"/>
    <w:rsid w:val="00B3250F"/>
    <w:rsid w:val="00B358FF"/>
    <w:rsid w:val="00B359DB"/>
    <w:rsid w:val="00B35B74"/>
    <w:rsid w:val="00B3632B"/>
    <w:rsid w:val="00B409D8"/>
    <w:rsid w:val="00B41385"/>
    <w:rsid w:val="00B43AF7"/>
    <w:rsid w:val="00B45BBE"/>
    <w:rsid w:val="00B5178D"/>
    <w:rsid w:val="00B53827"/>
    <w:rsid w:val="00B54354"/>
    <w:rsid w:val="00B557F9"/>
    <w:rsid w:val="00B61D24"/>
    <w:rsid w:val="00B62520"/>
    <w:rsid w:val="00B6776B"/>
    <w:rsid w:val="00B67F1F"/>
    <w:rsid w:val="00B701D7"/>
    <w:rsid w:val="00B704C0"/>
    <w:rsid w:val="00B710FB"/>
    <w:rsid w:val="00B72F48"/>
    <w:rsid w:val="00B76520"/>
    <w:rsid w:val="00B77966"/>
    <w:rsid w:val="00B8112C"/>
    <w:rsid w:val="00B817D7"/>
    <w:rsid w:val="00B90595"/>
    <w:rsid w:val="00B90631"/>
    <w:rsid w:val="00B91179"/>
    <w:rsid w:val="00B91A0E"/>
    <w:rsid w:val="00B91BBE"/>
    <w:rsid w:val="00B91DF4"/>
    <w:rsid w:val="00B9450D"/>
    <w:rsid w:val="00B9492E"/>
    <w:rsid w:val="00B95871"/>
    <w:rsid w:val="00B97B30"/>
    <w:rsid w:val="00BA180C"/>
    <w:rsid w:val="00BA215A"/>
    <w:rsid w:val="00BA4BDB"/>
    <w:rsid w:val="00BA7E24"/>
    <w:rsid w:val="00BB0185"/>
    <w:rsid w:val="00BB1C46"/>
    <w:rsid w:val="00BB4B31"/>
    <w:rsid w:val="00BB5ACE"/>
    <w:rsid w:val="00BB5F09"/>
    <w:rsid w:val="00BB6D42"/>
    <w:rsid w:val="00BB6DCE"/>
    <w:rsid w:val="00BC07C6"/>
    <w:rsid w:val="00BC0D9F"/>
    <w:rsid w:val="00BC4E3C"/>
    <w:rsid w:val="00BC6E95"/>
    <w:rsid w:val="00BC7F17"/>
    <w:rsid w:val="00BD01F8"/>
    <w:rsid w:val="00BD11CE"/>
    <w:rsid w:val="00BD139D"/>
    <w:rsid w:val="00BD1C98"/>
    <w:rsid w:val="00BD340B"/>
    <w:rsid w:val="00BD512F"/>
    <w:rsid w:val="00BE053D"/>
    <w:rsid w:val="00BE2F82"/>
    <w:rsid w:val="00BE3703"/>
    <w:rsid w:val="00BE66F7"/>
    <w:rsid w:val="00BF0B97"/>
    <w:rsid w:val="00BF1A7A"/>
    <w:rsid w:val="00BF1FA3"/>
    <w:rsid w:val="00BF5364"/>
    <w:rsid w:val="00BF6A9D"/>
    <w:rsid w:val="00C00974"/>
    <w:rsid w:val="00C018E4"/>
    <w:rsid w:val="00C03FAB"/>
    <w:rsid w:val="00C05F55"/>
    <w:rsid w:val="00C0600C"/>
    <w:rsid w:val="00C066FA"/>
    <w:rsid w:val="00C16003"/>
    <w:rsid w:val="00C2519D"/>
    <w:rsid w:val="00C2535B"/>
    <w:rsid w:val="00C25387"/>
    <w:rsid w:val="00C25F04"/>
    <w:rsid w:val="00C261CC"/>
    <w:rsid w:val="00C26358"/>
    <w:rsid w:val="00C2749E"/>
    <w:rsid w:val="00C301C6"/>
    <w:rsid w:val="00C32082"/>
    <w:rsid w:val="00C328AC"/>
    <w:rsid w:val="00C32C22"/>
    <w:rsid w:val="00C34BDF"/>
    <w:rsid w:val="00C35EFE"/>
    <w:rsid w:val="00C36089"/>
    <w:rsid w:val="00C37FED"/>
    <w:rsid w:val="00C40A43"/>
    <w:rsid w:val="00C42981"/>
    <w:rsid w:val="00C4735E"/>
    <w:rsid w:val="00C475D1"/>
    <w:rsid w:val="00C53A25"/>
    <w:rsid w:val="00C5486B"/>
    <w:rsid w:val="00C54BE3"/>
    <w:rsid w:val="00C55638"/>
    <w:rsid w:val="00C5577F"/>
    <w:rsid w:val="00C56575"/>
    <w:rsid w:val="00C565A6"/>
    <w:rsid w:val="00C5749E"/>
    <w:rsid w:val="00C57D32"/>
    <w:rsid w:val="00C57F80"/>
    <w:rsid w:val="00C61CDB"/>
    <w:rsid w:val="00C625EE"/>
    <w:rsid w:val="00C646C6"/>
    <w:rsid w:val="00C67437"/>
    <w:rsid w:val="00C72360"/>
    <w:rsid w:val="00C75F9F"/>
    <w:rsid w:val="00C768ED"/>
    <w:rsid w:val="00C82A8F"/>
    <w:rsid w:val="00C84DAB"/>
    <w:rsid w:val="00C87A39"/>
    <w:rsid w:val="00C916C2"/>
    <w:rsid w:val="00C91D89"/>
    <w:rsid w:val="00C91FFF"/>
    <w:rsid w:val="00C93463"/>
    <w:rsid w:val="00C962C0"/>
    <w:rsid w:val="00CA43BD"/>
    <w:rsid w:val="00CA4DCF"/>
    <w:rsid w:val="00CA4E36"/>
    <w:rsid w:val="00CA6144"/>
    <w:rsid w:val="00CA7962"/>
    <w:rsid w:val="00CB2A76"/>
    <w:rsid w:val="00CB37D3"/>
    <w:rsid w:val="00CB46A5"/>
    <w:rsid w:val="00CC1684"/>
    <w:rsid w:val="00CC2F2C"/>
    <w:rsid w:val="00CC340F"/>
    <w:rsid w:val="00CC48B0"/>
    <w:rsid w:val="00CC613F"/>
    <w:rsid w:val="00CC7F56"/>
    <w:rsid w:val="00CD12A2"/>
    <w:rsid w:val="00CD147C"/>
    <w:rsid w:val="00CD1B12"/>
    <w:rsid w:val="00CD55DC"/>
    <w:rsid w:val="00CD67B3"/>
    <w:rsid w:val="00CD6E66"/>
    <w:rsid w:val="00CD76FF"/>
    <w:rsid w:val="00CE10B4"/>
    <w:rsid w:val="00CE142B"/>
    <w:rsid w:val="00CE1BBC"/>
    <w:rsid w:val="00CE1D08"/>
    <w:rsid w:val="00CE2595"/>
    <w:rsid w:val="00CE28CC"/>
    <w:rsid w:val="00CE72FC"/>
    <w:rsid w:val="00CF254A"/>
    <w:rsid w:val="00CF31EE"/>
    <w:rsid w:val="00CF4DF3"/>
    <w:rsid w:val="00CF7511"/>
    <w:rsid w:val="00CF7A06"/>
    <w:rsid w:val="00D0112C"/>
    <w:rsid w:val="00D016A3"/>
    <w:rsid w:val="00D032F3"/>
    <w:rsid w:val="00D03613"/>
    <w:rsid w:val="00D10292"/>
    <w:rsid w:val="00D11867"/>
    <w:rsid w:val="00D1450A"/>
    <w:rsid w:val="00D1492F"/>
    <w:rsid w:val="00D1719B"/>
    <w:rsid w:val="00D17B69"/>
    <w:rsid w:val="00D21764"/>
    <w:rsid w:val="00D236A8"/>
    <w:rsid w:val="00D24E17"/>
    <w:rsid w:val="00D25745"/>
    <w:rsid w:val="00D3003C"/>
    <w:rsid w:val="00D303F0"/>
    <w:rsid w:val="00D30FC0"/>
    <w:rsid w:val="00D31E71"/>
    <w:rsid w:val="00D32A2D"/>
    <w:rsid w:val="00D331F4"/>
    <w:rsid w:val="00D33BF7"/>
    <w:rsid w:val="00D34B09"/>
    <w:rsid w:val="00D36104"/>
    <w:rsid w:val="00D44B4B"/>
    <w:rsid w:val="00D45AE2"/>
    <w:rsid w:val="00D470E4"/>
    <w:rsid w:val="00D47D3E"/>
    <w:rsid w:val="00D51B8D"/>
    <w:rsid w:val="00D52142"/>
    <w:rsid w:val="00D5280E"/>
    <w:rsid w:val="00D53A40"/>
    <w:rsid w:val="00D60A84"/>
    <w:rsid w:val="00D61F14"/>
    <w:rsid w:val="00D67007"/>
    <w:rsid w:val="00D736DA"/>
    <w:rsid w:val="00D80813"/>
    <w:rsid w:val="00D80D6B"/>
    <w:rsid w:val="00D8495F"/>
    <w:rsid w:val="00D84CC5"/>
    <w:rsid w:val="00D85D41"/>
    <w:rsid w:val="00D90197"/>
    <w:rsid w:val="00D908B8"/>
    <w:rsid w:val="00D90950"/>
    <w:rsid w:val="00D90C4D"/>
    <w:rsid w:val="00D93729"/>
    <w:rsid w:val="00D95256"/>
    <w:rsid w:val="00D9540B"/>
    <w:rsid w:val="00D975B3"/>
    <w:rsid w:val="00DA130B"/>
    <w:rsid w:val="00DA1D32"/>
    <w:rsid w:val="00DA467B"/>
    <w:rsid w:val="00DA470F"/>
    <w:rsid w:val="00DA5107"/>
    <w:rsid w:val="00DA566E"/>
    <w:rsid w:val="00DA69DF"/>
    <w:rsid w:val="00DB33F8"/>
    <w:rsid w:val="00DB3EE6"/>
    <w:rsid w:val="00DB5767"/>
    <w:rsid w:val="00DB5EE5"/>
    <w:rsid w:val="00DB61A8"/>
    <w:rsid w:val="00DC05E9"/>
    <w:rsid w:val="00DD0F9C"/>
    <w:rsid w:val="00DD38E2"/>
    <w:rsid w:val="00DD6144"/>
    <w:rsid w:val="00DE08E7"/>
    <w:rsid w:val="00DE0F7E"/>
    <w:rsid w:val="00DE2DEE"/>
    <w:rsid w:val="00DE385F"/>
    <w:rsid w:val="00DE398C"/>
    <w:rsid w:val="00DE3ACC"/>
    <w:rsid w:val="00DE6A35"/>
    <w:rsid w:val="00DF3823"/>
    <w:rsid w:val="00DF4722"/>
    <w:rsid w:val="00DF5149"/>
    <w:rsid w:val="00DF575A"/>
    <w:rsid w:val="00DF65EB"/>
    <w:rsid w:val="00E00140"/>
    <w:rsid w:val="00E046BF"/>
    <w:rsid w:val="00E05191"/>
    <w:rsid w:val="00E06834"/>
    <w:rsid w:val="00E0736F"/>
    <w:rsid w:val="00E10A6E"/>
    <w:rsid w:val="00E12AFB"/>
    <w:rsid w:val="00E13110"/>
    <w:rsid w:val="00E161D5"/>
    <w:rsid w:val="00E17032"/>
    <w:rsid w:val="00E24DF1"/>
    <w:rsid w:val="00E25EB2"/>
    <w:rsid w:val="00E31992"/>
    <w:rsid w:val="00E34550"/>
    <w:rsid w:val="00E35897"/>
    <w:rsid w:val="00E36F00"/>
    <w:rsid w:val="00E372D0"/>
    <w:rsid w:val="00E37DF5"/>
    <w:rsid w:val="00E40B9A"/>
    <w:rsid w:val="00E40DA5"/>
    <w:rsid w:val="00E42E8B"/>
    <w:rsid w:val="00E431ED"/>
    <w:rsid w:val="00E4372B"/>
    <w:rsid w:val="00E44AFB"/>
    <w:rsid w:val="00E471D7"/>
    <w:rsid w:val="00E50082"/>
    <w:rsid w:val="00E5076E"/>
    <w:rsid w:val="00E545C5"/>
    <w:rsid w:val="00E55D90"/>
    <w:rsid w:val="00E5640F"/>
    <w:rsid w:val="00E56713"/>
    <w:rsid w:val="00E60E23"/>
    <w:rsid w:val="00E626CB"/>
    <w:rsid w:val="00E629D1"/>
    <w:rsid w:val="00E637E9"/>
    <w:rsid w:val="00E644FA"/>
    <w:rsid w:val="00E64FF5"/>
    <w:rsid w:val="00E7390C"/>
    <w:rsid w:val="00E746F2"/>
    <w:rsid w:val="00E74957"/>
    <w:rsid w:val="00E77019"/>
    <w:rsid w:val="00E77FF4"/>
    <w:rsid w:val="00E806A2"/>
    <w:rsid w:val="00E81B33"/>
    <w:rsid w:val="00E85404"/>
    <w:rsid w:val="00E9035E"/>
    <w:rsid w:val="00E907EC"/>
    <w:rsid w:val="00E93F3D"/>
    <w:rsid w:val="00E94E69"/>
    <w:rsid w:val="00E9531C"/>
    <w:rsid w:val="00E953A5"/>
    <w:rsid w:val="00E95E6A"/>
    <w:rsid w:val="00E95F89"/>
    <w:rsid w:val="00EA2CC0"/>
    <w:rsid w:val="00EA37B9"/>
    <w:rsid w:val="00EA5421"/>
    <w:rsid w:val="00EA7858"/>
    <w:rsid w:val="00EA7D1C"/>
    <w:rsid w:val="00EB34FC"/>
    <w:rsid w:val="00EB5748"/>
    <w:rsid w:val="00EB5816"/>
    <w:rsid w:val="00EC0448"/>
    <w:rsid w:val="00EC0454"/>
    <w:rsid w:val="00EC4287"/>
    <w:rsid w:val="00ED0EA9"/>
    <w:rsid w:val="00ED232E"/>
    <w:rsid w:val="00ED235A"/>
    <w:rsid w:val="00ED28D5"/>
    <w:rsid w:val="00ED6B1F"/>
    <w:rsid w:val="00EE0B4C"/>
    <w:rsid w:val="00EE3840"/>
    <w:rsid w:val="00EE48EC"/>
    <w:rsid w:val="00EF0913"/>
    <w:rsid w:val="00EF1DC9"/>
    <w:rsid w:val="00EF4428"/>
    <w:rsid w:val="00EF72C1"/>
    <w:rsid w:val="00EF77DF"/>
    <w:rsid w:val="00F02DD4"/>
    <w:rsid w:val="00F07740"/>
    <w:rsid w:val="00F11778"/>
    <w:rsid w:val="00F11BEF"/>
    <w:rsid w:val="00F165E1"/>
    <w:rsid w:val="00F2017D"/>
    <w:rsid w:val="00F21A19"/>
    <w:rsid w:val="00F22B8F"/>
    <w:rsid w:val="00F22C5B"/>
    <w:rsid w:val="00F237BC"/>
    <w:rsid w:val="00F2447F"/>
    <w:rsid w:val="00F244B0"/>
    <w:rsid w:val="00F258E7"/>
    <w:rsid w:val="00F27618"/>
    <w:rsid w:val="00F31006"/>
    <w:rsid w:val="00F31867"/>
    <w:rsid w:val="00F31B84"/>
    <w:rsid w:val="00F31F3E"/>
    <w:rsid w:val="00F34844"/>
    <w:rsid w:val="00F35AFB"/>
    <w:rsid w:val="00F3743C"/>
    <w:rsid w:val="00F40081"/>
    <w:rsid w:val="00F40D0D"/>
    <w:rsid w:val="00F411D6"/>
    <w:rsid w:val="00F413CD"/>
    <w:rsid w:val="00F44966"/>
    <w:rsid w:val="00F44B3D"/>
    <w:rsid w:val="00F44F5F"/>
    <w:rsid w:val="00F5411C"/>
    <w:rsid w:val="00F56B86"/>
    <w:rsid w:val="00F57BA5"/>
    <w:rsid w:val="00F60ACE"/>
    <w:rsid w:val="00F63104"/>
    <w:rsid w:val="00F631EC"/>
    <w:rsid w:val="00F63A92"/>
    <w:rsid w:val="00F648BA"/>
    <w:rsid w:val="00F64C22"/>
    <w:rsid w:val="00F64C26"/>
    <w:rsid w:val="00F64FA7"/>
    <w:rsid w:val="00F65159"/>
    <w:rsid w:val="00F65BE6"/>
    <w:rsid w:val="00F66012"/>
    <w:rsid w:val="00F668AF"/>
    <w:rsid w:val="00F66F28"/>
    <w:rsid w:val="00F6722B"/>
    <w:rsid w:val="00F702F7"/>
    <w:rsid w:val="00F74075"/>
    <w:rsid w:val="00F74D19"/>
    <w:rsid w:val="00F7509F"/>
    <w:rsid w:val="00F7750F"/>
    <w:rsid w:val="00F80007"/>
    <w:rsid w:val="00F80053"/>
    <w:rsid w:val="00F85364"/>
    <w:rsid w:val="00F8550B"/>
    <w:rsid w:val="00F8615F"/>
    <w:rsid w:val="00F86460"/>
    <w:rsid w:val="00F871C0"/>
    <w:rsid w:val="00F93CAC"/>
    <w:rsid w:val="00F96984"/>
    <w:rsid w:val="00FA02C7"/>
    <w:rsid w:val="00FA09C8"/>
    <w:rsid w:val="00FA0B4F"/>
    <w:rsid w:val="00FA1228"/>
    <w:rsid w:val="00FA23C6"/>
    <w:rsid w:val="00FA290C"/>
    <w:rsid w:val="00FA4186"/>
    <w:rsid w:val="00FA6D12"/>
    <w:rsid w:val="00FB289F"/>
    <w:rsid w:val="00FB4C25"/>
    <w:rsid w:val="00FB52D8"/>
    <w:rsid w:val="00FB556D"/>
    <w:rsid w:val="00FB5D08"/>
    <w:rsid w:val="00FB617E"/>
    <w:rsid w:val="00FB6ED1"/>
    <w:rsid w:val="00FB7EC7"/>
    <w:rsid w:val="00FC0531"/>
    <w:rsid w:val="00FC07A4"/>
    <w:rsid w:val="00FC13F0"/>
    <w:rsid w:val="00FC4E1C"/>
    <w:rsid w:val="00FC6E1B"/>
    <w:rsid w:val="00FD0A01"/>
    <w:rsid w:val="00FD0FB7"/>
    <w:rsid w:val="00FD1726"/>
    <w:rsid w:val="00FD5050"/>
    <w:rsid w:val="00FD585A"/>
    <w:rsid w:val="00FE0496"/>
    <w:rsid w:val="00FE3677"/>
    <w:rsid w:val="00FE79A2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B34F9565-92D6-4381-ABFA-1B347F4F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2311E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E4BB7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719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719A6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B43E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B43E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B43E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B43E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B43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6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8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0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7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6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4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7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0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8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1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5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2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4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1AAAC47-E8E5-493F-9F71-DE6D4D05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3758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Jacov Melamud</dc:creator>
  <cp:keywords/>
  <dc:description/>
  <cp:lastModifiedBy>David Döbele</cp:lastModifiedBy>
  <cp:revision>109</cp:revision>
  <cp:lastPrinted>2026-01-01T18:19:00Z</cp:lastPrinted>
  <dcterms:created xsi:type="dcterms:W3CDTF">2025-09-20T02:50:00Z</dcterms:created>
  <dcterms:modified xsi:type="dcterms:W3CDTF">2026-01-05T19:38:00Z</dcterms:modified>
</cp:coreProperties>
</file>