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5AA1" w14:textId="77777777" w:rsidR="001B5DA6" w:rsidRPr="00BE15EA" w:rsidRDefault="001B5DA6" w:rsidP="00D138B0">
      <w:pPr>
        <w:jc w:val="center"/>
      </w:pPr>
    </w:p>
    <w:p w14:paraId="69D1C4E7" w14:textId="77777777" w:rsidR="001B5DA6" w:rsidRPr="00BE15EA" w:rsidRDefault="001B5DA6" w:rsidP="00D138B0">
      <w:pPr>
        <w:jc w:val="center"/>
        <w:rPr>
          <w:sz w:val="28"/>
          <w:szCs w:val="28"/>
        </w:rPr>
      </w:pPr>
      <w:r w:rsidRPr="00BE15EA">
        <w:rPr>
          <w:sz w:val="28"/>
          <w:szCs w:val="28"/>
        </w:rPr>
        <w:t xml:space="preserve">LETTER OF RECOMMENDATION </w:t>
      </w:r>
    </w:p>
    <w:p w14:paraId="2F7BB9C5" w14:textId="340053A1" w:rsidR="00A95750" w:rsidRPr="00BE15EA" w:rsidRDefault="00CA3EE3" w:rsidP="00D138B0">
      <w:pPr>
        <w:jc w:val="center"/>
        <w:rPr>
          <w:sz w:val="28"/>
          <w:szCs w:val="28"/>
        </w:rPr>
      </w:pPr>
      <w:r w:rsidRPr="00BE15EA">
        <w:rPr>
          <w:sz w:val="28"/>
          <w:szCs w:val="28"/>
        </w:rPr>
        <w:t xml:space="preserve">for </w:t>
      </w:r>
      <w:r w:rsidR="002E04D8" w:rsidRPr="00BE15EA">
        <w:rPr>
          <w:sz w:val="28"/>
          <w:szCs w:val="28"/>
        </w:rPr>
        <w:t>Georg Popov</w:t>
      </w:r>
    </w:p>
    <w:p w14:paraId="38928AF7" w14:textId="77777777" w:rsidR="00A95750" w:rsidRPr="00BE15EA" w:rsidRDefault="00CA3EE3" w:rsidP="00CA3EE3">
      <w:pPr>
        <w:jc w:val="center"/>
        <w:rPr>
          <w:sz w:val="28"/>
          <w:szCs w:val="28"/>
        </w:rPr>
      </w:pPr>
      <w:r w:rsidRPr="00BE15EA">
        <w:rPr>
          <w:sz w:val="28"/>
          <w:szCs w:val="28"/>
        </w:rPr>
        <w:t>to ETH Zürich</w:t>
      </w:r>
    </w:p>
    <w:p w14:paraId="68E9FBBF" w14:textId="77777777" w:rsidR="00A95750" w:rsidRPr="00BE15EA" w:rsidRDefault="00A95750" w:rsidP="00A95750">
      <w:pPr>
        <w:jc w:val="both"/>
      </w:pPr>
    </w:p>
    <w:p w14:paraId="72AB0B01" w14:textId="57105564" w:rsidR="002E04D8" w:rsidRPr="00BE15EA" w:rsidRDefault="002E04D8" w:rsidP="00A95750">
      <w:pPr>
        <w:jc w:val="both"/>
      </w:pPr>
      <w:r w:rsidRPr="00BE15EA">
        <w:t>To whom it may concern,</w:t>
      </w:r>
    </w:p>
    <w:p w14:paraId="0DE64611" w14:textId="77777777" w:rsidR="002E04D8" w:rsidRPr="00BE15EA" w:rsidRDefault="002E04D8" w:rsidP="00A95750">
      <w:pPr>
        <w:jc w:val="both"/>
      </w:pPr>
    </w:p>
    <w:p w14:paraId="6D8A4724" w14:textId="5D1448A0" w:rsidR="002E04D8" w:rsidRPr="00BE15EA" w:rsidRDefault="002E04D8" w:rsidP="00A95750">
      <w:pPr>
        <w:jc w:val="both"/>
      </w:pPr>
      <w:r w:rsidRPr="002E04D8">
        <w:t xml:space="preserve">It is my great pleasure to write this letter of recommendation </w:t>
      </w:r>
      <w:r w:rsidR="00005880" w:rsidRPr="00BE15EA">
        <w:t>in support of</w:t>
      </w:r>
      <w:r w:rsidRPr="002E04D8">
        <w:t xml:space="preserve"> Mr. </w:t>
      </w:r>
      <w:r w:rsidRPr="00BE15EA">
        <w:t>Popov</w:t>
      </w:r>
      <w:r w:rsidR="00005880" w:rsidRPr="00BE15EA">
        <w:t>’s application for the MSc Management, Technology and Economics.</w:t>
      </w:r>
    </w:p>
    <w:p w14:paraId="265D1604" w14:textId="77777777" w:rsidR="00005880" w:rsidRPr="00BE15EA" w:rsidRDefault="00005880" w:rsidP="00A95750">
      <w:pPr>
        <w:jc w:val="both"/>
      </w:pPr>
    </w:p>
    <w:p w14:paraId="0D1646BA" w14:textId="7B058A13" w:rsidR="00A95750" w:rsidRPr="00BE15EA" w:rsidRDefault="00A95750" w:rsidP="00A95750">
      <w:pPr>
        <w:jc w:val="both"/>
      </w:pPr>
      <w:r w:rsidRPr="00BE15EA">
        <w:t xml:space="preserve">I know Mr. </w:t>
      </w:r>
      <w:r w:rsidR="00276A7B" w:rsidRPr="00BE15EA">
        <w:t>Popov</w:t>
      </w:r>
      <w:r w:rsidRPr="00BE15EA">
        <w:t xml:space="preserve"> through my lectures </w:t>
      </w:r>
      <w:r w:rsidR="00276A7B" w:rsidRPr="00BE15EA">
        <w:rPr>
          <w:b/>
          <w:bCs/>
          <w:i/>
          <w:iCs/>
        </w:rPr>
        <w:t>Bookkeeping</w:t>
      </w:r>
      <w:r w:rsidR="00410C8B" w:rsidRPr="00BE15EA">
        <w:t xml:space="preserve"> </w:t>
      </w:r>
      <w:r w:rsidR="00276A7B" w:rsidRPr="00BE15EA">
        <w:t>(Grade: 2.0)</w:t>
      </w:r>
      <w:r w:rsidRPr="00BE15EA">
        <w:t xml:space="preserve">, </w:t>
      </w:r>
      <w:r w:rsidRPr="00BE15EA">
        <w:rPr>
          <w:b/>
          <w:bCs/>
          <w:i/>
          <w:iCs/>
        </w:rPr>
        <w:t xml:space="preserve">Cost </w:t>
      </w:r>
      <w:r w:rsidR="00276A7B" w:rsidRPr="00BE15EA">
        <w:rPr>
          <w:b/>
          <w:bCs/>
          <w:i/>
          <w:iCs/>
        </w:rPr>
        <w:t>Accounting</w:t>
      </w:r>
      <w:r w:rsidR="00276A7B" w:rsidRPr="00BE15EA">
        <w:t xml:space="preserve"> (Grade</w:t>
      </w:r>
      <w:r w:rsidR="00005880" w:rsidRPr="00BE15EA">
        <w:t>:</w:t>
      </w:r>
      <w:r w:rsidR="00276A7B" w:rsidRPr="00BE15EA">
        <w:t xml:space="preserve"> 1.0), </w:t>
      </w:r>
      <w:r w:rsidRPr="00BE15EA">
        <w:rPr>
          <w:b/>
          <w:bCs/>
          <w:i/>
          <w:iCs/>
        </w:rPr>
        <w:t>Financial Accounting</w:t>
      </w:r>
      <w:r w:rsidR="00276A7B" w:rsidRPr="00BE15EA">
        <w:t xml:space="preserve"> (Grade</w:t>
      </w:r>
      <w:r w:rsidR="00005880" w:rsidRPr="00BE15EA">
        <w:t>:</w:t>
      </w:r>
      <w:r w:rsidR="00276A7B" w:rsidRPr="00BE15EA">
        <w:t xml:space="preserve"> 2.7) and the </w:t>
      </w:r>
      <w:r w:rsidR="00AF5A99" w:rsidRPr="00BE15EA">
        <w:rPr>
          <w:b/>
          <w:bCs/>
          <w:i/>
          <w:iCs/>
        </w:rPr>
        <w:t>Bachelor Seminar</w:t>
      </w:r>
      <w:r w:rsidR="00276A7B" w:rsidRPr="00BE15EA">
        <w:t xml:space="preserve"> (Grade</w:t>
      </w:r>
      <w:r w:rsidR="00005880" w:rsidRPr="00BE15EA">
        <w:t>:</w:t>
      </w:r>
      <w:r w:rsidR="00276A7B" w:rsidRPr="00BE15EA">
        <w:t xml:space="preserve"> 1.3)</w:t>
      </w:r>
      <w:r w:rsidRPr="00BE15EA">
        <w:t>. He has successfully completed the corresponding exams. His results</w:t>
      </w:r>
      <w:r w:rsidR="00AF5A99" w:rsidRPr="00BE15EA">
        <w:t xml:space="preserve"> in Bookkeeping and Financial Accounting</w:t>
      </w:r>
      <w:r w:rsidRPr="00BE15EA">
        <w:t xml:space="preserve"> were far above average</w:t>
      </w:r>
      <w:r w:rsidR="00AF5A99" w:rsidRPr="00BE15EA">
        <w:t xml:space="preserve"> and in Cost Accounting</w:t>
      </w:r>
      <w:r w:rsidR="00410C8B" w:rsidRPr="00BE15EA">
        <w:t xml:space="preserve">, he achieved </w:t>
      </w:r>
      <w:r w:rsidR="00AF5A99" w:rsidRPr="00BE15EA">
        <w:t>the best grade possible</w:t>
      </w:r>
      <w:r w:rsidR="00410C8B" w:rsidRPr="00BE15EA">
        <w:t>. Mr. Popov particularly distinguished himself in my seminar through high-quality contributions, excellent communication skills, and a well-written academic paper on sustainability audits, which earned him the second-highest possible grade.</w:t>
      </w:r>
    </w:p>
    <w:p w14:paraId="2AA3F609" w14:textId="77777777" w:rsidR="00A95750" w:rsidRPr="00BE15EA" w:rsidRDefault="00A95750" w:rsidP="00A95750">
      <w:pPr>
        <w:jc w:val="both"/>
      </w:pPr>
    </w:p>
    <w:p w14:paraId="60D02F1E" w14:textId="110F8132" w:rsidR="00410C8B" w:rsidRPr="00410C8B" w:rsidRDefault="00410C8B" w:rsidP="00410C8B">
      <w:pPr>
        <w:jc w:val="both"/>
      </w:pPr>
      <w:r w:rsidRPr="00410C8B">
        <w:t xml:space="preserve">The Bachelor program in Industrial Engineering at </w:t>
      </w:r>
      <w:r w:rsidRPr="00410C8B">
        <w:rPr>
          <w:i/>
          <w:iCs/>
        </w:rPr>
        <w:t>Darmstadt University of Technology</w:t>
      </w:r>
      <w:r w:rsidRPr="00410C8B">
        <w:t xml:space="preserve"> (DUT) is one of the most demanding programs at the university, requiring a high level of productivity, motivation, and interdisciplinary competence from students. Mr. Popov has clearly demonstrated his ability to meet and exceed these expectations.</w:t>
      </w:r>
      <w:r w:rsidRPr="00BE15EA">
        <w:t xml:space="preserve"> </w:t>
      </w:r>
      <w:r w:rsidRPr="00410C8B">
        <w:t xml:space="preserve">In addition, the program is characterized by its broad scope, encompassing both economic, legal, and business skills on the one hand, and technical, scientific, and mathematical competencies on the other. Graduates from this rigorous program are highly sought after in the </w:t>
      </w:r>
      <w:r w:rsidR="001744EE" w:rsidRPr="00BE15EA">
        <w:t>labour</w:t>
      </w:r>
      <w:r w:rsidRPr="00410C8B">
        <w:t xml:space="preserve"> market, as </w:t>
      </w:r>
      <w:r w:rsidR="001744EE" w:rsidRPr="00BE15EA">
        <w:t>experience</w:t>
      </w:r>
      <w:r w:rsidRPr="00410C8B">
        <w:t xml:space="preserve"> has shown.</w:t>
      </w:r>
      <w:r w:rsidR="00AA065D" w:rsidRPr="00BE15EA">
        <w:t xml:space="preserve"> </w:t>
      </w:r>
    </w:p>
    <w:p w14:paraId="16E46D5F" w14:textId="77777777" w:rsidR="00A95750" w:rsidRPr="00BE15EA" w:rsidRDefault="00A95750" w:rsidP="00A95750">
      <w:pPr>
        <w:jc w:val="both"/>
      </w:pPr>
    </w:p>
    <w:p w14:paraId="79AF2F99" w14:textId="77777777" w:rsidR="00AA065D" w:rsidRPr="00AA065D" w:rsidRDefault="00AA065D" w:rsidP="00AA065D">
      <w:pPr>
        <w:jc w:val="both"/>
      </w:pPr>
      <w:r w:rsidRPr="00AA065D">
        <w:t>During his studies at DUT, Mr. Popov demonstrated his ambition by successfully completing multiple internships. He worked in Audit at EY, where his exceptional performance earned him a place in the Internship Development Program of EY. Additionally, he gained strategic insights during his internship at the Strategy Office of GENERALI, further expanding his expertise in corporate decision-making.</w:t>
      </w:r>
    </w:p>
    <w:p w14:paraId="50C1F3BF" w14:textId="117A2656" w:rsidR="00AA065D" w:rsidRPr="00AA065D" w:rsidRDefault="00AA065D" w:rsidP="00AA065D">
      <w:pPr>
        <w:jc w:val="both"/>
      </w:pPr>
      <w:r w:rsidRPr="00AA065D">
        <w:t xml:space="preserve">Beyond his academic and professional experience, Mr. Popov was actively engaged in extracurricular activities. He was a member of Junior Comtec Darmstadt – Student Consultancy, the oldest student consultancy in Germany, where he contributed to real-world consulting projects. Furthermore, he was involved in Wibinet, a network for </w:t>
      </w:r>
      <w:r w:rsidR="00014AA6">
        <w:t>C</w:t>
      </w:r>
      <w:r w:rsidRPr="00AA065D">
        <w:t xml:space="preserve">ivil </w:t>
      </w:r>
      <w:r w:rsidR="00014AA6">
        <w:t>E</w:t>
      </w:r>
      <w:r w:rsidRPr="00AA065D">
        <w:t>ngineers, fostering professional connections in his field.</w:t>
      </w:r>
    </w:p>
    <w:p w14:paraId="3BB0C745" w14:textId="77777777" w:rsidR="00AA065D" w:rsidRPr="00AA065D" w:rsidRDefault="00AA065D" w:rsidP="00AA065D">
      <w:pPr>
        <w:jc w:val="both"/>
      </w:pPr>
      <w:r w:rsidRPr="00AA065D">
        <w:t>To further challenge himself, he participated in case competitions such as the Consulting Cup 2024, a voluntary course in collaboration with Campana &amp; Schott – Management and Technology Consultancy, where he developed his project management skills in a competitive environment.</w:t>
      </w:r>
    </w:p>
    <w:p w14:paraId="65CF11FE" w14:textId="77777777" w:rsidR="00A95750" w:rsidRPr="00BE15EA" w:rsidRDefault="00A95750" w:rsidP="00A95750">
      <w:pPr>
        <w:jc w:val="both"/>
      </w:pPr>
    </w:p>
    <w:p w14:paraId="42F916E7" w14:textId="7D9235A9" w:rsidR="00BE15EA" w:rsidRDefault="00A95750" w:rsidP="00BE15EA">
      <w:pPr>
        <w:jc w:val="both"/>
        <w:rPr>
          <w:ins w:id="0" w:author="David Döbele" w:date="2025-03-19T16:30:00Z" w16du:dateUtc="2025-03-19T15:30:00Z"/>
        </w:rPr>
      </w:pPr>
      <w:r w:rsidRPr="00BE15EA">
        <w:t xml:space="preserve">Altogether Mr. </w:t>
      </w:r>
      <w:r w:rsidR="00BE15EA" w:rsidRPr="00BE15EA">
        <w:t>Popov</w:t>
      </w:r>
      <w:r w:rsidRPr="00BE15EA">
        <w:t xml:space="preserve"> is a highly gifted student, with striking analytic skills</w:t>
      </w:r>
      <w:r w:rsidR="00B332A2" w:rsidRPr="00BE15EA">
        <w:t xml:space="preserve"> and very good communication </w:t>
      </w:r>
      <w:r w:rsidR="00014AA6" w:rsidRPr="00BE15EA">
        <w:t>skills</w:t>
      </w:r>
      <w:r w:rsidRPr="00BE15EA">
        <w:t xml:space="preserve">. </w:t>
      </w:r>
      <w:r w:rsidR="00BE15EA" w:rsidRPr="00BE15EA">
        <w:t>His high level of motivation, reliability, and willingness to perform are evident not only in his academic achievements but also in his professional and extracurricular engagements.</w:t>
      </w:r>
      <w:r w:rsidR="00BE15EA" w:rsidRPr="00BE15EA">
        <w:rPr>
          <w:rFonts w:ascii="Times New Roman" w:hAnsi="Times New Roman"/>
          <w:sz w:val="24"/>
          <w:szCs w:val="24"/>
        </w:rPr>
        <w:t xml:space="preserve"> </w:t>
      </w:r>
      <w:r w:rsidR="00BE15EA" w:rsidRPr="00BE15EA">
        <w:t xml:space="preserve">Throughout his studies, Mr. Popov has consistently demonstrated initiative, adaptability, and a strong problem-solving mindset. His ability to thrive in challenging environments—whether in a demanding academic program, competitive case competitions, or fast-paced corporate internships—reflects his resilience and eagerness to develop both professionally and personally. What sets Mr. Popov apart is not just his technical and </w:t>
      </w:r>
      <w:r w:rsidR="00BE15EA" w:rsidRPr="00BE15EA">
        <w:lastRenderedPageBreak/>
        <w:t>analytical expertise but also his interpersonal skills and leadership potential. He is a pleasant, outgoing individual who quickly earns the trust of peers and colleagues alike</w:t>
      </w:r>
      <w:r w:rsidR="00BE15EA">
        <w:t>.</w:t>
      </w:r>
    </w:p>
    <w:p w14:paraId="6E0C57CA" w14:textId="45F6AA10" w:rsidR="00E0709B" w:rsidRDefault="00E0709B" w:rsidP="00BE15EA">
      <w:pPr>
        <w:jc w:val="both"/>
        <w:rPr>
          <w:ins w:id="1" w:author="David Döbele" w:date="2025-03-19T16:30:00Z" w16du:dateUtc="2025-03-19T15:30:00Z"/>
        </w:rPr>
      </w:pPr>
    </w:p>
    <w:p w14:paraId="12690A8B" w14:textId="3A8BCF81" w:rsidR="00E0709B" w:rsidRPr="00E0709B" w:rsidRDefault="00E0709B" w:rsidP="00BE15EA">
      <w:pPr>
        <w:jc w:val="both"/>
        <w:rPr>
          <w:lang w:val="de-DE"/>
          <w:rPrChange w:id="2" w:author="David Döbele" w:date="2025-03-19T16:31:00Z" w16du:dateUtc="2025-03-19T15:31:00Z">
            <w:rPr/>
          </w:rPrChange>
        </w:rPr>
      </w:pPr>
      <w:ins w:id="3" w:author="David Döbele" w:date="2025-03-19T16:30:00Z" w16du:dateUtc="2025-03-19T15:30:00Z">
        <w:r>
          <w:t>In the discussions I had with Mr. Popov, he pointed out that he ai</w:t>
        </w:r>
      </w:ins>
      <w:ins w:id="4" w:author="David Döbele" w:date="2025-03-19T16:31:00Z" w16du:dateUtc="2025-03-19T15:31:00Z">
        <w:r>
          <w:t xml:space="preserve">ms to start his career in … </w:t>
        </w:r>
        <w:r>
          <w:sym w:font="Wingdings" w:char="F0E0"/>
        </w:r>
        <w:r>
          <w:t xml:space="preserve"> </w:t>
        </w:r>
        <w:r w:rsidRPr="00E0709B">
          <w:rPr>
            <w:lang w:val="de-DE"/>
            <w:rPrChange w:id="5" w:author="David Döbele" w:date="2025-03-19T16:31:00Z" w16du:dateUtc="2025-03-19T15:31:00Z">
              <w:rPr/>
            </w:rPrChange>
          </w:rPr>
          <w:t>3-4 Sätze schreiben, weshalb du das willst, was dein longterm ziel</w:t>
        </w:r>
        <w:r>
          <w:rPr>
            <w:lang w:val="de-DE"/>
          </w:rPr>
          <w:t xml:space="preserve"> ist in der karriere und wie dir der master dabei helfen wird</w:t>
        </w:r>
      </w:ins>
    </w:p>
    <w:p w14:paraId="0B9B2C1F" w14:textId="68F0838B" w:rsidR="00CA3EE3" w:rsidRPr="00E0709B" w:rsidRDefault="00CA3EE3" w:rsidP="00BE15EA">
      <w:pPr>
        <w:jc w:val="both"/>
        <w:rPr>
          <w:sz w:val="22"/>
          <w:szCs w:val="22"/>
          <w:lang w:val="de-DE"/>
          <w:rPrChange w:id="6" w:author="David Döbele" w:date="2025-03-19T16:31:00Z" w16du:dateUtc="2025-03-19T15:31:00Z">
            <w:rPr>
              <w:sz w:val="22"/>
              <w:szCs w:val="22"/>
            </w:rPr>
          </w:rPrChange>
        </w:rPr>
      </w:pPr>
    </w:p>
    <w:p w14:paraId="5AF85A6E" w14:textId="67ED075C" w:rsidR="00CA3EE3" w:rsidRPr="00BE15EA" w:rsidRDefault="00CA3EE3" w:rsidP="00A95750">
      <w:pPr>
        <w:jc w:val="both"/>
      </w:pPr>
      <w:r w:rsidRPr="00BE15EA">
        <w:t>Due to the reasons mentioned above I strongly recommend to accept him to the Master of Management, Technology and Economics program at ETH Zürich.</w:t>
      </w:r>
      <w:r w:rsidR="00E3737E" w:rsidRPr="00BE15EA">
        <w:t xml:space="preserve"> </w:t>
      </w:r>
    </w:p>
    <w:p w14:paraId="39668490" w14:textId="77777777" w:rsidR="00E3737E" w:rsidRPr="00BE15EA" w:rsidRDefault="00E3737E" w:rsidP="00A95750">
      <w:pPr>
        <w:jc w:val="both"/>
      </w:pPr>
    </w:p>
    <w:p w14:paraId="4ECC0FFF" w14:textId="60105079" w:rsidR="00E3737E" w:rsidRPr="00BE15EA" w:rsidRDefault="00E3737E" w:rsidP="00A95750">
      <w:pPr>
        <w:jc w:val="both"/>
      </w:pPr>
      <w:r w:rsidRPr="00BE15EA">
        <w:t>If I can provide any further or more specific information, please feel free to contact me.</w:t>
      </w:r>
    </w:p>
    <w:p w14:paraId="04B21E82" w14:textId="77777777" w:rsidR="00FE11A0" w:rsidRPr="00BE15EA" w:rsidRDefault="00FE11A0" w:rsidP="00A95750">
      <w:pPr>
        <w:jc w:val="both"/>
      </w:pPr>
    </w:p>
    <w:p w14:paraId="40490DF6" w14:textId="23BEE2C4" w:rsidR="00A95750" w:rsidRPr="00E0709B" w:rsidRDefault="00A95750" w:rsidP="00A95750">
      <w:pPr>
        <w:jc w:val="both"/>
        <w:rPr>
          <w:lang w:val="de-DE"/>
        </w:rPr>
      </w:pPr>
      <w:r w:rsidRPr="00E0709B">
        <w:rPr>
          <w:lang w:val="de-DE"/>
        </w:rPr>
        <w:t xml:space="preserve">Darmstadt, </w:t>
      </w:r>
      <w:r w:rsidR="003F190A" w:rsidRPr="00E0709B">
        <w:rPr>
          <w:lang w:val="de-DE"/>
        </w:rPr>
        <w:t>XY</w:t>
      </w:r>
    </w:p>
    <w:p w14:paraId="4DA95AB4" w14:textId="77777777" w:rsidR="00A95750" w:rsidRPr="00E0709B" w:rsidRDefault="00A95750" w:rsidP="00A95750">
      <w:pPr>
        <w:jc w:val="both"/>
        <w:rPr>
          <w:lang w:val="de-DE"/>
        </w:rPr>
      </w:pPr>
    </w:p>
    <w:p w14:paraId="7509780A" w14:textId="77777777" w:rsidR="00CA3EE3" w:rsidRPr="00E0709B" w:rsidRDefault="00CA3EE3" w:rsidP="00A95750">
      <w:pPr>
        <w:jc w:val="both"/>
        <w:rPr>
          <w:lang w:val="de-DE"/>
        </w:rPr>
      </w:pPr>
    </w:p>
    <w:p w14:paraId="074F10DF" w14:textId="77777777" w:rsidR="008C6A81" w:rsidRPr="00E0709B" w:rsidRDefault="008C6A81" w:rsidP="00A95750">
      <w:pPr>
        <w:jc w:val="both"/>
        <w:rPr>
          <w:lang w:val="de-DE"/>
        </w:rPr>
      </w:pPr>
    </w:p>
    <w:p w14:paraId="7F46EA96" w14:textId="77777777" w:rsidR="00A95750" w:rsidRPr="00E0709B" w:rsidRDefault="00A95750" w:rsidP="00A95750">
      <w:pPr>
        <w:jc w:val="both"/>
        <w:rPr>
          <w:lang w:val="de-DE"/>
        </w:rPr>
      </w:pPr>
    </w:p>
    <w:p w14:paraId="5EA289CE" w14:textId="77777777" w:rsidR="00A95750" w:rsidRPr="00E0709B" w:rsidRDefault="00A95750" w:rsidP="00A95750">
      <w:pPr>
        <w:jc w:val="both"/>
        <w:rPr>
          <w:lang w:val="de-DE"/>
        </w:rPr>
      </w:pPr>
      <w:r w:rsidRPr="00E0709B">
        <w:rPr>
          <w:lang w:val="de-DE"/>
        </w:rPr>
        <w:t>Prof. Dr. Reiner Quick</w:t>
      </w:r>
    </w:p>
    <w:sectPr w:rsidR="00A95750" w:rsidRPr="00E0709B" w:rsidSect="00775C25">
      <w:footerReference w:type="default" r:id="rId7"/>
      <w:headerReference w:type="first" r:id="rId8"/>
      <w:footerReference w:type="first" r:id="rId9"/>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3ED34" w14:textId="77777777" w:rsidR="00A35316" w:rsidRPr="00BE15EA" w:rsidRDefault="00A35316">
      <w:r w:rsidRPr="00BE15EA">
        <w:separator/>
      </w:r>
    </w:p>
  </w:endnote>
  <w:endnote w:type="continuationSeparator" w:id="0">
    <w:p w14:paraId="22B2F092" w14:textId="77777777" w:rsidR="00A35316" w:rsidRPr="00BE15EA" w:rsidRDefault="00A35316">
      <w:r w:rsidRPr="00BE15E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harter">
    <w:panose1 w:val="02040503050506020203"/>
    <w:charset w:val="00"/>
    <w:family w:val="roman"/>
    <w:pitch w:val="variable"/>
    <w:sig w:usb0="800000AF" w:usb1="1000204A" w:usb2="00000000" w:usb3="00000000" w:csb0="00000011" w:csb1="00000000"/>
  </w:font>
  <w:font w:name="Arial">
    <w:panose1 w:val="020B0604020202020204"/>
    <w:charset w:val="00"/>
    <w:family w:val="swiss"/>
    <w:pitch w:val="variable"/>
    <w:sig w:usb0="E0002AFF" w:usb1="C0007843" w:usb2="00000009" w:usb3="00000000" w:csb0="000001FF" w:csb1="00000000"/>
  </w:font>
  <w:font w:name="Stafford">
    <w:panose1 w:val="020B0604020202020204"/>
    <w:charset w:val="00"/>
    <w:family w:val="auto"/>
    <w:pitch w:val="variable"/>
    <w:sig w:usb0="A00000EF" w:usb1="2000F5C7" w:usb2="00000000" w:usb3="00000000" w:csb0="0000009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B9706" w14:textId="77777777" w:rsidR="00775C25" w:rsidRPr="00BE15EA" w:rsidRDefault="00775C25" w:rsidP="0009535E">
    <w:pPr>
      <w:pStyle w:val="Fuzeile"/>
      <w:rPr>
        <w:sz w:val="16"/>
        <w:szCs w:val="16"/>
      </w:rPr>
    </w:pPr>
  </w:p>
  <w:p w14:paraId="491DA489" w14:textId="77777777" w:rsidR="00775C25" w:rsidRPr="00BE15EA" w:rsidRDefault="00775C25" w:rsidP="0009535E">
    <w:pPr>
      <w:pStyle w:val="Fuzeile"/>
      <w:rPr>
        <w:sz w:val="16"/>
        <w:szCs w:val="16"/>
      </w:rPr>
    </w:pPr>
  </w:p>
  <w:p w14:paraId="113DF011" w14:textId="77777777" w:rsidR="00775C25" w:rsidRPr="00BE15EA" w:rsidRDefault="00367A7D" w:rsidP="0009535E">
    <w:pPr>
      <w:pStyle w:val="Fuzeile"/>
      <w:rPr>
        <w:sz w:val="16"/>
        <w:szCs w:val="16"/>
      </w:rPr>
    </w:pPr>
    <w:r w:rsidRPr="00BE15EA">
      <w:rPr>
        <w:noProof/>
      </w:rPr>
      <mc:AlternateContent>
        <mc:Choice Requires="wps">
          <w:drawing>
            <wp:anchor distT="4294967295" distB="4294967295" distL="114300" distR="114300" simplePos="0" relativeHeight="251660800" behindDoc="1" locked="0" layoutInCell="1" allowOverlap="1" wp14:anchorId="2EB7E7E2" wp14:editId="60479168">
              <wp:simplePos x="0" y="0"/>
              <wp:positionH relativeFrom="column">
                <wp:posOffset>6985</wp:posOffset>
              </wp:positionH>
              <wp:positionV relativeFrom="paragraph">
                <wp:posOffset>10794</wp:posOffset>
              </wp:positionV>
              <wp:extent cx="5716905" cy="0"/>
              <wp:effectExtent l="0" t="0" r="17145" b="19050"/>
              <wp:wrapTight wrapText="bothSides">
                <wp:wrapPolygon edited="0">
                  <wp:start x="0" y="-1"/>
                  <wp:lineTo x="0" y="-1"/>
                  <wp:lineTo x="21593" y="-1"/>
                  <wp:lineTo x="21593" y="-1"/>
                  <wp:lineTo x="0" y="-1"/>
                </wp:wrapPolygon>
              </wp:wrapTight>
              <wp:docPr id="5"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69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40C3B7" id="Line 13"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85pt" to="450.7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">
              <w10:wrap type="tight"/>
            </v:line>
          </w:pict>
        </mc:Fallback>
      </mc:AlternateContent>
    </w:r>
  </w:p>
  <w:p w14:paraId="102F7CEB" w14:textId="77777777" w:rsidR="0009535E" w:rsidRPr="00E0709B" w:rsidRDefault="001A7EA3" w:rsidP="0009535E">
    <w:pPr>
      <w:pStyle w:val="Fuzeile"/>
      <w:rPr>
        <w:sz w:val="16"/>
        <w:szCs w:val="16"/>
        <w:lang w:val="de-DE"/>
      </w:rPr>
    </w:pPr>
    <w:r w:rsidRPr="00E0709B">
      <w:rPr>
        <w:sz w:val="16"/>
        <w:szCs w:val="16"/>
        <w:lang w:val="de-DE"/>
      </w:rPr>
      <w:t>Hochschulstr. 1, 64289 Darmstadt</w:t>
    </w:r>
    <w:r w:rsidR="00B53C84" w:rsidRPr="00E0709B">
      <w:rPr>
        <w:sz w:val="16"/>
        <w:szCs w:val="16"/>
        <w:lang w:val="de-DE"/>
      </w:rPr>
      <w:tab/>
      <w:t xml:space="preserve">Seite </w:t>
    </w:r>
    <w:r w:rsidR="00B53C84" w:rsidRPr="00BE15EA">
      <w:rPr>
        <w:sz w:val="16"/>
        <w:szCs w:val="16"/>
      </w:rPr>
      <w:fldChar w:fldCharType="begin"/>
    </w:r>
    <w:r w:rsidR="00B53C84" w:rsidRPr="00E0709B">
      <w:rPr>
        <w:sz w:val="16"/>
        <w:szCs w:val="16"/>
        <w:lang w:val="de-DE"/>
      </w:rPr>
      <w:instrText xml:space="preserve"> PAGE </w:instrText>
    </w:r>
    <w:r w:rsidR="00B53C84" w:rsidRPr="00BE15EA">
      <w:rPr>
        <w:sz w:val="16"/>
        <w:szCs w:val="16"/>
      </w:rPr>
      <w:fldChar w:fldCharType="separate"/>
    </w:r>
    <w:r w:rsidR="008C6A81" w:rsidRPr="00E0709B">
      <w:rPr>
        <w:sz w:val="16"/>
        <w:szCs w:val="16"/>
        <w:lang w:val="de-DE"/>
      </w:rPr>
      <w:t>2</w:t>
    </w:r>
    <w:r w:rsidR="00B53C84" w:rsidRPr="00BE15EA">
      <w:rPr>
        <w:sz w:val="16"/>
        <w:szCs w:val="16"/>
      </w:rPr>
      <w:fldChar w:fldCharType="end"/>
    </w:r>
    <w:r w:rsidR="00B53C84" w:rsidRPr="00E0709B">
      <w:rPr>
        <w:sz w:val="16"/>
        <w:szCs w:val="16"/>
        <w:lang w:val="de-DE"/>
      </w:rPr>
      <w:t xml:space="preserve"> von </w:t>
    </w:r>
    <w:r w:rsidR="00B53C84" w:rsidRPr="00BE15EA">
      <w:rPr>
        <w:sz w:val="16"/>
        <w:szCs w:val="16"/>
      </w:rPr>
      <w:fldChar w:fldCharType="begin"/>
    </w:r>
    <w:r w:rsidR="00B53C84" w:rsidRPr="00E0709B">
      <w:rPr>
        <w:sz w:val="16"/>
        <w:szCs w:val="16"/>
        <w:lang w:val="de-DE"/>
      </w:rPr>
      <w:instrText xml:space="preserve"> NUMPAGES </w:instrText>
    </w:r>
    <w:r w:rsidR="00B53C84" w:rsidRPr="00BE15EA">
      <w:rPr>
        <w:sz w:val="16"/>
        <w:szCs w:val="16"/>
      </w:rPr>
      <w:fldChar w:fldCharType="separate"/>
    </w:r>
    <w:r w:rsidR="008C6A81" w:rsidRPr="00E0709B">
      <w:rPr>
        <w:sz w:val="16"/>
        <w:szCs w:val="16"/>
        <w:lang w:val="de-DE"/>
      </w:rPr>
      <w:t>1</w:t>
    </w:r>
    <w:r w:rsidR="00B53C84" w:rsidRPr="00BE15EA">
      <w:rPr>
        <w:sz w:val="16"/>
        <w:szCs w:val="16"/>
      </w:rPr>
      <w:fldChar w:fldCharType="end"/>
    </w:r>
  </w:p>
  <w:p w14:paraId="08D7F474" w14:textId="77777777" w:rsidR="0009535E" w:rsidRPr="00E0709B" w:rsidRDefault="00367A7D" w:rsidP="0009535E">
    <w:pPr>
      <w:pStyle w:val="Fuzeile"/>
      <w:rPr>
        <w:sz w:val="16"/>
        <w:szCs w:val="16"/>
        <w:lang w:val="de-DE"/>
      </w:rPr>
    </w:pPr>
    <w:r w:rsidRPr="00BE15EA">
      <w:rPr>
        <w:noProof/>
      </w:rPr>
      <w:drawing>
        <wp:anchor distT="0" distB="0" distL="114300" distR="114300" simplePos="0" relativeHeight="251657728" behindDoc="1" locked="1" layoutInCell="1" allowOverlap="1" wp14:anchorId="34A2277C" wp14:editId="4BD19EAE">
          <wp:simplePos x="0" y="0"/>
          <wp:positionH relativeFrom="column">
            <wp:posOffset>4972050</wp:posOffset>
          </wp:positionH>
          <wp:positionV relativeFrom="page">
            <wp:posOffset>9757410</wp:posOffset>
          </wp:positionV>
          <wp:extent cx="755650" cy="279400"/>
          <wp:effectExtent l="0" t="0" r="6350" b="6350"/>
          <wp:wrapTight wrapText="bothSides">
            <wp:wrapPolygon edited="0">
              <wp:start x="0" y="0"/>
              <wp:lineTo x="0" y="20618"/>
              <wp:lineTo x="21237" y="20618"/>
              <wp:lineTo x="21237" y="0"/>
              <wp:lineTo x="0" y="0"/>
            </wp:wrapPolygon>
          </wp:wrapTight>
          <wp:docPr id="19" name="Bild 8" descr="Beschreibung: logo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8" descr="Beschreibung: logo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65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001A7EA3" w:rsidRPr="00E0709B">
      <w:rPr>
        <w:sz w:val="16"/>
        <w:szCs w:val="16"/>
        <w:lang w:val="de-DE"/>
      </w:rPr>
      <w:t>Tel. 06151/16-3423</w:t>
    </w:r>
  </w:p>
  <w:p w14:paraId="5FC9B8A4" w14:textId="77777777" w:rsidR="001A7EA3" w:rsidRPr="00BE15EA" w:rsidRDefault="001A7EA3" w:rsidP="0009535E">
    <w:pPr>
      <w:pStyle w:val="Fuzeile"/>
      <w:rPr>
        <w:sz w:val="16"/>
        <w:szCs w:val="16"/>
      </w:rPr>
    </w:pPr>
    <w:r w:rsidRPr="00BE15EA">
      <w:rPr>
        <w:sz w:val="16"/>
        <w:szCs w:val="16"/>
      </w:rPr>
      <w:t>Fax: 06151/16-4034</w:t>
    </w:r>
  </w:p>
  <w:p w14:paraId="58BD55C0" w14:textId="77777777" w:rsidR="0009535E" w:rsidRPr="00BE15EA" w:rsidRDefault="0009535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9243D" w14:textId="77777777" w:rsidR="00775C25" w:rsidRPr="00BE15EA" w:rsidRDefault="00775C25" w:rsidP="00775C25">
    <w:pPr>
      <w:pStyle w:val="Fuzeile"/>
      <w:rPr>
        <w:sz w:val="16"/>
        <w:szCs w:val="16"/>
      </w:rPr>
    </w:pPr>
  </w:p>
  <w:p w14:paraId="63DFF334" w14:textId="77777777" w:rsidR="00775C25" w:rsidRPr="00BE15EA" w:rsidRDefault="00367A7D" w:rsidP="00775C25">
    <w:pPr>
      <w:pStyle w:val="Fuzeile"/>
      <w:rPr>
        <w:sz w:val="16"/>
        <w:szCs w:val="16"/>
      </w:rPr>
    </w:pPr>
    <w:r w:rsidRPr="00BE15EA">
      <w:rPr>
        <w:noProof/>
      </w:rPr>
      <mc:AlternateContent>
        <mc:Choice Requires="wps">
          <w:drawing>
            <wp:anchor distT="4294967295" distB="4294967295" distL="114300" distR="114300" simplePos="0" relativeHeight="251659776" behindDoc="1" locked="0" layoutInCell="1" allowOverlap="1" wp14:anchorId="510FD4D9" wp14:editId="67655B2D">
              <wp:simplePos x="0" y="0"/>
              <wp:positionH relativeFrom="column">
                <wp:posOffset>6985</wp:posOffset>
              </wp:positionH>
              <wp:positionV relativeFrom="paragraph">
                <wp:posOffset>10794</wp:posOffset>
              </wp:positionV>
              <wp:extent cx="5716905" cy="0"/>
              <wp:effectExtent l="0" t="0" r="17145" b="19050"/>
              <wp:wrapTight wrapText="bothSides">
                <wp:wrapPolygon edited="0">
                  <wp:start x="0" y="-1"/>
                  <wp:lineTo x="0" y="-1"/>
                  <wp:lineTo x="21593" y="-1"/>
                  <wp:lineTo x="21593" y="-1"/>
                  <wp:lineTo x="0" y="-1"/>
                </wp:wrapPolygon>
              </wp:wrapTight>
              <wp:docPr id="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69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EDEA9D" id="Line 1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85pt" to="450.7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">
              <w10:wrap type="tight"/>
            </v:line>
          </w:pict>
        </mc:Fallback>
      </mc:AlternateContent>
    </w:r>
  </w:p>
  <w:p w14:paraId="2181F0D4" w14:textId="77777777" w:rsidR="00775C25" w:rsidRPr="00BE15EA" w:rsidRDefault="00367A7D" w:rsidP="00775C25">
    <w:pPr>
      <w:pStyle w:val="Fuzeile"/>
      <w:rPr>
        <w:sz w:val="16"/>
        <w:szCs w:val="16"/>
      </w:rPr>
    </w:pPr>
    <w:r w:rsidRPr="00BE15EA">
      <w:rPr>
        <w:noProof/>
      </w:rPr>
      <w:drawing>
        <wp:anchor distT="0" distB="0" distL="114300" distR="114300" simplePos="0" relativeHeight="251658752" behindDoc="1" locked="1" layoutInCell="1" allowOverlap="1" wp14:anchorId="3667BF17" wp14:editId="451AA4DB">
          <wp:simplePos x="0" y="0"/>
          <wp:positionH relativeFrom="column">
            <wp:posOffset>4862830</wp:posOffset>
          </wp:positionH>
          <wp:positionV relativeFrom="page">
            <wp:posOffset>9775190</wp:posOffset>
          </wp:positionV>
          <wp:extent cx="755650" cy="279400"/>
          <wp:effectExtent l="0" t="0" r="6350" b="6350"/>
          <wp:wrapTight wrapText="bothSides">
            <wp:wrapPolygon edited="0">
              <wp:start x="0" y="0"/>
              <wp:lineTo x="0" y="20618"/>
              <wp:lineTo x="21237" y="20618"/>
              <wp:lineTo x="21237" y="0"/>
              <wp:lineTo x="0" y="0"/>
            </wp:wrapPolygon>
          </wp:wrapTight>
          <wp:docPr id="14" name="Bild 11" descr="Beschreibung: logo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1" descr="Beschreibung: logo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65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75C25" w:rsidRPr="00BE15EA">
      <w:rPr>
        <w:sz w:val="16"/>
        <w:szCs w:val="16"/>
      </w:rPr>
      <w:t>Hochschulstr. 1, 64289 Darmstadt</w:t>
    </w:r>
    <w:r w:rsidR="00B53C84" w:rsidRPr="00BE15EA">
      <w:rPr>
        <w:sz w:val="16"/>
        <w:szCs w:val="16"/>
      </w:rPr>
      <w:tab/>
    </w:r>
  </w:p>
  <w:p w14:paraId="1100ADD1" w14:textId="77777777" w:rsidR="00775C25" w:rsidRPr="00BE15EA" w:rsidRDefault="00775C25" w:rsidP="00775C25">
    <w:pPr>
      <w:pStyle w:val="Fuzeile"/>
      <w:rPr>
        <w:sz w:val="16"/>
        <w:szCs w:val="16"/>
      </w:rPr>
    </w:pPr>
    <w:r w:rsidRPr="00BE15EA">
      <w:rPr>
        <w:sz w:val="16"/>
        <w:szCs w:val="16"/>
      </w:rPr>
      <w:t>Tel. 06151/16-3423</w:t>
    </w:r>
  </w:p>
  <w:p w14:paraId="6218D243" w14:textId="77777777" w:rsidR="00775C25" w:rsidRPr="00BE15EA" w:rsidRDefault="001172AE" w:rsidP="00775C25">
    <w:pPr>
      <w:pStyle w:val="Fuzeile"/>
      <w:rPr>
        <w:sz w:val="16"/>
        <w:szCs w:val="16"/>
      </w:rPr>
    </w:pPr>
    <w:r w:rsidRPr="00BE15EA">
      <w:rPr>
        <w:sz w:val="16"/>
        <w:szCs w:val="16"/>
      </w:rPr>
      <w:t>Fax: 06151/16-6</w:t>
    </w:r>
    <w:r w:rsidR="00775C25" w:rsidRPr="00BE15EA">
      <w:rPr>
        <w:sz w:val="16"/>
        <w:szCs w:val="16"/>
      </w:rPr>
      <w:t>034</w:t>
    </w:r>
  </w:p>
  <w:p w14:paraId="6D473C0A" w14:textId="77777777" w:rsidR="00AC12B7" w:rsidRPr="00BE15EA" w:rsidRDefault="00AC12B7" w:rsidP="00775C2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32689" w14:textId="77777777" w:rsidR="00A35316" w:rsidRPr="00BE15EA" w:rsidRDefault="00A35316">
      <w:r w:rsidRPr="00BE15EA">
        <w:separator/>
      </w:r>
    </w:p>
  </w:footnote>
  <w:footnote w:type="continuationSeparator" w:id="0">
    <w:p w14:paraId="6D159619" w14:textId="77777777" w:rsidR="00A35316" w:rsidRPr="00BE15EA" w:rsidRDefault="00A35316">
      <w:r w:rsidRPr="00BE15E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B390E" w14:textId="77777777" w:rsidR="00AC12B7" w:rsidRPr="00BE15EA" w:rsidRDefault="00AC12B7">
    <w:pPr>
      <w:pStyle w:val="Kopfzeile"/>
    </w:pPr>
  </w:p>
  <w:p w14:paraId="7A487AF7" w14:textId="77777777" w:rsidR="00922FE5" w:rsidRPr="00BE15EA" w:rsidRDefault="00367A7D" w:rsidP="00922FE5">
    <w:pPr>
      <w:pStyle w:val="InfospalteNamen"/>
      <w:tabs>
        <w:tab w:val="left" w:pos="3420"/>
      </w:tabs>
      <w:rPr>
        <w:rFonts w:ascii="Charter" w:hAnsi="Charter"/>
      </w:rPr>
    </w:pPr>
    <w:r w:rsidRPr="00BE15EA">
      <w:rPr>
        <w:noProof/>
      </w:rPr>
      <mc:AlternateContent>
        <mc:Choice Requires="wps">
          <w:drawing>
            <wp:anchor distT="4294967295" distB="4294967295" distL="114300" distR="114300" simplePos="0" relativeHeight="251655680" behindDoc="1" locked="0" layoutInCell="1" allowOverlap="1" wp14:anchorId="43C162DC" wp14:editId="6CFA701B">
              <wp:simplePos x="0" y="0"/>
              <wp:positionH relativeFrom="column">
                <wp:posOffset>5715</wp:posOffset>
              </wp:positionH>
              <wp:positionV relativeFrom="paragraph">
                <wp:posOffset>10794</wp:posOffset>
              </wp:positionV>
              <wp:extent cx="5715000" cy="0"/>
              <wp:effectExtent l="0" t="0" r="19050" b="19050"/>
              <wp:wrapTight wrapText="bothSides">
                <wp:wrapPolygon edited="0">
                  <wp:start x="0" y="-1"/>
                  <wp:lineTo x="0" y="-1"/>
                  <wp:lineTo x="21600" y="-1"/>
                  <wp:lineTo x="21600" y="-1"/>
                  <wp:lineTo x="0" y="-1"/>
                </wp:wrapPolygon>
              </wp:wrapTight>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7B58CB" id="Line 2"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pt,.85pt" to="450.4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">
              <w10:wrap type="tight"/>
            </v:line>
          </w:pict>
        </mc:Fallback>
      </mc:AlternateContent>
    </w:r>
    <w:r w:rsidRPr="00BE15EA">
      <w:rPr>
        <w:noProof/>
      </w:rPr>
      <w:drawing>
        <wp:anchor distT="0" distB="0" distL="114300" distR="114300" simplePos="0" relativeHeight="251656704" behindDoc="1" locked="0" layoutInCell="1" allowOverlap="1" wp14:anchorId="5EABA202" wp14:editId="79731DA2">
          <wp:simplePos x="0" y="0"/>
          <wp:positionH relativeFrom="column">
            <wp:posOffset>4453890</wp:posOffset>
          </wp:positionH>
          <wp:positionV relativeFrom="paragraph">
            <wp:posOffset>34925</wp:posOffset>
          </wp:positionV>
          <wp:extent cx="1371600" cy="580390"/>
          <wp:effectExtent l="0" t="0" r="0" b="0"/>
          <wp:wrapTight wrapText="bothSides">
            <wp:wrapPolygon edited="0">
              <wp:start x="0" y="0"/>
              <wp:lineTo x="0" y="20560"/>
              <wp:lineTo x="21300" y="20560"/>
              <wp:lineTo x="21300" y="0"/>
              <wp:lineTo x="0" y="0"/>
            </wp:wrapPolygon>
          </wp:wrapTight>
          <wp:docPr id="17" name="Bild 3" descr="Beschreibung: tud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3" descr="Beschreibung: tud_logo"/>
                  <pic:cNvPicPr>
                    <a:picLocks noChangeAspect="1" noChangeArrowheads="1"/>
                  </pic:cNvPicPr>
                </pic:nvPicPr>
                <pic:blipFill>
                  <a:blip r:embed="rId1">
                    <a:extLst>
                      <a:ext uri="{28A0092B-C50C-407E-A947-70E740481C1C}">
                        <a14:useLocalDpi xmlns:a14="http://schemas.microsoft.com/office/drawing/2010/main" val="0"/>
                      </a:ext>
                    </a:extLst>
                  </a:blip>
                  <a:srcRect r="5453"/>
                  <a:stretch>
                    <a:fillRect/>
                  </a:stretch>
                </pic:blipFill>
                <pic:spPr bwMode="auto">
                  <a:xfrm>
                    <a:off x="0" y="0"/>
                    <a:ext cx="1371600" cy="580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A24E5D" w14:textId="77777777" w:rsidR="00922FE5" w:rsidRPr="00E0709B" w:rsidRDefault="00922FE5" w:rsidP="00922FE5">
    <w:pPr>
      <w:pStyle w:val="InfospalteNamen"/>
      <w:tabs>
        <w:tab w:val="left" w:pos="3420"/>
      </w:tabs>
      <w:rPr>
        <w:rFonts w:ascii="Charter" w:hAnsi="Charter"/>
        <w:lang w:val="de-DE"/>
      </w:rPr>
    </w:pPr>
    <w:r w:rsidRPr="00E0709B">
      <w:rPr>
        <w:rFonts w:ascii="Charter" w:hAnsi="Charter"/>
        <w:lang w:val="de-DE"/>
      </w:rPr>
      <w:t>Prof. Dr. Reiner Quick</w:t>
    </w:r>
  </w:p>
  <w:p w14:paraId="72A530B4" w14:textId="77777777" w:rsidR="00922FE5" w:rsidRPr="00E0709B" w:rsidRDefault="00922FE5" w:rsidP="0009535E">
    <w:pPr>
      <w:pStyle w:val="InfospalteNamen"/>
      <w:rPr>
        <w:rFonts w:ascii="Charter" w:hAnsi="Charter"/>
        <w:sz w:val="16"/>
        <w:szCs w:val="16"/>
        <w:lang w:val="de-DE"/>
      </w:rPr>
    </w:pPr>
    <w:r w:rsidRPr="00E0709B">
      <w:rPr>
        <w:rFonts w:ascii="Charter" w:hAnsi="Charter"/>
        <w:sz w:val="16"/>
        <w:szCs w:val="16"/>
        <w:lang w:val="de-DE"/>
      </w:rPr>
      <w:t xml:space="preserve">FG Rechnungswesen, Controlling </w:t>
    </w:r>
  </w:p>
  <w:p w14:paraId="464A714F" w14:textId="77777777" w:rsidR="00922FE5" w:rsidRPr="00BE15EA" w:rsidRDefault="00922FE5" w:rsidP="0009535E">
    <w:pPr>
      <w:pStyle w:val="InfospalteNamen"/>
      <w:rPr>
        <w:rFonts w:ascii="Charter" w:hAnsi="Charter"/>
        <w:sz w:val="16"/>
        <w:szCs w:val="16"/>
      </w:rPr>
    </w:pPr>
    <w:r w:rsidRPr="00BE15EA">
      <w:rPr>
        <w:rFonts w:ascii="Charter" w:hAnsi="Charter"/>
        <w:sz w:val="16"/>
        <w:szCs w:val="16"/>
      </w:rPr>
      <w:t>und Wirtschaftsprüfung</w:t>
    </w:r>
  </w:p>
  <w:p w14:paraId="30E9D0B9" w14:textId="77777777" w:rsidR="00AC12B7" w:rsidRPr="00BE15EA" w:rsidRDefault="00367A7D">
    <w:pPr>
      <w:pStyle w:val="Kopfzeile"/>
    </w:pPr>
    <w:r w:rsidRPr="00BE15EA">
      <w:rPr>
        <w:noProof/>
      </w:rPr>
      <mc:AlternateContent>
        <mc:Choice Requires="wps">
          <w:drawing>
            <wp:anchor distT="0" distB="0" distL="114300" distR="114300" simplePos="0" relativeHeight="251654656" behindDoc="0" locked="0" layoutInCell="1" allowOverlap="1" wp14:anchorId="5044DA2B" wp14:editId="7C728972">
              <wp:simplePos x="0" y="0"/>
              <wp:positionH relativeFrom="page">
                <wp:posOffset>906780</wp:posOffset>
              </wp:positionH>
              <wp:positionV relativeFrom="page">
                <wp:posOffset>456565</wp:posOffset>
              </wp:positionV>
              <wp:extent cx="5715000" cy="1143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0" cy="114300"/>
                      </a:xfrm>
                      <a:prstGeom prst="rect">
                        <a:avLst/>
                      </a:prstGeom>
                      <a:solidFill>
                        <a:srgbClr val="5D85C3"/>
                      </a:solidFill>
                      <a:ln>
                        <a:noFill/>
                      </a:ln>
                      <a:extLst>
                        <a:ext uri="{91240B29-F687-4F45-9708-019B960494DF}">
                          <a14:hiddenLine xmlns:a14="http://schemas.microsoft.com/office/drawing/2010/main" w="3175">
                            <a:solidFill>
                              <a:srgbClr val="B5B5B5"/>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455D20" id="Rectangle 1" o:spid="_x0000_s1026" style="position:absolute;margin-left:71.4pt;margin-top:35.95pt;width:450pt;height:9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" fillcolor="#5d85c3" stroked="f" strokecolor="#b5b5b5" strokeweight=".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83F51"/>
    <w:multiLevelType w:val="hybridMultilevel"/>
    <w:tmpl w:val="A7725E0C"/>
    <w:lvl w:ilvl="0" w:tplc="04070001">
      <w:start w:val="1"/>
      <w:numFmt w:val="bullet"/>
      <w:lvlText w:val=""/>
      <w:lvlJc w:val="left"/>
      <w:pPr>
        <w:tabs>
          <w:tab w:val="num" w:pos="-102"/>
        </w:tabs>
        <w:ind w:left="-102" w:hanging="360"/>
      </w:pPr>
      <w:rPr>
        <w:rFonts w:ascii="Symbol" w:hAnsi="Symbol" w:hint="default"/>
      </w:rPr>
    </w:lvl>
    <w:lvl w:ilvl="1" w:tplc="04070003" w:tentative="1">
      <w:start w:val="1"/>
      <w:numFmt w:val="bullet"/>
      <w:lvlText w:val="o"/>
      <w:lvlJc w:val="left"/>
      <w:pPr>
        <w:tabs>
          <w:tab w:val="num" w:pos="618"/>
        </w:tabs>
        <w:ind w:left="618" w:hanging="360"/>
      </w:pPr>
      <w:rPr>
        <w:rFonts w:ascii="Courier New" w:hAnsi="Courier New" w:cs="Courier New" w:hint="default"/>
      </w:rPr>
    </w:lvl>
    <w:lvl w:ilvl="2" w:tplc="04070005" w:tentative="1">
      <w:start w:val="1"/>
      <w:numFmt w:val="bullet"/>
      <w:lvlText w:val=""/>
      <w:lvlJc w:val="left"/>
      <w:pPr>
        <w:tabs>
          <w:tab w:val="num" w:pos="1338"/>
        </w:tabs>
        <w:ind w:left="1338" w:hanging="360"/>
      </w:pPr>
      <w:rPr>
        <w:rFonts w:ascii="Wingdings" w:hAnsi="Wingdings" w:hint="default"/>
      </w:rPr>
    </w:lvl>
    <w:lvl w:ilvl="3" w:tplc="04070001" w:tentative="1">
      <w:start w:val="1"/>
      <w:numFmt w:val="bullet"/>
      <w:lvlText w:val=""/>
      <w:lvlJc w:val="left"/>
      <w:pPr>
        <w:tabs>
          <w:tab w:val="num" w:pos="2058"/>
        </w:tabs>
        <w:ind w:left="2058" w:hanging="360"/>
      </w:pPr>
      <w:rPr>
        <w:rFonts w:ascii="Symbol" w:hAnsi="Symbol" w:hint="default"/>
      </w:rPr>
    </w:lvl>
    <w:lvl w:ilvl="4" w:tplc="04070003" w:tentative="1">
      <w:start w:val="1"/>
      <w:numFmt w:val="bullet"/>
      <w:lvlText w:val="o"/>
      <w:lvlJc w:val="left"/>
      <w:pPr>
        <w:tabs>
          <w:tab w:val="num" w:pos="2778"/>
        </w:tabs>
        <w:ind w:left="2778" w:hanging="360"/>
      </w:pPr>
      <w:rPr>
        <w:rFonts w:ascii="Courier New" w:hAnsi="Courier New" w:cs="Courier New" w:hint="default"/>
      </w:rPr>
    </w:lvl>
    <w:lvl w:ilvl="5" w:tplc="04070005" w:tentative="1">
      <w:start w:val="1"/>
      <w:numFmt w:val="bullet"/>
      <w:lvlText w:val=""/>
      <w:lvlJc w:val="left"/>
      <w:pPr>
        <w:tabs>
          <w:tab w:val="num" w:pos="3498"/>
        </w:tabs>
        <w:ind w:left="3498" w:hanging="360"/>
      </w:pPr>
      <w:rPr>
        <w:rFonts w:ascii="Wingdings" w:hAnsi="Wingdings" w:hint="default"/>
      </w:rPr>
    </w:lvl>
    <w:lvl w:ilvl="6" w:tplc="04070001" w:tentative="1">
      <w:start w:val="1"/>
      <w:numFmt w:val="bullet"/>
      <w:lvlText w:val=""/>
      <w:lvlJc w:val="left"/>
      <w:pPr>
        <w:tabs>
          <w:tab w:val="num" w:pos="4218"/>
        </w:tabs>
        <w:ind w:left="4218" w:hanging="360"/>
      </w:pPr>
      <w:rPr>
        <w:rFonts w:ascii="Symbol" w:hAnsi="Symbol" w:hint="default"/>
      </w:rPr>
    </w:lvl>
    <w:lvl w:ilvl="7" w:tplc="04070003" w:tentative="1">
      <w:start w:val="1"/>
      <w:numFmt w:val="bullet"/>
      <w:lvlText w:val="o"/>
      <w:lvlJc w:val="left"/>
      <w:pPr>
        <w:tabs>
          <w:tab w:val="num" w:pos="4938"/>
        </w:tabs>
        <w:ind w:left="4938" w:hanging="360"/>
      </w:pPr>
      <w:rPr>
        <w:rFonts w:ascii="Courier New" w:hAnsi="Courier New" w:cs="Courier New" w:hint="default"/>
      </w:rPr>
    </w:lvl>
    <w:lvl w:ilvl="8" w:tplc="04070005" w:tentative="1">
      <w:start w:val="1"/>
      <w:numFmt w:val="bullet"/>
      <w:lvlText w:val=""/>
      <w:lvlJc w:val="left"/>
      <w:pPr>
        <w:tabs>
          <w:tab w:val="num" w:pos="5658"/>
        </w:tabs>
        <w:ind w:left="5658" w:hanging="360"/>
      </w:pPr>
      <w:rPr>
        <w:rFonts w:ascii="Wingdings" w:hAnsi="Wingdings" w:hint="default"/>
      </w:rPr>
    </w:lvl>
  </w:abstractNum>
  <w:abstractNum w:abstractNumId="1" w15:restartNumberingAfterBreak="0">
    <w:nsid w:val="678406CF"/>
    <w:multiLevelType w:val="multilevel"/>
    <w:tmpl w:val="99B43704"/>
    <w:lvl w:ilvl="0">
      <w:start w:val="1"/>
      <w:numFmt w:val="decimal"/>
      <w:pStyle w:val="berschrift1"/>
      <w:lvlText w:val="%1."/>
      <w:lvlJc w:val="left"/>
      <w:pPr>
        <w:tabs>
          <w:tab w:val="num" w:pos="567"/>
        </w:tabs>
        <w:ind w:left="284" w:hanging="284"/>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num w:numId="1" w16cid:durableId="1812747311">
    <w:abstractNumId w:val="1"/>
  </w:num>
  <w:num w:numId="2" w16cid:durableId="8090594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A7D"/>
    <w:rsid w:val="00005880"/>
    <w:rsid w:val="00012F4D"/>
    <w:rsid w:val="00014AA6"/>
    <w:rsid w:val="000558EA"/>
    <w:rsid w:val="0009535E"/>
    <w:rsid w:val="000A02E6"/>
    <w:rsid w:val="00114490"/>
    <w:rsid w:val="001172AE"/>
    <w:rsid w:val="001744EE"/>
    <w:rsid w:val="001A7EA3"/>
    <w:rsid w:val="001B5DA6"/>
    <w:rsid w:val="001C51E1"/>
    <w:rsid w:val="001C59E3"/>
    <w:rsid w:val="001E747B"/>
    <w:rsid w:val="002046B3"/>
    <w:rsid w:val="002121BF"/>
    <w:rsid w:val="00247369"/>
    <w:rsid w:val="00276A7B"/>
    <w:rsid w:val="00292926"/>
    <w:rsid w:val="002E04D8"/>
    <w:rsid w:val="002E4A8B"/>
    <w:rsid w:val="002F6E5D"/>
    <w:rsid w:val="00367A7D"/>
    <w:rsid w:val="003A3938"/>
    <w:rsid w:val="003D5005"/>
    <w:rsid w:val="003F190A"/>
    <w:rsid w:val="003F461B"/>
    <w:rsid w:val="00410C8B"/>
    <w:rsid w:val="004151E4"/>
    <w:rsid w:val="0041609B"/>
    <w:rsid w:val="004265E7"/>
    <w:rsid w:val="005271B6"/>
    <w:rsid w:val="005420C2"/>
    <w:rsid w:val="005C5B7C"/>
    <w:rsid w:val="005F2A59"/>
    <w:rsid w:val="00632D06"/>
    <w:rsid w:val="006B34F2"/>
    <w:rsid w:val="00775C25"/>
    <w:rsid w:val="00794E33"/>
    <w:rsid w:val="007B406E"/>
    <w:rsid w:val="007D31D0"/>
    <w:rsid w:val="0086612A"/>
    <w:rsid w:val="00892CC0"/>
    <w:rsid w:val="0089752A"/>
    <w:rsid w:val="008C6A81"/>
    <w:rsid w:val="008E19FE"/>
    <w:rsid w:val="009049D8"/>
    <w:rsid w:val="00922FE5"/>
    <w:rsid w:val="009827F3"/>
    <w:rsid w:val="00986A42"/>
    <w:rsid w:val="00A17BE0"/>
    <w:rsid w:val="00A35316"/>
    <w:rsid w:val="00A73F42"/>
    <w:rsid w:val="00A80E82"/>
    <w:rsid w:val="00A95750"/>
    <w:rsid w:val="00AA065D"/>
    <w:rsid w:val="00AA547E"/>
    <w:rsid w:val="00AC12B7"/>
    <w:rsid w:val="00AF41B8"/>
    <w:rsid w:val="00AF5A99"/>
    <w:rsid w:val="00B06A22"/>
    <w:rsid w:val="00B332A2"/>
    <w:rsid w:val="00B427A8"/>
    <w:rsid w:val="00B46C08"/>
    <w:rsid w:val="00B53C84"/>
    <w:rsid w:val="00B64BE1"/>
    <w:rsid w:val="00BA5165"/>
    <w:rsid w:val="00BE15EA"/>
    <w:rsid w:val="00C0673B"/>
    <w:rsid w:val="00C2301A"/>
    <w:rsid w:val="00CA3EE3"/>
    <w:rsid w:val="00D138B0"/>
    <w:rsid w:val="00D57B6C"/>
    <w:rsid w:val="00D83C8D"/>
    <w:rsid w:val="00E0709B"/>
    <w:rsid w:val="00E24181"/>
    <w:rsid w:val="00E3737E"/>
    <w:rsid w:val="00E51153"/>
    <w:rsid w:val="00E65F48"/>
    <w:rsid w:val="00E875A5"/>
    <w:rsid w:val="00EB79F9"/>
    <w:rsid w:val="00EF6CAF"/>
    <w:rsid w:val="00F05349"/>
    <w:rsid w:val="00F1134F"/>
    <w:rsid w:val="00F40A5D"/>
    <w:rsid w:val="00F41421"/>
    <w:rsid w:val="00FE11A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78F039"/>
  <w15:docId w15:val="{713A75BE-6618-4305-9CD0-349ACB40A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4151E4"/>
    <w:pPr>
      <w:spacing w:line="259" w:lineRule="auto"/>
    </w:pPr>
    <w:rPr>
      <w:rFonts w:ascii="Charter" w:hAnsi="Charter"/>
      <w:lang w:val="en-GB"/>
    </w:rPr>
  </w:style>
  <w:style w:type="paragraph" w:styleId="berschrift1">
    <w:name w:val="heading 1"/>
    <w:basedOn w:val="Standard"/>
    <w:next w:val="Standard"/>
    <w:qFormat/>
    <w:rsid w:val="00AC12B7"/>
    <w:pPr>
      <w:keepNext/>
      <w:numPr>
        <w:numId w:val="1"/>
      </w:numPr>
      <w:spacing w:before="240" w:after="240"/>
      <w:outlineLvl w:val="0"/>
    </w:pPr>
    <w:rPr>
      <w:b/>
      <w:kern w:val="32"/>
      <w:sz w:val="28"/>
      <w:szCs w:val="24"/>
    </w:rPr>
  </w:style>
  <w:style w:type="paragraph" w:styleId="berschrift2">
    <w:name w:val="heading 2"/>
    <w:basedOn w:val="Standard"/>
    <w:next w:val="Standard"/>
    <w:qFormat/>
    <w:rsid w:val="004265E7"/>
    <w:pPr>
      <w:keepNext/>
      <w:spacing w:before="240" w:after="60"/>
      <w:outlineLvl w:val="1"/>
    </w:pPr>
    <w:rPr>
      <w:rFonts w:ascii="Arial" w:hAnsi="Arial" w:cs="Arial"/>
      <w:b/>
      <w:bCs/>
      <w:i/>
      <w:iCs/>
      <w:sz w:val="28"/>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1C51E1"/>
    <w:pPr>
      <w:tabs>
        <w:tab w:val="center" w:pos="4536"/>
        <w:tab w:val="right" w:pos="9072"/>
      </w:tabs>
    </w:pPr>
  </w:style>
  <w:style w:type="paragraph" w:styleId="Fuzeile">
    <w:name w:val="footer"/>
    <w:basedOn w:val="Standard"/>
    <w:rsid w:val="001C51E1"/>
    <w:pPr>
      <w:tabs>
        <w:tab w:val="center" w:pos="4536"/>
        <w:tab w:val="right" w:pos="9072"/>
      </w:tabs>
    </w:pPr>
  </w:style>
  <w:style w:type="paragraph" w:customStyle="1" w:styleId="Infospalte">
    <w:name w:val="Infospalte"/>
    <w:basedOn w:val="Standard"/>
    <w:rsid w:val="00AC12B7"/>
    <w:pPr>
      <w:spacing w:line="200" w:lineRule="exact"/>
    </w:pPr>
    <w:rPr>
      <w:rFonts w:ascii="Stafford" w:hAnsi="Stafford"/>
      <w:sz w:val="15"/>
    </w:rPr>
  </w:style>
  <w:style w:type="paragraph" w:customStyle="1" w:styleId="InfospalteNamen">
    <w:name w:val="Infospalte_Namen"/>
    <w:basedOn w:val="Infospalte"/>
    <w:rsid w:val="00AC12B7"/>
    <w:pPr>
      <w:spacing w:line="220" w:lineRule="exact"/>
    </w:pPr>
    <w:rPr>
      <w:sz w:val="18"/>
      <w:szCs w:val="18"/>
    </w:rPr>
  </w:style>
  <w:style w:type="paragraph" w:styleId="Textkrper">
    <w:name w:val="Body Text"/>
    <w:basedOn w:val="Standard"/>
    <w:rsid w:val="004265E7"/>
    <w:pPr>
      <w:spacing w:line="240" w:lineRule="auto"/>
      <w:jc w:val="both"/>
    </w:pPr>
    <w:rPr>
      <w:rFonts w:ascii="Times New Roman" w:hAnsi="Times New Roman"/>
      <w:sz w:val="24"/>
    </w:rPr>
  </w:style>
  <w:style w:type="paragraph" w:styleId="NurText">
    <w:name w:val="Plain Text"/>
    <w:basedOn w:val="Standard"/>
    <w:link w:val="NurTextZchn"/>
    <w:uiPriority w:val="99"/>
    <w:unhideWhenUsed/>
    <w:rsid w:val="00292926"/>
    <w:pPr>
      <w:spacing w:line="240" w:lineRule="auto"/>
    </w:pPr>
    <w:rPr>
      <w:rFonts w:ascii="Calibri" w:eastAsia="Calibri" w:hAnsi="Calibri"/>
      <w:sz w:val="22"/>
      <w:szCs w:val="21"/>
      <w:lang w:eastAsia="en-US"/>
    </w:rPr>
  </w:style>
  <w:style w:type="character" w:customStyle="1" w:styleId="NurTextZchn">
    <w:name w:val="Nur Text Zchn"/>
    <w:link w:val="NurText"/>
    <w:uiPriority w:val="99"/>
    <w:rsid w:val="00292926"/>
    <w:rPr>
      <w:rFonts w:ascii="Calibri" w:eastAsia="Calibri" w:hAnsi="Calibri"/>
      <w:sz w:val="22"/>
      <w:szCs w:val="21"/>
      <w:lang w:eastAsia="en-US"/>
    </w:rPr>
  </w:style>
  <w:style w:type="paragraph" w:styleId="Sprechblasentext">
    <w:name w:val="Balloon Text"/>
    <w:basedOn w:val="Standard"/>
    <w:link w:val="SprechblasentextZchn"/>
    <w:rsid w:val="00986A42"/>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rsid w:val="00986A42"/>
    <w:rPr>
      <w:rFonts w:ascii="Tahoma" w:hAnsi="Tahoma" w:cs="Tahoma"/>
      <w:sz w:val="16"/>
      <w:szCs w:val="16"/>
    </w:rPr>
  </w:style>
  <w:style w:type="paragraph" w:styleId="StandardWeb">
    <w:name w:val="Normal (Web)"/>
    <w:basedOn w:val="Standard"/>
    <w:rsid w:val="00BE15EA"/>
    <w:rPr>
      <w:rFonts w:ascii="Times New Roman" w:hAnsi="Times New Roman"/>
      <w:sz w:val="24"/>
      <w:szCs w:val="24"/>
    </w:rPr>
  </w:style>
  <w:style w:type="character" w:styleId="Kommentarzeichen">
    <w:name w:val="annotation reference"/>
    <w:basedOn w:val="Absatz-Standardschriftart"/>
    <w:rsid w:val="00F40A5D"/>
    <w:rPr>
      <w:sz w:val="16"/>
      <w:szCs w:val="16"/>
    </w:rPr>
  </w:style>
  <w:style w:type="paragraph" w:styleId="Kommentartext">
    <w:name w:val="annotation text"/>
    <w:basedOn w:val="Standard"/>
    <w:link w:val="KommentartextZchn"/>
    <w:rsid w:val="00F40A5D"/>
    <w:pPr>
      <w:spacing w:line="240" w:lineRule="auto"/>
    </w:pPr>
  </w:style>
  <w:style w:type="character" w:customStyle="1" w:styleId="KommentartextZchn">
    <w:name w:val="Kommentartext Zchn"/>
    <w:basedOn w:val="Absatz-Standardschriftart"/>
    <w:link w:val="Kommentartext"/>
    <w:rsid w:val="00F40A5D"/>
    <w:rPr>
      <w:rFonts w:ascii="Charter" w:hAnsi="Charter"/>
      <w:lang w:val="en-GB"/>
    </w:rPr>
  </w:style>
  <w:style w:type="paragraph" w:styleId="Kommentarthema">
    <w:name w:val="annotation subject"/>
    <w:basedOn w:val="Kommentartext"/>
    <w:next w:val="Kommentartext"/>
    <w:link w:val="KommentarthemaZchn"/>
    <w:rsid w:val="00F40A5D"/>
    <w:rPr>
      <w:b/>
      <w:bCs/>
    </w:rPr>
  </w:style>
  <w:style w:type="character" w:customStyle="1" w:styleId="KommentarthemaZchn">
    <w:name w:val="Kommentarthema Zchn"/>
    <w:basedOn w:val="KommentartextZchn"/>
    <w:link w:val="Kommentarthema"/>
    <w:rsid w:val="00F40A5D"/>
    <w:rPr>
      <w:rFonts w:ascii="Charter" w:hAnsi="Charter"/>
      <w:b/>
      <w:bCs/>
      <w:lang w:val="en-GB"/>
    </w:rPr>
  </w:style>
  <w:style w:type="paragraph" w:styleId="berarbeitung">
    <w:name w:val="Revision"/>
    <w:hidden/>
    <w:uiPriority w:val="99"/>
    <w:semiHidden/>
    <w:rsid w:val="00E0709B"/>
    <w:rPr>
      <w:rFonts w:ascii="Charter" w:hAnsi="Charte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042889">
      <w:bodyDiv w:val="1"/>
      <w:marLeft w:val="0"/>
      <w:marRight w:val="0"/>
      <w:marTop w:val="0"/>
      <w:marBottom w:val="0"/>
      <w:divBdr>
        <w:top w:val="none" w:sz="0" w:space="0" w:color="auto"/>
        <w:left w:val="none" w:sz="0" w:space="0" w:color="auto"/>
        <w:bottom w:val="none" w:sz="0" w:space="0" w:color="auto"/>
        <w:right w:val="none" w:sz="0" w:space="0" w:color="auto"/>
      </w:divBdr>
    </w:div>
    <w:div w:id="266163783">
      <w:bodyDiv w:val="1"/>
      <w:marLeft w:val="0"/>
      <w:marRight w:val="0"/>
      <w:marTop w:val="0"/>
      <w:marBottom w:val="0"/>
      <w:divBdr>
        <w:top w:val="none" w:sz="0" w:space="0" w:color="auto"/>
        <w:left w:val="none" w:sz="0" w:space="0" w:color="auto"/>
        <w:bottom w:val="none" w:sz="0" w:space="0" w:color="auto"/>
        <w:right w:val="none" w:sz="0" w:space="0" w:color="auto"/>
      </w:divBdr>
    </w:div>
    <w:div w:id="413825520">
      <w:bodyDiv w:val="1"/>
      <w:marLeft w:val="0"/>
      <w:marRight w:val="0"/>
      <w:marTop w:val="0"/>
      <w:marBottom w:val="0"/>
      <w:divBdr>
        <w:top w:val="none" w:sz="0" w:space="0" w:color="auto"/>
        <w:left w:val="none" w:sz="0" w:space="0" w:color="auto"/>
        <w:bottom w:val="none" w:sz="0" w:space="0" w:color="auto"/>
        <w:right w:val="none" w:sz="0" w:space="0" w:color="auto"/>
      </w:divBdr>
    </w:div>
    <w:div w:id="1088841302">
      <w:bodyDiv w:val="1"/>
      <w:marLeft w:val="0"/>
      <w:marRight w:val="0"/>
      <w:marTop w:val="0"/>
      <w:marBottom w:val="0"/>
      <w:divBdr>
        <w:top w:val="none" w:sz="0" w:space="0" w:color="auto"/>
        <w:left w:val="none" w:sz="0" w:space="0" w:color="auto"/>
        <w:bottom w:val="none" w:sz="0" w:space="0" w:color="auto"/>
        <w:right w:val="none" w:sz="0" w:space="0" w:color="auto"/>
      </w:divBdr>
    </w:div>
    <w:div w:id="1170100295">
      <w:bodyDiv w:val="1"/>
      <w:marLeft w:val="0"/>
      <w:marRight w:val="0"/>
      <w:marTop w:val="0"/>
      <w:marBottom w:val="0"/>
      <w:divBdr>
        <w:top w:val="none" w:sz="0" w:space="0" w:color="auto"/>
        <w:left w:val="none" w:sz="0" w:space="0" w:color="auto"/>
        <w:bottom w:val="none" w:sz="0" w:space="0" w:color="auto"/>
        <w:right w:val="none" w:sz="0" w:space="0" w:color="auto"/>
      </w:divBdr>
    </w:div>
    <w:div w:id="1295863991">
      <w:bodyDiv w:val="1"/>
      <w:marLeft w:val="0"/>
      <w:marRight w:val="0"/>
      <w:marTop w:val="0"/>
      <w:marBottom w:val="0"/>
      <w:divBdr>
        <w:top w:val="none" w:sz="0" w:space="0" w:color="auto"/>
        <w:left w:val="none" w:sz="0" w:space="0" w:color="auto"/>
        <w:bottom w:val="none" w:sz="0" w:space="0" w:color="auto"/>
        <w:right w:val="none" w:sz="0" w:space="0" w:color="auto"/>
      </w:divBdr>
    </w:div>
    <w:div w:id="1305430363">
      <w:bodyDiv w:val="1"/>
      <w:marLeft w:val="0"/>
      <w:marRight w:val="0"/>
      <w:marTop w:val="0"/>
      <w:marBottom w:val="0"/>
      <w:divBdr>
        <w:top w:val="none" w:sz="0" w:space="0" w:color="auto"/>
        <w:left w:val="none" w:sz="0" w:space="0" w:color="auto"/>
        <w:bottom w:val="none" w:sz="0" w:space="0" w:color="auto"/>
        <w:right w:val="none" w:sz="0" w:space="0" w:color="auto"/>
      </w:divBdr>
    </w:div>
    <w:div w:id="1576278008">
      <w:bodyDiv w:val="1"/>
      <w:marLeft w:val="0"/>
      <w:marRight w:val="0"/>
      <w:marTop w:val="0"/>
      <w:marBottom w:val="0"/>
      <w:divBdr>
        <w:top w:val="none" w:sz="0" w:space="0" w:color="auto"/>
        <w:left w:val="none" w:sz="0" w:space="0" w:color="auto"/>
        <w:bottom w:val="none" w:sz="0" w:space="0" w:color="auto"/>
        <w:right w:val="none" w:sz="0" w:space="0" w:color="auto"/>
      </w:divBdr>
    </w:div>
    <w:div w:id="1831823026">
      <w:bodyDiv w:val="1"/>
      <w:marLeft w:val="0"/>
      <w:marRight w:val="0"/>
      <w:marTop w:val="0"/>
      <w:marBottom w:val="0"/>
      <w:divBdr>
        <w:top w:val="none" w:sz="0" w:space="0" w:color="auto"/>
        <w:left w:val="none" w:sz="0" w:space="0" w:color="auto"/>
        <w:bottom w:val="none" w:sz="0" w:space="0" w:color="auto"/>
        <w:right w:val="none" w:sz="0" w:space="0" w:color="auto"/>
      </w:divBdr>
    </w:div>
    <w:div w:id="2093156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543</Words>
  <Characters>3423</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tu-darmstadt</Company>
  <LinksUpToDate>false</LinksUpToDate>
  <CharactersWithSpaces>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heinzel</dc:creator>
  <cp:lastModifiedBy>David Döbele</cp:lastModifiedBy>
  <cp:revision>4</cp:revision>
  <cp:lastPrinted>2013-03-18T08:06:00Z</cp:lastPrinted>
  <dcterms:created xsi:type="dcterms:W3CDTF">2025-03-18T14:18:00Z</dcterms:created>
  <dcterms:modified xsi:type="dcterms:W3CDTF">2025-03-19T15:31:00Z</dcterms:modified>
</cp:coreProperties>
</file>