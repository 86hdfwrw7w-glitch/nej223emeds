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F7BC" w14:textId="77777777" w:rsidR="00C54B4A" w:rsidRDefault="00C54B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3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01"/>
        <w:gridCol w:w="6441"/>
        <w:gridCol w:w="2241"/>
      </w:tblGrid>
      <w:tr w:rsidR="00C54B4A" w:rsidRPr="00A20823" w14:paraId="0B327995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31659DC5" w14:textId="18E02F0D" w:rsidR="00C54B4A" w:rsidRPr="00A20823" w:rsidRDefault="00767513" w:rsidP="006515C5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Markus Estreich</w:t>
            </w:r>
            <w:r w:rsidR="00B466FB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 xml:space="preserve"> </w:t>
            </w:r>
          </w:p>
          <w:p w14:paraId="22626A6E" w14:textId="4EB8EFD8" w:rsidR="00C54B4A" w:rsidRPr="00A20823" w:rsidRDefault="007C4863" w:rsidP="006515C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 w:rsidR="00767513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 w:rsidR="00767513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 w:rsidR="00767513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</w:p>
          <w:p w14:paraId="3499CBF6" w14:textId="7D06CB5E" w:rsidR="00C54B4A" w:rsidRPr="00A20823" w:rsidRDefault="00BE0901" w:rsidP="006515C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markus.estreich@web.de</w:t>
            </w:r>
            <w:r w:rsidR="00767513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+49 174 3230097</w:t>
            </w:r>
            <w:r w:rsidR="007957F2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geb. am </w:t>
            </w:r>
            <w:r w:rsidR="007C4863"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 w:rsidR="007957F2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7C4863"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 w:rsidR="007957F2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7C4863"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 w:rsidR="007957F2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Kempten</w:t>
            </w:r>
          </w:p>
        </w:tc>
      </w:tr>
      <w:tr w:rsidR="00C54B4A" w:rsidRPr="00A20823" w14:paraId="7EA41A90" w14:textId="77777777" w:rsidTr="00B04430">
        <w:trPr>
          <w:trHeight w:val="506"/>
        </w:trPr>
        <w:tc>
          <w:tcPr>
            <w:tcW w:w="10083" w:type="dxa"/>
            <w:gridSpan w:val="3"/>
            <w:tcBorders>
              <w:bottom w:val="single" w:sz="4" w:space="0" w:color="000000"/>
            </w:tcBorders>
            <w:vAlign w:val="bottom"/>
          </w:tcPr>
          <w:p w14:paraId="2A6EFB1C" w14:textId="77777777" w:rsidR="00C54B4A" w:rsidRPr="00A20823" w:rsidRDefault="00A20823" w:rsidP="00C15AE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C54B4A" w:rsidRPr="00A20823" w14:paraId="50E4F2CE" w14:textId="77777777" w:rsidTr="00B04430">
        <w:trPr>
          <w:trHeight w:val="337"/>
        </w:trPr>
        <w:tc>
          <w:tcPr>
            <w:tcW w:w="7842" w:type="dxa"/>
            <w:gridSpan w:val="2"/>
            <w:tcBorders>
              <w:top w:val="single" w:sz="4" w:space="0" w:color="000000"/>
            </w:tcBorders>
            <w:vAlign w:val="bottom"/>
          </w:tcPr>
          <w:p w14:paraId="789C0BC2" w14:textId="5AD20A52" w:rsidR="00C54B4A" w:rsidRPr="00A20823" w:rsidRDefault="00767513" w:rsidP="00C15A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Fachhochschule Kempten</w:t>
            </w:r>
          </w:p>
        </w:tc>
        <w:tc>
          <w:tcPr>
            <w:tcW w:w="2240" w:type="dxa"/>
            <w:tcBorders>
              <w:top w:val="single" w:sz="4" w:space="0" w:color="000000"/>
            </w:tcBorders>
            <w:vAlign w:val="bottom"/>
          </w:tcPr>
          <w:p w14:paraId="157BFEA6" w14:textId="1F893A84" w:rsidR="00C54B4A" w:rsidRPr="00A20823" w:rsidRDefault="007102EF" w:rsidP="00C15AEE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Kempten</w:t>
            </w:r>
          </w:p>
        </w:tc>
      </w:tr>
      <w:tr w:rsidR="00C54B4A" w:rsidRPr="00A20823" w14:paraId="6232604E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7A43B421" w14:textId="799D170F" w:rsidR="00C54B4A" w:rsidRPr="00A20823" w:rsidRDefault="00767513" w:rsidP="00C15AEE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B.A. in Betriebswirtschaftslehre</w:t>
            </w:r>
            <w:r w:rsidR="00E1653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(Notenschnitt 1,9)</w:t>
            </w:r>
          </w:p>
        </w:tc>
        <w:tc>
          <w:tcPr>
            <w:tcW w:w="2240" w:type="dxa"/>
            <w:vAlign w:val="bottom"/>
          </w:tcPr>
          <w:p w14:paraId="12625A64" w14:textId="585AF3FD" w:rsidR="00C54B4A" w:rsidRPr="00A20823" w:rsidRDefault="007102EF" w:rsidP="00C15AE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10/2021 – heute</w:t>
            </w:r>
          </w:p>
        </w:tc>
      </w:tr>
      <w:tr w:rsidR="00C54B4A" w:rsidRPr="00A20823" w14:paraId="02CA27CF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3687A2BE" w14:textId="72FB1042" w:rsidR="00767513" w:rsidRPr="00A20823" w:rsidRDefault="00767513" w:rsidP="00C15AE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Erste Vertiefung: Unternehmensentwicklung und -beratung</w:t>
            </w:r>
            <w:r w:rsidR="00E1653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(Note 2,0)</w:t>
            </w:r>
          </w:p>
          <w:p w14:paraId="41A57018" w14:textId="6DBDF2E0" w:rsidR="00C54B4A" w:rsidRPr="00A20823" w:rsidRDefault="00767513" w:rsidP="006515C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Zweite Vertiefung: Unternehmensplanung und Business Intelligence</w:t>
            </w:r>
            <w:r w:rsidR="00E1653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(Note 1,0)</w:t>
            </w:r>
          </w:p>
        </w:tc>
      </w:tr>
      <w:tr w:rsidR="00C54B4A" w:rsidRPr="00A20823" w14:paraId="65DAA596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2065D092" w14:textId="64CE6BA5" w:rsidR="00C54B4A" w:rsidRPr="00A20823" w:rsidRDefault="00767513" w:rsidP="00C15A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Staatliche Fachoberschule</w:t>
            </w:r>
          </w:p>
        </w:tc>
        <w:tc>
          <w:tcPr>
            <w:tcW w:w="2240" w:type="dxa"/>
            <w:vAlign w:val="bottom"/>
          </w:tcPr>
          <w:p w14:paraId="7CFF367F" w14:textId="4E3745AB" w:rsidR="00C54B4A" w:rsidRPr="00A20823" w:rsidRDefault="007102EF" w:rsidP="00C15AEE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Kempten</w:t>
            </w:r>
          </w:p>
        </w:tc>
      </w:tr>
      <w:tr w:rsidR="00C54B4A" w:rsidRPr="00A20823" w14:paraId="2066BB2A" w14:textId="77777777" w:rsidTr="00B04430">
        <w:trPr>
          <w:trHeight w:val="19"/>
        </w:trPr>
        <w:tc>
          <w:tcPr>
            <w:tcW w:w="7842" w:type="dxa"/>
            <w:gridSpan w:val="2"/>
            <w:tcBorders>
              <w:bottom w:val="nil"/>
            </w:tcBorders>
            <w:vAlign w:val="bottom"/>
          </w:tcPr>
          <w:p w14:paraId="100F6AA6" w14:textId="5F19EA26" w:rsidR="00C54B4A" w:rsidRPr="00A20823" w:rsidRDefault="00767513" w:rsidP="00C15AEE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Fachhochschulreife</w:t>
            </w:r>
          </w:p>
        </w:tc>
        <w:tc>
          <w:tcPr>
            <w:tcW w:w="2240" w:type="dxa"/>
            <w:tcBorders>
              <w:bottom w:val="nil"/>
            </w:tcBorders>
            <w:vAlign w:val="bottom"/>
          </w:tcPr>
          <w:p w14:paraId="3A7B1F26" w14:textId="68A4691A" w:rsidR="00C54B4A" w:rsidRPr="00A20823" w:rsidRDefault="00A20823" w:rsidP="00C15AE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09/2018 – 0</w:t>
            </w:r>
            <w:r w:rsidR="007102EF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7102EF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C54B4A" w:rsidRPr="00A20823" w14:paraId="2EFB61FF" w14:textId="77777777" w:rsidTr="00B04430">
        <w:trPr>
          <w:trHeight w:val="506"/>
        </w:trPr>
        <w:tc>
          <w:tcPr>
            <w:tcW w:w="100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AE7CED" w14:textId="77777777" w:rsidR="00C54B4A" w:rsidRPr="00A20823" w:rsidRDefault="00A20823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D16A8B" w:rsidRPr="00A20823" w14:paraId="11AE1E4B" w14:textId="77777777" w:rsidTr="00B04430">
        <w:trPr>
          <w:trHeight w:val="337"/>
        </w:trPr>
        <w:tc>
          <w:tcPr>
            <w:tcW w:w="784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4D11771" w14:textId="6795DAF3" w:rsidR="00D16A8B" w:rsidRPr="00DE0AA5" w:rsidRDefault="00FC281C" w:rsidP="00C15AEE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</w:pPr>
            <w:del w:id="0" w:author="David Döbele" w:date="2025-03-25T16:11:00Z" w16du:dateUtc="2025-03-25T15:11:00Z">
              <w:r w:rsidDel="00684095">
                <w:rPr>
                  <w:rFonts w:ascii="Times New Roman" w:eastAsia="Times New Roman" w:hAnsi="Times New Roman" w:cs="Times New Roman"/>
                  <w:b/>
                  <w:sz w:val="21"/>
                  <w:szCs w:val="21"/>
                  <w:lang w:val="en-US"/>
                </w:rPr>
                <w:delText>W</w:delText>
              </w:r>
              <w:r w:rsidR="00D16A8B" w:rsidRPr="00DE0AA5" w:rsidDel="00684095">
                <w:rPr>
                  <w:rFonts w:ascii="Times New Roman" w:eastAsia="Times New Roman" w:hAnsi="Times New Roman" w:cs="Times New Roman"/>
                  <w:b/>
                  <w:sz w:val="21"/>
                  <w:szCs w:val="21"/>
                  <w:lang w:val="en-US"/>
                </w:rPr>
                <w:delText xml:space="preserve">dp </w:delText>
              </w:r>
            </w:del>
            <w:ins w:id="1" w:author="David Döbele" w:date="2025-03-25T16:11:00Z" w16du:dateUtc="2025-03-25T15:11:00Z">
              <w:r w:rsidR="00684095">
                <w:rPr>
                  <w:rFonts w:ascii="Times New Roman" w:eastAsia="Times New Roman" w:hAnsi="Times New Roman" w:cs="Times New Roman"/>
                  <w:b/>
                  <w:sz w:val="21"/>
                  <w:szCs w:val="21"/>
                  <w:lang w:val="en-US"/>
                </w:rPr>
                <w:t>w</w:t>
              </w:r>
              <w:r w:rsidR="00684095" w:rsidRPr="00DE0AA5">
                <w:rPr>
                  <w:rFonts w:ascii="Times New Roman" w:eastAsia="Times New Roman" w:hAnsi="Times New Roman" w:cs="Times New Roman"/>
                  <w:b/>
                  <w:sz w:val="21"/>
                  <w:szCs w:val="21"/>
                  <w:lang w:val="en-US"/>
                </w:rPr>
                <w:t xml:space="preserve">dp </w:t>
              </w:r>
            </w:ins>
            <w:r w:rsidR="00D16A8B" w:rsidRPr="00DE0AA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GmbH – a valantic company</w:t>
            </w:r>
            <w:del w:id="2" w:author="David Döbele" w:date="2025-03-25T16:10:00Z" w16du:dateUtc="2025-03-25T15:10:00Z">
              <w:r w:rsidR="00014F9D" w:rsidRPr="00DE0AA5" w:rsidDel="00AF49B7">
                <w:rPr>
                  <w:rFonts w:ascii="Times New Roman" w:eastAsia="Times New Roman" w:hAnsi="Times New Roman" w:cs="Times New Roman"/>
                  <w:b/>
                  <w:sz w:val="21"/>
                  <w:szCs w:val="21"/>
                  <w:lang w:val="en-US"/>
                </w:rPr>
                <w:delText xml:space="preserve"> </w:delText>
              </w:r>
              <w:r w:rsidR="00DE0AA5" w:rsidRPr="00DE0AA5" w:rsidDel="00AF49B7">
                <w:rPr>
                  <w:rFonts w:ascii="Times New Roman" w:eastAsia="Times New Roman" w:hAnsi="Times New Roman" w:cs="Times New Roman"/>
                  <w:b/>
                  <w:sz w:val="21"/>
                  <w:szCs w:val="21"/>
                  <w:lang w:val="en-US"/>
                </w:rPr>
                <w:delText>(Ge</w:delText>
              </w:r>
              <w:r w:rsidR="00DE0AA5" w:rsidDel="00AF49B7">
                <w:rPr>
                  <w:rFonts w:ascii="Times New Roman" w:eastAsia="Times New Roman" w:hAnsi="Times New Roman" w:cs="Times New Roman"/>
                  <w:b/>
                  <w:sz w:val="21"/>
                  <w:szCs w:val="21"/>
                  <w:lang w:val="en-US"/>
                </w:rPr>
                <w:delText>plant)</w:delText>
              </w:r>
            </w:del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47D302E" w14:textId="16291728" w:rsidR="00D16A8B" w:rsidRPr="00A20823" w:rsidRDefault="00D16A8B" w:rsidP="00C15AEE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Köln</w:t>
            </w:r>
          </w:p>
        </w:tc>
      </w:tr>
      <w:tr w:rsidR="00D16A8B" w:rsidRPr="00A20823" w14:paraId="7179505A" w14:textId="77777777" w:rsidTr="00B04430">
        <w:trPr>
          <w:trHeight w:val="22"/>
        </w:trPr>
        <w:tc>
          <w:tcPr>
            <w:tcW w:w="7842" w:type="dxa"/>
            <w:gridSpan w:val="2"/>
            <w:tcBorders>
              <w:top w:val="nil"/>
              <w:bottom w:val="nil"/>
            </w:tcBorders>
            <w:vAlign w:val="bottom"/>
          </w:tcPr>
          <w:p w14:paraId="5FCCE4F5" w14:textId="5383CF4F" w:rsidR="00D16A8B" w:rsidRPr="00D16A8B" w:rsidRDefault="00D16A8B" w:rsidP="00C15AEE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im</w:t>
            </w:r>
            <w:r w:rsidR="000A1FB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Bereich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D16A8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Strategy &amp; Transaction</w:t>
            </w:r>
            <w:ins w:id="3" w:author="David Döbele" w:date="2025-03-25T16:10:00Z" w16du:dateUtc="2025-03-25T15:10:00Z">
              <w:r w:rsidR="00AF49B7">
                <w:rPr>
                  <w:rFonts w:ascii="Times New Roman" w:eastAsia="Times New Roman" w:hAnsi="Times New Roman" w:cs="Times New Roman"/>
                  <w:i/>
                  <w:sz w:val="20"/>
                  <w:szCs w:val="20"/>
                </w:rPr>
                <w:t xml:space="preserve"> </w:t>
              </w:r>
            </w:ins>
            <w:ins w:id="4" w:author="David Döbele" w:date="2025-03-25T16:11:00Z" w16du:dateUtc="2025-03-25T15:11:00Z">
              <w:r w:rsidR="00AF49B7">
                <w:rPr>
                  <w:rFonts w:ascii="Times New Roman" w:eastAsia="Times New Roman" w:hAnsi="Times New Roman" w:cs="Times New Roman"/>
                  <w:i/>
                  <w:sz w:val="20"/>
                  <w:szCs w:val="20"/>
                </w:rPr>
                <w:t>(geplant</w:t>
              </w:r>
              <w:r w:rsidR="002476BB">
                <w:rPr>
                  <w:rFonts w:ascii="Times New Roman" w:eastAsia="Times New Roman" w:hAnsi="Times New Roman" w:cs="Times New Roman"/>
                  <w:i/>
                  <w:sz w:val="20"/>
                  <w:szCs w:val="20"/>
                </w:rPr>
                <w:t>, Vertrag bereits unterschrieben</w:t>
              </w:r>
              <w:r w:rsidR="00AF49B7">
                <w:rPr>
                  <w:rFonts w:ascii="Times New Roman" w:eastAsia="Times New Roman" w:hAnsi="Times New Roman" w:cs="Times New Roman"/>
                  <w:i/>
                  <w:sz w:val="20"/>
                  <w:szCs w:val="20"/>
                </w:rPr>
                <w:t>)</w:t>
              </w:r>
            </w:ins>
          </w:p>
        </w:tc>
        <w:tc>
          <w:tcPr>
            <w:tcW w:w="2240" w:type="dxa"/>
            <w:tcBorders>
              <w:top w:val="nil"/>
              <w:bottom w:val="nil"/>
            </w:tcBorders>
            <w:vAlign w:val="bottom"/>
          </w:tcPr>
          <w:p w14:paraId="5278704E" w14:textId="29C273C4" w:rsidR="00D16A8B" w:rsidRPr="00D16A8B" w:rsidRDefault="00D16A8B" w:rsidP="00C15AEE">
            <w:pPr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16A8B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04/2025 – 06/2025</w:t>
            </w:r>
          </w:p>
        </w:tc>
      </w:tr>
      <w:tr w:rsidR="002855B8" w:rsidRPr="00A20823" w14:paraId="2258023E" w14:textId="77777777" w:rsidTr="00B04430">
        <w:trPr>
          <w:trHeight w:val="337"/>
        </w:trPr>
        <w:tc>
          <w:tcPr>
            <w:tcW w:w="100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E4EC6" w14:textId="77777777" w:rsidR="002855B8" w:rsidRPr="002855B8" w:rsidRDefault="002855B8" w:rsidP="00D16A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Analyse und Bewertung von Markt- und Unternehmensdaten zur Identifikation von Erfolgsfaktoren und strategischen Potenzialen</w:t>
            </w:r>
          </w:p>
          <w:p w14:paraId="37F3E2FE" w14:textId="73E69F55" w:rsidR="002855B8" w:rsidRPr="002855B8" w:rsidRDefault="002855B8" w:rsidP="002855B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855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Unterstützung bei Commercial Due Diligence-Projekten </w:t>
            </w:r>
          </w:p>
        </w:tc>
      </w:tr>
      <w:tr w:rsidR="00C54B4A" w:rsidRPr="00A20823" w14:paraId="5F1097DE" w14:textId="77777777" w:rsidTr="00B04430">
        <w:trPr>
          <w:trHeight w:val="337"/>
        </w:trPr>
        <w:tc>
          <w:tcPr>
            <w:tcW w:w="7842" w:type="dxa"/>
            <w:gridSpan w:val="2"/>
            <w:tcBorders>
              <w:top w:val="nil"/>
            </w:tcBorders>
            <w:vAlign w:val="bottom"/>
          </w:tcPr>
          <w:p w14:paraId="7CEB3B91" w14:textId="02D6748B" w:rsidR="00C54B4A" w:rsidRPr="00A20823" w:rsidRDefault="007957F2" w:rsidP="00C15A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Unity </w:t>
            </w:r>
            <w:r w:rsidR="006364B4" w:rsidRPr="00A2082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AG</w:t>
            </w:r>
          </w:p>
        </w:tc>
        <w:tc>
          <w:tcPr>
            <w:tcW w:w="2240" w:type="dxa"/>
            <w:tcBorders>
              <w:top w:val="nil"/>
            </w:tcBorders>
            <w:vAlign w:val="bottom"/>
          </w:tcPr>
          <w:p w14:paraId="675911E6" w14:textId="6D6E5044" w:rsidR="00C54B4A" w:rsidRPr="00A20823" w:rsidRDefault="007957F2" w:rsidP="00C15AEE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Stuttgart</w:t>
            </w:r>
          </w:p>
        </w:tc>
      </w:tr>
      <w:tr w:rsidR="00C54B4A" w:rsidRPr="00A20823" w14:paraId="5ED82083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1A9F0E65" w14:textId="041EFF6F" w:rsidR="00C54B4A" w:rsidRPr="00A20823" w:rsidRDefault="007957F2" w:rsidP="00C15AEE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Werkstudent im Management Consulting</w:t>
            </w:r>
          </w:p>
        </w:tc>
        <w:tc>
          <w:tcPr>
            <w:tcW w:w="2240" w:type="dxa"/>
            <w:vAlign w:val="bottom"/>
          </w:tcPr>
          <w:p w14:paraId="62F7FE00" w14:textId="2838ED26" w:rsidR="00C54B4A" w:rsidRPr="00A20823" w:rsidRDefault="007957F2" w:rsidP="00C15AE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09/2024 – </w:t>
            </w:r>
            <w:r w:rsidR="00D16A8B">
              <w:rPr>
                <w:rFonts w:ascii="Times New Roman" w:eastAsia="Times New Roman" w:hAnsi="Times New Roman" w:cs="Times New Roman"/>
                <w:sz w:val="20"/>
                <w:szCs w:val="20"/>
              </w:rPr>
              <w:t>12/2024</w:t>
            </w:r>
          </w:p>
        </w:tc>
      </w:tr>
      <w:tr w:rsidR="00C54B4A" w:rsidRPr="00A20823" w14:paraId="7929A49F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02714CA2" w14:textId="074F8239" w:rsidR="00833643" w:rsidRPr="00A20823" w:rsidRDefault="00833643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Erstellung von Präsentationen und Statusberichten für das Top-Management</w:t>
            </w:r>
          </w:p>
          <w:p w14:paraId="31EA00B3" w14:textId="67F5CF5B" w:rsidR="00C54B4A" w:rsidRPr="00A20823" w:rsidRDefault="00BA54B0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Unterstützung bei der Erstellung von Schulungsunterlagen in den Bereichen</w:t>
            </w:r>
            <w:r w:rsidR="00A20823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Systems Engineering und SAFe 6.0</w:t>
            </w:r>
          </w:p>
        </w:tc>
      </w:tr>
      <w:tr w:rsidR="00C54B4A" w:rsidRPr="00A20823" w14:paraId="3B3A95A2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4D9D608C" w14:textId="7841B6FC" w:rsidR="00C54B4A" w:rsidRPr="00A20823" w:rsidRDefault="007957F2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Unity </w:t>
            </w:r>
            <w:r w:rsidR="006364B4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AG</w:t>
            </w:r>
          </w:p>
        </w:tc>
        <w:tc>
          <w:tcPr>
            <w:tcW w:w="2240" w:type="dxa"/>
            <w:vAlign w:val="bottom"/>
          </w:tcPr>
          <w:p w14:paraId="298DAD35" w14:textId="6AE6005E" w:rsidR="00C54B4A" w:rsidRPr="00A20823" w:rsidRDefault="007957F2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Stuttgart</w:t>
            </w:r>
          </w:p>
        </w:tc>
      </w:tr>
      <w:tr w:rsidR="00C54B4A" w:rsidRPr="00A20823" w14:paraId="31C4B8F0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518B375A" w14:textId="726CA64C" w:rsidR="00C54B4A" w:rsidRPr="00A20823" w:rsidRDefault="00A20823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Praktikant im </w:t>
            </w:r>
            <w:r w:rsidR="007957F2"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Management Consulting</w:t>
            </w:r>
          </w:p>
        </w:tc>
        <w:tc>
          <w:tcPr>
            <w:tcW w:w="2240" w:type="dxa"/>
            <w:vAlign w:val="bottom"/>
          </w:tcPr>
          <w:p w14:paraId="64D746D1" w14:textId="3035342A" w:rsidR="00C54B4A" w:rsidRPr="00A20823" w:rsidRDefault="00A20823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7957F2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7957F2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7957F2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7957F2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</w:tr>
      <w:tr w:rsidR="00C54B4A" w:rsidRPr="00A20823" w14:paraId="4E5F0E48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5320E3A7" w14:textId="0AF798EC" w:rsidR="00A8198D" w:rsidRPr="00A8198D" w:rsidRDefault="00A8198D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819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Erstellung </w:t>
            </w:r>
            <w:r w:rsidR="007411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von Unterlagen </w:t>
            </w:r>
            <w:r w:rsidRPr="00A819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zur Transformation von Siemens Teamcenter (PLM) zu SAP S/4HANA (ERP)</w:t>
            </w:r>
          </w:p>
          <w:p w14:paraId="62F79013" w14:textId="02F02DFD" w:rsidR="00C54B4A" w:rsidRPr="00A20823" w:rsidRDefault="00833643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Konzeption eines KPI-Systems für die Systems Engineering</w:t>
            </w:r>
            <w:r w:rsidR="00A20823"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 </w:t>
            </w: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Einführun</w:t>
            </w:r>
            <w:r w:rsidR="00A20823"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g </w:t>
            </w: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eines OEMs</w:t>
            </w:r>
          </w:p>
        </w:tc>
      </w:tr>
      <w:tr w:rsidR="00C54B4A" w:rsidRPr="00A20823" w14:paraId="3EAEF88A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2FB3B0C8" w14:textId="0E50E5C0" w:rsidR="00C54B4A" w:rsidRPr="00A20823" w:rsidRDefault="007957F2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Bansbach</w:t>
            </w:r>
            <w:r w:rsidR="00870E1F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 </w:t>
            </w:r>
          </w:p>
        </w:tc>
        <w:tc>
          <w:tcPr>
            <w:tcW w:w="2240" w:type="dxa"/>
            <w:vAlign w:val="bottom"/>
          </w:tcPr>
          <w:p w14:paraId="1B91AD38" w14:textId="3BFE3D07" w:rsidR="00C54B4A" w:rsidRPr="00A20823" w:rsidRDefault="007957F2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Stuttgart</w:t>
            </w:r>
          </w:p>
        </w:tc>
      </w:tr>
      <w:tr w:rsidR="00C54B4A" w:rsidRPr="00A20823" w14:paraId="64864496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59818CA4" w14:textId="73D0FFD1" w:rsidR="00C54B4A" w:rsidRPr="00A20823" w:rsidRDefault="007957F2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Praktikant im Audit</w:t>
            </w:r>
          </w:p>
        </w:tc>
        <w:tc>
          <w:tcPr>
            <w:tcW w:w="2240" w:type="dxa"/>
            <w:vAlign w:val="bottom"/>
          </w:tcPr>
          <w:p w14:paraId="59FD467E" w14:textId="0C9D35D4" w:rsidR="00C54B4A" w:rsidRPr="00A20823" w:rsidRDefault="007957F2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08/2023 – 10/2023</w:t>
            </w:r>
          </w:p>
        </w:tc>
      </w:tr>
      <w:tr w:rsidR="00A20823" w:rsidRPr="00A20823" w14:paraId="69067CA9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24F01667" w14:textId="33F2DD9A" w:rsidR="00A20823" w:rsidRPr="00A20823" w:rsidRDefault="00A20823" w:rsidP="00C15AE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Unterstützung bei der Prüfung von Einzeljahresabschlüssen und Konzernabschlüssen</w:t>
            </w:r>
          </w:p>
          <w:p w14:paraId="000C0AC9" w14:textId="6B7A8792" w:rsidR="00A20823" w:rsidRPr="00A20823" w:rsidRDefault="00A20823" w:rsidP="006515C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Durchführung von Risikobewertungen und internen Kontrollprüfungen</w:t>
            </w:r>
          </w:p>
        </w:tc>
      </w:tr>
      <w:tr w:rsidR="00527E20" w:rsidRPr="00A20823" w14:paraId="508708A5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38E94FB7" w14:textId="68F3346B" w:rsidR="00527E20" w:rsidRPr="00A20823" w:rsidRDefault="00527E20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O</w:t>
            </w:r>
            <w:r w:rsidR="00051F97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haey</w:t>
            </w:r>
            <w:r w:rsidR="007B737B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e.K.</w:t>
            </w: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2240" w:type="dxa"/>
            <w:vAlign w:val="bottom"/>
          </w:tcPr>
          <w:p w14:paraId="69A3EB4E" w14:textId="61A695DE" w:rsidR="00527E20" w:rsidRPr="00A20823" w:rsidRDefault="00527E20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Kempten</w:t>
            </w:r>
          </w:p>
        </w:tc>
      </w:tr>
      <w:tr w:rsidR="00527E20" w:rsidRPr="00A20823" w14:paraId="044586A5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67637EB3" w14:textId="2A6A7EAE" w:rsidR="00527E20" w:rsidRPr="00A20823" w:rsidRDefault="00527E20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Praktikant in der Projektplanung eines Marketing-Start-ups (&gt; fünf MA)</w:t>
            </w:r>
          </w:p>
        </w:tc>
        <w:tc>
          <w:tcPr>
            <w:tcW w:w="2240" w:type="dxa"/>
            <w:vAlign w:val="bottom"/>
          </w:tcPr>
          <w:p w14:paraId="6F009448" w14:textId="2DBECE80" w:rsidR="00527E20" w:rsidRPr="00A20823" w:rsidRDefault="00527E20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02/2020 – 04/2020</w:t>
            </w:r>
          </w:p>
        </w:tc>
      </w:tr>
      <w:tr w:rsidR="00527E20" w:rsidRPr="00A20823" w14:paraId="2EDAA45F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2F545DFD" w14:textId="3C0DB5BF" w:rsidR="00527E20" w:rsidRPr="00A20823" w:rsidRDefault="00527E20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Analyse </w:t>
            </w:r>
            <w:r w:rsidR="00051F97"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und</w:t>
            </w: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 Marktrecherche des Marktumfeldes für Co-Working-Spaces</w:t>
            </w:r>
          </w:p>
          <w:p w14:paraId="7A4B1E69" w14:textId="072C2D59" w:rsidR="00527E20" w:rsidRPr="00A20823" w:rsidRDefault="00527E20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Konz</w:t>
            </w:r>
            <w:r w:rsidR="00A20823"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eption </w:t>
            </w: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neuer Marketingstrategien für Co-Working-Spaces</w:t>
            </w:r>
          </w:p>
        </w:tc>
      </w:tr>
      <w:tr w:rsidR="00527E20" w:rsidRPr="00A20823" w14:paraId="7E99AA50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02E4846D" w14:textId="44D45EFD" w:rsidR="00527E20" w:rsidRPr="00A20823" w:rsidRDefault="00051F97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Soloplan</w:t>
            </w:r>
            <w:r w:rsidR="007B737B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</w:t>
            </w:r>
          </w:p>
        </w:tc>
        <w:tc>
          <w:tcPr>
            <w:tcW w:w="2240" w:type="dxa"/>
            <w:vAlign w:val="bottom"/>
          </w:tcPr>
          <w:p w14:paraId="44A810CF" w14:textId="55904B98" w:rsidR="00527E20" w:rsidRPr="00A20823" w:rsidRDefault="00527E20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Kempten</w:t>
            </w:r>
          </w:p>
        </w:tc>
      </w:tr>
      <w:tr w:rsidR="00527E20" w:rsidRPr="00A20823" w14:paraId="6E49448B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45A3E976" w14:textId="224CD778" w:rsidR="00527E20" w:rsidRPr="00A20823" w:rsidRDefault="00051F97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Praktikant im Customer Care</w:t>
            </w:r>
          </w:p>
        </w:tc>
        <w:tc>
          <w:tcPr>
            <w:tcW w:w="2240" w:type="dxa"/>
            <w:vAlign w:val="bottom"/>
          </w:tcPr>
          <w:p w14:paraId="4C017098" w14:textId="70EF2736" w:rsidR="00527E20" w:rsidRPr="00A20823" w:rsidRDefault="00051F97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</w:t>
            </w:r>
            <w:r w:rsidR="00527E20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  <w:r w:rsidR="00527E20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04/20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</w:tr>
      <w:tr w:rsidR="00527E20" w:rsidRPr="00A20823" w14:paraId="742AA581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021176EB" w14:textId="78F2DBF9" w:rsidR="00051F97" w:rsidRPr="00A20823" w:rsidRDefault="00051F97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Unterstützung und Beratung der Kunden bei </w:t>
            </w:r>
            <w:r w:rsidR="00A20823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deren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Prozessen</w:t>
            </w:r>
          </w:p>
          <w:p w14:paraId="4D6699E4" w14:textId="4FC8A9CB" w:rsidR="00527E20" w:rsidRPr="00A20823" w:rsidRDefault="00051F97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Optimierung von Präsentationen für den Direktvertrieb</w:t>
            </w:r>
          </w:p>
        </w:tc>
      </w:tr>
      <w:tr w:rsidR="00C54B4A" w:rsidRPr="00A20823" w14:paraId="0833A48C" w14:textId="77777777" w:rsidTr="00B04430">
        <w:trPr>
          <w:trHeight w:val="506"/>
        </w:trPr>
        <w:tc>
          <w:tcPr>
            <w:tcW w:w="10083" w:type="dxa"/>
            <w:gridSpan w:val="3"/>
            <w:tcBorders>
              <w:bottom w:val="single" w:sz="4" w:space="0" w:color="000000"/>
            </w:tcBorders>
            <w:vAlign w:val="bottom"/>
          </w:tcPr>
          <w:p w14:paraId="14E09EAA" w14:textId="77777777" w:rsidR="00C54B4A" w:rsidRPr="006515C5" w:rsidRDefault="00A20823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6515C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C54B4A" w:rsidRPr="00A20823" w14:paraId="6E865A9C" w14:textId="77777777" w:rsidTr="00B04430">
        <w:trPr>
          <w:trHeight w:val="337"/>
        </w:trPr>
        <w:tc>
          <w:tcPr>
            <w:tcW w:w="7842" w:type="dxa"/>
            <w:gridSpan w:val="2"/>
            <w:tcBorders>
              <w:top w:val="single" w:sz="4" w:space="0" w:color="000000"/>
            </w:tcBorders>
            <w:vAlign w:val="bottom"/>
          </w:tcPr>
          <w:p w14:paraId="403C3898" w14:textId="17EDE74E" w:rsidR="00C54B4A" w:rsidRPr="00A20823" w:rsidRDefault="00870E1F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K</w:t>
            </w:r>
            <w:r w:rsidR="007B737B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ube</w:t>
            </w: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e.V. – Kompetenzzentrum für Unternehmensentwicklung und -beratung</w:t>
            </w:r>
          </w:p>
        </w:tc>
        <w:tc>
          <w:tcPr>
            <w:tcW w:w="2240" w:type="dxa"/>
            <w:tcBorders>
              <w:top w:val="single" w:sz="4" w:space="0" w:color="000000"/>
            </w:tcBorders>
            <w:vAlign w:val="bottom"/>
          </w:tcPr>
          <w:p w14:paraId="6153FFBA" w14:textId="269D6D8F" w:rsidR="00C54B4A" w:rsidRPr="00A20823" w:rsidRDefault="00870E1F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Kempten</w:t>
            </w:r>
          </w:p>
        </w:tc>
      </w:tr>
      <w:tr w:rsidR="00C54B4A" w:rsidRPr="00A20823" w14:paraId="3E684C87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334EFCEC" w14:textId="5BB23CC8" w:rsidR="00C54B4A" w:rsidRPr="00A20823" w:rsidRDefault="00A20823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Aktives Mitglied der studentischen Unternehmensberatung der </w:t>
            </w:r>
            <w:r w:rsidR="00870E1F"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Hochschule Kempten</w:t>
            </w:r>
          </w:p>
        </w:tc>
        <w:tc>
          <w:tcPr>
            <w:tcW w:w="2240" w:type="dxa"/>
            <w:vAlign w:val="bottom"/>
          </w:tcPr>
          <w:p w14:paraId="7849B316" w14:textId="2B69BBB9" w:rsidR="00C54B4A" w:rsidRPr="00A20823" w:rsidRDefault="00A20823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7B737B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BC35CD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C54B4A" w:rsidRPr="00A20823" w14:paraId="1102B89B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424CA27F" w14:textId="1CCF5AF4" w:rsidR="00C54B4A" w:rsidRPr="006515C5" w:rsidRDefault="008C1739" w:rsidP="006515C5">
            <w:pPr>
              <w:pStyle w:val="Listenabsatz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Entwicklung, Pflege und Verbreitung von Managementmethoden zur </w:t>
            </w:r>
            <w:r w:rsidRPr="006515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Optimierung von Geschäftsprozessen</w:t>
            </w:r>
          </w:p>
        </w:tc>
      </w:tr>
      <w:tr w:rsidR="00C54B4A" w:rsidRPr="00A20823" w14:paraId="60BA1E5B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3070DD50" w14:textId="59E0FE48" w:rsidR="00C54B4A" w:rsidRPr="00A20823" w:rsidRDefault="00A20823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</w:t>
            </w:r>
            <w:r w:rsidR="00051F97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umpkincareers</w:t>
            </w:r>
            <w:r w:rsidR="007B737B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</w:t>
            </w:r>
          </w:p>
        </w:tc>
        <w:tc>
          <w:tcPr>
            <w:tcW w:w="2240" w:type="dxa"/>
            <w:vAlign w:val="bottom"/>
          </w:tcPr>
          <w:p w14:paraId="74E71915" w14:textId="30CBA028" w:rsidR="00C54B4A" w:rsidRPr="00A20823" w:rsidRDefault="006364B4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</w:t>
            </w:r>
            <w:r w:rsidR="00870E1F"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nline</w:t>
            </w:r>
          </w:p>
        </w:tc>
      </w:tr>
      <w:tr w:rsidR="00C54B4A" w:rsidRPr="00A20823" w14:paraId="3A55269A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5F2B8045" w14:textId="4C532BC7" w:rsidR="00C54B4A" w:rsidRPr="00A20823" w:rsidRDefault="00051F97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Aktives Mitglied im Coaching-Netzwerk einer Karriereberatung für Studierende</w:t>
            </w:r>
          </w:p>
        </w:tc>
        <w:tc>
          <w:tcPr>
            <w:tcW w:w="2240" w:type="dxa"/>
            <w:vAlign w:val="bottom"/>
          </w:tcPr>
          <w:p w14:paraId="22E4B088" w14:textId="680969D9" w:rsidR="00C54B4A" w:rsidRPr="00A20823" w:rsidRDefault="006364B4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03/2023 – heute</w:t>
            </w:r>
          </w:p>
        </w:tc>
      </w:tr>
      <w:tr w:rsidR="00C54B4A" w:rsidRPr="00A20823" w14:paraId="4D945F1E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6FB6A993" w14:textId="021BCB17" w:rsidR="00C54B4A" w:rsidRPr="00A20823" w:rsidRDefault="00051F97" w:rsidP="006515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Fachliche und persönliche Weiterentwicklung durch Vorbereitungskurse</w:t>
            </w:r>
          </w:p>
        </w:tc>
      </w:tr>
      <w:tr w:rsidR="00C54B4A" w:rsidRPr="00A20823" w14:paraId="334B7805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5011DF55" w14:textId="128362D4" w:rsidR="00C54B4A" w:rsidRPr="00A20823" w:rsidRDefault="00051F97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Bildungsverein e.V.</w:t>
            </w:r>
          </w:p>
        </w:tc>
        <w:tc>
          <w:tcPr>
            <w:tcW w:w="2240" w:type="dxa"/>
            <w:vAlign w:val="bottom"/>
          </w:tcPr>
          <w:p w14:paraId="58B1AD20" w14:textId="7A980736" w:rsidR="00C54B4A" w:rsidRPr="00A20823" w:rsidRDefault="006364B4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Kempten</w:t>
            </w:r>
          </w:p>
        </w:tc>
      </w:tr>
      <w:tr w:rsidR="00C54B4A" w:rsidRPr="00A20823" w14:paraId="05E5BA91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71483806" w14:textId="02C6281C" w:rsidR="00C54B4A" w:rsidRPr="00A20823" w:rsidRDefault="00870E1F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Lehrkraft und Ausbilder</w:t>
            </w:r>
          </w:p>
        </w:tc>
        <w:tc>
          <w:tcPr>
            <w:tcW w:w="2240" w:type="dxa"/>
            <w:vAlign w:val="bottom"/>
          </w:tcPr>
          <w:p w14:paraId="7A9A20B5" w14:textId="128CC8D3" w:rsidR="00C54B4A" w:rsidRPr="00A20823" w:rsidRDefault="00A20823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heute</w:t>
            </w:r>
          </w:p>
        </w:tc>
      </w:tr>
      <w:tr w:rsidR="00C54B4A" w:rsidRPr="00A20823" w14:paraId="12F03CFC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5932F510" w14:textId="3598F547" w:rsidR="00C54B4A" w:rsidRPr="00A20823" w:rsidRDefault="00870E1F" w:rsidP="00C15AE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Unterstützung der Eltern und Kinder bei schulischen Themen</w:t>
            </w:r>
          </w:p>
        </w:tc>
      </w:tr>
      <w:tr w:rsidR="00C54B4A" w:rsidRPr="00A20823" w14:paraId="6CF50B2F" w14:textId="77777777" w:rsidTr="00B04430">
        <w:trPr>
          <w:trHeight w:val="506"/>
        </w:trPr>
        <w:tc>
          <w:tcPr>
            <w:tcW w:w="10083" w:type="dxa"/>
            <w:gridSpan w:val="3"/>
            <w:tcBorders>
              <w:bottom w:val="single" w:sz="4" w:space="0" w:color="000000"/>
            </w:tcBorders>
            <w:vAlign w:val="bottom"/>
          </w:tcPr>
          <w:p w14:paraId="72922DD4" w14:textId="77777777" w:rsidR="00C54B4A" w:rsidRPr="006515C5" w:rsidRDefault="00A20823" w:rsidP="00C15AE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515C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C54B4A" w:rsidRPr="00A20823" w14:paraId="274C48F4" w14:textId="77777777" w:rsidTr="00B04430">
        <w:trPr>
          <w:trHeight w:val="337"/>
        </w:trPr>
        <w:tc>
          <w:tcPr>
            <w:tcW w:w="1401" w:type="dxa"/>
            <w:tcBorders>
              <w:top w:val="single" w:sz="4" w:space="0" w:color="000000"/>
            </w:tcBorders>
            <w:vAlign w:val="bottom"/>
          </w:tcPr>
          <w:p w14:paraId="0FBAFCF1" w14:textId="77777777" w:rsidR="00C54B4A" w:rsidRPr="00A20823" w:rsidRDefault="00A20823" w:rsidP="00C15A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682" w:type="dxa"/>
            <w:gridSpan w:val="2"/>
            <w:tcBorders>
              <w:top w:val="single" w:sz="4" w:space="0" w:color="000000"/>
            </w:tcBorders>
            <w:vAlign w:val="bottom"/>
          </w:tcPr>
          <w:p w14:paraId="13866E90" w14:textId="172315BC" w:rsidR="00C54B4A" w:rsidRPr="00A20823" w:rsidRDefault="00A20823" w:rsidP="00C15A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Russisch </w:t>
            </w:r>
            <w:r w:rsidR="006364B4" w:rsidRPr="006515C5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(Muttersprache)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Englisch </w:t>
            </w: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</w:p>
        </w:tc>
      </w:tr>
      <w:tr w:rsidR="00C54B4A" w:rsidRPr="00AF49B7" w14:paraId="7BD8EEC1" w14:textId="77777777" w:rsidTr="00B04430">
        <w:trPr>
          <w:trHeight w:val="337"/>
        </w:trPr>
        <w:tc>
          <w:tcPr>
            <w:tcW w:w="1401" w:type="dxa"/>
            <w:vAlign w:val="bottom"/>
          </w:tcPr>
          <w:p w14:paraId="34978CC9" w14:textId="77777777" w:rsidR="00C54B4A" w:rsidRPr="00A20823" w:rsidRDefault="00A20823" w:rsidP="00C15A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682" w:type="dxa"/>
            <w:gridSpan w:val="2"/>
            <w:vAlign w:val="bottom"/>
          </w:tcPr>
          <w:p w14:paraId="3500D42F" w14:textId="470D8455" w:rsidR="007102EF" w:rsidRPr="00A20823" w:rsidRDefault="00A20823" w:rsidP="00C15AE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Office, 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IBM SPSS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3D48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Atlassian 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Confluence, </w:t>
            </w:r>
            <w:r w:rsidR="003D48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Atlassian 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Jira</w:t>
            </w:r>
            <w:r w:rsidR="003D48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DE0A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Tableau</w:t>
            </w:r>
            <w:r w:rsidR="008E5B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Power BI</w:t>
            </w:r>
          </w:p>
        </w:tc>
      </w:tr>
      <w:tr w:rsidR="00C54B4A" w:rsidRPr="00A20823" w14:paraId="297F07FD" w14:textId="77777777" w:rsidTr="00B04430">
        <w:trPr>
          <w:trHeight w:val="337"/>
        </w:trPr>
        <w:tc>
          <w:tcPr>
            <w:tcW w:w="1401" w:type="dxa"/>
            <w:vAlign w:val="bottom"/>
          </w:tcPr>
          <w:p w14:paraId="4C4C6098" w14:textId="77777777" w:rsidR="00C54B4A" w:rsidRPr="00A20823" w:rsidRDefault="00A20823" w:rsidP="00C15A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682" w:type="dxa"/>
            <w:gridSpan w:val="2"/>
            <w:vAlign w:val="bottom"/>
          </w:tcPr>
          <w:p w14:paraId="29227213" w14:textId="100F9524" w:rsidR="00C54B4A" w:rsidRPr="00A20823" w:rsidRDefault="006364B4" w:rsidP="00C15AE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Kraftsport, Meditation, </w:t>
            </w:r>
            <w:r w:rsidR="00491D7E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Wirtschaft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C54B4A" w:rsidRPr="00A20823" w14:paraId="186BD058" w14:textId="77777777" w:rsidTr="00403FD0">
        <w:trPr>
          <w:trHeight w:val="771"/>
        </w:trPr>
        <w:tc>
          <w:tcPr>
            <w:tcW w:w="10083" w:type="dxa"/>
            <w:gridSpan w:val="3"/>
            <w:vAlign w:val="bottom"/>
          </w:tcPr>
          <w:p w14:paraId="09623A86" w14:textId="39B02705" w:rsidR="00C54B4A" w:rsidRPr="00A20823" w:rsidRDefault="0082462A" w:rsidP="00C15AE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Kempten</w:t>
            </w:r>
            <w:r w:rsidR="006364B4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="005C1745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="007102EF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5C1745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2F15F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7102EF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.202</w:t>
            </w:r>
            <w:r w:rsidR="005C1745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7B247324" w14:textId="77777777" w:rsidR="00C54B4A" w:rsidRDefault="00C54B4A">
      <w:pPr>
        <w:rPr>
          <w:sz w:val="18"/>
          <w:szCs w:val="18"/>
        </w:rPr>
      </w:pPr>
    </w:p>
    <w:sectPr w:rsidR="00C54B4A">
      <w:footerReference w:type="even" r:id="rId9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15CB4" w14:textId="77777777" w:rsidR="00436407" w:rsidRDefault="00436407">
      <w:pPr>
        <w:spacing w:after="0" w:line="240" w:lineRule="auto"/>
      </w:pPr>
      <w:r>
        <w:separator/>
      </w:r>
    </w:p>
  </w:endnote>
  <w:endnote w:type="continuationSeparator" w:id="0">
    <w:p w14:paraId="1D29B263" w14:textId="77777777" w:rsidR="00436407" w:rsidRDefault="00436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925F" w14:textId="77777777" w:rsidR="00C54B4A" w:rsidRDefault="00A2082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54003E1" w14:textId="77777777" w:rsidR="00C54B4A" w:rsidRDefault="00C54B4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8C717" w14:textId="77777777" w:rsidR="00436407" w:rsidRDefault="00436407">
      <w:pPr>
        <w:spacing w:after="0" w:line="240" w:lineRule="auto"/>
      </w:pPr>
      <w:r>
        <w:separator/>
      </w:r>
    </w:p>
  </w:footnote>
  <w:footnote w:type="continuationSeparator" w:id="0">
    <w:p w14:paraId="0E18C115" w14:textId="77777777" w:rsidR="00436407" w:rsidRDefault="004364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EB579D"/>
    <w:multiLevelType w:val="multilevel"/>
    <w:tmpl w:val="B42A4C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EE73EB"/>
    <w:multiLevelType w:val="multilevel"/>
    <w:tmpl w:val="B9C424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421066"/>
    <w:multiLevelType w:val="multilevel"/>
    <w:tmpl w:val="B8D42F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950DCB"/>
    <w:multiLevelType w:val="multilevel"/>
    <w:tmpl w:val="A32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94038"/>
    <w:multiLevelType w:val="multilevel"/>
    <w:tmpl w:val="E8EE9D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FE373D1"/>
    <w:multiLevelType w:val="multilevel"/>
    <w:tmpl w:val="CCA2018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9600912">
    <w:abstractNumId w:val="7"/>
  </w:num>
  <w:num w:numId="2" w16cid:durableId="1323579721">
    <w:abstractNumId w:val="4"/>
  </w:num>
  <w:num w:numId="3" w16cid:durableId="196049537">
    <w:abstractNumId w:val="8"/>
  </w:num>
  <w:num w:numId="4" w16cid:durableId="1767113596">
    <w:abstractNumId w:val="3"/>
  </w:num>
  <w:num w:numId="5" w16cid:durableId="661158926">
    <w:abstractNumId w:val="2"/>
  </w:num>
  <w:num w:numId="6" w16cid:durableId="1865047615">
    <w:abstractNumId w:val="6"/>
  </w:num>
  <w:num w:numId="7" w16cid:durableId="1907765901">
    <w:abstractNumId w:val="0"/>
  </w:num>
  <w:num w:numId="8" w16cid:durableId="428623897">
    <w:abstractNumId w:val="1"/>
  </w:num>
  <w:num w:numId="9" w16cid:durableId="146731441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B4A"/>
    <w:rsid w:val="000014AC"/>
    <w:rsid w:val="00014F9D"/>
    <w:rsid w:val="0002358F"/>
    <w:rsid w:val="000300E5"/>
    <w:rsid w:val="00033671"/>
    <w:rsid w:val="00051F97"/>
    <w:rsid w:val="00077442"/>
    <w:rsid w:val="00095996"/>
    <w:rsid w:val="000A1FB2"/>
    <w:rsid w:val="001B2D2A"/>
    <w:rsid w:val="00231B01"/>
    <w:rsid w:val="00236652"/>
    <w:rsid w:val="002476BB"/>
    <w:rsid w:val="00263DEF"/>
    <w:rsid w:val="002855B8"/>
    <w:rsid w:val="00290F7F"/>
    <w:rsid w:val="002C74F6"/>
    <w:rsid w:val="002F15FB"/>
    <w:rsid w:val="00327CE5"/>
    <w:rsid w:val="00342508"/>
    <w:rsid w:val="00372F20"/>
    <w:rsid w:val="0039671B"/>
    <w:rsid w:val="00396A33"/>
    <w:rsid w:val="003D485A"/>
    <w:rsid w:val="003D6F47"/>
    <w:rsid w:val="00403FD0"/>
    <w:rsid w:val="00435A81"/>
    <w:rsid w:val="00436407"/>
    <w:rsid w:val="00446E23"/>
    <w:rsid w:val="0046730E"/>
    <w:rsid w:val="00491D7E"/>
    <w:rsid w:val="00494F6E"/>
    <w:rsid w:val="004C1B29"/>
    <w:rsid w:val="00522060"/>
    <w:rsid w:val="00527E20"/>
    <w:rsid w:val="00561A10"/>
    <w:rsid w:val="00586EA3"/>
    <w:rsid w:val="005B225F"/>
    <w:rsid w:val="005C1745"/>
    <w:rsid w:val="006364B4"/>
    <w:rsid w:val="006515C5"/>
    <w:rsid w:val="0068333A"/>
    <w:rsid w:val="00684095"/>
    <w:rsid w:val="00685ED2"/>
    <w:rsid w:val="006A1B4A"/>
    <w:rsid w:val="007027EA"/>
    <w:rsid w:val="007102EF"/>
    <w:rsid w:val="007411D4"/>
    <w:rsid w:val="0074199B"/>
    <w:rsid w:val="00767513"/>
    <w:rsid w:val="007957F2"/>
    <w:rsid w:val="007A22CC"/>
    <w:rsid w:val="007B737B"/>
    <w:rsid w:val="007C4863"/>
    <w:rsid w:val="007F33CA"/>
    <w:rsid w:val="0082462A"/>
    <w:rsid w:val="00833643"/>
    <w:rsid w:val="008633F9"/>
    <w:rsid w:val="00863BE9"/>
    <w:rsid w:val="00866C6A"/>
    <w:rsid w:val="00870E1F"/>
    <w:rsid w:val="008C1739"/>
    <w:rsid w:val="008C5132"/>
    <w:rsid w:val="008E5B3F"/>
    <w:rsid w:val="00924AE5"/>
    <w:rsid w:val="00925D61"/>
    <w:rsid w:val="00935711"/>
    <w:rsid w:val="00941DD6"/>
    <w:rsid w:val="009906A7"/>
    <w:rsid w:val="00A20823"/>
    <w:rsid w:val="00A27AF8"/>
    <w:rsid w:val="00A566C1"/>
    <w:rsid w:val="00A61D68"/>
    <w:rsid w:val="00A73F42"/>
    <w:rsid w:val="00A8198D"/>
    <w:rsid w:val="00AE3A81"/>
    <w:rsid w:val="00AF49B7"/>
    <w:rsid w:val="00B04430"/>
    <w:rsid w:val="00B12592"/>
    <w:rsid w:val="00B2118D"/>
    <w:rsid w:val="00B466FB"/>
    <w:rsid w:val="00B53FC0"/>
    <w:rsid w:val="00B61DFA"/>
    <w:rsid w:val="00B6415A"/>
    <w:rsid w:val="00BA48D4"/>
    <w:rsid w:val="00BA54B0"/>
    <w:rsid w:val="00BC35CD"/>
    <w:rsid w:val="00BE0901"/>
    <w:rsid w:val="00C1271F"/>
    <w:rsid w:val="00C15AEE"/>
    <w:rsid w:val="00C32AA6"/>
    <w:rsid w:val="00C54B4A"/>
    <w:rsid w:val="00C6053B"/>
    <w:rsid w:val="00CB5BB4"/>
    <w:rsid w:val="00CE15C9"/>
    <w:rsid w:val="00D009EB"/>
    <w:rsid w:val="00D13C87"/>
    <w:rsid w:val="00D16A8B"/>
    <w:rsid w:val="00D63F28"/>
    <w:rsid w:val="00D77FB5"/>
    <w:rsid w:val="00DC09F3"/>
    <w:rsid w:val="00DD0EA7"/>
    <w:rsid w:val="00DD25DC"/>
    <w:rsid w:val="00DE0AA5"/>
    <w:rsid w:val="00E02DE7"/>
    <w:rsid w:val="00E16538"/>
    <w:rsid w:val="00E45368"/>
    <w:rsid w:val="00E56E9F"/>
    <w:rsid w:val="00E8696A"/>
    <w:rsid w:val="00E86EF8"/>
    <w:rsid w:val="00EB70B9"/>
    <w:rsid w:val="00EB7762"/>
    <w:rsid w:val="00F76159"/>
    <w:rsid w:val="00FA64FF"/>
    <w:rsid w:val="00FC281C"/>
    <w:rsid w:val="00FE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33DF5"/>
  <w15:docId w15:val="{02E8C944-5C8C-E345-9FA3-C6EDFCD1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A2082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20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2082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2082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2082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208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236AB2-618C-514D-A33C-B0A9274A8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16</cp:revision>
  <cp:lastPrinted>2025-01-20T16:56:00Z</cp:lastPrinted>
  <dcterms:created xsi:type="dcterms:W3CDTF">2025-01-20T16:56:00Z</dcterms:created>
  <dcterms:modified xsi:type="dcterms:W3CDTF">2025-03-25T15:11:00Z</dcterms:modified>
</cp:coreProperties>
</file>