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57703" w14:textId="5323935B" w:rsidR="003963DA" w:rsidRPr="00B71DE5" w:rsidRDefault="003963DA">
      <w:pPr>
        <w:rPr>
          <w:rFonts w:ascii="Georgia" w:hAnsi="Georgia"/>
          <w:lang w:val="de-AT"/>
        </w:rPr>
      </w:pPr>
      <w:proofErr w:type="spellStart"/>
      <w:r w:rsidRPr="00B71DE5">
        <w:rPr>
          <w:rFonts w:ascii="Georgia" w:hAnsi="Georgia"/>
          <w:lang w:val="de-AT"/>
        </w:rPr>
        <w:t>Wieselhuber</w:t>
      </w:r>
      <w:proofErr w:type="spellEnd"/>
      <w:r w:rsidRPr="00B71DE5">
        <w:rPr>
          <w:rFonts w:ascii="Georgia" w:hAnsi="Georgia"/>
          <w:lang w:val="de-AT"/>
        </w:rPr>
        <w:t xml:space="preserve"> &amp; Partner:</w:t>
      </w:r>
    </w:p>
    <w:p w14:paraId="1B04B0B6" w14:textId="78E69095" w:rsidR="003963DA" w:rsidRPr="00B71DE5" w:rsidRDefault="006962EC">
      <w:pPr>
        <w:rPr>
          <w:rFonts w:ascii="Georgia" w:hAnsi="Georgia"/>
          <w:lang w:val="de-AT"/>
        </w:rPr>
      </w:pPr>
      <w:r w:rsidRPr="00B71DE5">
        <w:rPr>
          <w:rFonts w:ascii="Georgia" w:hAnsi="Georgia"/>
          <w:lang w:val="de-AT"/>
        </w:rPr>
        <w:t xml:space="preserve">Dabei sehe ich </w:t>
      </w:r>
      <w:proofErr w:type="spellStart"/>
      <w:r w:rsidR="0022506C" w:rsidRPr="00B71DE5">
        <w:rPr>
          <w:rFonts w:ascii="Georgia" w:hAnsi="Georgia"/>
          <w:lang w:val="de-AT"/>
        </w:rPr>
        <w:t>Wieselhuber</w:t>
      </w:r>
      <w:proofErr w:type="spellEnd"/>
      <w:r w:rsidR="0022506C" w:rsidRPr="00B71DE5">
        <w:rPr>
          <w:rFonts w:ascii="Georgia" w:hAnsi="Georgia"/>
          <w:lang w:val="de-AT"/>
        </w:rPr>
        <w:t xml:space="preserve"> &amp; Partner</w:t>
      </w:r>
      <w:r w:rsidRPr="00B71DE5">
        <w:rPr>
          <w:rFonts w:ascii="Georgia" w:hAnsi="Georgia"/>
          <w:lang w:val="de-AT"/>
        </w:rPr>
        <w:t xml:space="preserve"> als idealen Ort für mein Praktikum. Durch Ihr breites Spektrum an Kompetenzen stellen Sie nicht nur </w:t>
      </w:r>
      <w:del w:id="0" w:author="David Döbele" w:date="2024-01-23T20:24:00Z">
        <w:r w:rsidRPr="00B71DE5" w:rsidDel="002448A5">
          <w:rPr>
            <w:rFonts w:ascii="Georgia" w:hAnsi="Georgia"/>
            <w:lang w:val="de-AT"/>
          </w:rPr>
          <w:delText>den perfekte Ansprechpartner</w:delText>
        </w:r>
      </w:del>
      <w:ins w:id="1" w:author="David Döbele" w:date="2024-01-23T20:24:00Z">
        <w:r w:rsidR="002448A5" w:rsidRPr="00B71DE5">
          <w:rPr>
            <w:rFonts w:ascii="Georgia" w:hAnsi="Georgia"/>
            <w:lang w:val="de-AT"/>
          </w:rPr>
          <w:t>den perfekten Ansprechpartner</w:t>
        </w:r>
      </w:ins>
      <w:r w:rsidRPr="00B71DE5">
        <w:rPr>
          <w:rFonts w:ascii="Georgia" w:hAnsi="Georgia"/>
          <w:lang w:val="de-AT"/>
        </w:rPr>
        <w:t xml:space="preserve"> </w:t>
      </w:r>
      <w:r w:rsidR="00577A4C" w:rsidRPr="00B71DE5">
        <w:rPr>
          <w:rFonts w:ascii="Georgia" w:hAnsi="Georgia"/>
          <w:lang w:val="de-AT"/>
        </w:rPr>
        <w:t>für Unternehmensberatungen, sondern auch für anderweitige Beratungsleistungen</w:t>
      </w:r>
      <w:r w:rsidRPr="00B71DE5">
        <w:rPr>
          <w:rFonts w:ascii="Georgia" w:hAnsi="Georgia"/>
          <w:lang w:val="de-AT"/>
        </w:rPr>
        <w:t xml:space="preserve"> </w:t>
      </w:r>
      <w:r w:rsidR="00577A4C" w:rsidRPr="00B71DE5">
        <w:rPr>
          <w:rFonts w:ascii="Georgia" w:hAnsi="Georgia"/>
          <w:lang w:val="de-AT"/>
        </w:rPr>
        <w:t xml:space="preserve">dar. Dadurch waren Sie in der Lage, sich </w:t>
      </w:r>
      <w:del w:id="2" w:author="David Döbele" w:date="2024-01-23T20:24:00Z">
        <w:r w:rsidR="00577A4C" w:rsidRPr="00B71DE5" w:rsidDel="002448A5">
          <w:rPr>
            <w:rFonts w:ascii="Georgia" w:hAnsi="Georgia"/>
            <w:lang w:val="de-AT"/>
          </w:rPr>
          <w:delText>großes Expertise</w:delText>
        </w:r>
      </w:del>
      <w:ins w:id="3" w:author="David Döbele" w:date="2024-01-23T20:24:00Z">
        <w:r w:rsidR="002448A5" w:rsidRPr="00B71DE5">
          <w:rPr>
            <w:rFonts w:ascii="Georgia" w:hAnsi="Georgia"/>
            <w:lang w:val="de-AT"/>
          </w:rPr>
          <w:t>große Expertise</w:t>
        </w:r>
      </w:ins>
      <w:r w:rsidR="00577A4C" w:rsidRPr="00B71DE5">
        <w:rPr>
          <w:rFonts w:ascii="Georgia" w:hAnsi="Georgia"/>
          <w:lang w:val="de-AT"/>
        </w:rPr>
        <w:t xml:space="preserve"> in unterschiedlichen Bereichen anzueignen, was Sie zu einem nachgefragten Berater macht. Besonders spannend finde ich, dass Sie dabei nicht nur national, sondern auch auf internationaler Ebene bei strategischen sowie operativen Fragestellungen beraten. Darüber hinaus erachte ich Ihre vertretenen Branchen aufgrund der Einzigartigkeit als äußerst bemerkenswert.</w:t>
      </w:r>
    </w:p>
    <w:p w14:paraId="37942F47" w14:textId="3591704B" w:rsidR="003963DA" w:rsidRPr="00B71DE5" w:rsidRDefault="00577A4C">
      <w:pPr>
        <w:rPr>
          <w:rFonts w:ascii="Georgia" w:hAnsi="Georgia"/>
          <w:lang w:val="de-AT"/>
        </w:rPr>
      </w:pPr>
      <w:proofErr w:type="spellStart"/>
      <w:r w:rsidRPr="00B71DE5">
        <w:rPr>
          <w:rFonts w:ascii="Georgia" w:hAnsi="Georgia"/>
          <w:lang w:val="de-AT"/>
        </w:rPr>
        <w:t>Mayerhöfer</w:t>
      </w:r>
      <w:proofErr w:type="spellEnd"/>
      <w:r w:rsidRPr="00B71DE5">
        <w:rPr>
          <w:rFonts w:ascii="Georgia" w:hAnsi="Georgia"/>
          <w:lang w:val="de-AT"/>
        </w:rPr>
        <w:t xml:space="preserve"> &amp; Co</w:t>
      </w:r>
      <w:r w:rsidR="00B71DE5">
        <w:rPr>
          <w:rFonts w:ascii="Georgia" w:hAnsi="Georgia"/>
          <w:lang w:val="de-AT"/>
        </w:rPr>
        <w:t>:</w:t>
      </w:r>
    </w:p>
    <w:p w14:paraId="720645E5" w14:textId="14F2C95E" w:rsidR="007D1D3B" w:rsidRPr="00B71DE5" w:rsidRDefault="00577A4C" w:rsidP="007D1D3B">
      <w:pPr>
        <w:rPr>
          <w:rFonts w:ascii="Georgia" w:hAnsi="Georgia"/>
          <w:lang w:val="de-AT"/>
        </w:rPr>
      </w:pPr>
      <w:r w:rsidRPr="00B71DE5">
        <w:rPr>
          <w:rFonts w:ascii="Georgia" w:hAnsi="Georgia"/>
          <w:lang w:val="de-AT"/>
        </w:rPr>
        <w:t xml:space="preserve">Dabei sehe ich </w:t>
      </w:r>
      <w:proofErr w:type="spellStart"/>
      <w:r w:rsidR="0022506C" w:rsidRPr="00B71DE5">
        <w:rPr>
          <w:rFonts w:ascii="Georgia" w:hAnsi="Georgia"/>
          <w:lang w:val="de-AT"/>
        </w:rPr>
        <w:t>Mayerhöfer</w:t>
      </w:r>
      <w:proofErr w:type="spellEnd"/>
      <w:r w:rsidR="0022506C" w:rsidRPr="00B71DE5">
        <w:rPr>
          <w:rFonts w:ascii="Georgia" w:hAnsi="Georgia"/>
          <w:lang w:val="de-AT"/>
        </w:rPr>
        <w:t xml:space="preserve"> &amp; </w:t>
      </w:r>
      <w:proofErr w:type="spellStart"/>
      <w:r w:rsidR="0022506C" w:rsidRPr="00B71DE5">
        <w:rPr>
          <w:rFonts w:ascii="Georgia" w:hAnsi="Georgia"/>
          <w:lang w:val="de-AT"/>
        </w:rPr>
        <w:t>co</w:t>
      </w:r>
      <w:proofErr w:type="spellEnd"/>
      <w:r w:rsidR="0022506C" w:rsidRPr="00B71DE5">
        <w:rPr>
          <w:rFonts w:ascii="Georgia" w:hAnsi="Georgia"/>
          <w:lang w:val="de-AT"/>
        </w:rPr>
        <w:t xml:space="preserve"> </w:t>
      </w:r>
      <w:r w:rsidRPr="00B71DE5">
        <w:rPr>
          <w:rFonts w:ascii="Georgia" w:hAnsi="Georgia"/>
          <w:lang w:val="de-AT"/>
        </w:rPr>
        <w:t xml:space="preserve">als idealen Ort für mein Praktikum. </w:t>
      </w:r>
      <w:r w:rsidR="0022506C" w:rsidRPr="00B71DE5">
        <w:rPr>
          <w:rFonts w:ascii="Georgia" w:hAnsi="Georgia"/>
          <w:lang w:val="de-AT"/>
        </w:rPr>
        <w:t>Mit Ihrem breiten Angebot an Dienstleistungen stellen Sie nicht nur den perfekten Ansprechpartner für M&amp;A Transaktionen</w:t>
      </w:r>
      <w:del w:id="4" w:author="David Döbele" w:date="2024-01-23T20:24:00Z">
        <w:r w:rsidR="0022506C" w:rsidRPr="00B71DE5" w:rsidDel="002448A5">
          <w:rPr>
            <w:rFonts w:ascii="Georgia" w:hAnsi="Georgia"/>
            <w:lang w:val="de-AT"/>
          </w:rPr>
          <w:delText xml:space="preserve"> dar</w:delText>
        </w:r>
      </w:del>
      <w:r w:rsidR="0022506C" w:rsidRPr="00B71DE5">
        <w:rPr>
          <w:rFonts w:ascii="Georgia" w:hAnsi="Georgia"/>
          <w:lang w:val="de-AT"/>
        </w:rPr>
        <w:t xml:space="preserve">, sondern auch für anderweitige Leistungen wie unter Venture Capital dar. Dadurch waren Sie in der Lage, nicht nur auf nationaler, sondern auch internationaler Ebene Kunden bei über 300 erfolgreich abgeschlossenen Transaktionen zu betreuen. </w:t>
      </w:r>
      <w:r w:rsidR="0078402A" w:rsidRPr="00B71DE5">
        <w:rPr>
          <w:rFonts w:ascii="Georgia" w:hAnsi="Georgia"/>
          <w:lang w:val="de-AT"/>
        </w:rPr>
        <w:t>Außerdem legen Sie großen Wert auf Nachhaltigkeit, was ich äußerst bemerkenswert für ein Unternehmen Ihrer Größe erachte.</w:t>
      </w:r>
      <w:r w:rsidR="007D1D3B" w:rsidRPr="00B71DE5">
        <w:rPr>
          <w:rFonts w:ascii="Georgia" w:hAnsi="Georgia"/>
          <w:lang w:val="de-AT"/>
        </w:rPr>
        <w:t xml:space="preserve"> Indem ich </w:t>
      </w:r>
      <w:proofErr w:type="spellStart"/>
      <w:r w:rsidR="007D1D3B" w:rsidRPr="00B71DE5">
        <w:rPr>
          <w:rFonts w:ascii="Georgia" w:hAnsi="Georgia"/>
          <w:lang w:val="de-AT"/>
        </w:rPr>
        <w:t>Mayerhöfer</w:t>
      </w:r>
      <w:proofErr w:type="spellEnd"/>
      <w:r w:rsidR="007D1D3B" w:rsidRPr="00B71DE5">
        <w:rPr>
          <w:rFonts w:ascii="Georgia" w:hAnsi="Georgia"/>
          <w:lang w:val="de-AT"/>
        </w:rPr>
        <w:t xml:space="preserve"> &amp; Co mit Begeisterung, umfangreicher Erfahrung und insbesondere Kreativität verbinde, finde ich eine vollständige Übereinstimmung mit diesen Werten.</w:t>
      </w:r>
    </w:p>
    <w:p w14:paraId="0CC70F0C" w14:textId="278DB627" w:rsidR="007D1D3B" w:rsidRPr="002448A5" w:rsidRDefault="007D1D3B" w:rsidP="007D1D3B">
      <w:pPr>
        <w:rPr>
          <w:rFonts w:ascii="Georgia" w:hAnsi="Georgia"/>
          <w:lang w:val="de-DE"/>
        </w:rPr>
      </w:pPr>
      <w:r w:rsidRPr="002448A5">
        <w:rPr>
          <w:rFonts w:ascii="Georgia" w:hAnsi="Georgia"/>
          <w:lang w:val="de-DE"/>
        </w:rPr>
        <w:t>Roots Advisory</w:t>
      </w:r>
      <w:r w:rsidR="00B71DE5" w:rsidRPr="002448A5">
        <w:rPr>
          <w:rFonts w:ascii="Georgia" w:hAnsi="Georgia"/>
          <w:lang w:val="de-DE"/>
        </w:rPr>
        <w:t>:</w:t>
      </w:r>
    </w:p>
    <w:p w14:paraId="41649E32" w14:textId="029C50EA" w:rsidR="00B71DE5" w:rsidRPr="00B71DE5" w:rsidRDefault="007D1D3B" w:rsidP="00B71DE5">
      <w:pPr>
        <w:rPr>
          <w:rFonts w:ascii="Georgia" w:hAnsi="Georgia"/>
          <w:lang w:val="de-AT"/>
        </w:rPr>
      </w:pPr>
      <w:r w:rsidRPr="00B71DE5">
        <w:rPr>
          <w:rFonts w:ascii="Georgia" w:hAnsi="Georgia"/>
          <w:lang w:val="de-AT"/>
        </w:rPr>
        <w:t>Dabei sehe ich Roots Advisory als idealen Ort für mein Praktikum. Als langjährig agierendes Corporate Finance Unternehmen, das nicht nur im M&amp;A Bereich, sondern auch der strategischen Beratung</w:t>
      </w:r>
      <w:r w:rsidR="00B71DE5" w:rsidRPr="00B71DE5">
        <w:rPr>
          <w:rFonts w:ascii="Georgia" w:hAnsi="Georgia"/>
          <w:lang w:val="de-AT"/>
        </w:rPr>
        <w:t xml:space="preserve"> Kunden erfolgreich berät, waren Sie in der Lage, sich eine umfangreiche Expertise anzueignen</w:t>
      </w:r>
      <w:ins w:id="5" w:author="David Döbele" w:date="2024-01-23T20:25:00Z">
        <w:r w:rsidR="002448A5">
          <w:rPr>
            <w:rFonts w:ascii="Georgia" w:hAnsi="Georgia"/>
            <w:lang w:val="de-AT"/>
          </w:rPr>
          <w:t>.</w:t>
        </w:r>
      </w:ins>
      <w:r w:rsidR="00B71DE5" w:rsidRPr="00B71DE5">
        <w:rPr>
          <w:rFonts w:ascii="Georgia" w:hAnsi="Georgia"/>
          <w:lang w:val="de-AT"/>
        </w:rPr>
        <w:t xml:space="preserve"> Dadurch stellen Sie sowohl für </w:t>
      </w:r>
      <w:del w:id="6" w:author="David Döbele" w:date="2024-01-23T20:25:00Z">
        <w:r w:rsidR="00B71DE5" w:rsidRPr="00B71DE5" w:rsidDel="002448A5">
          <w:rPr>
            <w:rFonts w:ascii="Georgia" w:hAnsi="Georgia"/>
            <w:lang w:val="de-AT"/>
          </w:rPr>
          <w:delText>nationale,</w:delText>
        </w:r>
      </w:del>
      <w:ins w:id="7" w:author="David Döbele" w:date="2024-01-23T20:25:00Z">
        <w:r w:rsidR="002448A5" w:rsidRPr="00B71DE5">
          <w:rPr>
            <w:rFonts w:ascii="Georgia" w:hAnsi="Georgia"/>
            <w:lang w:val="de-AT"/>
          </w:rPr>
          <w:t>nationale</w:t>
        </w:r>
      </w:ins>
      <w:r w:rsidR="00B71DE5" w:rsidRPr="00B71DE5">
        <w:rPr>
          <w:rFonts w:ascii="Georgia" w:hAnsi="Georgia"/>
          <w:lang w:val="de-AT"/>
        </w:rPr>
        <w:t xml:space="preserve"> als auch internationale Unternehmen den perfekten Ansprechpartner dar, waren aber auch in der Lage, internationale Partnerschaften mit etablierten Corporate Finance Häusern zu entwickeln. Indem ich Roots Advisory mit Begeisterung, umfangreicher Erfahrung und insbesondere </w:t>
      </w:r>
      <w:del w:id="8" w:author="David Döbele" w:date="2024-01-23T20:25:00Z">
        <w:r w:rsidR="00B71DE5" w:rsidRPr="00B71DE5" w:rsidDel="002448A5">
          <w:rPr>
            <w:rFonts w:ascii="Georgia" w:hAnsi="Georgia"/>
            <w:lang w:val="de-AT"/>
          </w:rPr>
          <w:delText>Teamgesit</w:delText>
        </w:r>
      </w:del>
      <w:ins w:id="9" w:author="David Döbele" w:date="2024-01-23T20:25:00Z">
        <w:r w:rsidR="002448A5" w:rsidRPr="00B71DE5">
          <w:rPr>
            <w:rFonts w:ascii="Georgia" w:hAnsi="Georgia"/>
            <w:lang w:val="de-AT"/>
          </w:rPr>
          <w:t>Teamgeist</w:t>
        </w:r>
      </w:ins>
      <w:r w:rsidR="00B71DE5" w:rsidRPr="00B71DE5">
        <w:rPr>
          <w:rFonts w:ascii="Georgia" w:hAnsi="Georgia"/>
          <w:lang w:val="de-AT"/>
        </w:rPr>
        <w:t xml:space="preserve"> verbinde, finde ich eine vollständige Übereinstimmung mit diesen Werten.</w:t>
      </w:r>
    </w:p>
    <w:p w14:paraId="2D619FDC" w14:textId="77777777" w:rsidR="00B71DE5" w:rsidRDefault="00B71DE5" w:rsidP="00B71DE5">
      <w:pPr>
        <w:rPr>
          <w:rFonts w:ascii="Georgia" w:hAnsi="Georgia"/>
          <w:lang w:val="de-AT"/>
        </w:rPr>
      </w:pPr>
    </w:p>
    <w:p w14:paraId="19EFA745" w14:textId="77777777" w:rsidR="00B71DE5" w:rsidRDefault="00B71DE5" w:rsidP="00B71DE5">
      <w:pPr>
        <w:rPr>
          <w:rFonts w:ascii="Georgia" w:hAnsi="Georgia"/>
          <w:lang w:val="de-AT"/>
        </w:rPr>
      </w:pPr>
    </w:p>
    <w:p w14:paraId="0F616D5B" w14:textId="153E8136" w:rsidR="00B71DE5" w:rsidRPr="00B71DE5" w:rsidRDefault="00B71DE5" w:rsidP="00B71DE5">
      <w:pPr>
        <w:rPr>
          <w:rFonts w:ascii="Georgia" w:hAnsi="Georgia"/>
          <w:lang w:val="de-AT"/>
        </w:rPr>
      </w:pPr>
      <w:proofErr w:type="spellStart"/>
      <w:r w:rsidRPr="00B71DE5">
        <w:rPr>
          <w:rFonts w:ascii="Georgia" w:hAnsi="Georgia"/>
          <w:lang w:val="de-AT"/>
        </w:rPr>
        <w:t>Finadvice</w:t>
      </w:r>
      <w:proofErr w:type="spellEnd"/>
      <w:r w:rsidRPr="00B71DE5">
        <w:rPr>
          <w:rFonts w:ascii="Georgia" w:hAnsi="Georgia"/>
          <w:lang w:val="de-AT"/>
        </w:rPr>
        <w:t>:</w:t>
      </w:r>
    </w:p>
    <w:p w14:paraId="794892C4" w14:textId="70618362" w:rsidR="007D1D3B" w:rsidRDefault="00B71DE5">
      <w:pPr>
        <w:rPr>
          <w:rFonts w:ascii="Georgia" w:hAnsi="Georgia"/>
          <w:lang w:val="de-AT"/>
        </w:rPr>
      </w:pPr>
      <w:r>
        <w:rPr>
          <w:rFonts w:ascii="Georgia" w:hAnsi="Georgia"/>
          <w:lang w:val="de-AT"/>
        </w:rPr>
        <w:t xml:space="preserve">Dabei sehe ich </w:t>
      </w:r>
      <w:proofErr w:type="spellStart"/>
      <w:r>
        <w:rPr>
          <w:rFonts w:ascii="Georgia" w:hAnsi="Georgia"/>
          <w:lang w:val="de-AT"/>
        </w:rPr>
        <w:t>Finadvice</w:t>
      </w:r>
      <w:proofErr w:type="spellEnd"/>
      <w:r>
        <w:rPr>
          <w:rFonts w:ascii="Georgia" w:hAnsi="Georgia"/>
          <w:lang w:val="de-AT"/>
        </w:rPr>
        <w:t xml:space="preserve"> als idealen Ort für mein Praktikum. Als langjährig agierendes </w:t>
      </w:r>
      <w:r w:rsidR="00D129D4">
        <w:rPr>
          <w:rFonts w:ascii="Georgia" w:hAnsi="Georgia"/>
          <w:lang w:val="de-AT"/>
        </w:rPr>
        <w:t xml:space="preserve">Beratungsunternehmen mit Schwerpunkt auf M&amp;A und </w:t>
      </w:r>
      <w:del w:id="10" w:author="David Döbele" w:date="2024-01-23T20:25:00Z">
        <w:r w:rsidR="00D129D4" w:rsidDel="002448A5">
          <w:rPr>
            <w:rFonts w:ascii="Georgia" w:hAnsi="Georgia"/>
            <w:lang w:val="de-AT"/>
          </w:rPr>
          <w:delText>großes Kunden</w:delText>
        </w:r>
      </w:del>
      <w:ins w:id="11" w:author="David Döbele" w:date="2024-01-23T20:25:00Z">
        <w:r w:rsidR="002448A5">
          <w:rPr>
            <w:rFonts w:ascii="Georgia" w:hAnsi="Georgia"/>
            <w:lang w:val="de-AT"/>
          </w:rPr>
          <w:t>große Kunden</w:t>
        </w:r>
      </w:ins>
      <w:r w:rsidR="00D129D4">
        <w:rPr>
          <w:rFonts w:ascii="Georgia" w:hAnsi="Georgia"/>
          <w:lang w:val="de-AT"/>
        </w:rPr>
        <w:t xml:space="preserve"> verschiedenster Branchen und Herkunft waren Sie in der Lage, sich eine umfangreiche Expertise zu erarbeiten. Besonders begeistert mich Ihre M&amp;A Beratung, bei der Sie sowohl Sell- als auch Buy – Side Prozesse begleiten und Ihre Kompetenz erst </w:t>
      </w:r>
      <w:r w:rsidR="007769BD">
        <w:rPr>
          <w:rFonts w:ascii="Georgia" w:hAnsi="Georgia"/>
          <w:lang w:val="de-AT"/>
        </w:rPr>
        <w:t>kürzlich bei der Acquisition von „</w:t>
      </w:r>
      <w:proofErr w:type="spellStart"/>
      <w:r w:rsidR="007769BD">
        <w:rPr>
          <w:rFonts w:ascii="Georgia" w:hAnsi="Georgia"/>
          <w:lang w:val="de-AT"/>
        </w:rPr>
        <w:t>Qsol</w:t>
      </w:r>
      <w:proofErr w:type="spellEnd"/>
      <w:r w:rsidR="007769BD">
        <w:rPr>
          <w:rFonts w:ascii="Georgia" w:hAnsi="Georgia"/>
          <w:lang w:val="de-AT"/>
        </w:rPr>
        <w:t xml:space="preserve"> </w:t>
      </w:r>
      <w:proofErr w:type="spellStart"/>
      <w:r w:rsidR="007769BD">
        <w:rPr>
          <w:rFonts w:ascii="Georgia" w:hAnsi="Georgia"/>
          <w:lang w:val="de-AT"/>
        </w:rPr>
        <w:t>energie</w:t>
      </w:r>
      <w:proofErr w:type="spellEnd"/>
      <w:r w:rsidR="007769BD">
        <w:rPr>
          <w:rFonts w:ascii="Georgia" w:hAnsi="Georgia"/>
          <w:lang w:val="de-AT"/>
        </w:rPr>
        <w:t xml:space="preserve">“ unter Beweis gestellt haben. Darüber hinaus erachte ich Ihre jahrelange Partnerschaft mit SOS-Kindedorf als äußerst bemerkenswert und verbinde daher </w:t>
      </w:r>
      <w:proofErr w:type="spellStart"/>
      <w:r w:rsidR="007769BD">
        <w:rPr>
          <w:rFonts w:ascii="Georgia" w:hAnsi="Georgia"/>
          <w:lang w:val="de-AT"/>
        </w:rPr>
        <w:t>Finadvice</w:t>
      </w:r>
      <w:proofErr w:type="spellEnd"/>
      <w:r w:rsidR="007769BD">
        <w:rPr>
          <w:rFonts w:ascii="Georgia" w:hAnsi="Georgia"/>
          <w:lang w:val="de-AT"/>
        </w:rPr>
        <w:t xml:space="preserve"> mit Begeisterung, Leidenschaft und innovativen Lösungen, Werten, mit denen ich mich selbst vollkommen identifizieren kann.  </w:t>
      </w:r>
    </w:p>
    <w:p w14:paraId="0E157598" w14:textId="4CB0A18F" w:rsidR="007769BD" w:rsidRDefault="007769BD">
      <w:pPr>
        <w:rPr>
          <w:rFonts w:ascii="Georgia" w:hAnsi="Georgia"/>
          <w:lang w:val="de-AT"/>
        </w:rPr>
      </w:pPr>
      <w:r>
        <w:rPr>
          <w:rFonts w:ascii="Georgia" w:hAnsi="Georgia"/>
          <w:lang w:val="de-AT"/>
        </w:rPr>
        <w:t xml:space="preserve">Independent </w:t>
      </w:r>
      <w:proofErr w:type="spellStart"/>
      <w:r>
        <w:rPr>
          <w:rFonts w:ascii="Georgia" w:hAnsi="Georgia"/>
          <w:lang w:val="de-AT"/>
        </w:rPr>
        <w:t>capital</w:t>
      </w:r>
      <w:proofErr w:type="spellEnd"/>
      <w:r>
        <w:rPr>
          <w:rFonts w:ascii="Georgia" w:hAnsi="Georgia"/>
          <w:lang w:val="de-AT"/>
        </w:rPr>
        <w:t>:</w:t>
      </w:r>
    </w:p>
    <w:p w14:paraId="4C606C46" w14:textId="12973144" w:rsidR="007769BD" w:rsidRDefault="007769BD">
      <w:pPr>
        <w:rPr>
          <w:rFonts w:ascii="Georgia" w:hAnsi="Georgia"/>
          <w:lang w:val="de-AT"/>
        </w:rPr>
      </w:pPr>
      <w:r>
        <w:rPr>
          <w:rFonts w:ascii="Georgia" w:hAnsi="Georgia"/>
          <w:lang w:val="de-AT"/>
        </w:rPr>
        <w:t xml:space="preserve">Dabei sehe ich Independent Capital als idealen Ort für mein Praktikum. </w:t>
      </w:r>
      <w:r w:rsidR="00A461AE">
        <w:rPr>
          <w:rFonts w:ascii="Georgia" w:hAnsi="Georgia"/>
          <w:lang w:val="de-AT"/>
        </w:rPr>
        <w:t xml:space="preserve">Durch Ihre langjährige Erfahrung mit Kunden im Banken- und Kapitalmarkt konnten Sie sich eine breite, aber auch umfangreiche Expertise erarbeiten. Dabei stellen Sie insbesondere für österreichische Unternehmen bzw. Städte den idealen Ansprechpartner sowohl für </w:t>
      </w:r>
      <w:del w:id="12" w:author="David Döbele" w:date="2024-01-23T20:26:00Z">
        <w:r w:rsidR="00A461AE" w:rsidDel="002448A5">
          <w:rPr>
            <w:rFonts w:ascii="Georgia" w:hAnsi="Georgia"/>
            <w:lang w:val="de-AT"/>
          </w:rPr>
          <w:delText>Beratung,</w:delText>
        </w:r>
      </w:del>
      <w:ins w:id="13" w:author="David Döbele" w:date="2024-01-23T20:26:00Z">
        <w:r w:rsidR="002448A5">
          <w:rPr>
            <w:rFonts w:ascii="Georgia" w:hAnsi="Georgia"/>
            <w:lang w:val="de-AT"/>
          </w:rPr>
          <w:t>Beratung</w:t>
        </w:r>
      </w:ins>
      <w:r w:rsidR="00A461AE">
        <w:rPr>
          <w:rFonts w:ascii="Georgia" w:hAnsi="Georgia"/>
          <w:lang w:val="de-AT"/>
        </w:rPr>
        <w:t xml:space="preserve"> </w:t>
      </w:r>
      <w:r w:rsidR="00A461AE">
        <w:rPr>
          <w:rFonts w:ascii="Georgia" w:hAnsi="Georgia"/>
          <w:lang w:val="de-AT"/>
        </w:rPr>
        <w:lastRenderedPageBreak/>
        <w:t>als auch Finanzierung</w:t>
      </w:r>
      <w:del w:id="14" w:author="David Döbele" w:date="2024-01-23T20:26:00Z">
        <w:r w:rsidR="00A461AE" w:rsidDel="002448A5">
          <w:rPr>
            <w:rFonts w:ascii="Georgia" w:hAnsi="Georgia"/>
            <w:lang w:val="de-AT"/>
          </w:rPr>
          <w:delText>,</w:delText>
        </w:r>
      </w:del>
      <w:r w:rsidR="00A461AE">
        <w:rPr>
          <w:rFonts w:ascii="Georgia" w:hAnsi="Georgia"/>
          <w:lang w:val="de-AT"/>
        </w:rPr>
        <w:t xml:space="preserve"> dar</w:t>
      </w:r>
      <w:r w:rsidR="001B5278">
        <w:rPr>
          <w:rFonts w:ascii="Georgia" w:hAnsi="Georgia"/>
          <w:lang w:val="de-AT"/>
        </w:rPr>
        <w:t xml:space="preserve">, wie </w:t>
      </w:r>
      <w:r w:rsidR="00A461AE">
        <w:rPr>
          <w:rFonts w:ascii="Georgia" w:hAnsi="Georgia"/>
          <w:lang w:val="de-AT"/>
        </w:rPr>
        <w:t>Ihre erst kürzlich abgeschlossene Transaktion der Stadt Linz bei der Emission eines Schuldscheindarlehen</w:t>
      </w:r>
      <w:r w:rsidR="001B5278">
        <w:rPr>
          <w:rFonts w:ascii="Georgia" w:hAnsi="Georgia"/>
          <w:lang w:val="de-AT"/>
        </w:rPr>
        <w:t xml:space="preserve"> zeigt. Indem ich Independent Capital mit Innovation, ausgeprägtem Urteilsvermögen und auch Leidenschaft verbinde, finde ich eine vollständige Übereinstimmung mit diesen Werten.</w:t>
      </w:r>
    </w:p>
    <w:p w14:paraId="7B809A39" w14:textId="36A952CD" w:rsidR="001B5278" w:rsidRDefault="001B5278">
      <w:pPr>
        <w:rPr>
          <w:rFonts w:ascii="Georgia" w:hAnsi="Georgia"/>
          <w:lang w:val="de-AT"/>
        </w:rPr>
      </w:pPr>
      <w:r>
        <w:rPr>
          <w:rFonts w:ascii="Georgia" w:hAnsi="Georgia"/>
          <w:lang w:val="de-AT"/>
        </w:rPr>
        <w:t>TPA Group:</w:t>
      </w:r>
    </w:p>
    <w:p w14:paraId="08514610" w14:textId="51A6B16B" w:rsidR="001B5278" w:rsidRPr="001B5278" w:rsidRDefault="001B5278">
      <w:pPr>
        <w:rPr>
          <w:rFonts w:ascii="Georgia" w:hAnsi="Georgia"/>
          <w:lang w:val="de-AT"/>
        </w:rPr>
      </w:pPr>
      <w:r>
        <w:rPr>
          <w:rFonts w:ascii="Georgia" w:hAnsi="Georgia"/>
          <w:lang w:val="de-AT"/>
        </w:rPr>
        <w:t xml:space="preserve">Dabei sehe ich TPA Group als idealen Ort für mein Praktikum. </w:t>
      </w:r>
      <w:r w:rsidRPr="001B5278">
        <w:rPr>
          <w:rFonts w:ascii="Georgia" w:hAnsi="Georgia"/>
          <w:lang w:val="de-AT"/>
        </w:rPr>
        <w:t xml:space="preserve">Mit Ihrem breiten Angebot </w:t>
      </w:r>
      <w:r>
        <w:rPr>
          <w:rFonts w:ascii="Georgia" w:hAnsi="Georgia"/>
          <w:lang w:val="de-AT"/>
        </w:rPr>
        <w:t xml:space="preserve">an Dienstleistungen </w:t>
      </w:r>
      <w:r w:rsidR="00730B1E">
        <w:rPr>
          <w:rFonts w:ascii="Georgia" w:hAnsi="Georgia"/>
          <w:lang w:val="de-AT"/>
        </w:rPr>
        <w:t>stellt Ihr Unternehmen nicht nur den idealen Ansprechpartner für Steuerberatung und Bilanzierung dar, sondern berät Unternehmen auch im M&amp;A Bereich. Darüber hinaus erachte ich Ihre Expertise unterschiedlichster Branchen als äußerst bemerkenswert, da Sie somit eine breit aufgestellte Beratungsleistung für nationale, als auch internationale Kunden anbieten. Indem ich TPA Group mit Vielfältigkeit, ausgeprägtem Urteilsvermögen und auch Leidenschaft verbinde, finde ich eine vollständige Übereinstimmung mit diesen Werten.</w:t>
      </w:r>
    </w:p>
    <w:p w14:paraId="6FA2953C" w14:textId="3A3F3F1C" w:rsidR="001B5278" w:rsidRPr="001B5278" w:rsidRDefault="001B5278">
      <w:pPr>
        <w:rPr>
          <w:rFonts w:ascii="Georgia" w:hAnsi="Georgia"/>
          <w:lang w:val="de-AT"/>
        </w:rPr>
      </w:pPr>
      <w:r w:rsidRPr="001B5278">
        <w:rPr>
          <w:rFonts w:ascii="Georgia" w:hAnsi="Georgia"/>
          <w:lang w:val="de-AT"/>
        </w:rPr>
        <w:t>Crescat Advisory:</w:t>
      </w:r>
    </w:p>
    <w:p w14:paraId="644E91A6" w14:textId="74C7EF33" w:rsidR="0029242B" w:rsidRPr="0029242B" w:rsidRDefault="001B5278" w:rsidP="0029242B">
      <w:pPr>
        <w:jc w:val="both"/>
        <w:rPr>
          <w:rFonts w:ascii="Georgia" w:hAnsi="Georgia"/>
          <w:lang w:val="de-AT"/>
        </w:rPr>
      </w:pPr>
      <w:r>
        <w:rPr>
          <w:rFonts w:ascii="Georgia" w:hAnsi="Georgia"/>
          <w:lang w:val="de-AT"/>
        </w:rPr>
        <w:t>Dabei sehe ich Crescat Advisory als idealen Ort für mein Praktikum</w:t>
      </w:r>
      <w:r w:rsidR="00730B1E">
        <w:rPr>
          <w:rFonts w:ascii="Georgia" w:hAnsi="Georgia"/>
          <w:lang w:val="de-AT"/>
        </w:rPr>
        <w:t xml:space="preserve">. Durch Ihre langjährige Erfahrung mit mittelständischen Kunden auf sowohl nationaler, als auch internationaler Ebene konnten Sie sich eine umfangreiche Expertise erarbeiten. </w:t>
      </w:r>
      <w:r w:rsidR="00EC03B5">
        <w:rPr>
          <w:rFonts w:ascii="Georgia" w:hAnsi="Georgia"/>
          <w:lang w:val="de-AT"/>
        </w:rPr>
        <w:t>Unter Ihren zahlreich angebotenen Dienstleistungen begeistert mich Ihre Beratung beim Kauf- und Verkauf von Unternehmen</w:t>
      </w:r>
      <w:r w:rsidR="00B535F2">
        <w:rPr>
          <w:rFonts w:ascii="Georgia" w:hAnsi="Georgia"/>
          <w:lang w:val="de-AT"/>
        </w:rPr>
        <w:t xml:space="preserve"> besonders. Mit Crescat Advisory verbinde ich Teamgeist, ausgeprägtes Urteilsvermögen und vor allem auch die Leidenschaft darin, smarte Lösungen für </w:t>
      </w:r>
      <w:r w:rsidR="0029242B">
        <w:rPr>
          <w:rFonts w:ascii="Georgia" w:hAnsi="Georgia"/>
          <w:lang w:val="de-AT"/>
        </w:rPr>
        <w:t>komplexe</w:t>
      </w:r>
      <w:r w:rsidR="00B535F2">
        <w:rPr>
          <w:rFonts w:ascii="Georgia" w:hAnsi="Georgia"/>
          <w:lang w:val="de-AT"/>
        </w:rPr>
        <w:t xml:space="preserve"> Probleme zu bieten</w:t>
      </w:r>
      <w:r w:rsidR="0029242B">
        <w:rPr>
          <w:rFonts w:ascii="Georgia" w:hAnsi="Georgia"/>
          <w:lang w:val="de-AT"/>
        </w:rPr>
        <w:t xml:space="preserve"> – Werte, die b</w:t>
      </w:r>
      <w:r w:rsidR="0029242B" w:rsidRPr="0029242B">
        <w:rPr>
          <w:rFonts w:ascii="Georgia" w:hAnsi="Georgia"/>
          <w:lang w:val="de-AT"/>
        </w:rPr>
        <w:t>ei Ihnen seit fest verankert sind und mit denen ich mich vollkommen identifizieren kann.</w:t>
      </w:r>
    </w:p>
    <w:p w14:paraId="353689FD" w14:textId="77777777" w:rsidR="0029242B" w:rsidRPr="0029242B" w:rsidRDefault="0029242B" w:rsidP="0029242B">
      <w:pPr>
        <w:rPr>
          <w:lang w:val="de-AT"/>
        </w:rPr>
      </w:pPr>
    </w:p>
    <w:p w14:paraId="638316AB" w14:textId="08586BFB" w:rsidR="001B5278" w:rsidRPr="007769BD" w:rsidRDefault="001B5278">
      <w:pPr>
        <w:rPr>
          <w:rFonts w:ascii="Georgia" w:hAnsi="Georgia"/>
          <w:lang w:val="de-AT"/>
        </w:rPr>
      </w:pPr>
    </w:p>
    <w:sectPr w:rsidR="001B5278" w:rsidRPr="007769BD" w:rsidSect="004B3E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E1"/>
    <w:rsid w:val="001B5278"/>
    <w:rsid w:val="0022506C"/>
    <w:rsid w:val="002448A5"/>
    <w:rsid w:val="00281875"/>
    <w:rsid w:val="0029242B"/>
    <w:rsid w:val="003963DA"/>
    <w:rsid w:val="004B3EF9"/>
    <w:rsid w:val="00577A4C"/>
    <w:rsid w:val="005B2156"/>
    <w:rsid w:val="006962EC"/>
    <w:rsid w:val="00730B1E"/>
    <w:rsid w:val="007769BD"/>
    <w:rsid w:val="0078402A"/>
    <w:rsid w:val="007D1D3B"/>
    <w:rsid w:val="00A32419"/>
    <w:rsid w:val="00A461AE"/>
    <w:rsid w:val="00B535F2"/>
    <w:rsid w:val="00B71DE5"/>
    <w:rsid w:val="00C70877"/>
    <w:rsid w:val="00D129D4"/>
    <w:rsid w:val="00D356E1"/>
    <w:rsid w:val="00DA3FBA"/>
    <w:rsid w:val="00EC03B5"/>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A30C"/>
  <w15:chartTrackingRefBased/>
  <w15:docId w15:val="{54FA629C-BD80-432A-9068-E7880F6E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2448A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39458">
      <w:bodyDiv w:val="1"/>
      <w:marLeft w:val="0"/>
      <w:marRight w:val="0"/>
      <w:marTop w:val="0"/>
      <w:marBottom w:val="0"/>
      <w:divBdr>
        <w:top w:val="none" w:sz="0" w:space="0" w:color="auto"/>
        <w:left w:val="none" w:sz="0" w:space="0" w:color="auto"/>
        <w:bottom w:val="none" w:sz="0" w:space="0" w:color="auto"/>
        <w:right w:val="none" w:sz="0" w:space="0" w:color="auto"/>
      </w:divBdr>
      <w:divsChild>
        <w:div w:id="1911647147">
          <w:marLeft w:val="0"/>
          <w:marRight w:val="0"/>
          <w:marTop w:val="0"/>
          <w:marBottom w:val="0"/>
          <w:divBdr>
            <w:top w:val="single" w:sz="2" w:space="0" w:color="D9D9E3"/>
            <w:left w:val="single" w:sz="2" w:space="0" w:color="D9D9E3"/>
            <w:bottom w:val="single" w:sz="2" w:space="0" w:color="D9D9E3"/>
            <w:right w:val="single" w:sz="2" w:space="0" w:color="D9D9E3"/>
          </w:divBdr>
          <w:divsChild>
            <w:div w:id="35835541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4838523">
                  <w:marLeft w:val="0"/>
                  <w:marRight w:val="0"/>
                  <w:marTop w:val="0"/>
                  <w:marBottom w:val="0"/>
                  <w:divBdr>
                    <w:top w:val="single" w:sz="2" w:space="0" w:color="D9D9E3"/>
                    <w:left w:val="single" w:sz="2" w:space="0" w:color="D9D9E3"/>
                    <w:bottom w:val="single" w:sz="2" w:space="0" w:color="D9D9E3"/>
                    <w:right w:val="single" w:sz="2" w:space="0" w:color="D9D9E3"/>
                  </w:divBdr>
                  <w:divsChild>
                    <w:div w:id="889462015">
                      <w:marLeft w:val="0"/>
                      <w:marRight w:val="0"/>
                      <w:marTop w:val="0"/>
                      <w:marBottom w:val="0"/>
                      <w:divBdr>
                        <w:top w:val="single" w:sz="2" w:space="0" w:color="D9D9E3"/>
                        <w:left w:val="single" w:sz="2" w:space="0" w:color="D9D9E3"/>
                        <w:bottom w:val="single" w:sz="2" w:space="0" w:color="D9D9E3"/>
                        <w:right w:val="single" w:sz="2" w:space="0" w:color="D9D9E3"/>
                      </w:divBdr>
                      <w:divsChild>
                        <w:div w:id="799762194">
                          <w:marLeft w:val="0"/>
                          <w:marRight w:val="0"/>
                          <w:marTop w:val="0"/>
                          <w:marBottom w:val="0"/>
                          <w:divBdr>
                            <w:top w:val="single" w:sz="2" w:space="0" w:color="D9D9E3"/>
                            <w:left w:val="single" w:sz="2" w:space="0" w:color="D9D9E3"/>
                            <w:bottom w:val="single" w:sz="2" w:space="0" w:color="D9D9E3"/>
                            <w:right w:val="single" w:sz="2" w:space="0" w:color="D9D9E3"/>
                          </w:divBdr>
                          <w:divsChild>
                            <w:div w:id="1684438082">
                              <w:marLeft w:val="0"/>
                              <w:marRight w:val="0"/>
                              <w:marTop w:val="0"/>
                              <w:marBottom w:val="0"/>
                              <w:divBdr>
                                <w:top w:val="single" w:sz="2" w:space="0" w:color="D9D9E3"/>
                                <w:left w:val="single" w:sz="2" w:space="0" w:color="D9D9E3"/>
                                <w:bottom w:val="single" w:sz="2" w:space="0" w:color="D9D9E3"/>
                                <w:right w:val="single" w:sz="2" w:space="0" w:color="D9D9E3"/>
                              </w:divBdr>
                              <w:divsChild>
                                <w:div w:id="35131766">
                                  <w:marLeft w:val="0"/>
                                  <w:marRight w:val="0"/>
                                  <w:marTop w:val="0"/>
                                  <w:marBottom w:val="0"/>
                                  <w:divBdr>
                                    <w:top w:val="single" w:sz="2" w:space="0" w:color="D9D9E3"/>
                                    <w:left w:val="single" w:sz="2" w:space="0" w:color="D9D9E3"/>
                                    <w:bottom w:val="single" w:sz="2" w:space="0" w:color="D9D9E3"/>
                                    <w:right w:val="single" w:sz="2" w:space="0" w:color="D9D9E3"/>
                                  </w:divBdr>
                                  <w:divsChild>
                                    <w:div w:id="1549487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Gebeshuber Konstantin</dc:creator>
  <cp:keywords/>
  <dc:description/>
  <cp:lastModifiedBy>David Döbele</cp:lastModifiedBy>
  <cp:revision>3</cp:revision>
  <dcterms:created xsi:type="dcterms:W3CDTF">2024-01-20T09:58:00Z</dcterms:created>
  <dcterms:modified xsi:type="dcterms:W3CDTF">2024-01-23T19:26:00Z</dcterms:modified>
</cp:coreProperties>
</file>