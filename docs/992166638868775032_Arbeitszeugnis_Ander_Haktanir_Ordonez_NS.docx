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A9EAD" w14:textId="29C620ED" w:rsidR="001B1012" w:rsidRDefault="001B1012" w:rsidP="0027211E">
      <w:pPr>
        <w:rPr>
          <w:rFonts w:cs="Times New Roman"/>
        </w:rPr>
      </w:pPr>
    </w:p>
    <w:p w14:paraId="30E9E1EA" w14:textId="58B27160" w:rsidR="001B1012" w:rsidRDefault="001B1012" w:rsidP="001B1012">
      <w:pPr>
        <w:jc w:val="right"/>
        <w:rPr>
          <w:rFonts w:cs="Times New Roman"/>
        </w:rPr>
      </w:pPr>
      <w:r>
        <w:rPr>
          <w:rFonts w:cs="Times New Roman"/>
        </w:rPr>
        <w:t>SAP Deutschland SE &amp; Co. KG</w:t>
      </w:r>
    </w:p>
    <w:p w14:paraId="50B44F7C" w14:textId="086F9040" w:rsidR="001B1012" w:rsidRDefault="001B1012" w:rsidP="001B1012">
      <w:pPr>
        <w:jc w:val="right"/>
        <w:rPr>
          <w:rFonts w:cs="Times New Roman"/>
        </w:rPr>
      </w:pPr>
      <w:r>
        <w:rPr>
          <w:rFonts w:cs="Times New Roman"/>
        </w:rPr>
        <w:t>Hasso-Plattner-Ring 7</w:t>
      </w:r>
    </w:p>
    <w:p w14:paraId="3AFDA8BD" w14:textId="1091E521" w:rsidR="001B1012" w:rsidRDefault="001B1012" w:rsidP="001B1012">
      <w:pPr>
        <w:jc w:val="right"/>
        <w:rPr>
          <w:rFonts w:cs="Times New Roman"/>
        </w:rPr>
      </w:pPr>
      <w:r>
        <w:rPr>
          <w:rFonts w:cs="Times New Roman"/>
        </w:rPr>
        <w:t>69190 Walldorf</w:t>
      </w:r>
    </w:p>
    <w:p w14:paraId="480FEB4B" w14:textId="77777777" w:rsidR="001B1012" w:rsidRPr="00402248" w:rsidRDefault="001B1012" w:rsidP="001B1012">
      <w:pPr>
        <w:jc w:val="right"/>
        <w:rPr>
          <w:rFonts w:cs="Times New Roman"/>
        </w:rPr>
      </w:pPr>
    </w:p>
    <w:p w14:paraId="52B195D0" w14:textId="3D00E43B" w:rsidR="007710EC" w:rsidRPr="0027211E" w:rsidRDefault="007710EC" w:rsidP="0027211E">
      <w:pPr>
        <w:pStyle w:val="Text"/>
        <w:widowControl w:val="0"/>
        <w:spacing w:after="100"/>
        <w:jc w:val="center"/>
        <w:rPr>
          <w:rFonts w:ascii="Times New Roman" w:eastAsia="Lato Regular" w:hAnsi="Times New Roman" w:cs="Times New Roman"/>
          <w:b/>
          <w:bCs/>
        </w:rPr>
      </w:pPr>
      <w:r w:rsidRPr="0027211E">
        <w:rPr>
          <w:rFonts w:ascii="Times New Roman" w:eastAsia="Lato Regular" w:hAnsi="Times New Roman" w:cs="Times New Roman"/>
          <w:b/>
          <w:bCs/>
          <w:sz w:val="28"/>
          <w:szCs w:val="28"/>
        </w:rPr>
        <w:t>Arbeitszeugnis</w:t>
      </w:r>
    </w:p>
    <w:p w14:paraId="01CD3D42" w14:textId="77777777" w:rsidR="007710EC" w:rsidRPr="00402248" w:rsidRDefault="007710EC" w:rsidP="007710EC">
      <w:pPr>
        <w:pStyle w:val="Text"/>
        <w:rPr>
          <w:rFonts w:ascii="Times New Roman" w:eastAsia="Arial Unicode MS" w:hAnsi="Times New Roman" w:cs="Times New Roman"/>
          <w:highlight w:val="yellow"/>
        </w:rPr>
      </w:pPr>
    </w:p>
    <w:p w14:paraId="39B3C7A5" w14:textId="3C2CA541" w:rsidR="007710EC" w:rsidRPr="00402248" w:rsidRDefault="007710EC" w:rsidP="007710EC">
      <w:pPr>
        <w:pStyle w:val="Text"/>
        <w:rPr>
          <w:rFonts w:ascii="Times New Roman" w:eastAsia="Arial Unicode MS" w:hAnsi="Times New Roman" w:cs="Times New Roman"/>
          <w:spacing w:val="-13"/>
        </w:rPr>
      </w:pPr>
      <w:r w:rsidRPr="00402248">
        <w:rPr>
          <w:rFonts w:ascii="Times New Roman" w:eastAsia="Arial Unicode MS" w:hAnsi="Times New Roman" w:cs="Times New Roman"/>
        </w:rPr>
        <w:t xml:space="preserve">Herr Haktanir Ordóñez, geboren am 04.09.2000 </w:t>
      </w:r>
      <w:r w:rsidR="00E47780">
        <w:rPr>
          <w:rFonts w:ascii="Times New Roman" w:eastAsia="Arial Unicode MS" w:hAnsi="Times New Roman" w:cs="Times New Roman"/>
        </w:rPr>
        <w:t>i</w:t>
      </w:r>
      <w:r w:rsidR="00AC5AAE" w:rsidRPr="00402248">
        <w:rPr>
          <w:rFonts w:ascii="Times New Roman" w:eastAsia="Arial Unicode MS" w:hAnsi="Times New Roman" w:cs="Times New Roman"/>
        </w:rPr>
        <w:t xml:space="preserve">n Heidelberg, </w:t>
      </w:r>
      <w:r w:rsidRPr="00402248">
        <w:rPr>
          <w:rFonts w:ascii="Times New Roman" w:eastAsia="Arial Unicode MS" w:hAnsi="Times New Roman" w:cs="Times New Roman"/>
        </w:rPr>
        <w:t xml:space="preserve">war in der Zeit vom </w:t>
      </w:r>
      <w:r w:rsidR="00AC5AAE" w:rsidRPr="00402248">
        <w:rPr>
          <w:rFonts w:ascii="Times New Roman" w:eastAsia="Arial Unicode MS" w:hAnsi="Times New Roman" w:cs="Times New Roman"/>
        </w:rPr>
        <w:t>17</w:t>
      </w:r>
      <w:r w:rsidRPr="00402248">
        <w:rPr>
          <w:rFonts w:ascii="Times New Roman" w:eastAsia="Arial Unicode MS" w:hAnsi="Times New Roman" w:cs="Times New Roman"/>
        </w:rPr>
        <w:t xml:space="preserve">.06.2021 bis zum </w:t>
      </w:r>
      <w:r w:rsidR="00581FFC" w:rsidRPr="00402248">
        <w:rPr>
          <w:rFonts w:ascii="Times New Roman" w:eastAsia="Arial Unicode MS" w:hAnsi="Times New Roman" w:cs="Times New Roman"/>
        </w:rPr>
        <w:t>30</w:t>
      </w:r>
      <w:r w:rsidRPr="00402248">
        <w:rPr>
          <w:rFonts w:ascii="Times New Roman" w:eastAsia="Arial Unicode MS" w:hAnsi="Times New Roman" w:cs="Times New Roman"/>
        </w:rPr>
        <w:t>.</w:t>
      </w:r>
      <w:r w:rsidR="00581FFC" w:rsidRPr="00402248">
        <w:rPr>
          <w:rFonts w:ascii="Times New Roman" w:eastAsia="Arial Unicode MS" w:hAnsi="Times New Roman" w:cs="Times New Roman"/>
        </w:rPr>
        <w:t>0</w:t>
      </w:r>
      <w:r w:rsidR="002D41F5">
        <w:rPr>
          <w:rFonts w:ascii="Times New Roman" w:eastAsia="Arial Unicode MS" w:hAnsi="Times New Roman" w:cs="Times New Roman"/>
        </w:rPr>
        <w:t>6</w:t>
      </w:r>
      <w:r w:rsidRPr="00402248">
        <w:rPr>
          <w:rFonts w:ascii="Times New Roman" w:eastAsia="Arial Unicode MS" w:hAnsi="Times New Roman" w:cs="Times New Roman"/>
        </w:rPr>
        <w:t>.</w:t>
      </w:r>
      <w:r w:rsidR="00581FFC" w:rsidRPr="00402248">
        <w:rPr>
          <w:rFonts w:ascii="Times New Roman" w:eastAsia="Arial Unicode MS" w:hAnsi="Times New Roman" w:cs="Times New Roman"/>
        </w:rPr>
        <w:t>2022</w:t>
      </w:r>
      <w:r w:rsidRPr="00402248">
        <w:rPr>
          <w:rFonts w:ascii="Times New Roman" w:eastAsia="Arial Unicode MS" w:hAnsi="Times New Roman" w:cs="Times New Roman"/>
        </w:rPr>
        <w:t xml:space="preserve"> </w:t>
      </w:r>
      <w:r w:rsidR="00AC5AAE" w:rsidRPr="00402248">
        <w:rPr>
          <w:rFonts w:ascii="Times New Roman" w:eastAsia="Arial Unicode MS" w:hAnsi="Times New Roman" w:cs="Times New Roman"/>
        </w:rPr>
        <w:t xml:space="preserve">als Werkstudent im Intelligent Enterprise Institute der SAP </w:t>
      </w:r>
      <w:r w:rsidR="0025358F" w:rsidRPr="00402248">
        <w:rPr>
          <w:rFonts w:ascii="Times New Roman" w:eastAsia="Arial Unicode MS" w:hAnsi="Times New Roman" w:cs="Times New Roman"/>
        </w:rPr>
        <w:t>Deutschland SE &amp; Co. KG tätig</w:t>
      </w:r>
      <w:r w:rsidRPr="00402248">
        <w:rPr>
          <w:rFonts w:ascii="Times New Roman" w:eastAsia="Arial Unicode MS" w:hAnsi="Times New Roman" w:cs="Times New Roman"/>
        </w:rPr>
        <w:t>.</w:t>
      </w:r>
      <w:r w:rsidRPr="00402248">
        <w:rPr>
          <w:rFonts w:ascii="Times New Roman" w:eastAsia="Arial Unicode MS" w:hAnsi="Times New Roman" w:cs="Times New Roman"/>
          <w:spacing w:val="-13"/>
        </w:rPr>
        <w:t xml:space="preserve"> </w:t>
      </w:r>
      <w:r w:rsidRPr="00402248">
        <w:rPr>
          <w:rFonts w:ascii="Times New Roman" w:eastAsia="Arial Unicode MS" w:hAnsi="Times New Roman" w:cs="Times New Roman"/>
        </w:rPr>
        <w:t>Zu</w:t>
      </w:r>
      <w:r w:rsidRPr="00402248">
        <w:rPr>
          <w:rFonts w:ascii="Times New Roman" w:eastAsia="Arial Unicode MS" w:hAnsi="Times New Roman" w:cs="Times New Roman"/>
          <w:spacing w:val="-13"/>
        </w:rPr>
        <w:t xml:space="preserve"> </w:t>
      </w:r>
      <w:r w:rsidR="00AC5AAE" w:rsidRPr="00402248">
        <w:rPr>
          <w:rFonts w:ascii="Times New Roman" w:eastAsia="Arial Unicode MS" w:hAnsi="Times New Roman" w:cs="Times New Roman"/>
        </w:rPr>
        <w:t>seinen</w:t>
      </w:r>
      <w:r w:rsidRPr="00402248">
        <w:rPr>
          <w:rFonts w:ascii="Times New Roman" w:eastAsia="Arial Unicode MS" w:hAnsi="Times New Roman" w:cs="Times New Roman"/>
          <w:spacing w:val="-11"/>
        </w:rPr>
        <w:t xml:space="preserve"> </w:t>
      </w:r>
      <w:r w:rsidRPr="00402248">
        <w:rPr>
          <w:rFonts w:ascii="Times New Roman" w:eastAsia="Arial Unicode MS" w:hAnsi="Times New Roman" w:cs="Times New Roman"/>
        </w:rPr>
        <w:t>Hauptaufgaben</w:t>
      </w:r>
      <w:r w:rsidRPr="00402248">
        <w:rPr>
          <w:rFonts w:ascii="Times New Roman" w:eastAsia="Arial Unicode MS" w:hAnsi="Times New Roman" w:cs="Times New Roman"/>
          <w:spacing w:val="-12"/>
        </w:rPr>
        <w:t xml:space="preserve"> </w:t>
      </w:r>
      <w:r w:rsidRPr="00402248">
        <w:rPr>
          <w:rFonts w:ascii="Times New Roman" w:eastAsia="Arial Unicode MS" w:hAnsi="Times New Roman" w:cs="Times New Roman"/>
        </w:rPr>
        <w:t>geh</w:t>
      </w:r>
      <w:r w:rsidRPr="00402248">
        <w:rPr>
          <w:rFonts w:ascii="Times New Roman" w:eastAsia="Arial Unicode MS" w:hAnsi="Times New Roman" w:cs="Times New Roman"/>
          <w:lang w:val="sv-SE"/>
        </w:rPr>
        <w:t>ö</w:t>
      </w:r>
      <w:r w:rsidRPr="00402248">
        <w:rPr>
          <w:rFonts w:ascii="Times New Roman" w:eastAsia="Arial Unicode MS" w:hAnsi="Times New Roman" w:cs="Times New Roman"/>
        </w:rPr>
        <w:t>rten</w:t>
      </w:r>
      <w:r w:rsidRPr="00402248">
        <w:rPr>
          <w:rFonts w:ascii="Times New Roman" w:eastAsia="Arial Unicode MS" w:hAnsi="Times New Roman" w:cs="Times New Roman"/>
          <w:spacing w:val="-13"/>
        </w:rPr>
        <w:t xml:space="preserve"> </w:t>
      </w:r>
      <w:r w:rsidRPr="00402248">
        <w:rPr>
          <w:rFonts w:ascii="Times New Roman" w:eastAsia="Arial Unicode MS" w:hAnsi="Times New Roman" w:cs="Times New Roman"/>
        </w:rPr>
        <w:t>dabei</w:t>
      </w:r>
      <w:r w:rsidR="0025358F" w:rsidRPr="00402248">
        <w:rPr>
          <w:rFonts w:ascii="Times New Roman" w:eastAsia="Arial Unicode MS" w:hAnsi="Times New Roman" w:cs="Times New Roman"/>
          <w:spacing w:val="-12"/>
        </w:rPr>
        <w:t>:</w:t>
      </w:r>
    </w:p>
    <w:p w14:paraId="40FEE766" w14:textId="77777777" w:rsidR="007710EC" w:rsidRPr="00402248" w:rsidRDefault="007710EC" w:rsidP="007710EC">
      <w:pPr>
        <w:pStyle w:val="Text"/>
        <w:rPr>
          <w:rFonts w:ascii="Times New Roman" w:hAnsi="Times New Roman" w:cs="Times New Roman"/>
        </w:rPr>
      </w:pPr>
    </w:p>
    <w:p w14:paraId="169CADB0" w14:textId="5B1194DB" w:rsidR="0025358F" w:rsidRPr="00271859" w:rsidRDefault="007710EC" w:rsidP="0025358F">
      <w:pPr>
        <w:pStyle w:val="Text"/>
        <w:rPr>
          <w:rFonts w:ascii="Times New Roman" w:hAnsi="Times New Roman" w:cs="Times New Roman"/>
          <w:b/>
          <w:bCs/>
        </w:rPr>
      </w:pPr>
      <w:r w:rsidRPr="00271859">
        <w:rPr>
          <w:rFonts w:ascii="Times New Roman" w:hAnsi="Times New Roman" w:cs="Times New Roman"/>
          <w:b/>
          <w:bCs/>
        </w:rPr>
        <w:t>Aufgaben</w:t>
      </w:r>
      <w:r w:rsidR="00271859" w:rsidRPr="00271859">
        <w:rPr>
          <w:rFonts w:ascii="Times New Roman" w:hAnsi="Times New Roman" w:cs="Times New Roman"/>
          <w:b/>
          <w:bCs/>
        </w:rPr>
        <w:t>:</w:t>
      </w:r>
    </w:p>
    <w:p w14:paraId="5BAEC46F" w14:textId="35BE214C" w:rsidR="007710EC" w:rsidRPr="00E73B3F" w:rsidRDefault="00640EC2" w:rsidP="00E73B3F">
      <w:pPr>
        <w:pStyle w:val="Listenabsatz"/>
        <w:numPr>
          <w:ilvl w:val="0"/>
          <w:numId w:val="5"/>
        </w:numPr>
        <w:rPr>
          <w:rFonts w:cs="Times New Roman"/>
        </w:rPr>
      </w:pPr>
      <w:r w:rsidRPr="00E73B3F">
        <w:rPr>
          <w:rFonts w:cs="Times New Roman"/>
        </w:rPr>
        <w:t>Erstell</w:t>
      </w:r>
      <w:r w:rsidR="002B7393" w:rsidRPr="00E73B3F">
        <w:rPr>
          <w:rFonts w:cs="Times New Roman"/>
        </w:rPr>
        <w:t>ung</w:t>
      </w:r>
      <w:r w:rsidRPr="00E73B3F">
        <w:rPr>
          <w:rFonts w:cs="Times New Roman"/>
        </w:rPr>
        <w:t xml:space="preserve"> von </w:t>
      </w:r>
      <w:proofErr w:type="spellStart"/>
      <w:r w:rsidRPr="00E73B3F">
        <w:rPr>
          <w:rFonts w:cs="Times New Roman"/>
        </w:rPr>
        <w:t>Pitchbooks</w:t>
      </w:r>
      <w:proofErr w:type="spellEnd"/>
      <w:r w:rsidRPr="00E73B3F">
        <w:rPr>
          <w:rFonts w:cs="Times New Roman"/>
        </w:rPr>
        <w:t xml:space="preserve"> </w:t>
      </w:r>
      <w:r w:rsidR="000C3977">
        <w:rPr>
          <w:rFonts w:cs="Times New Roman"/>
        </w:rPr>
        <w:t xml:space="preserve">zur Positionierung </w:t>
      </w:r>
      <w:r w:rsidR="00402248" w:rsidRPr="00E73B3F">
        <w:rPr>
          <w:rFonts w:cs="Times New Roman"/>
        </w:rPr>
        <w:t>der Beratungsservices des Intelligent Enterprise Institutes im Premium Engagement Programm</w:t>
      </w:r>
      <w:r w:rsidR="000C3977">
        <w:rPr>
          <w:rFonts w:cs="Times New Roman"/>
        </w:rPr>
        <w:t xml:space="preserve"> und bei digitalen Transformationen</w:t>
      </w:r>
    </w:p>
    <w:p w14:paraId="725B9156" w14:textId="77777777" w:rsidR="00256EC6" w:rsidRDefault="002B7393" w:rsidP="00256EC6">
      <w:pPr>
        <w:pStyle w:val="Listenabsatz"/>
        <w:numPr>
          <w:ilvl w:val="0"/>
          <w:numId w:val="5"/>
        </w:numPr>
        <w:rPr>
          <w:rFonts w:cs="Times New Roman"/>
        </w:rPr>
      </w:pPr>
      <w:r w:rsidRPr="00E73B3F">
        <w:rPr>
          <w:rFonts w:cs="Times New Roman"/>
        </w:rPr>
        <w:t>Entwicklung und Ausführung von Design-</w:t>
      </w:r>
      <w:proofErr w:type="spellStart"/>
      <w:r w:rsidRPr="00E73B3F">
        <w:rPr>
          <w:rFonts w:cs="Times New Roman"/>
        </w:rPr>
        <w:t>Thinking</w:t>
      </w:r>
      <w:proofErr w:type="spellEnd"/>
      <w:r w:rsidRPr="00E73B3F">
        <w:rPr>
          <w:rFonts w:cs="Times New Roman"/>
        </w:rPr>
        <w:t>-Beratungs</w:t>
      </w:r>
      <w:r w:rsidR="00ED306F" w:rsidRPr="00E73B3F">
        <w:rPr>
          <w:rFonts w:cs="Times New Roman"/>
        </w:rPr>
        <w:t>modellen bei Kunden sowie unternehmensinternen Trainings</w:t>
      </w:r>
    </w:p>
    <w:p w14:paraId="55915A4B" w14:textId="70A61812" w:rsidR="00256EC6" w:rsidRDefault="00271859" w:rsidP="00256EC6">
      <w:pPr>
        <w:pStyle w:val="Listenabsatz"/>
        <w:numPr>
          <w:ilvl w:val="0"/>
          <w:numId w:val="5"/>
        </w:numPr>
        <w:rPr>
          <w:rFonts w:cs="Times New Roman"/>
        </w:rPr>
      </w:pPr>
      <w:r w:rsidRPr="00256EC6">
        <w:rPr>
          <w:rFonts w:cs="Times New Roman"/>
        </w:rPr>
        <w:t>Assistieren</w:t>
      </w:r>
      <w:r w:rsidR="00256EC6" w:rsidRPr="00256EC6">
        <w:rPr>
          <w:rFonts w:cs="Times New Roman"/>
        </w:rPr>
        <w:t xml:space="preserve"> des Intelligent Enterprise Institutes und </w:t>
      </w:r>
      <w:proofErr w:type="spellStart"/>
      <w:r w:rsidR="00256EC6" w:rsidRPr="00256EC6">
        <w:rPr>
          <w:rFonts w:cs="Times New Roman"/>
        </w:rPr>
        <w:t>Process</w:t>
      </w:r>
      <w:proofErr w:type="spellEnd"/>
      <w:r w:rsidR="00256EC6" w:rsidRPr="00256EC6">
        <w:rPr>
          <w:rFonts w:cs="Times New Roman"/>
        </w:rPr>
        <w:t xml:space="preserve"> Labs bei der globalen Expansion der Beratungsservices</w:t>
      </w:r>
    </w:p>
    <w:p w14:paraId="53435D76" w14:textId="77777777" w:rsidR="00256EC6" w:rsidRDefault="00F26D79" w:rsidP="00256EC6">
      <w:pPr>
        <w:pStyle w:val="Listenabsatz"/>
        <w:numPr>
          <w:ilvl w:val="0"/>
          <w:numId w:val="5"/>
        </w:numPr>
        <w:rPr>
          <w:rFonts w:cs="Times New Roman"/>
        </w:rPr>
      </w:pPr>
      <w:r w:rsidRPr="00256EC6">
        <w:rPr>
          <w:rFonts w:cs="Times New Roman"/>
        </w:rPr>
        <w:t>Erarbeitung von Präsentationen bei externen und internen Events für Vorgesetzen</w:t>
      </w:r>
    </w:p>
    <w:p w14:paraId="55FD9B58" w14:textId="3CD027D0" w:rsidR="0025358F" w:rsidRDefault="00402248" w:rsidP="00256EC6">
      <w:pPr>
        <w:pStyle w:val="Listenabsatz"/>
        <w:numPr>
          <w:ilvl w:val="0"/>
          <w:numId w:val="5"/>
        </w:numPr>
        <w:rPr>
          <w:rFonts w:cs="Times New Roman"/>
        </w:rPr>
      </w:pPr>
      <w:r w:rsidRPr="00256EC6">
        <w:rPr>
          <w:rFonts w:cs="Times New Roman"/>
        </w:rPr>
        <w:t>Unterstütz</w:t>
      </w:r>
      <w:r w:rsidR="00626AF9" w:rsidRPr="00256EC6">
        <w:rPr>
          <w:rFonts w:cs="Times New Roman"/>
        </w:rPr>
        <w:t xml:space="preserve">ung bei mehreren </w:t>
      </w:r>
      <w:r w:rsidRPr="00256EC6">
        <w:rPr>
          <w:rFonts w:cs="Times New Roman"/>
        </w:rPr>
        <w:t xml:space="preserve">internationalen </w:t>
      </w:r>
      <w:r w:rsidR="00256EC6">
        <w:rPr>
          <w:rFonts w:cs="Times New Roman"/>
        </w:rPr>
        <w:t>Beratungsprojekten</w:t>
      </w:r>
      <w:r w:rsidRPr="00256EC6">
        <w:rPr>
          <w:rFonts w:cs="Times New Roman"/>
        </w:rPr>
        <w:t xml:space="preserve"> als PMO</w:t>
      </w:r>
    </w:p>
    <w:p w14:paraId="34B729A1" w14:textId="49C99DDD" w:rsidR="007710EC" w:rsidRDefault="00271859" w:rsidP="007710EC">
      <w:pPr>
        <w:pStyle w:val="Listenabsatz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 xml:space="preserve">Durchführung von </w:t>
      </w:r>
      <w:proofErr w:type="spellStart"/>
      <w:r>
        <w:rPr>
          <w:rFonts w:cs="Times New Roman"/>
        </w:rPr>
        <w:t>Signavio</w:t>
      </w:r>
      <w:proofErr w:type="spellEnd"/>
      <w:r>
        <w:rPr>
          <w:rFonts w:cs="Times New Roman"/>
        </w:rPr>
        <w:t xml:space="preserve"> Trainings zur Anwendung bei Beratungsprojekten</w:t>
      </w:r>
    </w:p>
    <w:p w14:paraId="56B9FCDA" w14:textId="77777777" w:rsidR="00271859" w:rsidRPr="00271859" w:rsidRDefault="00271859" w:rsidP="00271859">
      <w:pPr>
        <w:rPr>
          <w:rFonts w:cs="Times New Roman"/>
        </w:rPr>
      </w:pPr>
    </w:p>
    <w:p w14:paraId="71C4D941" w14:textId="5D80AC79" w:rsidR="007710EC" w:rsidRPr="004D3BCD" w:rsidRDefault="0025358F" w:rsidP="004D3BCD">
      <w:pPr>
        <w:rPr>
          <w:rFonts w:cs="Times New Roman"/>
          <w:spacing w:val="-1"/>
        </w:rPr>
      </w:pPr>
      <w:commentRangeStart w:id="0"/>
      <w:r w:rsidRPr="004D3BCD">
        <w:rPr>
          <w:rFonts w:cs="Times New Roman"/>
        </w:rPr>
        <w:t xml:space="preserve">Herr </w:t>
      </w:r>
      <w:proofErr w:type="spellStart"/>
      <w:r w:rsidRPr="004D3BCD">
        <w:rPr>
          <w:rFonts w:cs="Times New Roman"/>
        </w:rPr>
        <w:t>Haktanir</w:t>
      </w:r>
      <w:proofErr w:type="spellEnd"/>
      <w:r w:rsidRPr="004D3BCD">
        <w:rPr>
          <w:rFonts w:cs="Times New Roman"/>
        </w:rPr>
        <w:t xml:space="preserve"> Ordóñez</w:t>
      </w:r>
      <w:r w:rsidR="007710EC" w:rsidRPr="004D3BCD">
        <w:rPr>
          <w:rFonts w:cs="Times New Roman"/>
        </w:rPr>
        <w:t xml:space="preserve"> </w:t>
      </w:r>
      <w:proofErr w:type="spellStart"/>
      <w:r w:rsidR="007710EC" w:rsidRPr="004D3BCD">
        <w:rPr>
          <w:rFonts w:cs="Times New Roman"/>
          <w:spacing w:val="-1"/>
        </w:rPr>
        <w:t>verfü</w:t>
      </w:r>
      <w:proofErr w:type="spellEnd"/>
      <w:r w:rsidR="007710EC" w:rsidRPr="004D3BCD">
        <w:rPr>
          <w:rFonts w:cs="Times New Roman"/>
          <w:spacing w:val="-1"/>
          <w:lang w:val="da-DK"/>
        </w:rPr>
        <w:t>gt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  <w:spacing w:val="-1"/>
        </w:rPr>
        <w:t>über</w:t>
      </w:r>
      <w:r w:rsidR="007710EC" w:rsidRPr="004D3BCD">
        <w:rPr>
          <w:rFonts w:cs="Times New Roman"/>
          <w:spacing w:val="-11"/>
        </w:rPr>
        <w:t xml:space="preserve"> </w:t>
      </w:r>
      <w:r w:rsidR="007710EC" w:rsidRPr="004D3BCD">
        <w:rPr>
          <w:rFonts w:cs="Times New Roman"/>
          <w:spacing w:val="-1"/>
        </w:rPr>
        <w:t>hervorragende</w:t>
      </w:r>
      <w:r w:rsidR="007710EC" w:rsidRPr="004D3BCD">
        <w:rPr>
          <w:rFonts w:cs="Times New Roman"/>
          <w:spacing w:val="-14"/>
        </w:rPr>
        <w:t xml:space="preserve"> </w:t>
      </w:r>
      <w:r w:rsidR="007710EC" w:rsidRPr="004D3BCD">
        <w:rPr>
          <w:rFonts w:cs="Times New Roman"/>
          <w:spacing w:val="-1"/>
        </w:rPr>
        <w:t>und</w:t>
      </w:r>
      <w:r w:rsidR="007710EC" w:rsidRPr="004D3BCD">
        <w:rPr>
          <w:rFonts w:cs="Times New Roman"/>
          <w:spacing w:val="-9"/>
        </w:rPr>
        <w:t xml:space="preserve"> </w:t>
      </w:r>
      <w:r w:rsidR="007710EC" w:rsidRPr="004D3BCD">
        <w:rPr>
          <w:rFonts w:cs="Times New Roman"/>
          <w:spacing w:val="-1"/>
        </w:rPr>
        <w:t>überaus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</w:rPr>
        <w:t>vielseitige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</w:rPr>
        <w:t>Fachkenntnisse,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</w:rPr>
        <w:t>die</w:t>
      </w:r>
      <w:r w:rsidR="007710EC" w:rsidRPr="004D3BCD">
        <w:rPr>
          <w:rFonts w:cs="Times New Roman"/>
          <w:spacing w:val="-13"/>
        </w:rPr>
        <w:t xml:space="preserve"> </w:t>
      </w:r>
      <w:r w:rsidRPr="004D3BCD">
        <w:rPr>
          <w:rFonts w:cs="Times New Roman"/>
        </w:rPr>
        <w:t>er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</w:rPr>
        <w:t>jederzeit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</w:rPr>
        <w:t>sicher</w:t>
      </w:r>
      <w:r w:rsidR="007710EC" w:rsidRPr="004D3BCD">
        <w:rPr>
          <w:rFonts w:cs="Times New Roman"/>
          <w:spacing w:val="-13"/>
        </w:rPr>
        <w:t xml:space="preserve"> </w:t>
      </w:r>
      <w:proofErr w:type="gramStart"/>
      <w:r w:rsidR="007710EC" w:rsidRPr="004D3BCD">
        <w:rPr>
          <w:rFonts w:cs="Times New Roman"/>
        </w:rPr>
        <w:t xml:space="preserve">und </w:t>
      </w:r>
      <w:r w:rsidR="007710EC" w:rsidRPr="004D3BCD">
        <w:rPr>
          <w:rFonts w:cs="Times New Roman"/>
          <w:spacing w:val="-58"/>
        </w:rPr>
        <w:t xml:space="preserve"> </w:t>
      </w:r>
      <w:r w:rsidR="007710EC" w:rsidRPr="004D3BCD">
        <w:rPr>
          <w:rFonts w:cs="Times New Roman"/>
        </w:rPr>
        <w:t>immer</w:t>
      </w:r>
      <w:proofErr w:type="gramEnd"/>
      <w:r w:rsidR="007710EC" w:rsidRPr="004D3BCD">
        <w:rPr>
          <w:rFonts w:cs="Times New Roman"/>
        </w:rPr>
        <w:t xml:space="preserve"> zielgerichtet </w:t>
      </w:r>
      <w:r w:rsidRPr="004D3BCD">
        <w:rPr>
          <w:rFonts w:cs="Times New Roman"/>
        </w:rPr>
        <w:t xml:space="preserve">beim Kunden </w:t>
      </w:r>
      <w:r w:rsidR="007710EC" w:rsidRPr="004D3BCD">
        <w:rPr>
          <w:rFonts w:cs="Times New Roman"/>
        </w:rPr>
        <w:t xml:space="preserve">in der Praxis einsetzte. </w:t>
      </w:r>
      <w:r w:rsidRPr="004D3BCD">
        <w:rPr>
          <w:rFonts w:cs="Times New Roman"/>
        </w:rPr>
        <w:t xml:space="preserve">Herr Haktanir Ordóñez </w:t>
      </w:r>
      <w:r w:rsidR="007710EC" w:rsidRPr="004D3BCD">
        <w:rPr>
          <w:rFonts w:cs="Times New Roman"/>
          <w:spacing w:val="-1"/>
        </w:rPr>
        <w:t>hat</w:t>
      </w:r>
      <w:r w:rsidR="007710EC" w:rsidRPr="004D3BCD">
        <w:rPr>
          <w:rFonts w:cs="Times New Roman"/>
          <w:spacing w:val="-13"/>
        </w:rPr>
        <w:t xml:space="preserve"> </w:t>
      </w:r>
      <w:r w:rsidR="007710EC" w:rsidRPr="004D3BCD">
        <w:rPr>
          <w:rFonts w:cs="Times New Roman"/>
          <w:spacing w:val="-1"/>
        </w:rPr>
        <w:t>eine</w:t>
      </w:r>
      <w:r w:rsidR="007710EC" w:rsidRPr="004D3BCD">
        <w:rPr>
          <w:rFonts w:cs="Times New Roman"/>
          <w:spacing w:val="-13"/>
        </w:rPr>
        <w:t xml:space="preserve"> </w:t>
      </w:r>
      <w:proofErr w:type="spellStart"/>
      <w:r w:rsidR="007710EC" w:rsidRPr="004D3BCD">
        <w:rPr>
          <w:rFonts w:cs="Times New Roman"/>
          <w:spacing w:val="-1"/>
        </w:rPr>
        <w:t>außergew</w:t>
      </w:r>
      <w:proofErr w:type="spellEnd"/>
      <w:r w:rsidR="007710EC" w:rsidRPr="004D3BCD">
        <w:rPr>
          <w:rFonts w:cs="Times New Roman"/>
          <w:spacing w:val="-1"/>
          <w:lang w:val="sv-SE"/>
        </w:rPr>
        <w:t>ö</w:t>
      </w:r>
      <w:proofErr w:type="spellStart"/>
      <w:r w:rsidR="007710EC" w:rsidRPr="004D3BCD">
        <w:rPr>
          <w:rFonts w:cs="Times New Roman"/>
          <w:spacing w:val="-1"/>
        </w:rPr>
        <w:t>hnlich</w:t>
      </w:r>
      <w:proofErr w:type="spellEnd"/>
      <w:r w:rsidR="007710EC" w:rsidRPr="004D3BCD">
        <w:rPr>
          <w:rFonts w:cs="Times New Roman"/>
          <w:spacing w:val="-13"/>
        </w:rPr>
        <w:t xml:space="preserve"> </w:t>
      </w:r>
      <w:r w:rsidR="007710EC" w:rsidRPr="004D3BCD">
        <w:rPr>
          <w:rFonts w:cs="Times New Roman"/>
          <w:spacing w:val="-1"/>
        </w:rPr>
        <w:t>gute</w:t>
      </w:r>
      <w:r w:rsidR="007710EC" w:rsidRPr="004D3BCD">
        <w:rPr>
          <w:rFonts w:cs="Times New Roman"/>
          <w:spacing w:val="-13"/>
        </w:rPr>
        <w:t xml:space="preserve"> </w:t>
      </w:r>
      <w:r w:rsidR="007710EC" w:rsidRPr="004D3BCD">
        <w:rPr>
          <w:rFonts w:cs="Times New Roman"/>
          <w:spacing w:val="-1"/>
        </w:rPr>
        <w:t>Auffassungsgabe,</w:t>
      </w:r>
      <w:r w:rsidR="007710EC" w:rsidRPr="004D3BCD">
        <w:rPr>
          <w:rFonts w:cs="Times New Roman"/>
          <w:spacing w:val="-14"/>
        </w:rPr>
        <w:t xml:space="preserve"> </w:t>
      </w:r>
      <w:r w:rsidR="007710EC" w:rsidRPr="004D3BCD">
        <w:rPr>
          <w:rFonts w:cs="Times New Roman"/>
          <w:spacing w:val="-1"/>
        </w:rPr>
        <w:t>einen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  <w:spacing w:val="-1"/>
        </w:rPr>
        <w:t>sehr</w:t>
      </w:r>
      <w:r w:rsidR="007710EC" w:rsidRPr="004D3BCD">
        <w:rPr>
          <w:rFonts w:cs="Times New Roman"/>
          <w:spacing w:val="-9"/>
        </w:rPr>
        <w:t xml:space="preserve"> </w:t>
      </w:r>
      <w:r w:rsidR="007710EC" w:rsidRPr="004D3BCD">
        <w:rPr>
          <w:rFonts w:cs="Times New Roman"/>
          <w:spacing w:val="-1"/>
        </w:rPr>
        <w:t>breiten</w:t>
      </w:r>
      <w:r w:rsidR="007710EC" w:rsidRPr="004D3BCD">
        <w:rPr>
          <w:rFonts w:cs="Times New Roman"/>
          <w:spacing w:val="-13"/>
        </w:rPr>
        <w:t xml:space="preserve"> </w:t>
      </w:r>
      <w:r w:rsidR="007710EC" w:rsidRPr="004D3BCD">
        <w:rPr>
          <w:rFonts w:cs="Times New Roman"/>
        </w:rPr>
        <w:t>Erfahrungsschatz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</w:rPr>
        <w:t>und konnte sich bereits ein</w:t>
      </w:r>
      <w:r w:rsidR="007710EC" w:rsidRPr="004D3BCD">
        <w:rPr>
          <w:rFonts w:cs="Times New Roman"/>
          <w:spacing w:val="1"/>
        </w:rPr>
        <w:t xml:space="preserve"> </w:t>
      </w:r>
      <w:r w:rsidR="007710EC" w:rsidRPr="004D3BCD">
        <w:rPr>
          <w:rFonts w:cs="Times New Roman"/>
          <w:spacing w:val="-1"/>
        </w:rPr>
        <w:t xml:space="preserve">exzellentes Fachwissen im Bereich </w:t>
      </w:r>
      <w:r w:rsidRPr="004D3BCD">
        <w:rPr>
          <w:rFonts w:cs="Times New Roman"/>
          <w:spacing w:val="-1"/>
        </w:rPr>
        <w:t>der SAP</w:t>
      </w:r>
      <w:r w:rsidR="00DB3C75" w:rsidRPr="004D3BCD">
        <w:rPr>
          <w:rFonts w:cs="Times New Roman"/>
          <w:spacing w:val="-1"/>
        </w:rPr>
        <w:t>-Lösungen</w:t>
      </w:r>
      <w:r w:rsidRPr="004D3BCD">
        <w:rPr>
          <w:rFonts w:cs="Times New Roman"/>
          <w:spacing w:val="-1"/>
        </w:rPr>
        <w:t>, digitalen Transformation</w:t>
      </w:r>
      <w:r w:rsidR="00DB3C75" w:rsidRPr="004D3BCD">
        <w:rPr>
          <w:rFonts w:cs="Times New Roman"/>
          <w:spacing w:val="-1"/>
        </w:rPr>
        <w:t xml:space="preserve"> und intelligenten Technologien</w:t>
      </w:r>
      <w:r w:rsidRPr="004D3BCD">
        <w:rPr>
          <w:rFonts w:cs="Times New Roman"/>
          <w:spacing w:val="-1"/>
        </w:rPr>
        <w:t xml:space="preserve"> sowie der Prozess- und Innovationsber</w:t>
      </w:r>
      <w:r w:rsidR="00DB3C75" w:rsidRPr="004D3BCD">
        <w:rPr>
          <w:rFonts w:cs="Times New Roman"/>
          <w:spacing w:val="-1"/>
        </w:rPr>
        <w:t>at</w:t>
      </w:r>
      <w:r w:rsidRPr="004D3BCD">
        <w:rPr>
          <w:rFonts w:cs="Times New Roman"/>
          <w:spacing w:val="-1"/>
        </w:rPr>
        <w:t xml:space="preserve">ung </w:t>
      </w:r>
      <w:r w:rsidR="007710EC" w:rsidRPr="004D3BCD">
        <w:rPr>
          <w:rFonts w:cs="Times New Roman"/>
          <w:spacing w:val="-1"/>
        </w:rPr>
        <w:t xml:space="preserve">aufbauen. Besonders </w:t>
      </w:r>
      <w:r w:rsidR="007710EC" w:rsidRPr="004D3BCD">
        <w:rPr>
          <w:rFonts w:cs="Times New Roman"/>
        </w:rPr>
        <w:t xml:space="preserve">hervorzuheben ist dabei auch </w:t>
      </w:r>
      <w:r w:rsidRPr="004D3BCD">
        <w:rPr>
          <w:rFonts w:cs="Times New Roman"/>
        </w:rPr>
        <w:t>sein</w:t>
      </w:r>
      <w:r w:rsidR="007710EC" w:rsidRPr="004D3BCD">
        <w:rPr>
          <w:rFonts w:cs="Times New Roman"/>
        </w:rPr>
        <w:t xml:space="preserve"> in h</w:t>
      </w:r>
      <w:r w:rsidR="007710EC" w:rsidRPr="004D3BCD">
        <w:rPr>
          <w:rFonts w:cs="Times New Roman"/>
          <w:lang w:val="sv-SE"/>
        </w:rPr>
        <w:t>ö</w:t>
      </w:r>
      <w:proofErr w:type="spellStart"/>
      <w:r w:rsidR="007710EC" w:rsidRPr="004D3BCD">
        <w:rPr>
          <w:rFonts w:cs="Times New Roman"/>
        </w:rPr>
        <w:t>chstem</w:t>
      </w:r>
      <w:proofErr w:type="spellEnd"/>
      <w:r w:rsidR="007710EC" w:rsidRPr="004D3BCD">
        <w:rPr>
          <w:rFonts w:cs="Times New Roman"/>
          <w:spacing w:val="1"/>
        </w:rPr>
        <w:t xml:space="preserve"> </w:t>
      </w:r>
      <w:r w:rsidR="007710EC" w:rsidRPr="004D3BCD">
        <w:rPr>
          <w:rFonts w:cs="Times New Roman"/>
        </w:rPr>
        <w:t xml:space="preserve">Maße ausgeprägtes analytisches </w:t>
      </w:r>
      <w:proofErr w:type="spellStart"/>
      <w:r w:rsidR="007710EC" w:rsidRPr="004D3BCD">
        <w:rPr>
          <w:rFonts w:cs="Times New Roman"/>
        </w:rPr>
        <w:t>Denkverm</w:t>
      </w:r>
      <w:proofErr w:type="spellEnd"/>
      <w:r w:rsidR="007710EC" w:rsidRPr="004D3BCD">
        <w:rPr>
          <w:rFonts w:cs="Times New Roman"/>
          <w:lang w:val="sv-SE"/>
        </w:rPr>
        <w:t>ö</w:t>
      </w:r>
      <w:r w:rsidR="007710EC" w:rsidRPr="004D3BCD">
        <w:rPr>
          <w:rFonts w:cs="Times New Roman"/>
        </w:rPr>
        <w:t>gen, wodurch Herr</w:t>
      </w:r>
      <w:r w:rsidR="00DB3C75" w:rsidRPr="004D3BCD">
        <w:rPr>
          <w:rFonts w:cs="Times New Roman"/>
        </w:rPr>
        <w:t xml:space="preserve"> </w:t>
      </w:r>
      <w:proofErr w:type="spellStart"/>
      <w:r w:rsidR="00DB3C75" w:rsidRPr="004D3BCD">
        <w:rPr>
          <w:rFonts w:cs="Times New Roman"/>
        </w:rPr>
        <w:t>Haktanir</w:t>
      </w:r>
      <w:proofErr w:type="spellEnd"/>
      <w:r w:rsidR="00DB3C75" w:rsidRPr="004D3BCD">
        <w:rPr>
          <w:rFonts w:cs="Times New Roman"/>
        </w:rPr>
        <w:t xml:space="preserve"> Ordóñez</w:t>
      </w:r>
      <w:r w:rsidR="007710EC" w:rsidRPr="004D3BCD">
        <w:rPr>
          <w:rFonts w:cs="Times New Roman"/>
        </w:rPr>
        <w:t xml:space="preserve"> auch in den schwierigsten</w:t>
      </w:r>
      <w:r w:rsidR="007710EC" w:rsidRPr="004D3BCD">
        <w:rPr>
          <w:rFonts w:cs="Times New Roman"/>
          <w:spacing w:val="1"/>
        </w:rPr>
        <w:t xml:space="preserve"> </w:t>
      </w:r>
      <w:r w:rsidR="007710EC" w:rsidRPr="004D3BCD">
        <w:rPr>
          <w:rFonts w:cs="Times New Roman"/>
        </w:rPr>
        <w:t>Situationen</w:t>
      </w:r>
      <w:r w:rsidR="007710EC" w:rsidRPr="004D3BCD">
        <w:rPr>
          <w:rFonts w:cs="Times New Roman"/>
          <w:spacing w:val="-13"/>
        </w:rPr>
        <w:t xml:space="preserve"> </w:t>
      </w:r>
      <w:r w:rsidR="007710EC" w:rsidRPr="004D3BCD">
        <w:rPr>
          <w:rFonts w:cs="Times New Roman"/>
        </w:rPr>
        <w:t>ein</w:t>
      </w:r>
      <w:r w:rsidR="007710EC" w:rsidRPr="004D3BCD">
        <w:rPr>
          <w:rFonts w:cs="Times New Roman"/>
          <w:spacing w:val="-9"/>
        </w:rPr>
        <w:t xml:space="preserve"> </w:t>
      </w:r>
      <w:r w:rsidR="007710EC" w:rsidRPr="004D3BCD">
        <w:rPr>
          <w:rFonts w:cs="Times New Roman"/>
        </w:rPr>
        <w:t>immer</w:t>
      </w:r>
      <w:r w:rsidR="007710EC" w:rsidRPr="004D3BCD">
        <w:rPr>
          <w:rFonts w:cs="Times New Roman"/>
          <w:spacing w:val="-9"/>
        </w:rPr>
        <w:t xml:space="preserve"> </w:t>
      </w:r>
      <w:r w:rsidR="007710EC" w:rsidRPr="004D3BCD">
        <w:rPr>
          <w:rFonts w:cs="Times New Roman"/>
          <w:lang w:val="nl-NL"/>
        </w:rPr>
        <w:t>eigenst</w:t>
      </w:r>
      <w:r w:rsidR="007710EC" w:rsidRPr="004D3BCD">
        <w:rPr>
          <w:rFonts w:cs="Times New Roman"/>
        </w:rPr>
        <w:t>ä</w:t>
      </w:r>
      <w:r w:rsidR="007710EC" w:rsidRPr="004D3BCD">
        <w:rPr>
          <w:rFonts w:cs="Times New Roman"/>
          <w:lang w:val="nl-NL"/>
        </w:rPr>
        <w:t>ndiger</w:t>
      </w:r>
      <w:r w:rsidR="007710EC" w:rsidRPr="004D3BCD">
        <w:rPr>
          <w:rFonts w:cs="Times New Roman"/>
          <w:spacing w:val="-11"/>
        </w:rPr>
        <w:t xml:space="preserve"> </w:t>
      </w:r>
      <w:r w:rsidR="007710EC" w:rsidRPr="004D3BCD">
        <w:rPr>
          <w:rFonts w:cs="Times New Roman"/>
        </w:rPr>
        <w:t>und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</w:rPr>
        <w:t>absolut</w:t>
      </w:r>
      <w:r w:rsidR="007710EC" w:rsidRPr="004D3BCD">
        <w:rPr>
          <w:rFonts w:cs="Times New Roman"/>
          <w:spacing w:val="-13"/>
        </w:rPr>
        <w:t xml:space="preserve"> </w:t>
      </w:r>
      <w:r w:rsidR="007710EC" w:rsidRPr="004D3BCD">
        <w:rPr>
          <w:rFonts w:cs="Times New Roman"/>
        </w:rPr>
        <w:t>ausgewogener</w:t>
      </w:r>
      <w:r w:rsidR="007710EC" w:rsidRPr="004D3BCD">
        <w:rPr>
          <w:rFonts w:cs="Times New Roman"/>
          <w:spacing w:val="-12"/>
        </w:rPr>
        <w:t xml:space="preserve"> </w:t>
      </w:r>
      <w:r w:rsidR="007710EC" w:rsidRPr="004D3BCD">
        <w:rPr>
          <w:rFonts w:cs="Times New Roman"/>
        </w:rPr>
        <w:t>Mitarbeiter</w:t>
      </w:r>
      <w:r w:rsidR="00DB3C75" w:rsidRPr="004D3BCD">
        <w:rPr>
          <w:rFonts w:cs="Times New Roman"/>
        </w:rPr>
        <w:t xml:space="preserve"> und </w:t>
      </w:r>
      <w:ins w:id="1" w:author="Nadine Struck" w:date="2022-06-30T22:30:00Z">
        <w:r w:rsidR="0016601C">
          <w:rPr>
            <w:rFonts w:cs="Times New Roman"/>
          </w:rPr>
          <w:t xml:space="preserve">eine </w:t>
        </w:r>
      </w:ins>
      <w:r w:rsidR="00DB3C75" w:rsidRPr="004D3BCD">
        <w:rPr>
          <w:rFonts w:cs="Times New Roman"/>
        </w:rPr>
        <w:t>Bereicherung für das Team</w:t>
      </w:r>
      <w:r w:rsidR="007710EC" w:rsidRPr="004D3BCD">
        <w:rPr>
          <w:rFonts w:cs="Times New Roman"/>
          <w:spacing w:val="-9"/>
        </w:rPr>
        <w:t xml:space="preserve"> </w:t>
      </w:r>
      <w:r w:rsidR="007710EC" w:rsidRPr="004D3BCD">
        <w:rPr>
          <w:rFonts w:cs="Times New Roman"/>
        </w:rPr>
        <w:t>war.</w:t>
      </w:r>
    </w:p>
    <w:p w14:paraId="27CF95AA" w14:textId="77777777" w:rsidR="007710EC" w:rsidRPr="004D3BCD" w:rsidRDefault="007710EC" w:rsidP="004D3BCD">
      <w:pPr>
        <w:rPr>
          <w:rFonts w:cs="Times New Roman"/>
        </w:rPr>
      </w:pPr>
    </w:p>
    <w:p w14:paraId="61AD68C2" w14:textId="710E02CC" w:rsidR="007710EC" w:rsidRPr="004D3BCD" w:rsidRDefault="007710EC" w:rsidP="004D3BCD">
      <w:pPr>
        <w:rPr>
          <w:rFonts w:eastAsia="Times New Roman" w:cs="Times New Roman"/>
        </w:rPr>
      </w:pPr>
      <w:r w:rsidRPr="004D3BCD">
        <w:rPr>
          <w:rFonts w:cs="Times New Roman"/>
        </w:rPr>
        <w:t>Herr</w:t>
      </w:r>
      <w:r w:rsidR="00DB3C75" w:rsidRPr="004D3BCD">
        <w:rPr>
          <w:rFonts w:cs="Times New Roman"/>
        </w:rPr>
        <w:t xml:space="preserve"> Haktanir Ordóñez</w:t>
      </w:r>
      <w:r w:rsidRPr="004D3BCD">
        <w:rPr>
          <w:rFonts w:cs="Times New Roman"/>
        </w:rPr>
        <w:t xml:space="preserve"> überzeugte durch seinen jederzeit </w:t>
      </w:r>
      <w:ins w:id="2" w:author="Nadine Struck" w:date="2022-06-30T22:30:00Z">
        <w:r w:rsidR="0016601C">
          <w:rPr>
            <w:rFonts w:cs="Times New Roman"/>
          </w:rPr>
          <w:t xml:space="preserve">sehr </w:t>
        </w:r>
      </w:ins>
      <w:r w:rsidRPr="004D3BCD">
        <w:rPr>
          <w:rFonts w:cs="Times New Roman"/>
        </w:rPr>
        <w:t>hohen Leistungswillen und seine allgegenwärtige</w:t>
      </w:r>
      <w:r w:rsidRPr="004D3BCD">
        <w:rPr>
          <w:rFonts w:cs="Times New Roman"/>
          <w:spacing w:val="1"/>
        </w:rPr>
        <w:t xml:space="preserve"> </w:t>
      </w:r>
      <w:ins w:id="3" w:author="Nadine Struck" w:date="2022-06-30T22:31:00Z">
        <w:r w:rsidR="0016601C">
          <w:rPr>
            <w:rFonts w:cs="Times New Roman"/>
            <w:spacing w:val="1"/>
          </w:rPr>
          <w:t xml:space="preserve">und uneingeschränkte </w:t>
        </w:r>
      </w:ins>
      <w:r w:rsidRPr="004D3BCD">
        <w:rPr>
          <w:rFonts w:cs="Times New Roman"/>
          <w:spacing w:val="-1"/>
        </w:rPr>
        <w:t>Bereitschaft,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zusätzliche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Verantwortung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zu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übernehmen</w:t>
      </w:r>
      <w:r w:rsidR="00CB4A7D" w:rsidRPr="004D3BCD">
        <w:rPr>
          <w:rFonts w:cs="Times New Roman"/>
        </w:rPr>
        <w:t xml:space="preserve"> sowie die Erwartungen der Mitarbeiter und Kunden zu übertreffen</w:t>
      </w:r>
      <w:r w:rsidRPr="004D3BCD">
        <w:rPr>
          <w:rFonts w:cs="Times New Roman"/>
        </w:rPr>
        <w:t>.</w:t>
      </w:r>
      <w:r w:rsidRPr="004D3BCD">
        <w:rPr>
          <w:rFonts w:cs="Times New Roman"/>
          <w:spacing w:val="-13"/>
        </w:rPr>
        <w:t xml:space="preserve"> </w:t>
      </w:r>
      <w:r w:rsidRPr="004D3BCD">
        <w:rPr>
          <w:rFonts w:cs="Times New Roman"/>
        </w:rPr>
        <w:t>Auch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überaus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starkem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Arbeitsanfall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war</w:t>
      </w:r>
      <w:r w:rsidRPr="004D3BCD">
        <w:rPr>
          <w:rFonts w:cs="Times New Roman"/>
          <w:spacing w:val="-12"/>
        </w:rPr>
        <w:t xml:space="preserve"> </w:t>
      </w:r>
      <w:r w:rsidR="00CB4A7D" w:rsidRPr="004D3BCD">
        <w:rPr>
          <w:rFonts w:cs="Times New Roman"/>
        </w:rPr>
        <w:t xml:space="preserve">er </w:t>
      </w:r>
      <w:r w:rsidRPr="004D3BCD">
        <w:rPr>
          <w:rFonts w:cs="Times New Roman"/>
        </w:rPr>
        <w:t>jederzeit</w:t>
      </w:r>
      <w:r w:rsidRPr="004D3BCD">
        <w:rPr>
          <w:rFonts w:cs="Times New Roman"/>
          <w:spacing w:val="1"/>
        </w:rPr>
        <w:t xml:space="preserve"> </w:t>
      </w:r>
      <w:r w:rsidRPr="004D3BCD">
        <w:rPr>
          <w:rFonts w:cs="Times New Roman"/>
          <w:spacing w:val="-1"/>
        </w:rPr>
        <w:t>bestens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  <w:spacing w:val="-1"/>
        </w:rPr>
        <w:t>gewachsen.</w:t>
      </w:r>
      <w:r w:rsidRPr="004D3BCD">
        <w:rPr>
          <w:rFonts w:cs="Times New Roman"/>
          <w:spacing w:val="-11"/>
        </w:rPr>
        <w:t xml:space="preserve"> </w:t>
      </w:r>
      <w:r w:rsidRPr="004D3BCD">
        <w:rPr>
          <w:rFonts w:cs="Times New Roman"/>
        </w:rPr>
        <w:t>Herr</w:t>
      </w:r>
      <w:r w:rsidR="006D7150" w:rsidRPr="004D3BCD">
        <w:rPr>
          <w:rFonts w:cs="Times New Roman"/>
        </w:rPr>
        <w:t xml:space="preserve"> Haktanir Ordóñez</w:t>
      </w:r>
      <w:r w:rsidRPr="004D3BCD">
        <w:rPr>
          <w:rFonts w:cs="Times New Roman"/>
        </w:rPr>
        <w:t xml:space="preserve"> arbeitete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immer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sehr</w:t>
      </w:r>
      <w:r w:rsidRPr="004D3BCD">
        <w:rPr>
          <w:rFonts w:cs="Times New Roman"/>
          <w:spacing w:val="-13"/>
        </w:rPr>
        <w:t xml:space="preserve"> </w:t>
      </w:r>
      <w:r w:rsidRPr="004D3BCD">
        <w:rPr>
          <w:rFonts w:cs="Times New Roman"/>
        </w:rPr>
        <w:t>umsichtig,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absolut</w:t>
      </w:r>
      <w:r w:rsidRPr="004D3BCD">
        <w:rPr>
          <w:rFonts w:cs="Times New Roman"/>
          <w:spacing w:val="-15"/>
        </w:rPr>
        <w:t xml:space="preserve"> </w:t>
      </w:r>
      <w:r w:rsidRPr="004D3BCD">
        <w:rPr>
          <w:rFonts w:cs="Times New Roman"/>
        </w:rPr>
        <w:t>gewissenhaft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und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</w:rPr>
        <w:t>stets</w:t>
      </w:r>
      <w:r w:rsidRPr="004D3BCD">
        <w:rPr>
          <w:rFonts w:cs="Times New Roman"/>
          <w:spacing w:val="-6"/>
        </w:rPr>
        <w:t xml:space="preserve"> </w:t>
      </w:r>
      <w:r w:rsidRPr="004D3BCD">
        <w:rPr>
          <w:rFonts w:cs="Times New Roman"/>
        </w:rPr>
        <w:t>überaus</w:t>
      </w:r>
      <w:ins w:id="4" w:author="Nadine Struck" w:date="2022-06-30T22:31:00Z">
        <w:r w:rsidR="0016601C">
          <w:rPr>
            <w:rFonts w:cs="Times New Roman"/>
          </w:rPr>
          <w:t xml:space="preserve"> </w:t>
        </w:r>
      </w:ins>
      <w:r w:rsidRPr="004D3BCD">
        <w:rPr>
          <w:rFonts w:cs="Times New Roman"/>
          <w:spacing w:val="-58"/>
        </w:rPr>
        <w:t xml:space="preserve"> </w:t>
      </w:r>
      <w:ins w:id="5" w:author="Nadine Struck" w:date="2022-06-30T22:31:00Z">
        <w:r w:rsidR="0016601C">
          <w:rPr>
            <w:rFonts w:cs="Times New Roman"/>
            <w:spacing w:val="-58"/>
          </w:rPr>
          <w:t xml:space="preserve">    </w:t>
        </w:r>
      </w:ins>
      <w:r w:rsidRPr="004D3BCD">
        <w:rPr>
          <w:rFonts w:cs="Times New Roman"/>
        </w:rPr>
        <w:t>genau.</w:t>
      </w:r>
      <w:r w:rsidRPr="004D3BCD">
        <w:rPr>
          <w:rFonts w:cs="Times New Roman"/>
          <w:spacing w:val="-3"/>
        </w:rPr>
        <w:t xml:space="preserve"> </w:t>
      </w:r>
      <w:r w:rsidR="006D7150" w:rsidRPr="004D3BCD">
        <w:rPr>
          <w:rFonts w:cs="Times New Roman"/>
        </w:rPr>
        <w:t>Er</w:t>
      </w:r>
      <w:r w:rsidRPr="004D3BCD">
        <w:rPr>
          <w:rFonts w:cs="Times New Roman"/>
          <w:spacing w:val="-1"/>
        </w:rPr>
        <w:t xml:space="preserve"> </w:t>
      </w:r>
      <w:r w:rsidRPr="004D3BCD">
        <w:rPr>
          <w:rFonts w:cs="Times New Roman"/>
        </w:rPr>
        <w:t>überzeugte</w:t>
      </w:r>
      <w:r w:rsidRPr="004D3BCD">
        <w:rPr>
          <w:rFonts w:cs="Times New Roman"/>
          <w:spacing w:val="-3"/>
        </w:rPr>
        <w:t xml:space="preserve"> </w:t>
      </w:r>
      <w:r w:rsidRPr="004D3BCD">
        <w:rPr>
          <w:rFonts w:cs="Times New Roman"/>
        </w:rPr>
        <w:t>jederzeit</w:t>
      </w:r>
      <w:r w:rsidRPr="004D3BCD">
        <w:rPr>
          <w:rFonts w:cs="Times New Roman"/>
          <w:spacing w:val="-3"/>
        </w:rPr>
        <w:t xml:space="preserve"> </w:t>
      </w:r>
      <w:r w:rsidRPr="004D3BCD">
        <w:rPr>
          <w:rFonts w:cs="Times New Roman"/>
        </w:rPr>
        <w:t>durch</w:t>
      </w:r>
      <w:r w:rsidRPr="004D3BCD">
        <w:rPr>
          <w:rFonts w:cs="Times New Roman"/>
          <w:spacing w:val="-4"/>
        </w:rPr>
        <w:t xml:space="preserve"> </w:t>
      </w:r>
      <w:r w:rsidRPr="004D3BCD">
        <w:rPr>
          <w:rFonts w:cs="Times New Roman"/>
        </w:rPr>
        <w:t>seine</w:t>
      </w:r>
      <w:r w:rsidRPr="004D3BCD">
        <w:rPr>
          <w:rFonts w:cs="Times New Roman"/>
          <w:spacing w:val="-3"/>
        </w:rPr>
        <w:t xml:space="preserve"> </w:t>
      </w:r>
      <w:r w:rsidRPr="004D3BCD">
        <w:rPr>
          <w:rFonts w:cs="Times New Roman"/>
        </w:rPr>
        <w:t>absolute</w:t>
      </w:r>
      <w:r w:rsidRPr="004D3BCD">
        <w:rPr>
          <w:rFonts w:cs="Times New Roman"/>
          <w:spacing w:val="-3"/>
        </w:rPr>
        <w:t xml:space="preserve"> </w:t>
      </w:r>
      <w:r w:rsidRPr="004D3BCD">
        <w:rPr>
          <w:rFonts w:cs="Times New Roman"/>
        </w:rPr>
        <w:t>und</w:t>
      </w:r>
      <w:r w:rsidRPr="004D3BCD">
        <w:rPr>
          <w:rFonts w:cs="Times New Roman"/>
          <w:spacing w:val="-4"/>
        </w:rPr>
        <w:t xml:space="preserve"> </w:t>
      </w:r>
      <w:r w:rsidRPr="004D3BCD">
        <w:rPr>
          <w:rFonts w:cs="Times New Roman"/>
        </w:rPr>
        <w:t>damit</w:t>
      </w:r>
      <w:r w:rsidRPr="004D3BCD">
        <w:rPr>
          <w:rFonts w:cs="Times New Roman"/>
          <w:spacing w:val="-3"/>
        </w:rPr>
        <w:t xml:space="preserve"> </w:t>
      </w:r>
      <w:r w:rsidR="00E47780">
        <w:rPr>
          <w:rFonts w:cs="Times New Roman"/>
        </w:rPr>
        <w:t>hervorragende</w:t>
      </w:r>
      <w:r w:rsidRPr="004D3BCD">
        <w:rPr>
          <w:rFonts w:cs="Times New Roman"/>
          <w:spacing w:val="-3"/>
        </w:rPr>
        <w:t xml:space="preserve"> </w:t>
      </w:r>
      <w:r w:rsidRPr="004D3BCD">
        <w:rPr>
          <w:rFonts w:cs="Times New Roman"/>
        </w:rPr>
        <w:t>Zuverlässigkeit.</w:t>
      </w:r>
      <w:r w:rsidRPr="004D3BCD">
        <w:rPr>
          <w:rFonts w:eastAsia="Times New Roman" w:cs="Times New Roman"/>
        </w:rPr>
        <w:t xml:space="preserve"> </w:t>
      </w:r>
      <w:r w:rsidRPr="004D3BCD">
        <w:rPr>
          <w:rFonts w:cs="Times New Roman"/>
        </w:rPr>
        <w:t>Auch</w:t>
      </w:r>
      <w:r w:rsidRPr="004D3BCD">
        <w:rPr>
          <w:rFonts w:cs="Times New Roman"/>
          <w:spacing w:val="-13"/>
        </w:rPr>
        <w:t xml:space="preserve"> </w:t>
      </w:r>
      <w:r w:rsidRPr="004D3BCD">
        <w:rPr>
          <w:rFonts w:cs="Times New Roman"/>
        </w:rPr>
        <w:t>für</w:t>
      </w:r>
      <w:r w:rsidRPr="004D3BCD">
        <w:rPr>
          <w:rFonts w:cs="Times New Roman"/>
          <w:spacing w:val="-13"/>
        </w:rPr>
        <w:t xml:space="preserve"> </w:t>
      </w:r>
      <w:r w:rsidRPr="004D3BCD">
        <w:rPr>
          <w:rFonts w:cs="Times New Roman"/>
        </w:rPr>
        <w:t>unvorhergesehene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Probleme</w:t>
      </w:r>
      <w:r w:rsidRPr="004D3BCD">
        <w:rPr>
          <w:rFonts w:cs="Times New Roman"/>
          <w:spacing w:val="-14"/>
        </w:rPr>
        <w:t xml:space="preserve"> </w:t>
      </w:r>
      <w:r w:rsidRPr="004D3BCD">
        <w:rPr>
          <w:rFonts w:cs="Times New Roman"/>
          <w:lang w:val="da-DK"/>
        </w:rPr>
        <w:t>fand</w:t>
      </w:r>
      <w:r w:rsidRPr="004D3BCD">
        <w:rPr>
          <w:rFonts w:cs="Times New Roman"/>
          <w:spacing w:val="-11"/>
        </w:rPr>
        <w:t xml:space="preserve"> </w:t>
      </w:r>
      <w:r w:rsidRPr="004D3BCD">
        <w:rPr>
          <w:rFonts w:cs="Times New Roman"/>
        </w:rPr>
        <w:t xml:space="preserve">Herr </w:t>
      </w:r>
      <w:proofErr w:type="spellStart"/>
      <w:r w:rsidR="006D7150" w:rsidRPr="004D3BCD">
        <w:rPr>
          <w:rFonts w:cs="Times New Roman"/>
        </w:rPr>
        <w:t>Haktanir</w:t>
      </w:r>
      <w:proofErr w:type="spellEnd"/>
      <w:r w:rsidR="006D7150" w:rsidRPr="004D3BCD">
        <w:rPr>
          <w:rFonts w:cs="Times New Roman"/>
        </w:rPr>
        <w:t xml:space="preserve"> Ordóñez </w:t>
      </w:r>
      <w:r w:rsidRPr="004D3BCD">
        <w:rPr>
          <w:rFonts w:cs="Times New Roman"/>
        </w:rPr>
        <w:t>immer</w:t>
      </w:r>
      <w:r w:rsidRPr="004D3BCD">
        <w:rPr>
          <w:rFonts w:cs="Times New Roman"/>
          <w:spacing w:val="-13"/>
        </w:rPr>
        <w:t xml:space="preserve"> </w:t>
      </w:r>
      <w:r w:rsidRPr="004D3BCD">
        <w:rPr>
          <w:rFonts w:cs="Times New Roman"/>
        </w:rPr>
        <w:t>die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richtigen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L</w:t>
      </w:r>
      <w:r w:rsidRPr="004D3BCD">
        <w:rPr>
          <w:rFonts w:cs="Times New Roman"/>
          <w:lang w:val="sv-SE"/>
        </w:rPr>
        <w:t>ö</w:t>
      </w:r>
      <w:proofErr w:type="spellStart"/>
      <w:r w:rsidRPr="004D3BCD">
        <w:rPr>
          <w:rFonts w:cs="Times New Roman"/>
        </w:rPr>
        <w:t>sungen</w:t>
      </w:r>
      <w:proofErr w:type="spellEnd"/>
      <w:r w:rsidRPr="004D3BCD">
        <w:rPr>
          <w:rFonts w:cs="Times New Roman"/>
        </w:rPr>
        <w:t>,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die</w:t>
      </w:r>
      <w:r w:rsidR="006D7150" w:rsidRPr="004D3BCD">
        <w:rPr>
          <w:rFonts w:cs="Times New Roman"/>
        </w:rPr>
        <w:t xml:space="preserve"> er</w:t>
      </w:r>
      <w:r w:rsidRPr="004D3BCD">
        <w:rPr>
          <w:rFonts w:cs="Times New Roman"/>
          <w:spacing w:val="-11"/>
        </w:rPr>
        <w:t xml:space="preserve">, </w:t>
      </w:r>
      <w:r w:rsidRPr="004D3BCD">
        <w:rPr>
          <w:rFonts w:cs="Times New Roman"/>
          <w:lang w:val="da-DK"/>
        </w:rPr>
        <w:t xml:space="preserve">falls erforderlich, stets </w:t>
      </w:r>
      <w:del w:id="6" w:author="Nadine Struck" w:date="2022-06-30T22:32:00Z">
        <w:r w:rsidRPr="004D3BCD" w:rsidDel="0016601C">
          <w:rPr>
            <w:rFonts w:cs="Times New Roman"/>
            <w:lang w:val="da-DK"/>
          </w:rPr>
          <w:delText xml:space="preserve">absolut </w:delText>
        </w:r>
      </w:del>
      <w:ins w:id="7" w:author="Nadine Struck" w:date="2022-06-30T22:32:00Z">
        <w:r w:rsidR="0016601C">
          <w:rPr>
            <w:rFonts w:cs="Times New Roman"/>
            <w:lang w:val="da-DK"/>
          </w:rPr>
          <w:t>sehr</w:t>
        </w:r>
        <w:r w:rsidR="0016601C" w:rsidRPr="004D3BCD">
          <w:rPr>
            <w:rFonts w:cs="Times New Roman"/>
            <w:lang w:val="da-DK"/>
          </w:rPr>
          <w:t xml:space="preserve"> </w:t>
        </w:r>
      </w:ins>
      <w:r w:rsidRPr="004D3BCD">
        <w:rPr>
          <w:rFonts w:cs="Times New Roman"/>
          <w:lang w:val="da-DK"/>
        </w:rPr>
        <w:t xml:space="preserve">erfolgreich in die Praxis umsetzte. </w:t>
      </w:r>
      <w:r w:rsidRPr="004D3BCD">
        <w:rPr>
          <w:rFonts w:cs="Times New Roman"/>
        </w:rPr>
        <w:t>Insgesamt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erfüllte</w:t>
      </w:r>
      <w:r w:rsidRPr="004D3BCD">
        <w:rPr>
          <w:rFonts w:cs="Times New Roman"/>
          <w:spacing w:val="-11"/>
        </w:rPr>
        <w:t xml:space="preserve"> </w:t>
      </w:r>
      <w:r w:rsidRPr="004D3BCD">
        <w:rPr>
          <w:rFonts w:cs="Times New Roman"/>
        </w:rPr>
        <w:t>Herr</w:t>
      </w:r>
      <w:r w:rsidR="006D7150" w:rsidRPr="004D3BCD">
        <w:rPr>
          <w:rFonts w:cs="Times New Roman"/>
        </w:rPr>
        <w:t xml:space="preserve"> Haktanir Ordóñez</w:t>
      </w:r>
      <w:r w:rsidRPr="004D3BCD">
        <w:rPr>
          <w:rFonts w:cs="Times New Roman"/>
        </w:rPr>
        <w:t xml:space="preserve"> die</w:t>
      </w:r>
      <w:r w:rsidRPr="004D3BCD">
        <w:rPr>
          <w:rFonts w:cs="Times New Roman"/>
          <w:spacing w:val="-13"/>
        </w:rPr>
        <w:t xml:space="preserve"> </w:t>
      </w:r>
      <w:r w:rsidR="006D7150" w:rsidRPr="004D3BCD">
        <w:rPr>
          <w:rFonts w:cs="Times New Roman"/>
        </w:rPr>
        <w:t>ihm</w:t>
      </w:r>
      <w:r w:rsidRPr="004D3BCD">
        <w:rPr>
          <w:rFonts w:cs="Times New Roman"/>
          <w:spacing w:val="-9"/>
        </w:rPr>
        <w:t xml:space="preserve"> </w:t>
      </w:r>
      <w:r w:rsidRPr="004D3BCD">
        <w:rPr>
          <w:rFonts w:cs="Times New Roman"/>
        </w:rPr>
        <w:t>übertragenen</w:t>
      </w:r>
      <w:r w:rsidRPr="004D3BCD">
        <w:rPr>
          <w:rFonts w:cs="Times New Roman"/>
          <w:spacing w:val="-11"/>
        </w:rPr>
        <w:t xml:space="preserve"> </w:t>
      </w:r>
      <w:r w:rsidRPr="004D3BCD">
        <w:rPr>
          <w:rFonts w:cs="Times New Roman"/>
        </w:rPr>
        <w:t>Aufgaben</w:t>
      </w:r>
      <w:r w:rsidRPr="004D3BCD">
        <w:rPr>
          <w:rFonts w:cs="Times New Roman"/>
          <w:spacing w:val="-13"/>
        </w:rPr>
        <w:t xml:space="preserve"> </w:t>
      </w:r>
      <w:r w:rsidRPr="004D3BCD">
        <w:rPr>
          <w:rFonts w:cs="Times New Roman"/>
        </w:rPr>
        <w:t>stets</w:t>
      </w:r>
      <w:r w:rsidRPr="004D3BCD">
        <w:rPr>
          <w:rFonts w:cs="Times New Roman"/>
          <w:spacing w:val="-9"/>
        </w:rPr>
        <w:t xml:space="preserve"> </w:t>
      </w:r>
      <w:r w:rsidRPr="004D3BCD">
        <w:rPr>
          <w:rFonts w:cs="Times New Roman"/>
        </w:rPr>
        <w:t>und</w:t>
      </w:r>
      <w:r w:rsidRPr="004D3BCD">
        <w:rPr>
          <w:rFonts w:cs="Times New Roman"/>
          <w:spacing w:val="-11"/>
        </w:rPr>
        <w:t xml:space="preserve"> </w:t>
      </w:r>
      <w:r w:rsidRPr="004D3BCD">
        <w:rPr>
          <w:rFonts w:cs="Times New Roman"/>
        </w:rPr>
        <w:t>in</w:t>
      </w:r>
      <w:r w:rsidRPr="004D3BCD">
        <w:rPr>
          <w:rFonts w:cs="Times New Roman"/>
          <w:spacing w:val="-9"/>
        </w:rPr>
        <w:t xml:space="preserve"> </w:t>
      </w:r>
      <w:r w:rsidRPr="004D3BCD">
        <w:rPr>
          <w:rFonts w:cs="Times New Roman"/>
        </w:rPr>
        <w:t>jeder</w:t>
      </w:r>
      <w:r w:rsidRPr="004D3BCD">
        <w:rPr>
          <w:rFonts w:cs="Times New Roman"/>
          <w:spacing w:val="-11"/>
        </w:rPr>
        <w:t xml:space="preserve"> </w:t>
      </w:r>
      <w:r w:rsidRPr="004D3BCD">
        <w:rPr>
          <w:rFonts w:cs="Times New Roman"/>
        </w:rPr>
        <w:t>Hinsicht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zu</w:t>
      </w:r>
      <w:r w:rsidRPr="004D3BCD">
        <w:rPr>
          <w:rFonts w:cs="Times New Roman"/>
          <w:spacing w:val="-12"/>
        </w:rPr>
        <w:t xml:space="preserve"> </w:t>
      </w:r>
      <w:r w:rsidRPr="004D3BCD">
        <w:rPr>
          <w:rFonts w:cs="Times New Roman"/>
        </w:rPr>
        <w:t>unserer</w:t>
      </w:r>
      <w:r w:rsidRPr="004D3BCD">
        <w:rPr>
          <w:rFonts w:cs="Times New Roman"/>
          <w:spacing w:val="-13"/>
        </w:rPr>
        <w:t xml:space="preserve"> </w:t>
      </w:r>
      <w:proofErr w:type="spellStart"/>
      <w:r w:rsidRPr="004D3BCD">
        <w:rPr>
          <w:rFonts w:cs="Times New Roman"/>
        </w:rPr>
        <w:t>volls</w:t>
      </w:r>
      <w:proofErr w:type="spellEnd"/>
      <w:r w:rsidRPr="004D3BCD">
        <w:rPr>
          <w:rFonts w:cs="Times New Roman"/>
          <w:spacing w:val="-58"/>
        </w:rPr>
        <w:t xml:space="preserve"> </w:t>
      </w:r>
      <w:proofErr w:type="spellStart"/>
      <w:r w:rsidRPr="004D3BCD">
        <w:rPr>
          <w:rFonts w:cs="Times New Roman"/>
        </w:rPr>
        <w:t>ten</w:t>
      </w:r>
      <w:proofErr w:type="spellEnd"/>
      <w:r w:rsidRPr="004D3BCD">
        <w:rPr>
          <w:rFonts w:cs="Times New Roman"/>
          <w:spacing w:val="-2"/>
        </w:rPr>
        <w:t xml:space="preserve"> </w:t>
      </w:r>
      <w:r w:rsidRPr="004D3BCD">
        <w:rPr>
          <w:rFonts w:cs="Times New Roman"/>
        </w:rPr>
        <w:t>Zufriedenheit.</w:t>
      </w:r>
      <w:commentRangeEnd w:id="0"/>
      <w:r w:rsidR="00EE7E67">
        <w:rPr>
          <w:rStyle w:val="Kommentarzeichen"/>
        </w:rPr>
        <w:commentReference w:id="0"/>
      </w:r>
    </w:p>
    <w:p w14:paraId="5CBA4D82" w14:textId="77777777" w:rsidR="006D7150" w:rsidRPr="004D3BCD" w:rsidRDefault="006D7150" w:rsidP="004D3BCD">
      <w:pPr>
        <w:rPr>
          <w:rFonts w:cs="Times New Roman"/>
        </w:rPr>
      </w:pPr>
    </w:p>
    <w:p w14:paraId="01CBB348" w14:textId="3B15F5BC" w:rsidR="007710EC" w:rsidRPr="004D3BCD" w:rsidRDefault="007710EC" w:rsidP="00D40954">
      <w:pPr>
        <w:rPr>
          <w:rFonts w:eastAsia="Times New Roman"/>
        </w:rPr>
      </w:pPr>
      <w:r w:rsidRPr="00853890">
        <w:rPr>
          <w:spacing w:val="-1"/>
        </w:rPr>
        <w:t xml:space="preserve">Das </w:t>
      </w:r>
      <w:proofErr w:type="spellStart"/>
      <w:r w:rsidRPr="00853890">
        <w:rPr>
          <w:spacing w:val="-1"/>
        </w:rPr>
        <w:t>pers</w:t>
      </w:r>
      <w:proofErr w:type="spellEnd"/>
      <w:r w:rsidRPr="00853890">
        <w:rPr>
          <w:spacing w:val="-1"/>
          <w:lang w:val="sv-SE"/>
        </w:rPr>
        <w:t>ö</w:t>
      </w:r>
      <w:proofErr w:type="spellStart"/>
      <w:r w:rsidRPr="00853890">
        <w:rPr>
          <w:spacing w:val="-1"/>
        </w:rPr>
        <w:t>nliche</w:t>
      </w:r>
      <w:proofErr w:type="spellEnd"/>
      <w:r w:rsidRPr="00853890">
        <w:rPr>
          <w:spacing w:val="-1"/>
        </w:rPr>
        <w:t xml:space="preserve"> Verhalten von </w:t>
      </w:r>
      <w:r w:rsidRPr="00853890">
        <w:t>Herr</w:t>
      </w:r>
      <w:r w:rsidR="006D7150" w:rsidRPr="00853890">
        <w:t xml:space="preserve"> Haktanir Ordóñez</w:t>
      </w:r>
      <w:r w:rsidRPr="00853890">
        <w:t xml:space="preserve"> </w:t>
      </w:r>
      <w:r w:rsidRPr="00853890">
        <w:rPr>
          <w:spacing w:val="-1"/>
        </w:rPr>
        <w:t xml:space="preserve">war jederzeit </w:t>
      </w:r>
      <w:ins w:id="8" w:author="Nadine Struck" w:date="2022-06-30T22:32:00Z">
        <w:r w:rsidR="0016601C">
          <w:rPr>
            <w:spacing w:val="-1"/>
          </w:rPr>
          <w:t>vorbildlich</w:t>
        </w:r>
      </w:ins>
      <w:del w:id="9" w:author="Nadine Struck" w:date="2022-06-30T22:32:00Z">
        <w:r w:rsidRPr="00853890" w:rsidDel="0016601C">
          <w:rPr>
            <w:spacing w:val="-1"/>
          </w:rPr>
          <w:delText>einwandfrei</w:delText>
        </w:r>
      </w:del>
      <w:r w:rsidRPr="00853890">
        <w:rPr>
          <w:spacing w:val="-1"/>
        </w:rPr>
        <w:t>. Aufgrund seiner</w:t>
      </w:r>
      <w:r w:rsidRPr="00853890">
        <w:rPr>
          <w:spacing w:val="-11"/>
        </w:rPr>
        <w:t xml:space="preserve"> </w:t>
      </w:r>
      <w:r w:rsidRPr="00853890">
        <w:rPr>
          <w:spacing w:val="-1"/>
        </w:rPr>
        <w:t>absoluten</w:t>
      </w:r>
      <w:r w:rsidRPr="00853890">
        <w:rPr>
          <w:spacing w:val="-9"/>
        </w:rPr>
        <w:t xml:space="preserve"> </w:t>
      </w:r>
      <w:r w:rsidRPr="00853890">
        <w:rPr>
          <w:spacing w:val="-1"/>
        </w:rPr>
        <w:t>Kollegialität</w:t>
      </w:r>
      <w:r w:rsidRPr="00853890">
        <w:rPr>
          <w:spacing w:val="-11"/>
        </w:rPr>
        <w:t xml:space="preserve"> </w:t>
      </w:r>
      <w:r w:rsidRPr="00853890">
        <w:t>und</w:t>
      </w:r>
      <w:r w:rsidRPr="00853890">
        <w:rPr>
          <w:spacing w:val="-12"/>
        </w:rPr>
        <w:t xml:space="preserve"> </w:t>
      </w:r>
      <w:r w:rsidRPr="00853890">
        <w:rPr>
          <w:spacing w:val="-1"/>
        </w:rPr>
        <w:t>seiner</w:t>
      </w:r>
      <w:r w:rsidRPr="00853890">
        <w:rPr>
          <w:spacing w:val="-11"/>
        </w:rPr>
        <w:t xml:space="preserve"> </w:t>
      </w:r>
      <w:r w:rsidRPr="00853890">
        <w:t>allgegenwärtigen</w:t>
      </w:r>
      <w:r w:rsidRPr="00853890">
        <w:rPr>
          <w:spacing w:val="-11"/>
        </w:rPr>
        <w:t xml:space="preserve"> </w:t>
      </w:r>
      <w:r w:rsidRPr="00853890">
        <w:t>Hilfsbereitschaft</w:t>
      </w:r>
      <w:r w:rsidRPr="00853890">
        <w:rPr>
          <w:spacing w:val="-11"/>
        </w:rPr>
        <w:t xml:space="preserve"> </w:t>
      </w:r>
      <w:r w:rsidRPr="00853890">
        <w:t>war</w:t>
      </w:r>
      <w:r w:rsidRPr="00853890">
        <w:rPr>
          <w:spacing w:val="-9"/>
        </w:rPr>
        <w:t xml:space="preserve"> </w:t>
      </w:r>
      <w:r w:rsidRPr="00853890">
        <w:t>er</w:t>
      </w:r>
      <w:r w:rsidRPr="00853890">
        <w:rPr>
          <w:spacing w:val="-12"/>
        </w:rPr>
        <w:t xml:space="preserve"> </w:t>
      </w:r>
      <w:r w:rsidRPr="00853890">
        <w:t>bei</w:t>
      </w:r>
      <w:r w:rsidRPr="00853890">
        <w:rPr>
          <w:spacing w:val="-12"/>
        </w:rPr>
        <w:t xml:space="preserve"> </w:t>
      </w:r>
      <w:r w:rsidRPr="00853890">
        <w:t>Vorgesetzten</w:t>
      </w:r>
      <w:r w:rsidRPr="00853890">
        <w:rPr>
          <w:spacing w:val="-12"/>
        </w:rPr>
        <w:t xml:space="preserve"> </w:t>
      </w:r>
      <w:r w:rsidRPr="00853890">
        <w:rPr>
          <w:lang w:val="nl-NL"/>
        </w:rPr>
        <w:t>und</w:t>
      </w:r>
      <w:r w:rsidRPr="004D3BCD">
        <w:rPr>
          <w:lang w:val="nl-NL"/>
        </w:rPr>
        <w:t xml:space="preserve"> </w:t>
      </w:r>
      <w:r w:rsidRPr="004D3BCD">
        <w:rPr>
          <w:lang w:val="nl-NL"/>
        </w:rPr>
        <w:lastRenderedPageBreak/>
        <w:t>Kollegen</w:t>
      </w:r>
      <w:ins w:id="10" w:author="Nadine Struck" w:date="2022-06-30T22:32:00Z">
        <w:r w:rsidR="0016601C">
          <w:rPr>
            <w:lang w:val="nl-NL"/>
          </w:rPr>
          <w:t xml:space="preserve"> </w:t>
        </w:r>
      </w:ins>
      <w:del w:id="11" w:author="Nadine Struck" w:date="2022-06-30T22:32:00Z">
        <w:r w:rsidRPr="004D3BCD" w:rsidDel="0016601C">
          <w:rPr>
            <w:spacing w:val="-12"/>
          </w:rPr>
          <w:delText xml:space="preserve"> </w:delText>
        </w:r>
        <w:r w:rsidRPr="004D3BCD" w:rsidDel="0016601C">
          <w:rPr>
            <w:spacing w:val="-1"/>
          </w:rPr>
          <w:delText>absolut</w:delText>
        </w:r>
      </w:del>
      <w:ins w:id="12" w:author="Nadine Struck" w:date="2022-06-30T22:32:00Z">
        <w:r w:rsidR="0016601C">
          <w:rPr>
            <w:spacing w:val="-12"/>
          </w:rPr>
          <w:t xml:space="preserve">höchst </w:t>
        </w:r>
      </w:ins>
      <w:del w:id="13" w:author="Nadine Struck" w:date="2022-06-30T22:33:00Z">
        <w:r w:rsidRPr="004D3BCD" w:rsidDel="0016601C">
          <w:rPr>
            <w:spacing w:val="-12"/>
          </w:rPr>
          <w:delText xml:space="preserve"> </w:delText>
        </w:r>
      </w:del>
      <w:r w:rsidRPr="004D3BCD">
        <w:rPr>
          <w:spacing w:val="-1"/>
        </w:rPr>
        <w:t>anerkannt</w:t>
      </w:r>
      <w:r w:rsidRPr="004D3BCD">
        <w:rPr>
          <w:spacing w:val="-12"/>
        </w:rPr>
        <w:t xml:space="preserve"> </w:t>
      </w:r>
      <w:r w:rsidRPr="004D3BCD">
        <w:rPr>
          <w:spacing w:val="-1"/>
        </w:rPr>
        <w:t>und</w:t>
      </w:r>
      <w:r w:rsidRPr="004D3BCD">
        <w:rPr>
          <w:spacing w:val="-13"/>
        </w:rPr>
        <w:t xml:space="preserve"> </w:t>
      </w:r>
      <w:r w:rsidRPr="004D3BCD">
        <w:rPr>
          <w:spacing w:val="-1"/>
        </w:rPr>
        <w:t>immer</w:t>
      </w:r>
      <w:r w:rsidRPr="004D3BCD">
        <w:rPr>
          <w:spacing w:val="-11"/>
        </w:rPr>
        <w:t xml:space="preserve"> </w:t>
      </w:r>
      <w:r w:rsidRPr="004D3BCD">
        <w:rPr>
          <w:spacing w:val="-1"/>
        </w:rPr>
        <w:t>beliebt</w:t>
      </w:r>
      <w:r w:rsidR="00256EC6">
        <w:rPr>
          <w:spacing w:val="-1"/>
        </w:rPr>
        <w:t>.</w:t>
      </w:r>
      <w:r w:rsidR="00CB78C7">
        <w:t xml:space="preserve"> </w:t>
      </w:r>
      <w:r w:rsidRPr="004D3BCD">
        <w:t>Unser</w:t>
      </w:r>
      <w:r w:rsidRPr="004D3BCD">
        <w:rPr>
          <w:spacing w:val="-7"/>
        </w:rPr>
        <w:t xml:space="preserve"> </w:t>
      </w:r>
      <w:r w:rsidRPr="004D3BCD">
        <w:t>Unternehmen</w:t>
      </w:r>
      <w:r w:rsidRPr="004D3BCD">
        <w:rPr>
          <w:spacing w:val="-4"/>
        </w:rPr>
        <w:t xml:space="preserve"> </w:t>
      </w:r>
      <w:r w:rsidRPr="004D3BCD">
        <w:t>wurde</w:t>
      </w:r>
      <w:r w:rsidRPr="004D3BCD">
        <w:rPr>
          <w:spacing w:val="-8"/>
        </w:rPr>
        <w:t xml:space="preserve"> </w:t>
      </w:r>
      <w:r w:rsidRPr="004D3BCD">
        <w:t>von</w:t>
      </w:r>
      <w:r w:rsidRPr="004D3BCD">
        <w:rPr>
          <w:spacing w:val="-4"/>
        </w:rPr>
        <w:t xml:space="preserve"> </w:t>
      </w:r>
      <w:r w:rsidRPr="00402248">
        <w:t>ihm</w:t>
      </w:r>
      <w:r w:rsidRPr="00402248">
        <w:rPr>
          <w:spacing w:val="-4"/>
        </w:rPr>
        <w:t xml:space="preserve"> </w:t>
      </w:r>
      <w:r w:rsidRPr="00402248">
        <w:t>stets</w:t>
      </w:r>
      <w:r w:rsidRPr="00402248">
        <w:rPr>
          <w:spacing w:val="-7"/>
        </w:rPr>
        <w:t xml:space="preserve"> </w:t>
      </w:r>
      <w:r w:rsidRPr="00402248">
        <w:t>vorbildlich</w:t>
      </w:r>
      <w:r w:rsidRPr="00402248">
        <w:rPr>
          <w:spacing w:val="-7"/>
        </w:rPr>
        <w:t xml:space="preserve"> </w:t>
      </w:r>
      <w:r w:rsidRPr="00402248">
        <w:t>und</w:t>
      </w:r>
      <w:r w:rsidRPr="00402248">
        <w:rPr>
          <w:spacing w:val="-4"/>
        </w:rPr>
        <w:t xml:space="preserve"> </w:t>
      </w:r>
      <w:r w:rsidRPr="00402248">
        <w:t>somit</w:t>
      </w:r>
      <w:r w:rsidRPr="00402248">
        <w:rPr>
          <w:spacing w:val="-6"/>
        </w:rPr>
        <w:t xml:space="preserve"> </w:t>
      </w:r>
      <w:r w:rsidRPr="00402248">
        <w:t>auf</w:t>
      </w:r>
      <w:r w:rsidRPr="00402248">
        <w:rPr>
          <w:spacing w:val="-4"/>
        </w:rPr>
        <w:t xml:space="preserve"> </w:t>
      </w:r>
      <w:r w:rsidRPr="00402248">
        <w:t>das</w:t>
      </w:r>
      <w:r w:rsidRPr="00402248">
        <w:rPr>
          <w:spacing w:val="-7"/>
        </w:rPr>
        <w:t xml:space="preserve"> </w:t>
      </w:r>
      <w:r w:rsidRPr="00402248">
        <w:t>Allerbeste</w:t>
      </w:r>
      <w:r w:rsidRPr="00402248">
        <w:rPr>
          <w:spacing w:val="-6"/>
        </w:rPr>
        <w:t xml:space="preserve"> </w:t>
      </w:r>
      <w:r w:rsidRPr="00402248">
        <w:t>repräsentiert.</w:t>
      </w:r>
      <w:r w:rsidRPr="00402248">
        <w:rPr>
          <w:rFonts w:eastAsia="Times New Roman"/>
        </w:rPr>
        <w:t xml:space="preserve"> </w:t>
      </w:r>
      <w:ins w:id="14" w:author="Nadine Struck" w:date="2022-06-30T22:33:00Z">
        <w:r w:rsidR="0016601C">
          <w:rPr>
            <w:rFonts w:eastAsia="Times New Roman"/>
          </w:rPr>
          <w:t xml:space="preserve">Er verlässt unsere Firma nach Ablauf des vereinbarten Praktikumszeitraums. </w:t>
        </w:r>
      </w:ins>
      <w:r w:rsidRPr="00402248">
        <w:t>Für</w:t>
      </w:r>
      <w:r w:rsidRPr="00402248">
        <w:rPr>
          <w:spacing w:val="-8"/>
        </w:rPr>
        <w:t xml:space="preserve"> </w:t>
      </w:r>
      <w:r w:rsidRPr="00402248">
        <w:t>seine</w:t>
      </w:r>
      <w:r w:rsidRPr="00402248">
        <w:rPr>
          <w:spacing w:val="-8"/>
        </w:rPr>
        <w:t xml:space="preserve"> </w:t>
      </w:r>
      <w:r w:rsidRPr="00402248">
        <w:t>berufliche</w:t>
      </w:r>
      <w:r w:rsidRPr="00402248">
        <w:rPr>
          <w:spacing w:val="-9"/>
        </w:rPr>
        <w:t xml:space="preserve"> </w:t>
      </w:r>
      <w:r w:rsidRPr="00402248">
        <w:t>Zukunft</w:t>
      </w:r>
      <w:r w:rsidRPr="00402248">
        <w:rPr>
          <w:spacing w:val="-11"/>
        </w:rPr>
        <w:t xml:space="preserve"> </w:t>
      </w:r>
      <w:r w:rsidRPr="00402248">
        <w:t>wünschen wir ihm weiterhin viel Erfolg und persönlich alles Gute.</w:t>
      </w:r>
    </w:p>
    <w:p w14:paraId="7EA98A8C" w14:textId="3EE7C6DA" w:rsidR="007710EC" w:rsidRPr="00D40954" w:rsidRDefault="00ED2DC7" w:rsidP="00D40954">
      <w:pPr>
        <w:rPr>
          <w:rFonts w:eastAsia="Calibri" w:cs="Times New Roman"/>
        </w:rPr>
      </w:pPr>
      <w:r w:rsidRPr="00D40954">
        <w:rPr>
          <w:rFonts w:eastAsia="Calibri" w:cs="Times New Roman"/>
        </w:rPr>
        <w:t xml:space="preserve">Walldorf, </w:t>
      </w:r>
      <w:r w:rsidR="0025094E">
        <w:rPr>
          <w:rFonts w:eastAsia="Calibri" w:cs="Times New Roman"/>
        </w:rPr>
        <w:t>30</w:t>
      </w:r>
      <w:r w:rsidR="0078685B" w:rsidRPr="00D40954">
        <w:rPr>
          <w:rFonts w:eastAsia="Calibri" w:cs="Times New Roman"/>
        </w:rPr>
        <w:t>. Juni 2022</w:t>
      </w:r>
    </w:p>
    <w:p w14:paraId="5EEAC331" w14:textId="27B1C088" w:rsidR="0078685B" w:rsidRPr="00D40954" w:rsidRDefault="0078685B" w:rsidP="00D40954">
      <w:pPr>
        <w:rPr>
          <w:rFonts w:eastAsia="Calibri" w:cs="Times New Roman"/>
        </w:rPr>
      </w:pPr>
      <w:r w:rsidRPr="00D40954">
        <w:rPr>
          <w:rFonts w:eastAsia="Calibri" w:cs="Times New Roman"/>
        </w:rPr>
        <w:t>SAP Deutschland SE &amp; Co. KG</w:t>
      </w:r>
    </w:p>
    <w:p w14:paraId="10DA9AF0" w14:textId="2D76A967" w:rsidR="00D40954" w:rsidRPr="00D40954" w:rsidRDefault="00D40954" w:rsidP="00D40954">
      <w:pPr>
        <w:rPr>
          <w:rFonts w:eastAsia="Calibri" w:cs="Times New Roman"/>
        </w:rPr>
      </w:pPr>
    </w:p>
    <w:p w14:paraId="3C4DA172" w14:textId="093761C4" w:rsidR="00D40954" w:rsidRPr="00D40954" w:rsidRDefault="00D40954" w:rsidP="00D40954">
      <w:pPr>
        <w:rPr>
          <w:rFonts w:eastAsia="Calibri" w:cs="Times New Roman"/>
        </w:rPr>
      </w:pPr>
    </w:p>
    <w:p w14:paraId="2CAE5D64" w14:textId="44C62021" w:rsidR="00D40954" w:rsidRPr="00D40954" w:rsidRDefault="00D40954" w:rsidP="00D40954">
      <w:pPr>
        <w:rPr>
          <w:rFonts w:eastAsia="Calibri" w:cs="Times New Roman"/>
          <w:lang w:val="en-US"/>
        </w:rPr>
      </w:pPr>
      <w:r w:rsidRPr="00D40954">
        <w:rPr>
          <w:rFonts w:eastAsia="Calibri" w:cs="Times New Roman"/>
          <w:lang w:val="en-US"/>
        </w:rPr>
        <w:t xml:space="preserve">Stefan </w:t>
      </w:r>
      <w:proofErr w:type="spellStart"/>
      <w:r w:rsidRPr="00D40954">
        <w:rPr>
          <w:rFonts w:eastAsia="Calibri" w:cs="Times New Roman"/>
          <w:lang w:val="en-US"/>
        </w:rPr>
        <w:t>Schöpfel</w:t>
      </w:r>
      <w:proofErr w:type="spellEnd"/>
    </w:p>
    <w:p w14:paraId="5E9BE973" w14:textId="77777777" w:rsidR="00D40954" w:rsidRPr="00D40954" w:rsidRDefault="00D40954" w:rsidP="00D40954">
      <w:pPr>
        <w:pStyle w:val="Text"/>
        <w:rPr>
          <w:rFonts w:ascii="Times New Roman" w:eastAsia="Calibri" w:hAnsi="Times New Roman" w:cs="Times New Roman"/>
          <w:sz w:val="18"/>
          <w:szCs w:val="18"/>
          <w:lang w:val="en-US"/>
        </w:rPr>
      </w:pPr>
      <w:r>
        <w:rPr>
          <w:rFonts w:ascii="Times New Roman" w:eastAsia="Calibri" w:hAnsi="Times New Roman" w:cs="Times New Roman"/>
          <w:sz w:val="18"/>
          <w:szCs w:val="18"/>
          <w:lang w:val="en-US"/>
        </w:rPr>
        <w:t>Founder of Intelligent Enterprise Institute</w:t>
      </w:r>
    </w:p>
    <w:p w14:paraId="7FCB6E85" w14:textId="30844D72" w:rsidR="00D40954" w:rsidRPr="00D40954" w:rsidRDefault="00D40954" w:rsidP="00D40954">
      <w:pPr>
        <w:pStyle w:val="Text"/>
        <w:rPr>
          <w:rFonts w:ascii="Times New Roman" w:eastAsia="Calibri" w:hAnsi="Times New Roman" w:cs="Times New Roman"/>
          <w:sz w:val="18"/>
          <w:szCs w:val="18"/>
          <w:lang w:val="en-US"/>
        </w:rPr>
      </w:pPr>
    </w:p>
    <w:sectPr w:rsidR="00D40954" w:rsidRPr="00D409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Nadine Struck" w:date="2022-06-30T22:35:00Z" w:initials="NS">
    <w:p w14:paraId="4F56EA31" w14:textId="77777777" w:rsidR="00EE7E67" w:rsidRDefault="00EE7E67" w:rsidP="007E32DE">
      <w:pPr>
        <w:pStyle w:val="Kommentartext"/>
      </w:pPr>
      <w:r>
        <w:rPr>
          <w:rStyle w:val="Kommentarzeichen"/>
        </w:rPr>
        <w:annotationRef/>
      </w:r>
      <w:r>
        <w:t>Gehe hier noch mehr auf spezifischere Skills ein, also Kommunitkationsstärke, unter Druck arbeiten können etc, was für das nächste Praktikum wichtig sein könnte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56EA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68A3AA" w16cex:dateUtc="2022-06-30T20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56EA31" w16cid:durableId="2668A3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Lato Regular">
    <w:altName w:val="Lato"/>
    <w:charset w:val="00"/>
    <w:family w:val="roman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B10EE"/>
    <w:multiLevelType w:val="hybridMultilevel"/>
    <w:tmpl w:val="7174E0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55C4B"/>
    <w:multiLevelType w:val="hybridMultilevel"/>
    <w:tmpl w:val="CDCEE8A2"/>
    <w:styleLink w:val="Punkte"/>
    <w:lvl w:ilvl="0" w:tplc="4016E976">
      <w:start w:val="1"/>
      <w:numFmt w:val="bullet"/>
      <w:lvlText w:val="•"/>
      <w:lvlJc w:val="left"/>
      <w:pPr>
        <w:ind w:left="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9E2800">
      <w:start w:val="1"/>
      <w:numFmt w:val="bullet"/>
      <w:lvlText w:val="•"/>
      <w:lvlJc w:val="left"/>
      <w:pPr>
        <w:ind w:left="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C855EE">
      <w:start w:val="1"/>
      <w:numFmt w:val="bullet"/>
      <w:lvlText w:val="•"/>
      <w:lvlJc w:val="left"/>
      <w:pPr>
        <w:ind w:left="1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89AD0F0">
      <w:start w:val="1"/>
      <w:numFmt w:val="bullet"/>
      <w:lvlText w:val="•"/>
      <w:lvlJc w:val="left"/>
      <w:pPr>
        <w:ind w:left="1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834BC">
      <w:start w:val="1"/>
      <w:numFmt w:val="bullet"/>
      <w:lvlText w:val="•"/>
      <w:lvlJc w:val="left"/>
      <w:pPr>
        <w:ind w:left="25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0545948">
      <w:start w:val="1"/>
      <w:numFmt w:val="bullet"/>
      <w:lvlText w:val="•"/>
      <w:lvlJc w:val="left"/>
      <w:pPr>
        <w:ind w:left="31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776503C">
      <w:start w:val="1"/>
      <w:numFmt w:val="bullet"/>
      <w:lvlText w:val="•"/>
      <w:lvlJc w:val="left"/>
      <w:pPr>
        <w:ind w:left="37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686A514">
      <w:start w:val="1"/>
      <w:numFmt w:val="bullet"/>
      <w:lvlText w:val="•"/>
      <w:lvlJc w:val="left"/>
      <w:pPr>
        <w:ind w:left="43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F6C450">
      <w:start w:val="1"/>
      <w:numFmt w:val="bullet"/>
      <w:lvlText w:val="•"/>
      <w:lvlJc w:val="left"/>
      <w:pPr>
        <w:ind w:left="4974" w:hanging="174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5F0A4BE5"/>
    <w:multiLevelType w:val="hybridMultilevel"/>
    <w:tmpl w:val="CDCEE8A2"/>
    <w:numStyleLink w:val="Punkte"/>
  </w:abstractNum>
  <w:abstractNum w:abstractNumId="3" w15:restartNumberingAfterBreak="0">
    <w:nsid w:val="75093007"/>
    <w:multiLevelType w:val="hybridMultilevel"/>
    <w:tmpl w:val="757EF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222B3"/>
    <w:multiLevelType w:val="hybridMultilevel"/>
    <w:tmpl w:val="A5F069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278946">
    <w:abstractNumId w:val="1"/>
  </w:num>
  <w:num w:numId="2" w16cid:durableId="801653444">
    <w:abstractNumId w:val="2"/>
  </w:num>
  <w:num w:numId="3" w16cid:durableId="2063211757">
    <w:abstractNumId w:val="0"/>
  </w:num>
  <w:num w:numId="4" w16cid:durableId="2136364063">
    <w:abstractNumId w:val="4"/>
  </w:num>
  <w:num w:numId="5" w16cid:durableId="120305389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adine Struck">
    <w15:presenceInfo w15:providerId="Windows Live" w15:userId="e8c6c22ca95071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EC"/>
    <w:rsid w:val="000C3977"/>
    <w:rsid w:val="0016601C"/>
    <w:rsid w:val="001B1012"/>
    <w:rsid w:val="0025094E"/>
    <w:rsid w:val="0025358F"/>
    <w:rsid w:val="00256EC6"/>
    <w:rsid w:val="00271859"/>
    <w:rsid w:val="0027211E"/>
    <w:rsid w:val="002B7393"/>
    <w:rsid w:val="002D41F5"/>
    <w:rsid w:val="00402248"/>
    <w:rsid w:val="004D3BCD"/>
    <w:rsid w:val="004F2DAD"/>
    <w:rsid w:val="00581FFC"/>
    <w:rsid w:val="00626AF9"/>
    <w:rsid w:val="00640EC2"/>
    <w:rsid w:val="006D7150"/>
    <w:rsid w:val="006E4F6D"/>
    <w:rsid w:val="0075483B"/>
    <w:rsid w:val="007710EC"/>
    <w:rsid w:val="0078685B"/>
    <w:rsid w:val="007E6D7E"/>
    <w:rsid w:val="00853890"/>
    <w:rsid w:val="008B3282"/>
    <w:rsid w:val="008E6407"/>
    <w:rsid w:val="00910AE0"/>
    <w:rsid w:val="00AC5AAE"/>
    <w:rsid w:val="00BE1349"/>
    <w:rsid w:val="00CB4A7D"/>
    <w:rsid w:val="00CB78C7"/>
    <w:rsid w:val="00D40954"/>
    <w:rsid w:val="00DB3C75"/>
    <w:rsid w:val="00DE66F9"/>
    <w:rsid w:val="00E47780"/>
    <w:rsid w:val="00E73B3F"/>
    <w:rsid w:val="00EA612B"/>
    <w:rsid w:val="00ED2DC7"/>
    <w:rsid w:val="00ED306F"/>
    <w:rsid w:val="00EE7E67"/>
    <w:rsid w:val="00F26D79"/>
    <w:rsid w:val="00F8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4D42D"/>
  <w15:chartTrackingRefBased/>
  <w15:docId w15:val="{C73F45C2-351B-E347-97CB-B1583E09C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71859"/>
    <w:pPr>
      <w:spacing w:after="160" w:line="259" w:lineRule="auto"/>
    </w:pPr>
    <w:rPr>
      <w:rFonts w:ascii="Times New Roman" w:eastAsiaTheme="minorHAnsi" w:hAnsi="Times New Roman"/>
      <w:sz w:val="22"/>
      <w:szCs w:val="22"/>
      <w:lang w:val="de-DE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rsid w:val="007710EC"/>
    <w:pPr>
      <w:pBdr>
        <w:top w:val="nil"/>
        <w:left w:val="nil"/>
        <w:bottom w:val="nil"/>
        <w:right w:val="nil"/>
        <w:between w:val="nil"/>
        <w:bar w:val="nil"/>
      </w:pBdr>
      <w:spacing w:line="276" w:lineRule="auto"/>
    </w:pPr>
    <w:rPr>
      <w:rFonts w:ascii="Arial" w:eastAsia="Arial" w:hAnsi="Arial" w:cs="Arial"/>
      <w:color w:val="000000"/>
      <w:sz w:val="22"/>
      <w:szCs w:val="22"/>
      <w:u w:color="000000"/>
      <w:bdr w:val="nil"/>
      <w:lang w:val="de-DE" w:eastAsia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Standard1">
    <w:name w:val="Standard1"/>
    <w:rsid w:val="007710EC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bdr w:val="nil"/>
      <w:lang w:val="de-DE" w:eastAsia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Punkte">
    <w:name w:val="Punkte"/>
    <w:rsid w:val="007710EC"/>
    <w:pPr>
      <w:numPr>
        <w:numId w:val="1"/>
      </w:numPr>
    </w:pPr>
  </w:style>
  <w:style w:type="paragraph" w:styleId="Listenabsatz">
    <w:name w:val="List Paragraph"/>
    <w:basedOn w:val="Standard"/>
    <w:uiPriority w:val="34"/>
    <w:qFormat/>
    <w:rsid w:val="007710EC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C397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C397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C3977"/>
    <w:rPr>
      <w:rFonts w:eastAsiaTheme="minorHAnsi"/>
      <w:sz w:val="20"/>
      <w:szCs w:val="20"/>
      <w:lang w:val="de-DE"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C397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C3977"/>
    <w:rPr>
      <w:rFonts w:eastAsiaTheme="minorHAnsi"/>
      <w:b/>
      <w:bCs/>
      <w:sz w:val="20"/>
      <w:szCs w:val="20"/>
      <w:lang w:val="de-DE" w:eastAsia="en-US"/>
    </w:rPr>
  </w:style>
  <w:style w:type="paragraph" w:styleId="berarbeitung">
    <w:name w:val="Revision"/>
    <w:hidden/>
    <w:uiPriority w:val="99"/>
    <w:semiHidden/>
    <w:rsid w:val="0016601C"/>
    <w:rPr>
      <w:rFonts w:ascii="Times New Roman" w:eastAsiaTheme="minorHAnsi" w:hAnsi="Times New Roman"/>
      <w:sz w:val="22"/>
      <w:szCs w:val="22"/>
      <w:lang w:val="de-D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2728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 Haktanir Ordonez</dc:creator>
  <cp:keywords/>
  <dc:description/>
  <cp:lastModifiedBy>Nadine Struck</cp:lastModifiedBy>
  <cp:revision>2</cp:revision>
  <dcterms:created xsi:type="dcterms:W3CDTF">2022-06-30T20:35:00Z</dcterms:created>
  <dcterms:modified xsi:type="dcterms:W3CDTF">2022-06-30T20:35:00Z</dcterms:modified>
</cp:coreProperties>
</file>