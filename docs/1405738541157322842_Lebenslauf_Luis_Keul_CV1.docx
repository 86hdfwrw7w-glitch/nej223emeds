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E477A1" w14:textId="77777777" w:rsidR="00711B79" w:rsidRDefault="00711B7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210" w:type="dxa"/>
        <w:tblInd w:w="-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3685"/>
        <w:gridCol w:w="567"/>
        <w:gridCol w:w="851"/>
        <w:gridCol w:w="1276"/>
        <w:gridCol w:w="708"/>
        <w:gridCol w:w="1418"/>
        <w:gridCol w:w="260"/>
        <w:gridCol w:w="7"/>
        <w:gridCol w:w="20"/>
      </w:tblGrid>
      <w:tr w:rsidR="00711B79" w:rsidRPr="00997A5C" w14:paraId="7A233D01" w14:textId="77777777" w:rsidTr="00506822">
        <w:trPr>
          <w:trHeight w:val="20"/>
        </w:trPr>
        <w:tc>
          <w:tcPr>
            <w:tcW w:w="10206" w:type="dxa"/>
            <w:gridSpan w:val="10"/>
            <w:vAlign w:val="bottom"/>
          </w:tcPr>
          <w:p w14:paraId="07CE4F7B" w14:textId="11EAEA10" w:rsidR="00711B79" w:rsidRPr="00997A5C" w:rsidRDefault="002941AD" w:rsidP="000D6F0A">
            <w:pPr>
              <w:jc w:val="center"/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</w:pPr>
            <w:r w:rsidRPr="00997A5C"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  <w:t>Luis Keul</w:t>
            </w:r>
          </w:p>
          <w:p w14:paraId="77C5CBAA" w14:textId="641E75CF" w:rsidR="00711B79" w:rsidRPr="00E73D10" w:rsidRDefault="002941AD" w:rsidP="00E73D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97A5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Bachstraße 7, </w:t>
            </w:r>
            <w:r w:rsidR="005814BD" w:rsidRPr="00997A5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56424 </w:t>
            </w:r>
            <w:r w:rsidRPr="00997A5C">
              <w:rPr>
                <w:rFonts w:ascii="Times New Roman" w:eastAsia="Times New Roman" w:hAnsi="Times New Roman" w:cs="Times New Roman"/>
                <w:sz w:val="20"/>
                <w:szCs w:val="20"/>
              </w:rPr>
              <w:t>Staudt</w:t>
            </w:r>
            <w:r w:rsidR="00E73D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| </w:t>
            </w:r>
            <w:r w:rsidR="0078367C">
              <w:rPr>
                <w:rFonts w:ascii="Times New Roman" w:eastAsia="Times New Roman" w:hAnsi="Times New Roman" w:cs="Times New Roman"/>
                <w:sz w:val="20"/>
                <w:szCs w:val="20"/>
              </w:rPr>
              <w:t>Lbkeul</w:t>
            </w:r>
            <w:r w:rsidRPr="00997A5C">
              <w:rPr>
                <w:rFonts w:ascii="Times New Roman" w:eastAsia="Times New Roman" w:hAnsi="Times New Roman" w:cs="Times New Roman"/>
                <w:sz w:val="20"/>
                <w:szCs w:val="20"/>
              </w:rPr>
              <w:t>@</w:t>
            </w:r>
            <w:r w:rsidR="0078367C">
              <w:rPr>
                <w:rFonts w:ascii="Times New Roman" w:eastAsia="Times New Roman" w:hAnsi="Times New Roman" w:cs="Times New Roman"/>
                <w:sz w:val="20"/>
                <w:szCs w:val="20"/>
              </w:rPr>
              <w:t>icloud</w:t>
            </w:r>
            <w:r w:rsidRPr="00997A5C">
              <w:rPr>
                <w:rFonts w:ascii="Times New Roman" w:eastAsia="Times New Roman" w:hAnsi="Times New Roman" w:cs="Times New Roman"/>
                <w:sz w:val="20"/>
                <w:szCs w:val="20"/>
              </w:rPr>
              <w:t>.com | +49</w:t>
            </w:r>
            <w:r w:rsidR="0078367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997A5C">
              <w:rPr>
                <w:rFonts w:ascii="Times New Roman" w:eastAsia="Times New Roman" w:hAnsi="Times New Roman" w:cs="Times New Roman"/>
                <w:sz w:val="20"/>
                <w:szCs w:val="20"/>
              </w:rPr>
              <w:t>152</w:t>
            </w:r>
            <w:r w:rsidR="0078367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997A5C">
              <w:rPr>
                <w:rFonts w:ascii="Times New Roman" w:eastAsia="Times New Roman" w:hAnsi="Times New Roman" w:cs="Times New Roman"/>
                <w:sz w:val="20"/>
                <w:szCs w:val="20"/>
              </w:rPr>
              <w:t>29989960</w:t>
            </w:r>
          </w:p>
        </w:tc>
      </w:tr>
      <w:tr w:rsidR="00711B79" w:rsidRPr="00997A5C" w14:paraId="4CF11A10" w14:textId="77777777" w:rsidTr="00506822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000000"/>
            </w:tcBorders>
            <w:vAlign w:val="bottom"/>
          </w:tcPr>
          <w:p w14:paraId="34E84022" w14:textId="77777777" w:rsidR="00711B79" w:rsidRPr="00997A5C" w:rsidRDefault="00156E9A" w:rsidP="00997A5C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97A5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SCHULE &amp; STUDIUM</w:t>
            </w:r>
          </w:p>
        </w:tc>
      </w:tr>
      <w:tr w:rsidR="00711B79" w:rsidRPr="00997A5C" w14:paraId="4A7F9D44" w14:textId="77777777" w:rsidTr="00506822">
        <w:trPr>
          <w:trHeight w:val="340"/>
        </w:trPr>
        <w:tc>
          <w:tcPr>
            <w:tcW w:w="7797" w:type="dxa"/>
            <w:gridSpan w:val="5"/>
            <w:tcBorders>
              <w:top w:val="single" w:sz="4" w:space="0" w:color="000000"/>
            </w:tcBorders>
            <w:vAlign w:val="bottom"/>
          </w:tcPr>
          <w:p w14:paraId="5881BD1D" w14:textId="2E9F9977" w:rsidR="00711B79" w:rsidRPr="00997A5C" w:rsidRDefault="00292C4B" w:rsidP="00997A5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 w:rsidRPr="00997A5C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  <w:t>Frankfurt School of Finance &amp; Management</w:t>
            </w:r>
          </w:p>
        </w:tc>
        <w:tc>
          <w:tcPr>
            <w:tcW w:w="2409" w:type="dxa"/>
            <w:gridSpan w:val="5"/>
            <w:tcBorders>
              <w:top w:val="single" w:sz="4" w:space="0" w:color="000000"/>
            </w:tcBorders>
            <w:vAlign w:val="bottom"/>
          </w:tcPr>
          <w:p w14:paraId="0440F18F" w14:textId="77777777" w:rsidR="00711B79" w:rsidRPr="00997A5C" w:rsidRDefault="00156E9A" w:rsidP="00997A5C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997A5C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Frankfurt am Main</w:t>
            </w:r>
          </w:p>
        </w:tc>
      </w:tr>
      <w:tr w:rsidR="00711B79" w:rsidRPr="00997A5C" w14:paraId="77840D4B" w14:textId="77777777" w:rsidTr="00506822">
        <w:trPr>
          <w:trHeight w:val="20"/>
        </w:trPr>
        <w:tc>
          <w:tcPr>
            <w:tcW w:w="7797" w:type="dxa"/>
            <w:gridSpan w:val="5"/>
            <w:vAlign w:val="bottom"/>
          </w:tcPr>
          <w:p w14:paraId="1CC11AE3" w14:textId="74704D5A" w:rsidR="00711B79" w:rsidRPr="00997A5C" w:rsidRDefault="00156E9A" w:rsidP="00997A5C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</w:pPr>
            <w:r w:rsidRPr="00997A5C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 xml:space="preserve">B.Sc. in </w:t>
            </w:r>
            <w:r w:rsidR="008C0F61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Business Administration</w:t>
            </w:r>
            <w:r w:rsidR="005C36F1" w:rsidRPr="00997A5C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 xml:space="preserve"> (geplant, </w:t>
            </w:r>
            <w:r w:rsidR="003D5E3C" w:rsidRPr="00997A5C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 xml:space="preserve">Vertrag </w:t>
            </w:r>
            <w:r w:rsidR="00FD371D" w:rsidRPr="00997A5C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 xml:space="preserve">bereits </w:t>
            </w:r>
            <w:r w:rsidR="003D5E3C" w:rsidRPr="00997A5C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unterschrieben</w:t>
            </w:r>
            <w:r w:rsidR="005C36F1" w:rsidRPr="00997A5C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)</w:t>
            </w:r>
          </w:p>
        </w:tc>
        <w:tc>
          <w:tcPr>
            <w:tcW w:w="2409" w:type="dxa"/>
            <w:gridSpan w:val="5"/>
            <w:vAlign w:val="bottom"/>
          </w:tcPr>
          <w:p w14:paraId="3731407F" w14:textId="4FE8FB62" w:rsidR="00711B79" w:rsidRPr="00997A5C" w:rsidRDefault="00156E9A" w:rsidP="00997A5C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97A5C">
              <w:rPr>
                <w:rFonts w:ascii="Times New Roman" w:eastAsia="Times New Roman" w:hAnsi="Times New Roman" w:cs="Times New Roman"/>
                <w:sz w:val="20"/>
                <w:szCs w:val="20"/>
              </w:rPr>
              <w:t>09/20</w:t>
            </w:r>
            <w:r w:rsidR="00292C4B" w:rsidRPr="00997A5C">
              <w:rPr>
                <w:rFonts w:ascii="Times New Roman" w:eastAsia="Times New Roman" w:hAnsi="Times New Roman" w:cs="Times New Roman"/>
                <w:sz w:val="20"/>
                <w:szCs w:val="20"/>
              </w:rPr>
              <w:t>25</w:t>
            </w:r>
            <w:r w:rsidRPr="00997A5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</w:t>
            </w:r>
            <w:r w:rsidR="00292C4B" w:rsidRPr="00997A5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03/2029</w:t>
            </w:r>
            <w:r w:rsidRPr="00997A5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292C4B" w:rsidRPr="00997A5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711B79" w:rsidRPr="00997A5C" w14:paraId="7963360B" w14:textId="77777777" w:rsidTr="00506822">
        <w:trPr>
          <w:trHeight w:val="340"/>
        </w:trPr>
        <w:tc>
          <w:tcPr>
            <w:tcW w:w="5670" w:type="dxa"/>
            <w:gridSpan w:val="3"/>
            <w:vAlign w:val="bottom"/>
          </w:tcPr>
          <w:p w14:paraId="3D3D3846" w14:textId="2E9147C8" w:rsidR="00711B79" w:rsidRPr="00997A5C" w:rsidRDefault="00292C4B" w:rsidP="00997A5C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 w:rsidRPr="00997A5C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Mons-Tabor-Gymnasium</w:t>
            </w:r>
          </w:p>
        </w:tc>
        <w:tc>
          <w:tcPr>
            <w:tcW w:w="4536" w:type="dxa"/>
            <w:gridSpan w:val="7"/>
            <w:vAlign w:val="bottom"/>
          </w:tcPr>
          <w:p w14:paraId="70A4B290" w14:textId="3D362837" w:rsidR="00711B79" w:rsidRPr="00997A5C" w:rsidRDefault="00292C4B" w:rsidP="00997A5C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997A5C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Montabaur</w:t>
            </w:r>
          </w:p>
        </w:tc>
      </w:tr>
      <w:tr w:rsidR="00711B79" w:rsidRPr="00997A5C" w14:paraId="5CA0E0FE" w14:textId="77777777" w:rsidTr="00506822">
        <w:trPr>
          <w:trHeight w:val="20"/>
        </w:trPr>
        <w:tc>
          <w:tcPr>
            <w:tcW w:w="5670" w:type="dxa"/>
            <w:gridSpan w:val="3"/>
            <w:vAlign w:val="bottom"/>
          </w:tcPr>
          <w:p w14:paraId="6E1D4E63" w14:textId="5DF4D93C" w:rsidR="00711B79" w:rsidRPr="00997A5C" w:rsidRDefault="00156E9A" w:rsidP="00997A5C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 w:rsidRPr="00997A5C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Allgemeine Hochschulreife</w:t>
            </w:r>
            <w:r w:rsidR="004B171F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</w:t>
            </w:r>
          </w:p>
        </w:tc>
        <w:tc>
          <w:tcPr>
            <w:tcW w:w="4536" w:type="dxa"/>
            <w:gridSpan w:val="7"/>
            <w:vAlign w:val="bottom"/>
          </w:tcPr>
          <w:p w14:paraId="755518AF" w14:textId="118C3F95" w:rsidR="00711B79" w:rsidRPr="00997A5C" w:rsidRDefault="00156E9A" w:rsidP="00997A5C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997A5C">
              <w:rPr>
                <w:rFonts w:ascii="Times New Roman" w:eastAsia="Times New Roman" w:hAnsi="Times New Roman" w:cs="Times New Roman"/>
                <w:sz w:val="20"/>
                <w:szCs w:val="20"/>
              </w:rPr>
              <w:t>09/20</w:t>
            </w:r>
            <w:r w:rsidR="00292C4B" w:rsidRPr="00997A5C">
              <w:rPr>
                <w:rFonts w:ascii="Times New Roman" w:eastAsia="Times New Roman" w:hAnsi="Times New Roman" w:cs="Times New Roman"/>
                <w:sz w:val="20"/>
                <w:szCs w:val="20"/>
              </w:rPr>
              <w:t>16</w:t>
            </w:r>
            <w:r w:rsidRPr="00997A5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0</w:t>
            </w:r>
            <w:r w:rsidR="00292C4B" w:rsidRPr="00997A5C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  <w:r w:rsidRPr="00997A5C">
              <w:rPr>
                <w:rFonts w:ascii="Times New Roman" w:eastAsia="Times New Roman" w:hAnsi="Times New Roman" w:cs="Times New Roman"/>
                <w:sz w:val="20"/>
                <w:szCs w:val="20"/>
              </w:rPr>
              <w:t>/20</w:t>
            </w:r>
            <w:r w:rsidR="00292C4B" w:rsidRPr="00997A5C">
              <w:rPr>
                <w:rFonts w:ascii="Times New Roman" w:eastAsia="Times New Roman" w:hAnsi="Times New Roman" w:cs="Times New Roman"/>
                <w:sz w:val="20"/>
                <w:szCs w:val="20"/>
              </w:rPr>
              <w:t>24</w:t>
            </w:r>
          </w:p>
        </w:tc>
      </w:tr>
      <w:tr w:rsidR="00711B79" w:rsidRPr="00997A5C" w14:paraId="25982532" w14:textId="77777777" w:rsidTr="00506822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000000"/>
            </w:tcBorders>
            <w:vAlign w:val="bottom"/>
          </w:tcPr>
          <w:p w14:paraId="59AB8EF5" w14:textId="77777777" w:rsidR="00711B79" w:rsidRPr="00997A5C" w:rsidRDefault="00156E9A" w:rsidP="00997A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997A5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PRAKTISCHE ERFAHRUNGEN</w:t>
            </w:r>
          </w:p>
        </w:tc>
      </w:tr>
      <w:tr w:rsidR="00CC665D" w:rsidRPr="00997A5C" w14:paraId="6787F547" w14:textId="77777777" w:rsidTr="00506822">
        <w:trPr>
          <w:trHeight w:val="340"/>
        </w:trPr>
        <w:tc>
          <w:tcPr>
            <w:tcW w:w="6521" w:type="dxa"/>
            <w:gridSpan w:val="4"/>
            <w:tcBorders>
              <w:top w:val="single" w:sz="4" w:space="0" w:color="000000"/>
              <w:bottom w:val="nil"/>
              <w:right w:val="nil"/>
            </w:tcBorders>
            <w:vAlign w:val="bottom"/>
          </w:tcPr>
          <w:p w14:paraId="2C8EBC14" w14:textId="4176A534" w:rsidR="00CC665D" w:rsidRPr="00997A5C" w:rsidRDefault="00DB1A6A" w:rsidP="00CC665D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Strategic Service Consulting GmbH</w:t>
            </w:r>
          </w:p>
        </w:tc>
        <w:tc>
          <w:tcPr>
            <w:tcW w:w="368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D20E9F" w14:textId="23C6A724" w:rsidR="00CC665D" w:rsidRPr="00997A5C" w:rsidRDefault="00CC665D" w:rsidP="00CC665D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Berlin</w:t>
            </w:r>
          </w:p>
        </w:tc>
      </w:tr>
      <w:tr w:rsidR="00506822" w:rsidRPr="00997A5C" w14:paraId="55AF9A70" w14:textId="77777777" w:rsidTr="00506822">
        <w:trPr>
          <w:trHeight w:val="23"/>
        </w:trPr>
        <w:tc>
          <w:tcPr>
            <w:tcW w:w="850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F0B446" w14:textId="353474CE" w:rsidR="00506822" w:rsidRPr="00997A5C" w:rsidRDefault="00506822" w:rsidP="00506822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Werkstudent</w:t>
            </w:r>
            <w:r w:rsidRPr="00997A5C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in der Strategieberatung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40DEC8" w14:textId="106B89EE" w:rsidR="00506822" w:rsidRPr="00997A5C" w:rsidRDefault="00506822" w:rsidP="00506822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Ab 09/2025</w:t>
            </w:r>
          </w:p>
        </w:tc>
      </w:tr>
      <w:tr w:rsidR="00506822" w:rsidRPr="00997A5C" w14:paraId="2F723A4F" w14:textId="77777777" w:rsidTr="00506822">
        <w:trPr>
          <w:trHeight w:val="23"/>
        </w:trPr>
        <w:tc>
          <w:tcPr>
            <w:tcW w:w="10190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408157" w14:textId="77777777" w:rsidR="00506822" w:rsidRDefault="005A308E" w:rsidP="00506822">
            <w:pPr>
              <w:pStyle w:val="Listenabsatz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</w:pPr>
            <w:r w:rsidRPr="005A308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Unterstützung bei der Weiterentwicklung strategischer Themen</w:t>
            </w:r>
          </w:p>
          <w:p w14:paraId="538504E2" w14:textId="47347FD1" w:rsidR="005A308E" w:rsidRPr="00506822" w:rsidRDefault="00D717DA" w:rsidP="00506822">
            <w:pPr>
              <w:pStyle w:val="Listenabsatz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</w:pPr>
            <w:r w:rsidRPr="00D717DA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Unterstützung bei der Projektarbeit</w:t>
            </w: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 auch in direkter Zusammenarbeit mit Kunden</w:t>
            </w: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</w:tcPr>
          <w:p w14:paraId="3119377B" w14:textId="77777777" w:rsidR="00506822" w:rsidRPr="00997A5C" w:rsidRDefault="00506822" w:rsidP="00506822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665D" w:rsidRPr="00997A5C" w14:paraId="5A56E094" w14:textId="77777777" w:rsidTr="00506822">
        <w:trPr>
          <w:trHeight w:val="340"/>
        </w:trPr>
        <w:tc>
          <w:tcPr>
            <w:tcW w:w="850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A68114" w14:textId="7CDD019B" w:rsidR="00CC665D" w:rsidRDefault="00CC665D" w:rsidP="00CC665D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 w:rsidRPr="00997A5C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Praktikant in der Strategieberatung</w:t>
            </w:r>
            <w:r w:rsidR="00E73D10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– Verlängerung auf Wunsch des Arbeitgebers</w:t>
            </w:r>
          </w:p>
        </w:tc>
        <w:tc>
          <w:tcPr>
            <w:tcW w:w="17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B2C5B0" w14:textId="49923B34" w:rsidR="00CC665D" w:rsidRDefault="00CC665D" w:rsidP="00CC665D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997A5C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="00BA71F3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  <w:r w:rsidRPr="00997A5C">
              <w:rPr>
                <w:rFonts w:ascii="Times New Roman" w:eastAsia="Times New Roman" w:hAnsi="Times New Roman" w:cs="Times New Roman"/>
                <w:sz w:val="20"/>
                <w:szCs w:val="20"/>
              </w:rPr>
              <w:t>/2025 – 0</w:t>
            </w:r>
            <w:r w:rsidR="00222076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  <w:r w:rsidRPr="00997A5C">
              <w:rPr>
                <w:rFonts w:ascii="Times New Roman" w:eastAsia="Times New Roman" w:hAnsi="Times New Roman" w:cs="Times New Roman"/>
                <w:sz w:val="20"/>
                <w:szCs w:val="20"/>
              </w:rPr>
              <w:t>/2025</w:t>
            </w:r>
          </w:p>
        </w:tc>
      </w:tr>
      <w:tr w:rsidR="00FD2EF3" w:rsidRPr="00997A5C" w14:paraId="2F957588" w14:textId="77777777" w:rsidTr="00506822">
        <w:trPr>
          <w:trHeight w:val="23"/>
        </w:trPr>
        <w:tc>
          <w:tcPr>
            <w:tcW w:w="10206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089183" w14:textId="74B08693" w:rsidR="00E139F1" w:rsidRDefault="00B949D0" w:rsidP="00E139F1">
            <w:pPr>
              <w:pStyle w:val="Listenabsatz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</w:pPr>
            <w:r w:rsidRPr="00B949D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Value Engineering Projekt für ein</w:t>
            </w: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en führenden industriellen Hersteller im Bereich Polymerverarbeitung (Jahresumsatz &gt; 3,5 Mrd.</w:t>
            </w:r>
            <w:r w:rsidR="005A308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 Euro</w:t>
            </w: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)</w:t>
            </w:r>
          </w:p>
          <w:p w14:paraId="738A6A14" w14:textId="1416241E" w:rsidR="00747E8A" w:rsidRDefault="005A308E" w:rsidP="00B949D0">
            <w:pPr>
              <w:pStyle w:val="Listenabsatz"/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Selbständige Erstellung benötigter Analyse-Templates in Excel</w:t>
            </w:r>
          </w:p>
          <w:p w14:paraId="46740F3A" w14:textId="69E389B5" w:rsidR="005A308E" w:rsidRDefault="005A308E" w:rsidP="00B949D0">
            <w:pPr>
              <w:pStyle w:val="Listenabsatz"/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Ableitung von Kostensenkungspotentialen in Höhe von 2 Mio. Euro innerhalb des 55 Mio. Euro IT-Budgets in Zusammenarbeit mit Ex-McKinsey Manager</w:t>
            </w:r>
          </w:p>
          <w:p w14:paraId="5926D78B" w14:textId="2B9F1B6B" w:rsidR="005A308E" w:rsidRPr="00B949D0" w:rsidRDefault="005A308E" w:rsidP="00B949D0">
            <w:pPr>
              <w:pStyle w:val="Listenabsatz"/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Erstellung der CIO-Präsentation und erste Konzeption der Umsetzungsschritte</w:t>
            </w:r>
          </w:p>
          <w:p w14:paraId="574C924D" w14:textId="26469385" w:rsidR="00FD2EF3" w:rsidRPr="005A308E" w:rsidRDefault="005A308E" w:rsidP="005A308E">
            <w:pPr>
              <w:pStyle w:val="Listenabsatz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Erfolgreicher Abschluss</w:t>
            </w:r>
            <w:r w:rsidR="00B949D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 des Projekts: Wachstumsprojekt für führenden Ostdeutschen Telekommunikationsanbieter</w:t>
            </w:r>
          </w:p>
        </w:tc>
        <w:bookmarkStart w:id="0" w:name="_GoBack"/>
        <w:bookmarkEnd w:id="0"/>
      </w:tr>
      <w:tr w:rsidR="00CC665D" w:rsidRPr="00997A5C" w14:paraId="31ADCFF1" w14:textId="77777777" w:rsidTr="00506822">
        <w:trPr>
          <w:trHeight w:val="340"/>
        </w:trPr>
        <w:tc>
          <w:tcPr>
            <w:tcW w:w="8505" w:type="dxa"/>
            <w:gridSpan w:val="6"/>
            <w:vAlign w:val="bottom"/>
          </w:tcPr>
          <w:p w14:paraId="7E5A6AEC" w14:textId="4B4CDE07" w:rsidR="00CC665D" w:rsidRPr="00997A5C" w:rsidRDefault="00CC665D" w:rsidP="00CC665D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997A5C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Praktikant in der Strategieberatung</w:t>
            </w:r>
          </w:p>
        </w:tc>
        <w:tc>
          <w:tcPr>
            <w:tcW w:w="1701" w:type="dxa"/>
            <w:gridSpan w:val="4"/>
            <w:vAlign w:val="bottom"/>
          </w:tcPr>
          <w:p w14:paraId="6DC4CB07" w14:textId="7EFCCF3F" w:rsidR="00CC665D" w:rsidRPr="00997A5C" w:rsidRDefault="00CC665D" w:rsidP="00CC665D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97A5C">
              <w:rPr>
                <w:rFonts w:ascii="Times New Roman" w:eastAsia="Times New Roman" w:hAnsi="Times New Roman" w:cs="Times New Roman"/>
                <w:sz w:val="20"/>
                <w:szCs w:val="20"/>
              </w:rPr>
              <w:t>01/2025 – 04/2025</w:t>
            </w:r>
          </w:p>
        </w:tc>
      </w:tr>
      <w:tr w:rsidR="00CC665D" w:rsidRPr="00997A5C" w14:paraId="1F2463BA" w14:textId="77777777" w:rsidTr="00506822">
        <w:trPr>
          <w:trHeight w:val="20"/>
        </w:trPr>
        <w:tc>
          <w:tcPr>
            <w:tcW w:w="10206" w:type="dxa"/>
            <w:gridSpan w:val="10"/>
            <w:vAlign w:val="bottom"/>
          </w:tcPr>
          <w:p w14:paraId="63BB725A" w14:textId="7DE59C78" w:rsidR="00E73D10" w:rsidRPr="00E73D10" w:rsidRDefault="00BA71F3" w:rsidP="00E73D10">
            <w:pPr>
              <w:pStyle w:val="Listenabsatz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</w:pPr>
            <w:r w:rsidRPr="00E73D1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Wachstumsprojekt</w:t>
            </w:r>
            <w:r w:rsidR="00FD2EF3" w:rsidRPr="00E73D1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 für </w:t>
            </w:r>
            <w:r w:rsidR="00E73D10" w:rsidRPr="00E73D1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einen </w:t>
            </w:r>
            <w:r w:rsidR="00FD2EF3" w:rsidRPr="00E73D1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führenden Ostdeutschen Telekommunikationsanbieter </w:t>
            </w:r>
          </w:p>
          <w:p w14:paraId="350E34C9" w14:textId="77777777" w:rsidR="00E73D10" w:rsidRDefault="00FD2EF3" w:rsidP="00E73D10">
            <w:pPr>
              <w:pStyle w:val="Listenabsatz"/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</w:pPr>
            <w:r w:rsidRPr="00E73D1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Ausgründung und Fusion bestehender Geschäftsfelder um durch eine </w:t>
            </w:r>
            <w:r w:rsidR="00CC665D" w:rsidRPr="00E73D1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Off-Balance Finanzierung</w:t>
            </w:r>
            <w:r w:rsidRPr="00E73D1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 mithilfe externer Investoren weiter skalieren und neue Kundengruppen erschließen zu können sowie eine erweiterte Wertschöpfungstiefe zu erzielen</w:t>
            </w:r>
          </w:p>
          <w:p w14:paraId="67B74BD8" w14:textId="2ED10A77" w:rsidR="00E73D10" w:rsidRDefault="00CC665D" w:rsidP="00E73D10">
            <w:pPr>
              <w:pStyle w:val="Listenabsatz"/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</w:pPr>
            <w:r w:rsidRPr="00E73D1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Ermittlungen von </w:t>
            </w:r>
            <w:r w:rsidR="00DB1A6A" w:rsidRPr="00E73D1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strategischen Optionen</w:t>
            </w:r>
            <w:r w:rsidRPr="00E73D1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 und deren Aus</w:t>
            </w:r>
            <w:r w:rsidR="00DB1A6A" w:rsidRPr="00E73D1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gründungs</w:t>
            </w:r>
            <w:r w:rsidRPr="00E73D1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potential</w:t>
            </w:r>
            <w:r w:rsidR="00E73D10" w:rsidRPr="00E73D1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, </w:t>
            </w:r>
            <w:r w:rsidRPr="00E73D1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Identifizierung von Investoren</w:t>
            </w:r>
            <w:r w:rsidR="00390198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 (Long List)</w:t>
            </w:r>
            <w:r w:rsidR="009D60E5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,</w:t>
            </w:r>
            <w:r w:rsidR="00E73D10" w:rsidRPr="00E73D1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 </w:t>
            </w:r>
            <w:r w:rsidRPr="00E73D1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Erstellung </w:t>
            </w:r>
            <w:r w:rsidR="00DB1A6A" w:rsidRPr="00E73D1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eines DCF-Modells</w:t>
            </w:r>
            <w:r w:rsidR="009D60E5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 und</w:t>
            </w:r>
            <w:r w:rsidR="00BB6F4F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 </w:t>
            </w:r>
            <w:r w:rsidR="00777158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Erstellung sowie Kalkulation von Business-Cases</w:t>
            </w:r>
          </w:p>
          <w:p w14:paraId="417F8BC1" w14:textId="77777777" w:rsidR="00E73D10" w:rsidRDefault="00DB1A6A" w:rsidP="00E73D10">
            <w:pPr>
              <w:pStyle w:val="Listenabsatz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</w:pPr>
            <w:r w:rsidRPr="00E73D1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Value Engineering</w:t>
            </w:r>
            <w:r w:rsidR="00CC665D" w:rsidRPr="00E73D1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 </w:t>
            </w:r>
            <w:r w:rsidR="00E73D1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Projekt </w:t>
            </w:r>
            <w:r w:rsidR="00CC665D" w:rsidRPr="00E73D1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für </w:t>
            </w:r>
            <w:r w:rsidR="00E73D1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einen </w:t>
            </w:r>
            <w:r w:rsidR="00CC665D" w:rsidRPr="00E73D1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führenden deutschen Automobilhersteller</w:t>
            </w:r>
          </w:p>
          <w:p w14:paraId="2D1E1451" w14:textId="290A2773" w:rsidR="00E73D10" w:rsidRDefault="00D717DA" w:rsidP="00E73D10">
            <w:pPr>
              <w:pStyle w:val="Listenabsatz"/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Unterstützung bei der </w:t>
            </w:r>
            <w:r w:rsidR="00DB1A6A" w:rsidRPr="00E73D1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Strukturierung und Erstellung der Kick-Off Präsentation</w:t>
            </w:r>
          </w:p>
          <w:p w14:paraId="04A09297" w14:textId="258B1597" w:rsidR="00CC665D" w:rsidRPr="00E73D10" w:rsidRDefault="00D717DA" w:rsidP="00E73D10">
            <w:pPr>
              <w:pStyle w:val="Listenabsatz"/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Unterstützung bei der s</w:t>
            </w:r>
            <w:r w:rsidR="00CC665D" w:rsidRPr="00E73D1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trukturierte</w:t>
            </w: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n</w:t>
            </w:r>
            <w:r w:rsidR="00CC665D" w:rsidRPr="00E73D1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Analyse </w:t>
            </w:r>
            <w:r w:rsidR="00CC665D" w:rsidRPr="00E73D1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sowie </w:t>
            </w: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der </w:t>
            </w:r>
            <w:r w:rsidR="00CC665D" w:rsidRPr="00E73D1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Ableitung</w:t>
            </w: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 von</w:t>
            </w:r>
            <w:r w:rsidR="00CC665D" w:rsidRPr="00E73D1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Potentialen</w:t>
            </w:r>
          </w:p>
        </w:tc>
      </w:tr>
      <w:tr w:rsidR="00CC665D" w:rsidRPr="00997A5C" w14:paraId="051B09DD" w14:textId="77777777" w:rsidTr="00506822">
        <w:trPr>
          <w:trHeight w:val="340"/>
        </w:trPr>
        <w:tc>
          <w:tcPr>
            <w:tcW w:w="7797" w:type="dxa"/>
            <w:gridSpan w:val="5"/>
            <w:vAlign w:val="bottom"/>
          </w:tcPr>
          <w:p w14:paraId="5212AB3D" w14:textId="7157895C" w:rsidR="00CC665D" w:rsidRPr="00997A5C" w:rsidRDefault="00CC665D" w:rsidP="00CC6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997A5C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GROFA Action Sports GmbH</w:t>
            </w:r>
          </w:p>
        </w:tc>
        <w:tc>
          <w:tcPr>
            <w:tcW w:w="2409" w:type="dxa"/>
            <w:gridSpan w:val="5"/>
            <w:vAlign w:val="bottom"/>
          </w:tcPr>
          <w:p w14:paraId="314026BE" w14:textId="30C1236A" w:rsidR="00CC665D" w:rsidRPr="00997A5C" w:rsidRDefault="00CC665D" w:rsidP="00CC6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997A5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Bad Camberg</w:t>
            </w:r>
          </w:p>
        </w:tc>
      </w:tr>
      <w:tr w:rsidR="00CC665D" w:rsidRPr="00997A5C" w14:paraId="1F0459D2" w14:textId="77777777" w:rsidTr="00506822">
        <w:trPr>
          <w:trHeight w:val="20"/>
        </w:trPr>
        <w:tc>
          <w:tcPr>
            <w:tcW w:w="7797" w:type="dxa"/>
            <w:gridSpan w:val="5"/>
            <w:vAlign w:val="bottom"/>
          </w:tcPr>
          <w:p w14:paraId="795617A8" w14:textId="0693B272" w:rsidR="00CC665D" w:rsidRPr="00997A5C" w:rsidRDefault="00CC665D" w:rsidP="00CC6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997A5C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Mitarbeiter im Controlling</w:t>
            </w:r>
          </w:p>
        </w:tc>
        <w:tc>
          <w:tcPr>
            <w:tcW w:w="2409" w:type="dxa"/>
            <w:gridSpan w:val="5"/>
            <w:vAlign w:val="bottom"/>
          </w:tcPr>
          <w:p w14:paraId="76D686F5" w14:textId="23833ED9" w:rsidR="00CC665D" w:rsidRPr="00997A5C" w:rsidRDefault="00CC665D" w:rsidP="00CC6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997A5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10/2024 – 1</w:t>
            </w:r>
            <w:r w:rsidR="00DB1A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  <w:r w:rsidRPr="00997A5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/2024</w:t>
            </w:r>
          </w:p>
        </w:tc>
      </w:tr>
      <w:tr w:rsidR="00CC665D" w:rsidRPr="00997A5C" w14:paraId="00BF24FB" w14:textId="77777777" w:rsidTr="00506822">
        <w:trPr>
          <w:trHeight w:val="57"/>
        </w:trPr>
        <w:tc>
          <w:tcPr>
            <w:tcW w:w="10206" w:type="dxa"/>
            <w:gridSpan w:val="10"/>
            <w:vAlign w:val="bottom"/>
          </w:tcPr>
          <w:p w14:paraId="04F687AA" w14:textId="5E9C946B" w:rsidR="00CC665D" w:rsidRPr="00E73D10" w:rsidRDefault="00CC665D" w:rsidP="00E73D10">
            <w:pPr>
              <w:pStyle w:val="Listenabsatz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</w:pPr>
            <w:r w:rsidRPr="000D6F0A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Erstellung von Auftragsreports</w:t>
            </w:r>
            <w:r w:rsidR="00E73D1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, </w:t>
            </w:r>
            <w:r w:rsidRPr="00E73D1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Mitarbeit bei der Budgetplanung für das kommende Geschäftsjahr</w:t>
            </w:r>
            <w:r w:rsidR="00E73D1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, GuV-Aufstellung</w:t>
            </w:r>
          </w:p>
        </w:tc>
      </w:tr>
      <w:tr w:rsidR="00CC665D" w:rsidRPr="00997A5C" w14:paraId="17AFBC21" w14:textId="77777777" w:rsidTr="00506822">
        <w:trPr>
          <w:trHeight w:val="340"/>
        </w:trPr>
        <w:tc>
          <w:tcPr>
            <w:tcW w:w="7797" w:type="dxa"/>
            <w:gridSpan w:val="5"/>
            <w:vAlign w:val="bottom"/>
          </w:tcPr>
          <w:p w14:paraId="3FFA68B5" w14:textId="4AFFFBE7" w:rsidR="00CC665D" w:rsidRPr="00997A5C" w:rsidRDefault="00CC665D" w:rsidP="00CC6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997A5C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SCHUFA Holding AG</w:t>
            </w:r>
          </w:p>
        </w:tc>
        <w:tc>
          <w:tcPr>
            <w:tcW w:w="2409" w:type="dxa"/>
            <w:gridSpan w:val="5"/>
            <w:vAlign w:val="bottom"/>
          </w:tcPr>
          <w:p w14:paraId="048FB217" w14:textId="4D92F2FF" w:rsidR="00CC665D" w:rsidRPr="00997A5C" w:rsidRDefault="00CC665D" w:rsidP="00CC6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997A5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Wiesbaden</w:t>
            </w:r>
          </w:p>
        </w:tc>
      </w:tr>
      <w:tr w:rsidR="00CC665D" w:rsidRPr="00997A5C" w14:paraId="0C234D70" w14:textId="77777777" w:rsidTr="00506822">
        <w:trPr>
          <w:trHeight w:val="20"/>
        </w:trPr>
        <w:tc>
          <w:tcPr>
            <w:tcW w:w="7797" w:type="dxa"/>
            <w:gridSpan w:val="5"/>
            <w:vAlign w:val="bottom"/>
          </w:tcPr>
          <w:p w14:paraId="4BD0F210" w14:textId="6B316E9E" w:rsidR="00CC665D" w:rsidRPr="00997A5C" w:rsidRDefault="00CC665D" w:rsidP="00CC6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997A5C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Praktikant im Controlling &amp; Accounting</w:t>
            </w:r>
          </w:p>
        </w:tc>
        <w:tc>
          <w:tcPr>
            <w:tcW w:w="2409" w:type="dxa"/>
            <w:gridSpan w:val="5"/>
            <w:vAlign w:val="bottom"/>
          </w:tcPr>
          <w:p w14:paraId="29E332DF" w14:textId="69A77198" w:rsidR="00CC665D" w:rsidRPr="00997A5C" w:rsidRDefault="00CC665D" w:rsidP="00CC6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997A5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09/2024 – </w:t>
            </w:r>
            <w:r w:rsidR="00DB1A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09</w:t>
            </w:r>
            <w:r w:rsidRPr="00997A5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/2024</w:t>
            </w:r>
          </w:p>
        </w:tc>
      </w:tr>
      <w:tr w:rsidR="00CC665D" w:rsidRPr="00997A5C" w14:paraId="1832FB6D" w14:textId="77777777" w:rsidTr="00506822">
        <w:trPr>
          <w:trHeight w:val="20"/>
        </w:trPr>
        <w:tc>
          <w:tcPr>
            <w:tcW w:w="9923" w:type="dxa"/>
            <w:gridSpan w:val="7"/>
            <w:vAlign w:val="bottom"/>
          </w:tcPr>
          <w:p w14:paraId="465099B4" w14:textId="0E65377E" w:rsidR="00CC665D" w:rsidRPr="000D6F0A" w:rsidRDefault="00E73D10" w:rsidP="00CC665D">
            <w:pPr>
              <w:pStyle w:val="Listenabsatz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Optimierung des</w:t>
            </w:r>
            <w:r w:rsidR="00CC665D" w:rsidRPr="000D6F0A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 Einsatz</w:t>
            </w: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es</w:t>
            </w:r>
            <w:r w:rsidR="00CC665D" w:rsidRPr="000D6F0A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 von Praktikanten und Auszubildende</w:t>
            </w:r>
            <w:r w:rsidR="00CC665D" w:rsidRPr="00997A5C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n</w:t>
            </w:r>
            <w:r w:rsidR="00CC665D" w:rsidRPr="000D6F0A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 im Controlling</w:t>
            </w: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 </w:t>
            </w:r>
          </w:p>
          <w:p w14:paraId="32B69990" w14:textId="1FA1CB6C" w:rsidR="00CC665D" w:rsidRPr="00E73D10" w:rsidRDefault="00CC665D" w:rsidP="00E73D10">
            <w:pPr>
              <w:pStyle w:val="Listenabsatz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</w:pPr>
            <w:r w:rsidRPr="000D6F0A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Ermittlung und Buchung von Forderungsverlusten</w:t>
            </w:r>
            <w:r w:rsidR="00E73D1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 sowie </w:t>
            </w:r>
            <w:r w:rsidRPr="00E73D1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Vorbereitung und Durchführung von Budgetgesprächen</w:t>
            </w:r>
            <w:ins w:id="1" w:author="Luis Keul" w:date="2025-01-08T12:30:00Z">
              <w:r w:rsidRPr="00E73D10">
                <w:rPr>
                  <w:rFonts w:ascii="Times New Roman" w:eastAsia="Times New Roman" w:hAnsi="Times New Roman" w:cs="Times New Roman"/>
                  <w:bCs/>
                  <w:sz w:val="20"/>
                  <w:szCs w:val="20"/>
                  <w:lang w:val="de-DE"/>
                </w:rPr>
                <w:t xml:space="preserve"> </w:t>
              </w:r>
            </w:ins>
          </w:p>
        </w:tc>
        <w:tc>
          <w:tcPr>
            <w:tcW w:w="283" w:type="dxa"/>
            <w:gridSpan w:val="3"/>
            <w:vAlign w:val="bottom"/>
          </w:tcPr>
          <w:p w14:paraId="5E770CCD" w14:textId="017D7919" w:rsidR="00CC665D" w:rsidRPr="000D6F0A" w:rsidRDefault="00CC665D" w:rsidP="00CC665D">
            <w:pPr>
              <w:pStyle w:val="Listenabsatz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</w:pPr>
          </w:p>
        </w:tc>
      </w:tr>
      <w:tr w:rsidR="00CC665D" w:rsidRPr="00997A5C" w14:paraId="1D56D1BA" w14:textId="77777777" w:rsidTr="00506822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000000"/>
            </w:tcBorders>
            <w:vAlign w:val="bottom"/>
          </w:tcPr>
          <w:p w14:paraId="092CF8F0" w14:textId="77777777" w:rsidR="00CC665D" w:rsidRPr="00997A5C" w:rsidRDefault="00CC665D" w:rsidP="00CC6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</w:rPr>
            </w:pPr>
            <w:r w:rsidRPr="00997A5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EXTRACURRICULARES ENGAGEMENT</w:t>
            </w:r>
          </w:p>
        </w:tc>
      </w:tr>
      <w:tr w:rsidR="00CC665D" w:rsidRPr="00997A5C" w14:paraId="31FCD1AD" w14:textId="77777777" w:rsidTr="00506822">
        <w:trPr>
          <w:trHeight w:val="340"/>
        </w:trPr>
        <w:tc>
          <w:tcPr>
            <w:tcW w:w="7797" w:type="dxa"/>
            <w:gridSpan w:val="5"/>
            <w:tcBorders>
              <w:top w:val="single" w:sz="4" w:space="0" w:color="000000"/>
            </w:tcBorders>
            <w:vAlign w:val="bottom"/>
          </w:tcPr>
          <w:p w14:paraId="26B88B70" w14:textId="1FE88233" w:rsidR="00CC665D" w:rsidRPr="00997A5C" w:rsidRDefault="00CC665D" w:rsidP="00CC6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997A5C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Jugend forscht</w:t>
            </w:r>
          </w:p>
        </w:tc>
        <w:tc>
          <w:tcPr>
            <w:tcW w:w="2409" w:type="dxa"/>
            <w:gridSpan w:val="5"/>
            <w:tcBorders>
              <w:top w:val="single" w:sz="4" w:space="0" w:color="000000"/>
            </w:tcBorders>
            <w:vAlign w:val="bottom"/>
          </w:tcPr>
          <w:p w14:paraId="10CA0A60" w14:textId="4275BC0A" w:rsidR="00CC665D" w:rsidRPr="00997A5C" w:rsidRDefault="00CC665D" w:rsidP="00CC6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997A5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Remagen</w:t>
            </w:r>
          </w:p>
        </w:tc>
      </w:tr>
      <w:tr w:rsidR="00CC665D" w:rsidRPr="00997A5C" w14:paraId="451309E5" w14:textId="77777777" w:rsidTr="00506822">
        <w:trPr>
          <w:trHeight w:val="20"/>
        </w:trPr>
        <w:tc>
          <w:tcPr>
            <w:tcW w:w="7797" w:type="dxa"/>
            <w:gridSpan w:val="5"/>
            <w:vAlign w:val="bottom"/>
          </w:tcPr>
          <w:p w14:paraId="4B04BAA8" w14:textId="083F20DF" w:rsidR="00CC665D" w:rsidRPr="00997A5C" w:rsidRDefault="00CC665D" w:rsidP="00CC6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Teilnehmer in der Kategorie „Schüler experimentieren – Physik“</w:t>
            </w:r>
          </w:p>
        </w:tc>
        <w:tc>
          <w:tcPr>
            <w:tcW w:w="2409" w:type="dxa"/>
            <w:gridSpan w:val="5"/>
            <w:vAlign w:val="bottom"/>
          </w:tcPr>
          <w:p w14:paraId="0F798C96" w14:textId="1814EAC0" w:rsidR="00CC665D" w:rsidRPr="00997A5C" w:rsidRDefault="00CC665D" w:rsidP="00CC6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97A5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</w:t>
            </w:r>
            <w:r w:rsidRPr="00997A5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/201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 – 02/2018</w:t>
            </w:r>
          </w:p>
        </w:tc>
      </w:tr>
      <w:tr w:rsidR="00CC665D" w:rsidRPr="00997A5C" w14:paraId="79E50EB3" w14:textId="77777777" w:rsidTr="00506822">
        <w:trPr>
          <w:trHeight w:val="20"/>
        </w:trPr>
        <w:tc>
          <w:tcPr>
            <w:tcW w:w="10183" w:type="dxa"/>
            <w:gridSpan w:val="8"/>
            <w:vAlign w:val="bottom"/>
          </w:tcPr>
          <w:p w14:paraId="5C7D969C" w14:textId="1553A4C7" w:rsidR="00CC665D" w:rsidRDefault="00CC665D" w:rsidP="00CC665D">
            <w:pPr>
              <w:pStyle w:val="Listenabsatz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Projekt: Selbstständige Herstellung von Flummis aus verschiedenen Materialien und Vergleich der erhaltenden Produkte dur</w:t>
            </w:r>
            <w:r w:rsidR="002423C4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c</w:t>
            </w: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h selbst entwickelte Messmethoden</w:t>
            </w:r>
          </w:p>
          <w:p w14:paraId="555C4F6C" w14:textId="0BD0F213" w:rsidR="00CC665D" w:rsidRPr="005A308E" w:rsidRDefault="00E73D10" w:rsidP="005A308E">
            <w:pPr>
              <w:pStyle w:val="Listenabsatz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2.</w:t>
            </w:r>
            <w:r w:rsidR="00CC665D" w:rsidRPr="000D6F0A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 Platz</w:t>
            </w:r>
            <w:r w:rsidR="00CC665D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 und</w:t>
            </w:r>
            <w:r w:rsidR="00CC665D" w:rsidRPr="000D6F0A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 Erhalt des MINT-Sonderpreises</w:t>
            </w:r>
            <w:r w:rsidR="00CC665D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 aufgrund </w:t>
            </w: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der </w:t>
            </w:r>
            <w:r w:rsidR="00CC665D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Verknüpfung verschiedener naturwissenschaftlicher </w:t>
            </w: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Fächer</w:t>
            </w:r>
            <w:r w:rsidR="00CC665D" w:rsidRPr="005A308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 </w:t>
            </w:r>
          </w:p>
        </w:tc>
        <w:tc>
          <w:tcPr>
            <w:tcW w:w="23" w:type="dxa"/>
            <w:gridSpan w:val="2"/>
            <w:vAlign w:val="bottom"/>
          </w:tcPr>
          <w:p w14:paraId="066F60E6" w14:textId="6E176FBC" w:rsidR="00CC665D" w:rsidRPr="000D6F0A" w:rsidRDefault="00CC665D" w:rsidP="00CC665D">
            <w:pPr>
              <w:pStyle w:val="Listenabsatz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</w:pPr>
          </w:p>
        </w:tc>
      </w:tr>
      <w:tr w:rsidR="00CC665D" w:rsidRPr="00997A5C" w14:paraId="0C88B8A8" w14:textId="77777777" w:rsidTr="00506822">
        <w:trPr>
          <w:trHeight w:val="510"/>
        </w:trPr>
        <w:tc>
          <w:tcPr>
            <w:tcW w:w="10206" w:type="dxa"/>
            <w:gridSpan w:val="10"/>
            <w:vAlign w:val="bottom"/>
          </w:tcPr>
          <w:p w14:paraId="53C6CBE3" w14:textId="2AE52804" w:rsidR="00CC665D" w:rsidRPr="00997A5C" w:rsidRDefault="00CC665D" w:rsidP="00CC665D">
            <w:pPr>
              <w:pBdr>
                <w:top w:val="nil"/>
                <w:left w:val="nil"/>
                <w:bottom w:val="single" w:sz="4" w:space="1" w:color="auto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0D6F0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SPORTLICHE LEISTUNGEN</w:t>
            </w:r>
          </w:p>
        </w:tc>
      </w:tr>
      <w:tr w:rsidR="00CC665D" w:rsidRPr="00997A5C" w14:paraId="47BCE0B7" w14:textId="77777777" w:rsidTr="00506822">
        <w:trPr>
          <w:trHeight w:val="340"/>
        </w:trPr>
        <w:tc>
          <w:tcPr>
            <w:tcW w:w="5103" w:type="dxa"/>
            <w:gridSpan w:val="2"/>
            <w:vAlign w:val="bottom"/>
          </w:tcPr>
          <w:p w14:paraId="2ACF0186" w14:textId="0F65F3E8" w:rsidR="00CC665D" w:rsidRPr="00997A5C" w:rsidRDefault="00CC665D" w:rsidP="00CC665D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</w:pPr>
            <w:r w:rsidRPr="000D6F0A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  <w:t xml:space="preserve">RSG ’88 Montabaur </w:t>
            </w:r>
            <w:proofErr w:type="spellStart"/>
            <w:r w:rsidRPr="000D6F0A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  <w:t>e.V</w:t>
            </w:r>
            <w:proofErr w:type="spellEnd"/>
            <w:r w:rsidRPr="000D6F0A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  <w:t>.</w:t>
            </w:r>
          </w:p>
        </w:tc>
        <w:tc>
          <w:tcPr>
            <w:tcW w:w="5103" w:type="dxa"/>
            <w:gridSpan w:val="8"/>
            <w:vAlign w:val="bottom"/>
          </w:tcPr>
          <w:p w14:paraId="28866AD3" w14:textId="2A2520B1" w:rsidR="00CC665D" w:rsidRPr="000D6F0A" w:rsidRDefault="00CC665D" w:rsidP="00CC665D">
            <w:pP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D6F0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Montabaur</w:t>
            </w:r>
          </w:p>
        </w:tc>
      </w:tr>
      <w:tr w:rsidR="00CC665D" w:rsidRPr="00997A5C" w14:paraId="516948E3" w14:textId="77777777" w:rsidTr="00506822">
        <w:trPr>
          <w:trHeight w:val="20"/>
        </w:trPr>
        <w:tc>
          <w:tcPr>
            <w:tcW w:w="5670" w:type="dxa"/>
            <w:gridSpan w:val="3"/>
            <w:vAlign w:val="bottom"/>
          </w:tcPr>
          <w:p w14:paraId="3068C365" w14:textId="2B4D937B" w:rsidR="00CC665D" w:rsidRPr="00997A5C" w:rsidRDefault="00CC665D" w:rsidP="00CC665D">
            <w:pPr>
              <w:rPr>
                <w:rFonts w:ascii="Times New Roman" w:eastAsia="Times New Roman" w:hAnsi="Times New Roman" w:cs="Times New Roman"/>
                <w:bCs/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997A5C">
              <w:rPr>
                <w:rFonts w:ascii="Times New Roman" w:eastAsia="Times New Roman" w:hAnsi="Times New Roman" w:cs="Times New Roman"/>
                <w:bCs/>
                <w:i/>
                <w:iCs/>
                <w:sz w:val="20"/>
                <w:szCs w:val="20"/>
                <w:lang w:val="en-US"/>
              </w:rPr>
              <w:t>Nachwuchsleistungssportler</w:t>
            </w:r>
            <w:proofErr w:type="spellEnd"/>
            <w:r w:rsidRPr="00997A5C">
              <w:rPr>
                <w:rFonts w:ascii="Times New Roman" w:eastAsia="Times New Roman" w:hAnsi="Times New Roman" w:cs="Times New Roman"/>
                <w:bCs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97A5C">
              <w:rPr>
                <w:rFonts w:ascii="Times New Roman" w:eastAsia="Times New Roman" w:hAnsi="Times New Roman" w:cs="Times New Roman"/>
                <w:bCs/>
                <w:i/>
                <w:iCs/>
                <w:sz w:val="20"/>
                <w:szCs w:val="20"/>
                <w:lang w:val="en-US"/>
              </w:rPr>
              <w:t>im</w:t>
            </w:r>
            <w:proofErr w:type="spellEnd"/>
            <w:r w:rsidRPr="00997A5C">
              <w:rPr>
                <w:rFonts w:ascii="Times New Roman" w:eastAsia="Times New Roman" w:hAnsi="Times New Roman" w:cs="Times New Roman"/>
                <w:bCs/>
                <w:i/>
                <w:iCs/>
                <w:sz w:val="20"/>
                <w:szCs w:val="20"/>
                <w:lang w:val="en-US"/>
              </w:rPr>
              <w:t xml:space="preserve"> Triathlon</w:t>
            </w:r>
          </w:p>
        </w:tc>
        <w:tc>
          <w:tcPr>
            <w:tcW w:w="4536" w:type="dxa"/>
            <w:gridSpan w:val="7"/>
            <w:vAlign w:val="bottom"/>
          </w:tcPr>
          <w:p w14:paraId="46053905" w14:textId="4F3D1545" w:rsidR="00CC665D" w:rsidRPr="000D6F0A" w:rsidRDefault="00CC665D" w:rsidP="00CC665D">
            <w:pPr>
              <w:pStyle w:val="Listenabsatz"/>
              <w:ind w:left="760"/>
              <w:jc w:val="right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>02/2013</w:t>
            </w:r>
            <w:r w:rsidRPr="00997A5C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 xml:space="preserve"> </w:t>
            </w:r>
            <w:r w:rsidRPr="000D6F0A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 xml:space="preserve">– </w:t>
            </w: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>09/</w:t>
            </w:r>
            <w:r w:rsidRPr="000D6F0A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>2021</w:t>
            </w:r>
          </w:p>
        </w:tc>
      </w:tr>
      <w:tr w:rsidR="00CC665D" w:rsidRPr="00997A5C" w14:paraId="7B50848B" w14:textId="77777777" w:rsidTr="00506822">
        <w:trPr>
          <w:trHeight w:val="20"/>
        </w:trPr>
        <w:tc>
          <w:tcPr>
            <w:tcW w:w="10206" w:type="dxa"/>
            <w:gridSpan w:val="10"/>
            <w:vAlign w:val="bottom"/>
          </w:tcPr>
          <w:p w14:paraId="44835E4B" w14:textId="42D1863A" w:rsidR="00CC665D" w:rsidRPr="00506822" w:rsidRDefault="004C340E" w:rsidP="00506822">
            <w:pPr>
              <w:pStyle w:val="Listenabsatz"/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Zweimaliger </w:t>
            </w:r>
            <w:r w:rsidR="00CC665D" w:rsidRPr="000D6F0A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Rheinland-Pfalz-Meister im Triathlon</w:t>
            </w: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 und</w:t>
            </w:r>
            <w:r w:rsidR="00CC665D" w:rsidRPr="000D6F0A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 </w:t>
            </w:r>
            <w:r w:rsidR="005352DF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im </w:t>
            </w:r>
            <w:r w:rsidR="00CC665D" w:rsidRPr="000D6F0A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Duathlon</w:t>
            </w:r>
            <w:r w:rsidR="00506822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 und </w:t>
            </w:r>
            <w:r w:rsidR="00CC665D" w:rsidRPr="00506822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Nominierung für den Rheinland-Kader</w:t>
            </w:r>
          </w:p>
          <w:p w14:paraId="6A9F4615" w14:textId="1AE635E0" w:rsidR="00CC665D" w:rsidRPr="000D6F0A" w:rsidRDefault="00CC665D" w:rsidP="00506822">
            <w:pPr>
              <w:pStyle w:val="Listenabsatz"/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de-DE"/>
              </w:rPr>
            </w:pPr>
            <w:r w:rsidRPr="000D6F0A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Erstellung von Trainingsplänen und Leitung des Nachwuchstrainings</w:t>
            </w:r>
          </w:p>
        </w:tc>
      </w:tr>
      <w:tr w:rsidR="00CC665D" w:rsidRPr="00997A5C" w14:paraId="336486DC" w14:textId="77777777" w:rsidTr="00506822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000000"/>
            </w:tcBorders>
            <w:vAlign w:val="bottom"/>
          </w:tcPr>
          <w:p w14:paraId="03CEE645" w14:textId="77777777" w:rsidR="00CC665D" w:rsidRPr="00997A5C" w:rsidRDefault="00CC665D" w:rsidP="00CC665D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97A5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FÄHIGKEITEN &amp; INTERESSEN</w:t>
            </w:r>
          </w:p>
        </w:tc>
      </w:tr>
      <w:tr w:rsidR="00CC665D" w:rsidRPr="00997A5C" w14:paraId="79ACB95D" w14:textId="77777777" w:rsidTr="00506822">
        <w:trPr>
          <w:trHeight w:val="340"/>
        </w:trPr>
        <w:tc>
          <w:tcPr>
            <w:tcW w:w="1418" w:type="dxa"/>
            <w:vAlign w:val="bottom"/>
          </w:tcPr>
          <w:p w14:paraId="516E3A18" w14:textId="376A69AF" w:rsidR="00CC665D" w:rsidRPr="00997A5C" w:rsidRDefault="00CC665D" w:rsidP="00CC665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97A5C">
              <w:rPr>
                <w:rFonts w:ascii="Times New Roman" w:eastAsia="Times New Roman" w:hAnsi="Times New Roman" w:cs="Times New Roman"/>
                <w:sz w:val="20"/>
                <w:szCs w:val="20"/>
              </w:rPr>
              <w:t>IT-Skills:</w:t>
            </w:r>
          </w:p>
        </w:tc>
        <w:tc>
          <w:tcPr>
            <w:tcW w:w="8788" w:type="dxa"/>
            <w:gridSpan w:val="9"/>
            <w:vAlign w:val="bottom"/>
          </w:tcPr>
          <w:p w14:paraId="0CB793C6" w14:textId="64D1DD99" w:rsidR="00CC665D" w:rsidRPr="00997A5C" w:rsidRDefault="00CC665D" w:rsidP="00CC665D">
            <w:pP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997A5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Microsoft Office </w:t>
            </w:r>
            <w:r w:rsidRPr="00997A5C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(fortgeschritten)</w:t>
            </w:r>
            <w:r w:rsidRPr="00997A5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, SAP (</w:t>
            </w:r>
            <w:r w:rsidRPr="00997A5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de-DE"/>
              </w:rPr>
              <w:t>fortgeschritten</w:t>
            </w:r>
            <w:r w:rsidRPr="00997A5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)</w:t>
            </w:r>
          </w:p>
        </w:tc>
      </w:tr>
      <w:tr w:rsidR="00CC665D" w:rsidRPr="00997A5C" w14:paraId="5B67D86C" w14:textId="77777777" w:rsidTr="00506822">
        <w:trPr>
          <w:trHeight w:val="340"/>
        </w:trPr>
        <w:tc>
          <w:tcPr>
            <w:tcW w:w="1418" w:type="dxa"/>
            <w:vAlign w:val="bottom"/>
          </w:tcPr>
          <w:p w14:paraId="72502BF4" w14:textId="14FA0290" w:rsidR="00CC665D" w:rsidRPr="00997A5C" w:rsidRDefault="00CC665D" w:rsidP="00CC665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97A5C">
              <w:rPr>
                <w:rFonts w:ascii="Times New Roman" w:eastAsia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788" w:type="dxa"/>
            <w:gridSpan w:val="9"/>
            <w:vAlign w:val="bottom"/>
          </w:tcPr>
          <w:p w14:paraId="08B3238F" w14:textId="089D5DAE" w:rsidR="00CC665D" w:rsidRPr="00997A5C" w:rsidRDefault="00CC665D" w:rsidP="00CC665D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97A5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Deutsch </w:t>
            </w:r>
            <w:r w:rsidRPr="00997A5C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(Muttersprache)</w:t>
            </w:r>
            <w:r w:rsidRPr="00997A5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Englisch </w:t>
            </w:r>
            <w:r w:rsidRPr="00997A5C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(verhandlungssicher)</w:t>
            </w:r>
            <w:r w:rsidRPr="00997A5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Spanisch </w:t>
            </w:r>
            <w:r w:rsidRPr="00997A5C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(Grundkenntnisse)</w:t>
            </w:r>
          </w:p>
        </w:tc>
      </w:tr>
      <w:tr w:rsidR="00CC665D" w:rsidRPr="00997A5C" w14:paraId="29B78E7F" w14:textId="77777777" w:rsidTr="00506822">
        <w:trPr>
          <w:trHeight w:val="567"/>
        </w:trPr>
        <w:tc>
          <w:tcPr>
            <w:tcW w:w="1418" w:type="dxa"/>
            <w:vAlign w:val="bottom"/>
          </w:tcPr>
          <w:p w14:paraId="2F1AF2DA" w14:textId="287EED2A" w:rsidR="00CC665D" w:rsidRPr="00997A5C" w:rsidRDefault="00CC665D" w:rsidP="00CC665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97A5C">
              <w:rPr>
                <w:rFonts w:ascii="Times New Roman" w:eastAsia="Times New Roman" w:hAnsi="Times New Roman" w:cs="Times New Roman"/>
                <w:sz w:val="20"/>
                <w:szCs w:val="20"/>
              </w:rPr>
              <w:t>Interessen:</w:t>
            </w:r>
            <w:r w:rsidRPr="00997A5C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</w:p>
        </w:tc>
        <w:tc>
          <w:tcPr>
            <w:tcW w:w="8788" w:type="dxa"/>
            <w:gridSpan w:val="9"/>
            <w:vAlign w:val="bottom"/>
          </w:tcPr>
          <w:p w14:paraId="7CFF1C66" w14:textId="5E28ECC1" w:rsidR="00CC665D" w:rsidRPr="00997A5C" w:rsidRDefault="00CC665D" w:rsidP="00CC665D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97A5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Wertpapierhandel </w:t>
            </w:r>
            <w:r w:rsidRPr="00997A5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(Portfolio besteht seit der fünften Klasse),</w:t>
            </w:r>
            <w:r w:rsidRPr="00997A5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Boxen </w:t>
            </w:r>
            <w:r w:rsidRPr="00997A5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(seit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zwei</w:t>
            </w:r>
            <w:r w:rsidRPr="00997A5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Jahren aktiv im Verein),</w:t>
            </w:r>
            <w:r w:rsidRPr="00997A5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  <w:p w14:paraId="37E36572" w14:textId="6458468E" w:rsidR="00CC665D" w:rsidRPr="00997A5C" w:rsidRDefault="00CC665D" w:rsidP="00CC665D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97A5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Schach</w:t>
            </w:r>
            <w:r w:rsidRPr="00997A5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(1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1</w:t>
            </w:r>
            <w:r w:rsidRPr="00997A5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00 Elo)</w:t>
            </w:r>
          </w:p>
        </w:tc>
      </w:tr>
      <w:tr w:rsidR="00CC665D" w:rsidRPr="00997A5C" w14:paraId="5F78F374" w14:textId="77777777" w:rsidTr="00506822">
        <w:trPr>
          <w:trHeight w:val="567"/>
        </w:trPr>
        <w:tc>
          <w:tcPr>
            <w:tcW w:w="10206" w:type="dxa"/>
            <w:gridSpan w:val="10"/>
            <w:vAlign w:val="bottom"/>
          </w:tcPr>
          <w:p w14:paraId="39E69F45" w14:textId="5C45C2E7" w:rsidR="00CC665D" w:rsidRPr="00997A5C" w:rsidRDefault="00CC665D" w:rsidP="00CC665D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97A5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Staudt, </w:t>
            </w:r>
            <w:r w:rsidR="00D717DA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  <w:r w:rsidRPr="00997A5C">
              <w:rPr>
                <w:rFonts w:ascii="Times New Roman" w:eastAsia="Times New Roman" w:hAnsi="Times New Roman" w:cs="Times New Roman"/>
                <w:sz w:val="20"/>
                <w:szCs w:val="20"/>
              </w:rPr>
              <w:t>.0</w:t>
            </w:r>
            <w:r w:rsidR="00D717DA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  <w:r w:rsidRPr="00997A5C">
              <w:rPr>
                <w:rFonts w:ascii="Times New Roman" w:eastAsia="Times New Roman" w:hAnsi="Times New Roman" w:cs="Times New Roman"/>
                <w:sz w:val="20"/>
                <w:szCs w:val="20"/>
              </w:rPr>
              <w:t>.2025</w:t>
            </w:r>
          </w:p>
        </w:tc>
      </w:tr>
    </w:tbl>
    <w:p w14:paraId="7383BE94" w14:textId="77777777" w:rsidR="00481DB0" w:rsidRDefault="00481DB0">
      <w:pPr>
        <w:rPr>
          <w:sz w:val="18"/>
          <w:szCs w:val="18"/>
        </w:rPr>
      </w:pPr>
    </w:p>
    <w:sectPr w:rsidR="00481DB0" w:rsidSect="00E73D10">
      <w:footerReference w:type="even" r:id="rId8"/>
      <w:pgSz w:w="11906" w:h="16838"/>
      <w:pgMar w:top="227" w:right="1418" w:bottom="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5366BE" w14:textId="77777777" w:rsidR="006C5B02" w:rsidRDefault="006C5B02">
      <w:pPr>
        <w:spacing w:after="0" w:line="240" w:lineRule="auto"/>
      </w:pPr>
      <w:r>
        <w:separator/>
      </w:r>
    </w:p>
  </w:endnote>
  <w:endnote w:type="continuationSeparator" w:id="0">
    <w:p w14:paraId="4C0EFC80" w14:textId="77777777" w:rsidR="006C5B02" w:rsidRDefault="006C5B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890463" w14:textId="77777777" w:rsidR="00711B79" w:rsidRDefault="00156E9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7E7A07A1" w14:textId="77777777" w:rsidR="00711B79" w:rsidRDefault="00711B79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E0654B" w14:textId="77777777" w:rsidR="006C5B02" w:rsidRDefault="006C5B02">
      <w:pPr>
        <w:spacing w:after="0" w:line="240" w:lineRule="auto"/>
      </w:pPr>
      <w:r>
        <w:separator/>
      </w:r>
    </w:p>
  </w:footnote>
  <w:footnote w:type="continuationSeparator" w:id="0">
    <w:p w14:paraId="7D93CCD9" w14:textId="77777777" w:rsidR="006C5B02" w:rsidRDefault="006C5B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AC5BBD"/>
    <w:multiLevelType w:val="multilevel"/>
    <w:tmpl w:val="571C40BC"/>
    <w:lvl w:ilvl="0">
      <w:start w:val="1"/>
      <w:numFmt w:val="bullet"/>
      <w:lvlText w:val="●"/>
      <w:lvlJc w:val="left"/>
      <w:pPr>
        <w:ind w:left="720" w:hanging="360"/>
      </w:pPr>
      <w:rPr>
        <w:rFonts w:ascii="Symbol" w:eastAsia="Noto Sans Symbols" w:hAnsi="Symbol" w:cs="Noto Sans Symbols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5D26E03"/>
    <w:multiLevelType w:val="multilevel"/>
    <w:tmpl w:val="5B6A6E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B22550E"/>
    <w:multiLevelType w:val="hybridMultilevel"/>
    <w:tmpl w:val="B2D8B090"/>
    <w:lvl w:ilvl="0" w:tplc="7F763D30">
      <w:start w:val="2013"/>
      <w:numFmt w:val="decimal"/>
      <w:lvlText w:val="%1"/>
      <w:lvlJc w:val="left"/>
      <w:pPr>
        <w:ind w:left="760" w:hanging="40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9E3218"/>
    <w:multiLevelType w:val="hybridMultilevel"/>
    <w:tmpl w:val="FA728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8A5E6F"/>
    <w:multiLevelType w:val="hybridMultilevel"/>
    <w:tmpl w:val="D69245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941DA5"/>
    <w:multiLevelType w:val="multilevel"/>
    <w:tmpl w:val="F3F22C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5EC5851"/>
    <w:multiLevelType w:val="hybridMultilevel"/>
    <w:tmpl w:val="B3F6719E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B1D02F6"/>
    <w:multiLevelType w:val="multilevel"/>
    <w:tmpl w:val="D8A009C2"/>
    <w:lvl w:ilvl="0">
      <w:start w:val="1"/>
      <w:numFmt w:val="bullet"/>
      <w:lvlText w:val="●"/>
      <w:lvlJc w:val="left"/>
      <w:pPr>
        <w:ind w:left="720" w:hanging="360"/>
      </w:pPr>
      <w:rPr>
        <w:rFonts w:ascii="Symbol" w:eastAsia="Noto Sans Symbols" w:hAnsi="Symbol" w:cs="Noto Sans Symbols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6D6462B"/>
    <w:multiLevelType w:val="multilevel"/>
    <w:tmpl w:val="69D6B452"/>
    <w:lvl w:ilvl="0">
      <w:start w:val="1"/>
      <w:numFmt w:val="bullet"/>
      <w:lvlText w:val="●"/>
      <w:lvlJc w:val="left"/>
      <w:pPr>
        <w:ind w:left="720" w:hanging="360"/>
      </w:pPr>
      <w:rPr>
        <w:rFonts w:ascii="Symbol" w:eastAsia="Noto Sans Symbols" w:hAnsi="Symbol" w:cs="Noto Sans Symbols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63B5A7D"/>
    <w:multiLevelType w:val="hybridMultilevel"/>
    <w:tmpl w:val="51D829D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8717BB"/>
    <w:multiLevelType w:val="hybridMultilevel"/>
    <w:tmpl w:val="51FCA19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9E7BA5"/>
    <w:multiLevelType w:val="multilevel"/>
    <w:tmpl w:val="77986110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Symbol" w:eastAsia="Noto Sans Symbols" w:hAnsi="Symbol" w:cs="Noto Sans Symbols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71330F0B"/>
    <w:multiLevelType w:val="multilevel"/>
    <w:tmpl w:val="8FC88D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C4E7DCB"/>
    <w:multiLevelType w:val="hybridMultilevel"/>
    <w:tmpl w:val="5B30DD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11"/>
  </w:num>
  <w:num w:numId="4">
    <w:abstractNumId w:val="12"/>
  </w:num>
  <w:num w:numId="5">
    <w:abstractNumId w:val="7"/>
  </w:num>
  <w:num w:numId="6">
    <w:abstractNumId w:val="13"/>
  </w:num>
  <w:num w:numId="7">
    <w:abstractNumId w:val="6"/>
  </w:num>
  <w:num w:numId="8">
    <w:abstractNumId w:val="4"/>
  </w:num>
  <w:num w:numId="9">
    <w:abstractNumId w:val="5"/>
  </w:num>
  <w:num w:numId="10">
    <w:abstractNumId w:val="0"/>
  </w:num>
  <w:num w:numId="11">
    <w:abstractNumId w:val="2"/>
  </w:num>
  <w:num w:numId="12">
    <w:abstractNumId w:val="10"/>
  </w:num>
  <w:num w:numId="13">
    <w:abstractNumId w:val="9"/>
  </w:num>
  <w:num w:numId="14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Luis Keul">
    <w15:presenceInfo w15:providerId="AD" w15:userId="S::luis.keul@iu-study.org::c7b1e7c8-f5aa-455f-aedd-263bc14cbc7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B79"/>
    <w:rsid w:val="00024C52"/>
    <w:rsid w:val="00030776"/>
    <w:rsid w:val="00067D45"/>
    <w:rsid w:val="00073091"/>
    <w:rsid w:val="0009108E"/>
    <w:rsid w:val="00097BE7"/>
    <w:rsid w:val="000B2CA4"/>
    <w:rsid w:val="000C46C7"/>
    <w:rsid w:val="000D6F0A"/>
    <w:rsid w:val="000E6D6C"/>
    <w:rsid w:val="000F671D"/>
    <w:rsid w:val="00121171"/>
    <w:rsid w:val="001256E6"/>
    <w:rsid w:val="00136F46"/>
    <w:rsid w:val="001417F1"/>
    <w:rsid w:val="00142086"/>
    <w:rsid w:val="00145450"/>
    <w:rsid w:val="00147172"/>
    <w:rsid w:val="00150DD8"/>
    <w:rsid w:val="00156E9A"/>
    <w:rsid w:val="00192A9F"/>
    <w:rsid w:val="001934A1"/>
    <w:rsid w:val="001B29F2"/>
    <w:rsid w:val="001E44D4"/>
    <w:rsid w:val="001F1A52"/>
    <w:rsid w:val="002135B5"/>
    <w:rsid w:val="00217AF6"/>
    <w:rsid w:val="00222076"/>
    <w:rsid w:val="002423C4"/>
    <w:rsid w:val="00254343"/>
    <w:rsid w:val="00292C4B"/>
    <w:rsid w:val="002941AD"/>
    <w:rsid w:val="002A0499"/>
    <w:rsid w:val="002C5BB6"/>
    <w:rsid w:val="002F4F4F"/>
    <w:rsid w:val="00325A47"/>
    <w:rsid w:val="00390198"/>
    <w:rsid w:val="0039620F"/>
    <w:rsid w:val="003D5E3C"/>
    <w:rsid w:val="00417767"/>
    <w:rsid w:val="0044397C"/>
    <w:rsid w:val="004611E2"/>
    <w:rsid w:val="00463CA4"/>
    <w:rsid w:val="0047014F"/>
    <w:rsid w:val="004727C2"/>
    <w:rsid w:val="00481DB0"/>
    <w:rsid w:val="004B171F"/>
    <w:rsid w:val="004B2BC5"/>
    <w:rsid w:val="004C340E"/>
    <w:rsid w:val="004D21A2"/>
    <w:rsid w:val="00506822"/>
    <w:rsid w:val="005352DF"/>
    <w:rsid w:val="005814BD"/>
    <w:rsid w:val="005A308E"/>
    <w:rsid w:val="005C36F1"/>
    <w:rsid w:val="005D3AF3"/>
    <w:rsid w:val="00601BD6"/>
    <w:rsid w:val="006230C6"/>
    <w:rsid w:val="00630427"/>
    <w:rsid w:val="00696B57"/>
    <w:rsid w:val="006C5B02"/>
    <w:rsid w:val="00711758"/>
    <w:rsid w:val="00711B79"/>
    <w:rsid w:val="007366F2"/>
    <w:rsid w:val="00747E8A"/>
    <w:rsid w:val="00777158"/>
    <w:rsid w:val="0078367C"/>
    <w:rsid w:val="007A0A4E"/>
    <w:rsid w:val="007B04E7"/>
    <w:rsid w:val="007B2C87"/>
    <w:rsid w:val="00830422"/>
    <w:rsid w:val="00834957"/>
    <w:rsid w:val="008748C1"/>
    <w:rsid w:val="00896732"/>
    <w:rsid w:val="008B0AE8"/>
    <w:rsid w:val="008C0F61"/>
    <w:rsid w:val="008C5FC5"/>
    <w:rsid w:val="00930820"/>
    <w:rsid w:val="00934688"/>
    <w:rsid w:val="009524BC"/>
    <w:rsid w:val="00997A5C"/>
    <w:rsid w:val="009C321C"/>
    <w:rsid w:val="009D1CA9"/>
    <w:rsid w:val="009D60E5"/>
    <w:rsid w:val="009F4E07"/>
    <w:rsid w:val="009F75B7"/>
    <w:rsid w:val="00A02442"/>
    <w:rsid w:val="00A50C01"/>
    <w:rsid w:val="00A51E9C"/>
    <w:rsid w:val="00A56B8B"/>
    <w:rsid w:val="00A63545"/>
    <w:rsid w:val="00AB0BD9"/>
    <w:rsid w:val="00AC2444"/>
    <w:rsid w:val="00B05D84"/>
    <w:rsid w:val="00B4248E"/>
    <w:rsid w:val="00B949D0"/>
    <w:rsid w:val="00BA71F3"/>
    <w:rsid w:val="00BB3D34"/>
    <w:rsid w:val="00BB6F4F"/>
    <w:rsid w:val="00BD7255"/>
    <w:rsid w:val="00C159EB"/>
    <w:rsid w:val="00C31CD5"/>
    <w:rsid w:val="00C448C9"/>
    <w:rsid w:val="00C50EC9"/>
    <w:rsid w:val="00CC665D"/>
    <w:rsid w:val="00CE7C16"/>
    <w:rsid w:val="00CF1009"/>
    <w:rsid w:val="00D453AE"/>
    <w:rsid w:val="00D717DA"/>
    <w:rsid w:val="00D9784C"/>
    <w:rsid w:val="00DA4AFB"/>
    <w:rsid w:val="00DB1A6A"/>
    <w:rsid w:val="00DB2A6C"/>
    <w:rsid w:val="00DB3977"/>
    <w:rsid w:val="00DC09D1"/>
    <w:rsid w:val="00DF167B"/>
    <w:rsid w:val="00E044E7"/>
    <w:rsid w:val="00E072B3"/>
    <w:rsid w:val="00E139F1"/>
    <w:rsid w:val="00E16DCC"/>
    <w:rsid w:val="00E73D10"/>
    <w:rsid w:val="00E81CBE"/>
    <w:rsid w:val="00F46B6D"/>
    <w:rsid w:val="00F731B4"/>
    <w:rsid w:val="00FB19B2"/>
    <w:rsid w:val="00FB601E"/>
    <w:rsid w:val="00FD2EF3"/>
    <w:rsid w:val="00FD371D"/>
    <w:rsid w:val="00FE3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3ECEA"/>
  <w15:docId w15:val="{0DA83199-085B-4CB8-A258-C448D53F4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</w:tblPr>
  </w:style>
  <w:style w:type="paragraph" w:styleId="berarbeitung">
    <w:name w:val="Revision"/>
    <w:hidden/>
    <w:uiPriority w:val="99"/>
    <w:semiHidden/>
    <w:rsid w:val="00FD371D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5814BD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814BD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5814BD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814BD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5814BD"/>
    <w:rPr>
      <w:b/>
      <w:bCs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D21A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D21A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4VZcE/WTTmxSnFQw8hQgQS9x+g==">AMUW2mWxW+PmxmyndVXmVoL+QduqpQrpchUWsBAIe+OPveyK1mYronEdtmpR24Fo5r9QJKt3xH1de8s0wOdEpQ4BRJBBy7f37kSJTqrv9Zx2JAwk2ATd3pg=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526</Words>
  <Characters>2999</Characters>
  <Application>Microsoft Office Word</Application>
  <DocSecurity>0</DocSecurity>
  <Lines>24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</dc:creator>
  <cp:lastModifiedBy>Luis Keul</cp:lastModifiedBy>
  <cp:revision>29</cp:revision>
  <cp:lastPrinted>2025-07-01T16:26:00Z</cp:lastPrinted>
  <dcterms:created xsi:type="dcterms:W3CDTF">2025-01-25T13:31:00Z</dcterms:created>
  <dcterms:modified xsi:type="dcterms:W3CDTF">2025-08-14T14:34:00Z</dcterms:modified>
</cp:coreProperties>
</file>