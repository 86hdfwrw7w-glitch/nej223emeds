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B4E0" w14:textId="77777777" w:rsidR="001032BC" w:rsidRPr="000C1806" w:rsidRDefault="001032BC" w:rsidP="001032BC">
      <w:pPr>
        <w:pBdr>
          <w:bottom w:val="single" w:sz="6" w:space="1" w:color="auto"/>
        </w:pBdr>
        <w:rPr>
          <w:rFonts w:ascii="Verdana" w:eastAsia="Calibri" w:hAnsi="Verdana" w:cs="Times New Roman"/>
          <w:b/>
          <w:bCs/>
          <w:kern w:val="0"/>
          <w:sz w:val="6"/>
          <w:szCs w:val="6"/>
          <w:lang w:val="en-US"/>
          <w14:ligatures w14:val="none"/>
        </w:rPr>
      </w:pPr>
    </w:p>
    <w:p w14:paraId="4B50BD75" w14:textId="77777777" w:rsidR="001032BC" w:rsidRPr="00340AB4" w:rsidRDefault="001032BC" w:rsidP="0094629A">
      <w:pPr>
        <w:pBdr>
          <w:bottom w:val="single" w:sz="6" w:space="1" w:color="auto"/>
        </w:pBd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 w:rsidRPr="00340AB4"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EDUCATION</w:t>
      </w:r>
    </w:p>
    <w:p w14:paraId="1040AFCC" w14:textId="77777777" w:rsidR="00AF58E1" w:rsidRDefault="00AF58E1" w:rsidP="0094629A">
      <w:pP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</w:p>
    <w:p w14:paraId="371BD1F9" w14:textId="07A2EBE7" w:rsidR="001032BC" w:rsidRPr="00340AB4" w:rsidRDefault="001032BC" w:rsidP="00A16611">
      <w:pPr>
        <w:spacing w:line="276" w:lineRule="auto"/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Vienna University of Economics and Business (WU)</w:t>
      </w:r>
      <w:r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ab/>
        <w:t xml:space="preserve">         </w:t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ab/>
        <w:t xml:space="preserve">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ab/>
        <w:t xml:space="preserve">        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Sep</w:t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202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4</w:t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–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present</w:t>
      </w:r>
    </w:p>
    <w:p w14:paraId="5F74E2E6" w14:textId="573C063B" w:rsidR="00365D57" w:rsidRDefault="001032BC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Bachelor of Science in</w:t>
      </w:r>
      <w:r w:rsidR="00365D57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Economics and Social Science</w:t>
      </w:r>
      <w:r w:rsidR="005B67E1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, Major in Business Administration</w:t>
      </w:r>
      <w:r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5B67E1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="00365D57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Vienna, Austria</w:t>
      </w:r>
    </w:p>
    <w:p w14:paraId="62DBE10E" w14:textId="11AB87D4" w:rsidR="009A3A5F" w:rsidRDefault="009A3A5F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Ranked </w:t>
      </w:r>
      <w:r w:rsidR="00A176C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1</w:t>
      </w:r>
      <w:r w:rsidR="00A176CA" w:rsidRPr="00A176CA">
        <w:rPr>
          <w:rFonts w:ascii="Arial" w:eastAsia="Calibri" w:hAnsi="Arial" w:cs="Arial"/>
          <w:kern w:val="0"/>
          <w:sz w:val="20"/>
          <w:szCs w:val="20"/>
          <w:vertAlign w:val="superscript"/>
          <w:lang w:val="en-US"/>
          <w14:ligatures w14:val="none"/>
        </w:rPr>
        <w:t>st</w:t>
      </w:r>
      <w:r w:rsidRP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out of 2,958 students </w:t>
      </w:r>
      <w:r w:rsidRP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(GPA: 1.0; with 1.0 being best, 5.0 being worst)</w:t>
      </w:r>
    </w:p>
    <w:p w14:paraId="68D806C3" w14:textId="4E0D978F" w:rsidR="00365D57" w:rsidRPr="00365D57" w:rsidRDefault="005B67E1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Member of WU Top League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(High Potentials Program)</w:t>
      </w:r>
      <w:r w:rsidR="009C7DD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</w:t>
      </w:r>
      <w:r w:rsidR="009C7DD1" w:rsidRPr="009C7DD1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9C7DD1"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a selective program for top-performing students</w:t>
      </w:r>
    </w:p>
    <w:p w14:paraId="401C7D28" w14:textId="45179C1A" w:rsidR="00582673" w:rsidRPr="007A5B0B" w:rsidRDefault="00582673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Awarded Merit-based scholarship 2024/25 </w:t>
      </w:r>
      <w:r w:rsidR="009C7DD1"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in recognition of outstanding academic achievement</w:t>
      </w:r>
    </w:p>
    <w:p w14:paraId="5AF1A1BA" w14:textId="77777777" w:rsidR="00365D57" w:rsidRDefault="00365D57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</w:p>
    <w:p w14:paraId="59B4E31B" w14:textId="65FA1C1F" w:rsidR="001032BC" w:rsidRPr="00340AB4" w:rsidRDefault="00365D57" w:rsidP="00A16611">
      <w:pPr>
        <w:spacing w:line="276" w:lineRule="auto"/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de-AT"/>
          <w14:ligatures w14:val="none"/>
        </w:rPr>
        <w:t>B</w:t>
      </w:r>
      <w:r w:rsidR="00AF58E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de-AT"/>
          <w14:ligatures w14:val="none"/>
        </w:rPr>
        <w:t>G/BRG Kirchengasse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de-AT"/>
          <w14:ligatures w14:val="none"/>
        </w:rPr>
        <w:t>, Gymnasium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  <w:t xml:space="preserve">     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  <w:t xml:space="preserve">  </w:t>
      </w:r>
      <w:r w:rsidR="001032BC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   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 </w:t>
      </w:r>
      <w:r w:rsidR="001032BC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>Sep 201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>5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– Jun 202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>3</w:t>
      </w:r>
    </w:p>
    <w:p w14:paraId="0B796E8F" w14:textId="3257DEE0" w:rsidR="001032BC" w:rsidRDefault="001032BC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Austrian Matura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                     </w:t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 w:rsidR="00E91D9C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Graz</w:t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 Austria</w:t>
      </w:r>
    </w:p>
    <w:p w14:paraId="59361C41" w14:textId="00301651" w:rsidR="00AF58E1" w:rsidRDefault="00AF58E1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GPA: 1.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85</w:t>
      </w:r>
      <w:r w:rsid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 w:rsidR="009A3A5F">
        <w:rPr>
          <w:rFonts w:ascii="Arial" w:eastAsia="Calibri" w:hAnsi="Arial" w:cs="Arial"/>
          <w:kern w:val="0"/>
          <w:sz w:val="20"/>
          <w:szCs w:val="20"/>
          <w14:ligatures w14:val="none"/>
        </w:rPr>
        <w:t>(</w:t>
      </w:r>
      <w:r w:rsidR="009A3A5F" w:rsidRPr="009A3A5F">
        <w:rPr>
          <w:rFonts w:ascii="Arial" w:eastAsia="Calibri" w:hAnsi="Arial" w:cs="Arial"/>
          <w:kern w:val="0"/>
          <w:sz w:val="20"/>
          <w:szCs w:val="20"/>
          <w14:ligatures w14:val="none"/>
        </w:rPr>
        <w:t>with 1.0 being best, 5.0 being worst)</w:t>
      </w:r>
    </w:p>
    <w:p w14:paraId="39A63269" w14:textId="747CC5EB" w:rsidR="00AF58E1" w:rsidRDefault="00AF58E1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Pre-scientific </w:t>
      </w:r>
      <w:r w:rsidR="008508F8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thesis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: </w:t>
      </w:r>
      <w:r w:rsidR="008508F8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Comparison of Fundamental and Technical Analysis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(grade: 1.0</w:t>
      </w:r>
      <w:r w:rsidR="00261D3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 highest distinction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)</w:t>
      </w:r>
    </w:p>
    <w:p w14:paraId="6BA02877" w14:textId="10860687" w:rsidR="009A3A5F" w:rsidRPr="00261D3B" w:rsidRDefault="009C7DD1" w:rsidP="00261D3B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Elected class representative for three consecutive</w:t>
      </w:r>
      <w:r w:rsidR="00A06FE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years </w:t>
      </w:r>
      <w:r w:rsidR="00A06FE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&amp; member of the Math Olympiad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team</w:t>
      </w:r>
    </w:p>
    <w:p w14:paraId="45DB82A1" w14:textId="77777777" w:rsidR="00AF58E1" w:rsidRPr="00AF58E1" w:rsidRDefault="00AF58E1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</w:p>
    <w:p w14:paraId="4C931F11" w14:textId="77777777" w:rsidR="001032BC" w:rsidRPr="002343A4" w:rsidRDefault="001032BC" w:rsidP="00A16611">
      <w:pPr>
        <w:spacing w:line="276" w:lineRule="auto"/>
        <w:rPr>
          <w:rFonts w:ascii="Times New Roman" w:eastAsia="Calibri" w:hAnsi="Times New Roman" w:cs="Times New Roman"/>
          <w:kern w:val="0"/>
          <w:sz w:val="11"/>
          <w:szCs w:val="11"/>
          <w:lang w:val="en-US"/>
          <w14:ligatures w14:val="none"/>
        </w:rPr>
      </w:pPr>
    </w:p>
    <w:p w14:paraId="431BB514" w14:textId="0BD4EC40" w:rsidR="001032BC" w:rsidRPr="00340AB4" w:rsidRDefault="00E91D9C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WORK</w:t>
      </w:r>
      <w:r w:rsidRPr="00340AB4"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 xml:space="preserve"> 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EXPERIENCE</w:t>
      </w:r>
    </w:p>
    <w:p w14:paraId="18FE9B4E" w14:textId="77777777" w:rsidR="001032BC" w:rsidRPr="005514E7" w:rsidRDefault="001032BC" w:rsidP="00A16611">
      <w:pPr>
        <w:spacing w:line="276" w:lineRule="auto"/>
        <w:rPr>
          <w:rFonts w:ascii="Times New Roman" w:eastAsia="Calibri" w:hAnsi="Times New Roman" w:cs="Times New Roman"/>
          <w:i/>
          <w:iCs/>
          <w:kern w:val="0"/>
          <w:sz w:val="4"/>
          <w:szCs w:val="4"/>
          <w:lang w:val="en-US"/>
          <w14:ligatures w14:val="none"/>
        </w:rPr>
      </w:pPr>
    </w:p>
    <w:p w14:paraId="7D014E0C" w14:textId="77777777" w:rsidR="00AF58E1" w:rsidRDefault="00AF58E1" w:rsidP="00A16611">
      <w:pPr>
        <w:spacing w:line="276" w:lineRule="auto"/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</w:p>
    <w:p w14:paraId="1677700E" w14:textId="414F4FD4" w:rsidR="0094629A" w:rsidRDefault="0094629A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del w:id="0" w:author="David Döbele" w:date="2025-09-03T07:38:00Z" w16du:dateUtc="2025-09-03T05:38:00Z">
        <w:r w:rsidRPr="00340AB4" w:rsidDel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delText>Upcoming</w:delText>
        </w:r>
        <w:r w:rsidRPr="00340AB4" w:rsidDel="000526FC">
          <w:rPr>
            <w:rFonts w:ascii="Arial" w:eastAsia="Calibri" w:hAnsi="Arial" w:cs="Arial"/>
            <w:kern w:val="0"/>
            <w:sz w:val="20"/>
            <w:szCs w:val="20"/>
            <w:lang w:val="en-US"/>
            <w14:ligatures w14:val="none"/>
          </w:rPr>
          <w:delText xml:space="preserve">: </w:delText>
        </w:r>
      </w:del>
      <w:r w:rsidR="00AF58E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KPMG Austria GmbH</w:t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ins w:id="1" w:author="David Döbele" w:date="2025-09-03T07:39:00Z" w16du:dateUtc="2025-09-03T05:39:00Z">
        <w:r w:rsidR="000526FC">
          <w:rPr>
            <w:rFonts w:ascii="Arial" w:eastAsia="Calibri" w:hAnsi="Arial" w:cs="Arial"/>
            <w:b/>
            <w:bCs/>
            <w:i/>
            <w:iCs/>
            <w:kern w:val="0"/>
            <w:sz w:val="20"/>
            <w:szCs w:val="20"/>
            <w:lang w:val="en-US"/>
            <w14:ligatures w14:val="none"/>
          </w:rPr>
          <w:tab/>
        </w:r>
        <w:r w:rsidR="000526FC">
          <w:rPr>
            <w:rFonts w:ascii="Arial" w:eastAsia="Calibri" w:hAnsi="Arial" w:cs="Arial"/>
            <w:b/>
            <w:bCs/>
            <w:i/>
            <w:iCs/>
            <w:kern w:val="0"/>
            <w:sz w:val="20"/>
            <w:szCs w:val="20"/>
            <w:lang w:val="en-US"/>
            <w14:ligatures w14:val="none"/>
          </w:rPr>
          <w:tab/>
        </w:r>
      </w:ins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    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Dec</w:t>
      </w:r>
      <w:r w:rsidRPr="0094629A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2025 – 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Feb</w:t>
      </w:r>
      <w:r w:rsidRPr="0094629A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6</w:t>
      </w:r>
    </w:p>
    <w:p w14:paraId="703FDD20" w14:textId="63CCEA45" w:rsidR="00AF58E1" w:rsidRPr="00203FFA" w:rsidRDefault="0094629A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Internship – </w:t>
      </w:r>
      <w:r w:rsidR="00AF58E1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Mergers &amp; Acquisitions</w:t>
      </w:r>
      <w:ins w:id="2" w:author="David Döbele" w:date="2025-09-03T07:39:00Z" w16du:dateUtc="2025-09-03T05:39:00Z">
        <w:r w:rsidR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t xml:space="preserve"> (Incoming, contract already signed)</w:t>
        </w:r>
      </w:ins>
      <w:del w:id="3" w:author="David Döbele" w:date="2025-09-03T07:39:00Z" w16du:dateUtc="2025-09-03T05:39:00Z">
        <w:r w:rsidR="00AF58E1" w:rsidRPr="00203FFA" w:rsidDel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delText xml:space="preserve"> </w:delText>
        </w:r>
      </w:del>
      <w:del w:id="4" w:author="David Döbele" w:date="2025-09-03T07:38:00Z" w16du:dateUtc="2025-09-03T05:38:00Z">
        <w:r w:rsidRPr="00203FFA" w:rsidDel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delText xml:space="preserve"> </w:delText>
        </w:r>
      </w:del>
      <w:del w:id="5" w:author="David Döbele" w:date="2025-09-03T07:39:00Z" w16du:dateUtc="2025-09-03T05:39:00Z">
        <w:r w:rsidR="00AF58E1" w:rsidRPr="00203FFA" w:rsidDel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delText xml:space="preserve">                           </w:delText>
        </w:r>
      </w:del>
      <w:ins w:id="6" w:author="David Döbele" w:date="2025-09-03T07:39:00Z" w16du:dateUtc="2025-09-03T05:39:00Z">
        <w:r w:rsidR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t xml:space="preserve">      </w:t>
        </w:r>
      </w:ins>
      <w:del w:id="7" w:author="David Döbele" w:date="2025-09-03T07:39:00Z" w16du:dateUtc="2025-09-03T05:39:00Z">
        <w:r w:rsidR="00AF58E1" w:rsidRPr="00203FFA" w:rsidDel="000526FC">
          <w:rPr>
            <w:rFonts w:ascii="Arial" w:eastAsia="Calibri" w:hAnsi="Arial" w:cs="Arial"/>
            <w:i/>
            <w:iCs/>
            <w:kern w:val="0"/>
            <w:sz w:val="20"/>
            <w:szCs w:val="20"/>
            <w:lang w:val="en-US"/>
            <w14:ligatures w14:val="none"/>
          </w:rPr>
          <w:delText xml:space="preserve">                                  </w:delText>
        </w:r>
      </w:del>
      <w:r w:rsidR="00AF58E1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                    </w:t>
      </w:r>
      <w:r w:rsidR="00AF58E1"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Vienna, Austria</w:t>
      </w:r>
    </w:p>
    <w:p w14:paraId="14EF6FD7" w14:textId="3BF8D391" w:rsidR="00582673" w:rsidRPr="00203FFA" w:rsidRDefault="009C7DD1" w:rsidP="00A16611">
      <w:pPr>
        <w:pStyle w:val="Listenabsatz"/>
        <w:numPr>
          <w:ilvl w:val="0"/>
          <w:numId w:val="28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kern w:val="0"/>
          <w:sz w:val="20"/>
          <w:szCs w:val="20"/>
          <w14:ligatures w14:val="none"/>
        </w:rPr>
        <w:t>Supporting execution of buy- and sell-side transactions across multiple industries, with exposure to financial modelling, valuation methods and preparation of client materials</w:t>
      </w:r>
    </w:p>
    <w:p w14:paraId="38915973" w14:textId="1C901D64" w:rsidR="001032BC" w:rsidRPr="00BB5D1F" w:rsidRDefault="00BB5D1F" w:rsidP="00BB5D1F">
      <w:pPr>
        <w:pStyle w:val="Listenabsatz"/>
        <w:numPr>
          <w:ilvl w:val="0"/>
          <w:numId w:val="28"/>
        </w:numP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Conducting industry and company research, preparing presentation materials for senior colleagues, and assisting in due diligence processes to support</w:t>
      </w:r>
      <w:r w:rsidR="009C7DD1"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live</w:t>
      </w:r>
      <w:r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transaction execution</w:t>
      </w:r>
      <w:r w:rsidR="0094629A" w:rsidRPr="00BB5D1F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94629A" w:rsidRPr="00BB5D1F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</w:t>
      </w:r>
    </w:p>
    <w:p w14:paraId="2882C4D9" w14:textId="77777777" w:rsidR="00582673" w:rsidRDefault="00582673" w:rsidP="00A16611">
      <w:pPr>
        <w:spacing w:line="276" w:lineRule="auto"/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</w:p>
    <w:p w14:paraId="3B215184" w14:textId="059BCDE6" w:rsidR="001032BC" w:rsidRPr="00340AB4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proofErr w:type="spellStart"/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Kinderfreunde</w:t>
      </w:r>
      <w:proofErr w:type="spellEnd"/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Österreich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         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  <w:t xml:space="preserve"> </w:t>
      </w:r>
      <w:r w:rsidR="001032BC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   </w:t>
      </w:r>
      <w:r w:rsidR="00365D57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 </w:t>
      </w:r>
      <w:r w:rsidR="00B153A2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Sep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3 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–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May</w:t>
      </w:r>
      <w:r w:rsidR="0094629A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4</w:t>
      </w:r>
    </w:p>
    <w:p w14:paraId="08410C66" w14:textId="1F4AF67F" w:rsidR="001032BC" w:rsidRPr="00340AB4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Civil service in public office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365D57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  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</w:t>
      </w:r>
      <w: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="007A5B0B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</w:t>
      </w:r>
      <w: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Graz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 Austria</w:t>
      </w:r>
    </w:p>
    <w:p w14:paraId="0F68761E" w14:textId="13197FEA" w:rsidR="00AF58E1" w:rsidRPr="00582673" w:rsidRDefault="009C7DD1" w:rsidP="00A16611">
      <w:pPr>
        <w:pStyle w:val="Listenabsatz"/>
        <w:numPr>
          <w:ilvl w:val="0"/>
          <w:numId w:val="22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Streamlined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administrative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reporting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processes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in Excel and Word,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enhancing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accessibility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of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internal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data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and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improving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decision-making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efficiency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for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management</w:t>
      </w:r>
      <w:proofErr w:type="spellEnd"/>
    </w:p>
    <w:p w14:paraId="169334D1" w14:textId="3F5B9ED4" w:rsidR="00C37F11" w:rsidRDefault="009C7DD1" w:rsidP="00C37F11">
      <w:pPr>
        <w:pStyle w:val="Listenabsatz"/>
        <w:numPr>
          <w:ilvl w:val="0"/>
          <w:numId w:val="22"/>
        </w:numPr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</w:pPr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Maintained and updated company datasets, ensuring accuracy and consistency in documentation, which contributed to smoother workflows within the administration department</w:t>
      </w:r>
    </w:p>
    <w:p w14:paraId="327BD692" w14:textId="77777777" w:rsidR="00C37F11" w:rsidRPr="00C37F11" w:rsidRDefault="00C37F11" w:rsidP="00C37F11">
      <w:pPr>
        <w:pStyle w:val="Listenabsatz"/>
        <w:ind w:left="360"/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</w:pPr>
    </w:p>
    <w:p w14:paraId="7E771416" w14:textId="285DE0B6" w:rsidR="00546250" w:rsidRPr="00C37F11" w:rsidRDefault="00546250" w:rsidP="00C37F11">
      <w:pPr>
        <w:pStyle w:val="Listenabsatz"/>
        <w:spacing w:line="276" w:lineRule="auto"/>
        <w:ind w:left="360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p w14:paraId="319CA65F" w14:textId="4A999D8C" w:rsidR="001032BC" w:rsidRPr="00365D57" w:rsidRDefault="00365D57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EXTRACURRICULAR ACTIVITIES</w:t>
      </w:r>
    </w:p>
    <w:p w14:paraId="6E363933" w14:textId="77777777" w:rsidR="00AF58E1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</w:p>
    <w:p w14:paraId="61A7695F" w14:textId="361C13F4" w:rsidR="001032BC" w:rsidRPr="00AF58E1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Business &amp; Finance Club Vienna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  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                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="001032BC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    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Sep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4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– present</w:t>
      </w:r>
    </w:p>
    <w:p w14:paraId="6E8239B3" w14:textId="5512B25C" w:rsidR="001032BC" w:rsidRPr="00340AB4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Active Member of the Business &amp; Finance Club</w:t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A06FEF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 </w:t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Vienna, Austria</w:t>
      </w:r>
    </w:p>
    <w:p w14:paraId="37AEC514" w14:textId="7AC97A1A" w:rsidR="00582673" w:rsidRPr="00582673" w:rsidRDefault="009C7DD1" w:rsidP="00A16611">
      <w:pPr>
        <w:pStyle w:val="Listenabsatz"/>
        <w:numPr>
          <w:ilvl w:val="0"/>
          <w:numId w:val="5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Conducted M&amp;A case studies by performing valuation analyses (DCF,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comparables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) and market research, identifying potential buyers and presenting structured findings to teams of 20+ peers</w:t>
      </w:r>
    </w:p>
    <w:p w14:paraId="0336F08E" w14:textId="7808D834" w:rsidR="00582673" w:rsidRPr="00582673" w:rsidRDefault="009C7DD1" w:rsidP="00A16611">
      <w:pPr>
        <w:pStyle w:val="Listenabsatz"/>
        <w:numPr>
          <w:ilvl w:val="0"/>
          <w:numId w:val="5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Collaborated with peers to prepare investment recommendations and simulated pitchbooks, enhancing analytical and presentation skills</w:t>
      </w:r>
    </w:p>
    <w:p w14:paraId="4939369F" w14:textId="5D3D9DD4" w:rsidR="00582673" w:rsidRPr="00B153A2" w:rsidRDefault="00582673" w:rsidP="00A16611">
      <w:pPr>
        <w:pStyle w:val="Listenabsatz"/>
        <w:numPr>
          <w:ilvl w:val="0"/>
          <w:numId w:val="5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582673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Participated in workshops with leading firms (KPMG, DWS, i5invest), strengthening strategic thinking and deal execution skills</w:t>
      </w:r>
    </w:p>
    <w:p w14:paraId="3A513B91" w14:textId="77777777" w:rsidR="00E91D9C" w:rsidRPr="00365D57" w:rsidRDefault="00E91D9C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</w:p>
    <w:p w14:paraId="3E96F57B" w14:textId="37A9C94E" w:rsidR="001032BC" w:rsidRPr="00563A91" w:rsidRDefault="001032BC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ADDITIONAL INFORMATION</w:t>
      </w:r>
    </w:p>
    <w:p w14:paraId="40544879" w14:textId="77777777" w:rsidR="001032BC" w:rsidRPr="005514E7" w:rsidRDefault="001032BC" w:rsidP="00A16611">
      <w:pPr>
        <w:spacing w:line="276" w:lineRule="auto"/>
        <w:rPr>
          <w:rFonts w:ascii="Times New Roman" w:eastAsia="Calibri" w:hAnsi="Times New Roman" w:cs="Times New Roman"/>
          <w:i/>
          <w:iCs/>
          <w:kern w:val="0"/>
          <w:sz w:val="4"/>
          <w:szCs w:val="4"/>
          <w:lang w:val="en-US"/>
          <w14:ligatures w14:val="none"/>
        </w:rPr>
      </w:pPr>
    </w:p>
    <w:p w14:paraId="194950E0" w14:textId="77777777" w:rsidR="00AF58E1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</w:p>
    <w:p w14:paraId="7C6D2D29" w14:textId="14DA95F2" w:rsidR="001032BC" w:rsidRPr="00563A91" w:rsidRDefault="009C7DD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Technical</w:t>
      </w:r>
      <w:r w:rsidR="001032BC" w:rsidRPr="00563A9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Skills: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Proficient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in Microsoft </w:t>
      </w:r>
      <w:r w:rsidR="001032BC"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Excel, PowerPoint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and</w:t>
      </w:r>
      <w:r w:rsidR="001032BC"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Word</w:t>
      </w:r>
    </w:p>
    <w:p w14:paraId="036A6A9F" w14:textId="1832F66A" w:rsidR="001032BC" w:rsidRDefault="001032BC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 w:rsidRPr="00563A9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Languages: </w:t>
      </w:r>
      <w:r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German (native), English (fluent)</w:t>
      </w:r>
    </w:p>
    <w:p w14:paraId="2488F875" w14:textId="74298863" w:rsidR="001032BC" w:rsidRDefault="009C7DD1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Interests</w:t>
      </w:r>
      <w:r w:rsidR="001032BC" w:rsidRPr="00563A9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: </w:t>
      </w:r>
      <w:r w:rsidR="001032BC"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Sports (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soccer,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basketball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,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tennis</w:t>
      </w:r>
      <w:r w:rsidR="001032BC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), 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History &amp;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Geop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o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litics,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Financial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Markets (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equities, 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macro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trends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alternative assets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)</w:t>
      </w:r>
    </w:p>
    <w:p w14:paraId="35B057CD" w14:textId="77777777" w:rsidR="0088339F" w:rsidRPr="001032BC" w:rsidRDefault="0088339F" w:rsidP="00A16611">
      <w:pPr>
        <w:spacing w:line="276" w:lineRule="auto"/>
        <w:rPr>
          <w:lang w:val="en-US"/>
        </w:rPr>
      </w:pPr>
    </w:p>
    <w:sectPr w:rsidR="0088339F" w:rsidRPr="001032BC" w:rsidSect="005B67E1">
      <w:headerReference w:type="default" r:id="rId8"/>
      <w:pgSz w:w="11906" w:h="16838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6FC9" w14:textId="77777777" w:rsidR="00B038ED" w:rsidRDefault="00B038ED">
      <w:r>
        <w:separator/>
      </w:r>
    </w:p>
  </w:endnote>
  <w:endnote w:type="continuationSeparator" w:id="0">
    <w:p w14:paraId="36DD9CC5" w14:textId="77777777" w:rsidR="00B038ED" w:rsidRDefault="00B0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FB4F" w14:textId="77777777" w:rsidR="00B038ED" w:rsidRDefault="00B038ED">
      <w:r>
        <w:separator/>
      </w:r>
    </w:p>
  </w:footnote>
  <w:footnote w:type="continuationSeparator" w:id="0">
    <w:p w14:paraId="0DCD7EAB" w14:textId="77777777" w:rsidR="00B038ED" w:rsidRDefault="00B03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1229" w14:textId="54012D28" w:rsidR="00B23D24" w:rsidRPr="00365D57" w:rsidRDefault="00AF58E1" w:rsidP="00340AB4">
    <w:pPr>
      <w:spacing w:line="264" w:lineRule="auto"/>
      <w:jc w:val="center"/>
      <w:rPr>
        <w:rFonts w:ascii="Arial" w:hAnsi="Arial" w:cs="Arial"/>
        <w:b/>
        <w:sz w:val="22"/>
        <w:szCs w:val="22"/>
        <w:lang w:val="en-US"/>
      </w:rPr>
    </w:pPr>
    <w:r>
      <w:rPr>
        <w:rFonts w:ascii="Arial" w:hAnsi="Arial" w:cs="Arial"/>
        <w:b/>
        <w:sz w:val="22"/>
        <w:szCs w:val="22"/>
        <w:lang w:val="en-US"/>
      </w:rPr>
      <w:t>Alexander Prenner</w:t>
    </w:r>
  </w:p>
  <w:p w14:paraId="77E78415" w14:textId="3B54AD55" w:rsidR="00B23D24" w:rsidRDefault="00AF58E1" w:rsidP="005B67E1">
    <w:pPr>
      <w:spacing w:line="264" w:lineRule="aut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2"/>
        <w:szCs w:val="22"/>
        <w:lang w:val="en-US"/>
      </w:rPr>
      <w:t>alexander.sw.prenner</w:t>
    </w:r>
    <w:r w:rsidR="005B67E1" w:rsidRPr="005B67E1">
      <w:rPr>
        <w:rFonts w:ascii="Arial" w:hAnsi="Arial" w:cs="Arial"/>
        <w:sz w:val="22"/>
        <w:szCs w:val="22"/>
        <w:lang w:val="en-US"/>
      </w:rPr>
      <w:t>@gmail.com</w:t>
    </w:r>
    <w:r w:rsidR="005B67E1">
      <w:rPr>
        <w:rFonts w:ascii="Arial" w:hAnsi="Arial" w:cs="Arial"/>
        <w:sz w:val="22"/>
        <w:szCs w:val="22"/>
        <w:lang w:val="en-US"/>
      </w:rPr>
      <w:t xml:space="preserve"> | </w:t>
    </w:r>
    <w:r w:rsidR="005B67E1">
      <w:rPr>
        <w:rFonts w:ascii="Arial" w:hAnsi="Arial" w:cs="Arial"/>
        <w:sz w:val="20"/>
        <w:szCs w:val="20"/>
      </w:rPr>
      <w:t xml:space="preserve">+ 43 </w:t>
    </w:r>
    <w:r w:rsidR="00365D57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>64</w:t>
    </w:r>
    <w:r w:rsidR="005B67E1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>7811383</w:t>
    </w:r>
  </w:p>
  <w:p w14:paraId="345AC894" w14:textId="77777777" w:rsidR="009A3A5F" w:rsidRDefault="009A3A5F" w:rsidP="005B67E1">
    <w:pPr>
      <w:spacing w:line="264" w:lineRule="auto"/>
      <w:jc w:val="center"/>
      <w:rPr>
        <w:rFonts w:ascii="Arial" w:hAnsi="Arial" w:cs="Arial"/>
        <w:sz w:val="20"/>
        <w:szCs w:val="20"/>
      </w:rPr>
    </w:pPr>
  </w:p>
  <w:p w14:paraId="008F193D" w14:textId="77777777" w:rsidR="009A3A5F" w:rsidRDefault="009A3A5F" w:rsidP="005B67E1">
    <w:pPr>
      <w:spacing w:line="264" w:lineRule="auto"/>
      <w:jc w:val="center"/>
      <w:rPr>
        <w:rFonts w:ascii="Arial" w:hAnsi="Arial" w:cs="Arial"/>
        <w:sz w:val="20"/>
        <w:szCs w:val="20"/>
      </w:rPr>
    </w:pPr>
  </w:p>
  <w:p w14:paraId="01FF6024" w14:textId="77777777" w:rsidR="005B67E1" w:rsidRPr="005B67E1" w:rsidRDefault="005B67E1" w:rsidP="005B67E1">
    <w:pPr>
      <w:spacing w:line="264" w:lineRule="auto"/>
      <w:jc w:val="center"/>
      <w:rPr>
        <w:rFonts w:ascii="Arial" w:hAnsi="Arial" w:cs="Arial"/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B5F"/>
    <w:multiLevelType w:val="hybridMultilevel"/>
    <w:tmpl w:val="3F32DB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D1677"/>
    <w:multiLevelType w:val="hybridMultilevel"/>
    <w:tmpl w:val="ECA8A9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04893"/>
    <w:multiLevelType w:val="hybridMultilevel"/>
    <w:tmpl w:val="A41EBD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EA440A"/>
    <w:multiLevelType w:val="hybridMultilevel"/>
    <w:tmpl w:val="0BE47E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D33DF"/>
    <w:multiLevelType w:val="hybridMultilevel"/>
    <w:tmpl w:val="6F625E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E2845"/>
    <w:multiLevelType w:val="hybridMultilevel"/>
    <w:tmpl w:val="57129F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22A09"/>
    <w:multiLevelType w:val="hybridMultilevel"/>
    <w:tmpl w:val="B69AE85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304D3A"/>
    <w:multiLevelType w:val="hybridMultilevel"/>
    <w:tmpl w:val="420C21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F85988"/>
    <w:multiLevelType w:val="hybridMultilevel"/>
    <w:tmpl w:val="E0E412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A85ACD"/>
    <w:multiLevelType w:val="hybridMultilevel"/>
    <w:tmpl w:val="C69019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AB3C4E"/>
    <w:multiLevelType w:val="hybridMultilevel"/>
    <w:tmpl w:val="F4C030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386068"/>
    <w:multiLevelType w:val="hybridMultilevel"/>
    <w:tmpl w:val="85EAC3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6A6B"/>
    <w:multiLevelType w:val="hybridMultilevel"/>
    <w:tmpl w:val="A2726B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3A7DD3"/>
    <w:multiLevelType w:val="hybridMultilevel"/>
    <w:tmpl w:val="C7FE1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A059FD"/>
    <w:multiLevelType w:val="hybridMultilevel"/>
    <w:tmpl w:val="27CE7E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C977FB"/>
    <w:multiLevelType w:val="hybridMultilevel"/>
    <w:tmpl w:val="510CCE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7241B0"/>
    <w:multiLevelType w:val="hybridMultilevel"/>
    <w:tmpl w:val="65E21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72F18"/>
    <w:multiLevelType w:val="hybridMultilevel"/>
    <w:tmpl w:val="C0B6A53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8E1F13"/>
    <w:multiLevelType w:val="hybridMultilevel"/>
    <w:tmpl w:val="42F420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84379B"/>
    <w:multiLevelType w:val="hybridMultilevel"/>
    <w:tmpl w:val="CC741B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668D3"/>
    <w:multiLevelType w:val="hybridMultilevel"/>
    <w:tmpl w:val="4E707A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4B41EF"/>
    <w:multiLevelType w:val="hybridMultilevel"/>
    <w:tmpl w:val="7D325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F1908"/>
    <w:multiLevelType w:val="hybridMultilevel"/>
    <w:tmpl w:val="1B8A0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D34E8"/>
    <w:multiLevelType w:val="hybridMultilevel"/>
    <w:tmpl w:val="CC5A4C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3E1DD9"/>
    <w:multiLevelType w:val="hybridMultilevel"/>
    <w:tmpl w:val="CE424B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8A7544"/>
    <w:multiLevelType w:val="hybridMultilevel"/>
    <w:tmpl w:val="2570ABC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A65F02"/>
    <w:multiLevelType w:val="hybridMultilevel"/>
    <w:tmpl w:val="2DD0E4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FD34BD"/>
    <w:multiLevelType w:val="hybridMultilevel"/>
    <w:tmpl w:val="BC5825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0225053">
    <w:abstractNumId w:val="16"/>
  </w:num>
  <w:num w:numId="2" w16cid:durableId="386535711">
    <w:abstractNumId w:val="6"/>
  </w:num>
  <w:num w:numId="3" w16cid:durableId="250815610">
    <w:abstractNumId w:val="4"/>
  </w:num>
  <w:num w:numId="4" w16cid:durableId="773325525">
    <w:abstractNumId w:val="18"/>
  </w:num>
  <w:num w:numId="5" w16cid:durableId="1128544232">
    <w:abstractNumId w:val="2"/>
  </w:num>
  <w:num w:numId="6" w16cid:durableId="1606843800">
    <w:abstractNumId w:val="5"/>
  </w:num>
  <w:num w:numId="7" w16cid:durableId="1427262123">
    <w:abstractNumId w:val="15"/>
  </w:num>
  <w:num w:numId="8" w16cid:durableId="1223369412">
    <w:abstractNumId w:val="0"/>
  </w:num>
  <w:num w:numId="9" w16cid:durableId="938485528">
    <w:abstractNumId w:val="27"/>
  </w:num>
  <w:num w:numId="10" w16cid:durableId="1311331158">
    <w:abstractNumId w:val="21"/>
  </w:num>
  <w:num w:numId="11" w16cid:durableId="1708412340">
    <w:abstractNumId w:val="13"/>
  </w:num>
  <w:num w:numId="12" w16cid:durableId="1341851859">
    <w:abstractNumId w:val="11"/>
  </w:num>
  <w:num w:numId="13" w16cid:durableId="71436383">
    <w:abstractNumId w:val="12"/>
  </w:num>
  <w:num w:numId="14" w16cid:durableId="1877498296">
    <w:abstractNumId w:val="10"/>
  </w:num>
  <w:num w:numId="15" w16cid:durableId="1452702329">
    <w:abstractNumId w:val="14"/>
  </w:num>
  <w:num w:numId="16" w16cid:durableId="1513763359">
    <w:abstractNumId w:val="7"/>
  </w:num>
  <w:num w:numId="17" w16cid:durableId="1563251900">
    <w:abstractNumId w:val="24"/>
  </w:num>
  <w:num w:numId="18" w16cid:durableId="1546257543">
    <w:abstractNumId w:val="20"/>
  </w:num>
  <w:num w:numId="19" w16cid:durableId="1797217517">
    <w:abstractNumId w:val="9"/>
  </w:num>
  <w:num w:numId="20" w16cid:durableId="628904518">
    <w:abstractNumId w:val="3"/>
  </w:num>
  <w:num w:numId="21" w16cid:durableId="1601062522">
    <w:abstractNumId w:val="1"/>
  </w:num>
  <w:num w:numId="22" w16cid:durableId="1428193112">
    <w:abstractNumId w:val="8"/>
  </w:num>
  <w:num w:numId="23" w16cid:durableId="183977960">
    <w:abstractNumId w:val="23"/>
  </w:num>
  <w:num w:numId="24" w16cid:durableId="195969393">
    <w:abstractNumId w:val="17"/>
  </w:num>
  <w:num w:numId="25" w16cid:durableId="1325283844">
    <w:abstractNumId w:val="26"/>
  </w:num>
  <w:num w:numId="26" w16cid:durableId="253900228">
    <w:abstractNumId w:val="19"/>
  </w:num>
  <w:num w:numId="27" w16cid:durableId="1028873037">
    <w:abstractNumId w:val="22"/>
  </w:num>
  <w:num w:numId="28" w16cid:durableId="43544077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BC"/>
    <w:rsid w:val="0002047F"/>
    <w:rsid w:val="000526FC"/>
    <w:rsid w:val="000574AD"/>
    <w:rsid w:val="000747E6"/>
    <w:rsid w:val="000E4D32"/>
    <w:rsid w:val="001032BC"/>
    <w:rsid w:val="0010779E"/>
    <w:rsid w:val="00181B02"/>
    <w:rsid w:val="00196DE0"/>
    <w:rsid w:val="001B2804"/>
    <w:rsid w:val="001E62B8"/>
    <w:rsid w:val="001E6F19"/>
    <w:rsid w:val="00202084"/>
    <w:rsid w:val="00203FFA"/>
    <w:rsid w:val="002126C9"/>
    <w:rsid w:val="002173CC"/>
    <w:rsid w:val="002421D0"/>
    <w:rsid w:val="002477A1"/>
    <w:rsid w:val="00261D3B"/>
    <w:rsid w:val="00265C87"/>
    <w:rsid w:val="00270A20"/>
    <w:rsid w:val="00273F91"/>
    <w:rsid w:val="00276423"/>
    <w:rsid w:val="002A3A84"/>
    <w:rsid w:val="002B185D"/>
    <w:rsid w:val="002C7B80"/>
    <w:rsid w:val="002D2FB1"/>
    <w:rsid w:val="002D6909"/>
    <w:rsid w:val="002F6803"/>
    <w:rsid w:val="00302435"/>
    <w:rsid w:val="00313BB3"/>
    <w:rsid w:val="00322274"/>
    <w:rsid w:val="00364760"/>
    <w:rsid w:val="00365D57"/>
    <w:rsid w:val="00367B51"/>
    <w:rsid w:val="00371473"/>
    <w:rsid w:val="003A28AE"/>
    <w:rsid w:val="003B6C9F"/>
    <w:rsid w:val="0043113D"/>
    <w:rsid w:val="00447214"/>
    <w:rsid w:val="00454A8C"/>
    <w:rsid w:val="00477207"/>
    <w:rsid w:val="00491348"/>
    <w:rsid w:val="00491DD2"/>
    <w:rsid w:val="004A6C55"/>
    <w:rsid w:val="004C0FC5"/>
    <w:rsid w:val="004C2318"/>
    <w:rsid w:val="004D06E0"/>
    <w:rsid w:val="00514940"/>
    <w:rsid w:val="005203F0"/>
    <w:rsid w:val="00546250"/>
    <w:rsid w:val="00582673"/>
    <w:rsid w:val="005B67E1"/>
    <w:rsid w:val="005C3EC0"/>
    <w:rsid w:val="005C68D5"/>
    <w:rsid w:val="0062025C"/>
    <w:rsid w:val="00653E21"/>
    <w:rsid w:val="0067013C"/>
    <w:rsid w:val="006951D3"/>
    <w:rsid w:val="006A0A25"/>
    <w:rsid w:val="006D5E53"/>
    <w:rsid w:val="00710687"/>
    <w:rsid w:val="00733620"/>
    <w:rsid w:val="007616AE"/>
    <w:rsid w:val="00762910"/>
    <w:rsid w:val="007657E0"/>
    <w:rsid w:val="007A3367"/>
    <w:rsid w:val="007A5B0B"/>
    <w:rsid w:val="007B67E9"/>
    <w:rsid w:val="007C3E27"/>
    <w:rsid w:val="007F4502"/>
    <w:rsid w:val="00816CB8"/>
    <w:rsid w:val="00826022"/>
    <w:rsid w:val="00834BF4"/>
    <w:rsid w:val="00834E55"/>
    <w:rsid w:val="008406BC"/>
    <w:rsid w:val="008501AA"/>
    <w:rsid w:val="008508F8"/>
    <w:rsid w:val="008675FE"/>
    <w:rsid w:val="0088339F"/>
    <w:rsid w:val="00890FCD"/>
    <w:rsid w:val="00906E2D"/>
    <w:rsid w:val="00921F72"/>
    <w:rsid w:val="009254A7"/>
    <w:rsid w:val="00930741"/>
    <w:rsid w:val="0094629A"/>
    <w:rsid w:val="009A3A5F"/>
    <w:rsid w:val="009C7DD1"/>
    <w:rsid w:val="00A06FEF"/>
    <w:rsid w:val="00A16611"/>
    <w:rsid w:val="00A176CA"/>
    <w:rsid w:val="00A34626"/>
    <w:rsid w:val="00A94532"/>
    <w:rsid w:val="00AA1CC3"/>
    <w:rsid w:val="00AE6346"/>
    <w:rsid w:val="00AF58E1"/>
    <w:rsid w:val="00AF61D3"/>
    <w:rsid w:val="00B038ED"/>
    <w:rsid w:val="00B12C2F"/>
    <w:rsid w:val="00B13387"/>
    <w:rsid w:val="00B153A2"/>
    <w:rsid w:val="00B23D24"/>
    <w:rsid w:val="00B41CCA"/>
    <w:rsid w:val="00B633EA"/>
    <w:rsid w:val="00B86F58"/>
    <w:rsid w:val="00BB5D1F"/>
    <w:rsid w:val="00BD520E"/>
    <w:rsid w:val="00BE64FA"/>
    <w:rsid w:val="00BF2AD3"/>
    <w:rsid w:val="00C069F1"/>
    <w:rsid w:val="00C363DB"/>
    <w:rsid w:val="00C37F11"/>
    <w:rsid w:val="00C47284"/>
    <w:rsid w:val="00C701EF"/>
    <w:rsid w:val="00C72E1F"/>
    <w:rsid w:val="00C9369A"/>
    <w:rsid w:val="00CE1548"/>
    <w:rsid w:val="00CF3F14"/>
    <w:rsid w:val="00CF5DAB"/>
    <w:rsid w:val="00D27848"/>
    <w:rsid w:val="00D41513"/>
    <w:rsid w:val="00D41CE7"/>
    <w:rsid w:val="00D447E1"/>
    <w:rsid w:val="00D54184"/>
    <w:rsid w:val="00D66820"/>
    <w:rsid w:val="00D71E95"/>
    <w:rsid w:val="00D7217F"/>
    <w:rsid w:val="00DD1A02"/>
    <w:rsid w:val="00E14D5D"/>
    <w:rsid w:val="00E23972"/>
    <w:rsid w:val="00E2442B"/>
    <w:rsid w:val="00E26235"/>
    <w:rsid w:val="00E6449C"/>
    <w:rsid w:val="00E664D4"/>
    <w:rsid w:val="00E91D9C"/>
    <w:rsid w:val="00EE2B05"/>
    <w:rsid w:val="00EF18EE"/>
    <w:rsid w:val="00EF3FEF"/>
    <w:rsid w:val="00F15A95"/>
    <w:rsid w:val="00F92F49"/>
    <w:rsid w:val="00FC45AD"/>
    <w:rsid w:val="00FD322C"/>
    <w:rsid w:val="00FE6D6A"/>
    <w:rsid w:val="00FF0981"/>
    <w:rsid w:val="00F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AAAAF"/>
  <w15:chartTrackingRefBased/>
  <w15:docId w15:val="{8374228F-F5FC-024E-81FC-0D4BA85E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32BC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0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3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3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3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3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32B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32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32B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32B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32BC"/>
    <w:rPr>
      <w:rFonts w:eastAsiaTheme="majorEastAsia" w:cstheme="majorBidi"/>
      <w:color w:val="2F5496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32B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32BC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32B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32B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103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32B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3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32B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103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32BC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1032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32B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32BC"/>
    <w:rPr>
      <w:i/>
      <w:iCs/>
      <w:color w:val="2F5496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1032BC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032BC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032BC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1032BC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032BC"/>
    <w:rPr>
      <w:lang w:val="en-GB"/>
    </w:rPr>
  </w:style>
  <w:style w:type="character" w:styleId="Hyperlink">
    <w:name w:val="Hyperlink"/>
    <w:basedOn w:val="Absatz-Standardschriftart"/>
    <w:uiPriority w:val="99"/>
    <w:unhideWhenUsed/>
    <w:rsid w:val="005B67E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B67E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0526F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1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0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D8E9AB-25C7-334D-A967-D07E1E70F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Flechsig</dc:creator>
  <cp:keywords/>
  <dc:description/>
  <cp:lastModifiedBy>David Döbele</cp:lastModifiedBy>
  <cp:revision>5</cp:revision>
  <cp:lastPrinted>2025-07-06T11:45:00Z</cp:lastPrinted>
  <dcterms:created xsi:type="dcterms:W3CDTF">2025-08-31T22:09:00Z</dcterms:created>
  <dcterms:modified xsi:type="dcterms:W3CDTF">2025-09-03T05:39:00Z</dcterms:modified>
</cp:coreProperties>
</file>