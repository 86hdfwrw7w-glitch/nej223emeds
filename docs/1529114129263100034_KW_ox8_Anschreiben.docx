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4DBAE50C" w:rsidR="006D2592" w:rsidRPr="00665FB3" w:rsidRDefault="00F101B2" w:rsidP="008F05FA">
      <w:pPr>
        <w:spacing w:after="0" w:line="240" w:lineRule="auto"/>
        <w:jc w:val="right"/>
        <w:rPr>
          <w:rFonts w:ascii="Georgia" w:hAnsi="Georgia" w:cs="Arial"/>
          <w:sz w:val="20"/>
          <w:szCs w:val="20"/>
        </w:rPr>
      </w:pPr>
      <w:r w:rsidRPr="00665FB3">
        <w:rPr>
          <w:rFonts w:ascii="Georgia" w:hAnsi="Georgia" w:cs="Arial"/>
          <w:sz w:val="20"/>
          <w:szCs w:val="20"/>
        </w:rPr>
        <w:t>Kristian Wuermeling</w:t>
      </w:r>
    </w:p>
    <w:p w14:paraId="2458A2A0" w14:textId="05E62D87" w:rsidR="00857C6F" w:rsidRPr="00665FB3" w:rsidRDefault="00F101B2" w:rsidP="008F05FA">
      <w:pPr>
        <w:spacing w:after="0" w:line="240" w:lineRule="auto"/>
        <w:jc w:val="right"/>
        <w:rPr>
          <w:rFonts w:ascii="Georgia" w:hAnsi="Georgia" w:cs="Arial"/>
          <w:sz w:val="20"/>
          <w:szCs w:val="20"/>
        </w:rPr>
      </w:pPr>
      <w:proofErr w:type="spellStart"/>
      <w:r w:rsidRPr="00665FB3">
        <w:rPr>
          <w:rFonts w:ascii="Georgia" w:hAnsi="Georgia" w:cs="Arial"/>
          <w:sz w:val="20"/>
          <w:szCs w:val="20"/>
        </w:rPr>
        <w:t>Bussardstraße</w:t>
      </w:r>
      <w:proofErr w:type="spellEnd"/>
      <w:r w:rsidRPr="00665FB3">
        <w:rPr>
          <w:rFonts w:ascii="Georgia" w:hAnsi="Georgia" w:cs="Arial"/>
          <w:sz w:val="20"/>
          <w:szCs w:val="20"/>
        </w:rPr>
        <w:t xml:space="preserve"> 11</w:t>
      </w:r>
    </w:p>
    <w:p w14:paraId="451AEE20" w14:textId="55E295C9" w:rsidR="00857C6F" w:rsidRPr="00665FB3" w:rsidRDefault="00F101B2" w:rsidP="008F05FA">
      <w:pPr>
        <w:spacing w:after="0" w:line="240" w:lineRule="auto"/>
        <w:jc w:val="right"/>
        <w:rPr>
          <w:rFonts w:ascii="Georgia" w:hAnsi="Georgia" w:cs="Arial"/>
          <w:sz w:val="20"/>
          <w:szCs w:val="20"/>
        </w:rPr>
      </w:pPr>
      <w:r w:rsidRPr="00665FB3">
        <w:rPr>
          <w:rFonts w:ascii="Georgia" w:hAnsi="Georgia" w:cs="Arial"/>
          <w:sz w:val="20"/>
          <w:szCs w:val="20"/>
        </w:rPr>
        <w:t>85630</w:t>
      </w:r>
      <w:r w:rsidR="00857C6F" w:rsidRPr="00665FB3">
        <w:rPr>
          <w:rFonts w:ascii="Georgia" w:hAnsi="Georgia" w:cs="Arial"/>
          <w:sz w:val="20"/>
          <w:szCs w:val="20"/>
        </w:rPr>
        <w:t xml:space="preserve"> </w:t>
      </w:r>
      <w:r w:rsidRPr="00665FB3">
        <w:rPr>
          <w:rFonts w:ascii="Georgia" w:hAnsi="Georgia" w:cs="Arial"/>
          <w:sz w:val="20"/>
          <w:szCs w:val="20"/>
        </w:rPr>
        <w:t>Neukeferloh</w:t>
      </w:r>
    </w:p>
    <w:p w14:paraId="12BA391A" w14:textId="54340447" w:rsidR="006A7895" w:rsidRPr="00665FB3" w:rsidRDefault="00F101B2" w:rsidP="008F05FA">
      <w:pPr>
        <w:spacing w:after="0" w:line="240" w:lineRule="auto"/>
        <w:jc w:val="right"/>
        <w:rPr>
          <w:rFonts w:ascii="Georgia" w:hAnsi="Georgia" w:cs="Arial"/>
          <w:sz w:val="20"/>
          <w:szCs w:val="20"/>
        </w:rPr>
      </w:pPr>
      <w:r w:rsidRPr="00665FB3">
        <w:rPr>
          <w:rFonts w:ascii="Georgia" w:hAnsi="Georgia" w:cs="Arial"/>
          <w:color w:val="000000"/>
          <w:sz w:val="20"/>
          <w:szCs w:val="20"/>
        </w:rPr>
        <w:t>kristian@wuermeling.com</w:t>
      </w:r>
    </w:p>
    <w:p w14:paraId="07E05C7D" w14:textId="77777777" w:rsidR="00607949" w:rsidRPr="00665FB3" w:rsidRDefault="00607949" w:rsidP="005B0908">
      <w:pPr>
        <w:spacing w:after="0"/>
        <w:rPr>
          <w:rFonts w:ascii="Georgia" w:hAnsi="Georgia" w:cs="Arial"/>
          <w:color w:val="000000"/>
          <w:sz w:val="20"/>
          <w:szCs w:val="20"/>
        </w:rPr>
      </w:pPr>
      <w:r w:rsidRPr="00665FB3">
        <w:rPr>
          <w:rFonts w:ascii="Georgia" w:hAnsi="Georgia" w:cs="Arial"/>
          <w:color w:val="000000"/>
          <w:sz w:val="20"/>
          <w:szCs w:val="20"/>
        </w:rPr>
        <w:t>ox8 Corporate Finance GmbH</w:t>
      </w:r>
    </w:p>
    <w:p w14:paraId="155B6E2E" w14:textId="2FE69212" w:rsidR="006A7895" w:rsidRPr="00665FB3" w:rsidRDefault="00607949" w:rsidP="005B0908">
      <w:pPr>
        <w:spacing w:after="0"/>
        <w:rPr>
          <w:rFonts w:ascii="Georgia" w:hAnsi="Georgia" w:cs="Arial"/>
          <w:color w:val="000000"/>
          <w:sz w:val="20"/>
          <w:szCs w:val="20"/>
        </w:rPr>
      </w:pPr>
      <w:r w:rsidRPr="00665FB3">
        <w:rPr>
          <w:rFonts w:ascii="Georgia" w:hAnsi="Georgia" w:cs="Arial"/>
          <w:color w:val="000000"/>
          <w:sz w:val="20"/>
          <w:szCs w:val="20"/>
        </w:rPr>
        <w:t>Westhafenplatz 1</w:t>
      </w:r>
      <w:r w:rsidR="00670895" w:rsidRPr="00665FB3">
        <w:rPr>
          <w:rFonts w:ascii="Georgia" w:hAnsi="Georgia" w:cs="Arial"/>
          <w:color w:val="000000"/>
          <w:sz w:val="20"/>
          <w:szCs w:val="20"/>
        </w:rPr>
        <w:br/>
      </w:r>
      <w:r w:rsidRPr="00665FB3">
        <w:rPr>
          <w:rFonts w:ascii="Georgia" w:hAnsi="Georgia" w:cs="Arial"/>
          <w:color w:val="000000"/>
          <w:sz w:val="20"/>
          <w:szCs w:val="20"/>
        </w:rPr>
        <w:t>60327</w:t>
      </w:r>
      <w:r w:rsidR="00670895" w:rsidRPr="00665FB3">
        <w:rPr>
          <w:rFonts w:ascii="Georgia" w:hAnsi="Georgia" w:cs="Arial"/>
          <w:color w:val="000000"/>
          <w:sz w:val="20"/>
          <w:szCs w:val="20"/>
        </w:rPr>
        <w:t xml:space="preserve"> </w:t>
      </w:r>
      <w:r w:rsidRPr="00665FB3">
        <w:rPr>
          <w:rFonts w:ascii="Georgia" w:hAnsi="Georgia" w:cs="Arial"/>
          <w:color w:val="000000"/>
          <w:sz w:val="20"/>
          <w:szCs w:val="20"/>
        </w:rPr>
        <w:t>Frankfurt am Main</w:t>
      </w:r>
      <w:r w:rsidR="00E5014A" w:rsidRPr="00665FB3">
        <w:rPr>
          <w:rFonts w:ascii="Georgia" w:hAnsi="Georgia" w:cs="Arial"/>
          <w:color w:val="000000"/>
          <w:sz w:val="20"/>
          <w:szCs w:val="20"/>
        </w:rPr>
        <w:tab/>
        <w:t xml:space="preserve">    </w:t>
      </w:r>
      <w:r w:rsidR="00451E4C" w:rsidRPr="00665FB3">
        <w:rPr>
          <w:rFonts w:ascii="Georgia" w:hAnsi="Georgia" w:cs="Arial"/>
          <w:color w:val="000000"/>
          <w:sz w:val="20"/>
          <w:szCs w:val="20"/>
        </w:rPr>
        <w:tab/>
      </w:r>
      <w:r w:rsidR="00451E4C" w:rsidRPr="00665FB3">
        <w:rPr>
          <w:rFonts w:ascii="Georgia" w:hAnsi="Georgia" w:cs="Arial"/>
          <w:color w:val="000000"/>
          <w:sz w:val="20"/>
          <w:szCs w:val="20"/>
        </w:rPr>
        <w:tab/>
      </w:r>
      <w:r w:rsidR="00451E4C" w:rsidRPr="00665FB3">
        <w:rPr>
          <w:rFonts w:ascii="Georgia" w:hAnsi="Georgia" w:cs="Arial"/>
          <w:color w:val="000000"/>
          <w:sz w:val="20"/>
          <w:szCs w:val="20"/>
        </w:rPr>
        <w:tab/>
      </w:r>
      <w:proofErr w:type="gramStart"/>
      <w:r w:rsidR="006702CD" w:rsidRPr="00665FB3">
        <w:rPr>
          <w:rFonts w:ascii="Georgia" w:hAnsi="Georgia" w:cs="Arial"/>
          <w:color w:val="000000"/>
          <w:sz w:val="20"/>
          <w:szCs w:val="20"/>
        </w:rPr>
        <w:tab/>
        <w:t xml:space="preserve">  </w:t>
      </w:r>
      <w:r w:rsidR="00451E4C" w:rsidRPr="00665FB3">
        <w:rPr>
          <w:rFonts w:ascii="Georgia" w:hAnsi="Georgia" w:cs="Arial"/>
          <w:color w:val="000000"/>
          <w:sz w:val="20"/>
          <w:szCs w:val="20"/>
        </w:rPr>
        <w:tab/>
      </w:r>
      <w:proofErr w:type="gramEnd"/>
      <w:r w:rsidR="0065085E" w:rsidRPr="00665FB3">
        <w:rPr>
          <w:rFonts w:ascii="Georgia" w:hAnsi="Georgia" w:cs="Arial"/>
          <w:color w:val="000000"/>
          <w:sz w:val="20"/>
          <w:szCs w:val="20"/>
        </w:rPr>
        <w:t xml:space="preserve">             </w:t>
      </w:r>
      <w:r w:rsidR="000A02EC" w:rsidRPr="00665FB3">
        <w:rPr>
          <w:rFonts w:ascii="Georgia" w:hAnsi="Georgia" w:cs="Arial"/>
          <w:color w:val="000000"/>
          <w:sz w:val="20"/>
          <w:szCs w:val="20"/>
        </w:rPr>
        <w:tab/>
      </w:r>
      <w:r w:rsidR="0065085E" w:rsidRPr="00665FB3">
        <w:rPr>
          <w:rFonts w:ascii="Georgia" w:hAnsi="Georgia" w:cs="Arial"/>
          <w:color w:val="000000"/>
          <w:sz w:val="20"/>
          <w:szCs w:val="20"/>
        </w:rPr>
        <w:t xml:space="preserve">   </w:t>
      </w:r>
      <w:r w:rsidR="00513A56" w:rsidRPr="00665FB3">
        <w:rPr>
          <w:rFonts w:ascii="Georgia" w:hAnsi="Georgia" w:cs="Arial"/>
          <w:sz w:val="20"/>
          <w:szCs w:val="20"/>
        </w:rPr>
        <w:t>I</w:t>
      </w:r>
      <w:r w:rsidR="00F101B2" w:rsidRPr="00665FB3">
        <w:rPr>
          <w:rFonts w:ascii="Georgia" w:hAnsi="Georgia" w:cs="Arial"/>
          <w:sz w:val="20"/>
          <w:szCs w:val="20"/>
        </w:rPr>
        <w:t>nnsbruck</w:t>
      </w:r>
      <w:r w:rsidR="002D594E" w:rsidRPr="00665FB3">
        <w:rPr>
          <w:rFonts w:ascii="Georgia" w:hAnsi="Georgia" w:cs="Arial"/>
          <w:sz w:val="20"/>
          <w:szCs w:val="20"/>
        </w:rPr>
        <w:t>,</w:t>
      </w:r>
      <w:r w:rsidR="0040197D" w:rsidRPr="00665FB3">
        <w:rPr>
          <w:rFonts w:ascii="Georgia" w:hAnsi="Georgia" w:cs="Arial"/>
          <w:sz w:val="20"/>
          <w:szCs w:val="20"/>
        </w:rPr>
        <w:t xml:space="preserve"> </w:t>
      </w:r>
      <w:r w:rsidRPr="00665FB3">
        <w:rPr>
          <w:rFonts w:ascii="Georgia" w:hAnsi="Georgia" w:cs="Arial"/>
          <w:sz w:val="20"/>
          <w:szCs w:val="20"/>
        </w:rPr>
        <w:t>20</w:t>
      </w:r>
      <w:r w:rsidR="002D594E" w:rsidRPr="00665FB3">
        <w:rPr>
          <w:rFonts w:ascii="Georgia" w:hAnsi="Georgia" w:cs="Arial"/>
          <w:sz w:val="20"/>
          <w:szCs w:val="20"/>
        </w:rPr>
        <w:t>.</w:t>
      </w:r>
      <w:r w:rsidR="00F101B2" w:rsidRPr="00665FB3">
        <w:rPr>
          <w:rFonts w:ascii="Georgia" w:hAnsi="Georgia" w:cs="Arial"/>
          <w:sz w:val="20"/>
          <w:szCs w:val="20"/>
        </w:rPr>
        <w:t>0</w:t>
      </w:r>
      <w:r w:rsidRPr="00665FB3">
        <w:rPr>
          <w:rFonts w:ascii="Georgia" w:hAnsi="Georgia" w:cs="Arial"/>
          <w:sz w:val="20"/>
          <w:szCs w:val="20"/>
        </w:rPr>
        <w:t>7</w:t>
      </w:r>
      <w:r w:rsidR="006A7895" w:rsidRPr="00665FB3">
        <w:rPr>
          <w:rFonts w:ascii="Georgia" w:hAnsi="Georgia" w:cs="Arial"/>
          <w:sz w:val="20"/>
          <w:szCs w:val="20"/>
        </w:rPr>
        <w:t>.</w:t>
      </w:r>
      <w:r w:rsidR="003D5D1E" w:rsidRPr="00665FB3">
        <w:rPr>
          <w:rFonts w:ascii="Georgia" w:hAnsi="Georgia" w:cs="Arial"/>
          <w:sz w:val="20"/>
          <w:szCs w:val="20"/>
        </w:rPr>
        <w:t>20</w:t>
      </w:r>
      <w:r w:rsidR="005065F7" w:rsidRPr="00665FB3">
        <w:rPr>
          <w:rFonts w:ascii="Georgia" w:hAnsi="Georgia" w:cs="Arial"/>
          <w:sz w:val="20"/>
          <w:szCs w:val="20"/>
        </w:rPr>
        <w:t>26</w:t>
      </w:r>
    </w:p>
    <w:p w14:paraId="0731715D" w14:textId="77777777" w:rsidR="001E0088" w:rsidRPr="00665FB3" w:rsidRDefault="001E0088" w:rsidP="008F05FA">
      <w:pPr>
        <w:spacing w:after="0"/>
        <w:jc w:val="right"/>
        <w:rPr>
          <w:rFonts w:ascii="Georgia" w:hAnsi="Georgia" w:cs="Arial"/>
          <w:sz w:val="20"/>
          <w:szCs w:val="20"/>
        </w:rPr>
      </w:pPr>
    </w:p>
    <w:p w14:paraId="3A5BDDA8" w14:textId="731295AA" w:rsidR="004A615C" w:rsidRPr="00665FB3" w:rsidRDefault="0099776A" w:rsidP="00485270">
      <w:pPr>
        <w:rPr>
          <w:rFonts w:ascii="Georgia" w:hAnsi="Georgia" w:cs="Arial"/>
          <w:b/>
          <w:sz w:val="20"/>
          <w:szCs w:val="20"/>
        </w:rPr>
      </w:pPr>
      <w:r w:rsidRPr="00665FB3">
        <w:rPr>
          <w:rFonts w:ascii="Georgia" w:hAnsi="Georgia" w:cs="Arial"/>
          <w:b/>
          <w:sz w:val="20"/>
          <w:szCs w:val="20"/>
        </w:rPr>
        <w:t xml:space="preserve">Bewerbung um ein Praktikum </w:t>
      </w:r>
      <w:r w:rsidR="00607949" w:rsidRPr="00665FB3">
        <w:rPr>
          <w:rFonts w:ascii="Georgia" w:hAnsi="Georgia" w:cs="Arial"/>
          <w:b/>
          <w:sz w:val="20"/>
          <w:szCs w:val="20"/>
        </w:rPr>
        <w:t>im Bereich M&amp;A / Corporate Finance</w:t>
      </w:r>
    </w:p>
    <w:p w14:paraId="7194A4BB" w14:textId="4CB9C4B7" w:rsidR="00CB5815" w:rsidRPr="00665FB3" w:rsidRDefault="00A25529" w:rsidP="00FB6997">
      <w:pPr>
        <w:jc w:val="both"/>
        <w:rPr>
          <w:rFonts w:ascii="Georgia" w:eastAsia="Times New Roman" w:hAnsi="Georgia" w:cs="Arial"/>
          <w:sz w:val="20"/>
          <w:szCs w:val="20"/>
          <w:lang w:eastAsia="de-DE"/>
        </w:rPr>
      </w:pPr>
      <w:r w:rsidRPr="00665FB3">
        <w:rPr>
          <w:rFonts w:ascii="Georgia" w:eastAsia="Times New Roman" w:hAnsi="Georgia" w:cs="Arial"/>
          <w:sz w:val="20"/>
          <w:szCs w:val="20"/>
          <w:lang w:eastAsia="de-DE"/>
        </w:rPr>
        <w:t>Sehr geehrte</w:t>
      </w:r>
      <w:r w:rsidR="006163A4" w:rsidRPr="00665FB3">
        <w:rPr>
          <w:rFonts w:ascii="Georgia" w:eastAsia="Times New Roman" w:hAnsi="Georgia" w:cs="Arial"/>
          <w:sz w:val="20"/>
          <w:szCs w:val="20"/>
          <w:lang w:eastAsia="de-DE"/>
        </w:rPr>
        <w:t xml:space="preserve"> </w:t>
      </w:r>
      <w:r w:rsidR="00182871" w:rsidRPr="00665FB3">
        <w:rPr>
          <w:rFonts w:ascii="Georgia" w:eastAsia="Times New Roman" w:hAnsi="Georgia" w:cs="Arial"/>
          <w:sz w:val="20"/>
          <w:szCs w:val="20"/>
          <w:lang w:eastAsia="de-DE"/>
        </w:rPr>
        <w:t>Damen und Herren</w:t>
      </w:r>
      <w:r w:rsidR="005235A3" w:rsidRPr="00665FB3">
        <w:rPr>
          <w:rFonts w:ascii="Georgia" w:eastAsia="Times New Roman" w:hAnsi="Georgia" w:cs="Arial"/>
          <w:sz w:val="20"/>
          <w:szCs w:val="20"/>
          <w:lang w:eastAsia="de-DE"/>
        </w:rPr>
        <w:t>,</w:t>
      </w:r>
      <w:r w:rsidR="008C1A5B" w:rsidRPr="00665FB3">
        <w:rPr>
          <w:rFonts w:ascii="Georgia" w:eastAsia="Times New Roman" w:hAnsi="Georgia" w:cs="Arial"/>
          <w:sz w:val="20"/>
          <w:szCs w:val="20"/>
          <w:lang w:eastAsia="de-DE"/>
        </w:rPr>
        <w:t xml:space="preserve"> </w:t>
      </w:r>
    </w:p>
    <w:p w14:paraId="04FFF952" w14:textId="057FBCD8" w:rsidR="00937390" w:rsidRPr="00665FB3" w:rsidRDefault="00CB5815" w:rsidP="0063387C">
      <w:pPr>
        <w:jc w:val="both"/>
        <w:rPr>
          <w:rFonts w:ascii="Georgia" w:eastAsia="Times New Roman" w:hAnsi="Georgia" w:cs="Arial"/>
          <w:sz w:val="20"/>
          <w:szCs w:val="20"/>
          <w:lang w:eastAsia="de-DE"/>
        </w:rPr>
      </w:pPr>
      <w:r w:rsidRPr="00665FB3">
        <w:rPr>
          <w:rFonts w:ascii="Georgia" w:eastAsia="Times New Roman" w:hAnsi="Georgia" w:cs="Arial"/>
          <w:sz w:val="20"/>
          <w:szCs w:val="20"/>
          <w:lang w:eastAsia="de-DE"/>
        </w:rPr>
        <w:t xml:space="preserve">die Tätigkeit </w:t>
      </w:r>
      <w:r w:rsidR="006163A4" w:rsidRPr="00665FB3">
        <w:rPr>
          <w:rFonts w:ascii="Georgia" w:eastAsia="Times New Roman" w:hAnsi="Georgia" w:cs="Arial"/>
          <w:sz w:val="20"/>
          <w:szCs w:val="20"/>
          <w:lang w:eastAsia="de-DE"/>
        </w:rPr>
        <w:t>i</w:t>
      </w:r>
      <w:r w:rsidR="007201F5" w:rsidRPr="00665FB3">
        <w:rPr>
          <w:rFonts w:ascii="Georgia" w:eastAsia="Times New Roman" w:hAnsi="Georgia" w:cs="Arial"/>
          <w:sz w:val="20"/>
          <w:szCs w:val="20"/>
          <w:lang w:eastAsia="de-DE"/>
        </w:rPr>
        <w:t xml:space="preserve">m M&amp;A </w:t>
      </w:r>
      <w:r w:rsidR="00431065" w:rsidRPr="00665FB3">
        <w:rPr>
          <w:rFonts w:ascii="Georgia" w:eastAsia="Times New Roman" w:hAnsi="Georgia" w:cs="Arial"/>
          <w:sz w:val="20"/>
          <w:szCs w:val="20"/>
          <w:lang w:eastAsia="de-DE"/>
        </w:rPr>
        <w:t>fasziniert mich durch die Verbindung aus analytischer Arbeit, strategischem Denken und der direkten Mitwirkung an unternehmerischen Transaktionen. Besonders spannend finde ich dabei die Möglichkeit</w:t>
      </w:r>
      <w:r w:rsidR="001B4B4B">
        <w:rPr>
          <w:rFonts w:ascii="Georgia" w:eastAsia="Times New Roman" w:hAnsi="Georgia" w:cs="Arial"/>
          <w:sz w:val="20"/>
          <w:szCs w:val="20"/>
          <w:lang w:eastAsia="de-DE"/>
        </w:rPr>
        <w:t>,</w:t>
      </w:r>
      <w:r w:rsidR="00431065" w:rsidRPr="00665FB3">
        <w:rPr>
          <w:rFonts w:ascii="Georgia" w:eastAsia="Times New Roman" w:hAnsi="Georgia" w:cs="Arial"/>
          <w:sz w:val="20"/>
          <w:szCs w:val="20"/>
          <w:lang w:eastAsia="de-DE"/>
        </w:rPr>
        <w:t xml:space="preserve"> </w:t>
      </w:r>
      <w:r w:rsidR="00480142" w:rsidRPr="00665FB3">
        <w:rPr>
          <w:rFonts w:ascii="Georgia" w:eastAsia="Times New Roman" w:hAnsi="Georgia" w:cs="Arial"/>
          <w:sz w:val="20"/>
          <w:szCs w:val="20"/>
          <w:lang w:eastAsia="de-DE"/>
        </w:rPr>
        <w:t xml:space="preserve">Geschäftsmodelle, Märkte und Finanzkennzahlen strukturiert zu analysieren, um daraus fundierte Entscheidungsgrundlagen für Unternehmensverkäufe, Akquisitionen und Wachstumsfinanzierungen </w:t>
      </w:r>
      <w:r w:rsidR="009B32C4" w:rsidRPr="00665FB3">
        <w:rPr>
          <w:rFonts w:ascii="Georgia" w:eastAsia="Times New Roman" w:hAnsi="Georgia" w:cs="Arial"/>
          <w:sz w:val="20"/>
          <w:szCs w:val="20"/>
          <w:lang w:eastAsia="de-DE"/>
        </w:rPr>
        <w:t>abzuleiten</w:t>
      </w:r>
      <w:r w:rsidR="00480142" w:rsidRPr="00665FB3">
        <w:rPr>
          <w:rFonts w:ascii="Georgia" w:eastAsia="Times New Roman" w:hAnsi="Georgia" w:cs="Arial"/>
          <w:sz w:val="20"/>
          <w:szCs w:val="20"/>
          <w:lang w:eastAsia="de-DE"/>
        </w:rPr>
        <w:t>.</w:t>
      </w:r>
      <w:r w:rsidR="00937390" w:rsidRPr="00665FB3">
        <w:rPr>
          <w:rFonts w:ascii="Georgia" w:eastAsia="Times New Roman" w:hAnsi="Georgia" w:cs="Arial"/>
          <w:sz w:val="20"/>
          <w:szCs w:val="20"/>
          <w:lang w:eastAsia="de-DE"/>
        </w:rPr>
        <w:t xml:space="preserve"> Gleichzeitig begeistert mich auch die Dynamik von M&amp;A-Prozessen, wobei analytische Präzision, unternehmerisches Verständnis und eine enge Zusammenarbeit im Team gleichermaßen gefragt sind.</w:t>
      </w:r>
      <w:r w:rsidR="00480142" w:rsidRPr="00665FB3">
        <w:rPr>
          <w:rFonts w:ascii="Georgia" w:eastAsia="Times New Roman" w:hAnsi="Georgia" w:cs="Arial"/>
          <w:sz w:val="20"/>
          <w:szCs w:val="20"/>
          <w:lang w:eastAsia="de-DE"/>
        </w:rPr>
        <w:t xml:space="preserve"> </w:t>
      </w:r>
      <w:del w:id="0" w:author="David Döbele" w:date="2026-07-21T15:12:00Z" w16du:dateUtc="2026-07-21T13:12:00Z">
        <w:r w:rsidR="00BA3F1F" w:rsidRPr="00665FB3" w:rsidDel="005D5C74">
          <w:rPr>
            <w:rFonts w:ascii="Georgia" w:eastAsia="Times New Roman" w:hAnsi="Georgia" w:cs="Arial"/>
            <w:sz w:val="20"/>
            <w:szCs w:val="20"/>
            <w:lang w:eastAsia="de-DE"/>
          </w:rPr>
          <w:delText>Vor diesem Hintergrund</w:delText>
        </w:r>
      </w:del>
      <w:ins w:id="1" w:author="David Döbele" w:date="2026-07-21T15:12:00Z" w16du:dateUtc="2026-07-21T13:12:00Z">
        <w:r w:rsidR="005D5C74">
          <w:rPr>
            <w:rFonts w:ascii="Georgia" w:eastAsia="Times New Roman" w:hAnsi="Georgia" w:cs="Arial"/>
            <w:sz w:val="20"/>
            <w:szCs w:val="20"/>
            <w:lang w:eastAsia="de-DE"/>
          </w:rPr>
          <w:t>Nachdem ich bisher primär klassische Management-Beratungs-Praktika gesammelt habe,</w:t>
        </w:r>
      </w:ins>
      <w:r w:rsidR="00951A95" w:rsidRPr="00665FB3">
        <w:rPr>
          <w:rFonts w:ascii="Georgia" w:eastAsia="Times New Roman" w:hAnsi="Georgia" w:cs="Arial"/>
          <w:sz w:val="20"/>
          <w:szCs w:val="20"/>
          <w:lang w:eastAsia="de-DE"/>
        </w:rPr>
        <w:t xml:space="preserve"> </w:t>
      </w:r>
      <w:r w:rsidR="00937390" w:rsidRPr="00665FB3">
        <w:rPr>
          <w:rFonts w:ascii="Georgia" w:eastAsia="Times New Roman" w:hAnsi="Georgia" w:cs="Arial"/>
          <w:sz w:val="20"/>
          <w:szCs w:val="20"/>
          <w:lang w:eastAsia="de-DE"/>
        </w:rPr>
        <w:t>möchte ich mein Wissen ab März 2027 äußerst gerne durch ein dreimonatiges Praktikum bei Ihnen im Bereich M&amp;A / Corporate Finance anwenden und meine Fähigkeiten weiterentwickeln</w:t>
      </w:r>
      <w:ins w:id="2" w:author="David Döbele" w:date="2026-07-21T15:12:00Z" w16du:dateUtc="2026-07-21T13:12:00Z">
        <w:r w:rsidR="005D5C74">
          <w:rPr>
            <w:rFonts w:ascii="Georgia" w:eastAsia="Times New Roman" w:hAnsi="Georgia" w:cs="Arial"/>
            <w:sz w:val="20"/>
            <w:szCs w:val="20"/>
            <w:lang w:eastAsia="de-DE"/>
          </w:rPr>
          <w:t>.</w:t>
        </w:r>
      </w:ins>
    </w:p>
    <w:p w14:paraId="4D2A5EDF" w14:textId="55E5BF35" w:rsidR="002B17EE" w:rsidRPr="00665FB3" w:rsidRDefault="002B17EE" w:rsidP="0063387C">
      <w:pPr>
        <w:jc w:val="both"/>
        <w:rPr>
          <w:rFonts w:ascii="Georgia" w:hAnsi="Georgia" w:cs="Arial"/>
          <w:sz w:val="20"/>
          <w:szCs w:val="20"/>
        </w:rPr>
      </w:pPr>
      <w:r w:rsidRPr="00665FB3">
        <w:rPr>
          <w:rFonts w:ascii="Georgia" w:hAnsi="Georgia" w:cs="Arial"/>
          <w:sz w:val="20"/>
          <w:szCs w:val="20"/>
        </w:rPr>
        <w:t xml:space="preserve">Derzeit studiere ich Internationale Wirtschaftswissenschaften an der Universität Innsbruck mit den Schwerpunkten Finance und Unternehmensführung. Parallel dazu studiere ich Politikwissenschaft im Bachelor mit Fokus auf internationale Beziehungen. </w:t>
      </w:r>
      <w:r w:rsidR="00E61D2B" w:rsidRPr="00665FB3">
        <w:rPr>
          <w:rFonts w:ascii="Georgia" w:hAnsi="Georgia" w:cs="Arial"/>
          <w:sz w:val="20"/>
          <w:szCs w:val="20"/>
        </w:rPr>
        <w:t xml:space="preserve">Die Kombination dieser beiden Studiengänge ermöglicht mir ein fundiertes Verständnis betriebswirtschaftlicher Fragestellungen sowie deren Einordnung in wirtschaftspolitische und internationale Zusammenhänge. </w:t>
      </w:r>
      <w:r w:rsidR="00FB6997" w:rsidRPr="00665FB3">
        <w:rPr>
          <w:rFonts w:ascii="Georgia" w:hAnsi="Georgia" w:cs="Arial"/>
          <w:sz w:val="20"/>
          <w:szCs w:val="20"/>
        </w:rPr>
        <w:t xml:space="preserve">Beide Studiengänge werde ich voraussichtlich im Juli 2026 abschließen. </w:t>
      </w:r>
      <w:r w:rsidRPr="00665FB3">
        <w:rPr>
          <w:rFonts w:ascii="Georgia" w:hAnsi="Georgia" w:cs="Arial"/>
          <w:sz w:val="20"/>
          <w:szCs w:val="20"/>
        </w:rPr>
        <w:t xml:space="preserve">Praktische Erfahrungen im </w:t>
      </w:r>
      <w:r w:rsidR="004D381E" w:rsidRPr="00665FB3">
        <w:rPr>
          <w:rFonts w:ascii="Georgia" w:hAnsi="Georgia" w:cs="Arial"/>
          <w:sz w:val="20"/>
          <w:szCs w:val="20"/>
        </w:rPr>
        <w:t>analytischen Arbeiten</w:t>
      </w:r>
      <w:r w:rsidRPr="00665FB3">
        <w:rPr>
          <w:rFonts w:ascii="Georgia" w:hAnsi="Georgia" w:cs="Arial"/>
          <w:sz w:val="20"/>
          <w:szCs w:val="20"/>
        </w:rPr>
        <w:t xml:space="preserve"> konnte ich bereits während eines Praktikums bei </w:t>
      </w:r>
      <w:r w:rsidR="009B32C4" w:rsidRPr="00665FB3">
        <w:rPr>
          <w:rFonts w:ascii="Georgia" w:hAnsi="Georgia" w:cs="Arial"/>
          <w:sz w:val="20"/>
          <w:szCs w:val="20"/>
        </w:rPr>
        <w:t>ANXO Management Consulting</w:t>
      </w:r>
      <w:r w:rsidRPr="00665FB3">
        <w:rPr>
          <w:rFonts w:ascii="Georgia" w:hAnsi="Georgia" w:cs="Arial"/>
          <w:sz w:val="20"/>
          <w:szCs w:val="20"/>
        </w:rPr>
        <w:t xml:space="preserve"> sammeln, </w:t>
      </w:r>
      <w:r w:rsidR="003E7E36" w:rsidRPr="00665FB3">
        <w:rPr>
          <w:rFonts w:ascii="Georgia" w:hAnsi="Georgia" w:cs="Arial"/>
          <w:sz w:val="20"/>
          <w:szCs w:val="20"/>
        </w:rPr>
        <w:t>wo ich Markt-</w:t>
      </w:r>
      <w:r w:rsidR="001B4B4B">
        <w:rPr>
          <w:rFonts w:ascii="Georgia" w:hAnsi="Georgia" w:cs="Arial"/>
          <w:sz w:val="20"/>
          <w:szCs w:val="20"/>
        </w:rPr>
        <w:t>, Wettbewerbs-</w:t>
      </w:r>
      <w:r w:rsidR="003E7E36" w:rsidRPr="00665FB3">
        <w:rPr>
          <w:rFonts w:ascii="Georgia" w:hAnsi="Georgia" w:cs="Arial"/>
          <w:sz w:val="20"/>
          <w:szCs w:val="20"/>
        </w:rPr>
        <w:t xml:space="preserve"> und Unternehmensanalysen durchführte</w:t>
      </w:r>
      <w:r w:rsidR="00A1617F" w:rsidRPr="00665FB3">
        <w:rPr>
          <w:rFonts w:ascii="Georgia" w:hAnsi="Georgia" w:cs="Arial"/>
          <w:sz w:val="20"/>
          <w:szCs w:val="20"/>
        </w:rPr>
        <w:t xml:space="preserve"> </w:t>
      </w:r>
      <w:r w:rsidR="003E7E36" w:rsidRPr="00665FB3">
        <w:rPr>
          <w:rFonts w:ascii="Georgia" w:hAnsi="Georgia" w:cs="Arial"/>
          <w:sz w:val="20"/>
          <w:szCs w:val="20"/>
        </w:rPr>
        <w:t>sowie Studien auswertete und Rechercheergebnisse aufbereitete</w:t>
      </w:r>
      <w:r w:rsidR="0005446C" w:rsidRPr="00665FB3">
        <w:rPr>
          <w:rFonts w:ascii="Georgia" w:hAnsi="Georgia" w:cs="Arial"/>
          <w:sz w:val="20"/>
          <w:szCs w:val="20"/>
        </w:rPr>
        <w:t xml:space="preserve">. </w:t>
      </w:r>
      <w:r w:rsidR="009525F4" w:rsidRPr="00665FB3">
        <w:rPr>
          <w:rFonts w:ascii="Georgia" w:hAnsi="Georgia" w:cs="Arial"/>
          <w:sz w:val="20"/>
          <w:szCs w:val="20"/>
        </w:rPr>
        <w:t>Ergänzend arbeite ich derzeit als studentischer Mitarbeiter am Institut für Politikwissenschaft der Universität Innsbruck in Forschungsprojekten im Bereich Trade Policy und unterstütze Professoren bei Datenanalyse</w:t>
      </w:r>
      <w:r w:rsidR="005E426C" w:rsidRPr="00665FB3">
        <w:rPr>
          <w:rFonts w:ascii="Georgia" w:hAnsi="Georgia" w:cs="Arial"/>
          <w:sz w:val="20"/>
          <w:szCs w:val="20"/>
        </w:rPr>
        <w:t>n sowie bei</w:t>
      </w:r>
      <w:r w:rsidR="009525F4" w:rsidRPr="00665FB3">
        <w:rPr>
          <w:rFonts w:ascii="Georgia" w:hAnsi="Georgia" w:cs="Arial"/>
          <w:sz w:val="20"/>
          <w:szCs w:val="20"/>
        </w:rPr>
        <w:t xml:space="preserve"> Recherchearbeiten</w:t>
      </w:r>
      <w:r w:rsidR="00616938" w:rsidRPr="00665FB3">
        <w:rPr>
          <w:rFonts w:ascii="Georgia" w:hAnsi="Georgia" w:cs="Arial"/>
          <w:sz w:val="20"/>
          <w:szCs w:val="20"/>
        </w:rPr>
        <w:t>, wodurch ich bereits erste Einblicke in die Umsetzung von Projektergebnissen gewinnen konnte</w:t>
      </w:r>
      <w:r w:rsidR="009525F4" w:rsidRPr="00665FB3">
        <w:rPr>
          <w:rFonts w:ascii="Georgia" w:hAnsi="Georgia" w:cs="Arial"/>
          <w:sz w:val="20"/>
          <w:szCs w:val="20"/>
        </w:rPr>
        <w:t xml:space="preserve">. Neben meinem Studium engagiere ich mich sehr stark im universitären Umfeld. Als Vorsitzender der Studienvertretung Internationale Wirtschaftswissenschaften vertrete ich die Interessen von rund 1.000 Studierenden in universitären Gremien und organisiere Veranstaltungen zur akademischen Weiterbildung. Darüber hinaus habe ich mich in studentischen Projekten wie Formula Student engagiert und die Teams in den Bereichen Finance und Business </w:t>
      </w:r>
      <w:proofErr w:type="spellStart"/>
      <w:r w:rsidR="009525F4" w:rsidRPr="00665FB3">
        <w:rPr>
          <w:rFonts w:ascii="Georgia" w:hAnsi="Georgia" w:cs="Arial"/>
          <w:sz w:val="20"/>
          <w:szCs w:val="20"/>
        </w:rPr>
        <w:t>Operations</w:t>
      </w:r>
      <w:proofErr w:type="spellEnd"/>
      <w:r w:rsidR="002C4B08" w:rsidRPr="00665FB3">
        <w:rPr>
          <w:rFonts w:ascii="Georgia" w:hAnsi="Georgia" w:cs="Arial"/>
          <w:sz w:val="20"/>
          <w:szCs w:val="20"/>
        </w:rPr>
        <w:t xml:space="preserve"> unterstützt. Dadurch</w:t>
      </w:r>
      <w:r w:rsidR="009525F4" w:rsidRPr="00665FB3">
        <w:rPr>
          <w:rFonts w:ascii="Georgia" w:hAnsi="Georgia" w:cs="Arial"/>
          <w:sz w:val="20"/>
          <w:szCs w:val="20"/>
        </w:rPr>
        <w:t xml:space="preserve"> </w:t>
      </w:r>
      <w:r w:rsidR="002C4B08" w:rsidRPr="00665FB3">
        <w:rPr>
          <w:rFonts w:ascii="Georgia" w:hAnsi="Georgia" w:cs="Arial"/>
          <w:sz w:val="20"/>
          <w:szCs w:val="20"/>
        </w:rPr>
        <w:t>konnte</w:t>
      </w:r>
      <w:r w:rsidR="009525F4" w:rsidRPr="00665FB3">
        <w:rPr>
          <w:rFonts w:ascii="Georgia" w:hAnsi="Georgia" w:cs="Arial"/>
          <w:sz w:val="20"/>
          <w:szCs w:val="20"/>
        </w:rPr>
        <w:t xml:space="preserve"> ich weitere Erfahrungen in der Teamarbeit, Organisation und Projektarbeit sammeln.</w:t>
      </w:r>
      <w:r w:rsidR="007201F5" w:rsidRPr="00665FB3">
        <w:rPr>
          <w:rFonts w:ascii="Georgia" w:hAnsi="Georgia" w:cs="Arial"/>
          <w:sz w:val="20"/>
          <w:szCs w:val="20"/>
        </w:rPr>
        <w:t xml:space="preserve"> </w:t>
      </w:r>
      <w:r w:rsidR="009B32C4" w:rsidRPr="00665FB3">
        <w:rPr>
          <w:rFonts w:ascii="Georgia" w:hAnsi="Georgia" w:cs="Arial"/>
          <w:sz w:val="20"/>
          <w:szCs w:val="20"/>
        </w:rPr>
        <w:t xml:space="preserve">Ergänzend werde ich </w:t>
      </w:r>
      <w:r w:rsidR="001B4B4B">
        <w:rPr>
          <w:rFonts w:ascii="Georgia" w:hAnsi="Georgia" w:cs="Arial"/>
          <w:sz w:val="20"/>
          <w:szCs w:val="20"/>
        </w:rPr>
        <w:t>a</w:t>
      </w:r>
      <w:r w:rsidR="007201F5" w:rsidRPr="00665FB3">
        <w:rPr>
          <w:rFonts w:ascii="Georgia" w:hAnsi="Georgia" w:cs="Arial"/>
          <w:sz w:val="20"/>
          <w:szCs w:val="20"/>
        </w:rPr>
        <w:t>b Oktober 2026</w:t>
      </w:r>
      <w:r w:rsidR="009B32C4" w:rsidRPr="00665FB3">
        <w:rPr>
          <w:rFonts w:ascii="Georgia" w:hAnsi="Georgia" w:cs="Arial"/>
          <w:sz w:val="20"/>
          <w:szCs w:val="20"/>
        </w:rPr>
        <w:t xml:space="preserve"> ein </w:t>
      </w:r>
      <w:r w:rsidR="007201F5" w:rsidRPr="00665FB3">
        <w:rPr>
          <w:rFonts w:ascii="Georgia" w:hAnsi="Georgia" w:cs="Arial"/>
          <w:sz w:val="20"/>
          <w:szCs w:val="20"/>
        </w:rPr>
        <w:t>Praktikum bei Brockmann &amp; Büchner absolvieren und dort Beratungsprojekte durch Datenanalysen, Analysemodelle sowie die Erstellung entscheidungsrelevanter Projektunterlagen unterstützen.</w:t>
      </w:r>
      <w:r w:rsidR="009525F4" w:rsidRPr="00665FB3">
        <w:rPr>
          <w:rFonts w:ascii="Georgia" w:hAnsi="Georgia" w:cs="Arial"/>
          <w:sz w:val="20"/>
          <w:szCs w:val="20"/>
        </w:rPr>
        <w:t xml:space="preserve"> </w:t>
      </w:r>
    </w:p>
    <w:p w14:paraId="0A35A7F3" w14:textId="6B967CA2" w:rsidR="000D71AF" w:rsidRPr="00665FB3" w:rsidRDefault="00A76F83" w:rsidP="00CA7CAC">
      <w:pPr>
        <w:jc w:val="both"/>
        <w:rPr>
          <w:rFonts w:ascii="Georgia" w:hAnsi="Georgia" w:cs="Arial"/>
          <w:sz w:val="20"/>
          <w:szCs w:val="20"/>
        </w:rPr>
      </w:pPr>
      <w:r w:rsidRPr="00665FB3">
        <w:rPr>
          <w:rFonts w:ascii="Georgia" w:hAnsi="Georgia" w:cs="Arial"/>
          <w:sz w:val="20"/>
          <w:szCs w:val="20"/>
        </w:rPr>
        <w:t>Ox8 Corporate Finance</w:t>
      </w:r>
      <w:r w:rsidR="004D381E" w:rsidRPr="00665FB3">
        <w:rPr>
          <w:rFonts w:ascii="Georgia" w:hAnsi="Georgia" w:cs="Arial"/>
          <w:sz w:val="20"/>
          <w:szCs w:val="20"/>
        </w:rPr>
        <w:t xml:space="preserve"> </w:t>
      </w:r>
      <w:r w:rsidR="00766361" w:rsidRPr="00665FB3">
        <w:rPr>
          <w:rFonts w:ascii="Georgia" w:hAnsi="Georgia" w:cs="Arial"/>
          <w:sz w:val="20"/>
          <w:szCs w:val="20"/>
        </w:rPr>
        <w:t>stellt für mich die ideale Adresse für dieses Praktikum dar</w:t>
      </w:r>
      <w:r w:rsidR="0042072F" w:rsidRPr="00665FB3">
        <w:rPr>
          <w:rFonts w:ascii="Georgia" w:hAnsi="Georgia" w:cs="Arial"/>
          <w:sz w:val="20"/>
          <w:szCs w:val="20"/>
        </w:rPr>
        <w:t>.</w:t>
      </w:r>
      <w:r w:rsidR="00CD1FF9" w:rsidRPr="00665FB3">
        <w:rPr>
          <w:rFonts w:ascii="Georgia" w:hAnsi="Georgia" w:cs="Arial"/>
          <w:sz w:val="20"/>
          <w:szCs w:val="20"/>
        </w:rPr>
        <w:t xml:space="preserve"> </w:t>
      </w:r>
      <w:r w:rsidRPr="00665FB3">
        <w:rPr>
          <w:rFonts w:ascii="Georgia" w:hAnsi="Georgia" w:cs="Arial"/>
          <w:sz w:val="20"/>
          <w:szCs w:val="20"/>
        </w:rPr>
        <w:t xml:space="preserve">Besonders überzeugt mich Ihr unternehmerischer Boutique-Ansatz, welcher analytische Präzision mit einer partnerschaftlichen Beratung auf Augenhöhe verbindet. Dass </w:t>
      </w:r>
      <w:r w:rsidR="001B4B4B">
        <w:rPr>
          <w:rFonts w:ascii="Georgia" w:hAnsi="Georgia" w:cs="Arial"/>
          <w:sz w:val="20"/>
          <w:szCs w:val="20"/>
        </w:rPr>
        <w:t>S</w:t>
      </w:r>
      <w:r w:rsidRPr="00665FB3">
        <w:rPr>
          <w:rFonts w:ascii="Georgia" w:hAnsi="Georgia" w:cs="Arial"/>
          <w:sz w:val="20"/>
          <w:szCs w:val="20"/>
        </w:rPr>
        <w:t xml:space="preserve">ie sich bewusst auf eine begrenzte Anzahl von Mandaten konzentrieren, um höchste Beratungsqualität und eine enge Begleitung Ihrer Kunden sicherzustellen, </w:t>
      </w:r>
      <w:r w:rsidR="009B32C4" w:rsidRPr="00665FB3">
        <w:rPr>
          <w:rFonts w:ascii="Georgia" w:hAnsi="Georgia" w:cs="Arial"/>
          <w:sz w:val="20"/>
          <w:szCs w:val="20"/>
        </w:rPr>
        <w:t>unterstreicht für mich</w:t>
      </w:r>
      <w:r w:rsidRPr="00665FB3">
        <w:rPr>
          <w:rFonts w:ascii="Georgia" w:hAnsi="Georgia" w:cs="Arial"/>
          <w:sz w:val="20"/>
          <w:szCs w:val="20"/>
        </w:rPr>
        <w:t xml:space="preserve"> Ihren kompromisslosen Qualitätsanspruch. Ebenso reizt mich Ihr Fokus auf innovative und skalierbare Unternehmen in zukunftsorientierten Branchen, wie Software &amp; Technology, B2B Services oder Energy &amp; </w:t>
      </w:r>
      <w:proofErr w:type="spellStart"/>
      <w:r w:rsidRPr="00665FB3">
        <w:rPr>
          <w:rFonts w:ascii="Georgia" w:hAnsi="Georgia" w:cs="Arial"/>
          <w:sz w:val="20"/>
          <w:szCs w:val="20"/>
        </w:rPr>
        <w:t>Sustainability</w:t>
      </w:r>
      <w:proofErr w:type="spellEnd"/>
      <w:r w:rsidRPr="00665FB3">
        <w:rPr>
          <w:rFonts w:ascii="Georgia" w:hAnsi="Georgia" w:cs="Arial"/>
          <w:sz w:val="20"/>
          <w:szCs w:val="20"/>
        </w:rPr>
        <w:t>.</w:t>
      </w:r>
      <w:r w:rsidR="00BE7127" w:rsidRPr="00665FB3">
        <w:rPr>
          <w:rFonts w:ascii="Georgia" w:hAnsi="Georgia" w:cs="Arial"/>
          <w:sz w:val="20"/>
          <w:szCs w:val="20"/>
        </w:rPr>
        <w:t xml:space="preserve"> </w:t>
      </w:r>
      <w:r w:rsidR="009B32C4" w:rsidRPr="00665FB3">
        <w:rPr>
          <w:rFonts w:ascii="Georgia" w:hAnsi="Georgia" w:cs="Arial"/>
          <w:sz w:val="20"/>
          <w:szCs w:val="20"/>
        </w:rPr>
        <w:t>Transaktionen</w:t>
      </w:r>
      <w:r w:rsidR="00BE7127" w:rsidRPr="00665FB3">
        <w:rPr>
          <w:rFonts w:ascii="Georgia" w:hAnsi="Georgia" w:cs="Arial"/>
          <w:sz w:val="20"/>
          <w:szCs w:val="20"/>
        </w:rPr>
        <w:t xml:space="preserve"> wie die Beratung der Integral GmbH bei der Übernahme von </w:t>
      </w:r>
      <w:proofErr w:type="spellStart"/>
      <w:r w:rsidR="00BE7127" w:rsidRPr="00665FB3">
        <w:rPr>
          <w:rFonts w:ascii="Georgia" w:hAnsi="Georgia" w:cs="Arial"/>
          <w:sz w:val="20"/>
          <w:szCs w:val="20"/>
        </w:rPr>
        <w:t>Cleverlohn</w:t>
      </w:r>
      <w:proofErr w:type="spellEnd"/>
      <w:r w:rsidR="00BE7127" w:rsidRPr="00665FB3">
        <w:rPr>
          <w:rFonts w:ascii="Georgia" w:hAnsi="Georgia" w:cs="Arial"/>
          <w:sz w:val="20"/>
          <w:szCs w:val="20"/>
        </w:rPr>
        <w:t xml:space="preserve"> verdeutlich</w:t>
      </w:r>
      <w:r w:rsidR="001B4B4B">
        <w:rPr>
          <w:rFonts w:ascii="Georgia" w:hAnsi="Georgia" w:cs="Arial"/>
          <w:sz w:val="20"/>
          <w:szCs w:val="20"/>
        </w:rPr>
        <w:t>en,</w:t>
      </w:r>
      <w:r w:rsidR="00BE7127" w:rsidRPr="00665FB3">
        <w:rPr>
          <w:rFonts w:ascii="Georgia" w:hAnsi="Georgia" w:cs="Arial"/>
          <w:sz w:val="20"/>
          <w:szCs w:val="20"/>
        </w:rPr>
        <w:t xml:space="preserve"> </w:t>
      </w:r>
      <w:r w:rsidR="009B32C4" w:rsidRPr="00665FB3">
        <w:rPr>
          <w:rFonts w:ascii="Georgia" w:hAnsi="Georgia" w:cs="Arial"/>
          <w:sz w:val="20"/>
          <w:szCs w:val="20"/>
        </w:rPr>
        <w:t>wie Sie</w:t>
      </w:r>
      <w:r w:rsidR="00BE7127" w:rsidRPr="00665FB3">
        <w:rPr>
          <w:rFonts w:ascii="Georgia" w:hAnsi="Georgia" w:cs="Arial"/>
          <w:sz w:val="20"/>
          <w:szCs w:val="20"/>
        </w:rPr>
        <w:t xml:space="preserve"> anspruchsvolle M&amp;A-Prozesse mit strategischem Weitbli</w:t>
      </w:r>
      <w:r w:rsidR="00CA7CAC" w:rsidRPr="00665FB3">
        <w:rPr>
          <w:rFonts w:ascii="Georgia" w:hAnsi="Georgia" w:cs="Arial"/>
          <w:sz w:val="20"/>
          <w:szCs w:val="20"/>
        </w:rPr>
        <w:t>ck und operativer Exzellenz begleite</w:t>
      </w:r>
      <w:r w:rsidR="001B4B4B">
        <w:rPr>
          <w:rFonts w:ascii="Georgia" w:hAnsi="Georgia" w:cs="Arial"/>
          <w:sz w:val="20"/>
          <w:szCs w:val="20"/>
        </w:rPr>
        <w:t>n</w:t>
      </w:r>
      <w:r w:rsidR="00CA7CAC" w:rsidRPr="00665FB3">
        <w:rPr>
          <w:rFonts w:ascii="Georgia" w:hAnsi="Georgia" w:cs="Arial"/>
          <w:sz w:val="20"/>
          <w:szCs w:val="20"/>
        </w:rPr>
        <w:t>. Die Möglichkeit, bereits als Praktikant an Live-Transaktionen mitzuwirken, Unternehmensbewertungen und Financial Models zu erstellen sowie den gesamten Transaktionsprozess kennenzulernen, zeigt für mich warum 0x8 der ideale Ort ist</w:t>
      </w:r>
      <w:r w:rsidR="00D11BCE" w:rsidRPr="00665FB3">
        <w:rPr>
          <w:rFonts w:ascii="Georgia" w:hAnsi="Georgia" w:cs="Arial"/>
          <w:sz w:val="20"/>
          <w:szCs w:val="20"/>
        </w:rPr>
        <w:t xml:space="preserve"> um </w:t>
      </w:r>
      <w:r w:rsidR="000A02EC" w:rsidRPr="00665FB3">
        <w:rPr>
          <w:rFonts w:ascii="Georgia" w:hAnsi="Georgia" w:cs="Arial"/>
          <w:sz w:val="20"/>
          <w:szCs w:val="20"/>
        </w:rPr>
        <w:t xml:space="preserve">mein </w:t>
      </w:r>
      <w:r w:rsidR="00CC1E3D" w:rsidRPr="00665FB3">
        <w:rPr>
          <w:rFonts w:ascii="Georgia" w:hAnsi="Georgia" w:cs="Arial"/>
          <w:sz w:val="20"/>
          <w:szCs w:val="20"/>
        </w:rPr>
        <w:t>betriebswirtschaftliche</w:t>
      </w:r>
      <w:r w:rsidR="000A02EC" w:rsidRPr="00665FB3">
        <w:rPr>
          <w:rFonts w:ascii="Georgia" w:hAnsi="Georgia" w:cs="Arial"/>
          <w:sz w:val="20"/>
          <w:szCs w:val="20"/>
        </w:rPr>
        <w:t xml:space="preserve">s Verständnis </w:t>
      </w:r>
      <w:r w:rsidR="00D11BCE" w:rsidRPr="00665FB3">
        <w:rPr>
          <w:rFonts w:ascii="Georgia" w:hAnsi="Georgia" w:cs="Arial"/>
          <w:sz w:val="20"/>
          <w:szCs w:val="20"/>
        </w:rPr>
        <w:t xml:space="preserve">in einem </w:t>
      </w:r>
      <w:r w:rsidR="000A02EC" w:rsidRPr="00665FB3">
        <w:rPr>
          <w:rFonts w:ascii="Georgia" w:hAnsi="Georgia" w:cs="Arial"/>
          <w:sz w:val="20"/>
          <w:szCs w:val="20"/>
        </w:rPr>
        <w:t xml:space="preserve">anspruchsvollen und </w:t>
      </w:r>
      <w:r w:rsidR="00670895" w:rsidRPr="00665FB3">
        <w:rPr>
          <w:rFonts w:ascii="Georgia" w:hAnsi="Georgia" w:cs="Arial"/>
          <w:sz w:val="20"/>
          <w:szCs w:val="20"/>
        </w:rPr>
        <w:t>dynamischen</w:t>
      </w:r>
      <w:r w:rsidR="002D153D" w:rsidRPr="00665FB3">
        <w:rPr>
          <w:rFonts w:ascii="Georgia" w:hAnsi="Georgia" w:cs="Arial"/>
          <w:sz w:val="20"/>
          <w:szCs w:val="20"/>
        </w:rPr>
        <w:t xml:space="preserve"> </w:t>
      </w:r>
      <w:r w:rsidR="00EF658A" w:rsidRPr="00665FB3">
        <w:rPr>
          <w:rFonts w:ascii="Georgia" w:hAnsi="Georgia" w:cs="Arial"/>
          <w:sz w:val="20"/>
          <w:szCs w:val="20"/>
        </w:rPr>
        <w:t>Beratungsumfeld</w:t>
      </w:r>
      <w:r w:rsidR="00D11BCE" w:rsidRPr="00665FB3">
        <w:rPr>
          <w:rFonts w:ascii="Georgia" w:hAnsi="Georgia" w:cs="Arial"/>
          <w:sz w:val="20"/>
          <w:szCs w:val="20"/>
        </w:rPr>
        <w:t xml:space="preserve"> gezielt weiterzuentwickeln.</w:t>
      </w:r>
      <w:r w:rsidR="0005446C" w:rsidRPr="00665FB3">
        <w:rPr>
          <w:rFonts w:ascii="Georgia" w:hAnsi="Georgia" w:cs="Arial"/>
          <w:sz w:val="20"/>
          <w:szCs w:val="20"/>
        </w:rPr>
        <w:t xml:space="preserve"> </w:t>
      </w:r>
    </w:p>
    <w:p w14:paraId="1D90D90B" w14:textId="0DC6431B" w:rsidR="00CB3A3C" w:rsidRPr="00665FB3" w:rsidRDefault="009525F4" w:rsidP="00766361">
      <w:pPr>
        <w:jc w:val="both"/>
        <w:rPr>
          <w:rFonts w:ascii="Georgia" w:hAnsi="Georgia" w:cs="Arial"/>
          <w:sz w:val="20"/>
          <w:szCs w:val="20"/>
        </w:rPr>
      </w:pPr>
      <w:r w:rsidRPr="00665FB3">
        <w:rPr>
          <w:rFonts w:ascii="Georgia" w:hAnsi="Georgia" w:cs="Arial"/>
          <w:sz w:val="20"/>
          <w:szCs w:val="20"/>
        </w:rPr>
        <w:t xml:space="preserve">Im Rahmen des Praktikums möchte ich meine </w:t>
      </w:r>
      <w:r w:rsidR="009B32C4" w:rsidRPr="00665FB3">
        <w:rPr>
          <w:rFonts w:ascii="Georgia" w:hAnsi="Georgia" w:cs="Arial"/>
          <w:sz w:val="20"/>
          <w:szCs w:val="20"/>
        </w:rPr>
        <w:t xml:space="preserve">bisherigen analytischen </w:t>
      </w:r>
      <w:r w:rsidRPr="00665FB3">
        <w:rPr>
          <w:rFonts w:ascii="Georgia" w:hAnsi="Georgia" w:cs="Arial"/>
          <w:sz w:val="20"/>
          <w:szCs w:val="20"/>
        </w:rPr>
        <w:t xml:space="preserve">Erfahrungen einbringen und mein </w:t>
      </w:r>
      <w:r w:rsidR="009B32C4" w:rsidRPr="00665FB3">
        <w:rPr>
          <w:rFonts w:ascii="Georgia" w:hAnsi="Georgia" w:cs="Arial"/>
          <w:sz w:val="20"/>
          <w:szCs w:val="20"/>
        </w:rPr>
        <w:t>Verständnis für den gesamten M&amp;A-Prozess in einem anspruchsvollen Beratungsumfeld</w:t>
      </w:r>
      <w:r w:rsidR="00965158" w:rsidRPr="00665FB3">
        <w:rPr>
          <w:rFonts w:ascii="Georgia" w:hAnsi="Georgia" w:cs="Arial"/>
          <w:sz w:val="20"/>
          <w:szCs w:val="20"/>
        </w:rPr>
        <w:t xml:space="preserve"> </w:t>
      </w:r>
      <w:r w:rsidR="005E426C" w:rsidRPr="00665FB3">
        <w:rPr>
          <w:rFonts w:ascii="Georgia" w:hAnsi="Georgia" w:cs="Arial"/>
          <w:sz w:val="20"/>
          <w:szCs w:val="20"/>
        </w:rPr>
        <w:t>gezielt weiterentwickeln</w:t>
      </w:r>
      <w:r w:rsidRPr="00665FB3">
        <w:rPr>
          <w:rFonts w:ascii="Georgia" w:hAnsi="Georgia" w:cs="Arial"/>
          <w:sz w:val="20"/>
          <w:szCs w:val="20"/>
        </w:rPr>
        <w:t xml:space="preserve">. </w:t>
      </w:r>
      <w:r w:rsidR="000D71AF" w:rsidRPr="00665FB3">
        <w:rPr>
          <w:rFonts w:ascii="Georgia" w:hAnsi="Georgia" w:cs="Arial"/>
          <w:sz w:val="20"/>
          <w:szCs w:val="20"/>
        </w:rPr>
        <w:t>Über eine Einladung zu einem persönlichen Gespräch freue ich mich sehr.</w:t>
      </w:r>
    </w:p>
    <w:p w14:paraId="1127C20C" w14:textId="6FFDC5A4" w:rsidR="00CB5815" w:rsidRPr="00665FB3" w:rsidRDefault="00CB5815" w:rsidP="00CB3A3C">
      <w:pPr>
        <w:jc w:val="both"/>
        <w:rPr>
          <w:rFonts w:ascii="Georgia" w:hAnsi="Georgia" w:cs="Arial"/>
          <w:sz w:val="20"/>
          <w:szCs w:val="20"/>
        </w:rPr>
      </w:pPr>
      <w:r w:rsidRPr="00665FB3">
        <w:rPr>
          <w:rFonts w:ascii="Georgia" w:hAnsi="Georgia" w:cs="Arial"/>
          <w:sz w:val="20"/>
          <w:szCs w:val="20"/>
        </w:rPr>
        <w:t>Mit freundlichen Grüßen</w:t>
      </w:r>
    </w:p>
    <w:p w14:paraId="3D689189" w14:textId="759404C8" w:rsidR="008A5DB8" w:rsidRPr="00665FB3" w:rsidRDefault="004B1026" w:rsidP="00A25529">
      <w:pPr>
        <w:spacing w:after="0"/>
        <w:jc w:val="both"/>
        <w:rPr>
          <w:rFonts w:ascii="Georgia" w:hAnsi="Georgia" w:cs="Arial"/>
          <w:sz w:val="20"/>
          <w:szCs w:val="20"/>
        </w:rPr>
      </w:pPr>
      <w:r w:rsidRPr="00665FB3">
        <w:rPr>
          <w:noProof/>
          <w:sz w:val="20"/>
          <w:szCs w:val="20"/>
        </w:rPr>
        <mc:AlternateContent>
          <mc:Choice Requires="wpi">
            <w:drawing>
              <wp:anchor distT="0" distB="0" distL="114300" distR="114300" simplePos="0" relativeHeight="251659264" behindDoc="1" locked="0" layoutInCell="1" allowOverlap="1" wp14:anchorId="761D63CF" wp14:editId="79B691F6">
                <wp:simplePos x="0" y="0"/>
                <wp:positionH relativeFrom="margin">
                  <wp:posOffset>8255</wp:posOffset>
                </wp:positionH>
                <wp:positionV relativeFrom="paragraph">
                  <wp:posOffset>-102235</wp:posOffset>
                </wp:positionV>
                <wp:extent cx="1242060" cy="251460"/>
                <wp:effectExtent l="38100" t="38100" r="0" b="34290"/>
                <wp:wrapNone/>
                <wp:docPr id="16" name="Ink 16"/>
                <wp:cNvGraphicFramePr/>
                <a:graphic xmlns:a="http://schemas.openxmlformats.org/drawingml/2006/main">
                  <a:graphicData uri="http://schemas.microsoft.com/office/word/2010/wordprocessingInk">
                    <w14:contentPart bwMode="auto" r:id="rId5">
                      <w14:nvContentPartPr>
                        <w14:cNvContentPartPr/>
                      </w14:nvContentPartPr>
                      <w14:xfrm>
                        <a:off x="0" y="0"/>
                        <a:ext cx="1242060" cy="251460"/>
                      </w14:xfrm>
                    </w14:contentPart>
                  </a:graphicData>
                </a:graphic>
                <wp14:sizeRelH relativeFrom="margin">
                  <wp14:pctWidth>0</wp14:pctWidth>
                </wp14:sizeRelH>
                <wp14:sizeRelV relativeFrom="margin">
                  <wp14:pctHeight>0</wp14:pctHeight>
                </wp14:sizeRelV>
              </wp:anchor>
            </w:drawing>
          </mc:Choice>
          <mc:Fallback>
            <w:pict>
              <v:shapetype w14:anchorId="1F7EAB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3pt;margin-top:-8.4pt;width:98.5pt;height:2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">
                <v:imagedata r:id="rId6" o:title=""/>
                <w10:wrap anchorx="margin"/>
              </v:shape>
            </w:pict>
          </mc:Fallback>
        </mc:AlternateContent>
      </w:r>
    </w:p>
    <w:p w14:paraId="3ED7B019" w14:textId="68745E8B" w:rsidR="00F101B2" w:rsidRPr="00665FB3" w:rsidRDefault="00CB5815" w:rsidP="00D703D3">
      <w:pPr>
        <w:tabs>
          <w:tab w:val="left" w:pos="3312"/>
        </w:tabs>
        <w:spacing w:after="0"/>
        <w:jc w:val="both"/>
        <w:rPr>
          <w:rFonts w:ascii="Georgia" w:hAnsi="Georgia" w:cs="Arial"/>
          <w:sz w:val="20"/>
          <w:szCs w:val="20"/>
        </w:rPr>
      </w:pPr>
      <w:r w:rsidRPr="00665FB3">
        <w:rPr>
          <w:rFonts w:ascii="Georgia" w:hAnsi="Georgia" w:cs="Arial"/>
          <w:sz w:val="20"/>
          <w:szCs w:val="20"/>
        </w:rPr>
        <w:t>Kristian Wuermelin</w:t>
      </w:r>
      <w:r w:rsidR="00616938" w:rsidRPr="00665FB3">
        <w:rPr>
          <w:rFonts w:ascii="Georgia" w:hAnsi="Georgia" w:cs="Arial"/>
          <w:sz w:val="20"/>
          <w:szCs w:val="20"/>
        </w:rPr>
        <w:t>g</w:t>
      </w:r>
      <w:r w:rsidR="00D703D3" w:rsidRPr="00665FB3">
        <w:rPr>
          <w:rFonts w:ascii="Georgia" w:hAnsi="Georgia" w:cs="Arial"/>
          <w:sz w:val="20"/>
          <w:szCs w:val="20"/>
        </w:rPr>
        <w:tab/>
      </w:r>
    </w:p>
    <w:sectPr w:rsidR="00F101B2" w:rsidRPr="00665FB3"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9FF"/>
    <w:rsid w:val="0001173A"/>
    <w:rsid w:val="00012D78"/>
    <w:rsid w:val="00022FBF"/>
    <w:rsid w:val="00034B68"/>
    <w:rsid w:val="000368F3"/>
    <w:rsid w:val="0004591A"/>
    <w:rsid w:val="00046459"/>
    <w:rsid w:val="00050EDA"/>
    <w:rsid w:val="0005446C"/>
    <w:rsid w:val="000555E4"/>
    <w:rsid w:val="0005670D"/>
    <w:rsid w:val="00064332"/>
    <w:rsid w:val="000710B0"/>
    <w:rsid w:val="00073C82"/>
    <w:rsid w:val="00073CEC"/>
    <w:rsid w:val="00074DAC"/>
    <w:rsid w:val="00081359"/>
    <w:rsid w:val="00081C50"/>
    <w:rsid w:val="000A02EC"/>
    <w:rsid w:val="000A154E"/>
    <w:rsid w:val="000A5AB8"/>
    <w:rsid w:val="000A6678"/>
    <w:rsid w:val="000A6A6B"/>
    <w:rsid w:val="000A7DEB"/>
    <w:rsid w:val="000C477F"/>
    <w:rsid w:val="000C55DE"/>
    <w:rsid w:val="000D71AF"/>
    <w:rsid w:val="000E0564"/>
    <w:rsid w:val="000F371C"/>
    <w:rsid w:val="00112154"/>
    <w:rsid w:val="00112F82"/>
    <w:rsid w:val="00117F83"/>
    <w:rsid w:val="00125B7B"/>
    <w:rsid w:val="00146C8E"/>
    <w:rsid w:val="00151FD5"/>
    <w:rsid w:val="00152DF9"/>
    <w:rsid w:val="00154F5B"/>
    <w:rsid w:val="00156A98"/>
    <w:rsid w:val="00161AC2"/>
    <w:rsid w:val="00163AE4"/>
    <w:rsid w:val="001669DB"/>
    <w:rsid w:val="00171D11"/>
    <w:rsid w:val="001723C1"/>
    <w:rsid w:val="00176408"/>
    <w:rsid w:val="001815B8"/>
    <w:rsid w:val="001819B1"/>
    <w:rsid w:val="00182871"/>
    <w:rsid w:val="00185531"/>
    <w:rsid w:val="00187C66"/>
    <w:rsid w:val="001A4522"/>
    <w:rsid w:val="001B4B4B"/>
    <w:rsid w:val="001C17FC"/>
    <w:rsid w:val="001C760D"/>
    <w:rsid w:val="001D079A"/>
    <w:rsid w:val="001E0088"/>
    <w:rsid w:val="001E0903"/>
    <w:rsid w:val="001E1EE7"/>
    <w:rsid w:val="001E3D06"/>
    <w:rsid w:val="001F25BF"/>
    <w:rsid w:val="001F516E"/>
    <w:rsid w:val="00200A34"/>
    <w:rsid w:val="002042CB"/>
    <w:rsid w:val="00205F12"/>
    <w:rsid w:val="002062F6"/>
    <w:rsid w:val="00212042"/>
    <w:rsid w:val="00217F50"/>
    <w:rsid w:val="002213EE"/>
    <w:rsid w:val="00227A3D"/>
    <w:rsid w:val="0023683A"/>
    <w:rsid w:val="002454A4"/>
    <w:rsid w:val="002467A0"/>
    <w:rsid w:val="002536DC"/>
    <w:rsid w:val="00255EC1"/>
    <w:rsid w:val="00257D2A"/>
    <w:rsid w:val="002627D2"/>
    <w:rsid w:val="00264191"/>
    <w:rsid w:val="0027047C"/>
    <w:rsid w:val="002708C2"/>
    <w:rsid w:val="00272575"/>
    <w:rsid w:val="00274324"/>
    <w:rsid w:val="00285DAE"/>
    <w:rsid w:val="00287747"/>
    <w:rsid w:val="00290B44"/>
    <w:rsid w:val="0029755B"/>
    <w:rsid w:val="002A5B9F"/>
    <w:rsid w:val="002B17EE"/>
    <w:rsid w:val="002C4B08"/>
    <w:rsid w:val="002C70CF"/>
    <w:rsid w:val="002D153D"/>
    <w:rsid w:val="002D309E"/>
    <w:rsid w:val="002D48E2"/>
    <w:rsid w:val="002D594E"/>
    <w:rsid w:val="002E39B8"/>
    <w:rsid w:val="002F2E6B"/>
    <w:rsid w:val="002F51FA"/>
    <w:rsid w:val="00311A15"/>
    <w:rsid w:val="003250EA"/>
    <w:rsid w:val="0033505E"/>
    <w:rsid w:val="003421B1"/>
    <w:rsid w:val="003713A1"/>
    <w:rsid w:val="00375D2D"/>
    <w:rsid w:val="003810C7"/>
    <w:rsid w:val="003811BC"/>
    <w:rsid w:val="003830D0"/>
    <w:rsid w:val="00385FCF"/>
    <w:rsid w:val="0038671F"/>
    <w:rsid w:val="0039419C"/>
    <w:rsid w:val="003947A8"/>
    <w:rsid w:val="00394E56"/>
    <w:rsid w:val="003A1B9E"/>
    <w:rsid w:val="003B0D5C"/>
    <w:rsid w:val="003C0698"/>
    <w:rsid w:val="003D464F"/>
    <w:rsid w:val="003D4E81"/>
    <w:rsid w:val="003D5D1E"/>
    <w:rsid w:val="003E7E36"/>
    <w:rsid w:val="003F3290"/>
    <w:rsid w:val="003F688C"/>
    <w:rsid w:val="0040197D"/>
    <w:rsid w:val="00406045"/>
    <w:rsid w:val="00415608"/>
    <w:rsid w:val="0042072F"/>
    <w:rsid w:val="00424CAF"/>
    <w:rsid w:val="00425158"/>
    <w:rsid w:val="00430ADA"/>
    <w:rsid w:val="00431065"/>
    <w:rsid w:val="00434D23"/>
    <w:rsid w:val="004403CB"/>
    <w:rsid w:val="00443EDF"/>
    <w:rsid w:val="00444175"/>
    <w:rsid w:val="00451E4C"/>
    <w:rsid w:val="004520D4"/>
    <w:rsid w:val="00453C2F"/>
    <w:rsid w:val="00454C0B"/>
    <w:rsid w:val="0046226E"/>
    <w:rsid w:val="00463A60"/>
    <w:rsid w:val="0046566C"/>
    <w:rsid w:val="004657C3"/>
    <w:rsid w:val="00467630"/>
    <w:rsid w:val="0047349A"/>
    <w:rsid w:val="00474FC2"/>
    <w:rsid w:val="00480142"/>
    <w:rsid w:val="00481504"/>
    <w:rsid w:val="00485270"/>
    <w:rsid w:val="0049209E"/>
    <w:rsid w:val="00492923"/>
    <w:rsid w:val="004943A6"/>
    <w:rsid w:val="004A1501"/>
    <w:rsid w:val="004A615C"/>
    <w:rsid w:val="004B1026"/>
    <w:rsid w:val="004B4510"/>
    <w:rsid w:val="004B65BF"/>
    <w:rsid w:val="004C156C"/>
    <w:rsid w:val="004C174A"/>
    <w:rsid w:val="004D381E"/>
    <w:rsid w:val="004D5A72"/>
    <w:rsid w:val="004E0DF5"/>
    <w:rsid w:val="004E6337"/>
    <w:rsid w:val="004F210E"/>
    <w:rsid w:val="004F5872"/>
    <w:rsid w:val="00500EFA"/>
    <w:rsid w:val="00506322"/>
    <w:rsid w:val="005065F7"/>
    <w:rsid w:val="00507BBD"/>
    <w:rsid w:val="00512D14"/>
    <w:rsid w:val="00513A56"/>
    <w:rsid w:val="005235A3"/>
    <w:rsid w:val="00525F1B"/>
    <w:rsid w:val="005407D6"/>
    <w:rsid w:val="00542F06"/>
    <w:rsid w:val="00553EC8"/>
    <w:rsid w:val="005705F7"/>
    <w:rsid w:val="00570B1D"/>
    <w:rsid w:val="00574140"/>
    <w:rsid w:val="005762CF"/>
    <w:rsid w:val="00581B34"/>
    <w:rsid w:val="005827D9"/>
    <w:rsid w:val="005842A0"/>
    <w:rsid w:val="00590834"/>
    <w:rsid w:val="00590E7F"/>
    <w:rsid w:val="00593C9C"/>
    <w:rsid w:val="005B0908"/>
    <w:rsid w:val="005B231F"/>
    <w:rsid w:val="005C3707"/>
    <w:rsid w:val="005C55F7"/>
    <w:rsid w:val="005C5F3A"/>
    <w:rsid w:val="005D5C74"/>
    <w:rsid w:val="005D7D49"/>
    <w:rsid w:val="005E00BC"/>
    <w:rsid w:val="005E426C"/>
    <w:rsid w:val="005E63B8"/>
    <w:rsid w:val="005F350B"/>
    <w:rsid w:val="00603752"/>
    <w:rsid w:val="00607949"/>
    <w:rsid w:val="006163A4"/>
    <w:rsid w:val="00616938"/>
    <w:rsid w:val="00617277"/>
    <w:rsid w:val="00630842"/>
    <w:rsid w:val="00632F05"/>
    <w:rsid w:val="0063387C"/>
    <w:rsid w:val="0063723B"/>
    <w:rsid w:val="00647413"/>
    <w:rsid w:val="006502BE"/>
    <w:rsid w:val="0065085E"/>
    <w:rsid w:val="00650931"/>
    <w:rsid w:val="006534AA"/>
    <w:rsid w:val="00665FB3"/>
    <w:rsid w:val="00666E68"/>
    <w:rsid w:val="0067002A"/>
    <w:rsid w:val="006702CD"/>
    <w:rsid w:val="00670895"/>
    <w:rsid w:val="00680256"/>
    <w:rsid w:val="0068291A"/>
    <w:rsid w:val="00686585"/>
    <w:rsid w:val="006908EC"/>
    <w:rsid w:val="00697E5B"/>
    <w:rsid w:val="006A704B"/>
    <w:rsid w:val="006A7895"/>
    <w:rsid w:val="006B302C"/>
    <w:rsid w:val="006B79B4"/>
    <w:rsid w:val="006C2B90"/>
    <w:rsid w:val="006D2592"/>
    <w:rsid w:val="006D4DAF"/>
    <w:rsid w:val="006F58EC"/>
    <w:rsid w:val="00703D8C"/>
    <w:rsid w:val="00705AE4"/>
    <w:rsid w:val="00706233"/>
    <w:rsid w:val="007201F5"/>
    <w:rsid w:val="007251EA"/>
    <w:rsid w:val="00733DD1"/>
    <w:rsid w:val="007340D7"/>
    <w:rsid w:val="007472BD"/>
    <w:rsid w:val="00755A3D"/>
    <w:rsid w:val="00766361"/>
    <w:rsid w:val="00766502"/>
    <w:rsid w:val="007675B1"/>
    <w:rsid w:val="007815E9"/>
    <w:rsid w:val="00796489"/>
    <w:rsid w:val="00797EF1"/>
    <w:rsid w:val="007A3246"/>
    <w:rsid w:val="007A64C5"/>
    <w:rsid w:val="007A719D"/>
    <w:rsid w:val="007B1B2B"/>
    <w:rsid w:val="007B1CF4"/>
    <w:rsid w:val="007C59D2"/>
    <w:rsid w:val="007C7E4F"/>
    <w:rsid w:val="007E4326"/>
    <w:rsid w:val="007E6EF3"/>
    <w:rsid w:val="007F0344"/>
    <w:rsid w:val="007F7EA0"/>
    <w:rsid w:val="008049F7"/>
    <w:rsid w:val="00807293"/>
    <w:rsid w:val="008219CC"/>
    <w:rsid w:val="0082505F"/>
    <w:rsid w:val="008273B4"/>
    <w:rsid w:val="00837384"/>
    <w:rsid w:val="0083750F"/>
    <w:rsid w:val="008428CF"/>
    <w:rsid w:val="0085213A"/>
    <w:rsid w:val="008565FD"/>
    <w:rsid w:val="00857C6F"/>
    <w:rsid w:val="008657E3"/>
    <w:rsid w:val="00867CED"/>
    <w:rsid w:val="00874503"/>
    <w:rsid w:val="008775A1"/>
    <w:rsid w:val="00883B55"/>
    <w:rsid w:val="0089337A"/>
    <w:rsid w:val="008A248F"/>
    <w:rsid w:val="008A5BD0"/>
    <w:rsid w:val="008A5DB8"/>
    <w:rsid w:val="008B3F22"/>
    <w:rsid w:val="008B402E"/>
    <w:rsid w:val="008C1A5B"/>
    <w:rsid w:val="008C27C1"/>
    <w:rsid w:val="008C3E01"/>
    <w:rsid w:val="008C7A6B"/>
    <w:rsid w:val="008D6664"/>
    <w:rsid w:val="008D7CDB"/>
    <w:rsid w:val="008E100E"/>
    <w:rsid w:val="008E1A4B"/>
    <w:rsid w:val="008E4BA9"/>
    <w:rsid w:val="008E7A27"/>
    <w:rsid w:val="008E7D17"/>
    <w:rsid w:val="008E7F19"/>
    <w:rsid w:val="008F05FA"/>
    <w:rsid w:val="009005C9"/>
    <w:rsid w:val="009064C0"/>
    <w:rsid w:val="00910644"/>
    <w:rsid w:val="009167C3"/>
    <w:rsid w:val="00917165"/>
    <w:rsid w:val="009213DB"/>
    <w:rsid w:val="0092484E"/>
    <w:rsid w:val="00937390"/>
    <w:rsid w:val="00941EBE"/>
    <w:rsid w:val="009422DA"/>
    <w:rsid w:val="009446D6"/>
    <w:rsid w:val="00951A95"/>
    <w:rsid w:val="009525F4"/>
    <w:rsid w:val="00961018"/>
    <w:rsid w:val="00965158"/>
    <w:rsid w:val="00974B9B"/>
    <w:rsid w:val="00980C50"/>
    <w:rsid w:val="00991E04"/>
    <w:rsid w:val="00992B2D"/>
    <w:rsid w:val="009953C7"/>
    <w:rsid w:val="0099776A"/>
    <w:rsid w:val="009A256E"/>
    <w:rsid w:val="009A66C4"/>
    <w:rsid w:val="009B2F01"/>
    <w:rsid w:val="009B32C4"/>
    <w:rsid w:val="009B7EE0"/>
    <w:rsid w:val="009C1CCC"/>
    <w:rsid w:val="009D07DC"/>
    <w:rsid w:val="009D3BBF"/>
    <w:rsid w:val="009D75C6"/>
    <w:rsid w:val="009F46A7"/>
    <w:rsid w:val="00A1282E"/>
    <w:rsid w:val="00A14247"/>
    <w:rsid w:val="00A1617F"/>
    <w:rsid w:val="00A25529"/>
    <w:rsid w:val="00A37F2F"/>
    <w:rsid w:val="00A40D57"/>
    <w:rsid w:val="00A44493"/>
    <w:rsid w:val="00A53760"/>
    <w:rsid w:val="00A550F6"/>
    <w:rsid w:val="00A741A3"/>
    <w:rsid w:val="00A76F83"/>
    <w:rsid w:val="00A852E4"/>
    <w:rsid w:val="00A86AD0"/>
    <w:rsid w:val="00A93169"/>
    <w:rsid w:val="00A9531A"/>
    <w:rsid w:val="00A95B48"/>
    <w:rsid w:val="00AA2791"/>
    <w:rsid w:val="00AA2E66"/>
    <w:rsid w:val="00AA4C7C"/>
    <w:rsid w:val="00AB4CD0"/>
    <w:rsid w:val="00AC61EE"/>
    <w:rsid w:val="00AC66C4"/>
    <w:rsid w:val="00AC68B7"/>
    <w:rsid w:val="00AC7086"/>
    <w:rsid w:val="00AD679D"/>
    <w:rsid w:val="00AE26F5"/>
    <w:rsid w:val="00AE3A33"/>
    <w:rsid w:val="00B135CE"/>
    <w:rsid w:val="00B2168A"/>
    <w:rsid w:val="00B22873"/>
    <w:rsid w:val="00B27E20"/>
    <w:rsid w:val="00B31829"/>
    <w:rsid w:val="00B339B8"/>
    <w:rsid w:val="00B346A7"/>
    <w:rsid w:val="00B43970"/>
    <w:rsid w:val="00B50A34"/>
    <w:rsid w:val="00B54C38"/>
    <w:rsid w:val="00B5613E"/>
    <w:rsid w:val="00B57CB1"/>
    <w:rsid w:val="00B75682"/>
    <w:rsid w:val="00B771BB"/>
    <w:rsid w:val="00B77DCE"/>
    <w:rsid w:val="00B81B0E"/>
    <w:rsid w:val="00B87CA9"/>
    <w:rsid w:val="00B90681"/>
    <w:rsid w:val="00B90AEC"/>
    <w:rsid w:val="00B9666E"/>
    <w:rsid w:val="00BA3F1F"/>
    <w:rsid w:val="00BA53F3"/>
    <w:rsid w:val="00BB1C8D"/>
    <w:rsid w:val="00BB3512"/>
    <w:rsid w:val="00BB3C75"/>
    <w:rsid w:val="00BC074C"/>
    <w:rsid w:val="00BC0DDA"/>
    <w:rsid w:val="00BC5604"/>
    <w:rsid w:val="00BC7F59"/>
    <w:rsid w:val="00BE7127"/>
    <w:rsid w:val="00BF522D"/>
    <w:rsid w:val="00BF6A39"/>
    <w:rsid w:val="00C0214A"/>
    <w:rsid w:val="00C030C1"/>
    <w:rsid w:val="00C063B3"/>
    <w:rsid w:val="00C1562F"/>
    <w:rsid w:val="00C30C50"/>
    <w:rsid w:val="00C31B9E"/>
    <w:rsid w:val="00C6349C"/>
    <w:rsid w:val="00C6437E"/>
    <w:rsid w:val="00C6717B"/>
    <w:rsid w:val="00C71380"/>
    <w:rsid w:val="00C9003C"/>
    <w:rsid w:val="00C902C8"/>
    <w:rsid w:val="00C92BEF"/>
    <w:rsid w:val="00C97ECA"/>
    <w:rsid w:val="00CA1160"/>
    <w:rsid w:val="00CA3610"/>
    <w:rsid w:val="00CA702E"/>
    <w:rsid w:val="00CA7350"/>
    <w:rsid w:val="00CA7CAC"/>
    <w:rsid w:val="00CB269A"/>
    <w:rsid w:val="00CB26AC"/>
    <w:rsid w:val="00CB3A3C"/>
    <w:rsid w:val="00CB5815"/>
    <w:rsid w:val="00CB639D"/>
    <w:rsid w:val="00CC1E3D"/>
    <w:rsid w:val="00CD1FF9"/>
    <w:rsid w:val="00CD51E6"/>
    <w:rsid w:val="00CE34FB"/>
    <w:rsid w:val="00CE433B"/>
    <w:rsid w:val="00D0562C"/>
    <w:rsid w:val="00D06558"/>
    <w:rsid w:val="00D11BCE"/>
    <w:rsid w:val="00D13888"/>
    <w:rsid w:val="00D240FF"/>
    <w:rsid w:val="00D30CEA"/>
    <w:rsid w:val="00D3183C"/>
    <w:rsid w:val="00D57D1F"/>
    <w:rsid w:val="00D703D3"/>
    <w:rsid w:val="00D70D68"/>
    <w:rsid w:val="00D71D8E"/>
    <w:rsid w:val="00D9062C"/>
    <w:rsid w:val="00D9281A"/>
    <w:rsid w:val="00DA3404"/>
    <w:rsid w:val="00DA524B"/>
    <w:rsid w:val="00DB0548"/>
    <w:rsid w:val="00DB154C"/>
    <w:rsid w:val="00DB471D"/>
    <w:rsid w:val="00DB552C"/>
    <w:rsid w:val="00DB7D84"/>
    <w:rsid w:val="00DD1863"/>
    <w:rsid w:val="00DD3349"/>
    <w:rsid w:val="00DD54E1"/>
    <w:rsid w:val="00DD6747"/>
    <w:rsid w:val="00DE1FBC"/>
    <w:rsid w:val="00DE599A"/>
    <w:rsid w:val="00DE5C3D"/>
    <w:rsid w:val="00DE7217"/>
    <w:rsid w:val="00DF407C"/>
    <w:rsid w:val="00DF75A8"/>
    <w:rsid w:val="00E01575"/>
    <w:rsid w:val="00E02500"/>
    <w:rsid w:val="00E12ED8"/>
    <w:rsid w:val="00E162C9"/>
    <w:rsid w:val="00E25821"/>
    <w:rsid w:val="00E3005D"/>
    <w:rsid w:val="00E30491"/>
    <w:rsid w:val="00E473ED"/>
    <w:rsid w:val="00E47DA4"/>
    <w:rsid w:val="00E47DAF"/>
    <w:rsid w:val="00E5014A"/>
    <w:rsid w:val="00E605D1"/>
    <w:rsid w:val="00E60849"/>
    <w:rsid w:val="00E61D2B"/>
    <w:rsid w:val="00E62550"/>
    <w:rsid w:val="00E647BF"/>
    <w:rsid w:val="00E65B09"/>
    <w:rsid w:val="00E83116"/>
    <w:rsid w:val="00E8705C"/>
    <w:rsid w:val="00E914E5"/>
    <w:rsid w:val="00E91B86"/>
    <w:rsid w:val="00E93BC6"/>
    <w:rsid w:val="00EA4FDC"/>
    <w:rsid w:val="00EA6CEC"/>
    <w:rsid w:val="00EA7AC2"/>
    <w:rsid w:val="00EB7FDF"/>
    <w:rsid w:val="00EC000C"/>
    <w:rsid w:val="00ED0001"/>
    <w:rsid w:val="00ED47A3"/>
    <w:rsid w:val="00EF2FD5"/>
    <w:rsid w:val="00EF658A"/>
    <w:rsid w:val="00F052B5"/>
    <w:rsid w:val="00F101B2"/>
    <w:rsid w:val="00F10D63"/>
    <w:rsid w:val="00F11473"/>
    <w:rsid w:val="00F210A3"/>
    <w:rsid w:val="00F253C5"/>
    <w:rsid w:val="00F270C0"/>
    <w:rsid w:val="00F30624"/>
    <w:rsid w:val="00F358AF"/>
    <w:rsid w:val="00F4717F"/>
    <w:rsid w:val="00F5301B"/>
    <w:rsid w:val="00F55CE3"/>
    <w:rsid w:val="00F6697C"/>
    <w:rsid w:val="00F71E1A"/>
    <w:rsid w:val="00F74175"/>
    <w:rsid w:val="00F92A04"/>
    <w:rsid w:val="00F97460"/>
    <w:rsid w:val="00FA4972"/>
    <w:rsid w:val="00FA5170"/>
    <w:rsid w:val="00FA5291"/>
    <w:rsid w:val="00FA5CE8"/>
    <w:rsid w:val="00FB6997"/>
    <w:rsid w:val="00FD03BB"/>
    <w:rsid w:val="00FD7864"/>
    <w:rsid w:val="00FE044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5D5C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10T13:41:57.677"/>
    </inkml:context>
    <inkml:brush xml:id="br0">
      <inkml:brushProperty name="width" value="0.025" units="cm"/>
      <inkml:brushProperty name="height" value="0.025" units="cm"/>
    </inkml:brush>
  </inkml:definitions>
  <inkml:trace contextRef="#ctx0" brushRef="#br0">0 0 24575,'0'0'0,"0"0"0,5 7 0,6 18 0,11 49 0,-13-45 0,53 218 0,-31 1 0,-30-191-1365,0-48-5461</inkml:trace>
  <inkml:trace contextRef="#ctx0" brushRef="#br0" timeOffset="660.28">542 43 24575,'0'0'0,"-5"4"0,-157 156 0,131-133 0,4-4 0,3 1 0,-43 48 0,65-67 0,-1 3 0,-1-2 0,4-1 0,-5 3 0,4-1 0,1 0 0,-1-1 0,1 2 0,1-4 0,-1 5 0,6 6 0,0 0 0,-3-3 0,7 1 0,-3 2 0,17 15 0,-17-23 0,-1 2 0,3-4 0,0 1 0,-1 1 0,1-1 0,1 1 0,18 8 0,85 32 0,-106-45 0,165 53-1365,-153-49-5461</inkml:trace>
  <inkml:trace contextRef="#ctx0" brushRef="#br0" timeOffset="1131.24">906 582 24575,'0'0'0,"0"0"0,0 0 0,-1 1 0</inkml:trace>
  <inkml:trace contextRef="#ctx0" brushRef="#br0" timeOffset="1830.8">997 61 24575,'4'8'0,"81"138"0,18-6 0,-102-140 0,5 11 0,8 7 0,1-1 0,24 23 0,-39-38 0,3-2 0,-3 0 0,1 3 0,1-2 0,-1 0 0,1-1 0,-1 1 0,2-1 0,0 1 0,-2 1 0,1-2 0,-1 0 0,1 0 0,-2 0 0,1 0 0,-1 0 0,1 0 0,0 0 0,1 0 0,-1 0 0,-1 0 0,1 0 0,-1 0 0,2 0 0,-2 0 0,0 0 0,2 0 0,-1 0 0,-1 0 0,1 0 0,-1-2 0,0 2 0,0 0 0,0-1 0,1 1 0,1-1 0,-2 1 0,1 0 0,-1 0 0,1 0 0,7-9 0,11-12 0,-13 16 0,0-3 0,0 2 0,14-8 0,-17 12 0,-1 1 0,1-1 0,0-1 0,0 3 0,0-2 0,-1 2 0,2 0 0,-1-3 0,1 2 0,-1 0 0,0 1 0,0-2 0,2 2 0,-1 0 0,-2 0 0,9-2 0,-3 2 0,3 2 0,-4-2 0,5 0 0,-5 2 0,2-1 0,1 1 0,-3 0 0,15 3 0,64 24 0,-83-29 0,62 28 0,35 9 0,-98-36 0,2 1 0,0-2 0,-1 2 0,-1-2 0,2 0 0,-2 2 0,2-2 0,-2 0 0,8 0 0,-9 0 0,0 0 0,3 0 0,-3 0 0,0 0 0,1 0 0,1-2 0,-1 2 0,-1 0 0,2-2 0,-2 2 0,0 0 0,0 0 0,0-2 0,2 1 0,-2 1 0,4-2 0,2-5 0,0 2 0,0-1 0,1-1 0,-2-1 0,-3 3 0,11-14 0,-6 7 0,12-16 0,-18 28 0,1-2 0,-1 0 0,1-1 0,-2 3 0,2-2 0,-1 2 0,0-2 0,3 0 0,-3 2 0,-2-2 0,5 0 0,-1 2 0,-3-2 0,5 2 0,-4 0 0,1-1 0,0 0 0,1 0 0,-2 1 0,3 0 0,-1 0 0,-2 0 0,3 0 0,-3 0 0,2 0 0,-1 0 0,5 1 0,6 1 0,2 0 0,-1 2 0,-1-2 0,26 9 0,79 31 0,-78-25 0,1-3 0,68 17 0,-94-29 0,-1 0 0,0 1 0,0 0 0,-1-2 0,2 1 0,-1-2 0,-1 0 0,3 0 0,-3 0 0,3 0 0,-3-2 0,18-2 0,-5-1 0,-1-1 0,-1-1 0,-1 1 0,1-2 0,-2 1 0,2-3 0,32-18 0,134-85 0,-142 84 0,-2 0-455,2 1 0,109-47 0,-73 42-6371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632</Words>
  <Characters>3987</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6</cp:revision>
  <cp:lastPrinted>2026-05-08T08:06:00Z</cp:lastPrinted>
  <dcterms:created xsi:type="dcterms:W3CDTF">2026-07-20T15:42:00Z</dcterms:created>
  <dcterms:modified xsi:type="dcterms:W3CDTF">2026-07-21T13:13:00Z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a2a5cb92-8f46-42b5-93b9-2ab04c040720</vt:lpwstr>
  </property>
</Properties>
</file>