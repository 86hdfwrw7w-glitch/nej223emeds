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C7C9D" w14:textId="497A78E8" w:rsidR="006D2592" w:rsidRPr="00D30CEA" w:rsidRDefault="005D5AD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Kolja Söhngen</w:t>
      </w:r>
    </w:p>
    <w:p w14:paraId="2458A2A0" w14:textId="30B6C725" w:rsidR="00857C6F" w:rsidRPr="00D30CEA" w:rsidRDefault="005D5AD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In den Stämmen 4</w:t>
      </w:r>
    </w:p>
    <w:p w14:paraId="451AEE20" w14:textId="7DDEACF6" w:rsidR="00857C6F" w:rsidRDefault="005D5AD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44265 Dortmund</w:t>
      </w:r>
    </w:p>
    <w:p w14:paraId="12BA391A" w14:textId="26078EF2" w:rsidR="006A7895" w:rsidRPr="0092091D" w:rsidRDefault="005D5AD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92091D">
        <w:rPr>
          <w:rFonts w:ascii="Georgia" w:hAnsi="Georgia" w:cs="Georgia"/>
          <w:color w:val="000000"/>
          <w:sz w:val="21"/>
          <w:szCs w:val="21"/>
        </w:rPr>
        <w:t>soehngen.kolja@web.de</w:t>
      </w:r>
    </w:p>
    <w:p w14:paraId="2E7278C7" w14:textId="6A4A5078" w:rsidR="00F74175" w:rsidRPr="0092091D" w:rsidRDefault="006D2592" w:rsidP="00E65B09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92091D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92091D">
        <w:rPr>
          <w:rFonts w:ascii="Georgia" w:hAnsi="Georgia" w:cs="Georgia"/>
          <w:color w:val="000000"/>
          <w:sz w:val="21"/>
          <w:szCs w:val="21"/>
        </w:rPr>
        <w:t>49 1</w:t>
      </w:r>
      <w:r w:rsidR="005D5AD1" w:rsidRPr="0092091D">
        <w:rPr>
          <w:rFonts w:ascii="Georgia" w:hAnsi="Georgia" w:cs="Georgia"/>
          <w:color w:val="000000"/>
          <w:sz w:val="21"/>
          <w:szCs w:val="21"/>
        </w:rPr>
        <w:t>57</w:t>
      </w:r>
      <w:r w:rsidR="00E665B5" w:rsidRPr="0092091D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5D5AD1" w:rsidRPr="0092091D">
        <w:rPr>
          <w:rFonts w:ascii="Georgia" w:hAnsi="Georgia" w:cs="Georgia"/>
          <w:color w:val="000000"/>
          <w:sz w:val="21"/>
          <w:szCs w:val="21"/>
        </w:rPr>
        <w:t>73186999</w:t>
      </w:r>
    </w:p>
    <w:p w14:paraId="170FE07D" w14:textId="77777777" w:rsidR="00F270C0" w:rsidRPr="0092091D" w:rsidRDefault="00F270C0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</w:p>
    <w:p w14:paraId="4FFA7063" w14:textId="7CCDBD48" w:rsidR="00F74175" w:rsidRPr="0092091D" w:rsidRDefault="00E665B5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92091D">
        <w:rPr>
          <w:rFonts w:ascii="Georgia" w:hAnsi="Georgia" w:cs="Georgia"/>
          <w:color w:val="000000"/>
          <w:sz w:val="21"/>
          <w:szCs w:val="21"/>
        </w:rPr>
        <w:t xml:space="preserve">Horn &amp; Company </w:t>
      </w:r>
    </w:p>
    <w:p w14:paraId="6A013FD1" w14:textId="1EFCFB88" w:rsidR="00F74175" w:rsidRPr="00E665B5" w:rsidRDefault="00E665B5" w:rsidP="00F74175">
      <w:pPr>
        <w:spacing w:after="0"/>
        <w:rPr>
          <w:rFonts w:ascii="Georgia" w:hAnsi="Georgia"/>
          <w:sz w:val="21"/>
          <w:szCs w:val="21"/>
        </w:rPr>
      </w:pPr>
      <w:r w:rsidRPr="00E665B5">
        <w:rPr>
          <w:rFonts w:ascii="Georgia" w:hAnsi="Georgia"/>
          <w:sz w:val="21"/>
          <w:szCs w:val="21"/>
        </w:rPr>
        <w:t>Kais</w:t>
      </w:r>
      <w:r>
        <w:rPr>
          <w:rFonts w:ascii="Georgia" w:hAnsi="Georgia"/>
          <w:sz w:val="21"/>
          <w:szCs w:val="21"/>
        </w:rPr>
        <w:t>erstraße 20</w:t>
      </w:r>
      <w:r w:rsidR="00F74175" w:rsidRPr="00E665B5">
        <w:rPr>
          <w:rFonts w:ascii="Georgia" w:hAnsi="Georgia"/>
          <w:sz w:val="21"/>
          <w:szCs w:val="21"/>
        </w:rPr>
        <w:br/>
      </w:r>
      <w:r>
        <w:rPr>
          <w:rFonts w:ascii="Georgia" w:hAnsi="Georgia"/>
          <w:sz w:val="21"/>
          <w:szCs w:val="21"/>
        </w:rPr>
        <w:t>40221</w:t>
      </w:r>
      <w:r w:rsidR="00F74175" w:rsidRPr="00E665B5"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/>
          <w:sz w:val="21"/>
          <w:szCs w:val="21"/>
        </w:rPr>
        <w:t>Düsseldorf</w:t>
      </w:r>
      <w:r w:rsidR="00F74175" w:rsidRPr="00E665B5">
        <w:rPr>
          <w:rFonts w:ascii="Georgia" w:hAnsi="Georgia"/>
          <w:sz w:val="21"/>
          <w:szCs w:val="21"/>
        </w:rPr>
        <w:t xml:space="preserve"> </w:t>
      </w:r>
    </w:p>
    <w:p w14:paraId="096C8AF5" w14:textId="77777777" w:rsidR="00647413" w:rsidRPr="00E665B5" w:rsidRDefault="00647413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</w:p>
    <w:p w14:paraId="155B6E2E" w14:textId="32B089ED" w:rsidR="006A7895" w:rsidRPr="00C766B7" w:rsidRDefault="005D5AD1" w:rsidP="0085213A">
      <w:pPr>
        <w:spacing w:after="0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Dortmund</w:t>
      </w:r>
      <w:r w:rsidR="002D594E" w:rsidRPr="00C766B7">
        <w:rPr>
          <w:rFonts w:ascii="Georgia" w:hAnsi="Georgia" w:cs="Times New Roman"/>
          <w:sz w:val="21"/>
          <w:szCs w:val="21"/>
        </w:rPr>
        <w:t xml:space="preserve">, </w:t>
      </w:r>
      <w:r>
        <w:rPr>
          <w:rFonts w:ascii="Georgia" w:hAnsi="Georgia" w:cs="Times New Roman"/>
          <w:sz w:val="21"/>
          <w:szCs w:val="21"/>
        </w:rPr>
        <w:t>04</w:t>
      </w:r>
      <w:r w:rsidR="002D594E" w:rsidRPr="00C766B7">
        <w:rPr>
          <w:rFonts w:ascii="Georgia" w:hAnsi="Georgia" w:cs="Times New Roman"/>
          <w:sz w:val="21"/>
          <w:szCs w:val="21"/>
        </w:rPr>
        <w:t>.</w:t>
      </w:r>
      <w:r>
        <w:rPr>
          <w:rFonts w:ascii="Georgia" w:hAnsi="Georgia" w:cs="Times New Roman"/>
          <w:sz w:val="21"/>
          <w:szCs w:val="21"/>
        </w:rPr>
        <w:t>09</w:t>
      </w:r>
      <w:r w:rsidR="006A7895" w:rsidRPr="00C766B7">
        <w:rPr>
          <w:rFonts w:ascii="Georgia" w:hAnsi="Georgia" w:cs="Times New Roman"/>
          <w:sz w:val="21"/>
          <w:szCs w:val="21"/>
        </w:rPr>
        <w:t>.</w:t>
      </w:r>
      <w:r w:rsidR="003D5D1E" w:rsidRPr="00C766B7">
        <w:rPr>
          <w:rFonts w:ascii="Georgia" w:hAnsi="Georgia" w:cs="Times New Roman"/>
          <w:sz w:val="21"/>
          <w:szCs w:val="21"/>
        </w:rPr>
        <w:t>20</w:t>
      </w:r>
      <w:r>
        <w:rPr>
          <w:rFonts w:ascii="Georgia" w:hAnsi="Georgia" w:cs="Times New Roman"/>
          <w:sz w:val="21"/>
          <w:szCs w:val="21"/>
        </w:rPr>
        <w:t>24</w:t>
      </w:r>
    </w:p>
    <w:p w14:paraId="0731715D" w14:textId="77777777" w:rsidR="001E0088" w:rsidRPr="00C766B7" w:rsidRDefault="001E0088" w:rsidP="001E0088">
      <w:pPr>
        <w:spacing w:after="0"/>
        <w:jc w:val="right"/>
        <w:rPr>
          <w:rFonts w:ascii="Georgia" w:hAnsi="Georgia" w:cs="Times New Roman"/>
          <w:sz w:val="21"/>
          <w:szCs w:val="21"/>
        </w:rPr>
      </w:pPr>
    </w:p>
    <w:p w14:paraId="0098600D" w14:textId="7678DB82" w:rsidR="000A5AB8" w:rsidRPr="0099776A" w:rsidRDefault="0099776A" w:rsidP="00590834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99776A">
        <w:rPr>
          <w:rFonts w:ascii="Georgia" w:hAnsi="Georgia" w:cs="Times New Roman"/>
          <w:b/>
          <w:sz w:val="21"/>
          <w:szCs w:val="21"/>
        </w:rPr>
        <w:t xml:space="preserve">Bewerbung um ein Praktikum im </w:t>
      </w:r>
      <w:r w:rsidR="00C766B7">
        <w:rPr>
          <w:rFonts w:ascii="Georgia" w:hAnsi="Georgia" w:cs="Times New Roman"/>
          <w:b/>
          <w:sz w:val="21"/>
          <w:szCs w:val="21"/>
        </w:rPr>
        <w:t>Consulting Industrie und Handel</w:t>
      </w:r>
    </w:p>
    <w:p w14:paraId="70A974D0" w14:textId="3277D60F" w:rsidR="000A5AB8" w:rsidRPr="0099776A" w:rsidRDefault="000A5AB8" w:rsidP="000A5AB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3A5BDDA8" w14:textId="77777777" w:rsidR="004A615C" w:rsidRPr="0099776A" w:rsidRDefault="004A615C" w:rsidP="000A5AB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61CDE0AD" w14:textId="5D9C3695" w:rsidR="00034B68" w:rsidRPr="0099776A" w:rsidRDefault="0099776A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99776A">
        <w:rPr>
          <w:rFonts w:ascii="Georgia" w:hAnsi="Georgia" w:cs="Times New Roman"/>
          <w:sz w:val="21"/>
          <w:szCs w:val="21"/>
        </w:rPr>
        <w:t>Sehr geehrte Damen und Herren</w:t>
      </w:r>
      <w:r w:rsidR="00E65B09" w:rsidRPr="0099776A">
        <w:rPr>
          <w:rFonts w:ascii="Georgia" w:hAnsi="Georgia" w:cs="Times New Roman"/>
          <w:sz w:val="21"/>
          <w:szCs w:val="21"/>
        </w:rPr>
        <w:t xml:space="preserve">, </w:t>
      </w:r>
    </w:p>
    <w:p w14:paraId="433CF1AE" w14:textId="14106765" w:rsidR="00E65B09" w:rsidRPr="0099776A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D48FF15" w14:textId="3ED2588F" w:rsidR="00E65B09" w:rsidRPr="00E65B09" w:rsidRDefault="00C766B7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die Aussicht, als Berater in der Industrie und Handelsbranche direkt an der Optimierung und Weiterentwicklung von Unternehmen mitzuwirken, reizt mich sehr</w:t>
      </w:r>
      <w:r w:rsidR="00295BF4">
        <w:rPr>
          <w:rFonts w:ascii="Georgia" w:hAnsi="Georgia" w:cs="Times New Roman"/>
          <w:sz w:val="21"/>
          <w:szCs w:val="21"/>
        </w:rPr>
        <w:t>.</w:t>
      </w:r>
      <w:r>
        <w:rPr>
          <w:rFonts w:ascii="Georgia" w:hAnsi="Georgia" w:cs="Times New Roman"/>
          <w:sz w:val="21"/>
          <w:szCs w:val="21"/>
        </w:rPr>
        <w:t xml:space="preserve"> </w:t>
      </w:r>
      <w:r w:rsidR="00295BF4">
        <w:rPr>
          <w:rFonts w:ascii="Georgia" w:hAnsi="Georgia" w:cs="Times New Roman"/>
          <w:sz w:val="21"/>
          <w:szCs w:val="21"/>
        </w:rPr>
        <w:t>Durch meine bisherigen beruflichen Erfahrungen habe ich den Handel und die Industrie als sehr dynamische und spannende Bereiche kennengelernt.</w:t>
      </w:r>
      <w:r w:rsidR="00295BF4" w:rsidRPr="00295BF4">
        <w:rPr>
          <w:rFonts w:ascii="Georgia" w:hAnsi="Georgia" w:cs="Times New Roman"/>
          <w:sz w:val="21"/>
          <w:szCs w:val="21"/>
        </w:rPr>
        <w:t xml:space="preserve"> </w:t>
      </w:r>
      <w:r w:rsidR="00295BF4">
        <w:rPr>
          <w:rFonts w:ascii="Georgia" w:hAnsi="Georgia" w:cs="Times New Roman"/>
          <w:sz w:val="21"/>
          <w:szCs w:val="21"/>
        </w:rPr>
        <w:t xml:space="preserve">An der Beratung fasziniert mich dabei die steile Lernkurve durch abwechslungsreiche Projekte sowie das ambitionierte Arbeitsumfeld. </w:t>
      </w:r>
      <w:r>
        <w:rPr>
          <w:rFonts w:ascii="Georgia" w:hAnsi="Georgia" w:cs="Times New Roman"/>
          <w:sz w:val="21"/>
          <w:szCs w:val="21"/>
        </w:rPr>
        <w:t xml:space="preserve">Sehr gerne würde ich Sie daher </w:t>
      </w:r>
      <w:r w:rsidR="00AB545A">
        <w:rPr>
          <w:rFonts w:ascii="Georgia" w:hAnsi="Georgia" w:cs="Times New Roman"/>
          <w:sz w:val="21"/>
          <w:szCs w:val="21"/>
        </w:rPr>
        <w:t xml:space="preserve">im Rahmen </w:t>
      </w:r>
      <w:proofErr w:type="gramStart"/>
      <w:r w:rsidR="00AB545A">
        <w:rPr>
          <w:rFonts w:ascii="Georgia" w:hAnsi="Georgia" w:cs="Times New Roman"/>
          <w:sz w:val="21"/>
          <w:szCs w:val="21"/>
        </w:rPr>
        <w:t>meines Gap</w:t>
      </w:r>
      <w:proofErr w:type="gramEnd"/>
      <w:r w:rsidR="00AB545A">
        <w:rPr>
          <w:rFonts w:ascii="Georgia" w:hAnsi="Georgia" w:cs="Times New Roman"/>
          <w:sz w:val="21"/>
          <w:szCs w:val="21"/>
        </w:rPr>
        <w:t xml:space="preserve"> </w:t>
      </w:r>
      <w:del w:id="0" w:author="David Döbele" w:date="2024-09-03T19:10:00Z" w16du:dateUtc="2024-09-03T17:10:00Z">
        <w:r w:rsidR="006504FC" w:rsidDel="00074F35">
          <w:rPr>
            <w:rFonts w:ascii="Georgia" w:hAnsi="Georgia" w:cs="Times New Roman"/>
            <w:sz w:val="21"/>
            <w:szCs w:val="21"/>
          </w:rPr>
          <w:delText>y</w:delText>
        </w:r>
        <w:r w:rsidR="00AB545A" w:rsidDel="00074F35">
          <w:rPr>
            <w:rFonts w:ascii="Georgia" w:hAnsi="Georgia" w:cs="Times New Roman"/>
            <w:sz w:val="21"/>
            <w:szCs w:val="21"/>
          </w:rPr>
          <w:delText xml:space="preserve">ears </w:delText>
        </w:r>
      </w:del>
      <w:proofErr w:type="spellStart"/>
      <w:ins w:id="1" w:author="David Döbele" w:date="2024-09-03T19:10:00Z" w16du:dateUtc="2024-09-03T17:10:00Z">
        <w:r w:rsidR="00074F35">
          <w:rPr>
            <w:rFonts w:ascii="Georgia" w:hAnsi="Georgia" w:cs="Times New Roman"/>
            <w:sz w:val="21"/>
            <w:szCs w:val="21"/>
          </w:rPr>
          <w:t>Y</w:t>
        </w:r>
        <w:r w:rsidR="00074F35">
          <w:rPr>
            <w:rFonts w:ascii="Georgia" w:hAnsi="Georgia" w:cs="Times New Roman"/>
            <w:sz w:val="21"/>
            <w:szCs w:val="21"/>
          </w:rPr>
          <w:t>ears</w:t>
        </w:r>
        <w:proofErr w:type="spellEnd"/>
        <w:r w:rsidR="00074F35">
          <w:rPr>
            <w:rFonts w:ascii="Georgia" w:hAnsi="Georgia" w:cs="Times New Roman"/>
            <w:sz w:val="21"/>
            <w:szCs w:val="21"/>
          </w:rPr>
          <w:t xml:space="preserve"> </w:t>
        </w:r>
      </w:ins>
      <w:r>
        <w:rPr>
          <w:rFonts w:ascii="Georgia" w:hAnsi="Georgia" w:cs="Times New Roman"/>
          <w:sz w:val="21"/>
          <w:szCs w:val="21"/>
        </w:rPr>
        <w:t xml:space="preserve">ab Januar 2025 als Praktikant im Consulting </w:t>
      </w:r>
      <w:r w:rsidR="003476B5">
        <w:rPr>
          <w:rFonts w:ascii="Georgia" w:hAnsi="Georgia" w:cs="Times New Roman"/>
          <w:sz w:val="21"/>
          <w:szCs w:val="21"/>
        </w:rPr>
        <w:t>i</w:t>
      </w:r>
      <w:r w:rsidR="00732E83">
        <w:rPr>
          <w:rFonts w:ascii="Georgia" w:hAnsi="Georgia" w:cs="Times New Roman"/>
          <w:sz w:val="21"/>
          <w:szCs w:val="21"/>
        </w:rPr>
        <w:t>m</w:t>
      </w:r>
      <w:r w:rsidR="003476B5">
        <w:rPr>
          <w:rFonts w:ascii="Georgia" w:hAnsi="Georgia" w:cs="Times New Roman"/>
          <w:sz w:val="21"/>
          <w:szCs w:val="21"/>
        </w:rPr>
        <w:t xml:space="preserve"> Bereich </w:t>
      </w:r>
      <w:r>
        <w:rPr>
          <w:rFonts w:ascii="Georgia" w:hAnsi="Georgia" w:cs="Times New Roman"/>
          <w:sz w:val="21"/>
          <w:szCs w:val="21"/>
        </w:rPr>
        <w:t xml:space="preserve">Industrie und Handel für drei Monate </w:t>
      </w:r>
      <w:r w:rsidR="00AB545A">
        <w:rPr>
          <w:rFonts w:ascii="Georgia" w:hAnsi="Georgia" w:cs="Times New Roman"/>
          <w:sz w:val="21"/>
          <w:szCs w:val="21"/>
        </w:rPr>
        <w:t>an Ihrem Standort in Düsseldorf – alternativ auch an einem Ihrer</w:t>
      </w:r>
      <w:r>
        <w:rPr>
          <w:rFonts w:ascii="Georgia" w:hAnsi="Georgia" w:cs="Times New Roman"/>
          <w:sz w:val="21"/>
          <w:szCs w:val="21"/>
        </w:rPr>
        <w:t xml:space="preserve"> </w:t>
      </w:r>
      <w:r w:rsidR="00AB545A">
        <w:rPr>
          <w:rFonts w:ascii="Georgia" w:hAnsi="Georgia" w:cs="Times New Roman"/>
          <w:sz w:val="21"/>
          <w:szCs w:val="21"/>
        </w:rPr>
        <w:t xml:space="preserve">anderen Standorte - </w:t>
      </w:r>
      <w:r>
        <w:rPr>
          <w:rFonts w:ascii="Georgia" w:hAnsi="Georgia" w:cs="Times New Roman"/>
          <w:sz w:val="21"/>
          <w:szCs w:val="21"/>
        </w:rPr>
        <w:t>unterstützen.</w:t>
      </w:r>
    </w:p>
    <w:p w14:paraId="545B5699" w14:textId="248B7C08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E3B7ADD" w14:textId="597C2658" w:rsidR="00E538DF" w:rsidRPr="002627D2" w:rsidRDefault="007B7444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Nach meinem Abitur habe ich im Jahr 2018 die Aus- und Weiterbildung zum Handelsfachwirt begonnen. Der Schritt war für mich essenziell – nicht nur habe ich die Vielseitigkeit des Handels kennen gelernt, sondern konnte in jungen Jahren Verantwortung übernehmen</w:t>
      </w:r>
      <w:r w:rsidR="00295BF4">
        <w:rPr>
          <w:rFonts w:ascii="Georgia" w:hAnsi="Georgia" w:cs="Times New Roman"/>
          <w:sz w:val="21"/>
          <w:szCs w:val="21"/>
        </w:rPr>
        <w:t>, wodurch ich kommunikationsstark und selbstbewusst geworden bin</w:t>
      </w:r>
      <w:r>
        <w:rPr>
          <w:rFonts w:ascii="Georgia" w:hAnsi="Georgia" w:cs="Times New Roman"/>
          <w:sz w:val="21"/>
          <w:szCs w:val="21"/>
        </w:rPr>
        <w:t>. Nach Abschluss der Ausbildung zum Kaufmann im Einzelhandel</w:t>
      </w:r>
      <w:r w:rsidR="00E538DF">
        <w:rPr>
          <w:rFonts w:ascii="Georgia" w:hAnsi="Georgia" w:cs="Times New Roman"/>
          <w:sz w:val="21"/>
          <w:szCs w:val="21"/>
        </w:rPr>
        <w:t xml:space="preserve"> begann ich mein Studium, was ich Ende dieses Jahres voraussichtlich mit einem </w:t>
      </w:r>
      <w:del w:id="2" w:author="David Döbele" w:date="2024-09-03T19:12:00Z" w16du:dateUtc="2024-09-03T17:12:00Z">
        <w:r w:rsidR="00E538DF" w:rsidDel="00074F35">
          <w:rPr>
            <w:rFonts w:ascii="Georgia" w:hAnsi="Georgia" w:cs="Times New Roman"/>
            <w:sz w:val="21"/>
            <w:szCs w:val="21"/>
          </w:rPr>
          <w:delText>1,7er</w:delText>
        </w:r>
      </w:del>
      <w:ins w:id="3" w:author="David Döbele" w:date="2024-09-03T19:12:00Z" w16du:dateUtc="2024-09-03T17:12:00Z">
        <w:r w:rsidR="00074F35">
          <w:rPr>
            <w:rFonts w:ascii="Georgia" w:hAnsi="Georgia" w:cs="Times New Roman"/>
            <w:sz w:val="21"/>
            <w:szCs w:val="21"/>
          </w:rPr>
          <w:t>sehr guten</w:t>
        </w:r>
      </w:ins>
      <w:r w:rsidR="00E538DF">
        <w:rPr>
          <w:rFonts w:ascii="Georgia" w:hAnsi="Georgia" w:cs="Times New Roman"/>
          <w:sz w:val="21"/>
          <w:szCs w:val="21"/>
        </w:rPr>
        <w:t xml:space="preserve"> Noten</w:t>
      </w:r>
      <w:r w:rsidR="00D557D9">
        <w:rPr>
          <w:rFonts w:ascii="Georgia" w:hAnsi="Georgia" w:cs="Times New Roman"/>
          <w:sz w:val="21"/>
          <w:szCs w:val="21"/>
        </w:rPr>
        <w:t>durch</w:t>
      </w:r>
      <w:r w:rsidR="00E538DF">
        <w:rPr>
          <w:rFonts w:ascii="Georgia" w:hAnsi="Georgia" w:cs="Times New Roman"/>
          <w:sz w:val="21"/>
          <w:szCs w:val="21"/>
        </w:rPr>
        <w:t>schnitt abschließen werde.</w:t>
      </w:r>
      <w:r w:rsidR="0092091D">
        <w:rPr>
          <w:rFonts w:ascii="Georgia" w:hAnsi="Georgia" w:cs="Times New Roman"/>
          <w:sz w:val="21"/>
          <w:szCs w:val="21"/>
        </w:rPr>
        <w:t xml:space="preserve"> Ab Oktober 2025 strebe ich außerdem an, meinen Master zu beginnen.</w:t>
      </w:r>
      <w:r w:rsidR="00E538DF">
        <w:rPr>
          <w:rFonts w:ascii="Georgia" w:hAnsi="Georgia" w:cs="Times New Roman"/>
          <w:sz w:val="21"/>
          <w:szCs w:val="21"/>
        </w:rPr>
        <w:t xml:space="preserve"> Besonders relevant für das Praktikum bei Ihnen dürfte zudem meine berufliche Erfahrung im Business Development im E-Commerce sein. Dabei konnte ich</w:t>
      </w:r>
      <w:r w:rsidR="00492DAB">
        <w:rPr>
          <w:rFonts w:ascii="Georgia" w:hAnsi="Georgia" w:cs="Times New Roman"/>
          <w:sz w:val="21"/>
          <w:szCs w:val="21"/>
        </w:rPr>
        <w:t xml:space="preserve"> </w:t>
      </w:r>
      <w:r w:rsidR="00E538DF">
        <w:rPr>
          <w:rFonts w:ascii="Georgia" w:hAnsi="Georgia" w:cs="Times New Roman"/>
          <w:sz w:val="21"/>
          <w:szCs w:val="21"/>
        </w:rPr>
        <w:t xml:space="preserve">durch die enge Zusammenarbeit mit den Gründern meine strategische und unternehmerische Denkweise ausbauen. </w:t>
      </w:r>
      <w:r w:rsidR="00247ACC">
        <w:rPr>
          <w:rFonts w:ascii="Georgia" w:hAnsi="Georgia" w:cs="Times New Roman"/>
          <w:sz w:val="21"/>
          <w:szCs w:val="21"/>
        </w:rPr>
        <w:t xml:space="preserve">Aktuell arbeite ich </w:t>
      </w:r>
      <w:r w:rsidR="00A900DC">
        <w:rPr>
          <w:rFonts w:ascii="Georgia" w:hAnsi="Georgia" w:cs="Times New Roman"/>
          <w:sz w:val="21"/>
          <w:szCs w:val="21"/>
        </w:rPr>
        <w:t xml:space="preserve">als Werkstudent </w:t>
      </w:r>
      <w:r w:rsidR="00247ACC">
        <w:rPr>
          <w:rFonts w:ascii="Georgia" w:hAnsi="Georgia" w:cs="Times New Roman"/>
          <w:sz w:val="21"/>
          <w:szCs w:val="21"/>
        </w:rPr>
        <w:t xml:space="preserve">im Verbindungshandel im Bereich Einkaufscontrolling &amp; Datenanalyse. Durch die Verwendung aktueller Analysetools und SAP konnte </w:t>
      </w:r>
      <w:r w:rsidR="009E474E">
        <w:rPr>
          <w:rFonts w:ascii="Georgia" w:hAnsi="Georgia" w:cs="Times New Roman"/>
          <w:sz w:val="21"/>
          <w:szCs w:val="21"/>
        </w:rPr>
        <w:t xml:space="preserve">ich </w:t>
      </w:r>
      <w:r w:rsidR="00AA4D01">
        <w:rPr>
          <w:rFonts w:ascii="Georgia" w:hAnsi="Georgia" w:cs="Times New Roman"/>
          <w:sz w:val="21"/>
          <w:szCs w:val="21"/>
        </w:rPr>
        <w:t xml:space="preserve">neben dem Verständnis für technische Zusammenhänge ebenfalls das </w:t>
      </w:r>
      <w:r w:rsidR="00247ACC">
        <w:rPr>
          <w:rFonts w:ascii="Georgia" w:hAnsi="Georgia" w:cs="Times New Roman"/>
          <w:sz w:val="21"/>
          <w:szCs w:val="21"/>
        </w:rPr>
        <w:t>Supply</w:t>
      </w:r>
      <w:r w:rsidR="0092091D">
        <w:rPr>
          <w:rFonts w:ascii="Georgia" w:hAnsi="Georgia" w:cs="Times New Roman"/>
          <w:sz w:val="21"/>
          <w:szCs w:val="21"/>
        </w:rPr>
        <w:t xml:space="preserve"> </w:t>
      </w:r>
      <w:r w:rsidR="00247ACC">
        <w:rPr>
          <w:rFonts w:ascii="Georgia" w:hAnsi="Georgia" w:cs="Times New Roman"/>
          <w:sz w:val="21"/>
          <w:szCs w:val="21"/>
        </w:rPr>
        <w:t>Chain</w:t>
      </w:r>
      <w:r w:rsidR="0092091D">
        <w:rPr>
          <w:rFonts w:ascii="Georgia" w:hAnsi="Georgia" w:cs="Times New Roman"/>
          <w:sz w:val="21"/>
          <w:szCs w:val="21"/>
        </w:rPr>
        <w:t xml:space="preserve"> </w:t>
      </w:r>
      <w:r w:rsidR="00247ACC">
        <w:rPr>
          <w:rFonts w:ascii="Georgia" w:hAnsi="Georgia" w:cs="Times New Roman"/>
          <w:sz w:val="21"/>
          <w:szCs w:val="21"/>
        </w:rPr>
        <w:t xml:space="preserve">Management </w:t>
      </w:r>
      <w:r w:rsidR="00AA4D01">
        <w:rPr>
          <w:rFonts w:ascii="Georgia" w:hAnsi="Georgia" w:cs="Times New Roman"/>
          <w:sz w:val="21"/>
          <w:szCs w:val="21"/>
        </w:rPr>
        <w:t>besser durchdringen</w:t>
      </w:r>
      <w:r w:rsidR="00247ACC">
        <w:rPr>
          <w:rFonts w:ascii="Georgia" w:hAnsi="Georgia" w:cs="Times New Roman"/>
          <w:sz w:val="21"/>
          <w:szCs w:val="21"/>
        </w:rPr>
        <w:t>.</w:t>
      </w:r>
      <w:r w:rsidR="00A900DC">
        <w:rPr>
          <w:rFonts w:ascii="Georgia" w:hAnsi="Georgia" w:cs="Times New Roman"/>
          <w:sz w:val="21"/>
          <w:szCs w:val="21"/>
        </w:rPr>
        <w:t xml:space="preserve"> </w:t>
      </w:r>
      <w:r w:rsidR="0059625B">
        <w:rPr>
          <w:rFonts w:ascii="Georgia" w:hAnsi="Georgia" w:cs="Times New Roman"/>
          <w:sz w:val="21"/>
          <w:szCs w:val="21"/>
        </w:rPr>
        <w:t>Ich setze mich zudem</w:t>
      </w:r>
      <w:r w:rsidR="00A900DC">
        <w:rPr>
          <w:rFonts w:ascii="Georgia" w:hAnsi="Georgia" w:cs="Times New Roman"/>
          <w:sz w:val="21"/>
          <w:szCs w:val="21"/>
        </w:rPr>
        <w:t xml:space="preserve"> viel mit dem Thema generativer KI auseinander und habe </w:t>
      </w:r>
      <w:r w:rsidR="0059625B">
        <w:rPr>
          <w:rFonts w:ascii="Georgia" w:hAnsi="Georgia" w:cs="Times New Roman"/>
          <w:sz w:val="21"/>
          <w:szCs w:val="21"/>
        </w:rPr>
        <w:t xml:space="preserve">hier auch den Schwerpunkt für meine Bachelorarbeit gelegt. </w:t>
      </w:r>
      <w:r w:rsidR="00247ACC">
        <w:rPr>
          <w:rFonts w:ascii="Georgia" w:hAnsi="Georgia" w:cs="Times New Roman"/>
          <w:sz w:val="21"/>
          <w:szCs w:val="21"/>
        </w:rPr>
        <w:t xml:space="preserve">Meine Erfahrungen und </w:t>
      </w:r>
      <w:del w:id="4" w:author="David Döbele" w:date="2024-09-03T19:13:00Z" w16du:dateUtc="2024-09-03T17:13:00Z">
        <w:r w:rsidR="00247ACC" w:rsidDel="00074F35">
          <w:rPr>
            <w:rFonts w:ascii="Georgia" w:hAnsi="Georgia" w:cs="Times New Roman"/>
            <w:sz w:val="21"/>
            <w:szCs w:val="21"/>
          </w:rPr>
          <w:delText xml:space="preserve">die </w:delText>
        </w:r>
      </w:del>
      <w:ins w:id="5" w:author="David Döbele" w:date="2024-09-03T19:13:00Z" w16du:dateUtc="2024-09-03T17:13:00Z">
        <w:r w:rsidR="00074F35">
          <w:rPr>
            <w:rFonts w:ascii="Georgia" w:hAnsi="Georgia" w:cs="Times New Roman"/>
            <w:sz w:val="21"/>
            <w:szCs w:val="21"/>
          </w:rPr>
          <w:t>meine</w:t>
        </w:r>
        <w:r w:rsidR="00074F35">
          <w:rPr>
            <w:rFonts w:ascii="Georgia" w:hAnsi="Georgia" w:cs="Times New Roman"/>
            <w:sz w:val="21"/>
            <w:szCs w:val="21"/>
          </w:rPr>
          <w:t xml:space="preserve"> </w:t>
        </w:r>
      </w:ins>
      <w:del w:id="6" w:author="David Döbele" w:date="2024-09-03T19:13:00Z" w16du:dateUtc="2024-09-03T17:13:00Z">
        <w:r w:rsidR="00247ACC" w:rsidDel="00074F35">
          <w:rPr>
            <w:rFonts w:ascii="Georgia" w:hAnsi="Georgia" w:cs="Times New Roman"/>
            <w:sz w:val="21"/>
            <w:szCs w:val="21"/>
          </w:rPr>
          <w:delText xml:space="preserve">Leidenschaft </w:delText>
        </w:r>
      </w:del>
      <w:ins w:id="7" w:author="David Döbele" w:date="2024-09-03T19:13:00Z" w16du:dateUtc="2024-09-03T17:13:00Z">
        <w:r w:rsidR="00074F35">
          <w:rPr>
            <w:rFonts w:ascii="Georgia" w:hAnsi="Georgia" w:cs="Times New Roman"/>
            <w:sz w:val="21"/>
            <w:szCs w:val="21"/>
          </w:rPr>
          <w:t>große Neugierde an neuen Themen</w:t>
        </w:r>
        <w:r w:rsidR="00074F35">
          <w:rPr>
            <w:rFonts w:ascii="Georgia" w:hAnsi="Georgia" w:cs="Times New Roman"/>
            <w:sz w:val="21"/>
            <w:szCs w:val="21"/>
          </w:rPr>
          <w:t xml:space="preserve"> </w:t>
        </w:r>
      </w:ins>
      <w:r w:rsidR="00247ACC">
        <w:rPr>
          <w:rFonts w:ascii="Georgia" w:hAnsi="Georgia" w:cs="Times New Roman"/>
          <w:sz w:val="21"/>
          <w:szCs w:val="21"/>
        </w:rPr>
        <w:t>möchte ich nun gerne in Form eines Praktikums bei Ihnen einbringen.</w:t>
      </w:r>
    </w:p>
    <w:p w14:paraId="2C090CDF" w14:textId="723F9A8E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9160B60" w14:textId="5163037F" w:rsidR="00E65B09" w:rsidRPr="00E65B09" w:rsidRDefault="00CF2855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Horn &amp; Company scheint mir für dieses Praktikum ideal. </w:t>
      </w:r>
      <w:r w:rsidR="004D5EAB">
        <w:rPr>
          <w:rFonts w:ascii="Georgia" w:hAnsi="Georgia" w:cs="Times New Roman"/>
          <w:sz w:val="21"/>
          <w:szCs w:val="21"/>
        </w:rPr>
        <w:t xml:space="preserve">Als Hidden Champion der Top-Management Beratungen finde ich die offene Unternehmenskultur und das rasante Wachstum bemerkenswert. Zudem spricht mich die Einbindung als vollwertiges Teammitglied und die frühe Übernahme von Verantwortung sehr an. Besonders spannend </w:t>
      </w:r>
      <w:r w:rsidR="007C7939">
        <w:rPr>
          <w:rFonts w:ascii="Georgia" w:hAnsi="Georgia" w:cs="Times New Roman"/>
          <w:sz w:val="21"/>
          <w:szCs w:val="21"/>
        </w:rPr>
        <w:t xml:space="preserve">finde ich die Übernahme von </w:t>
      </w:r>
      <w:proofErr w:type="spellStart"/>
      <w:r w:rsidR="007C7939">
        <w:rPr>
          <w:rFonts w:ascii="Georgia" w:hAnsi="Georgia" w:cs="Times New Roman"/>
          <w:sz w:val="21"/>
          <w:szCs w:val="21"/>
        </w:rPr>
        <w:t>CoMonto</w:t>
      </w:r>
      <w:proofErr w:type="spellEnd"/>
      <w:r w:rsidR="007C7939">
        <w:rPr>
          <w:rFonts w:ascii="Georgia" w:hAnsi="Georgia" w:cs="Times New Roman"/>
          <w:sz w:val="21"/>
          <w:szCs w:val="21"/>
        </w:rPr>
        <w:t xml:space="preserve">, wodurch sich Ihre Expertise in den Bereichen </w:t>
      </w:r>
      <w:proofErr w:type="spellStart"/>
      <w:r w:rsidR="007C7939">
        <w:rPr>
          <w:rFonts w:ascii="Georgia" w:hAnsi="Georgia" w:cs="Times New Roman"/>
          <w:sz w:val="21"/>
          <w:szCs w:val="21"/>
        </w:rPr>
        <w:t>Operations</w:t>
      </w:r>
      <w:proofErr w:type="spellEnd"/>
      <w:r w:rsidR="007C7939">
        <w:rPr>
          <w:rFonts w:ascii="Georgia" w:hAnsi="Georgia" w:cs="Times New Roman"/>
          <w:sz w:val="21"/>
          <w:szCs w:val="21"/>
        </w:rPr>
        <w:t>, Supply</w:t>
      </w:r>
      <w:r w:rsidR="00D76CB8">
        <w:rPr>
          <w:rFonts w:ascii="Georgia" w:hAnsi="Georgia" w:cs="Times New Roman"/>
          <w:sz w:val="21"/>
          <w:szCs w:val="21"/>
        </w:rPr>
        <w:t xml:space="preserve"> </w:t>
      </w:r>
      <w:r w:rsidR="007C7939">
        <w:rPr>
          <w:rFonts w:ascii="Georgia" w:hAnsi="Georgia" w:cs="Times New Roman"/>
          <w:sz w:val="21"/>
          <w:szCs w:val="21"/>
        </w:rPr>
        <w:t>Chain</w:t>
      </w:r>
      <w:r w:rsidR="00D76CB8">
        <w:rPr>
          <w:rFonts w:ascii="Georgia" w:hAnsi="Georgia" w:cs="Times New Roman"/>
          <w:sz w:val="21"/>
          <w:szCs w:val="21"/>
        </w:rPr>
        <w:t xml:space="preserve"> </w:t>
      </w:r>
      <w:r w:rsidR="007C7939">
        <w:rPr>
          <w:rFonts w:ascii="Georgia" w:hAnsi="Georgia" w:cs="Times New Roman"/>
          <w:sz w:val="21"/>
          <w:szCs w:val="21"/>
        </w:rPr>
        <w:t xml:space="preserve">Management und </w:t>
      </w:r>
      <w:proofErr w:type="spellStart"/>
      <w:r w:rsidR="007C7939">
        <w:rPr>
          <w:rFonts w:ascii="Georgia" w:hAnsi="Georgia" w:cs="Times New Roman"/>
          <w:sz w:val="21"/>
          <w:szCs w:val="21"/>
        </w:rPr>
        <w:t>Procurement</w:t>
      </w:r>
      <w:proofErr w:type="spellEnd"/>
      <w:r w:rsidR="007C7939">
        <w:rPr>
          <w:rFonts w:ascii="Georgia" w:hAnsi="Georgia" w:cs="Times New Roman"/>
          <w:sz w:val="21"/>
          <w:szCs w:val="21"/>
        </w:rPr>
        <w:t xml:space="preserve"> nochmal verbessert hat. </w:t>
      </w:r>
      <w:r w:rsidR="001B3023">
        <w:rPr>
          <w:rFonts w:ascii="Georgia" w:hAnsi="Georgia" w:cs="Times New Roman"/>
          <w:sz w:val="21"/>
          <w:szCs w:val="21"/>
        </w:rPr>
        <w:t>Ich kann</w:t>
      </w:r>
      <w:r w:rsidR="007C7939">
        <w:rPr>
          <w:rFonts w:ascii="Georgia" w:hAnsi="Georgia" w:cs="Times New Roman"/>
          <w:sz w:val="21"/>
          <w:szCs w:val="21"/>
        </w:rPr>
        <w:t xml:space="preserve"> mir einen Berufseinstieg in der Beratung für Industrie und Handel sehr gut vorstellen, wodurch Sie die perfekte Adresse für dieses Praktikum sind. </w:t>
      </w:r>
    </w:p>
    <w:p w14:paraId="0D1927BC" w14:textId="366D7854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2052A7F0" w14:textId="068F9E62" w:rsidR="00E65B09" w:rsidRPr="00E65B09" w:rsidRDefault="003476B5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Von dem Praktikum erhoffe ich mir eine steile Lernkurve sowie die Möglichkeit, meine Erfahrungen und Fähigkeiten mehrwertschaffend bei Ihnen einzubringen. Ich bin mir sicher, dass ich </w:t>
      </w:r>
      <w:r w:rsidR="00330D8B">
        <w:rPr>
          <w:rFonts w:ascii="Georgia" w:hAnsi="Georgia" w:cs="Times New Roman"/>
          <w:sz w:val="21"/>
          <w:szCs w:val="21"/>
        </w:rPr>
        <w:t xml:space="preserve">durch meine analytische Denkweise, meine Kommunikationsstärke </w:t>
      </w:r>
      <w:r w:rsidR="001B3023">
        <w:rPr>
          <w:rFonts w:ascii="Georgia" w:hAnsi="Georgia" w:cs="Times New Roman"/>
          <w:sz w:val="21"/>
          <w:szCs w:val="21"/>
        </w:rPr>
        <w:t>sowie</w:t>
      </w:r>
      <w:r w:rsidR="00330D8B">
        <w:rPr>
          <w:rFonts w:ascii="Georgia" w:hAnsi="Georgia" w:cs="Times New Roman"/>
          <w:sz w:val="21"/>
          <w:szCs w:val="21"/>
        </w:rPr>
        <w:t xml:space="preserve"> meine hohe Einsatzbereitschaft eine Bereicherung für Ihr Unternehmen sein werde</w:t>
      </w:r>
      <w:r w:rsidR="00B4758E">
        <w:rPr>
          <w:rFonts w:ascii="Georgia" w:hAnsi="Georgia" w:cs="Times New Roman"/>
          <w:sz w:val="21"/>
          <w:szCs w:val="21"/>
        </w:rPr>
        <w:t xml:space="preserve">. Ich würde mich sehr freuen, </w:t>
      </w:r>
      <w:r w:rsidR="00632B6E">
        <w:rPr>
          <w:rFonts w:ascii="Georgia" w:hAnsi="Georgia" w:cs="Times New Roman"/>
          <w:sz w:val="21"/>
          <w:szCs w:val="21"/>
        </w:rPr>
        <w:t>S</w:t>
      </w:r>
      <w:r w:rsidR="00B4758E">
        <w:rPr>
          <w:rFonts w:ascii="Georgia" w:hAnsi="Georgia" w:cs="Times New Roman"/>
          <w:sz w:val="21"/>
          <w:szCs w:val="21"/>
        </w:rPr>
        <w:t>ie in einem persönlichen Gespräch davon zu überzeugen.</w:t>
      </w:r>
    </w:p>
    <w:p w14:paraId="11B49693" w14:textId="63C4B0FD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459D038" w14:textId="07A27375" w:rsidR="00E65B09" w:rsidRPr="002627D2" w:rsidRDefault="0099776A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Mit freundlichen Grüßen</w:t>
      </w:r>
    </w:p>
    <w:p w14:paraId="3BDB02BA" w14:textId="3A5C68CF" w:rsidR="00BB3512" w:rsidRPr="00D30CEA" w:rsidRDefault="00732E83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  <w:lang w:val="en-US"/>
        </w:rPr>
        <w:t>Kolja Söhngen</w:t>
      </w:r>
    </w:p>
    <w:sectPr w:rsidR="00BB3512" w:rsidRPr="00D30CEA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74F35"/>
    <w:rsid w:val="00081359"/>
    <w:rsid w:val="000A154E"/>
    <w:rsid w:val="000A5AB8"/>
    <w:rsid w:val="000A6678"/>
    <w:rsid w:val="000A7DEB"/>
    <w:rsid w:val="000C55DE"/>
    <w:rsid w:val="000F371C"/>
    <w:rsid w:val="00117F83"/>
    <w:rsid w:val="00146C8E"/>
    <w:rsid w:val="00152DF9"/>
    <w:rsid w:val="00156A98"/>
    <w:rsid w:val="001669DB"/>
    <w:rsid w:val="00171D11"/>
    <w:rsid w:val="001819B1"/>
    <w:rsid w:val="001A4522"/>
    <w:rsid w:val="001B3023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47ACC"/>
    <w:rsid w:val="002536DC"/>
    <w:rsid w:val="00255EC1"/>
    <w:rsid w:val="00257D2A"/>
    <w:rsid w:val="002627D2"/>
    <w:rsid w:val="00264191"/>
    <w:rsid w:val="0027047C"/>
    <w:rsid w:val="002708C2"/>
    <w:rsid w:val="00274324"/>
    <w:rsid w:val="00295BF4"/>
    <w:rsid w:val="002A5B9F"/>
    <w:rsid w:val="002D309E"/>
    <w:rsid w:val="002D594E"/>
    <w:rsid w:val="002E39B8"/>
    <w:rsid w:val="002F3493"/>
    <w:rsid w:val="002F51FA"/>
    <w:rsid w:val="00311A15"/>
    <w:rsid w:val="003250EA"/>
    <w:rsid w:val="00330D8B"/>
    <w:rsid w:val="003421B1"/>
    <w:rsid w:val="003476B5"/>
    <w:rsid w:val="00375D2D"/>
    <w:rsid w:val="003811BC"/>
    <w:rsid w:val="0038671F"/>
    <w:rsid w:val="003947A8"/>
    <w:rsid w:val="003D464F"/>
    <w:rsid w:val="003D5D1E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92923"/>
    <w:rsid w:val="00492DAB"/>
    <w:rsid w:val="004A1501"/>
    <w:rsid w:val="004A615C"/>
    <w:rsid w:val="004A66A8"/>
    <w:rsid w:val="004B4510"/>
    <w:rsid w:val="004C156C"/>
    <w:rsid w:val="004C174A"/>
    <w:rsid w:val="004D5EAB"/>
    <w:rsid w:val="00500EFA"/>
    <w:rsid w:val="00506322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9625B"/>
    <w:rsid w:val="005B231F"/>
    <w:rsid w:val="005B3A61"/>
    <w:rsid w:val="005C55F7"/>
    <w:rsid w:val="005D5AD1"/>
    <w:rsid w:val="005D7D49"/>
    <w:rsid w:val="005E00BC"/>
    <w:rsid w:val="005E63B8"/>
    <w:rsid w:val="005F350B"/>
    <w:rsid w:val="00603752"/>
    <w:rsid w:val="00632B6E"/>
    <w:rsid w:val="00632F05"/>
    <w:rsid w:val="0063723B"/>
    <w:rsid w:val="00647413"/>
    <w:rsid w:val="006502BE"/>
    <w:rsid w:val="006504FC"/>
    <w:rsid w:val="006A7895"/>
    <w:rsid w:val="006B302C"/>
    <w:rsid w:val="006D2592"/>
    <w:rsid w:val="006F58EC"/>
    <w:rsid w:val="00706233"/>
    <w:rsid w:val="007251EA"/>
    <w:rsid w:val="00732E83"/>
    <w:rsid w:val="007340D7"/>
    <w:rsid w:val="007472BD"/>
    <w:rsid w:val="00755A3D"/>
    <w:rsid w:val="007675B1"/>
    <w:rsid w:val="00797EF1"/>
    <w:rsid w:val="007A3246"/>
    <w:rsid w:val="007A64C5"/>
    <w:rsid w:val="007A719D"/>
    <w:rsid w:val="007B1B2B"/>
    <w:rsid w:val="007B7444"/>
    <w:rsid w:val="007C59D2"/>
    <w:rsid w:val="007C7939"/>
    <w:rsid w:val="007E4326"/>
    <w:rsid w:val="007F0344"/>
    <w:rsid w:val="007F7EA0"/>
    <w:rsid w:val="008049F7"/>
    <w:rsid w:val="00807293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123FB"/>
    <w:rsid w:val="0092091D"/>
    <w:rsid w:val="009250BA"/>
    <w:rsid w:val="00991E04"/>
    <w:rsid w:val="0099776A"/>
    <w:rsid w:val="009A256E"/>
    <w:rsid w:val="009D07DC"/>
    <w:rsid w:val="009D3BBF"/>
    <w:rsid w:val="009E474E"/>
    <w:rsid w:val="009F46A7"/>
    <w:rsid w:val="00A1282E"/>
    <w:rsid w:val="00A14247"/>
    <w:rsid w:val="00A40D57"/>
    <w:rsid w:val="00A44493"/>
    <w:rsid w:val="00A53760"/>
    <w:rsid w:val="00A900DC"/>
    <w:rsid w:val="00AA2791"/>
    <w:rsid w:val="00AA4C7C"/>
    <w:rsid w:val="00AA4D01"/>
    <w:rsid w:val="00AB4CD0"/>
    <w:rsid w:val="00AB545A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4758E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F522D"/>
    <w:rsid w:val="00C0214A"/>
    <w:rsid w:val="00C030C1"/>
    <w:rsid w:val="00C1562F"/>
    <w:rsid w:val="00C6717B"/>
    <w:rsid w:val="00C71380"/>
    <w:rsid w:val="00C766B7"/>
    <w:rsid w:val="00C9003C"/>
    <w:rsid w:val="00C97ECA"/>
    <w:rsid w:val="00CA1160"/>
    <w:rsid w:val="00CA702E"/>
    <w:rsid w:val="00CA7350"/>
    <w:rsid w:val="00CB639D"/>
    <w:rsid w:val="00CD51E6"/>
    <w:rsid w:val="00CE433B"/>
    <w:rsid w:val="00CF2855"/>
    <w:rsid w:val="00D30CEA"/>
    <w:rsid w:val="00D557D9"/>
    <w:rsid w:val="00D71D8E"/>
    <w:rsid w:val="00D76CB8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538DF"/>
    <w:rsid w:val="00E62550"/>
    <w:rsid w:val="00E65B09"/>
    <w:rsid w:val="00E665B5"/>
    <w:rsid w:val="00E83116"/>
    <w:rsid w:val="00E914E5"/>
    <w:rsid w:val="00E91B86"/>
    <w:rsid w:val="00EA6CEC"/>
    <w:rsid w:val="00EA7AC2"/>
    <w:rsid w:val="00EC000C"/>
    <w:rsid w:val="00EF2FD5"/>
    <w:rsid w:val="00F11473"/>
    <w:rsid w:val="00F253C5"/>
    <w:rsid w:val="00F270C0"/>
    <w:rsid w:val="00F30624"/>
    <w:rsid w:val="00F4717F"/>
    <w:rsid w:val="00F5301B"/>
    <w:rsid w:val="00F55CE3"/>
    <w:rsid w:val="00F74175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erarbeitung">
    <w:name w:val="Revision"/>
    <w:hidden/>
    <w:uiPriority w:val="99"/>
    <w:semiHidden/>
    <w:rsid w:val="00074F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2959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25</cp:revision>
  <dcterms:created xsi:type="dcterms:W3CDTF">2024-09-02T14:54:00Z</dcterms:created>
  <dcterms:modified xsi:type="dcterms:W3CDTF">2024-09-03T17:14:00Z</dcterms:modified>
</cp:coreProperties>
</file>