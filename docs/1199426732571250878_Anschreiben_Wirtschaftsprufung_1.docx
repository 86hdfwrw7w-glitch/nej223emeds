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00968FD" w:rsidR="006D2592" w:rsidRPr="00DC1610" w:rsidRDefault="006D2592" w:rsidP="007F7A94">
      <w:pPr>
        <w:rPr>
          <w:rFonts w:ascii="Optima" w:hAnsi="Optima"/>
          <w:sz w:val="20"/>
          <w:szCs w:val="20"/>
          <w:rPrChange w:id="0" w:author="David Döbele" w:date="2024-01-23T19:51:00Z">
            <w:rPr>
              <w:rFonts w:ascii="Optima" w:hAnsi="Optima"/>
            </w:rPr>
          </w:rPrChange>
        </w:rPr>
      </w:pPr>
    </w:p>
    <w:p w14:paraId="5B5529D2" w14:textId="4C4518C1" w:rsidR="007F7A94" w:rsidRPr="00DC1610" w:rsidRDefault="007F7A94" w:rsidP="006A7895">
      <w:pPr>
        <w:spacing w:after="0" w:line="240" w:lineRule="auto"/>
        <w:jc w:val="right"/>
        <w:rPr>
          <w:rFonts w:ascii="Optima" w:hAnsi="Optima" w:cs="Times New Roman"/>
          <w:sz w:val="20"/>
          <w:szCs w:val="20"/>
          <w:rPrChange w:id="1" w:author="David Döbele" w:date="2024-01-23T19:51:00Z">
            <w:rPr>
              <w:rFonts w:ascii="Optima" w:hAnsi="Optima" w:cs="Times New Roman"/>
              <w:sz w:val="21"/>
              <w:szCs w:val="21"/>
            </w:rPr>
          </w:rPrChange>
        </w:rPr>
      </w:pPr>
      <w:r w:rsidRPr="00DC1610">
        <w:rPr>
          <w:rFonts w:ascii="Optima" w:hAnsi="Optima" w:cs="Times New Roman"/>
          <w:sz w:val="20"/>
          <w:szCs w:val="20"/>
          <w:rPrChange w:id="2" w:author="David Döbele" w:date="2024-01-23T19:51:00Z">
            <w:rPr>
              <w:rFonts w:ascii="Optima" w:hAnsi="Optima" w:cs="Times New Roman"/>
              <w:sz w:val="21"/>
              <w:szCs w:val="21"/>
            </w:rPr>
          </w:rPrChange>
        </w:rPr>
        <w:t>Paul</w:t>
      </w:r>
      <w:r w:rsidR="008F2079" w:rsidRPr="00DC1610">
        <w:rPr>
          <w:rFonts w:ascii="Optima" w:hAnsi="Optima" w:cs="Times New Roman"/>
          <w:sz w:val="20"/>
          <w:szCs w:val="20"/>
          <w:rPrChange w:id="3" w:author="David Döbele" w:date="2024-01-23T19:51:00Z">
            <w:rPr>
              <w:rFonts w:ascii="Optima" w:hAnsi="Optima" w:cs="Times New Roman"/>
              <w:sz w:val="21"/>
              <w:szCs w:val="21"/>
            </w:rPr>
          </w:rPrChange>
        </w:rPr>
        <w:t xml:space="preserve"> Luka</w:t>
      </w:r>
      <w:r w:rsidRPr="00DC1610">
        <w:rPr>
          <w:rFonts w:ascii="Optima" w:hAnsi="Optima" w:cs="Times New Roman"/>
          <w:sz w:val="20"/>
          <w:szCs w:val="20"/>
          <w:rPrChange w:id="4" w:author="David Döbele" w:date="2024-01-23T19:51:00Z">
            <w:rPr>
              <w:rFonts w:ascii="Optima" w:hAnsi="Optima" w:cs="Times New Roman"/>
              <w:sz w:val="21"/>
              <w:szCs w:val="21"/>
            </w:rPr>
          </w:rPrChange>
        </w:rPr>
        <w:t xml:space="preserve"> Dreis</w:t>
      </w:r>
    </w:p>
    <w:p w14:paraId="2458A2A0" w14:textId="1EF13D4E" w:rsidR="00857C6F" w:rsidRPr="00DC1610" w:rsidRDefault="00B12580" w:rsidP="006A7895">
      <w:pPr>
        <w:spacing w:after="0" w:line="240" w:lineRule="auto"/>
        <w:jc w:val="right"/>
        <w:rPr>
          <w:rFonts w:ascii="Optima" w:hAnsi="Optima" w:cs="Times New Roman"/>
          <w:sz w:val="20"/>
          <w:szCs w:val="20"/>
          <w:rPrChange w:id="5" w:author="David Döbele" w:date="2024-01-23T19:51:00Z">
            <w:rPr>
              <w:rFonts w:ascii="Optima" w:hAnsi="Optima" w:cs="Times New Roman"/>
              <w:sz w:val="21"/>
              <w:szCs w:val="21"/>
            </w:rPr>
          </w:rPrChange>
        </w:rPr>
      </w:pPr>
      <w:r w:rsidRPr="00DC1610">
        <w:rPr>
          <w:rFonts w:ascii="Optima" w:hAnsi="Optima" w:cs="Times New Roman"/>
          <w:sz w:val="20"/>
          <w:szCs w:val="20"/>
          <w:rPrChange w:id="6" w:author="David Döbele" w:date="2024-01-23T19:51:00Z">
            <w:rPr>
              <w:rFonts w:ascii="Optima" w:hAnsi="Optima" w:cs="Times New Roman"/>
              <w:sz w:val="21"/>
              <w:szCs w:val="21"/>
            </w:rPr>
          </w:rPrChange>
        </w:rPr>
        <w:t>Rheinallee 15</w:t>
      </w:r>
    </w:p>
    <w:p w14:paraId="451AEE20" w14:textId="47F6EC33" w:rsidR="00857C6F" w:rsidRPr="00DC1610" w:rsidRDefault="00B12580" w:rsidP="006A7895">
      <w:pPr>
        <w:spacing w:after="0" w:line="240" w:lineRule="auto"/>
        <w:jc w:val="right"/>
        <w:rPr>
          <w:rFonts w:ascii="Optima" w:hAnsi="Optima" w:cs="Times New Roman"/>
          <w:sz w:val="20"/>
          <w:szCs w:val="20"/>
          <w:rPrChange w:id="7" w:author="David Döbele" w:date="2024-01-23T19:51:00Z">
            <w:rPr>
              <w:rFonts w:ascii="Optima" w:hAnsi="Optima" w:cs="Times New Roman"/>
              <w:sz w:val="21"/>
              <w:szCs w:val="21"/>
            </w:rPr>
          </w:rPrChange>
        </w:rPr>
      </w:pPr>
      <w:r w:rsidRPr="00DC1610">
        <w:rPr>
          <w:rFonts w:ascii="Optima" w:hAnsi="Optima" w:cs="Times New Roman"/>
          <w:sz w:val="20"/>
          <w:szCs w:val="20"/>
          <w:rPrChange w:id="8" w:author="David Döbele" w:date="2024-01-23T19:51:00Z">
            <w:rPr>
              <w:rFonts w:ascii="Optima" w:hAnsi="Optima" w:cs="Times New Roman"/>
              <w:sz w:val="21"/>
              <w:szCs w:val="21"/>
            </w:rPr>
          </w:rPrChange>
        </w:rPr>
        <w:t>65391 Lorch</w:t>
      </w:r>
      <w:r w:rsidR="002C26E2" w:rsidRPr="00DC1610">
        <w:rPr>
          <w:rFonts w:ascii="Optima" w:hAnsi="Optima" w:cs="Times New Roman"/>
          <w:sz w:val="20"/>
          <w:szCs w:val="20"/>
          <w:rPrChange w:id="9" w:author="David Döbele" w:date="2024-01-23T19:51:00Z">
            <w:rPr>
              <w:rFonts w:ascii="Optima" w:hAnsi="Optima" w:cs="Times New Roman"/>
              <w:sz w:val="21"/>
              <w:szCs w:val="21"/>
            </w:rPr>
          </w:rPrChange>
        </w:rPr>
        <w:t xml:space="preserve"> am Rhein</w:t>
      </w:r>
    </w:p>
    <w:p w14:paraId="12BA391A" w14:textId="22083B79" w:rsidR="006A7895" w:rsidRPr="00DC1610" w:rsidRDefault="00B12580" w:rsidP="006A7895">
      <w:pPr>
        <w:spacing w:after="0" w:line="240" w:lineRule="auto"/>
        <w:jc w:val="right"/>
        <w:rPr>
          <w:rFonts w:ascii="Optima" w:hAnsi="Optima" w:cs="Times New Roman"/>
          <w:sz w:val="20"/>
          <w:szCs w:val="20"/>
          <w:rPrChange w:id="10" w:author="David Döbele" w:date="2024-01-23T19:51:00Z">
            <w:rPr>
              <w:rFonts w:ascii="Optima" w:hAnsi="Optima" w:cs="Times New Roman"/>
              <w:sz w:val="21"/>
              <w:szCs w:val="21"/>
              <w:lang w:val="en-GB"/>
            </w:rPr>
          </w:rPrChange>
        </w:rPr>
      </w:pPr>
      <w:r w:rsidRPr="00DC1610">
        <w:rPr>
          <w:rFonts w:ascii="Optima" w:hAnsi="Optima" w:cs="Georgia"/>
          <w:color w:val="000000"/>
          <w:sz w:val="20"/>
          <w:szCs w:val="20"/>
          <w:rPrChange w:id="11" w:author="David Döbele" w:date="2024-01-23T19:51:00Z">
            <w:rPr>
              <w:rFonts w:ascii="Optima" w:hAnsi="Optima" w:cs="Georgia"/>
              <w:color w:val="000000"/>
              <w:sz w:val="21"/>
              <w:szCs w:val="21"/>
              <w:lang w:val="en-GB"/>
            </w:rPr>
          </w:rPrChange>
        </w:rPr>
        <w:t>Paulluka.dreis</w:t>
      </w:r>
      <w:r w:rsidR="004C63FD" w:rsidRPr="00DC1610">
        <w:rPr>
          <w:rFonts w:ascii="Optima" w:hAnsi="Optima" w:cs="Georgia"/>
          <w:color w:val="000000"/>
          <w:sz w:val="20"/>
          <w:szCs w:val="20"/>
          <w:rPrChange w:id="12" w:author="David Döbele" w:date="2024-01-23T19:51:00Z">
            <w:rPr>
              <w:rFonts w:ascii="Optima" w:hAnsi="Optima" w:cs="Georgia"/>
              <w:color w:val="000000"/>
              <w:sz w:val="21"/>
              <w:szCs w:val="21"/>
              <w:lang w:val="en-GB"/>
            </w:rPr>
          </w:rPrChange>
        </w:rPr>
        <w:t>@gmail.com</w:t>
      </w:r>
    </w:p>
    <w:p w14:paraId="170FE07D" w14:textId="5A554ED6" w:rsidR="00F270C0" w:rsidRPr="00DC1610" w:rsidRDefault="006D2592" w:rsidP="00D75367">
      <w:pPr>
        <w:spacing w:after="0"/>
        <w:jc w:val="right"/>
        <w:rPr>
          <w:rFonts w:ascii="Optima" w:hAnsi="Optima" w:cs="Georgia"/>
          <w:color w:val="000000"/>
          <w:sz w:val="20"/>
          <w:szCs w:val="20"/>
          <w:rPrChange w:id="13" w:author="David Döbele" w:date="2024-01-23T19:51:00Z">
            <w:rPr>
              <w:rFonts w:ascii="Optima" w:hAnsi="Optima" w:cs="Georgia"/>
              <w:color w:val="000000"/>
              <w:sz w:val="21"/>
              <w:szCs w:val="21"/>
              <w:lang w:val="en-GB"/>
            </w:rPr>
          </w:rPrChange>
        </w:rPr>
      </w:pPr>
      <w:r w:rsidRPr="00DC1610">
        <w:rPr>
          <w:rFonts w:ascii="Optima" w:hAnsi="Optima" w:cs="Georgia"/>
          <w:color w:val="000000"/>
          <w:sz w:val="20"/>
          <w:szCs w:val="20"/>
          <w:rPrChange w:id="14" w:author="David Döbele" w:date="2024-01-23T19:51:00Z">
            <w:rPr>
              <w:rFonts w:ascii="Optima" w:hAnsi="Optima" w:cs="Georgia"/>
              <w:color w:val="000000"/>
              <w:sz w:val="21"/>
              <w:szCs w:val="21"/>
              <w:lang w:val="en-GB"/>
            </w:rPr>
          </w:rPrChange>
        </w:rPr>
        <w:t>+</w:t>
      </w:r>
      <w:r w:rsidR="00857C6F" w:rsidRPr="00DC1610">
        <w:rPr>
          <w:rFonts w:ascii="Optima" w:hAnsi="Optima" w:cs="Georgia"/>
          <w:color w:val="000000"/>
          <w:sz w:val="20"/>
          <w:szCs w:val="20"/>
          <w:rPrChange w:id="15" w:author="David Döbele" w:date="2024-01-23T19:51:00Z">
            <w:rPr>
              <w:rFonts w:ascii="Optima" w:hAnsi="Optima" w:cs="Georgia"/>
              <w:color w:val="000000"/>
              <w:sz w:val="21"/>
              <w:szCs w:val="21"/>
              <w:lang w:val="en-GB"/>
            </w:rPr>
          </w:rPrChange>
        </w:rPr>
        <w:t xml:space="preserve">49 </w:t>
      </w:r>
      <w:r w:rsidR="004C63FD" w:rsidRPr="00DC1610">
        <w:rPr>
          <w:rFonts w:ascii="Optima" w:hAnsi="Optima" w:cs="Georgia"/>
          <w:color w:val="000000"/>
          <w:sz w:val="20"/>
          <w:szCs w:val="20"/>
          <w:rPrChange w:id="16" w:author="David Döbele" w:date="2024-01-23T19:51:00Z">
            <w:rPr>
              <w:rFonts w:ascii="Optima" w:hAnsi="Optima" w:cs="Georgia"/>
              <w:color w:val="000000"/>
              <w:sz w:val="21"/>
              <w:szCs w:val="21"/>
              <w:lang w:val="en-GB"/>
            </w:rPr>
          </w:rPrChange>
        </w:rPr>
        <w:t>15755844708</w:t>
      </w:r>
    </w:p>
    <w:p w14:paraId="4FFA7063" w14:textId="2C8FE472" w:rsidR="00F74175" w:rsidRPr="00DC1610" w:rsidRDefault="000178D6" w:rsidP="00F74175">
      <w:pPr>
        <w:spacing w:after="0"/>
        <w:rPr>
          <w:rFonts w:ascii="Optima" w:hAnsi="Optima" w:cs="Georgia"/>
          <w:color w:val="000000"/>
          <w:sz w:val="20"/>
          <w:szCs w:val="20"/>
          <w:rPrChange w:id="17" w:author="David Döbele" w:date="2024-01-23T19:51:00Z">
            <w:rPr>
              <w:rFonts w:ascii="Optima" w:hAnsi="Optima" w:cs="Georgia"/>
              <w:color w:val="000000"/>
              <w:sz w:val="21"/>
              <w:szCs w:val="21"/>
            </w:rPr>
          </w:rPrChange>
        </w:rPr>
      </w:pPr>
      <w:r w:rsidRPr="00DC1610">
        <w:rPr>
          <w:rFonts w:ascii="Optima" w:hAnsi="Optima" w:cs="Georgia"/>
          <w:color w:val="000000"/>
          <w:sz w:val="20"/>
          <w:szCs w:val="20"/>
          <w:rPrChange w:id="18" w:author="David Döbele" w:date="2024-01-23T19:51:00Z">
            <w:rPr>
              <w:rFonts w:ascii="Optima" w:hAnsi="Optima" w:cs="Georgia"/>
              <w:color w:val="000000"/>
              <w:sz w:val="21"/>
              <w:szCs w:val="21"/>
            </w:rPr>
          </w:rPrChange>
        </w:rPr>
        <w:t>Mazars</w:t>
      </w:r>
    </w:p>
    <w:p w14:paraId="096C8AF5" w14:textId="0DE350DC" w:rsidR="00647413" w:rsidRPr="00DC1610" w:rsidRDefault="000178D6" w:rsidP="00C76C89">
      <w:pPr>
        <w:tabs>
          <w:tab w:val="left" w:pos="4253"/>
        </w:tabs>
        <w:spacing w:after="0"/>
        <w:rPr>
          <w:rFonts w:ascii="Optima" w:hAnsi="Optima"/>
          <w:sz w:val="20"/>
          <w:szCs w:val="20"/>
          <w:rPrChange w:id="19" w:author="David Döbele" w:date="2024-01-23T19:51:00Z">
            <w:rPr>
              <w:rFonts w:ascii="Optima" w:hAnsi="Optima"/>
              <w:sz w:val="21"/>
              <w:szCs w:val="21"/>
            </w:rPr>
          </w:rPrChange>
        </w:rPr>
      </w:pPr>
      <w:r w:rsidRPr="00DC1610">
        <w:rPr>
          <w:rFonts w:ascii="Optima" w:hAnsi="Optima"/>
          <w:sz w:val="20"/>
          <w:szCs w:val="20"/>
          <w:rPrChange w:id="20" w:author="David Döbele" w:date="2024-01-23T19:51:00Z">
            <w:rPr>
              <w:rFonts w:ascii="Optima" w:hAnsi="Optima"/>
              <w:sz w:val="21"/>
              <w:szCs w:val="21"/>
            </w:rPr>
          </w:rPrChange>
        </w:rPr>
        <w:t>Theodor-Stern-Kai 1</w:t>
      </w:r>
      <w:r w:rsidR="00C76C89" w:rsidRPr="00DC1610">
        <w:rPr>
          <w:rFonts w:ascii="Optima" w:hAnsi="Optima"/>
          <w:sz w:val="20"/>
          <w:szCs w:val="20"/>
          <w:rPrChange w:id="21" w:author="David Döbele" w:date="2024-01-23T19:51:00Z">
            <w:rPr>
              <w:rFonts w:ascii="Optima" w:hAnsi="Optima"/>
              <w:sz w:val="21"/>
              <w:szCs w:val="21"/>
            </w:rPr>
          </w:rPrChange>
        </w:rPr>
        <w:tab/>
      </w:r>
      <w:r w:rsidR="00F74175" w:rsidRPr="00DC1610">
        <w:rPr>
          <w:rFonts w:ascii="Optima" w:hAnsi="Optima"/>
          <w:sz w:val="20"/>
          <w:szCs w:val="20"/>
          <w:rPrChange w:id="22" w:author="David Döbele" w:date="2024-01-23T19:51:00Z">
            <w:rPr>
              <w:rFonts w:ascii="Optima" w:hAnsi="Optima"/>
              <w:sz w:val="21"/>
              <w:szCs w:val="21"/>
            </w:rPr>
          </w:rPrChange>
        </w:rPr>
        <w:br/>
      </w:r>
      <w:r w:rsidR="008F2079" w:rsidRPr="00DC1610">
        <w:rPr>
          <w:rFonts w:ascii="Optima" w:hAnsi="Optima"/>
          <w:sz w:val="20"/>
          <w:szCs w:val="20"/>
          <w:rPrChange w:id="23" w:author="David Döbele" w:date="2024-01-23T19:51:00Z">
            <w:rPr>
              <w:rFonts w:ascii="Optima" w:hAnsi="Optima"/>
              <w:sz w:val="21"/>
              <w:szCs w:val="21"/>
            </w:rPr>
          </w:rPrChange>
        </w:rPr>
        <w:t>60596 Frankfurt am Main</w:t>
      </w:r>
    </w:p>
    <w:p w14:paraId="0731715D" w14:textId="143C6740" w:rsidR="001E0088" w:rsidRPr="00DC1610" w:rsidRDefault="004C63FD" w:rsidP="00D75367">
      <w:pPr>
        <w:spacing w:after="0"/>
        <w:jc w:val="right"/>
        <w:rPr>
          <w:rFonts w:ascii="Optima" w:hAnsi="Optima" w:cs="Times New Roman"/>
          <w:sz w:val="20"/>
          <w:szCs w:val="20"/>
          <w:rPrChange w:id="24" w:author="David Döbele" w:date="2024-01-23T19:51:00Z">
            <w:rPr>
              <w:rFonts w:ascii="Optima" w:hAnsi="Optima" w:cs="Times New Roman"/>
              <w:sz w:val="21"/>
              <w:szCs w:val="21"/>
            </w:rPr>
          </w:rPrChange>
        </w:rPr>
      </w:pPr>
      <w:r w:rsidRPr="00DC1610">
        <w:rPr>
          <w:rFonts w:ascii="Optima" w:hAnsi="Optima" w:cs="Times New Roman"/>
          <w:sz w:val="20"/>
          <w:szCs w:val="20"/>
          <w:rPrChange w:id="25" w:author="David Döbele" w:date="2024-01-23T19:51:00Z">
            <w:rPr>
              <w:rFonts w:ascii="Optima" w:hAnsi="Optima" w:cs="Times New Roman"/>
              <w:sz w:val="21"/>
              <w:szCs w:val="21"/>
            </w:rPr>
          </w:rPrChange>
        </w:rPr>
        <w:t xml:space="preserve">Lorch am Rhein, </w:t>
      </w:r>
      <w:r w:rsidR="008F2079" w:rsidRPr="00DC1610">
        <w:rPr>
          <w:rFonts w:ascii="Optima" w:hAnsi="Optima" w:cs="Times New Roman"/>
          <w:sz w:val="20"/>
          <w:szCs w:val="20"/>
          <w:rPrChange w:id="26" w:author="David Döbele" w:date="2024-01-23T19:51:00Z">
            <w:rPr>
              <w:rFonts w:ascii="Optima" w:hAnsi="Optima" w:cs="Times New Roman"/>
              <w:sz w:val="21"/>
              <w:szCs w:val="21"/>
            </w:rPr>
          </w:rPrChange>
        </w:rPr>
        <w:t>23</w:t>
      </w:r>
      <w:r w:rsidR="002C26E2" w:rsidRPr="00DC1610">
        <w:rPr>
          <w:rFonts w:ascii="Optima" w:hAnsi="Optima" w:cs="Times New Roman"/>
          <w:sz w:val="20"/>
          <w:szCs w:val="20"/>
          <w:rPrChange w:id="27" w:author="David Döbele" w:date="2024-01-23T19:51:00Z">
            <w:rPr>
              <w:rFonts w:ascii="Optima" w:hAnsi="Optima" w:cs="Times New Roman"/>
              <w:sz w:val="21"/>
              <w:szCs w:val="21"/>
            </w:rPr>
          </w:rPrChange>
        </w:rPr>
        <w:t>.01.24</w:t>
      </w:r>
    </w:p>
    <w:p w14:paraId="0098600D" w14:textId="791733D4" w:rsidR="000A5AB8" w:rsidRPr="00DC1610" w:rsidRDefault="0099776A" w:rsidP="00590834">
      <w:pPr>
        <w:spacing w:after="0"/>
        <w:rPr>
          <w:rFonts w:ascii="Optima" w:hAnsi="Optima" w:cs="Times New Roman"/>
          <w:b/>
          <w:sz w:val="20"/>
          <w:szCs w:val="20"/>
          <w:rPrChange w:id="28" w:author="David Döbele" w:date="2024-01-23T19:51:00Z">
            <w:rPr>
              <w:rFonts w:ascii="Optima" w:hAnsi="Optima" w:cs="Times New Roman"/>
              <w:b/>
              <w:sz w:val="21"/>
              <w:szCs w:val="21"/>
            </w:rPr>
          </w:rPrChange>
        </w:rPr>
      </w:pPr>
      <w:r w:rsidRPr="00DC1610">
        <w:rPr>
          <w:rFonts w:ascii="Optima" w:hAnsi="Optima" w:cs="Times New Roman"/>
          <w:b/>
          <w:sz w:val="20"/>
          <w:szCs w:val="20"/>
          <w:rPrChange w:id="29" w:author="David Döbele" w:date="2024-01-23T19:51:00Z">
            <w:rPr>
              <w:rFonts w:ascii="Optima" w:hAnsi="Optima" w:cs="Times New Roman"/>
              <w:b/>
              <w:sz w:val="21"/>
              <w:szCs w:val="21"/>
            </w:rPr>
          </w:rPrChange>
        </w:rPr>
        <w:t>Bewerbung um ein Praktikum i</w:t>
      </w:r>
      <w:r w:rsidR="002C26E2" w:rsidRPr="00DC1610">
        <w:rPr>
          <w:rFonts w:ascii="Optima" w:hAnsi="Optima" w:cs="Times New Roman"/>
          <w:b/>
          <w:sz w:val="20"/>
          <w:szCs w:val="20"/>
          <w:rPrChange w:id="30" w:author="David Döbele" w:date="2024-01-23T19:51:00Z">
            <w:rPr>
              <w:rFonts w:ascii="Optima" w:hAnsi="Optima" w:cs="Times New Roman"/>
              <w:b/>
              <w:sz w:val="21"/>
              <w:szCs w:val="21"/>
            </w:rPr>
          </w:rPrChange>
        </w:rPr>
        <w:t>n der Wirtschaftsprüfung</w:t>
      </w:r>
    </w:p>
    <w:p w14:paraId="5397D95D" w14:textId="77777777" w:rsidR="00292089" w:rsidRPr="00DC1610" w:rsidRDefault="00292089" w:rsidP="00375D2D">
      <w:pPr>
        <w:spacing w:after="0"/>
        <w:jc w:val="both"/>
        <w:rPr>
          <w:rFonts w:ascii="Optima" w:hAnsi="Optima" w:cs="Times New Roman"/>
          <w:sz w:val="20"/>
          <w:szCs w:val="20"/>
          <w:rPrChange w:id="31" w:author="David Döbele" w:date="2024-01-23T19:51:00Z">
            <w:rPr>
              <w:rFonts w:ascii="Optima" w:hAnsi="Optima" w:cs="Times New Roman"/>
              <w:sz w:val="21"/>
              <w:szCs w:val="21"/>
            </w:rPr>
          </w:rPrChange>
        </w:rPr>
      </w:pPr>
    </w:p>
    <w:p w14:paraId="61CDE0AD" w14:textId="4DAF27D4" w:rsidR="00034B68" w:rsidRPr="00DC1610" w:rsidRDefault="0099776A" w:rsidP="00375D2D">
      <w:pPr>
        <w:spacing w:after="0"/>
        <w:jc w:val="both"/>
        <w:rPr>
          <w:rFonts w:ascii="Optima" w:hAnsi="Optima" w:cs="Times New Roman"/>
          <w:sz w:val="20"/>
          <w:szCs w:val="20"/>
          <w:rPrChange w:id="32" w:author="David Döbele" w:date="2024-01-23T19:51:00Z">
            <w:rPr>
              <w:rFonts w:ascii="Optima" w:hAnsi="Optima" w:cs="Times New Roman"/>
              <w:sz w:val="21"/>
              <w:szCs w:val="21"/>
            </w:rPr>
          </w:rPrChange>
        </w:rPr>
      </w:pPr>
      <w:r w:rsidRPr="00DC1610">
        <w:rPr>
          <w:rFonts w:ascii="Optima" w:hAnsi="Optima" w:cs="Times New Roman"/>
          <w:sz w:val="20"/>
          <w:szCs w:val="20"/>
          <w:rPrChange w:id="33" w:author="David Döbele" w:date="2024-01-23T19:51:00Z">
            <w:rPr>
              <w:rFonts w:ascii="Optima" w:hAnsi="Optima" w:cs="Times New Roman"/>
              <w:sz w:val="21"/>
              <w:szCs w:val="21"/>
            </w:rPr>
          </w:rPrChange>
        </w:rPr>
        <w:t>Sehr geehrte Damen und Herren</w:t>
      </w:r>
      <w:r w:rsidR="00E65B09" w:rsidRPr="00DC1610">
        <w:rPr>
          <w:rFonts w:ascii="Optima" w:hAnsi="Optima" w:cs="Times New Roman"/>
          <w:sz w:val="20"/>
          <w:szCs w:val="20"/>
          <w:rPrChange w:id="34" w:author="David Döbele" w:date="2024-01-23T19:51:00Z">
            <w:rPr>
              <w:rFonts w:ascii="Optima" w:hAnsi="Optima" w:cs="Times New Roman"/>
              <w:sz w:val="21"/>
              <w:szCs w:val="21"/>
            </w:rPr>
          </w:rPrChange>
        </w:rPr>
        <w:t xml:space="preserve">, </w:t>
      </w:r>
    </w:p>
    <w:p w14:paraId="0CCA731F" w14:textId="77777777" w:rsidR="00292089" w:rsidRPr="00DC1610" w:rsidRDefault="00292089" w:rsidP="001B7045">
      <w:pPr>
        <w:spacing w:after="0"/>
        <w:jc w:val="both"/>
        <w:rPr>
          <w:rFonts w:ascii="Optima" w:hAnsi="Optima" w:cs="Times New Roman"/>
          <w:sz w:val="20"/>
          <w:szCs w:val="20"/>
          <w:rPrChange w:id="35" w:author="David Döbele" w:date="2024-01-23T19:51:00Z">
            <w:rPr>
              <w:rFonts w:ascii="Optima" w:hAnsi="Optima" w:cs="Times New Roman"/>
              <w:sz w:val="21"/>
              <w:szCs w:val="21"/>
            </w:rPr>
          </w:rPrChange>
        </w:rPr>
      </w:pPr>
    </w:p>
    <w:p w14:paraId="3D652E08" w14:textId="31F8F0AD" w:rsidR="001B7045" w:rsidRPr="00DC1610" w:rsidRDefault="001B7045" w:rsidP="001B7045">
      <w:pPr>
        <w:spacing w:after="0"/>
        <w:jc w:val="both"/>
        <w:rPr>
          <w:rFonts w:ascii="Optima" w:hAnsi="Optima" w:cs="Times New Roman"/>
          <w:sz w:val="20"/>
          <w:szCs w:val="20"/>
          <w:rPrChange w:id="36" w:author="David Döbele" w:date="2024-01-23T19:51:00Z">
            <w:rPr>
              <w:rFonts w:ascii="Optima" w:hAnsi="Optima" w:cs="Times New Roman"/>
              <w:sz w:val="21"/>
              <w:szCs w:val="21"/>
            </w:rPr>
          </w:rPrChange>
        </w:rPr>
      </w:pPr>
      <w:r w:rsidRPr="00DC1610">
        <w:rPr>
          <w:rFonts w:ascii="Optima" w:hAnsi="Optima" w:cs="Times New Roman"/>
          <w:sz w:val="20"/>
          <w:szCs w:val="20"/>
          <w:rPrChange w:id="37" w:author="David Döbele" w:date="2024-01-23T19:51:00Z">
            <w:rPr>
              <w:rFonts w:ascii="Optima" w:hAnsi="Optima" w:cs="Times New Roman"/>
              <w:sz w:val="21"/>
              <w:szCs w:val="21"/>
            </w:rPr>
          </w:rPrChange>
        </w:rPr>
        <w:t xml:space="preserve">die Tätigkeiten in einer Wirtschaftsprüfung verbinde ich mit spannenden und abwechslungsreichen Aufgaben, die von einer betriebswirtschaftlichen Prüfung bis hin zu einer beratenden Tätigkeit gehen kann. Vor allem herausfordernd an dieser Tätigkeit finde ich, mit was für einer akribischen Arbeit sich ein Gespür für Unternehmenskennzahlen und deren Bedeutung entwickeln lässt. Da der Beruf eines Wirtschaftsprüfers sehr abwechselnd ist, fasziniert mich sehr, was für eine Bedeutung ihnen in unserer heutigen Wirtschaft beiwohnt – sowohl für das zu prüfende Unternehmen als auch für die Funktionsfähigkeit der Kapitalmärkte und der Wirtschaft als Ganzes. Um eines Tages durch meine Arbeit ebenfalls so eine positive Auswirkung zu haben, möchte ich Sie ab </w:t>
      </w:r>
      <w:r w:rsidR="00CC5671" w:rsidRPr="00DC1610">
        <w:rPr>
          <w:rFonts w:ascii="Optima" w:hAnsi="Optima" w:cs="Times New Roman"/>
          <w:sz w:val="20"/>
          <w:szCs w:val="20"/>
          <w:rPrChange w:id="38" w:author="David Döbele" w:date="2024-01-23T19:51:00Z">
            <w:rPr>
              <w:rFonts w:ascii="Optima" w:hAnsi="Optima" w:cs="Times New Roman"/>
              <w:sz w:val="21"/>
              <w:szCs w:val="21"/>
            </w:rPr>
          </w:rPrChange>
        </w:rPr>
        <w:t>Mai</w:t>
      </w:r>
      <w:r w:rsidRPr="00DC1610">
        <w:rPr>
          <w:rFonts w:ascii="Optima" w:hAnsi="Optima" w:cs="Times New Roman"/>
          <w:sz w:val="20"/>
          <w:szCs w:val="20"/>
          <w:rPrChange w:id="39" w:author="David Döbele" w:date="2024-01-23T19:51:00Z">
            <w:rPr>
              <w:rFonts w:ascii="Optima" w:hAnsi="Optima" w:cs="Times New Roman"/>
              <w:sz w:val="21"/>
              <w:szCs w:val="21"/>
            </w:rPr>
          </w:rPrChange>
        </w:rPr>
        <w:t xml:space="preserve"> als Praktikant im Bereich Wirtschaftsprüfung</w:t>
      </w:r>
      <w:r w:rsidR="002D09B8" w:rsidRPr="00DC1610">
        <w:rPr>
          <w:rFonts w:ascii="Optima" w:hAnsi="Optima" w:cs="Times New Roman"/>
          <w:sz w:val="20"/>
          <w:szCs w:val="20"/>
          <w:rPrChange w:id="40" w:author="David Döbele" w:date="2024-01-23T19:51:00Z">
            <w:rPr>
              <w:rFonts w:ascii="Optima" w:hAnsi="Optima" w:cs="Times New Roman"/>
              <w:sz w:val="21"/>
              <w:szCs w:val="21"/>
            </w:rPr>
          </w:rPrChange>
        </w:rPr>
        <w:t xml:space="preserve"> </w:t>
      </w:r>
      <w:r w:rsidRPr="00DC1610">
        <w:rPr>
          <w:rFonts w:ascii="Optima" w:hAnsi="Optima" w:cs="Times New Roman"/>
          <w:sz w:val="20"/>
          <w:szCs w:val="20"/>
          <w:rPrChange w:id="41" w:author="David Döbele" w:date="2024-01-23T19:51:00Z">
            <w:rPr>
              <w:rFonts w:ascii="Optima" w:hAnsi="Optima" w:cs="Times New Roman"/>
              <w:sz w:val="21"/>
              <w:szCs w:val="21"/>
            </w:rPr>
          </w:rPrChange>
        </w:rPr>
        <w:t>für einen Zeitraum von 1</w:t>
      </w:r>
      <w:r w:rsidR="005A5D35" w:rsidRPr="00DC1610">
        <w:rPr>
          <w:rFonts w:ascii="Optima" w:hAnsi="Optima" w:cs="Times New Roman"/>
          <w:sz w:val="20"/>
          <w:szCs w:val="20"/>
          <w:rPrChange w:id="42" w:author="David Döbele" w:date="2024-01-23T19:51:00Z">
            <w:rPr>
              <w:rFonts w:ascii="Optima" w:hAnsi="Optima" w:cs="Times New Roman"/>
              <w:sz w:val="21"/>
              <w:szCs w:val="21"/>
            </w:rPr>
          </w:rPrChange>
        </w:rPr>
        <w:t>2</w:t>
      </w:r>
      <w:r w:rsidRPr="00DC1610">
        <w:rPr>
          <w:rFonts w:ascii="Optima" w:hAnsi="Optima" w:cs="Times New Roman"/>
          <w:sz w:val="20"/>
          <w:szCs w:val="20"/>
          <w:rPrChange w:id="43" w:author="David Döbele" w:date="2024-01-23T19:51:00Z">
            <w:rPr>
              <w:rFonts w:ascii="Optima" w:hAnsi="Optima" w:cs="Times New Roman"/>
              <w:sz w:val="21"/>
              <w:szCs w:val="21"/>
            </w:rPr>
          </w:rPrChange>
        </w:rPr>
        <w:t xml:space="preserve"> Wochen </w:t>
      </w:r>
      <w:r w:rsidR="004B0EFA" w:rsidRPr="00DC1610">
        <w:rPr>
          <w:rFonts w:ascii="Optima" w:hAnsi="Optima" w:cs="Times New Roman"/>
          <w:sz w:val="20"/>
          <w:szCs w:val="20"/>
          <w:rPrChange w:id="44" w:author="David Döbele" w:date="2024-01-23T19:51:00Z">
            <w:rPr>
              <w:rFonts w:ascii="Optima" w:hAnsi="Optima" w:cs="Times New Roman"/>
              <w:sz w:val="21"/>
              <w:szCs w:val="21"/>
            </w:rPr>
          </w:rPrChange>
        </w:rPr>
        <w:t xml:space="preserve">an </w:t>
      </w:r>
      <w:del w:id="45" w:author="David Döbele" w:date="2024-01-23T19:51:00Z">
        <w:r w:rsidR="00AB52C5" w:rsidRPr="00DC1610" w:rsidDel="00DC1610">
          <w:rPr>
            <w:rFonts w:ascii="Optima" w:hAnsi="Optima" w:cs="Times New Roman"/>
            <w:sz w:val="20"/>
            <w:szCs w:val="20"/>
            <w:rPrChange w:id="46" w:author="David Döbele" w:date="2024-01-23T19:51:00Z">
              <w:rPr>
                <w:rFonts w:ascii="Optima" w:hAnsi="Optima" w:cs="Times New Roman"/>
                <w:sz w:val="21"/>
                <w:szCs w:val="21"/>
              </w:rPr>
            </w:rPrChange>
          </w:rPr>
          <w:delText xml:space="preserve">ihrem </w:delText>
        </w:r>
      </w:del>
      <w:ins w:id="47" w:author="David Döbele" w:date="2024-01-23T19:51:00Z">
        <w:r w:rsidR="00DC1610">
          <w:rPr>
            <w:rFonts w:ascii="Optima" w:hAnsi="Optima" w:cs="Times New Roman"/>
            <w:sz w:val="20"/>
            <w:szCs w:val="20"/>
          </w:rPr>
          <w:t>I</w:t>
        </w:r>
        <w:r w:rsidR="00DC1610" w:rsidRPr="00DC1610">
          <w:rPr>
            <w:rFonts w:ascii="Optima" w:hAnsi="Optima" w:cs="Times New Roman"/>
            <w:sz w:val="20"/>
            <w:szCs w:val="20"/>
            <w:rPrChange w:id="48" w:author="David Döbele" w:date="2024-01-23T19:51:00Z">
              <w:rPr>
                <w:rFonts w:ascii="Optima" w:hAnsi="Optima" w:cs="Times New Roman"/>
                <w:sz w:val="21"/>
                <w:szCs w:val="21"/>
              </w:rPr>
            </w:rPrChange>
          </w:rPr>
          <w:t xml:space="preserve">hrem </w:t>
        </w:r>
      </w:ins>
      <w:r w:rsidR="00AB52C5" w:rsidRPr="00DC1610">
        <w:rPr>
          <w:rFonts w:ascii="Optima" w:hAnsi="Optima" w:cs="Times New Roman"/>
          <w:sz w:val="20"/>
          <w:szCs w:val="20"/>
          <w:rPrChange w:id="49" w:author="David Döbele" w:date="2024-01-23T19:51:00Z">
            <w:rPr>
              <w:rFonts w:ascii="Optima" w:hAnsi="Optima" w:cs="Times New Roman"/>
              <w:sz w:val="21"/>
              <w:szCs w:val="21"/>
            </w:rPr>
          </w:rPrChange>
        </w:rPr>
        <w:t>in</w:t>
      </w:r>
      <w:r w:rsidR="004B0EFA" w:rsidRPr="00DC1610">
        <w:rPr>
          <w:rFonts w:ascii="Optima" w:hAnsi="Optima" w:cs="Times New Roman"/>
          <w:sz w:val="20"/>
          <w:szCs w:val="20"/>
          <w:rPrChange w:id="50" w:author="David Döbele" w:date="2024-01-23T19:51:00Z">
            <w:rPr>
              <w:rFonts w:ascii="Optima" w:hAnsi="Optima" w:cs="Times New Roman"/>
              <w:sz w:val="21"/>
              <w:szCs w:val="21"/>
            </w:rPr>
          </w:rPrChange>
        </w:rPr>
        <w:t xml:space="preserve"> Standort </w:t>
      </w:r>
      <w:r w:rsidR="008F2079" w:rsidRPr="00DC1610">
        <w:rPr>
          <w:rFonts w:ascii="Optima" w:hAnsi="Optima" w:cs="Times New Roman"/>
          <w:sz w:val="20"/>
          <w:szCs w:val="20"/>
          <w:rPrChange w:id="51" w:author="David Döbele" w:date="2024-01-23T19:51:00Z">
            <w:rPr>
              <w:rFonts w:ascii="Optima" w:hAnsi="Optima" w:cs="Times New Roman"/>
              <w:sz w:val="21"/>
              <w:szCs w:val="21"/>
            </w:rPr>
          </w:rPrChange>
        </w:rPr>
        <w:t>Frankfurt am Main</w:t>
      </w:r>
      <w:r w:rsidR="005A5D35" w:rsidRPr="00DC1610">
        <w:rPr>
          <w:rFonts w:ascii="Optima" w:hAnsi="Optima" w:cs="Times New Roman"/>
          <w:sz w:val="20"/>
          <w:szCs w:val="20"/>
          <w:rPrChange w:id="52" w:author="David Döbele" w:date="2024-01-23T19:51:00Z">
            <w:rPr>
              <w:rFonts w:ascii="Optima" w:hAnsi="Optima" w:cs="Times New Roman"/>
              <w:sz w:val="21"/>
              <w:szCs w:val="21"/>
            </w:rPr>
          </w:rPrChange>
        </w:rPr>
        <w:t xml:space="preserve"> </w:t>
      </w:r>
      <w:r w:rsidR="00292089" w:rsidRPr="00DC1610">
        <w:rPr>
          <w:rFonts w:ascii="Optima" w:hAnsi="Optima" w:cs="Times New Roman"/>
          <w:sz w:val="20"/>
          <w:szCs w:val="20"/>
          <w:rPrChange w:id="53" w:author="David Döbele" w:date="2024-01-23T19:51:00Z">
            <w:rPr>
              <w:rFonts w:ascii="Optima" w:hAnsi="Optima" w:cs="Times New Roman"/>
              <w:sz w:val="21"/>
              <w:szCs w:val="21"/>
            </w:rPr>
          </w:rPrChange>
        </w:rPr>
        <w:t>unterstützen.</w:t>
      </w:r>
    </w:p>
    <w:p w14:paraId="6DA3C73D" w14:textId="77777777" w:rsidR="001B7045" w:rsidRPr="00DC1610" w:rsidRDefault="001B7045" w:rsidP="001B7045">
      <w:pPr>
        <w:spacing w:after="0"/>
        <w:jc w:val="both"/>
        <w:rPr>
          <w:rFonts w:ascii="Optima" w:hAnsi="Optima" w:cs="Times New Roman"/>
          <w:sz w:val="20"/>
          <w:szCs w:val="20"/>
          <w:rPrChange w:id="54" w:author="David Döbele" w:date="2024-01-23T19:51:00Z">
            <w:rPr>
              <w:rFonts w:ascii="Optima" w:hAnsi="Optima" w:cs="Times New Roman"/>
              <w:sz w:val="21"/>
              <w:szCs w:val="21"/>
            </w:rPr>
          </w:rPrChange>
        </w:rPr>
      </w:pPr>
    </w:p>
    <w:p w14:paraId="3F1F634D" w14:textId="4B3749E9" w:rsidR="001B7045" w:rsidRPr="00DC1610" w:rsidRDefault="001B7045" w:rsidP="001B7045">
      <w:pPr>
        <w:spacing w:after="0"/>
        <w:jc w:val="both"/>
        <w:rPr>
          <w:rFonts w:ascii="Optima" w:hAnsi="Optima" w:cs="Times New Roman"/>
          <w:sz w:val="20"/>
          <w:szCs w:val="20"/>
          <w:rPrChange w:id="55" w:author="David Döbele" w:date="2024-01-23T19:51:00Z">
            <w:rPr>
              <w:rFonts w:ascii="Optima" w:hAnsi="Optima" w:cs="Times New Roman"/>
              <w:sz w:val="21"/>
              <w:szCs w:val="21"/>
            </w:rPr>
          </w:rPrChange>
        </w:rPr>
      </w:pPr>
      <w:r w:rsidRPr="00DC1610">
        <w:rPr>
          <w:rFonts w:ascii="Optima" w:hAnsi="Optima" w:cs="Times New Roman"/>
          <w:sz w:val="20"/>
          <w:szCs w:val="20"/>
          <w:rPrChange w:id="56" w:author="David Döbele" w:date="2024-01-23T19:51:00Z">
            <w:rPr>
              <w:rFonts w:ascii="Optima" w:hAnsi="Optima" w:cs="Times New Roman"/>
              <w:sz w:val="21"/>
              <w:szCs w:val="21"/>
            </w:rPr>
          </w:rPrChange>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w:t>
      </w:r>
      <w:r w:rsidR="001D373A" w:rsidRPr="00DC1610">
        <w:rPr>
          <w:rFonts w:ascii="Optima" w:hAnsi="Optima" w:cs="Times New Roman"/>
          <w:sz w:val="20"/>
          <w:szCs w:val="20"/>
          <w:rPrChange w:id="57" w:author="David Döbele" w:date="2024-01-23T19:51:00Z">
            <w:rPr>
              <w:rFonts w:ascii="Optima" w:hAnsi="Optima" w:cs="Times New Roman"/>
              <w:sz w:val="21"/>
              <w:szCs w:val="21"/>
            </w:rPr>
          </w:rPrChange>
        </w:rPr>
        <w:t>Wintersemester</w:t>
      </w:r>
      <w:r w:rsidRPr="00DC1610">
        <w:rPr>
          <w:rFonts w:ascii="Optima" w:hAnsi="Optima" w:cs="Times New Roman"/>
          <w:sz w:val="20"/>
          <w:szCs w:val="20"/>
          <w:rPrChange w:id="58" w:author="David Döbele" w:date="2024-01-23T19:51:00Z">
            <w:rPr>
              <w:rFonts w:ascii="Optima" w:hAnsi="Optima" w:cs="Times New Roman"/>
              <w:sz w:val="21"/>
              <w:szCs w:val="21"/>
            </w:rPr>
          </w:rPrChange>
        </w:rPr>
        <w:t xml:space="preserve">semester 2024 starte. In meinem einjährigen Pflichtpraktikum im Bereich Rechnungswesen in meiner Fachabiturzeit entwickelte ich bereits essenzielle Skills im Bereich Word, Excel und </w:t>
      </w:r>
      <w:proofErr w:type="spellStart"/>
      <w:r w:rsidRPr="00DC1610">
        <w:rPr>
          <w:rFonts w:ascii="Optima" w:hAnsi="Optima" w:cs="Times New Roman"/>
          <w:sz w:val="20"/>
          <w:szCs w:val="20"/>
          <w:rPrChange w:id="59" w:author="David Döbele" w:date="2024-01-23T19:51:00Z">
            <w:rPr>
              <w:rFonts w:ascii="Optima" w:hAnsi="Optima" w:cs="Times New Roman"/>
              <w:sz w:val="21"/>
              <w:szCs w:val="21"/>
            </w:rPr>
          </w:rPrChange>
        </w:rPr>
        <w:t>Powerpoint</w:t>
      </w:r>
      <w:proofErr w:type="spellEnd"/>
      <w:r w:rsidRPr="00DC1610">
        <w:rPr>
          <w:rFonts w:ascii="Optima" w:hAnsi="Optima" w:cs="Times New Roman"/>
          <w:sz w:val="20"/>
          <w:szCs w:val="20"/>
          <w:rPrChange w:id="60" w:author="David Döbele" w:date="2024-01-23T19:51:00Z">
            <w:rPr>
              <w:rFonts w:ascii="Optima" w:hAnsi="Optima" w:cs="Times New Roman"/>
              <w:sz w:val="21"/>
              <w:szCs w:val="21"/>
            </w:rPr>
          </w:rPrChange>
        </w:rPr>
        <w:t>. Hierdurch konnte ich außerdem ein hohes Maß an Eigenständigkeit und Selbstsicherheit aneignen, da</w:t>
      </w:r>
      <w:r w:rsidR="008E3FDD" w:rsidRPr="00DC1610">
        <w:rPr>
          <w:rFonts w:ascii="Optima" w:hAnsi="Optima" w:cs="Times New Roman"/>
          <w:sz w:val="20"/>
          <w:szCs w:val="20"/>
          <w:rPrChange w:id="61" w:author="David Döbele" w:date="2024-01-23T19:51:00Z">
            <w:rPr>
              <w:rFonts w:ascii="Optima" w:hAnsi="Optima" w:cs="Times New Roman"/>
              <w:sz w:val="21"/>
              <w:szCs w:val="21"/>
            </w:rPr>
          </w:rPrChange>
        </w:rPr>
        <w:t>s</w:t>
      </w:r>
      <w:r w:rsidRPr="00DC1610">
        <w:rPr>
          <w:rFonts w:ascii="Optima" w:hAnsi="Optima" w:cs="Times New Roman"/>
          <w:sz w:val="20"/>
          <w:szCs w:val="20"/>
          <w:rPrChange w:id="62" w:author="David Döbele" w:date="2024-01-23T19:51:00Z">
            <w:rPr>
              <w:rFonts w:ascii="Optima" w:hAnsi="Optima" w:cs="Times New Roman"/>
              <w:sz w:val="21"/>
              <w:szCs w:val="21"/>
            </w:rPr>
          </w:rPrChange>
        </w:rPr>
        <w:t>s ich in meiner Zeit in Australien verfeinern und verbessern konnte. In meiner Freizeit spiele ich seit meiner frühen Jugend gerne Fußball und ich engagierte mich in den vergangenen 4 Jahren im Sommer in einem Zeltlager für Kinder im Auftrag des Bistums Limburg. Dabei steht bei beiden Tätigkeiten der Teamspirit im Vordergrund, den ich komplett verinnerliche und lebe. Dieses Mindset würde ich nun ausgesprochen gerne als Praktikant in Ihr Team einbringen.</w:t>
      </w:r>
    </w:p>
    <w:p w14:paraId="6741C91E" w14:textId="77777777" w:rsidR="00925B44" w:rsidRPr="00DC1610" w:rsidRDefault="00925B44" w:rsidP="001B7045">
      <w:pPr>
        <w:spacing w:after="0"/>
        <w:jc w:val="both"/>
        <w:rPr>
          <w:rFonts w:ascii="Optima" w:hAnsi="Optima" w:cs="Times New Roman"/>
          <w:sz w:val="20"/>
          <w:szCs w:val="20"/>
          <w:rPrChange w:id="63" w:author="David Döbele" w:date="2024-01-23T19:51:00Z">
            <w:rPr>
              <w:rFonts w:ascii="Optima" w:hAnsi="Optima" w:cs="Times New Roman"/>
              <w:sz w:val="21"/>
              <w:szCs w:val="21"/>
            </w:rPr>
          </w:rPrChange>
        </w:rPr>
      </w:pPr>
    </w:p>
    <w:p w14:paraId="1FEE3C5F" w14:textId="01E142DD" w:rsidR="00C45AAD" w:rsidRPr="00DC1610" w:rsidRDefault="00845094" w:rsidP="001B7045">
      <w:pPr>
        <w:spacing w:after="0"/>
        <w:jc w:val="both"/>
        <w:rPr>
          <w:rFonts w:ascii="Optima" w:hAnsi="Optima" w:cs="Times New Roman"/>
          <w:sz w:val="20"/>
          <w:szCs w:val="20"/>
          <w:rPrChange w:id="64" w:author="David Döbele" w:date="2024-01-23T19:51:00Z">
            <w:rPr>
              <w:rFonts w:ascii="Optima" w:hAnsi="Optima" w:cs="Times New Roman"/>
              <w:sz w:val="21"/>
              <w:szCs w:val="21"/>
            </w:rPr>
          </w:rPrChange>
        </w:rPr>
      </w:pPr>
      <w:r w:rsidRPr="00DC1610">
        <w:rPr>
          <w:rFonts w:ascii="Optima" w:hAnsi="Optima" w:cs="Times New Roman"/>
          <w:sz w:val="20"/>
          <w:szCs w:val="20"/>
          <w:rPrChange w:id="65" w:author="David Döbele" w:date="2024-01-23T19:51:00Z">
            <w:rPr>
              <w:rFonts w:ascii="Optima" w:hAnsi="Optima" w:cs="Times New Roman"/>
              <w:sz w:val="21"/>
              <w:szCs w:val="21"/>
            </w:rPr>
          </w:rPrChange>
        </w:rPr>
        <w:t>Mazars</w:t>
      </w:r>
      <w:r w:rsidR="008114A8" w:rsidRPr="00DC1610">
        <w:rPr>
          <w:rFonts w:ascii="Optima" w:hAnsi="Optima" w:cs="Times New Roman"/>
          <w:sz w:val="20"/>
          <w:szCs w:val="20"/>
          <w:rPrChange w:id="66" w:author="David Döbele" w:date="2024-01-23T19:51:00Z">
            <w:rPr>
              <w:rFonts w:ascii="Optima" w:hAnsi="Optima" w:cs="Times New Roman"/>
              <w:sz w:val="21"/>
              <w:szCs w:val="21"/>
            </w:rPr>
          </w:rPrChange>
        </w:rPr>
        <w:t xml:space="preserve"> </w:t>
      </w:r>
      <w:r w:rsidR="0069176D" w:rsidRPr="00DC1610">
        <w:rPr>
          <w:rFonts w:ascii="Optima" w:hAnsi="Optima" w:cs="Times New Roman"/>
          <w:sz w:val="20"/>
          <w:szCs w:val="20"/>
          <w:rPrChange w:id="67" w:author="David Döbele" w:date="2024-01-23T19:51:00Z">
            <w:rPr>
              <w:rFonts w:ascii="Optima" w:hAnsi="Optima" w:cs="Times New Roman"/>
              <w:sz w:val="21"/>
              <w:szCs w:val="21"/>
            </w:rPr>
          </w:rPrChange>
        </w:rPr>
        <w:t xml:space="preserve">scheint für dieses Praktikum ideal. Neben </w:t>
      </w:r>
      <w:ins w:id="68" w:author="David Döbele" w:date="2024-01-23T19:51:00Z">
        <w:r w:rsidR="00DC1610">
          <w:rPr>
            <w:rFonts w:ascii="Optima" w:hAnsi="Optima" w:cs="Times New Roman"/>
            <w:sz w:val="20"/>
            <w:szCs w:val="20"/>
          </w:rPr>
          <w:t>I</w:t>
        </w:r>
      </w:ins>
      <w:del w:id="69" w:author="David Döbele" w:date="2024-01-23T19:51:00Z">
        <w:r w:rsidR="0069176D" w:rsidRPr="00DC1610" w:rsidDel="00DC1610">
          <w:rPr>
            <w:rFonts w:ascii="Optima" w:hAnsi="Optima" w:cs="Times New Roman"/>
            <w:sz w:val="20"/>
            <w:szCs w:val="20"/>
            <w:rPrChange w:id="70" w:author="David Döbele" w:date="2024-01-23T19:51:00Z">
              <w:rPr>
                <w:rFonts w:ascii="Optima" w:hAnsi="Optima" w:cs="Times New Roman"/>
                <w:sz w:val="21"/>
                <w:szCs w:val="21"/>
              </w:rPr>
            </w:rPrChange>
          </w:rPr>
          <w:delText>i</w:delText>
        </w:r>
      </w:del>
      <w:r w:rsidR="0069176D" w:rsidRPr="00DC1610">
        <w:rPr>
          <w:rFonts w:ascii="Optima" w:hAnsi="Optima" w:cs="Times New Roman"/>
          <w:sz w:val="20"/>
          <w:szCs w:val="20"/>
          <w:rPrChange w:id="71" w:author="David Döbele" w:date="2024-01-23T19:51:00Z">
            <w:rPr>
              <w:rFonts w:ascii="Optima" w:hAnsi="Optima" w:cs="Times New Roman"/>
              <w:sz w:val="21"/>
              <w:szCs w:val="21"/>
            </w:rPr>
          </w:rPrChange>
        </w:rPr>
        <w:t xml:space="preserve">hrem Status </w:t>
      </w:r>
      <w:r w:rsidR="00AA44B7" w:rsidRPr="00DC1610">
        <w:rPr>
          <w:rFonts w:ascii="Optima" w:hAnsi="Optima" w:cs="Times New Roman"/>
          <w:sz w:val="20"/>
          <w:szCs w:val="20"/>
          <w:rPrChange w:id="72" w:author="David Döbele" w:date="2024-01-23T19:51:00Z">
            <w:rPr>
              <w:rFonts w:ascii="Optima" w:hAnsi="Optima" w:cs="Times New Roman"/>
              <w:sz w:val="21"/>
              <w:szCs w:val="21"/>
            </w:rPr>
          </w:rPrChange>
        </w:rPr>
        <w:t xml:space="preserve">als </w:t>
      </w:r>
      <w:r w:rsidR="00240FD6" w:rsidRPr="00DC1610">
        <w:rPr>
          <w:rFonts w:ascii="Optima" w:hAnsi="Optima" w:cs="Times New Roman"/>
          <w:sz w:val="20"/>
          <w:szCs w:val="20"/>
          <w:rPrChange w:id="73" w:author="David Döbele" w:date="2024-01-23T19:51:00Z">
            <w:rPr>
              <w:rFonts w:ascii="Optima" w:hAnsi="Optima" w:cs="Times New Roman"/>
              <w:sz w:val="21"/>
              <w:szCs w:val="21"/>
            </w:rPr>
          </w:rPrChange>
        </w:rPr>
        <w:t>internat</w:t>
      </w:r>
      <w:r w:rsidR="006630F1" w:rsidRPr="00DC1610">
        <w:rPr>
          <w:rFonts w:ascii="Optima" w:hAnsi="Optima" w:cs="Times New Roman"/>
          <w:sz w:val="20"/>
          <w:szCs w:val="20"/>
          <w:rPrChange w:id="74" w:author="David Döbele" w:date="2024-01-23T19:51:00Z">
            <w:rPr>
              <w:rFonts w:ascii="Optima" w:hAnsi="Optima" w:cs="Times New Roman"/>
              <w:sz w:val="21"/>
              <w:szCs w:val="21"/>
            </w:rPr>
          </w:rPrChange>
        </w:rPr>
        <w:t>ionale</w:t>
      </w:r>
      <w:r w:rsidR="00BE79D9" w:rsidRPr="00DC1610">
        <w:rPr>
          <w:rFonts w:ascii="Optima" w:hAnsi="Optima" w:cs="Times New Roman"/>
          <w:sz w:val="20"/>
          <w:szCs w:val="20"/>
          <w:rPrChange w:id="75" w:author="David Döbele" w:date="2024-01-23T19:51:00Z">
            <w:rPr>
              <w:rFonts w:ascii="Optima" w:hAnsi="Optima" w:cs="Times New Roman"/>
              <w:sz w:val="21"/>
              <w:szCs w:val="21"/>
            </w:rPr>
          </w:rPrChange>
        </w:rPr>
        <w:t xml:space="preserve"> </w:t>
      </w:r>
      <w:r w:rsidRPr="00DC1610">
        <w:rPr>
          <w:rFonts w:ascii="Optima" w:hAnsi="Optima" w:cs="Times New Roman"/>
          <w:sz w:val="20"/>
          <w:szCs w:val="20"/>
          <w:rPrChange w:id="76" w:author="David Döbele" w:date="2024-01-23T19:51:00Z">
            <w:rPr>
              <w:rFonts w:ascii="Optima" w:hAnsi="Optima" w:cs="Times New Roman"/>
              <w:sz w:val="21"/>
              <w:szCs w:val="21"/>
            </w:rPr>
          </w:rPrChange>
        </w:rPr>
        <w:t xml:space="preserve">führende Unternehmensberatungsgesellschaft </w:t>
      </w:r>
      <w:r w:rsidR="00C172CD" w:rsidRPr="00DC1610">
        <w:rPr>
          <w:rFonts w:ascii="Optima" w:hAnsi="Optima" w:cs="Times New Roman"/>
          <w:sz w:val="20"/>
          <w:szCs w:val="20"/>
          <w:rPrChange w:id="77" w:author="David Döbele" w:date="2024-01-23T19:51:00Z">
            <w:rPr>
              <w:rFonts w:ascii="Optima" w:hAnsi="Optima" w:cs="Times New Roman"/>
              <w:sz w:val="21"/>
              <w:szCs w:val="21"/>
            </w:rPr>
          </w:rPrChange>
        </w:rPr>
        <w:t xml:space="preserve">gefällt </w:t>
      </w:r>
      <w:r w:rsidR="0070740F" w:rsidRPr="00DC1610">
        <w:rPr>
          <w:rFonts w:ascii="Optima" w:hAnsi="Optima" w:cs="Times New Roman"/>
          <w:sz w:val="20"/>
          <w:szCs w:val="20"/>
          <w:rPrChange w:id="78" w:author="David Döbele" w:date="2024-01-23T19:51:00Z">
            <w:rPr>
              <w:rFonts w:ascii="Optima" w:hAnsi="Optima" w:cs="Times New Roman"/>
              <w:sz w:val="21"/>
              <w:szCs w:val="21"/>
            </w:rPr>
          </w:rPrChange>
        </w:rPr>
        <w:t xml:space="preserve">mir an Ihnen besonders der </w:t>
      </w:r>
      <w:r w:rsidR="007F288B" w:rsidRPr="00DC1610">
        <w:rPr>
          <w:rFonts w:ascii="Optima" w:hAnsi="Optima" w:cs="Times New Roman"/>
          <w:sz w:val="20"/>
          <w:szCs w:val="20"/>
          <w:rPrChange w:id="79" w:author="David Döbele" w:date="2024-01-23T19:51:00Z">
            <w:rPr>
              <w:rFonts w:ascii="Optima" w:hAnsi="Optima" w:cs="Times New Roman"/>
              <w:sz w:val="21"/>
              <w:szCs w:val="21"/>
            </w:rPr>
          </w:rPrChange>
        </w:rPr>
        <w:t>Fok</w:t>
      </w:r>
      <w:r w:rsidR="00810A28" w:rsidRPr="00DC1610">
        <w:rPr>
          <w:rFonts w:ascii="Optima" w:hAnsi="Optima" w:cs="Times New Roman"/>
          <w:sz w:val="20"/>
          <w:szCs w:val="20"/>
          <w:rPrChange w:id="80" w:author="David Döbele" w:date="2024-01-23T19:51:00Z">
            <w:rPr>
              <w:rFonts w:ascii="Optima" w:hAnsi="Optima" w:cs="Times New Roman"/>
              <w:sz w:val="21"/>
              <w:szCs w:val="21"/>
            </w:rPr>
          </w:rPrChange>
        </w:rPr>
        <w:t>us</w:t>
      </w:r>
      <w:r w:rsidR="00A95E98" w:rsidRPr="00DC1610">
        <w:rPr>
          <w:rFonts w:ascii="Optima" w:hAnsi="Optima" w:cs="Times New Roman"/>
          <w:sz w:val="20"/>
          <w:szCs w:val="20"/>
          <w:rPrChange w:id="81" w:author="David Döbele" w:date="2024-01-23T19:51:00Z">
            <w:rPr>
              <w:rFonts w:ascii="Optima" w:hAnsi="Optima" w:cs="Times New Roman"/>
              <w:sz w:val="21"/>
              <w:szCs w:val="21"/>
            </w:rPr>
          </w:rPrChange>
        </w:rPr>
        <w:t xml:space="preserve"> auf die </w:t>
      </w:r>
      <w:r w:rsidRPr="00DC1610">
        <w:rPr>
          <w:rFonts w:ascii="Optima" w:hAnsi="Optima" w:cs="Times New Roman"/>
          <w:sz w:val="20"/>
          <w:szCs w:val="20"/>
          <w:rPrChange w:id="82" w:author="David Döbele" w:date="2024-01-23T19:51:00Z">
            <w:rPr>
              <w:rFonts w:ascii="Optima" w:hAnsi="Optima" w:cs="Times New Roman"/>
              <w:sz w:val="21"/>
              <w:szCs w:val="21"/>
            </w:rPr>
          </w:rPrChange>
        </w:rPr>
        <w:t>Versicherungsbranche</w:t>
      </w:r>
      <w:r w:rsidR="003025AF" w:rsidRPr="00DC1610">
        <w:rPr>
          <w:rFonts w:ascii="Optima" w:hAnsi="Optima" w:cs="Times New Roman"/>
          <w:sz w:val="20"/>
          <w:szCs w:val="20"/>
          <w:rPrChange w:id="83" w:author="David Döbele" w:date="2024-01-23T19:51:00Z">
            <w:rPr>
              <w:rFonts w:ascii="Optima" w:hAnsi="Optima" w:cs="Times New Roman"/>
              <w:sz w:val="21"/>
              <w:szCs w:val="21"/>
            </w:rPr>
          </w:rPrChange>
        </w:rPr>
        <w:t xml:space="preserve">. So imponierte </w:t>
      </w:r>
      <w:r w:rsidR="000178D6" w:rsidRPr="00DC1610">
        <w:rPr>
          <w:rFonts w:ascii="Optima" w:hAnsi="Optima" w:cs="Times New Roman"/>
          <w:sz w:val="20"/>
          <w:szCs w:val="20"/>
          <w:rPrChange w:id="84" w:author="David Döbele" w:date="2024-01-23T19:51:00Z">
            <w:rPr>
              <w:rFonts w:ascii="Optima" w:hAnsi="Optima" w:cs="Times New Roman"/>
              <w:sz w:val="21"/>
              <w:szCs w:val="21"/>
            </w:rPr>
          </w:rPrChange>
        </w:rPr>
        <w:t xml:space="preserve">mich </w:t>
      </w:r>
      <w:r w:rsidR="004F6DB6" w:rsidRPr="00DC1610">
        <w:rPr>
          <w:rFonts w:ascii="Optima" w:hAnsi="Optima" w:cs="Times New Roman"/>
          <w:sz w:val="20"/>
          <w:szCs w:val="20"/>
          <w:rPrChange w:id="85" w:author="David Döbele" w:date="2024-01-23T19:51:00Z">
            <w:rPr>
              <w:rFonts w:ascii="Optima" w:hAnsi="Optima" w:cs="Times New Roman"/>
              <w:sz w:val="21"/>
              <w:szCs w:val="21"/>
            </w:rPr>
          </w:rPrChange>
        </w:rPr>
        <w:t>der Artikel von der ,,Versicherungswirtschaft Heute``</w:t>
      </w:r>
      <w:r w:rsidR="009A70C4" w:rsidRPr="00DC1610">
        <w:rPr>
          <w:rFonts w:ascii="Optima" w:hAnsi="Optima" w:cs="Times New Roman"/>
          <w:sz w:val="20"/>
          <w:szCs w:val="20"/>
          <w:rPrChange w:id="86" w:author="David Döbele" w:date="2024-01-23T19:51:00Z">
            <w:rPr>
              <w:rFonts w:ascii="Optima" w:hAnsi="Optima" w:cs="Times New Roman"/>
              <w:sz w:val="21"/>
              <w:szCs w:val="21"/>
            </w:rPr>
          </w:rPrChange>
        </w:rPr>
        <w:t xml:space="preserve"> vom </w:t>
      </w:r>
      <w:r w:rsidR="004F6DB6" w:rsidRPr="00DC1610">
        <w:rPr>
          <w:rFonts w:ascii="Optima" w:hAnsi="Optima" w:cs="Times New Roman"/>
          <w:sz w:val="20"/>
          <w:szCs w:val="20"/>
          <w:rPrChange w:id="87" w:author="David Döbele" w:date="2024-01-23T19:51:00Z">
            <w:rPr>
              <w:rFonts w:ascii="Optima" w:hAnsi="Optima" w:cs="Times New Roman"/>
              <w:sz w:val="21"/>
              <w:szCs w:val="21"/>
            </w:rPr>
          </w:rPrChange>
        </w:rPr>
        <w:t>12.10.2023</w:t>
      </w:r>
      <w:r w:rsidR="009A70C4" w:rsidRPr="00DC1610">
        <w:rPr>
          <w:rFonts w:ascii="Optima" w:hAnsi="Optima" w:cs="Times New Roman"/>
          <w:sz w:val="20"/>
          <w:szCs w:val="20"/>
          <w:rPrChange w:id="88" w:author="David Döbele" w:date="2024-01-23T19:51:00Z">
            <w:rPr>
              <w:rFonts w:ascii="Optima" w:hAnsi="Optima" w:cs="Times New Roman"/>
              <w:sz w:val="21"/>
              <w:szCs w:val="21"/>
            </w:rPr>
          </w:rPrChange>
        </w:rPr>
        <w:t>,</w:t>
      </w:r>
      <w:r w:rsidR="004F6DB6" w:rsidRPr="00DC1610">
        <w:rPr>
          <w:rFonts w:ascii="Optima" w:hAnsi="Optima" w:cs="Times New Roman"/>
          <w:sz w:val="20"/>
          <w:szCs w:val="20"/>
          <w:rPrChange w:id="89" w:author="David Döbele" w:date="2024-01-23T19:51:00Z">
            <w:rPr>
              <w:rFonts w:ascii="Optima" w:hAnsi="Optima" w:cs="Times New Roman"/>
              <w:sz w:val="21"/>
              <w:szCs w:val="21"/>
            </w:rPr>
          </w:rPrChange>
        </w:rPr>
        <w:t xml:space="preserve"> wo </w:t>
      </w:r>
      <w:del w:id="90" w:author="David Döbele" w:date="2024-01-23T19:51:00Z">
        <w:r w:rsidR="004F6DB6" w:rsidRPr="00DC1610" w:rsidDel="00DC1610">
          <w:rPr>
            <w:rFonts w:ascii="Optima" w:hAnsi="Optima" w:cs="Times New Roman"/>
            <w:sz w:val="20"/>
            <w:szCs w:val="20"/>
            <w:rPrChange w:id="91" w:author="David Döbele" w:date="2024-01-23T19:51:00Z">
              <w:rPr>
                <w:rFonts w:ascii="Optima" w:hAnsi="Optima" w:cs="Times New Roman"/>
                <w:sz w:val="21"/>
                <w:szCs w:val="21"/>
              </w:rPr>
            </w:rPrChange>
          </w:rPr>
          <w:delText xml:space="preserve">sie </w:delText>
        </w:r>
      </w:del>
      <w:ins w:id="92" w:author="David Döbele" w:date="2024-01-23T19:51:00Z">
        <w:r w:rsidR="00DC1610">
          <w:rPr>
            <w:rFonts w:ascii="Optima" w:hAnsi="Optima" w:cs="Times New Roman"/>
            <w:sz w:val="20"/>
            <w:szCs w:val="20"/>
          </w:rPr>
          <w:t>S</w:t>
        </w:r>
        <w:r w:rsidR="00DC1610" w:rsidRPr="00DC1610">
          <w:rPr>
            <w:rFonts w:ascii="Optima" w:hAnsi="Optima" w:cs="Times New Roman"/>
            <w:sz w:val="20"/>
            <w:szCs w:val="20"/>
            <w:rPrChange w:id="93" w:author="David Döbele" w:date="2024-01-23T19:51:00Z">
              <w:rPr>
                <w:rFonts w:ascii="Optima" w:hAnsi="Optima" w:cs="Times New Roman"/>
                <w:sz w:val="21"/>
                <w:szCs w:val="21"/>
              </w:rPr>
            </w:rPrChange>
          </w:rPr>
          <w:t xml:space="preserve">ie </w:t>
        </w:r>
      </w:ins>
      <w:r w:rsidR="004F6DB6" w:rsidRPr="00DC1610">
        <w:rPr>
          <w:rFonts w:ascii="Optima" w:hAnsi="Optima" w:cs="Times New Roman"/>
          <w:sz w:val="20"/>
          <w:szCs w:val="20"/>
          <w:rPrChange w:id="94" w:author="David Döbele" w:date="2024-01-23T19:51:00Z">
            <w:rPr>
              <w:rFonts w:ascii="Optima" w:hAnsi="Optima" w:cs="Times New Roman"/>
              <w:sz w:val="21"/>
              <w:szCs w:val="21"/>
            </w:rPr>
          </w:rPrChange>
        </w:rPr>
        <w:t>sich laut dem Artikel in Stellung auf das Versicherungsgeschäft bringen</w:t>
      </w:r>
      <w:r w:rsidR="00B52776" w:rsidRPr="00DC1610">
        <w:rPr>
          <w:rFonts w:ascii="Optima" w:hAnsi="Optima" w:cs="Times New Roman"/>
          <w:sz w:val="20"/>
          <w:szCs w:val="20"/>
          <w:rPrChange w:id="95" w:author="David Döbele" w:date="2024-01-23T19:51:00Z">
            <w:rPr>
              <w:rFonts w:ascii="Optima" w:hAnsi="Optima" w:cs="Times New Roman"/>
              <w:sz w:val="21"/>
              <w:szCs w:val="21"/>
            </w:rPr>
          </w:rPrChange>
        </w:rPr>
        <w:t>.</w:t>
      </w:r>
      <w:r w:rsidR="004F6DB6" w:rsidRPr="00DC1610">
        <w:rPr>
          <w:rFonts w:ascii="Optima" w:hAnsi="Optima" w:cs="Times New Roman"/>
          <w:sz w:val="20"/>
          <w:szCs w:val="20"/>
          <w:rPrChange w:id="96" w:author="David Döbele" w:date="2024-01-23T19:51:00Z">
            <w:rPr>
              <w:rFonts w:ascii="Optima" w:hAnsi="Optima" w:cs="Times New Roman"/>
              <w:sz w:val="21"/>
              <w:szCs w:val="21"/>
            </w:rPr>
          </w:rPrChange>
        </w:rPr>
        <w:t xml:space="preserve"> Unter</w:t>
      </w:r>
      <w:ins w:id="97" w:author="David Döbele" w:date="2024-01-23T19:52:00Z">
        <w:r w:rsidR="00DC1610">
          <w:rPr>
            <w:rFonts w:ascii="Optima" w:hAnsi="Optima" w:cs="Times New Roman"/>
            <w:sz w:val="20"/>
            <w:szCs w:val="20"/>
          </w:rPr>
          <w:t xml:space="preserve"> </w:t>
        </w:r>
      </w:ins>
      <w:r w:rsidR="004F6DB6" w:rsidRPr="00DC1610">
        <w:rPr>
          <w:rFonts w:ascii="Optima" w:hAnsi="Optima" w:cs="Times New Roman"/>
          <w:sz w:val="20"/>
          <w:szCs w:val="20"/>
          <w:rPrChange w:id="98" w:author="David Döbele" w:date="2024-01-23T19:51:00Z">
            <w:rPr>
              <w:rFonts w:ascii="Optima" w:hAnsi="Optima" w:cs="Times New Roman"/>
              <w:sz w:val="21"/>
              <w:szCs w:val="21"/>
            </w:rPr>
          </w:rPrChange>
        </w:rPr>
        <w:t>anderem Ihr Versicherungsteam</w:t>
      </w:r>
      <w:r w:rsidR="008F2079" w:rsidRPr="00DC1610">
        <w:rPr>
          <w:rFonts w:ascii="Optima" w:hAnsi="Optima" w:cs="Times New Roman"/>
          <w:sz w:val="20"/>
          <w:szCs w:val="20"/>
          <w:rPrChange w:id="99" w:author="David Döbele" w:date="2024-01-23T19:51:00Z">
            <w:rPr>
              <w:rFonts w:ascii="Optima" w:hAnsi="Optima" w:cs="Times New Roman"/>
              <w:sz w:val="21"/>
              <w:szCs w:val="21"/>
            </w:rPr>
          </w:rPrChange>
        </w:rPr>
        <w:t>-</w:t>
      </w:r>
      <w:r w:rsidR="004F6DB6" w:rsidRPr="00DC1610">
        <w:rPr>
          <w:rFonts w:ascii="Optima" w:hAnsi="Optima" w:cs="Times New Roman"/>
          <w:sz w:val="20"/>
          <w:szCs w:val="20"/>
          <w:rPrChange w:id="100" w:author="David Döbele" w:date="2024-01-23T19:51:00Z">
            <w:rPr>
              <w:rFonts w:ascii="Optima" w:hAnsi="Optima" w:cs="Times New Roman"/>
              <w:sz w:val="21"/>
              <w:szCs w:val="21"/>
            </w:rPr>
          </w:rPrChange>
        </w:rPr>
        <w:t xml:space="preserve">Zuwachs der Partner Thomas Volkmer und Sascha </w:t>
      </w:r>
      <w:proofErr w:type="spellStart"/>
      <w:r w:rsidR="004F6DB6" w:rsidRPr="00DC1610">
        <w:rPr>
          <w:rFonts w:ascii="Optima" w:hAnsi="Optima" w:cs="Times New Roman"/>
          <w:sz w:val="20"/>
          <w:szCs w:val="20"/>
          <w:rPrChange w:id="101" w:author="David Döbele" w:date="2024-01-23T19:51:00Z">
            <w:rPr>
              <w:rFonts w:ascii="Optima" w:hAnsi="Optima" w:cs="Times New Roman"/>
              <w:sz w:val="21"/>
              <w:szCs w:val="21"/>
            </w:rPr>
          </w:rPrChange>
        </w:rPr>
        <w:t>Kaminsiki</w:t>
      </w:r>
      <w:proofErr w:type="spellEnd"/>
      <w:r w:rsidR="004F6DB6" w:rsidRPr="00DC1610">
        <w:rPr>
          <w:rFonts w:ascii="Optima" w:hAnsi="Optima" w:cs="Times New Roman"/>
          <w:sz w:val="20"/>
          <w:szCs w:val="20"/>
          <w:rPrChange w:id="102" w:author="David Döbele" w:date="2024-01-23T19:51:00Z">
            <w:rPr>
              <w:rFonts w:ascii="Optima" w:hAnsi="Optima" w:cs="Times New Roman"/>
              <w:sz w:val="21"/>
              <w:szCs w:val="21"/>
            </w:rPr>
          </w:rPrChange>
        </w:rPr>
        <w:t xml:space="preserve"> bringt Ihnen sehr viel Erfahrung und Kompetenz in der Branche ein.</w:t>
      </w:r>
      <w:r w:rsidR="000178D6" w:rsidRPr="00DC1610">
        <w:rPr>
          <w:rFonts w:ascii="Optima" w:hAnsi="Optima" w:cs="Times New Roman"/>
          <w:sz w:val="20"/>
          <w:szCs w:val="20"/>
          <w:rPrChange w:id="103" w:author="David Döbele" w:date="2024-01-23T19:51:00Z">
            <w:rPr>
              <w:rFonts w:ascii="Optima" w:hAnsi="Optima" w:cs="Times New Roman"/>
              <w:sz w:val="21"/>
              <w:szCs w:val="21"/>
            </w:rPr>
          </w:rPrChange>
        </w:rPr>
        <w:t xml:space="preserve"> Auch bei Ihrem Mandantenzuwachs im Mittelstand sowie </w:t>
      </w:r>
      <w:del w:id="104" w:author="David Döbele" w:date="2024-01-23T19:52:00Z">
        <w:r w:rsidR="000178D6" w:rsidRPr="00DC1610" w:rsidDel="00DC1610">
          <w:rPr>
            <w:rFonts w:ascii="Optima" w:hAnsi="Optima" w:cs="Times New Roman"/>
            <w:sz w:val="20"/>
            <w:szCs w:val="20"/>
            <w:rPrChange w:id="105" w:author="David Döbele" w:date="2024-01-23T19:51:00Z">
              <w:rPr>
                <w:rFonts w:ascii="Optima" w:hAnsi="Optima" w:cs="Times New Roman"/>
                <w:sz w:val="21"/>
                <w:szCs w:val="21"/>
              </w:rPr>
            </w:rPrChange>
          </w:rPr>
          <w:delText xml:space="preserve">International </w:delText>
        </w:r>
      </w:del>
      <w:ins w:id="106" w:author="David Döbele" w:date="2024-01-23T19:52:00Z">
        <w:r w:rsidR="00DC1610">
          <w:rPr>
            <w:rFonts w:ascii="Optima" w:hAnsi="Optima" w:cs="Times New Roman"/>
            <w:sz w:val="20"/>
            <w:szCs w:val="20"/>
          </w:rPr>
          <w:t>i</w:t>
        </w:r>
        <w:r w:rsidR="00DC1610" w:rsidRPr="00DC1610">
          <w:rPr>
            <w:rFonts w:ascii="Optima" w:hAnsi="Optima" w:cs="Times New Roman"/>
            <w:sz w:val="20"/>
            <w:szCs w:val="20"/>
            <w:rPrChange w:id="107" w:author="David Döbele" w:date="2024-01-23T19:51:00Z">
              <w:rPr>
                <w:rFonts w:ascii="Optima" w:hAnsi="Optima" w:cs="Times New Roman"/>
                <w:sz w:val="21"/>
                <w:szCs w:val="21"/>
              </w:rPr>
            </w:rPrChange>
          </w:rPr>
          <w:t xml:space="preserve">nternational </w:t>
        </w:r>
      </w:ins>
      <w:r w:rsidR="000178D6" w:rsidRPr="00DC1610">
        <w:rPr>
          <w:rFonts w:ascii="Optima" w:hAnsi="Optima" w:cs="Times New Roman"/>
          <w:sz w:val="20"/>
          <w:szCs w:val="20"/>
          <w:rPrChange w:id="108" w:author="David Döbele" w:date="2024-01-23T19:51:00Z">
            <w:rPr>
              <w:rFonts w:ascii="Optima" w:hAnsi="Optima" w:cs="Times New Roman"/>
              <w:sz w:val="21"/>
              <w:szCs w:val="21"/>
            </w:rPr>
          </w:rPrChange>
        </w:rPr>
        <w:t>durch WWK, VPV und Swiss Life, zeigt</w:t>
      </w:r>
      <w:ins w:id="109" w:author="David Döbele" w:date="2024-01-23T19:52:00Z">
        <w:r w:rsidR="00DC1610">
          <w:rPr>
            <w:rFonts w:ascii="Optima" w:hAnsi="Optima" w:cs="Times New Roman"/>
            <w:sz w:val="20"/>
            <w:szCs w:val="20"/>
          </w:rPr>
          <w:t xml:space="preserve"> sich</w:t>
        </w:r>
      </w:ins>
      <w:r w:rsidR="000178D6" w:rsidRPr="00DC1610">
        <w:rPr>
          <w:rFonts w:ascii="Optima" w:hAnsi="Optima" w:cs="Times New Roman"/>
          <w:sz w:val="20"/>
          <w:szCs w:val="20"/>
          <w:rPrChange w:id="110" w:author="David Döbele" w:date="2024-01-23T19:51:00Z">
            <w:rPr>
              <w:rFonts w:ascii="Optima" w:hAnsi="Optima" w:cs="Times New Roman"/>
              <w:sz w:val="21"/>
              <w:szCs w:val="21"/>
            </w:rPr>
          </w:rPrChange>
        </w:rPr>
        <w:t>, dass Sie</w:t>
      </w:r>
      <w:del w:id="111" w:author="David Döbele" w:date="2024-01-23T19:52:00Z">
        <w:r w:rsidR="000178D6" w:rsidRPr="00DC1610" w:rsidDel="00DC1610">
          <w:rPr>
            <w:rFonts w:ascii="Optima" w:hAnsi="Optima" w:cs="Times New Roman"/>
            <w:sz w:val="20"/>
            <w:szCs w:val="20"/>
            <w:rPrChange w:id="112" w:author="David Döbele" w:date="2024-01-23T19:51:00Z">
              <w:rPr>
                <w:rFonts w:ascii="Optima" w:hAnsi="Optima" w:cs="Times New Roman"/>
                <w:sz w:val="21"/>
                <w:szCs w:val="21"/>
              </w:rPr>
            </w:rPrChange>
          </w:rPr>
          <w:delText xml:space="preserve"> </w:delText>
        </w:r>
      </w:del>
      <w:r w:rsidR="000178D6" w:rsidRPr="00DC1610">
        <w:rPr>
          <w:rFonts w:ascii="Optima" w:hAnsi="Optima" w:cs="Times New Roman"/>
          <w:sz w:val="20"/>
          <w:szCs w:val="20"/>
          <w:rPrChange w:id="113" w:author="David Döbele" w:date="2024-01-23T19:51:00Z">
            <w:rPr>
              <w:rFonts w:ascii="Optima" w:hAnsi="Optima" w:cs="Times New Roman"/>
              <w:sz w:val="21"/>
              <w:szCs w:val="21"/>
            </w:rPr>
          </w:rPrChange>
        </w:rPr>
        <w:t xml:space="preserve"> sich eine exzellente Expertise in der Versicherungsbranche aufgebaut haben.</w:t>
      </w:r>
      <w:r w:rsidR="000178D6" w:rsidRPr="00DC1610">
        <w:rPr>
          <w:rFonts w:ascii="Optima" w:hAnsi="Optima"/>
          <w:sz w:val="20"/>
          <w:szCs w:val="20"/>
          <w:rPrChange w:id="114" w:author="David Döbele" w:date="2024-01-23T19:51:00Z">
            <w:rPr/>
          </w:rPrChange>
        </w:rPr>
        <w:t xml:space="preserve"> Ich bin überzeugt</w:t>
      </w:r>
      <w:ins w:id="115" w:author="David Döbele" w:date="2024-01-23T19:52:00Z">
        <w:r w:rsidR="00DC1610">
          <w:rPr>
            <w:rFonts w:ascii="Optima" w:hAnsi="Optima"/>
            <w:sz w:val="20"/>
            <w:szCs w:val="20"/>
          </w:rPr>
          <w:t>,</w:t>
        </w:r>
      </w:ins>
      <w:r w:rsidR="000178D6" w:rsidRPr="00DC1610">
        <w:rPr>
          <w:rFonts w:ascii="Optima" w:hAnsi="Optima"/>
          <w:sz w:val="20"/>
          <w:szCs w:val="20"/>
          <w:rPrChange w:id="116" w:author="David Döbele" w:date="2024-01-23T19:51:00Z">
            <w:rPr/>
          </w:rPrChange>
        </w:rPr>
        <w:t xml:space="preserve"> durch Ihr herausragendes Experten-Netzwerk die Möglichkeit zu haben, mit ambitionierten und internationalen Kollegen an Projekten mit wirklicher Relevanz mitzuarbeiten. Ihre anspruchsvollen Kunden erwarten stets absolute Top-Leistungen – eine Herausforderung, auf die ich mich sehr freue</w:t>
      </w:r>
      <w:r w:rsidR="008F2079" w:rsidRPr="00DC1610">
        <w:rPr>
          <w:rFonts w:ascii="Optima" w:hAnsi="Optima"/>
          <w:sz w:val="20"/>
          <w:szCs w:val="20"/>
          <w:rPrChange w:id="117" w:author="David Döbele" w:date="2024-01-23T19:51:00Z">
            <w:rPr/>
          </w:rPrChange>
        </w:rPr>
        <w:t>.</w:t>
      </w:r>
    </w:p>
    <w:p w14:paraId="7D44D66D" w14:textId="77777777" w:rsidR="001513D3" w:rsidRPr="00DC1610" w:rsidRDefault="001513D3" w:rsidP="001B7045">
      <w:pPr>
        <w:spacing w:after="0"/>
        <w:jc w:val="both"/>
        <w:rPr>
          <w:rFonts w:ascii="Optima" w:hAnsi="Optima" w:cs="Times New Roman"/>
          <w:sz w:val="20"/>
          <w:szCs w:val="20"/>
          <w:rPrChange w:id="118" w:author="David Döbele" w:date="2024-01-23T19:51:00Z">
            <w:rPr>
              <w:rFonts w:ascii="Optima" w:hAnsi="Optima" w:cs="Times New Roman"/>
              <w:sz w:val="21"/>
              <w:szCs w:val="21"/>
            </w:rPr>
          </w:rPrChange>
        </w:rPr>
      </w:pPr>
    </w:p>
    <w:p w14:paraId="16DD6C28" w14:textId="515F3248" w:rsidR="0088713D" w:rsidRPr="00DC1610" w:rsidRDefault="0088713D" w:rsidP="001B7045">
      <w:pPr>
        <w:spacing w:after="0"/>
        <w:jc w:val="both"/>
        <w:rPr>
          <w:rFonts w:ascii="Optima" w:hAnsi="Optima" w:cs="Times New Roman"/>
          <w:sz w:val="20"/>
          <w:szCs w:val="20"/>
          <w:rPrChange w:id="119" w:author="David Döbele" w:date="2024-01-23T19:51:00Z">
            <w:rPr>
              <w:rFonts w:ascii="Optima" w:hAnsi="Optima" w:cs="Times New Roman"/>
              <w:sz w:val="21"/>
              <w:szCs w:val="21"/>
            </w:rPr>
          </w:rPrChange>
        </w:rPr>
      </w:pPr>
      <w:r w:rsidRPr="00DC1610">
        <w:rPr>
          <w:rFonts w:ascii="Optima" w:hAnsi="Optima" w:cs="Times New Roman"/>
          <w:sz w:val="20"/>
          <w:szCs w:val="20"/>
          <w:rPrChange w:id="120" w:author="David Döbele" w:date="2024-01-23T19:51:00Z">
            <w:rPr>
              <w:rFonts w:ascii="Optima" w:hAnsi="Optima" w:cs="Times New Roman"/>
              <w:sz w:val="21"/>
              <w:szCs w:val="21"/>
            </w:rPr>
          </w:rPrChange>
        </w:rPr>
        <w:t xml:space="preserve">Von dem Praktikum im </w:t>
      </w:r>
      <w:r w:rsidR="00C25F9E" w:rsidRPr="00DC1610">
        <w:rPr>
          <w:rFonts w:ascii="Optima" w:hAnsi="Optima" w:cs="Times New Roman"/>
          <w:sz w:val="20"/>
          <w:szCs w:val="20"/>
          <w:rPrChange w:id="121" w:author="David Döbele" w:date="2024-01-23T19:51:00Z">
            <w:rPr>
              <w:rFonts w:ascii="Optima" w:hAnsi="Optima" w:cs="Times New Roman"/>
              <w:sz w:val="21"/>
              <w:szCs w:val="21"/>
            </w:rPr>
          </w:rPrChange>
        </w:rPr>
        <w:t>in der Wirtschaftsprüfung</w:t>
      </w:r>
      <w:r w:rsidRPr="00DC1610">
        <w:rPr>
          <w:rFonts w:ascii="Optima" w:hAnsi="Optima" w:cs="Times New Roman"/>
          <w:sz w:val="20"/>
          <w:szCs w:val="20"/>
          <w:rPrChange w:id="122" w:author="David Döbele" w:date="2024-01-23T19:51:00Z">
            <w:rPr>
              <w:rFonts w:ascii="Optima" w:hAnsi="Optima" w:cs="Times New Roman"/>
              <w:sz w:val="21"/>
              <w:szCs w:val="21"/>
            </w:rPr>
          </w:rPrChange>
        </w:rPr>
        <w:t xml:space="preserve"> </w:t>
      </w:r>
      <w:r w:rsidR="00376B7F" w:rsidRPr="00DC1610">
        <w:rPr>
          <w:rFonts w:ascii="Optima" w:hAnsi="Optima" w:cs="Times New Roman"/>
          <w:sz w:val="20"/>
          <w:szCs w:val="20"/>
          <w:rPrChange w:id="123" w:author="David Döbele" w:date="2024-01-23T19:51:00Z">
            <w:rPr>
              <w:rFonts w:ascii="Optima" w:hAnsi="Optima" w:cs="Times New Roman"/>
              <w:sz w:val="21"/>
              <w:szCs w:val="21"/>
            </w:rPr>
          </w:rPrChange>
        </w:rPr>
        <w:t>erhoffe ich mir eine steile Lernkurve sowie die Möglichkeit</w:t>
      </w:r>
      <w:r w:rsidR="003A4166" w:rsidRPr="00DC1610">
        <w:rPr>
          <w:rFonts w:ascii="Optima" w:hAnsi="Optima" w:cs="Times New Roman"/>
          <w:sz w:val="20"/>
          <w:szCs w:val="20"/>
          <w:rPrChange w:id="124" w:author="David Döbele" w:date="2024-01-23T19:51:00Z">
            <w:rPr>
              <w:rFonts w:ascii="Optima" w:hAnsi="Optima" w:cs="Times New Roman"/>
              <w:sz w:val="21"/>
              <w:szCs w:val="21"/>
            </w:rPr>
          </w:rPrChange>
        </w:rPr>
        <w:t xml:space="preserve">, meine eigenen Ideen und bisherigen Erfahrungen in Industrie und Beratung </w:t>
      </w:r>
      <w:r w:rsidR="00664893" w:rsidRPr="00DC1610">
        <w:rPr>
          <w:rFonts w:ascii="Optima" w:hAnsi="Optima" w:cs="Times New Roman"/>
          <w:sz w:val="20"/>
          <w:szCs w:val="20"/>
          <w:rPrChange w:id="125" w:author="David Döbele" w:date="2024-01-23T19:51:00Z">
            <w:rPr>
              <w:rFonts w:ascii="Optima" w:hAnsi="Optima" w:cs="Times New Roman"/>
              <w:sz w:val="21"/>
              <w:szCs w:val="21"/>
            </w:rPr>
          </w:rPrChange>
        </w:rPr>
        <w:t>bei Ihnen mehrwertschaffend einbringen zu können. Ich bin mir sicher</w:t>
      </w:r>
      <w:r w:rsidR="00A95B25" w:rsidRPr="00DC1610">
        <w:rPr>
          <w:rFonts w:ascii="Optima" w:hAnsi="Optima" w:cs="Times New Roman"/>
          <w:sz w:val="20"/>
          <w:szCs w:val="20"/>
          <w:rPrChange w:id="126" w:author="David Döbele" w:date="2024-01-23T19:51:00Z">
            <w:rPr>
              <w:rFonts w:ascii="Optima" w:hAnsi="Optima" w:cs="Times New Roman"/>
              <w:sz w:val="21"/>
              <w:szCs w:val="21"/>
            </w:rPr>
          </w:rPrChange>
        </w:rPr>
        <w:t xml:space="preserve">, dass ich durch mein starkes Interesse an der </w:t>
      </w:r>
      <w:r w:rsidR="00FD64CF" w:rsidRPr="00DC1610">
        <w:rPr>
          <w:rFonts w:ascii="Optima" w:hAnsi="Optima" w:cs="Times New Roman"/>
          <w:sz w:val="20"/>
          <w:szCs w:val="20"/>
          <w:rPrChange w:id="127" w:author="David Döbele" w:date="2024-01-23T19:51:00Z">
            <w:rPr>
              <w:rFonts w:ascii="Optima" w:hAnsi="Optima" w:cs="Times New Roman"/>
              <w:sz w:val="21"/>
              <w:szCs w:val="21"/>
            </w:rPr>
          </w:rPrChange>
        </w:rPr>
        <w:t>Tätigkeit als Consultant, meine hohe Einsatzbereitsch</w:t>
      </w:r>
      <w:r w:rsidR="00DF2FFD" w:rsidRPr="00DC1610">
        <w:rPr>
          <w:rFonts w:ascii="Optima" w:hAnsi="Optima" w:cs="Times New Roman"/>
          <w:sz w:val="20"/>
          <w:szCs w:val="20"/>
          <w:rPrChange w:id="128" w:author="David Döbele" w:date="2024-01-23T19:51:00Z">
            <w:rPr>
              <w:rFonts w:ascii="Optima" w:hAnsi="Optima" w:cs="Times New Roman"/>
              <w:sz w:val="21"/>
              <w:szCs w:val="21"/>
            </w:rPr>
          </w:rPrChange>
        </w:rPr>
        <w:t xml:space="preserve">aft sowie </w:t>
      </w:r>
      <w:r w:rsidR="00B654F6" w:rsidRPr="00DC1610">
        <w:rPr>
          <w:rFonts w:ascii="Optima" w:hAnsi="Optima" w:cs="Times New Roman"/>
          <w:sz w:val="20"/>
          <w:szCs w:val="20"/>
          <w:rPrChange w:id="129" w:author="David Döbele" w:date="2024-01-23T19:51:00Z">
            <w:rPr>
              <w:rFonts w:ascii="Optima" w:hAnsi="Optima" w:cs="Times New Roman"/>
              <w:sz w:val="21"/>
              <w:szCs w:val="21"/>
            </w:rPr>
          </w:rPrChange>
        </w:rPr>
        <w:t xml:space="preserve">mein </w:t>
      </w:r>
      <w:r w:rsidR="0040700B" w:rsidRPr="00DC1610">
        <w:rPr>
          <w:rFonts w:ascii="Optima" w:hAnsi="Optima" w:cs="Times New Roman"/>
          <w:sz w:val="20"/>
          <w:szCs w:val="20"/>
          <w:rPrChange w:id="130" w:author="David Döbele" w:date="2024-01-23T19:51:00Z">
            <w:rPr>
              <w:rFonts w:ascii="Optima" w:hAnsi="Optima" w:cs="Times New Roman"/>
              <w:sz w:val="21"/>
              <w:szCs w:val="21"/>
            </w:rPr>
          </w:rPrChange>
        </w:rPr>
        <w:t xml:space="preserve">ausgeprägtes Organisationstalent eine Bereicherung für </w:t>
      </w:r>
      <w:r w:rsidR="00845094" w:rsidRPr="00DC1610">
        <w:rPr>
          <w:rFonts w:ascii="Optima" w:hAnsi="Optima" w:cs="Times New Roman"/>
          <w:sz w:val="20"/>
          <w:szCs w:val="20"/>
          <w:rPrChange w:id="131" w:author="David Döbele" w:date="2024-01-23T19:51:00Z">
            <w:rPr>
              <w:rFonts w:ascii="Optima" w:hAnsi="Optima" w:cs="Times New Roman"/>
              <w:sz w:val="21"/>
              <w:szCs w:val="21"/>
            </w:rPr>
          </w:rPrChange>
        </w:rPr>
        <w:t>Mazars</w:t>
      </w:r>
      <w:r w:rsidR="0040700B" w:rsidRPr="00DC1610">
        <w:rPr>
          <w:rFonts w:ascii="Optima" w:hAnsi="Optima" w:cs="Times New Roman"/>
          <w:sz w:val="20"/>
          <w:szCs w:val="20"/>
          <w:rPrChange w:id="132" w:author="David Döbele" w:date="2024-01-23T19:51:00Z">
            <w:rPr>
              <w:rFonts w:ascii="Optima" w:hAnsi="Optima" w:cs="Times New Roman"/>
              <w:sz w:val="21"/>
              <w:szCs w:val="21"/>
            </w:rPr>
          </w:rPrChange>
        </w:rPr>
        <w:t xml:space="preserve"> </w:t>
      </w:r>
      <w:r w:rsidR="00746B92" w:rsidRPr="00DC1610">
        <w:rPr>
          <w:rFonts w:ascii="Optima" w:hAnsi="Optima" w:cs="Times New Roman"/>
          <w:sz w:val="20"/>
          <w:szCs w:val="20"/>
          <w:rPrChange w:id="133" w:author="David Döbele" w:date="2024-01-23T19:51:00Z">
            <w:rPr>
              <w:rFonts w:ascii="Optima" w:hAnsi="Optima" w:cs="Times New Roman"/>
              <w:sz w:val="21"/>
              <w:szCs w:val="21"/>
            </w:rPr>
          </w:rPrChange>
        </w:rPr>
        <w:t xml:space="preserve">sein werde und würde mich sehr darüber freuen, Sie auch persönlich in einem </w:t>
      </w:r>
      <w:r w:rsidR="00925B44" w:rsidRPr="00DC1610">
        <w:rPr>
          <w:rFonts w:ascii="Optima" w:hAnsi="Optima" w:cs="Times New Roman"/>
          <w:sz w:val="20"/>
          <w:szCs w:val="20"/>
          <w:rPrChange w:id="134" w:author="David Döbele" w:date="2024-01-23T19:51:00Z">
            <w:rPr>
              <w:rFonts w:ascii="Optima" w:hAnsi="Optima" w:cs="Times New Roman"/>
              <w:sz w:val="21"/>
              <w:szCs w:val="21"/>
            </w:rPr>
          </w:rPrChange>
        </w:rPr>
        <w:t>Gespräch von mir überzeugen zu dürfen.</w:t>
      </w:r>
    </w:p>
    <w:p w14:paraId="3593415B" w14:textId="48D55CDA" w:rsidR="00925B44" w:rsidRPr="00DC1610" w:rsidRDefault="00925B44" w:rsidP="001B7045">
      <w:pPr>
        <w:spacing w:after="0"/>
        <w:jc w:val="both"/>
        <w:rPr>
          <w:rFonts w:ascii="Optima" w:hAnsi="Optima" w:cs="Times New Roman"/>
          <w:sz w:val="20"/>
          <w:szCs w:val="20"/>
          <w:rPrChange w:id="135" w:author="David Döbele" w:date="2024-01-23T19:51:00Z">
            <w:rPr>
              <w:rFonts w:ascii="Optima" w:hAnsi="Optima" w:cs="Times New Roman"/>
              <w:sz w:val="21"/>
              <w:szCs w:val="21"/>
            </w:rPr>
          </w:rPrChange>
        </w:rPr>
      </w:pPr>
    </w:p>
    <w:p w14:paraId="4459D038" w14:textId="3F75227B" w:rsidR="00E65B09" w:rsidRPr="00DC1610" w:rsidRDefault="0099776A" w:rsidP="00E65B09">
      <w:pPr>
        <w:spacing w:after="0"/>
        <w:jc w:val="both"/>
        <w:rPr>
          <w:rFonts w:ascii="Optima" w:hAnsi="Optima" w:cs="Times New Roman"/>
          <w:sz w:val="20"/>
          <w:szCs w:val="20"/>
          <w:rPrChange w:id="136" w:author="David Döbele" w:date="2024-01-23T19:51:00Z">
            <w:rPr>
              <w:rFonts w:ascii="Optima" w:hAnsi="Optima" w:cs="Times New Roman"/>
              <w:sz w:val="21"/>
              <w:szCs w:val="21"/>
            </w:rPr>
          </w:rPrChange>
        </w:rPr>
      </w:pPr>
      <w:r w:rsidRPr="00DC1610">
        <w:rPr>
          <w:rFonts w:ascii="Optima" w:hAnsi="Optima" w:cs="Times New Roman"/>
          <w:sz w:val="20"/>
          <w:szCs w:val="20"/>
          <w:rPrChange w:id="137" w:author="David Döbele" w:date="2024-01-23T19:51:00Z">
            <w:rPr>
              <w:rFonts w:ascii="Optima" w:hAnsi="Optima" w:cs="Times New Roman"/>
              <w:sz w:val="21"/>
              <w:szCs w:val="21"/>
            </w:rPr>
          </w:rPrChange>
        </w:rPr>
        <w:t>Mit freundlichen Grüßen</w:t>
      </w:r>
    </w:p>
    <w:p w14:paraId="3E55992D" w14:textId="4C18D064" w:rsidR="00DC1610" w:rsidRDefault="00DC1610" w:rsidP="00E65B09">
      <w:pPr>
        <w:spacing w:after="0"/>
        <w:jc w:val="both"/>
        <w:rPr>
          <w:ins w:id="138" w:author="David Döbele" w:date="2024-01-23T19:52:00Z"/>
          <w:rFonts w:ascii="Optima" w:hAnsi="Optima" w:cs="Times New Roman"/>
          <w:sz w:val="20"/>
          <w:szCs w:val="20"/>
        </w:rPr>
      </w:pPr>
      <w:ins w:id="139" w:author="David Döbele" w:date="2024-01-23T19:52:00Z">
        <w:r w:rsidRPr="003113A5">
          <w:rPr>
            <w:rFonts w:ascii="Optima" w:hAnsi="Optima" w:cs="Times New Roman"/>
            <w:noProof/>
            <w:sz w:val="20"/>
            <w:szCs w:val="20"/>
          </w:rPr>
          <w:drawing>
            <wp:anchor distT="0" distB="0" distL="114300" distR="114300" simplePos="0" relativeHeight="251658240" behindDoc="0" locked="0" layoutInCell="1" allowOverlap="1" wp14:anchorId="410E48CC" wp14:editId="21542AB5">
              <wp:simplePos x="0" y="0"/>
              <wp:positionH relativeFrom="column">
                <wp:posOffset>-115570</wp:posOffset>
              </wp:positionH>
              <wp:positionV relativeFrom="paragraph">
                <wp:posOffset>41520</wp:posOffset>
              </wp:positionV>
              <wp:extent cx="884555" cy="425450"/>
              <wp:effectExtent l="0" t="0" r="4445" b="6350"/>
              <wp:wrapNone/>
              <wp:docPr id="1697185102" name="Grafik 2" descr="Ein Bild, das Entwurf, Kinderkunst,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5102" name="Grafik 2" descr="Ein Bild, das Entwurf, Kinderkunst, Strichzeichnung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4555" cy="425450"/>
                      </a:xfrm>
                      <a:prstGeom prst="rect">
                        <a:avLst/>
                      </a:prstGeom>
                    </pic:spPr>
                  </pic:pic>
                </a:graphicData>
              </a:graphic>
              <wp14:sizeRelH relativeFrom="page">
                <wp14:pctWidth>0</wp14:pctWidth>
              </wp14:sizeRelH>
              <wp14:sizeRelV relativeFrom="page">
                <wp14:pctHeight>0</wp14:pctHeight>
              </wp14:sizeRelV>
            </wp:anchor>
          </w:drawing>
        </w:r>
      </w:ins>
    </w:p>
    <w:p w14:paraId="7B8880AA" w14:textId="77777777" w:rsidR="00DC1610" w:rsidRDefault="00DC1610" w:rsidP="00E65B09">
      <w:pPr>
        <w:spacing w:after="0"/>
        <w:jc w:val="both"/>
        <w:rPr>
          <w:ins w:id="140" w:author="David Döbele" w:date="2024-01-23T19:53:00Z"/>
          <w:rFonts w:ascii="Optima" w:hAnsi="Optima" w:cs="Times New Roman"/>
          <w:sz w:val="20"/>
          <w:szCs w:val="20"/>
        </w:rPr>
      </w:pPr>
    </w:p>
    <w:p w14:paraId="72FC220B" w14:textId="77777777" w:rsidR="00DC1610" w:rsidRDefault="00DC1610" w:rsidP="00E65B09">
      <w:pPr>
        <w:spacing w:after="0"/>
        <w:jc w:val="both"/>
        <w:rPr>
          <w:ins w:id="141" w:author="David Döbele" w:date="2024-01-23T19:53:00Z"/>
          <w:rFonts w:ascii="Optima" w:hAnsi="Optima" w:cs="Times New Roman"/>
          <w:sz w:val="20"/>
          <w:szCs w:val="20"/>
        </w:rPr>
      </w:pPr>
    </w:p>
    <w:p w14:paraId="769E6217" w14:textId="3EBCFB29" w:rsidR="008F2079" w:rsidRPr="00DC1610" w:rsidDel="00DC1610" w:rsidRDefault="005001E1" w:rsidP="00E65B09">
      <w:pPr>
        <w:spacing w:after="0"/>
        <w:jc w:val="both"/>
        <w:rPr>
          <w:del w:id="142" w:author="David Döbele" w:date="2024-01-23T19:52:00Z"/>
          <w:rFonts w:ascii="Optima" w:hAnsi="Optima" w:cs="Times New Roman"/>
          <w:sz w:val="20"/>
          <w:szCs w:val="20"/>
          <w:rPrChange w:id="143" w:author="David Döbele" w:date="2024-01-23T19:51:00Z">
            <w:rPr>
              <w:del w:id="144" w:author="David Döbele" w:date="2024-01-23T19:52:00Z"/>
              <w:rFonts w:ascii="Optima" w:hAnsi="Optima" w:cs="Times New Roman"/>
              <w:sz w:val="21"/>
              <w:szCs w:val="21"/>
            </w:rPr>
          </w:rPrChange>
        </w:rPr>
      </w:pPr>
      <w:r w:rsidRPr="00DC1610">
        <w:rPr>
          <w:rFonts w:ascii="Optima" w:hAnsi="Optima" w:cs="Times New Roman"/>
          <w:sz w:val="20"/>
          <w:szCs w:val="20"/>
          <w:rPrChange w:id="145" w:author="David Döbele" w:date="2024-01-23T19:51:00Z">
            <w:rPr>
              <w:rFonts w:ascii="Optima" w:hAnsi="Optima" w:cs="Times New Roman"/>
              <w:sz w:val="21"/>
              <w:szCs w:val="21"/>
            </w:rPr>
          </w:rPrChange>
        </w:rPr>
        <w:t>Paul Dreis</w:t>
      </w:r>
      <w:del w:id="146" w:author="David Döbele" w:date="2024-01-23T19:52:00Z">
        <w:r w:rsidR="008F2079" w:rsidRPr="00DC1610" w:rsidDel="00DC1610">
          <w:rPr>
            <w:rFonts w:ascii="Optima" w:hAnsi="Optima" w:cs="Times New Roman"/>
            <w:noProof/>
            <w:sz w:val="20"/>
            <w:szCs w:val="20"/>
            <w:rPrChange w:id="147" w:author="David Döbele" w:date="2024-01-23T19:51:00Z">
              <w:rPr>
                <w:rFonts w:ascii="Optima" w:hAnsi="Optima" w:cs="Times New Roman"/>
                <w:noProof/>
                <w:sz w:val="21"/>
                <w:szCs w:val="21"/>
              </w:rPr>
            </w:rPrChange>
          </w:rPr>
          <w:drawing>
            <wp:inline distT="0" distB="0" distL="0" distR="0" wp14:anchorId="5EF85ACA" wp14:editId="78BFD617">
              <wp:extent cx="884555" cy="425450"/>
              <wp:effectExtent l="0" t="0" r="0" b="0"/>
              <wp:docPr id="109793332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3326" name="Grafik 10979333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5098" cy="425711"/>
                      </a:xfrm>
                      <a:prstGeom prst="rect">
                        <a:avLst/>
                      </a:prstGeom>
                    </pic:spPr>
                  </pic:pic>
                </a:graphicData>
              </a:graphic>
            </wp:inline>
          </w:drawing>
        </w:r>
      </w:del>
    </w:p>
    <w:p w14:paraId="34BD2D2F" w14:textId="77777777" w:rsidR="007F7A94" w:rsidRPr="00DC1610" w:rsidDel="00DC1610" w:rsidRDefault="007F7A94" w:rsidP="00E65B09">
      <w:pPr>
        <w:spacing w:after="0"/>
        <w:jc w:val="both"/>
        <w:rPr>
          <w:del w:id="148" w:author="David Döbele" w:date="2024-01-23T19:52:00Z"/>
          <w:rFonts w:ascii="Optima" w:hAnsi="Optima" w:cs="Times New Roman"/>
          <w:sz w:val="20"/>
          <w:szCs w:val="20"/>
          <w:rPrChange w:id="149" w:author="David Döbele" w:date="2024-01-23T19:51:00Z">
            <w:rPr>
              <w:del w:id="150" w:author="David Döbele" w:date="2024-01-23T19:52:00Z"/>
              <w:rFonts w:ascii="Optima" w:hAnsi="Optima" w:cs="Times New Roman"/>
              <w:sz w:val="21"/>
              <w:szCs w:val="21"/>
            </w:rPr>
          </w:rPrChange>
        </w:rPr>
      </w:pPr>
    </w:p>
    <w:p w14:paraId="3BDB02BA" w14:textId="1C3EBBA3" w:rsidR="00BB3512" w:rsidRPr="00DC1610" w:rsidRDefault="0099776A" w:rsidP="00E65B09">
      <w:pPr>
        <w:spacing w:after="0"/>
        <w:jc w:val="both"/>
        <w:rPr>
          <w:rFonts w:ascii="Optima" w:hAnsi="Optima" w:cs="Times New Roman"/>
          <w:sz w:val="20"/>
          <w:szCs w:val="20"/>
          <w:rPrChange w:id="151" w:author="David Döbele" w:date="2024-01-23T19:51:00Z">
            <w:rPr>
              <w:rFonts w:ascii="Optima" w:hAnsi="Optima" w:cs="Times New Roman"/>
              <w:sz w:val="21"/>
              <w:szCs w:val="21"/>
            </w:rPr>
          </w:rPrChange>
        </w:rPr>
      </w:pPr>
      <w:del w:id="152" w:author="David Döbele" w:date="2024-01-23T19:52:00Z">
        <w:r w:rsidRPr="00DC1610" w:rsidDel="00DC1610">
          <w:rPr>
            <w:rFonts w:ascii="Optima" w:hAnsi="Optima" w:cs="Times New Roman"/>
            <w:sz w:val="20"/>
            <w:szCs w:val="20"/>
            <w:rPrChange w:id="153" w:author="David Döbele" w:date="2024-01-23T19:51:00Z">
              <w:rPr>
                <w:rFonts w:ascii="Optima" w:hAnsi="Optima" w:cs="Times New Roman"/>
                <w:sz w:val="21"/>
                <w:szCs w:val="21"/>
              </w:rPr>
            </w:rPrChange>
          </w:rPr>
          <w:delText>Unterschrift</w:delText>
        </w:r>
      </w:del>
    </w:p>
    <w:sectPr w:rsidR="00BB3512" w:rsidRPr="00DC1610" w:rsidSect="00BB2AF4">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78D6"/>
    <w:rsid w:val="00033343"/>
    <w:rsid w:val="00034B68"/>
    <w:rsid w:val="0004591A"/>
    <w:rsid w:val="00046459"/>
    <w:rsid w:val="000555E4"/>
    <w:rsid w:val="0005670D"/>
    <w:rsid w:val="00056FE2"/>
    <w:rsid w:val="00057547"/>
    <w:rsid w:val="000710B0"/>
    <w:rsid w:val="00073C82"/>
    <w:rsid w:val="00077469"/>
    <w:rsid w:val="00081359"/>
    <w:rsid w:val="00081868"/>
    <w:rsid w:val="000A154E"/>
    <w:rsid w:val="000A5AB8"/>
    <w:rsid w:val="000A6678"/>
    <w:rsid w:val="000A7DEB"/>
    <w:rsid w:val="000B56A2"/>
    <w:rsid w:val="000C55DE"/>
    <w:rsid w:val="000E3C8B"/>
    <w:rsid w:val="000F05B4"/>
    <w:rsid w:val="000F371C"/>
    <w:rsid w:val="00117F83"/>
    <w:rsid w:val="0013132B"/>
    <w:rsid w:val="00146C8E"/>
    <w:rsid w:val="001513D3"/>
    <w:rsid w:val="00152DF9"/>
    <w:rsid w:val="00156A98"/>
    <w:rsid w:val="001669DB"/>
    <w:rsid w:val="00167C2E"/>
    <w:rsid w:val="00171317"/>
    <w:rsid w:val="00171D11"/>
    <w:rsid w:val="001819B1"/>
    <w:rsid w:val="001A4522"/>
    <w:rsid w:val="001B25CC"/>
    <w:rsid w:val="001B7045"/>
    <w:rsid w:val="001B74F4"/>
    <w:rsid w:val="001C17FC"/>
    <w:rsid w:val="001C4718"/>
    <w:rsid w:val="001D079A"/>
    <w:rsid w:val="001D373A"/>
    <w:rsid w:val="001E0088"/>
    <w:rsid w:val="001E0903"/>
    <w:rsid w:val="001E1EE7"/>
    <w:rsid w:val="001E6FD1"/>
    <w:rsid w:val="002042CB"/>
    <w:rsid w:val="002062F6"/>
    <w:rsid w:val="00212042"/>
    <w:rsid w:val="002213EE"/>
    <w:rsid w:val="0023136C"/>
    <w:rsid w:val="0023683A"/>
    <w:rsid w:val="00240FD6"/>
    <w:rsid w:val="00241EA6"/>
    <w:rsid w:val="002467A0"/>
    <w:rsid w:val="002536DC"/>
    <w:rsid w:val="00255EC1"/>
    <w:rsid w:val="00257D2A"/>
    <w:rsid w:val="002627D2"/>
    <w:rsid w:val="00264191"/>
    <w:rsid w:val="0027047C"/>
    <w:rsid w:val="002708C2"/>
    <w:rsid w:val="00274324"/>
    <w:rsid w:val="00292089"/>
    <w:rsid w:val="002A5B9F"/>
    <w:rsid w:val="002B2FA3"/>
    <w:rsid w:val="002C26E2"/>
    <w:rsid w:val="002D09B8"/>
    <w:rsid w:val="002D309E"/>
    <w:rsid w:val="002D3CDC"/>
    <w:rsid w:val="002D594E"/>
    <w:rsid w:val="002E39B8"/>
    <w:rsid w:val="002F51FA"/>
    <w:rsid w:val="002F688D"/>
    <w:rsid w:val="003025AF"/>
    <w:rsid w:val="00311A15"/>
    <w:rsid w:val="00320B07"/>
    <w:rsid w:val="003250EA"/>
    <w:rsid w:val="003350FC"/>
    <w:rsid w:val="003421B1"/>
    <w:rsid w:val="00353C63"/>
    <w:rsid w:val="00366B0C"/>
    <w:rsid w:val="00375D2D"/>
    <w:rsid w:val="00376B7F"/>
    <w:rsid w:val="003811BC"/>
    <w:rsid w:val="0038671F"/>
    <w:rsid w:val="00391E89"/>
    <w:rsid w:val="003947A8"/>
    <w:rsid w:val="003A4166"/>
    <w:rsid w:val="003C0D08"/>
    <w:rsid w:val="003C7890"/>
    <w:rsid w:val="003D02CF"/>
    <w:rsid w:val="003D464F"/>
    <w:rsid w:val="003D4BE6"/>
    <w:rsid w:val="003D5D1E"/>
    <w:rsid w:val="003F3290"/>
    <w:rsid w:val="003F688C"/>
    <w:rsid w:val="0040700B"/>
    <w:rsid w:val="00415608"/>
    <w:rsid w:val="00423AFF"/>
    <w:rsid w:val="00424CAF"/>
    <w:rsid w:val="0043431B"/>
    <w:rsid w:val="00434D23"/>
    <w:rsid w:val="004403CB"/>
    <w:rsid w:val="00447D9B"/>
    <w:rsid w:val="00453C2F"/>
    <w:rsid w:val="00454C0B"/>
    <w:rsid w:val="0046226E"/>
    <w:rsid w:val="00474FC2"/>
    <w:rsid w:val="00492923"/>
    <w:rsid w:val="004A1501"/>
    <w:rsid w:val="004A615C"/>
    <w:rsid w:val="004A7025"/>
    <w:rsid w:val="004A7999"/>
    <w:rsid w:val="004B0EFA"/>
    <w:rsid w:val="004B4510"/>
    <w:rsid w:val="004B5957"/>
    <w:rsid w:val="004C156C"/>
    <w:rsid w:val="004C174A"/>
    <w:rsid w:val="004C63FD"/>
    <w:rsid w:val="004C6EB2"/>
    <w:rsid w:val="004F6DB6"/>
    <w:rsid w:val="005001E1"/>
    <w:rsid w:val="00500EFA"/>
    <w:rsid w:val="00506322"/>
    <w:rsid w:val="0050738D"/>
    <w:rsid w:val="00507BBD"/>
    <w:rsid w:val="0052369F"/>
    <w:rsid w:val="005407D6"/>
    <w:rsid w:val="00542F06"/>
    <w:rsid w:val="00547682"/>
    <w:rsid w:val="00553D39"/>
    <w:rsid w:val="00553EC8"/>
    <w:rsid w:val="005705F7"/>
    <w:rsid w:val="00570B1D"/>
    <w:rsid w:val="0057290A"/>
    <w:rsid w:val="00574140"/>
    <w:rsid w:val="005762CF"/>
    <w:rsid w:val="005842A0"/>
    <w:rsid w:val="00590834"/>
    <w:rsid w:val="00590E7F"/>
    <w:rsid w:val="00593C9C"/>
    <w:rsid w:val="005A5D35"/>
    <w:rsid w:val="005B231F"/>
    <w:rsid w:val="005C55F7"/>
    <w:rsid w:val="005D7D49"/>
    <w:rsid w:val="005E00BC"/>
    <w:rsid w:val="005E63B8"/>
    <w:rsid w:val="005F350B"/>
    <w:rsid w:val="00603752"/>
    <w:rsid w:val="00615257"/>
    <w:rsid w:val="00622F47"/>
    <w:rsid w:val="00632F05"/>
    <w:rsid w:val="0063723B"/>
    <w:rsid w:val="00647413"/>
    <w:rsid w:val="006502BE"/>
    <w:rsid w:val="0065411A"/>
    <w:rsid w:val="006630F1"/>
    <w:rsid w:val="00664893"/>
    <w:rsid w:val="00664997"/>
    <w:rsid w:val="006739CD"/>
    <w:rsid w:val="0069176D"/>
    <w:rsid w:val="006A7895"/>
    <w:rsid w:val="006B302C"/>
    <w:rsid w:val="006B5BAE"/>
    <w:rsid w:val="006D2592"/>
    <w:rsid w:val="006D677A"/>
    <w:rsid w:val="006F420A"/>
    <w:rsid w:val="006F54EF"/>
    <w:rsid w:val="006F58EC"/>
    <w:rsid w:val="00700823"/>
    <w:rsid w:val="00706233"/>
    <w:rsid w:val="0070740F"/>
    <w:rsid w:val="007251EA"/>
    <w:rsid w:val="007340D7"/>
    <w:rsid w:val="007366E3"/>
    <w:rsid w:val="00746B92"/>
    <w:rsid w:val="007472BD"/>
    <w:rsid w:val="00755A3D"/>
    <w:rsid w:val="00760D9B"/>
    <w:rsid w:val="007675B1"/>
    <w:rsid w:val="00776966"/>
    <w:rsid w:val="007917A5"/>
    <w:rsid w:val="00797EF1"/>
    <w:rsid w:val="007A3246"/>
    <w:rsid w:val="007A64C5"/>
    <w:rsid w:val="007A719D"/>
    <w:rsid w:val="007B1B2B"/>
    <w:rsid w:val="007C59D2"/>
    <w:rsid w:val="007E4326"/>
    <w:rsid w:val="007F0344"/>
    <w:rsid w:val="007F288B"/>
    <w:rsid w:val="007F7A94"/>
    <w:rsid w:val="007F7EA0"/>
    <w:rsid w:val="008049F7"/>
    <w:rsid w:val="0080640E"/>
    <w:rsid w:val="00807293"/>
    <w:rsid w:val="00810A28"/>
    <w:rsid w:val="008114A8"/>
    <w:rsid w:val="0083750F"/>
    <w:rsid w:val="008428CF"/>
    <w:rsid w:val="00845094"/>
    <w:rsid w:val="00847815"/>
    <w:rsid w:val="0085213A"/>
    <w:rsid w:val="008565FD"/>
    <w:rsid w:val="00857C6F"/>
    <w:rsid w:val="008657E3"/>
    <w:rsid w:val="00866ADB"/>
    <w:rsid w:val="00867CED"/>
    <w:rsid w:val="00874503"/>
    <w:rsid w:val="00881683"/>
    <w:rsid w:val="00883B55"/>
    <w:rsid w:val="0088713D"/>
    <w:rsid w:val="008911FD"/>
    <w:rsid w:val="0089337A"/>
    <w:rsid w:val="008A248F"/>
    <w:rsid w:val="008B402E"/>
    <w:rsid w:val="008B77B0"/>
    <w:rsid w:val="008C27C1"/>
    <w:rsid w:val="008D220E"/>
    <w:rsid w:val="008D6664"/>
    <w:rsid w:val="008D7CDB"/>
    <w:rsid w:val="008E100E"/>
    <w:rsid w:val="008E3FDD"/>
    <w:rsid w:val="008E4BA9"/>
    <w:rsid w:val="008E7A27"/>
    <w:rsid w:val="008E7D17"/>
    <w:rsid w:val="008F2079"/>
    <w:rsid w:val="008F402D"/>
    <w:rsid w:val="00912757"/>
    <w:rsid w:val="00925B44"/>
    <w:rsid w:val="00933EDE"/>
    <w:rsid w:val="00945C2E"/>
    <w:rsid w:val="009470AB"/>
    <w:rsid w:val="00965572"/>
    <w:rsid w:val="00991E04"/>
    <w:rsid w:val="0099776A"/>
    <w:rsid w:val="009A20D9"/>
    <w:rsid w:val="009A256E"/>
    <w:rsid w:val="009A70C4"/>
    <w:rsid w:val="009B10C2"/>
    <w:rsid w:val="009C6A66"/>
    <w:rsid w:val="009C6D36"/>
    <w:rsid w:val="009D07DC"/>
    <w:rsid w:val="009D3BBF"/>
    <w:rsid w:val="009F46A7"/>
    <w:rsid w:val="00A1282E"/>
    <w:rsid w:val="00A14247"/>
    <w:rsid w:val="00A1485C"/>
    <w:rsid w:val="00A22328"/>
    <w:rsid w:val="00A278D6"/>
    <w:rsid w:val="00A40D57"/>
    <w:rsid w:val="00A44493"/>
    <w:rsid w:val="00A45277"/>
    <w:rsid w:val="00A53760"/>
    <w:rsid w:val="00A75B10"/>
    <w:rsid w:val="00A95B25"/>
    <w:rsid w:val="00A95E98"/>
    <w:rsid w:val="00AA2791"/>
    <w:rsid w:val="00AA44B7"/>
    <w:rsid w:val="00AA4C7C"/>
    <w:rsid w:val="00AB4CD0"/>
    <w:rsid w:val="00AB52C5"/>
    <w:rsid w:val="00AB6E02"/>
    <w:rsid w:val="00AC176C"/>
    <w:rsid w:val="00AC61EE"/>
    <w:rsid w:val="00AC66C4"/>
    <w:rsid w:val="00AC7086"/>
    <w:rsid w:val="00AE26F5"/>
    <w:rsid w:val="00AE3A33"/>
    <w:rsid w:val="00B12580"/>
    <w:rsid w:val="00B135CE"/>
    <w:rsid w:val="00B16AAA"/>
    <w:rsid w:val="00B2008D"/>
    <w:rsid w:val="00B23937"/>
    <w:rsid w:val="00B339B8"/>
    <w:rsid w:val="00B346A7"/>
    <w:rsid w:val="00B43970"/>
    <w:rsid w:val="00B45015"/>
    <w:rsid w:val="00B50A34"/>
    <w:rsid w:val="00B52776"/>
    <w:rsid w:val="00B54C38"/>
    <w:rsid w:val="00B5613E"/>
    <w:rsid w:val="00B57CB1"/>
    <w:rsid w:val="00B610ED"/>
    <w:rsid w:val="00B654F6"/>
    <w:rsid w:val="00B77DCE"/>
    <w:rsid w:val="00B81B0E"/>
    <w:rsid w:val="00B87CA9"/>
    <w:rsid w:val="00B9666E"/>
    <w:rsid w:val="00BB1E64"/>
    <w:rsid w:val="00BB2AF4"/>
    <w:rsid w:val="00BB3512"/>
    <w:rsid w:val="00BB3C75"/>
    <w:rsid w:val="00BD1314"/>
    <w:rsid w:val="00BD32C5"/>
    <w:rsid w:val="00BE79D9"/>
    <w:rsid w:val="00BF522D"/>
    <w:rsid w:val="00C0214A"/>
    <w:rsid w:val="00C030C1"/>
    <w:rsid w:val="00C03948"/>
    <w:rsid w:val="00C03F1A"/>
    <w:rsid w:val="00C05E7B"/>
    <w:rsid w:val="00C068F4"/>
    <w:rsid w:val="00C1562F"/>
    <w:rsid w:val="00C172CD"/>
    <w:rsid w:val="00C218AF"/>
    <w:rsid w:val="00C25F9E"/>
    <w:rsid w:val="00C37067"/>
    <w:rsid w:val="00C45AAD"/>
    <w:rsid w:val="00C6717B"/>
    <w:rsid w:val="00C71380"/>
    <w:rsid w:val="00C76C89"/>
    <w:rsid w:val="00C87F2D"/>
    <w:rsid w:val="00C9003C"/>
    <w:rsid w:val="00C97ECA"/>
    <w:rsid w:val="00CA1160"/>
    <w:rsid w:val="00CA702E"/>
    <w:rsid w:val="00CA7350"/>
    <w:rsid w:val="00CB639D"/>
    <w:rsid w:val="00CC5671"/>
    <w:rsid w:val="00CD36B0"/>
    <w:rsid w:val="00CD51E6"/>
    <w:rsid w:val="00CD6D70"/>
    <w:rsid w:val="00CE433B"/>
    <w:rsid w:val="00CF2DED"/>
    <w:rsid w:val="00D16A71"/>
    <w:rsid w:val="00D30CEA"/>
    <w:rsid w:val="00D332A7"/>
    <w:rsid w:val="00D353F3"/>
    <w:rsid w:val="00D50DCB"/>
    <w:rsid w:val="00D51F7C"/>
    <w:rsid w:val="00D653AC"/>
    <w:rsid w:val="00D71D8E"/>
    <w:rsid w:val="00D72DA8"/>
    <w:rsid w:val="00D75367"/>
    <w:rsid w:val="00D9281A"/>
    <w:rsid w:val="00D95B84"/>
    <w:rsid w:val="00D95DD2"/>
    <w:rsid w:val="00DA29E7"/>
    <w:rsid w:val="00DA3404"/>
    <w:rsid w:val="00DA524B"/>
    <w:rsid w:val="00DB10E3"/>
    <w:rsid w:val="00DB471D"/>
    <w:rsid w:val="00DB5E4A"/>
    <w:rsid w:val="00DB6A0E"/>
    <w:rsid w:val="00DC1610"/>
    <w:rsid w:val="00DD1863"/>
    <w:rsid w:val="00DD3349"/>
    <w:rsid w:val="00DD54E1"/>
    <w:rsid w:val="00DD6747"/>
    <w:rsid w:val="00DE1FBC"/>
    <w:rsid w:val="00DE4C2D"/>
    <w:rsid w:val="00DE5C3D"/>
    <w:rsid w:val="00DE5E2B"/>
    <w:rsid w:val="00DF176B"/>
    <w:rsid w:val="00DF1D53"/>
    <w:rsid w:val="00DF2FFD"/>
    <w:rsid w:val="00E02500"/>
    <w:rsid w:val="00E12ED8"/>
    <w:rsid w:val="00E162C9"/>
    <w:rsid w:val="00E3005D"/>
    <w:rsid w:val="00E30491"/>
    <w:rsid w:val="00E473ED"/>
    <w:rsid w:val="00E47DAF"/>
    <w:rsid w:val="00E62550"/>
    <w:rsid w:val="00E65B09"/>
    <w:rsid w:val="00E70C7C"/>
    <w:rsid w:val="00E81534"/>
    <w:rsid w:val="00E83116"/>
    <w:rsid w:val="00E83A8A"/>
    <w:rsid w:val="00E8733C"/>
    <w:rsid w:val="00E914E5"/>
    <w:rsid w:val="00E91B86"/>
    <w:rsid w:val="00E96252"/>
    <w:rsid w:val="00EA6CEC"/>
    <w:rsid w:val="00EA7AC2"/>
    <w:rsid w:val="00EC000C"/>
    <w:rsid w:val="00EC5B27"/>
    <w:rsid w:val="00ED6746"/>
    <w:rsid w:val="00ED76DE"/>
    <w:rsid w:val="00EE2794"/>
    <w:rsid w:val="00EF2FD5"/>
    <w:rsid w:val="00F04DE1"/>
    <w:rsid w:val="00F10540"/>
    <w:rsid w:val="00F11473"/>
    <w:rsid w:val="00F21DDC"/>
    <w:rsid w:val="00F253C5"/>
    <w:rsid w:val="00F270C0"/>
    <w:rsid w:val="00F30624"/>
    <w:rsid w:val="00F40D2D"/>
    <w:rsid w:val="00F4717F"/>
    <w:rsid w:val="00F5301B"/>
    <w:rsid w:val="00F55CE3"/>
    <w:rsid w:val="00F67387"/>
    <w:rsid w:val="00F74175"/>
    <w:rsid w:val="00F92A04"/>
    <w:rsid w:val="00FA0D88"/>
    <w:rsid w:val="00FA4972"/>
    <w:rsid w:val="00FA5291"/>
    <w:rsid w:val="00FB2A2A"/>
    <w:rsid w:val="00FD64CF"/>
    <w:rsid w:val="00FD7864"/>
    <w:rsid w:val="00FF2BE1"/>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C16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253988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531</Words>
  <Characters>3348</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2024-01-23T18:38:00Z</dcterms:created>
  <dcterms:modified xsi:type="dcterms:W3CDTF">2024-01-23T18:53:00Z</dcterms:modified>
</cp:coreProperties>
</file>