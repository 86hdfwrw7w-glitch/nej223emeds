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7FC4CE" w14:textId="77777777" w:rsidR="002B3CB8" w:rsidRDefault="002B3CB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105" w:type="dxa"/>
        <w:tblInd w:w="-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635"/>
        <w:gridCol w:w="3960"/>
        <w:gridCol w:w="420"/>
        <w:gridCol w:w="14"/>
        <w:gridCol w:w="541"/>
        <w:gridCol w:w="26"/>
        <w:gridCol w:w="259"/>
        <w:gridCol w:w="1442"/>
        <w:gridCol w:w="808"/>
        <w:tblGridChange w:id="0">
          <w:tblGrid>
            <w:gridCol w:w="2055"/>
            <w:gridCol w:w="3540"/>
            <w:gridCol w:w="420"/>
            <w:gridCol w:w="14"/>
            <w:gridCol w:w="541"/>
            <w:gridCol w:w="26"/>
            <w:gridCol w:w="259"/>
            <w:gridCol w:w="1442"/>
            <w:gridCol w:w="808"/>
          </w:tblGrid>
        </w:tblGridChange>
      </w:tblGrid>
      <w:tr w:rsidR="002B3CB8" w:rsidRPr="00BB732B" w14:paraId="72836EAF" w14:textId="77777777">
        <w:trPr>
          <w:trHeight w:val="227"/>
        </w:trPr>
        <w:tc>
          <w:tcPr>
            <w:tcW w:w="9105" w:type="dxa"/>
            <w:gridSpan w:val="9"/>
          </w:tcPr>
          <w:p w14:paraId="6AADE268" w14:textId="006CF271" w:rsidR="002B3CB8" w:rsidRDefault="00BB732B" w:rsidP="007E0C91">
            <w:pPr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  <w:b/>
                <w:smallCaps/>
                <w:sz w:val="48"/>
                <w:szCs w:val="48"/>
              </w:rPr>
              <w:t>Moritz Olbrich</w:t>
            </w:r>
            <w:r w:rsidR="009377F0">
              <w:rPr>
                <w:rFonts w:ascii="Georgia" w:eastAsia="Georgia" w:hAnsi="Georgia" w:cs="Georgia"/>
                <w:sz w:val="44"/>
                <w:szCs w:val="44"/>
              </w:rPr>
              <w:br/>
            </w:r>
            <w:proofErr w:type="spellStart"/>
            <w:r>
              <w:rPr>
                <w:rFonts w:ascii="Georgia" w:eastAsia="Georgia" w:hAnsi="Georgia" w:cs="Georgia"/>
                <w:sz w:val="20"/>
                <w:szCs w:val="20"/>
              </w:rPr>
              <w:t>Passenheimer</w:t>
            </w:r>
            <w:r w:rsidR="009377F0">
              <w:rPr>
                <w:rFonts w:ascii="Georgia" w:eastAsia="Georgia" w:hAnsi="Georgia" w:cs="Georgia"/>
                <w:sz w:val="20"/>
                <w:szCs w:val="20"/>
              </w:rPr>
              <w:t>straße</w:t>
            </w:r>
            <w:proofErr w:type="spellEnd"/>
            <w:r w:rsidR="009377F0">
              <w:rPr>
                <w:rFonts w:ascii="Georgia" w:eastAsia="Georgia" w:hAnsi="Georgia" w:cs="Georgia"/>
                <w:sz w:val="20"/>
                <w:szCs w:val="20"/>
              </w:rPr>
              <w:t xml:space="preserve"> </w:t>
            </w:r>
            <w:r>
              <w:rPr>
                <w:rFonts w:ascii="Georgia" w:eastAsia="Georgia" w:hAnsi="Georgia" w:cs="Georgia"/>
                <w:sz w:val="20"/>
                <w:szCs w:val="20"/>
              </w:rPr>
              <w:t>19</w:t>
            </w:r>
            <w:r w:rsidR="009377F0">
              <w:rPr>
                <w:rFonts w:ascii="Georgia" w:eastAsia="Georgia" w:hAnsi="Georgia" w:cs="Georgia"/>
                <w:sz w:val="20"/>
                <w:szCs w:val="20"/>
              </w:rPr>
              <w:t xml:space="preserve">, </w:t>
            </w:r>
            <w:r>
              <w:rPr>
                <w:rFonts w:ascii="Georgia" w:eastAsia="Georgia" w:hAnsi="Georgia" w:cs="Georgia"/>
                <w:sz w:val="20"/>
                <w:szCs w:val="20"/>
              </w:rPr>
              <w:t>14055 Berlin</w:t>
            </w:r>
          </w:p>
          <w:p w14:paraId="2BD3AC3D" w14:textId="680324DE" w:rsidR="002B3CB8" w:rsidRPr="00BB732B" w:rsidRDefault="009377F0" w:rsidP="007E0C91">
            <w:pPr>
              <w:jc w:val="center"/>
              <w:rPr>
                <w:rFonts w:ascii="Georgia" w:eastAsia="Georgia" w:hAnsi="Georgia" w:cs="Georgia"/>
                <w:lang w:val="de-DE"/>
              </w:rPr>
            </w:pPr>
            <w:r w:rsidRPr="00BB732B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 xml:space="preserve">+49 </w:t>
            </w:r>
            <w:r w:rsidRPr="00BB732B">
              <w:rPr>
                <w:rFonts w:ascii="Georgia" w:eastAsia="Georgia" w:hAnsi="Georgia" w:cs="Georgia"/>
                <w:sz w:val="20"/>
                <w:szCs w:val="20"/>
                <w:lang w:val="de-DE"/>
              </w:rPr>
              <w:t>17</w:t>
            </w:r>
            <w:r w:rsidR="00BB732B" w:rsidRPr="00BB732B">
              <w:rPr>
                <w:rFonts w:ascii="Georgia" w:eastAsia="Georgia" w:hAnsi="Georgia" w:cs="Georgia"/>
                <w:sz w:val="20"/>
                <w:szCs w:val="20"/>
                <w:lang w:val="de-DE"/>
              </w:rPr>
              <w:t>3 4062175</w:t>
            </w:r>
            <w:ins w:id="1" w:author="David Döbele" w:date="2022-08-30T19:16:00Z">
              <w:r w:rsidR="00E81F08">
                <w:rPr>
                  <w:rFonts w:ascii="Georgia" w:eastAsia="Georgia" w:hAnsi="Georgia" w:cs="Georgia"/>
                  <w:sz w:val="20"/>
                  <w:szCs w:val="20"/>
                  <w:lang w:val="de-DE"/>
                </w:rPr>
                <w:t xml:space="preserve"> </w:t>
              </w:r>
            </w:ins>
            <w:r w:rsidRPr="00BB732B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 xml:space="preserve">| </w:t>
            </w:r>
            <w:r w:rsidR="00BB732B" w:rsidRPr="00BB732B">
              <w:rPr>
                <w:rFonts w:ascii="Georgia" w:eastAsia="Georgia" w:hAnsi="Georgia" w:cs="Georgia"/>
                <w:sz w:val="20"/>
                <w:szCs w:val="20"/>
                <w:lang w:val="de-DE"/>
              </w:rPr>
              <w:t>moritz.olbrich@posteo.de</w:t>
            </w:r>
            <w:r w:rsidRPr="00BB732B">
              <w:rPr>
                <w:rFonts w:ascii="Georgia" w:eastAsia="Georgia" w:hAnsi="Georgia" w:cs="Georgia"/>
                <w:sz w:val="20"/>
                <w:szCs w:val="20"/>
                <w:lang w:val="de-DE"/>
              </w:rPr>
              <w:t xml:space="preserve"> </w:t>
            </w:r>
            <w:r w:rsidRPr="00BB732B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>|</w:t>
            </w:r>
            <w:ins w:id="2" w:author="David Döbele" w:date="2022-08-30T19:17:00Z">
              <w:r w:rsidR="00365948">
                <w:rPr>
                  <w:rFonts w:ascii="Georgia" w:eastAsia="Georgia" w:hAnsi="Georgia" w:cs="Georgia"/>
                  <w:color w:val="000000"/>
                  <w:sz w:val="20"/>
                  <w:szCs w:val="20"/>
                  <w:lang w:val="de-DE"/>
                </w:rPr>
                <w:t xml:space="preserve"> </w:t>
              </w:r>
            </w:ins>
            <w:r w:rsidR="00434B78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>geb. am</w:t>
            </w:r>
            <w:r w:rsidRPr="00BB732B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 xml:space="preserve"> </w:t>
            </w:r>
            <w:r w:rsidR="00BB732B" w:rsidRPr="00BB732B">
              <w:rPr>
                <w:rFonts w:ascii="Georgia" w:eastAsia="Georgia" w:hAnsi="Georgia" w:cs="Georgia"/>
                <w:sz w:val="20"/>
                <w:szCs w:val="20"/>
                <w:lang w:val="de-DE"/>
              </w:rPr>
              <w:t>18.01.2003 in Ber</w:t>
            </w:r>
            <w:r w:rsidR="00BB732B">
              <w:rPr>
                <w:rFonts w:ascii="Georgia" w:eastAsia="Georgia" w:hAnsi="Georgia" w:cs="Georgia"/>
                <w:sz w:val="20"/>
                <w:szCs w:val="20"/>
                <w:lang w:val="de-DE"/>
              </w:rPr>
              <w:t>lin</w:t>
            </w:r>
          </w:p>
        </w:tc>
      </w:tr>
      <w:tr w:rsidR="002B3CB8" w14:paraId="4A98E175" w14:textId="77777777" w:rsidTr="007E0C91">
        <w:trPr>
          <w:trHeight w:val="510"/>
        </w:trPr>
        <w:tc>
          <w:tcPr>
            <w:tcW w:w="9105" w:type="dxa"/>
            <w:gridSpan w:val="9"/>
            <w:tcBorders>
              <w:bottom w:val="single" w:sz="4" w:space="0" w:color="000000"/>
            </w:tcBorders>
            <w:vAlign w:val="bottom"/>
          </w:tcPr>
          <w:p w14:paraId="373A1733" w14:textId="3043CEA5" w:rsidR="002B3CB8" w:rsidRDefault="009377F0">
            <w:pPr>
              <w:jc w:val="center"/>
              <w:rPr>
                <w:rFonts w:ascii="Georgia" w:eastAsia="Georgia" w:hAnsi="Georgia" w:cs="Georgia"/>
                <w:sz w:val="28"/>
                <w:szCs w:val="28"/>
              </w:rPr>
            </w:pPr>
            <w:r w:rsidRPr="00FC6D83">
              <w:rPr>
                <w:rFonts w:ascii="Georgia" w:eastAsia="Georgia" w:hAnsi="Georgia" w:cs="Georgia"/>
                <w:b/>
                <w:smallCaps/>
                <w:sz w:val="32"/>
                <w:szCs w:val="32"/>
              </w:rPr>
              <w:t>Schul</w:t>
            </w:r>
            <w:r w:rsidR="00BB732B" w:rsidRPr="00FC6D83">
              <w:rPr>
                <w:rFonts w:ascii="Georgia" w:eastAsia="Georgia" w:hAnsi="Georgia" w:cs="Georgia"/>
                <w:b/>
                <w:smallCaps/>
                <w:sz w:val="32"/>
                <w:szCs w:val="32"/>
              </w:rPr>
              <w:t>bildung</w:t>
            </w:r>
          </w:p>
        </w:tc>
      </w:tr>
      <w:tr w:rsidR="006F4565" w14:paraId="4046BF83" w14:textId="77777777" w:rsidTr="006F4565">
        <w:trPr>
          <w:trHeight w:val="340"/>
        </w:trPr>
        <w:tc>
          <w:tcPr>
            <w:tcW w:w="6596" w:type="dxa"/>
            <w:gridSpan w:val="6"/>
            <w:vAlign w:val="bottom"/>
          </w:tcPr>
          <w:p w14:paraId="5F210AAC" w14:textId="34114066" w:rsidR="006F4565" w:rsidRPr="003655E9" w:rsidRDefault="006F4565">
            <w:pPr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</w:pPr>
            <w:del w:id="3" w:author="David Döbele" w:date="2022-08-30T19:15:00Z">
              <w:r w:rsidRPr="006F4565" w:rsidDel="00E81F08">
                <w:rPr>
                  <w:rFonts w:ascii="Georgia" w:eastAsia="Georgia" w:hAnsi="Georgia" w:cs="Georgia"/>
                  <w:b/>
                  <w:smallCaps/>
                  <w:sz w:val="28"/>
                  <w:szCs w:val="28"/>
                </w:rPr>
                <w:delText>UNIVERSITÄT ST. GALLEN</w:delText>
              </w:r>
            </w:del>
            <w:ins w:id="4" w:author="David Döbele" w:date="2022-08-30T19:15:00Z">
              <w:r w:rsidR="00E81F08">
                <w:rPr>
                  <w:rFonts w:ascii="Georgia" w:eastAsia="Georgia" w:hAnsi="Georgia" w:cs="Georgia"/>
                  <w:b/>
                  <w:smallCaps/>
                  <w:sz w:val="28"/>
                  <w:szCs w:val="28"/>
                </w:rPr>
                <w:t>Universität St. Gallen</w:t>
              </w:r>
            </w:ins>
          </w:p>
        </w:tc>
        <w:tc>
          <w:tcPr>
            <w:tcW w:w="2509" w:type="dxa"/>
            <w:gridSpan w:val="3"/>
            <w:vAlign w:val="bottom"/>
          </w:tcPr>
          <w:p w14:paraId="11A3497B" w14:textId="5F2AC4AA" w:rsidR="006F4565" w:rsidRDefault="006F4565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St. Gallen</w:t>
            </w:r>
          </w:p>
        </w:tc>
      </w:tr>
      <w:tr w:rsidR="006F4565" w14:paraId="54454C62" w14:textId="77777777" w:rsidTr="006F4565">
        <w:trPr>
          <w:trHeight w:val="23"/>
        </w:trPr>
        <w:tc>
          <w:tcPr>
            <w:tcW w:w="6596" w:type="dxa"/>
            <w:gridSpan w:val="6"/>
            <w:vAlign w:val="bottom"/>
          </w:tcPr>
          <w:p w14:paraId="110A25B4" w14:textId="3AB6B323" w:rsidR="006F4565" w:rsidRPr="003655E9" w:rsidRDefault="006F4565">
            <w:pPr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</w:pPr>
            <w:r w:rsidRPr="009E4D6E">
              <w:rPr>
                <w:rFonts w:ascii="Georgia" w:hAnsi="Georgia"/>
                <w:iCs/>
                <w:sz w:val="20"/>
                <w:szCs w:val="16"/>
              </w:rPr>
              <w:t>B.A. Betriebswirtschaftslehre</w:t>
            </w:r>
            <w:r>
              <w:rPr>
                <w:rFonts w:ascii="Georgia" w:hAnsi="Georgia"/>
                <w:iCs/>
                <w:sz w:val="20"/>
                <w:szCs w:val="16"/>
              </w:rPr>
              <w:t xml:space="preserve"> mit vorangehendem Assessmentjahr</w:t>
            </w:r>
          </w:p>
        </w:tc>
        <w:tc>
          <w:tcPr>
            <w:tcW w:w="2509" w:type="dxa"/>
            <w:gridSpan w:val="3"/>
            <w:vAlign w:val="bottom"/>
          </w:tcPr>
          <w:p w14:paraId="4D55164C" w14:textId="3A4E97D9" w:rsidR="006F4565" w:rsidRPr="006F4565" w:rsidRDefault="006F4565">
            <w:pPr>
              <w:jc w:val="right"/>
              <w:rPr>
                <w:rFonts w:ascii="Georgia" w:eastAsia="Georgia" w:hAnsi="Georgia" w:cs="Georgia"/>
                <w:iCs/>
                <w:sz w:val="20"/>
                <w:szCs w:val="20"/>
              </w:rPr>
            </w:pPr>
            <w:r w:rsidRPr="006F4565">
              <w:rPr>
                <w:rFonts w:ascii="Georgia" w:eastAsia="Georgia" w:hAnsi="Georgia" w:cs="Georgia"/>
                <w:iCs/>
                <w:sz w:val="20"/>
                <w:szCs w:val="20"/>
              </w:rPr>
              <w:t>09/2022</w:t>
            </w:r>
            <w:r w:rsidR="00CE5AD1">
              <w:rPr>
                <w:rFonts w:ascii="Georgia" w:eastAsia="Georgia" w:hAnsi="Georgia" w:cs="Georgia"/>
                <w:iCs/>
                <w:sz w:val="20"/>
                <w:szCs w:val="20"/>
              </w:rPr>
              <w:t xml:space="preserve"> </w:t>
            </w:r>
            <w:del w:id="5" w:author="David Döbele" w:date="2022-08-30T19:14:00Z">
              <w:r w:rsidR="00CE5AD1" w:rsidDel="00E81F08">
                <w:rPr>
                  <w:rFonts w:ascii="Georgia" w:eastAsia="Georgia" w:hAnsi="Georgia" w:cs="Georgia"/>
                  <w:iCs/>
                  <w:sz w:val="20"/>
                  <w:szCs w:val="20"/>
                </w:rPr>
                <w:delText>-</w:delText>
              </w:r>
            </w:del>
            <w:ins w:id="6" w:author="David Döbele" w:date="2022-08-30T19:14:00Z">
              <w:r w:rsidR="00E81F08">
                <w:rPr>
                  <w:rFonts w:ascii="Georgia" w:eastAsia="Georgia" w:hAnsi="Georgia" w:cs="Georgia"/>
                  <w:iCs/>
                  <w:sz w:val="20"/>
                  <w:szCs w:val="20"/>
                </w:rPr>
                <w:t>–</w:t>
              </w:r>
            </w:ins>
            <w:r w:rsidR="00CE5AD1">
              <w:rPr>
                <w:rFonts w:ascii="Georgia" w:eastAsia="Georgia" w:hAnsi="Georgia" w:cs="Georgia"/>
                <w:iCs/>
                <w:sz w:val="20"/>
                <w:szCs w:val="20"/>
              </w:rPr>
              <w:t xml:space="preserve"> heute</w:t>
            </w:r>
          </w:p>
        </w:tc>
      </w:tr>
      <w:tr w:rsidR="006F4565" w14:paraId="6605397F" w14:textId="77777777" w:rsidTr="006F4565">
        <w:trPr>
          <w:trHeight w:val="23"/>
        </w:trPr>
        <w:tc>
          <w:tcPr>
            <w:tcW w:w="9105" w:type="dxa"/>
            <w:gridSpan w:val="9"/>
            <w:vAlign w:val="bottom"/>
          </w:tcPr>
          <w:p w14:paraId="3D119170" w14:textId="48A8D7B8" w:rsidR="006F4565" w:rsidRPr="00E81F08" w:rsidRDefault="006F4565" w:rsidP="006F4565">
            <w:pPr>
              <w:pStyle w:val="Listenabsatz"/>
              <w:numPr>
                <w:ilvl w:val="0"/>
                <w:numId w:val="7"/>
              </w:numP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E81F08">
              <w:rPr>
                <w:rFonts w:ascii="Georgia" w:hAnsi="Georgia"/>
                <w:i/>
                <w:sz w:val="20"/>
                <w:szCs w:val="16"/>
                <w:rPrChange w:id="7" w:author="David Döbele" w:date="2022-08-30T19:15:00Z">
                  <w:rPr>
                    <w:rFonts w:ascii="Georgia" w:hAnsi="Georgia"/>
                    <w:iCs/>
                    <w:sz w:val="20"/>
                    <w:szCs w:val="16"/>
                  </w:rPr>
                </w:rPrChange>
              </w:rPr>
              <w:t>Top 5,7% bei der Zulassungsprüfung</w:t>
            </w:r>
          </w:p>
        </w:tc>
      </w:tr>
      <w:tr w:rsidR="002B3CB8" w14:paraId="2074B223" w14:textId="77777777" w:rsidTr="006F4565">
        <w:trPr>
          <w:trHeight w:val="340"/>
        </w:trPr>
        <w:tc>
          <w:tcPr>
            <w:tcW w:w="6596" w:type="dxa"/>
            <w:gridSpan w:val="6"/>
            <w:vAlign w:val="bottom"/>
          </w:tcPr>
          <w:p w14:paraId="3D76AE31" w14:textId="633A6211" w:rsidR="002B3CB8" w:rsidRDefault="00BB732B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3655E9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Katholische Schule Liebfrauen</w:t>
            </w:r>
          </w:p>
        </w:tc>
        <w:tc>
          <w:tcPr>
            <w:tcW w:w="2509" w:type="dxa"/>
            <w:gridSpan w:val="3"/>
            <w:vAlign w:val="bottom"/>
          </w:tcPr>
          <w:p w14:paraId="0D055403" w14:textId="5074F7E5" w:rsidR="002B3CB8" w:rsidRDefault="00BB732B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Berlin</w:t>
            </w:r>
          </w:p>
        </w:tc>
      </w:tr>
      <w:tr w:rsidR="002B3CB8" w14:paraId="4C547CE9" w14:textId="77777777" w:rsidTr="006F4565">
        <w:trPr>
          <w:trHeight w:val="20"/>
        </w:trPr>
        <w:tc>
          <w:tcPr>
            <w:tcW w:w="6596" w:type="dxa"/>
            <w:gridSpan w:val="6"/>
            <w:vAlign w:val="bottom"/>
          </w:tcPr>
          <w:p w14:paraId="37E2A149" w14:textId="3C9D4C3C" w:rsidR="002B3CB8" w:rsidRPr="003655E9" w:rsidRDefault="009377F0" w:rsidP="00BE46BE">
            <w:pPr>
              <w:rPr>
                <w:rFonts w:ascii="Georgia" w:eastAsia="Georgia" w:hAnsi="Georgia" w:cs="Georgia"/>
                <w:sz w:val="20"/>
                <w:szCs w:val="20"/>
              </w:rPr>
            </w:pPr>
            <w:r w:rsidRPr="003655E9">
              <w:rPr>
                <w:rFonts w:ascii="Georgia" w:eastAsia="Georgia" w:hAnsi="Georgia" w:cs="Georgia"/>
                <w:sz w:val="20"/>
                <w:szCs w:val="20"/>
              </w:rPr>
              <w:t xml:space="preserve">Allgemeine Hochschulreife </w:t>
            </w:r>
            <w:r w:rsidR="008464FC">
              <w:rPr>
                <w:rFonts w:ascii="Georgia" w:eastAsia="Georgia" w:hAnsi="Georgia" w:cs="Georgia"/>
                <w:sz w:val="20"/>
                <w:szCs w:val="20"/>
              </w:rPr>
              <w:t>(Note:1,6)</w:t>
            </w:r>
          </w:p>
        </w:tc>
        <w:tc>
          <w:tcPr>
            <w:tcW w:w="2509" w:type="dxa"/>
            <w:gridSpan w:val="3"/>
            <w:vAlign w:val="bottom"/>
          </w:tcPr>
          <w:p w14:paraId="0C524CAF" w14:textId="1DE5B8CE" w:rsidR="002B3CB8" w:rsidRPr="003655E9" w:rsidRDefault="00BB732B">
            <w:pPr>
              <w:jc w:val="right"/>
              <w:rPr>
                <w:rFonts w:ascii="Georgia" w:eastAsia="Georgia" w:hAnsi="Georgia" w:cs="Georgia"/>
                <w:sz w:val="20"/>
                <w:szCs w:val="20"/>
              </w:rPr>
            </w:pPr>
            <w:r w:rsidRPr="003655E9">
              <w:rPr>
                <w:rFonts w:ascii="Georgia" w:eastAsia="Georgia" w:hAnsi="Georgia" w:cs="Georgia"/>
                <w:sz w:val="20"/>
                <w:szCs w:val="20"/>
              </w:rPr>
              <w:t>10</w:t>
            </w:r>
            <w:r w:rsidR="009377F0" w:rsidRPr="003655E9">
              <w:rPr>
                <w:rFonts w:ascii="Georgia" w:eastAsia="Georgia" w:hAnsi="Georgia" w:cs="Georgia"/>
                <w:sz w:val="20"/>
                <w:szCs w:val="20"/>
              </w:rPr>
              <w:t>/20</w:t>
            </w:r>
            <w:r w:rsidRPr="003655E9">
              <w:rPr>
                <w:rFonts w:ascii="Georgia" w:eastAsia="Georgia" w:hAnsi="Georgia" w:cs="Georgia"/>
                <w:sz w:val="20"/>
                <w:szCs w:val="20"/>
              </w:rPr>
              <w:t>15</w:t>
            </w:r>
            <w:r w:rsidR="009377F0" w:rsidRPr="003655E9">
              <w:rPr>
                <w:rFonts w:ascii="Georgia" w:eastAsia="Georgia" w:hAnsi="Georgia" w:cs="Georgia"/>
                <w:sz w:val="20"/>
                <w:szCs w:val="20"/>
              </w:rPr>
              <w:t xml:space="preserve"> – 06/20</w:t>
            </w:r>
            <w:r w:rsidRPr="003655E9">
              <w:rPr>
                <w:rFonts w:ascii="Georgia" w:eastAsia="Georgia" w:hAnsi="Georgia" w:cs="Georgia"/>
                <w:sz w:val="20"/>
                <w:szCs w:val="20"/>
              </w:rPr>
              <w:t>21</w:t>
            </w:r>
          </w:p>
        </w:tc>
      </w:tr>
      <w:tr w:rsidR="002B3CB8" w14:paraId="5A525001" w14:textId="77777777" w:rsidTr="007E0C91">
        <w:trPr>
          <w:trHeight w:val="20"/>
        </w:trPr>
        <w:tc>
          <w:tcPr>
            <w:tcW w:w="9105" w:type="dxa"/>
            <w:gridSpan w:val="9"/>
            <w:vAlign w:val="bottom"/>
          </w:tcPr>
          <w:p w14:paraId="6B55A754" w14:textId="168173C6" w:rsidR="00434B78" w:rsidRDefault="00FB606A" w:rsidP="00BE46BE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 xml:space="preserve">Allgemeine </w:t>
            </w:r>
            <w:r w:rsidR="003160DF" w:rsidRPr="003160DF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Fachhochschulreife</w:t>
            </w:r>
          </w:p>
          <w:p w14:paraId="6686BECB" w14:textId="69B63A28" w:rsidR="002B3CB8" w:rsidRPr="003655E9" w:rsidRDefault="009377F0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</w:pPr>
            <w:r w:rsidRPr="003655E9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 xml:space="preserve">Schwerpunktfächer: </w:t>
            </w:r>
            <w:r w:rsidR="00BB732B" w:rsidRPr="003655E9">
              <w:rPr>
                <w:rFonts w:ascii="Georgia" w:eastAsia="Georgia" w:hAnsi="Georgia" w:cs="Georgia"/>
                <w:i/>
                <w:sz w:val="20"/>
                <w:szCs w:val="20"/>
              </w:rPr>
              <w:t>Biologie, Englisch, Mathe</w:t>
            </w:r>
            <w:r w:rsidR="00434B78">
              <w:rPr>
                <w:rFonts w:ascii="Georgia" w:eastAsia="Georgia" w:hAnsi="Georgia" w:cs="Georgia"/>
                <w:i/>
                <w:sz w:val="20"/>
                <w:szCs w:val="20"/>
              </w:rPr>
              <w:t>matik</w:t>
            </w:r>
          </w:p>
        </w:tc>
      </w:tr>
      <w:tr w:rsidR="002B3CB8" w14:paraId="3F640B32" w14:textId="77777777" w:rsidTr="007E0C91">
        <w:trPr>
          <w:trHeight w:val="510"/>
        </w:trPr>
        <w:tc>
          <w:tcPr>
            <w:tcW w:w="9105" w:type="dxa"/>
            <w:gridSpan w:val="9"/>
            <w:tcBorders>
              <w:bottom w:val="single" w:sz="4" w:space="0" w:color="000000"/>
            </w:tcBorders>
            <w:vAlign w:val="bottom"/>
          </w:tcPr>
          <w:p w14:paraId="22D42389" w14:textId="77777777" w:rsidR="002B3CB8" w:rsidRPr="007E0C91" w:rsidRDefault="009377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smallCaps/>
                <w:sz w:val="32"/>
                <w:szCs w:val="32"/>
              </w:rPr>
            </w:pPr>
            <w:r w:rsidRPr="007E0C91">
              <w:rPr>
                <w:rFonts w:ascii="Georgia" w:eastAsia="Georgia" w:hAnsi="Georgia" w:cs="Georgia"/>
                <w:b/>
                <w:smallCaps/>
                <w:sz w:val="32"/>
                <w:szCs w:val="32"/>
              </w:rPr>
              <w:t>Praxiserfahrungen</w:t>
            </w:r>
          </w:p>
        </w:tc>
      </w:tr>
      <w:tr w:rsidR="002B3CB8" w14:paraId="10938281" w14:textId="77777777" w:rsidTr="002224C7">
        <w:trPr>
          <w:trHeight w:val="429"/>
        </w:trPr>
        <w:tc>
          <w:tcPr>
            <w:tcW w:w="6570" w:type="dxa"/>
            <w:gridSpan w:val="5"/>
            <w:tcBorders>
              <w:top w:val="single" w:sz="4" w:space="0" w:color="000000"/>
            </w:tcBorders>
            <w:vAlign w:val="bottom"/>
          </w:tcPr>
          <w:p w14:paraId="7C0E617D" w14:textId="2559CF3E" w:rsidR="002B3CB8" w:rsidRDefault="00640373" w:rsidP="00BE46BE">
            <w:pPr>
              <w:rPr>
                <w:rFonts w:ascii="Georgia" w:eastAsia="Georgia" w:hAnsi="Georgia" w:cs="Georgia"/>
                <w:sz w:val="23"/>
                <w:szCs w:val="23"/>
              </w:rPr>
            </w:pPr>
            <w:r w:rsidRPr="003655E9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BDO AG</w:t>
            </w:r>
          </w:p>
        </w:tc>
        <w:tc>
          <w:tcPr>
            <w:tcW w:w="2535" w:type="dxa"/>
            <w:gridSpan w:val="4"/>
            <w:tcBorders>
              <w:top w:val="single" w:sz="4" w:space="0" w:color="000000"/>
            </w:tcBorders>
            <w:vAlign w:val="bottom"/>
          </w:tcPr>
          <w:p w14:paraId="4EBF00EE" w14:textId="2591A7D8" w:rsidR="002B3CB8" w:rsidRDefault="00BB732B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Berlin</w:t>
            </w:r>
          </w:p>
        </w:tc>
      </w:tr>
      <w:tr w:rsidR="002B3CB8" w14:paraId="40BA743D" w14:textId="77777777" w:rsidTr="007E0C91">
        <w:trPr>
          <w:trHeight w:val="20"/>
        </w:trPr>
        <w:tc>
          <w:tcPr>
            <w:tcW w:w="6015" w:type="dxa"/>
            <w:gridSpan w:val="3"/>
            <w:vAlign w:val="bottom"/>
          </w:tcPr>
          <w:p w14:paraId="060252C1" w14:textId="0632B6F9" w:rsidR="002B3CB8" w:rsidRPr="007E0C91" w:rsidRDefault="00640373" w:rsidP="00BE46BE">
            <w:pPr>
              <w:rPr>
                <w:rFonts w:ascii="Georgia" w:eastAsia="Georgia" w:hAnsi="Georgia" w:cs="Georgia"/>
                <w:sz w:val="20"/>
                <w:szCs w:val="20"/>
                <w:lang w:val="en-US"/>
              </w:rPr>
            </w:pPr>
            <w:proofErr w:type="spellStart"/>
            <w:r w:rsidRPr="007E0C91">
              <w:rPr>
                <w:rFonts w:ascii="Georgia" w:eastAsia="Georgia" w:hAnsi="Georgia" w:cs="Georgia"/>
                <w:sz w:val="20"/>
                <w:szCs w:val="20"/>
                <w:lang w:val="en-US"/>
              </w:rPr>
              <w:t>Praktikant</w:t>
            </w:r>
            <w:proofErr w:type="spellEnd"/>
            <w:r w:rsidRPr="007E0C91">
              <w:rPr>
                <w:rFonts w:ascii="Georgia" w:eastAsia="Georgia" w:hAnsi="Georgia" w:cs="Georgia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E0C91">
              <w:rPr>
                <w:rFonts w:ascii="Georgia" w:eastAsia="Georgia" w:hAnsi="Georgia" w:cs="Georgia"/>
                <w:sz w:val="20"/>
                <w:szCs w:val="20"/>
                <w:lang w:val="en-US"/>
              </w:rPr>
              <w:t>im</w:t>
            </w:r>
            <w:proofErr w:type="spellEnd"/>
            <w:r w:rsidRPr="007E0C91">
              <w:rPr>
                <w:rFonts w:ascii="Georgia" w:eastAsia="Georgia" w:hAnsi="Georgia" w:cs="Georgia"/>
                <w:sz w:val="20"/>
                <w:szCs w:val="20"/>
                <w:lang w:val="en-US"/>
              </w:rPr>
              <w:t xml:space="preserve"> Audit </w:t>
            </w:r>
            <w:r w:rsidR="00033206" w:rsidRPr="007E0C91">
              <w:rPr>
                <w:rFonts w:ascii="Georgia" w:eastAsia="Georgia" w:hAnsi="Georgia" w:cs="Georgia"/>
                <w:sz w:val="20"/>
                <w:szCs w:val="20"/>
                <w:lang w:val="en-US"/>
              </w:rPr>
              <w:t xml:space="preserve">and </w:t>
            </w:r>
            <w:r w:rsidRPr="007E0C91">
              <w:rPr>
                <w:rFonts w:ascii="Georgia" w:eastAsia="Georgia" w:hAnsi="Georgia" w:cs="Georgia"/>
                <w:sz w:val="20"/>
                <w:szCs w:val="20"/>
                <w:lang w:val="en-US"/>
              </w:rPr>
              <w:t>Assurance</w:t>
            </w:r>
          </w:p>
        </w:tc>
        <w:tc>
          <w:tcPr>
            <w:tcW w:w="3090" w:type="dxa"/>
            <w:gridSpan w:val="6"/>
          </w:tcPr>
          <w:p w14:paraId="222D58F5" w14:textId="4E9334F8" w:rsidR="002B3CB8" w:rsidRPr="003655E9" w:rsidRDefault="00640373">
            <w:pPr>
              <w:jc w:val="right"/>
              <w:rPr>
                <w:rFonts w:ascii="Georgia" w:eastAsia="Georgia" w:hAnsi="Georgia" w:cs="Georgia"/>
                <w:sz w:val="20"/>
                <w:szCs w:val="20"/>
              </w:rPr>
            </w:pPr>
            <w:r w:rsidRPr="003655E9">
              <w:rPr>
                <w:rFonts w:ascii="Georgia" w:eastAsia="Georgia" w:hAnsi="Georgia" w:cs="Georgia"/>
                <w:sz w:val="20"/>
                <w:szCs w:val="20"/>
              </w:rPr>
              <w:t>02/2022</w:t>
            </w:r>
            <w:ins w:id="8" w:author="David Döbele" w:date="2022-08-30T19:16:00Z">
              <w:r w:rsidR="00E81F08">
                <w:rPr>
                  <w:rFonts w:ascii="Georgia" w:eastAsia="Georgia" w:hAnsi="Georgia" w:cs="Georgia"/>
                  <w:sz w:val="20"/>
                  <w:szCs w:val="20"/>
                </w:rPr>
                <w:t xml:space="preserve"> </w:t>
              </w:r>
            </w:ins>
            <w:del w:id="9" w:author="David Döbele" w:date="2022-08-30T19:17:00Z">
              <w:r w:rsidRPr="003655E9" w:rsidDel="00E81F08">
                <w:rPr>
                  <w:rFonts w:ascii="Georgia" w:eastAsia="Georgia" w:hAnsi="Georgia" w:cs="Georgia"/>
                  <w:sz w:val="20"/>
                  <w:szCs w:val="20"/>
                </w:rPr>
                <w:delText>-</w:delText>
              </w:r>
            </w:del>
            <w:ins w:id="10" w:author="David Döbele" w:date="2022-08-30T19:17:00Z">
              <w:r w:rsidR="00E81F08">
                <w:rPr>
                  <w:rFonts w:ascii="Georgia" w:eastAsia="Georgia" w:hAnsi="Georgia" w:cs="Georgia"/>
                  <w:sz w:val="20"/>
                  <w:szCs w:val="20"/>
                </w:rPr>
                <w:t>–</w:t>
              </w:r>
            </w:ins>
            <w:ins w:id="11" w:author="David Döbele" w:date="2022-08-30T19:16:00Z">
              <w:r w:rsidR="00E81F08">
                <w:rPr>
                  <w:rFonts w:ascii="Georgia" w:eastAsia="Georgia" w:hAnsi="Georgia" w:cs="Georgia"/>
                  <w:sz w:val="20"/>
                  <w:szCs w:val="20"/>
                </w:rPr>
                <w:t xml:space="preserve"> </w:t>
              </w:r>
            </w:ins>
            <w:r w:rsidRPr="003655E9">
              <w:rPr>
                <w:rFonts w:ascii="Georgia" w:eastAsia="Georgia" w:hAnsi="Georgia" w:cs="Georgia"/>
                <w:sz w:val="20"/>
                <w:szCs w:val="20"/>
              </w:rPr>
              <w:t>05/2022</w:t>
            </w:r>
          </w:p>
        </w:tc>
      </w:tr>
      <w:tr w:rsidR="002B3CB8" w14:paraId="5B8165B3" w14:textId="77777777" w:rsidTr="003655E9">
        <w:tc>
          <w:tcPr>
            <w:tcW w:w="9105" w:type="dxa"/>
            <w:gridSpan w:val="9"/>
          </w:tcPr>
          <w:p w14:paraId="2026F869" w14:textId="55AC6659" w:rsidR="00BE46BE" w:rsidRDefault="00033206" w:rsidP="00BE46BE">
            <w:pPr>
              <w:pStyle w:val="Listenabsatz"/>
              <w:numPr>
                <w:ilvl w:val="0"/>
                <w:numId w:val="4"/>
              </w:numPr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</w:pPr>
            <w:r w:rsidRPr="007E0C91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Die BDO AG Wirtschaftsprüfungsgesellschaft, kurz BDO ist ein deutsches Unternehmen mit Sitz in Hamburg. Es verfügt über die drei Geschäftsbereiche Wirtschaftsprüfung und prüfungsnahe Dienstleistungen, Steuer- und wirtschaftsrechtliche Beratung sowie Advisory Services</w:t>
            </w:r>
          </w:p>
          <w:p w14:paraId="247755E4" w14:textId="62A23051" w:rsidR="00640373" w:rsidRPr="00BE46BE" w:rsidRDefault="00640373" w:rsidP="007E0C91">
            <w:pPr>
              <w:pStyle w:val="Listenabsatz"/>
              <w:numPr>
                <w:ilvl w:val="0"/>
                <w:numId w:val="4"/>
              </w:numPr>
              <w:rPr>
                <w:rFonts w:eastAsia="Georgia"/>
                <w:sz w:val="20"/>
                <w:szCs w:val="20"/>
              </w:rPr>
            </w:pPr>
            <w:r w:rsidRPr="00BE46BE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Durchführung von Prüfungshandlungen im Rahmen der Jahresabschlussprüfung von</w:t>
            </w:r>
            <w:r w:rsidR="00434B78" w:rsidRPr="00BE46BE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 xml:space="preserve"> </w:t>
            </w:r>
            <w:r w:rsidRPr="00BE46BE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börsennotierten Unternehmen</w:t>
            </w:r>
          </w:p>
          <w:p w14:paraId="1126E166" w14:textId="77777777" w:rsidR="00640373" w:rsidRPr="00BE46BE" w:rsidRDefault="00640373" w:rsidP="007E0C91">
            <w:pPr>
              <w:pStyle w:val="Listenabsatz"/>
              <w:numPr>
                <w:ilvl w:val="0"/>
                <w:numId w:val="4"/>
              </w:numPr>
              <w:rPr>
                <w:rFonts w:eastAsia="Georgia"/>
                <w:sz w:val="20"/>
                <w:szCs w:val="20"/>
              </w:rPr>
            </w:pPr>
            <w:r w:rsidRPr="00BE46BE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Durchführung von Prüfungshandlungen diverser Posten der Bilanz und der GuV</w:t>
            </w:r>
          </w:p>
          <w:p w14:paraId="2DE59492" w14:textId="1BBB4071" w:rsidR="002B3CB8" w:rsidRPr="00BE46BE" w:rsidRDefault="00640373" w:rsidP="007E0C91">
            <w:pPr>
              <w:pStyle w:val="Listenabsatz"/>
              <w:numPr>
                <w:ilvl w:val="0"/>
                <w:numId w:val="4"/>
              </w:numPr>
              <w:rPr>
                <w:rFonts w:eastAsia="Georgia"/>
                <w:sz w:val="20"/>
                <w:szCs w:val="20"/>
              </w:rPr>
            </w:pPr>
            <w:r w:rsidRPr="00BE46BE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Mithilfe bei der Erstellung von Prüfungsberichten nach HGB und IFRS</w:t>
            </w:r>
          </w:p>
        </w:tc>
      </w:tr>
      <w:tr w:rsidR="00640373" w14:paraId="28C256DE" w14:textId="77777777" w:rsidTr="002224C7">
        <w:trPr>
          <w:trHeight w:val="446"/>
        </w:trPr>
        <w:tc>
          <w:tcPr>
            <w:tcW w:w="6596" w:type="dxa"/>
            <w:gridSpan w:val="6"/>
            <w:vAlign w:val="bottom"/>
          </w:tcPr>
          <w:p w14:paraId="2148D35E" w14:textId="0F419451" w:rsidR="00640373" w:rsidRPr="00640373" w:rsidRDefault="00B2646B" w:rsidP="00F06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bCs/>
                <w:iCs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testTEAMS</w:t>
            </w:r>
            <w:proofErr w:type="spellEnd"/>
            <w:r w:rsidR="00FA7705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 xml:space="preserve"> GbR</w:t>
            </w:r>
          </w:p>
        </w:tc>
        <w:tc>
          <w:tcPr>
            <w:tcW w:w="2509" w:type="dxa"/>
            <w:gridSpan w:val="3"/>
            <w:vAlign w:val="bottom"/>
          </w:tcPr>
          <w:p w14:paraId="56662C67" w14:textId="22BB1F18" w:rsidR="00640373" w:rsidRPr="007E0C91" w:rsidRDefault="00FC6D83" w:rsidP="007E0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Berlin</w:t>
            </w:r>
          </w:p>
        </w:tc>
      </w:tr>
      <w:tr w:rsidR="00FC6D83" w14:paraId="33D70CCB" w14:textId="77777777" w:rsidTr="007E0C91">
        <w:trPr>
          <w:trHeight w:val="20"/>
        </w:trPr>
        <w:tc>
          <w:tcPr>
            <w:tcW w:w="6029" w:type="dxa"/>
            <w:gridSpan w:val="4"/>
            <w:vAlign w:val="bottom"/>
          </w:tcPr>
          <w:p w14:paraId="17F82310" w14:textId="2B4F0F89" w:rsidR="00FC6D83" w:rsidRDefault="00FC6D83" w:rsidP="00BE46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7E0C91">
              <w:rPr>
                <w:rFonts w:ascii="Georgia" w:eastAsia="Georgia" w:hAnsi="Georgia" w:cs="Georgia"/>
                <w:sz w:val="20"/>
                <w:szCs w:val="20"/>
              </w:rPr>
              <w:t>Corona-Tester</w:t>
            </w:r>
            <w:r w:rsidR="00434B78" w:rsidRPr="007E0C91">
              <w:rPr>
                <w:rFonts w:ascii="Georgia" w:eastAsia="Georgia" w:hAnsi="Georgia" w:cs="Georgia"/>
                <w:sz w:val="20"/>
                <w:szCs w:val="20"/>
              </w:rPr>
              <w:t xml:space="preserve"> in Vollzeit</w:t>
            </w:r>
          </w:p>
        </w:tc>
        <w:tc>
          <w:tcPr>
            <w:tcW w:w="3076" w:type="dxa"/>
            <w:gridSpan w:val="5"/>
          </w:tcPr>
          <w:p w14:paraId="23A2B3C3" w14:textId="6C530180" w:rsidR="00FC6D83" w:rsidRPr="007E0C91" w:rsidRDefault="00FC6D83" w:rsidP="007E0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sz w:val="20"/>
                <w:szCs w:val="20"/>
              </w:rPr>
            </w:pPr>
            <w:r w:rsidRPr="007E0C91">
              <w:rPr>
                <w:rFonts w:ascii="Georgia" w:eastAsia="Georgia" w:hAnsi="Georgia" w:cs="Georgia"/>
                <w:sz w:val="20"/>
                <w:szCs w:val="20"/>
              </w:rPr>
              <w:t>10/2021 – 12/2021</w:t>
            </w:r>
          </w:p>
        </w:tc>
      </w:tr>
      <w:tr w:rsidR="00640373" w14:paraId="0094C920" w14:textId="77777777" w:rsidTr="007E0C91">
        <w:trPr>
          <w:trHeight w:val="20"/>
        </w:trPr>
        <w:tc>
          <w:tcPr>
            <w:tcW w:w="9105" w:type="dxa"/>
            <w:gridSpan w:val="9"/>
            <w:vAlign w:val="bottom"/>
          </w:tcPr>
          <w:p w14:paraId="15980B85" w14:textId="04C09DA9" w:rsidR="00640373" w:rsidRPr="003655E9" w:rsidRDefault="00640373" w:rsidP="00BE46BE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</w:pPr>
            <w:r w:rsidRPr="003655E9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Betreuung von Kunden</w:t>
            </w:r>
          </w:p>
          <w:p w14:paraId="04FEB6AD" w14:textId="2558F45E" w:rsidR="00640373" w:rsidRPr="003655E9" w:rsidRDefault="00640373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</w:pPr>
            <w:r w:rsidRPr="003655E9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Administration und digitale Dokumentation</w:t>
            </w:r>
          </w:p>
          <w:p w14:paraId="4F30074C" w14:textId="1313C434" w:rsidR="00640373" w:rsidRPr="003655E9" w:rsidRDefault="00640373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</w:pPr>
            <w:r w:rsidRPr="003655E9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 xml:space="preserve">Durchführung der </w:t>
            </w:r>
            <w:r w:rsidR="00033206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Coronatests</w:t>
            </w:r>
          </w:p>
        </w:tc>
      </w:tr>
      <w:tr w:rsidR="00640373" w14:paraId="4E26DB22" w14:textId="77777777" w:rsidTr="002224C7">
        <w:trPr>
          <w:trHeight w:val="453"/>
        </w:trPr>
        <w:tc>
          <w:tcPr>
            <w:tcW w:w="8297" w:type="dxa"/>
            <w:gridSpan w:val="8"/>
            <w:vAlign w:val="bottom"/>
          </w:tcPr>
          <w:p w14:paraId="16759338" w14:textId="785AC9AA" w:rsidR="00640373" w:rsidRPr="003655E9" w:rsidRDefault="00BE46BE" w:rsidP="00F06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Brandschutzbüro und Dienstleistungen Behring GmbH</w:t>
            </w:r>
          </w:p>
        </w:tc>
        <w:tc>
          <w:tcPr>
            <w:tcW w:w="808" w:type="dxa"/>
            <w:vAlign w:val="bottom"/>
          </w:tcPr>
          <w:p w14:paraId="4FE98F2F" w14:textId="7FA4A153" w:rsidR="00640373" w:rsidRPr="007E0C91" w:rsidRDefault="00FC6D83" w:rsidP="007E0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Berlin</w:t>
            </w:r>
          </w:p>
        </w:tc>
      </w:tr>
      <w:tr w:rsidR="00FC6D83" w:rsidRPr="003655E9" w14:paraId="314DBBE4" w14:textId="77777777" w:rsidTr="007E0C91">
        <w:trPr>
          <w:trHeight w:val="20"/>
        </w:trPr>
        <w:tc>
          <w:tcPr>
            <w:tcW w:w="6029" w:type="dxa"/>
            <w:gridSpan w:val="4"/>
            <w:vAlign w:val="bottom"/>
          </w:tcPr>
          <w:p w14:paraId="6CA03FEF" w14:textId="77777777" w:rsidR="00FC6D83" w:rsidRPr="007E0C91" w:rsidRDefault="00FC6D83" w:rsidP="00BE46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sz w:val="20"/>
                <w:szCs w:val="20"/>
              </w:rPr>
            </w:pPr>
            <w:r w:rsidRPr="007E0C91">
              <w:rPr>
                <w:rFonts w:ascii="Georgia" w:eastAsia="Georgia" w:hAnsi="Georgia" w:cs="Georgia"/>
                <w:sz w:val="20"/>
                <w:szCs w:val="20"/>
              </w:rPr>
              <w:t>Brandwache im Theater und Erstversorger</w:t>
            </w:r>
          </w:p>
        </w:tc>
        <w:tc>
          <w:tcPr>
            <w:tcW w:w="3076" w:type="dxa"/>
            <w:gridSpan w:val="5"/>
          </w:tcPr>
          <w:p w14:paraId="0F259EE7" w14:textId="0CCA2C83" w:rsidR="00FC6D83" w:rsidRPr="007E0C91" w:rsidRDefault="00FC6D83" w:rsidP="007E0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sz w:val="20"/>
                <w:szCs w:val="20"/>
              </w:rPr>
            </w:pPr>
            <w:r w:rsidRPr="007E0C91">
              <w:rPr>
                <w:rFonts w:ascii="Georgia" w:eastAsia="Georgia" w:hAnsi="Georgia" w:cs="Georgia"/>
                <w:sz w:val="20"/>
                <w:szCs w:val="20"/>
              </w:rPr>
              <w:t>09/2021 – 12/2021</w:t>
            </w:r>
          </w:p>
        </w:tc>
      </w:tr>
      <w:tr w:rsidR="00640373" w14:paraId="2E1A84BD" w14:textId="77777777">
        <w:tc>
          <w:tcPr>
            <w:tcW w:w="9105" w:type="dxa"/>
            <w:gridSpan w:val="9"/>
          </w:tcPr>
          <w:p w14:paraId="607453A2" w14:textId="6B43F67D" w:rsidR="00033206" w:rsidRDefault="00033206" w:rsidP="003655E9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Die Behring GmbH</w:t>
            </w:r>
            <w:r w:rsidRPr="007E0C91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 xml:space="preserve"> ist rund und um den Bereich der Eventsicherheit, der Gestellung von Brandsicherheitswachen und Rettungssanitätern oder in der Bereitstellung von Löschfahrzeugen und Krankenwagen ein spezialisierter Partner.</w:t>
            </w:r>
          </w:p>
          <w:p w14:paraId="672ADA34" w14:textId="3B0C4308" w:rsidR="00640373" w:rsidRPr="003655E9" w:rsidRDefault="00640373" w:rsidP="003655E9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</w:pPr>
            <w:r w:rsidRPr="003655E9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Gewährleistung der Sicherheit im Theater</w:t>
            </w:r>
          </w:p>
          <w:p w14:paraId="121AED9E" w14:textId="2B1A1AF5" w:rsidR="00640373" w:rsidRPr="003655E9" w:rsidRDefault="00640373" w:rsidP="003655E9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</w:pPr>
            <w:r w:rsidRPr="003655E9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Medizinische Erstversorgung der Gäste</w:t>
            </w:r>
          </w:p>
        </w:tc>
      </w:tr>
      <w:tr w:rsidR="002B3CB8" w14:paraId="1BA14D46" w14:textId="77777777" w:rsidTr="007E0C91">
        <w:trPr>
          <w:trHeight w:val="510"/>
        </w:trPr>
        <w:tc>
          <w:tcPr>
            <w:tcW w:w="9105" w:type="dxa"/>
            <w:gridSpan w:val="9"/>
            <w:tcBorders>
              <w:bottom w:val="single" w:sz="4" w:space="0" w:color="000000"/>
            </w:tcBorders>
            <w:vAlign w:val="bottom"/>
          </w:tcPr>
          <w:p w14:paraId="0E277ADE" w14:textId="561D6D55" w:rsidR="002B3CB8" w:rsidRPr="007E0C91" w:rsidRDefault="00D100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smallCaps/>
                <w:sz w:val="32"/>
                <w:szCs w:val="32"/>
              </w:rPr>
            </w:pPr>
            <w:proofErr w:type="spellStart"/>
            <w:r>
              <w:rPr>
                <w:rFonts w:ascii="Georgia" w:eastAsia="Georgia" w:hAnsi="Georgia" w:cs="Georgia"/>
                <w:b/>
                <w:smallCaps/>
                <w:sz w:val="32"/>
                <w:szCs w:val="32"/>
              </w:rPr>
              <w:t>Ausserschulisches</w:t>
            </w:r>
            <w:proofErr w:type="spellEnd"/>
            <w:r w:rsidR="00BE46BE">
              <w:rPr>
                <w:rFonts w:ascii="Georgia" w:eastAsia="Georgia" w:hAnsi="Georgia" w:cs="Georgia"/>
                <w:b/>
                <w:smallCaps/>
                <w:sz w:val="32"/>
                <w:szCs w:val="32"/>
              </w:rPr>
              <w:t xml:space="preserve"> </w:t>
            </w:r>
            <w:r w:rsidR="009377F0" w:rsidRPr="007E0C91">
              <w:rPr>
                <w:rFonts w:ascii="Georgia" w:eastAsia="Georgia" w:hAnsi="Georgia" w:cs="Georgia"/>
                <w:b/>
                <w:smallCaps/>
                <w:sz w:val="32"/>
                <w:szCs w:val="32"/>
              </w:rPr>
              <w:t>Engagement</w:t>
            </w:r>
          </w:p>
        </w:tc>
      </w:tr>
      <w:tr w:rsidR="002B3CB8" w14:paraId="0521D6BF" w14:textId="77777777">
        <w:trPr>
          <w:trHeight w:val="340"/>
        </w:trPr>
        <w:tc>
          <w:tcPr>
            <w:tcW w:w="5595" w:type="dxa"/>
            <w:gridSpan w:val="2"/>
            <w:tcBorders>
              <w:top w:val="single" w:sz="4" w:space="0" w:color="000000"/>
            </w:tcBorders>
            <w:vAlign w:val="bottom"/>
          </w:tcPr>
          <w:p w14:paraId="161E39DE" w14:textId="4CF3F41C" w:rsidR="002B3CB8" w:rsidRPr="00FC6D83" w:rsidRDefault="00F64C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GB"/>
              </w:rPr>
            </w:pPr>
            <w:del w:id="12" w:author="David Döbele" w:date="2022-08-30T19:15:00Z">
              <w:r w:rsidRPr="00F64CBD" w:rsidDel="00E81F08">
                <w:rPr>
                  <w:rFonts w:ascii="Georgia" w:eastAsia="Georgia" w:hAnsi="Georgia" w:cs="Georgia"/>
                  <w:b/>
                  <w:smallCaps/>
                  <w:color w:val="000000"/>
                  <w:sz w:val="23"/>
                  <w:szCs w:val="23"/>
                  <w:lang w:val="en-GB"/>
                </w:rPr>
                <w:delText xml:space="preserve">HELVETIAN </w:delText>
              </w:r>
            </w:del>
            <w:ins w:id="13" w:author="David Döbele" w:date="2022-08-30T19:15:00Z">
              <w:r w:rsidR="00E81F08">
                <w:rPr>
                  <w:rFonts w:ascii="Georgia" w:eastAsia="Georgia" w:hAnsi="Georgia" w:cs="Georgia"/>
                  <w:b/>
                  <w:smallCaps/>
                  <w:color w:val="000000"/>
                  <w:sz w:val="23"/>
                  <w:szCs w:val="23"/>
                  <w:lang w:val="en-GB"/>
                </w:rPr>
                <w:t>Helvetian Investment Club</w:t>
              </w:r>
            </w:ins>
            <w:del w:id="14" w:author="David Döbele" w:date="2022-08-30T19:15:00Z">
              <w:r w:rsidRPr="00F64CBD" w:rsidDel="00E81F08">
                <w:rPr>
                  <w:rFonts w:ascii="Georgia" w:eastAsia="Georgia" w:hAnsi="Georgia" w:cs="Georgia"/>
                  <w:b/>
                  <w:smallCaps/>
                  <w:color w:val="000000"/>
                  <w:sz w:val="23"/>
                  <w:szCs w:val="23"/>
                  <w:lang w:val="en-GB"/>
                </w:rPr>
                <w:delText>INVESTMENT CLUB</w:delText>
              </w:r>
            </w:del>
          </w:p>
        </w:tc>
        <w:tc>
          <w:tcPr>
            <w:tcW w:w="3510" w:type="dxa"/>
            <w:gridSpan w:val="7"/>
            <w:tcBorders>
              <w:top w:val="single" w:sz="4" w:space="0" w:color="000000"/>
            </w:tcBorders>
            <w:vAlign w:val="bottom"/>
          </w:tcPr>
          <w:p w14:paraId="209EBF69" w14:textId="1838453F" w:rsidR="002B3CB8" w:rsidRDefault="00F64C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St. Gallen</w:t>
            </w:r>
          </w:p>
        </w:tc>
      </w:tr>
      <w:tr w:rsidR="002B3CB8" w14:paraId="1ED4CBDC" w14:textId="77777777" w:rsidTr="007E0C91">
        <w:trPr>
          <w:trHeight w:val="20"/>
        </w:trPr>
        <w:tc>
          <w:tcPr>
            <w:tcW w:w="6855" w:type="dxa"/>
            <w:gridSpan w:val="7"/>
            <w:vAlign w:val="bottom"/>
          </w:tcPr>
          <w:p w14:paraId="7E380851" w14:textId="4AC97B7E" w:rsidR="002B3CB8" w:rsidRPr="007E0C91" w:rsidRDefault="00F64CBD" w:rsidP="00BE46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hAnsi="Georgia"/>
                <w:iCs/>
                <w:sz w:val="20"/>
                <w:szCs w:val="16"/>
              </w:rPr>
              <w:t>Mitglied des größten Studentischen Finance Netzwerks der Schweiz</w:t>
            </w:r>
          </w:p>
        </w:tc>
        <w:tc>
          <w:tcPr>
            <w:tcW w:w="2250" w:type="dxa"/>
            <w:gridSpan w:val="2"/>
          </w:tcPr>
          <w:p w14:paraId="46A40EB3" w14:textId="285E205B" w:rsidR="002B3CB8" w:rsidRPr="007E0C91" w:rsidRDefault="00FC6D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sz w:val="20"/>
                <w:szCs w:val="20"/>
              </w:rPr>
            </w:pPr>
            <w:r w:rsidRPr="007E0C91">
              <w:rPr>
                <w:rFonts w:ascii="Georgia" w:eastAsia="Georgia" w:hAnsi="Georgia" w:cs="Georgia"/>
                <w:sz w:val="20"/>
                <w:szCs w:val="20"/>
              </w:rPr>
              <w:t>0</w:t>
            </w:r>
            <w:r w:rsidR="00F64CBD">
              <w:rPr>
                <w:rFonts w:ascii="Georgia" w:eastAsia="Georgia" w:hAnsi="Georgia" w:cs="Georgia"/>
                <w:sz w:val="20"/>
                <w:szCs w:val="20"/>
              </w:rPr>
              <w:t>7</w:t>
            </w:r>
            <w:r w:rsidRPr="007E0C91">
              <w:rPr>
                <w:rFonts w:ascii="Georgia" w:eastAsia="Georgia" w:hAnsi="Georgia" w:cs="Georgia"/>
                <w:sz w:val="20"/>
                <w:szCs w:val="20"/>
              </w:rPr>
              <w:t>/20</w:t>
            </w:r>
            <w:r w:rsidR="00F64CBD">
              <w:rPr>
                <w:rFonts w:ascii="Georgia" w:eastAsia="Georgia" w:hAnsi="Georgia" w:cs="Georgia"/>
                <w:sz w:val="20"/>
                <w:szCs w:val="20"/>
              </w:rPr>
              <w:t>22</w:t>
            </w:r>
            <w:r w:rsidRPr="007E0C91">
              <w:rPr>
                <w:rFonts w:ascii="Georgia" w:eastAsia="Georgia" w:hAnsi="Georgia" w:cs="Georgia"/>
                <w:sz w:val="20"/>
                <w:szCs w:val="20"/>
              </w:rPr>
              <w:t xml:space="preserve"> – </w:t>
            </w:r>
            <w:r w:rsidR="00F64CBD">
              <w:rPr>
                <w:rFonts w:ascii="Georgia" w:eastAsia="Georgia" w:hAnsi="Georgia" w:cs="Georgia"/>
                <w:sz w:val="20"/>
                <w:szCs w:val="20"/>
              </w:rPr>
              <w:t>heute</w:t>
            </w:r>
          </w:p>
        </w:tc>
      </w:tr>
      <w:tr w:rsidR="002B3CB8" w14:paraId="1E17E6BD" w14:textId="77777777" w:rsidTr="007E0C91">
        <w:trPr>
          <w:trHeight w:val="510"/>
        </w:trPr>
        <w:tc>
          <w:tcPr>
            <w:tcW w:w="9105" w:type="dxa"/>
            <w:gridSpan w:val="9"/>
            <w:tcBorders>
              <w:bottom w:val="single" w:sz="4" w:space="0" w:color="000000"/>
            </w:tcBorders>
            <w:vAlign w:val="bottom"/>
          </w:tcPr>
          <w:p w14:paraId="42E9CADA" w14:textId="75BBB635" w:rsidR="002B3CB8" w:rsidRPr="007E0C91" w:rsidRDefault="00BE46BE">
            <w:pPr>
              <w:jc w:val="center"/>
              <w:rPr>
                <w:rFonts w:ascii="Georgia" w:eastAsia="Georgia" w:hAnsi="Georgia" w:cs="Georgia"/>
                <w:b/>
                <w:smallCaps/>
                <w:sz w:val="32"/>
                <w:szCs w:val="32"/>
              </w:rPr>
            </w:pPr>
            <w:r>
              <w:rPr>
                <w:rFonts w:ascii="Georgia" w:eastAsia="Georgia" w:hAnsi="Georgia" w:cs="Georgia"/>
                <w:b/>
                <w:smallCaps/>
                <w:sz w:val="32"/>
                <w:szCs w:val="32"/>
              </w:rPr>
              <w:t>Fähigkeiten &amp; Interessen</w:t>
            </w:r>
          </w:p>
        </w:tc>
      </w:tr>
      <w:tr w:rsidR="002B3CB8" w14:paraId="645D85F7" w14:textId="77777777" w:rsidTr="00E81F08">
        <w:tblPrEx>
          <w:tblW w:w="9105" w:type="dxa"/>
          <w:tblInd w:w="-75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00" w:firstRow="0" w:lastRow="0" w:firstColumn="0" w:lastColumn="0" w:noHBand="0" w:noVBand="1"/>
          <w:tblPrExChange w:id="15" w:author="David Döbele" w:date="2022-08-30T19:16:00Z">
            <w:tblPrEx>
              <w:tblW w:w="9105" w:type="dxa"/>
              <w:tblInd w:w="-7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Ex>
          </w:tblPrExChange>
        </w:tblPrEx>
        <w:trPr>
          <w:trHeight w:val="340"/>
          <w:trPrChange w:id="16" w:author="David Döbele" w:date="2022-08-30T19:16:00Z">
            <w:trPr>
              <w:trHeight w:val="576"/>
            </w:trPr>
          </w:trPrChange>
        </w:trPr>
        <w:tc>
          <w:tcPr>
            <w:tcW w:w="1635" w:type="dxa"/>
            <w:tcBorders>
              <w:top w:val="single" w:sz="4" w:space="0" w:color="000000"/>
            </w:tcBorders>
            <w:vAlign w:val="bottom"/>
            <w:tcPrChange w:id="17" w:author="David Döbele" w:date="2022-08-30T19:16:00Z">
              <w:tcPr>
                <w:tcW w:w="2055" w:type="dxa"/>
                <w:tcBorders>
                  <w:top w:val="single" w:sz="4" w:space="0" w:color="000000"/>
                </w:tcBorders>
                <w:vAlign w:val="center"/>
              </w:tcPr>
            </w:tcPrChange>
          </w:tcPr>
          <w:p w14:paraId="15FB9676" w14:textId="77777777" w:rsidR="002B3CB8" w:rsidRDefault="009377F0" w:rsidP="00E81F08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Sprachen:</w:t>
            </w:r>
          </w:p>
        </w:tc>
        <w:tc>
          <w:tcPr>
            <w:tcW w:w="7470" w:type="dxa"/>
            <w:gridSpan w:val="8"/>
            <w:tcBorders>
              <w:top w:val="single" w:sz="4" w:space="0" w:color="000000"/>
            </w:tcBorders>
            <w:vAlign w:val="bottom"/>
            <w:tcPrChange w:id="18" w:author="David Döbele" w:date="2022-08-30T19:16:00Z">
              <w:tcPr>
                <w:tcW w:w="7050" w:type="dxa"/>
                <w:gridSpan w:val="8"/>
                <w:tcBorders>
                  <w:top w:val="single" w:sz="4" w:space="0" w:color="000000"/>
                </w:tcBorders>
                <w:vAlign w:val="bottom"/>
              </w:tcPr>
            </w:tcPrChange>
          </w:tcPr>
          <w:p w14:paraId="6FC7F060" w14:textId="4F160A17" w:rsidR="002B3CB8" w:rsidRDefault="00FC6D83" w:rsidP="00E81F08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3655E9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Deutsch (Muttersprache), Englisch (</w:t>
            </w:r>
            <w:r w:rsidR="002224C7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TOEFL</w:t>
            </w:r>
            <w:r w:rsidR="00216EA0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:</w:t>
            </w:r>
            <w:r w:rsidR="002224C7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 114</w:t>
            </w:r>
            <w:r w:rsidRPr="003655E9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), Französisch (Grundkenntnisse)</w:t>
            </w:r>
          </w:p>
        </w:tc>
      </w:tr>
      <w:tr w:rsidR="002B3CB8" w:rsidRPr="00E81F08" w14:paraId="4F39E7A8" w14:textId="77777777" w:rsidTr="00E81F08">
        <w:tblPrEx>
          <w:tblW w:w="9105" w:type="dxa"/>
          <w:tblInd w:w="-75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00" w:firstRow="0" w:lastRow="0" w:firstColumn="0" w:lastColumn="0" w:noHBand="0" w:noVBand="1"/>
          <w:tblPrExChange w:id="19" w:author="David Döbele" w:date="2022-08-30T19:15:00Z">
            <w:tblPrEx>
              <w:tblW w:w="9105" w:type="dxa"/>
              <w:tblInd w:w="-7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Ex>
          </w:tblPrExChange>
        </w:tblPrEx>
        <w:trPr>
          <w:trHeight w:val="340"/>
          <w:trPrChange w:id="20" w:author="David Döbele" w:date="2022-08-30T19:15:00Z">
            <w:trPr>
              <w:trHeight w:val="340"/>
            </w:trPr>
          </w:trPrChange>
        </w:trPr>
        <w:tc>
          <w:tcPr>
            <w:tcW w:w="1635" w:type="dxa"/>
            <w:vAlign w:val="bottom"/>
            <w:tcPrChange w:id="21" w:author="David Döbele" w:date="2022-08-30T19:15:00Z">
              <w:tcPr>
                <w:tcW w:w="2055" w:type="dxa"/>
                <w:vAlign w:val="bottom"/>
              </w:tcPr>
            </w:tcPrChange>
          </w:tcPr>
          <w:p w14:paraId="72E92E91" w14:textId="77777777" w:rsidR="002B3CB8" w:rsidRDefault="009377F0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Technisch:</w:t>
            </w:r>
          </w:p>
        </w:tc>
        <w:tc>
          <w:tcPr>
            <w:tcW w:w="7470" w:type="dxa"/>
            <w:gridSpan w:val="8"/>
            <w:vAlign w:val="bottom"/>
            <w:tcPrChange w:id="22" w:author="David Döbele" w:date="2022-08-30T19:15:00Z">
              <w:tcPr>
                <w:tcW w:w="7050" w:type="dxa"/>
                <w:gridSpan w:val="8"/>
                <w:vAlign w:val="bottom"/>
              </w:tcPr>
            </w:tcPrChange>
          </w:tcPr>
          <w:p w14:paraId="76AC68B5" w14:textId="2173D5A0" w:rsidR="002B3CB8" w:rsidRPr="00BB732B" w:rsidRDefault="00FC6D83">
            <w:pP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GB"/>
              </w:rPr>
            </w:pPr>
            <w:r w:rsidRPr="003655E9">
              <w:rPr>
                <w:rFonts w:ascii="Georgia" w:eastAsia="Georgia" w:hAnsi="Georgia" w:cs="Georgia"/>
                <w:color w:val="000000"/>
                <w:sz w:val="20"/>
                <w:szCs w:val="20"/>
                <w:lang w:val="en-GB"/>
              </w:rPr>
              <w:t>Microsoft Office (Word, Excel, PowerPoint, Outlook)</w:t>
            </w:r>
          </w:p>
        </w:tc>
      </w:tr>
      <w:tr w:rsidR="002B3CB8" w14:paraId="2B8A549E" w14:textId="77777777" w:rsidTr="00E81F08">
        <w:tblPrEx>
          <w:tblW w:w="9105" w:type="dxa"/>
          <w:tblInd w:w="-75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00" w:firstRow="0" w:lastRow="0" w:firstColumn="0" w:lastColumn="0" w:noHBand="0" w:noVBand="1"/>
          <w:tblPrExChange w:id="23" w:author="David Döbele" w:date="2022-08-30T19:15:00Z">
            <w:tblPrEx>
              <w:tblW w:w="9105" w:type="dxa"/>
              <w:tblInd w:w="-7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Ex>
          </w:tblPrExChange>
        </w:tblPrEx>
        <w:trPr>
          <w:trHeight w:val="567"/>
          <w:trPrChange w:id="24" w:author="David Döbele" w:date="2022-08-30T19:15:00Z">
            <w:trPr>
              <w:trHeight w:val="567"/>
            </w:trPr>
          </w:trPrChange>
        </w:trPr>
        <w:tc>
          <w:tcPr>
            <w:tcW w:w="1635" w:type="dxa"/>
            <w:vAlign w:val="bottom"/>
            <w:tcPrChange w:id="25" w:author="David Döbele" w:date="2022-08-30T19:15:00Z">
              <w:tcPr>
                <w:tcW w:w="2055" w:type="dxa"/>
                <w:vAlign w:val="bottom"/>
              </w:tcPr>
            </w:tcPrChange>
          </w:tcPr>
          <w:p w14:paraId="7B78F444" w14:textId="07D4FCFD" w:rsidR="002B3CB8" w:rsidRDefault="009377F0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 xml:space="preserve">Interessen: </w:t>
            </w:r>
            <w:r w:rsidR="00BE46BE">
              <w:rPr>
                <w:rFonts w:ascii="Georgia" w:eastAsia="Georgia" w:hAnsi="Georgia" w:cs="Georgia"/>
                <w:sz w:val="18"/>
                <w:szCs w:val="18"/>
              </w:rPr>
              <w:br/>
            </w:r>
          </w:p>
        </w:tc>
        <w:tc>
          <w:tcPr>
            <w:tcW w:w="7470" w:type="dxa"/>
            <w:gridSpan w:val="8"/>
            <w:vAlign w:val="bottom"/>
            <w:tcPrChange w:id="26" w:author="David Döbele" w:date="2022-08-30T19:15:00Z">
              <w:tcPr>
                <w:tcW w:w="7050" w:type="dxa"/>
                <w:gridSpan w:val="8"/>
                <w:vAlign w:val="bottom"/>
              </w:tcPr>
            </w:tcPrChange>
          </w:tcPr>
          <w:p w14:paraId="6A3FC58B" w14:textId="2F87B104" w:rsidR="002B3CB8" w:rsidRPr="003655E9" w:rsidRDefault="00434B78" w:rsidP="00BE46BE">
            <w:pPr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R</w:t>
            </w:r>
            <w:r w:rsidR="00FC6D83" w:rsidRPr="003655E9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eisen (</w:t>
            </w:r>
            <w:del w:id="27" w:author="David Döbele" w:date="2022-08-30T19:16:00Z">
              <w:r w:rsidR="00FC6D83" w:rsidRPr="003655E9" w:rsidDel="00E81F08">
                <w:rPr>
                  <w:rFonts w:ascii="Georgia" w:eastAsia="Georgia" w:hAnsi="Georgia" w:cs="Georgia"/>
                  <w:color w:val="000000"/>
                  <w:sz w:val="20"/>
                  <w:szCs w:val="20"/>
                </w:rPr>
                <w:delText>drei Monate die Welt bereist</w:delText>
              </w:r>
            </w:del>
            <w:ins w:id="28" w:author="David Döbele" w:date="2022-08-30T19:16:00Z">
              <w:r w:rsidR="00E81F08">
                <w:rPr>
                  <w:rFonts w:ascii="Georgia" w:eastAsia="Georgia" w:hAnsi="Georgia" w:cs="Georgia"/>
                  <w:color w:val="000000"/>
                  <w:sz w:val="20"/>
                  <w:szCs w:val="20"/>
                </w:rPr>
                <w:t>Dreimonatige Weltreise über vier Kontinente</w:t>
              </w:r>
            </w:ins>
            <w:r w:rsidR="00FC6D83" w:rsidRPr="003655E9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)</w:t>
            </w: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, </w:t>
            </w:r>
            <w:r w:rsidR="00FC6D83" w:rsidRPr="003655E9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Magie (Kartentricks</w:t>
            </w: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), </w:t>
            </w:r>
            <w:r w:rsidR="00BE46BE">
              <w:rPr>
                <w:rFonts w:ascii="Georgia" w:eastAsia="Georgia" w:hAnsi="Georgia" w:cs="Georgia"/>
                <w:color w:val="000000"/>
                <w:sz w:val="20"/>
                <w:szCs w:val="20"/>
              </w:rPr>
              <w:br/>
            </w:r>
            <w:r w:rsidR="00FC6D83" w:rsidRPr="003655E9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Sport </w:t>
            </w: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(R</w:t>
            </w:r>
            <w:r w:rsidR="00FC6D83" w:rsidRPr="003655E9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ound-Net</w:t>
            </w:r>
            <w:r w:rsidR="00BE46BE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 und</w:t>
            </w:r>
            <w:r w:rsidR="00FC6D83" w:rsidRPr="003655E9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 Kraftsport)</w:t>
            </w:r>
          </w:p>
        </w:tc>
      </w:tr>
      <w:tr w:rsidR="00434B78" w14:paraId="15E6A1F1" w14:textId="77777777" w:rsidTr="007E0C91">
        <w:trPr>
          <w:trHeight w:val="1020"/>
        </w:trPr>
        <w:tc>
          <w:tcPr>
            <w:tcW w:w="9105" w:type="dxa"/>
            <w:gridSpan w:val="9"/>
            <w:vAlign w:val="bottom"/>
          </w:tcPr>
          <w:p w14:paraId="09371BA4" w14:textId="77777777" w:rsidR="00434B78" w:rsidRDefault="00434B78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noProof/>
                <w:sz w:val="18"/>
                <w:szCs w:val="18"/>
              </w:rPr>
              <w:drawing>
                <wp:inline distT="0" distB="0" distL="0" distR="0" wp14:anchorId="660A2A5D" wp14:editId="2F082DB8">
                  <wp:extent cx="951230" cy="494030"/>
                  <wp:effectExtent l="0" t="0" r="1270" b="12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1230" cy="4940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B6A3E58" w14:textId="5E508537" w:rsidR="00434B78" w:rsidRDefault="00434B78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77185E">
              <w:rPr>
                <w:rFonts w:ascii="Georgia" w:eastAsia="Georgia" w:hAnsi="Georgia" w:cs="Georgia"/>
                <w:sz w:val="20"/>
                <w:szCs w:val="20"/>
              </w:rPr>
              <w:t xml:space="preserve">Berlin, </w:t>
            </w:r>
            <w:r w:rsidR="00230FE5">
              <w:rPr>
                <w:rFonts w:ascii="Georgia" w:eastAsia="Georgia" w:hAnsi="Georgia" w:cs="Georgia"/>
                <w:sz w:val="20"/>
                <w:szCs w:val="20"/>
              </w:rPr>
              <w:t>30</w:t>
            </w:r>
            <w:r w:rsidRPr="0077185E">
              <w:rPr>
                <w:rFonts w:ascii="Georgia" w:eastAsia="Georgia" w:hAnsi="Georgia" w:cs="Georgia"/>
                <w:sz w:val="20"/>
                <w:szCs w:val="20"/>
              </w:rPr>
              <w:t>.0</w:t>
            </w:r>
            <w:r w:rsidR="0010014E">
              <w:rPr>
                <w:rFonts w:ascii="Georgia" w:eastAsia="Georgia" w:hAnsi="Georgia" w:cs="Georgia"/>
                <w:sz w:val="20"/>
                <w:szCs w:val="20"/>
              </w:rPr>
              <w:t>8</w:t>
            </w:r>
            <w:r w:rsidR="008D5FFE">
              <w:rPr>
                <w:rFonts w:ascii="Georgia" w:eastAsia="Georgia" w:hAnsi="Georgia" w:cs="Georgia"/>
                <w:sz w:val="20"/>
                <w:szCs w:val="20"/>
              </w:rPr>
              <w:t>.</w:t>
            </w:r>
            <w:r w:rsidRPr="0077185E">
              <w:rPr>
                <w:rFonts w:ascii="Georgia" w:eastAsia="Georgia" w:hAnsi="Georgia" w:cs="Georgia"/>
                <w:sz w:val="20"/>
                <w:szCs w:val="20"/>
              </w:rPr>
              <w:t>2022</w:t>
            </w:r>
          </w:p>
        </w:tc>
      </w:tr>
    </w:tbl>
    <w:p w14:paraId="4BDF6A93" w14:textId="77777777" w:rsidR="002B3CB8" w:rsidRDefault="002B3CB8">
      <w:pPr>
        <w:rPr>
          <w:sz w:val="18"/>
          <w:szCs w:val="18"/>
        </w:rPr>
      </w:pPr>
    </w:p>
    <w:sectPr w:rsidR="002B3CB8" w:rsidSect="0073776E">
      <w:footerReference w:type="even" r:id="rId10"/>
      <w:pgSz w:w="11906" w:h="16838"/>
      <w:pgMar w:top="851" w:right="1418" w:bottom="340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3BB59D" w14:textId="77777777" w:rsidR="00B13152" w:rsidRDefault="00B13152">
      <w:pPr>
        <w:spacing w:after="0" w:line="240" w:lineRule="auto"/>
      </w:pPr>
      <w:r>
        <w:separator/>
      </w:r>
    </w:p>
  </w:endnote>
  <w:endnote w:type="continuationSeparator" w:id="0">
    <w:p w14:paraId="7B5894DD" w14:textId="77777777" w:rsidR="00B13152" w:rsidRDefault="00B131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7E73A" w14:textId="77777777" w:rsidR="002B3CB8" w:rsidRDefault="009377F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000000">
      <w:rPr>
        <w:color w:val="000000"/>
      </w:rPr>
      <w:fldChar w:fldCharType="separate"/>
    </w:r>
    <w:r>
      <w:rPr>
        <w:color w:val="000000"/>
      </w:rPr>
      <w:fldChar w:fldCharType="end"/>
    </w:r>
  </w:p>
  <w:p w14:paraId="1EDE680D" w14:textId="77777777" w:rsidR="002B3CB8" w:rsidRDefault="002B3CB8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A4E498" w14:textId="77777777" w:rsidR="00B13152" w:rsidRDefault="00B13152">
      <w:pPr>
        <w:spacing w:after="0" w:line="240" w:lineRule="auto"/>
      </w:pPr>
      <w:r>
        <w:separator/>
      </w:r>
    </w:p>
  </w:footnote>
  <w:footnote w:type="continuationSeparator" w:id="0">
    <w:p w14:paraId="212D2C90" w14:textId="77777777" w:rsidR="00B13152" w:rsidRDefault="00B131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30862"/>
    <w:multiLevelType w:val="hybridMultilevel"/>
    <w:tmpl w:val="A3C67DE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1911C5"/>
    <w:multiLevelType w:val="multilevel"/>
    <w:tmpl w:val="B82039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91F7D37"/>
    <w:multiLevelType w:val="hybridMultilevel"/>
    <w:tmpl w:val="EA24254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057909"/>
    <w:multiLevelType w:val="hybridMultilevel"/>
    <w:tmpl w:val="64A21B6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434D1B"/>
    <w:multiLevelType w:val="multilevel"/>
    <w:tmpl w:val="99B2D96E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5146D02"/>
    <w:multiLevelType w:val="multilevel"/>
    <w:tmpl w:val="4A3C50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6855A29"/>
    <w:multiLevelType w:val="hybridMultilevel"/>
    <w:tmpl w:val="5EB6CCD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0476035">
    <w:abstractNumId w:val="1"/>
  </w:num>
  <w:num w:numId="2" w16cid:durableId="1159420799">
    <w:abstractNumId w:val="5"/>
  </w:num>
  <w:num w:numId="3" w16cid:durableId="651712662">
    <w:abstractNumId w:val="4"/>
  </w:num>
  <w:num w:numId="4" w16cid:durableId="247153732">
    <w:abstractNumId w:val="0"/>
  </w:num>
  <w:num w:numId="5" w16cid:durableId="659231882">
    <w:abstractNumId w:val="6"/>
  </w:num>
  <w:num w:numId="6" w16cid:durableId="938490640">
    <w:abstractNumId w:val="3"/>
  </w:num>
  <w:num w:numId="7" w16cid:durableId="1539312670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3"/>
  <w:proofState w:spelling="clean" w:grammar="clean"/>
  <w:trackRevision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3CB8"/>
    <w:rsid w:val="00033206"/>
    <w:rsid w:val="0010014E"/>
    <w:rsid w:val="0014248F"/>
    <w:rsid w:val="001C5A4C"/>
    <w:rsid w:val="00216EA0"/>
    <w:rsid w:val="002224C7"/>
    <w:rsid w:val="00230FE5"/>
    <w:rsid w:val="002B3CB8"/>
    <w:rsid w:val="003160DF"/>
    <w:rsid w:val="003655E9"/>
    <w:rsid w:val="00365948"/>
    <w:rsid w:val="003E11DE"/>
    <w:rsid w:val="00434B78"/>
    <w:rsid w:val="004F77A6"/>
    <w:rsid w:val="00634C60"/>
    <w:rsid w:val="00640373"/>
    <w:rsid w:val="006403FF"/>
    <w:rsid w:val="006F4565"/>
    <w:rsid w:val="00732E9C"/>
    <w:rsid w:val="0073776E"/>
    <w:rsid w:val="0077185E"/>
    <w:rsid w:val="007E0C91"/>
    <w:rsid w:val="008464FC"/>
    <w:rsid w:val="008D5FFE"/>
    <w:rsid w:val="009377F0"/>
    <w:rsid w:val="00997D08"/>
    <w:rsid w:val="009A265A"/>
    <w:rsid w:val="00A101C2"/>
    <w:rsid w:val="00AA7F1E"/>
    <w:rsid w:val="00AE5657"/>
    <w:rsid w:val="00B13152"/>
    <w:rsid w:val="00B2646B"/>
    <w:rsid w:val="00BB732B"/>
    <w:rsid w:val="00BE46BE"/>
    <w:rsid w:val="00CE5AD1"/>
    <w:rsid w:val="00D1000C"/>
    <w:rsid w:val="00DA5DF1"/>
    <w:rsid w:val="00E639D7"/>
    <w:rsid w:val="00E81F08"/>
    <w:rsid w:val="00F069BE"/>
    <w:rsid w:val="00F64CBD"/>
    <w:rsid w:val="00FA7705"/>
    <w:rsid w:val="00FB606A"/>
    <w:rsid w:val="00FC6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7ADA9"/>
  <w15:docId w15:val="{3894639F-1B99-405F-8E5A-F87671AAC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Kommentarzeichen">
    <w:name w:val="annotation reference"/>
    <w:basedOn w:val="Absatz-Standardschriftart"/>
    <w:uiPriority w:val="99"/>
    <w:semiHidden/>
    <w:unhideWhenUsed/>
    <w:rsid w:val="00033206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033206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033206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033206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033206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B2646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microsoft.com/office/2011/relationships/people" Target="peop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D78CDC3-D9C1-477D-AC5F-B96F764088E6}">
  <we:reference id="wa104381727" version="1.0.0.9" store="de-DE" storeType="OMEX"/>
  <we:alternateReferences>
    <we:reference id="WA104381727" version="1.0.0.9" store="WA104381727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M5drJQ+FSM2GEBOutLPuiQ+ROQ==">AMUW2mULzGq0bRHwyMpvDVrRrkX3N7MvEWGHGI1gcyGuI4a0kZAXrWfDvGdZ6N4eAFEcTXoyTabu4F2LnAVvM4nyBb3zYxrLWYSe73/pCD4wx//dWQESHZQ=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5AEC246-6202-4A55-B6CA-AE1A46AE8C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351</Words>
  <Characters>1855</Characters>
  <Application>Microsoft Office Word</Application>
  <DocSecurity>0</DocSecurity>
  <Lines>25</Lines>
  <Paragraphs>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David Döbele</cp:lastModifiedBy>
  <cp:revision>11</cp:revision>
  <cp:lastPrinted>2022-07-24T03:03:00Z</cp:lastPrinted>
  <dcterms:created xsi:type="dcterms:W3CDTF">2022-07-24T03:02:00Z</dcterms:created>
  <dcterms:modified xsi:type="dcterms:W3CDTF">2022-08-30T17:17:00Z</dcterms:modified>
</cp:coreProperties>
</file>