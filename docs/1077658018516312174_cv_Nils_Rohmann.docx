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55"/>
        <w:gridCol w:w="3645"/>
        <w:gridCol w:w="1155"/>
        <w:gridCol w:w="24"/>
        <w:gridCol w:w="111"/>
        <w:gridCol w:w="315"/>
        <w:gridCol w:w="141"/>
        <w:gridCol w:w="1659"/>
      </w:tblGrid>
      <w:tr w:rsidR="002F1856" w:rsidRPr="00966A30" w14:paraId="45AA57C6" w14:textId="77777777" w:rsidTr="00CE6AD6">
        <w:trPr>
          <w:trHeight w:val="416"/>
        </w:trPr>
        <w:tc>
          <w:tcPr>
            <w:tcW w:w="9105" w:type="dxa"/>
            <w:gridSpan w:val="8"/>
            <w:tcBorders>
              <w:bottom w:val="nil"/>
            </w:tcBorders>
          </w:tcPr>
          <w:p w14:paraId="02836227" w14:textId="25193EC4" w:rsidR="002F1856" w:rsidRPr="00966A30" w:rsidRDefault="008750BB" w:rsidP="00593E88">
            <w:pPr>
              <w:jc w:val="center"/>
              <w:rPr>
                <w:rFonts w:ascii="Georgia" w:eastAsia="Georgia" w:hAnsi="Georgia" w:cs="Georgia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Nils Rohmann</w:t>
            </w:r>
            <w:r w:rsidR="00826BDF" w:rsidRPr="00966A30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Callinstraße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25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30167</w:t>
            </w:r>
            <w:r w:rsidR="00826BDF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>Hannover</w:t>
            </w:r>
          </w:p>
          <w:p w14:paraId="055915EA" w14:textId="62390812" w:rsidR="002F1856" w:rsidRPr="00966A30" w:rsidRDefault="00826BDF" w:rsidP="00593E88">
            <w:pPr>
              <w:jc w:val="center"/>
              <w:rPr>
                <w:rFonts w:ascii="Georgia" w:eastAsia="Georgia" w:hAnsi="Georgia" w:cs="Georgia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176 32257918</w:t>
            </w:r>
            <w:r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nils.rohmann@icloud.com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592C49"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>23.03.2002</w:t>
            </w:r>
            <w:r w:rsidRPr="00966A30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</w:t>
            </w:r>
            <w:r w:rsidR="008750BB" w:rsidRPr="00966A30">
              <w:rPr>
                <w:rFonts w:ascii="Georgia" w:eastAsia="Georgia" w:hAnsi="Georgia" w:cs="Georgia"/>
                <w:sz w:val="20"/>
                <w:szCs w:val="20"/>
              </w:rPr>
              <w:t xml:space="preserve"> Hildesheim</w:t>
            </w:r>
          </w:p>
        </w:tc>
      </w:tr>
      <w:tr w:rsidR="002F1856" w:rsidRPr="00966A30" w14:paraId="282B3187" w14:textId="77777777" w:rsidTr="00CE7479">
        <w:trPr>
          <w:trHeight w:val="510"/>
        </w:trPr>
        <w:tc>
          <w:tcPr>
            <w:tcW w:w="910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F62661" w14:textId="77777777" w:rsidR="002F1856" w:rsidRPr="00966A30" w:rsidRDefault="00826BDF" w:rsidP="00593E88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F1856" w:rsidRPr="00966A30" w14:paraId="648E42A4" w14:textId="77777777" w:rsidTr="00EC267F">
        <w:trPr>
          <w:trHeight w:val="340"/>
        </w:trPr>
        <w:tc>
          <w:tcPr>
            <w:tcW w:w="69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DACED" w14:textId="41315B55" w:rsidR="002F1856" w:rsidRPr="00966A30" w:rsidRDefault="00C32A88" w:rsidP="00593E88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Leibniz Universität Hannover</w:t>
            </w:r>
          </w:p>
        </w:tc>
        <w:tc>
          <w:tcPr>
            <w:tcW w:w="21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D72A" w14:textId="654DF3C6" w:rsidR="002F1856" w:rsidRPr="00CE7479" w:rsidRDefault="00C32A88" w:rsidP="00593E8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2F1856" w:rsidRPr="00966A30" w14:paraId="5FC5AAFB" w14:textId="77777777" w:rsidTr="00CE6AD6">
        <w:trPr>
          <w:trHeight w:val="20"/>
        </w:trPr>
        <w:tc>
          <w:tcPr>
            <w:tcW w:w="7305" w:type="dxa"/>
            <w:gridSpan w:val="6"/>
            <w:tcBorders>
              <w:right w:val="nil"/>
            </w:tcBorders>
            <w:vAlign w:val="bottom"/>
          </w:tcPr>
          <w:p w14:paraId="409F8C5B" w14:textId="0CEA854B" w:rsidR="002F1856" w:rsidRPr="00CE7479" w:rsidRDefault="00AB0E6F" w:rsidP="00593E8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65C9" w14:textId="6541EF61" w:rsidR="002F1856" w:rsidRPr="00966A30" w:rsidRDefault="008F0D26" w:rsidP="00593E8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826BDF" w:rsidRPr="00966A30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A211E8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826BDF"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B04EB5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CE6AD6" w:rsidRPr="00C55006" w14:paraId="4D2B4B50" w14:textId="77777777" w:rsidTr="00A44F1B">
        <w:trPr>
          <w:trHeight w:val="20"/>
        </w:trPr>
        <w:tc>
          <w:tcPr>
            <w:tcW w:w="9105" w:type="dxa"/>
            <w:gridSpan w:val="8"/>
            <w:tcBorders>
              <w:right w:val="nil"/>
            </w:tcBorders>
            <w:vAlign w:val="bottom"/>
          </w:tcPr>
          <w:p w14:paraId="5CDB857D" w14:textId="7C4949F1" w:rsidR="009F363F" w:rsidRDefault="001A0C0F" w:rsidP="00CE6AD6">
            <w:pPr>
              <w:pStyle w:val="Listenabsatz"/>
              <w:numPr>
                <w:ilvl w:val="0"/>
                <w:numId w:val="10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Aktueller Notendurchschnitt: </w:t>
            </w:r>
            <w:r w:rsidR="009036FC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2,3</w:t>
            </w:r>
            <w:ins w:id="0" w:author="David Döbele" w:date="2023-02-21T19:26:00Z">
              <w:r w:rsidR="00585C49">
                <w:rPr>
                  <w:rFonts w:ascii="Georgia" w:eastAsia="Georgia" w:hAnsi="Georgia" w:cs="Georgia"/>
                  <w:i/>
                  <w:iCs/>
                  <w:sz w:val="18"/>
                  <w:szCs w:val="18"/>
                  <w:lang w:val="en-US"/>
                </w:rPr>
                <w:t xml:space="preserve"> (Top 20%)</w:t>
              </w:r>
            </w:ins>
          </w:p>
          <w:p w14:paraId="10775602" w14:textId="720FA28A" w:rsidR="00CE6AD6" w:rsidRPr="009F363F" w:rsidRDefault="009F363F" w:rsidP="00CE6AD6">
            <w:pPr>
              <w:pStyle w:val="Listenabsatz"/>
              <w:numPr>
                <w:ilvl w:val="0"/>
                <w:numId w:val="10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 w:rsidRPr="009F363F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Relevante Module: Mathematik 1, BWL I</w:t>
            </w:r>
          </w:p>
        </w:tc>
      </w:tr>
      <w:tr w:rsidR="00CE6AD6" w:rsidRPr="00966A30" w14:paraId="7F1168B8" w14:textId="77777777" w:rsidTr="001A0C0F">
        <w:trPr>
          <w:trHeight w:val="283"/>
        </w:trPr>
        <w:tc>
          <w:tcPr>
            <w:tcW w:w="7305" w:type="dxa"/>
            <w:gridSpan w:val="6"/>
            <w:vAlign w:val="bottom"/>
          </w:tcPr>
          <w:p w14:paraId="65289441" w14:textId="0FFFCAA3" w:rsidR="00CE6AD6" w:rsidRPr="00B04EB5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sz w:val="18"/>
                <w:szCs w:val="18"/>
              </w:rPr>
              <w:t>Rechtswissenschaften</w:t>
            </w:r>
          </w:p>
        </w:tc>
        <w:tc>
          <w:tcPr>
            <w:tcW w:w="1800" w:type="dxa"/>
            <w:gridSpan w:val="2"/>
            <w:vAlign w:val="bottom"/>
          </w:tcPr>
          <w:p w14:paraId="677E9B1C" w14:textId="1FC87802" w:rsidR="00CE6AD6" w:rsidRPr="00DC2C23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10/2021 – 09/2022</w:t>
            </w:r>
          </w:p>
        </w:tc>
      </w:tr>
      <w:tr w:rsidR="00CE6AD6" w:rsidRPr="00966A30" w14:paraId="76527849" w14:textId="77777777" w:rsidTr="00EC267F">
        <w:trPr>
          <w:trHeight w:val="20"/>
        </w:trPr>
        <w:tc>
          <w:tcPr>
            <w:tcW w:w="9105" w:type="dxa"/>
            <w:gridSpan w:val="8"/>
            <w:vAlign w:val="bottom"/>
          </w:tcPr>
          <w:p w14:paraId="4A3F37F4" w14:textId="6A82234E" w:rsidR="00CE6AD6" w:rsidRPr="00DC2C23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DC2C2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Studiengangwechsel von Rechtswissenschaften nach dem zweiten Semester </w:t>
            </w:r>
          </w:p>
        </w:tc>
      </w:tr>
      <w:tr w:rsidR="00CE6AD6" w:rsidRPr="00966A30" w14:paraId="53ED0AF0" w14:textId="77777777" w:rsidTr="00537DD6">
        <w:trPr>
          <w:trHeight w:val="340"/>
        </w:trPr>
        <w:tc>
          <w:tcPr>
            <w:tcW w:w="5700" w:type="dxa"/>
            <w:gridSpan w:val="2"/>
            <w:vAlign w:val="bottom"/>
          </w:tcPr>
          <w:p w14:paraId="04F81DEC" w14:textId="33CAA0E6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Goethegymnasium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Hildesheim</w:t>
            </w:r>
          </w:p>
        </w:tc>
        <w:tc>
          <w:tcPr>
            <w:tcW w:w="3405" w:type="dxa"/>
            <w:gridSpan w:val="6"/>
            <w:vAlign w:val="bottom"/>
          </w:tcPr>
          <w:p w14:paraId="3DA09125" w14:textId="3FF096EE" w:rsidR="00CE6AD6" w:rsidRPr="00CE7479" w:rsidRDefault="00CE6AD6" w:rsidP="00CE6AD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Hildesheim</w:t>
            </w:r>
          </w:p>
        </w:tc>
      </w:tr>
      <w:tr w:rsidR="00CE6AD6" w:rsidRPr="00966A30" w14:paraId="5E382322" w14:textId="77777777" w:rsidTr="00537DD6">
        <w:trPr>
          <w:trHeight w:val="20"/>
        </w:trPr>
        <w:tc>
          <w:tcPr>
            <w:tcW w:w="5700" w:type="dxa"/>
            <w:gridSpan w:val="2"/>
            <w:vAlign w:val="bottom"/>
          </w:tcPr>
          <w:p w14:paraId="47C97280" w14:textId="370BCC06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405" w:type="dxa"/>
            <w:gridSpan w:val="6"/>
            <w:vAlign w:val="bottom"/>
          </w:tcPr>
          <w:p w14:paraId="163A861F" w14:textId="406EEB67" w:rsidR="00CE6AD6" w:rsidRPr="00966A30" w:rsidRDefault="00CE6AD6" w:rsidP="00CE6AD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08/2012 – 07/2021</w:t>
            </w:r>
          </w:p>
        </w:tc>
      </w:tr>
      <w:tr w:rsidR="00CE6AD6" w:rsidRPr="00966A30" w14:paraId="3E4AC224" w14:textId="77777777" w:rsidTr="00537DD6">
        <w:trPr>
          <w:trHeight w:val="20"/>
        </w:trPr>
        <w:tc>
          <w:tcPr>
            <w:tcW w:w="9105" w:type="dxa"/>
            <w:gridSpan w:val="8"/>
            <w:tcBorders>
              <w:bottom w:val="nil"/>
            </w:tcBorders>
            <w:vAlign w:val="bottom"/>
          </w:tcPr>
          <w:p w14:paraId="1DCC2ABC" w14:textId="38B8C3F5" w:rsidR="00CE6AD6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Note: 2,0 </w:t>
            </w:r>
          </w:p>
          <w:p w14:paraId="2AA8C152" w14:textId="1A8867B5" w:rsidR="00CE6AD6" w:rsidRPr="00966A30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Leistungskurse: </w:t>
            </w:r>
            <w:r w:rsidRPr="00CE747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Geschichte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(1</w:t>
            </w:r>
            <w:r w:rsidRPr="00CE747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Chemie (1</w:t>
            </w:r>
            <w:r w:rsidRPr="00CE747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Punkte), Politik &amp; Wirtschaft (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10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Punkte)</w:t>
            </w:r>
          </w:p>
          <w:p w14:paraId="270D24D5" w14:textId="44F5FBA1" w:rsidR="00CE6AD6" w:rsidRPr="00966A30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Prüfungskurse: Mathematik (11 Punkte), Englisch (11 Punkte)</w:t>
            </w:r>
          </w:p>
        </w:tc>
      </w:tr>
      <w:tr w:rsidR="00CE6AD6" w:rsidRPr="00966A30" w14:paraId="104A48EA" w14:textId="77777777" w:rsidTr="00537DD6">
        <w:trPr>
          <w:trHeight w:val="454"/>
        </w:trPr>
        <w:tc>
          <w:tcPr>
            <w:tcW w:w="9105" w:type="dxa"/>
            <w:gridSpan w:val="8"/>
            <w:tcBorders>
              <w:bottom w:val="single" w:sz="4" w:space="0" w:color="auto"/>
            </w:tcBorders>
            <w:vAlign w:val="bottom"/>
          </w:tcPr>
          <w:p w14:paraId="77D3B817" w14:textId="795AA68A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CE6AD6" w:rsidRPr="00966A30" w14:paraId="0791F1FD" w14:textId="77777777" w:rsidTr="00CE6AD6">
        <w:trPr>
          <w:trHeight w:val="340"/>
        </w:trPr>
        <w:tc>
          <w:tcPr>
            <w:tcW w:w="6879" w:type="dxa"/>
            <w:gridSpan w:val="4"/>
            <w:tcBorders>
              <w:top w:val="single" w:sz="4" w:space="0" w:color="auto"/>
              <w:bottom w:val="nil"/>
            </w:tcBorders>
            <w:vAlign w:val="bottom"/>
          </w:tcPr>
          <w:p w14:paraId="7B20A9D5" w14:textId="06F46482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Autowäsche Komm zu Robby</w:t>
            </w: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GmbH</w:t>
            </w:r>
          </w:p>
        </w:tc>
        <w:tc>
          <w:tcPr>
            <w:tcW w:w="2226" w:type="dxa"/>
            <w:gridSpan w:val="4"/>
            <w:tcBorders>
              <w:top w:val="single" w:sz="4" w:space="0" w:color="auto"/>
              <w:bottom w:val="nil"/>
            </w:tcBorders>
            <w:vAlign w:val="bottom"/>
          </w:tcPr>
          <w:p w14:paraId="55646560" w14:textId="73FAF9B7" w:rsidR="00CE6AD6" w:rsidRPr="00FB0E81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EC267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Bockenem</w:t>
            </w:r>
          </w:p>
        </w:tc>
      </w:tr>
      <w:tr w:rsidR="00CE6AD6" w:rsidRPr="00966A30" w14:paraId="7D7ECC89" w14:textId="77777777" w:rsidTr="00CE6AD6">
        <w:trPr>
          <w:trHeight w:val="20"/>
        </w:trPr>
        <w:tc>
          <w:tcPr>
            <w:tcW w:w="6879" w:type="dxa"/>
            <w:gridSpan w:val="4"/>
            <w:tcBorders>
              <w:bottom w:val="nil"/>
            </w:tcBorders>
            <w:vAlign w:val="bottom"/>
          </w:tcPr>
          <w:p w14:paraId="0AB47BDD" w14:textId="7F06E6E9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Autoreinigungsprofi</w:t>
            </w:r>
            <w:ins w:id="1" w:author="David Döbele" w:date="2023-02-21T19:24:00Z">
              <w:r w:rsidR="00C55006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t xml:space="preserve"> (Nebenjob, ca. 20 Stunden pro Woche)</w:t>
              </w:r>
            </w:ins>
          </w:p>
        </w:tc>
        <w:tc>
          <w:tcPr>
            <w:tcW w:w="2226" w:type="dxa"/>
            <w:gridSpan w:val="4"/>
            <w:tcBorders>
              <w:bottom w:val="nil"/>
            </w:tcBorders>
          </w:tcPr>
          <w:p w14:paraId="78EB7F47" w14:textId="3D0BAFFD" w:rsidR="00CE6AD6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E747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CE6AD6" w:rsidRPr="00966A30" w14:paraId="6E640748" w14:textId="77777777" w:rsidTr="00CE6AD6">
        <w:trPr>
          <w:trHeight w:val="23"/>
        </w:trPr>
        <w:tc>
          <w:tcPr>
            <w:tcW w:w="9105" w:type="dxa"/>
            <w:gridSpan w:val="8"/>
            <w:tcBorders>
              <w:bottom w:val="nil"/>
            </w:tcBorders>
            <w:vAlign w:val="bottom"/>
          </w:tcPr>
          <w:p w14:paraId="739F1E8E" w14:textId="282AFA21" w:rsidR="00CE6AD6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 der Kasse</w:t>
            </w:r>
            <w:ins w:id="2" w:author="David Döbele" w:date="2023-02-21T19:24:00Z">
              <w:r w:rsidR="00C55006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 xml:space="preserve"> und Abrechnung der Kunden</w:t>
              </w:r>
            </w:ins>
          </w:p>
          <w:p w14:paraId="32DB4EC7" w14:textId="06E1ECA7" w:rsidR="009F363F" w:rsidRDefault="009F363F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Excelberichts zur Ermittlung und Evaluierung des Kundenstamms </w:t>
            </w:r>
          </w:p>
          <w:p w14:paraId="2C22B128" w14:textId="77777777" w:rsidR="00CE6AD6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On-Boarding Leitfadens für neue Mitarbeiter </w:t>
            </w:r>
          </w:p>
          <w:p w14:paraId="14B7E8A0" w14:textId="4992E1F5" w:rsidR="009F363F" w:rsidRPr="009F363F" w:rsidRDefault="009F363F" w:rsidP="009F363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Optimierung der Dauer einer Autowäsche durch Änderung der chemischen Zusammensetzung des Autowaschmittels</w:t>
            </w:r>
          </w:p>
        </w:tc>
      </w:tr>
      <w:tr w:rsidR="00CE6AD6" w:rsidRPr="00966A30" w14:paraId="74F6E174" w14:textId="77777777" w:rsidTr="00CE6AD6">
        <w:trPr>
          <w:trHeight w:val="454"/>
        </w:trPr>
        <w:tc>
          <w:tcPr>
            <w:tcW w:w="910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48B28E" w14:textId="77777777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CE6AD6" w:rsidRPr="00966A30" w14:paraId="50A378B0" w14:textId="77777777" w:rsidTr="00CE6AD6">
        <w:trPr>
          <w:trHeight w:val="340"/>
        </w:trPr>
        <w:tc>
          <w:tcPr>
            <w:tcW w:w="687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150D581" w14:textId="44925425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Studentenwerk Hannover</w:t>
            </w:r>
          </w:p>
        </w:tc>
        <w:tc>
          <w:tcPr>
            <w:tcW w:w="22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51BA55B" w14:textId="6DF52575" w:rsidR="00CE6AD6" w:rsidRPr="00CE7479" w:rsidRDefault="001A0C0F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CE6AD6" w:rsidRPr="00966A30" w14:paraId="39B15FD4" w14:textId="77777777" w:rsidTr="001A0C0F">
        <w:trPr>
          <w:trHeight w:val="23"/>
        </w:trPr>
        <w:tc>
          <w:tcPr>
            <w:tcW w:w="68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B3258" w14:textId="05606B1D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Vorstand für Finanzen einer Hausselbstverwaltungsgruppe </w:t>
            </w: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70D98" w14:textId="4DCD1532" w:rsidR="00CE6AD6" w:rsidRPr="00CE7479" w:rsidRDefault="001A0C0F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12</w:t>
            </w:r>
            <w:r w:rsidR="00CE6AD6"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CE6AD6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CE6AD6"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CE6AD6" w:rsidRPr="00966A30" w14:paraId="6B20B160" w14:textId="77777777" w:rsidTr="001A0C0F">
        <w:trPr>
          <w:trHeight w:val="23"/>
        </w:trPr>
        <w:tc>
          <w:tcPr>
            <w:tcW w:w="68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E1FB9" w14:textId="7F0E7F9B" w:rsidR="001A0C0F" w:rsidRDefault="001A0C0F" w:rsidP="001A0C0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Erstellung eines Haushaltsbuches </w:t>
            </w:r>
          </w:p>
          <w:p w14:paraId="0598E898" w14:textId="5C852B50" w:rsidR="001A0C0F" w:rsidRDefault="001A0C0F" w:rsidP="001A0C0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Finanzplanung und Budgetmanagement </w:t>
            </w:r>
            <w:ins w:id="3" w:author="David Döbele" w:date="2023-02-21T19:24:00Z">
              <w:r w:rsidR="009659A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(ca. 3.000 €)</w:t>
              </w:r>
            </w:ins>
            <w:del w:id="4" w:author="David Döbele" w:date="2023-02-21T19:24:00Z">
              <w:r w:rsidR="00CE6AD6" w:rsidDel="009659A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 xml:space="preserve"> </w:delText>
              </w:r>
            </w:del>
          </w:p>
          <w:p w14:paraId="3F6897C5" w14:textId="57917F1B" w:rsidR="001A0C0F" w:rsidRPr="00CE6AD6" w:rsidRDefault="001A0C0F" w:rsidP="001A0C0F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Finanzberichterstattung an den Vorstand und Offenlegung der finanziellen Lage des Wohnheims </w:t>
            </w: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32C8C" w14:textId="77777777" w:rsidR="00CE6AD6" w:rsidRPr="00CE7479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</w:p>
        </w:tc>
      </w:tr>
      <w:tr w:rsidR="00CE6AD6" w:rsidRPr="00966A30" w14:paraId="3CDB54A6" w14:textId="77777777" w:rsidTr="00CE6AD6">
        <w:trPr>
          <w:trHeight w:val="340"/>
        </w:trPr>
        <w:tc>
          <w:tcPr>
            <w:tcW w:w="68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41740" w14:textId="569E9A94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Junge Liberale </w:t>
            </w: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D2AE" w14:textId="27700E5C" w:rsidR="00CE6AD6" w:rsidRPr="00CE7479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E747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Hildesheim </w:t>
            </w:r>
          </w:p>
        </w:tc>
      </w:tr>
      <w:tr w:rsidR="00CE6AD6" w:rsidRPr="00966A30" w14:paraId="387B0ABB" w14:textId="77777777" w:rsidTr="00CE7479">
        <w:trPr>
          <w:trHeight w:val="20"/>
        </w:trPr>
        <w:tc>
          <w:tcPr>
            <w:tcW w:w="685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2C76" w14:textId="03405AD2" w:rsidR="00CE6AD6" w:rsidRPr="00966A30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Vorstandsmitglied für Programmatik im Kreisverband Hildesheim</w:t>
            </w:r>
          </w:p>
        </w:tc>
        <w:tc>
          <w:tcPr>
            <w:tcW w:w="22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FF581A2" w14:textId="67145246" w:rsidR="00CE6AD6" w:rsidRPr="00CE7479" w:rsidRDefault="00CE6AD6" w:rsidP="00CE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CE7479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CE6AD6" w:rsidRPr="00966A30" w14:paraId="17CE653B" w14:textId="77777777" w:rsidTr="00CE7479">
        <w:trPr>
          <w:trHeight w:val="20"/>
        </w:trPr>
        <w:tc>
          <w:tcPr>
            <w:tcW w:w="91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E6A1" w14:textId="77777777" w:rsidR="00CE6AD6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Zuständig für die programmatische Ausrichtung des Kreisverbandes</w:t>
            </w:r>
          </w:p>
          <w:p w14:paraId="7BC077B1" w14:textId="0E851442" w:rsidR="00CE6AD6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Verfassen und Ausarbeiten von programmatischen Inhalten für den Social Media Auftritt des Kreisverbandes </w:t>
            </w:r>
          </w:p>
          <w:p w14:paraId="2B9F42B2" w14:textId="201141B0" w:rsidR="00CE6AD6" w:rsidRPr="00EC267F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Anträgen für den Landeskongress der Jungen Liberalen Niedersachsen</w:t>
            </w:r>
          </w:p>
        </w:tc>
      </w:tr>
      <w:tr w:rsidR="00CE6AD6" w:rsidRPr="00966A30" w14:paraId="02D849C5" w14:textId="77777777" w:rsidTr="00537DD6">
        <w:trPr>
          <w:trHeight w:val="283"/>
        </w:trPr>
        <w:tc>
          <w:tcPr>
            <w:tcW w:w="68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9C01" w14:textId="47892AFA" w:rsidR="00CE6AD6" w:rsidRPr="00EC267F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22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5A718" w14:textId="58E599BA" w:rsidR="00CE6AD6" w:rsidRPr="00EC267F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09/2021 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– </w:t>
            </w: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heute</w:t>
            </w:r>
          </w:p>
        </w:tc>
      </w:tr>
      <w:tr w:rsidR="00CE6AD6" w:rsidRPr="00966A30" w14:paraId="068BEFEC" w14:textId="77777777" w:rsidTr="00537DD6">
        <w:trPr>
          <w:trHeight w:val="20"/>
        </w:trPr>
        <w:tc>
          <w:tcPr>
            <w:tcW w:w="91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D369" w14:textId="7AE00210" w:rsidR="00CE6AD6" w:rsidRDefault="00CE6AD6" w:rsidP="00CE6AD6">
            <w:pPr>
              <w:pStyle w:val="Listenabsatz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des FDP-Stadtverbandes am Wahlkampfstand durch Diskussionen mit Passanten und Verteilung von Wahlprogrammen im Zuge des Bundestagswahlkampfs </w:t>
            </w:r>
            <w:r w:rsidR="001A0C0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2021</w:t>
            </w:r>
          </w:p>
          <w:p w14:paraId="7EAC9D26" w14:textId="56938DF2" w:rsidR="00CE6AD6" w:rsidRDefault="00CE6AD6" w:rsidP="00CE6AD6">
            <w:pPr>
              <w:pStyle w:val="Listenabsatz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einer landesweiten Wahlkampfs-Bustour im </w:t>
            </w:r>
            <w:r w:rsidR="001A0C0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Zuge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1A0C0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niedersächsische Landtagswahl 2022</w:t>
            </w:r>
          </w:p>
          <w:p w14:paraId="27190971" w14:textId="305BCD75" w:rsidR="00CE6AD6" w:rsidRPr="00EC267F" w:rsidRDefault="00CE6AD6" w:rsidP="00CE6AD6">
            <w:pPr>
              <w:pStyle w:val="Listenabsatz"/>
              <w:numPr>
                <w:ilvl w:val="0"/>
                <w:numId w:val="6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im Landesarbeitskreis „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Wirtschaft</w:t>
            </w:r>
            <w:r w:rsidRPr="00EC267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</w:p>
        </w:tc>
      </w:tr>
      <w:tr w:rsidR="00CE6AD6" w:rsidRPr="00966A30" w14:paraId="5634848E" w14:textId="77777777" w:rsidTr="00537DD6">
        <w:trPr>
          <w:trHeight w:val="340"/>
        </w:trPr>
        <w:tc>
          <w:tcPr>
            <w:tcW w:w="74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6D335" w14:textId="59221B35" w:rsidR="00CE6AD6" w:rsidRPr="00966A30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Fachschaftsrat der juristischen Fakultät Hannover 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4A541" w14:textId="58AD71B1" w:rsidR="00CE6AD6" w:rsidRPr="00CE7479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CE747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Hannover </w:t>
            </w:r>
          </w:p>
        </w:tc>
      </w:tr>
      <w:tr w:rsidR="00CE6AD6" w:rsidRPr="00966A30" w14:paraId="4BEA3B52" w14:textId="77777777" w:rsidTr="00DC2C23">
        <w:trPr>
          <w:trHeight w:val="20"/>
        </w:trPr>
        <w:tc>
          <w:tcPr>
            <w:tcW w:w="74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4AD72" w14:textId="15EBE7EC" w:rsidR="00CE6AD6" w:rsidRPr="001B3E28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Stimmberechtigtes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Mitglied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FD1A2" w14:textId="0974DF3A" w:rsidR="00CE6AD6" w:rsidRPr="00CE7479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CE7479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10/2022</w:t>
            </w:r>
          </w:p>
        </w:tc>
      </w:tr>
      <w:tr w:rsidR="00CE6AD6" w:rsidRPr="00966A30" w14:paraId="19DF93B2" w14:textId="77777777" w:rsidTr="00537DD6">
        <w:trPr>
          <w:trHeight w:val="20"/>
        </w:trPr>
        <w:tc>
          <w:tcPr>
            <w:tcW w:w="91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C406F" w14:textId="0185CAC3" w:rsidR="00CE6AD6" w:rsidRPr="00966A30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Hochschulpolitische Vertretung der Interessen von rund 2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100 Studierenden der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juristischen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Fakultät Hannover</w:t>
            </w:r>
          </w:p>
          <w:p w14:paraId="3E45E143" w14:textId="2CC81270" w:rsidR="00CE6AD6" w:rsidRPr="00511C86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und Organisation einer Podiumsdiskussion zur kommenden Landtagswahl 2022 in Niedersachsen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der Orientierungswoche für die kommenden Erstsemester</w:t>
            </w:r>
          </w:p>
        </w:tc>
      </w:tr>
      <w:tr w:rsidR="00CE6AD6" w:rsidRPr="00966A30" w14:paraId="54043F2F" w14:textId="77777777" w:rsidTr="00DC2C23">
        <w:trPr>
          <w:trHeight w:val="283"/>
        </w:trPr>
        <w:tc>
          <w:tcPr>
            <w:tcW w:w="744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18D3C" w14:textId="5061C5EF" w:rsidR="00CE6AD6" w:rsidRPr="00EC267F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EC267F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Mitglied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E4DA" w14:textId="13C5D90B" w:rsidR="00CE6AD6" w:rsidRPr="001C6495" w:rsidRDefault="00CE6AD6" w:rsidP="00CE6AD6">
            <w:pPr>
              <w:pBdr>
                <w:top w:val="nil"/>
                <w:left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C6495">
              <w:rPr>
                <w:rFonts w:ascii="Georgia" w:eastAsia="Georgia" w:hAnsi="Georgia" w:cs="Georgia"/>
                <w:sz w:val="18"/>
                <w:szCs w:val="18"/>
              </w:rPr>
              <w:t xml:space="preserve">10/2021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10/2022</w:t>
            </w:r>
          </w:p>
        </w:tc>
      </w:tr>
      <w:tr w:rsidR="00CE6AD6" w:rsidRPr="00966A30" w14:paraId="07284D84" w14:textId="77777777" w:rsidTr="00CE7479">
        <w:trPr>
          <w:trHeight w:val="20"/>
        </w:trPr>
        <w:tc>
          <w:tcPr>
            <w:tcW w:w="91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7E4A7" w14:textId="031CC17C" w:rsidR="00CE6AD6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Übernahme von Büroschichten </w:t>
            </w:r>
            <w:del w:id="5" w:author="David Döbele" w:date="2023-02-21T19:25:00Z">
              <w:r w:rsidDel="009659A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in denen ich</w:delText>
              </w:r>
            </w:del>
            <w:ins w:id="6" w:author="David Döbele" w:date="2023-02-21T19:25:00Z">
              <w:r w:rsidR="009659A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zum Verleih von</w:t>
              </w:r>
            </w:ins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Lehrmaterialien an </w:t>
            </w:r>
            <w:del w:id="7" w:author="David Döbele" w:date="2023-02-21T19:25:00Z">
              <w:r w:rsidDel="009659A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delText>Studenten verlieh</w:delText>
              </w:r>
            </w:del>
            <w:ins w:id="8" w:author="David Döbele" w:date="2023-02-21T19:25:00Z">
              <w:r w:rsidR="009659A1">
                <w:rPr>
                  <w:rFonts w:ascii="Georgia" w:eastAsia="Georgia" w:hAnsi="Georgia" w:cs="Georgia"/>
                  <w:i/>
                  <w:color w:val="000000"/>
                  <w:sz w:val="18"/>
                  <w:szCs w:val="18"/>
                </w:rPr>
                <w:t>Studierende</w:t>
              </w:r>
            </w:ins>
          </w:p>
          <w:p w14:paraId="1E7199DC" w14:textId="7D66DDED" w:rsidR="00CE6AD6" w:rsidRPr="001C6495" w:rsidRDefault="00CE6AD6" w:rsidP="00CE6AD6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Ticketverkauf für die vom </w:t>
            </w:r>
            <w:r w:rsidRPr="00BF7D04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 xml:space="preserve">Fachschaftsrat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veranstalteten Events und Partys</w:t>
            </w:r>
          </w:p>
        </w:tc>
      </w:tr>
      <w:tr w:rsidR="00CE6AD6" w:rsidRPr="00966A30" w14:paraId="107C4983" w14:textId="77777777" w:rsidTr="00537DD6">
        <w:trPr>
          <w:trHeight w:val="454"/>
        </w:trPr>
        <w:tc>
          <w:tcPr>
            <w:tcW w:w="9105" w:type="dxa"/>
            <w:gridSpan w:val="8"/>
            <w:tcBorders>
              <w:top w:val="nil"/>
              <w:bottom w:val="single" w:sz="4" w:space="0" w:color="000000"/>
            </w:tcBorders>
            <w:vAlign w:val="bottom"/>
          </w:tcPr>
          <w:p w14:paraId="6AE5E482" w14:textId="77777777" w:rsidR="00CE6AD6" w:rsidRPr="00966A30" w:rsidRDefault="00CE6AD6" w:rsidP="00CE6AD6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966A30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CE6AD6" w:rsidRPr="00966A30" w14:paraId="61C5F8BA" w14:textId="77777777" w:rsidTr="00CE7479">
        <w:trPr>
          <w:trHeight w:val="340"/>
        </w:trPr>
        <w:tc>
          <w:tcPr>
            <w:tcW w:w="2055" w:type="dxa"/>
            <w:tcBorders>
              <w:top w:val="single" w:sz="4" w:space="0" w:color="000000"/>
            </w:tcBorders>
            <w:vAlign w:val="bottom"/>
          </w:tcPr>
          <w:p w14:paraId="0B1CEADA" w14:textId="77777777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50" w:type="dxa"/>
            <w:gridSpan w:val="7"/>
            <w:tcBorders>
              <w:top w:val="single" w:sz="4" w:space="0" w:color="000000"/>
            </w:tcBorders>
            <w:vAlign w:val="bottom"/>
          </w:tcPr>
          <w:p w14:paraId="6F6A72E0" w14:textId="46BDAFAE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ließend)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 w:rsidRPr="00966A3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CE6AD6" w:rsidRPr="00966A30" w14:paraId="278547AE" w14:textId="77777777" w:rsidTr="00CE7479">
        <w:trPr>
          <w:trHeight w:val="340"/>
        </w:trPr>
        <w:tc>
          <w:tcPr>
            <w:tcW w:w="2055" w:type="dxa"/>
            <w:vAlign w:val="bottom"/>
          </w:tcPr>
          <w:p w14:paraId="02E3F36E" w14:textId="77777777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50" w:type="dxa"/>
            <w:gridSpan w:val="7"/>
            <w:vAlign w:val="bottom"/>
          </w:tcPr>
          <w:p w14:paraId="7DFE8019" w14:textId="64467FD4" w:rsidR="00CE6AD6" w:rsidRPr="00966A30" w:rsidRDefault="00CE6AD6" w:rsidP="00CE6AD6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</w:p>
        </w:tc>
      </w:tr>
      <w:tr w:rsidR="00CE6AD6" w:rsidRPr="00966A30" w14:paraId="7A37932B" w14:textId="77777777" w:rsidTr="00CE7479">
        <w:trPr>
          <w:trHeight w:val="340"/>
        </w:trPr>
        <w:tc>
          <w:tcPr>
            <w:tcW w:w="2055" w:type="dxa"/>
            <w:vAlign w:val="bottom"/>
          </w:tcPr>
          <w:p w14:paraId="3F1BADB6" w14:textId="77777777" w:rsidR="00CE6AD6" w:rsidRPr="00966A30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50" w:type="dxa"/>
            <w:gridSpan w:val="7"/>
            <w:vAlign w:val="bottom"/>
          </w:tcPr>
          <w:p w14:paraId="23E3EE3E" w14:textId="58D4989F" w:rsidR="00CE6AD6" w:rsidRPr="00966A30" w:rsidRDefault="00CE6AD6" w:rsidP="00CE6AD6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Persönlichkeitsentwicklung,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Kochen, Literatur</w:t>
            </w:r>
          </w:p>
        </w:tc>
      </w:tr>
      <w:tr w:rsidR="00CE6AD6" w:rsidRPr="00966A30" w14:paraId="03EA93B2" w14:textId="77777777" w:rsidTr="00537DD6">
        <w:trPr>
          <w:trHeight w:val="850"/>
        </w:trPr>
        <w:tc>
          <w:tcPr>
            <w:tcW w:w="9105" w:type="dxa"/>
            <w:gridSpan w:val="8"/>
            <w:vAlign w:val="bottom"/>
          </w:tcPr>
          <w:p w14:paraId="7A6EB389" w14:textId="39782124" w:rsidR="00CE6AD6" w:rsidRPr="00112E06" w:rsidRDefault="00CE6AD6" w:rsidP="00CE6AD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66A30">
              <w:rPr>
                <w:rFonts w:ascii="Georgia" w:eastAsia="Georgia" w:hAnsi="Georgia" w:cs="Georgia"/>
                <w:sz w:val="18"/>
                <w:szCs w:val="18"/>
              </w:rPr>
              <w:t xml:space="preserve">Hannover,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17.01.2023</w:t>
            </w:r>
          </w:p>
        </w:tc>
      </w:tr>
    </w:tbl>
    <w:p w14:paraId="58C772CB" w14:textId="77777777" w:rsidR="00112E06" w:rsidRDefault="00112E06" w:rsidP="00AC5828">
      <w:pPr>
        <w:rPr>
          <w:sz w:val="18"/>
          <w:szCs w:val="18"/>
        </w:rPr>
      </w:pPr>
    </w:p>
    <w:sectPr w:rsidR="00112E06" w:rsidSect="00DC2C23">
      <w:footerReference w:type="even" r:id="rId9"/>
      <w:pgSz w:w="11906" w:h="16838"/>
      <w:pgMar w:top="73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6E154" w14:textId="77777777" w:rsidR="0078426E" w:rsidRDefault="0078426E">
      <w:pPr>
        <w:spacing w:after="0" w:line="240" w:lineRule="auto"/>
      </w:pPr>
      <w:r>
        <w:separator/>
      </w:r>
    </w:p>
  </w:endnote>
  <w:endnote w:type="continuationSeparator" w:id="0">
    <w:p w14:paraId="4924EFDF" w14:textId="77777777" w:rsidR="0078426E" w:rsidRDefault="00784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6BD" w14:textId="77777777" w:rsidR="002F1856" w:rsidRDefault="00826BD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0CA20B98" w14:textId="77777777" w:rsidR="002F1856" w:rsidRDefault="002F185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A7154" w14:textId="77777777" w:rsidR="0078426E" w:rsidRDefault="0078426E">
      <w:pPr>
        <w:spacing w:after="0" w:line="240" w:lineRule="auto"/>
      </w:pPr>
      <w:r>
        <w:separator/>
      </w:r>
    </w:p>
  </w:footnote>
  <w:footnote w:type="continuationSeparator" w:id="0">
    <w:p w14:paraId="3CA99F7C" w14:textId="77777777" w:rsidR="0078426E" w:rsidRDefault="007842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A2C"/>
    <w:multiLevelType w:val="hybridMultilevel"/>
    <w:tmpl w:val="781C6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4084"/>
    <w:multiLevelType w:val="hybridMultilevel"/>
    <w:tmpl w:val="B4B62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61CF1"/>
    <w:multiLevelType w:val="hybridMultilevel"/>
    <w:tmpl w:val="1D20D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56D7F"/>
    <w:multiLevelType w:val="hybridMultilevel"/>
    <w:tmpl w:val="D014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64DFF"/>
    <w:multiLevelType w:val="hybridMultilevel"/>
    <w:tmpl w:val="DF101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543E3"/>
    <w:multiLevelType w:val="multilevel"/>
    <w:tmpl w:val="2A485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EC6099"/>
    <w:multiLevelType w:val="hybridMultilevel"/>
    <w:tmpl w:val="11FC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86D7A"/>
    <w:multiLevelType w:val="multilevel"/>
    <w:tmpl w:val="493AA3F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AC47BD"/>
    <w:multiLevelType w:val="multilevel"/>
    <w:tmpl w:val="D026D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497688">
    <w:abstractNumId w:val="8"/>
  </w:num>
  <w:num w:numId="2" w16cid:durableId="914825589">
    <w:abstractNumId w:val="5"/>
  </w:num>
  <w:num w:numId="3" w16cid:durableId="1334408526">
    <w:abstractNumId w:val="7"/>
  </w:num>
  <w:num w:numId="4" w16cid:durableId="316499672">
    <w:abstractNumId w:val="4"/>
  </w:num>
  <w:num w:numId="5" w16cid:durableId="1694262827">
    <w:abstractNumId w:val="6"/>
  </w:num>
  <w:num w:numId="6" w16cid:durableId="2039618840">
    <w:abstractNumId w:val="4"/>
  </w:num>
  <w:num w:numId="7" w16cid:durableId="121845443">
    <w:abstractNumId w:val="3"/>
  </w:num>
  <w:num w:numId="8" w16cid:durableId="1919165929">
    <w:abstractNumId w:val="2"/>
  </w:num>
  <w:num w:numId="9" w16cid:durableId="896286807">
    <w:abstractNumId w:val="1"/>
  </w:num>
  <w:num w:numId="10" w16cid:durableId="14346684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56"/>
    <w:rsid w:val="00092453"/>
    <w:rsid w:val="000A7B08"/>
    <w:rsid w:val="000B061C"/>
    <w:rsid w:val="000C5C2E"/>
    <w:rsid w:val="00112E06"/>
    <w:rsid w:val="001313CA"/>
    <w:rsid w:val="00142A0D"/>
    <w:rsid w:val="0014789B"/>
    <w:rsid w:val="00155D07"/>
    <w:rsid w:val="001765C4"/>
    <w:rsid w:val="001847CF"/>
    <w:rsid w:val="00185E50"/>
    <w:rsid w:val="001A0C0F"/>
    <w:rsid w:val="001A34AA"/>
    <w:rsid w:val="001B3E28"/>
    <w:rsid w:val="001C1112"/>
    <w:rsid w:val="001C6495"/>
    <w:rsid w:val="001D50AD"/>
    <w:rsid w:val="001F5936"/>
    <w:rsid w:val="00262F53"/>
    <w:rsid w:val="0026795C"/>
    <w:rsid w:val="00282397"/>
    <w:rsid w:val="00282D13"/>
    <w:rsid w:val="002F1856"/>
    <w:rsid w:val="00315799"/>
    <w:rsid w:val="00365426"/>
    <w:rsid w:val="00417D0B"/>
    <w:rsid w:val="00450C92"/>
    <w:rsid w:val="00457DF7"/>
    <w:rsid w:val="0047251A"/>
    <w:rsid w:val="004A3039"/>
    <w:rsid w:val="004C61F8"/>
    <w:rsid w:val="00511C86"/>
    <w:rsid w:val="00537DD6"/>
    <w:rsid w:val="00543CBC"/>
    <w:rsid w:val="005637FE"/>
    <w:rsid w:val="00566DA8"/>
    <w:rsid w:val="00583B9C"/>
    <w:rsid w:val="00585C49"/>
    <w:rsid w:val="00585FB1"/>
    <w:rsid w:val="00592C49"/>
    <w:rsid w:val="00593E88"/>
    <w:rsid w:val="005A00E8"/>
    <w:rsid w:val="005B3351"/>
    <w:rsid w:val="006015CD"/>
    <w:rsid w:val="006120BD"/>
    <w:rsid w:val="006343D0"/>
    <w:rsid w:val="006345AE"/>
    <w:rsid w:val="006A6D87"/>
    <w:rsid w:val="006D37A9"/>
    <w:rsid w:val="006F30FC"/>
    <w:rsid w:val="0078426E"/>
    <w:rsid w:val="0079260C"/>
    <w:rsid w:val="007E1D96"/>
    <w:rsid w:val="007F091C"/>
    <w:rsid w:val="00823B9C"/>
    <w:rsid w:val="00826BDF"/>
    <w:rsid w:val="00863A3C"/>
    <w:rsid w:val="008750BB"/>
    <w:rsid w:val="008B596E"/>
    <w:rsid w:val="008F0D26"/>
    <w:rsid w:val="009036FC"/>
    <w:rsid w:val="00906C8A"/>
    <w:rsid w:val="009376D6"/>
    <w:rsid w:val="009659A1"/>
    <w:rsid w:val="00966A30"/>
    <w:rsid w:val="00987229"/>
    <w:rsid w:val="00996C9A"/>
    <w:rsid w:val="009B6BC9"/>
    <w:rsid w:val="009C4D82"/>
    <w:rsid w:val="009D5338"/>
    <w:rsid w:val="009F1FC5"/>
    <w:rsid w:val="009F363F"/>
    <w:rsid w:val="00A114B2"/>
    <w:rsid w:val="00A211E8"/>
    <w:rsid w:val="00A4112D"/>
    <w:rsid w:val="00A64B59"/>
    <w:rsid w:val="00AB0E6F"/>
    <w:rsid w:val="00AC57A2"/>
    <w:rsid w:val="00AC5828"/>
    <w:rsid w:val="00AE477A"/>
    <w:rsid w:val="00B02756"/>
    <w:rsid w:val="00B04EB5"/>
    <w:rsid w:val="00B278FF"/>
    <w:rsid w:val="00B64E1C"/>
    <w:rsid w:val="00BA33AB"/>
    <w:rsid w:val="00BF7D04"/>
    <w:rsid w:val="00C32778"/>
    <w:rsid w:val="00C32A88"/>
    <w:rsid w:val="00C512C5"/>
    <w:rsid w:val="00C55006"/>
    <w:rsid w:val="00C57A87"/>
    <w:rsid w:val="00C956DC"/>
    <w:rsid w:val="00CD4E8D"/>
    <w:rsid w:val="00CE6AD6"/>
    <w:rsid w:val="00CE7479"/>
    <w:rsid w:val="00D44115"/>
    <w:rsid w:val="00D908F5"/>
    <w:rsid w:val="00DB40CB"/>
    <w:rsid w:val="00DC2C23"/>
    <w:rsid w:val="00DE4CEE"/>
    <w:rsid w:val="00EC267F"/>
    <w:rsid w:val="00ED3A1D"/>
    <w:rsid w:val="00ED3AA8"/>
    <w:rsid w:val="00F12D5C"/>
    <w:rsid w:val="00F34998"/>
    <w:rsid w:val="00FB0E81"/>
    <w:rsid w:val="00F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06D9"/>
  <w15:docId w15:val="{4D486B0D-A029-4014-AA0A-0FCD7CE2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B278F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4112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A4112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4112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411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411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1D37D18-039C-4A2A-BFC7-CEDE9727C230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4C77D5-4976-448F-BB2B-A03015D02E77}">
  <we:reference id="wa200002017" version="1.4.0.0" store="de-DE" storeType="OMEX"/>
  <we:alternateReferences>
    <we:reference id="WA200002017" version="1.4.0.0" store="WA20000201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BD4728-F00B-4B30-A668-723B9BE0F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2534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9</cp:revision>
  <cp:lastPrinted>2023-01-17T22:09:00Z</cp:lastPrinted>
  <dcterms:created xsi:type="dcterms:W3CDTF">2023-01-17T22:09:00Z</dcterms:created>
  <dcterms:modified xsi:type="dcterms:W3CDTF">2023-02-21T18:26:00Z</dcterms:modified>
</cp:coreProperties>
</file>