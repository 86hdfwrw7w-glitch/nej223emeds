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9"/>
        <w:gridCol w:w="521"/>
        <w:gridCol w:w="2127"/>
        <w:gridCol w:w="921"/>
        <w:gridCol w:w="1580"/>
      </w:tblGrid>
      <w:tr w:rsidR="00C24780" w:rsidRPr="00F44F5F" w14:paraId="487AC9CE" w14:textId="77777777" w:rsidTr="00C24780">
        <w:trPr>
          <w:trHeight w:val="300"/>
        </w:trPr>
        <w:tc>
          <w:tcPr>
            <w:tcW w:w="10298" w:type="dxa"/>
            <w:gridSpan w:val="5"/>
            <w:vAlign w:val="bottom"/>
          </w:tcPr>
          <w:p w14:paraId="0CBC6997" w14:textId="06EE7967" w:rsidR="00C24780" w:rsidRPr="00F44F5F" w:rsidRDefault="007818EC" w:rsidP="3B70A2D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</w:t>
            </w:r>
            <w:r w:rsidR="00C24780" w:rsidRPr="3B70A2DB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Clemens Heuer</w:t>
            </w:r>
          </w:p>
          <w:p w14:paraId="6155BC78" w14:textId="6BEBBF02" w:rsidR="00D201D0" w:rsidDel="009446D6" w:rsidRDefault="007818EC" w:rsidP="000D1312">
            <w:pPr>
              <w:spacing w:line="276" w:lineRule="auto"/>
              <w:jc w:val="center"/>
              <w:rPr>
                <w:del w:id="0" w:author="David Döbele" w:date="2026-09-01T08:26:00Z" w16du:dateUtc="2026-09-01T06:26:00Z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Alsterdorfer Straße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22299</w:t>
            </w:r>
            <w:r w:rsidR="009D45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Hamburg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250C96">
              <w:rPr>
                <w:rFonts w:ascii="Times New Roman" w:hAnsi="Times New Roman" w:cs="Times New Roman"/>
                <w:sz w:val="20"/>
                <w:szCs w:val="20"/>
              </w:rPr>
              <w:t>Deutschland</w:t>
            </w:r>
            <w:r w:rsidR="000D13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ins w:id="1" w:author="David Döbele" w:date="2026-09-01T08:26:00Z" w16du:dateUtc="2026-09-01T06:26:00Z">
              <w:r w:rsidR="009446D6">
                <w:rPr>
                  <w:rFonts w:ascii="Times New Roman" w:hAnsi="Times New Roman" w:cs="Times New Roman"/>
                  <w:sz w:val="20"/>
                  <w:szCs w:val="20"/>
                </w:rPr>
                <w:t xml:space="preserve">| </w:t>
              </w:r>
            </w:ins>
          </w:p>
          <w:p w14:paraId="135895E2" w14:textId="34CAC0DD" w:rsidR="000D1312" w:rsidRPr="00F44F5F" w:rsidRDefault="00C24780" w:rsidP="009446D6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clemens.heuer06@outlook.de | +49(0)15140146146</w:t>
            </w:r>
          </w:p>
        </w:tc>
      </w:tr>
      <w:tr w:rsidR="00C24780" w:rsidRPr="00F44F5F" w14:paraId="0FCADE56" w14:textId="77777777" w:rsidTr="00ED5376">
        <w:trPr>
          <w:trHeight w:val="425"/>
        </w:trPr>
        <w:tc>
          <w:tcPr>
            <w:tcW w:w="10298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1ED999E7" w:rsidR="00C24780" w:rsidRPr="00323704" w:rsidRDefault="00C24780" w:rsidP="00F44F5F">
            <w:pPr>
              <w:rPr>
                <w:rFonts w:ascii="Times New Roman" w:hAnsi="Times New Roman" w:cs="Times New Roman"/>
                <w:b/>
                <w:sz w:val="28"/>
                <w:lang w:val="fr-CH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C24780" w:rsidRPr="00F44F5F" w14:paraId="7D1DEBF7" w14:textId="77777777" w:rsidTr="000659D8">
        <w:trPr>
          <w:trHeight w:val="300"/>
        </w:trPr>
        <w:tc>
          <w:tcPr>
            <w:tcW w:w="7797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463BB069" w:rsidR="00C24780" w:rsidRPr="00F44F5F" w:rsidRDefault="0075385E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Johannes-Gutenberg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-</w:t>
            </w: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Universität</w:t>
            </w:r>
          </w:p>
        </w:tc>
        <w:tc>
          <w:tcPr>
            <w:tcW w:w="2501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78E23B2" w:rsidR="00C24780" w:rsidRPr="00F44F5F" w:rsidRDefault="00C24780" w:rsidP="3B70A2D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Mainz</w:t>
            </w:r>
          </w:p>
        </w:tc>
      </w:tr>
      <w:tr w:rsidR="00C24780" w:rsidRPr="00F44F5F" w14:paraId="61E5D482" w14:textId="77777777" w:rsidTr="000659D8">
        <w:trPr>
          <w:trHeight w:val="20"/>
        </w:trPr>
        <w:tc>
          <w:tcPr>
            <w:tcW w:w="7797" w:type="dxa"/>
            <w:gridSpan w:val="3"/>
          </w:tcPr>
          <w:p w14:paraId="11CB9A0F" w14:textId="62FC5912" w:rsidR="00C24780" w:rsidRPr="00F44F5F" w:rsidRDefault="00C2478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 in Wirtschaftswissenschaften</w:t>
            </w:r>
          </w:p>
        </w:tc>
        <w:tc>
          <w:tcPr>
            <w:tcW w:w="2501" w:type="dxa"/>
            <w:gridSpan w:val="2"/>
          </w:tcPr>
          <w:p w14:paraId="419A9228" w14:textId="4604F622" w:rsidR="00C24780" w:rsidRPr="00F44F5F" w:rsidRDefault="00C24780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10/2025 – heute</w:t>
            </w:r>
          </w:p>
        </w:tc>
      </w:tr>
      <w:tr w:rsidR="00C24780" w:rsidRPr="00F44F5F" w14:paraId="7EABE9F1" w14:textId="77777777" w:rsidTr="00C24780">
        <w:trPr>
          <w:trHeight w:val="300"/>
        </w:trPr>
        <w:tc>
          <w:tcPr>
            <w:tcW w:w="10298" w:type="dxa"/>
            <w:gridSpan w:val="5"/>
          </w:tcPr>
          <w:p w14:paraId="60FA4FFB" w14:textId="2B3E7879" w:rsidR="001F49FE" w:rsidRPr="001F49FE" w:rsidRDefault="001F49FE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F49F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 xml:space="preserve">Aktueller </w:t>
            </w:r>
            <w:r w:rsidRPr="00E00F0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 xml:space="preserve">Notenschnitt: </w:t>
            </w:r>
            <w:r w:rsidRPr="00E00F0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1,</w:t>
            </w:r>
            <w:r w:rsidR="00323704" w:rsidRPr="00E00F0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3</w:t>
            </w:r>
          </w:p>
          <w:p w14:paraId="0AFFE50B" w14:textId="03B620F4" w:rsidR="00C24780" w:rsidRPr="006A3AD8" w:rsidRDefault="00016379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  <w:t>Relevante Module</w:t>
            </w:r>
            <w:r w:rsidR="00C24780" w:rsidRPr="3B70A2D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  <w:t>: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Grundlagen des Financial Accounting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, Mathematik,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Grundlagen in Finance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Management &amp; Organisation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Datenanalyse, Strategisches Entscheiden</w:t>
            </w:r>
          </w:p>
          <w:p w14:paraId="7A71E6B0" w14:textId="75E65120" w:rsidR="006A3AD8" w:rsidRPr="00FE0496" w:rsidRDefault="005E3961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5E396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Projektarbeit: </w:t>
            </w:r>
            <w:r w:rsidR="005D0A13" w:rsidRPr="005D0A1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Python-basierte </w:t>
            </w:r>
            <w:r w:rsidR="004F18D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Datena</w:t>
            </w:r>
            <w:r w:rsidR="005D0A13" w:rsidRPr="005D0A1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nalyse der Auswirkungen geopolitischer Konflikte auf Finanzmärkte, Staatsfinanzen und wirtschaftliche Stabilität</w:t>
            </w:r>
            <w:r w:rsid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(Note 1</w:t>
            </w:r>
            <w:r w:rsidR="001F4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0)</w:t>
            </w:r>
          </w:p>
        </w:tc>
      </w:tr>
      <w:tr w:rsidR="00C24780" w:rsidRPr="00F44F5F" w14:paraId="6B19CF91" w14:textId="77777777" w:rsidTr="007818EC">
        <w:trPr>
          <w:trHeight w:val="300"/>
        </w:trPr>
        <w:tc>
          <w:tcPr>
            <w:tcW w:w="5670" w:type="dxa"/>
            <w:gridSpan w:val="2"/>
            <w:vAlign w:val="bottom"/>
          </w:tcPr>
          <w:p w14:paraId="54F7169D" w14:textId="1A7AA135" w:rsidR="00C24780" w:rsidRPr="00F44F5F" w:rsidRDefault="00C24780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Gymnasium an der Stadtmauer</w:t>
            </w:r>
          </w:p>
        </w:tc>
        <w:tc>
          <w:tcPr>
            <w:tcW w:w="4628" w:type="dxa"/>
            <w:gridSpan w:val="3"/>
            <w:vAlign w:val="bottom"/>
          </w:tcPr>
          <w:p w14:paraId="262B6DA3" w14:textId="19C9065D" w:rsidR="00C24780" w:rsidRPr="00F44F5F" w:rsidRDefault="00C24780" w:rsidP="3B70A2DB">
            <w:pPr>
              <w:jc w:val="right"/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Bad Kreuznach</w:t>
            </w:r>
          </w:p>
        </w:tc>
      </w:tr>
      <w:tr w:rsidR="00C24780" w:rsidRPr="00F44F5F" w14:paraId="263521E3" w14:textId="77777777" w:rsidTr="007818EC">
        <w:trPr>
          <w:trHeight w:val="20"/>
        </w:trPr>
        <w:tc>
          <w:tcPr>
            <w:tcW w:w="5670" w:type="dxa"/>
            <w:gridSpan w:val="2"/>
          </w:tcPr>
          <w:p w14:paraId="36282A3A" w14:textId="4F1C9137" w:rsidR="00C24780" w:rsidRPr="00F44F5F" w:rsidRDefault="00C24780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628" w:type="dxa"/>
            <w:gridSpan w:val="3"/>
          </w:tcPr>
          <w:p w14:paraId="3DE8C75D" w14:textId="2BD5CB9F" w:rsidR="00C24780" w:rsidRPr="00F44F5F" w:rsidRDefault="00C24780" w:rsidP="3B70A2D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08/2016 – 03/2025</w:t>
            </w:r>
          </w:p>
        </w:tc>
      </w:tr>
      <w:tr w:rsidR="00C24780" w:rsidRPr="00F44F5F" w14:paraId="27601A10" w14:textId="77777777" w:rsidTr="00ED5376">
        <w:trPr>
          <w:trHeight w:val="541"/>
        </w:trPr>
        <w:tc>
          <w:tcPr>
            <w:tcW w:w="10298" w:type="dxa"/>
            <w:gridSpan w:val="5"/>
          </w:tcPr>
          <w:p w14:paraId="60ECAE56" w14:textId="3B5B9A31" w:rsidR="00C24780" w:rsidRPr="00F25EB2" w:rsidRDefault="00C24780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Abschlussnote:</w:t>
            </w: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2,4</w:t>
            </w:r>
          </w:p>
          <w:p w14:paraId="0048BBEB" w14:textId="77777777" w:rsidR="00C24780" w:rsidRPr="005D0A13" w:rsidRDefault="00C24780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Leistungskurse: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Mathematik, Englisch, Physik</w:t>
            </w:r>
          </w:p>
          <w:p w14:paraId="6ECF7248" w14:textId="54E6020A" w:rsidR="005D0A13" w:rsidRPr="004A0664" w:rsidRDefault="004A0664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</w:pPr>
            <w:r w:rsidRPr="004A066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Aktivitäten: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 xml:space="preserve"> </w:t>
            </w:r>
            <w:r w:rsidRPr="004A066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Stufensprecher in der Oberstufe, Chor (Klasse 5-10), Ruder-AG (Klasse 8-12)</w:t>
            </w:r>
          </w:p>
        </w:tc>
      </w:tr>
      <w:tr w:rsidR="00C24780" w:rsidRPr="00F44F5F" w14:paraId="3A2665B3" w14:textId="77777777" w:rsidTr="00ED5376">
        <w:trPr>
          <w:trHeight w:val="425"/>
        </w:trPr>
        <w:tc>
          <w:tcPr>
            <w:tcW w:w="10298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1FD97A35" w:rsidR="00C24780" w:rsidRPr="00F44F5F" w:rsidRDefault="00C24780" w:rsidP="00F02D38">
            <w:pPr>
              <w:pStyle w:val="BERSCHRIFT"/>
              <w:spacing w:before="60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C24780" w:rsidRPr="00F44F5F" w14:paraId="127C64E2" w14:textId="77777777" w:rsidTr="000659D8">
        <w:trPr>
          <w:trHeight w:val="300"/>
        </w:trPr>
        <w:tc>
          <w:tcPr>
            <w:tcW w:w="7797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296B641A" w:rsidR="00C24780" w:rsidRPr="00F44F5F" w:rsidRDefault="000F54C9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Dealcircle</w:t>
            </w:r>
            <w:proofErr w:type="spellEnd"/>
          </w:p>
        </w:tc>
        <w:tc>
          <w:tcPr>
            <w:tcW w:w="2501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6E61729C" w:rsidR="00C24780" w:rsidRPr="00F44F5F" w:rsidRDefault="000F54C9" w:rsidP="3B70A2D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Hamburg</w:t>
            </w:r>
          </w:p>
        </w:tc>
      </w:tr>
      <w:tr w:rsidR="00C24780" w:rsidRPr="00F44F5F" w14:paraId="335D84E9" w14:textId="77777777" w:rsidTr="000659D8">
        <w:trPr>
          <w:trHeight w:val="20"/>
        </w:trPr>
        <w:tc>
          <w:tcPr>
            <w:tcW w:w="7797" w:type="dxa"/>
            <w:gridSpan w:val="3"/>
          </w:tcPr>
          <w:p w14:paraId="20B1570F" w14:textId="7A2D7121" w:rsidR="00C24780" w:rsidRPr="00F44F5F" w:rsidRDefault="00C24780" w:rsidP="3B70A2D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Praktikum i</w:t>
            </w:r>
            <w:r w:rsidR="007F268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 M&amp;A Research</w:t>
            </w:r>
          </w:p>
        </w:tc>
        <w:tc>
          <w:tcPr>
            <w:tcW w:w="2501" w:type="dxa"/>
            <w:gridSpan w:val="2"/>
          </w:tcPr>
          <w:p w14:paraId="0475B997" w14:textId="4862F62E" w:rsidR="00C24780" w:rsidRPr="00F44F5F" w:rsidRDefault="000F54C9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/2026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/2026</w:t>
            </w:r>
          </w:p>
        </w:tc>
      </w:tr>
      <w:tr w:rsidR="00C24780" w14:paraId="58C6E8F7" w14:textId="77777777" w:rsidTr="009F4292">
        <w:trPr>
          <w:trHeight w:val="227"/>
        </w:trPr>
        <w:tc>
          <w:tcPr>
            <w:tcW w:w="10298" w:type="dxa"/>
            <w:gridSpan w:val="5"/>
          </w:tcPr>
          <w:p w14:paraId="38AB2502" w14:textId="77777777" w:rsidR="00323704" w:rsidRDefault="00323704" w:rsidP="00323704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Analyse und Selektion potenzieller Käufer </w:t>
            </w:r>
            <w:r w:rsidRPr="00ED5376">
              <w:rPr>
                <w:rFonts w:ascii="Times New Roman" w:hAnsi="Times New Roman" w:cs="Times New Roman"/>
                <w:sz w:val="20"/>
                <w:szCs w:val="20"/>
              </w:rPr>
              <w:t xml:space="preserve">(Strategen,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Finanzinvestoren</w:t>
            </w:r>
            <w:r w:rsidRPr="00ED537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D5376">
              <w:rPr>
                <w:rFonts w:ascii="Times New Roman" w:hAnsi="Times New Roman" w:cs="Times New Roman"/>
                <w:sz w:val="20"/>
                <w:szCs w:val="20"/>
              </w:rPr>
              <w:t>im Small- &amp; Mid-Cap-Segment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sowie </w:t>
            </w:r>
            <w:r w:rsidR="00ED5376" w:rsidRPr="00323704">
              <w:rPr>
                <w:rFonts w:ascii="Times New Roman" w:hAnsi="Times New Roman" w:cs="Times New Roman"/>
                <w:sz w:val="20"/>
                <w:szCs w:val="20"/>
              </w:rPr>
              <w:t xml:space="preserve">Erstellung von Long- und </w:t>
            </w:r>
            <w:proofErr w:type="spellStart"/>
            <w:r w:rsidR="00ED5376" w:rsidRPr="00323704">
              <w:rPr>
                <w:rFonts w:ascii="Times New Roman" w:hAnsi="Times New Roman" w:cs="Times New Roman"/>
                <w:sz w:val="20"/>
                <w:szCs w:val="20"/>
              </w:rPr>
              <w:t>Shortlists</w:t>
            </w:r>
            <w:proofErr w:type="spellEnd"/>
            <w:r w:rsidR="00ED5376" w:rsidRPr="00323704">
              <w:rPr>
                <w:rFonts w:ascii="Times New Roman" w:hAnsi="Times New Roman" w:cs="Times New Roman"/>
                <w:sz w:val="20"/>
                <w:szCs w:val="20"/>
              </w:rPr>
              <w:t xml:space="preserve"> auf Basis einer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KI-</w:t>
            </w:r>
            <w:r w:rsidR="00ED5376" w:rsidRPr="00323704">
              <w:rPr>
                <w:rFonts w:ascii="Times New Roman" w:hAnsi="Times New Roman" w:cs="Times New Roman"/>
                <w:sz w:val="20"/>
                <w:szCs w:val="20"/>
              </w:rPr>
              <w:t>gestützten Käuferdatenbank</w:t>
            </w:r>
          </w:p>
          <w:p w14:paraId="48AC9CB0" w14:textId="713DEA07" w:rsidR="00ED5376" w:rsidRPr="00323704" w:rsidRDefault="00323704" w:rsidP="00323704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Bewertung des strategischen und finanziellen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Fits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von </w:t>
            </w:r>
            <w:r w:rsidR="00C759FC">
              <w:rPr>
                <w:rFonts w:ascii="Times New Roman" w:hAnsi="Times New Roman" w:cs="Times New Roman"/>
                <w:sz w:val="20"/>
                <w:szCs w:val="20"/>
              </w:rPr>
              <w:t>Käufer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leads anhand von Geschäftsmodell, Investmentfokus,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Unternehmesgrö</w:t>
            </w:r>
            <w:r w:rsidR="00C759FC">
              <w:rPr>
                <w:rFonts w:ascii="Times New Roman" w:hAnsi="Times New Roman" w:cs="Times New Roman"/>
                <w:sz w:val="20"/>
                <w:szCs w:val="20"/>
              </w:rPr>
              <w:t>ß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759FC">
              <w:rPr>
                <w:rFonts w:ascii="Times New Roman" w:hAnsi="Times New Roman" w:cs="Times New Roman"/>
                <w:sz w:val="20"/>
                <w:szCs w:val="20"/>
              </w:rPr>
              <w:t xml:space="preserve">und geographischer Ausrichtung </w:t>
            </w:r>
          </w:p>
          <w:p w14:paraId="4B71F135" w14:textId="4143E0A8" w:rsidR="000F54C9" w:rsidRPr="000F54C9" w:rsidRDefault="00C759FC" w:rsidP="00ED5376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Projektbezogene Analyse unterschiedlicher Branchen und Geschäftsmodelle im Rahmen von </w:t>
            </w:r>
            <w:r w:rsidR="003E6E0F">
              <w:rPr>
                <w:rFonts w:ascii="Times New Roman" w:hAnsi="Times New Roman" w:cs="Times New Roman"/>
                <w:sz w:val="20"/>
                <w:szCs w:val="20"/>
              </w:rPr>
              <w:t>über 60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M&amp;A-Mandaten verschiedener M&amp;A-Beratungshäuser mit Fokus auf den deutschen Small- </w:t>
            </w:r>
            <w:r w:rsidRPr="00ED5376">
              <w:rPr>
                <w:rFonts w:ascii="Times New Roman" w:hAnsi="Times New Roman" w:cs="Times New Roman"/>
                <w:sz w:val="20"/>
                <w:szCs w:val="20"/>
              </w:rPr>
              <w:t>&amp; Mid-Ca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p-Markt</w:t>
            </w:r>
          </w:p>
        </w:tc>
      </w:tr>
      <w:tr w:rsidR="000F54C9" w:rsidRPr="000F54C9" w14:paraId="4EC9DEB8" w14:textId="77777777" w:rsidTr="000659D8">
        <w:trPr>
          <w:trHeight w:val="300"/>
        </w:trPr>
        <w:tc>
          <w:tcPr>
            <w:tcW w:w="7797" w:type="dxa"/>
            <w:gridSpan w:val="3"/>
            <w:vAlign w:val="bottom"/>
          </w:tcPr>
          <w:p w14:paraId="061D97E7" w14:textId="59FA2F94" w:rsidR="000F54C9" w:rsidRPr="000F54C9" w:rsidRDefault="000F54C9" w:rsidP="000F54C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000F54C9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DDP-Gruppe</w:t>
            </w:r>
          </w:p>
        </w:tc>
        <w:tc>
          <w:tcPr>
            <w:tcW w:w="2501" w:type="dxa"/>
            <w:gridSpan w:val="2"/>
            <w:vAlign w:val="bottom"/>
          </w:tcPr>
          <w:p w14:paraId="38592414" w14:textId="5C64F728" w:rsidR="000F54C9" w:rsidRPr="000F54C9" w:rsidRDefault="000F54C9" w:rsidP="000F54C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F54C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Koblenz</w:t>
            </w:r>
          </w:p>
        </w:tc>
      </w:tr>
      <w:tr w:rsidR="004A0664" w:rsidRPr="00F44F5F" w14:paraId="0A0FFCF6" w14:textId="77777777" w:rsidTr="000659D8">
        <w:trPr>
          <w:trHeight w:val="20"/>
        </w:trPr>
        <w:tc>
          <w:tcPr>
            <w:tcW w:w="7797" w:type="dxa"/>
            <w:gridSpan w:val="3"/>
          </w:tcPr>
          <w:p w14:paraId="30382087" w14:textId="77D309C7" w:rsidR="004A0664" w:rsidRPr="006A3AD8" w:rsidRDefault="000F54C9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Praktikum in der Wirtschaftsprüfung</w:t>
            </w:r>
            <w:r w:rsidR="000F2E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501" w:type="dxa"/>
            <w:gridSpan w:val="2"/>
          </w:tcPr>
          <w:p w14:paraId="7444AF8F" w14:textId="12FF92BD" w:rsidR="004A0664" w:rsidRPr="000F54C9" w:rsidRDefault="000F54C9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03/2026 – 05/2026</w:t>
            </w:r>
          </w:p>
        </w:tc>
      </w:tr>
      <w:tr w:rsidR="004A0664" w:rsidRPr="00F44F5F" w14:paraId="4C00CD42" w14:textId="77777777" w:rsidTr="009F4292">
        <w:trPr>
          <w:trHeight w:val="510"/>
        </w:trPr>
        <w:tc>
          <w:tcPr>
            <w:tcW w:w="10298" w:type="dxa"/>
            <w:gridSpan w:val="5"/>
          </w:tcPr>
          <w:p w14:paraId="483447D1" w14:textId="77777777" w:rsidR="000F54C9" w:rsidRPr="000F54C9" w:rsidRDefault="000F54C9" w:rsidP="000F54C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Bilanz-, GuV-, und Cashflow-Positionen mittelständischer Unternehmen und Konzerne</w:t>
            </w:r>
          </w:p>
          <w:p w14:paraId="18B3F3B2" w14:textId="77777777" w:rsidR="000F54C9" w:rsidRPr="000F54C9" w:rsidRDefault="000F54C9" w:rsidP="000F54C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Auswertung von finanziellen Kennzahlen und Plausibilitätsprüfungen in Excel zur Bewertung der Kapitalstruktur</w:t>
            </w:r>
          </w:p>
          <w:p w14:paraId="4A98B42D" w14:textId="77777777" w:rsidR="000F54C9" w:rsidRPr="000F54C9" w:rsidRDefault="000F54C9" w:rsidP="000F54C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Aufbereitung und Strukturierung von Finanzdaten sowie Erstellung prüfungsrelevanter Arbeitspapiere </w:t>
            </w:r>
          </w:p>
          <w:p w14:paraId="089C6F28" w14:textId="5F450B3F" w:rsidR="004A0664" w:rsidRPr="00F44F5F" w:rsidRDefault="000F54C9" w:rsidP="000F54C9">
            <w:pPr>
              <w:pStyle w:val="Bullets"/>
              <w:rPr>
                <w:lang w:val="de-AT"/>
              </w:rPr>
            </w:pPr>
            <w:r w:rsidRPr="000F54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Geschäftsmodellen und finanziellen Werttreibern zur Beurteilung der wirtschaftlichen Entwicklung von Mandanten mit einem Fokus auf mittelständische Unternehmen aus dem Med-Tech-Sektor</w:t>
            </w:r>
          </w:p>
        </w:tc>
      </w:tr>
      <w:tr w:rsidR="004A0664" w:rsidRPr="00F44F5F" w14:paraId="50AFEA03" w14:textId="77777777" w:rsidTr="000659D8">
        <w:trPr>
          <w:trHeight w:val="300"/>
        </w:trPr>
        <w:tc>
          <w:tcPr>
            <w:tcW w:w="7797" w:type="dxa"/>
            <w:gridSpan w:val="3"/>
            <w:vAlign w:val="bottom"/>
          </w:tcPr>
          <w:p w14:paraId="42FB0D26" w14:textId="5F298432" w:rsidR="004A0664" w:rsidRPr="00F44F5F" w:rsidRDefault="000F54C9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proofErr w:type="spellStart"/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Treurag</w:t>
            </w:r>
            <w:proofErr w:type="spellEnd"/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2501" w:type="dxa"/>
            <w:gridSpan w:val="2"/>
            <w:vAlign w:val="bottom"/>
          </w:tcPr>
          <w:p w14:paraId="11E31BD8" w14:textId="6D49C155" w:rsidR="004A0664" w:rsidRPr="00F44F5F" w:rsidRDefault="000F54C9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="004A0664" w:rsidRPr="00F44F5F" w14:paraId="48328CB9" w14:textId="77777777" w:rsidTr="000659D8">
        <w:trPr>
          <w:trHeight w:val="20"/>
        </w:trPr>
        <w:tc>
          <w:tcPr>
            <w:tcW w:w="7797" w:type="dxa"/>
            <w:gridSpan w:val="3"/>
          </w:tcPr>
          <w:p w14:paraId="74B74B41" w14:textId="02F10270" w:rsidR="004A0664" w:rsidRPr="00F44F5F" w:rsidRDefault="000F54C9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A3AD8">
              <w:rPr>
                <w:rFonts w:ascii="Times New Roman" w:hAnsi="Times New Roman" w:cs="Times New Roman"/>
                <w:sz w:val="20"/>
                <w:szCs w:val="20"/>
              </w:rPr>
              <w:t>Praktikum in der Steuerberatung und Wirtschaftsprüfung</w:t>
            </w:r>
          </w:p>
        </w:tc>
        <w:tc>
          <w:tcPr>
            <w:tcW w:w="2501" w:type="dxa"/>
            <w:gridSpan w:val="2"/>
          </w:tcPr>
          <w:p w14:paraId="2CB21DEB" w14:textId="62FFAA97" w:rsidR="004A0664" w:rsidRPr="00F44F5F" w:rsidRDefault="000F54C9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09/2025 – 09/2025</w:t>
            </w:r>
          </w:p>
        </w:tc>
      </w:tr>
      <w:tr w:rsidR="004A0664" w:rsidRPr="00F44F5F" w14:paraId="7C4155D6" w14:textId="77777777" w:rsidTr="000D1312">
        <w:trPr>
          <w:trHeight w:val="723"/>
        </w:trPr>
        <w:tc>
          <w:tcPr>
            <w:tcW w:w="10298" w:type="dxa"/>
            <w:gridSpan w:val="5"/>
          </w:tcPr>
          <w:p w14:paraId="5794FA9E" w14:textId="77777777" w:rsidR="000F54C9" w:rsidRPr="005C45B4" w:rsidRDefault="000F54C9" w:rsidP="000F54C9">
            <w:pPr>
              <w:pStyle w:val="Bullets"/>
              <w:rPr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Mitwirkung bei der Erstellung von Steuererklärungen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sowie Erstellung von Finanzbuchführungen </w:t>
            </w:r>
            <w:r w:rsidRPr="005C45B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für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verschiedene mittelständische Unternehmen (Fokus auf Bau- und Lebensmittel-Sektor)</w:t>
            </w:r>
          </w:p>
          <w:p w14:paraId="095F7317" w14:textId="77777777" w:rsidR="000F54C9" w:rsidRPr="00FE0496" w:rsidRDefault="000F54C9" w:rsidP="000F54C9">
            <w:pPr>
              <w:pStyle w:val="Bullets"/>
              <w:rPr>
                <w:i w:val="0"/>
                <w:iCs w:val="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Auswertung von </w:t>
            </w: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OPOS</w:t>
            </w: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-Listen für eine Wirtschaftsprüfung eines Bauunternehmens</w:t>
            </w:r>
          </w:p>
          <w:p w14:paraId="3658805E" w14:textId="2DCEFE37" w:rsidR="000D1312" w:rsidRPr="000D1312" w:rsidRDefault="000F54C9" w:rsidP="000F54C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Betriebsinventuren für eine Wirtschaftsprüfung eines Bauunternehmens</w:t>
            </w:r>
          </w:p>
        </w:tc>
      </w:tr>
      <w:tr w:rsidR="00C24780" w:rsidRPr="00F44F5F" w14:paraId="414B4085" w14:textId="77777777" w:rsidTr="00ED5376">
        <w:trPr>
          <w:trHeight w:val="425"/>
        </w:trPr>
        <w:tc>
          <w:tcPr>
            <w:tcW w:w="10298" w:type="dxa"/>
            <w:gridSpan w:val="5"/>
            <w:tcBorders>
              <w:bottom w:val="single" w:sz="4" w:space="0" w:color="auto"/>
            </w:tcBorders>
            <w:vAlign w:val="bottom"/>
          </w:tcPr>
          <w:p w14:paraId="4741C5BA" w14:textId="1A1B7CE9" w:rsidR="00C24780" w:rsidRPr="00F44F5F" w:rsidRDefault="00C24780" w:rsidP="00F02D38">
            <w:pPr>
              <w:pStyle w:val="BERSCHRIFT"/>
              <w:spacing w:before="60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8E7ACF" w:rsidRPr="00F44F5F" w14:paraId="46B5D3F0" w14:textId="77777777" w:rsidTr="000659D8">
        <w:trPr>
          <w:trHeight w:val="300"/>
        </w:trPr>
        <w:tc>
          <w:tcPr>
            <w:tcW w:w="7797" w:type="dxa"/>
            <w:gridSpan w:val="3"/>
            <w:tcBorders>
              <w:top w:val="single" w:sz="4" w:space="0" w:color="auto"/>
            </w:tcBorders>
            <w:vAlign w:val="bottom"/>
          </w:tcPr>
          <w:p w14:paraId="5B009F97" w14:textId="2E5CB83B" w:rsidR="008E7ACF" w:rsidRPr="3B70A2DB" w:rsidRDefault="008E7ACF" w:rsidP="3B70A2D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>FinanceHub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>e.V</w:t>
            </w:r>
            <w:proofErr w:type="spellEnd"/>
            <w:proofErr w:type="gramEnd"/>
          </w:p>
        </w:tc>
        <w:tc>
          <w:tcPr>
            <w:tcW w:w="2501" w:type="dxa"/>
            <w:gridSpan w:val="2"/>
            <w:tcBorders>
              <w:top w:val="single" w:sz="4" w:space="0" w:color="auto"/>
            </w:tcBorders>
            <w:vAlign w:val="bottom"/>
          </w:tcPr>
          <w:p w14:paraId="41F748EF" w14:textId="30488118" w:rsidR="008E7ACF" w:rsidRDefault="008E7ACF" w:rsidP="3B70A2D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  <w:t>Remote</w:t>
            </w:r>
          </w:p>
        </w:tc>
      </w:tr>
      <w:tr w:rsidR="008E7ACF" w:rsidRPr="00F44F5F" w14:paraId="755A369F" w14:textId="77777777" w:rsidTr="000D1312">
        <w:trPr>
          <w:trHeight w:val="98"/>
        </w:trPr>
        <w:tc>
          <w:tcPr>
            <w:tcW w:w="5149" w:type="dxa"/>
            <w:vAlign w:val="bottom"/>
          </w:tcPr>
          <w:p w14:paraId="296915C0" w14:textId="15738FC2" w:rsidR="008E7ACF" w:rsidRPr="00D201D0" w:rsidRDefault="008E7ACF" w:rsidP="008E7ACF">
            <w:pPr>
              <w:pStyle w:val="Ort"/>
              <w:jc w:val="left"/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</w:pPr>
            <w:r w:rsidRPr="00D201D0"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  <w:t>Aktives Mitglied des Private</w:t>
            </w:r>
            <w:r w:rsidR="000D1312" w:rsidRPr="00D201D0"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  <w:t xml:space="preserve"> </w:t>
            </w:r>
            <w:r w:rsidRPr="00D201D0"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  <w:t xml:space="preserve">Equity </w:t>
            </w:r>
            <w:r w:rsidR="000D1312" w:rsidRPr="00D201D0">
              <w:rPr>
                <w:rFonts w:ascii="Times New Roman" w:hAnsi="Times New Roman" w:cs="Times New Roman"/>
                <w:iCs/>
                <w:smallCaps w:val="0"/>
                <w:sz w:val="20"/>
                <w:szCs w:val="20"/>
              </w:rPr>
              <w:t xml:space="preserve">Teams  </w:t>
            </w:r>
          </w:p>
        </w:tc>
        <w:tc>
          <w:tcPr>
            <w:tcW w:w="5149" w:type="dxa"/>
            <w:gridSpan w:val="4"/>
            <w:vAlign w:val="bottom"/>
          </w:tcPr>
          <w:p w14:paraId="2AB8246D" w14:textId="2D1FA777" w:rsidR="008E7ACF" w:rsidRPr="008E7ACF" w:rsidRDefault="008E7ACF" w:rsidP="008E7ACF">
            <w:pPr>
              <w:pStyle w:val="Ort"/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03/2026 </w:t>
            </w: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>heute</w:t>
            </w:r>
          </w:p>
        </w:tc>
      </w:tr>
      <w:tr w:rsidR="008E7ACF" w:rsidRPr="00F44F5F" w14:paraId="2F00B58F" w14:textId="77777777" w:rsidTr="000D1312">
        <w:trPr>
          <w:trHeight w:val="98"/>
        </w:trPr>
        <w:tc>
          <w:tcPr>
            <w:tcW w:w="10298" w:type="dxa"/>
            <w:gridSpan w:val="5"/>
            <w:vAlign w:val="bottom"/>
          </w:tcPr>
          <w:p w14:paraId="742853A1" w14:textId="2164BF26" w:rsidR="008E7ACF" w:rsidRDefault="000D1312" w:rsidP="008E7ACF">
            <w:pPr>
              <w:pStyle w:val="Ort"/>
              <w:numPr>
                <w:ilvl w:val="0"/>
                <w:numId w:val="29"/>
              </w:numPr>
              <w:jc w:val="left"/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</w:pPr>
            <w:r w:rsidRPr="000D1312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Mitorganisation der </w:t>
            </w:r>
            <w:r w:rsidRPr="000D1312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Private Equity München Tour</w:t>
            </w:r>
            <w:r w:rsidRPr="000D1312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2026 </w:t>
            </w:r>
            <w:r w:rsidRPr="000D1312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>inkl. Koordination mit teilnehmenden Unternehmen</w:t>
            </w:r>
          </w:p>
          <w:p w14:paraId="45F04E82" w14:textId="19E50384" w:rsidR="000D1312" w:rsidRDefault="000D1312" w:rsidP="008E7ACF">
            <w:pPr>
              <w:pStyle w:val="Ort"/>
              <w:numPr>
                <w:ilvl w:val="0"/>
                <w:numId w:val="29"/>
              </w:numPr>
              <w:jc w:val="left"/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</w:pPr>
            <w:r w:rsidRPr="000D1312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>Recherche und Aufbereitung von Unternehmensprofilen zur Vorbereitung fachlicher Gespräche</w:t>
            </w:r>
          </w:p>
        </w:tc>
      </w:tr>
      <w:tr w:rsidR="00C24780" w:rsidRPr="00F44F5F" w14:paraId="74251178" w14:textId="77777777" w:rsidTr="000659D8">
        <w:trPr>
          <w:trHeight w:val="300"/>
        </w:trPr>
        <w:tc>
          <w:tcPr>
            <w:tcW w:w="7797" w:type="dxa"/>
            <w:gridSpan w:val="3"/>
            <w:vAlign w:val="bottom"/>
          </w:tcPr>
          <w:p w14:paraId="23826F21" w14:textId="295519AD" w:rsidR="00C24780" w:rsidRPr="00F44F5F" w:rsidRDefault="00C24780" w:rsidP="3B70A2D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 xml:space="preserve">M&amp;A Curriculum von </w:t>
            </w:r>
            <w:proofErr w:type="spellStart"/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>Mandaco</w:t>
            </w:r>
            <w:proofErr w:type="spellEnd"/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 xml:space="preserve"> und der M&amp;A Review</w:t>
            </w:r>
          </w:p>
        </w:tc>
        <w:tc>
          <w:tcPr>
            <w:tcW w:w="2501" w:type="dxa"/>
            <w:gridSpan w:val="2"/>
            <w:vAlign w:val="bottom"/>
          </w:tcPr>
          <w:p w14:paraId="58208F44" w14:textId="38C41497" w:rsidR="00C24780" w:rsidRPr="001647AB" w:rsidRDefault="001F49FE" w:rsidP="3B70A2D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  <w:t>Remote</w:t>
            </w:r>
          </w:p>
        </w:tc>
      </w:tr>
      <w:tr w:rsidR="00C24780" w:rsidRPr="00F44F5F" w14:paraId="4F59C612" w14:textId="77777777" w:rsidTr="000659D8">
        <w:trPr>
          <w:trHeight w:val="20"/>
        </w:trPr>
        <w:tc>
          <w:tcPr>
            <w:tcW w:w="7797" w:type="dxa"/>
            <w:gridSpan w:val="3"/>
          </w:tcPr>
          <w:p w14:paraId="32F07601" w14:textId="7316033C" w:rsidR="00C24780" w:rsidRPr="001647AB" w:rsidRDefault="00C24780" w:rsidP="3B70A2D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Ideale Förderung und Weiterbildung für M&amp;A Professionals der Zukunft</w:t>
            </w:r>
          </w:p>
        </w:tc>
        <w:tc>
          <w:tcPr>
            <w:tcW w:w="2501" w:type="dxa"/>
            <w:gridSpan w:val="2"/>
          </w:tcPr>
          <w:p w14:paraId="45DD2178" w14:textId="75334273" w:rsidR="00C24780" w:rsidRPr="00F44F5F" w:rsidRDefault="00C2478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10/2025 – </w:t>
            </w:r>
            <w:proofErr w:type="spellStart"/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C24780" w:rsidRPr="00323704" w14:paraId="02437711" w14:textId="77777777" w:rsidTr="000D1312">
        <w:trPr>
          <w:trHeight w:val="510"/>
        </w:trPr>
        <w:tc>
          <w:tcPr>
            <w:tcW w:w="10298" w:type="dxa"/>
            <w:gridSpan w:val="5"/>
          </w:tcPr>
          <w:p w14:paraId="3857F0FC" w14:textId="3BED8814" w:rsidR="00C24780" w:rsidRPr="00FE0496" w:rsidRDefault="00C24780" w:rsidP="3B70A2DB">
            <w:pPr>
              <w:pStyle w:val="Beschreibu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6B77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Ausgewählt für das exklusive einjährige M&amp;A Curriculum von </w:t>
            </w:r>
            <w:r w:rsidR="007818E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der M&amp;A Review</w:t>
            </w:r>
            <w:r w:rsidRPr="36B77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für engagierte Studierende</w:t>
            </w:r>
          </w:p>
          <w:p w14:paraId="68CFAD97" w14:textId="623D94A9" w:rsidR="00C24780" w:rsidRPr="00FE0496" w:rsidRDefault="00016379" w:rsidP="3B70A2DB">
            <w:pPr>
              <w:pStyle w:val="Beschreibu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Relevante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Module</w:t>
            </w:r>
            <w:r w:rsidR="00C24780"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: 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M&amp;A-</w:t>
            </w:r>
            <w:proofErr w:type="spellStart"/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Prozess</w:t>
            </w:r>
            <w:proofErr w:type="spellEnd"/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Screening &amp; Targeting, Accounting Fundamentals, </w:t>
            </w:r>
            <w:proofErr w:type="spellStart"/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Unternehmensbewertung</w:t>
            </w:r>
            <w:proofErr w:type="spellEnd"/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(DCF, Multiples), Financial Modelling, Financial Due Diligence, Deal Structuring, Tax Implications</w:t>
            </w:r>
          </w:p>
        </w:tc>
      </w:tr>
      <w:tr w:rsidR="00C24780" w:rsidRPr="00F44F5F" w14:paraId="3B26943D" w14:textId="77777777" w:rsidTr="000659D8">
        <w:trPr>
          <w:trHeight w:val="300"/>
        </w:trPr>
        <w:tc>
          <w:tcPr>
            <w:tcW w:w="7797" w:type="dxa"/>
            <w:gridSpan w:val="3"/>
            <w:vAlign w:val="bottom"/>
          </w:tcPr>
          <w:p w14:paraId="11E538C2" w14:textId="3DF4DD95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Arbeitskreis Börse e.V.</w:t>
            </w:r>
          </w:p>
        </w:tc>
        <w:tc>
          <w:tcPr>
            <w:tcW w:w="2501" w:type="dxa"/>
            <w:gridSpan w:val="2"/>
            <w:vAlign w:val="bottom"/>
          </w:tcPr>
          <w:p w14:paraId="21BF18C9" w14:textId="38961132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="00C24780" w:rsidRPr="00F44F5F" w14:paraId="04BFDD79" w14:textId="77777777" w:rsidTr="000D1312">
        <w:trPr>
          <w:trHeight w:val="20"/>
        </w:trPr>
        <w:tc>
          <w:tcPr>
            <w:tcW w:w="8718" w:type="dxa"/>
            <w:gridSpan w:val="4"/>
          </w:tcPr>
          <w:p w14:paraId="5D908AF7" w14:textId="3A0C945F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Aktives Mitglied des studentischen Finance- und Börsenvereins der </w:t>
            </w:r>
            <w:r w:rsidR="0075385E"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Johannes-Gutenberg</w:t>
            </w:r>
            <w:r w:rsidR="0075385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-</w:t>
            </w:r>
            <w:r w:rsidR="0075385E"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Universität</w:t>
            </w:r>
          </w:p>
        </w:tc>
        <w:tc>
          <w:tcPr>
            <w:tcW w:w="1580" w:type="dxa"/>
          </w:tcPr>
          <w:p w14:paraId="0D2FFB14" w14:textId="0FA1C55C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08/2025 – </w:t>
            </w:r>
            <w:proofErr w:type="spellStart"/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C24780" w:rsidRPr="00F44F5F" w14:paraId="66A58453" w14:textId="77777777" w:rsidTr="000D1312">
        <w:trPr>
          <w:trHeight w:val="20"/>
        </w:trPr>
        <w:tc>
          <w:tcPr>
            <w:tcW w:w="10298" w:type="dxa"/>
            <w:gridSpan w:val="5"/>
          </w:tcPr>
          <w:p w14:paraId="50B5B9CB" w14:textId="025F7AD6" w:rsidR="00C24780" w:rsidRPr="001647AB" w:rsidRDefault="00C24780" w:rsidP="3B70A2D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Kontinuierliches Vertiefen von Wissen </w:t>
            </w:r>
            <w:r w:rsidR="00586F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über</w:t>
            </w: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Kapitalmarkt- und M&amp;A-Trends</w:t>
            </w:r>
          </w:p>
        </w:tc>
      </w:tr>
      <w:tr w:rsidR="00C24780" w:rsidRPr="00F44F5F" w14:paraId="482569A2" w14:textId="77777777" w:rsidTr="00ED5376">
        <w:trPr>
          <w:trHeight w:val="425"/>
        </w:trPr>
        <w:tc>
          <w:tcPr>
            <w:tcW w:w="10298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2B27A1F2" w:rsidR="00C24780" w:rsidRPr="001647AB" w:rsidRDefault="00C24780" w:rsidP="00F02D38">
            <w:pPr>
              <w:spacing w:before="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C24780" w:rsidRPr="00F44F5F" w14:paraId="2B257790" w14:textId="77777777" w:rsidTr="00CA5FD4">
        <w:trPr>
          <w:trHeight w:val="300"/>
        </w:trPr>
        <w:tc>
          <w:tcPr>
            <w:tcW w:w="10298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170EBAE0" w:rsidR="00C24780" w:rsidRPr="001647AB" w:rsidRDefault="00C24780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Deutsch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(Muttersprache)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, Englisch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(C1</w:t>
            </w:r>
            <w:r w:rsidR="006C40C2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)</w:t>
            </w:r>
          </w:p>
        </w:tc>
      </w:tr>
      <w:tr w:rsidR="00C24780" w:rsidRPr="00323704" w14:paraId="45706C3F" w14:textId="77777777" w:rsidTr="00C24780">
        <w:trPr>
          <w:trHeight w:val="300"/>
        </w:trPr>
        <w:tc>
          <w:tcPr>
            <w:tcW w:w="10298" w:type="dxa"/>
            <w:gridSpan w:val="5"/>
            <w:vAlign w:val="bottom"/>
          </w:tcPr>
          <w:p w14:paraId="60CA2168" w14:textId="4B39DAEE" w:rsidR="00C24780" w:rsidRPr="00323704" w:rsidRDefault="00C24780" w:rsidP="3B70A2D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32370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Technisch</w:t>
            </w:r>
            <w:proofErr w:type="spellEnd"/>
            <w:r w:rsidRPr="0032370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:</w:t>
            </w:r>
            <w:proofErr w:type="gramEnd"/>
            <w:r w:rsidRPr="00323704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r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 xml:space="preserve">Microsoft Office </w:t>
            </w:r>
            <w:r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(</w:t>
            </w:r>
            <w:proofErr w:type="spellStart"/>
            <w:r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fortgeschritten</w:t>
            </w:r>
            <w:proofErr w:type="spellEnd"/>
            <w:r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)</w:t>
            </w:r>
            <w:r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>,</w:t>
            </w:r>
            <w:r w:rsidR="000F54C9"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 xml:space="preserve"> Claude </w:t>
            </w:r>
            <w:r w:rsidR="000F54C9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(</w:t>
            </w:r>
            <w:proofErr w:type="spellStart"/>
            <w:r w:rsidR="000F54C9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routiniert</w:t>
            </w:r>
            <w:proofErr w:type="spellEnd"/>
            <w:r w:rsidR="000F54C9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)</w:t>
            </w:r>
            <w:r w:rsidR="000F54C9"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>,</w:t>
            </w:r>
            <w:r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 xml:space="preserve"> </w:t>
            </w:r>
            <w:r w:rsidR="00E1577F"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>DATEV</w:t>
            </w:r>
            <w:r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 xml:space="preserve"> </w:t>
            </w:r>
            <w:r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(</w:t>
            </w:r>
            <w:proofErr w:type="spellStart"/>
            <w:r w:rsidR="004F552A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r</w:t>
            </w:r>
            <w:r w:rsidR="00E0450C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outiniert</w:t>
            </w:r>
            <w:proofErr w:type="spellEnd"/>
            <w:r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)</w:t>
            </w:r>
            <w:r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 xml:space="preserve">, </w:t>
            </w:r>
            <w:r w:rsidR="00E0450C"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 xml:space="preserve">Python </w:t>
            </w:r>
            <w:r w:rsidR="00E0450C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(</w:t>
            </w:r>
            <w:proofErr w:type="spellStart"/>
            <w:r w:rsidR="004F552A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r</w:t>
            </w:r>
            <w:r w:rsidR="00E0450C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outiniert</w:t>
            </w:r>
            <w:proofErr w:type="spellEnd"/>
            <w:r w:rsidR="00E0450C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)</w:t>
            </w:r>
            <w:r w:rsidR="00E0450C"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 xml:space="preserve">, </w:t>
            </w:r>
            <w:r w:rsidR="001E2BEA" w:rsidRPr="0032370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fr-FR"/>
              </w:rPr>
              <w:t xml:space="preserve">Java </w:t>
            </w:r>
            <w:r w:rsidR="004F18D1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(</w:t>
            </w:r>
            <w:proofErr w:type="spellStart"/>
            <w:r w:rsidR="004F18D1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routiniert</w:t>
            </w:r>
            <w:proofErr w:type="spellEnd"/>
            <w:r w:rsidR="004F18D1" w:rsidRPr="00323704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fr-FR"/>
              </w:rPr>
              <w:t>)</w:t>
            </w:r>
          </w:p>
        </w:tc>
      </w:tr>
      <w:tr w:rsidR="00C24780" w:rsidRPr="00F44F5F" w14:paraId="70CB01B0" w14:textId="77777777" w:rsidTr="00C24780">
        <w:trPr>
          <w:trHeight w:val="300"/>
        </w:trPr>
        <w:tc>
          <w:tcPr>
            <w:tcW w:w="10298" w:type="dxa"/>
            <w:gridSpan w:val="5"/>
            <w:vAlign w:val="bottom"/>
          </w:tcPr>
          <w:p w14:paraId="598C2742" w14:textId="6F4C7F7B" w:rsidR="000F54C9" w:rsidRPr="000F54C9" w:rsidRDefault="00C24780" w:rsidP="00E55D9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Basketball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Politik, Wirtschaft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Schach</w:t>
            </w:r>
            <w:r w:rsid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0F54C9" w:rsidRP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Artificial</w:t>
            </w:r>
            <w:proofErr w:type="spellEnd"/>
            <w:r w:rsidR="000F54C9" w:rsidRP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0F54C9" w:rsidRPr="000F54C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intelligence</w:t>
            </w:r>
            <w:proofErr w:type="spellEnd"/>
          </w:p>
        </w:tc>
      </w:tr>
      <w:tr w:rsidR="00C24780" w:rsidRPr="00F44F5F" w14:paraId="071AB173" w14:textId="77777777" w:rsidTr="00C24780">
        <w:trPr>
          <w:trHeight w:val="300"/>
        </w:trPr>
        <w:tc>
          <w:tcPr>
            <w:tcW w:w="10298" w:type="dxa"/>
            <w:gridSpan w:val="5"/>
            <w:vAlign w:val="bottom"/>
          </w:tcPr>
          <w:p w14:paraId="5FBDE2F3" w14:textId="2249493E" w:rsidR="00C24780" w:rsidRPr="00F44F5F" w:rsidRDefault="00C24780" w:rsidP="120DFA7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96773D9" wp14:editId="17D351D2">
                  <wp:extent cx="980133" cy="537187"/>
                  <wp:effectExtent l="0" t="0" r="0" b="0"/>
                  <wp:docPr id="6771199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20337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133" cy="537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35E3A450" w:rsidR="00C24780" w:rsidRPr="00F44F5F" w:rsidRDefault="00C24780" w:rsidP="120DFA7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120DFA78">
              <w:rPr>
                <w:rFonts w:ascii="Times New Roman" w:hAnsi="Times New Roman" w:cs="Times New Roman"/>
                <w:sz w:val="20"/>
                <w:szCs w:val="20"/>
              </w:rPr>
              <w:t xml:space="preserve">Hargesheim, </w:t>
            </w:r>
            <w:r w:rsidR="007818E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A512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8C05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964C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32370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120DFA7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964C6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F97EA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2964C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</w:tbl>
    <w:p w14:paraId="23888583" w14:textId="66DAB367" w:rsidR="000659D8" w:rsidRPr="000659D8" w:rsidRDefault="000659D8" w:rsidP="000659D8">
      <w:pPr>
        <w:tabs>
          <w:tab w:val="left" w:pos="6540"/>
        </w:tabs>
        <w:rPr>
          <w:lang w:val="de-AT"/>
        </w:rPr>
      </w:pPr>
    </w:p>
    <w:sectPr w:rsidR="000659D8" w:rsidRPr="000659D8" w:rsidSect="00FE0496">
      <w:footerReference w:type="even" r:id="rId9"/>
      <w:pgSz w:w="11906" w:h="16838"/>
      <w:pgMar w:top="567" w:right="1134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A4D1FA" w14:textId="77777777" w:rsidR="00262648" w:rsidRDefault="00262648" w:rsidP="00BE053D">
      <w:pPr>
        <w:spacing w:after="0" w:line="240" w:lineRule="auto"/>
      </w:pPr>
      <w:r>
        <w:separator/>
      </w:r>
    </w:p>
  </w:endnote>
  <w:endnote w:type="continuationSeparator" w:id="0">
    <w:p w14:paraId="532FF4FA" w14:textId="77777777" w:rsidR="00262648" w:rsidRDefault="0026264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870A88" w14:textId="77777777" w:rsidR="00262648" w:rsidRDefault="00262648" w:rsidP="00BE053D">
      <w:pPr>
        <w:spacing w:after="0" w:line="240" w:lineRule="auto"/>
      </w:pPr>
      <w:r>
        <w:separator/>
      </w:r>
    </w:p>
  </w:footnote>
  <w:footnote w:type="continuationSeparator" w:id="0">
    <w:p w14:paraId="7C1CEE03" w14:textId="77777777" w:rsidR="00262648" w:rsidRDefault="0026264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2C08B9"/>
    <w:multiLevelType w:val="hybridMultilevel"/>
    <w:tmpl w:val="FFFFFFFF"/>
    <w:lvl w:ilvl="0" w:tplc="3C806F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556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43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800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C5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69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760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FE4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B2E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A6CB5"/>
    <w:multiLevelType w:val="hybridMultilevel"/>
    <w:tmpl w:val="A150058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64674">
    <w:abstractNumId w:val="19"/>
  </w:num>
  <w:num w:numId="2" w16cid:durableId="2029137232">
    <w:abstractNumId w:val="14"/>
  </w:num>
  <w:num w:numId="3" w16cid:durableId="1517961058">
    <w:abstractNumId w:val="17"/>
  </w:num>
  <w:num w:numId="4" w16cid:durableId="1252082647">
    <w:abstractNumId w:val="21"/>
  </w:num>
  <w:num w:numId="5" w16cid:durableId="216092582">
    <w:abstractNumId w:val="0"/>
  </w:num>
  <w:num w:numId="6" w16cid:durableId="2002467698">
    <w:abstractNumId w:val="1"/>
  </w:num>
  <w:num w:numId="7" w16cid:durableId="807475707">
    <w:abstractNumId w:val="2"/>
  </w:num>
  <w:num w:numId="8" w16cid:durableId="2132552193">
    <w:abstractNumId w:val="13"/>
  </w:num>
  <w:num w:numId="9" w16cid:durableId="1949311987">
    <w:abstractNumId w:val="25"/>
  </w:num>
  <w:num w:numId="10" w16cid:durableId="1961916187">
    <w:abstractNumId w:val="12"/>
  </w:num>
  <w:num w:numId="11" w16cid:durableId="1947156070">
    <w:abstractNumId w:val="26"/>
  </w:num>
  <w:num w:numId="12" w16cid:durableId="1715693601">
    <w:abstractNumId w:val="5"/>
  </w:num>
  <w:num w:numId="13" w16cid:durableId="1688167074">
    <w:abstractNumId w:val="6"/>
  </w:num>
  <w:num w:numId="14" w16cid:durableId="2040233879">
    <w:abstractNumId w:val="8"/>
  </w:num>
  <w:num w:numId="15" w16cid:durableId="1178347352">
    <w:abstractNumId w:val="9"/>
  </w:num>
  <w:num w:numId="16" w16cid:durableId="1771580397">
    <w:abstractNumId w:val="24"/>
  </w:num>
  <w:num w:numId="17" w16cid:durableId="1721974678">
    <w:abstractNumId w:val="4"/>
  </w:num>
  <w:num w:numId="18" w16cid:durableId="2003701761">
    <w:abstractNumId w:val="16"/>
  </w:num>
  <w:num w:numId="19" w16cid:durableId="1247112201">
    <w:abstractNumId w:val="3"/>
  </w:num>
  <w:num w:numId="20" w16cid:durableId="142089335">
    <w:abstractNumId w:val="20"/>
  </w:num>
  <w:num w:numId="21" w16cid:durableId="702943334">
    <w:abstractNumId w:val="10"/>
  </w:num>
  <w:num w:numId="22" w16cid:durableId="1697075762">
    <w:abstractNumId w:val="11"/>
  </w:num>
  <w:num w:numId="23" w16cid:durableId="424351624">
    <w:abstractNumId w:val="15"/>
  </w:num>
  <w:num w:numId="24" w16cid:durableId="1984038324">
    <w:abstractNumId w:val="7"/>
  </w:num>
  <w:num w:numId="25" w16cid:durableId="2056856694">
    <w:abstractNumId w:val="23"/>
  </w:num>
  <w:num w:numId="26" w16cid:durableId="548689742">
    <w:abstractNumId w:val="27"/>
  </w:num>
  <w:num w:numId="27" w16cid:durableId="1499494221">
    <w:abstractNumId w:val="18"/>
  </w:num>
  <w:num w:numId="28" w16cid:durableId="624386309">
    <w:abstractNumId w:val="21"/>
  </w:num>
  <w:num w:numId="29" w16cid:durableId="1118986738">
    <w:abstractNumId w:val="22"/>
  </w:num>
  <w:num w:numId="30" w16cid:durableId="1905676455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369"/>
    <w:rsid w:val="00016379"/>
    <w:rsid w:val="000169C4"/>
    <w:rsid w:val="00017215"/>
    <w:rsid w:val="0002398F"/>
    <w:rsid w:val="00061D33"/>
    <w:rsid w:val="00064643"/>
    <w:rsid w:val="000659D8"/>
    <w:rsid w:val="00073F7A"/>
    <w:rsid w:val="00087747"/>
    <w:rsid w:val="00095C4B"/>
    <w:rsid w:val="000A1FDA"/>
    <w:rsid w:val="000B027F"/>
    <w:rsid w:val="000B2518"/>
    <w:rsid w:val="000B63E2"/>
    <w:rsid w:val="000B6548"/>
    <w:rsid w:val="000D1312"/>
    <w:rsid w:val="000D1F69"/>
    <w:rsid w:val="000D671A"/>
    <w:rsid w:val="000F2EBF"/>
    <w:rsid w:val="000F54C9"/>
    <w:rsid w:val="000F6D91"/>
    <w:rsid w:val="00103EC5"/>
    <w:rsid w:val="001072E2"/>
    <w:rsid w:val="00116C6E"/>
    <w:rsid w:val="00122109"/>
    <w:rsid w:val="00125CA6"/>
    <w:rsid w:val="00134112"/>
    <w:rsid w:val="00136870"/>
    <w:rsid w:val="00156FC9"/>
    <w:rsid w:val="00162A5A"/>
    <w:rsid w:val="001647AB"/>
    <w:rsid w:val="00172867"/>
    <w:rsid w:val="00175B6D"/>
    <w:rsid w:val="001901ED"/>
    <w:rsid w:val="0019483A"/>
    <w:rsid w:val="001A1E4A"/>
    <w:rsid w:val="001A46BF"/>
    <w:rsid w:val="001A481B"/>
    <w:rsid w:val="001B0186"/>
    <w:rsid w:val="001B1823"/>
    <w:rsid w:val="001B62CA"/>
    <w:rsid w:val="001C0073"/>
    <w:rsid w:val="001D4DCD"/>
    <w:rsid w:val="001E2BEA"/>
    <w:rsid w:val="001F1CC5"/>
    <w:rsid w:val="001F4175"/>
    <w:rsid w:val="001F49FE"/>
    <w:rsid w:val="00221888"/>
    <w:rsid w:val="00223A4D"/>
    <w:rsid w:val="00230D38"/>
    <w:rsid w:val="00232CB5"/>
    <w:rsid w:val="00234A7E"/>
    <w:rsid w:val="0024373D"/>
    <w:rsid w:val="002508C2"/>
    <w:rsid w:val="00250C96"/>
    <w:rsid w:val="00262648"/>
    <w:rsid w:val="00267252"/>
    <w:rsid w:val="002770AD"/>
    <w:rsid w:val="00282DB0"/>
    <w:rsid w:val="002964C6"/>
    <w:rsid w:val="002969BE"/>
    <w:rsid w:val="002A353E"/>
    <w:rsid w:val="002A7A80"/>
    <w:rsid w:val="002B2091"/>
    <w:rsid w:val="002B65D1"/>
    <w:rsid w:val="002C04CC"/>
    <w:rsid w:val="002C6972"/>
    <w:rsid w:val="002D2B32"/>
    <w:rsid w:val="002D4516"/>
    <w:rsid w:val="002E302D"/>
    <w:rsid w:val="002E5460"/>
    <w:rsid w:val="002F46AD"/>
    <w:rsid w:val="00307449"/>
    <w:rsid w:val="003101F0"/>
    <w:rsid w:val="00314B7A"/>
    <w:rsid w:val="00315A6C"/>
    <w:rsid w:val="00315DC4"/>
    <w:rsid w:val="00323704"/>
    <w:rsid w:val="00324BC5"/>
    <w:rsid w:val="00330380"/>
    <w:rsid w:val="00336C5B"/>
    <w:rsid w:val="00340BAB"/>
    <w:rsid w:val="003418E0"/>
    <w:rsid w:val="00347F8D"/>
    <w:rsid w:val="00372F7B"/>
    <w:rsid w:val="003733E5"/>
    <w:rsid w:val="00381534"/>
    <w:rsid w:val="00387B98"/>
    <w:rsid w:val="00390EA6"/>
    <w:rsid w:val="003A4772"/>
    <w:rsid w:val="003A5123"/>
    <w:rsid w:val="003C6DFA"/>
    <w:rsid w:val="003E130B"/>
    <w:rsid w:val="003E27C3"/>
    <w:rsid w:val="003E6E0F"/>
    <w:rsid w:val="003F15D9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57224"/>
    <w:rsid w:val="00474CD5"/>
    <w:rsid w:val="00476AF8"/>
    <w:rsid w:val="00483801"/>
    <w:rsid w:val="00484FD7"/>
    <w:rsid w:val="004929FB"/>
    <w:rsid w:val="004938E0"/>
    <w:rsid w:val="004A0664"/>
    <w:rsid w:val="004A344E"/>
    <w:rsid w:val="004A54BA"/>
    <w:rsid w:val="004B2F3B"/>
    <w:rsid w:val="004B6A5E"/>
    <w:rsid w:val="004F18D1"/>
    <w:rsid w:val="004F552A"/>
    <w:rsid w:val="00503C6B"/>
    <w:rsid w:val="00507EA7"/>
    <w:rsid w:val="00526089"/>
    <w:rsid w:val="00527A28"/>
    <w:rsid w:val="00527DCA"/>
    <w:rsid w:val="00540EB1"/>
    <w:rsid w:val="005716D4"/>
    <w:rsid w:val="00571B60"/>
    <w:rsid w:val="00572876"/>
    <w:rsid w:val="00580920"/>
    <w:rsid w:val="00585A4D"/>
    <w:rsid w:val="00586FD6"/>
    <w:rsid w:val="005B1E70"/>
    <w:rsid w:val="005C45B4"/>
    <w:rsid w:val="005C472F"/>
    <w:rsid w:val="005D0A13"/>
    <w:rsid w:val="005D1391"/>
    <w:rsid w:val="005D4B68"/>
    <w:rsid w:val="005D6329"/>
    <w:rsid w:val="005E33F3"/>
    <w:rsid w:val="005E3961"/>
    <w:rsid w:val="005E57F6"/>
    <w:rsid w:val="005E6E81"/>
    <w:rsid w:val="006058D8"/>
    <w:rsid w:val="00610200"/>
    <w:rsid w:val="00623699"/>
    <w:rsid w:val="00632D5A"/>
    <w:rsid w:val="00635515"/>
    <w:rsid w:val="006363F8"/>
    <w:rsid w:val="00641772"/>
    <w:rsid w:val="00641840"/>
    <w:rsid w:val="006546FD"/>
    <w:rsid w:val="00660BA5"/>
    <w:rsid w:val="00665BF3"/>
    <w:rsid w:val="006732D6"/>
    <w:rsid w:val="00693E09"/>
    <w:rsid w:val="006A2DE9"/>
    <w:rsid w:val="006A3AD8"/>
    <w:rsid w:val="006A7230"/>
    <w:rsid w:val="006B4E32"/>
    <w:rsid w:val="006B72C7"/>
    <w:rsid w:val="006B7F78"/>
    <w:rsid w:val="006C2252"/>
    <w:rsid w:val="006C40C2"/>
    <w:rsid w:val="006D7F7F"/>
    <w:rsid w:val="006E2C9C"/>
    <w:rsid w:val="006E40EF"/>
    <w:rsid w:val="006F0039"/>
    <w:rsid w:val="00711CEF"/>
    <w:rsid w:val="00713D46"/>
    <w:rsid w:val="00720320"/>
    <w:rsid w:val="00723643"/>
    <w:rsid w:val="00725D3C"/>
    <w:rsid w:val="00727EB8"/>
    <w:rsid w:val="00733DA1"/>
    <w:rsid w:val="0073677B"/>
    <w:rsid w:val="00737822"/>
    <w:rsid w:val="0074111D"/>
    <w:rsid w:val="0075385E"/>
    <w:rsid w:val="00753D4A"/>
    <w:rsid w:val="00756912"/>
    <w:rsid w:val="00761609"/>
    <w:rsid w:val="00763DCE"/>
    <w:rsid w:val="00765B85"/>
    <w:rsid w:val="00776C46"/>
    <w:rsid w:val="007818EC"/>
    <w:rsid w:val="0078260B"/>
    <w:rsid w:val="007838D1"/>
    <w:rsid w:val="00785254"/>
    <w:rsid w:val="00785853"/>
    <w:rsid w:val="007966F0"/>
    <w:rsid w:val="00797BFC"/>
    <w:rsid w:val="007A2FB7"/>
    <w:rsid w:val="007A678C"/>
    <w:rsid w:val="007A720F"/>
    <w:rsid w:val="007C5325"/>
    <w:rsid w:val="007C6A3C"/>
    <w:rsid w:val="007D4BEE"/>
    <w:rsid w:val="007D5BE9"/>
    <w:rsid w:val="007D5FDA"/>
    <w:rsid w:val="007E4106"/>
    <w:rsid w:val="007F2685"/>
    <w:rsid w:val="008050E4"/>
    <w:rsid w:val="0082257D"/>
    <w:rsid w:val="00827293"/>
    <w:rsid w:val="008344D7"/>
    <w:rsid w:val="00853438"/>
    <w:rsid w:val="00866846"/>
    <w:rsid w:val="00875DA9"/>
    <w:rsid w:val="00876BF5"/>
    <w:rsid w:val="00885A85"/>
    <w:rsid w:val="00895E38"/>
    <w:rsid w:val="0089666B"/>
    <w:rsid w:val="008A782B"/>
    <w:rsid w:val="008B0FC0"/>
    <w:rsid w:val="008B1D81"/>
    <w:rsid w:val="008C05AE"/>
    <w:rsid w:val="008C429A"/>
    <w:rsid w:val="008D5632"/>
    <w:rsid w:val="008D6D6A"/>
    <w:rsid w:val="008E1F3D"/>
    <w:rsid w:val="008E7ACF"/>
    <w:rsid w:val="008F0865"/>
    <w:rsid w:val="008F29D4"/>
    <w:rsid w:val="008F4F96"/>
    <w:rsid w:val="009053D7"/>
    <w:rsid w:val="009057AA"/>
    <w:rsid w:val="009126B1"/>
    <w:rsid w:val="0091331D"/>
    <w:rsid w:val="0093223C"/>
    <w:rsid w:val="00940FCE"/>
    <w:rsid w:val="00941A87"/>
    <w:rsid w:val="009446D6"/>
    <w:rsid w:val="009501C2"/>
    <w:rsid w:val="00960F2D"/>
    <w:rsid w:val="009668B9"/>
    <w:rsid w:val="00971B13"/>
    <w:rsid w:val="00976577"/>
    <w:rsid w:val="009876A3"/>
    <w:rsid w:val="00996356"/>
    <w:rsid w:val="00997D9A"/>
    <w:rsid w:val="009D0473"/>
    <w:rsid w:val="009D2AD5"/>
    <w:rsid w:val="009D453A"/>
    <w:rsid w:val="009D7C49"/>
    <w:rsid w:val="009E7297"/>
    <w:rsid w:val="009F04AB"/>
    <w:rsid w:val="009F4292"/>
    <w:rsid w:val="00A0257D"/>
    <w:rsid w:val="00A12CD6"/>
    <w:rsid w:val="00A12EDC"/>
    <w:rsid w:val="00A137BD"/>
    <w:rsid w:val="00A1489A"/>
    <w:rsid w:val="00A24470"/>
    <w:rsid w:val="00A26D0D"/>
    <w:rsid w:val="00A33BDE"/>
    <w:rsid w:val="00A34885"/>
    <w:rsid w:val="00A34DE0"/>
    <w:rsid w:val="00A43BC1"/>
    <w:rsid w:val="00A63887"/>
    <w:rsid w:val="00A70F15"/>
    <w:rsid w:val="00A74225"/>
    <w:rsid w:val="00A82118"/>
    <w:rsid w:val="00A87840"/>
    <w:rsid w:val="00A936D5"/>
    <w:rsid w:val="00AA06FD"/>
    <w:rsid w:val="00AA1EB0"/>
    <w:rsid w:val="00AA2DA3"/>
    <w:rsid w:val="00AA5A9C"/>
    <w:rsid w:val="00AB016A"/>
    <w:rsid w:val="00AB2A5A"/>
    <w:rsid w:val="00AB3383"/>
    <w:rsid w:val="00AD28F8"/>
    <w:rsid w:val="00AE4ED3"/>
    <w:rsid w:val="00AF000F"/>
    <w:rsid w:val="00B0230B"/>
    <w:rsid w:val="00B02418"/>
    <w:rsid w:val="00B15AF7"/>
    <w:rsid w:val="00B17D95"/>
    <w:rsid w:val="00B23509"/>
    <w:rsid w:val="00B26380"/>
    <w:rsid w:val="00B3220C"/>
    <w:rsid w:val="00B359DB"/>
    <w:rsid w:val="00B3632B"/>
    <w:rsid w:val="00B409D8"/>
    <w:rsid w:val="00B5178D"/>
    <w:rsid w:val="00B67F1F"/>
    <w:rsid w:val="00B701D7"/>
    <w:rsid w:val="00B71FA2"/>
    <w:rsid w:val="00B75B54"/>
    <w:rsid w:val="00B90595"/>
    <w:rsid w:val="00BA215A"/>
    <w:rsid w:val="00BB2D9B"/>
    <w:rsid w:val="00BB5F09"/>
    <w:rsid w:val="00BC0D9F"/>
    <w:rsid w:val="00BE053D"/>
    <w:rsid w:val="00BE50FB"/>
    <w:rsid w:val="00BF1A7A"/>
    <w:rsid w:val="00BF1FA3"/>
    <w:rsid w:val="00C00974"/>
    <w:rsid w:val="00C0113D"/>
    <w:rsid w:val="00C018E4"/>
    <w:rsid w:val="00C02490"/>
    <w:rsid w:val="00C066FA"/>
    <w:rsid w:val="00C06BD2"/>
    <w:rsid w:val="00C24780"/>
    <w:rsid w:val="00C25387"/>
    <w:rsid w:val="00C449E9"/>
    <w:rsid w:val="00C54BE3"/>
    <w:rsid w:val="00C57572"/>
    <w:rsid w:val="00C57F80"/>
    <w:rsid w:val="00C74F93"/>
    <w:rsid w:val="00C759FC"/>
    <w:rsid w:val="00C76335"/>
    <w:rsid w:val="00C768ED"/>
    <w:rsid w:val="00C77D0D"/>
    <w:rsid w:val="00C82A8F"/>
    <w:rsid w:val="00C916C2"/>
    <w:rsid w:val="00CA226F"/>
    <w:rsid w:val="00CA5DDB"/>
    <w:rsid w:val="00CA5FD4"/>
    <w:rsid w:val="00CB495C"/>
    <w:rsid w:val="00CC1CC3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01D0"/>
    <w:rsid w:val="00D3003C"/>
    <w:rsid w:val="00D331F4"/>
    <w:rsid w:val="00D40BE0"/>
    <w:rsid w:val="00D42BDD"/>
    <w:rsid w:val="00D470E4"/>
    <w:rsid w:val="00D52142"/>
    <w:rsid w:val="00D5280E"/>
    <w:rsid w:val="00D61F14"/>
    <w:rsid w:val="00D645D4"/>
    <w:rsid w:val="00D655E4"/>
    <w:rsid w:val="00D7369A"/>
    <w:rsid w:val="00D742EE"/>
    <w:rsid w:val="00D80D6B"/>
    <w:rsid w:val="00D85D41"/>
    <w:rsid w:val="00D903D0"/>
    <w:rsid w:val="00D90950"/>
    <w:rsid w:val="00D97633"/>
    <w:rsid w:val="00DA69DF"/>
    <w:rsid w:val="00DB33F8"/>
    <w:rsid w:val="00DC35B9"/>
    <w:rsid w:val="00DC55BD"/>
    <w:rsid w:val="00DD38E2"/>
    <w:rsid w:val="00DE203B"/>
    <w:rsid w:val="00E00140"/>
    <w:rsid w:val="00E00F02"/>
    <w:rsid w:val="00E0450C"/>
    <w:rsid w:val="00E13110"/>
    <w:rsid w:val="00E1577F"/>
    <w:rsid w:val="00E231A5"/>
    <w:rsid w:val="00E241BF"/>
    <w:rsid w:val="00E24DF1"/>
    <w:rsid w:val="00E40B9A"/>
    <w:rsid w:val="00E40FAB"/>
    <w:rsid w:val="00E431ED"/>
    <w:rsid w:val="00E4705C"/>
    <w:rsid w:val="00E51A7F"/>
    <w:rsid w:val="00E55D90"/>
    <w:rsid w:val="00E56905"/>
    <w:rsid w:val="00E64FF5"/>
    <w:rsid w:val="00E67780"/>
    <w:rsid w:val="00E907EC"/>
    <w:rsid w:val="00EA5421"/>
    <w:rsid w:val="00EA6221"/>
    <w:rsid w:val="00EB34FC"/>
    <w:rsid w:val="00EB52EB"/>
    <w:rsid w:val="00EB5816"/>
    <w:rsid w:val="00EC5160"/>
    <w:rsid w:val="00EC6370"/>
    <w:rsid w:val="00ED0EA9"/>
    <w:rsid w:val="00ED1235"/>
    <w:rsid w:val="00ED2493"/>
    <w:rsid w:val="00ED5376"/>
    <w:rsid w:val="00ED683B"/>
    <w:rsid w:val="00EE2C93"/>
    <w:rsid w:val="00EE6BEE"/>
    <w:rsid w:val="00EF42C6"/>
    <w:rsid w:val="00EF694B"/>
    <w:rsid w:val="00EF77DF"/>
    <w:rsid w:val="00F02D38"/>
    <w:rsid w:val="00F11BEF"/>
    <w:rsid w:val="00F165E1"/>
    <w:rsid w:val="00F258E7"/>
    <w:rsid w:val="00F25EB2"/>
    <w:rsid w:val="00F26A39"/>
    <w:rsid w:val="00F31B84"/>
    <w:rsid w:val="00F3512F"/>
    <w:rsid w:val="00F44F5F"/>
    <w:rsid w:val="00F56105"/>
    <w:rsid w:val="00F57BA5"/>
    <w:rsid w:val="00F631EC"/>
    <w:rsid w:val="00F64C22"/>
    <w:rsid w:val="00F64FA7"/>
    <w:rsid w:val="00F74D19"/>
    <w:rsid w:val="00F80053"/>
    <w:rsid w:val="00F93BFE"/>
    <w:rsid w:val="00F97EA1"/>
    <w:rsid w:val="00FA02C7"/>
    <w:rsid w:val="00FA2582"/>
    <w:rsid w:val="00FA4186"/>
    <w:rsid w:val="00FC0531"/>
    <w:rsid w:val="00FC13F0"/>
    <w:rsid w:val="00FD0FB7"/>
    <w:rsid w:val="00FE0496"/>
    <w:rsid w:val="00FE79A2"/>
    <w:rsid w:val="010579C1"/>
    <w:rsid w:val="018A08E7"/>
    <w:rsid w:val="0209E791"/>
    <w:rsid w:val="02CED4FB"/>
    <w:rsid w:val="03AA01CE"/>
    <w:rsid w:val="0435D699"/>
    <w:rsid w:val="0559669A"/>
    <w:rsid w:val="0594FAFF"/>
    <w:rsid w:val="05CDA683"/>
    <w:rsid w:val="0673B3D7"/>
    <w:rsid w:val="06754D7A"/>
    <w:rsid w:val="0689E759"/>
    <w:rsid w:val="069BFA25"/>
    <w:rsid w:val="07C80078"/>
    <w:rsid w:val="0801A463"/>
    <w:rsid w:val="087753E5"/>
    <w:rsid w:val="097292E0"/>
    <w:rsid w:val="0987CDCF"/>
    <w:rsid w:val="0AE53E33"/>
    <w:rsid w:val="0B679121"/>
    <w:rsid w:val="0CA68857"/>
    <w:rsid w:val="0CB98046"/>
    <w:rsid w:val="0DE47243"/>
    <w:rsid w:val="0E58FD44"/>
    <w:rsid w:val="0F6ABEDB"/>
    <w:rsid w:val="0FAFDC0B"/>
    <w:rsid w:val="11608432"/>
    <w:rsid w:val="11D13D82"/>
    <w:rsid w:val="120DFA78"/>
    <w:rsid w:val="13373656"/>
    <w:rsid w:val="135D4AAF"/>
    <w:rsid w:val="1382BB78"/>
    <w:rsid w:val="14821B69"/>
    <w:rsid w:val="1713AB06"/>
    <w:rsid w:val="195A7AD2"/>
    <w:rsid w:val="1A5933E3"/>
    <w:rsid w:val="1D04DC10"/>
    <w:rsid w:val="20534080"/>
    <w:rsid w:val="21629A79"/>
    <w:rsid w:val="2378DF69"/>
    <w:rsid w:val="23A742FA"/>
    <w:rsid w:val="23B9209E"/>
    <w:rsid w:val="23D67F85"/>
    <w:rsid w:val="2425D889"/>
    <w:rsid w:val="24B4E690"/>
    <w:rsid w:val="25FB0D9A"/>
    <w:rsid w:val="266EEB1E"/>
    <w:rsid w:val="2751866F"/>
    <w:rsid w:val="275221F5"/>
    <w:rsid w:val="2815B8DC"/>
    <w:rsid w:val="2882F8F6"/>
    <w:rsid w:val="28C8CF14"/>
    <w:rsid w:val="29707D43"/>
    <w:rsid w:val="2A717349"/>
    <w:rsid w:val="2BCEE1F2"/>
    <w:rsid w:val="2BD71E34"/>
    <w:rsid w:val="2C363D93"/>
    <w:rsid w:val="2D19E5B4"/>
    <w:rsid w:val="2DF83457"/>
    <w:rsid w:val="2E893BFD"/>
    <w:rsid w:val="2EF22013"/>
    <w:rsid w:val="2FC6B30B"/>
    <w:rsid w:val="2FE5D294"/>
    <w:rsid w:val="30107CD0"/>
    <w:rsid w:val="30C76CEA"/>
    <w:rsid w:val="30E6EF40"/>
    <w:rsid w:val="314ADF4A"/>
    <w:rsid w:val="31D3A6C9"/>
    <w:rsid w:val="32F4B266"/>
    <w:rsid w:val="3315B7D0"/>
    <w:rsid w:val="339BB7F9"/>
    <w:rsid w:val="34442493"/>
    <w:rsid w:val="3460A701"/>
    <w:rsid w:val="35878112"/>
    <w:rsid w:val="35A0D40B"/>
    <w:rsid w:val="35A70CC9"/>
    <w:rsid w:val="35B624CA"/>
    <w:rsid w:val="35C3BB44"/>
    <w:rsid w:val="36B7710B"/>
    <w:rsid w:val="36CBF64C"/>
    <w:rsid w:val="3729C21B"/>
    <w:rsid w:val="37CEEAF8"/>
    <w:rsid w:val="385E2B69"/>
    <w:rsid w:val="38953B26"/>
    <w:rsid w:val="38B1849A"/>
    <w:rsid w:val="395CFF47"/>
    <w:rsid w:val="39F6DF6C"/>
    <w:rsid w:val="3A1AD3BF"/>
    <w:rsid w:val="3A67BA04"/>
    <w:rsid w:val="3A92CD0A"/>
    <w:rsid w:val="3AFCAEB7"/>
    <w:rsid w:val="3AFF6D75"/>
    <w:rsid w:val="3B453CA5"/>
    <w:rsid w:val="3B5CA400"/>
    <w:rsid w:val="3B70A2DB"/>
    <w:rsid w:val="3CAA76C1"/>
    <w:rsid w:val="3D36B997"/>
    <w:rsid w:val="3D6A654A"/>
    <w:rsid w:val="3E78CE01"/>
    <w:rsid w:val="3E7997DF"/>
    <w:rsid w:val="3E7B2290"/>
    <w:rsid w:val="3E81B4D6"/>
    <w:rsid w:val="3E9CB7CB"/>
    <w:rsid w:val="3EC71F63"/>
    <w:rsid w:val="3EFE2290"/>
    <w:rsid w:val="3F861E9A"/>
    <w:rsid w:val="41689D6A"/>
    <w:rsid w:val="4289791B"/>
    <w:rsid w:val="42A81AEF"/>
    <w:rsid w:val="431FD74E"/>
    <w:rsid w:val="43B8AFE7"/>
    <w:rsid w:val="450AB599"/>
    <w:rsid w:val="450AED3F"/>
    <w:rsid w:val="452E4BFA"/>
    <w:rsid w:val="45828F3F"/>
    <w:rsid w:val="47E7DF21"/>
    <w:rsid w:val="48749CA0"/>
    <w:rsid w:val="4AB4E9DD"/>
    <w:rsid w:val="4B795757"/>
    <w:rsid w:val="4C4345D1"/>
    <w:rsid w:val="4CABFF58"/>
    <w:rsid w:val="4DF22574"/>
    <w:rsid w:val="4E38BC78"/>
    <w:rsid w:val="4E40AFDA"/>
    <w:rsid w:val="4E5CDBC3"/>
    <w:rsid w:val="4FA88066"/>
    <w:rsid w:val="50E0B068"/>
    <w:rsid w:val="50E1BFFA"/>
    <w:rsid w:val="518D97EC"/>
    <w:rsid w:val="51E9ECBB"/>
    <w:rsid w:val="520FD282"/>
    <w:rsid w:val="53F7DD74"/>
    <w:rsid w:val="54E58AEE"/>
    <w:rsid w:val="55E219F3"/>
    <w:rsid w:val="571EE251"/>
    <w:rsid w:val="5738024E"/>
    <w:rsid w:val="59059012"/>
    <w:rsid w:val="5A10E754"/>
    <w:rsid w:val="5B1BCB3E"/>
    <w:rsid w:val="5BA3B98B"/>
    <w:rsid w:val="5C36352F"/>
    <w:rsid w:val="5C684A3E"/>
    <w:rsid w:val="5CA495CB"/>
    <w:rsid w:val="5CDF60BD"/>
    <w:rsid w:val="5E37DDEA"/>
    <w:rsid w:val="5FD868C9"/>
    <w:rsid w:val="6133EC1B"/>
    <w:rsid w:val="619452CB"/>
    <w:rsid w:val="632A90FD"/>
    <w:rsid w:val="63A3DC94"/>
    <w:rsid w:val="64232804"/>
    <w:rsid w:val="644927BD"/>
    <w:rsid w:val="644FD041"/>
    <w:rsid w:val="64F85322"/>
    <w:rsid w:val="65E542A0"/>
    <w:rsid w:val="67F99A95"/>
    <w:rsid w:val="68F10AD0"/>
    <w:rsid w:val="69518B91"/>
    <w:rsid w:val="69DCCE19"/>
    <w:rsid w:val="6A6D61F5"/>
    <w:rsid w:val="6ABAF494"/>
    <w:rsid w:val="6B4A0450"/>
    <w:rsid w:val="6B59F2CD"/>
    <w:rsid w:val="6D333890"/>
    <w:rsid w:val="6D81FB5D"/>
    <w:rsid w:val="6EE975BE"/>
    <w:rsid w:val="6FFDBA45"/>
    <w:rsid w:val="70579043"/>
    <w:rsid w:val="71A24A3F"/>
    <w:rsid w:val="724D18E3"/>
    <w:rsid w:val="75959A82"/>
    <w:rsid w:val="760503CB"/>
    <w:rsid w:val="768A7D6A"/>
    <w:rsid w:val="797F4B56"/>
    <w:rsid w:val="7AF6E647"/>
    <w:rsid w:val="7C3D6DC4"/>
    <w:rsid w:val="7FE7A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358BCF53-7464-4329-B486-4B064B550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4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446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63</cp:revision>
  <cp:lastPrinted>2026-06-28T18:31:00Z</cp:lastPrinted>
  <dcterms:created xsi:type="dcterms:W3CDTF">2025-10-27T11:21:00Z</dcterms:created>
  <dcterms:modified xsi:type="dcterms:W3CDTF">2026-09-01T06:27:00Z</dcterms:modified>
</cp:coreProperties>
</file>