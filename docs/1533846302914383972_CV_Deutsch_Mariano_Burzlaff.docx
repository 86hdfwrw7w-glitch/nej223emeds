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969"/>
        <w:gridCol w:w="136"/>
        <w:gridCol w:w="431"/>
        <w:gridCol w:w="567"/>
        <w:gridCol w:w="283"/>
        <w:gridCol w:w="142"/>
        <w:gridCol w:w="3260"/>
      </w:tblGrid>
      <w:tr w:rsidR="00E55D90" w:rsidRPr="006439EE" w14:paraId="487AC9CE" w14:textId="77777777" w:rsidTr="00FE0496">
        <w:trPr>
          <w:trHeight w:val="283"/>
        </w:trPr>
        <w:tc>
          <w:tcPr>
            <w:tcW w:w="10206" w:type="dxa"/>
            <w:gridSpan w:val="8"/>
            <w:vAlign w:val="bottom"/>
          </w:tcPr>
          <w:p w14:paraId="0CBC6997" w14:textId="317F3873" w:rsidR="00E55D90" w:rsidRPr="00F44F5F" w:rsidRDefault="00DB1439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Mariano Burzlaff</w:t>
            </w:r>
          </w:p>
          <w:p w14:paraId="2D363F9A" w14:textId="0CA38F8F" w:rsidR="00F44F5F" w:rsidRPr="00F44F5F" w:rsidRDefault="00DB1439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B1439">
              <w:rPr>
                <w:rFonts w:ascii="Times New Roman" w:hAnsi="Times New Roman" w:cs="Times New Roman"/>
                <w:bCs/>
                <w:sz w:val="20"/>
                <w:szCs w:val="20"/>
              </w:rPr>
              <w:t>Neptunstrasse 3, 9000 St. Gallen, Schweiz</w:t>
            </w:r>
          </w:p>
          <w:p w14:paraId="135895E2" w14:textId="564BF9F1" w:rsidR="00F44F5F" w:rsidRPr="006439EE" w:rsidRDefault="00DB1439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fr-FR"/>
              </w:rPr>
            </w:pPr>
            <w:r w:rsidRPr="006439EE">
              <w:rPr>
                <w:rFonts w:ascii="Times New Roman" w:hAnsi="Times New Roman" w:cs="Times New Roman"/>
                <w:bCs/>
                <w:sz w:val="20"/>
                <w:szCs w:val="20"/>
                <w:lang w:val="fr-FR"/>
              </w:rPr>
              <w:t>mariano.burzlaff</w:t>
            </w:r>
            <w:r w:rsidR="00F44F5F" w:rsidRPr="006439EE">
              <w:rPr>
                <w:rFonts w:ascii="Times New Roman" w:hAnsi="Times New Roman" w:cs="Times New Roman"/>
                <w:bCs/>
                <w:sz w:val="20"/>
                <w:szCs w:val="20"/>
                <w:lang w:val="fr-FR"/>
              </w:rPr>
              <w:t>@gmx.com | +4</w:t>
            </w:r>
            <w:r w:rsidRPr="006439EE">
              <w:rPr>
                <w:rFonts w:ascii="Times New Roman" w:hAnsi="Times New Roman" w:cs="Times New Roman"/>
                <w:bCs/>
                <w:sz w:val="20"/>
                <w:szCs w:val="20"/>
                <w:lang w:val="fr-FR"/>
              </w:rPr>
              <w:t>1 78 698 87 66</w:t>
            </w:r>
            <w:r w:rsidR="006439EE" w:rsidRPr="006439EE">
              <w:rPr>
                <w:rFonts w:ascii="Times New Roman" w:hAnsi="Times New Roman" w:cs="Times New Roman"/>
                <w:bCs/>
                <w:sz w:val="20"/>
                <w:szCs w:val="20"/>
                <w:lang w:val="fr-FR"/>
              </w:rPr>
              <w:t xml:space="preserve"> | Nation</w:t>
            </w:r>
            <w:ins w:id="0" w:author="David Döbele" w:date="2026-08-03T16:35:00Z" w16du:dateUtc="2026-08-03T14:35:00Z">
              <w:r w:rsidR="006762AF">
                <w:rPr>
                  <w:rFonts w:ascii="Times New Roman" w:hAnsi="Times New Roman" w:cs="Times New Roman"/>
                  <w:bCs/>
                  <w:sz w:val="20"/>
                  <w:szCs w:val="20"/>
                  <w:lang w:val="fr-FR"/>
                </w:rPr>
                <w:t>alität</w:t>
              </w:r>
            </w:ins>
            <w:r w:rsidR="006439EE">
              <w:rPr>
                <w:rFonts w:ascii="Times New Roman" w:hAnsi="Times New Roman" w:cs="Times New Roman"/>
                <w:bCs/>
                <w:sz w:val="20"/>
                <w:szCs w:val="20"/>
                <w:lang w:val="fr-FR"/>
              </w:rPr>
              <w:t> : Deutsch</w:t>
            </w:r>
          </w:p>
        </w:tc>
      </w:tr>
      <w:tr w:rsidR="002508C2" w:rsidRPr="00F44F5F" w14:paraId="0FCADE56" w14:textId="77777777" w:rsidTr="00FE0496">
        <w:trPr>
          <w:trHeight w:val="567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44F5F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FE0496">
        <w:trPr>
          <w:trHeight w:val="283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1A75C061" w:rsidR="00D1492F" w:rsidRPr="00F44F5F" w:rsidRDefault="00DB1439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B1439">
              <w:rPr>
                <w:rFonts w:ascii="Times New Roman" w:hAnsi="Times New Roman" w:cs="Times New Roman"/>
                <w:b/>
                <w:sz w:val="21"/>
                <w:szCs w:val="21"/>
              </w:rPr>
              <w:t>Universität St. Gallen (HSG)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31948DBF" w:rsidR="00D1492F" w:rsidRPr="00F44F5F" w:rsidRDefault="00B313BB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St. Gallen, Schweiz</w:t>
            </w:r>
          </w:p>
        </w:tc>
      </w:tr>
      <w:tr w:rsidR="00D1492F" w:rsidRPr="00F44F5F" w14:paraId="61E5D482" w14:textId="77777777" w:rsidTr="00FE0496">
        <w:tc>
          <w:tcPr>
            <w:tcW w:w="5523" w:type="dxa"/>
            <w:gridSpan w:val="3"/>
          </w:tcPr>
          <w:p w14:paraId="11CB9A0F" w14:textId="33FD536E" w:rsidR="00D1492F" w:rsidRPr="00F44F5F" w:rsidRDefault="00DB143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DB143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B.A. in Volkswirtschaftslehre</w:t>
            </w:r>
          </w:p>
        </w:tc>
        <w:tc>
          <w:tcPr>
            <w:tcW w:w="4683" w:type="dxa"/>
            <w:gridSpan w:val="5"/>
          </w:tcPr>
          <w:p w14:paraId="419A9228" w14:textId="36C2EF97" w:rsidR="00D1492F" w:rsidRPr="00F44F5F" w:rsidRDefault="00B313BB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sz w:val="20"/>
                <w:szCs w:val="20"/>
              </w:rPr>
              <w:t>09/2025 – heute</w:t>
            </w:r>
          </w:p>
        </w:tc>
      </w:tr>
      <w:tr w:rsidR="00D5280E" w:rsidRPr="008D1052" w14:paraId="7EABE9F1" w14:textId="77777777" w:rsidTr="00FE0496">
        <w:tc>
          <w:tcPr>
            <w:tcW w:w="10206" w:type="dxa"/>
            <w:gridSpan w:val="8"/>
          </w:tcPr>
          <w:p w14:paraId="776A8259" w14:textId="43243AB2" w:rsidR="00B313BB" w:rsidRPr="00B313BB" w:rsidRDefault="00B313BB" w:rsidP="00B313BB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Notendurchschnitt: 5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</w:t>
            </w:r>
            <w:r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5</w:t>
            </w:r>
            <w:r w:rsidR="001C0B36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1</w:t>
            </w:r>
            <w:r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/6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</w:t>
            </w:r>
            <w:r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0 (Skala 1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</w:t>
            </w:r>
            <w:r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0 – 6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</w:t>
            </w:r>
            <w:r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0, 6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</w:t>
            </w:r>
            <w:r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0 = beste Note)</w:t>
            </w:r>
          </w:p>
          <w:p w14:paraId="4C17964E" w14:textId="0ADBE325" w:rsidR="00B313BB" w:rsidRPr="008D1052" w:rsidRDefault="00B313BB" w:rsidP="008D1052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8D1052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Relevante Kurse: </w:t>
            </w:r>
            <w:commentRangeStart w:id="1"/>
            <w:commentRangeStart w:id="2"/>
            <w:r w:rsidR="008D1052" w:rsidRPr="008D1052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Corporate Finance; Financial Statement Analysis and Corporate Valuation</w:t>
            </w:r>
            <w:r w:rsidR="008D1052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;</w:t>
            </w:r>
            <w:r w:rsidR="006439EE"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Accounting</w:t>
            </w:r>
            <w:r w:rsidR="006439EE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;</w:t>
            </w:r>
            <w:r w:rsidR="006439EE"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Controlling &amp; Auditing;</w:t>
            </w:r>
            <w:commentRangeEnd w:id="1"/>
            <w:r w:rsidR="006439EE" w:rsidRPr="008D1052">
              <w:rPr>
                <w:rStyle w:val="Kommentarzeichen"/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commentReference w:id="1"/>
            </w:r>
            <w:commentRangeEnd w:id="2"/>
            <w:r w:rsidR="006762AF" w:rsidRPr="008D1052">
              <w:rPr>
                <w:rStyle w:val="Kommentarzeichen"/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commentReference w:id="2"/>
            </w:r>
            <w:r w:rsidRPr="008D1052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Finanzielle Führung</w:t>
            </w:r>
            <w:r w:rsidR="008D1052"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; </w:t>
            </w:r>
            <w:r w:rsidR="008D1052" w:rsidRPr="008D1052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Privatrecht</w:t>
            </w:r>
          </w:p>
          <w:p w14:paraId="7A71E6B0" w14:textId="47CB7CB6" w:rsidR="00426D7E" w:rsidRPr="008D1052" w:rsidRDefault="00B313BB" w:rsidP="008D1052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Vertiefung: Business Economics</w:t>
            </w:r>
          </w:p>
        </w:tc>
      </w:tr>
      <w:tr w:rsidR="00D5280E" w:rsidRPr="00F44F5F" w14:paraId="013361E1" w14:textId="77777777" w:rsidTr="00FE0496">
        <w:trPr>
          <w:trHeight w:val="340"/>
        </w:trPr>
        <w:tc>
          <w:tcPr>
            <w:tcW w:w="6946" w:type="dxa"/>
            <w:gridSpan w:val="7"/>
            <w:vAlign w:val="bottom"/>
          </w:tcPr>
          <w:p w14:paraId="197620E3" w14:textId="78CADA3E" w:rsidR="00D1492F" w:rsidRPr="00F44F5F" w:rsidRDefault="00B313BB" w:rsidP="00723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b/>
                <w:sz w:val="21"/>
                <w:szCs w:val="21"/>
              </w:rPr>
              <w:t>Gymnasium Leonhard</w:t>
            </w:r>
          </w:p>
        </w:tc>
        <w:tc>
          <w:tcPr>
            <w:tcW w:w="3260" w:type="dxa"/>
            <w:vAlign w:val="bottom"/>
          </w:tcPr>
          <w:p w14:paraId="63D86F51" w14:textId="7996A55E" w:rsidR="00D1492F" w:rsidRPr="00F44F5F" w:rsidRDefault="00B313BB" w:rsidP="00D5280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Basel, Schweiz</w:t>
            </w:r>
          </w:p>
        </w:tc>
      </w:tr>
      <w:tr w:rsidR="00D5280E" w:rsidRPr="00F44F5F" w14:paraId="62632213" w14:textId="77777777" w:rsidTr="00FE0496">
        <w:tc>
          <w:tcPr>
            <w:tcW w:w="5387" w:type="dxa"/>
            <w:gridSpan w:val="2"/>
          </w:tcPr>
          <w:p w14:paraId="5F71027E" w14:textId="09180DD0" w:rsidR="00D1492F" w:rsidRPr="00F44F5F" w:rsidRDefault="00B313B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B313B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Schweizer Matura</w:t>
            </w:r>
          </w:p>
        </w:tc>
        <w:tc>
          <w:tcPr>
            <w:tcW w:w="4819" w:type="dxa"/>
            <w:gridSpan w:val="6"/>
          </w:tcPr>
          <w:p w14:paraId="51FC9814" w14:textId="235793CE" w:rsidR="00D1492F" w:rsidRPr="00F44F5F" w:rsidRDefault="00B313BB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313BB">
              <w:rPr>
                <w:rFonts w:ascii="Times New Roman" w:hAnsi="Times New Roman" w:cs="Times New Roman"/>
                <w:sz w:val="20"/>
                <w:szCs w:val="20"/>
              </w:rPr>
              <w:t>08/2020 – 06/2024</w:t>
            </w:r>
          </w:p>
        </w:tc>
      </w:tr>
      <w:tr w:rsidR="00D5280E" w:rsidRPr="00F44F5F" w14:paraId="4D68BFE7" w14:textId="77777777" w:rsidTr="00FE0496">
        <w:tc>
          <w:tcPr>
            <w:tcW w:w="10206" w:type="dxa"/>
            <w:gridSpan w:val="8"/>
          </w:tcPr>
          <w:p w14:paraId="5498BA60" w14:textId="77777777" w:rsidR="00B313BB" w:rsidRPr="00B313BB" w:rsidRDefault="00B313BB" w:rsidP="00B313BB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sz w:val="20"/>
                <w:szCs w:val="20"/>
              </w:rPr>
              <w:t>Schwerpunktfach: Spanisch</w:t>
            </w:r>
          </w:p>
          <w:p w14:paraId="0232C86D" w14:textId="72750324" w:rsidR="00B313BB" w:rsidRPr="00B313BB" w:rsidRDefault="00B313BB" w:rsidP="00B313BB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sz w:val="20"/>
                <w:szCs w:val="20"/>
              </w:rPr>
              <w:t>Ergänzungsfach: Biologie und Sport</w:t>
            </w:r>
          </w:p>
          <w:p w14:paraId="54BF63E9" w14:textId="0A63F25A" w:rsidR="0091331D" w:rsidRPr="00FE0496" w:rsidRDefault="00B313BB" w:rsidP="00B313BB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B313BB">
              <w:rPr>
                <w:rFonts w:ascii="Times New Roman" w:hAnsi="Times New Roman" w:cs="Times New Roman"/>
                <w:sz w:val="20"/>
                <w:szCs w:val="20"/>
              </w:rPr>
              <w:t>Maturaarbeit: „Der Zusammenhang zwischen Sport und mentaler Gesundheit“</w:t>
            </w:r>
          </w:p>
        </w:tc>
      </w:tr>
      <w:tr w:rsidR="00E55D90" w:rsidRPr="00F44F5F" w14:paraId="3A2665B3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F44F5F" w14:paraId="127C64E2" w14:textId="77777777" w:rsidTr="00FE0496">
        <w:trPr>
          <w:trHeight w:val="283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1EE35D6A" w:rsidR="00E55D90" w:rsidRPr="00F44F5F" w:rsidRDefault="00B313BB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b/>
                <w:sz w:val="21"/>
                <w:szCs w:val="21"/>
              </w:rPr>
              <w:t>Online Reselling Business</w:t>
            </w:r>
          </w:p>
        </w:tc>
        <w:tc>
          <w:tcPr>
            <w:tcW w:w="3685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0BE99638" w:rsidR="00E55D90" w:rsidRPr="00F44F5F" w:rsidRDefault="00B313BB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St. Gallen, Schweiz</w:t>
            </w:r>
          </w:p>
        </w:tc>
      </w:tr>
      <w:tr w:rsidR="00E55D90" w:rsidRPr="00F44F5F" w14:paraId="335D84E9" w14:textId="77777777" w:rsidTr="00FE0496">
        <w:tc>
          <w:tcPr>
            <w:tcW w:w="5954" w:type="dxa"/>
            <w:gridSpan w:val="4"/>
          </w:tcPr>
          <w:p w14:paraId="20B1570F" w14:textId="1B173FF5" w:rsidR="00E55D90" w:rsidRPr="00F44F5F" w:rsidRDefault="00B313BB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B313B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Gründer</w:t>
            </w:r>
            <w:ins w:id="3" w:author="David Döbele" w:date="2026-08-03T16:36:00Z" w16du:dateUtc="2026-08-03T14:36:00Z">
              <w:r w:rsidR="006762AF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en-US"/>
                </w:rPr>
                <w:t xml:space="preserve"> eines E-Commerce Reselling Unternehmens mit Fokus auf </w:t>
              </w:r>
              <w:commentRangeStart w:id="4"/>
              <w:r w:rsidR="006762AF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en-US"/>
                </w:rPr>
                <w:t>XYZ</w:t>
              </w:r>
            </w:ins>
            <w:commentRangeEnd w:id="4"/>
            <w:r w:rsidR="006762AF" w:rsidRPr="00F44F5F">
              <w:rPr>
                <w:rStyle w:val="Kommentarzeichen"/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commentReference w:id="4"/>
            </w:r>
          </w:p>
        </w:tc>
        <w:tc>
          <w:tcPr>
            <w:tcW w:w="4252" w:type="dxa"/>
            <w:gridSpan w:val="4"/>
          </w:tcPr>
          <w:p w14:paraId="0475B997" w14:textId="0658A7FA" w:rsidR="00E55D90" w:rsidRPr="00F44F5F" w:rsidRDefault="00B313BB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313B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07/2022 – heute</w:t>
            </w:r>
          </w:p>
        </w:tc>
      </w:tr>
      <w:tr w:rsidR="00E55D90" w:rsidRPr="00F44F5F" w14:paraId="54C3D64C" w14:textId="77777777" w:rsidTr="00FE0496">
        <w:tc>
          <w:tcPr>
            <w:tcW w:w="10206" w:type="dxa"/>
            <w:gridSpan w:val="8"/>
          </w:tcPr>
          <w:p w14:paraId="450FA2D6" w14:textId="77777777" w:rsidR="00B313BB" w:rsidRPr="00B313BB" w:rsidRDefault="00B313BB" w:rsidP="00B313B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Skalierung des Geschäfts von Grund auf zu einem konstanten Jahresumsatz von über CHF 120'000 und insgesamt</w:t>
            </w:r>
          </w:p>
          <w:p w14:paraId="03E6B5DA" w14:textId="77777777" w:rsidR="00B313BB" w:rsidRPr="00B313BB" w:rsidRDefault="00B313BB" w:rsidP="00B313BB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mehr als 5'000 abgewickelten Verkäufen seit Geschäftsbeginn</w:t>
            </w:r>
          </w:p>
          <w:p w14:paraId="234CD2D3" w14:textId="68E357DA" w:rsidR="00B313BB" w:rsidRPr="00B313BB" w:rsidRDefault="006C5BBD" w:rsidP="00694669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6C5BB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Entwicklung eines eigenständigen Bewertungssystems auf Basis fundierter Marktkenntnisse und systematischer Preisvergleichsanalysen zur gezielten Optimierung von Einkaufs- und Verkaufspreisen sowie nachhaltigen Gewinnmargen</w:t>
            </w:r>
          </w:p>
          <w:p w14:paraId="2E69E4DB" w14:textId="7E6FFEEA" w:rsidR="00B313BB" w:rsidRPr="00B313BB" w:rsidRDefault="00694669" w:rsidP="00694669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6946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Aufbau eines Lieferantennetzwerks durch gezielte Beziehungspflege mit Unternehmern und Händlern, wodurch bevorzugter Zugang zu gefragter, limitierter Ware sowie eigenständig abgewickelte Transaktionen von über CHF 10</w:t>
            </w:r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'</w:t>
            </w:r>
            <w:r w:rsidRPr="006946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000 ermöglicht wurde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n</w:t>
            </w:r>
          </w:p>
          <w:p w14:paraId="06D64A52" w14:textId="77777777" w:rsidR="00E55D90" w:rsidRPr="007F0A0F" w:rsidRDefault="00694669" w:rsidP="00694669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6946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Etablierung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Pr="006946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eines loyalen Kundenstamms durch hohe Servicestandards, schnelle Auftragsabwicklung und transparente Preisgestaltung, was zu stetigem Umsatzwachstum durch wiederkehrende Verkäufe führte</w:t>
            </w:r>
          </w:p>
          <w:p w14:paraId="6DD9BA0F" w14:textId="2002BB32" w:rsidR="007F0A0F" w:rsidRPr="00FE0496" w:rsidRDefault="00832F57" w:rsidP="00694669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commentRangeStart w:id="5"/>
            <w:commentRangeStart w:id="6"/>
            <w:r w:rsidRPr="00832F5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Eigenständige Steuerung sämtlicher finanzieller und administrativer Geschäftsprozesse, einschliesslich Buchhaltung, Inventarkontrolle sowie laufendem Umsatz-, Kosten- und Margencontrolling, unter Einhaltung der MWST-Vorgaben und Sicherstellung einer vollständigen, prüfbaren Finanzdokumentation</w:t>
            </w:r>
            <w:commentRangeEnd w:id="5"/>
            <w:r w:rsidR="006439EE" w:rsidRPr="00FE0496">
              <w:rPr>
                <w:rStyle w:val="Kommentarzeichen"/>
                <w:rFonts w:ascii="Times New Roman" w:hAnsi="Times New Roman" w:cs="Times New Roman"/>
                <w:sz w:val="20"/>
                <w:szCs w:val="20"/>
                <w:lang w:val="de-AT"/>
              </w:rPr>
              <w:commentReference w:id="5"/>
            </w:r>
            <w:commentRangeEnd w:id="6"/>
            <w:r w:rsidR="00906162" w:rsidRPr="00FE0496">
              <w:rPr>
                <w:rStyle w:val="Kommentarzeichen"/>
                <w:rFonts w:ascii="Times New Roman" w:hAnsi="Times New Roman" w:cs="Times New Roman"/>
                <w:sz w:val="20"/>
                <w:szCs w:val="20"/>
                <w:lang w:val="de-AT"/>
              </w:rPr>
              <w:commentReference w:id="6"/>
            </w:r>
          </w:p>
        </w:tc>
      </w:tr>
      <w:tr w:rsidR="00AE4ED3" w:rsidRPr="00F44F5F" w14:paraId="45404236" w14:textId="77777777" w:rsidTr="00FE0496">
        <w:trPr>
          <w:trHeight w:val="346"/>
        </w:trPr>
        <w:tc>
          <w:tcPr>
            <w:tcW w:w="5523" w:type="dxa"/>
            <w:gridSpan w:val="3"/>
            <w:vAlign w:val="bottom"/>
          </w:tcPr>
          <w:p w14:paraId="3CF978EE" w14:textId="2A96863C" w:rsidR="00AE4ED3" w:rsidRPr="00F44F5F" w:rsidRDefault="00B313BB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B313BB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Global Security Group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GmbH</w:t>
            </w:r>
          </w:p>
        </w:tc>
        <w:tc>
          <w:tcPr>
            <w:tcW w:w="4683" w:type="dxa"/>
            <w:gridSpan w:val="5"/>
            <w:vAlign w:val="bottom"/>
          </w:tcPr>
          <w:p w14:paraId="49A11F72" w14:textId="0A78E564" w:rsidR="00AE4ED3" w:rsidRPr="00F44F5F" w:rsidRDefault="00B313BB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Basel, Schweiz</w:t>
            </w:r>
          </w:p>
        </w:tc>
      </w:tr>
      <w:tr w:rsidR="00AE4ED3" w:rsidRPr="00F44F5F" w14:paraId="16C6F7AD" w14:textId="77777777" w:rsidTr="00FE0496">
        <w:trPr>
          <w:trHeight w:val="57"/>
        </w:trPr>
        <w:tc>
          <w:tcPr>
            <w:tcW w:w="5523" w:type="dxa"/>
            <w:gridSpan w:val="3"/>
          </w:tcPr>
          <w:p w14:paraId="5D8760E9" w14:textId="1A9A05CC" w:rsidR="00AE4ED3" w:rsidRPr="00AE4ED3" w:rsidRDefault="00B313BB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B313B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Sicherheitsmitarbeiter</w:t>
            </w:r>
          </w:p>
        </w:tc>
        <w:tc>
          <w:tcPr>
            <w:tcW w:w="4683" w:type="dxa"/>
            <w:gridSpan w:val="5"/>
          </w:tcPr>
          <w:p w14:paraId="2D9DB8CA" w14:textId="44629209" w:rsidR="00AE4ED3" w:rsidRPr="00F44F5F" w:rsidRDefault="00B313BB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06/2023 – heute</w:t>
            </w:r>
          </w:p>
        </w:tc>
      </w:tr>
      <w:tr w:rsidR="00AE4ED3" w:rsidRPr="00F44F5F" w14:paraId="7660C4BA" w14:textId="77777777" w:rsidTr="00FE0496">
        <w:trPr>
          <w:trHeight w:val="57"/>
        </w:trPr>
        <w:tc>
          <w:tcPr>
            <w:tcW w:w="10206" w:type="dxa"/>
            <w:gridSpan w:val="8"/>
          </w:tcPr>
          <w:p w14:paraId="1F570835" w14:textId="77777777" w:rsidR="00B313BB" w:rsidRPr="00B313BB" w:rsidRDefault="00B313BB" w:rsidP="00B313B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Gewährleistung der Sicherheit und Koordination der Besucherströme bei Grossveranstaltungen mit hoher</w:t>
            </w:r>
          </w:p>
          <w:p w14:paraId="68E2944C" w14:textId="77777777" w:rsidR="00B313BB" w:rsidRPr="00B313BB" w:rsidRDefault="00B313BB" w:rsidP="00B313BB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Besucherfrequenz, unter Einhaltung regulatorischer Sicherheitsstandards</w:t>
            </w:r>
          </w:p>
          <w:p w14:paraId="5760068B" w14:textId="7A4597FB" w:rsidR="00B313BB" w:rsidRPr="00B313BB" w:rsidRDefault="00B313BB" w:rsidP="00B313B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Wahrung von Ruhe und Professionalität in einem dynamischen Umfeld mit hohem Personenaufkommen, bei</w:t>
            </w:r>
          </w:p>
          <w:p w14:paraId="132465C4" w14:textId="1676410A" w:rsidR="00AE4ED3" w:rsidRPr="00FE0496" w:rsidRDefault="00B313BB" w:rsidP="00B313BB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klarer und effektiver Kommunikation mit Gästen, Veranstaltern und Kolleg:innen</w:t>
            </w:r>
            <w:r w:rsidR="00AE4ED3" w:rsidRPr="00FE0496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</w:p>
        </w:tc>
      </w:tr>
      <w:tr w:rsidR="00FE0496" w:rsidRPr="00F44F5F" w14:paraId="4EC9DEB8" w14:textId="77777777" w:rsidTr="00FE0496">
        <w:trPr>
          <w:trHeight w:val="346"/>
        </w:trPr>
        <w:tc>
          <w:tcPr>
            <w:tcW w:w="5523" w:type="dxa"/>
            <w:gridSpan w:val="3"/>
            <w:vAlign w:val="bottom"/>
          </w:tcPr>
          <w:p w14:paraId="061D97E7" w14:textId="5366C121" w:rsidR="00FE0496" w:rsidRPr="00F44F5F" w:rsidRDefault="00B313BB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commentRangeStart w:id="7"/>
            <w:commentRangeStart w:id="8"/>
            <w:r w:rsidRPr="00B313BB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Netrics </w:t>
            </w:r>
            <w:commentRangeEnd w:id="7"/>
            <w:r w:rsidR="006439EE" w:rsidRPr="00B313BB">
              <w:rPr>
                <w:rStyle w:val="Kommentarzeichen"/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commentReference w:id="7"/>
            </w:r>
            <w:commentRangeEnd w:id="8"/>
            <w:r w:rsidR="00906162" w:rsidRPr="00B313BB">
              <w:rPr>
                <w:rStyle w:val="Kommentarzeichen"/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commentReference w:id="8"/>
            </w:r>
            <w:r w:rsidRPr="00B313BB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AG</w:t>
            </w:r>
          </w:p>
        </w:tc>
        <w:tc>
          <w:tcPr>
            <w:tcW w:w="4683" w:type="dxa"/>
            <w:gridSpan w:val="5"/>
            <w:vAlign w:val="bottom"/>
          </w:tcPr>
          <w:p w14:paraId="38592414" w14:textId="77B68DEA" w:rsidR="00FE0496" w:rsidRPr="00F44F5F" w:rsidRDefault="00175F53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175F53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Basel, Schweiz</w:t>
            </w:r>
          </w:p>
        </w:tc>
      </w:tr>
      <w:tr w:rsidR="00FE0496" w:rsidRPr="00F44F5F" w14:paraId="0A0FFCF6" w14:textId="77777777" w:rsidTr="00FE0496">
        <w:trPr>
          <w:trHeight w:val="113"/>
        </w:trPr>
        <w:tc>
          <w:tcPr>
            <w:tcW w:w="5523" w:type="dxa"/>
            <w:gridSpan w:val="3"/>
          </w:tcPr>
          <w:p w14:paraId="30382087" w14:textId="20D95101" w:rsidR="00FE0496" w:rsidRPr="00FE0496" w:rsidRDefault="00B313BB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B313B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 Business Technology</w:t>
            </w:r>
          </w:p>
        </w:tc>
        <w:tc>
          <w:tcPr>
            <w:tcW w:w="4683" w:type="dxa"/>
            <w:gridSpan w:val="5"/>
          </w:tcPr>
          <w:p w14:paraId="7444AF8F" w14:textId="39B9CF90" w:rsidR="00FE0496" w:rsidRPr="00F44F5F" w:rsidRDefault="00175F53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175F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06/2022</w:t>
            </w:r>
          </w:p>
        </w:tc>
      </w:tr>
      <w:tr w:rsidR="00175F53" w:rsidRPr="00F44F5F" w14:paraId="4C00CD42" w14:textId="77777777" w:rsidTr="000346D2">
        <w:trPr>
          <w:trHeight w:val="113"/>
        </w:trPr>
        <w:tc>
          <w:tcPr>
            <w:tcW w:w="10206" w:type="dxa"/>
            <w:gridSpan w:val="8"/>
          </w:tcPr>
          <w:p w14:paraId="736C3A39" w14:textId="77777777" w:rsidR="00175F53" w:rsidRPr="00175F53" w:rsidRDefault="00175F53" w:rsidP="00175F53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Erstellung und Strukturierung von PowerPoint-Präsentationen und internen Unterlagen für kunden- und interne</w:t>
            </w:r>
          </w:p>
          <w:p w14:paraId="1A029EDC" w14:textId="77777777" w:rsidR="00175F53" w:rsidRPr="00175F53" w:rsidRDefault="00175F53" w:rsidP="00175F53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Meetings, unter Sicherstellung professioneller und einheitlicher Formatierung über alle Materialien hinweg</w:t>
            </w:r>
          </w:p>
          <w:p w14:paraId="71952507" w14:textId="016A50F0" w:rsidR="00175F53" w:rsidRPr="00175F53" w:rsidRDefault="00175F53" w:rsidP="00175F53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Unterstützung der Kundenrechnungsstellung durch Vorbereitung, Prüfung und Organisation rechnungsbezogener</w:t>
            </w:r>
          </w:p>
          <w:p w14:paraId="01BA65D9" w14:textId="77777777" w:rsidR="00175F53" w:rsidRPr="00175F53" w:rsidRDefault="00175F53" w:rsidP="00175F53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Dokumente, mit Beitrag zu einer präzisen Finanzbuchhaltung und effizienten administrativen Abläufen</w:t>
            </w:r>
          </w:p>
          <w:p w14:paraId="66E1E350" w14:textId="6F001539" w:rsidR="00175F53" w:rsidRPr="00175F53" w:rsidRDefault="00175F53" w:rsidP="00175F53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Übernahme diverser administrativer Aufgaben in einem schnell wachsenden Schweizer IT- und Cloud-Services-</w:t>
            </w:r>
          </w:p>
          <w:p w14:paraId="02DA57B9" w14:textId="77777777" w:rsidR="00175F53" w:rsidRPr="00175F53" w:rsidRDefault="00175F53" w:rsidP="00175F53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Unternehmen, mit praktischem Einblick in operative und finanzielle Prozesse eines professionellen</w:t>
            </w:r>
          </w:p>
          <w:p w14:paraId="746118C9" w14:textId="29B24BEB" w:rsidR="00175F53" w:rsidRPr="00175F53" w:rsidRDefault="00175F53" w:rsidP="00175F53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Geschäftsumfelds</w:t>
            </w:r>
          </w:p>
        </w:tc>
      </w:tr>
      <w:tr w:rsidR="00E55D90" w:rsidRPr="00F44F5F" w14:paraId="414B4085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6016C0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E55D90" w:rsidRPr="00F44F5F" w14:paraId="74251178" w14:textId="77777777" w:rsidTr="00FE0496">
        <w:trPr>
          <w:trHeight w:val="283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7369228B" w:rsidR="00E55D90" w:rsidRPr="00F44F5F" w:rsidRDefault="00175F53" w:rsidP="00E55D9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175F53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Freiberufliche Nachhilfe</w:t>
            </w:r>
          </w:p>
        </w:tc>
        <w:tc>
          <w:tcPr>
            <w:tcW w:w="4683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7928E4F4" w:rsidR="00E55D90" w:rsidRPr="001647AB" w:rsidRDefault="00175F53" w:rsidP="00E55D9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175F5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Basel, Schweiz</w:t>
            </w:r>
          </w:p>
        </w:tc>
      </w:tr>
      <w:tr w:rsidR="00E55D90" w:rsidRPr="00F44F5F" w14:paraId="4F59C612" w14:textId="77777777" w:rsidTr="00FE0496">
        <w:trPr>
          <w:trHeight w:val="193"/>
        </w:trPr>
        <w:tc>
          <w:tcPr>
            <w:tcW w:w="6804" w:type="dxa"/>
            <w:gridSpan w:val="6"/>
          </w:tcPr>
          <w:p w14:paraId="32F07601" w14:textId="23DCEEB7" w:rsidR="00E55D90" w:rsidRPr="001647AB" w:rsidRDefault="00175F53" w:rsidP="00E55D90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Nachhilfelehrer</w:t>
            </w:r>
          </w:p>
        </w:tc>
        <w:tc>
          <w:tcPr>
            <w:tcW w:w="3402" w:type="dxa"/>
            <w:gridSpan w:val="2"/>
          </w:tcPr>
          <w:p w14:paraId="45DD2178" w14:textId="4E1E4C2C" w:rsidR="00E55D90" w:rsidRPr="00F44F5F" w:rsidRDefault="0089784C" w:rsidP="00E55D9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175F53" w:rsidRPr="00175F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8/2022 – 06/2024</w:t>
            </w:r>
          </w:p>
        </w:tc>
      </w:tr>
      <w:tr w:rsidR="00E55D90" w:rsidRPr="00F44F5F" w14:paraId="02437711" w14:textId="77777777" w:rsidTr="00FE0496">
        <w:trPr>
          <w:trHeight w:val="193"/>
        </w:trPr>
        <w:tc>
          <w:tcPr>
            <w:tcW w:w="10206" w:type="dxa"/>
            <w:gridSpan w:val="8"/>
          </w:tcPr>
          <w:p w14:paraId="25363E80" w14:textId="77777777" w:rsidR="00175F53" w:rsidRPr="00175F53" w:rsidRDefault="00175F53" w:rsidP="00175F53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Erteilung von Nachhilfeunterricht in Mathematik, Biologie, Chemie und Physik auf Gymnasialstufe, mit Fokus</w:t>
            </w:r>
          </w:p>
          <w:p w14:paraId="68CFAD97" w14:textId="03B00C87" w:rsidR="00E55D90" w:rsidRPr="00175F53" w:rsidRDefault="00175F53" w:rsidP="00175F53">
            <w:pPr>
              <w:pStyle w:val="Beschreibung"/>
              <w:ind w:left="720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auf verständliche Vermittlung der Unterrichtsinhalte und gezielte Prüfungsvorbereitung</w:t>
            </w:r>
          </w:p>
        </w:tc>
      </w:tr>
      <w:tr w:rsidR="00E55D90" w:rsidRPr="00F44F5F" w14:paraId="482569A2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1647AB" w:rsidRDefault="001647AB" w:rsidP="001647A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016C0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E55D90" w:rsidRPr="00F44F5F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1647AB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31E0B9CA" w:rsidR="00E55D90" w:rsidRPr="001647AB" w:rsidRDefault="00175F53" w:rsidP="00E55D90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Deutsch (C2), Englisch (C1), Spanisch (C1), Französisch (B2)</w:t>
            </w:r>
          </w:p>
        </w:tc>
      </w:tr>
      <w:tr w:rsidR="00E55D90" w:rsidRPr="00DB1439" w14:paraId="45706C3F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E55D90" w:rsidRPr="001647AB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7"/>
            <w:vAlign w:val="bottom"/>
          </w:tcPr>
          <w:p w14:paraId="60CA2168" w14:textId="2D63C958" w:rsidR="00E55D90" w:rsidRPr="001647AB" w:rsidRDefault="00175F53" w:rsidP="00E55D90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175F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Excel (inkl. </w:t>
            </w:r>
            <w:commentRangeStart w:id="9"/>
            <w:commentRangeStart w:id="10"/>
            <w:r w:rsidRPr="00175F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Finanzmodellierung</w:t>
            </w:r>
            <w:commentRangeEnd w:id="9"/>
            <w:r w:rsidR="006439EE" w:rsidRPr="00175F53">
              <w:rPr>
                <w:rStyle w:val="Kommentarzeichen"/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commentReference w:id="9"/>
            </w:r>
            <w:commentRangeEnd w:id="10"/>
            <w:r w:rsidR="00906162" w:rsidRPr="00175F53">
              <w:rPr>
                <w:rStyle w:val="Kommentarzeichen"/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commentReference w:id="10"/>
            </w:r>
            <w:r w:rsidRPr="00175F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), Microsoft PowerPoint, Microsoft Word</w:t>
            </w:r>
          </w:p>
        </w:tc>
      </w:tr>
      <w:tr w:rsidR="00E55D90" w:rsidRPr="00F44F5F" w14:paraId="70CB01B0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E55D90" w:rsidRPr="001647AB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7"/>
            <w:vAlign w:val="bottom"/>
          </w:tcPr>
          <w:p w14:paraId="598C2742" w14:textId="43D32347" w:rsidR="00E55D90" w:rsidRPr="001647AB" w:rsidRDefault="00175F53" w:rsidP="00E55D9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Unternehmertum, Fitness, Reisen, Schach</w:t>
            </w:r>
          </w:p>
        </w:tc>
      </w:tr>
    </w:tbl>
    <w:p w14:paraId="0747D2BF" w14:textId="285D40F3" w:rsidR="00723643" w:rsidRPr="0074111D" w:rsidRDefault="00723643" w:rsidP="006C5BBD">
      <w:pPr>
        <w:tabs>
          <w:tab w:val="left" w:pos="2034"/>
        </w:tabs>
        <w:rPr>
          <w:sz w:val="18"/>
        </w:rPr>
      </w:pPr>
    </w:p>
    <w:sectPr w:rsidR="00723643" w:rsidRPr="0074111D" w:rsidSect="00491BD5">
      <w:footerReference w:type="even" r:id="rId12"/>
      <w:pgSz w:w="11906" w:h="16838"/>
      <w:pgMar w:top="567" w:right="1418" w:bottom="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" w:author="Burzlaff, Mariano" w:date="2026-08-03T12:13:00Z" w:initials="BM">
    <w:p w14:paraId="30A5B95D" w14:textId="77777777" w:rsidR="006439EE" w:rsidRDefault="006439EE" w:rsidP="006439EE">
      <w:r>
        <w:rPr>
          <w:rStyle w:val="Kommentarzeichen"/>
        </w:rPr>
        <w:annotationRef/>
      </w:r>
      <w:r>
        <w:rPr>
          <w:sz w:val="20"/>
          <w:szCs w:val="20"/>
        </w:rPr>
        <w:t xml:space="preserve">Diese Kurse habe ich vor im kommenden 3ten Semster zu schreiben. Sie wurden mir aber bislang noch nicht zugeteilt, daher bin ich unsicher ob ich diese hier so aufnehmen darf. </w:t>
      </w:r>
    </w:p>
  </w:comment>
  <w:comment w:id="2" w:author="David Döbele" w:date="2026-08-03T16:35:00Z" w:initials="DD">
    <w:p w14:paraId="44EDF8E5" w14:textId="77777777" w:rsidR="006762AF" w:rsidRDefault="006762AF" w:rsidP="006762AF">
      <w:r>
        <w:rPr>
          <w:rStyle w:val="Kommentarzeichen"/>
        </w:rPr>
        <w:annotationRef/>
      </w:r>
      <w:r>
        <w:rPr>
          <w:sz w:val="20"/>
          <w:szCs w:val="20"/>
        </w:rPr>
        <w:t>das passt so IMO</w:t>
      </w:r>
    </w:p>
  </w:comment>
  <w:comment w:id="4" w:author="David Döbele" w:date="2026-08-03T16:36:00Z" w:initials="DD">
    <w:p w14:paraId="20419D68" w14:textId="77777777" w:rsidR="006762AF" w:rsidRDefault="006762AF" w:rsidP="006762AF">
      <w:r>
        <w:rPr>
          <w:rStyle w:val="Kommentarzeichen"/>
        </w:rPr>
        <w:annotationRef/>
      </w:r>
      <w:r>
        <w:rPr>
          <w:sz w:val="20"/>
          <w:szCs w:val="20"/>
        </w:rPr>
        <w:t>... auf Sneaker und TVs (Beispiel)</w:t>
      </w:r>
    </w:p>
  </w:comment>
  <w:comment w:id="5" w:author="Burzlaff, Mariano" w:date="2026-08-03T12:13:00Z" w:initials="BM">
    <w:p w14:paraId="4CE72C7C" w14:textId="77777777" w:rsidR="006439EE" w:rsidRDefault="006439EE" w:rsidP="006439EE">
      <w:r>
        <w:rPr>
          <w:rStyle w:val="Kommentarzeichen"/>
        </w:rPr>
        <w:annotationRef/>
      </w:r>
      <w:r>
        <w:rPr>
          <w:sz w:val="20"/>
          <w:szCs w:val="20"/>
        </w:rPr>
        <w:t>Neuer Bullet welcher im Call vom 21.7 besprochen wurde</w:t>
      </w:r>
    </w:p>
  </w:comment>
  <w:comment w:id="6" w:author="David Döbele" w:date="2026-08-03T16:37:00Z" w:initials="DD">
    <w:p w14:paraId="17956990" w14:textId="77777777" w:rsidR="00906162" w:rsidRDefault="00906162" w:rsidP="00906162">
      <w:r>
        <w:rPr>
          <w:rStyle w:val="Kommentarzeichen"/>
        </w:rPr>
        <w:annotationRef/>
      </w:r>
      <w:r>
        <w:rPr>
          <w:sz w:val="20"/>
          <w:szCs w:val="20"/>
        </w:rPr>
        <w:t>passt!</w:t>
      </w:r>
    </w:p>
    <w:p w14:paraId="2D7B2310" w14:textId="77777777" w:rsidR="00906162" w:rsidRDefault="00906162" w:rsidP="00906162"/>
  </w:comment>
  <w:comment w:id="7" w:author="Burzlaff, Mariano" w:date="2026-08-03T12:13:00Z" w:initials="BM">
    <w:p w14:paraId="6A196AAE" w14:textId="77777777" w:rsidR="006439EE" w:rsidRDefault="006439EE" w:rsidP="006439EE">
      <w:r>
        <w:rPr>
          <w:rStyle w:val="Kommentarzeichen"/>
        </w:rPr>
        <w:annotationRef/>
      </w:r>
      <w:r>
        <w:rPr>
          <w:sz w:val="20"/>
          <w:szCs w:val="20"/>
        </w:rPr>
        <w:t>Hier meintest du ist sollte noch einen Bullet kürzen -&gt; Ich habe aber jetzt genau eine Seite daher unsicher</w:t>
      </w:r>
    </w:p>
  </w:comment>
  <w:comment w:id="8" w:author="David Döbele" w:date="2026-08-03T16:37:00Z" w:initials="DD">
    <w:p w14:paraId="4E476809" w14:textId="77777777" w:rsidR="00906162" w:rsidRDefault="00906162" w:rsidP="00906162">
      <w:r>
        <w:rPr>
          <w:rStyle w:val="Kommentarzeichen"/>
        </w:rPr>
        <w:annotationRef/>
      </w:r>
      <w:r>
        <w:rPr>
          <w:sz w:val="20"/>
          <w:szCs w:val="20"/>
        </w:rPr>
        <w:t>dann passt es</w:t>
      </w:r>
    </w:p>
  </w:comment>
  <w:comment w:id="9" w:author="Burzlaff, Mariano" w:date="2026-08-03T12:14:00Z" w:initials="BM">
    <w:p w14:paraId="00D07FBF" w14:textId="77777777" w:rsidR="006439EE" w:rsidRDefault="006439EE" w:rsidP="006439EE">
      <w:r>
        <w:rPr>
          <w:rStyle w:val="Kommentarzeichen"/>
        </w:rPr>
        <w:annotationRef/>
      </w:r>
      <w:r>
        <w:rPr>
          <w:sz w:val="20"/>
          <w:szCs w:val="20"/>
        </w:rPr>
        <w:t>Macht es Sinn Finanzmodellierung hier so aufzunehmen?</w:t>
      </w:r>
    </w:p>
  </w:comment>
  <w:comment w:id="10" w:author="David Döbele" w:date="2026-08-03T16:37:00Z" w:initials="DD">
    <w:p w14:paraId="1494F3CB" w14:textId="77777777" w:rsidR="00906162" w:rsidRDefault="00906162" w:rsidP="00906162">
      <w:r>
        <w:rPr>
          <w:rStyle w:val="Kommentarzeichen"/>
        </w:rPr>
        <w:annotationRef/>
      </w:r>
      <w:r>
        <w:rPr>
          <w:sz w:val="20"/>
          <w:szCs w:val="20"/>
        </w:rPr>
        <w:t>ja passt!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0A5B95D" w15:done="0"/>
  <w15:commentEx w15:paraId="44EDF8E5" w15:paraIdParent="30A5B95D" w15:done="0"/>
  <w15:commentEx w15:paraId="20419D68" w15:done="0"/>
  <w15:commentEx w15:paraId="4CE72C7C" w15:done="0"/>
  <w15:commentEx w15:paraId="2D7B2310" w15:paraIdParent="4CE72C7C" w15:done="0"/>
  <w15:commentEx w15:paraId="6A196AAE" w15:done="0"/>
  <w15:commentEx w15:paraId="4E476809" w15:paraIdParent="6A196AAE" w15:done="0"/>
  <w15:commentEx w15:paraId="00D07FBF" w15:done="0"/>
  <w15:commentEx w15:paraId="1494F3CB" w15:paraIdParent="00D07FB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6443E02F" w16cex:dateUtc="2026-08-03T10:13:00Z"/>
  <w16cex:commentExtensible w16cex:durableId="238A19DA" w16cex:dateUtc="2026-08-03T14:35:00Z"/>
  <w16cex:commentExtensible w16cex:durableId="474E19BD" w16cex:dateUtc="2026-08-03T14:36:00Z"/>
  <w16cex:commentExtensible w16cex:durableId="1E4D6CAD" w16cex:dateUtc="2026-08-03T10:13:00Z"/>
  <w16cex:commentExtensible w16cex:durableId="2F325785" w16cex:dateUtc="2026-08-03T14:37:00Z"/>
  <w16cex:commentExtensible w16cex:durableId="687B8507" w16cex:dateUtc="2026-08-03T10:13:00Z"/>
  <w16cex:commentExtensible w16cex:durableId="550934CF" w16cex:dateUtc="2026-08-03T14:37:00Z"/>
  <w16cex:commentExtensible w16cex:durableId="42F025CB" w16cex:dateUtc="2026-08-03T10:14:00Z"/>
  <w16cex:commentExtensible w16cex:durableId="516226AF" w16cex:dateUtc="2026-08-03T14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0A5B95D" w16cid:durableId="6443E02F"/>
  <w16cid:commentId w16cid:paraId="44EDF8E5" w16cid:durableId="238A19DA"/>
  <w16cid:commentId w16cid:paraId="20419D68" w16cid:durableId="474E19BD"/>
  <w16cid:commentId w16cid:paraId="4CE72C7C" w16cid:durableId="1E4D6CAD"/>
  <w16cid:commentId w16cid:paraId="2D7B2310" w16cid:durableId="2F325785"/>
  <w16cid:commentId w16cid:paraId="6A196AAE" w16cid:durableId="687B8507"/>
  <w16cid:commentId w16cid:paraId="4E476809" w16cid:durableId="550934CF"/>
  <w16cid:commentId w16cid:paraId="00D07FBF" w16cid:durableId="42F025CB"/>
  <w16cid:commentId w16cid:paraId="1494F3CB" w16cid:durableId="516226A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5C95BF" w14:textId="77777777" w:rsidR="00073591" w:rsidRDefault="00073591" w:rsidP="00BE053D">
      <w:pPr>
        <w:spacing w:after="0" w:line="240" w:lineRule="auto"/>
      </w:pPr>
      <w:r>
        <w:separator/>
      </w:r>
    </w:p>
  </w:endnote>
  <w:endnote w:type="continuationSeparator" w:id="0">
    <w:p w14:paraId="4FD6E8D8" w14:textId="77777777" w:rsidR="00073591" w:rsidRDefault="0007359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40B0B9" w14:textId="77777777" w:rsidR="00073591" w:rsidRDefault="00073591" w:rsidP="00BE053D">
      <w:pPr>
        <w:spacing w:after="0" w:line="240" w:lineRule="auto"/>
      </w:pPr>
      <w:r>
        <w:separator/>
      </w:r>
    </w:p>
  </w:footnote>
  <w:footnote w:type="continuationSeparator" w:id="0">
    <w:p w14:paraId="2A2D427C" w14:textId="77777777" w:rsidR="00073591" w:rsidRDefault="0007359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328134">
    <w:abstractNumId w:val="14"/>
  </w:num>
  <w:num w:numId="2" w16cid:durableId="301497071">
    <w:abstractNumId w:val="17"/>
  </w:num>
  <w:num w:numId="3" w16cid:durableId="625507643">
    <w:abstractNumId w:val="20"/>
  </w:num>
  <w:num w:numId="4" w16cid:durableId="180973094">
    <w:abstractNumId w:val="0"/>
  </w:num>
  <w:num w:numId="5" w16cid:durableId="498273566">
    <w:abstractNumId w:val="1"/>
  </w:num>
  <w:num w:numId="6" w16cid:durableId="1204949238">
    <w:abstractNumId w:val="2"/>
  </w:num>
  <w:num w:numId="7" w16cid:durableId="436025905">
    <w:abstractNumId w:val="13"/>
  </w:num>
  <w:num w:numId="8" w16cid:durableId="742141477">
    <w:abstractNumId w:val="23"/>
  </w:num>
  <w:num w:numId="9" w16cid:durableId="1349717396">
    <w:abstractNumId w:val="12"/>
  </w:num>
  <w:num w:numId="10" w16cid:durableId="555091926">
    <w:abstractNumId w:val="24"/>
  </w:num>
  <w:num w:numId="11" w16cid:durableId="1689914869">
    <w:abstractNumId w:val="5"/>
  </w:num>
  <w:num w:numId="12" w16cid:durableId="2088384140">
    <w:abstractNumId w:val="6"/>
  </w:num>
  <w:num w:numId="13" w16cid:durableId="1310012409">
    <w:abstractNumId w:val="8"/>
  </w:num>
  <w:num w:numId="14" w16cid:durableId="94133592">
    <w:abstractNumId w:val="9"/>
  </w:num>
  <w:num w:numId="15" w16cid:durableId="1822387717">
    <w:abstractNumId w:val="22"/>
  </w:num>
  <w:num w:numId="16" w16cid:durableId="484858084">
    <w:abstractNumId w:val="4"/>
  </w:num>
  <w:num w:numId="17" w16cid:durableId="504638541">
    <w:abstractNumId w:val="16"/>
  </w:num>
  <w:num w:numId="18" w16cid:durableId="1676376297">
    <w:abstractNumId w:val="3"/>
  </w:num>
  <w:num w:numId="19" w16cid:durableId="1198465825">
    <w:abstractNumId w:val="19"/>
  </w:num>
  <w:num w:numId="20" w16cid:durableId="2134670410">
    <w:abstractNumId w:val="10"/>
  </w:num>
  <w:num w:numId="21" w16cid:durableId="1926259457">
    <w:abstractNumId w:val="11"/>
  </w:num>
  <w:num w:numId="22" w16cid:durableId="488592739">
    <w:abstractNumId w:val="15"/>
  </w:num>
  <w:num w:numId="23" w16cid:durableId="292761314">
    <w:abstractNumId w:val="7"/>
  </w:num>
  <w:num w:numId="24" w16cid:durableId="1982152080">
    <w:abstractNumId w:val="21"/>
  </w:num>
  <w:num w:numId="25" w16cid:durableId="1401752265">
    <w:abstractNumId w:val="25"/>
  </w:num>
  <w:num w:numId="26" w16cid:durableId="1280138386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  <w15:person w15:author="Burzlaff, Mariano">
    <w15:presenceInfo w15:providerId="AD" w15:userId="S::mariano.burzlaff@student.unisg.ch::41e621c7-dbcf-4e9d-adb2-55d09a4cb233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3344"/>
    <w:rsid w:val="00057A21"/>
    <w:rsid w:val="00061D33"/>
    <w:rsid w:val="00064643"/>
    <w:rsid w:val="00073591"/>
    <w:rsid w:val="00087747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647AB"/>
    <w:rsid w:val="00172867"/>
    <w:rsid w:val="00175B6D"/>
    <w:rsid w:val="00175F53"/>
    <w:rsid w:val="001901ED"/>
    <w:rsid w:val="0019483A"/>
    <w:rsid w:val="001A46BF"/>
    <w:rsid w:val="001A481B"/>
    <w:rsid w:val="001A6DE4"/>
    <w:rsid w:val="001B0186"/>
    <w:rsid w:val="001B62CA"/>
    <w:rsid w:val="001C0B36"/>
    <w:rsid w:val="001D4DCD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1BD5"/>
    <w:rsid w:val="004929FB"/>
    <w:rsid w:val="004A5228"/>
    <w:rsid w:val="004A54BA"/>
    <w:rsid w:val="004B0ED9"/>
    <w:rsid w:val="004B6A5E"/>
    <w:rsid w:val="00507EA7"/>
    <w:rsid w:val="00526089"/>
    <w:rsid w:val="00527A28"/>
    <w:rsid w:val="00527DCA"/>
    <w:rsid w:val="005716D4"/>
    <w:rsid w:val="00571B60"/>
    <w:rsid w:val="00572876"/>
    <w:rsid w:val="00585A4D"/>
    <w:rsid w:val="005D6329"/>
    <w:rsid w:val="005E57F6"/>
    <w:rsid w:val="006016C0"/>
    <w:rsid w:val="006058D8"/>
    <w:rsid w:val="00610200"/>
    <w:rsid w:val="00612D52"/>
    <w:rsid w:val="00623699"/>
    <w:rsid w:val="00632D5A"/>
    <w:rsid w:val="00635515"/>
    <w:rsid w:val="006439EE"/>
    <w:rsid w:val="006546FD"/>
    <w:rsid w:val="00665BF3"/>
    <w:rsid w:val="006732D6"/>
    <w:rsid w:val="006762AF"/>
    <w:rsid w:val="00693E09"/>
    <w:rsid w:val="00694669"/>
    <w:rsid w:val="006A2DE9"/>
    <w:rsid w:val="006A7230"/>
    <w:rsid w:val="006B4E32"/>
    <w:rsid w:val="006B72C7"/>
    <w:rsid w:val="006B7F78"/>
    <w:rsid w:val="006C2252"/>
    <w:rsid w:val="006C5BBD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F0A0F"/>
    <w:rsid w:val="008050E4"/>
    <w:rsid w:val="0082257D"/>
    <w:rsid w:val="00832F57"/>
    <w:rsid w:val="00853438"/>
    <w:rsid w:val="00866846"/>
    <w:rsid w:val="00875DA9"/>
    <w:rsid w:val="00895E38"/>
    <w:rsid w:val="0089784C"/>
    <w:rsid w:val="008A782B"/>
    <w:rsid w:val="008B0FC0"/>
    <w:rsid w:val="008C429A"/>
    <w:rsid w:val="008D1052"/>
    <w:rsid w:val="008E1F3D"/>
    <w:rsid w:val="009053D7"/>
    <w:rsid w:val="00906162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AE4ED3"/>
    <w:rsid w:val="00B0230B"/>
    <w:rsid w:val="00B17D95"/>
    <w:rsid w:val="00B23509"/>
    <w:rsid w:val="00B313BB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1439"/>
    <w:rsid w:val="00DB33F8"/>
    <w:rsid w:val="00DC4715"/>
    <w:rsid w:val="00DD38E2"/>
    <w:rsid w:val="00E00140"/>
    <w:rsid w:val="00E13110"/>
    <w:rsid w:val="00E24DF1"/>
    <w:rsid w:val="00E40B9A"/>
    <w:rsid w:val="00E431ED"/>
    <w:rsid w:val="00E4764C"/>
    <w:rsid w:val="00E55D90"/>
    <w:rsid w:val="00E64FF5"/>
    <w:rsid w:val="00E755E5"/>
    <w:rsid w:val="00E907EC"/>
    <w:rsid w:val="00EA5421"/>
    <w:rsid w:val="00EB34FC"/>
    <w:rsid w:val="00EB5816"/>
    <w:rsid w:val="00ED0EA9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7F0A0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7F0A0F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7F0A0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F0A0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F0A0F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6762A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504</Words>
  <Characters>3179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9</cp:revision>
  <dcterms:created xsi:type="dcterms:W3CDTF">2026-07-21T14:58:00Z</dcterms:created>
  <dcterms:modified xsi:type="dcterms:W3CDTF">2026-08-03T14:37:00Z</dcterms:modified>
</cp:coreProperties>
</file>