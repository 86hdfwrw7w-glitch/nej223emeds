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F6094" w14:textId="77777777" w:rsidR="007A20B8" w:rsidRDefault="007A20B8" w:rsidP="00046BA9">
      <w:pPr>
        <w:pStyle w:val="NormalWeb"/>
        <w:jc w:val="both"/>
      </w:pPr>
      <w:r>
        <w:rPr>
          <w:rFonts w:ascii="Calibri" w:hAnsi="Calibri" w:cs="Calibri"/>
        </w:rPr>
        <w:t xml:space="preserve">Erstmal vielen Dank </w:t>
      </w:r>
      <w:proofErr w:type="spellStart"/>
      <w:r>
        <w:rPr>
          <w:rFonts w:ascii="Calibri" w:hAnsi="Calibri" w:cs="Calibri"/>
        </w:rPr>
        <w:t>für</w:t>
      </w:r>
      <w:proofErr w:type="spellEnd"/>
      <w:r>
        <w:rPr>
          <w:rFonts w:ascii="Calibri" w:hAnsi="Calibri" w:cs="Calibri"/>
        </w:rPr>
        <w:t xml:space="preserve"> die Einladung. Ich freue mich sehr, heute hier sein zu </w:t>
      </w:r>
      <w:proofErr w:type="spellStart"/>
      <w:r>
        <w:rPr>
          <w:rFonts w:ascii="Calibri" w:hAnsi="Calibri" w:cs="Calibri"/>
        </w:rPr>
        <w:t>dürfen</w:t>
      </w:r>
      <w:proofErr w:type="spellEnd"/>
      <w:r>
        <w:rPr>
          <w:rFonts w:ascii="Calibri" w:hAnsi="Calibri" w:cs="Calibri"/>
        </w:rPr>
        <w:t xml:space="preserve">. </w:t>
      </w:r>
    </w:p>
    <w:p w14:paraId="6C98BE2B" w14:textId="25D14C24" w:rsidR="007A20B8" w:rsidRDefault="007A20B8" w:rsidP="00046BA9">
      <w:pPr>
        <w:pStyle w:val="NormalWeb"/>
        <w:jc w:val="both"/>
      </w:pPr>
      <w:r>
        <w:rPr>
          <w:rFonts w:ascii="Calibri" w:hAnsi="Calibri" w:cs="Calibri"/>
        </w:rPr>
        <w:t xml:space="preserve">Ich wollte bereits mit 16 Jahren mein erstes eigenes Geld verdienen, um mir meinen </w:t>
      </w:r>
      <w:proofErr w:type="spellStart"/>
      <w:r>
        <w:rPr>
          <w:rFonts w:ascii="Calibri" w:hAnsi="Calibri" w:cs="Calibri"/>
        </w:rPr>
        <w:t>Führerschein</w:t>
      </w:r>
      <w:proofErr w:type="spellEnd"/>
      <w:r>
        <w:rPr>
          <w:rFonts w:ascii="Calibri" w:hAnsi="Calibri" w:cs="Calibri"/>
        </w:rPr>
        <w:t xml:space="preserve"> finanzieren zu </w:t>
      </w:r>
      <w:proofErr w:type="spellStart"/>
      <w:r>
        <w:rPr>
          <w:rFonts w:ascii="Calibri" w:hAnsi="Calibri" w:cs="Calibri"/>
        </w:rPr>
        <w:t>können</w:t>
      </w:r>
      <w:proofErr w:type="spellEnd"/>
      <w:r>
        <w:rPr>
          <w:rFonts w:ascii="Calibri" w:hAnsi="Calibri" w:cs="Calibri"/>
        </w:rPr>
        <w:t xml:space="preserve">. Deshalb habe ich </w:t>
      </w:r>
      <w:r w:rsidR="00C82FEE">
        <w:rPr>
          <w:rFonts w:ascii="Calibri" w:hAnsi="Calibri" w:cs="Calibri"/>
        </w:rPr>
        <w:t xml:space="preserve">2020 </w:t>
      </w:r>
      <w:r>
        <w:rPr>
          <w:rFonts w:ascii="Calibri" w:hAnsi="Calibri" w:cs="Calibri"/>
        </w:rPr>
        <w:t xml:space="preserve">meine Sommerferien damit verbracht in einer lokalen </w:t>
      </w:r>
      <w:proofErr w:type="spellStart"/>
      <w:r>
        <w:rPr>
          <w:rFonts w:ascii="Calibri" w:hAnsi="Calibri" w:cs="Calibri"/>
        </w:rPr>
        <w:t>Gärtnerei</w:t>
      </w:r>
      <w:proofErr w:type="spellEnd"/>
      <w:r>
        <w:rPr>
          <w:rFonts w:ascii="Calibri" w:hAnsi="Calibri" w:cs="Calibri"/>
        </w:rPr>
        <w:t xml:space="preserve"> </w:t>
      </w:r>
      <w:proofErr w:type="spellStart"/>
      <w:r>
        <w:rPr>
          <w:rFonts w:ascii="Calibri" w:hAnsi="Calibri" w:cs="Calibri"/>
        </w:rPr>
        <w:t>über</w:t>
      </w:r>
      <w:proofErr w:type="spellEnd"/>
      <w:r>
        <w:rPr>
          <w:rFonts w:ascii="Calibri" w:hAnsi="Calibri" w:cs="Calibri"/>
        </w:rPr>
        <w:t xml:space="preserve"> 50 Stunden die Woche zu arbeiten. Durch die Kombination aus </w:t>
      </w:r>
      <w:proofErr w:type="spellStart"/>
      <w:r>
        <w:rPr>
          <w:rFonts w:ascii="Calibri" w:hAnsi="Calibri" w:cs="Calibri"/>
        </w:rPr>
        <w:t>körperlich</w:t>
      </w:r>
      <w:proofErr w:type="spellEnd"/>
      <w:r>
        <w:rPr>
          <w:rFonts w:ascii="Calibri" w:hAnsi="Calibri" w:cs="Calibri"/>
        </w:rPr>
        <w:t xml:space="preserve"> harter Arbeit und der Hitze bin ich oftmals an meine </w:t>
      </w:r>
      <w:proofErr w:type="spellStart"/>
      <w:r>
        <w:rPr>
          <w:rFonts w:ascii="Calibri" w:hAnsi="Calibri" w:cs="Calibri"/>
        </w:rPr>
        <w:t>körperlichen</w:t>
      </w:r>
      <w:proofErr w:type="spellEnd"/>
      <w:r>
        <w:rPr>
          <w:rFonts w:ascii="Calibri" w:hAnsi="Calibri" w:cs="Calibri"/>
        </w:rPr>
        <w:t xml:space="preserve"> Grenzen gestoßen. Dadurch konnte ich in dieser Zeit ein hohes Maß an Belastbarkeit und </w:t>
      </w:r>
      <w:proofErr w:type="spellStart"/>
      <w:r>
        <w:rPr>
          <w:rFonts w:ascii="Calibri" w:hAnsi="Calibri" w:cs="Calibri"/>
        </w:rPr>
        <w:t>Durchhaltevermögen</w:t>
      </w:r>
      <w:proofErr w:type="spellEnd"/>
      <w:r>
        <w:rPr>
          <w:rFonts w:ascii="Calibri" w:hAnsi="Calibri" w:cs="Calibri"/>
        </w:rPr>
        <w:t xml:space="preserve"> aufbauen. Hinzu kommt, dass ich eine ganz andere </w:t>
      </w:r>
      <w:proofErr w:type="spellStart"/>
      <w:r>
        <w:rPr>
          <w:rFonts w:ascii="Calibri" w:hAnsi="Calibri" w:cs="Calibri"/>
        </w:rPr>
        <w:t>Wertschätzung</w:t>
      </w:r>
      <w:proofErr w:type="spellEnd"/>
      <w:r>
        <w:rPr>
          <w:rFonts w:ascii="Calibri" w:hAnsi="Calibri" w:cs="Calibri"/>
        </w:rPr>
        <w:t xml:space="preserve"> zu meinem eigens verdiente</w:t>
      </w:r>
      <w:r w:rsidR="00C82FEE">
        <w:rPr>
          <w:rFonts w:ascii="Calibri" w:hAnsi="Calibri" w:cs="Calibri"/>
        </w:rPr>
        <w:t>n</w:t>
      </w:r>
      <w:r>
        <w:rPr>
          <w:rFonts w:ascii="Calibri" w:hAnsi="Calibri" w:cs="Calibri"/>
        </w:rPr>
        <w:t xml:space="preserve"> Geld gewinnen konnte, weil ich genau wusste, was ich </w:t>
      </w:r>
      <w:proofErr w:type="spellStart"/>
      <w:r>
        <w:rPr>
          <w:rFonts w:ascii="Calibri" w:hAnsi="Calibri" w:cs="Calibri"/>
        </w:rPr>
        <w:t>dafür</w:t>
      </w:r>
      <w:proofErr w:type="spellEnd"/>
      <w:r>
        <w:rPr>
          <w:rFonts w:ascii="Calibri" w:hAnsi="Calibri" w:cs="Calibri"/>
        </w:rPr>
        <w:t xml:space="preserve"> </w:t>
      </w:r>
      <w:r w:rsidR="00D01A3B">
        <w:rPr>
          <w:rFonts w:ascii="Calibri" w:hAnsi="Calibri" w:cs="Calibri"/>
        </w:rPr>
        <w:t>gele</w:t>
      </w:r>
      <w:r>
        <w:rPr>
          <w:rFonts w:ascii="Calibri" w:hAnsi="Calibri" w:cs="Calibri"/>
        </w:rPr>
        <w:t>iste</w:t>
      </w:r>
      <w:r w:rsidR="00D01A3B">
        <w:rPr>
          <w:rFonts w:ascii="Calibri" w:hAnsi="Calibri" w:cs="Calibri"/>
        </w:rPr>
        <w:t>t</w:t>
      </w:r>
      <w:r>
        <w:rPr>
          <w:rFonts w:ascii="Calibri" w:hAnsi="Calibri" w:cs="Calibri"/>
        </w:rPr>
        <w:t xml:space="preserve"> </w:t>
      </w:r>
      <w:r w:rsidR="00D01A3B">
        <w:rPr>
          <w:rFonts w:ascii="Calibri" w:hAnsi="Calibri" w:cs="Calibri"/>
        </w:rPr>
        <w:t>habe</w:t>
      </w:r>
      <w:r>
        <w:rPr>
          <w:rFonts w:ascii="Calibri" w:hAnsi="Calibri" w:cs="Calibri"/>
        </w:rPr>
        <w:t xml:space="preserve">. </w:t>
      </w:r>
    </w:p>
    <w:p w14:paraId="3AC45E80" w14:textId="393C5C32" w:rsidR="007A20B8" w:rsidRDefault="007A20B8" w:rsidP="00046BA9">
      <w:pPr>
        <w:pStyle w:val="NormalWeb"/>
        <w:jc w:val="both"/>
      </w:pPr>
      <w:del w:id="0" w:author="jonas.stegh@pumpkincareers.com" w:date="2022-12-20T10:52:00Z">
        <w:r w:rsidDel="00D51D61">
          <w:rPr>
            <w:rFonts w:ascii="Calibri" w:hAnsi="Calibri" w:cs="Calibri"/>
          </w:rPr>
          <w:delText xml:space="preserve">Meine ersten Berührungspunkte mit finanzwirtschaftlichen Themen hatte ich in der Oberstufe. Durch zahlreiche Videos von </w:delText>
        </w:r>
      </w:del>
      <w:ins w:id="1" w:author="jonas.stegh@pumpkincareers.com" w:date="2022-12-20T10:52:00Z">
        <w:r w:rsidR="00D51D61">
          <w:rPr>
            <w:rFonts w:ascii="Calibri" w:hAnsi="Calibri" w:cs="Calibri"/>
          </w:rPr>
          <w:t xml:space="preserve">In der Oberstufe habe ich angefangen </w:t>
        </w:r>
      </w:ins>
      <w:proofErr w:type="spellStart"/>
      <w:r>
        <w:rPr>
          <w:rFonts w:ascii="Calibri" w:hAnsi="Calibri" w:cs="Calibri"/>
        </w:rPr>
        <w:t>YouTube-Kanälen</w:t>
      </w:r>
      <w:proofErr w:type="spellEnd"/>
      <w:r>
        <w:rPr>
          <w:rFonts w:ascii="Calibri" w:hAnsi="Calibri" w:cs="Calibri"/>
        </w:rPr>
        <w:t xml:space="preserve"> wie Finanzfluss und Finanztip </w:t>
      </w:r>
      <w:ins w:id="2" w:author="jonas.stegh@pumpkincareers.com" w:date="2022-12-20T10:52:00Z">
        <w:r w:rsidR="00D51D61">
          <w:rPr>
            <w:rFonts w:ascii="Calibri" w:hAnsi="Calibri" w:cs="Calibri"/>
          </w:rPr>
          <w:t xml:space="preserve">anzuschauen und </w:t>
        </w:r>
      </w:ins>
      <w:del w:id="3" w:author="jonas.stegh@pumpkincareers.com" w:date="2022-12-20T10:52:00Z">
        <w:r w:rsidDel="00D51D61">
          <w:rPr>
            <w:rFonts w:ascii="Calibri" w:hAnsi="Calibri" w:cs="Calibri"/>
          </w:rPr>
          <w:delText xml:space="preserve">habe ich </w:delText>
        </w:r>
      </w:del>
      <w:r>
        <w:rPr>
          <w:rFonts w:ascii="Calibri" w:hAnsi="Calibri" w:cs="Calibri"/>
        </w:rPr>
        <w:t>mir ein</w:t>
      </w:r>
      <w:r w:rsidR="00521C2E">
        <w:rPr>
          <w:rFonts w:ascii="Calibri" w:hAnsi="Calibri" w:cs="Calibri"/>
        </w:rPr>
        <w:t xml:space="preserve"> erstes</w:t>
      </w:r>
      <w:r>
        <w:rPr>
          <w:rFonts w:ascii="Calibri" w:hAnsi="Calibri" w:cs="Calibri"/>
        </w:rPr>
        <w:t xml:space="preserve"> </w:t>
      </w:r>
      <w:proofErr w:type="spellStart"/>
      <w:r>
        <w:rPr>
          <w:rFonts w:ascii="Calibri" w:hAnsi="Calibri" w:cs="Calibri"/>
        </w:rPr>
        <w:t>Grundverständnis</w:t>
      </w:r>
      <w:proofErr w:type="spellEnd"/>
      <w:r>
        <w:rPr>
          <w:rFonts w:ascii="Calibri" w:hAnsi="Calibri" w:cs="Calibri"/>
        </w:rPr>
        <w:t xml:space="preserve"> vom Aktienmarkt und somit auch dem Investieren aufgebaut. </w:t>
      </w:r>
      <w:commentRangeStart w:id="4"/>
      <w:r>
        <w:rPr>
          <w:rFonts w:ascii="Calibri" w:hAnsi="Calibri" w:cs="Calibri"/>
        </w:rPr>
        <w:t xml:space="preserve">Im gleichen Kontext </w:t>
      </w:r>
      <w:r w:rsidR="00AF6C79">
        <w:rPr>
          <w:rFonts w:ascii="Calibri" w:hAnsi="Calibri" w:cs="Calibri"/>
        </w:rPr>
        <w:t xml:space="preserve">bin ich auch erstmals auf Videos über die Wirtschaftsprüfung </w:t>
      </w:r>
      <w:r w:rsidR="00476F21">
        <w:rPr>
          <w:rFonts w:ascii="Calibri" w:hAnsi="Calibri" w:cs="Calibri"/>
        </w:rPr>
        <w:t>aufmerksam geworden</w:t>
      </w:r>
      <w:r w:rsidR="00AF6C79">
        <w:rPr>
          <w:rFonts w:ascii="Calibri" w:hAnsi="Calibri" w:cs="Calibri"/>
        </w:rPr>
        <w:t xml:space="preserve">. </w:t>
      </w:r>
      <w:commentRangeEnd w:id="4"/>
      <w:r w:rsidR="00D51D61">
        <w:rPr>
          <w:rStyle w:val="CommentReference"/>
          <w:rFonts w:asciiTheme="minorHAnsi" w:eastAsiaTheme="minorHAnsi" w:hAnsiTheme="minorHAnsi" w:cstheme="minorBidi"/>
          <w:lang w:eastAsia="en-US"/>
        </w:rPr>
        <w:commentReference w:id="4"/>
      </w:r>
      <w:r w:rsidR="00476F21">
        <w:rPr>
          <w:rFonts w:ascii="Calibri" w:hAnsi="Calibri" w:cs="Calibri"/>
        </w:rPr>
        <w:t xml:space="preserve">Daraufhin habe ich </w:t>
      </w:r>
      <w:r>
        <w:rPr>
          <w:rFonts w:ascii="Calibri" w:hAnsi="Calibri" w:cs="Calibri"/>
        </w:rPr>
        <w:t xml:space="preserve">mein Wissen durch </w:t>
      </w:r>
      <w:proofErr w:type="spellStart"/>
      <w:r>
        <w:rPr>
          <w:rFonts w:ascii="Calibri" w:hAnsi="Calibri" w:cs="Calibri"/>
        </w:rPr>
        <w:t>Bücher</w:t>
      </w:r>
      <w:proofErr w:type="spellEnd"/>
      <w:r>
        <w:rPr>
          <w:rFonts w:ascii="Calibri" w:hAnsi="Calibri" w:cs="Calibri"/>
        </w:rPr>
        <w:t xml:space="preserve"> </w:t>
      </w:r>
      <w:r w:rsidR="00855ECE">
        <w:rPr>
          <w:rFonts w:ascii="Calibri" w:hAnsi="Calibri" w:cs="Calibri"/>
        </w:rPr>
        <w:t>über</w:t>
      </w:r>
      <w:r w:rsidR="00014FBE">
        <w:rPr>
          <w:rFonts w:ascii="Calibri" w:hAnsi="Calibri" w:cs="Calibri"/>
        </w:rPr>
        <w:t xml:space="preserve"> Geldanlage</w:t>
      </w:r>
      <w:r w:rsidR="009D0308">
        <w:rPr>
          <w:rFonts w:ascii="Calibri" w:hAnsi="Calibri" w:cs="Calibri"/>
        </w:rPr>
        <w:t xml:space="preserve"> </w:t>
      </w:r>
      <w:r>
        <w:rPr>
          <w:rFonts w:ascii="Calibri" w:hAnsi="Calibri" w:cs="Calibri"/>
        </w:rPr>
        <w:t xml:space="preserve">vertieft, was gleichermaßen dazu </w:t>
      </w:r>
      <w:proofErr w:type="spellStart"/>
      <w:r>
        <w:rPr>
          <w:rFonts w:ascii="Calibri" w:hAnsi="Calibri" w:cs="Calibri"/>
        </w:rPr>
        <w:t>geführt</w:t>
      </w:r>
      <w:proofErr w:type="spellEnd"/>
      <w:r>
        <w:rPr>
          <w:rFonts w:ascii="Calibri" w:hAnsi="Calibri" w:cs="Calibri"/>
        </w:rPr>
        <w:t xml:space="preserve"> hat, dass ich nach meinem 18. Geburtstag mein eigenes Depot </w:t>
      </w:r>
      <w:proofErr w:type="spellStart"/>
      <w:r>
        <w:rPr>
          <w:rFonts w:ascii="Calibri" w:hAnsi="Calibri" w:cs="Calibri"/>
        </w:rPr>
        <w:t>eröffnet</w:t>
      </w:r>
      <w:proofErr w:type="spellEnd"/>
      <w:r>
        <w:rPr>
          <w:rFonts w:ascii="Calibri" w:hAnsi="Calibri" w:cs="Calibri"/>
        </w:rPr>
        <w:t xml:space="preserve"> habe und mit dem Investieren loslegen konnte. </w:t>
      </w:r>
    </w:p>
    <w:p w14:paraId="1A6A171D" w14:textId="529027B0" w:rsidR="007A20B8" w:rsidRDefault="007A20B8" w:rsidP="00046BA9">
      <w:pPr>
        <w:pStyle w:val="NormalWeb"/>
        <w:jc w:val="both"/>
      </w:pPr>
      <w:r>
        <w:rPr>
          <w:rFonts w:ascii="Calibri" w:hAnsi="Calibri" w:cs="Calibri"/>
        </w:rPr>
        <w:t xml:space="preserve">Mein Abitur war ein sehr </w:t>
      </w:r>
      <w:proofErr w:type="spellStart"/>
      <w:r>
        <w:rPr>
          <w:rFonts w:ascii="Calibri" w:hAnsi="Calibri" w:cs="Calibri"/>
        </w:rPr>
        <w:t>prägendes</w:t>
      </w:r>
      <w:proofErr w:type="spellEnd"/>
      <w:r>
        <w:rPr>
          <w:rFonts w:ascii="Calibri" w:hAnsi="Calibri" w:cs="Calibri"/>
        </w:rPr>
        <w:t xml:space="preserve"> Erlebnis in meinem Leben. </w:t>
      </w:r>
      <w:del w:id="5" w:author="jonas.stegh@pumpkincareers.com" w:date="2022-12-20T10:53:00Z">
        <w:r w:rsidDel="00D51D61">
          <w:rPr>
            <w:rFonts w:ascii="Calibri" w:hAnsi="Calibri" w:cs="Calibri"/>
          </w:rPr>
          <w:delText xml:space="preserve">Warum? </w:delText>
        </w:r>
      </w:del>
      <w:r>
        <w:rPr>
          <w:rFonts w:ascii="Calibri" w:hAnsi="Calibri" w:cs="Calibri"/>
        </w:rPr>
        <w:t xml:space="preserve">Da ich mich unzureichend auf meine </w:t>
      </w:r>
      <w:proofErr w:type="spellStart"/>
      <w:r>
        <w:rPr>
          <w:rFonts w:ascii="Calibri" w:hAnsi="Calibri" w:cs="Calibri"/>
        </w:rPr>
        <w:t>Abschlussprüfungen</w:t>
      </w:r>
      <w:proofErr w:type="spellEnd"/>
      <w:r>
        <w:rPr>
          <w:rFonts w:ascii="Calibri" w:hAnsi="Calibri" w:cs="Calibri"/>
        </w:rPr>
        <w:t xml:space="preserve"> vorbereitet habe, fielen diese deutlich schlechter als meine Vornoten aus. Ich habe mein Abitur dadurch mit einem Schnitt von 2,0 beendet, womit ich noch bis heute unzufrieden bin. Was ich allerdings daraus mitnehmen konnte, ist, </w:t>
      </w:r>
      <w:r w:rsidR="00AE0D8A">
        <w:rPr>
          <w:rFonts w:ascii="Calibri" w:hAnsi="Calibri" w:cs="Calibri"/>
        </w:rPr>
        <w:t xml:space="preserve">dass man </w:t>
      </w:r>
      <w:r>
        <w:rPr>
          <w:rFonts w:ascii="Calibri" w:hAnsi="Calibri" w:cs="Calibri"/>
        </w:rPr>
        <w:t>immer 110 % geben</w:t>
      </w:r>
      <w:r w:rsidR="00AE0D8A">
        <w:rPr>
          <w:rFonts w:ascii="Calibri" w:hAnsi="Calibri" w:cs="Calibri"/>
        </w:rPr>
        <w:t xml:space="preserve"> muss</w:t>
      </w:r>
      <w:r>
        <w:rPr>
          <w:rFonts w:ascii="Calibri" w:hAnsi="Calibri" w:cs="Calibri"/>
        </w:rPr>
        <w:t>, um sein volles Potenzial aus</w:t>
      </w:r>
      <w:r w:rsidR="00AE0D8A">
        <w:rPr>
          <w:rFonts w:ascii="Calibri" w:hAnsi="Calibri" w:cs="Calibri"/>
        </w:rPr>
        <w:t>zuschöpfen.</w:t>
      </w:r>
    </w:p>
    <w:p w14:paraId="7305795E" w14:textId="1702EA63" w:rsidR="007A20B8" w:rsidRDefault="007A20B8" w:rsidP="00046BA9">
      <w:pPr>
        <w:pStyle w:val="NormalWeb"/>
        <w:jc w:val="both"/>
      </w:pPr>
      <w:r>
        <w:rPr>
          <w:rFonts w:ascii="Calibri" w:hAnsi="Calibri" w:cs="Calibri"/>
        </w:rPr>
        <w:t xml:space="preserve">Aufgrund meiner Begeisterung </w:t>
      </w:r>
      <w:proofErr w:type="spellStart"/>
      <w:r>
        <w:rPr>
          <w:rFonts w:ascii="Calibri" w:hAnsi="Calibri" w:cs="Calibri"/>
        </w:rPr>
        <w:t>für</w:t>
      </w:r>
      <w:proofErr w:type="spellEnd"/>
      <w:r>
        <w:rPr>
          <w:rFonts w:ascii="Calibri" w:hAnsi="Calibri" w:cs="Calibri"/>
        </w:rPr>
        <w:t xml:space="preserve"> wirtschaftliche Themen war es </w:t>
      </w:r>
      <w:proofErr w:type="spellStart"/>
      <w:r>
        <w:rPr>
          <w:rFonts w:ascii="Calibri" w:hAnsi="Calibri" w:cs="Calibri"/>
        </w:rPr>
        <w:t>für</w:t>
      </w:r>
      <w:proofErr w:type="spellEnd"/>
      <w:r>
        <w:rPr>
          <w:rFonts w:ascii="Calibri" w:hAnsi="Calibri" w:cs="Calibri"/>
        </w:rPr>
        <w:t xml:space="preserve"> mich klar, Betriebswirtschaftslehre an der HHU in </w:t>
      </w:r>
      <w:proofErr w:type="spellStart"/>
      <w:r>
        <w:rPr>
          <w:rFonts w:ascii="Calibri" w:hAnsi="Calibri" w:cs="Calibri"/>
        </w:rPr>
        <w:t>Düsseldorf</w:t>
      </w:r>
      <w:proofErr w:type="spellEnd"/>
      <w:r>
        <w:rPr>
          <w:rFonts w:ascii="Calibri" w:hAnsi="Calibri" w:cs="Calibri"/>
        </w:rPr>
        <w:t xml:space="preserve"> zu studieren. </w:t>
      </w:r>
      <w:commentRangeStart w:id="6"/>
      <w:del w:id="7" w:author="jonas.stegh@pumpkincareers.com" w:date="2022-12-20T10:53:00Z">
        <w:r w:rsidDel="00D51D61">
          <w:rPr>
            <w:rFonts w:ascii="Calibri" w:hAnsi="Calibri" w:cs="Calibri"/>
          </w:rPr>
          <w:delText>Warum</w:delText>
        </w:r>
      </w:del>
      <w:commentRangeEnd w:id="6"/>
      <w:r w:rsidR="00D51D61">
        <w:rPr>
          <w:rStyle w:val="CommentReference"/>
          <w:rFonts w:asciiTheme="minorHAnsi" w:eastAsiaTheme="minorHAnsi" w:hAnsiTheme="minorHAnsi" w:cstheme="minorBidi"/>
          <w:lang w:eastAsia="en-US"/>
        </w:rPr>
        <w:commentReference w:id="6"/>
      </w:r>
      <w:del w:id="8" w:author="jonas.stegh@pumpkincareers.com" w:date="2022-12-20T10:53:00Z">
        <w:r w:rsidDel="00D51D61">
          <w:rPr>
            <w:rFonts w:ascii="Calibri" w:hAnsi="Calibri" w:cs="Calibri"/>
          </w:rPr>
          <w:delText xml:space="preserve"> habe ich mich für diese Uni entschieden? </w:delText>
        </w:r>
      </w:del>
      <w:proofErr w:type="spellStart"/>
      <w:r>
        <w:rPr>
          <w:rFonts w:ascii="Calibri" w:hAnsi="Calibri" w:cs="Calibri"/>
        </w:rPr>
        <w:t>Dafür</w:t>
      </w:r>
      <w:proofErr w:type="spellEnd"/>
      <w:r>
        <w:rPr>
          <w:rFonts w:ascii="Calibri" w:hAnsi="Calibri" w:cs="Calibri"/>
        </w:rPr>
        <w:t xml:space="preserve"> waren </w:t>
      </w:r>
      <w:proofErr w:type="spellStart"/>
      <w:r>
        <w:rPr>
          <w:rFonts w:ascii="Calibri" w:hAnsi="Calibri" w:cs="Calibri"/>
        </w:rPr>
        <w:t>für</w:t>
      </w:r>
      <w:proofErr w:type="spellEnd"/>
      <w:r>
        <w:rPr>
          <w:rFonts w:ascii="Calibri" w:hAnsi="Calibri" w:cs="Calibri"/>
        </w:rPr>
        <w:t xml:space="preserve"> mich drei Aspekte ausschlaggebend: Zum einen die spannende Lehre, </w:t>
      </w:r>
      <w:r w:rsidR="00A11D3C">
        <w:rPr>
          <w:rFonts w:ascii="Calibri" w:hAnsi="Calibri" w:cs="Calibri"/>
        </w:rPr>
        <w:t xml:space="preserve">dann </w:t>
      </w:r>
      <w:r>
        <w:rPr>
          <w:rFonts w:ascii="Calibri" w:hAnsi="Calibri" w:cs="Calibri"/>
        </w:rPr>
        <w:t>engagierte Dozenten und de</w:t>
      </w:r>
      <w:r w:rsidR="00454307">
        <w:rPr>
          <w:rFonts w:ascii="Calibri" w:hAnsi="Calibri" w:cs="Calibri"/>
        </w:rPr>
        <w:t>r</w:t>
      </w:r>
      <w:r>
        <w:rPr>
          <w:rFonts w:ascii="Calibri" w:hAnsi="Calibri" w:cs="Calibri"/>
        </w:rPr>
        <w:t xml:space="preserve"> innovative Spirit der HHU</w:t>
      </w:r>
      <w:r w:rsidR="00454307">
        <w:rPr>
          <w:rFonts w:ascii="Calibri" w:hAnsi="Calibri" w:cs="Calibri"/>
        </w:rPr>
        <w:t xml:space="preserve">. Dadurch </w:t>
      </w:r>
      <w:r>
        <w:rPr>
          <w:rFonts w:ascii="Calibri" w:hAnsi="Calibri" w:cs="Calibri"/>
        </w:rPr>
        <w:t xml:space="preserve">bin ich schnell zu dem Entschluss gekommen, in </w:t>
      </w:r>
      <w:proofErr w:type="spellStart"/>
      <w:r>
        <w:rPr>
          <w:rFonts w:ascii="Calibri" w:hAnsi="Calibri" w:cs="Calibri"/>
        </w:rPr>
        <w:t>Düsseldorf</w:t>
      </w:r>
      <w:proofErr w:type="spellEnd"/>
      <w:r>
        <w:rPr>
          <w:rFonts w:ascii="Calibri" w:hAnsi="Calibri" w:cs="Calibri"/>
        </w:rPr>
        <w:t xml:space="preserve"> studieren zu wollen. </w:t>
      </w:r>
    </w:p>
    <w:p w14:paraId="340DF014" w14:textId="251A2A4F" w:rsidR="007A20B8" w:rsidDel="00D51D61" w:rsidRDefault="007A20B8" w:rsidP="00046BA9">
      <w:pPr>
        <w:pStyle w:val="NormalWeb"/>
        <w:jc w:val="both"/>
        <w:rPr>
          <w:del w:id="9" w:author="jonas.stegh@pumpkincareers.com" w:date="2022-12-20T10:54:00Z"/>
        </w:rPr>
      </w:pPr>
      <w:del w:id="10" w:author="jonas.stegh@pumpkincareers.com" w:date="2022-12-20T10:54:00Z">
        <w:r w:rsidDel="00D51D61">
          <w:rPr>
            <w:rFonts w:ascii="Calibri" w:hAnsi="Calibri" w:cs="Calibri"/>
          </w:rPr>
          <w:delText xml:space="preserve">In meiner Freizeit beitreibe ich nun, nachdem ich acht Jahre lang Fußball </w:delText>
        </w:r>
        <w:r w:rsidR="006861FD" w:rsidDel="00D51D61">
          <w:rPr>
            <w:rFonts w:ascii="Calibri" w:hAnsi="Calibri" w:cs="Calibri"/>
          </w:rPr>
          <w:delText xml:space="preserve">im </w:delText>
        </w:r>
        <w:r w:rsidR="005637D0" w:rsidDel="00D51D61">
          <w:rPr>
            <w:rFonts w:ascii="Calibri" w:hAnsi="Calibri" w:cs="Calibri"/>
          </w:rPr>
          <w:delText>Verein</w:delText>
        </w:r>
        <w:r w:rsidR="006861FD" w:rsidDel="00D51D61">
          <w:rPr>
            <w:rFonts w:ascii="Calibri" w:hAnsi="Calibri" w:cs="Calibri"/>
          </w:rPr>
          <w:delText xml:space="preserve"> </w:delText>
        </w:r>
        <w:r w:rsidDel="00D51D61">
          <w:rPr>
            <w:rFonts w:ascii="Calibri" w:hAnsi="Calibri" w:cs="Calibri"/>
          </w:rPr>
          <w:delText>gespielt habe, mehrmals die Woche Kraft- und Ausdauertraining. In dieser Zeit konnte ich ein hohes Maß an Ehrgeiz und Disziplin entwickeln, da ich weiß, wie es sich anfühlt</w:delText>
        </w:r>
        <w:r w:rsidR="000A508C" w:rsidDel="00D51D61">
          <w:rPr>
            <w:rFonts w:ascii="Calibri" w:hAnsi="Calibri" w:cs="Calibri"/>
          </w:rPr>
          <w:delText xml:space="preserve">, beispielsweise </w:delText>
        </w:r>
        <w:r w:rsidDel="00D51D61">
          <w:rPr>
            <w:rFonts w:ascii="Calibri" w:hAnsi="Calibri" w:cs="Calibri"/>
          </w:rPr>
          <w:delText xml:space="preserve">trotz wenig Schlaf und gelegentlich auch mangelnder Motivation trainieren zu gehen. </w:delText>
        </w:r>
      </w:del>
    </w:p>
    <w:p w14:paraId="15BFFC85" w14:textId="7194D1AA" w:rsidR="007A20B8" w:rsidRDefault="00046BA9" w:rsidP="00046BA9">
      <w:pPr>
        <w:pStyle w:val="NormalWeb"/>
        <w:jc w:val="both"/>
      </w:pPr>
      <w:r>
        <w:rPr>
          <w:rFonts w:ascii="Calibri" w:hAnsi="Calibri" w:cs="Calibri"/>
        </w:rPr>
        <w:t>I</w:t>
      </w:r>
      <w:r w:rsidR="00AE0D8A">
        <w:rPr>
          <w:rFonts w:ascii="Calibri" w:hAnsi="Calibri" w:cs="Calibri"/>
        </w:rPr>
        <w:t xml:space="preserve">m ersten Semester </w:t>
      </w:r>
      <w:r>
        <w:rPr>
          <w:rFonts w:ascii="Calibri" w:hAnsi="Calibri" w:cs="Calibri"/>
        </w:rPr>
        <w:t>habe ich bereits Finanzb</w:t>
      </w:r>
      <w:r w:rsidR="00AE0D8A">
        <w:rPr>
          <w:rFonts w:ascii="Calibri" w:hAnsi="Calibri" w:cs="Calibri"/>
        </w:rPr>
        <w:t>uchfüh</w:t>
      </w:r>
      <w:r>
        <w:rPr>
          <w:rFonts w:ascii="Calibri" w:hAnsi="Calibri" w:cs="Calibri"/>
        </w:rPr>
        <w:t xml:space="preserve">rung als Modul, daher möchte ich die theoretisch erlernten Inhalte in der Praxis anwenden. Zudem sehe ich </w:t>
      </w:r>
      <w:r w:rsidR="007A20B8">
        <w:rPr>
          <w:rFonts w:ascii="Calibri" w:hAnsi="Calibri" w:cs="Calibri"/>
        </w:rPr>
        <w:t xml:space="preserve">die </w:t>
      </w:r>
      <w:proofErr w:type="spellStart"/>
      <w:r w:rsidR="007A20B8">
        <w:rPr>
          <w:rFonts w:ascii="Calibri" w:hAnsi="Calibri" w:cs="Calibri"/>
        </w:rPr>
        <w:t>Wirtschaftsprüfung</w:t>
      </w:r>
      <w:proofErr w:type="spellEnd"/>
      <w:r w:rsidR="007A20B8">
        <w:rPr>
          <w:rFonts w:ascii="Calibri" w:hAnsi="Calibri" w:cs="Calibri"/>
        </w:rPr>
        <w:t xml:space="preserve"> als enorm wichtig, damit unsere Wirtschaft und z.B. unsere </w:t>
      </w:r>
      <w:proofErr w:type="spellStart"/>
      <w:r w:rsidR="007A20B8">
        <w:rPr>
          <w:rFonts w:ascii="Calibri" w:hAnsi="Calibri" w:cs="Calibri"/>
        </w:rPr>
        <w:t>Börsen</w:t>
      </w:r>
      <w:proofErr w:type="spellEnd"/>
      <w:r w:rsidR="007A20B8">
        <w:rPr>
          <w:rFonts w:ascii="Calibri" w:hAnsi="Calibri" w:cs="Calibri"/>
        </w:rPr>
        <w:t xml:space="preserve"> funktionieren </w:t>
      </w:r>
      <w:proofErr w:type="spellStart"/>
      <w:r w:rsidR="007A20B8">
        <w:rPr>
          <w:rFonts w:ascii="Calibri" w:hAnsi="Calibri" w:cs="Calibri"/>
        </w:rPr>
        <w:t>können</w:t>
      </w:r>
      <w:proofErr w:type="spellEnd"/>
      <w:r w:rsidR="007A20B8">
        <w:rPr>
          <w:rFonts w:ascii="Calibri" w:hAnsi="Calibri" w:cs="Calibri"/>
        </w:rPr>
        <w:t xml:space="preserve">. Die Wirtschaft und die </w:t>
      </w:r>
      <w:proofErr w:type="spellStart"/>
      <w:r w:rsidR="007A20B8">
        <w:rPr>
          <w:rFonts w:ascii="Calibri" w:hAnsi="Calibri" w:cs="Calibri"/>
        </w:rPr>
        <w:t>Börsen</w:t>
      </w:r>
      <w:proofErr w:type="spellEnd"/>
      <w:r w:rsidR="007A20B8">
        <w:rPr>
          <w:rFonts w:ascii="Calibri" w:hAnsi="Calibri" w:cs="Calibri"/>
        </w:rPr>
        <w:t xml:space="preserve"> bauen auf Vertrauen auf, </w:t>
      </w:r>
      <w:proofErr w:type="spellStart"/>
      <w:r w:rsidR="007A20B8">
        <w:rPr>
          <w:rFonts w:ascii="Calibri" w:hAnsi="Calibri" w:cs="Calibri"/>
        </w:rPr>
        <w:t>Wirtschaftsprüfungen</w:t>
      </w:r>
      <w:proofErr w:type="spellEnd"/>
      <w:r w:rsidR="007A20B8">
        <w:rPr>
          <w:rFonts w:ascii="Calibri" w:hAnsi="Calibri" w:cs="Calibri"/>
        </w:rPr>
        <w:t xml:space="preserve"> sorgen </w:t>
      </w:r>
      <w:proofErr w:type="spellStart"/>
      <w:r w:rsidR="007A20B8">
        <w:rPr>
          <w:rFonts w:ascii="Calibri" w:hAnsi="Calibri" w:cs="Calibri"/>
        </w:rPr>
        <w:t>dafür</w:t>
      </w:r>
      <w:proofErr w:type="spellEnd"/>
      <w:r w:rsidR="007A20B8">
        <w:rPr>
          <w:rFonts w:ascii="Calibri" w:hAnsi="Calibri" w:cs="Calibri"/>
        </w:rPr>
        <w:t xml:space="preserve">, dass wir Unternehmen dieses Vertrauen auch in einem </w:t>
      </w:r>
      <w:proofErr w:type="spellStart"/>
      <w:r w:rsidR="007A20B8">
        <w:rPr>
          <w:rFonts w:ascii="Calibri" w:hAnsi="Calibri" w:cs="Calibri"/>
        </w:rPr>
        <w:t>größeren</w:t>
      </w:r>
      <w:proofErr w:type="spellEnd"/>
      <w:r w:rsidR="007A20B8">
        <w:rPr>
          <w:rFonts w:ascii="Calibri" w:hAnsi="Calibri" w:cs="Calibri"/>
        </w:rPr>
        <w:t xml:space="preserve"> Umfang schenken </w:t>
      </w:r>
      <w:proofErr w:type="spellStart"/>
      <w:r w:rsidR="007A20B8">
        <w:rPr>
          <w:rFonts w:ascii="Calibri" w:hAnsi="Calibri" w:cs="Calibri"/>
        </w:rPr>
        <w:t>können</w:t>
      </w:r>
      <w:proofErr w:type="spellEnd"/>
      <w:r w:rsidR="007A20B8">
        <w:rPr>
          <w:rFonts w:ascii="Calibri" w:hAnsi="Calibri" w:cs="Calibri"/>
        </w:rPr>
        <w:t xml:space="preserve"> und in diese z.B. investieren </w:t>
      </w:r>
      <w:proofErr w:type="spellStart"/>
      <w:r w:rsidR="007A20B8">
        <w:rPr>
          <w:rFonts w:ascii="Calibri" w:hAnsi="Calibri" w:cs="Calibri"/>
        </w:rPr>
        <w:t>können</w:t>
      </w:r>
      <w:proofErr w:type="spellEnd"/>
      <w:r w:rsidR="007A20B8">
        <w:rPr>
          <w:rFonts w:ascii="Calibri" w:hAnsi="Calibri" w:cs="Calibri"/>
        </w:rPr>
        <w:t>. Damit</w:t>
      </w:r>
      <w:r w:rsidR="001B3420">
        <w:rPr>
          <w:rFonts w:ascii="Calibri" w:hAnsi="Calibri" w:cs="Calibri"/>
        </w:rPr>
        <w:t xml:space="preserve"> ist die </w:t>
      </w:r>
      <w:proofErr w:type="spellStart"/>
      <w:r w:rsidR="007A20B8">
        <w:rPr>
          <w:rFonts w:ascii="Calibri" w:hAnsi="Calibri" w:cs="Calibri"/>
        </w:rPr>
        <w:t>Wirtschaftsprüfung</w:t>
      </w:r>
      <w:proofErr w:type="spellEnd"/>
      <w:r w:rsidR="001B3420">
        <w:rPr>
          <w:rFonts w:ascii="Calibri" w:hAnsi="Calibri" w:cs="Calibri"/>
        </w:rPr>
        <w:t xml:space="preserve"> in meinen Augen sehr interessant und vor allem</w:t>
      </w:r>
      <w:r w:rsidR="007A20B8">
        <w:rPr>
          <w:rFonts w:ascii="Calibri" w:hAnsi="Calibri" w:cs="Calibri"/>
        </w:rPr>
        <w:t xml:space="preserve"> essenziell </w:t>
      </w:r>
      <w:proofErr w:type="spellStart"/>
      <w:r w:rsidR="007A20B8">
        <w:rPr>
          <w:rFonts w:ascii="Calibri" w:hAnsi="Calibri" w:cs="Calibri"/>
        </w:rPr>
        <w:t>für</w:t>
      </w:r>
      <w:proofErr w:type="spellEnd"/>
      <w:r w:rsidR="007A20B8">
        <w:rPr>
          <w:rFonts w:ascii="Calibri" w:hAnsi="Calibri" w:cs="Calibri"/>
        </w:rPr>
        <w:t xml:space="preserve"> die </w:t>
      </w:r>
      <w:proofErr w:type="spellStart"/>
      <w:r w:rsidR="007A20B8">
        <w:rPr>
          <w:rFonts w:ascii="Calibri" w:hAnsi="Calibri" w:cs="Calibri"/>
        </w:rPr>
        <w:t>Funktionalität</w:t>
      </w:r>
      <w:proofErr w:type="spellEnd"/>
      <w:r w:rsidR="007A20B8">
        <w:rPr>
          <w:rFonts w:ascii="Calibri" w:hAnsi="Calibri" w:cs="Calibri"/>
        </w:rPr>
        <w:t xml:space="preserve"> unserer Wirtschaft. </w:t>
      </w:r>
    </w:p>
    <w:p w14:paraId="04635B4E" w14:textId="6BD8CFC9" w:rsidR="003467E7" w:rsidRDefault="007A20B8" w:rsidP="00046BA9">
      <w:pPr>
        <w:pStyle w:val="NormalWeb"/>
        <w:jc w:val="both"/>
        <w:rPr>
          <w:rFonts w:ascii="Calibri" w:hAnsi="Calibri" w:cs="Calibri"/>
        </w:rPr>
      </w:pPr>
      <w:commentRangeStart w:id="11"/>
      <w:r>
        <w:rPr>
          <w:rFonts w:ascii="Calibri" w:hAnsi="Calibri" w:cs="Calibri"/>
        </w:rPr>
        <w:t>Bei Ihnen</w:t>
      </w:r>
      <w:r w:rsidR="001B3420">
        <w:rPr>
          <w:rFonts w:ascii="Calibri" w:hAnsi="Calibri" w:cs="Calibri"/>
        </w:rPr>
        <w:t xml:space="preserve"> als Unternehmen </w:t>
      </w:r>
      <w:proofErr w:type="spellStart"/>
      <w:r>
        <w:rPr>
          <w:rFonts w:ascii="Calibri" w:hAnsi="Calibri" w:cs="Calibri"/>
        </w:rPr>
        <w:t>gefällt</w:t>
      </w:r>
      <w:proofErr w:type="spellEnd"/>
      <w:r>
        <w:rPr>
          <w:rFonts w:ascii="Calibri" w:hAnsi="Calibri" w:cs="Calibri"/>
        </w:rPr>
        <w:t xml:space="preserve"> mir besonders Ihr </w:t>
      </w:r>
      <w:proofErr w:type="spellStart"/>
      <w:r>
        <w:rPr>
          <w:rFonts w:ascii="Calibri" w:hAnsi="Calibri" w:cs="Calibri"/>
        </w:rPr>
        <w:t>interdisziplinärer</w:t>
      </w:r>
      <w:proofErr w:type="spellEnd"/>
      <w:r>
        <w:rPr>
          <w:rFonts w:ascii="Calibri" w:hAnsi="Calibri" w:cs="Calibri"/>
        </w:rPr>
        <w:t xml:space="preserve"> Ansatz, der es Ihnen </w:t>
      </w:r>
      <w:proofErr w:type="spellStart"/>
      <w:r>
        <w:rPr>
          <w:rFonts w:ascii="Calibri" w:hAnsi="Calibri" w:cs="Calibri"/>
        </w:rPr>
        <w:t>ermöglicht</w:t>
      </w:r>
      <w:proofErr w:type="spellEnd"/>
      <w:r>
        <w:rPr>
          <w:rFonts w:ascii="Calibri" w:hAnsi="Calibri" w:cs="Calibri"/>
        </w:rPr>
        <w:t xml:space="preserve">, Probleme aus verschiedenen Perspektiven zu betrachten. </w:t>
      </w:r>
      <w:commentRangeEnd w:id="11"/>
      <w:r w:rsidR="00D51D61">
        <w:rPr>
          <w:rStyle w:val="CommentReference"/>
          <w:rFonts w:asciiTheme="minorHAnsi" w:eastAsiaTheme="minorHAnsi" w:hAnsiTheme="minorHAnsi" w:cstheme="minorBidi"/>
          <w:lang w:eastAsia="en-US"/>
        </w:rPr>
        <w:commentReference w:id="11"/>
      </w:r>
    </w:p>
    <w:p w14:paraId="7B0D31D9" w14:textId="34CD7D7C" w:rsidR="003467E7" w:rsidRPr="003467E7" w:rsidRDefault="003467E7" w:rsidP="00046BA9">
      <w:pPr>
        <w:pStyle w:val="NormalWeb"/>
        <w:jc w:val="both"/>
        <w:rPr>
          <w:rFonts w:ascii="Calibri" w:hAnsi="Calibri" w:cs="Calibri"/>
        </w:rPr>
      </w:pPr>
      <w:r>
        <w:rPr>
          <w:rFonts w:ascii="Calibri" w:hAnsi="Calibri" w:cs="Calibri"/>
        </w:rPr>
        <w:lastRenderedPageBreak/>
        <w:t xml:space="preserve">Ich hoffe wirklich, dass ich Ihnen zeigen konnte, dass ich </w:t>
      </w:r>
      <w:r w:rsidR="00521C2E">
        <w:rPr>
          <w:rFonts w:ascii="Calibri" w:hAnsi="Calibri" w:cs="Calibri"/>
        </w:rPr>
        <w:t>sehr</w:t>
      </w:r>
      <w:r>
        <w:rPr>
          <w:rFonts w:ascii="Calibri" w:hAnsi="Calibri" w:cs="Calibri"/>
        </w:rPr>
        <w:t xml:space="preserve"> motiviert bin und Ihnen einen Mehrwert l</w:t>
      </w:r>
      <w:r w:rsidR="001F76EC">
        <w:rPr>
          <w:rFonts w:ascii="Calibri" w:hAnsi="Calibri" w:cs="Calibri"/>
        </w:rPr>
        <w:t>eisten möchte</w:t>
      </w:r>
      <w:r>
        <w:rPr>
          <w:rFonts w:ascii="Calibri" w:hAnsi="Calibri" w:cs="Calibri"/>
        </w:rPr>
        <w:t xml:space="preserve">. </w:t>
      </w:r>
    </w:p>
    <w:p w14:paraId="7BDCC76E" w14:textId="3863F0D9" w:rsidR="00C003C0" w:rsidRPr="004D2938" w:rsidRDefault="00C003C0" w:rsidP="001D5E65">
      <w:pPr>
        <w:jc w:val="both"/>
      </w:pPr>
    </w:p>
    <w:sectPr w:rsidR="00C003C0" w:rsidRPr="004D2938">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jonas.stegh@pumpkincareers.com" w:date="2022-12-20T10:53:00Z" w:initials="j">
    <w:p w14:paraId="0F66A4CD" w14:textId="77777777" w:rsidR="00D51D61" w:rsidRDefault="00D51D61" w:rsidP="00423EC4">
      <w:pPr>
        <w:pStyle w:val="CommentText"/>
      </w:pPr>
      <w:r>
        <w:rPr>
          <w:rStyle w:val="CommentReference"/>
        </w:rPr>
        <w:annotationRef/>
      </w:r>
      <w:r>
        <w:t>Kannst du etwas spezifischer beim Kontext werden?</w:t>
      </w:r>
    </w:p>
  </w:comment>
  <w:comment w:id="6" w:author="jonas.stegh@pumpkincareers.com" w:date="2022-12-20T10:54:00Z" w:initials="j">
    <w:p w14:paraId="0BACCEF3" w14:textId="77777777" w:rsidR="00D51D61" w:rsidRDefault="00D51D61" w:rsidP="00F56ED0">
      <w:pPr>
        <w:pStyle w:val="CommentText"/>
      </w:pPr>
      <w:r>
        <w:rPr>
          <w:rStyle w:val="CommentReference"/>
        </w:rPr>
        <w:annotationRef/>
      </w:r>
      <w:r>
        <w:t>Rhetorische Fragen sind in so einem Kontext kein gutes Stilmittel, es entsteht schnell der Eindruck von Arroganz</w:t>
      </w:r>
    </w:p>
  </w:comment>
  <w:comment w:id="11" w:author="jonas.stegh@pumpkincareers.com" w:date="2022-12-20T10:55:00Z" w:initials="j">
    <w:p w14:paraId="660FC5E8" w14:textId="77777777" w:rsidR="00D51D61" w:rsidRDefault="00D51D61" w:rsidP="00FA2537">
      <w:pPr>
        <w:pStyle w:val="CommentText"/>
      </w:pPr>
      <w:r>
        <w:rPr>
          <w:rStyle w:val="CommentReference"/>
        </w:rPr>
        <w:annotationRef/>
      </w:r>
      <w:r>
        <w:t>Viel zu oberflächliche Aussage, die du auch nicht wirklich belegst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66A4CD" w15:done="0"/>
  <w15:commentEx w15:paraId="0BACCEF3" w15:done="0"/>
  <w15:commentEx w15:paraId="660FC5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4C12A6" w16cex:dateUtc="2022-12-20T09:53:00Z"/>
  <w16cex:commentExtensible w16cex:durableId="274C12DC" w16cex:dateUtc="2022-12-20T09:54:00Z"/>
  <w16cex:commentExtensible w16cex:durableId="274C131A" w16cex:dateUtc="2022-12-20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66A4CD" w16cid:durableId="274C12A6"/>
  <w16cid:commentId w16cid:paraId="0BACCEF3" w16cid:durableId="274C12DC"/>
  <w16cid:commentId w16cid:paraId="660FC5E8" w16cid:durableId="274C13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F0E"/>
    <w:rsid w:val="00014FBE"/>
    <w:rsid w:val="00046BA9"/>
    <w:rsid w:val="000A508C"/>
    <w:rsid w:val="001B3420"/>
    <w:rsid w:val="001D5E65"/>
    <w:rsid w:val="001F76EC"/>
    <w:rsid w:val="002713CF"/>
    <w:rsid w:val="00301FA4"/>
    <w:rsid w:val="003467E7"/>
    <w:rsid w:val="00397E0D"/>
    <w:rsid w:val="003A5983"/>
    <w:rsid w:val="004363A6"/>
    <w:rsid w:val="00454307"/>
    <w:rsid w:val="00463123"/>
    <w:rsid w:val="00476F21"/>
    <w:rsid w:val="004D2938"/>
    <w:rsid w:val="00521C2E"/>
    <w:rsid w:val="00534159"/>
    <w:rsid w:val="005637D0"/>
    <w:rsid w:val="00582C02"/>
    <w:rsid w:val="00660240"/>
    <w:rsid w:val="00685E86"/>
    <w:rsid w:val="006861FD"/>
    <w:rsid w:val="007A20B8"/>
    <w:rsid w:val="00855ECE"/>
    <w:rsid w:val="009D0308"/>
    <w:rsid w:val="00A11D3C"/>
    <w:rsid w:val="00AE0D8A"/>
    <w:rsid w:val="00AF6C79"/>
    <w:rsid w:val="00BE28B5"/>
    <w:rsid w:val="00C003C0"/>
    <w:rsid w:val="00C80F0E"/>
    <w:rsid w:val="00C82FEE"/>
    <w:rsid w:val="00D01A3B"/>
    <w:rsid w:val="00D51D6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2F7A3"/>
  <w15:chartTrackingRefBased/>
  <w15:docId w15:val="{646C0684-2125-6947-AAD6-861422F7D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20B8"/>
    <w:pPr>
      <w:spacing w:before="100" w:beforeAutospacing="1" w:after="100" w:afterAutospacing="1"/>
    </w:pPr>
    <w:rPr>
      <w:rFonts w:ascii="Times New Roman" w:eastAsia="Times New Roman" w:hAnsi="Times New Roman" w:cs="Times New Roman"/>
      <w:lang w:eastAsia="de-DE"/>
    </w:rPr>
  </w:style>
  <w:style w:type="paragraph" w:styleId="Revision">
    <w:name w:val="Revision"/>
    <w:hidden/>
    <w:uiPriority w:val="99"/>
    <w:semiHidden/>
    <w:rsid w:val="00D51D61"/>
  </w:style>
  <w:style w:type="character" w:styleId="CommentReference">
    <w:name w:val="annotation reference"/>
    <w:basedOn w:val="DefaultParagraphFont"/>
    <w:uiPriority w:val="99"/>
    <w:semiHidden/>
    <w:unhideWhenUsed/>
    <w:rsid w:val="00D51D61"/>
    <w:rPr>
      <w:sz w:val="16"/>
      <w:szCs w:val="16"/>
    </w:rPr>
  </w:style>
  <w:style w:type="paragraph" w:styleId="CommentText">
    <w:name w:val="annotation text"/>
    <w:basedOn w:val="Normal"/>
    <w:link w:val="CommentTextChar"/>
    <w:uiPriority w:val="99"/>
    <w:unhideWhenUsed/>
    <w:rsid w:val="00D51D61"/>
    <w:rPr>
      <w:sz w:val="20"/>
      <w:szCs w:val="20"/>
    </w:rPr>
  </w:style>
  <w:style w:type="character" w:customStyle="1" w:styleId="CommentTextChar">
    <w:name w:val="Comment Text Char"/>
    <w:basedOn w:val="DefaultParagraphFont"/>
    <w:link w:val="CommentText"/>
    <w:uiPriority w:val="99"/>
    <w:rsid w:val="00D51D61"/>
    <w:rPr>
      <w:sz w:val="20"/>
      <w:szCs w:val="20"/>
    </w:rPr>
  </w:style>
  <w:style w:type="paragraph" w:styleId="CommentSubject">
    <w:name w:val="annotation subject"/>
    <w:basedOn w:val="CommentText"/>
    <w:next w:val="CommentText"/>
    <w:link w:val="CommentSubjectChar"/>
    <w:uiPriority w:val="99"/>
    <w:semiHidden/>
    <w:unhideWhenUsed/>
    <w:rsid w:val="00D51D61"/>
    <w:rPr>
      <w:b/>
      <w:bCs/>
    </w:rPr>
  </w:style>
  <w:style w:type="character" w:customStyle="1" w:styleId="CommentSubjectChar">
    <w:name w:val="Comment Subject Char"/>
    <w:basedOn w:val="CommentTextChar"/>
    <w:link w:val="CommentSubject"/>
    <w:uiPriority w:val="99"/>
    <w:semiHidden/>
    <w:rsid w:val="00D51D6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497192">
      <w:bodyDiv w:val="1"/>
      <w:marLeft w:val="0"/>
      <w:marRight w:val="0"/>
      <w:marTop w:val="0"/>
      <w:marBottom w:val="0"/>
      <w:divBdr>
        <w:top w:val="none" w:sz="0" w:space="0" w:color="auto"/>
        <w:left w:val="none" w:sz="0" w:space="0" w:color="auto"/>
        <w:bottom w:val="none" w:sz="0" w:space="0" w:color="auto"/>
        <w:right w:val="none" w:sz="0" w:space="0" w:color="auto"/>
      </w:divBdr>
      <w:divsChild>
        <w:div w:id="2068145837">
          <w:marLeft w:val="0"/>
          <w:marRight w:val="0"/>
          <w:marTop w:val="0"/>
          <w:marBottom w:val="0"/>
          <w:divBdr>
            <w:top w:val="none" w:sz="0" w:space="0" w:color="auto"/>
            <w:left w:val="none" w:sz="0" w:space="0" w:color="auto"/>
            <w:bottom w:val="none" w:sz="0" w:space="0" w:color="auto"/>
            <w:right w:val="none" w:sz="0" w:space="0" w:color="auto"/>
          </w:divBdr>
          <w:divsChild>
            <w:div w:id="1525559311">
              <w:marLeft w:val="0"/>
              <w:marRight w:val="0"/>
              <w:marTop w:val="0"/>
              <w:marBottom w:val="0"/>
              <w:divBdr>
                <w:top w:val="none" w:sz="0" w:space="0" w:color="auto"/>
                <w:left w:val="none" w:sz="0" w:space="0" w:color="auto"/>
                <w:bottom w:val="none" w:sz="0" w:space="0" w:color="auto"/>
                <w:right w:val="none" w:sz="0" w:space="0" w:color="auto"/>
              </w:divBdr>
              <w:divsChild>
                <w:div w:id="200096661">
                  <w:marLeft w:val="0"/>
                  <w:marRight w:val="0"/>
                  <w:marTop w:val="0"/>
                  <w:marBottom w:val="0"/>
                  <w:divBdr>
                    <w:top w:val="none" w:sz="0" w:space="0" w:color="auto"/>
                    <w:left w:val="none" w:sz="0" w:space="0" w:color="auto"/>
                    <w:bottom w:val="none" w:sz="0" w:space="0" w:color="auto"/>
                    <w:right w:val="none" w:sz="0" w:space="0" w:color="auto"/>
                  </w:divBdr>
                </w:div>
              </w:divsChild>
            </w:div>
            <w:div w:id="1561942913">
              <w:marLeft w:val="0"/>
              <w:marRight w:val="0"/>
              <w:marTop w:val="0"/>
              <w:marBottom w:val="0"/>
              <w:divBdr>
                <w:top w:val="none" w:sz="0" w:space="0" w:color="auto"/>
                <w:left w:val="none" w:sz="0" w:space="0" w:color="auto"/>
                <w:bottom w:val="none" w:sz="0" w:space="0" w:color="auto"/>
                <w:right w:val="none" w:sz="0" w:space="0" w:color="auto"/>
              </w:divBdr>
              <w:divsChild>
                <w:div w:id="124172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3006</Characters>
  <Application>Microsoft Office Word</Application>
  <DocSecurity>0</DocSecurity>
  <Lines>25</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jannikdisterheft@gmail.com</dc:creator>
  <cp:keywords/>
  <dc:description/>
  <cp:lastModifiedBy>jonas.stegh@pumpkincareers.com</cp:lastModifiedBy>
  <cp:revision>60</cp:revision>
  <dcterms:created xsi:type="dcterms:W3CDTF">2022-12-17T15:30:00Z</dcterms:created>
  <dcterms:modified xsi:type="dcterms:W3CDTF">2022-12-20T09:55:00Z</dcterms:modified>
</cp:coreProperties>
</file>