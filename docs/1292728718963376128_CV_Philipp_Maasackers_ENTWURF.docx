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4-10-07T08:00:00Z" w16du:dateUtc="2024-10-07T06:00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76"/>
        <w:gridCol w:w="1134"/>
        <w:gridCol w:w="3260"/>
        <w:gridCol w:w="426"/>
        <w:gridCol w:w="283"/>
        <w:gridCol w:w="142"/>
        <w:gridCol w:w="283"/>
        <w:gridCol w:w="3686"/>
        <w:tblGridChange w:id="1">
          <w:tblGrid>
            <w:gridCol w:w="709"/>
            <w:gridCol w:w="1276"/>
            <w:gridCol w:w="3685"/>
            <w:gridCol w:w="426"/>
            <w:gridCol w:w="283"/>
            <w:gridCol w:w="142"/>
            <w:gridCol w:w="284"/>
            <w:gridCol w:w="708"/>
            <w:gridCol w:w="2263"/>
            <w:gridCol w:w="714"/>
          </w:tblGrid>
        </w:tblGridChange>
      </w:tblGrid>
      <w:tr w:rsidR="002508C2" w:rsidRPr="00552384" w14:paraId="5DF08F91" w14:textId="77777777" w:rsidTr="00701192">
        <w:trPr>
          <w:trHeight w:val="227"/>
          <w:trPrChange w:id="2" w:author="David Döbele" w:date="2024-10-07T08:00:00Z" w16du:dateUtc="2024-10-07T06:00:00Z">
            <w:trPr>
              <w:gridBefore w:val="1"/>
              <w:gridAfter w:val="0"/>
              <w:trHeight w:val="227"/>
            </w:trPr>
          </w:trPrChange>
        </w:trPr>
        <w:tc>
          <w:tcPr>
            <w:tcW w:w="10490" w:type="dxa"/>
            <w:gridSpan w:val="8"/>
            <w:tcPrChange w:id="3" w:author="David Döbele" w:date="2024-10-07T08:00:00Z" w16du:dateUtc="2024-10-07T06:00:00Z">
              <w:tcPr>
                <w:tcW w:w="9067" w:type="dxa"/>
                <w:gridSpan w:val="8"/>
              </w:tcPr>
            </w:tcPrChange>
          </w:tcPr>
          <w:p w14:paraId="11DD220E" w14:textId="24C727F6" w:rsidR="002508C2" w:rsidRPr="00552384" w:rsidRDefault="00643900" w:rsidP="00481990">
            <w:pPr>
              <w:jc w:val="center"/>
              <w:rPr>
                <w:rFonts w:ascii="Georgia" w:hAnsi="Georgia"/>
              </w:rPr>
            </w:pPr>
            <w:r w:rsidRPr="00552384">
              <w:rPr>
                <w:rFonts w:ascii="Georgia" w:hAnsi="Georgia"/>
                <w:b/>
                <w:smallCaps/>
                <w:sz w:val="48"/>
                <w:szCs w:val="32"/>
              </w:rPr>
              <w:t>Philipp Maasackers</w:t>
            </w:r>
            <w:r w:rsidR="008050E4" w:rsidRPr="00552384">
              <w:rPr>
                <w:rFonts w:ascii="Georgia" w:hAnsi="Georgia"/>
                <w:sz w:val="44"/>
                <w:szCs w:val="64"/>
              </w:rPr>
              <w:br/>
            </w:r>
            <w:r w:rsidRPr="00552384">
              <w:rPr>
                <w:rFonts w:ascii="Georgia" w:hAnsi="Georgia"/>
                <w:sz w:val="20"/>
              </w:rPr>
              <w:t>Volksgartenstraße 44</w:t>
            </w:r>
            <w:r w:rsidR="00853438" w:rsidRPr="00552384">
              <w:rPr>
                <w:rFonts w:ascii="Georgia" w:hAnsi="Georgia"/>
                <w:sz w:val="20"/>
              </w:rPr>
              <w:t xml:space="preserve">, </w:t>
            </w:r>
            <w:r w:rsidRPr="00552384">
              <w:rPr>
                <w:rFonts w:ascii="Georgia" w:hAnsi="Georgia"/>
                <w:sz w:val="20"/>
              </w:rPr>
              <w:t>50677 Köln</w:t>
            </w:r>
          </w:p>
          <w:p w14:paraId="722A5AF6" w14:textId="48B6E68A" w:rsidR="008050E4" w:rsidRPr="00552384" w:rsidRDefault="00643900" w:rsidP="00481990">
            <w:pPr>
              <w:jc w:val="center"/>
              <w:rPr>
                <w:rFonts w:ascii="Georgia" w:hAnsi="Georgia"/>
              </w:rPr>
            </w:pPr>
            <w:r w:rsidRPr="00552384">
              <w:rPr>
                <w:rFonts w:ascii="Georgia" w:hAnsi="Georgia" w:cs="Georgia"/>
                <w:color w:val="000000"/>
                <w:sz w:val="20"/>
              </w:rPr>
              <w:t>+49 179 4398614</w:t>
            </w:r>
            <w:r w:rsidR="00AB016A" w:rsidRPr="005523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5523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 xml:space="preserve">philipp.maasackers@gmail.com </w:t>
            </w:r>
            <w:r w:rsidR="008050E4" w:rsidRPr="005523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>07.07.2004</w:t>
            </w:r>
            <w:r w:rsidR="00853438" w:rsidRPr="0055238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>Berlin</w:t>
            </w:r>
          </w:p>
        </w:tc>
      </w:tr>
      <w:tr w:rsidR="002508C2" w:rsidRPr="00552384" w14:paraId="0FCADE56" w14:textId="77777777" w:rsidTr="00701192">
        <w:trPr>
          <w:trHeight w:val="510"/>
          <w:trPrChange w:id="4" w:author="David Döbele" w:date="2024-10-07T08:00:00Z" w16du:dateUtc="2024-10-07T06:00:00Z">
            <w:trPr>
              <w:gridBefore w:val="1"/>
              <w:gridAfter w:val="0"/>
              <w:trHeight w:val="510"/>
            </w:trPr>
          </w:trPrChange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  <w:tcPrChange w:id="5" w:author="David Döbele" w:date="2024-10-07T08:00:00Z" w16du:dateUtc="2024-10-07T06:00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552384" w:rsidRDefault="006E2C9C" w:rsidP="001D76B5">
            <w:pPr>
              <w:jc w:val="center"/>
              <w:rPr>
                <w:rFonts w:ascii="Georgia" w:hAnsi="Georgia"/>
                <w:sz w:val="28"/>
              </w:rPr>
            </w:pPr>
            <w:r w:rsidRPr="0055238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52384" w14:paraId="7D1DEBF7" w14:textId="77777777" w:rsidTr="00701192">
        <w:trPr>
          <w:trHeight w:val="340"/>
          <w:trPrChange w:id="6" w:author="David Döbele" w:date="2024-10-07T08:00:00Z" w16du:dateUtc="2024-10-07T06:00:00Z">
            <w:trPr>
              <w:gridBefore w:val="1"/>
              <w:gridAfter w:val="0"/>
              <w:trHeight w:val="340"/>
            </w:trPr>
          </w:trPrChange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  <w:tcPrChange w:id="7" w:author="David Döbele" w:date="2024-10-07T08:00:00Z" w16du:dateUtc="2024-10-07T06:00:00Z">
              <w:tcPr>
                <w:tcW w:w="6804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0BE164FC" w:rsidR="00D1492F" w:rsidRPr="00552384" w:rsidRDefault="00643900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bottom"/>
            <w:tcPrChange w:id="8" w:author="David Döbele" w:date="2024-10-07T08:00:00Z" w16du:dateUtc="2024-10-07T06:00:00Z">
              <w:tcPr>
                <w:tcW w:w="226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D241808" w:rsidR="00D1492F" w:rsidRPr="00552384" w:rsidRDefault="0001147D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552384" w14:paraId="61E5D482" w14:textId="77777777" w:rsidTr="00701192">
        <w:trPr>
          <w:trHeight w:val="20"/>
          <w:trPrChange w:id="9" w:author="David Döbele" w:date="2024-10-07T08:00:00Z" w16du:dateUtc="2024-10-07T06:00:00Z">
            <w:trPr>
              <w:gridBefore w:val="1"/>
              <w:gridAfter w:val="0"/>
              <w:trHeight w:val="20"/>
            </w:trPr>
          </w:trPrChange>
        </w:trPr>
        <w:tc>
          <w:tcPr>
            <w:tcW w:w="6096" w:type="dxa"/>
            <w:gridSpan w:val="4"/>
            <w:vAlign w:val="bottom"/>
            <w:tcPrChange w:id="10" w:author="David Döbele" w:date="2024-10-07T08:00:00Z" w16du:dateUtc="2024-10-07T06:00:00Z">
              <w:tcPr>
                <w:tcW w:w="6096" w:type="dxa"/>
                <w:gridSpan w:val="6"/>
                <w:vAlign w:val="bottom"/>
              </w:tcPr>
            </w:tcPrChange>
          </w:tcPr>
          <w:p w14:paraId="11CB9A0F" w14:textId="36959A34" w:rsidR="00D1492F" w:rsidRPr="00552384" w:rsidRDefault="00D1492F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 xml:space="preserve">B.Sc. in </w:t>
            </w:r>
            <w:r w:rsidR="00643900" w:rsidRPr="00552384">
              <w:rPr>
                <w:rFonts w:ascii="Georgia" w:hAnsi="Georgia"/>
                <w:sz w:val="18"/>
              </w:rPr>
              <w:t>Betriebswirtschaftslehre</w:t>
            </w:r>
            <w:r w:rsidR="004C06C7" w:rsidRPr="00552384">
              <w:rPr>
                <w:rFonts w:ascii="Georgia" w:hAnsi="Georgia"/>
                <w:sz w:val="18"/>
              </w:rPr>
              <w:t xml:space="preserve"> (aktuelle </w:t>
            </w:r>
            <w:r w:rsidR="00BB4B50" w:rsidRPr="00552384">
              <w:rPr>
                <w:rFonts w:ascii="Georgia" w:hAnsi="Georgia"/>
                <w:sz w:val="18"/>
              </w:rPr>
              <w:t>Durchschnittsnote</w:t>
            </w:r>
            <w:r w:rsidR="004C06C7" w:rsidRPr="00552384">
              <w:rPr>
                <w:rFonts w:ascii="Georgia" w:hAnsi="Georgia"/>
                <w:sz w:val="18"/>
              </w:rPr>
              <w:t>: 1,</w:t>
            </w:r>
            <w:r w:rsidR="009C3769" w:rsidRPr="00552384">
              <w:rPr>
                <w:rFonts w:ascii="Georgia" w:hAnsi="Georgia"/>
                <w:sz w:val="18"/>
              </w:rPr>
              <w:t>2</w:t>
            </w:r>
            <w:r w:rsidR="00A704F8" w:rsidRPr="00552384">
              <w:rPr>
                <w:rFonts w:ascii="Georgia" w:hAnsi="Georgia"/>
                <w:sz w:val="18"/>
              </w:rPr>
              <w:t xml:space="preserve"> – Top 2%</w:t>
            </w:r>
            <w:r w:rsidR="004C06C7" w:rsidRPr="005523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394" w:type="dxa"/>
            <w:gridSpan w:val="4"/>
            <w:vAlign w:val="bottom"/>
            <w:tcPrChange w:id="11" w:author="David Döbele" w:date="2024-10-07T08:00:00Z" w16du:dateUtc="2024-10-07T06:00:00Z">
              <w:tcPr>
                <w:tcW w:w="2971" w:type="dxa"/>
                <w:gridSpan w:val="2"/>
                <w:vAlign w:val="bottom"/>
              </w:tcPr>
            </w:tcPrChange>
          </w:tcPr>
          <w:p w14:paraId="419A9228" w14:textId="16586F4C" w:rsidR="00D1492F" w:rsidRPr="00552384" w:rsidRDefault="00643900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10</w:t>
            </w:r>
            <w:r w:rsidR="00D1492F" w:rsidRPr="00552384">
              <w:rPr>
                <w:rFonts w:ascii="Georgia" w:hAnsi="Georgia"/>
                <w:sz w:val="18"/>
              </w:rPr>
              <w:t>/20</w:t>
            </w:r>
            <w:r w:rsidRPr="00552384">
              <w:rPr>
                <w:rFonts w:ascii="Georgia" w:hAnsi="Georgia"/>
                <w:sz w:val="18"/>
              </w:rPr>
              <w:t>23</w:t>
            </w:r>
            <w:r w:rsidR="00D1492F" w:rsidRPr="00552384">
              <w:rPr>
                <w:rFonts w:ascii="Georgia" w:hAnsi="Georgia"/>
                <w:sz w:val="18"/>
              </w:rPr>
              <w:t xml:space="preserve"> –</w:t>
            </w:r>
            <w:r w:rsidR="00B17D95" w:rsidRPr="00552384">
              <w:rPr>
                <w:rFonts w:ascii="Georgia" w:hAnsi="Georgia"/>
                <w:sz w:val="18"/>
              </w:rPr>
              <w:t xml:space="preserve"> </w:t>
            </w:r>
            <w:r w:rsidR="00D5280E" w:rsidRPr="00552384">
              <w:rPr>
                <w:rFonts w:ascii="Georgia" w:hAnsi="Georgia"/>
                <w:sz w:val="18"/>
              </w:rPr>
              <w:t>heute</w:t>
            </w:r>
          </w:p>
        </w:tc>
      </w:tr>
      <w:tr w:rsidR="00701192" w:rsidRPr="00701192" w14:paraId="7EABE9F1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6D8B5958" w14:textId="77777777" w:rsidR="00426D7E" w:rsidRPr="00552384" w:rsidRDefault="0041687E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am „</w:t>
            </w:r>
            <w:proofErr w:type="spellStart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Meet'n</w:t>
            </w:r>
            <w:proofErr w:type="spellEnd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Greet</w:t>
            </w:r>
            <w:proofErr w:type="spellEnd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A34DFD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–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Consultin</w:t>
            </w:r>
            <w:r w:rsidR="002E63B6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g“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663DD9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am 26.10.2023</w:t>
            </w:r>
          </w:p>
          <w:p w14:paraId="7A71E6B0" w14:textId="674D99CA" w:rsidR="003A19AA" w:rsidRPr="00701192" w:rsidRDefault="003A19AA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2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</w:pPr>
            <w:proofErr w:type="spellStart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3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Mitglied</w:t>
            </w:r>
            <w:proofErr w:type="spellEnd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4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</w:t>
            </w:r>
            <w:proofErr w:type="spellStart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5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im</w:t>
            </w:r>
            <w:proofErr w:type="spellEnd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6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</w:t>
            </w:r>
            <w:r w:rsidR="00AA0703"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7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PIM &amp; </w:t>
            </w:r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8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CEMS</w:t>
            </w:r>
            <w:r w:rsidR="00AA0C4B"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9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</w:t>
            </w:r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0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Club (u.</w:t>
            </w:r>
            <w:r w:rsidR="00DD3272"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1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</w:t>
            </w:r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2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a. </w:t>
            </w:r>
            <w:proofErr w:type="spellStart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3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Teilnahme</w:t>
            </w:r>
            <w:proofErr w:type="spellEnd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4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</w:t>
            </w:r>
            <w:proofErr w:type="gramStart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5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an</w:t>
            </w:r>
            <w:proofErr w:type="gramEnd"/>
            <w:r w:rsidRPr="0070119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6" w:author="David Döbele" w:date="2024-10-07T08:00:00Z" w16du:dateUtc="2024-10-07T06:00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Consulting-Workshops)</w:t>
            </w:r>
          </w:p>
        </w:tc>
      </w:tr>
      <w:tr w:rsidR="00701192" w:rsidRPr="00552384" w14:paraId="1C51E2FF" w14:textId="77777777" w:rsidTr="0070119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4CB8698" w:rsidR="00665BF3" w:rsidRPr="00552384" w:rsidRDefault="0001147D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Humboldt Gymnasium</w:t>
            </w:r>
          </w:p>
        </w:tc>
        <w:tc>
          <w:tcPr>
            <w:tcW w:w="4820" w:type="dxa"/>
            <w:gridSpan w:val="5"/>
            <w:vAlign w:val="bottom"/>
          </w:tcPr>
          <w:p w14:paraId="2FCB10D7" w14:textId="26F731A0" w:rsidR="00665BF3" w:rsidRPr="00552384" w:rsidRDefault="0001147D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701192" w:rsidRPr="00552384" w14:paraId="312B82BC" w14:textId="77777777" w:rsidTr="00701192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590254F1" w:rsidR="0091331D" w:rsidRPr="00552384" w:rsidRDefault="0091331D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Allgemeine Hochschulreife (Note: 1,</w:t>
            </w:r>
            <w:r w:rsidR="00BB63A1" w:rsidRPr="00552384">
              <w:rPr>
                <w:rFonts w:ascii="Georgia" w:hAnsi="Georgia"/>
                <w:sz w:val="18"/>
              </w:rPr>
              <w:t>3</w:t>
            </w:r>
            <w:r w:rsidRPr="005523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820" w:type="dxa"/>
            <w:gridSpan w:val="5"/>
            <w:vAlign w:val="bottom"/>
          </w:tcPr>
          <w:p w14:paraId="7521EA6E" w14:textId="1F6E4876" w:rsidR="0091331D" w:rsidRPr="00552384" w:rsidRDefault="0091331D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0</w:t>
            </w:r>
            <w:r w:rsidR="00BB63A1" w:rsidRPr="00552384">
              <w:rPr>
                <w:rFonts w:ascii="Georgia" w:hAnsi="Georgia"/>
                <w:sz w:val="18"/>
              </w:rPr>
              <w:t>8</w:t>
            </w:r>
            <w:r w:rsidRPr="00552384">
              <w:rPr>
                <w:rFonts w:ascii="Georgia" w:hAnsi="Georgia"/>
                <w:sz w:val="18"/>
              </w:rPr>
              <w:t>/20</w:t>
            </w:r>
            <w:r w:rsidR="00BB63A1" w:rsidRPr="00552384">
              <w:rPr>
                <w:rFonts w:ascii="Georgia" w:hAnsi="Georgia"/>
                <w:sz w:val="18"/>
              </w:rPr>
              <w:t>15</w:t>
            </w:r>
            <w:r w:rsidRPr="00552384">
              <w:rPr>
                <w:rFonts w:ascii="Georgia" w:hAnsi="Georgia"/>
                <w:sz w:val="18"/>
              </w:rPr>
              <w:t xml:space="preserve"> – 06/20</w:t>
            </w:r>
            <w:r w:rsidR="00BB63A1" w:rsidRPr="00552384">
              <w:rPr>
                <w:rFonts w:ascii="Georgia" w:hAnsi="Georgia"/>
                <w:sz w:val="18"/>
              </w:rPr>
              <w:t>22</w:t>
            </w:r>
          </w:p>
        </w:tc>
      </w:tr>
      <w:tr w:rsidR="00701192" w:rsidRPr="00552384" w14:paraId="69F47C1D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2FC020A1" w14:textId="77777777" w:rsidR="00D5280E" w:rsidRPr="00552384" w:rsidRDefault="00BB63A1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2384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552384">
              <w:rPr>
                <w:rFonts w:ascii="Georgia" w:hAnsi="Georgia"/>
                <w:i/>
                <w:iCs/>
                <w:sz w:val="18"/>
              </w:rPr>
              <w:t>: Mathematik (13 Punkte), Englisch (1</w:t>
            </w:r>
            <w:r w:rsidR="00837780" w:rsidRPr="00552384">
              <w:rPr>
                <w:rFonts w:ascii="Georgia" w:hAnsi="Georgia"/>
                <w:i/>
                <w:iCs/>
                <w:sz w:val="18"/>
              </w:rPr>
              <w:t>1</w:t>
            </w:r>
            <w:r w:rsidR="0091331D" w:rsidRPr="00552384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23575F6C" w14:textId="552A153B" w:rsidR="00837780" w:rsidRPr="00552384" w:rsidRDefault="00837780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2384">
              <w:rPr>
                <w:rFonts w:ascii="Georgia" w:hAnsi="Georgia"/>
                <w:i/>
                <w:iCs/>
                <w:sz w:val="18"/>
              </w:rPr>
              <w:t xml:space="preserve">Grundkurse: </w:t>
            </w:r>
            <w:r w:rsidR="002329CD" w:rsidRPr="00552384">
              <w:rPr>
                <w:rFonts w:ascii="Georgia" w:hAnsi="Georgia"/>
                <w:i/>
                <w:iCs/>
                <w:sz w:val="18"/>
              </w:rPr>
              <w:t>Geografie</w:t>
            </w:r>
            <w:r w:rsidRPr="00552384">
              <w:rPr>
                <w:rFonts w:ascii="Georgia" w:hAnsi="Georgia"/>
                <w:i/>
                <w:iCs/>
                <w:sz w:val="18"/>
              </w:rPr>
              <w:t xml:space="preserve"> (15 Punkte), Deutsch (13 Punkte)</w:t>
            </w:r>
          </w:p>
        </w:tc>
      </w:tr>
      <w:tr w:rsidR="00701192" w:rsidRPr="00552384" w14:paraId="3A2665B3" w14:textId="77777777" w:rsidTr="00701192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2384" w:rsidRDefault="006E2C9C" w:rsidP="001D76B5">
            <w:pPr>
              <w:pStyle w:val="BERSCHRIFT"/>
              <w:jc w:val="center"/>
              <w:rPr>
                <w:sz w:val="28"/>
              </w:rPr>
            </w:pPr>
            <w:r w:rsidRPr="00552384">
              <w:rPr>
                <w:sz w:val="28"/>
              </w:rPr>
              <w:t>Praxiserfahrungen</w:t>
            </w:r>
          </w:p>
        </w:tc>
      </w:tr>
      <w:tr w:rsidR="00701192" w:rsidRPr="00552384" w14:paraId="74716F1F" w14:textId="77777777" w:rsidTr="00701192">
        <w:trPr>
          <w:trHeight w:val="340"/>
        </w:trPr>
        <w:tc>
          <w:tcPr>
            <w:tcW w:w="6096" w:type="dxa"/>
            <w:gridSpan w:val="4"/>
            <w:vAlign w:val="bottom"/>
          </w:tcPr>
          <w:p w14:paraId="589DC224" w14:textId="67FD4A44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bookmarkStart w:id="27" w:name="_Hlk155276072"/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4394" w:type="dxa"/>
            <w:gridSpan w:val="4"/>
            <w:vAlign w:val="bottom"/>
          </w:tcPr>
          <w:p w14:paraId="372DD5D7" w14:textId="77777777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01192" w:rsidRPr="00552384" w14:paraId="2B766FDC" w14:textId="77777777" w:rsidTr="00701192">
        <w:trPr>
          <w:trHeight w:val="20"/>
        </w:trPr>
        <w:tc>
          <w:tcPr>
            <w:tcW w:w="6379" w:type="dxa"/>
            <w:gridSpan w:val="5"/>
            <w:vAlign w:val="bottom"/>
          </w:tcPr>
          <w:p w14:paraId="3EC0E62F" w14:textId="47943A2B" w:rsidR="00D03282" w:rsidRPr="00552384" w:rsidRDefault="004C7A37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 xml:space="preserve">Praktikant im </w:t>
            </w:r>
            <w:r w:rsidR="00D03282" w:rsidRPr="00552384">
              <w:rPr>
                <w:i w:val="0"/>
                <w:iCs w:val="0"/>
                <w:sz w:val="18"/>
              </w:rPr>
              <w:t xml:space="preserve">Consulting </w:t>
            </w:r>
            <w:r w:rsidR="001778A5" w:rsidRPr="00552384">
              <w:rPr>
                <w:i w:val="0"/>
                <w:iCs w:val="0"/>
                <w:sz w:val="18"/>
              </w:rPr>
              <w:t xml:space="preserve">| </w:t>
            </w:r>
            <w:r w:rsidR="00D03282" w:rsidRPr="00552384">
              <w:rPr>
                <w:i w:val="0"/>
                <w:iCs w:val="0"/>
                <w:sz w:val="18"/>
              </w:rPr>
              <w:t>Energiewirtschaft und erneuerbare Energien</w:t>
            </w:r>
          </w:p>
        </w:tc>
        <w:tc>
          <w:tcPr>
            <w:tcW w:w="4111" w:type="dxa"/>
            <w:gridSpan w:val="3"/>
            <w:vAlign w:val="bottom"/>
          </w:tcPr>
          <w:p w14:paraId="094B5E89" w14:textId="2AE1256C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08/2024 – heute</w:t>
            </w:r>
          </w:p>
        </w:tc>
      </w:tr>
      <w:tr w:rsidR="00701192" w:rsidRPr="00552384" w14:paraId="155AB5E1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05B3EB61" w14:textId="34B94E50" w:rsidR="00E51CEE" w:rsidRPr="00552384" w:rsidRDefault="00E51CEE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Entwicklung eines Excel-basierten Finanzmodells zur dynamischen Berechnung von Abschreibungen gemäß KANU 2.0, wodurch sich die Auswirkungen der neuen Festlegung auf Abschreibungen und Buchwerte für jeden Mandanten </w:t>
            </w:r>
            <w:r w:rsidR="005E0CFC" w:rsidRPr="00552384">
              <w:rPr>
                <w:sz w:val="18"/>
                <w:szCs w:val="18"/>
              </w:rPr>
              <w:t xml:space="preserve">automatisch in weniger als </w:t>
            </w:r>
            <w:r w:rsidRPr="00552384">
              <w:rPr>
                <w:sz w:val="18"/>
                <w:szCs w:val="18"/>
              </w:rPr>
              <w:t>10 Minuten ermitteln ließen</w:t>
            </w:r>
          </w:p>
          <w:p w14:paraId="6259A1B5" w14:textId="51126C81" w:rsidR="00E51CEE" w:rsidRPr="00552384" w:rsidRDefault="009C764D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Konzeption und Ausarbeitung der gesamten Präsentation für ein Webinar zur Gasnetztransformation mit über 50 Teilnehmern, inklusive Recherche und vollständiger Umsetzung</w:t>
            </w:r>
            <w:r w:rsidR="003A5014" w:rsidRPr="00552384">
              <w:rPr>
                <w:sz w:val="18"/>
                <w:szCs w:val="18"/>
              </w:rPr>
              <w:t xml:space="preserve"> </w:t>
            </w:r>
            <w:r w:rsidRPr="00552384">
              <w:rPr>
                <w:sz w:val="18"/>
                <w:szCs w:val="18"/>
              </w:rPr>
              <w:t>in PowerPoint</w:t>
            </w:r>
          </w:p>
          <w:p w14:paraId="239D82CF" w14:textId="1234E866" w:rsidR="00E51CEE" w:rsidRPr="00552384" w:rsidRDefault="009C764D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Erstellung einer interaktiven Karte in Power BI zur Visualisierung der deutschen Energiewirtschaftsstruktur, die Mandanten einen sofortigen Überblick über relevante Daten verschaffte und strategische Entscheidungen unterstützte</w:t>
            </w:r>
          </w:p>
          <w:p w14:paraId="67B4923A" w14:textId="619B37E6" w:rsidR="00D03282" w:rsidRPr="00552384" w:rsidRDefault="00E51CEE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Durchführung einer umfassenden Markt- und Wettbewerbsanalyse der Smart-Meter-Branche für ein internes Briefing zur Vorbereitung auf ein </w:t>
            </w:r>
            <w:proofErr w:type="spellStart"/>
            <w:r w:rsidRPr="00552384">
              <w:rPr>
                <w:sz w:val="18"/>
                <w:szCs w:val="18"/>
              </w:rPr>
              <w:t>Akquisegespräch</w:t>
            </w:r>
            <w:proofErr w:type="spellEnd"/>
            <w:r w:rsidRPr="00552384">
              <w:rPr>
                <w:sz w:val="18"/>
                <w:szCs w:val="18"/>
              </w:rPr>
              <w:t xml:space="preserve"> mit einem potenziellen Mandanten</w:t>
            </w:r>
          </w:p>
        </w:tc>
      </w:tr>
      <w:tr w:rsidR="00701192" w:rsidRPr="00552384" w14:paraId="127C64E2" w14:textId="77777777" w:rsidTr="0070119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04D2AD50" w:rsidR="00665BF3" w:rsidRPr="00552384" w:rsidRDefault="00D15F4C" w:rsidP="001D76B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Proconcept</w:t>
            </w:r>
            <w:proofErr w:type="spellEnd"/>
            <w:r w:rsidR="0001147D" w:rsidRPr="0055238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Sales</w:t>
            </w:r>
          </w:p>
        </w:tc>
        <w:tc>
          <w:tcPr>
            <w:tcW w:w="3969" w:type="dxa"/>
            <w:gridSpan w:val="2"/>
            <w:vAlign w:val="bottom"/>
          </w:tcPr>
          <w:p w14:paraId="4820196E" w14:textId="27DB6162" w:rsidR="00665BF3" w:rsidRPr="00552384" w:rsidRDefault="00FB083F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bookmarkEnd w:id="27"/>
      <w:tr w:rsidR="00701192" w:rsidRPr="00552384" w14:paraId="335D84E9" w14:textId="77777777" w:rsidTr="00701192">
        <w:trPr>
          <w:trHeight w:val="20"/>
        </w:trPr>
        <w:tc>
          <w:tcPr>
            <w:tcW w:w="6096" w:type="dxa"/>
            <w:gridSpan w:val="4"/>
            <w:vAlign w:val="bottom"/>
          </w:tcPr>
          <w:p w14:paraId="20B1570F" w14:textId="097585FD" w:rsidR="00665BF3" w:rsidRPr="00552384" w:rsidRDefault="00223304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Mitarbeiter als Promoter</w:t>
            </w:r>
            <w:r w:rsidR="00E22398" w:rsidRPr="00552384">
              <w:rPr>
                <w:rFonts w:ascii="Georgia" w:hAnsi="Georgia"/>
                <w:sz w:val="18"/>
              </w:rPr>
              <w:t xml:space="preserve"> und Berater</w:t>
            </w:r>
            <w:r w:rsidRPr="0055238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4394" w:type="dxa"/>
            <w:gridSpan w:val="4"/>
            <w:vAlign w:val="bottom"/>
          </w:tcPr>
          <w:p w14:paraId="0475B997" w14:textId="3B02E457" w:rsidR="00665BF3" w:rsidRPr="00552384" w:rsidRDefault="003014FA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04</w:t>
            </w:r>
            <w:r w:rsidR="00665BF3" w:rsidRPr="00552384">
              <w:rPr>
                <w:rFonts w:ascii="Georgia" w:hAnsi="Georgia"/>
                <w:sz w:val="18"/>
              </w:rPr>
              <w:t>/20</w:t>
            </w:r>
            <w:r w:rsidR="00DF3FC4" w:rsidRPr="00552384">
              <w:rPr>
                <w:rFonts w:ascii="Georgia" w:hAnsi="Georgia"/>
                <w:sz w:val="18"/>
              </w:rPr>
              <w:t>23</w:t>
            </w:r>
            <w:r w:rsidR="00665BF3" w:rsidRPr="00552384">
              <w:rPr>
                <w:rFonts w:ascii="Georgia" w:hAnsi="Georgia"/>
                <w:sz w:val="18"/>
              </w:rPr>
              <w:t xml:space="preserve"> – </w:t>
            </w:r>
            <w:r w:rsidRPr="00552384">
              <w:rPr>
                <w:rFonts w:ascii="Georgia" w:hAnsi="Georgia"/>
                <w:sz w:val="18"/>
              </w:rPr>
              <w:t>08</w:t>
            </w:r>
            <w:r w:rsidR="00665BF3" w:rsidRPr="00552384">
              <w:rPr>
                <w:rFonts w:ascii="Georgia" w:hAnsi="Georgia"/>
                <w:sz w:val="18"/>
              </w:rPr>
              <w:t>/20</w:t>
            </w:r>
            <w:r w:rsidR="00DF3FC4" w:rsidRPr="00552384">
              <w:rPr>
                <w:rFonts w:ascii="Georgia" w:hAnsi="Georgia"/>
                <w:sz w:val="18"/>
              </w:rPr>
              <w:t>23</w:t>
            </w:r>
          </w:p>
        </w:tc>
      </w:tr>
      <w:tr w:rsidR="00701192" w:rsidRPr="00552384" w14:paraId="54C3D64C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721F1FC6" w14:textId="529E0E94" w:rsidR="00AB6FE1" w:rsidRPr="00552384" w:rsidRDefault="00AB6FE1" w:rsidP="00573AE8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Durchführung von Promotion-Aktionen für neue Self-Checkout-Technologien</w:t>
            </w:r>
          </w:p>
          <w:p w14:paraId="6DD9BA0F" w14:textId="5EE62294" w:rsidR="00F84C61" w:rsidRPr="00552384" w:rsidRDefault="00573AE8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Teilnahme an</w:t>
            </w:r>
            <w:r w:rsidR="00AB6FE1" w:rsidRPr="00552384">
              <w:rPr>
                <w:sz w:val="18"/>
              </w:rPr>
              <w:t xml:space="preserve"> einer dreitägigen Promotion-</w:t>
            </w:r>
            <w:r w:rsidRPr="00552384">
              <w:rPr>
                <w:sz w:val="18"/>
              </w:rPr>
              <w:t>Tour</w:t>
            </w:r>
            <w:r w:rsidR="00AB6FE1" w:rsidRPr="00552384">
              <w:rPr>
                <w:sz w:val="18"/>
              </w:rPr>
              <w:t xml:space="preserve"> in Heidelberg, Mainz und Mannheim</w:t>
            </w:r>
          </w:p>
        </w:tc>
      </w:tr>
      <w:tr w:rsidR="00701192" w:rsidRPr="00552384" w14:paraId="50AFEA03" w14:textId="77777777" w:rsidTr="00701192">
        <w:trPr>
          <w:trHeight w:val="340"/>
        </w:trPr>
        <w:tc>
          <w:tcPr>
            <w:tcW w:w="6096" w:type="dxa"/>
            <w:gridSpan w:val="4"/>
            <w:vAlign w:val="bottom"/>
          </w:tcPr>
          <w:p w14:paraId="42FB0D26" w14:textId="02ADBECC" w:rsidR="00665BF3" w:rsidRPr="00552384" w:rsidRDefault="008D4159" w:rsidP="001D76B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Kumara Fernreisen</w:t>
            </w:r>
          </w:p>
        </w:tc>
        <w:tc>
          <w:tcPr>
            <w:tcW w:w="4394" w:type="dxa"/>
            <w:gridSpan w:val="4"/>
            <w:vAlign w:val="bottom"/>
          </w:tcPr>
          <w:p w14:paraId="11E31BD8" w14:textId="05779AD8" w:rsidR="00665BF3" w:rsidRPr="00552384" w:rsidRDefault="00FB083F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01192" w:rsidRPr="00552384" w14:paraId="48328CB9" w14:textId="77777777" w:rsidTr="00701192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47E09589" w:rsidR="00665BF3" w:rsidRPr="00552384" w:rsidRDefault="008D4159" w:rsidP="001D76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Mitarbeiter im Business Devel</w:t>
            </w:r>
            <w:r w:rsidR="00083AED" w:rsidRPr="00552384">
              <w:rPr>
                <w:i w:val="0"/>
                <w:iCs w:val="0"/>
                <w:sz w:val="18"/>
              </w:rPr>
              <w:t>o</w:t>
            </w:r>
            <w:r w:rsidRPr="00552384">
              <w:rPr>
                <w:i w:val="0"/>
                <w:iCs w:val="0"/>
                <w:sz w:val="18"/>
              </w:rPr>
              <w:t xml:space="preserve">pment und </w:t>
            </w:r>
            <w:r w:rsidR="002329CD" w:rsidRPr="00552384">
              <w:rPr>
                <w:i w:val="0"/>
                <w:iCs w:val="0"/>
                <w:sz w:val="18"/>
              </w:rPr>
              <w:t xml:space="preserve">in der </w:t>
            </w:r>
            <w:r w:rsidRPr="00552384">
              <w:rPr>
                <w:i w:val="0"/>
                <w:iCs w:val="0"/>
                <w:sz w:val="18"/>
              </w:rPr>
              <w:t>Kundenberatung</w:t>
            </w:r>
          </w:p>
        </w:tc>
        <w:tc>
          <w:tcPr>
            <w:tcW w:w="4111" w:type="dxa"/>
            <w:gridSpan w:val="3"/>
            <w:vAlign w:val="bottom"/>
          </w:tcPr>
          <w:p w14:paraId="2CB21DEB" w14:textId="1408F268" w:rsidR="00665BF3" w:rsidRPr="00552384" w:rsidRDefault="00665BF3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</w:t>
            </w:r>
            <w:r w:rsidR="00083AED" w:rsidRPr="00552384">
              <w:rPr>
                <w:i w:val="0"/>
                <w:iCs w:val="0"/>
                <w:sz w:val="18"/>
              </w:rPr>
              <w:t>8</w:t>
            </w:r>
            <w:r w:rsidRPr="00552384">
              <w:rPr>
                <w:i w:val="0"/>
                <w:iCs w:val="0"/>
                <w:sz w:val="18"/>
              </w:rPr>
              <w:t>/20</w:t>
            </w:r>
            <w:r w:rsidR="00083AED" w:rsidRPr="00552384">
              <w:rPr>
                <w:i w:val="0"/>
                <w:iCs w:val="0"/>
                <w:sz w:val="18"/>
              </w:rPr>
              <w:t>22</w:t>
            </w:r>
            <w:r w:rsidRPr="00552384">
              <w:rPr>
                <w:i w:val="0"/>
                <w:iCs w:val="0"/>
                <w:sz w:val="18"/>
              </w:rPr>
              <w:t xml:space="preserve"> – 0</w:t>
            </w:r>
            <w:r w:rsidR="00083AED" w:rsidRPr="00552384">
              <w:rPr>
                <w:i w:val="0"/>
                <w:iCs w:val="0"/>
                <w:sz w:val="18"/>
              </w:rPr>
              <w:t>3</w:t>
            </w:r>
            <w:r w:rsidRPr="00552384">
              <w:rPr>
                <w:i w:val="0"/>
                <w:iCs w:val="0"/>
                <w:sz w:val="18"/>
              </w:rPr>
              <w:t>/20</w:t>
            </w:r>
            <w:r w:rsidR="00083AED" w:rsidRPr="00552384">
              <w:rPr>
                <w:i w:val="0"/>
                <w:iCs w:val="0"/>
                <w:sz w:val="18"/>
              </w:rPr>
              <w:t>23</w:t>
            </w:r>
          </w:p>
        </w:tc>
      </w:tr>
      <w:tr w:rsidR="00701192" w:rsidRPr="00552384" w14:paraId="7C4155D6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7A77A562" w14:textId="55590987" w:rsidR="00AB6FE1" w:rsidRPr="00552384" w:rsidRDefault="00DF26DB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 xml:space="preserve">Aufbau der gesamten Online-Präsenz, </w:t>
            </w:r>
            <w:r w:rsidR="00655469" w:rsidRPr="00552384">
              <w:rPr>
                <w:sz w:val="18"/>
              </w:rPr>
              <w:t>bestehend aus</w:t>
            </w:r>
            <w:r w:rsidRPr="00552384">
              <w:rPr>
                <w:sz w:val="18"/>
              </w:rPr>
              <w:t xml:space="preserve"> Website</w:t>
            </w:r>
            <w:r w:rsidR="00655469" w:rsidRPr="00552384">
              <w:rPr>
                <w:sz w:val="18"/>
              </w:rPr>
              <w:t>, Google Unternehmensprofil</w:t>
            </w:r>
            <w:r w:rsidR="006F06D1" w:rsidRPr="00552384">
              <w:rPr>
                <w:sz w:val="18"/>
              </w:rPr>
              <w:t xml:space="preserve"> und</w:t>
            </w:r>
            <w:r w:rsidR="006F06D1" w:rsidRPr="00552384">
              <w:t xml:space="preserve"> </w:t>
            </w:r>
            <w:r w:rsidR="006F06D1" w:rsidRPr="00552384">
              <w:rPr>
                <w:sz w:val="18"/>
              </w:rPr>
              <w:t>Social-Media-Kanälen</w:t>
            </w:r>
            <w:r w:rsidRPr="00552384">
              <w:rPr>
                <w:sz w:val="18"/>
              </w:rPr>
              <w:t xml:space="preserve">, die erstmals Online-Kundenakquise ermöglichte </w:t>
            </w:r>
            <w:r w:rsidR="006F06D1" w:rsidRPr="00552384">
              <w:rPr>
                <w:sz w:val="18"/>
              </w:rPr>
              <w:t xml:space="preserve">und die Reichweite des Unternehmens signifikant steigerte </w:t>
            </w:r>
            <w:r w:rsidR="00655469" w:rsidRPr="00552384">
              <w:rPr>
                <w:sz w:val="18"/>
              </w:rPr>
              <w:t xml:space="preserve">(Skalierung der monatlichen Google-Interkationen </w:t>
            </w:r>
            <w:del w:id="28" w:author="David Döbele" w:date="2024-10-07T08:00:00Z" w16du:dateUtc="2024-10-07T06:00:00Z">
              <w:r w:rsidR="00655469" w:rsidRPr="00701192" w:rsidDel="00701192">
                <w:rPr>
                  <w:sz w:val="18"/>
                  <w:highlight w:val="yellow"/>
                  <w:rPrChange w:id="29" w:author="David Döbele" w:date="2024-10-07T08:00:00Z" w16du:dateUtc="2024-10-07T06:00:00Z">
                    <w:rPr>
                      <w:sz w:val="18"/>
                    </w:rPr>
                  </w:rPrChange>
                </w:rPr>
                <w:delText>auf 200 Personen</w:delText>
              </w:r>
            </w:del>
            <w:ins w:id="30" w:author="David Döbele" w:date="2024-10-07T08:00:00Z" w16du:dateUtc="2024-10-07T06:00:00Z">
              <w:r w:rsidR="00701192" w:rsidRPr="00701192">
                <w:rPr>
                  <w:sz w:val="18"/>
                  <w:highlight w:val="yellow"/>
                  <w:rPrChange w:id="31" w:author="David Döbele" w:date="2024-10-07T08:00:00Z" w16du:dateUtc="2024-10-07T06:00:00Z">
                    <w:rPr>
                      <w:sz w:val="18"/>
                    </w:rPr>
                  </w:rPrChange>
                </w:rPr>
                <w:t>um XYZ%</w:t>
              </w:r>
            </w:ins>
            <w:r w:rsidR="00655469" w:rsidRPr="00701192">
              <w:rPr>
                <w:sz w:val="18"/>
                <w:highlight w:val="yellow"/>
                <w:rPrChange w:id="32" w:author="David Döbele" w:date="2024-10-07T08:00:00Z" w16du:dateUtc="2024-10-07T06:00:00Z">
                  <w:rPr>
                    <w:sz w:val="18"/>
                  </w:rPr>
                </w:rPrChange>
              </w:rPr>
              <w:t>)</w:t>
            </w:r>
            <w:r w:rsidR="00655469" w:rsidRPr="00552384">
              <w:rPr>
                <w:sz w:val="18"/>
              </w:rPr>
              <w:t xml:space="preserve"> </w:t>
            </w:r>
          </w:p>
          <w:p w14:paraId="5B1090C5" w14:textId="15808C9D" w:rsidR="00AB6FE1" w:rsidRPr="00552384" w:rsidRDefault="00DF26DB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 xml:space="preserve">Erstellung eines Business-Plans, der die </w:t>
            </w:r>
            <w:r w:rsidR="00404C95" w:rsidRPr="00552384">
              <w:rPr>
                <w:sz w:val="18"/>
              </w:rPr>
              <w:t>notwendigen</w:t>
            </w:r>
            <w:r w:rsidRPr="00552384">
              <w:rPr>
                <w:sz w:val="18"/>
              </w:rPr>
              <w:t xml:space="preserve"> Voraussetzungen schaffte, um Pauschalreisen erfolgreich anzubieten</w:t>
            </w:r>
          </w:p>
          <w:p w14:paraId="258EAC43" w14:textId="3B655671" w:rsidR="00AB6FE1" w:rsidRPr="00552384" w:rsidRDefault="002C2AE1" w:rsidP="00AB6FE1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Entwurf</w:t>
            </w:r>
            <w:r w:rsidR="00F61ADA" w:rsidRPr="00552384">
              <w:rPr>
                <w:sz w:val="18"/>
              </w:rPr>
              <w:t xml:space="preserve"> und Design von Marketingmaterialien für Veranstaltungen und langfristige Kundenansprache sowie </w:t>
            </w:r>
            <w:r w:rsidR="00DF26DB" w:rsidRPr="00552384">
              <w:rPr>
                <w:sz w:val="18"/>
              </w:rPr>
              <w:t>Rekrutierung einer neuen Mitarbeiterin über LinkedIn</w:t>
            </w:r>
          </w:p>
          <w:p w14:paraId="3658805E" w14:textId="61EC9F40" w:rsidR="00BA215A" w:rsidRPr="00552384" w:rsidRDefault="00AB6FE1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Zusammenstellung von Reiseangeboten, Kundenbetreuung und Verwaltung von Zahlungsvorgängen</w:t>
            </w:r>
          </w:p>
        </w:tc>
      </w:tr>
      <w:tr w:rsidR="00701192" w:rsidRPr="00552384" w14:paraId="18BEC537" w14:textId="77777777" w:rsidTr="00701192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5D49E04" w14:textId="74D32BD2" w:rsidR="00DE1D58" w:rsidRPr="00552384" w:rsidRDefault="00DE1D58" w:rsidP="00D03CDF">
            <w:pPr>
              <w:pStyle w:val="BERSCHRIFT"/>
              <w:jc w:val="center"/>
              <w:rPr>
                <w:sz w:val="28"/>
              </w:rPr>
            </w:pPr>
            <w:r w:rsidRPr="00552384">
              <w:rPr>
                <w:sz w:val="28"/>
              </w:rPr>
              <w:t>Extracurriculares Engagement</w:t>
            </w:r>
          </w:p>
        </w:tc>
      </w:tr>
      <w:tr w:rsidR="00701192" w:rsidRPr="00552384" w14:paraId="14971BBA" w14:textId="77777777" w:rsidTr="00701192">
        <w:trPr>
          <w:trHeight w:val="340"/>
        </w:trPr>
        <w:tc>
          <w:tcPr>
            <w:tcW w:w="6096" w:type="dxa"/>
            <w:gridSpan w:val="4"/>
            <w:vAlign w:val="bottom"/>
          </w:tcPr>
          <w:p w14:paraId="69A08693" w14:textId="28182ABA" w:rsidR="00DE1D58" w:rsidRPr="00701192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  <w:rPrChange w:id="33" w:author="David Döbele" w:date="2024-10-07T08:00:00Z" w16du:dateUtc="2024-10-07T06:00:00Z">
                  <w:rPr>
                    <w:b/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</w:pPr>
            <w:bookmarkStart w:id="34" w:name="_Hlk175503762"/>
            <w:r w:rsidRPr="00701192">
              <w:rPr>
                <w:b/>
                <w:i w:val="0"/>
                <w:iCs w:val="0"/>
                <w:smallCaps/>
                <w:sz w:val="23"/>
                <w:szCs w:val="23"/>
                <w:lang w:val="en-US"/>
                <w:rPrChange w:id="35" w:author="David Döbele" w:date="2024-10-07T08:00:00Z" w16du:dateUtc="2024-10-07T06:00:00Z">
                  <w:rPr>
                    <w:b/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 xml:space="preserve">ROCK YOUR LIFE! Köln </w:t>
            </w:r>
            <w:proofErr w:type="spellStart"/>
            <w:r w:rsidRPr="00701192">
              <w:rPr>
                <w:b/>
                <w:i w:val="0"/>
                <w:iCs w:val="0"/>
                <w:smallCaps/>
                <w:sz w:val="23"/>
                <w:szCs w:val="23"/>
                <w:lang w:val="en-US"/>
                <w:rPrChange w:id="36" w:author="David Döbele" w:date="2024-10-07T08:00:00Z" w16du:dateUtc="2024-10-07T06:00:00Z">
                  <w:rPr>
                    <w:b/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>e.V</w:t>
            </w:r>
            <w:r w:rsidR="00D711B6" w:rsidRPr="00701192">
              <w:rPr>
                <w:b/>
                <w:i w:val="0"/>
                <w:iCs w:val="0"/>
                <w:smallCaps/>
                <w:sz w:val="23"/>
                <w:szCs w:val="23"/>
                <w:lang w:val="en-US"/>
                <w:rPrChange w:id="37" w:author="David Döbele" w:date="2024-10-07T08:00:00Z" w16du:dateUtc="2024-10-07T06:00:00Z">
                  <w:rPr>
                    <w:b/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>.</w:t>
            </w:r>
            <w:proofErr w:type="spellEnd"/>
          </w:p>
        </w:tc>
        <w:tc>
          <w:tcPr>
            <w:tcW w:w="4394" w:type="dxa"/>
            <w:gridSpan w:val="4"/>
            <w:vAlign w:val="bottom"/>
          </w:tcPr>
          <w:p w14:paraId="4E57AD10" w14:textId="77777777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01192" w:rsidRPr="00552384" w14:paraId="7541072C" w14:textId="77777777" w:rsidTr="00701192">
        <w:trPr>
          <w:trHeight w:val="20"/>
        </w:trPr>
        <w:tc>
          <w:tcPr>
            <w:tcW w:w="6379" w:type="dxa"/>
            <w:gridSpan w:val="5"/>
            <w:vAlign w:val="bottom"/>
          </w:tcPr>
          <w:p w14:paraId="040F6B0B" w14:textId="4011DBC8" w:rsidR="00DE1D58" w:rsidRPr="00552384" w:rsidRDefault="00CD6EAC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 xml:space="preserve">Vereinsmitglied und </w:t>
            </w:r>
            <w:r w:rsidR="00DE1D58" w:rsidRPr="00552384">
              <w:rPr>
                <w:i w:val="0"/>
                <w:iCs w:val="0"/>
                <w:sz w:val="18"/>
              </w:rPr>
              <w:t>Mentor</w:t>
            </w:r>
          </w:p>
        </w:tc>
        <w:tc>
          <w:tcPr>
            <w:tcW w:w="4111" w:type="dxa"/>
            <w:gridSpan w:val="3"/>
            <w:vAlign w:val="bottom"/>
          </w:tcPr>
          <w:p w14:paraId="5E8A2883" w14:textId="5842E503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05/2024 – heute</w:t>
            </w:r>
          </w:p>
        </w:tc>
      </w:tr>
      <w:tr w:rsidR="00701192" w:rsidRPr="00552384" w14:paraId="243B22C7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4CB8DBF4" w14:textId="1AAAB6ED" w:rsidR="00033651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1-zu-1 Unterstützung eines Schülers aus einem</w:t>
            </w:r>
            <w:r w:rsidR="009507AC" w:rsidRPr="00552384">
              <w:rPr>
                <w:sz w:val="18"/>
                <w:szCs w:val="18"/>
              </w:rPr>
              <w:t xml:space="preserve"> sozial </w:t>
            </w:r>
            <w:r w:rsidRPr="00552384">
              <w:rPr>
                <w:sz w:val="18"/>
                <w:szCs w:val="18"/>
              </w:rPr>
              <w:t>benachteiligten Umfeld</w:t>
            </w:r>
          </w:p>
          <w:p w14:paraId="6ADB02B2" w14:textId="0572C9CD" w:rsidR="00033651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Gemeinsame Teilnahme an Trainings zur Zielsetzung und regelmäßige Treffen </w:t>
            </w:r>
            <w:r w:rsidR="002A6DEC" w:rsidRPr="00552384">
              <w:rPr>
                <w:sz w:val="18"/>
                <w:szCs w:val="18"/>
              </w:rPr>
              <w:br/>
            </w:r>
            <w:r w:rsidRPr="00552384">
              <w:rPr>
                <w:sz w:val="18"/>
                <w:szCs w:val="18"/>
              </w:rPr>
              <w:t>zur Förderung seines beruflichen und persönlichen Werdegangs</w:t>
            </w:r>
          </w:p>
          <w:p w14:paraId="5ABD1E2A" w14:textId="4BFEA381" w:rsidR="00DE1D58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Teilnahme an Gruppentrainings zur Verbesserung meiner Mentoring-Kompetenzen</w:t>
            </w:r>
          </w:p>
        </w:tc>
      </w:tr>
      <w:bookmarkEnd w:id="34"/>
      <w:tr w:rsidR="00701192" w:rsidRPr="00552384" w14:paraId="6D54DC08" w14:textId="77777777" w:rsidTr="00701192">
        <w:trPr>
          <w:trHeight w:val="340"/>
        </w:trPr>
        <w:tc>
          <w:tcPr>
            <w:tcW w:w="6096" w:type="dxa"/>
            <w:gridSpan w:val="4"/>
            <w:vAlign w:val="bottom"/>
          </w:tcPr>
          <w:p w14:paraId="3A74456A" w14:textId="613597B5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WiSo</w:t>
            </w:r>
            <w:proofErr w:type="spellEnd"/>
            <w:r w:rsidR="00583590"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-</w:t>
            </w:r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Fakultät</w:t>
            </w:r>
          </w:p>
        </w:tc>
        <w:tc>
          <w:tcPr>
            <w:tcW w:w="4394" w:type="dxa"/>
            <w:gridSpan w:val="4"/>
            <w:vAlign w:val="bottom"/>
          </w:tcPr>
          <w:p w14:paraId="1997BDB1" w14:textId="77777777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701192" w:rsidRPr="00552384" w14:paraId="5F31EF50" w14:textId="77777777" w:rsidTr="00701192">
        <w:trPr>
          <w:trHeight w:val="20"/>
        </w:trPr>
        <w:tc>
          <w:tcPr>
            <w:tcW w:w="6379" w:type="dxa"/>
            <w:gridSpan w:val="5"/>
            <w:vAlign w:val="bottom"/>
          </w:tcPr>
          <w:p w14:paraId="6B8A099A" w14:textId="542C9623" w:rsidR="00DE1D58" w:rsidRPr="00552384" w:rsidRDefault="00033651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Buddy für internationale Studierende</w:t>
            </w:r>
          </w:p>
        </w:tc>
        <w:tc>
          <w:tcPr>
            <w:tcW w:w="4111" w:type="dxa"/>
            <w:gridSpan w:val="3"/>
            <w:vAlign w:val="bottom"/>
          </w:tcPr>
          <w:p w14:paraId="299F4BF6" w14:textId="244BB7E3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03/2024 – heute</w:t>
            </w:r>
          </w:p>
        </w:tc>
      </w:tr>
      <w:tr w:rsidR="00701192" w:rsidRPr="00552384" w14:paraId="1010EF8D" w14:textId="77777777" w:rsidTr="00701192">
        <w:trPr>
          <w:trHeight w:val="20"/>
        </w:trPr>
        <w:tc>
          <w:tcPr>
            <w:tcW w:w="10490" w:type="dxa"/>
            <w:gridSpan w:val="8"/>
            <w:vAlign w:val="bottom"/>
          </w:tcPr>
          <w:p w14:paraId="52AE47F6" w14:textId="0C2970D3" w:rsidR="00033651" w:rsidRPr="00552384" w:rsidRDefault="00033651" w:rsidP="0079384B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Erster persönlicher Kontakt</w:t>
            </w:r>
            <w:r w:rsidR="0079384B" w:rsidRPr="00552384">
              <w:rPr>
                <w:sz w:val="18"/>
                <w:szCs w:val="18"/>
              </w:rPr>
              <w:t xml:space="preserve">, </w:t>
            </w:r>
            <w:r w:rsidRPr="00552384">
              <w:rPr>
                <w:sz w:val="18"/>
                <w:szCs w:val="18"/>
              </w:rPr>
              <w:t>Empfang am Ankunftstag</w:t>
            </w:r>
            <w:r w:rsidR="0079384B" w:rsidRPr="00552384">
              <w:rPr>
                <w:sz w:val="18"/>
                <w:szCs w:val="18"/>
              </w:rPr>
              <w:t xml:space="preserve"> und Begleitung bei den Welcome Days</w:t>
            </w:r>
          </w:p>
          <w:p w14:paraId="19B6ACD4" w14:textId="4496539E" w:rsidR="00DE1D58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Unterstützung bei universitären sowie außeruniversitären Angelegenheiten</w:t>
            </w:r>
          </w:p>
        </w:tc>
      </w:tr>
      <w:tr w:rsidR="00701192" w:rsidRPr="00552384" w14:paraId="482569A2" w14:textId="77777777" w:rsidTr="00701192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552384" w:rsidRDefault="00CE28CC" w:rsidP="001D76B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5238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701192" w:rsidRPr="00552384" w14:paraId="2B257790" w14:textId="77777777" w:rsidTr="00701192">
        <w:tblPrEx>
          <w:tblPrExChange w:id="38" w:author="David Döbele" w:date="2024-10-07T08:01:00Z" w16du:dateUtc="2024-10-07T06:01:00Z">
            <w:tblPrEx>
              <w:tblW w:w="10490" w:type="dxa"/>
              <w:tblInd w:w="-709" w:type="dxa"/>
            </w:tblPrEx>
          </w:tblPrExChange>
        </w:tblPrEx>
        <w:trPr>
          <w:trHeight w:val="340"/>
          <w:trPrChange w:id="39" w:author="David Döbele" w:date="2024-10-07T08:01:00Z" w16du:dateUtc="2024-10-07T06:01:00Z">
            <w:trPr>
              <w:trHeight w:val="340"/>
            </w:trPr>
          </w:trPrChange>
        </w:trPr>
        <w:tc>
          <w:tcPr>
            <w:tcW w:w="1276" w:type="dxa"/>
            <w:tcBorders>
              <w:top w:val="single" w:sz="4" w:space="0" w:color="auto"/>
            </w:tcBorders>
            <w:vAlign w:val="bottom"/>
            <w:tcPrChange w:id="40" w:author="David Döbele" w:date="2024-10-07T08:01:00Z" w16du:dateUtc="2024-10-07T06:01:00Z">
              <w:tcPr>
                <w:tcW w:w="1985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14" w:type="dxa"/>
            <w:gridSpan w:val="7"/>
            <w:tcBorders>
              <w:top w:val="single" w:sz="4" w:space="0" w:color="auto"/>
            </w:tcBorders>
            <w:vAlign w:val="bottom"/>
            <w:tcPrChange w:id="41" w:author="David Döbele" w:date="2024-10-07T08:01:00Z" w16du:dateUtc="2024-10-07T06:01:00Z">
              <w:tcPr>
                <w:tcW w:w="850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7C7280E5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="001D76B5" w:rsidRPr="005523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701192" w:rsidRPr="00552384" w14:paraId="45706C3F" w14:textId="77777777" w:rsidTr="00701192">
        <w:tblPrEx>
          <w:tblPrExChange w:id="42" w:author="David Döbele" w:date="2024-10-07T08:01:00Z" w16du:dateUtc="2024-10-07T06:01:00Z">
            <w:tblPrEx>
              <w:tblW w:w="10490" w:type="dxa"/>
              <w:tblInd w:w="-709" w:type="dxa"/>
            </w:tblPrEx>
          </w:tblPrExChange>
        </w:tblPrEx>
        <w:trPr>
          <w:trHeight w:val="397"/>
          <w:trPrChange w:id="43" w:author="David Döbele" w:date="2024-10-07T08:01:00Z" w16du:dateUtc="2024-10-07T06:01:00Z">
            <w:trPr>
              <w:trHeight w:val="567"/>
            </w:trPr>
          </w:trPrChange>
        </w:trPr>
        <w:tc>
          <w:tcPr>
            <w:tcW w:w="1276" w:type="dxa"/>
            <w:vAlign w:val="bottom"/>
            <w:tcPrChange w:id="44" w:author="David Döbele" w:date="2024-10-07T08:01:00Z" w16du:dateUtc="2024-10-07T06:01:00Z">
              <w:tcPr>
                <w:tcW w:w="1985" w:type="dxa"/>
                <w:gridSpan w:val="2"/>
                <w:vAlign w:val="bottom"/>
              </w:tcPr>
            </w:tcPrChange>
          </w:tcPr>
          <w:p w14:paraId="5ACE27D6" w14:textId="48878C69" w:rsidR="00D475B5" w:rsidRPr="00552384" w:rsidDel="00701192" w:rsidRDefault="00CE28CC" w:rsidP="001D76B5">
            <w:pPr>
              <w:rPr>
                <w:del w:id="45" w:author="David Döbele" w:date="2024-10-07T08:01:00Z" w16du:dateUtc="2024-10-07T06:01:00Z"/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Technisch:</w:t>
            </w:r>
          </w:p>
          <w:p w14:paraId="57688BDA" w14:textId="350496FE" w:rsidR="00D475B5" w:rsidRPr="00552384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214" w:type="dxa"/>
            <w:gridSpan w:val="7"/>
            <w:vAlign w:val="bottom"/>
            <w:tcPrChange w:id="46" w:author="David Döbele" w:date="2024-10-07T08:01:00Z" w16du:dateUtc="2024-10-07T06:01:00Z">
              <w:tcPr>
                <w:tcW w:w="8505" w:type="dxa"/>
                <w:gridSpan w:val="8"/>
                <w:vAlign w:val="bottom"/>
              </w:tcPr>
            </w:tcPrChange>
          </w:tcPr>
          <w:p w14:paraId="60CA2168" w14:textId="0576E21A" w:rsidR="00CE28CC" w:rsidRPr="00552384" w:rsidRDefault="00777DC2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>Webdesign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App Development </w:t>
            </w:r>
            <w:r w:rsidR="00A2666A" w:rsidRPr="00552384">
              <w:rPr>
                <w:rFonts w:ascii="Georgia" w:hAnsi="Georgia" w:cs="Georgia"/>
                <w:color w:val="000000"/>
                <w:sz w:val="18"/>
              </w:rPr>
              <w:t>(</w:t>
            </w:r>
            <w:proofErr w:type="spellStart"/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Flutterflow</w:t>
            </w:r>
            <w:proofErr w:type="spellEnd"/>
            <w:r w:rsidR="00A2666A" w:rsidRPr="00552384">
              <w:rPr>
                <w:rFonts w:ascii="Georgia" w:hAnsi="Georgia" w:cs="Georgia"/>
                <w:color w:val="000000"/>
                <w:sz w:val="18"/>
              </w:rPr>
              <w:t>)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Grundkenntnisse in Java </w:t>
            </w:r>
            <w:r w:rsidR="00547D74" w:rsidRPr="00552384">
              <w:rPr>
                <w:rFonts w:ascii="Georgia" w:hAnsi="Georgia" w:cs="Georgia"/>
                <w:color w:val="000000"/>
                <w:sz w:val="18"/>
              </w:rPr>
              <w:t>und Python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0F5662" w:rsidRPr="00552384">
              <w:rPr>
                <w:rFonts w:ascii="Georgia" w:hAnsi="Georgia" w:cs="Georgia"/>
                <w:color w:val="000000"/>
                <w:sz w:val="18"/>
              </w:rPr>
              <w:t>s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icherer Umgang mit </w:t>
            </w:r>
            <w:del w:id="47" w:author="David Döbele" w:date="2024-10-07T08:01:00Z" w16du:dateUtc="2024-10-07T06:01:00Z">
              <w:r w:rsidRPr="00552384" w:rsidDel="00701192">
                <w:rPr>
                  <w:rFonts w:ascii="Georgia" w:hAnsi="Georgia" w:cs="Georgia"/>
                  <w:color w:val="000000"/>
                  <w:sz w:val="18"/>
                </w:rPr>
                <w:delText>Microsoft</w:delText>
              </w:r>
              <w:r w:rsidR="0041687E" w:rsidRPr="00552384" w:rsidDel="00701192">
                <w:rPr>
                  <w:rFonts w:ascii="Georgia" w:hAnsi="Georgia" w:cs="Georgia"/>
                  <w:color w:val="000000"/>
                  <w:sz w:val="18"/>
                </w:rPr>
                <w:delText xml:space="preserve"> </w:delText>
              </w:r>
            </w:del>
            <w:ins w:id="48" w:author="David Döbele" w:date="2024-10-07T08:01:00Z" w16du:dateUtc="2024-10-07T06:01:00Z">
              <w:r w:rsidR="00701192">
                <w:rPr>
                  <w:rFonts w:ascii="Georgia" w:hAnsi="Georgia" w:cs="Georgia"/>
                  <w:color w:val="000000"/>
                  <w:sz w:val="18"/>
                </w:rPr>
                <w:t>MS</w:t>
              </w:r>
              <w:r w:rsidR="00701192" w:rsidRPr="00552384">
                <w:rPr>
                  <w:rFonts w:ascii="Georgia" w:hAnsi="Georgia" w:cs="Georgia"/>
                  <w:color w:val="000000"/>
                  <w:sz w:val="18"/>
                </w:rPr>
                <w:t xml:space="preserve"> </w:t>
              </w:r>
            </w:ins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Office </w:t>
            </w:r>
          </w:p>
        </w:tc>
      </w:tr>
      <w:tr w:rsidR="00701192" w:rsidRPr="00552384" w14:paraId="70CB01B0" w14:textId="77777777" w:rsidTr="00701192">
        <w:tblPrEx>
          <w:tblPrExChange w:id="49" w:author="David Döbele" w:date="2024-10-07T08:01:00Z" w16du:dateUtc="2024-10-07T06:01:00Z">
            <w:tblPrEx>
              <w:tblW w:w="10490" w:type="dxa"/>
              <w:tblInd w:w="-709" w:type="dxa"/>
            </w:tblPrEx>
          </w:tblPrExChange>
        </w:tblPrEx>
        <w:trPr>
          <w:trHeight w:val="567"/>
          <w:trPrChange w:id="50" w:author="David Döbele" w:date="2024-10-07T08:01:00Z" w16du:dateUtc="2024-10-07T06:01:00Z">
            <w:trPr>
              <w:trHeight w:val="567"/>
            </w:trPr>
          </w:trPrChange>
        </w:trPr>
        <w:tc>
          <w:tcPr>
            <w:tcW w:w="1276" w:type="dxa"/>
            <w:vAlign w:val="bottom"/>
            <w:tcPrChange w:id="51" w:author="David Döbele" w:date="2024-10-07T08:01:00Z" w16du:dateUtc="2024-10-07T06:01:00Z">
              <w:tcPr>
                <w:tcW w:w="1985" w:type="dxa"/>
                <w:gridSpan w:val="2"/>
                <w:vAlign w:val="bottom"/>
              </w:tcPr>
            </w:tcPrChange>
          </w:tcPr>
          <w:p w14:paraId="180B7067" w14:textId="77777777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Interessen:</w:t>
            </w:r>
          </w:p>
          <w:p w14:paraId="04F58216" w14:textId="683B06C8" w:rsidR="00D475B5" w:rsidRPr="00552384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214" w:type="dxa"/>
            <w:gridSpan w:val="7"/>
            <w:vAlign w:val="bottom"/>
            <w:tcPrChange w:id="52" w:author="David Döbele" w:date="2024-10-07T08:01:00Z" w16du:dateUtc="2024-10-07T06:01:00Z">
              <w:tcPr>
                <w:tcW w:w="8505" w:type="dxa"/>
                <w:gridSpan w:val="8"/>
                <w:vAlign w:val="bottom"/>
              </w:tcPr>
            </w:tcPrChange>
          </w:tcPr>
          <w:p w14:paraId="598C2742" w14:textId="34DFB28A" w:rsidR="00CE28CC" w:rsidRPr="00552384" w:rsidRDefault="00116BE7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Entwicklung einer eigenen App, 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Breakdance (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Stadtmeister 2018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), Turnen (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an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lokalen und nationalen Wettkämpfen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), Kraftsport, Wassersport</w:t>
            </w:r>
          </w:p>
        </w:tc>
      </w:tr>
      <w:tr w:rsidR="00701192" w:rsidRPr="00552384" w14:paraId="071AB173" w14:textId="77777777" w:rsidTr="00701192">
        <w:tblPrEx>
          <w:tblPrExChange w:id="53" w:author="David Döbele" w:date="2024-10-07T08:01:00Z" w16du:dateUtc="2024-10-07T06:01:00Z">
            <w:tblPrEx>
              <w:tblW w:w="10490" w:type="dxa"/>
              <w:tblInd w:w="-709" w:type="dxa"/>
            </w:tblPrEx>
          </w:tblPrExChange>
        </w:tblPrEx>
        <w:trPr>
          <w:trHeight w:val="1020"/>
          <w:trPrChange w:id="54" w:author="David Döbele" w:date="2024-10-07T08:01:00Z" w16du:dateUtc="2024-10-07T06:01:00Z">
            <w:trPr>
              <w:trHeight w:val="1020"/>
            </w:trPr>
          </w:trPrChange>
        </w:trPr>
        <w:tc>
          <w:tcPr>
            <w:tcW w:w="2410" w:type="dxa"/>
            <w:gridSpan w:val="2"/>
            <w:vAlign w:val="bottom"/>
            <w:tcPrChange w:id="55" w:author="David Döbele" w:date="2024-10-07T08:01:00Z" w16du:dateUtc="2024-10-07T06:01:00Z">
              <w:tcPr>
                <w:tcW w:w="1985" w:type="dxa"/>
                <w:gridSpan w:val="2"/>
                <w:vAlign w:val="bottom"/>
              </w:tcPr>
            </w:tcPrChange>
          </w:tcPr>
          <w:p w14:paraId="2C2A6E83" w14:textId="64C41A3A" w:rsidR="00A408F5" w:rsidRPr="00552384" w:rsidRDefault="00B70561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noProof/>
                <w:sz w:val="2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EFE3E8B" wp14:editId="6EBE8AD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-288925</wp:posOffset>
                      </wp:positionV>
                      <wp:extent cx="1595120" cy="351790"/>
                      <wp:effectExtent l="38100" t="38100" r="24130" b="48260"/>
                      <wp:wrapNone/>
                      <wp:docPr id="145" name="Freihand 1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595120" cy="3517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EC1B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45" o:spid="_x0000_s1026" type="#_x0000_t75" style="position:absolute;margin-left:2.75pt;margin-top:-23.35pt;width:126.8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">
                      <v:imagedata r:id="rId13" o:title=""/>
                    </v:shape>
                  </w:pict>
                </mc:Fallback>
              </mc:AlternateContent>
            </w:r>
          </w:p>
          <w:p w14:paraId="406B03AC" w14:textId="7C651F63" w:rsidR="00CE28CC" w:rsidRPr="00552384" w:rsidRDefault="00F84C61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Köln</w:t>
            </w:r>
            <w:r w:rsidR="00CE28CC" w:rsidRPr="00552384">
              <w:rPr>
                <w:rFonts w:ascii="Georgia" w:hAnsi="Georgia"/>
                <w:sz w:val="18"/>
              </w:rPr>
              <w:t xml:space="preserve">, </w:t>
            </w:r>
            <w:r w:rsidR="008B6E8B" w:rsidRPr="00552384">
              <w:rPr>
                <w:rFonts w:ascii="Georgia" w:hAnsi="Georgia"/>
                <w:color w:val="FF0000"/>
                <w:sz w:val="18"/>
              </w:rPr>
              <w:t>2</w:t>
            </w:r>
            <w:r w:rsidR="002A7906" w:rsidRPr="00552384">
              <w:rPr>
                <w:rFonts w:ascii="Georgia" w:hAnsi="Georgia"/>
                <w:color w:val="FF0000"/>
                <w:sz w:val="18"/>
              </w:rPr>
              <w:t>7</w:t>
            </w:r>
            <w:r w:rsidR="008B6E8B" w:rsidRPr="00552384">
              <w:rPr>
                <w:rFonts w:ascii="Georgia" w:hAnsi="Georgia"/>
                <w:color w:val="FF0000"/>
                <w:sz w:val="18"/>
              </w:rPr>
              <w:t>.08</w:t>
            </w:r>
            <w:r w:rsidR="00CE28CC" w:rsidRPr="00552384">
              <w:rPr>
                <w:rFonts w:ascii="Georgia" w:hAnsi="Georgia"/>
                <w:color w:val="FF0000"/>
                <w:sz w:val="18"/>
              </w:rPr>
              <w:t>.20</w:t>
            </w:r>
            <w:r w:rsidRPr="00552384">
              <w:rPr>
                <w:rFonts w:ascii="Georgia" w:hAnsi="Georgia"/>
                <w:color w:val="FF0000"/>
                <w:sz w:val="18"/>
              </w:rPr>
              <w:t>24</w:t>
            </w:r>
          </w:p>
        </w:tc>
        <w:tc>
          <w:tcPr>
            <w:tcW w:w="8080" w:type="dxa"/>
            <w:gridSpan w:val="6"/>
            <w:vAlign w:val="bottom"/>
            <w:tcPrChange w:id="56" w:author="David Döbele" w:date="2024-10-07T08:01:00Z" w16du:dateUtc="2024-10-07T06:01:00Z">
              <w:tcPr>
                <w:tcW w:w="8505" w:type="dxa"/>
                <w:gridSpan w:val="8"/>
                <w:vAlign w:val="bottom"/>
              </w:tcPr>
            </w:tcPrChange>
          </w:tcPr>
          <w:p w14:paraId="6478BDEA" w14:textId="0A92D8C2" w:rsidR="00CE28CC" w:rsidRPr="00552384" w:rsidRDefault="00CE28CC" w:rsidP="001D76B5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57D9D136" w:rsidR="00723643" w:rsidRPr="00552384" w:rsidRDefault="00723643" w:rsidP="00555153">
      <w:pPr>
        <w:rPr>
          <w:sz w:val="18"/>
        </w:rPr>
      </w:pPr>
    </w:p>
    <w:sectPr w:rsidR="00723643" w:rsidRPr="00552384" w:rsidSect="00701192">
      <w:footerReference w:type="even" r:id="rId14"/>
      <w:pgSz w:w="11906" w:h="16838"/>
      <w:pgMar w:top="624" w:right="1418" w:bottom="284" w:left="1418" w:header="709" w:footer="709" w:gutter="0"/>
      <w:cols w:space="708"/>
      <w:docGrid w:linePitch="360"/>
      <w:sectPrChange w:id="57" w:author="David Döbele" w:date="2024-10-07T08:01:00Z" w16du:dateUtc="2024-10-07T06:01:00Z">
        <w:sectPr w:rsidR="00723643" w:rsidRPr="00552384" w:rsidSect="00701192">
          <w:pgMar w:top="1021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A1DBA" w14:textId="77777777" w:rsidR="008D6DD2" w:rsidRDefault="008D6DD2" w:rsidP="00BE053D">
      <w:pPr>
        <w:spacing w:after="0" w:line="240" w:lineRule="auto"/>
      </w:pPr>
      <w:r>
        <w:separator/>
      </w:r>
    </w:p>
  </w:endnote>
  <w:endnote w:type="continuationSeparator" w:id="0">
    <w:p w14:paraId="002C0857" w14:textId="77777777" w:rsidR="008D6DD2" w:rsidRDefault="008D6DD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3D8CC5E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E838A" w14:textId="77777777" w:rsidR="008D6DD2" w:rsidRDefault="008D6DD2" w:rsidP="00BE053D">
      <w:pPr>
        <w:spacing w:after="0" w:line="240" w:lineRule="auto"/>
      </w:pPr>
      <w:r>
        <w:separator/>
      </w:r>
    </w:p>
  </w:footnote>
  <w:footnote w:type="continuationSeparator" w:id="0">
    <w:p w14:paraId="0536DFC8" w14:textId="77777777" w:rsidR="008D6DD2" w:rsidRDefault="008D6DD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413903">
    <w:abstractNumId w:val="14"/>
  </w:num>
  <w:num w:numId="2" w16cid:durableId="1652296863">
    <w:abstractNumId w:val="17"/>
  </w:num>
  <w:num w:numId="3" w16cid:durableId="1737894967">
    <w:abstractNumId w:val="19"/>
  </w:num>
  <w:num w:numId="4" w16cid:durableId="1600329966">
    <w:abstractNumId w:val="0"/>
  </w:num>
  <w:num w:numId="5" w16cid:durableId="38943329">
    <w:abstractNumId w:val="1"/>
  </w:num>
  <w:num w:numId="6" w16cid:durableId="1192494639">
    <w:abstractNumId w:val="2"/>
  </w:num>
  <w:num w:numId="7" w16cid:durableId="1639605004">
    <w:abstractNumId w:val="13"/>
  </w:num>
  <w:num w:numId="8" w16cid:durableId="1453861340">
    <w:abstractNumId w:val="22"/>
  </w:num>
  <w:num w:numId="9" w16cid:durableId="830026304">
    <w:abstractNumId w:val="12"/>
  </w:num>
  <w:num w:numId="10" w16cid:durableId="1208685747">
    <w:abstractNumId w:val="23"/>
  </w:num>
  <w:num w:numId="11" w16cid:durableId="1269855400">
    <w:abstractNumId w:val="5"/>
  </w:num>
  <w:num w:numId="12" w16cid:durableId="1293632980">
    <w:abstractNumId w:val="6"/>
  </w:num>
  <w:num w:numId="13" w16cid:durableId="1242835564">
    <w:abstractNumId w:val="8"/>
  </w:num>
  <w:num w:numId="14" w16cid:durableId="1012948540">
    <w:abstractNumId w:val="9"/>
  </w:num>
  <w:num w:numId="15" w16cid:durableId="1292596473">
    <w:abstractNumId w:val="21"/>
  </w:num>
  <w:num w:numId="16" w16cid:durableId="78986744">
    <w:abstractNumId w:val="4"/>
  </w:num>
  <w:num w:numId="17" w16cid:durableId="1519076076">
    <w:abstractNumId w:val="16"/>
  </w:num>
  <w:num w:numId="18" w16cid:durableId="229736162">
    <w:abstractNumId w:val="3"/>
  </w:num>
  <w:num w:numId="19" w16cid:durableId="1532917844">
    <w:abstractNumId w:val="18"/>
  </w:num>
  <w:num w:numId="20" w16cid:durableId="1832061349">
    <w:abstractNumId w:val="10"/>
  </w:num>
  <w:num w:numId="21" w16cid:durableId="1786467">
    <w:abstractNumId w:val="11"/>
  </w:num>
  <w:num w:numId="22" w16cid:durableId="1865171685">
    <w:abstractNumId w:val="15"/>
  </w:num>
  <w:num w:numId="23" w16cid:durableId="70125666">
    <w:abstractNumId w:val="7"/>
  </w:num>
  <w:num w:numId="24" w16cid:durableId="131232237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AF8"/>
    <w:rsid w:val="0001147D"/>
    <w:rsid w:val="00014C5B"/>
    <w:rsid w:val="00033651"/>
    <w:rsid w:val="00052957"/>
    <w:rsid w:val="00055A12"/>
    <w:rsid w:val="00061D33"/>
    <w:rsid w:val="00064643"/>
    <w:rsid w:val="00083AED"/>
    <w:rsid w:val="00087747"/>
    <w:rsid w:val="00092A2C"/>
    <w:rsid w:val="000952D8"/>
    <w:rsid w:val="000A1FDA"/>
    <w:rsid w:val="000A3541"/>
    <w:rsid w:val="000B1F49"/>
    <w:rsid w:val="000B63E2"/>
    <w:rsid w:val="000B6548"/>
    <w:rsid w:val="000C42B8"/>
    <w:rsid w:val="000C5EB1"/>
    <w:rsid w:val="000D671A"/>
    <w:rsid w:val="000F5662"/>
    <w:rsid w:val="000F668A"/>
    <w:rsid w:val="00103EC5"/>
    <w:rsid w:val="00105E89"/>
    <w:rsid w:val="00116BE7"/>
    <w:rsid w:val="00116C6E"/>
    <w:rsid w:val="00125CA6"/>
    <w:rsid w:val="00146C29"/>
    <w:rsid w:val="00156FC9"/>
    <w:rsid w:val="00162A5A"/>
    <w:rsid w:val="00172867"/>
    <w:rsid w:val="00175B6D"/>
    <w:rsid w:val="001778A5"/>
    <w:rsid w:val="001901ED"/>
    <w:rsid w:val="0019483A"/>
    <w:rsid w:val="001A11B9"/>
    <w:rsid w:val="001A280E"/>
    <w:rsid w:val="001A46BF"/>
    <w:rsid w:val="001A481B"/>
    <w:rsid w:val="001B0186"/>
    <w:rsid w:val="001B62CA"/>
    <w:rsid w:val="001D35C2"/>
    <w:rsid w:val="001D4DCD"/>
    <w:rsid w:val="001D76B5"/>
    <w:rsid w:val="001E6D3D"/>
    <w:rsid w:val="001E7092"/>
    <w:rsid w:val="001F4175"/>
    <w:rsid w:val="00206F74"/>
    <w:rsid w:val="002204E1"/>
    <w:rsid w:val="00223304"/>
    <w:rsid w:val="00223A4D"/>
    <w:rsid w:val="00223EEA"/>
    <w:rsid w:val="002329CD"/>
    <w:rsid w:val="00232CB5"/>
    <w:rsid w:val="002345E3"/>
    <w:rsid w:val="00234A7E"/>
    <w:rsid w:val="0024373D"/>
    <w:rsid w:val="00243E52"/>
    <w:rsid w:val="00243FAD"/>
    <w:rsid w:val="002508C2"/>
    <w:rsid w:val="00267252"/>
    <w:rsid w:val="002738CD"/>
    <w:rsid w:val="00275F46"/>
    <w:rsid w:val="00282DB0"/>
    <w:rsid w:val="00285D6D"/>
    <w:rsid w:val="00296CAA"/>
    <w:rsid w:val="002A6DEC"/>
    <w:rsid w:val="002A7906"/>
    <w:rsid w:val="002B2091"/>
    <w:rsid w:val="002B635B"/>
    <w:rsid w:val="002C2AE1"/>
    <w:rsid w:val="002C6972"/>
    <w:rsid w:val="002C7FD1"/>
    <w:rsid w:val="002D050E"/>
    <w:rsid w:val="002D2B32"/>
    <w:rsid w:val="002D4516"/>
    <w:rsid w:val="002D6F91"/>
    <w:rsid w:val="002E48EC"/>
    <w:rsid w:val="002E4B39"/>
    <w:rsid w:val="002E63B6"/>
    <w:rsid w:val="002F46AD"/>
    <w:rsid w:val="003014FA"/>
    <w:rsid w:val="003101F0"/>
    <w:rsid w:val="00314B7A"/>
    <w:rsid w:val="00324BC5"/>
    <w:rsid w:val="003358F5"/>
    <w:rsid w:val="00340BAB"/>
    <w:rsid w:val="003418E0"/>
    <w:rsid w:val="00347F8D"/>
    <w:rsid w:val="003570BC"/>
    <w:rsid w:val="00363FCC"/>
    <w:rsid w:val="00372F7B"/>
    <w:rsid w:val="003733E5"/>
    <w:rsid w:val="00390EA6"/>
    <w:rsid w:val="003A19AA"/>
    <w:rsid w:val="003A5014"/>
    <w:rsid w:val="003A7631"/>
    <w:rsid w:val="003B15BC"/>
    <w:rsid w:val="003E27C3"/>
    <w:rsid w:val="003E5E15"/>
    <w:rsid w:val="003F3E3F"/>
    <w:rsid w:val="00404C95"/>
    <w:rsid w:val="004067B8"/>
    <w:rsid w:val="004154BE"/>
    <w:rsid w:val="0041687E"/>
    <w:rsid w:val="00417D9B"/>
    <w:rsid w:val="0042013D"/>
    <w:rsid w:val="004211A2"/>
    <w:rsid w:val="00422F83"/>
    <w:rsid w:val="00426D7E"/>
    <w:rsid w:val="0043430C"/>
    <w:rsid w:val="00435E6D"/>
    <w:rsid w:val="00443668"/>
    <w:rsid w:val="00447C42"/>
    <w:rsid w:val="00447FF7"/>
    <w:rsid w:val="00456B0D"/>
    <w:rsid w:val="00476AF8"/>
    <w:rsid w:val="00481990"/>
    <w:rsid w:val="00484FD7"/>
    <w:rsid w:val="004929FB"/>
    <w:rsid w:val="004A54BA"/>
    <w:rsid w:val="004B0F57"/>
    <w:rsid w:val="004B6A5E"/>
    <w:rsid w:val="004C06C7"/>
    <w:rsid w:val="004C080E"/>
    <w:rsid w:val="004C7822"/>
    <w:rsid w:val="004C7A37"/>
    <w:rsid w:val="004E75DC"/>
    <w:rsid w:val="00504FAB"/>
    <w:rsid w:val="00507EA7"/>
    <w:rsid w:val="00526089"/>
    <w:rsid w:val="00527A28"/>
    <w:rsid w:val="00527DCA"/>
    <w:rsid w:val="00537123"/>
    <w:rsid w:val="00547D74"/>
    <w:rsid w:val="00552384"/>
    <w:rsid w:val="00555153"/>
    <w:rsid w:val="00556D60"/>
    <w:rsid w:val="00557AAD"/>
    <w:rsid w:val="00570BF1"/>
    <w:rsid w:val="005716D4"/>
    <w:rsid w:val="00571B60"/>
    <w:rsid w:val="00573AE8"/>
    <w:rsid w:val="00583590"/>
    <w:rsid w:val="00585A4D"/>
    <w:rsid w:val="00586523"/>
    <w:rsid w:val="005B047A"/>
    <w:rsid w:val="005C4167"/>
    <w:rsid w:val="005D5B30"/>
    <w:rsid w:val="005D6329"/>
    <w:rsid w:val="005E0CFC"/>
    <w:rsid w:val="005E57F6"/>
    <w:rsid w:val="005F7627"/>
    <w:rsid w:val="006058D8"/>
    <w:rsid w:val="00610200"/>
    <w:rsid w:val="00610D34"/>
    <w:rsid w:val="00614FC7"/>
    <w:rsid w:val="00623699"/>
    <w:rsid w:val="006324C4"/>
    <w:rsid w:val="00632D5A"/>
    <w:rsid w:val="00635515"/>
    <w:rsid w:val="00643900"/>
    <w:rsid w:val="00643FC0"/>
    <w:rsid w:val="006546D7"/>
    <w:rsid w:val="006546FD"/>
    <w:rsid w:val="00655469"/>
    <w:rsid w:val="00663DD9"/>
    <w:rsid w:val="00665BF3"/>
    <w:rsid w:val="006732D6"/>
    <w:rsid w:val="00693E09"/>
    <w:rsid w:val="00697C11"/>
    <w:rsid w:val="006A05B1"/>
    <w:rsid w:val="006A2DE9"/>
    <w:rsid w:val="006A3093"/>
    <w:rsid w:val="006A7230"/>
    <w:rsid w:val="006B1D24"/>
    <w:rsid w:val="006B2E03"/>
    <w:rsid w:val="006B4E32"/>
    <w:rsid w:val="006B72C7"/>
    <w:rsid w:val="006B745A"/>
    <w:rsid w:val="006B7F78"/>
    <w:rsid w:val="006C2252"/>
    <w:rsid w:val="006C5B80"/>
    <w:rsid w:val="006D5617"/>
    <w:rsid w:val="006D7F7F"/>
    <w:rsid w:val="006E2C9C"/>
    <w:rsid w:val="006E40EF"/>
    <w:rsid w:val="006F0039"/>
    <w:rsid w:val="006F06D1"/>
    <w:rsid w:val="006F1485"/>
    <w:rsid w:val="006F7160"/>
    <w:rsid w:val="00701192"/>
    <w:rsid w:val="00701EA8"/>
    <w:rsid w:val="00711CEF"/>
    <w:rsid w:val="00720320"/>
    <w:rsid w:val="00722D2D"/>
    <w:rsid w:val="00723643"/>
    <w:rsid w:val="00725D3C"/>
    <w:rsid w:val="00733DA1"/>
    <w:rsid w:val="0073767F"/>
    <w:rsid w:val="00737822"/>
    <w:rsid w:val="0074111D"/>
    <w:rsid w:val="00753D4A"/>
    <w:rsid w:val="00756912"/>
    <w:rsid w:val="00761609"/>
    <w:rsid w:val="00761763"/>
    <w:rsid w:val="00763DCE"/>
    <w:rsid w:val="00776C46"/>
    <w:rsid w:val="00777DC2"/>
    <w:rsid w:val="0078260B"/>
    <w:rsid w:val="007838D1"/>
    <w:rsid w:val="00785254"/>
    <w:rsid w:val="00785853"/>
    <w:rsid w:val="0079384B"/>
    <w:rsid w:val="007966F0"/>
    <w:rsid w:val="00797BFC"/>
    <w:rsid w:val="007A2D8F"/>
    <w:rsid w:val="007A720F"/>
    <w:rsid w:val="007C6A3C"/>
    <w:rsid w:val="007D4BEE"/>
    <w:rsid w:val="007D5BE9"/>
    <w:rsid w:val="008050E4"/>
    <w:rsid w:val="00822415"/>
    <w:rsid w:val="0082257D"/>
    <w:rsid w:val="00837780"/>
    <w:rsid w:val="008434B5"/>
    <w:rsid w:val="00853438"/>
    <w:rsid w:val="00865114"/>
    <w:rsid w:val="00866846"/>
    <w:rsid w:val="00867CCD"/>
    <w:rsid w:val="00875DA9"/>
    <w:rsid w:val="00895E38"/>
    <w:rsid w:val="008A782B"/>
    <w:rsid w:val="008B0FC0"/>
    <w:rsid w:val="008B222C"/>
    <w:rsid w:val="008B6E8B"/>
    <w:rsid w:val="008C429A"/>
    <w:rsid w:val="008D4159"/>
    <w:rsid w:val="008D4BD0"/>
    <w:rsid w:val="008D6DD2"/>
    <w:rsid w:val="008E1F3D"/>
    <w:rsid w:val="008F176C"/>
    <w:rsid w:val="009052BC"/>
    <w:rsid w:val="009053D7"/>
    <w:rsid w:val="0091331D"/>
    <w:rsid w:val="009250BA"/>
    <w:rsid w:val="0093223C"/>
    <w:rsid w:val="00941A87"/>
    <w:rsid w:val="00943B87"/>
    <w:rsid w:val="00947749"/>
    <w:rsid w:val="009501C2"/>
    <w:rsid w:val="009507AC"/>
    <w:rsid w:val="00954738"/>
    <w:rsid w:val="009668B9"/>
    <w:rsid w:val="00967451"/>
    <w:rsid w:val="009709FB"/>
    <w:rsid w:val="00976577"/>
    <w:rsid w:val="00992B41"/>
    <w:rsid w:val="00996356"/>
    <w:rsid w:val="00997D9A"/>
    <w:rsid w:val="009B2154"/>
    <w:rsid w:val="009C3769"/>
    <w:rsid w:val="009C764D"/>
    <w:rsid w:val="009D7C49"/>
    <w:rsid w:val="009E7297"/>
    <w:rsid w:val="00A0257D"/>
    <w:rsid w:val="00A12EDC"/>
    <w:rsid w:val="00A13671"/>
    <w:rsid w:val="00A154E3"/>
    <w:rsid w:val="00A24EF6"/>
    <w:rsid w:val="00A2666A"/>
    <w:rsid w:val="00A26D0D"/>
    <w:rsid w:val="00A33BDE"/>
    <w:rsid w:val="00A34885"/>
    <w:rsid w:val="00A34DFD"/>
    <w:rsid w:val="00A34EB7"/>
    <w:rsid w:val="00A3752E"/>
    <w:rsid w:val="00A408F5"/>
    <w:rsid w:val="00A40DB4"/>
    <w:rsid w:val="00A4119B"/>
    <w:rsid w:val="00A43BC1"/>
    <w:rsid w:val="00A56877"/>
    <w:rsid w:val="00A704F8"/>
    <w:rsid w:val="00A74225"/>
    <w:rsid w:val="00A81142"/>
    <w:rsid w:val="00A936D5"/>
    <w:rsid w:val="00AA0703"/>
    <w:rsid w:val="00AA0C4B"/>
    <w:rsid w:val="00AA1EB0"/>
    <w:rsid w:val="00AA2AC0"/>
    <w:rsid w:val="00AA2DA3"/>
    <w:rsid w:val="00AA5A9C"/>
    <w:rsid w:val="00AB016A"/>
    <w:rsid w:val="00AB2A5A"/>
    <w:rsid w:val="00AB43E6"/>
    <w:rsid w:val="00AB4666"/>
    <w:rsid w:val="00AB6FE1"/>
    <w:rsid w:val="00AD1DE6"/>
    <w:rsid w:val="00AD28F8"/>
    <w:rsid w:val="00AD6ADB"/>
    <w:rsid w:val="00AD7111"/>
    <w:rsid w:val="00AF47E6"/>
    <w:rsid w:val="00B0230B"/>
    <w:rsid w:val="00B1672C"/>
    <w:rsid w:val="00B17D95"/>
    <w:rsid w:val="00B23509"/>
    <w:rsid w:val="00B24E90"/>
    <w:rsid w:val="00B3317B"/>
    <w:rsid w:val="00B359DB"/>
    <w:rsid w:val="00B3632B"/>
    <w:rsid w:val="00B409D8"/>
    <w:rsid w:val="00B5178D"/>
    <w:rsid w:val="00B67F1F"/>
    <w:rsid w:val="00B701D7"/>
    <w:rsid w:val="00B70561"/>
    <w:rsid w:val="00B90595"/>
    <w:rsid w:val="00BA215A"/>
    <w:rsid w:val="00BA69D7"/>
    <w:rsid w:val="00BB4B50"/>
    <w:rsid w:val="00BB5F09"/>
    <w:rsid w:val="00BB63A1"/>
    <w:rsid w:val="00BC0D9F"/>
    <w:rsid w:val="00BC4C7F"/>
    <w:rsid w:val="00BD6336"/>
    <w:rsid w:val="00BE053D"/>
    <w:rsid w:val="00BF1A7A"/>
    <w:rsid w:val="00BF1FA3"/>
    <w:rsid w:val="00C00974"/>
    <w:rsid w:val="00C018E4"/>
    <w:rsid w:val="00C066FA"/>
    <w:rsid w:val="00C07D62"/>
    <w:rsid w:val="00C25387"/>
    <w:rsid w:val="00C54BE3"/>
    <w:rsid w:val="00C57F80"/>
    <w:rsid w:val="00C768ED"/>
    <w:rsid w:val="00C82A8F"/>
    <w:rsid w:val="00C916C2"/>
    <w:rsid w:val="00C95EA9"/>
    <w:rsid w:val="00CA1DAF"/>
    <w:rsid w:val="00CC7F56"/>
    <w:rsid w:val="00CD1B12"/>
    <w:rsid w:val="00CD55DC"/>
    <w:rsid w:val="00CD6EAC"/>
    <w:rsid w:val="00CE1BBC"/>
    <w:rsid w:val="00CE2595"/>
    <w:rsid w:val="00CE28CC"/>
    <w:rsid w:val="00CE72FC"/>
    <w:rsid w:val="00CF31EE"/>
    <w:rsid w:val="00D02BEF"/>
    <w:rsid w:val="00D03282"/>
    <w:rsid w:val="00D1492F"/>
    <w:rsid w:val="00D15F4C"/>
    <w:rsid w:val="00D17B69"/>
    <w:rsid w:val="00D22DCB"/>
    <w:rsid w:val="00D3003C"/>
    <w:rsid w:val="00D331F4"/>
    <w:rsid w:val="00D470E4"/>
    <w:rsid w:val="00D475B5"/>
    <w:rsid w:val="00D52142"/>
    <w:rsid w:val="00D5280E"/>
    <w:rsid w:val="00D564F6"/>
    <w:rsid w:val="00D61F14"/>
    <w:rsid w:val="00D711B6"/>
    <w:rsid w:val="00D80D6B"/>
    <w:rsid w:val="00D822A8"/>
    <w:rsid w:val="00D834D8"/>
    <w:rsid w:val="00D8737E"/>
    <w:rsid w:val="00D90950"/>
    <w:rsid w:val="00D93F4C"/>
    <w:rsid w:val="00DA69DF"/>
    <w:rsid w:val="00DA74B7"/>
    <w:rsid w:val="00DB33F8"/>
    <w:rsid w:val="00DB694A"/>
    <w:rsid w:val="00DC0128"/>
    <w:rsid w:val="00DD2225"/>
    <w:rsid w:val="00DD3272"/>
    <w:rsid w:val="00DD38E2"/>
    <w:rsid w:val="00DE1D58"/>
    <w:rsid w:val="00DF26DB"/>
    <w:rsid w:val="00DF3FC4"/>
    <w:rsid w:val="00E13110"/>
    <w:rsid w:val="00E22398"/>
    <w:rsid w:val="00E24DF1"/>
    <w:rsid w:val="00E269D2"/>
    <w:rsid w:val="00E431ED"/>
    <w:rsid w:val="00E51CEE"/>
    <w:rsid w:val="00E627B3"/>
    <w:rsid w:val="00E64FF5"/>
    <w:rsid w:val="00E71B03"/>
    <w:rsid w:val="00E907EC"/>
    <w:rsid w:val="00EA2A9F"/>
    <w:rsid w:val="00EA5421"/>
    <w:rsid w:val="00EB34FC"/>
    <w:rsid w:val="00EB5816"/>
    <w:rsid w:val="00ED0EA9"/>
    <w:rsid w:val="00EF016E"/>
    <w:rsid w:val="00EF77DF"/>
    <w:rsid w:val="00F02C3B"/>
    <w:rsid w:val="00F07B0F"/>
    <w:rsid w:val="00F11BEF"/>
    <w:rsid w:val="00F258E7"/>
    <w:rsid w:val="00F31B84"/>
    <w:rsid w:val="00F56D02"/>
    <w:rsid w:val="00F61ADA"/>
    <w:rsid w:val="00F631EC"/>
    <w:rsid w:val="00F64C22"/>
    <w:rsid w:val="00F64FA7"/>
    <w:rsid w:val="00F74D19"/>
    <w:rsid w:val="00F80053"/>
    <w:rsid w:val="00F82246"/>
    <w:rsid w:val="00F832F0"/>
    <w:rsid w:val="00F84C61"/>
    <w:rsid w:val="00FA02C7"/>
    <w:rsid w:val="00FA4077"/>
    <w:rsid w:val="00FA4186"/>
    <w:rsid w:val="00FB083F"/>
    <w:rsid w:val="00FC0531"/>
    <w:rsid w:val="00FC13F0"/>
    <w:rsid w:val="00FD0FB7"/>
    <w:rsid w:val="00FD1487"/>
    <w:rsid w:val="00FD6F46"/>
    <w:rsid w:val="00FE79A2"/>
    <w:rsid w:val="00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D76B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329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329C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329C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329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329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2T17:26:43.749"/>
    </inkml:context>
    <inkml:brush xml:id="br0">
      <inkml:brushProperty name="width" value="0.04274" units="cm"/>
      <inkml:brushProperty name="height" value="0.04274" units="cm"/>
    </inkml:brush>
  </inkml:definitions>
  <inkml:trace contextRef="#ctx0" brushRef="#br0">232 355 8082,'-9'0'0,"-1"1"66,0 1 0,-2 3 0,-1 7 0,-2 4 234,-1 6 1,-1 9 0,-1 5 0,3 6-40,0 3 1,-1 2 0,1 5 0,1 1-12,2-1 1,4-2 0,0-7 0,2-5-50,4-7 0,3-8 1,3-8-1,6-5-196,4-5 1,7-14 0,4-11 0,2-10-29,3-10 1,1-7-1,2-7 1,-1-4 40,-3-4 1,-3-2 0,-4 0 0,-4 0 102,-5 1 1,-5-2-1,-6 1 1,-2 5-138,-2 3 1,-5 9 0,-6 7 0,-3 9 69,-4 7 1,-6 7-1,1 11 1,-1 4 232,-1 6 1,0 8-1,2 8 1,6 4-190,5 0 1,6 3 0,7-2-1,7 1-305,7-1 0,13 1 0,11-6 0,3-2-81,5-3 0,1-5 0,6-3 0,0-2-293,3-2 0,-1-1 0,-4-2 0,-3-1 165,-4-1 0,-8-1 0,-4-2 0,-8 3 329,-8 1 0,-8 1 0,-11 2 419,-12 2 0,-13 5 0,-6 7 0,-7 3 234,-4 3 0,-6 0 0,-3 4 1,3-1-64,6-1 1,9 0 0,6-2 0,6-1-982,4-4 1,7-2 0,8-1 477,5 0 0,10 0 0,6 0 0</inkml:trace>
  <inkml:trace contextRef="#ctx0" brushRef="#br0" timeOffset="247">655 794 7949,'-7'1'-199,"0"1"199,3-1 0,-2 2 0,2-3 0</inkml:trace>
  <inkml:trace contextRef="#ctx0" brushRef="#br0" timeOffset="3812">968 897 7871,'-10'0'0,"1"0"-49,1 0 1,2 1 432,1 1 1,0-1-409,5 1 1,2-4 0,6-2 0,2-3 44,3-2 0,3-3 1,4-4-1,3-3-36,4-3 1,0 0-1,0-4 1,1 0-20,-1 0 0,-3-5 0,-2 2 0,-1-1 79,-3 0 0,-1 4 1,-4-1-1,-2 4-40,-2 3 1,-4 3-1,-3 5 1,-3 4 66,-3 3 1,-2 2 0,-7 4 0,-2 4 52,-2 7 1,-2 4-1,-3 9 1,-1 3-37,1 3 0,2 7 1,2-4-1,4 1-7,2 1 1,6-7-1,2-3 1,4-1-54,4-3 1,5-6 0,7-4 0,5-4-179,3-4 0,4-7 0,1-6 0,3-7 16,1-5 1,4-7 0,2-3-1,-2-2 5,0-2 1,-3 1 0,-3-4 0,-3 2 181,-5 4 0,-4 2 0,-3-2 0,-1 3 23,-5 2 0,-4 6 0,-3 5 1,-3 4-4,-3 3 0,-7 5 0,-6 6 0,-4 6 105,-2 7 1,-2 9 0,-5 5 0,1 5-33,-2 4 1,1 1 0,4 1 0,3 1-50,3 0 0,4-4 0,3 1 1,5-3-109,4-2 1,4-4-1,4-5 1,7-3-114,5-7 1,8-4-1,2-5 1,3-5-185,2-3 0,-2-6 0,4-9 0,-3-3 46,-3 0 0,0-3 1,-1 1-1,-2-1 187,-2 3 1,-5 0-1,-3 4 1,-3 1 217,-2-2 0,-6 5 0,-2 2 0,-2 1 88,-2 2 1,-5 3-1,-5 3 1,-4 1 16,-2 1 1,-1 6 0,-2 3 0,1 4-125,-1 3 1,1 2 0,2 3 0,3-2-108,3 0 0,3 0 0,5-3 0,1-1-110,3 0 1,1-2-1,4 0 1,5-2-93,4-4 1,3-1 0,5-4 0,2-1-37,1-3 1,6-5 0,-3-4 0,3-3 20,-1-1 0,-6 0 1,0-2-1,-3 1 154,-1 0 1,-3 0 0,-1 2 0,-2-1 193,-2-1 1,-5 1 0,-3 5 0,-2 0 112,-2 1 0,-3 2 0,-6 1 0,-1 1 42,-4 3 0,-5 2 0,1 3 1,-1 4-151,-1 3 1,-2 6 0,2 0-1,1 2-97,0 1 1,3 1 0,2 0-1,3 2-65,2-2 0,5-2 0,2-1 0,4-2-145,2-2 0,8-4 0,5 0 0,1-4 14,3-2 0,0-3 0,1-3 1,2-2-67,0-4 1,1-4 0,1-3-1,0 0 20,-4 0 1,-4 1-1,-2-1 1,-2-1-58,-2 1 0,-3 0 0,-5 3 1,-1 0 74,-3 1 0,0 1 0,-3 3 0,-2-1 410,-3 3 0,-4 0 0,-4 4 0,-2 1 204,-2 3 1,2 2 0,0 5 0,2 3 1096,0 1-1402,5 1 0,1 0 1,4-1-270,2 1 1,1-1 0,4-1 0,1-1-101,2-1 0,5 1 0,3-4 0,4-1 42,5 0 0,0-3 0,4-1 0,0-4-87,-1-2 0,3-2 0,-6-2 0,0-1 114,-2-2 1,-6-1 0,0 1 0,-3-1 218,-1-1 1,-3 2-1,-1-1 1,-3 1 147,-1 0 1,-1-2-1,-1 4 1,-1 1 15,-3 0 0,-3 2 0,-2 2 0,0 2-34,-3 1 0,3 1 0,-2 1 0,0 2-134,-1 3 1,1 2 0,0 3 0,3 2-72,2 0 0,3-1 0,2-1 0,2 0-137,5 0 1,3 1 0,7-3-1,2-1-79,0 1 0,2-6 1,4 0-1,-1-3-46,0 0 1,0 0 0,0 0 0,-1 0 85,-2-3 1,-3 0 0,-1-5 0,-3 1 177,-3 0 1,-1 1 0,-4-1-1,-1-1 204,-3-1 1,0 2 0,0-3-1,0 0 72,-3-1 0,0 0 1,-4 2-1,-1 1-129,1 1 1,1 1 0,0 1 0,0 1 22,2 1 0,2 0-267,-3 1 0,4 2 1,1 0-38,4 4 0,3 0 1,1 0-1,2 1 37,0 1 1,3 1 0,0 0 0,1 0 8,-1 1 1,1-2-1,-1 1 1,1-1 97,0-1 1,0 1-1,-1-2 1,1 2 128,-1-2 1,-1 1 0,-2-1-35,0-1 0,-1 2 0,-5 1 4,-4-2 1,-3 3 0,-6-3 0,0 2-72,-2 2 0,-2 1 0,-3 0 1,0-1-44,-1 0 1,-1 1 0,-1 0-1,1-1 98,-1 0 1,0-4 0,1 0 0,4-1 214,5-1-383,-2 1 0,8-5 0,4 0 0,8-3 31,5-2 0,7 0 1,-2 0-1,4 0-107,1 1 1,-2-1 0,4-1 0,0 0-90,0-1 0,2 0 0,-2 1 1,-1 1 213,-3 0 1,0 1 0,-2-1 0,-3 0 237,-3 0 1,-1 0 0,-4 1 0,-2-1-36,-2 0 1,-1 0 0,-4 0-1,-1-3-18,-2 1 0,-1 1 1,-5 3-1,-2 1-50,-2 1 0,-4 1 1,-1 2-1,-3 3-82,-2 1 1,2 5 0,-1 3 0,2 1-45,4-2 0,1 2 1,6-2-1,1 2 4,3 1 0,2-1 0,4-1 0,4-1-131,4-1 0,7-3 0,5-4 0,3 0-17,2-1 1,3-4 0,1-3 0,-3-2-36,-1-2 0,-2-1 1,1-2-1,-3 0 205,-3 0 0,-2 0 1,-2 0-1,-1 1 165,-4-2 0,-2 3 0,-4-2 0,-2 3 80,-4 0 0,-4 2 1,-6 3-1,-2 2 84,-5 1 0,3 2 0,-6 1 0,-1 3-165,-1 4 0,2 1 1,0 5-1,4-2-153,5 1 1,1 2-1,4 0 1,5 1-115,1 0 1,6 0-1,3-3 1,5 1-36,3-2 0,3-5 0,4 0 0,4-4-102,0-1 1,2-4-1,1-4 1,2-3-95,-1-4 1,-3 0 0,1-2 0,-4 0 289,-2 1 0,0-2 1,-6 2-1,-1-1 184,-3 0 0,-4 1 0,-5 0 0,0 1 69,-1 0 0,-3 3 1,-3 0-1,-3 2 61,-3 3 1,-4 1 0,-3 4 0,0 2-182,-2 3 1,-1 4 0,0 4 0,0 1-146,2 1 0,4-1 0,6 3 0,3 0 28,2 0 0,3-1 0,1-3 1,3 0-90,3-1 1,5-2 0,1-2 0,5-2-55,2-3 1,-1-1-1,0-6 1,2-2 67,0-3 0,1-5 0,-1-4 0,0-1 88,1-3 1,-2 0 0,0-2 0,0 1 271,2-1 1,-1 0 0,3-5 0,0-2-127,1-3 0,-1-2 1,1-1-1,1-5-87,0-1 1,2 0 0,-1-1 0,0 2-173,-3 4 1,-1 7 0,-7 8 0,-5 3-150,-3 5 1,-5 5-1,-7 6 151,-9 5 1,-8 8 0,-11 11-1,-2 5 82,0 2 0,-4 6 0,2 4 1,0 1 71,1 6 0,2-1 0,0 5 0,3-3 170,2 1 0,4-4 0,8-3 0,7-5-99,5-7 1,7-2 0,4-6 0,5-5-272,6-4 0,3-6 0,7-4 1,0-2-4,0-4 1,0-5-1,-6-3 1,-1-3-8,-1 1 1,-3-1 0,-5 0 0,-1 1 226,-4 3 1,-4-1 0,-3 2 0,-3 0 284,-1 2 0,-5 2 171,-2 3 0,-2-1-168,-1 2 0,1 1-47,-2 2 0,5 2-143,1 1 1,1 2 0,2-1 0,2 3-195,2 2 1,4-1 19,2 1 1,3-1-131,2-1 1,4 0 0,3 0-1,3-1-106,-1-2 1,2-1 0,0-3 0,0 0-32,-1 0 0,0 0 0,-1-2 1,1-1 374,-1-1 0,-3 0 0,-4-3 0,-1 0-50,-2 0 1,-4 1 0,-1-2 0,-3 1 134,-3 0 1,-3 0 0,-7 1-1,-1 2 36,-2 2 0,-6 1 1,0 2-1,-2 1-169,-2 2 1,7 6 0,-1 1-1,3 3-3,2-1 0,3 1 1,4-1-1,2 1-84,4 0 0,1-1 1,3 2-1,2-2-67,6-2 1,2-1 0,3-3 0,2-1-69,4-2 0,4-1 1,0-4-1,1-1-129,2-2 1,-3-2 0,-1-1 0,-3 0 73,-1 0 0,-4-2 0,3 0 0,-4 0 280,-2 1 0,0-1 0,-4-1 0,-1 1 319,0-1 0,-4 1 1,-2 2-1,-1 0-81,-1 0 1,-1 3 0,-1 2 0,-4 1-74,-2 1 1,0 3 0,-3 2 0,1 2-173,-1 2 0,5 1 1,0 4-1,2 0-24,3-1 0,2 2 0,2-2 0,5 0-132,2-1 1,2-3-1,3-2 1,4-1-85,1-1 1,0-2 0,1-3 0,-1 0 111,0 0 1,1-1 0,0-2 0,-2-2 256,-1-1 0,-2-5 0,-4 4 0,-3 0 58,-1-1 0,-2-1 0,-2-1 1,-2 0 62,-1 0 0,-5-2 0,-2 0 1,-3 0-136,-1 1 0,-5-2 1,-3 2-1,0 0-154,0 2 1,3 2 0,-1 2-1,2 1-34,3 1 0,2 0-168,4 1 0,6 1 0,7-2 0,4 1 64,6-1 1,4 1-1,2 2 1,-1 0-151,0 0 0,1 0 1,-1 0-1,1 0 11,0 0 1,1 0 0,-3 0 0,0 0 361,-3 0 0,2-1 1,-6 0-1,0-1 188,-3 0 0,-6 0-40,-3 0 0,-6 1 0,-3-1 0,-3 1-11,-2 1 0,2 0 0,-1 1 0,0 1-155,4 3 1,1 2 0,4 2 0,-1 2-119,3 2 0,3 2 0,5-2 0,1 2-18,0 0 1,4 0 0,2 1 0,1-2 86,2 0 1,2 0-1,-1 0 1,0-1 87,-2 1 1,6-1-1,-2-3 1,-1-2-18,-1-2 1,-4-4-1,1 2 1,-6-1-83,-2-1 0,-6-2 0,-4 0 0,-6 0-1,-6-3 0,-9 2 1,-6-4-1,-2 0-14,-3 1 1,-3-2-1,-1 2 1,0 1 181,3 0 0,-1 3 1,10-1-1,5-1 44,7 0 0,9-1 0,6 1 1,10-3-521,12-1 1,19-4 0,17-3 0,13-3 318,-31 7 0,1 0 0,6-1 0,1-2 0,2 0 0,-1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David Döbele</cp:lastModifiedBy>
  <cp:revision>111</cp:revision>
  <cp:lastPrinted>2024-08-25T21:42:00Z</cp:lastPrinted>
  <dcterms:created xsi:type="dcterms:W3CDTF">2024-01-05T14:45:00Z</dcterms:created>
  <dcterms:modified xsi:type="dcterms:W3CDTF">2024-10-07T06:01:00Z</dcterms:modified>
</cp:coreProperties>
</file>