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546719E" w:rsidR="006D2592" w:rsidRPr="00815615" w:rsidRDefault="007E23A0"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Dennis</w:t>
      </w:r>
      <w:r w:rsidR="003D5D1E" w:rsidRPr="00815615">
        <w:rPr>
          <w:rFonts w:ascii="Georgia" w:hAnsi="Georgia" w:cs="Times New Roman"/>
          <w:sz w:val="21"/>
          <w:szCs w:val="21"/>
        </w:rPr>
        <w:t xml:space="preserve"> </w:t>
      </w:r>
      <w:r w:rsidRPr="00815615">
        <w:rPr>
          <w:rFonts w:ascii="Georgia" w:hAnsi="Georgia" w:cs="Times New Roman"/>
          <w:sz w:val="21"/>
          <w:szCs w:val="21"/>
        </w:rPr>
        <w:t>Klein</w:t>
      </w:r>
    </w:p>
    <w:p w14:paraId="2458A2A0" w14:textId="3CC9AEB7" w:rsidR="00857C6F" w:rsidRPr="00815615" w:rsidRDefault="007E23A0"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Holzhofallee</w:t>
      </w:r>
      <w:r w:rsidR="003D5D1E" w:rsidRPr="00815615">
        <w:rPr>
          <w:rFonts w:ascii="Georgia" w:hAnsi="Georgia" w:cs="Times New Roman"/>
          <w:sz w:val="21"/>
          <w:szCs w:val="21"/>
        </w:rPr>
        <w:t xml:space="preserve"> 2</w:t>
      </w:r>
      <w:r w:rsidRPr="00815615">
        <w:rPr>
          <w:rFonts w:ascii="Georgia" w:hAnsi="Georgia" w:cs="Times New Roman"/>
          <w:sz w:val="21"/>
          <w:szCs w:val="21"/>
        </w:rPr>
        <w:t>6a</w:t>
      </w:r>
    </w:p>
    <w:p w14:paraId="451AEE20" w14:textId="2355919B" w:rsidR="00857C6F" w:rsidRPr="00815615" w:rsidRDefault="003D5D1E"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6</w:t>
      </w:r>
      <w:r w:rsidR="007E23A0" w:rsidRPr="00815615">
        <w:rPr>
          <w:rFonts w:ascii="Georgia" w:hAnsi="Georgia" w:cs="Times New Roman"/>
          <w:sz w:val="21"/>
          <w:szCs w:val="21"/>
        </w:rPr>
        <w:t>4295</w:t>
      </w:r>
      <w:r w:rsidR="00857C6F" w:rsidRPr="00815615">
        <w:rPr>
          <w:rFonts w:ascii="Georgia" w:hAnsi="Georgia" w:cs="Times New Roman"/>
          <w:sz w:val="21"/>
          <w:szCs w:val="21"/>
        </w:rPr>
        <w:t xml:space="preserve"> </w:t>
      </w:r>
      <w:r w:rsidR="007E23A0" w:rsidRPr="00815615">
        <w:rPr>
          <w:rFonts w:ascii="Georgia" w:hAnsi="Georgia" w:cs="Times New Roman"/>
          <w:sz w:val="21"/>
          <w:szCs w:val="21"/>
        </w:rPr>
        <w:t>Darmstadt</w:t>
      </w:r>
    </w:p>
    <w:p w14:paraId="12BA391A" w14:textId="1425F514" w:rsidR="006A7895" w:rsidRPr="00815615" w:rsidRDefault="007E23A0" w:rsidP="006A7895">
      <w:pPr>
        <w:spacing w:after="0" w:line="240" w:lineRule="auto"/>
        <w:jc w:val="right"/>
        <w:rPr>
          <w:rFonts w:ascii="Georgia" w:hAnsi="Georgia" w:cs="Times New Roman"/>
          <w:sz w:val="21"/>
          <w:szCs w:val="21"/>
        </w:rPr>
      </w:pPr>
      <w:r w:rsidRPr="00815615">
        <w:rPr>
          <w:rFonts w:ascii="Georgia" w:hAnsi="Georgia" w:cs="Georgia"/>
          <w:color w:val="000000"/>
          <w:sz w:val="21"/>
          <w:szCs w:val="21"/>
        </w:rPr>
        <w:t>Dennis-Klein@magenta.de</w:t>
      </w:r>
    </w:p>
    <w:p w14:paraId="64C1B37E" w14:textId="745C9816" w:rsidR="007F2A50" w:rsidRPr="00815615" w:rsidRDefault="006D2592" w:rsidP="007F2A50">
      <w:pPr>
        <w:spacing w:after="0"/>
        <w:jc w:val="right"/>
        <w:rPr>
          <w:rFonts w:ascii="Georgia" w:hAnsi="Georgia" w:cs="Georgia"/>
          <w:color w:val="000000"/>
          <w:sz w:val="21"/>
          <w:szCs w:val="21"/>
        </w:rPr>
      </w:pPr>
      <w:r w:rsidRPr="00815615">
        <w:rPr>
          <w:rFonts w:ascii="Georgia" w:hAnsi="Georgia" w:cs="Georgia"/>
          <w:color w:val="000000"/>
          <w:sz w:val="21"/>
          <w:szCs w:val="21"/>
        </w:rPr>
        <w:t>+</w:t>
      </w:r>
      <w:r w:rsidR="00857C6F" w:rsidRPr="00815615">
        <w:rPr>
          <w:rFonts w:ascii="Georgia" w:hAnsi="Georgia" w:cs="Georgia"/>
          <w:color w:val="000000"/>
          <w:sz w:val="21"/>
          <w:szCs w:val="21"/>
        </w:rPr>
        <w:t xml:space="preserve">49 175 </w:t>
      </w:r>
      <w:r w:rsidR="003D5D1E" w:rsidRPr="00815615">
        <w:rPr>
          <w:rFonts w:ascii="Georgia" w:hAnsi="Georgia" w:cs="Georgia"/>
          <w:color w:val="000000"/>
          <w:sz w:val="21"/>
          <w:szCs w:val="21"/>
        </w:rPr>
        <w:t>151 1212 1212</w:t>
      </w:r>
    </w:p>
    <w:p w14:paraId="4FFA7063" w14:textId="67B49DA0" w:rsidR="00F74175" w:rsidRPr="00815615" w:rsidRDefault="003D5D1E" w:rsidP="00F74175">
      <w:pPr>
        <w:spacing w:after="0"/>
        <w:rPr>
          <w:rFonts w:ascii="Georgia" w:hAnsi="Georgia" w:cs="Georgia"/>
          <w:color w:val="000000"/>
          <w:sz w:val="21"/>
          <w:szCs w:val="21"/>
        </w:rPr>
      </w:pPr>
      <w:r w:rsidRPr="00815615">
        <w:rPr>
          <w:rFonts w:ascii="Georgia" w:hAnsi="Georgia" w:cs="Georgia"/>
          <w:color w:val="000000"/>
          <w:sz w:val="21"/>
          <w:szCs w:val="21"/>
        </w:rPr>
        <w:t>Corporate Finance Beratung</w:t>
      </w:r>
      <w:r w:rsidR="00F74175" w:rsidRPr="00815615">
        <w:rPr>
          <w:rFonts w:ascii="Georgia" w:hAnsi="Georgia" w:cs="Georgia"/>
          <w:color w:val="000000"/>
          <w:sz w:val="21"/>
          <w:szCs w:val="21"/>
        </w:rPr>
        <w:t xml:space="preserve"> GmbH</w:t>
      </w:r>
    </w:p>
    <w:p w14:paraId="6A013FD1" w14:textId="3DBC7296" w:rsidR="00F74175" w:rsidRPr="00815615" w:rsidRDefault="003D5D1E" w:rsidP="00F74175">
      <w:pPr>
        <w:spacing w:after="0"/>
        <w:rPr>
          <w:rFonts w:ascii="Georgia" w:hAnsi="Georgia"/>
          <w:sz w:val="21"/>
          <w:szCs w:val="21"/>
        </w:rPr>
      </w:pPr>
      <w:r w:rsidRPr="00815615">
        <w:rPr>
          <w:rFonts w:ascii="Georgia" w:hAnsi="Georgia"/>
          <w:sz w:val="21"/>
          <w:szCs w:val="21"/>
        </w:rPr>
        <w:t>Musterstraße 99</w:t>
      </w:r>
      <w:r w:rsidR="00F74175" w:rsidRPr="00815615">
        <w:rPr>
          <w:rFonts w:ascii="Georgia" w:hAnsi="Georgia"/>
          <w:sz w:val="21"/>
          <w:szCs w:val="21"/>
        </w:rPr>
        <w:br/>
      </w:r>
      <w:r w:rsidRPr="00815615">
        <w:rPr>
          <w:rFonts w:ascii="Georgia" w:hAnsi="Georgia"/>
          <w:sz w:val="21"/>
          <w:szCs w:val="21"/>
        </w:rPr>
        <w:t>55005</w:t>
      </w:r>
      <w:r w:rsidR="00F74175" w:rsidRPr="00815615">
        <w:rPr>
          <w:rFonts w:ascii="Georgia" w:hAnsi="Georgia"/>
          <w:sz w:val="21"/>
          <w:szCs w:val="21"/>
        </w:rPr>
        <w:t xml:space="preserve"> </w:t>
      </w:r>
      <w:r w:rsidRPr="00815615">
        <w:rPr>
          <w:rFonts w:ascii="Georgia" w:hAnsi="Georgia"/>
          <w:sz w:val="21"/>
          <w:szCs w:val="21"/>
        </w:rPr>
        <w:t>Frankfurt am Main</w:t>
      </w:r>
      <w:r w:rsidR="00F74175" w:rsidRPr="00815615">
        <w:rPr>
          <w:rFonts w:ascii="Georgia" w:hAnsi="Georgia"/>
          <w:sz w:val="21"/>
          <w:szCs w:val="21"/>
        </w:rPr>
        <w:t xml:space="preserve"> </w:t>
      </w:r>
    </w:p>
    <w:p w14:paraId="096C8AF5" w14:textId="77777777" w:rsidR="00647413" w:rsidRPr="00815615" w:rsidRDefault="00647413" w:rsidP="00F74175">
      <w:pPr>
        <w:spacing w:after="0"/>
        <w:rPr>
          <w:rFonts w:ascii="Georgia" w:hAnsi="Georgia" w:cs="Georgia"/>
          <w:color w:val="000000"/>
          <w:sz w:val="21"/>
          <w:szCs w:val="21"/>
        </w:rPr>
      </w:pPr>
    </w:p>
    <w:p w14:paraId="155B6E2E" w14:textId="4647C1D6" w:rsidR="006A7895" w:rsidRPr="00815615" w:rsidRDefault="00B16F00" w:rsidP="0085213A">
      <w:pPr>
        <w:spacing w:after="0"/>
        <w:jc w:val="right"/>
        <w:rPr>
          <w:rFonts w:ascii="Georgia" w:hAnsi="Georgia" w:cs="Times New Roman"/>
          <w:sz w:val="21"/>
          <w:szCs w:val="21"/>
        </w:rPr>
      </w:pPr>
      <w:r w:rsidRPr="00815615">
        <w:rPr>
          <w:rFonts w:ascii="Georgia" w:hAnsi="Georgia" w:cs="Times New Roman"/>
          <w:sz w:val="21"/>
          <w:szCs w:val="21"/>
        </w:rPr>
        <w:t>Darmstadt</w:t>
      </w:r>
      <w:r w:rsidR="002D594E" w:rsidRPr="00815615">
        <w:rPr>
          <w:rFonts w:ascii="Georgia" w:hAnsi="Georgia" w:cs="Times New Roman"/>
          <w:sz w:val="21"/>
          <w:szCs w:val="21"/>
        </w:rPr>
        <w:t xml:space="preserve">, </w:t>
      </w:r>
      <w:r w:rsidRPr="00815615">
        <w:rPr>
          <w:rFonts w:ascii="Georgia" w:hAnsi="Georgia" w:cs="Times New Roman"/>
          <w:sz w:val="21"/>
          <w:szCs w:val="21"/>
        </w:rPr>
        <w:t>25</w:t>
      </w:r>
      <w:r w:rsidR="002D594E" w:rsidRPr="00815615">
        <w:rPr>
          <w:rFonts w:ascii="Georgia" w:hAnsi="Georgia" w:cs="Times New Roman"/>
          <w:sz w:val="21"/>
          <w:szCs w:val="21"/>
        </w:rPr>
        <w:t>.</w:t>
      </w:r>
      <w:r w:rsidR="003D5D1E" w:rsidRPr="00815615">
        <w:rPr>
          <w:rFonts w:ascii="Georgia" w:hAnsi="Georgia" w:cs="Times New Roman"/>
          <w:sz w:val="21"/>
          <w:szCs w:val="21"/>
        </w:rPr>
        <w:t>1</w:t>
      </w:r>
      <w:r w:rsidRPr="00815615">
        <w:rPr>
          <w:rFonts w:ascii="Georgia" w:hAnsi="Georgia" w:cs="Times New Roman"/>
          <w:sz w:val="21"/>
          <w:szCs w:val="21"/>
        </w:rPr>
        <w:t>1</w:t>
      </w:r>
      <w:r w:rsidR="006A7895" w:rsidRPr="00815615">
        <w:rPr>
          <w:rFonts w:ascii="Georgia" w:hAnsi="Georgia" w:cs="Times New Roman"/>
          <w:sz w:val="21"/>
          <w:szCs w:val="21"/>
        </w:rPr>
        <w:t>.</w:t>
      </w:r>
      <w:r w:rsidR="003D5D1E" w:rsidRPr="00815615">
        <w:rPr>
          <w:rFonts w:ascii="Georgia" w:hAnsi="Georgia" w:cs="Times New Roman"/>
          <w:sz w:val="21"/>
          <w:szCs w:val="21"/>
        </w:rPr>
        <w:t>20</w:t>
      </w:r>
      <w:r w:rsidRPr="00815615">
        <w:rPr>
          <w:rFonts w:ascii="Georgia" w:hAnsi="Georgia" w:cs="Times New Roman"/>
          <w:sz w:val="21"/>
          <w:szCs w:val="21"/>
        </w:rPr>
        <w:t>23</w:t>
      </w:r>
    </w:p>
    <w:p w14:paraId="0731715D" w14:textId="77777777" w:rsidR="001E0088" w:rsidRPr="00815615" w:rsidRDefault="001E0088" w:rsidP="001E0088">
      <w:pPr>
        <w:spacing w:after="0"/>
        <w:jc w:val="right"/>
        <w:rPr>
          <w:rFonts w:ascii="Georgia" w:hAnsi="Georgia" w:cs="Times New Roman"/>
          <w:sz w:val="21"/>
          <w:szCs w:val="21"/>
        </w:rPr>
      </w:pPr>
    </w:p>
    <w:p w14:paraId="0098600D" w14:textId="75E8FCE9" w:rsidR="000A5AB8" w:rsidRPr="00815615" w:rsidRDefault="0099776A" w:rsidP="00590834">
      <w:pPr>
        <w:spacing w:after="0"/>
        <w:rPr>
          <w:rFonts w:ascii="Georgia" w:hAnsi="Georgia" w:cs="Times New Roman"/>
          <w:b/>
          <w:sz w:val="21"/>
          <w:szCs w:val="21"/>
        </w:rPr>
      </w:pPr>
      <w:r w:rsidRPr="00815615">
        <w:rPr>
          <w:rFonts w:ascii="Georgia" w:hAnsi="Georgia" w:cs="Times New Roman"/>
          <w:b/>
          <w:sz w:val="21"/>
          <w:szCs w:val="21"/>
        </w:rPr>
        <w:t xml:space="preserve">Bewerbung um ein Praktikum </w:t>
      </w:r>
      <w:proofErr w:type="gramStart"/>
      <w:r w:rsidRPr="00815615">
        <w:rPr>
          <w:rFonts w:ascii="Georgia" w:hAnsi="Georgia" w:cs="Times New Roman"/>
          <w:b/>
          <w:sz w:val="21"/>
          <w:szCs w:val="21"/>
        </w:rPr>
        <w:t xml:space="preserve">im </w:t>
      </w:r>
      <w:r w:rsidR="00BD4B8E" w:rsidRPr="00815615">
        <w:rPr>
          <w:rFonts w:ascii="Georgia" w:hAnsi="Georgia" w:cs="Times New Roman"/>
          <w:b/>
          <w:sz w:val="21"/>
          <w:szCs w:val="21"/>
        </w:rPr>
        <w:t>Mergers</w:t>
      </w:r>
      <w:proofErr w:type="gramEnd"/>
      <w:r w:rsidR="00BD4B8E" w:rsidRPr="00815615">
        <w:rPr>
          <w:rFonts w:ascii="Georgia" w:hAnsi="Georgia" w:cs="Times New Roman"/>
          <w:b/>
          <w:sz w:val="21"/>
          <w:szCs w:val="21"/>
        </w:rPr>
        <w:t xml:space="preserve"> &amp; Acquisitions</w:t>
      </w:r>
    </w:p>
    <w:p w14:paraId="70A974D0" w14:textId="7A6300EA" w:rsidR="000A5AB8" w:rsidRPr="00815615" w:rsidRDefault="0041285C" w:rsidP="000A5AB8">
      <w:pPr>
        <w:spacing w:after="0"/>
        <w:rPr>
          <w:rFonts w:ascii="Georgia" w:hAnsi="Georgia" w:cs="Times New Roman"/>
          <w:b/>
          <w:sz w:val="21"/>
          <w:szCs w:val="21"/>
        </w:rPr>
      </w:pPr>
      <w:ins w:id="0" w:author="David Döbele" w:date="2023-11-28T20:47:00Z">
        <w:r>
          <w:rPr>
            <w:rFonts w:ascii="Georgia" w:hAnsi="Georgia" w:cs="Times New Roman"/>
            <w:b/>
            <w:sz w:val="21"/>
            <w:szCs w:val="21"/>
          </w:rPr>
          <w:br/>
        </w:r>
      </w:ins>
    </w:p>
    <w:p w14:paraId="61CDE0AD" w14:textId="2C529C56" w:rsidR="00034B68" w:rsidRPr="00815615" w:rsidDel="008E06F8" w:rsidRDefault="0099776A" w:rsidP="00D24736">
      <w:pPr>
        <w:spacing w:after="0"/>
        <w:jc w:val="both"/>
        <w:rPr>
          <w:del w:id="1" w:author="David Döbele" w:date="2023-11-28T20:44:00Z"/>
          <w:rFonts w:ascii="Georgia" w:hAnsi="Georgia" w:cs="Times New Roman"/>
          <w:sz w:val="21"/>
          <w:szCs w:val="21"/>
        </w:rPr>
      </w:pPr>
      <w:del w:id="2" w:author="David Döbele" w:date="2023-11-28T20:44:00Z">
        <w:r w:rsidRPr="00815615" w:rsidDel="008E06F8">
          <w:rPr>
            <w:rFonts w:ascii="Georgia" w:hAnsi="Georgia" w:cs="Times New Roman"/>
            <w:sz w:val="21"/>
            <w:szCs w:val="21"/>
          </w:rPr>
          <w:delText>Sehr geehrte Damen und Herren</w:delText>
        </w:r>
        <w:r w:rsidR="00E65B09" w:rsidRPr="00815615" w:rsidDel="008E06F8">
          <w:rPr>
            <w:rFonts w:ascii="Georgia" w:hAnsi="Georgia" w:cs="Times New Roman"/>
            <w:sz w:val="21"/>
            <w:szCs w:val="21"/>
          </w:rPr>
          <w:delText xml:space="preserve">, </w:delText>
        </w:r>
      </w:del>
    </w:p>
    <w:p w14:paraId="3F634125" w14:textId="77777777" w:rsidR="008E06F8" w:rsidRDefault="008E06F8" w:rsidP="008E06F8">
      <w:pPr>
        <w:spacing w:after="0"/>
        <w:jc w:val="both"/>
        <w:rPr>
          <w:ins w:id="3" w:author="David Döbele" w:date="2023-11-28T20:44:00Z"/>
          <w:rFonts w:ascii="Georgia" w:hAnsi="Georgia" w:cs="Times New Roman"/>
          <w:sz w:val="21"/>
          <w:szCs w:val="21"/>
        </w:rPr>
      </w:pPr>
      <w:ins w:id="4" w:author="David Döbele" w:date="2023-11-28T20:44:00Z">
        <w:r w:rsidRPr="007A373F">
          <w:rPr>
            <w:rFonts w:ascii="Georgia" w:hAnsi="Georgia" w:cs="Times New Roman"/>
            <w:sz w:val="21"/>
            <w:szCs w:val="21"/>
          </w:rPr>
          <w:t xml:space="preserve">Sehr geehrte Damen und Herren, </w:t>
        </w:r>
      </w:ins>
    </w:p>
    <w:p w14:paraId="5DC707D3" w14:textId="77777777" w:rsidR="008E06F8" w:rsidRDefault="008E06F8" w:rsidP="008E06F8">
      <w:pPr>
        <w:spacing w:after="0"/>
        <w:jc w:val="both"/>
        <w:rPr>
          <w:ins w:id="5" w:author="David Döbele" w:date="2023-11-28T20:44:00Z"/>
          <w:rFonts w:ascii="Georgia" w:hAnsi="Georgia" w:cs="Times New Roman"/>
          <w:sz w:val="21"/>
          <w:szCs w:val="21"/>
        </w:rPr>
      </w:pPr>
    </w:p>
    <w:p w14:paraId="37840C42" w14:textId="2C4A7B7B" w:rsidR="008E06F8" w:rsidRPr="007A373F" w:rsidRDefault="008E06F8" w:rsidP="008E06F8">
      <w:pPr>
        <w:spacing w:after="0"/>
        <w:jc w:val="both"/>
        <w:rPr>
          <w:ins w:id="6" w:author="David Döbele" w:date="2023-11-28T20:44:00Z"/>
          <w:rFonts w:ascii="Georgia" w:eastAsia="Times New Roman" w:hAnsi="Georgia" w:cs="Times New Roman"/>
          <w:color w:val="000000"/>
          <w:sz w:val="21"/>
          <w:szCs w:val="21"/>
          <w:lang w:eastAsia="de-DE"/>
        </w:rPr>
      </w:pPr>
      <w:ins w:id="7" w:author="David Döbele" w:date="2023-11-28T20:44:00Z">
        <w:r>
          <w:rPr>
            <w:rFonts w:ascii="Georgia" w:hAnsi="Georgia" w:cs="Times New Roman"/>
            <w:sz w:val="21"/>
            <w:szCs w:val="21"/>
          </w:rPr>
          <w:t>wenn ich durch meine bisherigen Tätigkeiten eine Sache gelernt habe, dann ist das die Folgende: Ich möchte später einmal in einem Job arbeiten, wo ich wirkliche Verantwortung trage und die Ergebnisse meiner Arbeit einen Unterschied machen. Aus diesem Grund habe ich mich vom ehemaligen Hauptschüler bis zum Universitäts-Studenten hochgekämpft und möchte mich nun auf eine Karriere i</w:t>
        </w:r>
      </w:ins>
      <w:ins w:id="8" w:author="David Döbele" w:date="2023-11-28T20:45:00Z">
        <w:r>
          <w:rPr>
            <w:rFonts w:ascii="Georgia" w:hAnsi="Georgia" w:cs="Times New Roman"/>
            <w:sz w:val="21"/>
            <w:szCs w:val="21"/>
          </w:rPr>
          <w:t xml:space="preserve">m M&amp;A </w:t>
        </w:r>
      </w:ins>
      <w:ins w:id="9" w:author="David Döbele" w:date="2023-11-28T20:44:00Z">
        <w:r>
          <w:rPr>
            <w:rFonts w:ascii="Georgia" w:hAnsi="Georgia" w:cs="Times New Roman"/>
            <w:sz w:val="21"/>
            <w:szCs w:val="21"/>
          </w:rPr>
          <w:t xml:space="preserve">vorbereiten. </w:t>
        </w:r>
      </w:ins>
      <w:ins w:id="10" w:author="David Döbele" w:date="2023-11-28T20:45:00Z">
        <w:r w:rsidRPr="008E06F8">
          <w:rPr>
            <w:rFonts w:ascii="Georgia" w:eastAsia="Times New Roman" w:hAnsi="Georgia" w:cs="Times New Roman"/>
            <w:color w:val="000000"/>
            <w:sz w:val="21"/>
            <w:szCs w:val="21"/>
            <w:lang w:eastAsia="de-DE"/>
          </w:rPr>
          <w:t xml:space="preserve">Dabei fasziniert mich die Kunst, den Mandanten beim Verkauf und der Übernahme bestmöglich und zielgerecht zu unterstützen, sodass langfristig ein Unternehmen an Umsatz gewinnt und der Wirtschaft </w:t>
        </w:r>
        <w:r w:rsidR="00E43AA1" w:rsidRPr="008E06F8">
          <w:rPr>
            <w:rFonts w:ascii="Georgia" w:eastAsia="Times New Roman" w:hAnsi="Georgia" w:cs="Times New Roman"/>
            <w:color w:val="000000"/>
            <w:sz w:val="21"/>
            <w:szCs w:val="21"/>
            <w:lang w:eastAsia="de-DE"/>
          </w:rPr>
          <w:t xml:space="preserve">zum </w:t>
        </w:r>
        <w:r w:rsidR="00E43AA1">
          <w:rPr>
            <w:rFonts w:ascii="Georgia" w:eastAsia="Times New Roman" w:hAnsi="Georgia" w:cs="Times New Roman"/>
            <w:color w:val="000000"/>
            <w:sz w:val="21"/>
            <w:szCs w:val="21"/>
            <w:lang w:eastAsia="de-DE"/>
          </w:rPr>
          <w:t>weiteren Wachstum</w:t>
        </w:r>
        <w:r w:rsidRPr="008E06F8">
          <w:rPr>
            <w:rFonts w:ascii="Georgia" w:eastAsia="Times New Roman" w:hAnsi="Georgia" w:cs="Times New Roman"/>
            <w:color w:val="000000"/>
            <w:sz w:val="21"/>
            <w:szCs w:val="21"/>
            <w:lang w:eastAsia="de-DE"/>
          </w:rPr>
          <w:t xml:space="preserve"> verhilft. </w:t>
        </w:r>
      </w:ins>
      <w:ins w:id="11" w:author="David Döbele" w:date="2023-11-28T20:44:00Z">
        <w:r>
          <w:rPr>
            <w:rFonts w:ascii="Georgia" w:eastAsia="Times New Roman" w:hAnsi="Georgia" w:cs="Times New Roman"/>
            <w:color w:val="000000"/>
            <w:sz w:val="21"/>
            <w:szCs w:val="21"/>
            <w:lang w:eastAsia="de-DE"/>
          </w:rPr>
          <w:t xml:space="preserve">Ich bin der festen Überzeugung, hier mein hohes wirtschaftliches Interesse optimal mit einem Job von wirklicher Relevanz verbinden zu können. </w:t>
        </w:r>
        <w:r w:rsidRPr="007A373F">
          <w:rPr>
            <w:rFonts w:ascii="Georgia" w:eastAsia="Times New Roman" w:hAnsi="Georgia" w:cs="Times New Roman"/>
            <w:color w:val="000000"/>
            <w:sz w:val="21"/>
            <w:szCs w:val="21"/>
            <w:lang w:eastAsia="de-DE"/>
          </w:rPr>
          <w:t>Daher möchte ich in Ihrem Unternehmen ein dreimonatiges Praktikum vom 01.08.2024 bis zum 01.11.2024 in Ihrem Büro in Frankfurt am Main absolvieren.</w:t>
        </w:r>
      </w:ins>
    </w:p>
    <w:p w14:paraId="433CF1AE" w14:textId="68B58868" w:rsidR="00E65B09" w:rsidRPr="00815615" w:rsidDel="00DA3C8A" w:rsidRDefault="008E06F8" w:rsidP="00DA3C8A">
      <w:pPr>
        <w:spacing w:before="100" w:beforeAutospacing="1" w:after="100" w:afterAutospacing="1" w:line="240" w:lineRule="auto"/>
        <w:jc w:val="both"/>
        <w:rPr>
          <w:del w:id="12" w:author="David Döbele" w:date="2023-11-28T20:46:00Z"/>
          <w:rFonts w:ascii="Georgia" w:hAnsi="Georgia" w:cs="Times New Roman"/>
          <w:sz w:val="21"/>
          <w:szCs w:val="21"/>
        </w:rPr>
        <w:pPrChange w:id="13" w:author="David Döbele" w:date="2023-11-28T20:46:00Z">
          <w:pPr>
            <w:spacing w:after="0"/>
            <w:jc w:val="both"/>
          </w:pPr>
        </w:pPrChange>
      </w:pPr>
      <w:ins w:id="14" w:author="David Döbele" w:date="2023-11-28T20:44:00Z">
        <w:r w:rsidRPr="007A373F">
          <w:rPr>
            <w:rFonts w:ascii="Georgia" w:eastAsia="Times New Roman" w:hAnsi="Georgia" w:cs="Times New Roman"/>
            <w:color w:val="000000"/>
            <w:sz w:val="21"/>
            <w:szCs w:val="21"/>
            <w:lang w:eastAsia="de-DE"/>
          </w:rPr>
          <w:t>Bereits in meiner Schulzeit bewies ich, dass Motivation, Disziplin und Eigeninitiative der Schlüssel zum Erfolg sind</w:t>
        </w:r>
        <w:r>
          <w:rPr>
            <w:rFonts w:ascii="Georgia" w:eastAsia="Times New Roman" w:hAnsi="Georgia" w:cs="Times New Roman"/>
            <w:color w:val="000000"/>
            <w:sz w:val="21"/>
            <w:szCs w:val="21"/>
            <w:lang w:eastAsia="de-DE"/>
          </w:rPr>
          <w:t xml:space="preserve"> – nur aus diesem Grund habe ich es als Erstakademiker bis zum Studenten geschafft</w:t>
        </w:r>
        <w:r w:rsidRPr="007A373F">
          <w:rPr>
            <w:rFonts w:ascii="Georgia" w:eastAsia="Times New Roman" w:hAnsi="Georgia" w:cs="Times New Roman"/>
            <w:color w:val="000000"/>
            <w:sz w:val="21"/>
            <w:szCs w:val="21"/>
            <w:lang w:eastAsia="de-DE"/>
          </w:rPr>
          <w:t>. Diese Motivation, die mich antrieb, stets meine Ziele weiterzuverfolgen, resultiert aus der jahrelangen Ausübung von Kampfsport, den ich als Jugendlicher betrieben habe. Meinen Trainern war es wichtig, im Unterricht neben der körperlichen Ertüchtigung uns auch mental zu trainieren. Dies hatte den Effekt, dass mein Selbstbewusstsein auf allen Ebenen maßgeblich gestärkt wurde, sodass ich meine Ziele und Grenzen kontinuierlich mit Bravour meisterte und neu setzte</w:t>
        </w:r>
        <w:r>
          <w:rPr>
            <w:rFonts w:ascii="Georgia" w:eastAsia="Times New Roman" w:hAnsi="Georgia" w:cs="Times New Roman"/>
            <w:color w:val="000000"/>
            <w:sz w:val="21"/>
            <w:szCs w:val="21"/>
            <w:lang w:eastAsia="de-DE"/>
          </w:rPr>
          <w:t xml:space="preserve"> – </w:t>
        </w:r>
        <w:r w:rsidRPr="007A373F">
          <w:rPr>
            <w:rFonts w:ascii="Georgia" w:eastAsia="Times New Roman" w:hAnsi="Georgia" w:cs="Times New Roman"/>
            <w:color w:val="000000"/>
            <w:sz w:val="21"/>
            <w:szCs w:val="21"/>
            <w:lang w:eastAsia="de-DE"/>
          </w:rPr>
          <w:t xml:space="preserve">sowohl im </w:t>
        </w:r>
        <w:proofErr w:type="gramStart"/>
        <w:r w:rsidRPr="007A373F">
          <w:rPr>
            <w:rFonts w:ascii="Georgia" w:eastAsia="Times New Roman" w:hAnsi="Georgia" w:cs="Times New Roman"/>
            <w:color w:val="000000"/>
            <w:sz w:val="21"/>
            <w:szCs w:val="21"/>
            <w:lang w:eastAsia="de-DE"/>
          </w:rPr>
          <w:t>Sport</w:t>
        </w:r>
        <w:r>
          <w:rPr>
            <w:rFonts w:ascii="Georgia" w:eastAsia="Times New Roman" w:hAnsi="Georgia" w:cs="Times New Roman"/>
            <w:color w:val="000000"/>
            <w:sz w:val="21"/>
            <w:szCs w:val="21"/>
            <w:lang w:eastAsia="de-DE"/>
          </w:rPr>
          <w:t>,</w:t>
        </w:r>
        <w:proofErr w:type="gramEnd"/>
        <w:r w:rsidRPr="007A373F">
          <w:rPr>
            <w:rFonts w:ascii="Georgia" w:eastAsia="Times New Roman" w:hAnsi="Georgia" w:cs="Times New Roman"/>
            <w:color w:val="000000"/>
            <w:sz w:val="21"/>
            <w:szCs w:val="21"/>
            <w:lang w:eastAsia="de-DE"/>
          </w:rPr>
          <w:t xml:space="preserve"> als auch im Privatleben. </w:t>
        </w:r>
        <w:r>
          <w:rPr>
            <w:rFonts w:ascii="Georgia" w:eastAsia="Times New Roman" w:hAnsi="Georgia" w:cs="Times New Roman"/>
            <w:color w:val="000000"/>
            <w:sz w:val="21"/>
            <w:szCs w:val="21"/>
            <w:lang w:eastAsia="de-DE"/>
          </w:rPr>
          <w:t xml:space="preserve">Ich habe für mich realisiert, dass ich die Extrameile gehen muss, um meine Ziele zu erreichen – und bin mehr als bereit, das in meiner Karriere ebenfalls zu tun. </w:t>
        </w:r>
        <w:r w:rsidRPr="007A373F">
          <w:rPr>
            <w:rFonts w:ascii="Georgia" w:eastAsia="Times New Roman" w:hAnsi="Georgia" w:cs="Times New Roman"/>
            <w:color w:val="000000"/>
            <w:sz w:val="21"/>
            <w:szCs w:val="21"/>
            <w:lang w:eastAsia="de-DE"/>
          </w:rPr>
          <w:t>Durch meinen respektvollen Umgang sowie meine Belastbarkeit und die Kunst, auch in stressigen Situationen stets ordnungsgemäß meine Aufgaben verrichten zu können, bin ich der festen Überzeugung, dass</w:t>
        </w:r>
        <w:r>
          <w:rPr>
            <w:rFonts w:ascii="Georgia" w:eastAsia="Times New Roman" w:hAnsi="Georgia" w:cs="Times New Roman"/>
            <w:color w:val="000000"/>
            <w:sz w:val="21"/>
            <w:szCs w:val="21"/>
            <w:lang w:eastAsia="de-DE"/>
          </w:rPr>
          <w:t xml:space="preserve"> ich meinem geplanten Praktikum i</w:t>
        </w:r>
      </w:ins>
      <w:ins w:id="15" w:author="David Döbele" w:date="2023-11-28T20:46:00Z">
        <w:r w:rsidR="00DA3C8A">
          <w:rPr>
            <w:rFonts w:ascii="Georgia" w:eastAsia="Times New Roman" w:hAnsi="Georgia" w:cs="Times New Roman"/>
            <w:color w:val="000000"/>
            <w:sz w:val="21"/>
            <w:szCs w:val="21"/>
            <w:lang w:eastAsia="de-DE"/>
          </w:rPr>
          <w:t xml:space="preserve">m M&amp;A </w:t>
        </w:r>
      </w:ins>
      <w:ins w:id="16" w:author="David Döbele" w:date="2023-11-28T20:44:00Z">
        <w:r>
          <w:rPr>
            <w:rFonts w:ascii="Georgia" w:eastAsia="Times New Roman" w:hAnsi="Georgia" w:cs="Times New Roman"/>
            <w:color w:val="000000"/>
            <w:sz w:val="21"/>
            <w:szCs w:val="21"/>
            <w:lang w:eastAsia="de-DE"/>
          </w:rPr>
          <w:t xml:space="preserve">sehr gute Ergebnisse erzielen werde. </w:t>
        </w:r>
      </w:ins>
    </w:p>
    <w:p w14:paraId="24B52061" w14:textId="3A3DBB96" w:rsidR="00815615" w:rsidRPr="00122077" w:rsidDel="00DA3C8A" w:rsidRDefault="00815615" w:rsidP="00DA3C8A">
      <w:pPr>
        <w:spacing w:before="100" w:beforeAutospacing="1" w:after="100" w:afterAutospacing="1" w:line="240" w:lineRule="auto"/>
        <w:jc w:val="both"/>
        <w:rPr>
          <w:del w:id="17" w:author="David Döbele" w:date="2023-11-28T20:46:00Z"/>
          <w:rFonts w:ascii="Georgia" w:eastAsia="Times New Roman" w:hAnsi="Georgia" w:cs="Times New Roman"/>
          <w:color w:val="000000"/>
          <w:sz w:val="21"/>
          <w:szCs w:val="21"/>
          <w:lang w:eastAsia="de-DE"/>
        </w:rPr>
        <w:pPrChange w:id="18" w:author="David Döbele" w:date="2023-11-28T20:46:00Z">
          <w:pPr>
            <w:spacing w:before="100" w:beforeAutospacing="1" w:after="100" w:afterAutospacing="1" w:line="240" w:lineRule="auto"/>
            <w:jc w:val="both"/>
          </w:pPr>
        </w:pPrChange>
      </w:pPr>
      <w:del w:id="19" w:author="David Döbele" w:date="2023-11-28T20:46:00Z">
        <w:r w:rsidRPr="00122077" w:rsidDel="00DA3C8A">
          <w:rPr>
            <w:rFonts w:ascii="Georgia" w:eastAsia="Times New Roman" w:hAnsi="Georgia" w:cs="Times New Roman"/>
            <w:color w:val="000000"/>
            <w:sz w:val="21"/>
            <w:szCs w:val="21"/>
            <w:lang w:eastAsia="de-DE"/>
          </w:rPr>
          <w:delText>seit meiner Jugend befasse ich mich leidenschaftlich mit der Politik. Besonders interessieren mich aktuelle Themen wie Bildung, Sicherheit und Digitalisierung im Land sowie globale Ereignisse, wie Kriegsausbrüche und Umweltkatastrophen. In der Zeit meiner Fachhochschulreife entwickelte ich neben den genannten Themen auch ein Interesse an der Wirtschaft. Dieses wurde geweckt durch die aktuelle Inflation, die hohen Energiekosten und das Steigen der Zinsen. Auch der große Hype um Kryptowährungen stärkte mein Interesse diesbezüglich. So kam ich im Laufe des Jahres zum Entschluss, meine berufliche Karriere im Finanzsektor voranzutreiben. Besonders interessant finde ich die Tätigkeiten eines Mergers &amp; Acquisitions-Beraters im Investment Banking. Dabei fasziniert mich die Kunst, den Mandanten beim Verkauf und der Übernahme bestmöglich und zielgerecht zu unterstützen, sodass langfristig ein Unternehmen an Umsatz gewinnt und der Wirtschaft zum glorreichen Wachstum verhilft. Daher möchte ich in Ihrem Unternehmen ein dreimonatiges Praktikum vom 01.08.2024 bis 01.11.2024 in Ihrem Büro in Frankfurt am Main absolvieren.</w:delText>
        </w:r>
      </w:del>
    </w:p>
    <w:p w14:paraId="53A7DC57" w14:textId="0838A231" w:rsidR="00815615" w:rsidRPr="00122077" w:rsidDel="00DA3C8A" w:rsidRDefault="00815615" w:rsidP="00DA3C8A">
      <w:pPr>
        <w:spacing w:before="100" w:beforeAutospacing="1" w:after="100" w:afterAutospacing="1" w:line="240" w:lineRule="auto"/>
        <w:jc w:val="both"/>
        <w:rPr>
          <w:del w:id="20" w:author="David Döbele" w:date="2023-11-28T20:46:00Z"/>
          <w:rFonts w:ascii="Georgia" w:eastAsia="Times New Roman" w:hAnsi="Georgia" w:cs="Times New Roman"/>
          <w:color w:val="000000"/>
          <w:sz w:val="21"/>
          <w:szCs w:val="21"/>
          <w:lang w:eastAsia="de-DE"/>
        </w:rPr>
      </w:pPr>
      <w:del w:id="21" w:author="David Döbele" w:date="2023-11-28T20:46:00Z">
        <w:r w:rsidRPr="00122077" w:rsidDel="00DA3C8A">
          <w:rPr>
            <w:rFonts w:ascii="Georgia" w:eastAsia="Times New Roman" w:hAnsi="Georgia" w:cs="Times New Roman"/>
            <w:color w:val="000000"/>
            <w:sz w:val="21"/>
            <w:szCs w:val="21"/>
            <w:lang w:eastAsia="de-DE"/>
          </w:rPr>
          <w:delText>Bereits in meiner Schulzeit bewies ich, dass Motivation, Disziplin und Eigeninitiative der Schlüssel zum Erfolg sind. So habe ich mich von einem ehemaligen Hauptschulabsolventen mit Fleiß und Disziplin bis zur Fachhochschulreife hochgearbeitet. Diese Motivation, die mich antrieb, stets meine Ziele zu erreichen, resultiert aus der jahrelangen Ausübung von Kampfsport, den ich als Jugendlicher betrieben habe. Meinen Trainern war es wichtig, im Unterricht neben der körperlichen Ertüchtigung auch jeden Teilnehmer mental zu trainieren. Dies hatte den Effekt, dass sich mein Selbstbewusstsein auf allen Ebenen maßgeblich stark veränderte, sodass ich kontinuierlich meine Ziele mit Bravour meisterte – sowohl im Sport als auch im Privatleben. Durch meinen respektvollen Umgang sowie meine Belastbarkeit und die Kunst, auch in stressigen Situationen stets ordnungsgemäß meine Aufgaben verrichten zu können, bin ich der festen Überzeugung, dass ich ein optimaler Kandidat für ein Praktikum in Ihrem Unternehmen bin.</w:delText>
        </w:r>
      </w:del>
    </w:p>
    <w:p w14:paraId="2FCDA103" w14:textId="77777777" w:rsidR="00815615" w:rsidDel="00DA3C8A" w:rsidRDefault="00815615" w:rsidP="00815615">
      <w:pPr>
        <w:spacing w:before="100" w:beforeAutospacing="1" w:after="100" w:afterAutospacing="1" w:line="240" w:lineRule="auto"/>
        <w:jc w:val="both"/>
        <w:rPr>
          <w:del w:id="22" w:author="David Döbele" w:date="2023-11-28T20:46:00Z"/>
          <w:rFonts w:ascii="Georgia" w:eastAsia="Times New Roman" w:hAnsi="Georgia" w:cs="Times New Roman"/>
          <w:color w:val="000000"/>
          <w:sz w:val="21"/>
          <w:szCs w:val="21"/>
          <w:lang w:eastAsia="de-DE"/>
        </w:rPr>
      </w:pPr>
    </w:p>
    <w:p w14:paraId="7E9D6CF4" w14:textId="77777777" w:rsidR="00815615" w:rsidRDefault="00815615" w:rsidP="00815615">
      <w:pPr>
        <w:spacing w:before="100" w:beforeAutospacing="1" w:after="100" w:afterAutospacing="1" w:line="240" w:lineRule="auto"/>
        <w:jc w:val="both"/>
        <w:rPr>
          <w:rFonts w:ascii="Georgia" w:eastAsia="Times New Roman" w:hAnsi="Georgia" w:cs="Times New Roman"/>
          <w:color w:val="000000"/>
          <w:sz w:val="21"/>
          <w:szCs w:val="21"/>
          <w:lang w:eastAsia="de-DE"/>
        </w:rPr>
      </w:pPr>
    </w:p>
    <w:p w14:paraId="69BCCACC" w14:textId="297EC021" w:rsidR="00815615" w:rsidRPr="00122077" w:rsidRDefault="00815615" w:rsidP="00122077">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[Dritter Absatz...]</w:t>
      </w:r>
    </w:p>
    <w:p w14:paraId="0ABCE21C" w14:textId="77777777" w:rsidR="00815615" w:rsidRPr="00122077" w:rsidDel="005C27A4" w:rsidRDefault="00815615" w:rsidP="00122077">
      <w:pPr>
        <w:spacing w:before="100" w:beforeAutospacing="1" w:after="100" w:afterAutospacing="1" w:line="240" w:lineRule="auto"/>
        <w:jc w:val="both"/>
        <w:rPr>
          <w:del w:id="23" w:author="David Döbele" w:date="2023-11-28T20:47:00Z"/>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 xml:space="preserve">Von dem Praktikum </w:t>
      </w:r>
      <w:proofErr w:type="gramStart"/>
      <w:r w:rsidRPr="00122077">
        <w:rPr>
          <w:rFonts w:ascii="Georgia" w:eastAsia="Times New Roman" w:hAnsi="Georgia" w:cs="Times New Roman"/>
          <w:color w:val="000000"/>
          <w:sz w:val="21"/>
          <w:szCs w:val="21"/>
          <w:lang w:eastAsia="de-DE"/>
        </w:rPr>
        <w:t>im Mergers</w:t>
      </w:r>
      <w:proofErr w:type="gramEnd"/>
      <w:r w:rsidRPr="00122077">
        <w:rPr>
          <w:rFonts w:ascii="Georgia" w:eastAsia="Times New Roman" w:hAnsi="Georgia" w:cs="Times New Roman"/>
          <w:color w:val="000000"/>
          <w:sz w:val="21"/>
          <w:szCs w:val="21"/>
          <w:lang w:eastAsia="de-DE"/>
        </w:rPr>
        <w:t xml:space="preserve"> &amp; Acquisitions erhoffe ich mir eine steile Lernkurve sowie die Möglichkeit, meine eigenen Ideen und bisherigen Erfahrungen in Ihrem Unternehmen einbringen zu können. Ich bin überzeugt, dass ich durch mein starkes Interesse an der Tätigkeit als M&amp;A-Berater sowie meine Disziplin und Lernbereitschaft eine Bereicherung für Ihr Unternehmen sein werde. Daher würde ich mich sehr darüber freuen, Sie auch in einem persönlichen Gespräch von mir überzeugen zu dürfen.</w:t>
      </w:r>
    </w:p>
    <w:p w14:paraId="11B49693" w14:textId="3DE53F14" w:rsidR="00E65B09" w:rsidRPr="00815615" w:rsidRDefault="00E65B09" w:rsidP="005C27A4">
      <w:pPr>
        <w:spacing w:before="100" w:beforeAutospacing="1" w:after="100" w:afterAutospacing="1" w:line="240" w:lineRule="auto"/>
        <w:jc w:val="both"/>
        <w:rPr>
          <w:rFonts w:ascii="Georgia" w:hAnsi="Georgia" w:cs="Times New Roman"/>
          <w:sz w:val="21"/>
          <w:szCs w:val="21"/>
        </w:rPr>
        <w:pPrChange w:id="24" w:author="David Döbele" w:date="2023-11-28T20:47:00Z">
          <w:pPr>
            <w:spacing w:after="0"/>
            <w:jc w:val="both"/>
          </w:pPr>
        </w:pPrChange>
      </w:pPr>
    </w:p>
    <w:p w14:paraId="4459D038" w14:textId="3B123168" w:rsidR="00E65B09" w:rsidRPr="00815615" w:rsidRDefault="00F17D24" w:rsidP="00815615">
      <w:pPr>
        <w:spacing w:after="0"/>
        <w:jc w:val="both"/>
        <w:rPr>
          <w:rFonts w:ascii="Georgia" w:hAnsi="Georgia" w:cs="Times New Roman"/>
          <w:sz w:val="21"/>
          <w:szCs w:val="21"/>
        </w:rPr>
      </w:pPr>
      <w:r w:rsidRPr="00815615">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815615">
        <w:rPr>
          <w:rFonts w:ascii="Georgia" w:hAnsi="Georgia" w:cs="Times New Roman"/>
          <w:sz w:val="21"/>
          <w:szCs w:val="21"/>
        </w:rPr>
        <w:t>Mit freundlichen Grüßen</w:t>
      </w:r>
    </w:p>
    <w:p w14:paraId="79E4F192" w14:textId="77777777" w:rsidR="00F17D24" w:rsidRPr="00D24736" w:rsidRDefault="00F17D24" w:rsidP="00815615">
      <w:pPr>
        <w:spacing w:after="0"/>
        <w:jc w:val="both"/>
        <w:rPr>
          <w:rFonts w:ascii="Georgia" w:hAnsi="Georgia" w:cs="Times New Roman"/>
          <w:sz w:val="21"/>
          <w:szCs w:val="21"/>
        </w:rPr>
      </w:pPr>
    </w:p>
    <w:p w14:paraId="3BDB02BA" w14:textId="2F763CC3"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A154E"/>
    <w:rsid w:val="000A5AB8"/>
    <w:rsid w:val="000A6678"/>
    <w:rsid w:val="000A7DEB"/>
    <w:rsid w:val="000C55DE"/>
    <w:rsid w:val="000F371C"/>
    <w:rsid w:val="001052F5"/>
    <w:rsid w:val="00107C97"/>
    <w:rsid w:val="00117F83"/>
    <w:rsid w:val="00122077"/>
    <w:rsid w:val="00146C8E"/>
    <w:rsid w:val="00152DF9"/>
    <w:rsid w:val="00156A98"/>
    <w:rsid w:val="001604EF"/>
    <w:rsid w:val="00160B17"/>
    <w:rsid w:val="001669DB"/>
    <w:rsid w:val="00171D11"/>
    <w:rsid w:val="001819B1"/>
    <w:rsid w:val="001819E3"/>
    <w:rsid w:val="001A4522"/>
    <w:rsid w:val="001C17FC"/>
    <w:rsid w:val="001C7ACE"/>
    <w:rsid w:val="001D079A"/>
    <w:rsid w:val="001D2637"/>
    <w:rsid w:val="001D7A08"/>
    <w:rsid w:val="001E0088"/>
    <w:rsid w:val="001E0903"/>
    <w:rsid w:val="001E1EE7"/>
    <w:rsid w:val="002042CB"/>
    <w:rsid w:val="002062F6"/>
    <w:rsid w:val="00212042"/>
    <w:rsid w:val="002213EE"/>
    <w:rsid w:val="00223800"/>
    <w:rsid w:val="00232B7E"/>
    <w:rsid w:val="0023683A"/>
    <w:rsid w:val="002467A0"/>
    <w:rsid w:val="0025178C"/>
    <w:rsid w:val="002536DC"/>
    <w:rsid w:val="00255EC1"/>
    <w:rsid w:val="00257D2A"/>
    <w:rsid w:val="002627D2"/>
    <w:rsid w:val="00264191"/>
    <w:rsid w:val="0027047C"/>
    <w:rsid w:val="002708C2"/>
    <w:rsid w:val="0027374F"/>
    <w:rsid w:val="00274324"/>
    <w:rsid w:val="00276EC7"/>
    <w:rsid w:val="002A5B9F"/>
    <w:rsid w:val="002A7D03"/>
    <w:rsid w:val="002B2AEF"/>
    <w:rsid w:val="002B4E45"/>
    <w:rsid w:val="002B605C"/>
    <w:rsid w:val="002D309E"/>
    <w:rsid w:val="002D594E"/>
    <w:rsid w:val="002E39B8"/>
    <w:rsid w:val="002F51FA"/>
    <w:rsid w:val="00311A15"/>
    <w:rsid w:val="003250EA"/>
    <w:rsid w:val="003421B1"/>
    <w:rsid w:val="00345F09"/>
    <w:rsid w:val="00375D2D"/>
    <w:rsid w:val="003811BC"/>
    <w:rsid w:val="0038671F"/>
    <w:rsid w:val="003924BF"/>
    <w:rsid w:val="003947A8"/>
    <w:rsid w:val="0039559E"/>
    <w:rsid w:val="003C428E"/>
    <w:rsid w:val="003D464F"/>
    <w:rsid w:val="003D5D1E"/>
    <w:rsid w:val="003E1341"/>
    <w:rsid w:val="003F3290"/>
    <w:rsid w:val="003F688C"/>
    <w:rsid w:val="004059D2"/>
    <w:rsid w:val="0041285C"/>
    <w:rsid w:val="00415608"/>
    <w:rsid w:val="00416D7D"/>
    <w:rsid w:val="00424CAF"/>
    <w:rsid w:val="00434D23"/>
    <w:rsid w:val="004403CB"/>
    <w:rsid w:val="00453C2F"/>
    <w:rsid w:val="00454C0B"/>
    <w:rsid w:val="0046226E"/>
    <w:rsid w:val="00466188"/>
    <w:rsid w:val="00474FC2"/>
    <w:rsid w:val="00492923"/>
    <w:rsid w:val="004A0C12"/>
    <w:rsid w:val="004A1501"/>
    <w:rsid w:val="004A615C"/>
    <w:rsid w:val="004B4510"/>
    <w:rsid w:val="004C156C"/>
    <w:rsid w:val="004C174A"/>
    <w:rsid w:val="00500EFA"/>
    <w:rsid w:val="00503038"/>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27A4"/>
    <w:rsid w:val="005C55F7"/>
    <w:rsid w:val="005D7D49"/>
    <w:rsid w:val="005E00BC"/>
    <w:rsid w:val="005E63B8"/>
    <w:rsid w:val="005F350B"/>
    <w:rsid w:val="00603752"/>
    <w:rsid w:val="006232B4"/>
    <w:rsid w:val="00632F05"/>
    <w:rsid w:val="0063723B"/>
    <w:rsid w:val="00647413"/>
    <w:rsid w:val="006502BE"/>
    <w:rsid w:val="00686FF0"/>
    <w:rsid w:val="006A7895"/>
    <w:rsid w:val="006B2ACF"/>
    <w:rsid w:val="006B302C"/>
    <w:rsid w:val="006C2269"/>
    <w:rsid w:val="006D2592"/>
    <w:rsid w:val="006F43E3"/>
    <w:rsid w:val="006F58EC"/>
    <w:rsid w:val="00706233"/>
    <w:rsid w:val="007251EA"/>
    <w:rsid w:val="007340D7"/>
    <w:rsid w:val="007472BD"/>
    <w:rsid w:val="00755A3D"/>
    <w:rsid w:val="007675B1"/>
    <w:rsid w:val="007814F8"/>
    <w:rsid w:val="00797DBA"/>
    <w:rsid w:val="00797EF1"/>
    <w:rsid w:val="007A3246"/>
    <w:rsid w:val="007A64C5"/>
    <w:rsid w:val="007A719D"/>
    <w:rsid w:val="007B1B2B"/>
    <w:rsid w:val="007B2209"/>
    <w:rsid w:val="007B31D7"/>
    <w:rsid w:val="007C297E"/>
    <w:rsid w:val="007C59D2"/>
    <w:rsid w:val="007E23A0"/>
    <w:rsid w:val="007E4326"/>
    <w:rsid w:val="007F0344"/>
    <w:rsid w:val="007F2A50"/>
    <w:rsid w:val="007F7EA0"/>
    <w:rsid w:val="008049F7"/>
    <w:rsid w:val="00807293"/>
    <w:rsid w:val="00815615"/>
    <w:rsid w:val="0082773D"/>
    <w:rsid w:val="00827AD1"/>
    <w:rsid w:val="0083750F"/>
    <w:rsid w:val="0084100C"/>
    <w:rsid w:val="008428CF"/>
    <w:rsid w:val="00847131"/>
    <w:rsid w:val="0085213A"/>
    <w:rsid w:val="008565FD"/>
    <w:rsid w:val="00857C6F"/>
    <w:rsid w:val="008657E3"/>
    <w:rsid w:val="00866814"/>
    <w:rsid w:val="00867CED"/>
    <w:rsid w:val="00874503"/>
    <w:rsid w:val="00875CAF"/>
    <w:rsid w:val="0087669B"/>
    <w:rsid w:val="00883B55"/>
    <w:rsid w:val="0089337A"/>
    <w:rsid w:val="00896838"/>
    <w:rsid w:val="008A248F"/>
    <w:rsid w:val="008B402E"/>
    <w:rsid w:val="008C27C1"/>
    <w:rsid w:val="008C32D0"/>
    <w:rsid w:val="008D6664"/>
    <w:rsid w:val="008D7CDB"/>
    <w:rsid w:val="008E06F8"/>
    <w:rsid w:val="008E100E"/>
    <w:rsid w:val="008E4BA9"/>
    <w:rsid w:val="008E7A27"/>
    <w:rsid w:val="008E7D17"/>
    <w:rsid w:val="00901605"/>
    <w:rsid w:val="00906DFF"/>
    <w:rsid w:val="0091354F"/>
    <w:rsid w:val="00954BE6"/>
    <w:rsid w:val="00963F5A"/>
    <w:rsid w:val="0096670F"/>
    <w:rsid w:val="00991E04"/>
    <w:rsid w:val="00992474"/>
    <w:rsid w:val="0099776A"/>
    <w:rsid w:val="009A256E"/>
    <w:rsid w:val="009D07DC"/>
    <w:rsid w:val="009D3BBF"/>
    <w:rsid w:val="009D648C"/>
    <w:rsid w:val="009E3812"/>
    <w:rsid w:val="009F3855"/>
    <w:rsid w:val="009F46A7"/>
    <w:rsid w:val="00A1282E"/>
    <w:rsid w:val="00A14247"/>
    <w:rsid w:val="00A346CA"/>
    <w:rsid w:val="00A40D57"/>
    <w:rsid w:val="00A44493"/>
    <w:rsid w:val="00A44E08"/>
    <w:rsid w:val="00A53760"/>
    <w:rsid w:val="00A66944"/>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339B8"/>
    <w:rsid w:val="00B346A7"/>
    <w:rsid w:val="00B43970"/>
    <w:rsid w:val="00B44305"/>
    <w:rsid w:val="00B45427"/>
    <w:rsid w:val="00B50A34"/>
    <w:rsid w:val="00B54C38"/>
    <w:rsid w:val="00B5613E"/>
    <w:rsid w:val="00B57CB1"/>
    <w:rsid w:val="00B63ECE"/>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54808"/>
    <w:rsid w:val="00C6717B"/>
    <w:rsid w:val="00C71380"/>
    <w:rsid w:val="00C72E6E"/>
    <w:rsid w:val="00C77588"/>
    <w:rsid w:val="00C9003C"/>
    <w:rsid w:val="00C9438B"/>
    <w:rsid w:val="00C96A57"/>
    <w:rsid w:val="00C97ECA"/>
    <w:rsid w:val="00CA1160"/>
    <w:rsid w:val="00CA702E"/>
    <w:rsid w:val="00CA7350"/>
    <w:rsid w:val="00CB1CC5"/>
    <w:rsid w:val="00CB45AA"/>
    <w:rsid w:val="00CB639D"/>
    <w:rsid w:val="00CD51E6"/>
    <w:rsid w:val="00CE433B"/>
    <w:rsid w:val="00D24736"/>
    <w:rsid w:val="00D30CEA"/>
    <w:rsid w:val="00D71D8E"/>
    <w:rsid w:val="00D9281A"/>
    <w:rsid w:val="00DA3404"/>
    <w:rsid w:val="00DA3C8A"/>
    <w:rsid w:val="00DA524B"/>
    <w:rsid w:val="00DB1DD7"/>
    <w:rsid w:val="00DB471D"/>
    <w:rsid w:val="00DB7513"/>
    <w:rsid w:val="00DD1863"/>
    <w:rsid w:val="00DD3349"/>
    <w:rsid w:val="00DD54E1"/>
    <w:rsid w:val="00DD6747"/>
    <w:rsid w:val="00DE1FBC"/>
    <w:rsid w:val="00DE5C3D"/>
    <w:rsid w:val="00DF2655"/>
    <w:rsid w:val="00E02500"/>
    <w:rsid w:val="00E1067D"/>
    <w:rsid w:val="00E12ED8"/>
    <w:rsid w:val="00E162C9"/>
    <w:rsid w:val="00E3005D"/>
    <w:rsid w:val="00E30491"/>
    <w:rsid w:val="00E43AA1"/>
    <w:rsid w:val="00E473ED"/>
    <w:rsid w:val="00E47DAF"/>
    <w:rsid w:val="00E573BB"/>
    <w:rsid w:val="00E62550"/>
    <w:rsid w:val="00E65B09"/>
    <w:rsid w:val="00E83116"/>
    <w:rsid w:val="00E914E5"/>
    <w:rsid w:val="00E91B86"/>
    <w:rsid w:val="00E96D3D"/>
    <w:rsid w:val="00EA6CEC"/>
    <w:rsid w:val="00EA7AC2"/>
    <w:rsid w:val="00EC000C"/>
    <w:rsid w:val="00EF2FD5"/>
    <w:rsid w:val="00F00346"/>
    <w:rsid w:val="00F00B3A"/>
    <w:rsid w:val="00F11473"/>
    <w:rsid w:val="00F17D24"/>
    <w:rsid w:val="00F253C5"/>
    <w:rsid w:val="00F270C0"/>
    <w:rsid w:val="00F30624"/>
    <w:rsid w:val="00F4717F"/>
    <w:rsid w:val="00F47372"/>
    <w:rsid w:val="00F5301B"/>
    <w:rsid w:val="00F55CE3"/>
    <w:rsid w:val="00F71B1A"/>
    <w:rsid w:val="00F74175"/>
    <w:rsid w:val="00F77F13"/>
    <w:rsid w:val="00F90E29"/>
    <w:rsid w:val="00F92A04"/>
    <w:rsid w:val="00FA191A"/>
    <w:rsid w:val="00FA4972"/>
    <w:rsid w:val="00FA5291"/>
    <w:rsid w:val="00FC7D49"/>
    <w:rsid w:val="00FD7864"/>
    <w:rsid w:val="00FF00E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247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37366291">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51440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558">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691</Words>
  <Characters>4359</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10</cp:revision>
  <dcterms:created xsi:type="dcterms:W3CDTF">2023-11-28T12:55:00Z</dcterms:created>
  <dcterms:modified xsi:type="dcterms:W3CDTF">2023-11-28T19:47:00Z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