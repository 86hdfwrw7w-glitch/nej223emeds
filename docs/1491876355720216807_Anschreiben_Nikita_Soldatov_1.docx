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0EFB" w14:textId="77777777" w:rsidR="00843ACF" w:rsidRPr="009669D3" w:rsidRDefault="00843ACF" w:rsidP="00DC4B34">
      <w:pPr>
        <w:spacing w:after="0" w:line="240" w:lineRule="auto"/>
        <w:jc w:val="right"/>
        <w:rPr>
          <w:rFonts w:ascii="Times New Roman" w:hAnsi="Times New Roman" w:cs="Times New Roman"/>
          <w:sz w:val="20"/>
          <w:szCs w:val="20"/>
        </w:rPr>
      </w:pPr>
      <w:r w:rsidRPr="009669D3">
        <w:rPr>
          <w:rFonts w:ascii="Times New Roman" w:hAnsi="Times New Roman" w:cs="Times New Roman"/>
          <w:sz w:val="20"/>
          <w:szCs w:val="20"/>
        </w:rPr>
        <w:t>Nikita Soldatov</w:t>
      </w:r>
    </w:p>
    <w:p w14:paraId="7E59A66B" w14:textId="77777777" w:rsidR="00843ACF" w:rsidRPr="009669D3" w:rsidRDefault="00843ACF" w:rsidP="00DC4B34">
      <w:pPr>
        <w:spacing w:after="0" w:line="240" w:lineRule="auto"/>
        <w:jc w:val="right"/>
        <w:rPr>
          <w:rFonts w:ascii="Times New Roman" w:hAnsi="Times New Roman" w:cs="Times New Roman"/>
          <w:sz w:val="20"/>
          <w:szCs w:val="20"/>
        </w:rPr>
      </w:pPr>
      <w:r w:rsidRPr="009669D3">
        <w:rPr>
          <w:rFonts w:ascii="Times New Roman" w:hAnsi="Times New Roman" w:cs="Times New Roman"/>
          <w:sz w:val="20"/>
          <w:szCs w:val="20"/>
        </w:rPr>
        <w:t>Göppersdorfer Straße 15B</w:t>
      </w:r>
    </w:p>
    <w:p w14:paraId="50526502" w14:textId="77777777" w:rsidR="00843ACF" w:rsidRPr="009669D3" w:rsidRDefault="00843ACF" w:rsidP="00DC4B34">
      <w:pPr>
        <w:spacing w:after="0" w:line="240" w:lineRule="auto"/>
        <w:jc w:val="right"/>
        <w:rPr>
          <w:rFonts w:ascii="Times New Roman" w:hAnsi="Times New Roman" w:cs="Times New Roman"/>
          <w:sz w:val="20"/>
          <w:szCs w:val="20"/>
        </w:rPr>
      </w:pPr>
      <w:r w:rsidRPr="009669D3">
        <w:rPr>
          <w:rFonts w:ascii="Times New Roman" w:hAnsi="Times New Roman" w:cs="Times New Roman"/>
          <w:sz w:val="20"/>
          <w:szCs w:val="20"/>
        </w:rPr>
        <w:t>09217 Burgstädt</w:t>
      </w:r>
    </w:p>
    <w:p w14:paraId="03F9ED99" w14:textId="77777777" w:rsidR="00843ACF" w:rsidRPr="009669D3" w:rsidRDefault="00843ACF" w:rsidP="00DC4B34">
      <w:pPr>
        <w:spacing w:after="0" w:line="240" w:lineRule="auto"/>
        <w:jc w:val="right"/>
        <w:rPr>
          <w:rFonts w:ascii="Times New Roman" w:hAnsi="Times New Roman" w:cs="Times New Roman"/>
          <w:sz w:val="20"/>
          <w:szCs w:val="20"/>
        </w:rPr>
      </w:pPr>
      <w:r w:rsidRPr="009669D3">
        <w:rPr>
          <w:rFonts w:ascii="Times New Roman" w:hAnsi="Times New Roman" w:cs="Times New Roman"/>
          <w:sz w:val="20"/>
          <w:szCs w:val="20"/>
        </w:rPr>
        <w:t>nikita.soldatov@freenet.de</w:t>
      </w:r>
    </w:p>
    <w:p w14:paraId="2E7278C7" w14:textId="261CC154" w:rsidR="00F74175" w:rsidRPr="009669D3" w:rsidRDefault="00843ACF" w:rsidP="00DC4B34">
      <w:pPr>
        <w:spacing w:after="0" w:line="240" w:lineRule="auto"/>
        <w:jc w:val="right"/>
        <w:rPr>
          <w:rFonts w:ascii="Times New Roman" w:hAnsi="Times New Roman" w:cs="Times New Roman"/>
          <w:color w:val="000000"/>
          <w:sz w:val="20"/>
          <w:szCs w:val="20"/>
        </w:rPr>
      </w:pPr>
      <w:r w:rsidRPr="009669D3">
        <w:rPr>
          <w:rFonts w:ascii="Times New Roman" w:hAnsi="Times New Roman" w:cs="Times New Roman"/>
          <w:sz w:val="20"/>
          <w:szCs w:val="20"/>
        </w:rPr>
        <w:t>+49 176 22079244</w:t>
      </w:r>
    </w:p>
    <w:p w14:paraId="32C80F26" w14:textId="77777777" w:rsidR="00821FD2" w:rsidRDefault="00821FD2" w:rsidP="00DC4B34">
      <w:pPr>
        <w:spacing w:line="240" w:lineRule="auto"/>
        <w:rPr>
          <w:rFonts w:ascii="Times New Roman" w:hAnsi="Times New Roman" w:cs="Times New Roman"/>
          <w:color w:val="000000"/>
          <w:sz w:val="20"/>
          <w:szCs w:val="20"/>
        </w:rPr>
      </w:pPr>
    </w:p>
    <w:p w14:paraId="3652A604" w14:textId="120F778F" w:rsidR="004D3EA2" w:rsidRDefault="004C3D06" w:rsidP="00DC4B34">
      <w:pPr>
        <w:spacing w:line="240" w:lineRule="auto"/>
        <w:rPr>
          <w:rFonts w:ascii="Times New Roman" w:hAnsi="Times New Roman" w:cs="Times New Roman"/>
          <w:sz w:val="20"/>
          <w:szCs w:val="20"/>
        </w:rPr>
      </w:pPr>
      <w:r w:rsidRPr="004C3D06">
        <w:rPr>
          <w:rFonts w:ascii="Times New Roman" w:hAnsi="Times New Roman" w:cs="Times New Roman"/>
          <w:sz w:val="20"/>
          <w:szCs w:val="20"/>
        </w:rPr>
        <w:t>MÜCKE ROTH &amp; COMPANY GmbH</w:t>
      </w:r>
      <w:r w:rsidR="004D3EA2">
        <w:rPr>
          <w:rFonts w:ascii="Times New Roman" w:hAnsi="Times New Roman" w:cs="Times New Roman"/>
          <w:sz w:val="20"/>
          <w:szCs w:val="20"/>
        </w:rPr>
        <w:br/>
      </w:r>
      <w:r w:rsidRPr="004C3D06">
        <w:rPr>
          <w:rFonts w:ascii="Times New Roman" w:hAnsi="Times New Roman" w:cs="Times New Roman"/>
          <w:sz w:val="20"/>
          <w:szCs w:val="20"/>
        </w:rPr>
        <w:t>Theresienhöhe 12</w:t>
      </w:r>
      <w:r w:rsidR="004D3EA2">
        <w:rPr>
          <w:rFonts w:ascii="Times New Roman" w:hAnsi="Times New Roman" w:cs="Times New Roman"/>
          <w:sz w:val="20"/>
          <w:szCs w:val="20"/>
        </w:rPr>
        <w:br/>
      </w:r>
      <w:r w:rsidR="00967988">
        <w:rPr>
          <w:rFonts w:ascii="Times New Roman" w:hAnsi="Times New Roman" w:cs="Times New Roman"/>
          <w:sz w:val="20"/>
          <w:szCs w:val="20"/>
        </w:rPr>
        <w:t>D-</w:t>
      </w:r>
      <w:r w:rsidRPr="004C3D06">
        <w:rPr>
          <w:rFonts w:ascii="Times New Roman" w:hAnsi="Times New Roman" w:cs="Times New Roman"/>
          <w:sz w:val="20"/>
          <w:szCs w:val="20"/>
        </w:rPr>
        <w:t>80339 München</w:t>
      </w:r>
    </w:p>
    <w:p w14:paraId="155B6E2E" w14:textId="7F65DD15" w:rsidR="006A7895" w:rsidRPr="009669D3" w:rsidRDefault="000761EA" w:rsidP="00DC4B34">
      <w:pPr>
        <w:spacing w:line="240" w:lineRule="auto"/>
        <w:jc w:val="right"/>
        <w:rPr>
          <w:rFonts w:ascii="Times New Roman" w:hAnsi="Times New Roman" w:cs="Times New Roman"/>
          <w:sz w:val="20"/>
          <w:szCs w:val="20"/>
          <w:lang w:val="en-US"/>
        </w:rPr>
      </w:pPr>
      <w:r w:rsidRPr="009669D3">
        <w:rPr>
          <w:rFonts w:ascii="Times New Roman" w:hAnsi="Times New Roman" w:cs="Times New Roman"/>
          <w:sz w:val="20"/>
          <w:szCs w:val="20"/>
          <w:lang w:val="en-US"/>
        </w:rPr>
        <w:t>Burgstädt</w:t>
      </w:r>
      <w:r w:rsidR="002D594E" w:rsidRPr="009669D3">
        <w:rPr>
          <w:rFonts w:ascii="Times New Roman" w:hAnsi="Times New Roman" w:cs="Times New Roman"/>
          <w:sz w:val="20"/>
          <w:szCs w:val="20"/>
          <w:lang w:val="en-US"/>
        </w:rPr>
        <w:t xml:space="preserve">, </w:t>
      </w:r>
      <w:r w:rsidR="009C57FD">
        <w:rPr>
          <w:rFonts w:ascii="Times New Roman" w:hAnsi="Times New Roman" w:cs="Times New Roman"/>
          <w:sz w:val="20"/>
          <w:szCs w:val="20"/>
          <w:lang w:val="en-US"/>
        </w:rPr>
        <w:t>18</w:t>
      </w:r>
      <w:r w:rsidR="002D594E" w:rsidRPr="009669D3">
        <w:rPr>
          <w:rFonts w:ascii="Times New Roman" w:hAnsi="Times New Roman" w:cs="Times New Roman"/>
          <w:sz w:val="20"/>
          <w:szCs w:val="20"/>
          <w:lang w:val="en-US"/>
        </w:rPr>
        <w:t>.</w:t>
      </w:r>
      <w:r w:rsidR="00A4752C">
        <w:rPr>
          <w:rFonts w:ascii="Times New Roman" w:hAnsi="Times New Roman" w:cs="Times New Roman"/>
          <w:sz w:val="20"/>
          <w:szCs w:val="20"/>
          <w:lang w:val="en-US"/>
        </w:rPr>
        <w:t>0</w:t>
      </w:r>
      <w:r w:rsidR="008363E1">
        <w:rPr>
          <w:rFonts w:ascii="Times New Roman" w:hAnsi="Times New Roman" w:cs="Times New Roman"/>
          <w:sz w:val="20"/>
          <w:szCs w:val="20"/>
          <w:lang w:val="en-US"/>
        </w:rPr>
        <w:t>2</w:t>
      </w:r>
      <w:r w:rsidR="006A7895" w:rsidRPr="009669D3">
        <w:rPr>
          <w:rFonts w:ascii="Times New Roman" w:hAnsi="Times New Roman" w:cs="Times New Roman"/>
          <w:sz w:val="20"/>
          <w:szCs w:val="20"/>
          <w:lang w:val="en-US"/>
        </w:rPr>
        <w:t>.</w:t>
      </w:r>
      <w:r w:rsidR="003D5D1E" w:rsidRPr="009669D3">
        <w:rPr>
          <w:rFonts w:ascii="Times New Roman" w:hAnsi="Times New Roman" w:cs="Times New Roman"/>
          <w:sz w:val="20"/>
          <w:szCs w:val="20"/>
          <w:lang w:val="en-US"/>
        </w:rPr>
        <w:t>20</w:t>
      </w:r>
      <w:r w:rsidRPr="009669D3">
        <w:rPr>
          <w:rFonts w:ascii="Times New Roman" w:hAnsi="Times New Roman" w:cs="Times New Roman"/>
          <w:sz w:val="20"/>
          <w:szCs w:val="20"/>
          <w:lang w:val="en-US"/>
        </w:rPr>
        <w:t>2</w:t>
      </w:r>
      <w:r w:rsidR="00A4752C">
        <w:rPr>
          <w:rFonts w:ascii="Times New Roman" w:hAnsi="Times New Roman" w:cs="Times New Roman"/>
          <w:sz w:val="20"/>
          <w:szCs w:val="20"/>
          <w:lang w:val="en-US"/>
        </w:rPr>
        <w:t>6</w:t>
      </w:r>
    </w:p>
    <w:p w14:paraId="42FAE657" w14:textId="77777777" w:rsidR="00821FD2" w:rsidRDefault="00821FD2" w:rsidP="00DC4B34">
      <w:pPr>
        <w:spacing w:after="0" w:line="240" w:lineRule="auto"/>
        <w:jc w:val="both"/>
        <w:rPr>
          <w:rFonts w:ascii="Times New Roman" w:hAnsi="Times New Roman" w:cs="Times New Roman"/>
          <w:sz w:val="20"/>
          <w:szCs w:val="20"/>
          <w:lang w:val="en-US"/>
        </w:rPr>
      </w:pPr>
    </w:p>
    <w:p w14:paraId="36AB0AB3" w14:textId="32EFF457" w:rsidR="007A5630" w:rsidRDefault="00DC4B34" w:rsidP="00DC4B34">
      <w:pPr>
        <w:spacing w:after="0" w:line="240" w:lineRule="auto"/>
        <w:jc w:val="both"/>
        <w:rPr>
          <w:rFonts w:ascii="Times New Roman" w:hAnsi="Times New Roman" w:cs="Times New Roman"/>
          <w:b/>
          <w:sz w:val="20"/>
          <w:szCs w:val="20"/>
        </w:rPr>
      </w:pPr>
      <w:r w:rsidRPr="00DC4B34">
        <w:rPr>
          <w:rFonts w:ascii="Times New Roman" w:hAnsi="Times New Roman" w:cs="Times New Roman"/>
          <w:b/>
          <w:sz w:val="20"/>
          <w:szCs w:val="20"/>
        </w:rPr>
        <w:t xml:space="preserve">Bewerbung </w:t>
      </w:r>
      <w:r w:rsidR="00687B5E" w:rsidRPr="00687B5E">
        <w:rPr>
          <w:rFonts w:ascii="Times New Roman" w:hAnsi="Times New Roman" w:cs="Times New Roman"/>
          <w:b/>
          <w:sz w:val="20"/>
          <w:szCs w:val="20"/>
        </w:rPr>
        <w:t xml:space="preserve">als </w:t>
      </w:r>
      <w:r w:rsidR="004C3D06">
        <w:rPr>
          <w:rFonts w:ascii="Times New Roman" w:hAnsi="Times New Roman" w:cs="Times New Roman"/>
          <w:b/>
          <w:sz w:val="20"/>
          <w:szCs w:val="20"/>
        </w:rPr>
        <w:t>Praktikant</w:t>
      </w:r>
      <w:r w:rsidR="00687B5E" w:rsidRPr="00687B5E">
        <w:rPr>
          <w:rFonts w:ascii="Times New Roman" w:hAnsi="Times New Roman" w:cs="Times New Roman"/>
          <w:b/>
          <w:sz w:val="20"/>
          <w:szCs w:val="20"/>
        </w:rPr>
        <w:t xml:space="preserve"> </w:t>
      </w:r>
      <w:r w:rsidR="00687B5E">
        <w:rPr>
          <w:rFonts w:ascii="Times New Roman" w:hAnsi="Times New Roman" w:cs="Times New Roman"/>
          <w:b/>
          <w:sz w:val="20"/>
          <w:szCs w:val="20"/>
        </w:rPr>
        <w:t xml:space="preserve">im </w:t>
      </w:r>
      <w:r w:rsidR="00687B5E" w:rsidRPr="00687B5E">
        <w:rPr>
          <w:rFonts w:ascii="Times New Roman" w:hAnsi="Times New Roman" w:cs="Times New Roman"/>
          <w:b/>
          <w:sz w:val="20"/>
          <w:szCs w:val="20"/>
        </w:rPr>
        <w:t>Consulting</w:t>
      </w:r>
      <w:r w:rsidR="00687B5E">
        <w:rPr>
          <w:rFonts w:ascii="Times New Roman" w:hAnsi="Times New Roman" w:cs="Times New Roman"/>
          <w:b/>
          <w:sz w:val="20"/>
          <w:szCs w:val="20"/>
        </w:rPr>
        <w:t xml:space="preserve"> </w:t>
      </w:r>
      <w:r w:rsidRPr="00DC4B34">
        <w:rPr>
          <w:rFonts w:ascii="Times New Roman" w:hAnsi="Times New Roman" w:cs="Times New Roman"/>
          <w:b/>
          <w:sz w:val="20"/>
          <w:szCs w:val="20"/>
        </w:rPr>
        <w:t xml:space="preserve">ab </w:t>
      </w:r>
      <w:r w:rsidR="004C3D06">
        <w:rPr>
          <w:rFonts w:ascii="Times New Roman" w:hAnsi="Times New Roman" w:cs="Times New Roman"/>
          <w:b/>
          <w:sz w:val="20"/>
          <w:szCs w:val="20"/>
        </w:rPr>
        <w:t>Mai</w:t>
      </w:r>
      <w:r w:rsidR="00687B5E">
        <w:rPr>
          <w:rFonts w:ascii="Times New Roman" w:hAnsi="Times New Roman" w:cs="Times New Roman"/>
          <w:b/>
          <w:sz w:val="20"/>
          <w:szCs w:val="20"/>
        </w:rPr>
        <w:t xml:space="preserve"> 2026</w:t>
      </w:r>
    </w:p>
    <w:p w14:paraId="0CC45A92" w14:textId="77777777" w:rsidR="00DC4B34" w:rsidRPr="00EF4CF3" w:rsidRDefault="00DC4B34" w:rsidP="00DC4B34">
      <w:pPr>
        <w:spacing w:after="0" w:line="240" w:lineRule="auto"/>
        <w:jc w:val="both"/>
        <w:rPr>
          <w:rFonts w:ascii="Times New Roman" w:hAnsi="Times New Roman" w:cs="Times New Roman"/>
          <w:sz w:val="20"/>
          <w:szCs w:val="20"/>
        </w:rPr>
      </w:pPr>
    </w:p>
    <w:p w14:paraId="321362BB" w14:textId="2CE2D973" w:rsidR="00687B5E" w:rsidRPr="00687B5E" w:rsidRDefault="00687B5E" w:rsidP="00687B5E">
      <w:pPr>
        <w:spacing w:after="0" w:line="240" w:lineRule="auto"/>
        <w:jc w:val="both"/>
        <w:rPr>
          <w:rFonts w:ascii="Times New Roman" w:hAnsi="Times New Roman" w:cs="Times New Roman"/>
          <w:sz w:val="20"/>
          <w:szCs w:val="20"/>
        </w:rPr>
      </w:pPr>
      <w:r w:rsidRPr="00687B5E">
        <w:rPr>
          <w:rFonts w:ascii="Times New Roman" w:hAnsi="Times New Roman" w:cs="Times New Roman"/>
          <w:sz w:val="20"/>
          <w:szCs w:val="20"/>
        </w:rPr>
        <w:t xml:space="preserve">Sehr geehrte </w:t>
      </w:r>
      <w:r w:rsidR="004C3D06">
        <w:rPr>
          <w:rFonts w:ascii="Times New Roman" w:hAnsi="Times New Roman" w:cs="Times New Roman"/>
          <w:sz w:val="20"/>
          <w:szCs w:val="20"/>
        </w:rPr>
        <w:t xml:space="preserve">Frau </w:t>
      </w:r>
      <w:r w:rsidR="004C3D06" w:rsidRPr="004C3D06">
        <w:rPr>
          <w:rFonts w:ascii="Times New Roman" w:hAnsi="Times New Roman" w:cs="Times New Roman"/>
          <w:sz w:val="20"/>
          <w:szCs w:val="20"/>
        </w:rPr>
        <w:t>Tunger</w:t>
      </w:r>
      <w:r w:rsidRPr="00687B5E">
        <w:rPr>
          <w:rFonts w:ascii="Times New Roman" w:hAnsi="Times New Roman" w:cs="Times New Roman"/>
          <w:sz w:val="20"/>
          <w:szCs w:val="20"/>
        </w:rPr>
        <w:t>,</w:t>
      </w:r>
    </w:p>
    <w:p w14:paraId="2CBF7654" w14:textId="77777777" w:rsidR="00687B5E" w:rsidRPr="00687B5E" w:rsidRDefault="00687B5E" w:rsidP="00687B5E">
      <w:pPr>
        <w:spacing w:after="0" w:line="240" w:lineRule="auto"/>
        <w:jc w:val="both"/>
        <w:rPr>
          <w:rFonts w:ascii="Times New Roman" w:hAnsi="Times New Roman" w:cs="Times New Roman"/>
          <w:sz w:val="20"/>
          <w:szCs w:val="20"/>
        </w:rPr>
      </w:pPr>
    </w:p>
    <w:p w14:paraId="2FD6FAA4" w14:textId="77777777" w:rsidR="004C3D06" w:rsidRPr="004C3D06" w:rsidRDefault="004C3D06" w:rsidP="004C3D06">
      <w:pPr>
        <w:spacing w:after="0" w:line="240" w:lineRule="auto"/>
        <w:jc w:val="both"/>
        <w:rPr>
          <w:rFonts w:ascii="Times New Roman" w:hAnsi="Times New Roman" w:cs="Times New Roman"/>
          <w:sz w:val="20"/>
          <w:szCs w:val="20"/>
        </w:rPr>
      </w:pPr>
      <w:r w:rsidRPr="004C3D06">
        <w:rPr>
          <w:rFonts w:ascii="Times New Roman" w:hAnsi="Times New Roman" w:cs="Times New Roman"/>
          <w:sz w:val="20"/>
          <w:szCs w:val="20"/>
        </w:rPr>
        <w:t xml:space="preserve">Unternehmen durch Digitalisierung dabei zu unterstützen, Wachstumspotenziale zu erschließen – genau diese Aufgabe treibt mich an. Bei den JCNetwork Consulting Days 2023 hatte ich bereits die Gelegenheit, in einem Workshop gemeinsam mit MRC eine Vertriebsstrategie für das Startup Synctive zu entwickeln und zu pitchen – eine Erfahrung, die mir gezeigt hat, wie viel Spaß mir diese Art von strategisch-konzeptioneller Projektarbeit macht. Im Zuge meines Gap Years möchte ich genau solche Projekte nun in der Praxis erleben und bewerbe mich daher gerne als Praktikant Consulting bei MRC. Ich stehe ab </w:t>
      </w:r>
      <w:commentRangeStart w:id="0"/>
      <w:r w:rsidRPr="004C3D06">
        <w:rPr>
          <w:rFonts w:ascii="Times New Roman" w:hAnsi="Times New Roman" w:cs="Times New Roman"/>
          <w:sz w:val="20"/>
          <w:szCs w:val="20"/>
        </w:rPr>
        <w:t xml:space="preserve">Mai </w:t>
      </w:r>
      <w:commentRangeEnd w:id="0"/>
      <w:r w:rsidR="002E50EC" w:rsidRPr="004C3D06">
        <w:rPr>
          <w:rStyle w:val="Kommentarzeichen"/>
          <w:rFonts w:ascii="Times New Roman" w:hAnsi="Times New Roman" w:cs="Times New Roman"/>
          <w:sz w:val="20"/>
          <w:szCs w:val="20"/>
        </w:rPr>
        <w:commentReference w:id="0"/>
      </w:r>
      <w:r w:rsidRPr="004C3D06">
        <w:rPr>
          <w:rFonts w:ascii="Times New Roman" w:hAnsi="Times New Roman" w:cs="Times New Roman"/>
          <w:sz w:val="20"/>
          <w:szCs w:val="20"/>
        </w:rPr>
        <w:t>für mindestens drei Monate zur Verfügung.</w:t>
      </w:r>
    </w:p>
    <w:p w14:paraId="4B8AA419" w14:textId="77777777" w:rsidR="00541F85" w:rsidRDefault="00541F85" w:rsidP="00DC4B34">
      <w:pPr>
        <w:spacing w:after="0" w:line="240" w:lineRule="auto"/>
        <w:jc w:val="both"/>
        <w:rPr>
          <w:rFonts w:ascii="Times New Roman" w:hAnsi="Times New Roman" w:cs="Times New Roman"/>
          <w:sz w:val="20"/>
          <w:szCs w:val="20"/>
        </w:rPr>
      </w:pPr>
    </w:p>
    <w:p w14:paraId="6569D88F" w14:textId="1789AB3D" w:rsidR="00805C7C" w:rsidRDefault="00805C7C" w:rsidP="004B735F">
      <w:pPr>
        <w:spacing w:after="0" w:line="240" w:lineRule="auto"/>
        <w:jc w:val="both"/>
        <w:rPr>
          <w:rFonts w:ascii="Times New Roman" w:hAnsi="Times New Roman" w:cs="Times New Roman"/>
          <w:sz w:val="20"/>
          <w:szCs w:val="20"/>
        </w:rPr>
      </w:pPr>
      <w:r w:rsidRPr="00805C7C">
        <w:rPr>
          <w:rFonts w:ascii="Times New Roman" w:hAnsi="Times New Roman" w:cs="Times New Roman"/>
          <w:sz w:val="20"/>
          <w:szCs w:val="20"/>
        </w:rPr>
        <w:t xml:space="preserve">Meine unternehmerische </w:t>
      </w:r>
      <w:r w:rsidR="001E17F0">
        <w:rPr>
          <w:rFonts w:ascii="Times New Roman" w:hAnsi="Times New Roman" w:cs="Times New Roman"/>
          <w:sz w:val="20"/>
          <w:szCs w:val="20"/>
        </w:rPr>
        <w:t>Reise</w:t>
      </w:r>
      <w:r w:rsidRPr="00805C7C">
        <w:rPr>
          <w:rFonts w:ascii="Times New Roman" w:hAnsi="Times New Roman" w:cs="Times New Roman"/>
          <w:sz w:val="20"/>
          <w:szCs w:val="20"/>
        </w:rPr>
        <w:t xml:space="preserve"> begann</w:t>
      </w:r>
      <w:r w:rsidR="001E17F0">
        <w:rPr>
          <w:rFonts w:ascii="Times New Roman" w:hAnsi="Times New Roman" w:cs="Times New Roman"/>
          <w:sz w:val="20"/>
          <w:szCs w:val="20"/>
        </w:rPr>
        <w:t xml:space="preserve"> sehr</w:t>
      </w:r>
      <w:r w:rsidRPr="00805C7C">
        <w:rPr>
          <w:rFonts w:ascii="Times New Roman" w:hAnsi="Times New Roman" w:cs="Times New Roman"/>
          <w:sz w:val="20"/>
          <w:szCs w:val="20"/>
        </w:rPr>
        <w:t xml:space="preserve"> früh</w:t>
      </w:r>
      <w:r>
        <w:rPr>
          <w:rFonts w:ascii="Times New Roman" w:hAnsi="Times New Roman" w:cs="Times New Roman"/>
          <w:sz w:val="20"/>
          <w:szCs w:val="20"/>
        </w:rPr>
        <w:t>.</w:t>
      </w:r>
      <w:r w:rsidRPr="00805C7C">
        <w:rPr>
          <w:rFonts w:ascii="Times New Roman" w:hAnsi="Times New Roman" w:cs="Times New Roman"/>
          <w:sz w:val="20"/>
          <w:szCs w:val="20"/>
        </w:rPr>
        <w:t xml:space="preserve"> 2021 gründete ich</w:t>
      </w:r>
      <w:r>
        <w:rPr>
          <w:rFonts w:ascii="Times New Roman" w:hAnsi="Times New Roman" w:cs="Times New Roman"/>
          <w:sz w:val="20"/>
          <w:szCs w:val="20"/>
        </w:rPr>
        <w:t xml:space="preserve"> </w:t>
      </w:r>
      <w:r w:rsidRPr="00805C7C">
        <w:rPr>
          <w:rFonts w:ascii="Times New Roman" w:hAnsi="Times New Roman" w:cs="Times New Roman"/>
          <w:sz w:val="20"/>
          <w:szCs w:val="20"/>
        </w:rPr>
        <w:t xml:space="preserve">eine EdTech-Plattform zur Vermittlung von Nachhilfelehrern an Schulen, die ich innerhalb von </w:t>
      </w:r>
      <w:r w:rsidR="004B735F">
        <w:rPr>
          <w:rFonts w:ascii="Times New Roman" w:hAnsi="Times New Roman" w:cs="Times New Roman"/>
          <w:sz w:val="20"/>
          <w:szCs w:val="20"/>
        </w:rPr>
        <w:t>dem ersten</w:t>
      </w:r>
      <w:r w:rsidRPr="00805C7C">
        <w:rPr>
          <w:rFonts w:ascii="Times New Roman" w:hAnsi="Times New Roman" w:cs="Times New Roman"/>
          <w:sz w:val="20"/>
          <w:szCs w:val="20"/>
        </w:rPr>
        <w:t xml:space="preserve"> </w:t>
      </w:r>
      <w:r w:rsidR="004B735F">
        <w:rPr>
          <w:rFonts w:ascii="Times New Roman" w:hAnsi="Times New Roman" w:cs="Times New Roman"/>
          <w:sz w:val="20"/>
          <w:szCs w:val="20"/>
        </w:rPr>
        <w:t>Jahr</w:t>
      </w:r>
      <w:r w:rsidRPr="00805C7C">
        <w:rPr>
          <w:rFonts w:ascii="Times New Roman" w:hAnsi="Times New Roman" w:cs="Times New Roman"/>
          <w:sz w:val="20"/>
          <w:szCs w:val="20"/>
        </w:rPr>
        <w:t xml:space="preserve"> auf über 70 Honorarkräfte und rund 50 Schulpartnerschaften skalierte.</w:t>
      </w:r>
      <w:r w:rsidR="004B735F">
        <w:rPr>
          <w:rFonts w:ascii="Times New Roman" w:hAnsi="Times New Roman" w:cs="Times New Roman"/>
          <w:sz w:val="20"/>
          <w:szCs w:val="20"/>
        </w:rPr>
        <w:t xml:space="preserve"> </w:t>
      </w:r>
      <w:r w:rsidRPr="00805C7C">
        <w:rPr>
          <w:rFonts w:ascii="Times New Roman" w:hAnsi="Times New Roman" w:cs="Times New Roman"/>
          <w:sz w:val="20"/>
          <w:szCs w:val="20"/>
        </w:rPr>
        <w:t>Dabei verantwortete ich zentrale Geschäftsprozesse, ERP-Strukturen und Automatisierungsmechanismen und war die zentrale Schnittstelle zwischen digitaler Infrastruktur und operativem Geschäft. Diese Erfahrung hat meine Begeisterung für Startups, Unternehmertum und Innovation nachhaltig geprägt – weshalb ich im Studium bewusst die Vertiefung Unternehmertum &amp; Innovation wählte und im Auslandssemester Kurse wie International Entrepreneurship und Open Innovation belegte.</w:t>
      </w:r>
      <w:r>
        <w:rPr>
          <w:rFonts w:ascii="Times New Roman" w:hAnsi="Times New Roman" w:cs="Times New Roman"/>
          <w:sz w:val="20"/>
          <w:szCs w:val="20"/>
        </w:rPr>
        <w:t xml:space="preserve"> </w:t>
      </w:r>
      <w:r w:rsidR="004B735F" w:rsidRPr="004B735F">
        <w:rPr>
          <w:rFonts w:ascii="Times New Roman" w:hAnsi="Times New Roman" w:cs="Times New Roman"/>
          <w:sz w:val="20"/>
          <w:szCs w:val="20"/>
        </w:rPr>
        <w:t xml:space="preserve">Diese Erfahrung an der Schnittstelle von Technologie und Business führte mich zu valantic Digital Finance, wo ich im Management Consulting an einem globalen Finanztransformationsprojekt eines führenden deutschen Automobilherstellers mitwirkte. </w:t>
      </w:r>
      <w:del w:id="1" w:author="David Döbele" w:date="2026-04-09T21:01:00Z" w16du:dateUtc="2026-04-09T19:01:00Z">
        <w:r w:rsidR="004B735F" w:rsidRPr="00447C84" w:rsidDel="002E50EC">
          <w:rPr>
            <w:rFonts w:ascii="Times New Roman" w:hAnsi="Times New Roman" w:cs="Times New Roman"/>
            <w:sz w:val="20"/>
            <w:szCs w:val="20"/>
            <w:highlight w:val="yellow"/>
          </w:rPr>
          <w:delText>Dabei unterstützte ich den internationalen Rollout eines neuen Controlling-Tools, analysierte lokale Reporting-Anforderungen verschiedener Märkte und entwickelte fachliche sowie technische Lösungskonzepte für die Harmonisierung zentraler und lokaler Finanzprozesse. Zudem begleitete ich Datenmigrationsprozesse und erstellte Steuerungsinstrumente für die Cutover-Planung, um einen reibungslosen Übergang in den Live-Betrieb sicherzustellen. Für einen großen Telekommunikationsanbieter überführte ich komplexe Excel-basierte Controlling-Daten in ein Power-BI-Dashboard für operative und strategische Steuerungsrunden. Parallel arbeitete ich in agilen Projektstrukturen mit Jira und Confluence, unterstützte Projekt-Monitoring und bereitete Präsentationen für Entscheidungsträger auf.</w:delText>
        </w:r>
        <w:r w:rsidR="004B735F" w:rsidDel="002E50EC">
          <w:rPr>
            <w:rFonts w:ascii="Times New Roman" w:hAnsi="Times New Roman" w:cs="Times New Roman"/>
            <w:sz w:val="20"/>
            <w:szCs w:val="20"/>
          </w:rPr>
          <w:delText xml:space="preserve"> </w:delText>
        </w:r>
        <w:r w:rsidRPr="00805C7C" w:rsidDel="002E50EC">
          <w:rPr>
            <w:rFonts w:ascii="Times New Roman" w:hAnsi="Times New Roman" w:cs="Times New Roman"/>
            <w:sz w:val="20"/>
            <w:szCs w:val="20"/>
          </w:rPr>
          <w:delText>Um</w:delText>
        </w:r>
      </w:del>
      <w:ins w:id="2" w:author="David Döbele" w:date="2026-04-09T21:01:00Z" w16du:dateUtc="2026-04-09T19:01:00Z">
        <w:r w:rsidR="002E50EC">
          <w:rPr>
            <w:rFonts w:ascii="Times New Roman" w:hAnsi="Times New Roman" w:cs="Times New Roman"/>
            <w:sz w:val="20"/>
            <w:szCs w:val="20"/>
          </w:rPr>
          <w:t>Nach vielen spannenden Learnings wollte ich</w:t>
        </w:r>
      </w:ins>
      <w:r w:rsidRPr="00805C7C">
        <w:rPr>
          <w:rFonts w:ascii="Times New Roman" w:hAnsi="Times New Roman" w:cs="Times New Roman"/>
          <w:sz w:val="20"/>
          <w:szCs w:val="20"/>
        </w:rPr>
        <w:t xml:space="preserve"> mich gezielt im Bereich Innovation </w:t>
      </w:r>
      <w:del w:id="3" w:author="David Döbele" w:date="2026-04-09T21:01:00Z" w16du:dateUtc="2026-04-09T19:01:00Z">
        <w:r w:rsidRPr="00805C7C" w:rsidDel="002E50EC">
          <w:rPr>
            <w:rFonts w:ascii="Times New Roman" w:hAnsi="Times New Roman" w:cs="Times New Roman"/>
            <w:sz w:val="20"/>
            <w:szCs w:val="20"/>
          </w:rPr>
          <w:delText xml:space="preserve">zu </w:delText>
        </w:r>
      </w:del>
      <w:r w:rsidRPr="00805C7C">
        <w:rPr>
          <w:rFonts w:ascii="Times New Roman" w:hAnsi="Times New Roman" w:cs="Times New Roman"/>
          <w:sz w:val="20"/>
          <w:szCs w:val="20"/>
        </w:rPr>
        <w:t xml:space="preserve">vertiefen, </w:t>
      </w:r>
      <w:del w:id="4" w:author="David Döbele" w:date="2026-04-09T21:01:00Z" w16du:dateUtc="2026-04-09T19:01:00Z">
        <w:r w:rsidRPr="00805C7C" w:rsidDel="002E50EC">
          <w:rPr>
            <w:rFonts w:ascii="Times New Roman" w:hAnsi="Times New Roman" w:cs="Times New Roman"/>
            <w:sz w:val="20"/>
            <w:szCs w:val="20"/>
          </w:rPr>
          <w:delText xml:space="preserve">bin </w:delText>
        </w:r>
      </w:del>
      <w:ins w:id="5" w:author="David Döbele" w:date="2026-04-09T21:01:00Z" w16du:dateUtc="2026-04-09T19:01:00Z">
        <w:r w:rsidR="002E50EC">
          <w:rPr>
            <w:rFonts w:ascii="Times New Roman" w:hAnsi="Times New Roman" w:cs="Times New Roman"/>
            <w:sz w:val="20"/>
            <w:szCs w:val="20"/>
          </w:rPr>
          <w:t>weshalb</w:t>
        </w:r>
        <w:r w:rsidR="002E50EC" w:rsidRPr="00805C7C">
          <w:rPr>
            <w:rFonts w:ascii="Times New Roman" w:hAnsi="Times New Roman" w:cs="Times New Roman"/>
            <w:sz w:val="20"/>
            <w:szCs w:val="20"/>
          </w:rPr>
          <w:t xml:space="preserve"> </w:t>
        </w:r>
      </w:ins>
      <w:r w:rsidRPr="00805C7C">
        <w:rPr>
          <w:rFonts w:ascii="Times New Roman" w:hAnsi="Times New Roman" w:cs="Times New Roman"/>
          <w:sz w:val="20"/>
          <w:szCs w:val="20"/>
        </w:rPr>
        <w:t>ich zu</w:t>
      </w:r>
      <w:r w:rsidR="004B735F">
        <w:rPr>
          <w:rFonts w:ascii="Times New Roman" w:hAnsi="Times New Roman" w:cs="Times New Roman"/>
          <w:sz w:val="20"/>
          <w:szCs w:val="20"/>
        </w:rPr>
        <w:t>r</w:t>
      </w:r>
      <w:r w:rsidRPr="00805C7C">
        <w:rPr>
          <w:rFonts w:ascii="Times New Roman" w:hAnsi="Times New Roman" w:cs="Times New Roman"/>
          <w:sz w:val="20"/>
          <w:szCs w:val="20"/>
        </w:rPr>
        <w:t xml:space="preserve"> Fielmann Group gewechselt</w:t>
      </w:r>
      <w:ins w:id="6" w:author="David Döbele" w:date="2026-04-09T21:02:00Z" w16du:dateUtc="2026-04-09T19:02:00Z">
        <w:r w:rsidR="002E50EC">
          <w:rPr>
            <w:rFonts w:ascii="Times New Roman" w:hAnsi="Times New Roman" w:cs="Times New Roman"/>
            <w:sz w:val="20"/>
            <w:szCs w:val="20"/>
          </w:rPr>
          <w:t xml:space="preserve"> bin</w:t>
        </w:r>
      </w:ins>
      <w:r w:rsidRPr="00805C7C">
        <w:rPr>
          <w:rFonts w:ascii="Times New Roman" w:hAnsi="Times New Roman" w:cs="Times New Roman"/>
          <w:sz w:val="20"/>
          <w:szCs w:val="20"/>
        </w:rPr>
        <w:t xml:space="preserve">, wo ich aktuell im Digital Innovation Team Produktideen aus dem Backlog anhand strategischer Kriterien bewerte, ausgewählte Konzepte weiterentwickle und eigenständig MVPs aufbaue. Zudem entwickle ich ein automatisiertes Market-Intelligence Tool zur Live-Erfassung von Produktpreisen konkurrierender Anbieter sowie zur Ableitung datengetriebener Preis- und Produktstrategien. Ab August 2026 werde ich </w:t>
      </w:r>
      <w:del w:id="7" w:author="David Döbele" w:date="2026-04-09T21:02:00Z" w16du:dateUtc="2026-04-09T19:02:00Z">
        <w:r w:rsidRPr="00805C7C" w:rsidDel="002E50EC">
          <w:rPr>
            <w:rFonts w:ascii="Times New Roman" w:hAnsi="Times New Roman" w:cs="Times New Roman"/>
            <w:sz w:val="20"/>
            <w:szCs w:val="20"/>
          </w:rPr>
          <w:delText>m</w:delText>
        </w:r>
      </w:del>
      <w:r w:rsidRPr="00805C7C">
        <w:rPr>
          <w:rFonts w:ascii="Times New Roman" w:hAnsi="Times New Roman" w:cs="Times New Roman"/>
          <w:sz w:val="20"/>
          <w:szCs w:val="20"/>
        </w:rPr>
        <w:t>ein Praktikum im Bereich Business Development – Innovation bei der Vodafone GmbH antreten, um meine Expertise in diesem Themenfeld weiter auszubauen</w:t>
      </w:r>
      <w:ins w:id="8" w:author="David Döbele" w:date="2026-04-09T21:03:00Z" w16du:dateUtc="2026-04-09T19:03:00Z">
        <w:r w:rsidR="00AB4E8D">
          <w:rPr>
            <w:rFonts w:ascii="Times New Roman" w:hAnsi="Times New Roman" w:cs="Times New Roman"/>
            <w:sz w:val="20"/>
            <w:szCs w:val="20"/>
          </w:rPr>
          <w:t xml:space="preserve"> und möchte in meinem darauf folgenden Gap Year Praktikum gerne wieder den Schritt in die Beratung machen.</w:t>
        </w:r>
      </w:ins>
      <w:del w:id="9" w:author="David Döbele" w:date="2026-04-09T21:03:00Z" w16du:dateUtc="2026-04-09T19:03:00Z">
        <w:r w:rsidRPr="00805C7C" w:rsidDel="00AB4E8D">
          <w:rPr>
            <w:rFonts w:ascii="Times New Roman" w:hAnsi="Times New Roman" w:cs="Times New Roman"/>
            <w:sz w:val="20"/>
            <w:szCs w:val="20"/>
          </w:rPr>
          <w:delText>.</w:delText>
        </w:r>
      </w:del>
    </w:p>
    <w:p w14:paraId="63B1A832" w14:textId="77777777" w:rsidR="00805C7C" w:rsidRPr="009C628B" w:rsidRDefault="00805C7C" w:rsidP="00805C7C">
      <w:pPr>
        <w:spacing w:after="0" w:line="240" w:lineRule="auto"/>
        <w:jc w:val="both"/>
        <w:rPr>
          <w:rFonts w:ascii="Times New Roman" w:hAnsi="Times New Roman" w:cs="Times New Roman"/>
          <w:sz w:val="20"/>
          <w:szCs w:val="20"/>
        </w:rPr>
      </w:pPr>
    </w:p>
    <w:p w14:paraId="642ACE09" w14:textId="0E8B44C9" w:rsidR="004C3D06" w:rsidRDefault="004C3D06" w:rsidP="00687B5E">
      <w:pPr>
        <w:spacing w:after="0" w:line="240" w:lineRule="auto"/>
        <w:jc w:val="both"/>
        <w:rPr>
          <w:rFonts w:ascii="Times New Roman" w:hAnsi="Times New Roman" w:cs="Times New Roman"/>
          <w:sz w:val="20"/>
          <w:szCs w:val="20"/>
        </w:rPr>
      </w:pPr>
      <w:r w:rsidRPr="004C3D06">
        <w:rPr>
          <w:rFonts w:ascii="Times New Roman" w:hAnsi="Times New Roman" w:cs="Times New Roman"/>
          <w:sz w:val="20"/>
          <w:szCs w:val="20"/>
        </w:rPr>
        <w:t>MRC überzeugt mich als Beratung, die Digitalisierung konsequent auf Wachstum und echten Kundennutzen ausrichtet, mit echter Umsetzungsverantwortung statt reiner Konzeptarbeit. Besonders begeistert mich, dass MRC Kunden hands-on durch die gesamte digitale Transformation begleitet. Darüber hinaus finde ich MRCs Engagement im Bereich Innovation Consulting besonders spannend: Die Herausforderungen des deutschen Mittelstands bei der strategischen Einbindung von Start-ups, der internen Verankerung von Innovationen und der Messung von Innovationsinitiativen sind genau die Themen, die mich durch meine eigene unternehmerische Erfahrung mit Schülertreff sowie meiner Tätigkeit bei Speechmind nachhaltig interessieren. Ein Umfeld mit flachen Hierarchien, kurzen Entscheidungswegen und dem Freiraum, das Unternehmen aktiv mitzugestalten, entspricht genau meiner Arbeitsweise.</w:t>
      </w:r>
    </w:p>
    <w:p w14:paraId="0DE4938B" w14:textId="77777777" w:rsidR="004C3D06" w:rsidRPr="00687B5E" w:rsidRDefault="004C3D06" w:rsidP="00687B5E">
      <w:pPr>
        <w:spacing w:after="0" w:line="240" w:lineRule="auto"/>
        <w:jc w:val="both"/>
        <w:rPr>
          <w:rFonts w:ascii="Times New Roman" w:hAnsi="Times New Roman" w:cs="Times New Roman"/>
          <w:sz w:val="20"/>
          <w:szCs w:val="20"/>
        </w:rPr>
      </w:pPr>
    </w:p>
    <w:p w14:paraId="4EAB6446" w14:textId="547C1569" w:rsidR="004C3D06" w:rsidRDefault="004C3D06" w:rsidP="00DC4B34">
      <w:pPr>
        <w:spacing w:after="0" w:line="240" w:lineRule="auto"/>
        <w:jc w:val="both"/>
        <w:rPr>
          <w:rFonts w:ascii="Times New Roman" w:hAnsi="Times New Roman" w:cs="Times New Roman"/>
          <w:sz w:val="20"/>
          <w:szCs w:val="20"/>
        </w:rPr>
      </w:pPr>
      <w:r w:rsidRPr="004C3D06">
        <w:rPr>
          <w:rFonts w:ascii="Times New Roman" w:hAnsi="Times New Roman" w:cs="Times New Roman"/>
          <w:sz w:val="20"/>
          <w:szCs w:val="20"/>
        </w:rPr>
        <w:t>Von dem Praktikum erhoffe ich mir tiefgehende Einblicke in die Beratungspraxis einer der führenden Digitalisierungsberatungen Deutschlands – von der Recherche und Analyse für Wachstumsstrategien über die Mitarbeit in Kundenprojekten bis hin zur Erstellung von Projektunterlagen und Präsentationen. Ich möchte meine analytischen und konzeptionellen Fähigkeiten in der direkten Projektarbeit weiterentwickeln, eigene Ideen einbringen und dabei erleben, wie aus strategischen Empfehlungen messbare Wachstumsergebnisse entstehen. Über die Gelegenheit zum persönlichen Gespräch freue ich mich sehr.</w:t>
      </w:r>
    </w:p>
    <w:p w14:paraId="11A7A3B4" w14:textId="77777777" w:rsidR="004C3D06" w:rsidRDefault="004C3D06" w:rsidP="00DC4B34">
      <w:pPr>
        <w:spacing w:after="0" w:line="240" w:lineRule="auto"/>
        <w:jc w:val="both"/>
        <w:rPr>
          <w:rFonts w:ascii="Times New Roman" w:hAnsi="Times New Roman" w:cs="Times New Roman"/>
          <w:sz w:val="20"/>
          <w:szCs w:val="20"/>
        </w:rPr>
      </w:pPr>
    </w:p>
    <w:p w14:paraId="7E62F331" w14:textId="3CDD80E2" w:rsidR="009C628B" w:rsidRPr="009C628B" w:rsidRDefault="009C628B" w:rsidP="00DC4B34">
      <w:pPr>
        <w:spacing w:after="0" w:line="240" w:lineRule="auto"/>
        <w:jc w:val="both"/>
        <w:rPr>
          <w:rFonts w:ascii="Times New Roman" w:hAnsi="Times New Roman" w:cs="Times New Roman"/>
          <w:sz w:val="20"/>
          <w:szCs w:val="20"/>
        </w:rPr>
      </w:pPr>
      <w:r w:rsidRPr="009C628B">
        <w:rPr>
          <w:rFonts w:ascii="Times New Roman" w:hAnsi="Times New Roman" w:cs="Times New Roman"/>
          <w:sz w:val="20"/>
          <w:szCs w:val="20"/>
        </w:rPr>
        <w:t>Mit freundlichen Grüßen</w:t>
      </w:r>
    </w:p>
    <w:p w14:paraId="3BDB02BA" w14:textId="25C46467" w:rsidR="00BB3512" w:rsidRPr="00E8422C" w:rsidRDefault="00CC32FB" w:rsidP="00967988">
      <w:pPr>
        <w:spacing w:after="0" w:line="240" w:lineRule="auto"/>
        <w:jc w:val="both"/>
        <w:rPr>
          <w:rFonts w:ascii="Times New Roman" w:hAnsi="Times New Roman" w:cs="Times New Roman"/>
          <w:sz w:val="20"/>
          <w:szCs w:val="20"/>
          <w:lang w:val="en-US"/>
        </w:rPr>
      </w:pPr>
      <w:r w:rsidRPr="009669D3">
        <w:rPr>
          <w:rFonts w:ascii="Times New Roman" w:hAnsi="Times New Roman" w:cs="Times New Roman"/>
          <w:noProof/>
          <w:sz w:val="20"/>
          <w:szCs w:val="20"/>
          <w:lang w:val="en-US"/>
        </w:rPr>
        <w:drawing>
          <wp:inline distT="0" distB="0" distL="0" distR="0" wp14:anchorId="7308315D" wp14:editId="4473E46D">
            <wp:extent cx="775664" cy="403426"/>
            <wp:effectExtent l="0" t="0" r="0" b="3175"/>
            <wp:docPr id="18250501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50119" name="Grafik 1825050119"/>
                    <pic:cNvPicPr/>
                  </pic:nvPicPr>
                  <pic:blipFill rotWithShape="1">
                    <a:blip r:embed="rId9" cstate="print">
                      <a:extLst>
                        <a:ext uri="{28A0092B-C50C-407E-A947-70E740481C1C}">
                          <a14:useLocalDpi xmlns:a14="http://schemas.microsoft.com/office/drawing/2010/main" val="0"/>
                        </a:ext>
                      </a:extLst>
                    </a:blip>
                    <a:srcRect l="14832" t="9597" r="7344" b="10165"/>
                    <a:stretch>
                      <a:fillRect/>
                    </a:stretch>
                  </pic:blipFill>
                  <pic:spPr bwMode="auto">
                    <a:xfrm>
                      <a:off x="0" y="0"/>
                      <a:ext cx="1350114" cy="702200"/>
                    </a:xfrm>
                    <a:prstGeom prst="rect">
                      <a:avLst/>
                    </a:prstGeom>
                    <a:ln>
                      <a:noFill/>
                    </a:ln>
                    <a:extLst>
                      <a:ext uri="{53640926-AAD7-44D8-BBD7-CCE9431645EC}">
                        <a14:shadowObscured xmlns:a14="http://schemas.microsoft.com/office/drawing/2010/main"/>
                      </a:ext>
                    </a:extLst>
                  </pic:spPr>
                </pic:pic>
              </a:graphicData>
            </a:graphic>
          </wp:inline>
        </w:drawing>
      </w:r>
    </w:p>
    <w:sectPr w:rsidR="00BB3512" w:rsidRPr="00E8422C" w:rsidSect="009669D3">
      <w:pgSz w:w="11906" w:h="16838"/>
      <w:pgMar w:top="964" w:right="1077" w:bottom="397"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Döbele" w:date="2026-04-09T21:03:00Z" w:initials="DD">
    <w:p w14:paraId="18E96F6E" w14:textId="77777777" w:rsidR="002E50EC" w:rsidRDefault="002E50EC" w:rsidP="002E50EC">
      <w:r>
        <w:rPr>
          <w:rStyle w:val="Kommentarzeichen"/>
        </w:rPr>
        <w:annotationRef/>
      </w:r>
      <w:r>
        <w:rPr>
          <w:rFonts w:ascii="Calibri" w:eastAsia="Calibri" w:hAnsi="Calibri" w:cs="Times New Roman"/>
          <w:sz w:val="20"/>
          <w:szCs w:val="20"/>
        </w:rPr>
        <w:t>datum korrekt?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E96F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94EE25" w16cex:dateUtc="2026-04-09T1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E96F6E" w16cid:durableId="1394EE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761EA"/>
    <w:rsid w:val="00081359"/>
    <w:rsid w:val="000A154E"/>
    <w:rsid w:val="000A5AB8"/>
    <w:rsid w:val="000A6678"/>
    <w:rsid w:val="000A7DEB"/>
    <w:rsid w:val="000C3105"/>
    <w:rsid w:val="000C55DE"/>
    <w:rsid w:val="000F371C"/>
    <w:rsid w:val="001029EF"/>
    <w:rsid w:val="001146F3"/>
    <w:rsid w:val="00117F83"/>
    <w:rsid w:val="001331E1"/>
    <w:rsid w:val="00146C8E"/>
    <w:rsid w:val="00152DF9"/>
    <w:rsid w:val="00156A98"/>
    <w:rsid w:val="001608B2"/>
    <w:rsid w:val="001669DB"/>
    <w:rsid w:val="00171D11"/>
    <w:rsid w:val="001819B1"/>
    <w:rsid w:val="001A4522"/>
    <w:rsid w:val="001C17FC"/>
    <w:rsid w:val="001D079A"/>
    <w:rsid w:val="001E0088"/>
    <w:rsid w:val="001E0903"/>
    <w:rsid w:val="001E17F0"/>
    <w:rsid w:val="001E1EE7"/>
    <w:rsid w:val="002042CB"/>
    <w:rsid w:val="002062F6"/>
    <w:rsid w:val="00206DF8"/>
    <w:rsid w:val="00210FD3"/>
    <w:rsid w:val="00212042"/>
    <w:rsid w:val="002213EE"/>
    <w:rsid w:val="0023683A"/>
    <w:rsid w:val="002467A0"/>
    <w:rsid w:val="00250D68"/>
    <w:rsid w:val="002536DC"/>
    <w:rsid w:val="00255EC1"/>
    <w:rsid w:val="00257D2A"/>
    <w:rsid w:val="002627D2"/>
    <w:rsid w:val="00264191"/>
    <w:rsid w:val="0027047C"/>
    <w:rsid w:val="002708C2"/>
    <w:rsid w:val="00274324"/>
    <w:rsid w:val="002771AD"/>
    <w:rsid w:val="002A5B9F"/>
    <w:rsid w:val="002C43A4"/>
    <w:rsid w:val="002D309E"/>
    <w:rsid w:val="002D594E"/>
    <w:rsid w:val="002E39B8"/>
    <w:rsid w:val="002E50EC"/>
    <w:rsid w:val="002F51FA"/>
    <w:rsid w:val="00311A15"/>
    <w:rsid w:val="00313F1A"/>
    <w:rsid w:val="003250EA"/>
    <w:rsid w:val="003421B1"/>
    <w:rsid w:val="00352D97"/>
    <w:rsid w:val="00375D2D"/>
    <w:rsid w:val="003811BC"/>
    <w:rsid w:val="0038671F"/>
    <w:rsid w:val="003947A8"/>
    <w:rsid w:val="00395095"/>
    <w:rsid w:val="003D464F"/>
    <w:rsid w:val="003D5D1E"/>
    <w:rsid w:val="003F3290"/>
    <w:rsid w:val="003F688C"/>
    <w:rsid w:val="00405990"/>
    <w:rsid w:val="00415608"/>
    <w:rsid w:val="00421953"/>
    <w:rsid w:val="00424CAF"/>
    <w:rsid w:val="00427231"/>
    <w:rsid w:val="00434D23"/>
    <w:rsid w:val="004403CB"/>
    <w:rsid w:val="00447C84"/>
    <w:rsid w:val="00453C2F"/>
    <w:rsid w:val="00454C0B"/>
    <w:rsid w:val="0046226E"/>
    <w:rsid w:val="00474FC2"/>
    <w:rsid w:val="00492923"/>
    <w:rsid w:val="004A1501"/>
    <w:rsid w:val="004A225A"/>
    <w:rsid w:val="004A615C"/>
    <w:rsid w:val="004B4510"/>
    <w:rsid w:val="004B735F"/>
    <w:rsid w:val="004C156C"/>
    <w:rsid w:val="004C174A"/>
    <w:rsid w:val="004C3D06"/>
    <w:rsid w:val="004D3EA2"/>
    <w:rsid w:val="00500EFA"/>
    <w:rsid w:val="00506322"/>
    <w:rsid w:val="00507BBD"/>
    <w:rsid w:val="00516EFE"/>
    <w:rsid w:val="005407D6"/>
    <w:rsid w:val="00541F85"/>
    <w:rsid w:val="00542F06"/>
    <w:rsid w:val="0055174B"/>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669A"/>
    <w:rsid w:val="00603752"/>
    <w:rsid w:val="00632F05"/>
    <w:rsid w:val="0063723B"/>
    <w:rsid w:val="00647413"/>
    <w:rsid w:val="006502BE"/>
    <w:rsid w:val="0066309D"/>
    <w:rsid w:val="00687B5E"/>
    <w:rsid w:val="006A36C4"/>
    <w:rsid w:val="006A7895"/>
    <w:rsid w:val="006B00E1"/>
    <w:rsid w:val="006B302C"/>
    <w:rsid w:val="006D2592"/>
    <w:rsid w:val="006E7B87"/>
    <w:rsid w:val="006F58EC"/>
    <w:rsid w:val="00706233"/>
    <w:rsid w:val="00712B00"/>
    <w:rsid w:val="007251EA"/>
    <w:rsid w:val="00725F3E"/>
    <w:rsid w:val="007340D7"/>
    <w:rsid w:val="007472BD"/>
    <w:rsid w:val="00755A3D"/>
    <w:rsid w:val="007675B1"/>
    <w:rsid w:val="00797EF1"/>
    <w:rsid w:val="007A0819"/>
    <w:rsid w:val="007A3246"/>
    <w:rsid w:val="007A5630"/>
    <w:rsid w:val="007A64C5"/>
    <w:rsid w:val="007A719D"/>
    <w:rsid w:val="007B1B2B"/>
    <w:rsid w:val="007C59D2"/>
    <w:rsid w:val="007D277D"/>
    <w:rsid w:val="007E4326"/>
    <w:rsid w:val="007F0344"/>
    <w:rsid w:val="007F7EA0"/>
    <w:rsid w:val="008049F7"/>
    <w:rsid w:val="00805C7C"/>
    <w:rsid w:val="00807293"/>
    <w:rsid w:val="00820354"/>
    <w:rsid w:val="00821FD2"/>
    <w:rsid w:val="0082763D"/>
    <w:rsid w:val="008363E1"/>
    <w:rsid w:val="0083750F"/>
    <w:rsid w:val="00842065"/>
    <w:rsid w:val="008428CF"/>
    <w:rsid w:val="00843A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03CD"/>
    <w:rsid w:val="00917D08"/>
    <w:rsid w:val="00947AEF"/>
    <w:rsid w:val="00962B9E"/>
    <w:rsid w:val="00965760"/>
    <w:rsid w:val="009669D3"/>
    <w:rsid w:val="00967988"/>
    <w:rsid w:val="00991E04"/>
    <w:rsid w:val="0099776A"/>
    <w:rsid w:val="009A256E"/>
    <w:rsid w:val="009C57FD"/>
    <w:rsid w:val="009C628B"/>
    <w:rsid w:val="009D07DC"/>
    <w:rsid w:val="009D3BBF"/>
    <w:rsid w:val="009E73E7"/>
    <w:rsid w:val="009F46A7"/>
    <w:rsid w:val="009F4AFC"/>
    <w:rsid w:val="00A1282E"/>
    <w:rsid w:val="00A14247"/>
    <w:rsid w:val="00A17944"/>
    <w:rsid w:val="00A40D57"/>
    <w:rsid w:val="00A42788"/>
    <w:rsid w:val="00A44493"/>
    <w:rsid w:val="00A4752C"/>
    <w:rsid w:val="00A53760"/>
    <w:rsid w:val="00A609D0"/>
    <w:rsid w:val="00AA2791"/>
    <w:rsid w:val="00AA4C7C"/>
    <w:rsid w:val="00AB4CD0"/>
    <w:rsid w:val="00AB4E8D"/>
    <w:rsid w:val="00AC5044"/>
    <w:rsid w:val="00AC61EE"/>
    <w:rsid w:val="00AC66C4"/>
    <w:rsid w:val="00AC7086"/>
    <w:rsid w:val="00AD2744"/>
    <w:rsid w:val="00AE0CE5"/>
    <w:rsid w:val="00AE26F5"/>
    <w:rsid w:val="00AE3A33"/>
    <w:rsid w:val="00B135CE"/>
    <w:rsid w:val="00B27D18"/>
    <w:rsid w:val="00B339B8"/>
    <w:rsid w:val="00B346A7"/>
    <w:rsid w:val="00B43970"/>
    <w:rsid w:val="00B50A34"/>
    <w:rsid w:val="00B54C38"/>
    <w:rsid w:val="00B5613E"/>
    <w:rsid w:val="00B57CB1"/>
    <w:rsid w:val="00B61A29"/>
    <w:rsid w:val="00B77DCE"/>
    <w:rsid w:val="00B804F7"/>
    <w:rsid w:val="00B81B0E"/>
    <w:rsid w:val="00B86B30"/>
    <w:rsid w:val="00B87CA9"/>
    <w:rsid w:val="00B906B7"/>
    <w:rsid w:val="00B92702"/>
    <w:rsid w:val="00B9666E"/>
    <w:rsid w:val="00BA6509"/>
    <w:rsid w:val="00BB3512"/>
    <w:rsid w:val="00BB3C75"/>
    <w:rsid w:val="00BC01CD"/>
    <w:rsid w:val="00BF522D"/>
    <w:rsid w:val="00C0214A"/>
    <w:rsid w:val="00C030C1"/>
    <w:rsid w:val="00C1562F"/>
    <w:rsid w:val="00C219A2"/>
    <w:rsid w:val="00C32603"/>
    <w:rsid w:val="00C6717B"/>
    <w:rsid w:val="00C71380"/>
    <w:rsid w:val="00C77011"/>
    <w:rsid w:val="00C9003C"/>
    <w:rsid w:val="00C91AB7"/>
    <w:rsid w:val="00C94255"/>
    <w:rsid w:val="00C97ECA"/>
    <w:rsid w:val="00CA1160"/>
    <w:rsid w:val="00CA702E"/>
    <w:rsid w:val="00CA7350"/>
    <w:rsid w:val="00CB281D"/>
    <w:rsid w:val="00CB3679"/>
    <w:rsid w:val="00CB639D"/>
    <w:rsid w:val="00CC32FB"/>
    <w:rsid w:val="00CD51E6"/>
    <w:rsid w:val="00CE433B"/>
    <w:rsid w:val="00CF1F2A"/>
    <w:rsid w:val="00D30CEA"/>
    <w:rsid w:val="00D71D8E"/>
    <w:rsid w:val="00D9281A"/>
    <w:rsid w:val="00DA3404"/>
    <w:rsid w:val="00DA524B"/>
    <w:rsid w:val="00DB471D"/>
    <w:rsid w:val="00DC4B34"/>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770C5"/>
    <w:rsid w:val="00E83116"/>
    <w:rsid w:val="00E8422C"/>
    <w:rsid w:val="00E871C5"/>
    <w:rsid w:val="00E914E5"/>
    <w:rsid w:val="00E91B86"/>
    <w:rsid w:val="00EA6CEC"/>
    <w:rsid w:val="00EA7AC2"/>
    <w:rsid w:val="00EB18BA"/>
    <w:rsid w:val="00EC000C"/>
    <w:rsid w:val="00EC359D"/>
    <w:rsid w:val="00EF0C82"/>
    <w:rsid w:val="00EF0F0F"/>
    <w:rsid w:val="00EF2FD5"/>
    <w:rsid w:val="00EF30DF"/>
    <w:rsid w:val="00EF4CF3"/>
    <w:rsid w:val="00F11473"/>
    <w:rsid w:val="00F253C5"/>
    <w:rsid w:val="00F270C0"/>
    <w:rsid w:val="00F30624"/>
    <w:rsid w:val="00F4717F"/>
    <w:rsid w:val="00F5301B"/>
    <w:rsid w:val="00F55CE3"/>
    <w:rsid w:val="00F74175"/>
    <w:rsid w:val="00F92A04"/>
    <w:rsid w:val="00FA4972"/>
    <w:rsid w:val="00FA5291"/>
    <w:rsid w:val="00FA742C"/>
    <w:rsid w:val="00FD7864"/>
    <w:rsid w:val="00FF22F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2771AD"/>
    <w:rPr>
      <w:sz w:val="16"/>
      <w:szCs w:val="16"/>
    </w:rPr>
  </w:style>
  <w:style w:type="paragraph" w:styleId="Kommentartext">
    <w:name w:val="annotation text"/>
    <w:basedOn w:val="Standard"/>
    <w:link w:val="KommentartextZchn"/>
    <w:uiPriority w:val="99"/>
    <w:semiHidden/>
    <w:unhideWhenUsed/>
    <w:rsid w:val="002771AD"/>
    <w:pPr>
      <w:spacing w:after="200" w:line="240" w:lineRule="auto"/>
    </w:pPr>
    <w:rPr>
      <w:rFonts w:ascii="Calibri" w:eastAsia="Calibri" w:hAnsi="Calibri" w:cs="Times New Roman"/>
      <w:sz w:val="20"/>
      <w:szCs w:val="20"/>
    </w:rPr>
  </w:style>
  <w:style w:type="character" w:customStyle="1" w:styleId="KommentartextZchn">
    <w:name w:val="Kommentartext Zchn"/>
    <w:basedOn w:val="Absatz-Standardschriftart"/>
    <w:link w:val="Kommentartext"/>
    <w:uiPriority w:val="99"/>
    <w:semiHidden/>
    <w:rsid w:val="002771AD"/>
    <w:rPr>
      <w:rFonts w:ascii="Calibri" w:eastAsia="Calibri" w:hAnsi="Calibri" w:cs="Times New Roman"/>
      <w:sz w:val="20"/>
      <w:szCs w:val="20"/>
    </w:rPr>
  </w:style>
  <w:style w:type="paragraph" w:styleId="berarbeitung">
    <w:name w:val="Revision"/>
    <w:hidden/>
    <w:uiPriority w:val="99"/>
    <w:semiHidden/>
    <w:rsid w:val="002771AD"/>
    <w:pPr>
      <w:spacing w:after="0" w:line="240" w:lineRule="auto"/>
    </w:pPr>
  </w:style>
  <w:style w:type="paragraph" w:styleId="Kommentarthema">
    <w:name w:val="annotation subject"/>
    <w:basedOn w:val="Kommentartext"/>
    <w:next w:val="Kommentartext"/>
    <w:link w:val="KommentarthemaZchn"/>
    <w:uiPriority w:val="99"/>
    <w:semiHidden/>
    <w:unhideWhenUsed/>
    <w:rsid w:val="002E50EC"/>
    <w:pPr>
      <w:spacing w:after="160"/>
    </w:pPr>
    <w:rPr>
      <w:rFonts w:asciiTheme="minorHAnsi" w:eastAsiaTheme="minorHAnsi" w:hAnsiTheme="minorHAnsi" w:cstheme="minorBidi"/>
      <w:b/>
      <w:bCs/>
    </w:rPr>
  </w:style>
  <w:style w:type="character" w:customStyle="1" w:styleId="KommentarthemaZchn">
    <w:name w:val="Kommentarthema Zchn"/>
    <w:basedOn w:val="KommentartextZchn"/>
    <w:link w:val="Kommentarthema"/>
    <w:uiPriority w:val="99"/>
    <w:semiHidden/>
    <w:rsid w:val="002E50EC"/>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5026">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75827590">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160757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30006507">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1569390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086537931">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14382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23731928">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38221172">
      <w:bodyDiv w:val="1"/>
      <w:marLeft w:val="0"/>
      <w:marRight w:val="0"/>
      <w:marTop w:val="0"/>
      <w:marBottom w:val="0"/>
      <w:divBdr>
        <w:top w:val="none" w:sz="0" w:space="0" w:color="auto"/>
        <w:left w:val="none" w:sz="0" w:space="0" w:color="auto"/>
        <w:bottom w:val="none" w:sz="0" w:space="0" w:color="auto"/>
        <w:right w:val="none" w:sz="0" w:space="0" w:color="auto"/>
      </w:divBdr>
    </w:div>
    <w:div w:id="1721981152">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64052957">
      <w:bodyDiv w:val="1"/>
      <w:marLeft w:val="0"/>
      <w:marRight w:val="0"/>
      <w:marTop w:val="0"/>
      <w:marBottom w:val="0"/>
      <w:divBdr>
        <w:top w:val="none" w:sz="0" w:space="0" w:color="auto"/>
        <w:left w:val="none" w:sz="0" w:space="0" w:color="auto"/>
        <w:bottom w:val="none" w:sz="0" w:space="0" w:color="auto"/>
        <w:right w:val="none" w:sz="0" w:space="0" w:color="auto"/>
      </w:divBdr>
    </w:div>
    <w:div w:id="1995909374">
      <w:bodyDiv w:val="1"/>
      <w:marLeft w:val="0"/>
      <w:marRight w:val="0"/>
      <w:marTop w:val="0"/>
      <w:marBottom w:val="0"/>
      <w:divBdr>
        <w:top w:val="none" w:sz="0" w:space="0" w:color="auto"/>
        <w:left w:val="none" w:sz="0" w:space="0" w:color="auto"/>
        <w:bottom w:val="none" w:sz="0" w:space="0" w:color="auto"/>
        <w:right w:val="none" w:sz="0" w:space="0" w:color="auto"/>
      </w:divBdr>
    </w:div>
    <w:div w:id="201328874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0286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677</Words>
  <Characters>4272</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9</cp:revision>
  <cp:lastPrinted>2026-02-18T15:54:00Z</cp:lastPrinted>
  <dcterms:created xsi:type="dcterms:W3CDTF">2026-02-18T15:54:00Z</dcterms:created>
  <dcterms:modified xsi:type="dcterms:W3CDTF">2026-04-09T19:03:00Z</dcterms:modified>
</cp:coreProperties>
</file>