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C9FF7" w14:textId="77777777" w:rsidR="009F64E8" w:rsidRPr="00A2120E" w:rsidRDefault="00FC4BE1">
      <w:pPr>
        <w:rPr>
          <w:rFonts w:cstheme="minorHAnsi"/>
          <w:b/>
        </w:rPr>
      </w:pPr>
      <w:r w:rsidRPr="00A2120E">
        <w:rPr>
          <w:rFonts w:cstheme="minorHAnsi"/>
          <w:b/>
        </w:rPr>
        <w:t>Selbstpräsentation Micha Rieger</w:t>
      </w:r>
    </w:p>
    <w:p w14:paraId="3881A930" w14:textId="77777777" w:rsidR="00FC4BE1" w:rsidRPr="00A2120E" w:rsidRDefault="00FC4BE1">
      <w:pPr>
        <w:rPr>
          <w:rFonts w:cstheme="minorHAnsi"/>
        </w:rPr>
      </w:pPr>
    </w:p>
    <w:p w14:paraId="17B6FAF0" w14:textId="77FFD5F9" w:rsidR="00F5347F" w:rsidRPr="00A2120E" w:rsidRDefault="00D74775" w:rsidP="00CA352A">
      <w:pPr>
        <w:jc w:val="both"/>
        <w:rPr>
          <w:rFonts w:cstheme="minorHAnsi"/>
        </w:rPr>
      </w:pPr>
      <w:del w:id="0" w:author="jonas.stegh@pumpkincareers.com" w:date="2022-11-17T10:21:00Z">
        <w:r w:rsidRPr="00A2120E" w:rsidDel="00940125">
          <w:rPr>
            <w:rFonts w:cstheme="minorHAnsi"/>
          </w:rPr>
          <w:delText xml:space="preserve">Schon seit der Grundschule und eigentlich auch schon vorher konnte ich mich nicht damit zufriedengeben, </w:delText>
        </w:r>
        <w:r w:rsidR="005B3124" w:rsidRPr="00A2120E" w:rsidDel="00940125">
          <w:rPr>
            <w:rFonts w:cstheme="minorHAnsi"/>
          </w:rPr>
          <w:delText>durchschnittliche Leistungen zu bringen</w:delText>
        </w:r>
        <w:r w:rsidRPr="00A2120E" w:rsidDel="00940125">
          <w:rPr>
            <w:rFonts w:cstheme="minorHAnsi"/>
          </w:rPr>
          <w:delText xml:space="preserve">. </w:delText>
        </w:r>
      </w:del>
      <w:r w:rsidRPr="00A2120E">
        <w:rPr>
          <w:rFonts w:cstheme="minorHAnsi"/>
        </w:rPr>
        <w:t xml:space="preserve">Ich konnte mit 4 Jahren rechnen, lesen und schreiben, habe mich in der Grundschule </w:t>
      </w:r>
      <w:del w:id="1" w:author="jonas.stegh@pumpkincareers.com" w:date="2022-11-17T10:21:00Z">
        <w:r w:rsidRPr="00A2120E" w:rsidDel="00940125">
          <w:rPr>
            <w:rFonts w:cstheme="minorHAnsi"/>
          </w:rPr>
          <w:delText xml:space="preserve">sogar </w:delText>
        </w:r>
      </w:del>
      <w:r w:rsidRPr="00A2120E">
        <w:rPr>
          <w:rFonts w:cstheme="minorHAnsi"/>
        </w:rPr>
        <w:t>in den Förderkursen gelangweilt</w:t>
      </w:r>
      <w:r w:rsidR="00FD103E" w:rsidRPr="00A2120E">
        <w:rPr>
          <w:rFonts w:cstheme="minorHAnsi"/>
        </w:rPr>
        <w:t xml:space="preserve"> und auch auf dem Gymnasium ging es mir im Unterricht alles ein bisschen zu langsam. </w:t>
      </w:r>
    </w:p>
    <w:p w14:paraId="61C575C5" w14:textId="092F2931" w:rsidR="00CA352A" w:rsidRPr="00A2120E" w:rsidRDefault="00F5347F" w:rsidP="00CA352A">
      <w:pPr>
        <w:jc w:val="both"/>
        <w:rPr>
          <w:rFonts w:cstheme="minorHAnsi"/>
        </w:rPr>
      </w:pPr>
      <w:r w:rsidRPr="00A2120E">
        <w:rPr>
          <w:rFonts w:cstheme="minorHAnsi"/>
        </w:rPr>
        <w:t xml:space="preserve">Meine erste Lösung war Musik. </w:t>
      </w:r>
      <w:r w:rsidR="00FD103E" w:rsidRPr="00A2120E">
        <w:rPr>
          <w:rFonts w:cstheme="minorHAnsi"/>
        </w:rPr>
        <w:t xml:space="preserve">Seit der zweiten Klasse habe ich Querflötenunterricht genommen, ab dem Gymnasium auch Klavier- und zwischenzeitlich Oboen Unterricht und Musiktheoriestunden und habe in einem Orchester mitgespielt. </w:t>
      </w:r>
      <w:del w:id="2" w:author="jonas.stegh@pumpkincareers.com" w:date="2022-11-17T10:22:00Z">
        <w:r w:rsidR="00FD103E" w:rsidRPr="00A2120E" w:rsidDel="00940125">
          <w:rPr>
            <w:rFonts w:cstheme="minorHAnsi"/>
          </w:rPr>
          <w:delText xml:space="preserve">Das alles nicht nur als Zeitvertreib: </w:delText>
        </w:r>
      </w:del>
      <w:r w:rsidR="00FD103E" w:rsidRPr="00A2120E">
        <w:rPr>
          <w:rFonts w:cstheme="minorHAnsi"/>
        </w:rPr>
        <w:t>Mit der Querflöte habe ich verschiedene Jugend Musiziert Preise gewonnen, mit dem Orchester waren wir in Finnland, Italien und Portugal für Konzertreisen</w:t>
      </w:r>
      <w:r w:rsidR="003318B1" w:rsidRPr="00A2120E">
        <w:rPr>
          <w:rFonts w:cstheme="minorHAnsi"/>
        </w:rPr>
        <w:t>.</w:t>
      </w:r>
      <w:r w:rsidR="00C278D3">
        <w:rPr>
          <w:rFonts w:cstheme="minorHAnsi"/>
        </w:rPr>
        <w:t xml:space="preserve"> Außerdem wurde ich in die Studienvorbereitende Abteilung der Musikschule Dortmund aufgenommen, dabei hatte ich nicht das Ziel, Berufsmusiker zu werden, sondern ich wollte herausfinden, wie viel ich fähig bin zu leisten. </w:t>
      </w:r>
    </w:p>
    <w:p w14:paraId="6F43E353" w14:textId="6861FDBD" w:rsidR="00FD103E" w:rsidRPr="00A2120E" w:rsidDel="00940125" w:rsidRDefault="00FD103E" w:rsidP="00046BB6">
      <w:pPr>
        <w:jc w:val="both"/>
        <w:rPr>
          <w:del w:id="3" w:author="jonas.stegh@pumpkincareers.com" w:date="2022-11-17T10:27:00Z"/>
          <w:rFonts w:cstheme="minorHAnsi"/>
        </w:rPr>
      </w:pPr>
      <w:r w:rsidRPr="00A2120E">
        <w:rPr>
          <w:rFonts w:cstheme="minorHAnsi"/>
        </w:rPr>
        <w:t>Parallel habe ich auch in der Schule immer mehr mein naturwissenschaftliches Interesse erforscht und da vor Allem im mathematischen meine Stärken gefunden. Auch da war mir aber der Matheunterricht nicht genug, seit der 7. Klasse habe ich an der Mathematikolympiade teilgenommen und erste Preise gewonnen</w:t>
      </w:r>
      <w:r w:rsidR="000A2177" w:rsidRPr="00A2120E">
        <w:rPr>
          <w:rFonts w:cstheme="minorHAnsi"/>
        </w:rPr>
        <w:t xml:space="preserve"> und auch im Mathe Leistungskurs hatte ich den Stoff eigentlich schon nach zwei Stunden drauf. </w:t>
      </w:r>
      <w:r w:rsidR="00396B25" w:rsidRPr="00A2120E">
        <w:rPr>
          <w:rFonts w:cstheme="minorHAnsi"/>
        </w:rPr>
        <w:t xml:space="preserve">Im Leistungskurs </w:t>
      </w:r>
      <w:r w:rsidR="000A2177" w:rsidRPr="00A2120E">
        <w:rPr>
          <w:rFonts w:cstheme="minorHAnsi"/>
        </w:rPr>
        <w:t xml:space="preserve">kam mein Mathelehrer </w:t>
      </w:r>
      <w:r w:rsidR="00396B25" w:rsidRPr="00A2120E">
        <w:rPr>
          <w:rFonts w:cstheme="minorHAnsi"/>
        </w:rPr>
        <w:t xml:space="preserve">dann </w:t>
      </w:r>
      <w:r w:rsidR="000A2177" w:rsidRPr="00A2120E">
        <w:rPr>
          <w:rFonts w:cstheme="minorHAnsi"/>
        </w:rPr>
        <w:t xml:space="preserve">auf mich zu </w:t>
      </w:r>
      <w:r w:rsidR="00396B25" w:rsidRPr="00A2120E">
        <w:rPr>
          <w:rFonts w:cstheme="minorHAnsi"/>
        </w:rPr>
        <w:t>und hat mich auf die Schüleruni an der TU Dortmund hingewiesen. Dann bin ich also parallel zum letzten Abiturjahr zu der Vorlesung Höhere Mathematik 1 gegangen</w:t>
      </w:r>
      <w:r w:rsidR="00CD2C21" w:rsidRPr="00A2120E">
        <w:rPr>
          <w:rFonts w:cstheme="minorHAnsi"/>
        </w:rPr>
        <w:t xml:space="preserve"> und</w:t>
      </w:r>
      <w:r w:rsidR="00396B25" w:rsidRPr="00A2120E">
        <w:rPr>
          <w:rFonts w:cstheme="minorHAnsi"/>
        </w:rPr>
        <w:t xml:space="preserve"> im folgenden Sommersemester </w:t>
      </w:r>
      <w:r w:rsidR="00CD2C21" w:rsidRPr="00A2120E">
        <w:rPr>
          <w:rFonts w:cstheme="minorHAnsi"/>
        </w:rPr>
        <w:t xml:space="preserve">zu </w:t>
      </w:r>
      <w:proofErr w:type="spellStart"/>
      <w:r w:rsidR="00CD2C21" w:rsidRPr="00A2120E">
        <w:rPr>
          <w:rFonts w:cstheme="minorHAnsi"/>
        </w:rPr>
        <w:t>HöMa</w:t>
      </w:r>
      <w:proofErr w:type="spellEnd"/>
      <w:r w:rsidR="00CD2C21" w:rsidRPr="00A2120E">
        <w:rPr>
          <w:rFonts w:cstheme="minorHAnsi"/>
        </w:rPr>
        <w:t xml:space="preserve"> 2, Mikroökonomie und Technische Mechanik 1 und habe da alle </w:t>
      </w:r>
      <w:r w:rsidR="007F6E96" w:rsidRPr="00A2120E">
        <w:rPr>
          <w:rFonts w:cstheme="minorHAnsi"/>
        </w:rPr>
        <w:t xml:space="preserve">jeweils </w:t>
      </w:r>
      <w:r w:rsidR="00396B25" w:rsidRPr="00A2120E">
        <w:rPr>
          <w:rFonts w:cstheme="minorHAnsi"/>
        </w:rPr>
        <w:t xml:space="preserve">mit 1,0 bestanden. </w:t>
      </w:r>
      <w:r w:rsidR="00E00172">
        <w:rPr>
          <w:rFonts w:cstheme="minorHAnsi"/>
        </w:rPr>
        <w:t xml:space="preserve">In der 11. Klasse durfte ich dann nach Kopenhagen fliegen und dort an </w:t>
      </w:r>
      <w:r w:rsidR="0001554F">
        <w:rPr>
          <w:rFonts w:cstheme="minorHAnsi"/>
        </w:rPr>
        <w:t xml:space="preserve">einer „Model United </w:t>
      </w:r>
      <w:proofErr w:type="spellStart"/>
      <w:r w:rsidR="0001554F">
        <w:rPr>
          <w:rFonts w:cstheme="minorHAnsi"/>
        </w:rPr>
        <w:t>Nations</w:t>
      </w:r>
      <w:proofErr w:type="spellEnd"/>
      <w:r w:rsidR="0001554F">
        <w:rPr>
          <w:rFonts w:cstheme="minorHAnsi"/>
        </w:rPr>
        <w:t>“,</w:t>
      </w:r>
      <w:r w:rsidR="000A1493">
        <w:rPr>
          <w:rFonts w:cstheme="minorHAnsi"/>
        </w:rPr>
        <w:t xml:space="preserve"> also</w:t>
      </w:r>
      <w:r w:rsidR="0001554F">
        <w:rPr>
          <w:rFonts w:cstheme="minorHAnsi"/>
        </w:rPr>
        <w:t xml:space="preserve"> </w:t>
      </w:r>
      <w:r w:rsidR="00E00172">
        <w:rPr>
          <w:rFonts w:cstheme="minorHAnsi"/>
        </w:rPr>
        <w:t xml:space="preserve">einer Simulation der Vereinten Nationen Teilnehmen. </w:t>
      </w:r>
      <w:r w:rsidR="00E43784" w:rsidRPr="00A2120E">
        <w:rPr>
          <w:rFonts w:cstheme="minorHAnsi"/>
        </w:rPr>
        <w:t xml:space="preserve">Auch der Rest vom Abitur war für mich </w:t>
      </w:r>
      <w:r w:rsidR="00CE3560" w:rsidRPr="00A2120E">
        <w:rPr>
          <w:rFonts w:cstheme="minorHAnsi"/>
        </w:rPr>
        <w:t xml:space="preserve">dann </w:t>
      </w:r>
      <w:r w:rsidR="00E43784" w:rsidRPr="00A2120E">
        <w:rPr>
          <w:rFonts w:cstheme="minorHAnsi"/>
        </w:rPr>
        <w:t>keine große Schwierigkeit und ich habe mit einem Schnitt von 0,8 das beste Abitur in der Geschichte unserer Schule geschrieben.</w:t>
      </w:r>
    </w:p>
    <w:p w14:paraId="1A74E269" w14:textId="77777777" w:rsidR="00F751D7" w:rsidRPr="00A2120E" w:rsidRDefault="00F751D7" w:rsidP="00396B25">
      <w:pPr>
        <w:jc w:val="both"/>
        <w:rPr>
          <w:rFonts w:cstheme="minorHAnsi"/>
        </w:rPr>
      </w:pPr>
    </w:p>
    <w:p w14:paraId="6C9BE6C6" w14:textId="547C78DE" w:rsidR="00EB5AA3" w:rsidRDefault="00F751D7" w:rsidP="00EB5AA3">
      <w:pPr>
        <w:jc w:val="both"/>
        <w:rPr>
          <w:rFonts w:cstheme="minorHAnsi"/>
        </w:rPr>
      </w:pPr>
      <w:commentRangeStart w:id="4"/>
      <w:r w:rsidRPr="00A2120E">
        <w:rPr>
          <w:rFonts w:cstheme="minorHAnsi"/>
        </w:rPr>
        <w:t xml:space="preserve">Aus Sicht eines Schülers war jetzt so ziemlich alles im Leben erreicht und Eltern und Großeltern waren natürlich mächtig stolz, aber ich habe mich kein bisschen so gefühlt, als wäre ich </w:t>
      </w:r>
      <w:r w:rsidR="00C73D82" w:rsidRPr="00A2120E">
        <w:rPr>
          <w:rFonts w:cstheme="minorHAnsi"/>
        </w:rPr>
        <w:t>e</w:t>
      </w:r>
      <w:r w:rsidRPr="00A2120E">
        <w:rPr>
          <w:rFonts w:cstheme="minorHAnsi"/>
        </w:rPr>
        <w:t xml:space="preserve">rwachsen und bereit zu studieren. </w:t>
      </w:r>
      <w:commentRangeEnd w:id="4"/>
      <w:r w:rsidR="00940125">
        <w:rPr>
          <w:rStyle w:val="CommentReference"/>
        </w:rPr>
        <w:commentReference w:id="4"/>
      </w:r>
      <w:r w:rsidR="00353B3D">
        <w:rPr>
          <w:rFonts w:cstheme="minorHAnsi"/>
        </w:rPr>
        <w:t xml:space="preserve">Was macht man dann? Genau, man geht für ein Jahr ins Ausland und das habe ich auch gemacht. Ich war für </w:t>
      </w:r>
      <w:r w:rsidRPr="00A2120E">
        <w:rPr>
          <w:rFonts w:cstheme="minorHAnsi"/>
        </w:rPr>
        <w:t xml:space="preserve">ein Jahr </w:t>
      </w:r>
      <w:r w:rsidR="00353B3D">
        <w:rPr>
          <w:rFonts w:cstheme="minorHAnsi"/>
        </w:rPr>
        <w:t xml:space="preserve">in </w:t>
      </w:r>
      <w:r w:rsidRPr="00A2120E">
        <w:rPr>
          <w:rFonts w:cstheme="minorHAnsi"/>
        </w:rPr>
        <w:t xml:space="preserve">Griechenland </w:t>
      </w:r>
      <w:r w:rsidR="00353B3D">
        <w:rPr>
          <w:rFonts w:cstheme="minorHAnsi"/>
        </w:rPr>
        <w:t xml:space="preserve">und habe dort </w:t>
      </w:r>
      <w:r w:rsidR="0087719E" w:rsidRPr="00A2120E">
        <w:rPr>
          <w:rFonts w:cstheme="minorHAnsi"/>
        </w:rPr>
        <w:t xml:space="preserve">einen </w:t>
      </w:r>
      <w:r w:rsidRPr="00A2120E">
        <w:rPr>
          <w:rFonts w:cstheme="minorHAnsi"/>
        </w:rPr>
        <w:t>Freiwilligendienst in der Flüchtlingsarbeit in Athen</w:t>
      </w:r>
      <w:r w:rsidR="0087719E" w:rsidRPr="00A2120E">
        <w:rPr>
          <w:rFonts w:cstheme="minorHAnsi"/>
        </w:rPr>
        <w:t xml:space="preserve"> gemacht habe</w:t>
      </w:r>
      <w:r w:rsidRPr="00A2120E">
        <w:rPr>
          <w:rFonts w:cstheme="minorHAnsi"/>
        </w:rPr>
        <w:t xml:space="preserve">. </w:t>
      </w:r>
      <w:r w:rsidR="00C73D82" w:rsidRPr="00A2120E">
        <w:rPr>
          <w:rFonts w:cstheme="minorHAnsi"/>
        </w:rPr>
        <w:t>Voller Motivation bin ich also im Sommer 2020 ausgereist</w:t>
      </w:r>
      <w:r w:rsidR="00AA4831" w:rsidRPr="00A2120E">
        <w:rPr>
          <w:rFonts w:cstheme="minorHAnsi"/>
        </w:rPr>
        <w:t xml:space="preserve"> – was konnte schon schiefgehen. </w:t>
      </w:r>
      <w:r w:rsidR="002C2C9D">
        <w:rPr>
          <w:rFonts w:cstheme="minorHAnsi"/>
        </w:rPr>
        <w:t>Sie</w:t>
      </w:r>
      <w:r w:rsidR="00AA4831" w:rsidRPr="00A2120E">
        <w:rPr>
          <w:rFonts w:cstheme="minorHAnsi"/>
        </w:rPr>
        <w:t xml:space="preserve"> ahn</w:t>
      </w:r>
      <w:r w:rsidR="002C2C9D">
        <w:rPr>
          <w:rFonts w:cstheme="minorHAnsi"/>
        </w:rPr>
        <w:t>en</w:t>
      </w:r>
      <w:r w:rsidR="00AA4831" w:rsidRPr="00A2120E">
        <w:rPr>
          <w:rFonts w:cstheme="minorHAnsi"/>
        </w:rPr>
        <w:t xml:space="preserve"> es, natürlich kann da eine Menge schief gehen</w:t>
      </w:r>
      <w:r w:rsidR="00FF157B" w:rsidRPr="00A2120E">
        <w:rPr>
          <w:rFonts w:cstheme="minorHAnsi"/>
        </w:rPr>
        <w:t xml:space="preserve">. </w:t>
      </w:r>
      <w:r w:rsidR="00AA4831" w:rsidRPr="00A2120E">
        <w:rPr>
          <w:rFonts w:cstheme="minorHAnsi"/>
        </w:rPr>
        <w:t xml:space="preserve">Ich weiß noch wie wir in einem Teammeeting zusammensaßen und der erste offizielle Lockdown verkündet wurde – unsere Arbeit für 2 ganze Monate geschlossen. </w:t>
      </w:r>
      <w:r w:rsidR="0042034E">
        <w:rPr>
          <w:rFonts w:cstheme="minorHAnsi"/>
        </w:rPr>
        <w:t xml:space="preserve">Dazu kamen </w:t>
      </w:r>
      <w:r w:rsidR="00E739A5">
        <w:rPr>
          <w:rFonts w:cstheme="minorHAnsi"/>
        </w:rPr>
        <w:t xml:space="preserve">im Laufe des Jahres </w:t>
      </w:r>
      <w:r w:rsidR="0042034E">
        <w:rPr>
          <w:rFonts w:cstheme="minorHAnsi"/>
        </w:rPr>
        <w:t xml:space="preserve">noch mehr </w:t>
      </w:r>
      <w:r w:rsidR="00E739A5">
        <w:rPr>
          <w:rFonts w:cstheme="minorHAnsi"/>
        </w:rPr>
        <w:t xml:space="preserve">Schwierigkeiten, wie Tode in der Familie in Deutschland, Frust, Selbstmitleid, Heimweh, schwierige Teammitglieder. </w:t>
      </w:r>
      <w:ins w:id="5" w:author="jonas.stegh@pumpkincareers.com" w:date="2022-11-17T10:23:00Z">
        <w:r w:rsidR="00940125">
          <w:rPr>
            <w:rFonts w:cstheme="minorHAnsi"/>
          </w:rPr>
          <w:t xml:space="preserve">Ausruf </w:t>
        </w:r>
      </w:ins>
      <w:r w:rsidR="00E739A5">
        <w:rPr>
          <w:rFonts w:cstheme="minorHAnsi"/>
        </w:rPr>
        <w:t xml:space="preserve">Aber ich war fest davon überzeugt, doch noch das </w:t>
      </w:r>
      <w:r w:rsidR="00B705E5">
        <w:rPr>
          <w:rFonts w:cstheme="minorHAnsi"/>
        </w:rPr>
        <w:t>B</w:t>
      </w:r>
      <w:r w:rsidR="00E739A5">
        <w:rPr>
          <w:rFonts w:cstheme="minorHAnsi"/>
        </w:rPr>
        <w:t>este aus dem Jahr holen zu können und hab mich hingesetzt, Persisch gelernt, Projekte gemacht, Freunde gewonnen.</w:t>
      </w:r>
      <w:r w:rsidR="00754E46">
        <w:rPr>
          <w:rFonts w:cstheme="minorHAnsi"/>
        </w:rPr>
        <w:t xml:space="preserve">, etc. </w:t>
      </w:r>
    </w:p>
    <w:p w14:paraId="008B48D9" w14:textId="0A85C64A" w:rsidR="005309B4" w:rsidRDefault="00697A8A" w:rsidP="00340381">
      <w:pPr>
        <w:jc w:val="both"/>
        <w:rPr>
          <w:rFonts w:cstheme="minorHAnsi"/>
        </w:rPr>
      </w:pPr>
      <w:r w:rsidRPr="00A2120E">
        <w:rPr>
          <w:rFonts w:cstheme="minorHAnsi"/>
        </w:rPr>
        <w:t>Zurück in Deutschland</w:t>
      </w:r>
      <w:r w:rsidR="007447A8" w:rsidRPr="00A2120E">
        <w:rPr>
          <w:rFonts w:cstheme="minorHAnsi"/>
        </w:rPr>
        <w:t xml:space="preserve"> </w:t>
      </w:r>
      <w:r w:rsidR="006F7A35" w:rsidRPr="00A2120E">
        <w:rPr>
          <w:rFonts w:cstheme="minorHAnsi"/>
        </w:rPr>
        <w:t xml:space="preserve">im Sommer </w:t>
      </w:r>
      <w:r w:rsidR="007447A8" w:rsidRPr="00A2120E">
        <w:rPr>
          <w:rFonts w:cstheme="minorHAnsi"/>
        </w:rPr>
        <w:t>2021</w:t>
      </w:r>
      <w:r w:rsidRPr="00A2120E">
        <w:rPr>
          <w:rFonts w:cstheme="minorHAnsi"/>
        </w:rPr>
        <w:t xml:space="preserve"> war ich neu motiviert</w:t>
      </w:r>
      <w:r w:rsidR="00EE79D4">
        <w:rPr>
          <w:rFonts w:cstheme="minorHAnsi"/>
        </w:rPr>
        <w:t xml:space="preserve"> zu studieren</w:t>
      </w:r>
      <w:r w:rsidR="00047824" w:rsidRPr="00A2120E">
        <w:rPr>
          <w:rFonts w:cstheme="minorHAnsi"/>
        </w:rPr>
        <w:t xml:space="preserve">. </w:t>
      </w:r>
      <w:r w:rsidR="000E3DC4" w:rsidRPr="00A2120E">
        <w:rPr>
          <w:rFonts w:cstheme="minorHAnsi"/>
        </w:rPr>
        <w:t>Wegen meiner guten Erfahrungen in der Schüleruni stand für mich ziemlich schnell fest, Wirtschaftsingenieurwesen</w:t>
      </w:r>
      <w:r w:rsidR="00047824" w:rsidRPr="00A2120E">
        <w:rPr>
          <w:rFonts w:cstheme="minorHAnsi"/>
        </w:rPr>
        <w:t xml:space="preserve"> </w:t>
      </w:r>
      <w:r w:rsidR="000E3DC4" w:rsidRPr="00A2120E">
        <w:rPr>
          <w:rFonts w:cstheme="minorHAnsi"/>
        </w:rPr>
        <w:t xml:space="preserve">an der TU </w:t>
      </w:r>
      <w:r w:rsidR="000A6D87">
        <w:rPr>
          <w:rFonts w:cstheme="minorHAnsi"/>
        </w:rPr>
        <w:t xml:space="preserve">Dortmund </w:t>
      </w:r>
      <w:r w:rsidR="000E3DC4" w:rsidRPr="00A2120E">
        <w:rPr>
          <w:rFonts w:cstheme="minorHAnsi"/>
        </w:rPr>
        <w:t>zu studieren</w:t>
      </w:r>
      <w:r w:rsidR="0042034E">
        <w:rPr>
          <w:rFonts w:cstheme="minorHAnsi"/>
        </w:rPr>
        <w:t>, daran gefällt mir vor allem die Interdisziplinarität, sodass ich aus sehr vielen Bereichen lernen kann.</w:t>
      </w:r>
      <w:r w:rsidR="00340381">
        <w:rPr>
          <w:rFonts w:cstheme="minorHAnsi"/>
        </w:rPr>
        <w:t xml:space="preserve"> </w:t>
      </w:r>
      <w:del w:id="6" w:author="jonas.stegh@pumpkincareers.com" w:date="2022-11-17T10:24:00Z">
        <w:r w:rsidR="0042034E" w:rsidDel="00940125">
          <w:rPr>
            <w:rFonts w:cstheme="minorHAnsi"/>
          </w:rPr>
          <w:delText>Aber</w:delText>
        </w:r>
        <w:r w:rsidR="000E3DC4" w:rsidRPr="00A2120E" w:rsidDel="00940125">
          <w:rPr>
            <w:rFonts w:cstheme="minorHAnsi"/>
          </w:rPr>
          <w:delText xml:space="preserve"> w</w:delText>
        </w:r>
        <w:r w:rsidR="007447A8" w:rsidRPr="00A2120E" w:rsidDel="00940125">
          <w:rPr>
            <w:rFonts w:cstheme="minorHAnsi"/>
          </w:rPr>
          <w:delText xml:space="preserve">ie immer hätte es mir nicht gereicht, einfach vor mich hinzustudieren, deshalb hab </w:delText>
        </w:r>
      </w:del>
      <w:r w:rsidR="007447A8" w:rsidRPr="00A2120E">
        <w:rPr>
          <w:rFonts w:cstheme="minorHAnsi"/>
        </w:rPr>
        <w:t>ich es mir als Ziel gesetzt, den Bachelor in 5 statt 7 Semestern Regelstudienzeit zu beenden</w:t>
      </w:r>
      <w:r w:rsidR="004171E7" w:rsidRPr="00A2120E">
        <w:rPr>
          <w:rFonts w:cstheme="minorHAnsi"/>
        </w:rPr>
        <w:t xml:space="preserve">, habe im zweiten Semester eine Tutorenstelle </w:t>
      </w:r>
      <w:r w:rsidR="006C78CE">
        <w:rPr>
          <w:rFonts w:cstheme="minorHAnsi"/>
        </w:rPr>
        <w:t>an dem Lehrstuhl für</w:t>
      </w:r>
      <w:r w:rsidR="004171E7" w:rsidRPr="00A2120E">
        <w:rPr>
          <w:rFonts w:cstheme="minorHAnsi"/>
        </w:rPr>
        <w:t xml:space="preserve"> Mikroökonomie gehabt, stehe momentan bei einem Schnitt von 1,4 und engagiere mich auch nebenbei ehrenamtlich in einer Freikirche in Dortmund und seit kurzem auch in der Flüchtlingsarbeit der Diakonie. </w:t>
      </w:r>
      <w:r w:rsidR="00D17581">
        <w:rPr>
          <w:rFonts w:cstheme="minorHAnsi"/>
        </w:rPr>
        <w:t xml:space="preserve">Ich wollte aber auch </w:t>
      </w:r>
      <w:r w:rsidR="00D17581">
        <w:rPr>
          <w:rFonts w:cstheme="minorHAnsi"/>
        </w:rPr>
        <w:lastRenderedPageBreak/>
        <w:t xml:space="preserve">praktische Erfahrung sammeln und hatte in der Zeit in Athen aber auch nochmal stark in einem technischen Praktikum gemerkt, dass </w:t>
      </w:r>
      <w:r w:rsidR="001E216E">
        <w:rPr>
          <w:rFonts w:cstheme="minorHAnsi"/>
        </w:rPr>
        <w:t xml:space="preserve">mir Stunden absitzen nicht reicht, sondern ich echt Spaß und Interesse daran habe viel zu lernen. </w:t>
      </w:r>
      <w:r w:rsidR="00E314CA">
        <w:rPr>
          <w:rFonts w:cstheme="minorHAnsi"/>
        </w:rPr>
        <w:t xml:space="preserve">Für die Unternehmensberatung hatte ich mich schon länger </w:t>
      </w:r>
      <w:commentRangeStart w:id="7"/>
      <w:r w:rsidR="00E314CA">
        <w:rPr>
          <w:rFonts w:cstheme="minorHAnsi"/>
        </w:rPr>
        <w:t xml:space="preserve">interessiert </w:t>
      </w:r>
      <w:commentRangeEnd w:id="7"/>
      <w:r w:rsidR="00940125">
        <w:rPr>
          <w:rStyle w:val="CommentReference"/>
        </w:rPr>
        <w:commentReference w:id="7"/>
      </w:r>
      <w:r w:rsidR="00E314CA">
        <w:rPr>
          <w:rFonts w:cstheme="minorHAnsi"/>
        </w:rPr>
        <w:t>und für erste Einblicke bin ich dann diesen November in die studentische Unternehmensberatung VIA in Dortmund gegangen, habe da aktuell mein Trainee-Projekt. Dann hat mich natürlich auch interessiert, wie denn der Alltag in einer richtigen Unternehmensberatung ist und deshalb sitze ich jetzt hier vor Ihnen und würde mich freuen, meine Stärken und meine Motivation und Einsatzbereitschaft bei Ihnen einbringen zu dürfen.</w:t>
      </w:r>
    </w:p>
    <w:p w14:paraId="1BA949E4" w14:textId="48846986" w:rsidR="0042034E" w:rsidRDefault="0042034E" w:rsidP="000E7C82">
      <w:pPr>
        <w:jc w:val="both"/>
        <w:rPr>
          <w:rFonts w:cstheme="minorHAnsi"/>
        </w:rPr>
      </w:pPr>
    </w:p>
    <w:p w14:paraId="1AD10E47" w14:textId="0536C67A" w:rsidR="0042034E" w:rsidRDefault="0042034E" w:rsidP="000E7C82">
      <w:pPr>
        <w:jc w:val="both"/>
        <w:rPr>
          <w:rFonts w:cstheme="minorHAnsi"/>
          <w:i/>
        </w:rPr>
      </w:pPr>
      <w:r>
        <w:rPr>
          <w:rFonts w:cstheme="minorHAnsi"/>
          <w:i/>
        </w:rPr>
        <w:t>Kleine Zusammenfassung meiner Stärken?</w:t>
      </w:r>
    </w:p>
    <w:p w14:paraId="2168E1C8" w14:textId="3A48FE04" w:rsidR="00BA121D" w:rsidRDefault="00BA121D" w:rsidP="000E7C82">
      <w:pPr>
        <w:jc w:val="both"/>
        <w:rPr>
          <w:rFonts w:cstheme="minorHAnsi"/>
          <w:i/>
        </w:rPr>
      </w:pPr>
      <w:r>
        <w:rPr>
          <w:rFonts w:cstheme="minorHAnsi"/>
          <w:i/>
        </w:rPr>
        <w:t xml:space="preserve">Ich glaube, meine </w:t>
      </w:r>
      <w:proofErr w:type="spellStart"/>
      <w:r>
        <w:rPr>
          <w:rFonts w:cstheme="minorHAnsi"/>
          <w:i/>
        </w:rPr>
        <w:t>Learnings</w:t>
      </w:r>
      <w:proofErr w:type="spellEnd"/>
      <w:r>
        <w:rPr>
          <w:rFonts w:cstheme="minorHAnsi"/>
          <w:i/>
        </w:rPr>
        <w:t xml:space="preserve"> aus den Stationen kommen nicht wirklich raus. </w:t>
      </w:r>
    </w:p>
    <w:p w14:paraId="5AC17716" w14:textId="77777777" w:rsidR="00592E97" w:rsidRPr="00A2120E" w:rsidRDefault="00592E97" w:rsidP="000E7C82">
      <w:pPr>
        <w:jc w:val="both"/>
        <w:rPr>
          <w:rFonts w:cstheme="minorHAnsi"/>
        </w:rPr>
      </w:pPr>
    </w:p>
    <w:p w14:paraId="2B847AED" w14:textId="457B9CB0" w:rsidR="00CA352A" w:rsidRPr="00A2120E" w:rsidRDefault="00CA352A" w:rsidP="00592E97">
      <w:pPr>
        <w:jc w:val="both"/>
        <w:rPr>
          <w:rFonts w:cstheme="minorHAnsi"/>
        </w:rPr>
      </w:pPr>
    </w:p>
    <w:sectPr w:rsidR="00CA352A" w:rsidRPr="00A2120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onas.stegh@pumpkincareers.com" w:date="2022-11-17T10:23:00Z" w:initials="j">
    <w:p w14:paraId="56856FC0" w14:textId="77777777" w:rsidR="00940125" w:rsidRDefault="00940125" w:rsidP="00D2448F">
      <w:pPr>
        <w:pStyle w:val="CommentText"/>
      </w:pPr>
      <w:r>
        <w:rPr>
          <w:rStyle w:val="CommentReference"/>
        </w:rPr>
        <w:annotationRef/>
      </w:r>
      <w:r>
        <w:t>Chance</w:t>
      </w:r>
    </w:p>
  </w:comment>
  <w:comment w:id="7" w:author="jonas.stegh@pumpkincareers.com" w:date="2022-11-17T10:24:00Z" w:initials="j">
    <w:p w14:paraId="6ECEF3DC" w14:textId="77777777" w:rsidR="00940125" w:rsidRDefault="00940125" w:rsidP="00B04E67">
      <w:pPr>
        <w:pStyle w:val="CommentText"/>
      </w:pPr>
      <w:r>
        <w:rPr>
          <w:rStyle w:val="CommentReference"/>
        </w:rPr>
        <w:annotationRef/>
      </w:r>
      <w:r>
        <w:t>Warum? Weg dahin?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856FC0" w15:done="0"/>
  <w15:commentEx w15:paraId="6ECEF3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08A10" w16cex:dateUtc="2022-11-17T09:23:00Z"/>
  <w16cex:commentExtensible w16cex:durableId="27208A59" w16cex:dateUtc="2022-11-17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856FC0" w16cid:durableId="27208A10"/>
  <w16cid:commentId w16cid:paraId="6ECEF3DC" w16cid:durableId="27208A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BE1"/>
    <w:rsid w:val="0001554F"/>
    <w:rsid w:val="00024F8B"/>
    <w:rsid w:val="00046BB6"/>
    <w:rsid w:val="00047824"/>
    <w:rsid w:val="00051FB4"/>
    <w:rsid w:val="00076830"/>
    <w:rsid w:val="000A1493"/>
    <w:rsid w:val="000A2177"/>
    <w:rsid w:val="000A6D87"/>
    <w:rsid w:val="000B1AD1"/>
    <w:rsid w:val="000E3DC4"/>
    <w:rsid w:val="000E7C82"/>
    <w:rsid w:val="00152AEF"/>
    <w:rsid w:val="001803CC"/>
    <w:rsid w:val="001E216E"/>
    <w:rsid w:val="002114AD"/>
    <w:rsid w:val="002C0E02"/>
    <w:rsid w:val="002C2C9D"/>
    <w:rsid w:val="002E1406"/>
    <w:rsid w:val="003005D9"/>
    <w:rsid w:val="00304357"/>
    <w:rsid w:val="0033187D"/>
    <w:rsid w:val="003318B1"/>
    <w:rsid w:val="00340381"/>
    <w:rsid w:val="00353B3D"/>
    <w:rsid w:val="00396B25"/>
    <w:rsid w:val="003D67A2"/>
    <w:rsid w:val="004171E7"/>
    <w:rsid w:val="0042034E"/>
    <w:rsid w:val="004326E4"/>
    <w:rsid w:val="00461B0A"/>
    <w:rsid w:val="00494BD8"/>
    <w:rsid w:val="005200A3"/>
    <w:rsid w:val="005309B4"/>
    <w:rsid w:val="0055289B"/>
    <w:rsid w:val="00592E97"/>
    <w:rsid w:val="00594277"/>
    <w:rsid w:val="005B3124"/>
    <w:rsid w:val="005F53F9"/>
    <w:rsid w:val="00643052"/>
    <w:rsid w:val="00697A8A"/>
    <w:rsid w:val="006C78CE"/>
    <w:rsid w:val="006F7177"/>
    <w:rsid w:val="006F7A35"/>
    <w:rsid w:val="007447A8"/>
    <w:rsid w:val="00754E46"/>
    <w:rsid w:val="007F6E96"/>
    <w:rsid w:val="008703E5"/>
    <w:rsid w:val="0087719E"/>
    <w:rsid w:val="008B5B4D"/>
    <w:rsid w:val="00906DE4"/>
    <w:rsid w:val="009352B8"/>
    <w:rsid w:val="00940125"/>
    <w:rsid w:val="009532BB"/>
    <w:rsid w:val="009717EE"/>
    <w:rsid w:val="009F64E8"/>
    <w:rsid w:val="00A2120E"/>
    <w:rsid w:val="00A2163A"/>
    <w:rsid w:val="00AA4831"/>
    <w:rsid w:val="00AD42DD"/>
    <w:rsid w:val="00B509E2"/>
    <w:rsid w:val="00B53286"/>
    <w:rsid w:val="00B705E5"/>
    <w:rsid w:val="00BA121D"/>
    <w:rsid w:val="00BB2D4B"/>
    <w:rsid w:val="00BD4D0F"/>
    <w:rsid w:val="00C278D3"/>
    <w:rsid w:val="00C73D82"/>
    <w:rsid w:val="00C8551D"/>
    <w:rsid w:val="00CA352A"/>
    <w:rsid w:val="00CB5698"/>
    <w:rsid w:val="00CD2C21"/>
    <w:rsid w:val="00CE3560"/>
    <w:rsid w:val="00D06B5A"/>
    <w:rsid w:val="00D17581"/>
    <w:rsid w:val="00D71450"/>
    <w:rsid w:val="00D74775"/>
    <w:rsid w:val="00D92ACA"/>
    <w:rsid w:val="00DB06B1"/>
    <w:rsid w:val="00E00172"/>
    <w:rsid w:val="00E314CA"/>
    <w:rsid w:val="00E43784"/>
    <w:rsid w:val="00E43F2B"/>
    <w:rsid w:val="00E53675"/>
    <w:rsid w:val="00E739A5"/>
    <w:rsid w:val="00EB5AA3"/>
    <w:rsid w:val="00EB6742"/>
    <w:rsid w:val="00ED3303"/>
    <w:rsid w:val="00ED37BC"/>
    <w:rsid w:val="00EE79D4"/>
    <w:rsid w:val="00F5024C"/>
    <w:rsid w:val="00F5347F"/>
    <w:rsid w:val="00F751D7"/>
    <w:rsid w:val="00FB2E26"/>
    <w:rsid w:val="00FC4BE1"/>
    <w:rsid w:val="00FD103E"/>
    <w:rsid w:val="00FF157B"/>
    <w:rsid w:val="00FF6CF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F47B"/>
  <w15:chartTrackingRefBased/>
  <w15:docId w15:val="{34C9C320-01F0-4228-995C-E72BE68D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77"/>
    <w:rPr>
      <w:sz w:val="16"/>
      <w:szCs w:val="16"/>
    </w:rPr>
  </w:style>
  <w:style w:type="paragraph" w:styleId="CommentText">
    <w:name w:val="annotation text"/>
    <w:basedOn w:val="Normal"/>
    <w:link w:val="CommentTextChar"/>
    <w:uiPriority w:val="99"/>
    <w:unhideWhenUsed/>
    <w:rsid w:val="006F7177"/>
    <w:pPr>
      <w:spacing w:line="240" w:lineRule="auto"/>
    </w:pPr>
    <w:rPr>
      <w:sz w:val="20"/>
      <w:szCs w:val="20"/>
    </w:rPr>
  </w:style>
  <w:style w:type="character" w:customStyle="1" w:styleId="CommentTextChar">
    <w:name w:val="Comment Text Char"/>
    <w:basedOn w:val="DefaultParagraphFont"/>
    <w:link w:val="CommentText"/>
    <w:uiPriority w:val="99"/>
    <w:rsid w:val="006F7177"/>
    <w:rPr>
      <w:sz w:val="20"/>
      <w:szCs w:val="20"/>
    </w:rPr>
  </w:style>
  <w:style w:type="paragraph" w:styleId="CommentSubject">
    <w:name w:val="annotation subject"/>
    <w:basedOn w:val="CommentText"/>
    <w:next w:val="CommentText"/>
    <w:link w:val="CommentSubjectChar"/>
    <w:uiPriority w:val="99"/>
    <w:semiHidden/>
    <w:unhideWhenUsed/>
    <w:rsid w:val="006F7177"/>
    <w:rPr>
      <w:b/>
      <w:bCs/>
    </w:rPr>
  </w:style>
  <w:style w:type="character" w:customStyle="1" w:styleId="CommentSubjectChar">
    <w:name w:val="Comment Subject Char"/>
    <w:basedOn w:val="CommentTextChar"/>
    <w:link w:val="CommentSubject"/>
    <w:uiPriority w:val="99"/>
    <w:semiHidden/>
    <w:rsid w:val="006F7177"/>
    <w:rPr>
      <w:b/>
      <w:bCs/>
      <w:sz w:val="20"/>
      <w:szCs w:val="20"/>
    </w:rPr>
  </w:style>
  <w:style w:type="paragraph" w:styleId="Revision">
    <w:name w:val="Revision"/>
    <w:hidden/>
    <w:uiPriority w:val="99"/>
    <w:semiHidden/>
    <w:rsid w:val="009401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657</Words>
  <Characters>4140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 Rieger</dc:creator>
  <cp:keywords/>
  <dc:description/>
  <cp:lastModifiedBy>jonas.stegh@pumpkincareers.com</cp:lastModifiedBy>
  <cp:revision>97</cp:revision>
  <dcterms:created xsi:type="dcterms:W3CDTF">2022-11-10T16:03:00Z</dcterms:created>
  <dcterms:modified xsi:type="dcterms:W3CDTF">2022-11-17T09:31:00Z</dcterms:modified>
</cp:coreProperties>
</file>