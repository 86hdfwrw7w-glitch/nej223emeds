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0381ED" w14:textId="77777777" w:rsidR="00A91A0C" w:rsidRPr="00613AF1" w:rsidRDefault="00A91A0C" w:rsidP="00A91A0C">
      <w:pPr>
        <w:pBdr>
          <w:bottom w:val="single" w:sz="4" w:space="1" w:color="auto"/>
        </w:pBdr>
        <w:jc w:val="both"/>
        <w:rPr>
          <w:rFonts w:asciiTheme="majorHAnsi" w:hAnsiTheme="majorHAnsi" w:cstheme="majorHAnsi"/>
          <w:lang w:val="en-US"/>
        </w:rPr>
      </w:pPr>
      <w:r w:rsidRPr="00613AF1">
        <w:rPr>
          <w:rFonts w:asciiTheme="majorHAnsi" w:hAnsiTheme="majorHAnsi" w:cstheme="majorHAnsi"/>
          <w:lang w:val="en-US"/>
        </w:rPr>
        <w:t>UBS Spring Week</w:t>
      </w:r>
      <w:r w:rsidR="002776DE" w:rsidRPr="00613AF1">
        <w:rPr>
          <w:rFonts w:asciiTheme="majorHAnsi" w:hAnsiTheme="majorHAnsi" w:cstheme="majorHAnsi"/>
          <w:lang w:val="en-US"/>
        </w:rPr>
        <w:t xml:space="preserve"> - Global Markets</w:t>
      </w:r>
    </w:p>
    <w:p w14:paraId="079C3519" w14:textId="77777777" w:rsidR="00A91A0C" w:rsidRPr="00613AF1" w:rsidRDefault="00A91A0C" w:rsidP="00A91A0C">
      <w:pPr>
        <w:pStyle w:val="ListParagraph"/>
        <w:numPr>
          <w:ilvl w:val="0"/>
          <w:numId w:val="1"/>
        </w:numPr>
        <w:spacing w:before="0" w:after="0"/>
        <w:ind w:left="426"/>
        <w:jc w:val="both"/>
        <w:rPr>
          <w:rFonts w:asciiTheme="majorHAnsi" w:eastAsia="Times New Roman" w:hAnsiTheme="majorHAnsi" w:cstheme="majorHAnsi"/>
          <w:lang w:val="en-US" w:eastAsia="de-DE"/>
        </w:rPr>
      </w:pPr>
      <w:r w:rsidRPr="00613AF1">
        <w:rPr>
          <w:rFonts w:asciiTheme="majorHAnsi" w:eastAsia="Times New Roman" w:hAnsiTheme="majorHAnsi" w:cstheme="majorHAnsi"/>
          <w:color w:val="333333"/>
          <w:shd w:val="clear" w:color="auto" w:fill="FFFFFF"/>
          <w:lang w:val="en-US" w:eastAsia="de-DE"/>
        </w:rPr>
        <w:t>Please provide details relating to your hobbies, activities and interests. Also include any additional information you think is relevant to your application, including positions of responsibility, membership of any student or other organizations, travel experience or scholarships.</w:t>
      </w:r>
    </w:p>
    <w:p w14:paraId="0EADA4F3" w14:textId="77777777" w:rsidR="00A91A0C" w:rsidRPr="00613AF1" w:rsidRDefault="00A91A0C" w:rsidP="00A91A0C">
      <w:pPr>
        <w:pStyle w:val="ListParagraph"/>
        <w:numPr>
          <w:ilvl w:val="0"/>
          <w:numId w:val="1"/>
        </w:numPr>
        <w:spacing w:before="0" w:after="0"/>
        <w:rPr>
          <w:rFonts w:asciiTheme="majorHAnsi" w:eastAsia="Times New Roman" w:hAnsiTheme="majorHAnsi" w:cstheme="majorHAnsi"/>
          <w:lang w:val="en-US" w:eastAsia="de-DE"/>
        </w:rPr>
      </w:pPr>
      <w:r w:rsidRPr="00613AF1">
        <w:rPr>
          <w:rFonts w:asciiTheme="majorHAnsi" w:eastAsia="Times New Roman" w:hAnsiTheme="majorHAnsi" w:cstheme="majorHAnsi"/>
          <w:color w:val="333333"/>
          <w:shd w:val="clear" w:color="auto" w:fill="FFFFFF"/>
          <w:lang w:val="en-US" w:eastAsia="de-DE"/>
        </w:rPr>
        <w:t>You may exclude any hobbies or activities that indirectly or directly disclose race, color, religion, gender, national origin or any other protected classification (</w:t>
      </w:r>
      <w:proofErr w:type="gramStart"/>
      <w:r w:rsidRPr="00613AF1">
        <w:rPr>
          <w:rFonts w:asciiTheme="majorHAnsi" w:eastAsia="Times New Roman" w:hAnsiTheme="majorHAnsi" w:cstheme="majorHAnsi"/>
          <w:color w:val="333333"/>
          <w:shd w:val="clear" w:color="auto" w:fill="FFFFFF"/>
          <w:lang w:val="en-US" w:eastAsia="de-DE"/>
        </w:rPr>
        <w:t>1000 character</w:t>
      </w:r>
      <w:proofErr w:type="gramEnd"/>
      <w:r w:rsidRPr="00613AF1">
        <w:rPr>
          <w:rFonts w:asciiTheme="majorHAnsi" w:eastAsia="Times New Roman" w:hAnsiTheme="majorHAnsi" w:cstheme="majorHAnsi"/>
          <w:color w:val="333333"/>
          <w:shd w:val="clear" w:color="auto" w:fill="FFFFFF"/>
          <w:lang w:val="en-US" w:eastAsia="de-DE"/>
        </w:rPr>
        <w:t xml:space="preserve"> limit).</w:t>
      </w:r>
    </w:p>
    <w:p w14:paraId="369DBFD7" w14:textId="77777777" w:rsidR="00340175" w:rsidRPr="00613AF1" w:rsidRDefault="00340175" w:rsidP="00A91A0C">
      <w:pPr>
        <w:jc w:val="both"/>
        <w:rPr>
          <w:rFonts w:asciiTheme="majorHAnsi" w:hAnsiTheme="majorHAnsi" w:cstheme="majorHAnsi"/>
          <w:lang w:val="en-US"/>
        </w:rPr>
      </w:pPr>
    </w:p>
    <w:p w14:paraId="5CD57278" w14:textId="218EC9A3" w:rsidR="00340175" w:rsidRPr="00613AF1" w:rsidRDefault="001B4D0E" w:rsidP="00A91A0C">
      <w:pPr>
        <w:jc w:val="both"/>
        <w:rPr>
          <w:rFonts w:asciiTheme="majorHAnsi" w:hAnsiTheme="majorHAnsi" w:cstheme="majorHAnsi"/>
          <w:lang w:val="en-US"/>
        </w:rPr>
      </w:pPr>
      <w:r w:rsidRPr="00613AF1">
        <w:rPr>
          <w:rFonts w:asciiTheme="majorHAnsi" w:hAnsiTheme="majorHAnsi" w:cstheme="majorHAnsi"/>
          <w:lang w:val="en-US"/>
        </w:rPr>
        <w:t xml:space="preserve">Sports has always been a </w:t>
      </w:r>
      <w:r w:rsidR="0085735A" w:rsidRPr="00613AF1">
        <w:rPr>
          <w:rFonts w:asciiTheme="majorHAnsi" w:hAnsiTheme="majorHAnsi" w:cstheme="majorHAnsi"/>
          <w:lang w:val="en-US"/>
        </w:rPr>
        <w:t>fundamental</w:t>
      </w:r>
      <w:r w:rsidRPr="00613AF1">
        <w:rPr>
          <w:rFonts w:asciiTheme="majorHAnsi" w:hAnsiTheme="majorHAnsi" w:cstheme="majorHAnsi"/>
          <w:lang w:val="en-US"/>
        </w:rPr>
        <w:t xml:space="preserve"> part of my life.</w:t>
      </w:r>
      <w:r w:rsidR="008D3464" w:rsidRPr="00613AF1">
        <w:rPr>
          <w:rFonts w:asciiTheme="majorHAnsi" w:hAnsiTheme="majorHAnsi" w:cstheme="majorHAnsi"/>
          <w:lang w:val="en-US"/>
        </w:rPr>
        <w:t xml:space="preserve"> </w:t>
      </w:r>
      <w:r w:rsidRPr="00613AF1">
        <w:rPr>
          <w:rFonts w:asciiTheme="majorHAnsi" w:hAnsiTheme="majorHAnsi" w:cstheme="majorHAnsi"/>
          <w:lang w:val="en-US"/>
        </w:rPr>
        <w:t>W</w:t>
      </w:r>
      <w:r w:rsidR="008D3464" w:rsidRPr="00613AF1">
        <w:rPr>
          <w:rFonts w:asciiTheme="majorHAnsi" w:hAnsiTheme="majorHAnsi" w:cstheme="majorHAnsi"/>
          <w:lang w:val="en-US"/>
        </w:rPr>
        <w:t>ith 16 I made the jump to</w:t>
      </w:r>
      <w:r w:rsidR="005B2D0E" w:rsidRPr="00613AF1">
        <w:rPr>
          <w:rFonts w:asciiTheme="majorHAnsi" w:hAnsiTheme="majorHAnsi" w:cstheme="majorHAnsi"/>
          <w:lang w:val="en-US"/>
        </w:rPr>
        <w:t xml:space="preserve"> </w:t>
      </w:r>
      <w:r w:rsidR="008D3464" w:rsidRPr="00613AF1">
        <w:rPr>
          <w:rFonts w:asciiTheme="majorHAnsi" w:hAnsiTheme="majorHAnsi" w:cstheme="majorHAnsi"/>
          <w:lang w:val="en-US"/>
        </w:rPr>
        <w:t xml:space="preserve">professional </w:t>
      </w:r>
      <w:r w:rsidR="0085735A" w:rsidRPr="00613AF1">
        <w:rPr>
          <w:rFonts w:asciiTheme="majorHAnsi" w:hAnsiTheme="majorHAnsi" w:cstheme="majorHAnsi"/>
          <w:lang w:val="en-US"/>
        </w:rPr>
        <w:t>football</w:t>
      </w:r>
      <w:r w:rsidR="006E1A82" w:rsidRPr="00613AF1">
        <w:rPr>
          <w:rFonts w:asciiTheme="majorHAnsi" w:hAnsiTheme="majorHAnsi" w:cstheme="majorHAnsi"/>
          <w:lang w:val="en-US"/>
        </w:rPr>
        <w:t xml:space="preserve"> which </w:t>
      </w:r>
      <w:r w:rsidR="008D3464" w:rsidRPr="00613AF1">
        <w:rPr>
          <w:rFonts w:asciiTheme="majorHAnsi" w:hAnsiTheme="majorHAnsi" w:cstheme="majorHAnsi"/>
          <w:lang w:val="en-US"/>
        </w:rPr>
        <w:t xml:space="preserve">really </w:t>
      </w:r>
      <w:r w:rsidR="006E1A82" w:rsidRPr="00613AF1">
        <w:rPr>
          <w:rFonts w:asciiTheme="majorHAnsi" w:hAnsiTheme="majorHAnsi" w:cstheme="majorHAnsi"/>
          <w:lang w:val="en-US"/>
        </w:rPr>
        <w:t xml:space="preserve">showed me </w:t>
      </w:r>
      <w:r w:rsidR="005B2D0E" w:rsidRPr="00613AF1">
        <w:rPr>
          <w:rFonts w:asciiTheme="majorHAnsi" w:hAnsiTheme="majorHAnsi" w:cstheme="majorHAnsi"/>
          <w:lang w:val="en-US"/>
        </w:rPr>
        <w:t>what</w:t>
      </w:r>
      <w:r w:rsidR="006E1A82" w:rsidRPr="00613AF1">
        <w:rPr>
          <w:rFonts w:asciiTheme="majorHAnsi" w:hAnsiTheme="majorHAnsi" w:cstheme="majorHAnsi"/>
          <w:lang w:val="en-US"/>
        </w:rPr>
        <w:t xml:space="preserve"> makes a good team great </w:t>
      </w:r>
      <w:r w:rsidR="008D3464" w:rsidRPr="00613AF1">
        <w:rPr>
          <w:rFonts w:asciiTheme="majorHAnsi" w:hAnsiTheme="majorHAnsi" w:cstheme="majorHAnsi"/>
          <w:lang w:val="en-US"/>
        </w:rPr>
        <w:t xml:space="preserve">- the ability to work as a unit. </w:t>
      </w:r>
      <w:r w:rsidR="00F6114A" w:rsidRPr="00613AF1">
        <w:rPr>
          <w:rFonts w:asciiTheme="majorHAnsi" w:hAnsiTheme="majorHAnsi" w:cstheme="majorHAnsi"/>
          <w:lang w:val="en-US"/>
        </w:rPr>
        <w:t xml:space="preserve">I was able to </w:t>
      </w:r>
      <w:del w:id="0" w:author="4z91digxM3@goetheuniversitaet.onmicrosoft.com" w:date="2020-10-22T19:02:00Z">
        <w:r w:rsidR="00A91A0C" w:rsidRPr="00613AF1" w:rsidDel="00225FD2">
          <w:rPr>
            <w:rFonts w:asciiTheme="majorHAnsi" w:hAnsiTheme="majorHAnsi" w:cstheme="majorHAnsi"/>
            <w:lang w:val="en-US"/>
          </w:rPr>
          <w:delText xml:space="preserve">demonstrate my </w:delText>
        </w:r>
        <w:r w:rsidR="00340175" w:rsidRPr="00613AF1" w:rsidDel="00225FD2">
          <w:rPr>
            <w:rFonts w:asciiTheme="majorHAnsi" w:hAnsiTheme="majorHAnsi" w:cstheme="majorHAnsi"/>
            <w:lang w:val="en-US"/>
          </w:rPr>
          <w:delText>experience</w:delText>
        </w:r>
      </w:del>
      <w:ins w:id="1" w:author="4z91digxM3@goetheuniversitaet.onmicrosoft.com" w:date="2020-10-22T19:02:00Z">
        <w:r w:rsidR="00225FD2">
          <w:rPr>
            <w:rFonts w:asciiTheme="majorHAnsi" w:hAnsiTheme="majorHAnsi" w:cstheme="majorHAnsi"/>
            <w:lang w:val="en-US"/>
          </w:rPr>
          <w:t>further improve my abilities</w:t>
        </w:r>
      </w:ins>
      <w:r w:rsidR="00A91A0C" w:rsidRPr="00613AF1">
        <w:rPr>
          <w:rFonts w:asciiTheme="majorHAnsi" w:hAnsiTheme="majorHAnsi" w:cstheme="majorHAnsi"/>
          <w:lang w:val="en-US"/>
        </w:rPr>
        <w:t xml:space="preserve"> to work </w:t>
      </w:r>
      <w:ins w:id="2" w:author="4z91digxM3@goetheuniversitaet.onmicrosoft.com" w:date="2020-10-22T19:02:00Z">
        <w:r w:rsidR="00225FD2">
          <w:rPr>
            <w:rFonts w:asciiTheme="majorHAnsi" w:hAnsiTheme="majorHAnsi" w:cstheme="majorHAnsi"/>
            <w:lang w:val="en-US"/>
          </w:rPr>
          <w:t xml:space="preserve">in </w:t>
        </w:r>
      </w:ins>
      <w:r w:rsidR="00A91A0C" w:rsidRPr="00613AF1">
        <w:rPr>
          <w:rFonts w:asciiTheme="majorHAnsi" w:hAnsiTheme="majorHAnsi" w:cstheme="majorHAnsi"/>
          <w:lang w:val="en-US"/>
        </w:rPr>
        <w:t xml:space="preserve">and lead a team in my military service during the </w:t>
      </w:r>
      <w:proofErr w:type="spellStart"/>
      <w:r w:rsidR="00A91A0C" w:rsidRPr="00613AF1">
        <w:rPr>
          <w:rFonts w:asciiTheme="majorHAnsi" w:hAnsiTheme="majorHAnsi" w:cstheme="majorHAnsi"/>
          <w:lang w:val="en-US"/>
        </w:rPr>
        <w:t>Covid</w:t>
      </w:r>
      <w:proofErr w:type="spellEnd"/>
      <w:r w:rsidR="00A91A0C" w:rsidRPr="00613AF1">
        <w:rPr>
          <w:rFonts w:asciiTheme="majorHAnsi" w:hAnsiTheme="majorHAnsi" w:cstheme="majorHAnsi"/>
          <w:lang w:val="en-US"/>
        </w:rPr>
        <w:t xml:space="preserve"> forced lockdown.</w:t>
      </w:r>
    </w:p>
    <w:p w14:paraId="03955DDC" w14:textId="77777777" w:rsidR="00C61AB6" w:rsidRPr="00613AF1" w:rsidRDefault="00340175" w:rsidP="00A91A0C">
      <w:pPr>
        <w:jc w:val="both"/>
        <w:rPr>
          <w:rFonts w:asciiTheme="majorHAnsi" w:hAnsiTheme="majorHAnsi" w:cstheme="majorHAnsi"/>
          <w:lang w:val="en-US"/>
        </w:rPr>
      </w:pPr>
      <w:r w:rsidRPr="00613AF1">
        <w:rPr>
          <w:rFonts w:asciiTheme="majorHAnsi" w:hAnsiTheme="majorHAnsi" w:cstheme="majorHAnsi"/>
          <w:lang w:val="en-US"/>
        </w:rPr>
        <w:t>A few years ago, I got in touch with the specialty coffee industry through a Barista workshop. This led me to found a company focusing on coffee roasting, the development of new blends and quality control. Furthermore, I am a</w:t>
      </w:r>
      <w:r w:rsidR="00C61AB6" w:rsidRPr="00613AF1">
        <w:rPr>
          <w:rFonts w:asciiTheme="majorHAnsi" w:hAnsiTheme="majorHAnsi" w:cstheme="majorHAnsi"/>
          <w:lang w:val="en-US"/>
        </w:rPr>
        <w:t xml:space="preserve"> fascinated hunter</w:t>
      </w:r>
      <w:r w:rsidR="00AF2D5C" w:rsidRPr="00613AF1">
        <w:rPr>
          <w:rFonts w:asciiTheme="majorHAnsi" w:hAnsiTheme="majorHAnsi" w:cstheme="majorHAnsi"/>
          <w:lang w:val="en-US"/>
        </w:rPr>
        <w:t>, i</w:t>
      </w:r>
      <w:r w:rsidR="00C61AB6" w:rsidRPr="00613AF1">
        <w:rPr>
          <w:rFonts w:asciiTheme="majorHAnsi" w:hAnsiTheme="majorHAnsi" w:cstheme="majorHAnsi"/>
          <w:lang w:val="en-US"/>
        </w:rPr>
        <w:t>t fills me with pride to have such a huge responsibility to our environment and wildlife.</w:t>
      </w:r>
    </w:p>
    <w:p w14:paraId="143E627E" w14:textId="64749193" w:rsidR="00071A87" w:rsidRPr="00613AF1" w:rsidRDefault="00225FD2" w:rsidP="00A91A0C">
      <w:pPr>
        <w:jc w:val="both"/>
        <w:rPr>
          <w:rFonts w:asciiTheme="majorHAnsi" w:hAnsiTheme="majorHAnsi" w:cstheme="majorHAnsi"/>
          <w:lang w:val="en-US"/>
        </w:rPr>
      </w:pPr>
      <w:ins w:id="3" w:author="4z91digxM3@goetheuniversitaet.onmicrosoft.com" w:date="2020-10-22T19:09:00Z">
        <w:r>
          <w:rPr>
            <w:rFonts w:asciiTheme="majorHAnsi" w:hAnsiTheme="majorHAnsi" w:cstheme="majorHAnsi"/>
            <w:lang w:val="en-US"/>
          </w:rPr>
          <w:t>Finally, I</w:t>
        </w:r>
      </w:ins>
      <w:ins w:id="4" w:author="4z91digxM3@goetheuniversitaet.onmicrosoft.com" w:date="2020-10-22T19:10:00Z">
        <w:r>
          <w:rPr>
            <w:rFonts w:asciiTheme="majorHAnsi" w:hAnsiTheme="majorHAnsi" w:cstheme="majorHAnsi"/>
            <w:lang w:val="en-US"/>
          </w:rPr>
          <w:t xml:space="preserve"> am extremely interested in finance. </w:t>
        </w:r>
      </w:ins>
      <w:r w:rsidR="00340175" w:rsidRPr="00613AF1">
        <w:rPr>
          <w:rFonts w:asciiTheme="majorHAnsi" w:hAnsiTheme="majorHAnsi" w:cstheme="majorHAnsi"/>
          <w:lang w:val="en-US"/>
        </w:rPr>
        <w:t xml:space="preserve">In the last summers I </w:t>
      </w:r>
      <w:r w:rsidR="00071A87" w:rsidRPr="00613AF1">
        <w:rPr>
          <w:rFonts w:asciiTheme="majorHAnsi" w:hAnsiTheme="majorHAnsi" w:cstheme="majorHAnsi"/>
          <w:lang w:val="en-US"/>
        </w:rPr>
        <w:t xml:space="preserve">was able to </w:t>
      </w:r>
      <w:r w:rsidR="00340175" w:rsidRPr="00613AF1">
        <w:rPr>
          <w:rFonts w:asciiTheme="majorHAnsi" w:hAnsiTheme="majorHAnsi" w:cstheme="majorHAnsi"/>
          <w:lang w:val="en-US"/>
        </w:rPr>
        <w:t xml:space="preserve">gain valuable </w:t>
      </w:r>
      <w:r w:rsidR="00071A87" w:rsidRPr="00613AF1">
        <w:rPr>
          <w:rFonts w:asciiTheme="majorHAnsi" w:hAnsiTheme="majorHAnsi" w:cstheme="majorHAnsi"/>
          <w:lang w:val="en-US"/>
        </w:rPr>
        <w:t xml:space="preserve">work </w:t>
      </w:r>
      <w:r w:rsidR="00340175" w:rsidRPr="00613AF1">
        <w:rPr>
          <w:rFonts w:asciiTheme="majorHAnsi" w:hAnsiTheme="majorHAnsi" w:cstheme="majorHAnsi"/>
          <w:lang w:val="en-US"/>
        </w:rPr>
        <w:t xml:space="preserve">experience including </w:t>
      </w:r>
      <w:r w:rsidR="00071A87" w:rsidRPr="00613AF1">
        <w:rPr>
          <w:rFonts w:asciiTheme="majorHAnsi" w:hAnsiTheme="majorHAnsi" w:cstheme="majorHAnsi"/>
          <w:lang w:val="en-US"/>
        </w:rPr>
        <w:t xml:space="preserve">Freshfields </w:t>
      </w:r>
      <w:r w:rsidR="00340175" w:rsidRPr="00613AF1">
        <w:rPr>
          <w:rFonts w:asciiTheme="majorHAnsi" w:hAnsiTheme="majorHAnsi" w:cstheme="majorHAnsi"/>
          <w:lang w:val="en-US"/>
        </w:rPr>
        <w:t>Bruckhaus Deringer</w:t>
      </w:r>
      <w:r w:rsidR="00F45E37" w:rsidRPr="00613AF1">
        <w:rPr>
          <w:rFonts w:asciiTheme="majorHAnsi" w:hAnsiTheme="majorHAnsi" w:cstheme="majorHAnsi"/>
          <w:lang w:val="en-US"/>
        </w:rPr>
        <w:t xml:space="preserve">s M&amp;A practice </w:t>
      </w:r>
      <w:r w:rsidR="00340175" w:rsidRPr="00613AF1">
        <w:rPr>
          <w:rFonts w:asciiTheme="majorHAnsi" w:hAnsiTheme="majorHAnsi" w:cstheme="majorHAnsi"/>
          <w:lang w:val="en-US"/>
        </w:rPr>
        <w:t xml:space="preserve">the Group Financing </w:t>
      </w:r>
      <w:proofErr w:type="spellStart"/>
      <w:r w:rsidR="00340175" w:rsidRPr="00613AF1">
        <w:rPr>
          <w:rFonts w:asciiTheme="majorHAnsi" w:hAnsiTheme="majorHAnsi" w:cstheme="majorHAnsi"/>
          <w:lang w:val="en-US"/>
        </w:rPr>
        <w:t>Divison</w:t>
      </w:r>
      <w:proofErr w:type="spellEnd"/>
      <w:r w:rsidR="00340175" w:rsidRPr="00613AF1">
        <w:rPr>
          <w:rFonts w:asciiTheme="majorHAnsi" w:hAnsiTheme="majorHAnsi" w:cstheme="majorHAnsi"/>
          <w:lang w:val="en-US"/>
        </w:rPr>
        <w:t xml:space="preserve"> of Andritz AG and corporate insurance at HDI Insurance Group. I am also </w:t>
      </w:r>
      <w:r w:rsidR="00071A87" w:rsidRPr="00613AF1">
        <w:rPr>
          <w:rFonts w:asciiTheme="majorHAnsi" w:hAnsiTheme="majorHAnsi" w:cstheme="majorHAnsi"/>
          <w:lang w:val="en-US"/>
        </w:rPr>
        <w:t xml:space="preserve">part of the largest trading and investment society in </w:t>
      </w:r>
      <w:r w:rsidR="006F2509" w:rsidRPr="00613AF1">
        <w:rPr>
          <w:rFonts w:asciiTheme="majorHAnsi" w:hAnsiTheme="majorHAnsi" w:cstheme="majorHAnsi"/>
          <w:lang w:val="en-US"/>
        </w:rPr>
        <w:t>my country</w:t>
      </w:r>
      <w:r w:rsidR="00071A87" w:rsidRPr="00613AF1">
        <w:rPr>
          <w:rFonts w:asciiTheme="majorHAnsi" w:hAnsiTheme="majorHAnsi" w:cstheme="majorHAnsi"/>
          <w:lang w:val="en-US"/>
        </w:rPr>
        <w:t xml:space="preserve"> where I am an Analyst in the Research Department.</w:t>
      </w:r>
    </w:p>
    <w:sectPr w:rsidR="00071A87" w:rsidRPr="00613AF1" w:rsidSect="00033935">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AC4484"/>
    <w:multiLevelType w:val="hybridMultilevel"/>
    <w:tmpl w:val="89E466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4z91digxM3@goetheuniversitaet.onmicrosoft.com">
    <w15:presenceInfo w15:providerId="AD" w15:userId="S::4z91digxm3@goetheuniversitaet.onmicrosoft.com::3dbe2025-8164-45af-aa8d-b9cb89f43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64"/>
    <w:rsid w:val="000313F8"/>
    <w:rsid w:val="00033935"/>
    <w:rsid w:val="00051377"/>
    <w:rsid w:val="00071A87"/>
    <w:rsid w:val="000B3E75"/>
    <w:rsid w:val="00103906"/>
    <w:rsid w:val="001B4D0E"/>
    <w:rsid w:val="00225FD2"/>
    <w:rsid w:val="002776DE"/>
    <w:rsid w:val="002B7B4F"/>
    <w:rsid w:val="00340175"/>
    <w:rsid w:val="003454CB"/>
    <w:rsid w:val="0037075B"/>
    <w:rsid w:val="003D0A40"/>
    <w:rsid w:val="004317B3"/>
    <w:rsid w:val="004C7DBA"/>
    <w:rsid w:val="004D5941"/>
    <w:rsid w:val="00521882"/>
    <w:rsid w:val="00594CB5"/>
    <w:rsid w:val="005B2D0E"/>
    <w:rsid w:val="00613AF1"/>
    <w:rsid w:val="006308A6"/>
    <w:rsid w:val="006B3817"/>
    <w:rsid w:val="006C06E8"/>
    <w:rsid w:val="006E1A82"/>
    <w:rsid w:val="006F2509"/>
    <w:rsid w:val="00753690"/>
    <w:rsid w:val="007926CF"/>
    <w:rsid w:val="007B0F18"/>
    <w:rsid w:val="007C6E1F"/>
    <w:rsid w:val="00825993"/>
    <w:rsid w:val="0085735A"/>
    <w:rsid w:val="008863E0"/>
    <w:rsid w:val="008D3464"/>
    <w:rsid w:val="00946C39"/>
    <w:rsid w:val="00A30D48"/>
    <w:rsid w:val="00A52F78"/>
    <w:rsid w:val="00A905B6"/>
    <w:rsid w:val="00A91A0C"/>
    <w:rsid w:val="00AF2D5C"/>
    <w:rsid w:val="00B7136C"/>
    <w:rsid w:val="00B9672D"/>
    <w:rsid w:val="00BF3235"/>
    <w:rsid w:val="00C17773"/>
    <w:rsid w:val="00C61AB6"/>
    <w:rsid w:val="00D31D79"/>
    <w:rsid w:val="00E42F26"/>
    <w:rsid w:val="00EC46D5"/>
    <w:rsid w:val="00F45E37"/>
    <w:rsid w:val="00F536D3"/>
    <w:rsid w:val="00F53D0D"/>
    <w:rsid w:val="00F611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92A6318"/>
  <w15:chartTrackingRefBased/>
  <w15:docId w15:val="{625BD51B-C4EC-BD42-8310-BE6C7075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B0F18"/>
    <w:pPr>
      <w:spacing w:before="120" w:after="120"/>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1A0C"/>
    <w:pPr>
      <w:ind w:left="720"/>
      <w:contextualSpacing/>
    </w:pPr>
  </w:style>
  <w:style w:type="paragraph" w:styleId="BalloonText">
    <w:name w:val="Balloon Text"/>
    <w:basedOn w:val="Normal"/>
    <w:link w:val="BalloonTextChar"/>
    <w:uiPriority w:val="99"/>
    <w:semiHidden/>
    <w:unhideWhenUsed/>
    <w:rsid w:val="00225FD2"/>
    <w:pPr>
      <w:spacing w:before="0"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25FD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8159618">
      <w:bodyDiv w:val="1"/>
      <w:marLeft w:val="0"/>
      <w:marRight w:val="0"/>
      <w:marTop w:val="0"/>
      <w:marBottom w:val="0"/>
      <w:divBdr>
        <w:top w:val="none" w:sz="0" w:space="0" w:color="auto"/>
        <w:left w:val="none" w:sz="0" w:space="0" w:color="auto"/>
        <w:bottom w:val="none" w:sz="0" w:space="0" w:color="auto"/>
        <w:right w:val="none" w:sz="0" w:space="0" w:color="auto"/>
      </w:divBdr>
    </w:div>
    <w:div w:id="79305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232</Words>
  <Characters>1329</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Hacker</dc:creator>
  <cp:keywords/>
  <dc:description/>
  <cp:lastModifiedBy>4z91digxM3@goetheuniversitaet.onmicrosoft.com</cp:lastModifiedBy>
  <cp:revision>2</cp:revision>
  <dcterms:created xsi:type="dcterms:W3CDTF">2020-10-22T17:10:00Z</dcterms:created>
  <dcterms:modified xsi:type="dcterms:W3CDTF">2020-10-22T17:10:00Z</dcterms:modified>
</cp:coreProperties>
</file>