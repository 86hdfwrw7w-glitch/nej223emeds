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BFC7C9D" w14:textId="6881A664" w:rsidR="006D2592" w:rsidRPr="00DB106D" w:rsidRDefault="00BB795E" w:rsidP="006A7895">
      <w:pPr>
        <w:spacing w:after="0" w:line="240" w:lineRule="auto"/>
        <w:jc w:val="right"/>
        <w:rPr>
          <w:rFonts w:ascii="Times New Roman" w:hAnsi="Times New Roman" w:cs="Times New Roman"/>
          <w:sz w:val="21"/>
          <w:szCs w:val="21"/>
        </w:rPr>
      </w:pPr>
      <w:r w:rsidRPr="00DB106D">
        <w:rPr>
          <w:rFonts w:ascii="Times New Roman" w:hAnsi="Times New Roman" w:cs="Times New Roman"/>
          <w:sz w:val="21"/>
          <w:szCs w:val="21"/>
        </w:rPr>
        <w:t xml:space="preserve">Jonathan </w:t>
      </w:r>
      <w:proofErr w:type="spellStart"/>
      <w:r w:rsidRPr="00DB106D">
        <w:rPr>
          <w:rFonts w:ascii="Times New Roman" w:hAnsi="Times New Roman" w:cs="Times New Roman"/>
          <w:sz w:val="21"/>
          <w:szCs w:val="21"/>
        </w:rPr>
        <w:t>Hofbeck</w:t>
      </w:r>
      <w:proofErr w:type="spellEnd"/>
      <w:r w:rsidRPr="00DB106D">
        <w:rPr>
          <w:rFonts w:ascii="Times New Roman" w:hAnsi="Times New Roman" w:cs="Times New Roman"/>
          <w:sz w:val="21"/>
          <w:szCs w:val="21"/>
        </w:rPr>
        <w:t xml:space="preserve"> </w:t>
      </w:r>
    </w:p>
    <w:p w14:paraId="0677BF4B" w14:textId="77777777" w:rsidR="008856A6" w:rsidRPr="008856A6" w:rsidRDefault="008856A6" w:rsidP="008856A6">
      <w:pPr>
        <w:spacing w:after="0" w:line="240" w:lineRule="auto"/>
        <w:jc w:val="right"/>
        <w:rPr>
          <w:rFonts w:ascii="Times New Roman" w:hAnsi="Times New Roman" w:cs="Times New Roman"/>
          <w:sz w:val="21"/>
          <w:szCs w:val="21"/>
        </w:rPr>
      </w:pPr>
      <w:proofErr w:type="spellStart"/>
      <w:r w:rsidRPr="008856A6">
        <w:rPr>
          <w:rFonts w:ascii="Times New Roman" w:hAnsi="Times New Roman" w:cs="Times New Roman"/>
          <w:sz w:val="21"/>
          <w:szCs w:val="21"/>
        </w:rPr>
        <w:t>Gößweinstraße</w:t>
      </w:r>
      <w:proofErr w:type="spellEnd"/>
      <w:r w:rsidRPr="008856A6">
        <w:rPr>
          <w:rFonts w:ascii="Times New Roman" w:hAnsi="Times New Roman" w:cs="Times New Roman"/>
          <w:sz w:val="21"/>
          <w:szCs w:val="21"/>
        </w:rPr>
        <w:t xml:space="preserve"> 3a</w:t>
      </w:r>
    </w:p>
    <w:p w14:paraId="4FA737FF" w14:textId="77777777" w:rsidR="008856A6" w:rsidRDefault="008856A6" w:rsidP="008856A6">
      <w:pPr>
        <w:spacing w:after="0" w:line="240" w:lineRule="auto"/>
        <w:jc w:val="right"/>
        <w:rPr>
          <w:rFonts w:ascii="Times New Roman" w:hAnsi="Times New Roman" w:cs="Times New Roman"/>
          <w:sz w:val="21"/>
          <w:szCs w:val="21"/>
        </w:rPr>
      </w:pPr>
      <w:r w:rsidRPr="008856A6">
        <w:rPr>
          <w:rFonts w:ascii="Times New Roman" w:hAnsi="Times New Roman" w:cs="Times New Roman"/>
          <w:sz w:val="21"/>
          <w:szCs w:val="21"/>
        </w:rPr>
        <w:t>92318 Neumarkt</w:t>
      </w:r>
    </w:p>
    <w:p w14:paraId="12BA391A" w14:textId="30BCA232" w:rsidR="006A7895" w:rsidRPr="00DB106D" w:rsidRDefault="00BB795E" w:rsidP="008856A6">
      <w:pPr>
        <w:spacing w:after="0" w:line="240" w:lineRule="auto"/>
        <w:jc w:val="right"/>
        <w:rPr>
          <w:rFonts w:ascii="Times New Roman" w:hAnsi="Times New Roman" w:cs="Times New Roman"/>
          <w:sz w:val="21"/>
          <w:szCs w:val="21"/>
        </w:rPr>
      </w:pPr>
      <w:r w:rsidRPr="00DB106D">
        <w:rPr>
          <w:rFonts w:ascii="Times New Roman" w:hAnsi="Times New Roman" w:cs="Times New Roman"/>
          <w:color w:val="000000"/>
          <w:sz w:val="21"/>
          <w:szCs w:val="21"/>
        </w:rPr>
        <w:t>jonathan.hofbeck</w:t>
      </w:r>
      <w:r w:rsidR="00857C6F" w:rsidRPr="00DB106D">
        <w:rPr>
          <w:rFonts w:ascii="Times New Roman" w:hAnsi="Times New Roman" w:cs="Times New Roman"/>
          <w:color w:val="000000"/>
          <w:sz w:val="21"/>
          <w:szCs w:val="21"/>
        </w:rPr>
        <w:t>@g</w:t>
      </w:r>
      <w:r w:rsidRPr="00DB106D">
        <w:rPr>
          <w:rFonts w:ascii="Times New Roman" w:hAnsi="Times New Roman" w:cs="Times New Roman"/>
          <w:color w:val="000000"/>
          <w:sz w:val="21"/>
          <w:szCs w:val="21"/>
        </w:rPr>
        <w:t>mx.</w:t>
      </w:r>
      <w:r w:rsidR="00FE5FBD" w:rsidRPr="00DB106D">
        <w:rPr>
          <w:rFonts w:ascii="Times New Roman" w:hAnsi="Times New Roman" w:cs="Times New Roman"/>
          <w:color w:val="000000"/>
          <w:sz w:val="21"/>
          <w:szCs w:val="21"/>
        </w:rPr>
        <w:t>de</w:t>
      </w:r>
    </w:p>
    <w:p w14:paraId="2E7278C7" w14:textId="181C5154" w:rsidR="00F74175" w:rsidRPr="00DB106D" w:rsidRDefault="006D2592" w:rsidP="00E65B09">
      <w:pPr>
        <w:spacing w:after="0"/>
        <w:jc w:val="right"/>
        <w:rPr>
          <w:rFonts w:ascii="Times New Roman" w:hAnsi="Times New Roman" w:cs="Times New Roman"/>
          <w:color w:val="000000"/>
          <w:sz w:val="21"/>
          <w:szCs w:val="21"/>
        </w:rPr>
      </w:pPr>
      <w:r w:rsidRPr="00DB106D">
        <w:rPr>
          <w:rFonts w:ascii="Times New Roman" w:hAnsi="Times New Roman" w:cs="Times New Roman"/>
          <w:color w:val="000000"/>
          <w:sz w:val="21"/>
          <w:szCs w:val="21"/>
        </w:rPr>
        <w:t>+</w:t>
      </w:r>
      <w:r w:rsidR="00857C6F" w:rsidRPr="00DB106D">
        <w:rPr>
          <w:rFonts w:ascii="Times New Roman" w:hAnsi="Times New Roman" w:cs="Times New Roman"/>
          <w:color w:val="000000"/>
          <w:sz w:val="21"/>
          <w:szCs w:val="21"/>
        </w:rPr>
        <w:t>49 15</w:t>
      </w:r>
      <w:r w:rsidR="00BB795E" w:rsidRPr="00DB106D">
        <w:rPr>
          <w:rFonts w:ascii="Times New Roman" w:hAnsi="Times New Roman" w:cs="Times New Roman"/>
          <w:color w:val="000000"/>
          <w:sz w:val="21"/>
          <w:szCs w:val="21"/>
        </w:rPr>
        <w:t>1</w:t>
      </w:r>
      <w:r w:rsidR="00857C6F" w:rsidRPr="00DB106D">
        <w:rPr>
          <w:rFonts w:ascii="Times New Roman" w:hAnsi="Times New Roman" w:cs="Times New Roman"/>
          <w:color w:val="000000"/>
          <w:sz w:val="21"/>
          <w:szCs w:val="21"/>
        </w:rPr>
        <w:t xml:space="preserve"> </w:t>
      </w:r>
      <w:r w:rsidR="003D5D1E" w:rsidRPr="00DB106D">
        <w:rPr>
          <w:rFonts w:ascii="Times New Roman" w:hAnsi="Times New Roman" w:cs="Times New Roman"/>
          <w:color w:val="000000"/>
          <w:sz w:val="21"/>
          <w:szCs w:val="21"/>
        </w:rPr>
        <w:t>1</w:t>
      </w:r>
      <w:r w:rsidR="00BB795E" w:rsidRPr="00DB106D">
        <w:rPr>
          <w:rFonts w:ascii="Times New Roman" w:hAnsi="Times New Roman" w:cs="Times New Roman"/>
          <w:color w:val="000000"/>
          <w:sz w:val="21"/>
          <w:szCs w:val="21"/>
        </w:rPr>
        <w:t>6052755</w:t>
      </w:r>
    </w:p>
    <w:p w14:paraId="170FE07D" w14:textId="77777777" w:rsidR="00F270C0" w:rsidRPr="00DB106D" w:rsidRDefault="00F270C0" w:rsidP="00F74175">
      <w:pPr>
        <w:spacing w:after="0"/>
        <w:rPr>
          <w:rFonts w:ascii="Times New Roman" w:hAnsi="Times New Roman" w:cs="Times New Roman"/>
          <w:color w:val="000000"/>
          <w:sz w:val="14"/>
          <w:szCs w:val="14"/>
        </w:rPr>
      </w:pPr>
    </w:p>
    <w:p w14:paraId="706DE454" w14:textId="77777777" w:rsidR="00991DC8" w:rsidRDefault="00991DC8" w:rsidP="000C7FAE">
      <w:pPr>
        <w:spacing w:after="0"/>
        <w:rPr>
          <w:rFonts w:ascii="Times New Roman" w:hAnsi="Times New Roman" w:cs="Times New Roman"/>
          <w:color w:val="000000"/>
          <w:sz w:val="21"/>
          <w:szCs w:val="21"/>
        </w:rPr>
      </w:pPr>
      <w:r w:rsidRPr="00991DC8">
        <w:rPr>
          <w:rFonts w:ascii="Times New Roman" w:hAnsi="Times New Roman" w:cs="Times New Roman"/>
          <w:color w:val="000000"/>
          <w:sz w:val="21"/>
          <w:szCs w:val="21"/>
        </w:rPr>
        <w:t>Mercedes-Benz AG</w:t>
      </w:r>
    </w:p>
    <w:p w14:paraId="136C464A" w14:textId="77777777" w:rsidR="00991DC8" w:rsidRDefault="00991DC8" w:rsidP="000C7FAE">
      <w:pPr>
        <w:spacing w:after="0"/>
        <w:rPr>
          <w:rFonts w:ascii="Times New Roman" w:hAnsi="Times New Roman" w:cs="Times New Roman"/>
          <w:color w:val="000000"/>
          <w:sz w:val="21"/>
          <w:szCs w:val="21"/>
        </w:rPr>
      </w:pPr>
      <w:r w:rsidRPr="00991DC8">
        <w:rPr>
          <w:rFonts w:ascii="Times New Roman" w:hAnsi="Times New Roman" w:cs="Times New Roman"/>
          <w:color w:val="000000"/>
          <w:sz w:val="21"/>
          <w:szCs w:val="21"/>
        </w:rPr>
        <w:t>Tübinger Allee 49</w:t>
      </w:r>
    </w:p>
    <w:p w14:paraId="096C8AF5" w14:textId="39B8ACB5" w:rsidR="00647413" w:rsidRPr="00DB106D" w:rsidRDefault="00991DC8" w:rsidP="000C7FAE">
      <w:pPr>
        <w:spacing w:after="0"/>
        <w:rPr>
          <w:rFonts w:ascii="Times New Roman" w:hAnsi="Times New Roman" w:cs="Times New Roman"/>
          <w:color w:val="000000"/>
          <w:sz w:val="14"/>
          <w:szCs w:val="14"/>
        </w:rPr>
      </w:pPr>
      <w:r w:rsidRPr="00991DC8">
        <w:rPr>
          <w:rFonts w:ascii="Times New Roman" w:hAnsi="Times New Roman" w:cs="Times New Roman"/>
          <w:color w:val="000000"/>
          <w:sz w:val="21"/>
          <w:szCs w:val="21"/>
        </w:rPr>
        <w:t>71065 Sindelfingen</w:t>
      </w:r>
    </w:p>
    <w:p w14:paraId="0731715D" w14:textId="722D2BA3" w:rsidR="001E0088" w:rsidRDefault="00A43274" w:rsidP="001E0088">
      <w:pPr>
        <w:spacing w:after="0"/>
        <w:jc w:val="right"/>
        <w:rPr>
          <w:rFonts w:ascii="Times New Roman" w:hAnsi="Times New Roman" w:cs="Times New Roman"/>
          <w:sz w:val="21"/>
          <w:szCs w:val="21"/>
        </w:rPr>
      </w:pPr>
      <w:r>
        <w:rPr>
          <w:rFonts w:ascii="Times New Roman" w:hAnsi="Times New Roman" w:cs="Times New Roman"/>
          <w:sz w:val="21"/>
          <w:szCs w:val="21"/>
        </w:rPr>
        <w:t>München</w:t>
      </w:r>
      <w:r w:rsidR="0050282A" w:rsidRPr="0050282A">
        <w:rPr>
          <w:rFonts w:ascii="Times New Roman" w:hAnsi="Times New Roman" w:cs="Times New Roman"/>
          <w:sz w:val="21"/>
          <w:szCs w:val="21"/>
        </w:rPr>
        <w:t xml:space="preserve">, </w:t>
      </w:r>
      <w:r w:rsidRPr="00A43274">
        <w:rPr>
          <w:rFonts w:ascii="Times New Roman" w:hAnsi="Times New Roman" w:cs="Times New Roman"/>
          <w:sz w:val="21"/>
          <w:szCs w:val="21"/>
          <w:highlight w:val="yellow"/>
        </w:rPr>
        <w:t>DD</w:t>
      </w:r>
      <w:r w:rsidR="0050282A" w:rsidRPr="00A43274">
        <w:rPr>
          <w:rFonts w:ascii="Times New Roman" w:hAnsi="Times New Roman" w:cs="Times New Roman"/>
          <w:sz w:val="21"/>
          <w:szCs w:val="21"/>
          <w:highlight w:val="yellow"/>
        </w:rPr>
        <w:t>.</w:t>
      </w:r>
      <w:r w:rsidRPr="00A43274">
        <w:rPr>
          <w:rFonts w:ascii="Times New Roman" w:hAnsi="Times New Roman" w:cs="Times New Roman"/>
          <w:sz w:val="21"/>
          <w:szCs w:val="21"/>
          <w:highlight w:val="yellow"/>
        </w:rPr>
        <w:t>MM</w:t>
      </w:r>
      <w:r w:rsidR="0050282A" w:rsidRPr="0050282A">
        <w:rPr>
          <w:rFonts w:ascii="Times New Roman" w:hAnsi="Times New Roman" w:cs="Times New Roman"/>
          <w:sz w:val="21"/>
          <w:szCs w:val="21"/>
        </w:rPr>
        <w:t>.2024</w:t>
      </w:r>
    </w:p>
    <w:p w14:paraId="7DAC9F11" w14:textId="77777777" w:rsidR="0050282A" w:rsidRPr="00DB106D" w:rsidRDefault="0050282A" w:rsidP="001E0088">
      <w:pPr>
        <w:spacing w:after="0"/>
        <w:jc w:val="right"/>
        <w:rPr>
          <w:rFonts w:ascii="Times New Roman" w:hAnsi="Times New Roman" w:cs="Times New Roman"/>
          <w:sz w:val="14"/>
          <w:szCs w:val="14"/>
        </w:rPr>
      </w:pPr>
    </w:p>
    <w:p w14:paraId="70A974D0" w14:textId="3BC195B3" w:rsidR="000A5AB8" w:rsidRPr="00DB106D" w:rsidRDefault="0099776A" w:rsidP="000A5AB8">
      <w:pPr>
        <w:spacing w:after="0"/>
        <w:rPr>
          <w:rFonts w:ascii="Times New Roman" w:hAnsi="Times New Roman" w:cs="Times New Roman"/>
          <w:b/>
          <w:sz w:val="21"/>
          <w:szCs w:val="21"/>
        </w:rPr>
      </w:pPr>
      <w:r w:rsidRPr="00DB106D">
        <w:rPr>
          <w:rFonts w:ascii="Times New Roman" w:hAnsi="Times New Roman" w:cs="Times New Roman"/>
          <w:b/>
          <w:sz w:val="21"/>
          <w:szCs w:val="21"/>
        </w:rPr>
        <w:t xml:space="preserve">Bewerbung um ein Praktikum </w:t>
      </w:r>
      <w:r w:rsidR="00AC1224">
        <w:rPr>
          <w:rFonts w:ascii="Times New Roman" w:hAnsi="Times New Roman" w:cs="Times New Roman"/>
          <w:b/>
          <w:sz w:val="21"/>
          <w:szCs w:val="21"/>
        </w:rPr>
        <w:t>im</w:t>
      </w:r>
      <w:r w:rsidR="005219DC">
        <w:rPr>
          <w:rFonts w:ascii="Times New Roman" w:hAnsi="Times New Roman" w:cs="Times New Roman"/>
          <w:b/>
          <w:sz w:val="21"/>
          <w:szCs w:val="21"/>
        </w:rPr>
        <w:t xml:space="preserve"> (</w:t>
      </w:r>
      <w:proofErr w:type="spellStart"/>
      <w:r w:rsidR="005219DC">
        <w:rPr>
          <w:rFonts w:ascii="Times New Roman" w:hAnsi="Times New Roman" w:cs="Times New Roman"/>
          <w:b/>
          <w:sz w:val="21"/>
          <w:szCs w:val="21"/>
        </w:rPr>
        <w:t>Strategy</w:t>
      </w:r>
      <w:proofErr w:type="spellEnd"/>
      <w:r w:rsidR="005219DC">
        <w:rPr>
          <w:rFonts w:ascii="Times New Roman" w:hAnsi="Times New Roman" w:cs="Times New Roman"/>
          <w:b/>
          <w:sz w:val="21"/>
          <w:szCs w:val="21"/>
        </w:rPr>
        <w:t xml:space="preserve">) </w:t>
      </w:r>
      <w:r w:rsidR="00AC1224">
        <w:rPr>
          <w:rFonts w:ascii="Times New Roman" w:hAnsi="Times New Roman" w:cs="Times New Roman"/>
          <w:b/>
          <w:sz w:val="21"/>
          <w:szCs w:val="21"/>
        </w:rPr>
        <w:t>Management Consulting</w:t>
      </w:r>
      <w:r w:rsidR="005219DC">
        <w:rPr>
          <w:rFonts w:ascii="Times New Roman" w:hAnsi="Times New Roman" w:cs="Times New Roman"/>
          <w:b/>
          <w:sz w:val="21"/>
          <w:szCs w:val="21"/>
        </w:rPr>
        <w:t xml:space="preserve"> (ID: </w:t>
      </w:r>
      <w:r w:rsidR="005219DC" w:rsidRPr="005219DC">
        <w:rPr>
          <w:rFonts w:ascii="Times New Roman" w:hAnsi="Times New Roman" w:cs="Times New Roman"/>
          <w:b/>
          <w:sz w:val="21"/>
          <w:szCs w:val="21"/>
        </w:rPr>
        <w:t>MER0002XOG</w:t>
      </w:r>
      <w:r w:rsidR="005219DC">
        <w:rPr>
          <w:rFonts w:ascii="Times New Roman" w:hAnsi="Times New Roman" w:cs="Times New Roman"/>
          <w:b/>
          <w:sz w:val="21"/>
          <w:szCs w:val="21"/>
        </w:rPr>
        <w:t>)</w:t>
      </w:r>
    </w:p>
    <w:p w14:paraId="3A5BDDA8" w14:textId="77777777" w:rsidR="004A615C" w:rsidRPr="004F5D71" w:rsidRDefault="004A615C" w:rsidP="000A5AB8">
      <w:pPr>
        <w:spacing w:after="0"/>
        <w:rPr>
          <w:rFonts w:ascii="Times New Roman" w:hAnsi="Times New Roman" w:cs="Times New Roman"/>
          <w:b/>
          <w:sz w:val="16"/>
          <w:szCs w:val="16"/>
        </w:rPr>
      </w:pPr>
    </w:p>
    <w:p w14:paraId="1E218B1C" w14:textId="7019A87B" w:rsidR="00991DC8" w:rsidDel="002E5A3B" w:rsidRDefault="00991DC8" w:rsidP="00375D2D">
      <w:pPr>
        <w:spacing w:after="0"/>
        <w:jc w:val="both"/>
        <w:rPr>
          <w:del w:id="0" w:author="David Döbele" w:date="2024-08-29T13:53:00Z" w16du:dateUtc="2024-08-29T11:53:00Z"/>
          <w:rFonts w:ascii="Times New Roman" w:hAnsi="Times New Roman" w:cs="Times New Roman"/>
          <w:sz w:val="21"/>
          <w:szCs w:val="21"/>
        </w:rPr>
      </w:pPr>
      <w:r>
        <w:rPr>
          <w:rFonts w:ascii="Times New Roman" w:hAnsi="Times New Roman" w:cs="Times New Roman"/>
          <w:sz w:val="21"/>
          <w:szCs w:val="21"/>
        </w:rPr>
        <w:t>Sehr geehrte Frau Nufer,</w:t>
      </w:r>
      <w:ins w:id="1" w:author="David Döbele" w:date="2024-08-29T13:53:00Z" w16du:dateUtc="2024-08-29T11:53:00Z">
        <w:r w:rsidR="002E5A3B">
          <w:rPr>
            <w:rFonts w:ascii="Times New Roman" w:hAnsi="Times New Roman" w:cs="Times New Roman"/>
            <w:sz w:val="21"/>
            <w:szCs w:val="21"/>
          </w:rPr>
          <w:t xml:space="preserve"> </w:t>
        </w:r>
      </w:ins>
    </w:p>
    <w:p w14:paraId="61CDE0AD" w14:textId="7C35AA70" w:rsidR="00034B68" w:rsidRPr="00DB106D" w:rsidRDefault="00991DC8" w:rsidP="00375D2D">
      <w:pPr>
        <w:spacing w:after="0"/>
        <w:jc w:val="both"/>
        <w:rPr>
          <w:rFonts w:ascii="Times New Roman" w:hAnsi="Times New Roman" w:cs="Times New Roman"/>
          <w:sz w:val="21"/>
          <w:szCs w:val="21"/>
        </w:rPr>
      </w:pPr>
      <w:r>
        <w:rPr>
          <w:rFonts w:ascii="Times New Roman" w:hAnsi="Times New Roman" w:cs="Times New Roman"/>
          <w:sz w:val="21"/>
          <w:szCs w:val="21"/>
        </w:rPr>
        <w:t>s</w:t>
      </w:r>
      <w:r w:rsidR="0099776A" w:rsidRPr="00DB106D">
        <w:rPr>
          <w:rFonts w:ascii="Times New Roman" w:hAnsi="Times New Roman" w:cs="Times New Roman"/>
          <w:sz w:val="21"/>
          <w:szCs w:val="21"/>
        </w:rPr>
        <w:t>ehr geehrte Damen und Herren</w:t>
      </w:r>
      <w:r w:rsidR="00E65B09" w:rsidRPr="00DB106D">
        <w:rPr>
          <w:rFonts w:ascii="Times New Roman" w:hAnsi="Times New Roman" w:cs="Times New Roman"/>
          <w:sz w:val="21"/>
          <w:szCs w:val="21"/>
        </w:rPr>
        <w:t xml:space="preserve">, </w:t>
      </w:r>
    </w:p>
    <w:p w14:paraId="433CF1AE" w14:textId="14106765" w:rsidR="00E65B09" w:rsidRPr="004F5D71" w:rsidRDefault="00E65B09" w:rsidP="009217F1">
      <w:pPr>
        <w:spacing w:after="0"/>
        <w:jc w:val="both"/>
        <w:rPr>
          <w:rFonts w:ascii="Times New Roman" w:hAnsi="Times New Roman" w:cs="Times New Roman"/>
          <w:sz w:val="12"/>
          <w:szCs w:val="12"/>
        </w:rPr>
      </w:pPr>
    </w:p>
    <w:p w14:paraId="5929C467" w14:textId="3C142FED" w:rsidR="00E65B09" w:rsidRPr="00DB106D" w:rsidRDefault="007755EB" w:rsidP="009217F1">
      <w:pPr>
        <w:spacing w:after="0"/>
        <w:jc w:val="both"/>
        <w:rPr>
          <w:rFonts w:ascii="Times New Roman" w:hAnsi="Times New Roman" w:cs="Times New Roman"/>
          <w:sz w:val="21"/>
          <w:szCs w:val="21"/>
        </w:rPr>
      </w:pPr>
      <w:r w:rsidRPr="00DB106D">
        <w:rPr>
          <w:rFonts w:ascii="Times New Roman" w:hAnsi="Times New Roman" w:cs="Times New Roman"/>
          <w:sz w:val="21"/>
          <w:szCs w:val="21"/>
        </w:rPr>
        <w:t>in</w:t>
      </w:r>
      <w:r w:rsidR="009E5D73" w:rsidRPr="00DB106D">
        <w:rPr>
          <w:rFonts w:ascii="Times New Roman" w:hAnsi="Times New Roman" w:cs="Times New Roman"/>
          <w:sz w:val="21"/>
          <w:szCs w:val="21"/>
        </w:rPr>
        <w:t xml:space="preserve"> meinem Universitätskurs „Management Consulting“ habe ich in meinem </w:t>
      </w:r>
      <w:r w:rsidRPr="00DB106D">
        <w:rPr>
          <w:rFonts w:ascii="Times New Roman" w:hAnsi="Times New Roman" w:cs="Times New Roman"/>
          <w:sz w:val="21"/>
          <w:szCs w:val="21"/>
        </w:rPr>
        <w:t xml:space="preserve">dortigen </w:t>
      </w:r>
      <w:r w:rsidR="009E5D73" w:rsidRPr="00DB106D">
        <w:rPr>
          <w:rFonts w:ascii="Times New Roman" w:hAnsi="Times New Roman" w:cs="Times New Roman"/>
          <w:sz w:val="21"/>
          <w:szCs w:val="21"/>
        </w:rPr>
        <w:t xml:space="preserve">Dozenten, der </w:t>
      </w:r>
      <w:r w:rsidRPr="00DB106D">
        <w:rPr>
          <w:rFonts w:ascii="Times New Roman" w:hAnsi="Times New Roman" w:cs="Times New Roman"/>
          <w:sz w:val="21"/>
          <w:szCs w:val="21"/>
        </w:rPr>
        <w:t xml:space="preserve">zuvor </w:t>
      </w:r>
      <w:r w:rsidR="009E5D73" w:rsidRPr="00DB106D">
        <w:rPr>
          <w:rFonts w:ascii="Times New Roman" w:hAnsi="Times New Roman" w:cs="Times New Roman"/>
          <w:sz w:val="21"/>
          <w:szCs w:val="21"/>
        </w:rPr>
        <w:t>selbst über 30 Jahre äußerst erfolgreich als Unternehmensberater tätig war, eine</w:t>
      </w:r>
      <w:r w:rsidRPr="00DB106D">
        <w:rPr>
          <w:rFonts w:ascii="Times New Roman" w:hAnsi="Times New Roman" w:cs="Times New Roman"/>
          <w:sz w:val="21"/>
          <w:szCs w:val="21"/>
        </w:rPr>
        <w:t xml:space="preserve"> </w:t>
      </w:r>
      <w:proofErr w:type="gramStart"/>
      <w:r w:rsidRPr="00DB106D">
        <w:rPr>
          <w:rFonts w:ascii="Times New Roman" w:hAnsi="Times New Roman" w:cs="Times New Roman"/>
          <w:sz w:val="21"/>
          <w:szCs w:val="21"/>
        </w:rPr>
        <w:t>extrem</w:t>
      </w:r>
      <w:r w:rsidR="009E5D73" w:rsidRPr="00DB106D">
        <w:rPr>
          <w:rFonts w:ascii="Times New Roman" w:hAnsi="Times New Roman" w:cs="Times New Roman"/>
          <w:sz w:val="21"/>
          <w:szCs w:val="21"/>
        </w:rPr>
        <w:t xml:space="preserve"> </w:t>
      </w:r>
      <w:r w:rsidRPr="00DB106D">
        <w:rPr>
          <w:rFonts w:ascii="Times New Roman" w:hAnsi="Times New Roman" w:cs="Times New Roman"/>
          <w:sz w:val="21"/>
          <w:szCs w:val="21"/>
        </w:rPr>
        <w:t>inspirierende</w:t>
      </w:r>
      <w:proofErr w:type="gramEnd"/>
      <w:r w:rsidR="009E5D73" w:rsidRPr="00DB106D">
        <w:rPr>
          <w:rFonts w:ascii="Times New Roman" w:hAnsi="Times New Roman" w:cs="Times New Roman"/>
          <w:sz w:val="21"/>
          <w:szCs w:val="21"/>
        </w:rPr>
        <w:t xml:space="preserve"> Persönlichkeit</w:t>
      </w:r>
      <w:r w:rsidRPr="00DB106D">
        <w:rPr>
          <w:rFonts w:ascii="Times New Roman" w:hAnsi="Times New Roman" w:cs="Times New Roman"/>
          <w:sz w:val="21"/>
          <w:szCs w:val="21"/>
        </w:rPr>
        <w:t xml:space="preserve"> gefunden. Sein Wissen und Erfahrung bezüglich der </w:t>
      </w:r>
      <w:r w:rsidR="0062701E" w:rsidRPr="00DB106D">
        <w:rPr>
          <w:rFonts w:ascii="Times New Roman" w:hAnsi="Times New Roman" w:cs="Times New Roman"/>
          <w:sz w:val="21"/>
          <w:szCs w:val="21"/>
        </w:rPr>
        <w:t xml:space="preserve">Projekte </w:t>
      </w:r>
      <w:r w:rsidRPr="00DB106D">
        <w:rPr>
          <w:rFonts w:ascii="Times New Roman" w:hAnsi="Times New Roman" w:cs="Times New Roman"/>
          <w:sz w:val="21"/>
          <w:szCs w:val="21"/>
        </w:rPr>
        <w:t>und</w:t>
      </w:r>
      <w:r w:rsidR="0062701E" w:rsidRPr="00DB106D">
        <w:rPr>
          <w:rFonts w:ascii="Times New Roman" w:hAnsi="Times New Roman" w:cs="Times New Roman"/>
          <w:sz w:val="21"/>
          <w:szCs w:val="21"/>
        </w:rPr>
        <w:t xml:space="preserve"> des </w:t>
      </w:r>
      <w:r w:rsidR="00A36343" w:rsidRPr="00DB106D">
        <w:rPr>
          <w:rFonts w:ascii="Times New Roman" w:hAnsi="Times New Roman" w:cs="Times New Roman"/>
          <w:sz w:val="21"/>
          <w:szCs w:val="21"/>
        </w:rPr>
        <w:t>Einflusses</w:t>
      </w:r>
      <w:r w:rsidRPr="00DB106D">
        <w:rPr>
          <w:rFonts w:ascii="Times New Roman" w:hAnsi="Times New Roman" w:cs="Times New Roman"/>
          <w:sz w:val="21"/>
          <w:szCs w:val="21"/>
        </w:rPr>
        <w:t xml:space="preserve"> als Berater ha</w:t>
      </w:r>
      <w:r w:rsidR="001F7BE6" w:rsidRPr="00DB106D">
        <w:rPr>
          <w:rFonts w:ascii="Times New Roman" w:hAnsi="Times New Roman" w:cs="Times New Roman"/>
          <w:sz w:val="21"/>
          <w:szCs w:val="21"/>
        </w:rPr>
        <w:t>ben</w:t>
      </w:r>
      <w:r w:rsidRPr="00DB106D">
        <w:rPr>
          <w:rFonts w:ascii="Times New Roman" w:hAnsi="Times New Roman" w:cs="Times New Roman"/>
          <w:sz w:val="21"/>
          <w:szCs w:val="21"/>
        </w:rPr>
        <w:t xml:space="preserve"> mich sehr fasziniert und</w:t>
      </w:r>
      <w:r w:rsidR="00A36343" w:rsidRPr="00DB106D">
        <w:rPr>
          <w:rFonts w:ascii="Times New Roman" w:hAnsi="Times New Roman" w:cs="Times New Roman"/>
          <w:sz w:val="21"/>
          <w:szCs w:val="21"/>
        </w:rPr>
        <w:t xml:space="preserve"> mich</w:t>
      </w:r>
      <w:r w:rsidRPr="00DB106D">
        <w:rPr>
          <w:rFonts w:ascii="Times New Roman" w:hAnsi="Times New Roman" w:cs="Times New Roman"/>
          <w:sz w:val="21"/>
          <w:szCs w:val="21"/>
        </w:rPr>
        <w:t xml:space="preserve"> in meinem Berufswunsch </w:t>
      </w:r>
      <w:r w:rsidR="00A36343" w:rsidRPr="00DB106D">
        <w:rPr>
          <w:rFonts w:ascii="Times New Roman" w:hAnsi="Times New Roman" w:cs="Times New Roman"/>
          <w:sz w:val="21"/>
          <w:szCs w:val="21"/>
        </w:rPr>
        <w:t xml:space="preserve">– </w:t>
      </w:r>
      <w:r w:rsidR="001F7BE6" w:rsidRPr="00DB106D">
        <w:rPr>
          <w:rFonts w:ascii="Times New Roman" w:hAnsi="Times New Roman" w:cs="Times New Roman"/>
          <w:sz w:val="21"/>
          <w:szCs w:val="21"/>
        </w:rPr>
        <w:t xml:space="preserve">der </w:t>
      </w:r>
      <w:r w:rsidR="00A36343" w:rsidRPr="00DB106D">
        <w:rPr>
          <w:rFonts w:ascii="Times New Roman" w:hAnsi="Times New Roman" w:cs="Times New Roman"/>
          <w:sz w:val="21"/>
          <w:szCs w:val="21"/>
        </w:rPr>
        <w:t>Unternehmensberat</w:t>
      </w:r>
      <w:r w:rsidR="001F7BE6" w:rsidRPr="00DB106D">
        <w:rPr>
          <w:rFonts w:ascii="Times New Roman" w:hAnsi="Times New Roman" w:cs="Times New Roman"/>
          <w:sz w:val="21"/>
          <w:szCs w:val="21"/>
        </w:rPr>
        <w:t>ung</w:t>
      </w:r>
      <w:r w:rsidR="00A36343" w:rsidRPr="00DB106D">
        <w:rPr>
          <w:rFonts w:ascii="Times New Roman" w:hAnsi="Times New Roman" w:cs="Times New Roman"/>
          <w:sz w:val="21"/>
          <w:szCs w:val="21"/>
        </w:rPr>
        <w:t xml:space="preserve"> – bestärkt. </w:t>
      </w:r>
      <w:r w:rsidR="00814C0B" w:rsidRPr="00DB106D">
        <w:rPr>
          <w:rFonts w:ascii="Times New Roman" w:hAnsi="Times New Roman" w:cs="Times New Roman"/>
          <w:sz w:val="21"/>
          <w:szCs w:val="21"/>
        </w:rPr>
        <w:t>In der Beratung begeistern mich die abwechslungsreichen Aufgabe</w:t>
      </w:r>
      <w:r w:rsidR="00C17B6D">
        <w:rPr>
          <w:rFonts w:ascii="Times New Roman" w:hAnsi="Times New Roman" w:cs="Times New Roman"/>
          <w:sz w:val="21"/>
          <w:szCs w:val="21"/>
        </w:rPr>
        <w:t>n</w:t>
      </w:r>
      <w:r w:rsidR="00814C0B" w:rsidRPr="00DB106D">
        <w:rPr>
          <w:rFonts w:ascii="Times New Roman" w:hAnsi="Times New Roman" w:cs="Times New Roman"/>
          <w:sz w:val="21"/>
          <w:szCs w:val="21"/>
        </w:rPr>
        <w:t>stellungen, die steile Lernkurve und vor allem die Zusammenarbeit mit i</w:t>
      </w:r>
      <w:r w:rsidR="00944F10" w:rsidRPr="00DB106D">
        <w:rPr>
          <w:rFonts w:ascii="Times New Roman" w:hAnsi="Times New Roman" w:cs="Times New Roman"/>
          <w:sz w:val="21"/>
          <w:szCs w:val="21"/>
        </w:rPr>
        <w:t>nteressanten</w:t>
      </w:r>
      <w:r w:rsidR="00814C0B" w:rsidRPr="00DB106D">
        <w:rPr>
          <w:rFonts w:ascii="Times New Roman" w:hAnsi="Times New Roman" w:cs="Times New Roman"/>
          <w:sz w:val="21"/>
          <w:szCs w:val="21"/>
        </w:rPr>
        <w:t xml:space="preserve"> Personen</w:t>
      </w:r>
      <w:r w:rsidR="00E664CD">
        <w:rPr>
          <w:rFonts w:ascii="Times New Roman" w:hAnsi="Times New Roman" w:cs="Times New Roman"/>
          <w:sz w:val="21"/>
          <w:szCs w:val="21"/>
        </w:rPr>
        <w:t xml:space="preserve">. </w:t>
      </w:r>
      <w:r w:rsidR="009217F1" w:rsidRPr="009217F1">
        <w:rPr>
          <w:rFonts w:ascii="Times New Roman" w:hAnsi="Times New Roman" w:cs="Times New Roman"/>
          <w:sz w:val="21"/>
          <w:szCs w:val="21"/>
        </w:rPr>
        <w:t>Dabei reizt mich besonders die Rolle als interner Berater,</w:t>
      </w:r>
      <w:r w:rsidR="009217F1">
        <w:rPr>
          <w:rFonts w:ascii="Times New Roman" w:hAnsi="Times New Roman" w:cs="Times New Roman"/>
          <w:sz w:val="21"/>
          <w:szCs w:val="21"/>
        </w:rPr>
        <w:t xml:space="preserve"> </w:t>
      </w:r>
      <w:r w:rsidR="009217F1" w:rsidRPr="009217F1">
        <w:rPr>
          <w:rFonts w:ascii="Times New Roman" w:hAnsi="Times New Roman" w:cs="Times New Roman"/>
          <w:sz w:val="21"/>
          <w:szCs w:val="21"/>
        </w:rPr>
        <w:t>da sie es ermöglicht, die direkten und langfristigen Auswirkungen auf das Unternehmen zu erleben und mitzugestalten, weshalb diese</w:t>
      </w:r>
      <w:r w:rsidR="009217F1">
        <w:rPr>
          <w:rFonts w:ascii="Times New Roman" w:hAnsi="Times New Roman" w:cs="Times New Roman"/>
          <w:sz w:val="21"/>
          <w:szCs w:val="21"/>
        </w:rPr>
        <w:t xml:space="preserve"> </w:t>
      </w:r>
      <w:r w:rsidR="009217F1" w:rsidRPr="009217F1">
        <w:rPr>
          <w:rFonts w:ascii="Times New Roman" w:hAnsi="Times New Roman" w:cs="Times New Roman"/>
          <w:sz w:val="21"/>
          <w:szCs w:val="21"/>
        </w:rPr>
        <w:t>tiefe Einbindung in das Kerngeschäft eine einzigartige Perspektive auf nachhaltige Unternehmensentwicklung bietet.</w:t>
      </w:r>
      <w:r w:rsidR="009217F1">
        <w:rPr>
          <w:rFonts w:ascii="Times New Roman" w:hAnsi="Times New Roman" w:cs="Times New Roman"/>
          <w:sz w:val="21"/>
          <w:szCs w:val="21"/>
        </w:rPr>
        <w:t xml:space="preserve"> </w:t>
      </w:r>
      <w:r w:rsidR="0062701E" w:rsidRPr="00DB106D">
        <w:rPr>
          <w:rFonts w:ascii="Times New Roman" w:hAnsi="Times New Roman" w:cs="Times New Roman"/>
          <w:sz w:val="21"/>
          <w:szCs w:val="21"/>
        </w:rPr>
        <w:t xml:space="preserve">Mit dem Ziel, aktiv zur Entwicklung meiner Fähigkeiten im Bereich Managementberatung beizutragen, </w:t>
      </w:r>
      <w:r w:rsidR="00814C0B" w:rsidRPr="00DB106D">
        <w:rPr>
          <w:rFonts w:ascii="Times New Roman" w:hAnsi="Times New Roman" w:cs="Times New Roman"/>
          <w:sz w:val="21"/>
          <w:szCs w:val="21"/>
        </w:rPr>
        <w:t xml:space="preserve">möchte ich Sie gerne ab dem </w:t>
      </w:r>
      <w:r w:rsidR="00AD31EF">
        <w:rPr>
          <w:rFonts w:ascii="Times New Roman" w:hAnsi="Times New Roman" w:cs="Times New Roman"/>
          <w:sz w:val="21"/>
          <w:szCs w:val="21"/>
        </w:rPr>
        <w:t>24</w:t>
      </w:r>
      <w:r w:rsidR="00814C0B" w:rsidRPr="00DB106D">
        <w:rPr>
          <w:rFonts w:ascii="Times New Roman" w:hAnsi="Times New Roman" w:cs="Times New Roman"/>
          <w:sz w:val="21"/>
          <w:szCs w:val="21"/>
        </w:rPr>
        <w:t>.0</w:t>
      </w:r>
      <w:r w:rsidR="00AD31EF">
        <w:rPr>
          <w:rFonts w:ascii="Times New Roman" w:hAnsi="Times New Roman" w:cs="Times New Roman"/>
          <w:sz w:val="21"/>
          <w:szCs w:val="21"/>
        </w:rPr>
        <w:t>2</w:t>
      </w:r>
      <w:r w:rsidR="00814C0B" w:rsidRPr="00DB106D">
        <w:rPr>
          <w:rFonts w:ascii="Times New Roman" w:hAnsi="Times New Roman" w:cs="Times New Roman"/>
          <w:sz w:val="21"/>
          <w:szCs w:val="21"/>
        </w:rPr>
        <w:t>.202</w:t>
      </w:r>
      <w:r w:rsidR="00AD31EF">
        <w:rPr>
          <w:rFonts w:ascii="Times New Roman" w:hAnsi="Times New Roman" w:cs="Times New Roman"/>
          <w:sz w:val="21"/>
          <w:szCs w:val="21"/>
        </w:rPr>
        <w:t>5</w:t>
      </w:r>
      <w:r w:rsidR="00814C0B" w:rsidRPr="00DB106D">
        <w:rPr>
          <w:rFonts w:ascii="Times New Roman" w:hAnsi="Times New Roman" w:cs="Times New Roman"/>
          <w:sz w:val="21"/>
          <w:szCs w:val="21"/>
        </w:rPr>
        <w:t xml:space="preserve"> </w:t>
      </w:r>
      <w:r w:rsidR="0062701E" w:rsidRPr="00DB106D">
        <w:rPr>
          <w:rFonts w:ascii="Times New Roman" w:hAnsi="Times New Roman" w:cs="Times New Roman"/>
          <w:sz w:val="21"/>
          <w:szCs w:val="21"/>
        </w:rPr>
        <w:t>für einen Zeitraum von</w:t>
      </w:r>
      <w:r w:rsidR="00AD31EF">
        <w:rPr>
          <w:rFonts w:ascii="Times New Roman" w:hAnsi="Times New Roman" w:cs="Times New Roman"/>
          <w:sz w:val="21"/>
          <w:szCs w:val="21"/>
        </w:rPr>
        <w:t xml:space="preserve"> bis</w:t>
      </w:r>
      <w:r w:rsidR="000D61BE">
        <w:rPr>
          <w:rFonts w:ascii="Times New Roman" w:hAnsi="Times New Roman" w:cs="Times New Roman"/>
          <w:sz w:val="21"/>
          <w:szCs w:val="21"/>
        </w:rPr>
        <w:t xml:space="preserve"> </w:t>
      </w:r>
      <w:r w:rsidR="00C950E0">
        <w:rPr>
          <w:rFonts w:ascii="Times New Roman" w:hAnsi="Times New Roman" w:cs="Times New Roman"/>
          <w:sz w:val="21"/>
          <w:szCs w:val="21"/>
        </w:rPr>
        <w:t xml:space="preserve">zu </w:t>
      </w:r>
      <w:r w:rsidR="0062701E" w:rsidRPr="00DB106D">
        <w:rPr>
          <w:rFonts w:ascii="Times New Roman" w:hAnsi="Times New Roman" w:cs="Times New Roman"/>
          <w:sz w:val="21"/>
          <w:szCs w:val="21"/>
        </w:rPr>
        <w:t xml:space="preserve">zwölf Wochen als Praktikant unterstützen. </w:t>
      </w:r>
    </w:p>
    <w:p w14:paraId="545B5699" w14:textId="248B7C08" w:rsidR="00E65B09" w:rsidRPr="004F5D71" w:rsidRDefault="00E65B09" w:rsidP="00375D2D">
      <w:pPr>
        <w:spacing w:after="0"/>
        <w:jc w:val="both"/>
        <w:rPr>
          <w:rFonts w:ascii="Times New Roman" w:hAnsi="Times New Roman" w:cs="Times New Roman"/>
          <w:sz w:val="12"/>
          <w:szCs w:val="12"/>
        </w:rPr>
      </w:pPr>
    </w:p>
    <w:p w14:paraId="30B01A22" w14:textId="77777777" w:rsidR="00BA659C" w:rsidRPr="00BA659C" w:rsidRDefault="00BA659C" w:rsidP="003051CE">
      <w:pPr>
        <w:spacing w:after="0"/>
        <w:jc w:val="both"/>
        <w:rPr>
          <w:rFonts w:ascii="Times New Roman" w:hAnsi="Times New Roman" w:cs="Times New Roman"/>
          <w:sz w:val="21"/>
          <w:szCs w:val="21"/>
        </w:rPr>
      </w:pPr>
      <w:r w:rsidRPr="00BA659C">
        <w:rPr>
          <w:rFonts w:ascii="Times New Roman" w:hAnsi="Times New Roman" w:cs="Times New Roman"/>
          <w:sz w:val="21"/>
          <w:szCs w:val="21"/>
        </w:rPr>
        <w:t>Schon in meinem Abitur konnte ich durch meine motivierte und disziplinierte Arbeitsweise sehr gute Ergebnisse erzielen, was ich dann auch in meinem Studium der Betriebswirtschaftslehre in Regensburg und an der Universität Basel fortsetzen konnte und daher in Regensburg nach dem dritten Semester in das „</w:t>
      </w:r>
      <w:proofErr w:type="spellStart"/>
      <w:r w:rsidRPr="00BA659C">
        <w:rPr>
          <w:rFonts w:ascii="Times New Roman" w:hAnsi="Times New Roman" w:cs="Times New Roman"/>
          <w:sz w:val="21"/>
          <w:szCs w:val="21"/>
        </w:rPr>
        <w:t>Honors</w:t>
      </w:r>
      <w:proofErr w:type="spellEnd"/>
      <w:r w:rsidRPr="00BA659C">
        <w:rPr>
          <w:rFonts w:ascii="Times New Roman" w:hAnsi="Times New Roman" w:cs="Times New Roman"/>
          <w:sz w:val="21"/>
          <w:szCs w:val="21"/>
        </w:rPr>
        <w:t>“-Bachelor-Programm, welches exklusiv die besten Studierenden der Fakultät fördert und Teil des Elitenetzwerks Bayern ist, aufgenommen wurde. In Regensburg arbeite ich zudem am Lehrstuhl für Finanzierung und habe in meinen Semesterferien bereits Praktika im in- und externen Consulting sowie Wealth Management absolviert, wobei ich jeweils für meine gründliche und hochqualitative Arbeitsweise positive Rückmeldung erhalten habe. Mein freundliches Auftreten, Teamfähigkeit und Sozialkompetenz kann ich schon lange durch mein ehrenamtliches Engagement in der Feuerwehr, Kirche, Tafel und der wirtschaftswissenschaftlichen Fachgruppe in Basel ausbilden, wobei mir das auch seit bereits drei Jahren durch ein Stipendium der Hanns-Seidel-Stiftung, bestätigt wird. Durch meine Begeisterung für Kunst und Fotografie habe ich die Fähigkeit, einen kreativen Blick auf die Dinge zu werfen. All diese Erfahrungen möchte ich nun in Form eines Praktikums bei Ihnen einbringen.</w:t>
      </w:r>
    </w:p>
    <w:p w14:paraId="2C090CDF" w14:textId="723F9A8E" w:rsidR="00E65B09" w:rsidRPr="004F5D71" w:rsidRDefault="00E65B09" w:rsidP="003051CE">
      <w:pPr>
        <w:spacing w:after="0"/>
        <w:jc w:val="both"/>
        <w:rPr>
          <w:rFonts w:ascii="Times New Roman" w:hAnsi="Times New Roman" w:cs="Times New Roman"/>
          <w:sz w:val="12"/>
          <w:szCs w:val="12"/>
        </w:rPr>
      </w:pPr>
    </w:p>
    <w:p w14:paraId="7DBF1E90" w14:textId="429A75B7" w:rsidR="00E65B09" w:rsidRPr="00DB106D" w:rsidRDefault="00A53B74" w:rsidP="003051CE">
      <w:pPr>
        <w:spacing w:after="0"/>
        <w:jc w:val="both"/>
        <w:rPr>
          <w:rFonts w:ascii="Times New Roman" w:hAnsi="Times New Roman" w:cs="Times New Roman"/>
          <w:sz w:val="21"/>
          <w:szCs w:val="21"/>
        </w:rPr>
      </w:pPr>
      <w:r w:rsidRPr="00DB106D">
        <w:rPr>
          <w:rFonts w:ascii="Times New Roman" w:hAnsi="Times New Roman" w:cs="Times New Roman"/>
          <w:sz w:val="21"/>
          <w:szCs w:val="21"/>
        </w:rPr>
        <w:t xml:space="preserve">Die Entscheidung, mich bei </w:t>
      </w:r>
      <w:r w:rsidR="00E45676">
        <w:rPr>
          <w:rFonts w:ascii="Times New Roman" w:hAnsi="Times New Roman" w:cs="Times New Roman"/>
          <w:sz w:val="21"/>
          <w:szCs w:val="21"/>
        </w:rPr>
        <w:t>Mercedes-Benz</w:t>
      </w:r>
      <w:r w:rsidRPr="00DB106D">
        <w:rPr>
          <w:rFonts w:ascii="Times New Roman" w:hAnsi="Times New Roman" w:cs="Times New Roman"/>
          <w:sz w:val="21"/>
          <w:szCs w:val="21"/>
        </w:rPr>
        <w:t xml:space="preserve"> zu bewerben, gründet sich auf meiner Überzeugung, dass</w:t>
      </w:r>
      <w:r w:rsidR="00727AC0">
        <w:rPr>
          <w:rFonts w:ascii="Times New Roman" w:hAnsi="Times New Roman" w:cs="Times New Roman"/>
          <w:sz w:val="21"/>
          <w:szCs w:val="21"/>
        </w:rPr>
        <w:t xml:space="preserve"> Sie </w:t>
      </w:r>
      <w:r w:rsidR="00132CA5">
        <w:rPr>
          <w:rFonts w:ascii="Times New Roman" w:hAnsi="Times New Roman" w:cs="Times New Roman"/>
          <w:sz w:val="21"/>
          <w:szCs w:val="21"/>
        </w:rPr>
        <w:t xml:space="preserve">als Ebenbild von bewährter </w:t>
      </w:r>
      <w:r w:rsidR="00B12C13">
        <w:rPr>
          <w:rFonts w:ascii="Times New Roman" w:hAnsi="Times New Roman" w:cs="Times New Roman"/>
          <w:sz w:val="21"/>
          <w:szCs w:val="21"/>
        </w:rPr>
        <w:t>Premiumq</w:t>
      </w:r>
      <w:r w:rsidR="00132CA5">
        <w:rPr>
          <w:rFonts w:ascii="Times New Roman" w:hAnsi="Times New Roman" w:cs="Times New Roman"/>
          <w:sz w:val="21"/>
          <w:szCs w:val="21"/>
        </w:rPr>
        <w:t>ualität</w:t>
      </w:r>
      <w:r w:rsidR="0059556A">
        <w:rPr>
          <w:rFonts w:ascii="Times New Roman" w:hAnsi="Times New Roman" w:cs="Times New Roman"/>
          <w:sz w:val="21"/>
          <w:szCs w:val="21"/>
        </w:rPr>
        <w:t>, Luxus</w:t>
      </w:r>
      <w:r w:rsidR="00132CA5">
        <w:rPr>
          <w:rFonts w:ascii="Times New Roman" w:hAnsi="Times New Roman" w:cs="Times New Roman"/>
          <w:sz w:val="21"/>
          <w:szCs w:val="21"/>
        </w:rPr>
        <w:t xml:space="preserve"> und generationenübergreifendem </w:t>
      </w:r>
      <w:r w:rsidR="000B43E6">
        <w:rPr>
          <w:rFonts w:ascii="Times New Roman" w:hAnsi="Times New Roman" w:cs="Times New Roman"/>
          <w:sz w:val="21"/>
          <w:szCs w:val="21"/>
        </w:rPr>
        <w:t>Innovationsf</w:t>
      </w:r>
      <w:r w:rsidR="00132CA5">
        <w:rPr>
          <w:rFonts w:ascii="Times New Roman" w:hAnsi="Times New Roman" w:cs="Times New Roman"/>
          <w:sz w:val="21"/>
          <w:szCs w:val="21"/>
        </w:rPr>
        <w:t xml:space="preserve">ortschritt </w:t>
      </w:r>
      <w:r w:rsidR="00B12C13">
        <w:rPr>
          <w:rFonts w:ascii="Times New Roman" w:hAnsi="Times New Roman" w:cs="Times New Roman"/>
          <w:sz w:val="21"/>
          <w:szCs w:val="21"/>
        </w:rPr>
        <w:t>ein</w:t>
      </w:r>
      <w:r w:rsidR="00132CA5">
        <w:rPr>
          <w:rFonts w:ascii="Times New Roman" w:hAnsi="Times New Roman" w:cs="Times New Roman"/>
          <w:sz w:val="21"/>
          <w:szCs w:val="21"/>
        </w:rPr>
        <w:t xml:space="preserve">, wenn nicht sogar der bedeutendste Mobilitätsanbieter der Welt </w:t>
      </w:r>
      <w:r w:rsidR="00D62B12">
        <w:rPr>
          <w:rFonts w:ascii="Times New Roman" w:hAnsi="Times New Roman" w:cs="Times New Roman"/>
          <w:sz w:val="21"/>
          <w:szCs w:val="21"/>
        </w:rPr>
        <w:t>sind</w:t>
      </w:r>
      <w:r w:rsidR="00132CA5">
        <w:rPr>
          <w:rFonts w:ascii="Times New Roman" w:hAnsi="Times New Roman" w:cs="Times New Roman"/>
          <w:sz w:val="21"/>
          <w:szCs w:val="21"/>
        </w:rPr>
        <w:t xml:space="preserve"> und so</w:t>
      </w:r>
      <w:r w:rsidR="00132CA5" w:rsidRPr="00DB106D">
        <w:rPr>
          <w:rFonts w:ascii="Times New Roman" w:hAnsi="Times New Roman" w:cs="Times New Roman"/>
          <w:sz w:val="21"/>
          <w:szCs w:val="21"/>
        </w:rPr>
        <w:t xml:space="preserve"> ideale Rahmenbedingungen für meine persönliche und berufliche Weiterentwicklung biete</w:t>
      </w:r>
      <w:r w:rsidR="00D62B12">
        <w:rPr>
          <w:rFonts w:ascii="Times New Roman" w:hAnsi="Times New Roman" w:cs="Times New Roman"/>
          <w:sz w:val="21"/>
          <w:szCs w:val="21"/>
        </w:rPr>
        <w:t>n</w:t>
      </w:r>
      <w:r w:rsidR="00132CA5">
        <w:rPr>
          <w:rFonts w:ascii="Times New Roman" w:hAnsi="Times New Roman" w:cs="Times New Roman"/>
          <w:sz w:val="21"/>
          <w:szCs w:val="21"/>
        </w:rPr>
        <w:t>.</w:t>
      </w:r>
      <w:r w:rsidR="00291F05">
        <w:rPr>
          <w:rFonts w:ascii="Times New Roman" w:hAnsi="Times New Roman" w:cs="Times New Roman"/>
          <w:sz w:val="21"/>
          <w:szCs w:val="21"/>
        </w:rPr>
        <w:t xml:space="preserve"> </w:t>
      </w:r>
      <w:r w:rsidR="00570538">
        <w:rPr>
          <w:rFonts w:ascii="Times New Roman" w:hAnsi="Times New Roman" w:cs="Times New Roman"/>
          <w:sz w:val="21"/>
          <w:szCs w:val="21"/>
        </w:rPr>
        <w:t xml:space="preserve">Mercedes-Benz Management Consulting </w:t>
      </w:r>
      <w:r w:rsidR="008E07A8">
        <w:rPr>
          <w:rFonts w:ascii="Times New Roman" w:hAnsi="Times New Roman" w:cs="Times New Roman"/>
          <w:sz w:val="21"/>
          <w:szCs w:val="21"/>
        </w:rPr>
        <w:t xml:space="preserve">stellt </w:t>
      </w:r>
      <w:r w:rsidR="000A4BB1">
        <w:rPr>
          <w:rFonts w:ascii="Times New Roman" w:hAnsi="Times New Roman" w:cs="Times New Roman"/>
          <w:sz w:val="21"/>
          <w:szCs w:val="21"/>
        </w:rPr>
        <w:t xml:space="preserve">in diesem Kosmos </w:t>
      </w:r>
      <w:r w:rsidR="004A6CB7">
        <w:rPr>
          <w:rFonts w:ascii="Times New Roman" w:hAnsi="Times New Roman" w:cs="Times New Roman"/>
          <w:sz w:val="21"/>
          <w:szCs w:val="21"/>
        </w:rPr>
        <w:t xml:space="preserve">eine </w:t>
      </w:r>
      <w:r w:rsidR="000A4BB1">
        <w:rPr>
          <w:rFonts w:ascii="Times New Roman" w:hAnsi="Times New Roman" w:cs="Times New Roman"/>
          <w:sz w:val="21"/>
          <w:szCs w:val="21"/>
        </w:rPr>
        <w:t>hochqualitative Beratung</w:t>
      </w:r>
      <w:r w:rsidR="00A63ED5">
        <w:rPr>
          <w:rFonts w:ascii="Times New Roman" w:hAnsi="Times New Roman" w:cs="Times New Roman"/>
          <w:sz w:val="21"/>
          <w:szCs w:val="21"/>
        </w:rPr>
        <w:t xml:space="preserve"> dar</w:t>
      </w:r>
      <w:r w:rsidR="000A4BB1">
        <w:rPr>
          <w:rFonts w:ascii="Times New Roman" w:hAnsi="Times New Roman" w:cs="Times New Roman"/>
          <w:sz w:val="21"/>
          <w:szCs w:val="21"/>
        </w:rPr>
        <w:t xml:space="preserve">, die Einfluss auf </w:t>
      </w:r>
      <w:r w:rsidR="005B2757">
        <w:rPr>
          <w:rFonts w:ascii="Times New Roman" w:hAnsi="Times New Roman" w:cs="Times New Roman"/>
          <w:sz w:val="21"/>
          <w:szCs w:val="21"/>
        </w:rPr>
        <w:t>viele zukunftsweisende Entscheidungen bei Mercedes-Benz hat</w:t>
      </w:r>
      <w:r w:rsidR="007B4519">
        <w:rPr>
          <w:rFonts w:ascii="Times New Roman" w:hAnsi="Times New Roman" w:cs="Times New Roman"/>
          <w:sz w:val="21"/>
          <w:szCs w:val="21"/>
        </w:rPr>
        <w:t xml:space="preserve">, </w:t>
      </w:r>
      <w:r w:rsidR="00A63ED5">
        <w:rPr>
          <w:rFonts w:ascii="Times New Roman" w:hAnsi="Times New Roman" w:cs="Times New Roman"/>
          <w:sz w:val="21"/>
          <w:szCs w:val="21"/>
        </w:rPr>
        <w:t>diese aktiv</w:t>
      </w:r>
      <w:r w:rsidR="001A587B">
        <w:rPr>
          <w:rFonts w:ascii="Times New Roman" w:hAnsi="Times New Roman" w:cs="Times New Roman"/>
          <w:sz w:val="21"/>
          <w:szCs w:val="21"/>
        </w:rPr>
        <w:t xml:space="preserve"> auf höchster Ebene mitgestaltet und so maßgeblich am Unt</w:t>
      </w:r>
      <w:r w:rsidR="008E07A8">
        <w:rPr>
          <w:rFonts w:ascii="Times New Roman" w:hAnsi="Times New Roman" w:cs="Times New Roman"/>
          <w:sz w:val="21"/>
          <w:szCs w:val="21"/>
        </w:rPr>
        <w:t>e</w:t>
      </w:r>
      <w:r w:rsidR="001A587B">
        <w:rPr>
          <w:rFonts w:ascii="Times New Roman" w:hAnsi="Times New Roman" w:cs="Times New Roman"/>
          <w:sz w:val="21"/>
          <w:szCs w:val="21"/>
        </w:rPr>
        <w:t>r</w:t>
      </w:r>
      <w:r w:rsidR="008E07A8">
        <w:rPr>
          <w:rFonts w:ascii="Times New Roman" w:hAnsi="Times New Roman" w:cs="Times New Roman"/>
          <w:sz w:val="21"/>
          <w:szCs w:val="21"/>
        </w:rPr>
        <w:t xml:space="preserve">nehmenserfolg </w:t>
      </w:r>
      <w:r w:rsidR="002B5A84">
        <w:rPr>
          <w:rFonts w:ascii="Times New Roman" w:hAnsi="Times New Roman" w:cs="Times New Roman"/>
          <w:sz w:val="21"/>
          <w:szCs w:val="21"/>
        </w:rPr>
        <w:t xml:space="preserve">beteiligt </w:t>
      </w:r>
      <w:r w:rsidR="00074A73">
        <w:rPr>
          <w:rFonts w:ascii="Times New Roman" w:hAnsi="Times New Roman" w:cs="Times New Roman"/>
          <w:sz w:val="21"/>
          <w:szCs w:val="21"/>
        </w:rPr>
        <w:t>ist</w:t>
      </w:r>
      <w:r w:rsidR="00D11C37">
        <w:rPr>
          <w:rFonts w:ascii="Times New Roman" w:hAnsi="Times New Roman" w:cs="Times New Roman"/>
          <w:sz w:val="21"/>
          <w:szCs w:val="21"/>
        </w:rPr>
        <w:t>. Dies begeistert mich sehr</w:t>
      </w:r>
      <w:r w:rsidR="00F732D6">
        <w:rPr>
          <w:rFonts w:ascii="Times New Roman" w:hAnsi="Times New Roman" w:cs="Times New Roman"/>
          <w:sz w:val="21"/>
          <w:szCs w:val="21"/>
        </w:rPr>
        <w:t xml:space="preserve">, da ich so </w:t>
      </w:r>
      <w:r w:rsidR="00A573F2">
        <w:rPr>
          <w:rFonts w:ascii="Times New Roman" w:hAnsi="Times New Roman" w:cs="Times New Roman"/>
          <w:sz w:val="21"/>
          <w:szCs w:val="21"/>
        </w:rPr>
        <w:t xml:space="preserve">selbst </w:t>
      </w:r>
      <w:r w:rsidR="00621268">
        <w:rPr>
          <w:rFonts w:ascii="Times New Roman" w:hAnsi="Times New Roman" w:cs="Times New Roman"/>
          <w:sz w:val="21"/>
          <w:szCs w:val="21"/>
        </w:rPr>
        <w:t>an Ihrem Ziel, die begehrenswertesten Autos der Welt zu bauen,</w:t>
      </w:r>
      <w:r w:rsidR="00074A73">
        <w:rPr>
          <w:rFonts w:ascii="Times New Roman" w:hAnsi="Times New Roman" w:cs="Times New Roman"/>
          <w:sz w:val="21"/>
          <w:szCs w:val="21"/>
        </w:rPr>
        <w:t xml:space="preserve"> </w:t>
      </w:r>
      <w:r w:rsidR="00CA0CBA">
        <w:rPr>
          <w:rFonts w:ascii="Times New Roman" w:hAnsi="Times New Roman" w:cs="Times New Roman"/>
          <w:sz w:val="21"/>
          <w:szCs w:val="21"/>
        </w:rPr>
        <w:t>mitwirken kann</w:t>
      </w:r>
      <w:r w:rsidR="006676E9">
        <w:rPr>
          <w:rFonts w:ascii="Times New Roman" w:hAnsi="Times New Roman" w:cs="Times New Roman"/>
          <w:sz w:val="21"/>
          <w:szCs w:val="21"/>
        </w:rPr>
        <w:t xml:space="preserve">, was </w:t>
      </w:r>
      <w:r w:rsidR="009A5F7A">
        <w:rPr>
          <w:rFonts w:ascii="Times New Roman" w:hAnsi="Times New Roman" w:cs="Times New Roman"/>
          <w:sz w:val="21"/>
          <w:szCs w:val="21"/>
        </w:rPr>
        <w:t>im Falle von Me</w:t>
      </w:r>
      <w:r w:rsidR="00B41286">
        <w:rPr>
          <w:rFonts w:ascii="Times New Roman" w:hAnsi="Times New Roman" w:cs="Times New Roman"/>
          <w:sz w:val="21"/>
          <w:szCs w:val="21"/>
        </w:rPr>
        <w:t>r</w:t>
      </w:r>
      <w:r w:rsidR="009A5F7A">
        <w:rPr>
          <w:rFonts w:ascii="Times New Roman" w:hAnsi="Times New Roman" w:cs="Times New Roman"/>
          <w:sz w:val="21"/>
          <w:szCs w:val="21"/>
        </w:rPr>
        <w:t xml:space="preserve">cedes-Benz </w:t>
      </w:r>
      <w:r w:rsidR="006676E9">
        <w:rPr>
          <w:rFonts w:ascii="Times New Roman" w:hAnsi="Times New Roman" w:cs="Times New Roman"/>
          <w:sz w:val="21"/>
          <w:szCs w:val="21"/>
        </w:rPr>
        <w:t>mit einem gr</w:t>
      </w:r>
      <w:r w:rsidR="009A5F7A">
        <w:rPr>
          <w:rFonts w:ascii="Times New Roman" w:hAnsi="Times New Roman" w:cs="Times New Roman"/>
          <w:sz w:val="21"/>
          <w:szCs w:val="21"/>
        </w:rPr>
        <w:t>oßen</w:t>
      </w:r>
      <w:r w:rsidR="002E2826">
        <w:rPr>
          <w:rFonts w:ascii="Times New Roman" w:hAnsi="Times New Roman" w:cs="Times New Roman"/>
          <w:sz w:val="21"/>
          <w:szCs w:val="21"/>
        </w:rPr>
        <w:t xml:space="preserve"> weltweiten</w:t>
      </w:r>
      <w:r w:rsidR="009A5F7A">
        <w:rPr>
          <w:rFonts w:ascii="Times New Roman" w:hAnsi="Times New Roman" w:cs="Times New Roman"/>
          <w:sz w:val="21"/>
          <w:szCs w:val="21"/>
        </w:rPr>
        <w:t xml:space="preserve"> Impact auf </w:t>
      </w:r>
      <w:r w:rsidR="00E12CCD">
        <w:rPr>
          <w:rFonts w:ascii="Times New Roman" w:hAnsi="Times New Roman" w:cs="Times New Roman"/>
          <w:sz w:val="21"/>
          <w:szCs w:val="21"/>
        </w:rPr>
        <w:t xml:space="preserve">das beste Mobilitätsangebot </w:t>
      </w:r>
      <w:r w:rsidR="002E2826">
        <w:rPr>
          <w:rFonts w:ascii="Times New Roman" w:hAnsi="Times New Roman" w:cs="Times New Roman"/>
          <w:sz w:val="21"/>
          <w:szCs w:val="21"/>
        </w:rPr>
        <w:t>verbunden ist</w:t>
      </w:r>
      <w:r w:rsidR="00CA0CBA">
        <w:rPr>
          <w:rFonts w:ascii="Times New Roman" w:hAnsi="Times New Roman" w:cs="Times New Roman"/>
          <w:sz w:val="21"/>
          <w:szCs w:val="21"/>
        </w:rPr>
        <w:t>.</w:t>
      </w:r>
      <w:r w:rsidR="00FE7EBA">
        <w:rPr>
          <w:rFonts w:ascii="Times New Roman" w:hAnsi="Times New Roman" w:cs="Times New Roman"/>
          <w:sz w:val="21"/>
          <w:szCs w:val="21"/>
        </w:rPr>
        <w:t xml:space="preserve"> </w:t>
      </w:r>
      <w:r w:rsidR="009F506F">
        <w:rPr>
          <w:rFonts w:ascii="Times New Roman" w:hAnsi="Times New Roman" w:cs="Times New Roman"/>
          <w:sz w:val="21"/>
          <w:szCs w:val="21"/>
        </w:rPr>
        <w:t>Ihr</w:t>
      </w:r>
      <w:r w:rsidR="00165070">
        <w:rPr>
          <w:rFonts w:ascii="Times New Roman" w:hAnsi="Times New Roman" w:cs="Times New Roman"/>
          <w:sz w:val="21"/>
          <w:szCs w:val="21"/>
        </w:rPr>
        <w:t>e Prinzipien wie</w:t>
      </w:r>
      <w:r w:rsidR="002E2826">
        <w:rPr>
          <w:rFonts w:ascii="Times New Roman" w:hAnsi="Times New Roman" w:cs="Times New Roman"/>
          <w:sz w:val="21"/>
          <w:szCs w:val="21"/>
        </w:rPr>
        <w:t xml:space="preserve"> </w:t>
      </w:r>
      <w:r w:rsidR="00B41286">
        <w:rPr>
          <w:rFonts w:ascii="Times New Roman" w:hAnsi="Times New Roman" w:cs="Times New Roman"/>
          <w:sz w:val="21"/>
          <w:szCs w:val="21"/>
        </w:rPr>
        <w:t>beispielsweise der</w:t>
      </w:r>
      <w:r w:rsidR="009F506F">
        <w:rPr>
          <w:rFonts w:ascii="Times New Roman" w:hAnsi="Times New Roman" w:cs="Times New Roman"/>
          <w:sz w:val="21"/>
          <w:szCs w:val="21"/>
        </w:rPr>
        <w:t xml:space="preserve"> </w:t>
      </w:r>
      <w:r w:rsidR="00BE54A5">
        <w:rPr>
          <w:rFonts w:ascii="Times New Roman" w:hAnsi="Times New Roman" w:cs="Times New Roman"/>
          <w:sz w:val="21"/>
          <w:szCs w:val="21"/>
        </w:rPr>
        <w:t>Anspruch, nach dem Besten zu streben</w:t>
      </w:r>
      <w:r w:rsidR="00DB3BF8">
        <w:rPr>
          <w:rFonts w:ascii="Times New Roman" w:hAnsi="Times New Roman" w:cs="Times New Roman"/>
          <w:sz w:val="21"/>
          <w:szCs w:val="21"/>
        </w:rPr>
        <w:t>,</w:t>
      </w:r>
      <w:r w:rsidR="00165070">
        <w:rPr>
          <w:rFonts w:ascii="Times New Roman" w:hAnsi="Times New Roman" w:cs="Times New Roman"/>
          <w:sz w:val="21"/>
          <w:szCs w:val="21"/>
        </w:rPr>
        <w:t xml:space="preserve"> </w:t>
      </w:r>
      <w:r w:rsidR="00EB7EA5">
        <w:rPr>
          <w:rFonts w:ascii="Times New Roman" w:hAnsi="Times New Roman" w:cs="Times New Roman"/>
          <w:sz w:val="21"/>
          <w:szCs w:val="21"/>
        </w:rPr>
        <w:t xml:space="preserve">Sinn zu stiften </w:t>
      </w:r>
      <w:r w:rsidR="00AA77B3">
        <w:rPr>
          <w:rFonts w:ascii="Times New Roman" w:hAnsi="Times New Roman" w:cs="Times New Roman"/>
          <w:sz w:val="21"/>
          <w:szCs w:val="21"/>
        </w:rPr>
        <w:t xml:space="preserve">und </w:t>
      </w:r>
      <w:r w:rsidR="00485A4B">
        <w:rPr>
          <w:rFonts w:ascii="Times New Roman" w:hAnsi="Times New Roman" w:cs="Times New Roman"/>
          <w:sz w:val="21"/>
          <w:szCs w:val="21"/>
        </w:rPr>
        <w:t>sich durch Lernen zu verbessern</w:t>
      </w:r>
      <w:r w:rsidR="002E2826">
        <w:rPr>
          <w:rFonts w:ascii="Times New Roman" w:hAnsi="Times New Roman" w:cs="Times New Roman"/>
          <w:sz w:val="21"/>
          <w:szCs w:val="21"/>
        </w:rPr>
        <w:t>,</w:t>
      </w:r>
      <w:r w:rsidR="00485A4B">
        <w:rPr>
          <w:rFonts w:ascii="Times New Roman" w:hAnsi="Times New Roman" w:cs="Times New Roman"/>
          <w:sz w:val="21"/>
          <w:szCs w:val="21"/>
        </w:rPr>
        <w:t xml:space="preserve"> decken </w:t>
      </w:r>
      <w:r w:rsidR="00BE54A5">
        <w:rPr>
          <w:rFonts w:ascii="Times New Roman" w:hAnsi="Times New Roman" w:cs="Times New Roman"/>
          <w:sz w:val="21"/>
          <w:szCs w:val="21"/>
        </w:rPr>
        <w:t xml:space="preserve">sich mit meinen Vorstellungen von </w:t>
      </w:r>
      <w:r w:rsidR="00485A4B">
        <w:rPr>
          <w:rFonts w:ascii="Times New Roman" w:hAnsi="Times New Roman" w:cs="Times New Roman"/>
          <w:sz w:val="21"/>
          <w:szCs w:val="21"/>
        </w:rPr>
        <w:t>Arbeit</w:t>
      </w:r>
      <w:r w:rsidR="00B41286">
        <w:rPr>
          <w:rFonts w:ascii="Times New Roman" w:hAnsi="Times New Roman" w:cs="Times New Roman"/>
          <w:sz w:val="21"/>
          <w:szCs w:val="21"/>
        </w:rPr>
        <w:t xml:space="preserve"> und Weiterentwicklung</w:t>
      </w:r>
      <w:r w:rsidR="00CF483E">
        <w:rPr>
          <w:rFonts w:ascii="Times New Roman" w:hAnsi="Times New Roman" w:cs="Times New Roman"/>
          <w:sz w:val="21"/>
          <w:szCs w:val="21"/>
        </w:rPr>
        <w:t>,</w:t>
      </w:r>
      <w:r w:rsidR="00C11E74">
        <w:rPr>
          <w:rFonts w:ascii="Times New Roman" w:hAnsi="Times New Roman" w:cs="Times New Roman"/>
          <w:sz w:val="21"/>
          <w:szCs w:val="21"/>
        </w:rPr>
        <w:t xml:space="preserve"> </w:t>
      </w:r>
      <w:r w:rsidR="009F6D27" w:rsidRPr="009F6D27">
        <w:rPr>
          <w:rFonts w:ascii="Times New Roman" w:hAnsi="Times New Roman" w:cs="Times New Roman"/>
          <w:sz w:val="21"/>
          <w:szCs w:val="21"/>
        </w:rPr>
        <w:t>was</w:t>
      </w:r>
      <w:r w:rsidR="005C5CE4">
        <w:rPr>
          <w:rFonts w:ascii="Times New Roman" w:hAnsi="Times New Roman" w:cs="Times New Roman"/>
          <w:sz w:val="21"/>
          <w:szCs w:val="21"/>
        </w:rPr>
        <w:t xml:space="preserve"> </w:t>
      </w:r>
      <w:r w:rsidRPr="00DB106D">
        <w:rPr>
          <w:rFonts w:ascii="Times New Roman" w:hAnsi="Times New Roman" w:cs="Times New Roman"/>
          <w:sz w:val="21"/>
          <w:szCs w:val="21"/>
        </w:rPr>
        <w:t>meine Überzeugung</w:t>
      </w:r>
      <w:r w:rsidR="009044EE">
        <w:rPr>
          <w:rFonts w:ascii="Times New Roman" w:hAnsi="Times New Roman" w:cs="Times New Roman"/>
          <w:sz w:val="21"/>
          <w:szCs w:val="21"/>
        </w:rPr>
        <w:t xml:space="preserve"> </w:t>
      </w:r>
      <w:r w:rsidR="009044EE" w:rsidRPr="00DB106D">
        <w:rPr>
          <w:rFonts w:ascii="Times New Roman" w:hAnsi="Times New Roman" w:cs="Times New Roman"/>
          <w:sz w:val="21"/>
          <w:szCs w:val="21"/>
        </w:rPr>
        <w:t>verstärkt</w:t>
      </w:r>
      <w:r w:rsidRPr="00DB106D">
        <w:rPr>
          <w:rFonts w:ascii="Times New Roman" w:hAnsi="Times New Roman" w:cs="Times New Roman"/>
          <w:sz w:val="21"/>
          <w:szCs w:val="21"/>
        </w:rPr>
        <w:t xml:space="preserve">, dass </w:t>
      </w:r>
      <w:r w:rsidR="009E5E8B">
        <w:rPr>
          <w:rFonts w:ascii="Times New Roman" w:hAnsi="Times New Roman" w:cs="Times New Roman"/>
          <w:sz w:val="21"/>
          <w:szCs w:val="21"/>
        </w:rPr>
        <w:t>Mercedes-Benz</w:t>
      </w:r>
      <w:r w:rsidR="00290415">
        <w:rPr>
          <w:rFonts w:ascii="Times New Roman" w:hAnsi="Times New Roman" w:cs="Times New Roman"/>
          <w:sz w:val="21"/>
          <w:szCs w:val="21"/>
        </w:rPr>
        <w:t xml:space="preserve"> der</w:t>
      </w:r>
      <w:r w:rsidRPr="00DB106D">
        <w:rPr>
          <w:rFonts w:ascii="Times New Roman" w:hAnsi="Times New Roman" w:cs="Times New Roman"/>
          <w:sz w:val="21"/>
          <w:szCs w:val="21"/>
        </w:rPr>
        <w:t xml:space="preserve"> ideale Ort für mein Praktikum ist,</w:t>
      </w:r>
      <w:r w:rsidRPr="00DB106D">
        <w:rPr>
          <w:rFonts w:ascii="Times New Roman" w:hAnsi="Times New Roman" w:cs="Times New Roman"/>
        </w:rPr>
        <w:t xml:space="preserve"> </w:t>
      </w:r>
      <w:r w:rsidRPr="00DB106D">
        <w:rPr>
          <w:rFonts w:ascii="Times New Roman" w:hAnsi="Times New Roman" w:cs="Times New Roman"/>
          <w:sz w:val="21"/>
          <w:szCs w:val="21"/>
        </w:rPr>
        <w:t>da dies nicht nur eine fachliche, sondern auch eine kulturelle Übereinstimmung signalisiert.</w:t>
      </w:r>
    </w:p>
    <w:p w14:paraId="0D1927BC" w14:textId="366D7854" w:rsidR="00E65B09" w:rsidRPr="004F5D71" w:rsidRDefault="00E65B09" w:rsidP="003051CE">
      <w:pPr>
        <w:spacing w:after="0"/>
        <w:jc w:val="both"/>
        <w:rPr>
          <w:rFonts w:ascii="Times New Roman" w:hAnsi="Times New Roman" w:cs="Times New Roman"/>
          <w:sz w:val="12"/>
          <w:szCs w:val="12"/>
        </w:rPr>
      </w:pPr>
    </w:p>
    <w:p w14:paraId="61A9B69E" w14:textId="29DB8A27" w:rsidR="00C11B08" w:rsidRPr="00C11B08" w:rsidRDefault="00C11B08" w:rsidP="003051CE">
      <w:pPr>
        <w:spacing w:after="0"/>
        <w:jc w:val="both"/>
        <w:rPr>
          <w:rFonts w:ascii="Times New Roman" w:hAnsi="Times New Roman" w:cs="Times New Roman"/>
          <w:sz w:val="21"/>
          <w:szCs w:val="21"/>
        </w:rPr>
      </w:pPr>
      <w:r w:rsidRPr="00C11B08">
        <w:rPr>
          <w:rFonts w:ascii="Times New Roman" w:hAnsi="Times New Roman" w:cs="Times New Roman"/>
          <w:sz w:val="21"/>
          <w:szCs w:val="21"/>
        </w:rPr>
        <w:t xml:space="preserve">Von dem Praktikum im Bereich </w:t>
      </w:r>
      <w:r w:rsidR="003051CE">
        <w:rPr>
          <w:rFonts w:ascii="Times New Roman" w:hAnsi="Times New Roman" w:cs="Times New Roman"/>
          <w:sz w:val="21"/>
          <w:szCs w:val="21"/>
        </w:rPr>
        <w:t>Management Consulting</w:t>
      </w:r>
      <w:r w:rsidRPr="00C11B08">
        <w:rPr>
          <w:rFonts w:ascii="Times New Roman" w:hAnsi="Times New Roman" w:cs="Times New Roman"/>
          <w:sz w:val="21"/>
          <w:szCs w:val="21"/>
        </w:rPr>
        <w:t xml:space="preserve"> in Ihrem Haus erhoffe ich mir einen Zuwachs an Wissen, inspirierende Kontakte und die Möglichkeit, durch meine bisherigen Erfahrungen und eigene Ideen gewinnbringend mitwirken zu können. Ich bin überzeugt, dass ich durch meine Motivation, meine disziplinierte Arbeitsweise und mein Interesse für </w:t>
      </w:r>
      <w:r w:rsidR="00B52D40">
        <w:rPr>
          <w:rFonts w:ascii="Times New Roman" w:hAnsi="Times New Roman" w:cs="Times New Roman"/>
          <w:sz w:val="21"/>
          <w:szCs w:val="21"/>
        </w:rPr>
        <w:t>die Unternehmensberatung</w:t>
      </w:r>
      <w:r w:rsidRPr="00C11B08">
        <w:rPr>
          <w:rFonts w:ascii="Times New Roman" w:hAnsi="Times New Roman" w:cs="Times New Roman"/>
          <w:sz w:val="21"/>
          <w:szCs w:val="21"/>
        </w:rPr>
        <w:t xml:space="preserve"> eine Bereicherung für </w:t>
      </w:r>
      <w:r w:rsidR="00B52D40">
        <w:rPr>
          <w:rFonts w:ascii="Times New Roman" w:hAnsi="Times New Roman" w:cs="Times New Roman"/>
          <w:sz w:val="21"/>
          <w:szCs w:val="21"/>
        </w:rPr>
        <w:t>Mercedes-Benz</w:t>
      </w:r>
      <w:r w:rsidRPr="00C11B08">
        <w:rPr>
          <w:rFonts w:ascii="Times New Roman" w:hAnsi="Times New Roman" w:cs="Times New Roman"/>
          <w:sz w:val="21"/>
          <w:szCs w:val="21"/>
        </w:rPr>
        <w:t xml:space="preserve"> wäre und würde mich sehr freuen, Sie auch in einem persönlichen Gespräch von mir überzeugen zu dürfen.</w:t>
      </w:r>
    </w:p>
    <w:p w14:paraId="38E5B1EB" w14:textId="77777777" w:rsidR="00B940AE" w:rsidRPr="004F5D71" w:rsidRDefault="00B940AE" w:rsidP="003051CE">
      <w:pPr>
        <w:spacing w:after="0"/>
        <w:jc w:val="both"/>
        <w:rPr>
          <w:rFonts w:ascii="Times New Roman" w:hAnsi="Times New Roman" w:cs="Times New Roman"/>
          <w:sz w:val="12"/>
          <w:szCs w:val="12"/>
        </w:rPr>
      </w:pPr>
    </w:p>
    <w:p w14:paraId="343896DB" w14:textId="7394EA72" w:rsidR="001C2A49" w:rsidRPr="00DB106D" w:rsidRDefault="004F5D71" w:rsidP="003051CE">
      <w:pPr>
        <w:spacing w:after="0"/>
        <w:jc w:val="both"/>
        <w:rPr>
          <w:rFonts w:ascii="Times New Roman" w:hAnsi="Times New Roman" w:cs="Times New Roman"/>
          <w:sz w:val="21"/>
          <w:szCs w:val="21"/>
        </w:rPr>
      </w:pPr>
      <w:r w:rsidRPr="00DB106D">
        <w:rPr>
          <w:rFonts w:ascii="Times New Roman" w:hAnsi="Times New Roman" w:cs="Times New Roman"/>
          <w:noProof/>
          <w:sz w:val="18"/>
        </w:rPr>
        <w:drawing>
          <wp:anchor distT="0" distB="0" distL="114300" distR="114300" simplePos="0" relativeHeight="251659264" behindDoc="0" locked="0" layoutInCell="1" allowOverlap="1" wp14:anchorId="4AF1CE49" wp14:editId="640FE4A6">
            <wp:simplePos x="0" y="0"/>
            <wp:positionH relativeFrom="margin">
              <wp:posOffset>0</wp:posOffset>
            </wp:positionH>
            <wp:positionV relativeFrom="paragraph">
              <wp:posOffset>132503</wp:posOffset>
            </wp:positionV>
            <wp:extent cx="661317" cy="347134"/>
            <wp:effectExtent l="0" t="0" r="5715" b="0"/>
            <wp:wrapNone/>
            <wp:docPr id="2" name="Grafik 2" descr="Ein Bild, das Verbindungsstück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fik 2" descr="Ein Bild, das Verbindungsstück enthält.&#10;&#10;Automatisch generierte Beschreibu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661317" cy="347134"/>
                    </a:xfrm>
                    <a:prstGeom prst="rect">
                      <a:avLst/>
                    </a:prstGeom>
                  </pic:spPr>
                </pic:pic>
              </a:graphicData>
            </a:graphic>
            <wp14:sizeRelH relativeFrom="margin">
              <wp14:pctWidth>0</wp14:pctWidth>
            </wp14:sizeRelH>
            <wp14:sizeRelV relativeFrom="margin">
              <wp14:pctHeight>0</wp14:pctHeight>
            </wp14:sizeRelV>
          </wp:anchor>
        </w:drawing>
      </w:r>
      <w:r w:rsidR="0099776A" w:rsidRPr="00DB106D">
        <w:rPr>
          <w:rFonts w:ascii="Times New Roman" w:hAnsi="Times New Roman" w:cs="Times New Roman"/>
          <w:sz w:val="21"/>
          <w:szCs w:val="21"/>
        </w:rPr>
        <w:t>Mit freundlichen Grüßen</w:t>
      </w:r>
    </w:p>
    <w:sectPr w:rsidR="001C2A49" w:rsidRPr="00DB106D" w:rsidSect="0062344B">
      <w:pgSz w:w="11906" w:h="16838"/>
      <w:pgMar w:top="1021" w:right="1247" w:bottom="397" w:left="124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66A657D"/>
    <w:multiLevelType w:val="hybridMultilevel"/>
    <w:tmpl w:val="DF068AF2"/>
    <w:lvl w:ilvl="0" w:tplc="600AB824">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 w15:restartNumberingAfterBreak="0">
    <w:nsid w:val="3EBA322C"/>
    <w:multiLevelType w:val="hybridMultilevel"/>
    <w:tmpl w:val="7298914E"/>
    <w:lvl w:ilvl="0" w:tplc="2A1CEBA4">
      <w:start w:val="4058"/>
      <w:numFmt w:val="bullet"/>
      <w:lvlText w:val=""/>
      <w:lvlJc w:val="left"/>
      <w:pPr>
        <w:ind w:left="720" w:hanging="360"/>
      </w:pPr>
      <w:rPr>
        <w:rFonts w:ascii="Wingdings" w:eastAsiaTheme="minorHAnsi" w:hAnsi="Wingdings" w:cs="Times New Roman"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542180949">
    <w:abstractNumId w:val="1"/>
  </w:num>
  <w:num w:numId="2" w16cid:durableId="1227837426">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David Döbele">
    <w15:presenceInfo w15:providerId="AD" w15:userId="S::david.doebele@pumpkinadvisory.onmicrosoft.com::a00222db-f5a0-4b93-9122-d1c61d86433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9"/>
  <w:proofState w:spelling="clean" w:grammar="clean"/>
  <w:trackRevision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6233"/>
    <w:rsid w:val="000035FC"/>
    <w:rsid w:val="00005AAE"/>
    <w:rsid w:val="00005BE2"/>
    <w:rsid w:val="00012D78"/>
    <w:rsid w:val="0003088B"/>
    <w:rsid w:val="000340C8"/>
    <w:rsid w:val="00034B68"/>
    <w:rsid w:val="0003534B"/>
    <w:rsid w:val="0004591A"/>
    <w:rsid w:val="00046459"/>
    <w:rsid w:val="000555E4"/>
    <w:rsid w:val="000559C4"/>
    <w:rsid w:val="0005670D"/>
    <w:rsid w:val="00065C23"/>
    <w:rsid w:val="00066B68"/>
    <w:rsid w:val="000710B0"/>
    <w:rsid w:val="00073C82"/>
    <w:rsid w:val="00074A73"/>
    <w:rsid w:val="00080BD4"/>
    <w:rsid w:val="00081074"/>
    <w:rsid w:val="00081359"/>
    <w:rsid w:val="00082504"/>
    <w:rsid w:val="000A154E"/>
    <w:rsid w:val="000A4BB1"/>
    <w:rsid w:val="000A5AB8"/>
    <w:rsid w:val="000A6161"/>
    <w:rsid w:val="000A6678"/>
    <w:rsid w:val="000A7DEB"/>
    <w:rsid w:val="000B1980"/>
    <w:rsid w:val="000B43E6"/>
    <w:rsid w:val="000C55DE"/>
    <w:rsid w:val="000C7FAE"/>
    <w:rsid w:val="000D61BE"/>
    <w:rsid w:val="000E592A"/>
    <w:rsid w:val="000E6E32"/>
    <w:rsid w:val="000F371C"/>
    <w:rsid w:val="000F5EB6"/>
    <w:rsid w:val="00117F83"/>
    <w:rsid w:val="00127B75"/>
    <w:rsid w:val="0013187F"/>
    <w:rsid w:val="00132CA5"/>
    <w:rsid w:val="001368C8"/>
    <w:rsid w:val="00146C8E"/>
    <w:rsid w:val="001516BB"/>
    <w:rsid w:val="00152DF9"/>
    <w:rsid w:val="00156A98"/>
    <w:rsid w:val="0016336F"/>
    <w:rsid w:val="00165070"/>
    <w:rsid w:val="0016593F"/>
    <w:rsid w:val="001669DB"/>
    <w:rsid w:val="00171D11"/>
    <w:rsid w:val="001819B1"/>
    <w:rsid w:val="001878D4"/>
    <w:rsid w:val="001A2DA2"/>
    <w:rsid w:val="001A4522"/>
    <w:rsid w:val="001A587B"/>
    <w:rsid w:val="001B43B2"/>
    <w:rsid w:val="001B4A60"/>
    <w:rsid w:val="001C17FC"/>
    <w:rsid w:val="001C2A49"/>
    <w:rsid w:val="001C4986"/>
    <w:rsid w:val="001D079A"/>
    <w:rsid w:val="001D5AEE"/>
    <w:rsid w:val="001E0088"/>
    <w:rsid w:val="001E0903"/>
    <w:rsid w:val="001E1EE7"/>
    <w:rsid w:val="001F7BE6"/>
    <w:rsid w:val="002042CB"/>
    <w:rsid w:val="002062F6"/>
    <w:rsid w:val="00211C7D"/>
    <w:rsid w:val="00212042"/>
    <w:rsid w:val="00216413"/>
    <w:rsid w:val="002213EE"/>
    <w:rsid w:val="00233494"/>
    <w:rsid w:val="00233BE3"/>
    <w:rsid w:val="0023683A"/>
    <w:rsid w:val="00241A00"/>
    <w:rsid w:val="002451E8"/>
    <w:rsid w:val="002467A0"/>
    <w:rsid w:val="00246BA8"/>
    <w:rsid w:val="0025137D"/>
    <w:rsid w:val="002536DC"/>
    <w:rsid w:val="00255EC1"/>
    <w:rsid w:val="00257D2A"/>
    <w:rsid w:val="002627D2"/>
    <w:rsid w:val="00264191"/>
    <w:rsid w:val="0027047C"/>
    <w:rsid w:val="002708C2"/>
    <w:rsid w:val="00274324"/>
    <w:rsid w:val="00277189"/>
    <w:rsid w:val="0027765B"/>
    <w:rsid w:val="00290415"/>
    <w:rsid w:val="00291F05"/>
    <w:rsid w:val="002A1F63"/>
    <w:rsid w:val="002A345E"/>
    <w:rsid w:val="002A5B9F"/>
    <w:rsid w:val="002B5A84"/>
    <w:rsid w:val="002C16D3"/>
    <w:rsid w:val="002C27AA"/>
    <w:rsid w:val="002C2E3B"/>
    <w:rsid w:val="002D25BF"/>
    <w:rsid w:val="002D309E"/>
    <w:rsid w:val="002D594E"/>
    <w:rsid w:val="002E2826"/>
    <w:rsid w:val="002E39B8"/>
    <w:rsid w:val="002E3DCC"/>
    <w:rsid w:val="002E5A3B"/>
    <w:rsid w:val="002E620D"/>
    <w:rsid w:val="002F1448"/>
    <w:rsid w:val="002F51FA"/>
    <w:rsid w:val="002F6598"/>
    <w:rsid w:val="003051CE"/>
    <w:rsid w:val="00306642"/>
    <w:rsid w:val="00311A15"/>
    <w:rsid w:val="003250EA"/>
    <w:rsid w:val="0032543F"/>
    <w:rsid w:val="00337D98"/>
    <w:rsid w:val="003421B1"/>
    <w:rsid w:val="00344B01"/>
    <w:rsid w:val="003572F6"/>
    <w:rsid w:val="0036076D"/>
    <w:rsid w:val="0037076A"/>
    <w:rsid w:val="00372374"/>
    <w:rsid w:val="00375D2D"/>
    <w:rsid w:val="00376E3F"/>
    <w:rsid w:val="003811BC"/>
    <w:rsid w:val="00381AE9"/>
    <w:rsid w:val="00383111"/>
    <w:rsid w:val="0038671F"/>
    <w:rsid w:val="003874ED"/>
    <w:rsid w:val="003947A8"/>
    <w:rsid w:val="00396357"/>
    <w:rsid w:val="003A091B"/>
    <w:rsid w:val="003A419D"/>
    <w:rsid w:val="003A7BEB"/>
    <w:rsid w:val="003D3C02"/>
    <w:rsid w:val="003D464F"/>
    <w:rsid w:val="003D5D1E"/>
    <w:rsid w:val="003F0BCD"/>
    <w:rsid w:val="003F3290"/>
    <w:rsid w:val="003F688C"/>
    <w:rsid w:val="00415608"/>
    <w:rsid w:val="00424CAF"/>
    <w:rsid w:val="00426BFE"/>
    <w:rsid w:val="00434D23"/>
    <w:rsid w:val="004403CB"/>
    <w:rsid w:val="00445E3E"/>
    <w:rsid w:val="004534CA"/>
    <w:rsid w:val="00453C2F"/>
    <w:rsid w:val="00454391"/>
    <w:rsid w:val="00454C0B"/>
    <w:rsid w:val="0046226E"/>
    <w:rsid w:val="00462D38"/>
    <w:rsid w:val="00474FC2"/>
    <w:rsid w:val="00485A4B"/>
    <w:rsid w:val="004860F1"/>
    <w:rsid w:val="004872B9"/>
    <w:rsid w:val="00490D56"/>
    <w:rsid w:val="00492923"/>
    <w:rsid w:val="004930B6"/>
    <w:rsid w:val="00495E9F"/>
    <w:rsid w:val="00497C70"/>
    <w:rsid w:val="004A1501"/>
    <w:rsid w:val="004A615C"/>
    <w:rsid w:val="004A6CB7"/>
    <w:rsid w:val="004B4510"/>
    <w:rsid w:val="004B6CCF"/>
    <w:rsid w:val="004C0038"/>
    <w:rsid w:val="004C156C"/>
    <w:rsid w:val="004C174A"/>
    <w:rsid w:val="004D0C73"/>
    <w:rsid w:val="004D36D7"/>
    <w:rsid w:val="004D4814"/>
    <w:rsid w:val="004D4F53"/>
    <w:rsid w:val="004F047A"/>
    <w:rsid w:val="004F0DED"/>
    <w:rsid w:val="004F5D71"/>
    <w:rsid w:val="00500EFA"/>
    <w:rsid w:val="00501E05"/>
    <w:rsid w:val="0050282A"/>
    <w:rsid w:val="00502E02"/>
    <w:rsid w:val="00506322"/>
    <w:rsid w:val="00507BBD"/>
    <w:rsid w:val="005148F8"/>
    <w:rsid w:val="005219DC"/>
    <w:rsid w:val="00537F51"/>
    <w:rsid w:val="0054033A"/>
    <w:rsid w:val="005407D6"/>
    <w:rsid w:val="00542F06"/>
    <w:rsid w:val="00545818"/>
    <w:rsid w:val="00553EC8"/>
    <w:rsid w:val="0055760A"/>
    <w:rsid w:val="005648D4"/>
    <w:rsid w:val="00570538"/>
    <w:rsid w:val="005705F7"/>
    <w:rsid w:val="00570B1D"/>
    <w:rsid w:val="00571CD7"/>
    <w:rsid w:val="00574140"/>
    <w:rsid w:val="005762CF"/>
    <w:rsid w:val="005842A0"/>
    <w:rsid w:val="005847BA"/>
    <w:rsid w:val="005850B3"/>
    <w:rsid w:val="00590834"/>
    <w:rsid w:val="00590E7F"/>
    <w:rsid w:val="00593C9C"/>
    <w:rsid w:val="0059556A"/>
    <w:rsid w:val="005A3F85"/>
    <w:rsid w:val="005A4254"/>
    <w:rsid w:val="005B231F"/>
    <w:rsid w:val="005B2757"/>
    <w:rsid w:val="005C55F7"/>
    <w:rsid w:val="005C5CE4"/>
    <w:rsid w:val="005D5A6C"/>
    <w:rsid w:val="005D6E36"/>
    <w:rsid w:val="005D7A46"/>
    <w:rsid w:val="005D7D49"/>
    <w:rsid w:val="005E00BC"/>
    <w:rsid w:val="005E166A"/>
    <w:rsid w:val="005E63B8"/>
    <w:rsid w:val="005F264A"/>
    <w:rsid w:val="005F350B"/>
    <w:rsid w:val="00603752"/>
    <w:rsid w:val="00621268"/>
    <w:rsid w:val="0062344B"/>
    <w:rsid w:val="006255F1"/>
    <w:rsid w:val="0062701E"/>
    <w:rsid w:val="00631F0D"/>
    <w:rsid w:val="00632F05"/>
    <w:rsid w:val="0063723B"/>
    <w:rsid w:val="00637AE4"/>
    <w:rsid w:val="00640E5E"/>
    <w:rsid w:val="00641AF5"/>
    <w:rsid w:val="00647413"/>
    <w:rsid w:val="006502BE"/>
    <w:rsid w:val="0066467E"/>
    <w:rsid w:val="006676E9"/>
    <w:rsid w:val="00674A94"/>
    <w:rsid w:val="0067652F"/>
    <w:rsid w:val="00685511"/>
    <w:rsid w:val="00685CD9"/>
    <w:rsid w:val="00685E92"/>
    <w:rsid w:val="0069627D"/>
    <w:rsid w:val="006A29CB"/>
    <w:rsid w:val="006A7895"/>
    <w:rsid w:val="006B0401"/>
    <w:rsid w:val="006B302C"/>
    <w:rsid w:val="006B5F64"/>
    <w:rsid w:val="006B788F"/>
    <w:rsid w:val="006C4A4B"/>
    <w:rsid w:val="006D2592"/>
    <w:rsid w:val="006D614E"/>
    <w:rsid w:val="006D6AEA"/>
    <w:rsid w:val="006F3F2A"/>
    <w:rsid w:val="006F410C"/>
    <w:rsid w:val="006F58EC"/>
    <w:rsid w:val="00700A69"/>
    <w:rsid w:val="00705652"/>
    <w:rsid w:val="00706233"/>
    <w:rsid w:val="007251EA"/>
    <w:rsid w:val="00727AC0"/>
    <w:rsid w:val="007340D7"/>
    <w:rsid w:val="00741394"/>
    <w:rsid w:val="0074251D"/>
    <w:rsid w:val="007472BD"/>
    <w:rsid w:val="007554CF"/>
    <w:rsid w:val="00755A3D"/>
    <w:rsid w:val="00755A4F"/>
    <w:rsid w:val="00763F2C"/>
    <w:rsid w:val="007675B1"/>
    <w:rsid w:val="00774272"/>
    <w:rsid w:val="007755EB"/>
    <w:rsid w:val="007821E1"/>
    <w:rsid w:val="00797A1D"/>
    <w:rsid w:val="00797EF1"/>
    <w:rsid w:val="007A3246"/>
    <w:rsid w:val="007A64C5"/>
    <w:rsid w:val="007A719D"/>
    <w:rsid w:val="007B1B2B"/>
    <w:rsid w:val="007B4519"/>
    <w:rsid w:val="007C59D2"/>
    <w:rsid w:val="007E2698"/>
    <w:rsid w:val="007E4326"/>
    <w:rsid w:val="007F0344"/>
    <w:rsid w:val="007F2E8F"/>
    <w:rsid w:val="007F5410"/>
    <w:rsid w:val="007F7EA0"/>
    <w:rsid w:val="00801184"/>
    <w:rsid w:val="008049F7"/>
    <w:rsid w:val="00807293"/>
    <w:rsid w:val="008100BC"/>
    <w:rsid w:val="00810B74"/>
    <w:rsid w:val="00810E03"/>
    <w:rsid w:val="00814C0B"/>
    <w:rsid w:val="00833ECE"/>
    <w:rsid w:val="0083589D"/>
    <w:rsid w:val="0083750F"/>
    <w:rsid w:val="00840D32"/>
    <w:rsid w:val="008428CF"/>
    <w:rsid w:val="00844F48"/>
    <w:rsid w:val="0084762C"/>
    <w:rsid w:val="008476F0"/>
    <w:rsid w:val="0085213A"/>
    <w:rsid w:val="0085386C"/>
    <w:rsid w:val="008565FD"/>
    <w:rsid w:val="00857C6F"/>
    <w:rsid w:val="00860A0A"/>
    <w:rsid w:val="00861105"/>
    <w:rsid w:val="00862C30"/>
    <w:rsid w:val="008657E3"/>
    <w:rsid w:val="00867CED"/>
    <w:rsid w:val="00874503"/>
    <w:rsid w:val="00882EA0"/>
    <w:rsid w:val="00883B55"/>
    <w:rsid w:val="008856A6"/>
    <w:rsid w:val="008879D8"/>
    <w:rsid w:val="0089337A"/>
    <w:rsid w:val="00893C1C"/>
    <w:rsid w:val="008A0709"/>
    <w:rsid w:val="008A248F"/>
    <w:rsid w:val="008A55A6"/>
    <w:rsid w:val="008B09D2"/>
    <w:rsid w:val="008B13C1"/>
    <w:rsid w:val="008B402E"/>
    <w:rsid w:val="008C27C1"/>
    <w:rsid w:val="008C27D5"/>
    <w:rsid w:val="008C78C0"/>
    <w:rsid w:val="008D6664"/>
    <w:rsid w:val="008D7CDB"/>
    <w:rsid w:val="008E07A8"/>
    <w:rsid w:val="008E100E"/>
    <w:rsid w:val="008E3731"/>
    <w:rsid w:val="008E4BA9"/>
    <w:rsid w:val="008E6D37"/>
    <w:rsid w:val="008E7A27"/>
    <w:rsid w:val="008E7B5C"/>
    <w:rsid w:val="008E7D17"/>
    <w:rsid w:val="009044EE"/>
    <w:rsid w:val="00906635"/>
    <w:rsid w:val="009067CD"/>
    <w:rsid w:val="00920838"/>
    <w:rsid w:val="009217F1"/>
    <w:rsid w:val="009250BA"/>
    <w:rsid w:val="009275C5"/>
    <w:rsid w:val="009319F2"/>
    <w:rsid w:val="00944F10"/>
    <w:rsid w:val="00954144"/>
    <w:rsid w:val="009772F9"/>
    <w:rsid w:val="00977457"/>
    <w:rsid w:val="00987186"/>
    <w:rsid w:val="00990782"/>
    <w:rsid w:val="00991DC8"/>
    <w:rsid w:val="00991E04"/>
    <w:rsid w:val="0099776A"/>
    <w:rsid w:val="009A256E"/>
    <w:rsid w:val="009A5667"/>
    <w:rsid w:val="009A5F7A"/>
    <w:rsid w:val="009A612E"/>
    <w:rsid w:val="009A6D43"/>
    <w:rsid w:val="009D07DC"/>
    <w:rsid w:val="009D3BBF"/>
    <w:rsid w:val="009E5D73"/>
    <w:rsid w:val="009E5E8B"/>
    <w:rsid w:val="009F46A7"/>
    <w:rsid w:val="009F506F"/>
    <w:rsid w:val="009F6D27"/>
    <w:rsid w:val="00A101C3"/>
    <w:rsid w:val="00A1282E"/>
    <w:rsid w:val="00A14247"/>
    <w:rsid w:val="00A16701"/>
    <w:rsid w:val="00A1709C"/>
    <w:rsid w:val="00A20D59"/>
    <w:rsid w:val="00A23492"/>
    <w:rsid w:val="00A31EF7"/>
    <w:rsid w:val="00A33435"/>
    <w:rsid w:val="00A346C0"/>
    <w:rsid w:val="00A36343"/>
    <w:rsid w:val="00A371F5"/>
    <w:rsid w:val="00A405CF"/>
    <w:rsid w:val="00A40D57"/>
    <w:rsid w:val="00A43274"/>
    <w:rsid w:val="00A44493"/>
    <w:rsid w:val="00A50082"/>
    <w:rsid w:val="00A53760"/>
    <w:rsid w:val="00A53B74"/>
    <w:rsid w:val="00A573F2"/>
    <w:rsid w:val="00A63ED5"/>
    <w:rsid w:val="00A65370"/>
    <w:rsid w:val="00A8009B"/>
    <w:rsid w:val="00A86507"/>
    <w:rsid w:val="00A87909"/>
    <w:rsid w:val="00AA2791"/>
    <w:rsid w:val="00AA4C7C"/>
    <w:rsid w:val="00AA4E70"/>
    <w:rsid w:val="00AA77B3"/>
    <w:rsid w:val="00AB37DD"/>
    <w:rsid w:val="00AB442E"/>
    <w:rsid w:val="00AB4CD0"/>
    <w:rsid w:val="00AC1224"/>
    <w:rsid w:val="00AC1845"/>
    <w:rsid w:val="00AC61EE"/>
    <w:rsid w:val="00AC66C4"/>
    <w:rsid w:val="00AC7086"/>
    <w:rsid w:val="00AD31EF"/>
    <w:rsid w:val="00AE12DC"/>
    <w:rsid w:val="00AE26F5"/>
    <w:rsid w:val="00AE2C54"/>
    <w:rsid w:val="00AE334C"/>
    <w:rsid w:val="00AE3A33"/>
    <w:rsid w:val="00AF2D63"/>
    <w:rsid w:val="00B0451E"/>
    <w:rsid w:val="00B12C13"/>
    <w:rsid w:val="00B135CE"/>
    <w:rsid w:val="00B27E0D"/>
    <w:rsid w:val="00B339B8"/>
    <w:rsid w:val="00B346A7"/>
    <w:rsid w:val="00B41286"/>
    <w:rsid w:val="00B43970"/>
    <w:rsid w:val="00B43F82"/>
    <w:rsid w:val="00B45ADB"/>
    <w:rsid w:val="00B50A34"/>
    <w:rsid w:val="00B52D40"/>
    <w:rsid w:val="00B54C38"/>
    <w:rsid w:val="00B5613E"/>
    <w:rsid w:val="00B57CB1"/>
    <w:rsid w:val="00B61BDF"/>
    <w:rsid w:val="00B77DCE"/>
    <w:rsid w:val="00B81B0E"/>
    <w:rsid w:val="00B87CA9"/>
    <w:rsid w:val="00B87D99"/>
    <w:rsid w:val="00B940AE"/>
    <w:rsid w:val="00B9666E"/>
    <w:rsid w:val="00BA0F2F"/>
    <w:rsid w:val="00BA36AC"/>
    <w:rsid w:val="00BA659C"/>
    <w:rsid w:val="00BB3512"/>
    <w:rsid w:val="00BB3C75"/>
    <w:rsid w:val="00BB795E"/>
    <w:rsid w:val="00BC073D"/>
    <w:rsid w:val="00BD1B3B"/>
    <w:rsid w:val="00BE4B3C"/>
    <w:rsid w:val="00BE54A5"/>
    <w:rsid w:val="00BF0B09"/>
    <w:rsid w:val="00BF4F34"/>
    <w:rsid w:val="00BF522D"/>
    <w:rsid w:val="00C0214A"/>
    <w:rsid w:val="00C030C1"/>
    <w:rsid w:val="00C11B08"/>
    <w:rsid w:val="00C11E74"/>
    <w:rsid w:val="00C137F2"/>
    <w:rsid w:val="00C1562F"/>
    <w:rsid w:val="00C16EFB"/>
    <w:rsid w:val="00C17B6D"/>
    <w:rsid w:val="00C6717B"/>
    <w:rsid w:val="00C7024C"/>
    <w:rsid w:val="00C71380"/>
    <w:rsid w:val="00C77B85"/>
    <w:rsid w:val="00C82BAE"/>
    <w:rsid w:val="00C9003C"/>
    <w:rsid w:val="00C950E0"/>
    <w:rsid w:val="00C96CC1"/>
    <w:rsid w:val="00C97ECA"/>
    <w:rsid w:val="00CA0CBA"/>
    <w:rsid w:val="00CA1160"/>
    <w:rsid w:val="00CA702E"/>
    <w:rsid w:val="00CA7350"/>
    <w:rsid w:val="00CB0D59"/>
    <w:rsid w:val="00CB639D"/>
    <w:rsid w:val="00CC1ACA"/>
    <w:rsid w:val="00CC1EEA"/>
    <w:rsid w:val="00CC23E2"/>
    <w:rsid w:val="00CC4D5F"/>
    <w:rsid w:val="00CD3295"/>
    <w:rsid w:val="00CD51E6"/>
    <w:rsid w:val="00CE1C54"/>
    <w:rsid w:val="00CE1CCD"/>
    <w:rsid w:val="00CE433B"/>
    <w:rsid w:val="00CE4490"/>
    <w:rsid w:val="00CE480B"/>
    <w:rsid w:val="00CF483E"/>
    <w:rsid w:val="00D01588"/>
    <w:rsid w:val="00D10EAB"/>
    <w:rsid w:val="00D115C9"/>
    <w:rsid w:val="00D11C37"/>
    <w:rsid w:val="00D21107"/>
    <w:rsid w:val="00D2382E"/>
    <w:rsid w:val="00D30CEA"/>
    <w:rsid w:val="00D3570B"/>
    <w:rsid w:val="00D51BCF"/>
    <w:rsid w:val="00D62B12"/>
    <w:rsid w:val="00D679BC"/>
    <w:rsid w:val="00D71D8E"/>
    <w:rsid w:val="00D8795D"/>
    <w:rsid w:val="00D9281A"/>
    <w:rsid w:val="00D97409"/>
    <w:rsid w:val="00DA16B7"/>
    <w:rsid w:val="00DA3404"/>
    <w:rsid w:val="00DA522F"/>
    <w:rsid w:val="00DA524B"/>
    <w:rsid w:val="00DB106D"/>
    <w:rsid w:val="00DB18E7"/>
    <w:rsid w:val="00DB2481"/>
    <w:rsid w:val="00DB3BF8"/>
    <w:rsid w:val="00DB471D"/>
    <w:rsid w:val="00DB49BA"/>
    <w:rsid w:val="00DD1863"/>
    <w:rsid w:val="00DD3349"/>
    <w:rsid w:val="00DD54E1"/>
    <w:rsid w:val="00DD6747"/>
    <w:rsid w:val="00DE0B4A"/>
    <w:rsid w:val="00DE152D"/>
    <w:rsid w:val="00DE1FBC"/>
    <w:rsid w:val="00DE55BB"/>
    <w:rsid w:val="00DE5C3D"/>
    <w:rsid w:val="00E00C72"/>
    <w:rsid w:val="00E02500"/>
    <w:rsid w:val="00E11BD2"/>
    <w:rsid w:val="00E12CCD"/>
    <w:rsid w:val="00E12ED8"/>
    <w:rsid w:val="00E13B58"/>
    <w:rsid w:val="00E162C9"/>
    <w:rsid w:val="00E17775"/>
    <w:rsid w:val="00E20555"/>
    <w:rsid w:val="00E3005D"/>
    <w:rsid w:val="00E30491"/>
    <w:rsid w:val="00E42468"/>
    <w:rsid w:val="00E45676"/>
    <w:rsid w:val="00E473ED"/>
    <w:rsid w:val="00E47DAF"/>
    <w:rsid w:val="00E62550"/>
    <w:rsid w:val="00E65B09"/>
    <w:rsid w:val="00E664CD"/>
    <w:rsid w:val="00E774F8"/>
    <w:rsid w:val="00E77B7E"/>
    <w:rsid w:val="00E83116"/>
    <w:rsid w:val="00E914E5"/>
    <w:rsid w:val="00E91B86"/>
    <w:rsid w:val="00EA6CEC"/>
    <w:rsid w:val="00EA7AC2"/>
    <w:rsid w:val="00EB20B3"/>
    <w:rsid w:val="00EB5E47"/>
    <w:rsid w:val="00EB7EA5"/>
    <w:rsid w:val="00EC000C"/>
    <w:rsid w:val="00EC1154"/>
    <w:rsid w:val="00EC1F83"/>
    <w:rsid w:val="00EC7188"/>
    <w:rsid w:val="00EE39B1"/>
    <w:rsid w:val="00EE3D52"/>
    <w:rsid w:val="00EE5290"/>
    <w:rsid w:val="00EF2FD5"/>
    <w:rsid w:val="00EF30C3"/>
    <w:rsid w:val="00F11473"/>
    <w:rsid w:val="00F253C5"/>
    <w:rsid w:val="00F270C0"/>
    <w:rsid w:val="00F30624"/>
    <w:rsid w:val="00F4717F"/>
    <w:rsid w:val="00F5301B"/>
    <w:rsid w:val="00F548D0"/>
    <w:rsid w:val="00F55CE3"/>
    <w:rsid w:val="00F6768E"/>
    <w:rsid w:val="00F732D6"/>
    <w:rsid w:val="00F74175"/>
    <w:rsid w:val="00F8034D"/>
    <w:rsid w:val="00F8132E"/>
    <w:rsid w:val="00F92A04"/>
    <w:rsid w:val="00F95976"/>
    <w:rsid w:val="00FA4972"/>
    <w:rsid w:val="00FA5291"/>
    <w:rsid w:val="00FA6EFD"/>
    <w:rsid w:val="00FB1D2C"/>
    <w:rsid w:val="00FC3C5D"/>
    <w:rsid w:val="00FC54C8"/>
    <w:rsid w:val="00FD7852"/>
    <w:rsid w:val="00FD7864"/>
    <w:rsid w:val="00FE5FBD"/>
    <w:rsid w:val="00FE7B92"/>
    <w:rsid w:val="00FE7EBA"/>
    <w:rsid w:val="00FF503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576F6"/>
  <w15:chartTrackingRefBased/>
  <w15:docId w15:val="{CCEE6F00-E6C1-4DF4-BF71-5A411A9C1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Standard">
    <w:name w:val="Normal"/>
    <w:qFormat/>
    <w:rsid w:val="00066B68"/>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C97ECA"/>
    <w:rPr>
      <w:color w:val="0563C1" w:themeColor="hyperlink"/>
      <w:u w:val="single"/>
    </w:rPr>
  </w:style>
  <w:style w:type="table" w:styleId="Tabellenraster">
    <w:name w:val="Table Grid"/>
    <w:basedOn w:val="NormaleTabelle"/>
    <w:uiPriority w:val="39"/>
    <w:rsid w:val="006D25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andardWeb">
    <w:name w:val="Normal (Web)"/>
    <w:basedOn w:val="Standard"/>
    <w:uiPriority w:val="99"/>
    <w:semiHidden/>
    <w:unhideWhenUsed/>
    <w:rsid w:val="00F74175"/>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Listenabsatz">
    <w:name w:val="List Paragraph"/>
    <w:basedOn w:val="Standard"/>
    <w:uiPriority w:val="34"/>
    <w:qFormat/>
    <w:rsid w:val="00BA36AC"/>
    <w:pPr>
      <w:ind w:left="720"/>
      <w:contextualSpacing/>
    </w:pPr>
  </w:style>
  <w:style w:type="character" w:customStyle="1" w:styleId="groupwisereplyheader">
    <w:name w:val="groupwisereplyheader"/>
    <w:basedOn w:val="Absatz-Standardschriftart"/>
    <w:rsid w:val="002C16D3"/>
  </w:style>
  <w:style w:type="paragraph" w:styleId="berarbeitung">
    <w:name w:val="Revision"/>
    <w:hidden/>
    <w:uiPriority w:val="99"/>
    <w:semiHidden/>
    <w:rsid w:val="002E5A3B"/>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0006075">
      <w:bodyDiv w:val="1"/>
      <w:marLeft w:val="0"/>
      <w:marRight w:val="0"/>
      <w:marTop w:val="0"/>
      <w:marBottom w:val="0"/>
      <w:divBdr>
        <w:top w:val="none" w:sz="0" w:space="0" w:color="auto"/>
        <w:left w:val="none" w:sz="0" w:space="0" w:color="auto"/>
        <w:bottom w:val="none" w:sz="0" w:space="0" w:color="auto"/>
        <w:right w:val="none" w:sz="0" w:space="0" w:color="auto"/>
      </w:divBdr>
    </w:div>
    <w:div w:id="117533913">
      <w:bodyDiv w:val="1"/>
      <w:marLeft w:val="0"/>
      <w:marRight w:val="0"/>
      <w:marTop w:val="0"/>
      <w:marBottom w:val="0"/>
      <w:divBdr>
        <w:top w:val="none" w:sz="0" w:space="0" w:color="auto"/>
        <w:left w:val="none" w:sz="0" w:space="0" w:color="auto"/>
        <w:bottom w:val="none" w:sz="0" w:space="0" w:color="auto"/>
        <w:right w:val="none" w:sz="0" w:space="0" w:color="auto"/>
      </w:divBdr>
    </w:div>
    <w:div w:id="157815002">
      <w:bodyDiv w:val="1"/>
      <w:marLeft w:val="0"/>
      <w:marRight w:val="0"/>
      <w:marTop w:val="0"/>
      <w:marBottom w:val="0"/>
      <w:divBdr>
        <w:top w:val="none" w:sz="0" w:space="0" w:color="auto"/>
        <w:left w:val="none" w:sz="0" w:space="0" w:color="auto"/>
        <w:bottom w:val="none" w:sz="0" w:space="0" w:color="auto"/>
        <w:right w:val="none" w:sz="0" w:space="0" w:color="auto"/>
      </w:divBdr>
      <w:divsChild>
        <w:div w:id="1832215316">
          <w:marLeft w:val="0"/>
          <w:marRight w:val="0"/>
          <w:marTop w:val="0"/>
          <w:marBottom w:val="0"/>
          <w:divBdr>
            <w:top w:val="none" w:sz="0" w:space="0" w:color="auto"/>
            <w:left w:val="none" w:sz="0" w:space="0" w:color="auto"/>
            <w:bottom w:val="none" w:sz="0" w:space="0" w:color="auto"/>
            <w:right w:val="none" w:sz="0" w:space="0" w:color="auto"/>
          </w:divBdr>
          <w:divsChild>
            <w:div w:id="1444493112">
              <w:marLeft w:val="0"/>
              <w:marRight w:val="0"/>
              <w:marTop w:val="0"/>
              <w:marBottom w:val="0"/>
              <w:divBdr>
                <w:top w:val="none" w:sz="0" w:space="0" w:color="auto"/>
                <w:left w:val="none" w:sz="0" w:space="0" w:color="auto"/>
                <w:bottom w:val="none" w:sz="0" w:space="0" w:color="auto"/>
                <w:right w:val="none" w:sz="0" w:space="0" w:color="auto"/>
              </w:divBdr>
              <w:divsChild>
                <w:div w:id="204316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661564">
      <w:bodyDiv w:val="1"/>
      <w:marLeft w:val="0"/>
      <w:marRight w:val="0"/>
      <w:marTop w:val="0"/>
      <w:marBottom w:val="0"/>
      <w:divBdr>
        <w:top w:val="none" w:sz="0" w:space="0" w:color="auto"/>
        <w:left w:val="none" w:sz="0" w:space="0" w:color="auto"/>
        <w:bottom w:val="none" w:sz="0" w:space="0" w:color="auto"/>
        <w:right w:val="none" w:sz="0" w:space="0" w:color="auto"/>
      </w:divBdr>
    </w:div>
    <w:div w:id="272321389">
      <w:bodyDiv w:val="1"/>
      <w:marLeft w:val="0"/>
      <w:marRight w:val="0"/>
      <w:marTop w:val="0"/>
      <w:marBottom w:val="0"/>
      <w:divBdr>
        <w:top w:val="none" w:sz="0" w:space="0" w:color="auto"/>
        <w:left w:val="none" w:sz="0" w:space="0" w:color="auto"/>
        <w:bottom w:val="none" w:sz="0" w:space="0" w:color="auto"/>
        <w:right w:val="none" w:sz="0" w:space="0" w:color="auto"/>
      </w:divBdr>
      <w:divsChild>
        <w:div w:id="1324699276">
          <w:marLeft w:val="0"/>
          <w:marRight w:val="0"/>
          <w:marTop w:val="0"/>
          <w:marBottom w:val="0"/>
          <w:divBdr>
            <w:top w:val="none" w:sz="0" w:space="0" w:color="auto"/>
            <w:left w:val="none" w:sz="0" w:space="0" w:color="auto"/>
            <w:bottom w:val="none" w:sz="0" w:space="0" w:color="auto"/>
            <w:right w:val="none" w:sz="0" w:space="0" w:color="auto"/>
          </w:divBdr>
        </w:div>
        <w:div w:id="1592356462">
          <w:marLeft w:val="0"/>
          <w:marRight w:val="0"/>
          <w:marTop w:val="0"/>
          <w:marBottom w:val="0"/>
          <w:divBdr>
            <w:top w:val="none" w:sz="0" w:space="0" w:color="auto"/>
            <w:left w:val="none" w:sz="0" w:space="0" w:color="auto"/>
            <w:bottom w:val="none" w:sz="0" w:space="0" w:color="auto"/>
            <w:right w:val="none" w:sz="0" w:space="0" w:color="auto"/>
          </w:divBdr>
        </w:div>
        <w:div w:id="763914361">
          <w:marLeft w:val="0"/>
          <w:marRight w:val="0"/>
          <w:marTop w:val="0"/>
          <w:marBottom w:val="0"/>
          <w:divBdr>
            <w:top w:val="none" w:sz="0" w:space="0" w:color="auto"/>
            <w:left w:val="none" w:sz="0" w:space="0" w:color="auto"/>
            <w:bottom w:val="none" w:sz="0" w:space="0" w:color="auto"/>
            <w:right w:val="none" w:sz="0" w:space="0" w:color="auto"/>
          </w:divBdr>
        </w:div>
        <w:div w:id="548155507">
          <w:marLeft w:val="0"/>
          <w:marRight w:val="0"/>
          <w:marTop w:val="0"/>
          <w:marBottom w:val="0"/>
          <w:divBdr>
            <w:top w:val="none" w:sz="0" w:space="0" w:color="auto"/>
            <w:left w:val="none" w:sz="0" w:space="0" w:color="auto"/>
            <w:bottom w:val="none" w:sz="0" w:space="0" w:color="auto"/>
            <w:right w:val="none" w:sz="0" w:space="0" w:color="auto"/>
          </w:divBdr>
        </w:div>
        <w:div w:id="949121740">
          <w:marLeft w:val="0"/>
          <w:marRight w:val="0"/>
          <w:marTop w:val="0"/>
          <w:marBottom w:val="0"/>
          <w:divBdr>
            <w:top w:val="none" w:sz="0" w:space="0" w:color="auto"/>
            <w:left w:val="none" w:sz="0" w:space="0" w:color="auto"/>
            <w:bottom w:val="none" w:sz="0" w:space="0" w:color="auto"/>
            <w:right w:val="none" w:sz="0" w:space="0" w:color="auto"/>
          </w:divBdr>
        </w:div>
        <w:div w:id="703335569">
          <w:marLeft w:val="0"/>
          <w:marRight w:val="0"/>
          <w:marTop w:val="0"/>
          <w:marBottom w:val="0"/>
          <w:divBdr>
            <w:top w:val="none" w:sz="0" w:space="0" w:color="auto"/>
            <w:left w:val="none" w:sz="0" w:space="0" w:color="auto"/>
            <w:bottom w:val="none" w:sz="0" w:space="0" w:color="auto"/>
            <w:right w:val="none" w:sz="0" w:space="0" w:color="auto"/>
          </w:divBdr>
        </w:div>
        <w:div w:id="627201157">
          <w:marLeft w:val="0"/>
          <w:marRight w:val="0"/>
          <w:marTop w:val="0"/>
          <w:marBottom w:val="0"/>
          <w:divBdr>
            <w:top w:val="none" w:sz="0" w:space="0" w:color="auto"/>
            <w:left w:val="none" w:sz="0" w:space="0" w:color="auto"/>
            <w:bottom w:val="none" w:sz="0" w:space="0" w:color="auto"/>
            <w:right w:val="none" w:sz="0" w:space="0" w:color="auto"/>
          </w:divBdr>
        </w:div>
        <w:div w:id="394351456">
          <w:marLeft w:val="0"/>
          <w:marRight w:val="0"/>
          <w:marTop w:val="0"/>
          <w:marBottom w:val="0"/>
          <w:divBdr>
            <w:top w:val="none" w:sz="0" w:space="0" w:color="auto"/>
            <w:left w:val="none" w:sz="0" w:space="0" w:color="auto"/>
            <w:bottom w:val="none" w:sz="0" w:space="0" w:color="auto"/>
            <w:right w:val="none" w:sz="0" w:space="0" w:color="auto"/>
          </w:divBdr>
        </w:div>
        <w:div w:id="1037386263">
          <w:marLeft w:val="0"/>
          <w:marRight w:val="0"/>
          <w:marTop w:val="0"/>
          <w:marBottom w:val="0"/>
          <w:divBdr>
            <w:top w:val="none" w:sz="0" w:space="0" w:color="auto"/>
            <w:left w:val="none" w:sz="0" w:space="0" w:color="auto"/>
            <w:bottom w:val="none" w:sz="0" w:space="0" w:color="auto"/>
            <w:right w:val="none" w:sz="0" w:space="0" w:color="auto"/>
          </w:divBdr>
        </w:div>
        <w:div w:id="93482573">
          <w:marLeft w:val="0"/>
          <w:marRight w:val="0"/>
          <w:marTop w:val="0"/>
          <w:marBottom w:val="0"/>
          <w:divBdr>
            <w:top w:val="none" w:sz="0" w:space="0" w:color="auto"/>
            <w:left w:val="none" w:sz="0" w:space="0" w:color="auto"/>
            <w:bottom w:val="none" w:sz="0" w:space="0" w:color="auto"/>
            <w:right w:val="none" w:sz="0" w:space="0" w:color="auto"/>
          </w:divBdr>
        </w:div>
        <w:div w:id="589433463">
          <w:marLeft w:val="0"/>
          <w:marRight w:val="0"/>
          <w:marTop w:val="0"/>
          <w:marBottom w:val="0"/>
          <w:divBdr>
            <w:top w:val="none" w:sz="0" w:space="0" w:color="auto"/>
            <w:left w:val="none" w:sz="0" w:space="0" w:color="auto"/>
            <w:bottom w:val="none" w:sz="0" w:space="0" w:color="auto"/>
            <w:right w:val="none" w:sz="0" w:space="0" w:color="auto"/>
          </w:divBdr>
        </w:div>
        <w:div w:id="68355576">
          <w:marLeft w:val="0"/>
          <w:marRight w:val="0"/>
          <w:marTop w:val="0"/>
          <w:marBottom w:val="0"/>
          <w:divBdr>
            <w:top w:val="none" w:sz="0" w:space="0" w:color="auto"/>
            <w:left w:val="none" w:sz="0" w:space="0" w:color="auto"/>
            <w:bottom w:val="none" w:sz="0" w:space="0" w:color="auto"/>
            <w:right w:val="none" w:sz="0" w:space="0" w:color="auto"/>
          </w:divBdr>
        </w:div>
        <w:div w:id="263655861">
          <w:marLeft w:val="0"/>
          <w:marRight w:val="0"/>
          <w:marTop w:val="0"/>
          <w:marBottom w:val="0"/>
          <w:divBdr>
            <w:top w:val="none" w:sz="0" w:space="0" w:color="auto"/>
            <w:left w:val="none" w:sz="0" w:space="0" w:color="auto"/>
            <w:bottom w:val="none" w:sz="0" w:space="0" w:color="auto"/>
            <w:right w:val="none" w:sz="0" w:space="0" w:color="auto"/>
          </w:divBdr>
        </w:div>
        <w:div w:id="1376929776">
          <w:marLeft w:val="0"/>
          <w:marRight w:val="0"/>
          <w:marTop w:val="0"/>
          <w:marBottom w:val="0"/>
          <w:divBdr>
            <w:top w:val="none" w:sz="0" w:space="0" w:color="auto"/>
            <w:left w:val="none" w:sz="0" w:space="0" w:color="auto"/>
            <w:bottom w:val="none" w:sz="0" w:space="0" w:color="auto"/>
            <w:right w:val="none" w:sz="0" w:space="0" w:color="auto"/>
          </w:divBdr>
        </w:div>
        <w:div w:id="1886336137">
          <w:marLeft w:val="0"/>
          <w:marRight w:val="0"/>
          <w:marTop w:val="0"/>
          <w:marBottom w:val="0"/>
          <w:divBdr>
            <w:top w:val="none" w:sz="0" w:space="0" w:color="auto"/>
            <w:left w:val="none" w:sz="0" w:space="0" w:color="auto"/>
            <w:bottom w:val="none" w:sz="0" w:space="0" w:color="auto"/>
            <w:right w:val="none" w:sz="0" w:space="0" w:color="auto"/>
          </w:divBdr>
        </w:div>
      </w:divsChild>
    </w:div>
    <w:div w:id="369184075">
      <w:bodyDiv w:val="1"/>
      <w:marLeft w:val="0"/>
      <w:marRight w:val="0"/>
      <w:marTop w:val="0"/>
      <w:marBottom w:val="0"/>
      <w:divBdr>
        <w:top w:val="none" w:sz="0" w:space="0" w:color="auto"/>
        <w:left w:val="none" w:sz="0" w:space="0" w:color="auto"/>
        <w:bottom w:val="none" w:sz="0" w:space="0" w:color="auto"/>
        <w:right w:val="none" w:sz="0" w:space="0" w:color="auto"/>
      </w:divBdr>
    </w:div>
    <w:div w:id="394090858">
      <w:bodyDiv w:val="1"/>
      <w:marLeft w:val="0"/>
      <w:marRight w:val="0"/>
      <w:marTop w:val="0"/>
      <w:marBottom w:val="0"/>
      <w:divBdr>
        <w:top w:val="none" w:sz="0" w:space="0" w:color="auto"/>
        <w:left w:val="none" w:sz="0" w:space="0" w:color="auto"/>
        <w:bottom w:val="none" w:sz="0" w:space="0" w:color="auto"/>
        <w:right w:val="none" w:sz="0" w:space="0" w:color="auto"/>
      </w:divBdr>
    </w:div>
    <w:div w:id="655499646">
      <w:bodyDiv w:val="1"/>
      <w:marLeft w:val="0"/>
      <w:marRight w:val="0"/>
      <w:marTop w:val="0"/>
      <w:marBottom w:val="0"/>
      <w:divBdr>
        <w:top w:val="none" w:sz="0" w:space="0" w:color="auto"/>
        <w:left w:val="none" w:sz="0" w:space="0" w:color="auto"/>
        <w:bottom w:val="none" w:sz="0" w:space="0" w:color="auto"/>
        <w:right w:val="none" w:sz="0" w:space="0" w:color="auto"/>
      </w:divBdr>
    </w:div>
    <w:div w:id="697971314">
      <w:bodyDiv w:val="1"/>
      <w:marLeft w:val="0"/>
      <w:marRight w:val="0"/>
      <w:marTop w:val="0"/>
      <w:marBottom w:val="0"/>
      <w:divBdr>
        <w:top w:val="none" w:sz="0" w:space="0" w:color="auto"/>
        <w:left w:val="none" w:sz="0" w:space="0" w:color="auto"/>
        <w:bottom w:val="none" w:sz="0" w:space="0" w:color="auto"/>
        <w:right w:val="none" w:sz="0" w:space="0" w:color="auto"/>
      </w:divBdr>
      <w:divsChild>
        <w:div w:id="898320133">
          <w:marLeft w:val="0"/>
          <w:marRight w:val="0"/>
          <w:marTop w:val="0"/>
          <w:marBottom w:val="0"/>
          <w:divBdr>
            <w:top w:val="none" w:sz="0" w:space="0" w:color="auto"/>
            <w:left w:val="none" w:sz="0" w:space="0" w:color="auto"/>
            <w:bottom w:val="none" w:sz="0" w:space="0" w:color="auto"/>
            <w:right w:val="none" w:sz="0" w:space="0" w:color="auto"/>
          </w:divBdr>
          <w:divsChild>
            <w:div w:id="342052440">
              <w:marLeft w:val="0"/>
              <w:marRight w:val="0"/>
              <w:marTop w:val="0"/>
              <w:marBottom w:val="0"/>
              <w:divBdr>
                <w:top w:val="none" w:sz="0" w:space="0" w:color="auto"/>
                <w:left w:val="none" w:sz="0" w:space="0" w:color="auto"/>
                <w:bottom w:val="none" w:sz="0" w:space="0" w:color="auto"/>
                <w:right w:val="none" w:sz="0" w:space="0" w:color="auto"/>
              </w:divBdr>
              <w:divsChild>
                <w:div w:id="672757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6480554">
      <w:bodyDiv w:val="1"/>
      <w:marLeft w:val="0"/>
      <w:marRight w:val="0"/>
      <w:marTop w:val="0"/>
      <w:marBottom w:val="0"/>
      <w:divBdr>
        <w:top w:val="none" w:sz="0" w:space="0" w:color="auto"/>
        <w:left w:val="none" w:sz="0" w:space="0" w:color="auto"/>
        <w:bottom w:val="none" w:sz="0" w:space="0" w:color="auto"/>
        <w:right w:val="none" w:sz="0" w:space="0" w:color="auto"/>
      </w:divBdr>
    </w:div>
    <w:div w:id="1077167689">
      <w:bodyDiv w:val="1"/>
      <w:marLeft w:val="0"/>
      <w:marRight w:val="0"/>
      <w:marTop w:val="0"/>
      <w:marBottom w:val="0"/>
      <w:divBdr>
        <w:top w:val="none" w:sz="0" w:space="0" w:color="auto"/>
        <w:left w:val="none" w:sz="0" w:space="0" w:color="auto"/>
        <w:bottom w:val="none" w:sz="0" w:space="0" w:color="auto"/>
        <w:right w:val="none" w:sz="0" w:space="0" w:color="auto"/>
      </w:divBdr>
    </w:div>
    <w:div w:id="1140221449">
      <w:bodyDiv w:val="1"/>
      <w:marLeft w:val="0"/>
      <w:marRight w:val="0"/>
      <w:marTop w:val="0"/>
      <w:marBottom w:val="0"/>
      <w:divBdr>
        <w:top w:val="none" w:sz="0" w:space="0" w:color="auto"/>
        <w:left w:val="none" w:sz="0" w:space="0" w:color="auto"/>
        <w:bottom w:val="none" w:sz="0" w:space="0" w:color="auto"/>
        <w:right w:val="none" w:sz="0" w:space="0" w:color="auto"/>
      </w:divBdr>
    </w:div>
    <w:div w:id="1141574392">
      <w:bodyDiv w:val="1"/>
      <w:marLeft w:val="0"/>
      <w:marRight w:val="0"/>
      <w:marTop w:val="0"/>
      <w:marBottom w:val="0"/>
      <w:divBdr>
        <w:top w:val="none" w:sz="0" w:space="0" w:color="auto"/>
        <w:left w:val="none" w:sz="0" w:space="0" w:color="auto"/>
        <w:bottom w:val="none" w:sz="0" w:space="0" w:color="auto"/>
        <w:right w:val="none" w:sz="0" w:space="0" w:color="auto"/>
      </w:divBdr>
      <w:divsChild>
        <w:div w:id="2066291635">
          <w:marLeft w:val="0"/>
          <w:marRight w:val="0"/>
          <w:marTop w:val="0"/>
          <w:marBottom w:val="0"/>
          <w:divBdr>
            <w:top w:val="none" w:sz="0" w:space="0" w:color="auto"/>
            <w:left w:val="none" w:sz="0" w:space="0" w:color="auto"/>
            <w:bottom w:val="none" w:sz="0" w:space="0" w:color="auto"/>
            <w:right w:val="none" w:sz="0" w:space="0" w:color="auto"/>
          </w:divBdr>
          <w:divsChild>
            <w:div w:id="1285502132">
              <w:marLeft w:val="0"/>
              <w:marRight w:val="0"/>
              <w:marTop w:val="0"/>
              <w:marBottom w:val="0"/>
              <w:divBdr>
                <w:top w:val="none" w:sz="0" w:space="0" w:color="auto"/>
                <w:left w:val="none" w:sz="0" w:space="0" w:color="auto"/>
                <w:bottom w:val="none" w:sz="0" w:space="0" w:color="auto"/>
                <w:right w:val="none" w:sz="0" w:space="0" w:color="auto"/>
              </w:divBdr>
              <w:divsChild>
                <w:div w:id="131814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5674607">
      <w:bodyDiv w:val="1"/>
      <w:marLeft w:val="0"/>
      <w:marRight w:val="0"/>
      <w:marTop w:val="0"/>
      <w:marBottom w:val="0"/>
      <w:divBdr>
        <w:top w:val="none" w:sz="0" w:space="0" w:color="auto"/>
        <w:left w:val="none" w:sz="0" w:space="0" w:color="auto"/>
        <w:bottom w:val="none" w:sz="0" w:space="0" w:color="auto"/>
        <w:right w:val="none" w:sz="0" w:space="0" w:color="auto"/>
      </w:divBdr>
    </w:div>
    <w:div w:id="1372146320">
      <w:bodyDiv w:val="1"/>
      <w:marLeft w:val="0"/>
      <w:marRight w:val="0"/>
      <w:marTop w:val="0"/>
      <w:marBottom w:val="0"/>
      <w:divBdr>
        <w:top w:val="none" w:sz="0" w:space="0" w:color="auto"/>
        <w:left w:val="none" w:sz="0" w:space="0" w:color="auto"/>
        <w:bottom w:val="none" w:sz="0" w:space="0" w:color="auto"/>
        <w:right w:val="none" w:sz="0" w:space="0" w:color="auto"/>
      </w:divBdr>
      <w:divsChild>
        <w:div w:id="1720779972">
          <w:marLeft w:val="0"/>
          <w:marRight w:val="0"/>
          <w:marTop w:val="0"/>
          <w:marBottom w:val="0"/>
          <w:divBdr>
            <w:top w:val="none" w:sz="0" w:space="0" w:color="auto"/>
            <w:left w:val="none" w:sz="0" w:space="0" w:color="auto"/>
            <w:bottom w:val="none" w:sz="0" w:space="0" w:color="auto"/>
            <w:right w:val="none" w:sz="0" w:space="0" w:color="auto"/>
          </w:divBdr>
          <w:divsChild>
            <w:div w:id="1662349119">
              <w:marLeft w:val="0"/>
              <w:marRight w:val="0"/>
              <w:marTop w:val="0"/>
              <w:marBottom w:val="0"/>
              <w:divBdr>
                <w:top w:val="none" w:sz="0" w:space="0" w:color="auto"/>
                <w:left w:val="none" w:sz="0" w:space="0" w:color="auto"/>
                <w:bottom w:val="none" w:sz="0" w:space="0" w:color="auto"/>
                <w:right w:val="none" w:sz="0" w:space="0" w:color="auto"/>
              </w:divBdr>
              <w:divsChild>
                <w:div w:id="135803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2599877">
      <w:bodyDiv w:val="1"/>
      <w:marLeft w:val="0"/>
      <w:marRight w:val="0"/>
      <w:marTop w:val="0"/>
      <w:marBottom w:val="0"/>
      <w:divBdr>
        <w:top w:val="none" w:sz="0" w:space="0" w:color="auto"/>
        <w:left w:val="none" w:sz="0" w:space="0" w:color="auto"/>
        <w:bottom w:val="none" w:sz="0" w:space="0" w:color="auto"/>
        <w:right w:val="none" w:sz="0" w:space="0" w:color="auto"/>
      </w:divBdr>
      <w:divsChild>
        <w:div w:id="899750983">
          <w:marLeft w:val="0"/>
          <w:marRight w:val="0"/>
          <w:marTop w:val="0"/>
          <w:marBottom w:val="0"/>
          <w:divBdr>
            <w:top w:val="none" w:sz="0" w:space="0" w:color="auto"/>
            <w:left w:val="none" w:sz="0" w:space="0" w:color="auto"/>
            <w:bottom w:val="none" w:sz="0" w:space="0" w:color="auto"/>
            <w:right w:val="none" w:sz="0" w:space="0" w:color="auto"/>
          </w:divBdr>
        </w:div>
      </w:divsChild>
    </w:div>
    <w:div w:id="1603031604">
      <w:bodyDiv w:val="1"/>
      <w:marLeft w:val="0"/>
      <w:marRight w:val="0"/>
      <w:marTop w:val="0"/>
      <w:marBottom w:val="0"/>
      <w:divBdr>
        <w:top w:val="none" w:sz="0" w:space="0" w:color="auto"/>
        <w:left w:val="none" w:sz="0" w:space="0" w:color="auto"/>
        <w:bottom w:val="none" w:sz="0" w:space="0" w:color="auto"/>
        <w:right w:val="none" w:sz="0" w:space="0" w:color="auto"/>
      </w:divBdr>
      <w:divsChild>
        <w:div w:id="1758357222">
          <w:marLeft w:val="0"/>
          <w:marRight w:val="0"/>
          <w:marTop w:val="0"/>
          <w:marBottom w:val="0"/>
          <w:divBdr>
            <w:top w:val="none" w:sz="0" w:space="0" w:color="auto"/>
            <w:left w:val="none" w:sz="0" w:space="0" w:color="auto"/>
            <w:bottom w:val="none" w:sz="0" w:space="0" w:color="auto"/>
            <w:right w:val="none" w:sz="0" w:space="0" w:color="auto"/>
          </w:divBdr>
        </w:div>
        <w:div w:id="926813150">
          <w:marLeft w:val="0"/>
          <w:marRight w:val="0"/>
          <w:marTop w:val="0"/>
          <w:marBottom w:val="0"/>
          <w:divBdr>
            <w:top w:val="none" w:sz="0" w:space="0" w:color="auto"/>
            <w:left w:val="none" w:sz="0" w:space="0" w:color="auto"/>
            <w:bottom w:val="none" w:sz="0" w:space="0" w:color="auto"/>
            <w:right w:val="none" w:sz="0" w:space="0" w:color="auto"/>
          </w:divBdr>
        </w:div>
      </w:divsChild>
    </w:div>
    <w:div w:id="1630277193">
      <w:bodyDiv w:val="1"/>
      <w:marLeft w:val="0"/>
      <w:marRight w:val="0"/>
      <w:marTop w:val="0"/>
      <w:marBottom w:val="0"/>
      <w:divBdr>
        <w:top w:val="none" w:sz="0" w:space="0" w:color="auto"/>
        <w:left w:val="none" w:sz="0" w:space="0" w:color="auto"/>
        <w:bottom w:val="none" w:sz="0" w:space="0" w:color="auto"/>
        <w:right w:val="none" w:sz="0" w:space="0" w:color="auto"/>
      </w:divBdr>
      <w:divsChild>
        <w:div w:id="892499306">
          <w:marLeft w:val="0"/>
          <w:marRight w:val="0"/>
          <w:marTop w:val="0"/>
          <w:marBottom w:val="0"/>
          <w:divBdr>
            <w:top w:val="none" w:sz="0" w:space="0" w:color="auto"/>
            <w:left w:val="none" w:sz="0" w:space="0" w:color="auto"/>
            <w:bottom w:val="none" w:sz="0" w:space="0" w:color="auto"/>
            <w:right w:val="none" w:sz="0" w:space="0" w:color="auto"/>
          </w:divBdr>
        </w:div>
        <w:div w:id="380519948">
          <w:marLeft w:val="0"/>
          <w:marRight w:val="0"/>
          <w:marTop w:val="0"/>
          <w:marBottom w:val="0"/>
          <w:divBdr>
            <w:top w:val="none" w:sz="0" w:space="0" w:color="auto"/>
            <w:left w:val="none" w:sz="0" w:space="0" w:color="auto"/>
            <w:bottom w:val="none" w:sz="0" w:space="0" w:color="auto"/>
            <w:right w:val="none" w:sz="0" w:space="0" w:color="auto"/>
          </w:divBdr>
        </w:div>
      </w:divsChild>
    </w:div>
    <w:div w:id="1771656622">
      <w:bodyDiv w:val="1"/>
      <w:marLeft w:val="0"/>
      <w:marRight w:val="0"/>
      <w:marTop w:val="0"/>
      <w:marBottom w:val="0"/>
      <w:divBdr>
        <w:top w:val="none" w:sz="0" w:space="0" w:color="auto"/>
        <w:left w:val="none" w:sz="0" w:space="0" w:color="auto"/>
        <w:bottom w:val="none" w:sz="0" w:space="0" w:color="auto"/>
        <w:right w:val="none" w:sz="0" w:space="0" w:color="auto"/>
      </w:divBdr>
    </w:div>
    <w:div w:id="2048947465">
      <w:bodyDiv w:val="1"/>
      <w:marLeft w:val="0"/>
      <w:marRight w:val="0"/>
      <w:marTop w:val="0"/>
      <w:marBottom w:val="0"/>
      <w:divBdr>
        <w:top w:val="none" w:sz="0" w:space="0" w:color="auto"/>
        <w:left w:val="none" w:sz="0" w:space="0" w:color="auto"/>
        <w:bottom w:val="none" w:sz="0" w:space="0" w:color="auto"/>
        <w:right w:val="none" w:sz="0" w:space="0" w:color="auto"/>
      </w:divBdr>
    </w:div>
    <w:div w:id="2088651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1/relationships/people" Target="people.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1227821A-3ABC-5144-A2E7-2E2F140513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611</Words>
  <Characters>3852</Characters>
  <Application>Microsoft Office Word</Application>
  <DocSecurity>0</DocSecurity>
  <Lines>32</Lines>
  <Paragraphs>8</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Döbele</dc:creator>
  <cp:keywords/>
  <dc:description/>
  <cp:lastModifiedBy>David Döbele</cp:lastModifiedBy>
  <cp:revision>343</cp:revision>
  <cp:lastPrinted>2023-11-17T17:06:00Z</cp:lastPrinted>
  <dcterms:created xsi:type="dcterms:W3CDTF">2023-11-07T12:54:00Z</dcterms:created>
  <dcterms:modified xsi:type="dcterms:W3CDTF">2024-08-29T11:53:00Z</dcterms:modified>
</cp:coreProperties>
</file>