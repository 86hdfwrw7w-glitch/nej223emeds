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566BC" w14:textId="77777777" w:rsidR="00F90A25" w:rsidRPr="008A105A" w:rsidRDefault="00F90A25" w:rsidP="00F90A25">
      <w:pPr>
        <w:spacing w:after="0" w:line="240" w:lineRule="auto"/>
        <w:jc w:val="right"/>
        <w:rPr>
          <w:rFonts w:ascii="Georgia" w:hAnsi="Georgia" w:cs="Times New Roman"/>
        </w:rPr>
      </w:pPr>
      <w:r w:rsidRPr="008A105A">
        <w:rPr>
          <w:rFonts w:ascii="Georgia" w:hAnsi="Georgia" w:cs="Times New Roman"/>
        </w:rPr>
        <w:t>Tobias Plank</w:t>
      </w:r>
    </w:p>
    <w:p w14:paraId="21932EAA" w14:textId="77777777" w:rsidR="00F90A25" w:rsidRPr="008A105A" w:rsidRDefault="00F90A25" w:rsidP="00F90A25">
      <w:pPr>
        <w:spacing w:after="0" w:line="240" w:lineRule="auto"/>
        <w:jc w:val="right"/>
        <w:rPr>
          <w:rFonts w:ascii="Georgia" w:hAnsi="Georgia" w:cs="Times New Roman"/>
        </w:rPr>
      </w:pPr>
      <w:r w:rsidRPr="008A105A">
        <w:rPr>
          <w:rFonts w:ascii="Georgia" w:hAnsi="Georgia" w:cs="Times New Roman"/>
        </w:rPr>
        <w:t>Haussteinstraße 1</w:t>
      </w:r>
    </w:p>
    <w:p w14:paraId="2671E6AF" w14:textId="59ECFDA8" w:rsidR="00F90A25" w:rsidRPr="008A105A" w:rsidRDefault="00F90A25" w:rsidP="00F90A25">
      <w:pPr>
        <w:spacing w:after="0" w:line="240" w:lineRule="auto"/>
        <w:jc w:val="right"/>
        <w:rPr>
          <w:rFonts w:ascii="Georgia" w:hAnsi="Georgia" w:cs="Times New Roman"/>
        </w:rPr>
      </w:pPr>
      <w:r w:rsidRPr="008A105A">
        <w:rPr>
          <w:rFonts w:ascii="Georgia" w:hAnsi="Georgia" w:cs="Times New Roman"/>
        </w:rPr>
        <w:t xml:space="preserve">1020 </w:t>
      </w:r>
      <w:r w:rsidR="00E14D55">
        <w:rPr>
          <w:rFonts w:ascii="Georgia" w:hAnsi="Georgia" w:cs="Times New Roman"/>
        </w:rPr>
        <w:t>Vienna</w:t>
      </w:r>
      <w:r w:rsidRPr="008A105A">
        <w:rPr>
          <w:rFonts w:ascii="Georgia" w:hAnsi="Georgia" w:cs="Times New Roman"/>
        </w:rPr>
        <w:t xml:space="preserve">, </w:t>
      </w:r>
      <w:r w:rsidR="00E14D55">
        <w:rPr>
          <w:rFonts w:ascii="Georgia" w:hAnsi="Georgia" w:cs="Times New Roman"/>
        </w:rPr>
        <w:t>Austria</w:t>
      </w:r>
      <w:r w:rsidRPr="008A105A">
        <w:rPr>
          <w:rFonts w:ascii="Georgia" w:hAnsi="Georgia" w:cs="Times New Roman"/>
        </w:rPr>
        <w:t xml:space="preserve"> </w:t>
      </w:r>
    </w:p>
    <w:p w14:paraId="7AAB8084" w14:textId="77777777" w:rsidR="00F90A25" w:rsidRPr="008A105A" w:rsidRDefault="00F90A25" w:rsidP="00F90A25">
      <w:pPr>
        <w:spacing w:after="0" w:line="240" w:lineRule="auto"/>
        <w:jc w:val="right"/>
        <w:rPr>
          <w:rFonts w:ascii="Georgia" w:hAnsi="Georgia" w:cs="Times New Roman"/>
          <w:lang w:val="de-AT"/>
        </w:rPr>
      </w:pPr>
      <w:r w:rsidRPr="008A105A">
        <w:rPr>
          <w:rFonts w:ascii="Georgia" w:hAnsi="Georgia" w:cs="Georgia"/>
          <w:color w:val="000000"/>
          <w:highlight w:val="yellow"/>
          <w:lang w:val="de-AT"/>
        </w:rPr>
        <w:t>tobias-plank@outlook.com</w:t>
      </w:r>
    </w:p>
    <w:p w14:paraId="206E49F5" w14:textId="77777777" w:rsidR="00F90A25" w:rsidRPr="008A105A" w:rsidRDefault="00F90A25" w:rsidP="00F90A25">
      <w:pPr>
        <w:spacing w:after="0"/>
        <w:jc w:val="right"/>
        <w:rPr>
          <w:rFonts w:ascii="Georgia" w:hAnsi="Georgia" w:cs="Georgia"/>
          <w:color w:val="000000"/>
          <w:lang w:val="en-US"/>
        </w:rPr>
      </w:pPr>
      <w:r w:rsidRPr="008A105A">
        <w:rPr>
          <w:rFonts w:ascii="Georgia" w:hAnsi="Georgia" w:cs="Georgia"/>
          <w:color w:val="000000"/>
          <w:lang w:val="en-US"/>
        </w:rPr>
        <w:t>+43 699 182 601 64</w:t>
      </w:r>
    </w:p>
    <w:p w14:paraId="4217F52D" w14:textId="77777777" w:rsidR="00F90A25" w:rsidRPr="008A105A" w:rsidRDefault="00F90A25" w:rsidP="00F90A25">
      <w:pPr>
        <w:spacing w:after="0"/>
        <w:rPr>
          <w:rFonts w:ascii="Georgia" w:hAnsi="Georgia"/>
          <w:lang w:val="en-US"/>
        </w:rPr>
      </w:pPr>
      <w:r w:rsidRPr="00E14D55">
        <w:rPr>
          <w:rFonts w:ascii="Georgia" w:hAnsi="Georgia" w:cs="Georgia"/>
          <w:color w:val="000000"/>
          <w:highlight w:val="yellow"/>
          <w:lang w:val="en-US"/>
        </w:rPr>
        <w:t>WUTIS – Academic Trading and Investment Society e. V.</w:t>
      </w:r>
      <w:r w:rsidRPr="00E14D55">
        <w:rPr>
          <w:rFonts w:ascii="Georgia" w:hAnsi="Georgia"/>
          <w:highlight w:val="yellow"/>
          <w:lang w:val="en-US"/>
        </w:rPr>
        <w:br/>
        <w:t xml:space="preserve">1020 </w:t>
      </w:r>
      <w:r w:rsidR="003B661B" w:rsidRPr="00E14D55">
        <w:rPr>
          <w:rFonts w:ascii="Georgia" w:hAnsi="Georgia"/>
          <w:highlight w:val="yellow"/>
          <w:lang w:val="en-US"/>
        </w:rPr>
        <w:t>Vienna</w:t>
      </w:r>
      <w:r w:rsidRPr="008A105A">
        <w:rPr>
          <w:rFonts w:ascii="Georgia" w:hAnsi="Georgia"/>
          <w:lang w:val="en-US"/>
        </w:rPr>
        <w:t xml:space="preserve"> </w:t>
      </w:r>
    </w:p>
    <w:p w14:paraId="2C258987" w14:textId="77777777" w:rsidR="00F90A25" w:rsidRPr="008A105A" w:rsidRDefault="00F90A25" w:rsidP="00F90A25">
      <w:pPr>
        <w:spacing w:after="0"/>
        <w:rPr>
          <w:rFonts w:ascii="Georgia" w:hAnsi="Georgia" w:cs="Georgia"/>
          <w:color w:val="000000"/>
          <w:lang w:val="en-US"/>
        </w:rPr>
      </w:pPr>
    </w:p>
    <w:p w14:paraId="3719D324" w14:textId="6C44BA74" w:rsidR="00F90A25" w:rsidRPr="008A105A" w:rsidRDefault="00F90A25" w:rsidP="00F90A25">
      <w:pPr>
        <w:spacing w:after="0"/>
        <w:jc w:val="right"/>
        <w:rPr>
          <w:rFonts w:ascii="Georgia" w:hAnsi="Georgia" w:cs="Times New Roman"/>
          <w:lang w:val="en-US"/>
        </w:rPr>
      </w:pPr>
      <w:r w:rsidRPr="008A105A">
        <w:rPr>
          <w:rFonts w:ascii="Georgia" w:hAnsi="Georgia" w:cs="Times New Roman"/>
          <w:lang w:val="en-US"/>
        </w:rPr>
        <w:t xml:space="preserve">Vienna (AT), </w:t>
      </w:r>
      <w:r w:rsidRPr="008A105A">
        <w:rPr>
          <w:rFonts w:ascii="Georgia" w:hAnsi="Georgia" w:cs="Times New Roman"/>
          <w:highlight w:val="yellow"/>
          <w:lang w:val="en-US"/>
        </w:rPr>
        <w:t>28.12.20</w:t>
      </w:r>
      <w:r w:rsidR="00615C7E" w:rsidRPr="00615C7E">
        <w:rPr>
          <w:rFonts w:ascii="Georgia" w:hAnsi="Georgia" w:cs="Times New Roman"/>
          <w:highlight w:val="yellow"/>
          <w:lang w:val="en-US"/>
        </w:rPr>
        <w:t>23</w:t>
      </w:r>
    </w:p>
    <w:p w14:paraId="74C5D069" w14:textId="77777777" w:rsidR="00F90A25" w:rsidRPr="008A105A" w:rsidRDefault="00F90A25" w:rsidP="00F90A25">
      <w:pPr>
        <w:spacing w:after="0"/>
        <w:jc w:val="right"/>
        <w:rPr>
          <w:rFonts w:ascii="Georgia" w:hAnsi="Georgia" w:cs="Times New Roman"/>
          <w:lang w:val="en-US"/>
        </w:rPr>
      </w:pPr>
    </w:p>
    <w:p w14:paraId="63D93F28" w14:textId="77777777" w:rsidR="00F90A25" w:rsidRPr="008A105A" w:rsidRDefault="00882C89" w:rsidP="00F90A25">
      <w:pPr>
        <w:spacing w:after="0"/>
        <w:jc w:val="both"/>
        <w:rPr>
          <w:rFonts w:ascii="Georgia" w:hAnsi="Georgia" w:cs="Times New Roman"/>
          <w:b/>
          <w:lang w:val="en-US"/>
        </w:rPr>
      </w:pPr>
      <w:r w:rsidRPr="008A105A">
        <w:rPr>
          <w:rFonts w:ascii="Georgia" w:hAnsi="Georgia" w:cs="Times New Roman"/>
          <w:b/>
          <w:lang w:val="en-US"/>
        </w:rPr>
        <w:t xml:space="preserve">Application for the </w:t>
      </w:r>
      <w:r w:rsidRPr="00E14D55">
        <w:rPr>
          <w:rFonts w:ascii="Georgia" w:hAnsi="Georgia" w:cs="Times New Roman"/>
          <w:b/>
          <w:highlight w:val="yellow"/>
          <w:lang w:val="en-US"/>
        </w:rPr>
        <w:t>position of Equity Research Analyst</w:t>
      </w:r>
    </w:p>
    <w:p w14:paraId="2058DAD8" w14:textId="77777777" w:rsidR="00882C89" w:rsidRPr="008A105A" w:rsidRDefault="00882C89" w:rsidP="00F90A25">
      <w:pPr>
        <w:spacing w:after="0"/>
        <w:jc w:val="both"/>
        <w:rPr>
          <w:rFonts w:ascii="Georgia" w:hAnsi="Georgia" w:cs="Times New Roman"/>
          <w:b/>
          <w:lang w:val="en-US"/>
        </w:rPr>
      </w:pPr>
    </w:p>
    <w:p w14:paraId="765139BE" w14:textId="77777777" w:rsidR="006A60F4" w:rsidRPr="008A105A" w:rsidRDefault="006A60F4" w:rsidP="006A60F4">
      <w:pPr>
        <w:spacing w:after="0"/>
        <w:jc w:val="both"/>
        <w:rPr>
          <w:rFonts w:ascii="Georgia" w:hAnsi="Georgia" w:cs="Times New Roman"/>
          <w:lang w:val="en-US"/>
        </w:rPr>
      </w:pPr>
    </w:p>
    <w:p w14:paraId="252131E6" w14:textId="77777777" w:rsidR="006A60F4" w:rsidRPr="008A105A" w:rsidRDefault="006A60F4" w:rsidP="006A60F4">
      <w:pPr>
        <w:spacing w:after="0"/>
        <w:jc w:val="both"/>
        <w:rPr>
          <w:rFonts w:ascii="Georgia" w:hAnsi="Georgia" w:cs="Times New Roman"/>
          <w:lang w:val="en-US"/>
        </w:rPr>
      </w:pPr>
      <w:r w:rsidRPr="008A105A">
        <w:rPr>
          <w:rFonts w:ascii="Georgia" w:hAnsi="Georgia" w:cs="Times New Roman"/>
          <w:lang w:val="en-US"/>
        </w:rPr>
        <w:t>Dear Sir or Madam,</w:t>
      </w:r>
    </w:p>
    <w:p w14:paraId="05841269" w14:textId="77777777" w:rsidR="006A60F4" w:rsidRPr="008A105A" w:rsidRDefault="006A60F4" w:rsidP="006A60F4">
      <w:pPr>
        <w:spacing w:after="0"/>
        <w:jc w:val="both"/>
        <w:rPr>
          <w:rFonts w:ascii="Georgia" w:hAnsi="Georgia" w:cs="Times New Roman"/>
          <w:lang w:val="en-US"/>
        </w:rPr>
      </w:pPr>
    </w:p>
    <w:p w14:paraId="36C2EF0E" w14:textId="39E82528" w:rsidR="006A60F4" w:rsidRPr="008A105A" w:rsidRDefault="006A60F4" w:rsidP="006A60F4">
      <w:pPr>
        <w:spacing w:after="0"/>
        <w:jc w:val="both"/>
        <w:rPr>
          <w:rFonts w:ascii="Georgia" w:hAnsi="Georgia" w:cs="Times New Roman"/>
          <w:lang w:val="en-US"/>
        </w:rPr>
      </w:pPr>
      <w:r w:rsidRPr="008A105A">
        <w:rPr>
          <w:rFonts w:ascii="Georgia" w:hAnsi="Georgia" w:cs="Times New Roman"/>
          <w:lang w:val="en-US"/>
        </w:rPr>
        <w:t xml:space="preserve">Even as I was writing my pre-scientific thesis on active versus passive investing, I became aware of the significant role </w:t>
      </w:r>
      <w:del w:id="0" w:author="David Döbele" w:date="2023-11-14T19:27:00Z">
        <w:r w:rsidR="008A105A" w:rsidDel="004253AF">
          <w:rPr>
            <w:rFonts w:ascii="Georgia" w:hAnsi="Georgia" w:cs="Times New Roman"/>
            <w:lang w:val="en-US"/>
          </w:rPr>
          <w:delText>transactions play in</w:delText>
        </w:r>
      </w:del>
      <w:ins w:id="1" w:author="David Döbele" w:date="2023-11-14T19:27:00Z">
        <w:r w:rsidR="004253AF">
          <w:rPr>
            <w:rFonts w:ascii="Georgia" w:hAnsi="Georgia" w:cs="Times New Roman"/>
            <w:lang w:val="en-US"/>
          </w:rPr>
          <w:t>of</w:t>
        </w:r>
      </w:ins>
      <w:r w:rsidR="008A105A">
        <w:rPr>
          <w:rFonts w:ascii="Georgia" w:hAnsi="Georgia" w:cs="Times New Roman"/>
          <w:lang w:val="en-US"/>
        </w:rPr>
        <w:t xml:space="preserve"> investment banking, influencing both individual companies and entire sectors of the economy</w:t>
      </w:r>
      <w:r w:rsidRPr="008A105A">
        <w:rPr>
          <w:rFonts w:ascii="Georgia" w:hAnsi="Georgia" w:cs="Times New Roman"/>
          <w:lang w:val="en-US"/>
        </w:rPr>
        <w:t xml:space="preserve">. Working in </w:t>
      </w:r>
      <w:r w:rsidR="008A105A">
        <w:rPr>
          <w:rFonts w:ascii="Georgia" w:hAnsi="Georgia" w:cs="Times New Roman"/>
          <w:lang w:val="en-US"/>
        </w:rPr>
        <w:t>investment banking</w:t>
      </w:r>
      <w:r w:rsidRPr="008A105A">
        <w:rPr>
          <w:rFonts w:ascii="Georgia" w:hAnsi="Georgia" w:cs="Times New Roman"/>
          <w:lang w:val="en-US"/>
        </w:rPr>
        <w:t xml:space="preserve"> allows those involved to have a high impact and to continuously develop themselves by working on fascinating projects and in highly motivated teams. What appeals to me most about this demanding and challenging work environment is the steep learning curve and the opportunity to showcase my strengths fully. At the same time, the industry offers a new challenge that I would like to take on.  </w:t>
      </w:r>
      <w:r w:rsidR="008A105A" w:rsidRPr="008A105A">
        <w:rPr>
          <w:rFonts w:ascii="Georgia" w:hAnsi="Georgia" w:cs="Times New Roman"/>
          <w:highlight w:val="yellow"/>
          <w:lang w:val="en-US"/>
        </w:rPr>
        <w:t>XY</w:t>
      </w:r>
      <w:r w:rsidR="008A105A">
        <w:rPr>
          <w:rFonts w:ascii="Georgia" w:hAnsi="Georgia" w:cs="Times New Roman"/>
          <w:lang w:val="en-US"/>
        </w:rPr>
        <w:t xml:space="preserve"> </w:t>
      </w:r>
      <w:r w:rsidRPr="008A105A">
        <w:rPr>
          <w:rFonts w:ascii="Georgia" w:hAnsi="Georgia" w:cs="Times New Roman"/>
          <w:lang w:val="en-US"/>
        </w:rPr>
        <w:t xml:space="preserve">seems ideally suited for this, so I would like to </w:t>
      </w:r>
      <w:r w:rsidR="008A105A">
        <w:rPr>
          <w:rFonts w:ascii="Georgia" w:hAnsi="Georgia" w:cs="Times New Roman"/>
          <w:lang w:val="en-US"/>
        </w:rPr>
        <w:t xml:space="preserve">join </w:t>
      </w:r>
      <w:r w:rsidR="00134966">
        <w:rPr>
          <w:rFonts w:ascii="Georgia" w:hAnsi="Georgia" w:cs="Times New Roman"/>
          <w:lang w:val="en-US"/>
        </w:rPr>
        <w:t xml:space="preserve">you as an investment banking spring intern in </w:t>
      </w:r>
      <w:r w:rsidR="00134966" w:rsidRPr="00134966">
        <w:rPr>
          <w:rFonts w:ascii="Georgia" w:hAnsi="Georgia" w:cs="Times New Roman"/>
          <w:highlight w:val="yellow"/>
          <w:lang w:val="en-US"/>
        </w:rPr>
        <w:t>March/April 24</w:t>
      </w:r>
      <w:r w:rsidR="00134966">
        <w:rPr>
          <w:rFonts w:ascii="Georgia" w:hAnsi="Georgia" w:cs="Times New Roman"/>
          <w:lang w:val="en-US"/>
        </w:rPr>
        <w:t>.</w:t>
      </w:r>
    </w:p>
    <w:p w14:paraId="6F59CCAA" w14:textId="77777777" w:rsidR="006A60F4" w:rsidRPr="008A105A" w:rsidRDefault="006A60F4" w:rsidP="006A60F4">
      <w:pPr>
        <w:spacing w:after="0"/>
        <w:jc w:val="both"/>
        <w:rPr>
          <w:rFonts w:ascii="Georgia" w:hAnsi="Georgia" w:cs="Times New Roman"/>
          <w:lang w:val="en-US"/>
        </w:rPr>
      </w:pPr>
    </w:p>
    <w:p w14:paraId="630D9B21" w14:textId="211BA212" w:rsidR="006A60F4" w:rsidRPr="008A105A" w:rsidRDefault="006A60F4" w:rsidP="006A60F4">
      <w:pPr>
        <w:spacing w:after="0"/>
        <w:jc w:val="both"/>
        <w:rPr>
          <w:rFonts w:ascii="Georgia" w:hAnsi="Georgia" w:cs="Times New Roman"/>
          <w:lang w:val="en-US"/>
        </w:rPr>
      </w:pPr>
      <w:r w:rsidRPr="008A105A">
        <w:rPr>
          <w:rFonts w:ascii="Georgia" w:hAnsi="Georgia" w:cs="Times New Roman"/>
          <w:lang w:val="en-US"/>
        </w:rPr>
        <w:t xml:space="preserve">Already in my early youth, I combined my political engagement with my interest in finance, as my understanding of the subject led me to be appointed finance officer of the </w:t>
      </w:r>
      <w:proofErr w:type="spellStart"/>
      <w:r w:rsidRPr="008A105A">
        <w:rPr>
          <w:rFonts w:ascii="Georgia" w:hAnsi="Georgia" w:cs="Times New Roman"/>
          <w:lang w:val="en-US"/>
        </w:rPr>
        <w:t>Junge</w:t>
      </w:r>
      <w:proofErr w:type="spellEnd"/>
      <w:r w:rsidRPr="008A105A">
        <w:rPr>
          <w:rFonts w:ascii="Georgia" w:hAnsi="Georgia" w:cs="Times New Roman"/>
          <w:lang w:val="en-US"/>
        </w:rPr>
        <w:t xml:space="preserve"> ÖVP </w:t>
      </w:r>
      <w:proofErr w:type="spellStart"/>
      <w:r w:rsidRPr="008A105A">
        <w:rPr>
          <w:rFonts w:ascii="Georgia" w:hAnsi="Georgia" w:cs="Times New Roman"/>
          <w:lang w:val="en-US"/>
        </w:rPr>
        <w:t>Leopoldstadt</w:t>
      </w:r>
      <w:proofErr w:type="spellEnd"/>
      <w:r w:rsidRPr="008A105A">
        <w:rPr>
          <w:rFonts w:ascii="Georgia" w:hAnsi="Georgia" w:cs="Times New Roman"/>
          <w:lang w:val="en-US"/>
        </w:rPr>
        <w:t xml:space="preserve"> and thus responsible for the </w:t>
      </w:r>
      <w:proofErr w:type="spellStart"/>
      <w:r w:rsidRPr="008A105A">
        <w:rPr>
          <w:rFonts w:ascii="Georgia" w:hAnsi="Georgia" w:cs="Times New Roman"/>
          <w:lang w:val="en-US"/>
        </w:rPr>
        <w:t>organisation's</w:t>
      </w:r>
      <w:proofErr w:type="spellEnd"/>
      <w:r w:rsidRPr="008A105A">
        <w:rPr>
          <w:rFonts w:ascii="Georgia" w:hAnsi="Georgia" w:cs="Times New Roman"/>
          <w:lang w:val="en-US"/>
        </w:rPr>
        <w:t xml:space="preserve"> accounting. After finishing school last year with a complete Mathematics Matura score, I went through an internship at the asset manager C-Quadrat. Among other things, I </w:t>
      </w:r>
      <w:proofErr w:type="spellStart"/>
      <w:r w:rsidRPr="008A105A">
        <w:rPr>
          <w:rFonts w:ascii="Georgia" w:hAnsi="Georgia" w:cs="Times New Roman"/>
          <w:lang w:val="en-US"/>
        </w:rPr>
        <w:t>analysed</w:t>
      </w:r>
      <w:proofErr w:type="spellEnd"/>
      <w:r w:rsidRPr="008A105A">
        <w:rPr>
          <w:rFonts w:ascii="Georgia" w:hAnsi="Georgia" w:cs="Times New Roman"/>
          <w:lang w:val="en-US"/>
        </w:rPr>
        <w:t xml:space="preserve"> several company balance sheets and developed an automated trading system. Even though I had not yet started my </w:t>
      </w:r>
      <w:proofErr w:type="gramStart"/>
      <w:r w:rsidRPr="008A105A">
        <w:rPr>
          <w:rFonts w:ascii="Georgia" w:hAnsi="Georgia" w:cs="Times New Roman"/>
          <w:lang w:val="en-US"/>
        </w:rPr>
        <w:t>Business</w:t>
      </w:r>
      <w:proofErr w:type="gramEnd"/>
      <w:r w:rsidRPr="008A105A">
        <w:rPr>
          <w:rFonts w:ascii="Georgia" w:hAnsi="Georgia" w:cs="Times New Roman"/>
          <w:lang w:val="en-US"/>
        </w:rPr>
        <w:t xml:space="preserve"> studies at that time, I was told by two board members at the end of my internship that I was a lot ahead of many other interns who were already studying at renowned business universities. Before I started my studies at the Vienna University of Economics and Business Administration, I completed a three-month internship at an M&amp;A boutique in Zurich. This experience allowed me to gain in-depth insights into complex mergers and acquisitions. I was fascinated by thinking about different business plan models and figuring out a company's unique selling proposition to create its detailed equity story. I want to contribute this knowledge in the context of </w:t>
      </w:r>
      <w:r w:rsidR="00134966">
        <w:rPr>
          <w:rFonts w:ascii="Georgia" w:hAnsi="Georgia" w:cs="Times New Roman"/>
          <w:lang w:val="en-US"/>
        </w:rPr>
        <w:t>spring internship</w:t>
      </w:r>
      <w:r w:rsidRPr="008A105A">
        <w:rPr>
          <w:rFonts w:ascii="Georgia" w:hAnsi="Georgia" w:cs="Times New Roman"/>
          <w:lang w:val="en-US"/>
        </w:rPr>
        <w:t xml:space="preserve"> with you and support you in the best possible way with my work.  </w:t>
      </w:r>
    </w:p>
    <w:p w14:paraId="1C05271E" w14:textId="77777777" w:rsidR="006A60F4" w:rsidRPr="008A105A" w:rsidRDefault="006A60F4" w:rsidP="006A60F4">
      <w:pPr>
        <w:spacing w:after="0"/>
        <w:jc w:val="both"/>
        <w:rPr>
          <w:rFonts w:ascii="Georgia" w:hAnsi="Georgia" w:cs="Times New Roman"/>
          <w:lang w:val="en-US"/>
        </w:rPr>
      </w:pPr>
    </w:p>
    <w:p w14:paraId="0CBA737B" w14:textId="10CE01AF" w:rsidR="006A60F4" w:rsidRPr="008A105A" w:rsidRDefault="00E14D55" w:rsidP="006A60F4">
      <w:pPr>
        <w:spacing w:after="0"/>
        <w:jc w:val="both"/>
        <w:rPr>
          <w:rFonts w:ascii="Georgia" w:hAnsi="Georgia" w:cs="Times New Roman"/>
          <w:lang w:val="en-US"/>
        </w:rPr>
      </w:pPr>
      <w:r w:rsidRPr="00E14D55">
        <w:rPr>
          <w:rFonts w:ascii="Georgia" w:hAnsi="Georgia" w:cs="Times New Roman"/>
          <w:highlight w:val="yellow"/>
          <w:lang w:val="en-US"/>
        </w:rPr>
        <w:t>XY</w:t>
      </w:r>
      <w:r w:rsidR="006A60F4" w:rsidRPr="008A105A">
        <w:rPr>
          <w:rFonts w:ascii="Georgia" w:hAnsi="Georgia" w:cs="Times New Roman"/>
          <w:lang w:val="en-US"/>
        </w:rPr>
        <w:t xml:space="preserve"> seems to be ideal for this job. </w:t>
      </w:r>
      <w:r w:rsidR="006A60F4" w:rsidRPr="00E14D55">
        <w:rPr>
          <w:rFonts w:ascii="Georgia" w:hAnsi="Georgia" w:cs="Times New Roman"/>
          <w:lang w:val="en-US"/>
        </w:rPr>
        <w:t>In addition to your status as the</w:t>
      </w:r>
      <w:r>
        <w:rPr>
          <w:rFonts w:ascii="Georgia" w:hAnsi="Georgia" w:cs="Times New Roman"/>
          <w:lang w:val="en-US"/>
        </w:rPr>
        <w:t>…</w:t>
      </w:r>
      <w:r w:rsidR="006A60F4" w:rsidRPr="00E14D55">
        <w:rPr>
          <w:rFonts w:ascii="Georgia" w:hAnsi="Georgia" w:cs="Times New Roman"/>
          <w:lang w:val="en-US"/>
        </w:rPr>
        <w:t xml:space="preserve"> </w:t>
      </w:r>
    </w:p>
    <w:p w14:paraId="67ECF765" w14:textId="77777777" w:rsidR="006A60F4" w:rsidRPr="008A105A" w:rsidRDefault="006A60F4" w:rsidP="006A60F4">
      <w:pPr>
        <w:spacing w:after="0"/>
        <w:jc w:val="both"/>
        <w:rPr>
          <w:rFonts w:ascii="Georgia" w:hAnsi="Georgia" w:cs="Times New Roman"/>
          <w:lang w:val="en-US"/>
        </w:rPr>
      </w:pPr>
    </w:p>
    <w:p w14:paraId="08DBC300" w14:textId="244A1C85" w:rsidR="006A60F4" w:rsidRPr="008A105A" w:rsidRDefault="006A60F4" w:rsidP="006A60F4">
      <w:pPr>
        <w:spacing w:after="0"/>
        <w:jc w:val="both"/>
        <w:rPr>
          <w:rFonts w:ascii="Georgia" w:hAnsi="Georgia" w:cs="Times New Roman"/>
          <w:lang w:val="en-US"/>
        </w:rPr>
      </w:pPr>
      <w:r w:rsidRPr="008A105A">
        <w:rPr>
          <w:rFonts w:ascii="Georgia" w:hAnsi="Georgia" w:cs="Times New Roman"/>
          <w:lang w:val="en-US"/>
        </w:rPr>
        <w:t xml:space="preserve">From my </w:t>
      </w:r>
      <w:r w:rsidR="00134966">
        <w:rPr>
          <w:rFonts w:ascii="Georgia" w:hAnsi="Georgia" w:cs="Times New Roman"/>
          <w:lang w:val="en-US"/>
        </w:rPr>
        <w:t>spring internship</w:t>
      </w:r>
      <w:r w:rsidRPr="008A105A">
        <w:rPr>
          <w:rFonts w:ascii="Georgia" w:hAnsi="Georgia" w:cs="Times New Roman"/>
          <w:lang w:val="en-US"/>
        </w:rPr>
        <w:t xml:space="preserve"> at </w:t>
      </w:r>
      <w:r w:rsidR="00134966" w:rsidRPr="00134966">
        <w:rPr>
          <w:rFonts w:ascii="Georgia" w:hAnsi="Georgia" w:cs="Times New Roman"/>
          <w:highlight w:val="yellow"/>
          <w:lang w:val="en-US"/>
        </w:rPr>
        <w:t>XY</w:t>
      </w:r>
      <w:r w:rsidRPr="008A105A">
        <w:rPr>
          <w:rFonts w:ascii="Georgia" w:hAnsi="Georgia" w:cs="Times New Roman"/>
          <w:lang w:val="en-US"/>
        </w:rPr>
        <w:t xml:space="preserve">, I expect a steep learning curve and the opportunity to contribute my ideas and take on responsibility through my work. I will enrich </w:t>
      </w:r>
      <w:r w:rsidR="00134966" w:rsidRPr="00134966">
        <w:rPr>
          <w:rFonts w:ascii="Georgia" w:hAnsi="Georgia" w:cs="Times New Roman"/>
          <w:highlight w:val="yellow"/>
          <w:lang w:val="en-US"/>
        </w:rPr>
        <w:t>XY</w:t>
      </w:r>
      <w:r w:rsidRPr="008A105A">
        <w:rPr>
          <w:rFonts w:ascii="Georgia" w:hAnsi="Georgia" w:cs="Times New Roman"/>
          <w:lang w:val="en-US"/>
        </w:rPr>
        <w:t xml:space="preserve"> due to my intense curiosity and distinct ability to work in a team. In a personal interview, I would be thrilled to convince you of my competencies and myself. </w:t>
      </w:r>
    </w:p>
    <w:p w14:paraId="71D47A4A" w14:textId="77777777" w:rsidR="006A60F4" w:rsidRPr="008A105A" w:rsidRDefault="006A60F4" w:rsidP="006A60F4">
      <w:pPr>
        <w:spacing w:after="0"/>
        <w:jc w:val="both"/>
        <w:rPr>
          <w:rFonts w:ascii="Georgia" w:hAnsi="Georgia" w:cs="Times New Roman"/>
          <w:lang w:val="en-US"/>
        </w:rPr>
      </w:pPr>
    </w:p>
    <w:p w14:paraId="7F6457EC" w14:textId="77777777" w:rsidR="006A60F4" w:rsidRPr="008A105A" w:rsidRDefault="006A60F4" w:rsidP="006A60F4">
      <w:pPr>
        <w:spacing w:after="0"/>
        <w:jc w:val="both"/>
        <w:rPr>
          <w:rFonts w:ascii="Georgia" w:hAnsi="Georgia" w:cs="Times New Roman"/>
        </w:rPr>
      </w:pPr>
      <w:proofErr w:type="spellStart"/>
      <w:r w:rsidRPr="008A105A">
        <w:rPr>
          <w:rFonts w:ascii="Georgia" w:hAnsi="Georgia" w:cs="Times New Roman"/>
        </w:rPr>
        <w:t>Yours</w:t>
      </w:r>
      <w:proofErr w:type="spellEnd"/>
      <w:r w:rsidRPr="008A105A">
        <w:rPr>
          <w:rFonts w:ascii="Georgia" w:hAnsi="Georgia" w:cs="Times New Roman"/>
        </w:rPr>
        <w:t xml:space="preserve"> </w:t>
      </w:r>
      <w:proofErr w:type="spellStart"/>
      <w:r w:rsidRPr="008A105A">
        <w:rPr>
          <w:rFonts w:ascii="Georgia" w:hAnsi="Georgia" w:cs="Times New Roman"/>
        </w:rPr>
        <w:t>sincerely</w:t>
      </w:r>
      <w:proofErr w:type="spellEnd"/>
    </w:p>
    <w:p w14:paraId="478E006E" w14:textId="77777777" w:rsidR="006A60F4" w:rsidRPr="008A105A" w:rsidRDefault="006A60F4" w:rsidP="006A60F4">
      <w:pPr>
        <w:spacing w:after="0"/>
        <w:jc w:val="both"/>
        <w:rPr>
          <w:rFonts w:ascii="Georgia" w:hAnsi="Georgia" w:cs="Times New Roman"/>
        </w:rPr>
      </w:pPr>
    </w:p>
    <w:p w14:paraId="47265286" w14:textId="3CFD97DE" w:rsidR="00513FF2" w:rsidRPr="00882C89" w:rsidRDefault="006A60F4" w:rsidP="008A105A">
      <w:pPr>
        <w:spacing w:after="0"/>
        <w:rPr>
          <w:lang w:val="en-US"/>
        </w:rPr>
      </w:pPr>
      <w:r w:rsidRPr="008A105A">
        <w:rPr>
          <w:rFonts w:ascii="Georgia" w:hAnsi="Georgia" w:cs="Times New Roman"/>
        </w:rPr>
        <w:t>Tobias Plank</w:t>
      </w:r>
    </w:p>
    <w:sectPr w:rsidR="00513FF2" w:rsidRPr="00882C89" w:rsidSect="00173C06">
      <w:pgSz w:w="11906" w:h="16838"/>
      <w:pgMar w:top="964" w:right="1247" w:bottom="96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A25"/>
    <w:rsid w:val="000E75F7"/>
    <w:rsid w:val="00134966"/>
    <w:rsid w:val="001E6A9E"/>
    <w:rsid w:val="003B661B"/>
    <w:rsid w:val="004253AF"/>
    <w:rsid w:val="0045456F"/>
    <w:rsid w:val="00513FF2"/>
    <w:rsid w:val="00564914"/>
    <w:rsid w:val="00615C7E"/>
    <w:rsid w:val="006A60F4"/>
    <w:rsid w:val="00836C26"/>
    <w:rsid w:val="00882C89"/>
    <w:rsid w:val="008A105A"/>
    <w:rsid w:val="00D56554"/>
    <w:rsid w:val="00D85CB0"/>
    <w:rsid w:val="00E14D55"/>
    <w:rsid w:val="00F62003"/>
    <w:rsid w:val="00F90A25"/>
    <w:rsid w:val="00FC1E86"/>
    <w:rsid w:val="00FD230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31673CD5"/>
  <w15:chartTrackingRefBased/>
  <w15:docId w15:val="{B3F250CC-5340-8C48-B1B5-CB4C668D4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90A25"/>
    <w:pPr>
      <w:spacing w:after="160" w:line="259" w:lineRule="auto"/>
    </w:pPr>
    <w:rPr>
      <w:kern w:val="0"/>
      <w:sz w:val="22"/>
      <w:szCs w:val="22"/>
      <w:lang w:val="de-DE"/>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rarbeitung">
    <w:name w:val="Revision"/>
    <w:hidden/>
    <w:uiPriority w:val="99"/>
    <w:semiHidden/>
    <w:rsid w:val="006A60F4"/>
    <w:rPr>
      <w:kern w:val="0"/>
      <w:sz w:val="22"/>
      <w:szCs w:val="22"/>
      <w:lang w:val="de-DE"/>
      <w14:ligatures w14:val="none"/>
    </w:rPr>
  </w:style>
  <w:style w:type="character" w:styleId="Kommentarzeichen">
    <w:name w:val="annotation reference"/>
    <w:basedOn w:val="Absatz-Standardschriftart"/>
    <w:uiPriority w:val="99"/>
    <w:semiHidden/>
    <w:unhideWhenUsed/>
    <w:rsid w:val="006A60F4"/>
    <w:rPr>
      <w:sz w:val="16"/>
      <w:szCs w:val="16"/>
    </w:rPr>
  </w:style>
  <w:style w:type="paragraph" w:styleId="Kommentartext">
    <w:name w:val="annotation text"/>
    <w:basedOn w:val="Standard"/>
    <w:link w:val="KommentartextZchn"/>
    <w:uiPriority w:val="99"/>
    <w:semiHidden/>
    <w:unhideWhenUsed/>
    <w:rsid w:val="006A60F4"/>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6A60F4"/>
    <w:rPr>
      <w:kern w:val="0"/>
      <w:sz w:val="20"/>
      <w:szCs w:val="20"/>
      <w:lang w:val="de-DE"/>
      <w14:ligatures w14:val="none"/>
    </w:rPr>
  </w:style>
  <w:style w:type="paragraph" w:styleId="Kommentarthema">
    <w:name w:val="annotation subject"/>
    <w:basedOn w:val="Kommentartext"/>
    <w:next w:val="Kommentartext"/>
    <w:link w:val="KommentarthemaZchn"/>
    <w:uiPriority w:val="99"/>
    <w:semiHidden/>
    <w:unhideWhenUsed/>
    <w:rsid w:val="006A60F4"/>
    <w:rPr>
      <w:b/>
      <w:bCs/>
    </w:rPr>
  </w:style>
  <w:style w:type="character" w:customStyle="1" w:styleId="KommentarthemaZchn">
    <w:name w:val="Kommentarthema Zchn"/>
    <w:basedOn w:val="KommentartextZchn"/>
    <w:link w:val="Kommentarthema"/>
    <w:uiPriority w:val="99"/>
    <w:semiHidden/>
    <w:rsid w:val="006A60F4"/>
    <w:rPr>
      <w:b/>
      <w:bCs/>
      <w:kern w:val="0"/>
      <w:sz w:val="20"/>
      <w:szCs w:val="20"/>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378</Words>
  <Characters>2382</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Plank</dc:creator>
  <cp:keywords/>
  <dc:description/>
  <cp:lastModifiedBy>David Döbele</cp:lastModifiedBy>
  <cp:revision>3</cp:revision>
  <dcterms:created xsi:type="dcterms:W3CDTF">2023-11-14T18:15:00Z</dcterms:created>
  <dcterms:modified xsi:type="dcterms:W3CDTF">2023-11-14T18:28:00Z</dcterms:modified>
</cp:coreProperties>
</file>