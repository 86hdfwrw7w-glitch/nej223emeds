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CEBA3C" w14:textId="12C9F50E" w:rsidR="001B10CE" w:rsidRPr="00E71027" w:rsidDel="00E71027" w:rsidRDefault="001B10CE" w:rsidP="00DA42CA">
      <w:pPr>
        <w:spacing w:after="0" w:line="360" w:lineRule="auto"/>
        <w:jc w:val="both"/>
        <w:rPr>
          <w:del w:id="0" w:author="David Döbele" w:date="2020-12-08T20:11:00Z"/>
          <w:rFonts w:ascii="Times" w:eastAsia="Malgun Gothic" w:hAnsi="Times" w:cs="Noto Nastaliq Urdu"/>
          <w:b/>
          <w:bCs/>
          <w:lang w:val="en-GB"/>
          <w:rPrChange w:id="1" w:author="David Döbele" w:date="2020-12-08T20:11:00Z">
            <w:rPr>
              <w:del w:id="2" w:author="David Döbele" w:date="2020-12-08T20:11:00Z"/>
              <w:rFonts w:ascii="Times" w:eastAsia="Malgun Gothic" w:hAnsi="Times" w:cs="Noto Nastaliq Urdu"/>
              <w:lang w:val="en-GB"/>
            </w:rPr>
          </w:rPrChange>
        </w:rPr>
      </w:pPr>
      <w:del w:id="3" w:author="David Döbele" w:date="2020-12-08T20:11:00Z">
        <w:r w:rsidRPr="00E71027" w:rsidDel="00E71027">
          <w:rPr>
            <w:rFonts w:ascii="Times" w:eastAsia="Malgun Gothic" w:hAnsi="Times" w:cs="Noto Nastaliq Urdu"/>
            <w:b/>
            <w:bCs/>
            <w:noProof/>
            <w:lang w:val="en-GB"/>
            <w:rPrChange w:id="4" w:author="David Döbele" w:date="2020-12-08T20:11:00Z">
              <w:rPr>
                <w:rFonts w:ascii="Times" w:eastAsia="Malgun Gothic" w:hAnsi="Times" w:cs="Noto Nastaliq Urdu"/>
                <w:noProof/>
                <w:lang w:val="en-GB"/>
              </w:rPr>
            </w:rPrChange>
          </w:rPr>
          <w:drawing>
            <wp:inline distT="0" distB="0" distL="0" distR="0" wp14:anchorId="65A293AE" wp14:editId="5401CBCE">
              <wp:extent cx="2400759" cy="40656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5" cstate="print">
                        <a:extLst>
                          <a:ext uri="{28A0092B-C50C-407E-A947-70E740481C1C}">
                            <a14:useLocalDpi xmlns:a14="http://schemas.microsoft.com/office/drawing/2010/main" val="0"/>
                          </a:ext>
                        </a:extLst>
                      </a:blip>
                      <a:srcRect t="34487" b="35030"/>
                      <a:stretch/>
                    </pic:blipFill>
                    <pic:spPr bwMode="auto">
                      <a:xfrm>
                        <a:off x="0" y="0"/>
                        <a:ext cx="2552750" cy="432300"/>
                      </a:xfrm>
                      <a:prstGeom prst="rect">
                        <a:avLst/>
                      </a:prstGeom>
                      <a:ln>
                        <a:noFill/>
                      </a:ln>
                      <a:extLst>
                        <a:ext uri="{53640926-AAD7-44D8-BBD7-CCE9431645EC}">
                          <a14:shadowObscured xmlns:a14="http://schemas.microsoft.com/office/drawing/2010/main"/>
                        </a:ext>
                      </a:extLst>
                    </pic:spPr>
                  </pic:pic>
                </a:graphicData>
              </a:graphic>
            </wp:inline>
          </w:drawing>
        </w:r>
      </w:del>
    </w:p>
    <w:p w14:paraId="6ACB6703" w14:textId="68CAC671" w:rsidR="001B10CE" w:rsidRPr="00E71027" w:rsidDel="00E71027" w:rsidRDefault="001B10CE" w:rsidP="00DA42CA">
      <w:pPr>
        <w:spacing w:after="0" w:line="360" w:lineRule="auto"/>
        <w:jc w:val="both"/>
        <w:rPr>
          <w:del w:id="5" w:author="David Döbele" w:date="2020-12-08T20:11:00Z"/>
          <w:rFonts w:ascii="Times" w:eastAsia="Malgun Gothic" w:hAnsi="Times" w:cs="Noto Nastaliq Urdu"/>
          <w:b/>
          <w:bCs/>
          <w:lang w:val="en-GB"/>
          <w:rPrChange w:id="6" w:author="David Döbele" w:date="2020-12-08T20:11:00Z">
            <w:rPr>
              <w:del w:id="7" w:author="David Döbele" w:date="2020-12-08T20:11:00Z"/>
              <w:rFonts w:ascii="Times" w:eastAsia="Malgun Gothic" w:hAnsi="Times" w:cs="Noto Nastaliq Urdu"/>
              <w:lang w:val="en-GB"/>
            </w:rPr>
          </w:rPrChange>
        </w:rPr>
      </w:pPr>
    </w:p>
    <w:p w14:paraId="183BC86A" w14:textId="462BCB45" w:rsidR="00B62EAA" w:rsidRPr="00E71027" w:rsidDel="00E71027" w:rsidRDefault="00B62EAA" w:rsidP="00DA42CA">
      <w:pPr>
        <w:spacing w:after="0" w:line="360" w:lineRule="auto"/>
        <w:jc w:val="both"/>
        <w:rPr>
          <w:del w:id="8" w:author="David Döbele" w:date="2020-12-08T20:11:00Z"/>
          <w:rFonts w:ascii="Times" w:eastAsia="Malgun Gothic" w:hAnsi="Times" w:cs="Noto Nastaliq Urdu"/>
          <w:b/>
          <w:bCs/>
          <w:lang w:val="en-GB"/>
          <w:rPrChange w:id="9" w:author="David Döbele" w:date="2020-12-08T20:11:00Z">
            <w:rPr>
              <w:del w:id="10" w:author="David Döbele" w:date="2020-12-08T20:11:00Z"/>
              <w:rFonts w:ascii="Times" w:eastAsia="Malgun Gothic" w:hAnsi="Times" w:cs="Noto Nastaliq Urdu"/>
              <w:lang w:val="en-GB"/>
            </w:rPr>
          </w:rPrChange>
        </w:rPr>
      </w:pPr>
    </w:p>
    <w:p w14:paraId="00F7453C" w14:textId="77777777" w:rsidR="00D653E8" w:rsidRPr="00D653E8" w:rsidRDefault="00D653E8" w:rsidP="00D653E8">
      <w:pPr>
        <w:pStyle w:val="StandardWeb"/>
        <w:spacing w:before="0" w:beforeAutospacing="0" w:after="0" w:afterAutospacing="0"/>
        <w:rPr>
          <w:ins w:id="11" w:author="Mandy Hollmann" w:date="2020-12-09T08:27:00Z"/>
          <w:color w:val="0E101A"/>
          <w:lang w:val="en-US"/>
          <w:rPrChange w:id="12" w:author="Mandy Hollmann" w:date="2020-12-09T08:28:00Z">
            <w:rPr>
              <w:ins w:id="13" w:author="Mandy Hollmann" w:date="2020-12-09T08:27:00Z"/>
              <w:color w:val="0E101A"/>
            </w:rPr>
          </w:rPrChange>
        </w:rPr>
      </w:pPr>
      <w:ins w:id="14" w:author="Mandy Hollmann" w:date="2020-12-09T08:27:00Z">
        <w:r w:rsidRPr="00D653E8">
          <w:rPr>
            <w:rStyle w:val="Fett"/>
            <w:color w:val="0E101A"/>
            <w:lang w:val="en-US"/>
            <w:rPrChange w:id="15" w:author="Mandy Hollmann" w:date="2020-12-09T08:28:00Z">
              <w:rPr>
                <w:rStyle w:val="Fett"/>
                <w:color w:val="0E101A"/>
              </w:rPr>
            </w:rPrChange>
          </w:rPr>
          <w:t>Motivation letter for the Master in Management (M. Sc.)</w:t>
        </w:r>
      </w:ins>
    </w:p>
    <w:p w14:paraId="2927BD7B" w14:textId="77777777" w:rsidR="00D653E8" w:rsidRPr="00D653E8" w:rsidRDefault="00D653E8" w:rsidP="00D653E8">
      <w:pPr>
        <w:pStyle w:val="StandardWeb"/>
        <w:spacing w:before="0" w:beforeAutospacing="0" w:after="0" w:afterAutospacing="0"/>
        <w:rPr>
          <w:ins w:id="16" w:author="Mandy Hollmann" w:date="2020-12-09T08:27:00Z"/>
          <w:color w:val="0E101A"/>
          <w:lang w:val="en-US"/>
          <w:rPrChange w:id="17" w:author="Mandy Hollmann" w:date="2020-12-09T08:28:00Z">
            <w:rPr>
              <w:ins w:id="18" w:author="Mandy Hollmann" w:date="2020-12-09T08:27:00Z"/>
              <w:color w:val="0E101A"/>
            </w:rPr>
          </w:rPrChange>
        </w:rPr>
      </w:pPr>
    </w:p>
    <w:p w14:paraId="749CD160" w14:textId="77777777" w:rsidR="00D653E8" w:rsidRPr="00D653E8" w:rsidRDefault="00D653E8" w:rsidP="00D653E8">
      <w:pPr>
        <w:pStyle w:val="StandardWeb"/>
        <w:spacing w:before="0" w:beforeAutospacing="0" w:after="0" w:afterAutospacing="0"/>
        <w:rPr>
          <w:ins w:id="19" w:author="Mandy Hollmann" w:date="2020-12-09T08:27:00Z"/>
          <w:color w:val="0E101A"/>
          <w:lang w:val="en-US"/>
          <w:rPrChange w:id="20" w:author="Mandy Hollmann" w:date="2020-12-09T08:28:00Z">
            <w:rPr>
              <w:ins w:id="21" w:author="Mandy Hollmann" w:date="2020-12-09T08:27:00Z"/>
              <w:color w:val="0E101A"/>
            </w:rPr>
          </w:rPrChange>
        </w:rPr>
      </w:pPr>
    </w:p>
    <w:p w14:paraId="3F195656" w14:textId="77777777" w:rsidR="00D653E8" w:rsidRDefault="00D653E8" w:rsidP="00D653E8">
      <w:pPr>
        <w:pStyle w:val="StandardWeb"/>
        <w:spacing w:before="0" w:beforeAutospacing="0" w:after="0" w:afterAutospacing="0"/>
        <w:rPr>
          <w:ins w:id="22" w:author="Mandy Hollmann" w:date="2020-12-09T08:27:00Z"/>
          <w:color w:val="0E101A"/>
        </w:rPr>
      </w:pPr>
      <w:ins w:id="23" w:author="Mandy Hollmann" w:date="2020-12-09T08:27:00Z">
        <w:r>
          <w:rPr>
            <w:color w:val="0E101A"/>
          </w:rPr>
          <w:t>Dear Members of the selection committee,</w:t>
        </w:r>
      </w:ins>
    </w:p>
    <w:p w14:paraId="4A11E640" w14:textId="77777777" w:rsidR="00D653E8" w:rsidRDefault="00D653E8" w:rsidP="00D653E8">
      <w:pPr>
        <w:pStyle w:val="StandardWeb"/>
        <w:spacing w:before="0" w:beforeAutospacing="0" w:after="0" w:afterAutospacing="0"/>
        <w:rPr>
          <w:ins w:id="24" w:author="Mandy Hollmann" w:date="2020-12-09T08:27:00Z"/>
          <w:color w:val="0E101A"/>
        </w:rPr>
      </w:pPr>
    </w:p>
    <w:p w14:paraId="2BBB0A41" w14:textId="77777777" w:rsidR="00D653E8" w:rsidRDefault="00D653E8" w:rsidP="00D653E8">
      <w:pPr>
        <w:pStyle w:val="StandardWeb"/>
        <w:spacing w:before="0" w:beforeAutospacing="0" w:after="0" w:afterAutospacing="0"/>
        <w:rPr>
          <w:ins w:id="25" w:author="Mandy Hollmann" w:date="2020-12-09T08:27:00Z"/>
          <w:color w:val="0E101A"/>
        </w:rPr>
      </w:pPr>
      <w:ins w:id="26" w:author="Mandy Hollmann" w:date="2020-12-09T08:27:00Z">
        <w:r>
          <w:rPr>
            <w:color w:val="0E101A"/>
          </w:rPr>
          <w:t>With this motivational letter, I apply for the master’s program in management at the HHL Leipzig Graduate School of Management, starting in autumn 2021. The following will make clear why I am tremendously motivated to enrol in this privileged and challenging master’s program by pointing out why it perfectly assists me in obtaining my professional aspirations as a post-graduate.</w:t>
        </w:r>
      </w:ins>
    </w:p>
    <w:p w14:paraId="418533C2" w14:textId="77777777" w:rsidR="00D653E8" w:rsidRDefault="00D653E8" w:rsidP="00D653E8">
      <w:pPr>
        <w:pStyle w:val="StandardWeb"/>
        <w:spacing w:before="0" w:beforeAutospacing="0" w:after="0" w:afterAutospacing="0"/>
        <w:rPr>
          <w:ins w:id="27" w:author="Mandy Hollmann" w:date="2020-12-09T08:27:00Z"/>
          <w:color w:val="0E101A"/>
        </w:rPr>
      </w:pPr>
    </w:p>
    <w:p w14:paraId="2E1F72A5" w14:textId="77777777" w:rsidR="00D653E8" w:rsidRDefault="00D653E8" w:rsidP="00D653E8">
      <w:pPr>
        <w:pStyle w:val="StandardWeb"/>
        <w:spacing w:before="0" w:beforeAutospacing="0" w:after="0" w:afterAutospacing="0"/>
        <w:rPr>
          <w:ins w:id="28" w:author="Mandy Hollmann" w:date="2020-12-09T08:27:00Z"/>
          <w:color w:val="0E101A"/>
        </w:rPr>
      </w:pPr>
      <w:ins w:id="29" w:author="Mandy Hollmann" w:date="2020-12-09T08:27:00Z">
        <w:r>
          <w:rPr>
            <w:color w:val="0E101A"/>
          </w:rPr>
          <w:t>We live in an era of revolutionary developments globally and growing challenges. Especially this year, with the COVID-19-pandemic, many companies are going through a difficult time, and the business models of many companies have come under severe pressure. I firmly believe that the successful implementation of business model innovations and novel entrepreneurial ideas in businesses are needed more than ever. In the past, the HHL Leipzig has produced great entrepreneurs and courageous, innovative managers with an enormous impact on the economy and society. In the long term, I am keen to participate actively in the strategic development of such a future and as a result, contribute to overall economic prosperity. To achieve this goal, the master’s in management at the HHL Leipzig Graduate School of Management is the perfect fit for me. In the following, I would like to share why I am the ideal candidate for this programme, based on my previous experiences and current goals.</w:t>
        </w:r>
      </w:ins>
    </w:p>
    <w:p w14:paraId="077DDD44" w14:textId="77777777" w:rsidR="00D653E8" w:rsidRDefault="00D653E8" w:rsidP="00D653E8">
      <w:pPr>
        <w:pStyle w:val="StandardWeb"/>
        <w:spacing w:before="0" w:beforeAutospacing="0" w:after="0" w:afterAutospacing="0"/>
        <w:rPr>
          <w:ins w:id="30" w:author="Mandy Hollmann" w:date="2020-12-09T08:27:00Z"/>
          <w:color w:val="0E101A"/>
        </w:rPr>
      </w:pPr>
    </w:p>
    <w:p w14:paraId="029E2B76" w14:textId="77777777" w:rsidR="00D653E8" w:rsidRDefault="00D653E8" w:rsidP="00D653E8">
      <w:pPr>
        <w:pStyle w:val="StandardWeb"/>
        <w:spacing w:before="0" w:beforeAutospacing="0" w:after="0" w:afterAutospacing="0"/>
        <w:rPr>
          <w:ins w:id="31" w:author="Mandy Hollmann" w:date="2020-12-09T08:27:00Z"/>
          <w:color w:val="0E101A"/>
        </w:rPr>
      </w:pPr>
      <w:ins w:id="32" w:author="Mandy Hollmann" w:date="2020-12-09T08:27:00Z">
        <w:r>
          <w:rPr>
            <w:color w:val="0E101A"/>
          </w:rPr>
          <w:t>I am currently completing my bachelor studies at the University of Magdeburg. Before that, I was about to found a company with a friend of mine. Our vision was to make fitness programs more affordable because we were convinced that the cost of a healthy body should be as low as possible, and we saw the market potential as a competitor in a cost-leadership position. So, we set up e-books, websites and marketing strategies. Even though we were not successful, I learnt about dealing with human needs and solving them in a valuable way and that being curious and pro-active can lead to insightful learnings. These learnings are something I will always keep in mind for further work experience. Over the last years, I learned that I like to work with people. As the team captain of a football team, I knew what it means to lead groups, in good as well as in bad times, and that you always achieve more if you work as a team and not just for yourself. Being empathic and understanding also helped in my position as a Board Member of the Student Consultancy at the University of Magdeburg, where I was responsible for the external communications of the association. I want to study at HHL, as it offers unique opportunities for international exchange, I would especially like to spend a semester at the University of Chicago Booth School of Business or in Singapore at Nanyang Business School. I planned to go abroad to England as early as 2019 for my bachelor’s degree, but this was cancelled due to Corona. I would be happy to join the community at HHL Leipzig, full of international, diverse and motivated fellow students.</w:t>
        </w:r>
      </w:ins>
    </w:p>
    <w:p w14:paraId="08F5F25C" w14:textId="77777777" w:rsidR="00D653E8" w:rsidRDefault="00D653E8" w:rsidP="00D653E8">
      <w:pPr>
        <w:pStyle w:val="StandardWeb"/>
        <w:spacing w:before="0" w:beforeAutospacing="0" w:after="0" w:afterAutospacing="0"/>
        <w:rPr>
          <w:ins w:id="33" w:author="Mandy Hollmann" w:date="2020-12-09T08:27:00Z"/>
          <w:color w:val="0E101A"/>
        </w:rPr>
      </w:pPr>
    </w:p>
    <w:p w14:paraId="5E5F7882" w14:textId="77777777" w:rsidR="00D653E8" w:rsidRDefault="00D653E8" w:rsidP="00D653E8">
      <w:pPr>
        <w:pStyle w:val="StandardWeb"/>
        <w:spacing w:before="0" w:beforeAutospacing="0" w:after="0" w:afterAutospacing="0"/>
        <w:rPr>
          <w:ins w:id="34" w:author="Mandy Hollmann" w:date="2020-12-09T08:27:00Z"/>
          <w:color w:val="0E101A"/>
        </w:rPr>
      </w:pPr>
      <w:ins w:id="35" w:author="Mandy Hollmann" w:date="2020-12-09T08:27:00Z">
        <w:r>
          <w:rPr>
            <w:color w:val="0E101A"/>
          </w:rPr>
          <w:t xml:space="preserve">I gained my first practical experiences as a Business Development Intern at Helpling, a Startup that developed to Europe’s leading online marketplace for the procurement of household-related services, built in the Rocket-Internet environment in Berlin. I quickly understood that the contents I learned at the University of Magdeburg give me the necessary basics, but that the theory is often not applicable in practice because most models are simplified, and many factors often remain unconsidered. HHL Leipzig, renowned worldwide for its excellent teaching, especially in the field of entrepreneurship, obviously has a different approach to this knowledge transfer. Evidence is the numerous companies that have emerged from the immediate environment of the business school, like Trivago, the better ventures group or Mister Spex. On December 11, HHL’s Venture Capital Club held a workshop on </w:t>
        </w:r>
        <w:r>
          <w:rPr>
            <w:color w:val="0E101A"/>
          </w:rPr>
          <w:lastRenderedPageBreak/>
          <w:t>Startup Valuation and Financing with HHL’s Assistant Professor Dr. Maximilian Schreiter and guests from Rocket Internet, which convinced me once again that, as a pro-active hands-on person, the master’s in management at HHL Leipzig Graduate School of Management is the perfect fit for me. </w:t>
        </w:r>
      </w:ins>
    </w:p>
    <w:p w14:paraId="0F9EEFD5" w14:textId="77777777" w:rsidR="00D653E8" w:rsidRDefault="00D653E8" w:rsidP="00D653E8">
      <w:pPr>
        <w:pStyle w:val="StandardWeb"/>
        <w:spacing w:before="0" w:beforeAutospacing="0" w:after="0" w:afterAutospacing="0"/>
        <w:rPr>
          <w:ins w:id="36" w:author="Mandy Hollmann" w:date="2020-12-09T08:27:00Z"/>
          <w:color w:val="0E101A"/>
        </w:rPr>
      </w:pPr>
    </w:p>
    <w:p w14:paraId="5F63760D" w14:textId="77777777" w:rsidR="00D653E8" w:rsidRDefault="00D653E8" w:rsidP="00D653E8">
      <w:pPr>
        <w:pStyle w:val="StandardWeb"/>
        <w:spacing w:before="0" w:beforeAutospacing="0" w:after="0" w:afterAutospacing="0"/>
        <w:rPr>
          <w:ins w:id="37" w:author="Mandy Hollmann" w:date="2020-12-09T08:27:00Z"/>
          <w:color w:val="0E101A"/>
        </w:rPr>
      </w:pPr>
      <w:ins w:id="38" w:author="Mandy Hollmann" w:date="2020-12-09T08:27:00Z">
        <w:r>
          <w:rPr>
            <w:color w:val="0E101A"/>
          </w:rPr>
          <w:t>After completing my studies in February 2021, I will complete two internships before autumn next year. On the one hand, I am planning an internship in the corporate strategy of VfB Stuttgart 1893 AG, which is at the time of application still uncertain, since the football club must re-evaluate its current situation due to the COVID-19-pandemic. This internship would be an excellent opportunity for me to apply my previous experiences from the internship at Helpling and the knowledge I gained during my studies in practice to a product I am very enthusiastic about and know very well. On the other hand, I would like to gain first experiences in Mergers and Acquisitions Advisory before I start my studies at HHL in Leipzig.</w:t>
        </w:r>
      </w:ins>
    </w:p>
    <w:p w14:paraId="05B4A8FE" w14:textId="77777777" w:rsidR="00D653E8" w:rsidRDefault="00D653E8" w:rsidP="00D653E8">
      <w:pPr>
        <w:pStyle w:val="StandardWeb"/>
        <w:spacing w:before="0" w:beforeAutospacing="0" w:after="0" w:afterAutospacing="0"/>
        <w:rPr>
          <w:ins w:id="39" w:author="Mandy Hollmann" w:date="2020-12-09T08:27:00Z"/>
          <w:color w:val="0E101A"/>
        </w:rPr>
      </w:pPr>
    </w:p>
    <w:p w14:paraId="7EC3CAB2" w14:textId="77777777" w:rsidR="00D653E8" w:rsidRDefault="00D653E8" w:rsidP="00D653E8">
      <w:pPr>
        <w:pStyle w:val="StandardWeb"/>
        <w:spacing w:before="0" w:beforeAutospacing="0" w:after="0" w:afterAutospacing="0"/>
        <w:rPr>
          <w:ins w:id="40" w:author="Mandy Hollmann" w:date="2020-12-09T08:27:00Z"/>
          <w:color w:val="0E101A"/>
        </w:rPr>
      </w:pPr>
      <w:ins w:id="41" w:author="Mandy Hollmann" w:date="2020-12-09T08:27:00Z">
        <w:r>
          <w:rPr>
            <w:color w:val="0E101A"/>
          </w:rPr>
          <w:t>I was finally convinced by my godmother’s son, Lutz Kregel, with whom I grew up close and who is Alumnus of the Year 2008 at HHL Leipzig. He has never regretted his decision to join the Business School and still benefits from HHL’s excellent network and teaching. He made the choice of this university very close to my heart. Conversely, I believe to be a competitive candidate for this program. As the first person to go to university from an east-german family, I would be very proud and honoured to finalize my business studies at the prestigious HHL Leipzig in the heart of the east-german region that made me the person I am today and to which I feel so strongly connected. I believe in a united Germany. That is why I am a member at Legatum e.V., a non-profit organization, founded with the mission is to promote East German talent with the long-term goal of seeing more East Germans in leadership positions in Germany, founded among others by an HHL alumnus, Dr. Joe Boden. I remain compassionate about the equal starting conditions for a career, regardless of the place of birth. </w:t>
        </w:r>
      </w:ins>
    </w:p>
    <w:p w14:paraId="3844183C" w14:textId="77777777" w:rsidR="00D653E8" w:rsidRDefault="00D653E8" w:rsidP="00D653E8">
      <w:pPr>
        <w:pStyle w:val="StandardWeb"/>
        <w:spacing w:before="0" w:beforeAutospacing="0" w:after="0" w:afterAutospacing="0"/>
        <w:rPr>
          <w:ins w:id="42" w:author="Mandy Hollmann" w:date="2020-12-09T08:27:00Z"/>
          <w:color w:val="0E101A"/>
        </w:rPr>
      </w:pPr>
    </w:p>
    <w:p w14:paraId="27627C28" w14:textId="77777777" w:rsidR="00D653E8" w:rsidRDefault="00D653E8" w:rsidP="00D653E8">
      <w:pPr>
        <w:pStyle w:val="StandardWeb"/>
        <w:spacing w:before="0" w:beforeAutospacing="0" w:after="0" w:afterAutospacing="0"/>
        <w:rPr>
          <w:ins w:id="43" w:author="Mandy Hollmann" w:date="2020-12-09T08:27:00Z"/>
          <w:color w:val="0E101A"/>
        </w:rPr>
      </w:pPr>
      <w:ins w:id="44" w:author="Mandy Hollmann" w:date="2020-12-09T08:27:00Z">
        <w:r>
          <w:rPr>
            <w:color w:val="0E101A"/>
          </w:rPr>
          <w:t>I believe that my skills, experience and social awareness will enable me to become a well-rounded leader in the management area. In summary, studying at HHL Leipzig Graduate School of Management would be the ideal way for me to gain leading industry know-how and deepen my existing knowledge in the field of strategy to take the next step in my professional development as a qualified management consultant.</w:t>
        </w:r>
      </w:ins>
    </w:p>
    <w:p w14:paraId="0841D384" w14:textId="77777777" w:rsidR="00D653E8" w:rsidRDefault="00D653E8" w:rsidP="00D653E8">
      <w:pPr>
        <w:pStyle w:val="StandardWeb"/>
        <w:spacing w:before="0" w:beforeAutospacing="0" w:after="0" w:afterAutospacing="0"/>
        <w:rPr>
          <w:ins w:id="45" w:author="Mandy Hollmann" w:date="2020-12-09T08:27:00Z"/>
          <w:color w:val="0E101A"/>
        </w:rPr>
      </w:pPr>
      <w:ins w:id="46" w:author="Mandy Hollmann" w:date="2020-12-09T08:27:00Z">
        <w:r>
          <w:rPr>
            <w:color w:val="0E101A"/>
          </w:rPr>
          <w:t>I am convinced that joining the master’s in management program at HHL Leipzig Graduate School of Management will take me one step closer, realizing this long-term vision. Thank you for considering my application.</w:t>
        </w:r>
      </w:ins>
    </w:p>
    <w:p w14:paraId="605C1F48" w14:textId="77777777" w:rsidR="00D653E8" w:rsidRDefault="00D653E8" w:rsidP="00D653E8">
      <w:pPr>
        <w:pStyle w:val="StandardWeb"/>
        <w:spacing w:before="0" w:beforeAutospacing="0" w:after="0" w:afterAutospacing="0"/>
        <w:rPr>
          <w:ins w:id="47" w:author="Mandy Hollmann" w:date="2020-12-09T08:27:00Z"/>
          <w:color w:val="0E101A"/>
        </w:rPr>
      </w:pPr>
    </w:p>
    <w:p w14:paraId="4928ED10" w14:textId="77777777" w:rsidR="00D653E8" w:rsidRDefault="00D653E8" w:rsidP="00D653E8">
      <w:pPr>
        <w:pStyle w:val="StandardWeb"/>
        <w:spacing w:before="0" w:beforeAutospacing="0" w:after="0" w:afterAutospacing="0"/>
        <w:rPr>
          <w:ins w:id="48" w:author="Mandy Hollmann" w:date="2020-12-09T08:27:00Z"/>
          <w:color w:val="0E101A"/>
        </w:rPr>
      </w:pPr>
      <w:ins w:id="49" w:author="Mandy Hollmann" w:date="2020-12-09T08:27:00Z">
        <w:r>
          <w:rPr>
            <w:color w:val="0E101A"/>
          </w:rPr>
          <w:t>Sincerely, </w:t>
        </w:r>
      </w:ins>
    </w:p>
    <w:p w14:paraId="48845AC1" w14:textId="6650B6FD" w:rsidR="001B10CE" w:rsidRPr="00E71027" w:rsidDel="00D653E8" w:rsidRDefault="001B10CE" w:rsidP="00F6040C">
      <w:pPr>
        <w:spacing w:after="0" w:line="240" w:lineRule="auto"/>
        <w:jc w:val="both"/>
        <w:rPr>
          <w:del w:id="50" w:author="Mandy Hollmann" w:date="2020-12-09T08:27:00Z"/>
          <w:rFonts w:ascii="Times" w:eastAsia="Malgun Gothic" w:hAnsi="Times" w:cs="Noto Nastaliq Urdu"/>
          <w:b/>
          <w:bCs/>
          <w:lang w:val="en-GB"/>
          <w:rPrChange w:id="51" w:author="David Döbele" w:date="2020-12-08T20:11:00Z">
            <w:rPr>
              <w:del w:id="52" w:author="Mandy Hollmann" w:date="2020-12-09T08:27:00Z"/>
              <w:rFonts w:ascii="Times" w:eastAsia="Malgun Gothic" w:hAnsi="Times" w:cs="Noto Nastaliq Urdu"/>
              <w:lang w:val="en-GB"/>
            </w:rPr>
          </w:rPrChange>
        </w:rPr>
      </w:pPr>
      <w:del w:id="53" w:author="Mandy Hollmann" w:date="2020-12-09T08:27:00Z">
        <w:r w:rsidRPr="00E71027" w:rsidDel="00D653E8">
          <w:rPr>
            <w:rFonts w:ascii="Times" w:eastAsia="Malgun Gothic" w:hAnsi="Times" w:cs="Noto Nastaliq Urdu"/>
            <w:b/>
            <w:bCs/>
            <w:lang w:val="en-GB"/>
            <w:rPrChange w:id="54" w:author="David Döbele" w:date="2020-12-08T20:11:00Z">
              <w:rPr>
                <w:rFonts w:ascii="Times" w:eastAsia="Malgun Gothic" w:hAnsi="Times" w:cs="Noto Nastaliq Urdu"/>
                <w:lang w:val="en-GB"/>
              </w:rPr>
            </w:rPrChange>
          </w:rPr>
          <w:delText xml:space="preserve">Motivation </w:delText>
        </w:r>
        <w:r w:rsidR="00B62EAA" w:rsidRPr="00E71027" w:rsidDel="00D653E8">
          <w:rPr>
            <w:rFonts w:ascii="Times" w:eastAsia="Malgun Gothic" w:hAnsi="Times" w:cs="Noto Nastaliq Urdu"/>
            <w:b/>
            <w:bCs/>
            <w:lang w:val="en-GB"/>
            <w:rPrChange w:id="55" w:author="David Döbele" w:date="2020-12-08T20:11:00Z">
              <w:rPr>
                <w:rFonts w:ascii="Times" w:eastAsia="Malgun Gothic" w:hAnsi="Times" w:cs="Noto Nastaliq Urdu"/>
                <w:lang w:val="en-GB"/>
              </w:rPr>
            </w:rPrChange>
          </w:rPr>
          <w:delText>l</w:delText>
        </w:r>
        <w:r w:rsidRPr="00E71027" w:rsidDel="00D653E8">
          <w:rPr>
            <w:rFonts w:ascii="Times" w:eastAsia="Malgun Gothic" w:hAnsi="Times" w:cs="Noto Nastaliq Urdu"/>
            <w:b/>
            <w:bCs/>
            <w:lang w:val="en-GB"/>
            <w:rPrChange w:id="56" w:author="David Döbele" w:date="2020-12-08T20:11:00Z">
              <w:rPr>
                <w:rFonts w:ascii="Times" w:eastAsia="Malgun Gothic" w:hAnsi="Times" w:cs="Noto Nastaliq Urdu"/>
                <w:lang w:val="en-GB"/>
              </w:rPr>
            </w:rPrChange>
          </w:rPr>
          <w:delText xml:space="preserve">etter for the </w:delText>
        </w:r>
        <w:r w:rsidR="00B62EAA" w:rsidRPr="00E71027" w:rsidDel="00D653E8">
          <w:rPr>
            <w:rFonts w:ascii="Times" w:eastAsia="Malgun Gothic" w:hAnsi="Times" w:cs="Noto Nastaliq Urdu"/>
            <w:b/>
            <w:bCs/>
            <w:lang w:val="en-GB"/>
            <w:rPrChange w:id="57" w:author="David Döbele" w:date="2020-12-08T20:11:00Z">
              <w:rPr>
                <w:rFonts w:ascii="Times" w:eastAsia="Malgun Gothic" w:hAnsi="Times" w:cs="Noto Nastaliq Urdu"/>
                <w:lang w:val="en-GB"/>
              </w:rPr>
            </w:rPrChange>
          </w:rPr>
          <w:delText xml:space="preserve">Master in </w:delText>
        </w:r>
        <w:r w:rsidRPr="00E71027" w:rsidDel="00D653E8">
          <w:rPr>
            <w:rFonts w:ascii="Times" w:eastAsia="Malgun Gothic" w:hAnsi="Times" w:cs="Noto Nastaliq Urdu"/>
            <w:b/>
            <w:bCs/>
            <w:lang w:val="en-GB"/>
            <w:rPrChange w:id="58" w:author="David Döbele" w:date="2020-12-08T20:11:00Z">
              <w:rPr>
                <w:rFonts w:ascii="Times" w:eastAsia="Malgun Gothic" w:hAnsi="Times" w:cs="Noto Nastaliq Urdu"/>
                <w:lang w:val="en-GB"/>
              </w:rPr>
            </w:rPrChange>
          </w:rPr>
          <w:delText xml:space="preserve">Management </w:delText>
        </w:r>
        <w:r w:rsidR="00B62EAA" w:rsidRPr="00E71027" w:rsidDel="00D653E8">
          <w:rPr>
            <w:rFonts w:ascii="Times" w:eastAsia="Malgun Gothic" w:hAnsi="Times" w:cs="Noto Nastaliq Urdu"/>
            <w:b/>
            <w:bCs/>
            <w:lang w:val="en-GB"/>
            <w:rPrChange w:id="59" w:author="David Döbele" w:date="2020-12-08T20:11:00Z">
              <w:rPr>
                <w:rFonts w:ascii="Times" w:eastAsia="Malgun Gothic" w:hAnsi="Times" w:cs="Noto Nastaliq Urdu"/>
                <w:lang w:val="en-GB"/>
              </w:rPr>
            </w:rPrChange>
          </w:rPr>
          <w:delText>(M. Sc.)</w:delText>
        </w:r>
      </w:del>
    </w:p>
    <w:p w14:paraId="189A8C8F" w14:textId="4188E3D9" w:rsidR="001B10CE" w:rsidRPr="003B6B0A" w:rsidDel="00D653E8" w:rsidRDefault="001B10CE" w:rsidP="00F6040C">
      <w:pPr>
        <w:spacing w:after="0" w:line="240" w:lineRule="auto"/>
        <w:jc w:val="both"/>
        <w:rPr>
          <w:del w:id="60" w:author="Mandy Hollmann" w:date="2020-12-09T08:27:00Z"/>
          <w:rFonts w:ascii="Times" w:eastAsia="Malgun Gothic" w:hAnsi="Times" w:cs="Noto Nastaliq Urdu"/>
          <w:lang w:val="en-GB"/>
        </w:rPr>
      </w:pPr>
    </w:p>
    <w:p w14:paraId="7C0F19BF" w14:textId="3B99D0CD" w:rsidR="001B10CE" w:rsidRPr="003B6B0A" w:rsidDel="00D653E8" w:rsidRDefault="001B10CE" w:rsidP="00F6040C">
      <w:pPr>
        <w:spacing w:after="0" w:line="240" w:lineRule="auto"/>
        <w:jc w:val="both"/>
        <w:rPr>
          <w:del w:id="61" w:author="Mandy Hollmann" w:date="2020-12-09T08:27:00Z"/>
          <w:rFonts w:ascii="Times" w:eastAsia="Malgun Gothic" w:hAnsi="Times" w:cs="Noto Nastaliq Urdu"/>
          <w:lang w:val="en-GB"/>
        </w:rPr>
      </w:pPr>
    </w:p>
    <w:p w14:paraId="6A5B9F62" w14:textId="7BD06A06" w:rsidR="00B62EAA" w:rsidRPr="003B6B0A" w:rsidDel="00D653E8" w:rsidRDefault="00B62EAA" w:rsidP="00F6040C">
      <w:pPr>
        <w:spacing w:after="0" w:line="240" w:lineRule="auto"/>
        <w:jc w:val="both"/>
        <w:rPr>
          <w:del w:id="62" w:author="Mandy Hollmann" w:date="2020-12-09T08:27:00Z"/>
          <w:rFonts w:ascii="Times" w:eastAsia="Malgun Gothic" w:hAnsi="Times" w:cs="Noto Nastaliq Urdu"/>
          <w:lang w:val="en-GB"/>
        </w:rPr>
      </w:pPr>
      <w:del w:id="63" w:author="Mandy Hollmann" w:date="2020-12-09T08:27:00Z">
        <w:r w:rsidRPr="003B6B0A" w:rsidDel="00D653E8">
          <w:rPr>
            <w:rFonts w:ascii="Times" w:eastAsia="Malgun Gothic" w:hAnsi="Times" w:cs="Noto Nastaliq Urdu"/>
            <w:lang w:val="en-GB"/>
          </w:rPr>
          <w:delText>Dear members of the selection committee,</w:delText>
        </w:r>
      </w:del>
    </w:p>
    <w:p w14:paraId="57FE5B20" w14:textId="05806AC9" w:rsidR="00B62EAA" w:rsidRPr="003B6B0A" w:rsidDel="00D653E8" w:rsidRDefault="00B62EAA" w:rsidP="00F6040C">
      <w:pPr>
        <w:spacing w:after="0" w:line="240" w:lineRule="auto"/>
        <w:jc w:val="both"/>
        <w:rPr>
          <w:del w:id="64" w:author="Mandy Hollmann" w:date="2020-12-09T08:27:00Z"/>
          <w:rFonts w:ascii="Times" w:eastAsia="Malgun Gothic" w:hAnsi="Times" w:cs="Noto Nastaliq Urdu"/>
          <w:lang w:val="en-GB"/>
        </w:rPr>
      </w:pPr>
    </w:p>
    <w:p w14:paraId="53FAC360" w14:textId="4F22C8CB" w:rsidR="00B62EAA" w:rsidRPr="003B6B0A" w:rsidDel="00D653E8" w:rsidRDefault="00B62EAA" w:rsidP="00F6040C">
      <w:pPr>
        <w:spacing w:after="0" w:line="240" w:lineRule="auto"/>
        <w:jc w:val="both"/>
        <w:rPr>
          <w:del w:id="65" w:author="Mandy Hollmann" w:date="2020-12-09T08:27:00Z"/>
          <w:rFonts w:ascii="Times" w:eastAsia="Malgun Gothic" w:hAnsi="Times" w:cs="Noto Nastaliq Urdu"/>
          <w:lang w:val="en-GB"/>
        </w:rPr>
      </w:pPr>
      <w:del w:id="66" w:author="Mandy Hollmann" w:date="2020-12-09T08:27:00Z">
        <w:r w:rsidRPr="003B6B0A" w:rsidDel="00D653E8">
          <w:rPr>
            <w:rFonts w:ascii="Times" w:eastAsia="Malgun Gothic" w:hAnsi="Times" w:cs="Noto Nastaliq Urdu"/>
            <w:lang w:val="en-GB"/>
          </w:rPr>
          <w:delText xml:space="preserve">with this motivational letter I apply for the </w:delText>
        </w:r>
        <w:r w:rsidR="004F3D4B" w:rsidRPr="003B6B0A" w:rsidDel="00D653E8">
          <w:rPr>
            <w:rFonts w:ascii="Times" w:eastAsia="Malgun Gothic" w:hAnsi="Times" w:cs="Noto Nastaliq Urdu"/>
            <w:lang w:val="en-GB"/>
          </w:rPr>
          <w:delText>m</w:delText>
        </w:r>
        <w:r w:rsidRPr="003B6B0A" w:rsidDel="00D653E8">
          <w:rPr>
            <w:rFonts w:ascii="Times" w:eastAsia="Malgun Gothic" w:hAnsi="Times" w:cs="Noto Nastaliq Urdu"/>
            <w:lang w:val="en-GB"/>
          </w:rPr>
          <w:delText>aster’s program in Management at the HHL Leipzig Graduate School of Management starting in autumn 2021. The following will make clear why I am tremendously motivated to enroll in this privileged and ch</w:delText>
        </w:r>
        <w:r w:rsidR="00F676F8" w:rsidRPr="003B6B0A" w:rsidDel="00D653E8">
          <w:rPr>
            <w:rFonts w:ascii="Times" w:eastAsia="Malgun Gothic" w:hAnsi="Times" w:cs="Noto Nastaliq Urdu"/>
            <w:lang w:val="en-GB"/>
          </w:rPr>
          <w:delText>a</w:delText>
        </w:r>
        <w:r w:rsidRPr="003B6B0A" w:rsidDel="00D653E8">
          <w:rPr>
            <w:rFonts w:ascii="Times" w:eastAsia="Malgun Gothic" w:hAnsi="Times" w:cs="Noto Nastaliq Urdu"/>
            <w:lang w:val="en-GB"/>
          </w:rPr>
          <w:delText xml:space="preserve">llenging </w:delText>
        </w:r>
        <w:r w:rsidR="004F3D4B" w:rsidRPr="003B6B0A" w:rsidDel="00D653E8">
          <w:rPr>
            <w:rFonts w:ascii="Times" w:eastAsia="Malgun Gothic" w:hAnsi="Times" w:cs="Noto Nastaliq Urdu"/>
            <w:lang w:val="en-GB"/>
          </w:rPr>
          <w:delText>m</w:delText>
        </w:r>
        <w:r w:rsidRPr="003B6B0A" w:rsidDel="00D653E8">
          <w:rPr>
            <w:rFonts w:ascii="Times" w:eastAsia="Malgun Gothic" w:hAnsi="Times" w:cs="Noto Nastaliq Urdu"/>
            <w:lang w:val="en-GB"/>
          </w:rPr>
          <w:delText>aster</w:delText>
        </w:r>
        <w:r w:rsidR="004F3D4B" w:rsidRPr="003B6B0A" w:rsidDel="00D653E8">
          <w:rPr>
            <w:rFonts w:ascii="Times" w:eastAsia="Malgun Gothic" w:hAnsi="Times" w:cs="Noto Nastaliq Urdu"/>
            <w:lang w:val="en-GB"/>
          </w:rPr>
          <w:delText>’</w:delText>
        </w:r>
        <w:r w:rsidRPr="003B6B0A" w:rsidDel="00D653E8">
          <w:rPr>
            <w:rFonts w:ascii="Times" w:eastAsia="Malgun Gothic" w:hAnsi="Times" w:cs="Noto Nastaliq Urdu"/>
            <w:lang w:val="en-GB"/>
          </w:rPr>
          <w:delText xml:space="preserve">s program by pointing out why it perfectly </w:delText>
        </w:r>
        <w:r w:rsidR="00F676F8" w:rsidRPr="003B6B0A" w:rsidDel="00D653E8">
          <w:rPr>
            <w:rFonts w:ascii="Times" w:eastAsia="Malgun Gothic" w:hAnsi="Times" w:cs="Noto Nastaliq Urdu"/>
            <w:lang w:val="en-GB"/>
          </w:rPr>
          <w:delText>assists</w:delText>
        </w:r>
        <w:r w:rsidRPr="003B6B0A" w:rsidDel="00D653E8">
          <w:rPr>
            <w:rFonts w:ascii="Times" w:eastAsia="Malgun Gothic" w:hAnsi="Times" w:cs="Noto Nastaliq Urdu"/>
            <w:lang w:val="en-GB"/>
          </w:rPr>
          <w:delText xml:space="preserve"> me in obtaining my professional aspirations as a post-graduate</w:delText>
        </w:r>
        <w:r w:rsidR="00F676F8" w:rsidRPr="003B6B0A" w:rsidDel="00D653E8">
          <w:rPr>
            <w:rFonts w:ascii="Times" w:eastAsia="Malgun Gothic" w:hAnsi="Times" w:cs="Noto Nastaliq Urdu"/>
            <w:lang w:val="en-GB"/>
          </w:rPr>
          <w:delText>.</w:delText>
        </w:r>
      </w:del>
    </w:p>
    <w:p w14:paraId="5626112A" w14:textId="047E0232" w:rsidR="00F676F8" w:rsidRPr="003B6B0A" w:rsidDel="00D653E8" w:rsidRDefault="00F676F8" w:rsidP="00F6040C">
      <w:pPr>
        <w:spacing w:after="0" w:line="240" w:lineRule="auto"/>
        <w:jc w:val="both"/>
        <w:rPr>
          <w:del w:id="67" w:author="Mandy Hollmann" w:date="2020-12-09T08:27:00Z"/>
          <w:rFonts w:ascii="Times" w:eastAsia="Malgun Gothic" w:hAnsi="Times" w:cs="Noto Nastaliq Urdu"/>
          <w:lang w:val="en-GB"/>
        </w:rPr>
      </w:pPr>
    </w:p>
    <w:p w14:paraId="0D6D698E" w14:textId="57D5771E" w:rsidR="00574A2F" w:rsidDel="00D653E8" w:rsidRDefault="004F3D4B" w:rsidP="00F6040C">
      <w:pPr>
        <w:spacing w:after="0" w:line="240" w:lineRule="auto"/>
        <w:jc w:val="both"/>
        <w:rPr>
          <w:del w:id="68" w:author="Mandy Hollmann" w:date="2020-12-09T08:27:00Z"/>
          <w:rFonts w:ascii="Times" w:hAnsi="Times"/>
          <w:lang w:val="en-GB"/>
        </w:rPr>
      </w:pPr>
      <w:del w:id="69" w:author="Mandy Hollmann" w:date="2020-12-09T08:27:00Z">
        <w:r w:rsidRPr="003B6B0A" w:rsidDel="00D653E8">
          <w:rPr>
            <w:rFonts w:ascii="Times" w:hAnsi="Times" w:cs="Times New Roman"/>
            <w:lang w:val="en-US"/>
          </w:rPr>
          <w:delText xml:space="preserve">We live in an era of revolutionary developments globally and growing challenges. Especially this year, with the COVID-19-pandemic, many companies are going through a difficult time </w:delText>
        </w:r>
        <w:r w:rsidR="00F97A6E" w:rsidRPr="00F97A6E" w:rsidDel="00D653E8">
          <w:rPr>
            <w:rFonts w:ascii="Times" w:hAnsi="Times" w:cs="Times New Roman"/>
            <w:lang w:val="en-US"/>
          </w:rPr>
          <w:delText>and the business models of many companies have come under severe pressure</w:delText>
        </w:r>
        <w:r w:rsidRPr="003B6B0A" w:rsidDel="00D653E8">
          <w:rPr>
            <w:rFonts w:ascii="Times" w:hAnsi="Times" w:cs="Times New Roman"/>
            <w:lang w:val="en-US"/>
          </w:rPr>
          <w:delText>. I firmly believe that successful implementation of business model innovations and novel entrepreneurial ideas in businesses are needed more than ever.</w:delText>
        </w:r>
        <w:r w:rsidRPr="003B6B0A" w:rsidDel="00D653E8">
          <w:rPr>
            <w:rFonts w:ascii="Times" w:hAnsi="Times"/>
            <w:lang w:val="en-US"/>
          </w:rPr>
          <w:delText xml:space="preserve"> </w:delText>
        </w:r>
        <w:r w:rsidRPr="003B6B0A" w:rsidDel="00D653E8">
          <w:rPr>
            <w:rFonts w:ascii="Times" w:hAnsi="Times" w:cs="Times New Roman"/>
            <w:lang w:val="en-US"/>
          </w:rPr>
          <w:delText>In the past, the HHL Leipzig has produced great entrepreneurs and courageous, innovative managers</w:delText>
        </w:r>
        <w:r w:rsidR="003B6B0A" w:rsidRPr="003B6B0A" w:rsidDel="00D653E8">
          <w:rPr>
            <w:rFonts w:ascii="Times" w:hAnsi="Times" w:cs="Times New Roman"/>
            <w:lang w:val="en-US"/>
          </w:rPr>
          <w:delText xml:space="preserve"> with enormous impact on economy and society. </w:delText>
        </w:r>
        <w:r w:rsidR="003B6B0A" w:rsidRPr="003B6B0A" w:rsidDel="00D653E8">
          <w:rPr>
            <w:rFonts w:ascii="Times" w:hAnsi="Times"/>
            <w:lang w:val="en-GB"/>
          </w:rPr>
          <w:delText>In the long term, I am keen to participate actively in the strategic development of such a future and as a result contribute to an overall economic prosperity. In order to achieve this goal, the master's in management at the HHL Leipzig Graduate School of Management is the perfect fit for me. In the following, I would like to share why I am the ideal candidate for this programme, based on my previous experiences and current goals.</w:delText>
        </w:r>
      </w:del>
    </w:p>
    <w:p w14:paraId="39771247" w14:textId="3347A57F" w:rsidR="00574A2F" w:rsidDel="00D653E8" w:rsidRDefault="00574A2F" w:rsidP="00F6040C">
      <w:pPr>
        <w:spacing w:after="0" w:line="240" w:lineRule="auto"/>
        <w:jc w:val="both"/>
        <w:rPr>
          <w:del w:id="70" w:author="Mandy Hollmann" w:date="2020-12-09T08:27:00Z"/>
          <w:rFonts w:ascii="Times" w:hAnsi="Times"/>
          <w:lang w:val="en-GB"/>
        </w:rPr>
      </w:pPr>
    </w:p>
    <w:p w14:paraId="7F10268E" w14:textId="39930937" w:rsidR="00AD4637" w:rsidRPr="00AD4637" w:rsidDel="00AD4637" w:rsidRDefault="00574A2F" w:rsidP="00F6040C">
      <w:pPr>
        <w:spacing w:after="0" w:line="240" w:lineRule="auto"/>
        <w:jc w:val="both"/>
        <w:rPr>
          <w:del w:id="71" w:author="Mandy Hollmann" w:date="2020-12-09T08:06:00Z"/>
          <w:rFonts w:ascii="Times New Roman" w:hAnsi="Times New Roman" w:cs="Times New Roman"/>
          <w:rPrChange w:id="72" w:author="Mandy Hollmann" w:date="2020-12-09T08:02:00Z">
            <w:rPr>
              <w:del w:id="73" w:author="Mandy Hollmann" w:date="2020-12-09T08:06:00Z"/>
              <w:rFonts w:ascii="Times New Roman" w:hAnsi="Times New Roman" w:cs="Times New Roman"/>
              <w:lang w:val="en-US"/>
            </w:rPr>
          </w:rPrChange>
        </w:rPr>
      </w:pPr>
      <w:del w:id="74" w:author="Mandy Hollmann" w:date="2020-12-09T08:27:00Z">
        <w:r w:rsidRPr="00C91FCB" w:rsidDel="00D653E8">
          <w:rPr>
            <w:rFonts w:ascii="Times New Roman" w:hAnsi="Times New Roman" w:cs="Times New Roman"/>
            <w:lang w:val="en-US"/>
          </w:rPr>
          <w:delText>I am currently completing my bachelor studies at the University of Magdeburg</w:delText>
        </w:r>
        <w:r w:rsidR="00A113FD" w:rsidDel="00D653E8">
          <w:rPr>
            <w:rFonts w:ascii="Times New Roman" w:hAnsi="Times New Roman" w:cs="Times New Roman"/>
            <w:lang w:val="en-US"/>
          </w:rPr>
          <w:delText>. Before that I was about to found a company with a friend of mine. Our vision was to make fitness program</w:delText>
        </w:r>
        <w:r w:rsidR="00F97A6E" w:rsidDel="00D653E8">
          <w:rPr>
            <w:rFonts w:ascii="Times New Roman" w:hAnsi="Times New Roman" w:cs="Times New Roman"/>
            <w:lang w:val="en-US"/>
          </w:rPr>
          <w:delText>s</w:delText>
        </w:r>
        <w:r w:rsidR="00A113FD" w:rsidDel="00D653E8">
          <w:rPr>
            <w:rFonts w:ascii="Times New Roman" w:hAnsi="Times New Roman" w:cs="Times New Roman"/>
            <w:lang w:val="en-US"/>
          </w:rPr>
          <w:delText xml:space="preserve"> more affordable</w:delText>
        </w:r>
        <w:r w:rsidR="00F97A6E" w:rsidDel="00D653E8">
          <w:rPr>
            <w:rFonts w:ascii="Times New Roman" w:hAnsi="Times New Roman" w:cs="Times New Roman"/>
            <w:lang w:val="en-US"/>
          </w:rPr>
          <w:delText xml:space="preserve"> </w:delText>
        </w:r>
        <w:r w:rsidR="00F97A6E" w:rsidRPr="00F97A6E" w:rsidDel="00D653E8">
          <w:rPr>
            <w:rFonts w:ascii="Times New Roman" w:hAnsi="Times New Roman" w:cs="Times New Roman"/>
            <w:lang w:val="en-US"/>
          </w:rPr>
          <w:delText xml:space="preserve">because we were convinced that the cost of a healthy body should be </w:delText>
        </w:r>
        <w:r w:rsidR="00F97A6E" w:rsidDel="00D653E8">
          <w:rPr>
            <w:rFonts w:ascii="Times New Roman" w:hAnsi="Times New Roman" w:cs="Times New Roman"/>
            <w:lang w:val="en-US"/>
          </w:rPr>
          <w:delText xml:space="preserve">as </w:delText>
        </w:r>
        <w:r w:rsidR="00F97A6E" w:rsidRPr="00F97A6E" w:rsidDel="00D653E8">
          <w:rPr>
            <w:rFonts w:ascii="Times New Roman" w:hAnsi="Times New Roman" w:cs="Times New Roman"/>
            <w:lang w:val="en-US"/>
          </w:rPr>
          <w:delText>low</w:delText>
        </w:r>
        <w:r w:rsidR="00A113FD" w:rsidDel="00D653E8">
          <w:rPr>
            <w:rFonts w:ascii="Times New Roman" w:hAnsi="Times New Roman" w:cs="Times New Roman"/>
            <w:lang w:val="en-US"/>
          </w:rPr>
          <w:delText xml:space="preserve"> </w:delText>
        </w:r>
        <w:r w:rsidR="00F97A6E" w:rsidDel="00D653E8">
          <w:rPr>
            <w:rFonts w:ascii="Times New Roman" w:hAnsi="Times New Roman" w:cs="Times New Roman"/>
            <w:lang w:val="en-US"/>
          </w:rPr>
          <w:delText>as possible and we saw market potential as a competitor in a cost</w:delText>
        </w:r>
        <w:r w:rsidR="00055F84" w:rsidDel="00D653E8">
          <w:rPr>
            <w:rFonts w:ascii="Times New Roman" w:hAnsi="Times New Roman" w:cs="Times New Roman"/>
            <w:lang w:val="en-US"/>
          </w:rPr>
          <w:delText>-</w:delText>
        </w:r>
        <w:r w:rsidR="00F97A6E" w:rsidDel="00D653E8">
          <w:rPr>
            <w:rFonts w:ascii="Times New Roman" w:hAnsi="Times New Roman" w:cs="Times New Roman"/>
            <w:lang w:val="en-US"/>
          </w:rPr>
          <w:delText xml:space="preserve">leadership position. </w:delText>
        </w:r>
        <w:r w:rsidR="00055F84" w:rsidDel="00D653E8">
          <w:rPr>
            <w:rFonts w:ascii="Times New Roman" w:hAnsi="Times New Roman" w:cs="Times New Roman"/>
            <w:lang w:val="en-US"/>
          </w:rPr>
          <w:delText xml:space="preserve">So, </w:delText>
        </w:r>
        <w:r w:rsidR="00A113FD" w:rsidDel="00D653E8">
          <w:rPr>
            <w:rFonts w:ascii="Times New Roman" w:hAnsi="Times New Roman" w:cs="Times New Roman"/>
            <w:lang w:val="en-US"/>
          </w:rPr>
          <w:delText>we set up e-books, websites and marketing strategies. Even though we were not successful, I learnt about d</w:delText>
        </w:r>
        <w:r w:rsidR="00A113FD" w:rsidRPr="00A113FD" w:rsidDel="00D653E8">
          <w:rPr>
            <w:rFonts w:ascii="Times New Roman" w:hAnsi="Times New Roman" w:cs="Times New Roman"/>
            <w:lang w:val="en-US"/>
          </w:rPr>
          <w:delText>ealing with human needs and solving them in a valuable way</w:delText>
        </w:r>
        <w:r w:rsidR="00A113FD" w:rsidDel="00D653E8">
          <w:rPr>
            <w:rFonts w:ascii="Times New Roman" w:hAnsi="Times New Roman" w:cs="Times New Roman"/>
            <w:lang w:val="en-US"/>
          </w:rPr>
          <w:delText xml:space="preserve"> and that being curios and pro-active can lead to insightful learnings.</w:delText>
        </w:r>
        <w:r w:rsidR="00F97A6E" w:rsidDel="00D653E8">
          <w:rPr>
            <w:rFonts w:ascii="Times New Roman" w:hAnsi="Times New Roman" w:cs="Times New Roman"/>
            <w:lang w:val="en-US"/>
          </w:rPr>
          <w:delText xml:space="preserve"> </w:delText>
        </w:r>
        <w:r w:rsidR="00A113FD" w:rsidDel="00D653E8">
          <w:rPr>
            <w:rFonts w:ascii="Times New Roman" w:hAnsi="Times New Roman" w:cs="Times New Roman"/>
            <w:lang w:val="en-US"/>
          </w:rPr>
          <w:delText>This is something I will always keep in mind for further work experience. Over the la</w:delText>
        </w:r>
        <w:r w:rsidR="00F6040C" w:rsidDel="00D653E8">
          <w:rPr>
            <w:rFonts w:ascii="Times New Roman" w:hAnsi="Times New Roman" w:cs="Times New Roman"/>
            <w:lang w:val="en-US"/>
          </w:rPr>
          <w:delText>s</w:delText>
        </w:r>
        <w:r w:rsidR="00A113FD" w:rsidDel="00D653E8">
          <w:rPr>
            <w:rFonts w:ascii="Times New Roman" w:hAnsi="Times New Roman" w:cs="Times New Roman"/>
            <w:lang w:val="en-US"/>
          </w:rPr>
          <w:delText>t years I learned that</w:delText>
        </w:r>
        <w:r w:rsidR="00A113FD" w:rsidRPr="00A113FD" w:rsidDel="00D653E8">
          <w:rPr>
            <w:rFonts w:ascii="Times New Roman" w:hAnsi="Times New Roman" w:cs="Times New Roman"/>
            <w:lang w:val="en-US"/>
          </w:rPr>
          <w:delText xml:space="preserve"> I </w:delText>
        </w:r>
        <w:r w:rsidR="00A113FD" w:rsidDel="00D653E8">
          <w:rPr>
            <w:rFonts w:ascii="Times New Roman" w:hAnsi="Times New Roman" w:cs="Times New Roman"/>
            <w:lang w:val="en-US"/>
          </w:rPr>
          <w:delText xml:space="preserve">really like to work with people. As the team captain of </w:delText>
        </w:r>
        <w:r w:rsidR="00F97A6E" w:rsidDel="00D653E8">
          <w:rPr>
            <w:rFonts w:ascii="Times New Roman" w:hAnsi="Times New Roman" w:cs="Times New Roman"/>
            <w:lang w:val="en-US"/>
          </w:rPr>
          <w:delText xml:space="preserve">a </w:delText>
        </w:r>
        <w:r w:rsidR="00A113FD" w:rsidDel="00D653E8">
          <w:rPr>
            <w:rFonts w:ascii="Times New Roman" w:hAnsi="Times New Roman" w:cs="Times New Roman"/>
            <w:lang w:val="en-US"/>
          </w:rPr>
          <w:delText xml:space="preserve">football </w:delText>
        </w:r>
        <w:r w:rsidR="00055F84" w:rsidDel="00D653E8">
          <w:rPr>
            <w:rFonts w:ascii="Times New Roman" w:hAnsi="Times New Roman" w:cs="Times New Roman"/>
            <w:lang w:val="en-US"/>
          </w:rPr>
          <w:delText>team,</w:delText>
        </w:r>
        <w:r w:rsidR="00A113FD" w:rsidDel="00D653E8">
          <w:rPr>
            <w:rFonts w:ascii="Times New Roman" w:hAnsi="Times New Roman" w:cs="Times New Roman"/>
            <w:lang w:val="en-US"/>
          </w:rPr>
          <w:delText xml:space="preserve"> I learnt</w:delText>
        </w:r>
        <w:r w:rsidR="00F6040C" w:rsidDel="00D653E8">
          <w:rPr>
            <w:rFonts w:ascii="Times New Roman" w:hAnsi="Times New Roman" w:cs="Times New Roman"/>
            <w:lang w:val="en-US"/>
          </w:rPr>
          <w:delText xml:space="preserve"> what it means to lead groups, in good as well as in bad times, and that you always achieve more if you work as </w:delText>
        </w:r>
        <w:r w:rsidR="00055F84" w:rsidDel="00D653E8">
          <w:rPr>
            <w:rFonts w:ascii="Times New Roman" w:hAnsi="Times New Roman" w:cs="Times New Roman"/>
            <w:lang w:val="en-US"/>
          </w:rPr>
          <w:delText xml:space="preserve">a </w:delText>
        </w:r>
        <w:r w:rsidR="00F6040C" w:rsidDel="00D653E8">
          <w:rPr>
            <w:rFonts w:ascii="Times New Roman" w:hAnsi="Times New Roman" w:cs="Times New Roman"/>
            <w:lang w:val="en-US"/>
          </w:rPr>
          <w:delText>team and not just for yourself. Being empathic and understanding also helped in my position as a</w:delText>
        </w:r>
        <w:r w:rsidR="00A113FD" w:rsidDel="00D653E8">
          <w:rPr>
            <w:rFonts w:ascii="Times New Roman" w:hAnsi="Times New Roman" w:cs="Times New Roman"/>
            <w:lang w:val="en-US"/>
          </w:rPr>
          <w:delText xml:space="preserve"> Board Member of the Student Consultancy at the University of Magdeburg, where I was responsible for the external communications of the association. </w:delText>
        </w:r>
      </w:del>
      <w:ins w:id="75" w:author="David Döbele" w:date="2020-12-08T20:23:00Z">
        <w:del w:id="76" w:author="Mandy Hollmann" w:date="2020-12-09T08:06:00Z">
          <w:r w:rsidR="00E71027" w:rsidDel="00AD4637">
            <w:rPr>
              <w:rFonts w:ascii="Times New Roman" w:hAnsi="Times New Roman" w:cs="Times New Roman"/>
              <w:lang w:val="en-US"/>
            </w:rPr>
            <w:delText>Finally, …. AUSLANDSSEMESTER)</w:delText>
          </w:r>
        </w:del>
        <w:del w:id="77" w:author="Mandy Hollmann" w:date="2020-12-09T08:27:00Z">
          <w:r w:rsidR="00E71027" w:rsidDel="00D653E8">
            <w:rPr>
              <w:rFonts w:ascii="Times New Roman" w:hAnsi="Times New Roman" w:cs="Times New Roman"/>
              <w:lang w:val="en-US"/>
            </w:rPr>
            <w:delText xml:space="preserve"> </w:delText>
          </w:r>
        </w:del>
      </w:ins>
      <w:del w:id="78" w:author="Mandy Hollmann" w:date="2020-12-09T08:27:00Z">
        <w:r w:rsidR="00F6040C" w:rsidRPr="00F6040C" w:rsidDel="00D653E8">
          <w:rPr>
            <w:rFonts w:ascii="Times New Roman" w:hAnsi="Times New Roman" w:cs="Times New Roman"/>
            <w:lang w:val="en-US"/>
          </w:rPr>
          <w:delText>I would be happy to join the community at HHL Leipzig</w:delText>
        </w:r>
        <w:r w:rsidR="00F6040C" w:rsidDel="00D653E8">
          <w:rPr>
            <w:rFonts w:ascii="Times New Roman" w:hAnsi="Times New Roman" w:cs="Times New Roman"/>
            <w:lang w:val="en-US"/>
          </w:rPr>
          <w:delText xml:space="preserve">, </w:delText>
        </w:r>
        <w:r w:rsidR="00F6040C" w:rsidRPr="00F6040C" w:rsidDel="00D653E8">
          <w:rPr>
            <w:rFonts w:ascii="Times New Roman" w:hAnsi="Times New Roman" w:cs="Times New Roman"/>
            <w:lang w:val="en-US"/>
          </w:rPr>
          <w:delText>full of international, diverse and motivated fellow student</w:delText>
        </w:r>
        <w:r w:rsidR="00F6040C" w:rsidDel="00D653E8">
          <w:rPr>
            <w:rFonts w:ascii="Times New Roman" w:hAnsi="Times New Roman" w:cs="Times New Roman"/>
            <w:lang w:val="en-US"/>
          </w:rPr>
          <w:delText>s</w:delText>
        </w:r>
        <w:r w:rsidR="00F6040C" w:rsidRPr="00F6040C" w:rsidDel="00D653E8">
          <w:rPr>
            <w:rFonts w:ascii="Times New Roman" w:hAnsi="Times New Roman" w:cs="Times New Roman"/>
            <w:lang w:val="en-US"/>
          </w:rPr>
          <w:delText>.</w:delText>
        </w:r>
      </w:del>
    </w:p>
    <w:p w14:paraId="605C6D8D" w14:textId="58D564C3" w:rsidR="00F97A6E" w:rsidRPr="00AD4637" w:rsidDel="00D653E8" w:rsidRDefault="00F97A6E" w:rsidP="00F6040C">
      <w:pPr>
        <w:spacing w:after="0" w:line="240" w:lineRule="auto"/>
        <w:jc w:val="both"/>
        <w:rPr>
          <w:del w:id="79" w:author="Mandy Hollmann" w:date="2020-12-09T08:27:00Z"/>
          <w:rFonts w:ascii="Times New Roman" w:hAnsi="Times New Roman" w:cs="Times New Roman"/>
          <w:rPrChange w:id="80" w:author="Mandy Hollmann" w:date="2020-12-09T08:02:00Z">
            <w:rPr>
              <w:del w:id="81" w:author="Mandy Hollmann" w:date="2020-12-09T08:27:00Z"/>
              <w:rFonts w:ascii="Times New Roman" w:hAnsi="Times New Roman" w:cs="Times New Roman"/>
              <w:lang w:val="en-US"/>
            </w:rPr>
          </w:rPrChange>
        </w:rPr>
      </w:pPr>
    </w:p>
    <w:p w14:paraId="54E3B69A" w14:textId="312D8AAF" w:rsidR="00F97A6E" w:rsidDel="00D653E8" w:rsidRDefault="00F97A6E" w:rsidP="00F97A6E">
      <w:pPr>
        <w:spacing w:after="0" w:line="240" w:lineRule="auto"/>
        <w:jc w:val="both"/>
        <w:rPr>
          <w:del w:id="82" w:author="Mandy Hollmann" w:date="2020-12-09T08:27:00Z"/>
          <w:rFonts w:ascii="Times New Roman" w:hAnsi="Times New Roman" w:cs="Times New Roman"/>
          <w:lang w:val="en-GB"/>
        </w:rPr>
      </w:pPr>
      <w:del w:id="83" w:author="Mandy Hollmann" w:date="2020-12-09T08:27:00Z">
        <w:r w:rsidDel="00D653E8">
          <w:rPr>
            <w:rFonts w:ascii="Times New Roman" w:hAnsi="Times New Roman" w:cs="Times New Roman"/>
            <w:lang w:val="en-US"/>
          </w:rPr>
          <w:delText>I gained my first practical experiences as a Business Development Intern at</w:delText>
        </w:r>
        <w:r w:rsidDel="00D653E8">
          <w:rPr>
            <w:rFonts w:ascii="Times New Roman" w:hAnsi="Times New Roman" w:cs="Times New Roman"/>
            <w:lang w:val="en-GB"/>
          </w:rPr>
          <w:delText xml:space="preserve"> Helpling, a Startup that developed to </w:delText>
        </w:r>
        <w:r w:rsidRPr="00574A2F" w:rsidDel="00D653E8">
          <w:rPr>
            <w:rFonts w:ascii="Times New Roman" w:hAnsi="Times New Roman" w:cs="Times New Roman"/>
            <w:lang w:val="en-GB"/>
          </w:rPr>
          <w:delText>Europe's leading online marketplace for the procurement of household-related services</w:delText>
        </w:r>
        <w:r w:rsidDel="00D653E8">
          <w:rPr>
            <w:rFonts w:ascii="Times New Roman" w:hAnsi="Times New Roman" w:cs="Times New Roman"/>
            <w:lang w:val="en-GB"/>
          </w:rPr>
          <w:delText xml:space="preserve">, built in the Rocket-Internet environment in Berlin. </w:delText>
        </w:r>
        <w:r w:rsidRPr="00F97A6E" w:rsidDel="00D653E8">
          <w:rPr>
            <w:rFonts w:ascii="Times New Roman" w:hAnsi="Times New Roman" w:cs="Times New Roman"/>
            <w:lang w:val="en-GB"/>
          </w:rPr>
          <w:delText>I quickly understood that the contents I learned at the University of Magdeburg give me the necessary basics, but that the theory is often not applicable in practice because most models are simplified, and many factors often remain unconsidered.</w:delText>
        </w:r>
        <w:r w:rsidDel="00D653E8">
          <w:rPr>
            <w:rFonts w:ascii="Times New Roman" w:hAnsi="Times New Roman" w:cs="Times New Roman"/>
            <w:lang w:val="en-GB"/>
          </w:rPr>
          <w:delText xml:space="preserve"> </w:delText>
        </w:r>
        <w:r w:rsidRPr="00F54B9A" w:rsidDel="00D653E8">
          <w:rPr>
            <w:rFonts w:ascii="Times New Roman" w:hAnsi="Times New Roman" w:cs="Times New Roman"/>
            <w:lang w:val="en-GB"/>
          </w:rPr>
          <w:delText>HHL Leipzig</w:delText>
        </w:r>
        <w:r w:rsidDel="00D653E8">
          <w:rPr>
            <w:rFonts w:ascii="Times New Roman" w:hAnsi="Times New Roman" w:cs="Times New Roman"/>
            <w:lang w:val="en-GB"/>
          </w:rPr>
          <w:delText xml:space="preserve">, </w:delText>
        </w:r>
        <w:r w:rsidRPr="00F54B9A" w:rsidDel="00D653E8">
          <w:rPr>
            <w:rFonts w:ascii="Times New Roman" w:hAnsi="Times New Roman" w:cs="Times New Roman"/>
            <w:lang w:val="en-GB"/>
          </w:rPr>
          <w:delText>renowned worldwide for its excellent teaching, especially in the field of entrepreneurship</w:delText>
        </w:r>
        <w:r w:rsidDel="00D653E8">
          <w:rPr>
            <w:rFonts w:ascii="Times New Roman" w:hAnsi="Times New Roman" w:cs="Times New Roman"/>
            <w:lang w:val="en-GB"/>
          </w:rPr>
          <w:delText xml:space="preserve">, </w:delText>
        </w:r>
        <w:r w:rsidRPr="00F54B9A" w:rsidDel="00D653E8">
          <w:rPr>
            <w:rFonts w:ascii="Times New Roman" w:hAnsi="Times New Roman" w:cs="Times New Roman"/>
            <w:lang w:val="en-GB"/>
          </w:rPr>
          <w:delText xml:space="preserve">obviously has a different approach </w:delText>
        </w:r>
        <w:r w:rsidDel="00D653E8">
          <w:rPr>
            <w:rFonts w:ascii="Times New Roman" w:hAnsi="Times New Roman" w:cs="Times New Roman"/>
            <w:lang w:val="en-GB"/>
          </w:rPr>
          <w:delText>to this knowledge transfer</w:delText>
        </w:r>
        <w:r w:rsidRPr="00F54B9A" w:rsidDel="00D653E8">
          <w:rPr>
            <w:rFonts w:ascii="Times New Roman" w:hAnsi="Times New Roman" w:cs="Times New Roman"/>
            <w:lang w:val="en-GB"/>
          </w:rPr>
          <w:delText>. Evidence are the numerous companies that have emerged from the direct environment of the business school</w:delText>
        </w:r>
        <w:r w:rsidDel="00D653E8">
          <w:rPr>
            <w:rFonts w:ascii="Times New Roman" w:hAnsi="Times New Roman" w:cs="Times New Roman"/>
            <w:lang w:val="en-GB"/>
          </w:rPr>
          <w:delText xml:space="preserve">, like trivago, the better ventures group or Mister Spex. </w:delText>
        </w:r>
      </w:del>
      <w:ins w:id="84" w:author="David Döbele" w:date="2020-12-08T20:21:00Z">
        <w:del w:id="85" w:author="Mandy Hollmann" w:date="2020-12-09T08:13:00Z">
          <w:r w:rsidR="00E71027" w:rsidDel="00056258">
            <w:rPr>
              <w:rFonts w:ascii="Times New Roman" w:hAnsi="Times New Roman" w:cs="Times New Roman"/>
              <w:lang w:val="en-GB"/>
            </w:rPr>
            <w:delText xml:space="preserve">Workshop VC ...  </w:delText>
          </w:r>
          <w:r w:rsidR="00E71027" w:rsidRPr="00E71027" w:rsidDel="00056258">
            <w:rPr>
              <w:rFonts w:ascii="Times New Roman" w:hAnsi="Times New Roman" w:cs="Times New Roman"/>
              <w:lang w:val="en-GB"/>
            </w:rPr>
            <w:sym w:font="Wingdings" w:char="F0E0"/>
          </w:r>
          <w:r w:rsidR="00E71027" w:rsidDel="00056258">
            <w:rPr>
              <w:rFonts w:ascii="Times New Roman" w:hAnsi="Times New Roman" w:cs="Times New Roman"/>
              <w:lang w:val="en-GB"/>
            </w:rPr>
            <w:delText xml:space="preserve"> </w:delText>
          </w:r>
        </w:del>
      </w:ins>
      <w:del w:id="86" w:author="Mandy Hollmann" w:date="2020-12-09T08:14:00Z">
        <w:r w:rsidDel="00056258">
          <w:rPr>
            <w:rFonts w:ascii="Times New Roman" w:hAnsi="Times New Roman" w:cs="Times New Roman"/>
            <w:lang w:val="en-GB"/>
          </w:rPr>
          <w:delText>A</w:delText>
        </w:r>
      </w:del>
      <w:del w:id="87" w:author="Mandy Hollmann" w:date="2020-12-09T08:27:00Z">
        <w:r w:rsidDel="00D653E8">
          <w:rPr>
            <w:rFonts w:ascii="Times New Roman" w:hAnsi="Times New Roman" w:cs="Times New Roman"/>
            <w:lang w:val="en-GB"/>
          </w:rPr>
          <w:delText xml:space="preserve">s a pro-active hands-on person, the master’s in management at HHL Leipzig Graduate School of Management is the perfect fit for me. </w:delText>
        </w:r>
      </w:del>
    </w:p>
    <w:p w14:paraId="3EE11FDE" w14:textId="3B2E3364" w:rsidR="00F97A6E" w:rsidRPr="00F97A6E" w:rsidDel="00D653E8" w:rsidRDefault="00F97A6E" w:rsidP="00F6040C">
      <w:pPr>
        <w:spacing w:after="0" w:line="240" w:lineRule="auto"/>
        <w:jc w:val="both"/>
        <w:rPr>
          <w:del w:id="88" w:author="Mandy Hollmann" w:date="2020-12-09T08:27:00Z"/>
          <w:rFonts w:ascii="Times New Roman" w:hAnsi="Times New Roman" w:cs="Times New Roman"/>
          <w:lang w:val="en-GB"/>
        </w:rPr>
      </w:pPr>
    </w:p>
    <w:p w14:paraId="5D904D08" w14:textId="75860048" w:rsidR="00574A2F" w:rsidDel="00D653E8" w:rsidRDefault="00F6040C" w:rsidP="00E71027">
      <w:pPr>
        <w:spacing w:after="0" w:line="240" w:lineRule="auto"/>
        <w:jc w:val="both"/>
        <w:rPr>
          <w:del w:id="89" w:author="Mandy Hollmann" w:date="2020-12-09T08:27:00Z"/>
          <w:rFonts w:ascii="Times" w:eastAsia="Malgun Gothic" w:hAnsi="Times" w:cs="Noto Nastaliq Urdu"/>
          <w:lang w:val="en-US"/>
        </w:rPr>
      </w:pPr>
      <w:del w:id="90" w:author="Mandy Hollmann" w:date="2020-12-09T08:27:00Z">
        <w:r w:rsidDel="00D653E8">
          <w:rPr>
            <w:rFonts w:ascii="Times New Roman" w:hAnsi="Times New Roman" w:cs="Times New Roman"/>
            <w:lang w:val="en-US"/>
          </w:rPr>
          <w:delText>Af</w:delText>
        </w:r>
        <w:r w:rsidR="00F97A6E" w:rsidDel="00D653E8">
          <w:rPr>
            <w:rFonts w:ascii="Times New Roman" w:hAnsi="Times New Roman" w:cs="Times New Roman"/>
            <w:lang w:val="en-US"/>
          </w:rPr>
          <w:delText>t</w:delText>
        </w:r>
        <w:r w:rsidDel="00D653E8">
          <w:rPr>
            <w:rFonts w:ascii="Times New Roman" w:hAnsi="Times New Roman" w:cs="Times New Roman"/>
            <w:lang w:val="en-US"/>
          </w:rPr>
          <w:delText xml:space="preserve">er completing my studies in </w:delText>
        </w:r>
        <w:r w:rsidR="00055F84" w:rsidDel="00D653E8">
          <w:rPr>
            <w:rFonts w:ascii="Times New Roman" w:hAnsi="Times New Roman" w:cs="Times New Roman"/>
            <w:lang w:val="en-US"/>
          </w:rPr>
          <w:delText>February 2021,</w:delText>
        </w:r>
        <w:r w:rsidDel="00D653E8">
          <w:rPr>
            <w:rFonts w:ascii="Times New Roman" w:hAnsi="Times New Roman" w:cs="Times New Roman"/>
            <w:lang w:val="en-US"/>
          </w:rPr>
          <w:delText xml:space="preserve"> I</w:delText>
        </w:r>
        <w:r w:rsidR="00574A2F" w:rsidDel="00D653E8">
          <w:rPr>
            <w:rFonts w:ascii="Times New Roman" w:hAnsi="Times New Roman" w:cs="Times New Roman"/>
            <w:lang w:val="en-US"/>
          </w:rPr>
          <w:delText xml:space="preserve"> </w:delText>
        </w:r>
        <w:r w:rsidR="00574A2F" w:rsidRPr="00D57398" w:rsidDel="00D653E8">
          <w:rPr>
            <w:rFonts w:ascii="Times New Roman" w:hAnsi="Times New Roman" w:cs="Times New Roman"/>
            <w:lang w:val="en-GB"/>
          </w:rPr>
          <w:delText xml:space="preserve">will complete two internships before autumn next year. On the one hand, I am planning an internship in the corporate strategy of VfB Stuttgart 1893 AG. This is at the time of application still uncertain, since the </w:delText>
        </w:r>
        <w:r w:rsidR="00574A2F" w:rsidDel="00D653E8">
          <w:rPr>
            <w:rFonts w:ascii="Times New Roman" w:hAnsi="Times New Roman" w:cs="Times New Roman"/>
            <w:lang w:val="en-GB"/>
          </w:rPr>
          <w:delText>football club</w:delText>
        </w:r>
        <w:r w:rsidR="00574A2F" w:rsidRPr="00D57398" w:rsidDel="00D653E8">
          <w:rPr>
            <w:rFonts w:ascii="Times New Roman" w:hAnsi="Times New Roman" w:cs="Times New Roman"/>
            <w:lang w:val="en-GB"/>
          </w:rPr>
          <w:delText xml:space="preserve"> must re-evaluate its current situation due to the COVID</w:delText>
        </w:r>
        <w:r w:rsidR="00574A2F" w:rsidDel="00D653E8">
          <w:rPr>
            <w:rFonts w:ascii="Times New Roman" w:hAnsi="Times New Roman" w:cs="Times New Roman"/>
            <w:lang w:val="en-GB"/>
          </w:rPr>
          <w:delText>-</w:delText>
        </w:r>
        <w:r w:rsidR="00574A2F" w:rsidRPr="00D57398" w:rsidDel="00D653E8">
          <w:rPr>
            <w:rFonts w:ascii="Times New Roman" w:hAnsi="Times New Roman" w:cs="Times New Roman"/>
            <w:lang w:val="en-GB"/>
          </w:rPr>
          <w:delText>19</w:delText>
        </w:r>
        <w:r w:rsidR="00574A2F" w:rsidDel="00D653E8">
          <w:rPr>
            <w:rFonts w:ascii="Times New Roman" w:hAnsi="Times New Roman" w:cs="Times New Roman"/>
            <w:lang w:val="en-GB"/>
          </w:rPr>
          <w:delText>-</w:delText>
        </w:r>
        <w:r w:rsidR="00574A2F" w:rsidRPr="00D57398" w:rsidDel="00D653E8">
          <w:rPr>
            <w:rFonts w:ascii="Times New Roman" w:hAnsi="Times New Roman" w:cs="Times New Roman"/>
            <w:lang w:val="en-GB"/>
          </w:rPr>
          <w:delText>pandemic. This internship would be an excellent opportunity for me to apply my previous experiences from the internship at Helpling and the knowledge I gained during my studies in practice to a product I am very enthusiastic about and know very well. On the other hand, I would like to gain first experiences in Mergers and Acquisitions Advisory before I start my studies at HHL in Leipzig.</w:delText>
        </w:r>
      </w:del>
    </w:p>
    <w:p w14:paraId="39FF2F35" w14:textId="30C5C557" w:rsidR="00E71027" w:rsidDel="00D653E8" w:rsidRDefault="00E71027" w:rsidP="00F6040C">
      <w:pPr>
        <w:spacing w:after="0" w:line="240" w:lineRule="auto"/>
        <w:jc w:val="both"/>
        <w:rPr>
          <w:ins w:id="91" w:author="David Döbele" w:date="2020-12-08T20:16:00Z"/>
          <w:del w:id="92" w:author="Mandy Hollmann" w:date="2020-12-09T08:27:00Z"/>
          <w:rFonts w:ascii="Times" w:eastAsia="Malgun Gothic" w:hAnsi="Times" w:cs="Noto Nastaliq Urdu"/>
          <w:lang w:val="en-US"/>
        </w:rPr>
      </w:pPr>
    </w:p>
    <w:p w14:paraId="3303440E" w14:textId="0CFD11D1" w:rsidR="00D653E8" w:rsidRPr="00D653E8" w:rsidDel="00D653E8" w:rsidRDefault="00D653E8" w:rsidP="00F6040C">
      <w:pPr>
        <w:spacing w:after="0" w:line="240" w:lineRule="auto"/>
        <w:jc w:val="both"/>
        <w:rPr>
          <w:ins w:id="93" w:author="David Döbele" w:date="2020-12-08T20:16:00Z"/>
          <w:del w:id="94" w:author="Mandy Hollmann" w:date="2020-12-09T08:18:00Z"/>
          <w:rFonts w:ascii="Times" w:hAnsi="Times"/>
          <w:lang w:val="en-US"/>
          <w:rPrChange w:id="95" w:author="Mandy Hollmann" w:date="2020-12-09T08:18:00Z">
            <w:rPr>
              <w:ins w:id="96" w:author="David Döbele" w:date="2020-12-08T20:16:00Z"/>
              <w:del w:id="97" w:author="Mandy Hollmann" w:date="2020-12-09T08:18:00Z"/>
              <w:rFonts w:ascii="Times" w:hAnsi="Times"/>
              <w:lang w:val="en-GB"/>
            </w:rPr>
          </w:rPrChange>
        </w:rPr>
      </w:pPr>
    </w:p>
    <w:p w14:paraId="03E80D64" w14:textId="63A12A15" w:rsidR="00574A2F" w:rsidDel="00D653E8" w:rsidRDefault="00E71027" w:rsidP="00F6040C">
      <w:pPr>
        <w:spacing w:line="240" w:lineRule="auto"/>
        <w:jc w:val="both"/>
        <w:rPr>
          <w:del w:id="98" w:author="Mandy Hollmann" w:date="2020-12-09T08:27:00Z"/>
          <w:rFonts w:ascii="Times" w:eastAsia="Malgun Gothic" w:hAnsi="Times" w:cs="Noto Nastaliq Urdu"/>
          <w:lang w:val="en-US"/>
        </w:rPr>
      </w:pPr>
      <w:ins w:id="99" w:author="David Döbele" w:date="2020-12-08T20:22:00Z">
        <w:del w:id="100" w:author="Mandy Hollmann" w:date="2020-12-09T08:18:00Z">
          <w:r w:rsidDel="00D653E8">
            <w:rPr>
              <w:rFonts w:ascii="Times" w:eastAsia="Malgun Gothic" w:hAnsi="Times" w:cs="Noto Nastaliq Urdu"/>
              <w:lang w:val="en-US"/>
            </w:rPr>
            <w:delText>Cousin-</w:delText>
          </w:r>
          <w:r w:rsidRPr="00E71027" w:rsidDel="00D653E8">
            <w:rPr>
              <w:rFonts w:ascii="Times" w:eastAsia="Malgun Gothic" w:hAnsi="Times" w:cs="Noto Nastaliq Urdu"/>
              <w:lang w:val="en-US"/>
            </w:rPr>
            <w:sym w:font="Wingdings" w:char="F0E0"/>
          </w:r>
          <w:r w:rsidDel="00D653E8">
            <w:rPr>
              <w:rFonts w:ascii="Times" w:eastAsia="Malgun Gothic" w:hAnsi="Times" w:cs="Noto Nastaliq Urdu"/>
              <w:lang w:val="en-US"/>
            </w:rPr>
            <w:delText xml:space="preserve"> </w:delText>
          </w:r>
        </w:del>
      </w:ins>
    </w:p>
    <w:p w14:paraId="785674DD" w14:textId="697FA3F3" w:rsidR="0093616E" w:rsidDel="00D653E8" w:rsidRDefault="00574A2F" w:rsidP="00E71027">
      <w:pPr>
        <w:spacing w:after="0" w:line="240" w:lineRule="auto"/>
        <w:jc w:val="both"/>
        <w:rPr>
          <w:ins w:id="101" w:author="David Döbele" w:date="2020-12-08T20:16:00Z"/>
          <w:del w:id="102" w:author="Mandy Hollmann" w:date="2020-12-09T08:27:00Z"/>
          <w:rFonts w:ascii="Times" w:eastAsia="Malgun Gothic" w:hAnsi="Times" w:cs="Noto Nastaliq Urdu"/>
          <w:lang w:val="en-US"/>
        </w:rPr>
      </w:pPr>
      <w:del w:id="103" w:author="Mandy Hollmann" w:date="2020-12-09T08:27:00Z">
        <w:r w:rsidRPr="00574A2F" w:rsidDel="00D653E8">
          <w:rPr>
            <w:rFonts w:ascii="Times" w:eastAsia="Malgun Gothic" w:hAnsi="Times" w:cs="Noto Nastaliq Urdu"/>
            <w:lang w:val="en-US"/>
          </w:rPr>
          <w:delText xml:space="preserve">Conversely, I believe to be a competitive candidate for this </w:delText>
        </w:r>
        <w:r w:rsidDel="00D653E8">
          <w:rPr>
            <w:rFonts w:ascii="Times" w:eastAsia="Malgun Gothic" w:hAnsi="Times" w:cs="Noto Nastaliq Urdu"/>
            <w:lang w:val="en-US"/>
          </w:rPr>
          <w:delText xml:space="preserve">program. As the first person to go to university from an east-german family, I would be very proud and honored to </w:delText>
        </w:r>
        <w:r w:rsidR="00DA42CA" w:rsidDel="00D653E8">
          <w:rPr>
            <w:rFonts w:ascii="Times" w:eastAsia="Malgun Gothic" w:hAnsi="Times" w:cs="Noto Nastaliq Urdu"/>
            <w:lang w:val="en-US"/>
          </w:rPr>
          <w:delText xml:space="preserve">finalize my business studies at the prestigious HHL Leipzig in the heart of the east-german region that made me the person I am today </w:delText>
        </w:r>
        <w:r w:rsidR="00DA42CA" w:rsidRPr="00DA42CA" w:rsidDel="00D653E8">
          <w:rPr>
            <w:rFonts w:ascii="Times" w:eastAsia="Malgun Gothic" w:hAnsi="Times" w:cs="Noto Nastaliq Urdu"/>
            <w:lang w:val="en-US"/>
          </w:rPr>
          <w:delText>and to which I feel so strongly connected</w:delText>
        </w:r>
        <w:r w:rsidR="00DA42CA" w:rsidDel="00D653E8">
          <w:rPr>
            <w:rFonts w:ascii="Times" w:eastAsia="Malgun Gothic" w:hAnsi="Times" w:cs="Noto Nastaliq Urdu"/>
            <w:lang w:val="en-US"/>
          </w:rPr>
          <w:delText xml:space="preserve">. I believe in a united Germany. That is why I am member at Legatum e.V., a non-profit organization, founded with the </w:delText>
        </w:r>
        <w:r w:rsidR="00DA42CA" w:rsidRPr="00574A2F" w:rsidDel="00D653E8">
          <w:rPr>
            <w:rFonts w:ascii="Times" w:eastAsia="Malgun Gothic" w:hAnsi="Times" w:cs="Noto Nastaliq Urdu"/>
            <w:lang w:val="en-US"/>
          </w:rPr>
          <w:delText>mission is to promote East German talent with the long-term goal of seeing more East Germans in leadership positions in Germany</w:delText>
        </w:r>
        <w:r w:rsidR="00DA42CA" w:rsidDel="00D653E8">
          <w:rPr>
            <w:rFonts w:ascii="Times" w:eastAsia="Malgun Gothic" w:hAnsi="Times" w:cs="Noto Nastaliq Urdu"/>
            <w:lang w:val="en-US"/>
          </w:rPr>
          <w:delText xml:space="preserve">, founded </w:delText>
        </w:r>
        <w:r w:rsidR="00DA42CA" w:rsidRPr="00DA42CA" w:rsidDel="00D653E8">
          <w:rPr>
            <w:rFonts w:ascii="Times" w:eastAsia="Malgun Gothic" w:hAnsi="Times" w:cs="Noto Nastaliq Urdu"/>
            <w:lang w:val="en-US"/>
          </w:rPr>
          <w:delText>among others by an HHL alumnus, Dr. Joe Boden</w:delText>
        </w:r>
        <w:r w:rsidR="00DA42CA" w:rsidDel="00D653E8">
          <w:rPr>
            <w:rFonts w:ascii="Times" w:eastAsia="Malgun Gothic" w:hAnsi="Times" w:cs="Noto Nastaliq Urdu"/>
            <w:lang w:val="en-US"/>
          </w:rPr>
          <w:delText xml:space="preserve">. </w:delText>
        </w:r>
        <w:r w:rsidDel="00D653E8">
          <w:rPr>
            <w:rFonts w:ascii="Times" w:eastAsia="Malgun Gothic" w:hAnsi="Times" w:cs="Noto Nastaliq Urdu"/>
            <w:lang w:val="en-US"/>
          </w:rPr>
          <w:delText xml:space="preserve">I remain compassionate about the </w:delText>
        </w:r>
        <w:r w:rsidR="00DA42CA" w:rsidRPr="00DA42CA" w:rsidDel="00D653E8">
          <w:rPr>
            <w:rFonts w:ascii="Times" w:eastAsia="Malgun Gothic" w:hAnsi="Times" w:cs="Noto Nastaliq Urdu"/>
            <w:lang w:val="en-US"/>
          </w:rPr>
          <w:delText xml:space="preserve">equal starting conditions for a career, regardless of </w:delText>
        </w:r>
        <w:r w:rsidR="00055F84" w:rsidDel="00D653E8">
          <w:rPr>
            <w:rFonts w:ascii="Times" w:eastAsia="Malgun Gothic" w:hAnsi="Times" w:cs="Noto Nastaliq Urdu"/>
            <w:lang w:val="en-US"/>
          </w:rPr>
          <w:delText xml:space="preserve">the </w:delText>
        </w:r>
        <w:r w:rsidR="00DA42CA" w:rsidRPr="00DA42CA" w:rsidDel="00D653E8">
          <w:rPr>
            <w:rFonts w:ascii="Times" w:eastAsia="Malgun Gothic" w:hAnsi="Times" w:cs="Noto Nastaliq Urdu"/>
            <w:lang w:val="en-US"/>
          </w:rPr>
          <w:delText>place of birth</w:delText>
        </w:r>
        <w:r w:rsidR="00DA42CA" w:rsidDel="00D653E8">
          <w:rPr>
            <w:rFonts w:ascii="Times" w:eastAsia="Malgun Gothic" w:hAnsi="Times" w:cs="Noto Nastaliq Urdu"/>
            <w:lang w:val="en-US"/>
          </w:rPr>
          <w:delText xml:space="preserve">. </w:delText>
        </w:r>
      </w:del>
    </w:p>
    <w:p w14:paraId="05D152D4" w14:textId="60C19604" w:rsidR="00E71027" w:rsidRPr="003B6B0A" w:rsidDel="00D653E8" w:rsidRDefault="00E71027">
      <w:pPr>
        <w:spacing w:after="0" w:line="240" w:lineRule="auto"/>
        <w:jc w:val="both"/>
        <w:rPr>
          <w:del w:id="104" w:author="Mandy Hollmann" w:date="2020-12-09T08:27:00Z"/>
          <w:rFonts w:ascii="Times" w:eastAsia="Malgun Gothic" w:hAnsi="Times" w:cs="Noto Nastaliq Urdu"/>
          <w:lang w:val="en-US"/>
        </w:rPr>
        <w:pPrChange w:id="105" w:author="David Döbele" w:date="2020-12-08T20:16:00Z">
          <w:pPr>
            <w:spacing w:line="240" w:lineRule="auto"/>
            <w:jc w:val="both"/>
          </w:pPr>
        </w:pPrChange>
      </w:pPr>
    </w:p>
    <w:p w14:paraId="0F17FCF6" w14:textId="214EC3B7" w:rsidR="00E71027" w:rsidDel="00D653E8" w:rsidRDefault="00574A2F" w:rsidP="00F6040C">
      <w:pPr>
        <w:spacing w:line="240" w:lineRule="auto"/>
        <w:jc w:val="both"/>
        <w:rPr>
          <w:ins w:id="106" w:author="David Döbele" w:date="2020-12-08T20:24:00Z"/>
          <w:del w:id="107" w:author="Mandy Hollmann" w:date="2020-12-09T08:21:00Z"/>
          <w:rFonts w:ascii="Times" w:eastAsia="Malgun Gothic" w:hAnsi="Times" w:cs="Noto Nastaliq Urdu"/>
          <w:lang w:val="en-US"/>
        </w:rPr>
      </w:pPr>
      <w:del w:id="108" w:author="Mandy Hollmann" w:date="2020-12-09T08:27:00Z">
        <w:r w:rsidRPr="003B6B0A" w:rsidDel="00D653E8">
          <w:rPr>
            <w:rFonts w:ascii="Times" w:eastAsia="Malgun Gothic" w:hAnsi="Times" w:cs="Noto Nastaliq Urdu"/>
            <w:lang w:val="en-US"/>
          </w:rPr>
          <w:delText>I beli</w:delText>
        </w:r>
        <w:r w:rsidR="001C54F0" w:rsidDel="00D653E8">
          <w:rPr>
            <w:rFonts w:ascii="Times" w:eastAsia="Malgun Gothic" w:hAnsi="Times" w:cs="Noto Nastaliq Urdu"/>
            <w:lang w:val="en-US"/>
          </w:rPr>
          <w:delText>e</w:delText>
        </w:r>
        <w:r w:rsidRPr="003B6B0A" w:rsidDel="00D653E8">
          <w:rPr>
            <w:rFonts w:ascii="Times" w:eastAsia="Malgun Gothic" w:hAnsi="Times" w:cs="Noto Nastaliq Urdu"/>
            <w:lang w:val="en-US"/>
          </w:rPr>
          <w:delText>ve that my skills, experience and social awareness will enable me to become a well-rounded leader in the management</w:delText>
        </w:r>
        <w:r w:rsidR="00F317C7" w:rsidDel="00D653E8">
          <w:rPr>
            <w:rFonts w:ascii="Times" w:eastAsia="Malgun Gothic" w:hAnsi="Times" w:cs="Noto Nastaliq Urdu"/>
            <w:lang w:val="en-US"/>
          </w:rPr>
          <w:delText xml:space="preserve"> area</w:delText>
        </w:r>
        <w:r w:rsidRPr="003B6B0A" w:rsidDel="00D653E8">
          <w:rPr>
            <w:rFonts w:ascii="Times" w:eastAsia="Malgun Gothic" w:hAnsi="Times" w:cs="Noto Nastaliq Urdu"/>
            <w:lang w:val="en-US"/>
          </w:rPr>
          <w:delText xml:space="preserve">. </w:delText>
        </w:r>
      </w:del>
      <w:ins w:id="109" w:author="David Döbele" w:date="2020-12-08T20:24:00Z">
        <w:del w:id="110" w:author="Mandy Hollmann" w:date="2020-12-09T08:21:00Z">
          <w:r w:rsidR="00E71027" w:rsidDel="00D653E8">
            <w:rPr>
              <w:rFonts w:ascii="Times" w:eastAsia="Malgun Gothic" w:hAnsi="Times" w:cs="Noto Nastaliq Urdu"/>
              <w:lang w:val="en-US"/>
            </w:rPr>
            <w:delText>I particiary see myself in ….</w:delText>
          </w:r>
        </w:del>
      </w:ins>
    </w:p>
    <w:p w14:paraId="49446C81" w14:textId="65B700FF" w:rsidR="00E71027" w:rsidDel="00D653E8" w:rsidRDefault="00E71027" w:rsidP="00F6040C">
      <w:pPr>
        <w:spacing w:line="240" w:lineRule="auto"/>
        <w:jc w:val="both"/>
        <w:rPr>
          <w:ins w:id="111" w:author="David Döbele" w:date="2020-12-08T20:25:00Z"/>
          <w:del w:id="112" w:author="Mandy Hollmann" w:date="2020-12-09T08:27:00Z"/>
          <w:rFonts w:ascii="Times" w:eastAsia="Malgun Gothic" w:hAnsi="Times" w:cs="Noto Nastaliq Urdu"/>
          <w:lang w:val="en-US"/>
        </w:rPr>
      </w:pPr>
    </w:p>
    <w:p w14:paraId="27CE43B0" w14:textId="438780B8" w:rsidR="00574A2F" w:rsidDel="00D653E8" w:rsidRDefault="00574A2F" w:rsidP="00F6040C">
      <w:pPr>
        <w:spacing w:line="240" w:lineRule="auto"/>
        <w:jc w:val="both"/>
        <w:rPr>
          <w:del w:id="113" w:author="Mandy Hollmann" w:date="2020-12-09T08:27:00Z"/>
          <w:rFonts w:ascii="Times" w:eastAsia="Malgun Gothic" w:hAnsi="Times" w:cs="Noto Nastaliq Urdu"/>
          <w:lang w:val="en-US"/>
        </w:rPr>
      </w:pPr>
      <w:del w:id="114" w:author="Mandy Hollmann" w:date="2020-12-09T08:27:00Z">
        <w:r w:rsidRPr="003B6B0A" w:rsidDel="00D653E8">
          <w:rPr>
            <w:rFonts w:ascii="Times" w:eastAsia="Malgun Gothic" w:hAnsi="Times" w:cs="Noto Nastaliq Urdu"/>
            <w:lang w:val="en-US"/>
          </w:rPr>
          <w:delText xml:space="preserve">I am convinced that joining the </w:delText>
        </w:r>
        <w:r w:rsidR="00F317C7" w:rsidDel="00D653E8">
          <w:rPr>
            <w:rFonts w:ascii="Times" w:eastAsia="Malgun Gothic" w:hAnsi="Times" w:cs="Noto Nastaliq Urdu"/>
            <w:lang w:val="en-US"/>
          </w:rPr>
          <w:delText>master’s in management</w:delText>
        </w:r>
        <w:r w:rsidRPr="003B6B0A" w:rsidDel="00D653E8">
          <w:rPr>
            <w:rFonts w:ascii="Times" w:eastAsia="Malgun Gothic" w:hAnsi="Times" w:cs="Noto Nastaliq Urdu"/>
            <w:lang w:val="en-US"/>
          </w:rPr>
          <w:delText xml:space="preserve"> program at</w:delText>
        </w:r>
        <w:r w:rsidR="00F317C7" w:rsidDel="00D653E8">
          <w:rPr>
            <w:rFonts w:ascii="Times" w:eastAsia="Malgun Gothic" w:hAnsi="Times" w:cs="Noto Nastaliq Urdu"/>
            <w:lang w:val="en-US"/>
          </w:rPr>
          <w:delText xml:space="preserve"> HHL Leipzig</w:delText>
        </w:r>
        <w:r w:rsidRPr="003B6B0A" w:rsidDel="00D653E8">
          <w:rPr>
            <w:rFonts w:ascii="Times" w:eastAsia="Malgun Gothic" w:hAnsi="Times" w:cs="Noto Nastaliq Urdu"/>
            <w:lang w:val="en-US"/>
          </w:rPr>
          <w:delText xml:space="preserve"> </w:delText>
        </w:r>
        <w:r w:rsidR="001C54F0" w:rsidDel="00D653E8">
          <w:rPr>
            <w:rFonts w:ascii="Times" w:eastAsia="Malgun Gothic" w:hAnsi="Times" w:cs="Noto Nastaliq Urdu"/>
            <w:lang w:val="en-US"/>
          </w:rPr>
          <w:delText xml:space="preserve">Graduate School of Management </w:delText>
        </w:r>
        <w:r w:rsidRPr="003B6B0A" w:rsidDel="00D653E8">
          <w:rPr>
            <w:rFonts w:ascii="Times" w:eastAsia="Malgun Gothic" w:hAnsi="Times" w:cs="Noto Nastaliq Urdu"/>
            <w:lang w:val="en-US"/>
          </w:rPr>
          <w:delText xml:space="preserve">will take me one step closer </w:delText>
        </w:r>
        <w:r w:rsidR="00F317C7" w:rsidRPr="003B6B0A" w:rsidDel="00D653E8">
          <w:rPr>
            <w:rFonts w:ascii="Times" w:eastAsia="Malgun Gothic" w:hAnsi="Times" w:cs="Noto Nastaliq Urdu"/>
            <w:lang w:val="en-US"/>
          </w:rPr>
          <w:delText>realiz</w:delText>
        </w:r>
        <w:r w:rsidR="00F317C7" w:rsidDel="00D653E8">
          <w:rPr>
            <w:rFonts w:ascii="Times" w:eastAsia="Malgun Gothic" w:hAnsi="Times" w:cs="Noto Nastaliq Urdu"/>
            <w:lang w:val="en-US"/>
          </w:rPr>
          <w:delText>i</w:delText>
        </w:r>
        <w:r w:rsidR="00F317C7" w:rsidRPr="003B6B0A" w:rsidDel="00D653E8">
          <w:rPr>
            <w:rFonts w:ascii="Times" w:eastAsia="Malgun Gothic" w:hAnsi="Times" w:cs="Noto Nastaliq Urdu"/>
            <w:lang w:val="en-US"/>
          </w:rPr>
          <w:delText>ng</w:delText>
        </w:r>
        <w:r w:rsidRPr="003B6B0A" w:rsidDel="00D653E8">
          <w:rPr>
            <w:rFonts w:ascii="Times" w:eastAsia="Malgun Gothic" w:hAnsi="Times" w:cs="Noto Nastaliq Urdu"/>
            <w:lang w:val="en-US"/>
          </w:rPr>
          <w:delText xml:space="preserve"> this long-term vision. </w:delText>
        </w:r>
        <w:r w:rsidR="00F6040C" w:rsidRPr="003B6B0A" w:rsidDel="00D653E8">
          <w:rPr>
            <w:rFonts w:ascii="Times" w:eastAsia="Malgun Gothic" w:hAnsi="Times" w:cs="Noto Nastaliq Urdu"/>
            <w:lang w:val="en-GB"/>
          </w:rPr>
          <w:delText>Thank you for considering my application.</w:delText>
        </w:r>
      </w:del>
    </w:p>
    <w:p w14:paraId="2F078517" w14:textId="4061E797" w:rsidR="00F317C7" w:rsidDel="00D653E8" w:rsidRDefault="00F317C7" w:rsidP="00F6040C">
      <w:pPr>
        <w:spacing w:line="240" w:lineRule="auto"/>
        <w:jc w:val="both"/>
        <w:rPr>
          <w:del w:id="115" w:author="Mandy Hollmann" w:date="2020-12-09T08:27:00Z"/>
          <w:rFonts w:ascii="Times" w:eastAsia="Malgun Gothic" w:hAnsi="Times" w:cs="Noto Nastaliq Urdu"/>
          <w:lang w:val="en-US"/>
        </w:rPr>
      </w:pPr>
    </w:p>
    <w:p w14:paraId="4E898824" w14:textId="655174B6" w:rsidR="00F317C7" w:rsidDel="00D653E8" w:rsidRDefault="00F317C7" w:rsidP="00F6040C">
      <w:pPr>
        <w:spacing w:line="240" w:lineRule="auto"/>
        <w:jc w:val="both"/>
        <w:rPr>
          <w:del w:id="116" w:author="Mandy Hollmann" w:date="2020-12-09T08:27:00Z"/>
          <w:rFonts w:ascii="Times" w:eastAsia="Malgun Gothic" w:hAnsi="Times" w:cs="Noto Nastaliq Urdu"/>
          <w:lang w:val="en-US"/>
        </w:rPr>
      </w:pPr>
      <w:del w:id="117" w:author="Mandy Hollmann" w:date="2020-12-09T08:27:00Z">
        <w:r w:rsidDel="00D653E8">
          <w:rPr>
            <w:rFonts w:ascii="Times" w:eastAsia="Malgun Gothic" w:hAnsi="Times" w:cs="Noto Nastaliq Urdu"/>
            <w:lang w:val="en-US"/>
          </w:rPr>
          <w:delText xml:space="preserve">Sincerely, </w:delText>
        </w:r>
      </w:del>
    </w:p>
    <w:p w14:paraId="0D389D2E" w14:textId="77777777" w:rsidR="0093616E" w:rsidRPr="001C54F0" w:rsidDel="00D653E8" w:rsidRDefault="0093616E" w:rsidP="0093616E">
      <w:pPr>
        <w:autoSpaceDE w:val="0"/>
        <w:autoSpaceDN w:val="0"/>
        <w:adjustRightInd w:val="0"/>
        <w:spacing w:after="0" w:line="360" w:lineRule="auto"/>
        <w:jc w:val="both"/>
        <w:rPr>
          <w:del w:id="118" w:author="Mandy Hollmann" w:date="2020-12-09T08:22:00Z"/>
          <w:rFonts w:ascii="Times" w:eastAsia="Malgun Gothic" w:hAnsi="Times" w:cs="Noto Nastaliq Urdu"/>
          <w:lang w:val="en-US"/>
        </w:rPr>
      </w:pPr>
    </w:p>
    <w:p w14:paraId="4FF2A7DB" w14:textId="5A658152" w:rsidR="00F6040C" w:rsidRPr="00D653E8" w:rsidDel="00D653E8" w:rsidRDefault="00055F84" w:rsidP="00D653E8">
      <w:pPr>
        <w:rPr>
          <w:del w:id="119" w:author="Mandy Hollmann" w:date="2020-12-09T08:22:00Z"/>
          <w:rFonts w:ascii="Times" w:eastAsia="Malgun Gothic" w:hAnsi="Times" w:cs="Noto Nastaliq Urdu"/>
          <w:rPrChange w:id="120" w:author="Mandy Hollmann" w:date="2020-12-09T08:22:00Z">
            <w:rPr>
              <w:del w:id="121" w:author="Mandy Hollmann" w:date="2020-12-09T08:22:00Z"/>
            </w:rPr>
          </w:rPrChange>
        </w:rPr>
        <w:pPrChange w:id="122" w:author="Mandy Hollmann" w:date="2020-12-09T08:22:00Z">
          <w:pPr>
            <w:pStyle w:val="Listenabsatz"/>
            <w:numPr>
              <w:numId w:val="2"/>
            </w:numPr>
            <w:autoSpaceDE w:val="0"/>
            <w:autoSpaceDN w:val="0"/>
            <w:adjustRightInd w:val="0"/>
            <w:spacing w:after="0" w:line="360" w:lineRule="auto"/>
            <w:ind w:hanging="360"/>
            <w:jc w:val="both"/>
          </w:pPr>
        </w:pPrChange>
      </w:pPr>
      <w:del w:id="123" w:author="Mandy Hollmann" w:date="2020-12-09T08:22:00Z">
        <w:r w:rsidRPr="00D653E8" w:rsidDel="00D653E8">
          <w:rPr>
            <w:rFonts w:ascii="Times" w:eastAsia="Malgun Gothic" w:hAnsi="Times" w:cs="Noto Nastaliq Urdu"/>
            <w:rPrChange w:id="124" w:author="Mandy Hollmann" w:date="2020-12-09T08:22:00Z">
              <w:rPr/>
            </w:rPrChange>
          </w:rPr>
          <w:delText>Karriereziele</w:delText>
        </w:r>
      </w:del>
    </w:p>
    <w:p w14:paraId="2B1E549A" w14:textId="690B2792" w:rsidR="00F6040C" w:rsidRPr="00F6040C" w:rsidDel="00D653E8" w:rsidRDefault="00F676F8" w:rsidP="00D653E8">
      <w:pPr>
        <w:rPr>
          <w:del w:id="125" w:author="Mandy Hollmann" w:date="2020-12-09T08:22:00Z"/>
        </w:rPr>
        <w:pPrChange w:id="126" w:author="Mandy Hollmann" w:date="2020-12-09T08:22:00Z">
          <w:pPr>
            <w:pStyle w:val="Listenabsatz"/>
            <w:numPr>
              <w:numId w:val="2"/>
            </w:numPr>
            <w:autoSpaceDE w:val="0"/>
            <w:autoSpaceDN w:val="0"/>
            <w:adjustRightInd w:val="0"/>
            <w:spacing w:after="0" w:line="360" w:lineRule="auto"/>
            <w:ind w:hanging="360"/>
            <w:jc w:val="both"/>
          </w:pPr>
        </w:pPrChange>
      </w:pPr>
      <w:del w:id="127" w:author="Mandy Hollmann" w:date="2020-12-09T08:22:00Z">
        <w:r w:rsidRPr="00F6040C" w:rsidDel="00D653E8">
          <w:delText>Sohn meiner Patentante mit dem ich aufgewachsen bin an der HHL war und sei ausdr</w:delText>
        </w:r>
        <w:r w:rsidR="00055F84" w:rsidDel="00D653E8">
          <w:delText>ü</w:delText>
        </w:r>
        <w:r w:rsidRPr="00F6040C" w:rsidDel="00D653E8">
          <w:delText>ck</w:delText>
        </w:r>
        <w:r w:rsidR="00055F84" w:rsidDel="00D653E8">
          <w:delText xml:space="preserve">lich </w:delText>
        </w:r>
        <w:r w:rsidRPr="00F6040C" w:rsidDel="00D653E8">
          <w:delText>empfiehlt</w:delText>
        </w:r>
      </w:del>
    </w:p>
    <w:p w14:paraId="45A05BD5" w14:textId="5C02EA78" w:rsidR="00F6040C" w:rsidDel="00D653E8" w:rsidRDefault="00F676F8" w:rsidP="00D653E8">
      <w:pPr>
        <w:rPr>
          <w:del w:id="128" w:author="Mandy Hollmann" w:date="2020-12-09T08:22:00Z"/>
        </w:rPr>
        <w:pPrChange w:id="129" w:author="Mandy Hollmann" w:date="2020-12-09T08:22:00Z">
          <w:pPr>
            <w:pStyle w:val="Listenabsatz"/>
            <w:numPr>
              <w:numId w:val="2"/>
            </w:numPr>
            <w:autoSpaceDE w:val="0"/>
            <w:autoSpaceDN w:val="0"/>
            <w:adjustRightInd w:val="0"/>
            <w:spacing w:after="0" w:line="360" w:lineRule="auto"/>
            <w:ind w:hanging="360"/>
            <w:jc w:val="both"/>
          </w:pPr>
        </w:pPrChange>
      </w:pPr>
      <w:del w:id="130" w:author="Mandy Hollmann" w:date="2020-12-09T08:22:00Z">
        <w:r w:rsidRPr="00F6040C" w:rsidDel="00D653E8">
          <w:delText xml:space="preserve">Schreiben, </w:delText>
        </w:r>
        <w:r w:rsidR="00055F84" w:rsidRPr="00F6040C" w:rsidDel="00D653E8">
          <w:delText>dass</w:delText>
        </w:r>
        <w:r w:rsidRPr="00F6040C" w:rsidDel="00D653E8">
          <w:delText xml:space="preserve"> mein Auslandssemester Corona-bedingt abgesagt wurde </w:delText>
        </w:r>
      </w:del>
    </w:p>
    <w:p w14:paraId="33EFC396" w14:textId="0758E834" w:rsidR="00452D12" w:rsidDel="00D653E8" w:rsidRDefault="00F6040C" w:rsidP="00D653E8">
      <w:pPr>
        <w:rPr>
          <w:del w:id="131" w:author="Mandy Hollmann" w:date="2020-12-09T08:22:00Z"/>
        </w:rPr>
        <w:pPrChange w:id="132" w:author="Mandy Hollmann" w:date="2020-12-09T08:22:00Z">
          <w:pPr>
            <w:pStyle w:val="Listenabsatz"/>
            <w:numPr>
              <w:ilvl w:val="1"/>
              <w:numId w:val="2"/>
            </w:numPr>
            <w:autoSpaceDE w:val="0"/>
            <w:autoSpaceDN w:val="0"/>
            <w:adjustRightInd w:val="0"/>
            <w:spacing w:after="0" w:line="360" w:lineRule="auto"/>
            <w:ind w:left="1440" w:hanging="360"/>
            <w:jc w:val="both"/>
          </w:pPr>
        </w:pPrChange>
      </w:pPr>
      <w:del w:id="133" w:author="Mandy Hollmann" w:date="2020-12-09T08:22:00Z">
        <w:r w:rsidRPr="00F6040C" w:rsidDel="00D653E8">
          <w:delText>Interessante Partner Unis (Stellenbosch)</w:delText>
        </w:r>
      </w:del>
    </w:p>
    <w:p w14:paraId="102F16BB" w14:textId="7AFDE556" w:rsidR="001C54F0" w:rsidDel="00D653E8" w:rsidRDefault="001C54F0" w:rsidP="00D653E8">
      <w:pPr>
        <w:rPr>
          <w:del w:id="134" w:author="Mandy Hollmann" w:date="2020-12-09T08:22:00Z"/>
        </w:rPr>
        <w:pPrChange w:id="135" w:author="Mandy Hollmann" w:date="2020-12-09T08:22:00Z">
          <w:pPr>
            <w:pStyle w:val="Listenabsatz"/>
            <w:numPr>
              <w:numId w:val="2"/>
            </w:numPr>
            <w:autoSpaceDE w:val="0"/>
            <w:autoSpaceDN w:val="0"/>
            <w:adjustRightInd w:val="0"/>
            <w:spacing w:after="0" w:line="360" w:lineRule="auto"/>
            <w:ind w:hanging="360"/>
            <w:jc w:val="both"/>
          </w:pPr>
        </w:pPrChange>
      </w:pPr>
      <w:del w:id="136" w:author="Mandy Hollmann" w:date="2020-12-09T08:22:00Z">
        <w:r w:rsidDel="00D653E8">
          <w:delText>Anschrift</w:delText>
        </w:r>
      </w:del>
    </w:p>
    <w:p w14:paraId="7987B11D" w14:textId="79540FF2" w:rsidR="001C54F0" w:rsidRPr="00F6040C" w:rsidRDefault="001C54F0" w:rsidP="00D653E8">
      <w:pPr>
        <w:pPrChange w:id="137" w:author="Mandy Hollmann" w:date="2020-12-09T08:22:00Z">
          <w:pPr>
            <w:pStyle w:val="Listenabsatz"/>
            <w:numPr>
              <w:numId w:val="2"/>
            </w:numPr>
            <w:autoSpaceDE w:val="0"/>
            <w:autoSpaceDN w:val="0"/>
            <w:adjustRightInd w:val="0"/>
            <w:spacing w:after="0" w:line="360" w:lineRule="auto"/>
            <w:ind w:hanging="360"/>
            <w:jc w:val="both"/>
          </w:pPr>
        </w:pPrChange>
      </w:pPr>
      <w:del w:id="138" w:author="Mandy Hollmann" w:date="2020-12-09T08:22:00Z">
        <w:r w:rsidDel="00D653E8">
          <w:delText>Format</w:delText>
        </w:r>
      </w:del>
    </w:p>
    <w:sectPr w:rsidR="001C54F0" w:rsidRPr="00F6040C" w:rsidSect="00E71027">
      <w:pgSz w:w="11900" w:h="16840"/>
      <w:pgMar w:top="1021" w:right="1418" w:bottom="1021" w:left="1418" w:header="709" w:footer="709" w:gutter="0"/>
      <w:cols w:space="708"/>
      <w:docGrid w:linePitch="360"/>
      <w:sectPrChange w:id="139" w:author="David Döbele" w:date="2020-12-08T20:25:00Z">
        <w:sectPr w:rsidR="001C54F0" w:rsidRPr="00F6040C" w:rsidSect="00E71027">
          <w:pgMar w:top="1021" w:right="1418" w:bottom="340" w:left="1418"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w:altName w:val="﷽﷽﷽﷽﷽﷽Word"/>
    <w:panose1 w:val="00000500000000020000"/>
    <w:charset w:val="00"/>
    <w:family w:val="auto"/>
    <w:pitch w:val="variable"/>
    <w:sig w:usb0="E00002FF" w:usb1="5000205A"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Noto Nastaliq Urdu">
    <w:altName w:val="﷽﷽﷽﷽﷽﷽﷽﷽taliq Urdu"/>
    <w:panose1 w:val="020B0502040504020204"/>
    <w:charset w:val="B2"/>
    <w:family w:val="swiss"/>
    <w:pitch w:val="variable"/>
    <w:sig w:usb0="80002003" w:usb1="8000204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DB31FDB"/>
    <w:multiLevelType w:val="hybridMultilevel"/>
    <w:tmpl w:val="983821F0"/>
    <w:lvl w:ilvl="0" w:tplc="178CBCE8">
      <w:start w:val="2005"/>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BAA3A1A"/>
    <w:multiLevelType w:val="hybridMultilevel"/>
    <w:tmpl w:val="BD98E294"/>
    <w:lvl w:ilvl="0" w:tplc="FDF43D52">
      <w:start w:val="2005"/>
      <w:numFmt w:val="bullet"/>
      <w:lvlText w:val="-"/>
      <w:lvlJc w:val="left"/>
      <w:pPr>
        <w:ind w:left="720" w:hanging="360"/>
      </w:pPr>
      <w:rPr>
        <w:rFonts w:ascii="Times" w:eastAsia="Malgun Gothic" w:hAnsi="Times" w:cs="Noto Nastaliq Urdu"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Döbele">
    <w15:presenceInfo w15:providerId="AD" w15:userId="S::david.doebele@pumpkincareeres.onmicrosoft.com::9046cfa8-3fc7-4052-9daa-75c97e906e36"/>
  </w15:person>
  <w15:person w15:author="Mandy Hollmann">
    <w15:presenceInfo w15:providerId="Windows Live" w15:userId="85a0872ddddb42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70"/>
    <w:rsid w:val="00055F84"/>
    <w:rsid w:val="00056258"/>
    <w:rsid w:val="001B10CE"/>
    <w:rsid w:val="001C54F0"/>
    <w:rsid w:val="00350446"/>
    <w:rsid w:val="00360211"/>
    <w:rsid w:val="003B6B0A"/>
    <w:rsid w:val="00452D12"/>
    <w:rsid w:val="004F3D4B"/>
    <w:rsid w:val="00574A2F"/>
    <w:rsid w:val="005F47D6"/>
    <w:rsid w:val="006E0DF6"/>
    <w:rsid w:val="00893D70"/>
    <w:rsid w:val="0093616E"/>
    <w:rsid w:val="009531F9"/>
    <w:rsid w:val="00A113FD"/>
    <w:rsid w:val="00AD4637"/>
    <w:rsid w:val="00B62EAA"/>
    <w:rsid w:val="00BC4C46"/>
    <w:rsid w:val="00C32FED"/>
    <w:rsid w:val="00C91FCB"/>
    <w:rsid w:val="00D445EF"/>
    <w:rsid w:val="00D57398"/>
    <w:rsid w:val="00D653E8"/>
    <w:rsid w:val="00DA42CA"/>
    <w:rsid w:val="00E71027"/>
    <w:rsid w:val="00F317C7"/>
    <w:rsid w:val="00F54B9A"/>
    <w:rsid w:val="00F6040C"/>
    <w:rsid w:val="00F676F8"/>
    <w:rsid w:val="00F97A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527335"/>
  <w15:chartTrackingRefBased/>
  <w15:docId w15:val="{1A044F05-DE69-6A46-8A45-9B8416F1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10CE"/>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C4C46"/>
    <w:pPr>
      <w:ind w:left="720"/>
      <w:contextualSpacing/>
    </w:pPr>
  </w:style>
  <w:style w:type="paragraph" w:styleId="Sprechblasentext">
    <w:name w:val="Balloon Text"/>
    <w:basedOn w:val="Standard"/>
    <w:link w:val="SprechblasentextZchn"/>
    <w:uiPriority w:val="99"/>
    <w:semiHidden/>
    <w:unhideWhenUsed/>
    <w:rsid w:val="00E7102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E71027"/>
    <w:rPr>
      <w:rFonts w:ascii="Times New Roman" w:hAnsi="Times New Roman" w:cs="Times New Roman"/>
      <w:sz w:val="18"/>
      <w:szCs w:val="18"/>
    </w:rPr>
  </w:style>
  <w:style w:type="paragraph" w:styleId="StandardWeb">
    <w:name w:val="Normal (Web)"/>
    <w:basedOn w:val="Standard"/>
    <w:uiPriority w:val="99"/>
    <w:semiHidden/>
    <w:unhideWhenUsed/>
    <w:rsid w:val="00D653E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653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20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1727</Words>
  <Characters>10881</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Hollmann</dc:creator>
  <cp:keywords/>
  <dc:description/>
  <cp:lastModifiedBy>Mandy Hollmann</cp:lastModifiedBy>
  <cp:revision>2</cp:revision>
  <dcterms:created xsi:type="dcterms:W3CDTF">2020-12-09T07:28:00Z</dcterms:created>
  <dcterms:modified xsi:type="dcterms:W3CDTF">2020-12-09T07:28:00Z</dcterms:modified>
</cp:coreProperties>
</file>