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77A1" w14:textId="77777777" w:rsidR="00711B79" w:rsidRDefault="00711B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10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685"/>
        <w:gridCol w:w="567"/>
        <w:gridCol w:w="851"/>
        <w:gridCol w:w="1276"/>
        <w:gridCol w:w="708"/>
        <w:gridCol w:w="1418"/>
        <w:gridCol w:w="260"/>
        <w:gridCol w:w="7"/>
        <w:gridCol w:w="20"/>
      </w:tblGrid>
      <w:tr w:rsidR="00711B79" w:rsidRPr="00997A5C" w14:paraId="7A233D01" w14:textId="77777777" w:rsidTr="00506822">
        <w:trPr>
          <w:trHeight w:val="20"/>
        </w:trPr>
        <w:tc>
          <w:tcPr>
            <w:tcW w:w="10206" w:type="dxa"/>
            <w:gridSpan w:val="10"/>
            <w:vAlign w:val="bottom"/>
          </w:tcPr>
          <w:p w14:paraId="07CE4F7B" w14:textId="11EAEA10" w:rsidR="00711B79" w:rsidRPr="00997A5C" w:rsidRDefault="002941AD" w:rsidP="000D6F0A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Luis Keul</w:t>
            </w:r>
          </w:p>
          <w:p w14:paraId="77C5CBAA" w14:textId="641E75CF" w:rsidR="00711B79" w:rsidRPr="00E73D10" w:rsidRDefault="002941AD" w:rsidP="00E73D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Bachstraße 7, </w:t>
            </w:r>
            <w:r w:rsidR="005814BD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56424 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Staudt</w:t>
            </w:r>
            <w:r w:rsidR="00E73D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</w:t>
            </w:r>
            <w:r w:rsidR="0078367C">
              <w:rPr>
                <w:rFonts w:ascii="Times New Roman" w:eastAsia="Times New Roman" w:hAnsi="Times New Roman" w:cs="Times New Roman"/>
                <w:sz w:val="20"/>
                <w:szCs w:val="20"/>
              </w:rPr>
              <w:t>Lbkeul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@</w:t>
            </w:r>
            <w:r w:rsidR="0078367C">
              <w:rPr>
                <w:rFonts w:ascii="Times New Roman" w:eastAsia="Times New Roman" w:hAnsi="Times New Roman" w:cs="Times New Roman"/>
                <w:sz w:val="20"/>
                <w:szCs w:val="20"/>
              </w:rPr>
              <w:t>icloud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.com | +49</w:t>
            </w:r>
            <w:r w:rsidR="007836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152</w:t>
            </w:r>
            <w:r w:rsidR="007836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29989960</w:t>
            </w:r>
          </w:p>
        </w:tc>
      </w:tr>
      <w:tr w:rsidR="00711B79" w:rsidRPr="00997A5C" w14:paraId="4CF11A10" w14:textId="77777777" w:rsidTr="00506822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34E84022" w14:textId="77777777" w:rsidR="00711B79" w:rsidRPr="00997A5C" w:rsidRDefault="00156E9A" w:rsidP="00997A5C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711B79" w:rsidRPr="00997A5C" w14:paraId="4A7F9D44" w14:textId="77777777" w:rsidTr="00506822">
        <w:trPr>
          <w:trHeight w:val="340"/>
        </w:trPr>
        <w:tc>
          <w:tcPr>
            <w:tcW w:w="7797" w:type="dxa"/>
            <w:gridSpan w:val="5"/>
            <w:tcBorders>
              <w:top w:val="single" w:sz="4" w:space="0" w:color="000000"/>
            </w:tcBorders>
            <w:vAlign w:val="bottom"/>
          </w:tcPr>
          <w:p w14:paraId="5881BD1D" w14:textId="2E9F9977" w:rsidR="00711B79" w:rsidRPr="00997A5C" w:rsidRDefault="00292C4B" w:rsidP="00997A5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Frankfurt School of Finance &amp; Management</w:t>
            </w:r>
          </w:p>
        </w:tc>
        <w:tc>
          <w:tcPr>
            <w:tcW w:w="2409" w:type="dxa"/>
            <w:gridSpan w:val="5"/>
            <w:tcBorders>
              <w:top w:val="single" w:sz="4" w:space="0" w:color="000000"/>
            </w:tcBorders>
            <w:vAlign w:val="bottom"/>
          </w:tcPr>
          <w:p w14:paraId="0440F18F" w14:textId="77777777" w:rsidR="00711B79" w:rsidRPr="00997A5C" w:rsidRDefault="00156E9A" w:rsidP="00997A5C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711B79" w:rsidRPr="00997A5C" w14:paraId="77840D4B" w14:textId="77777777" w:rsidTr="00506822">
        <w:trPr>
          <w:trHeight w:val="20"/>
        </w:trPr>
        <w:tc>
          <w:tcPr>
            <w:tcW w:w="7797" w:type="dxa"/>
            <w:gridSpan w:val="5"/>
            <w:vAlign w:val="bottom"/>
          </w:tcPr>
          <w:p w14:paraId="1CC11AE3" w14:textId="74704D5A" w:rsidR="00711B79" w:rsidRPr="00997A5C" w:rsidRDefault="00156E9A" w:rsidP="00997A5C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B.Sc. in </w:t>
            </w:r>
            <w:r w:rsidR="008C0F61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Business Administration</w:t>
            </w:r>
            <w:r w:rsidR="005C36F1"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(geplant, </w:t>
            </w:r>
            <w:r w:rsidR="003D5E3C"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Vertrag </w:t>
            </w:r>
            <w:r w:rsidR="00FD371D"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bereits </w:t>
            </w:r>
            <w:r w:rsidR="003D5E3C"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unterschrieben</w:t>
            </w:r>
            <w:r w:rsidR="005C36F1"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</w:p>
        </w:tc>
        <w:tc>
          <w:tcPr>
            <w:tcW w:w="2409" w:type="dxa"/>
            <w:gridSpan w:val="5"/>
            <w:vAlign w:val="bottom"/>
          </w:tcPr>
          <w:p w14:paraId="3731407F" w14:textId="4FE8FB62" w:rsidR="00711B79" w:rsidRPr="00997A5C" w:rsidRDefault="00156E9A" w:rsidP="00997A5C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03/2029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11B79" w:rsidRPr="00997A5C" w14:paraId="7963360B" w14:textId="77777777" w:rsidTr="00506822">
        <w:trPr>
          <w:trHeight w:val="340"/>
        </w:trPr>
        <w:tc>
          <w:tcPr>
            <w:tcW w:w="5670" w:type="dxa"/>
            <w:gridSpan w:val="3"/>
            <w:vAlign w:val="bottom"/>
          </w:tcPr>
          <w:p w14:paraId="3D3D3846" w14:textId="2E9147C8" w:rsidR="00711B79" w:rsidRPr="00997A5C" w:rsidRDefault="00292C4B" w:rsidP="00997A5C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Mons-Tabor-Gymnasium</w:t>
            </w:r>
          </w:p>
        </w:tc>
        <w:tc>
          <w:tcPr>
            <w:tcW w:w="4536" w:type="dxa"/>
            <w:gridSpan w:val="7"/>
            <w:vAlign w:val="bottom"/>
          </w:tcPr>
          <w:p w14:paraId="70A4B290" w14:textId="3D362837" w:rsidR="00711B79" w:rsidRPr="00997A5C" w:rsidRDefault="00292C4B" w:rsidP="00997A5C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Montabaur</w:t>
            </w:r>
          </w:p>
        </w:tc>
      </w:tr>
      <w:tr w:rsidR="00711B79" w:rsidRPr="00997A5C" w14:paraId="5CA0E0FE" w14:textId="77777777" w:rsidTr="00506822">
        <w:trPr>
          <w:trHeight w:val="20"/>
        </w:trPr>
        <w:tc>
          <w:tcPr>
            <w:tcW w:w="5670" w:type="dxa"/>
            <w:gridSpan w:val="3"/>
            <w:vAlign w:val="bottom"/>
          </w:tcPr>
          <w:p w14:paraId="6E1D4E63" w14:textId="5DF4D93C" w:rsidR="00711B79" w:rsidRPr="00997A5C" w:rsidRDefault="00156E9A" w:rsidP="00997A5C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  <w:r w:rsidR="004B171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gridSpan w:val="7"/>
            <w:vAlign w:val="bottom"/>
          </w:tcPr>
          <w:p w14:paraId="755518AF" w14:textId="118C3F95" w:rsidR="00711B79" w:rsidRPr="00997A5C" w:rsidRDefault="00156E9A" w:rsidP="00997A5C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711B79" w:rsidRPr="00997A5C" w14:paraId="25982532" w14:textId="77777777" w:rsidTr="00506822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59AB8EF5" w14:textId="77777777" w:rsidR="00711B79" w:rsidRPr="00997A5C" w:rsidRDefault="00156E9A" w:rsidP="00997A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PRAKTISCHE ERFAHRUNGEN</w:t>
            </w:r>
          </w:p>
        </w:tc>
      </w:tr>
      <w:tr w:rsidR="00CC665D" w:rsidRPr="00997A5C" w14:paraId="6787F547" w14:textId="77777777" w:rsidTr="0050682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000000"/>
              <w:bottom w:val="nil"/>
              <w:right w:val="nil"/>
            </w:tcBorders>
            <w:vAlign w:val="bottom"/>
          </w:tcPr>
          <w:p w14:paraId="2C8EBC14" w14:textId="4176A534" w:rsidR="00CC665D" w:rsidRPr="00997A5C" w:rsidRDefault="00DB1A6A" w:rsidP="00CC665D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Strategic Service Consulting GmbH</w:t>
            </w:r>
          </w:p>
        </w:tc>
        <w:tc>
          <w:tcPr>
            <w:tcW w:w="368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20E9F" w14:textId="23C6A724" w:rsidR="00CC665D" w:rsidRPr="00997A5C" w:rsidRDefault="00CC665D" w:rsidP="00CC665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Berlin</w:t>
            </w:r>
          </w:p>
        </w:tc>
      </w:tr>
      <w:tr w:rsidR="00506822" w:rsidRPr="00997A5C" w14:paraId="55AF9A70" w14:textId="77777777" w:rsidTr="00506822">
        <w:trPr>
          <w:trHeight w:val="23"/>
        </w:trPr>
        <w:tc>
          <w:tcPr>
            <w:tcW w:w="850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0B446" w14:textId="353474CE" w:rsidR="00506822" w:rsidRPr="00997A5C" w:rsidRDefault="00506822" w:rsidP="00506822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Werkstudent</w:t>
            </w:r>
            <w:r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in der Strategieberatung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0DEC8" w14:textId="106B89EE" w:rsidR="00506822" w:rsidRPr="00997A5C" w:rsidRDefault="00506822" w:rsidP="00506822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 09/2025</w:t>
            </w:r>
          </w:p>
        </w:tc>
      </w:tr>
      <w:tr w:rsidR="00506822" w:rsidRPr="00997A5C" w14:paraId="2F723A4F" w14:textId="77777777" w:rsidTr="00506822">
        <w:trPr>
          <w:trHeight w:val="23"/>
        </w:trPr>
        <w:tc>
          <w:tcPr>
            <w:tcW w:w="1019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504E2" w14:textId="36281E1E" w:rsidR="00506822" w:rsidRPr="00506822" w:rsidRDefault="00506822" w:rsidP="00506822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Weiterführung des Projekts: Wachstumsprojekt für führenden Ostdeutschen Telekommunikationsanbieter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3119377B" w14:textId="77777777" w:rsidR="00506822" w:rsidRPr="00997A5C" w:rsidRDefault="00506822" w:rsidP="00506822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665D" w:rsidRPr="00997A5C" w14:paraId="5A56E094" w14:textId="77777777" w:rsidTr="00506822">
        <w:trPr>
          <w:trHeight w:val="340"/>
        </w:trPr>
        <w:tc>
          <w:tcPr>
            <w:tcW w:w="850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68114" w14:textId="7CDD019B" w:rsidR="00CC665D" w:rsidRDefault="00CC665D" w:rsidP="00CC665D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in der Strategieberatung</w:t>
            </w:r>
            <w:r w:rsidR="00E73D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– Verlängerung auf Wunsch des Arbeitgebers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2C5B0" w14:textId="153DB25C" w:rsidR="00CC665D" w:rsidRDefault="00CC665D" w:rsidP="00CC665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BA71F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/2025 – 0</w:t>
            </w:r>
            <w:r w:rsidR="00DB1A6A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FD2EF3" w:rsidRPr="00997A5C" w14:paraId="2F957588" w14:textId="77777777" w:rsidTr="00506822">
        <w:trPr>
          <w:trHeight w:val="23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89183" w14:textId="398DF13D" w:rsidR="00E139F1" w:rsidRPr="00E73D10" w:rsidRDefault="00FD2EF3" w:rsidP="00E139F1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Weiterführung 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des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Projekt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s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: Wachstumsprojekt für führenden Ostdeutschen Telekommunikationsanbieter</w:t>
            </w:r>
          </w:p>
          <w:p w14:paraId="1FD0F4BE" w14:textId="68B87290" w:rsidR="00E73D10" w:rsidRDefault="00E139F1" w:rsidP="00E73D10">
            <w:pPr>
              <w:pStyle w:val="Listenabsatz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Veröffentlichung 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eines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Whitepaper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s zu</w:t>
            </w:r>
            <w:r w:rsidR="00D9784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r </w:t>
            </w:r>
            <w:r w:rsidR="008B0AE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systematische</w:t>
            </w:r>
            <w:r w:rsidR="00D9784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n</w:t>
            </w:r>
            <w:r w:rsidR="008B0AE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Analyse</w:t>
            </w:r>
            <w:r w:rsidR="00D9784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 dem Vergleich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führende</w:t>
            </w:r>
            <w:r w:rsidR="008B0AE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r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ITSM-</w:t>
            </w:r>
            <w:r w:rsidR="008B0AE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Lösungen</w:t>
            </w:r>
          </w:p>
          <w:p w14:paraId="5D718962" w14:textId="36BD862B" w:rsidR="00DC09D1" w:rsidRPr="00E73D10" w:rsidRDefault="00DC09D1" w:rsidP="00E73D10">
            <w:pPr>
              <w:pStyle w:val="Listenabsatz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Stellvertretende Projektleitung</w:t>
            </w:r>
            <w:r w:rsidR="00E73D10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bei der Einführung eines ITFM-Systems bei führendem österreichischen Lebensmitteleinzelhändler</w:t>
            </w:r>
          </w:p>
          <w:p w14:paraId="31B9196E" w14:textId="5936A455" w:rsidR="008748C1" w:rsidRDefault="008748C1" w:rsidP="00E73D1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Aushilfe bei Erstellung der Kick-Off Präsentation</w:t>
            </w:r>
          </w:p>
          <w:p w14:paraId="0B97A65C" w14:textId="7F08832F" w:rsidR="008748C1" w:rsidRPr="00DC09D1" w:rsidRDefault="008748C1" w:rsidP="00E73D10">
            <w:pPr>
              <w:pStyle w:val="Listenabsatz"/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Kundenbetreuung und Durchführung von Abstimmungen mit Kunden</w:t>
            </w:r>
          </w:p>
          <w:p w14:paraId="574C924D" w14:textId="3735A71C" w:rsidR="00FD2EF3" w:rsidRPr="008748C1" w:rsidRDefault="008748C1" w:rsidP="00E73D1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Erstellung von Tasklisten für Fach-ITFM Consultants sowie deren Überprüfung</w:t>
            </w:r>
          </w:p>
        </w:tc>
      </w:tr>
      <w:tr w:rsidR="00CC665D" w:rsidRPr="00997A5C" w14:paraId="31ADCFF1" w14:textId="77777777" w:rsidTr="00506822">
        <w:trPr>
          <w:trHeight w:val="340"/>
        </w:trPr>
        <w:tc>
          <w:tcPr>
            <w:tcW w:w="8505" w:type="dxa"/>
            <w:gridSpan w:val="6"/>
            <w:vAlign w:val="bottom"/>
          </w:tcPr>
          <w:p w14:paraId="7E5A6AEC" w14:textId="4B4CDE07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in der Strategieberatung</w:t>
            </w:r>
          </w:p>
        </w:tc>
        <w:tc>
          <w:tcPr>
            <w:tcW w:w="1701" w:type="dxa"/>
            <w:gridSpan w:val="4"/>
            <w:vAlign w:val="bottom"/>
          </w:tcPr>
          <w:p w14:paraId="6DC4CB07" w14:textId="7EFCCF3F" w:rsidR="00CC665D" w:rsidRPr="00997A5C" w:rsidRDefault="00CC665D" w:rsidP="00CC665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01/2025 – 04/2025</w:t>
            </w:r>
          </w:p>
        </w:tc>
      </w:tr>
      <w:tr w:rsidR="00CC665D" w:rsidRPr="00997A5C" w14:paraId="1F2463BA" w14:textId="77777777" w:rsidTr="00506822">
        <w:trPr>
          <w:trHeight w:val="20"/>
        </w:trPr>
        <w:tc>
          <w:tcPr>
            <w:tcW w:w="10206" w:type="dxa"/>
            <w:gridSpan w:val="10"/>
            <w:vAlign w:val="bottom"/>
          </w:tcPr>
          <w:p w14:paraId="63BB725A" w14:textId="7DE59C78" w:rsidR="00E73D10" w:rsidRPr="00E73D10" w:rsidRDefault="00BA71F3" w:rsidP="00E73D10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Wachstumsprojekt</w:t>
            </w:r>
            <w:r w:rsidR="00FD2EF3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für </w:t>
            </w:r>
            <w:r w:rsidR="00E73D10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einen </w:t>
            </w:r>
            <w:r w:rsidR="00FD2EF3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führenden Ostdeutschen Telekommunikationsanbieter </w:t>
            </w:r>
          </w:p>
          <w:p w14:paraId="350E34C9" w14:textId="77777777" w:rsidR="00E73D10" w:rsidRDefault="00FD2EF3" w:rsidP="00E73D1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Ausgründung und Fusion bestehender Geschäftsfelder um durch eine 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Off-Balance Finanzierung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mithilfe externer Investoren weiter skalieren und neue Kundengruppen erschließen zu können sowie eine erweiterte Wertschöpfungstiefe zu erzielen</w:t>
            </w:r>
          </w:p>
          <w:p w14:paraId="67B74BD8" w14:textId="2ED10A77" w:rsidR="00E73D10" w:rsidRDefault="00CC665D" w:rsidP="00E73D1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Ermittlungen von </w:t>
            </w:r>
            <w:r w:rsidR="00DB1A6A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strategischen Optionen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 deren Aus</w:t>
            </w:r>
            <w:r w:rsidR="00DB1A6A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gründungs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potential</w:t>
            </w:r>
            <w:r w:rsidR="00E73D10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, 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Identifizierung von Investoren</w:t>
            </w:r>
            <w:r w:rsidR="0039019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(Long List)</w:t>
            </w:r>
            <w:r w:rsidR="009D60E5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,</w:t>
            </w:r>
            <w:r w:rsidR="00E73D10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Erstellung </w:t>
            </w:r>
            <w:r w:rsidR="00DB1A6A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eines DCF-Modells</w:t>
            </w:r>
            <w:r w:rsidR="009D60E5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</w:t>
            </w:r>
            <w:r w:rsidR="00BB6F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 w:rsidR="0077715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Erstellung sowie Kalkulation von Business-Cases</w:t>
            </w:r>
          </w:p>
          <w:p w14:paraId="417F8BC1" w14:textId="77777777" w:rsidR="00E73D10" w:rsidRDefault="00DB1A6A" w:rsidP="00E73D10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Value Engineering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Projekt 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für 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einen 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führenden deutschen Automobilhersteller</w:t>
            </w:r>
          </w:p>
          <w:p w14:paraId="2D1E1451" w14:textId="77777777" w:rsidR="00E73D10" w:rsidRDefault="00DB1A6A" w:rsidP="00E73D1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Strukturierung und Erstellung der Kick-Off Präsentation</w:t>
            </w:r>
          </w:p>
          <w:p w14:paraId="04A09297" w14:textId="78AD5836" w:rsidR="00CC665D" w:rsidRPr="00E73D10" w:rsidRDefault="00CC665D" w:rsidP="00E73D1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Strukturierte Aufbereitung und Analyse der </w:t>
            </w:r>
            <w:proofErr w:type="spellStart"/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Financials</w:t>
            </w:r>
            <w:proofErr w:type="spellEnd"/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sowie Ableitung </w:t>
            </w:r>
            <w:r w:rsidR="00DB1A6A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von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Key </w:t>
            </w:r>
            <w:proofErr w:type="spellStart"/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Findings</w:t>
            </w:r>
            <w:proofErr w:type="spellEnd"/>
          </w:p>
        </w:tc>
      </w:tr>
      <w:tr w:rsidR="00CC665D" w:rsidRPr="00997A5C" w14:paraId="051B09DD" w14:textId="77777777" w:rsidTr="00506822">
        <w:trPr>
          <w:trHeight w:val="340"/>
        </w:trPr>
        <w:tc>
          <w:tcPr>
            <w:tcW w:w="7797" w:type="dxa"/>
            <w:gridSpan w:val="5"/>
            <w:vAlign w:val="bottom"/>
          </w:tcPr>
          <w:p w14:paraId="5212AB3D" w14:textId="7157895C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GROFA Action Sports GmbH</w:t>
            </w:r>
          </w:p>
        </w:tc>
        <w:tc>
          <w:tcPr>
            <w:tcW w:w="2409" w:type="dxa"/>
            <w:gridSpan w:val="5"/>
            <w:vAlign w:val="bottom"/>
          </w:tcPr>
          <w:p w14:paraId="314026BE" w14:textId="30C1236A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Bad Camberg</w:t>
            </w:r>
          </w:p>
        </w:tc>
      </w:tr>
      <w:tr w:rsidR="00CC665D" w:rsidRPr="00997A5C" w14:paraId="1F0459D2" w14:textId="77777777" w:rsidTr="00506822">
        <w:trPr>
          <w:trHeight w:val="20"/>
        </w:trPr>
        <w:tc>
          <w:tcPr>
            <w:tcW w:w="7797" w:type="dxa"/>
            <w:gridSpan w:val="5"/>
            <w:vAlign w:val="bottom"/>
          </w:tcPr>
          <w:p w14:paraId="795617A8" w14:textId="0693B272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Mitarbeiter im Controlling</w:t>
            </w:r>
          </w:p>
        </w:tc>
        <w:tc>
          <w:tcPr>
            <w:tcW w:w="2409" w:type="dxa"/>
            <w:gridSpan w:val="5"/>
            <w:vAlign w:val="bottom"/>
          </w:tcPr>
          <w:p w14:paraId="76D686F5" w14:textId="23833ED9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10/2024 – 1</w:t>
            </w:r>
            <w:r w:rsidR="00DB1A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/2024</w:t>
            </w:r>
          </w:p>
        </w:tc>
      </w:tr>
      <w:tr w:rsidR="00CC665D" w:rsidRPr="00997A5C" w14:paraId="00BF24FB" w14:textId="77777777" w:rsidTr="00506822">
        <w:trPr>
          <w:trHeight w:val="57"/>
        </w:trPr>
        <w:tc>
          <w:tcPr>
            <w:tcW w:w="10206" w:type="dxa"/>
            <w:gridSpan w:val="10"/>
            <w:vAlign w:val="bottom"/>
          </w:tcPr>
          <w:p w14:paraId="04F687AA" w14:textId="5E9C946B" w:rsidR="00CC665D" w:rsidRPr="00E73D10" w:rsidRDefault="00CC665D" w:rsidP="00E73D10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Erstellung von Auftragsreports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, 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Mitarbeit bei der Budgetplanung für das kommende Geschäftsjahr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, GuV-Aufstellung</w:t>
            </w:r>
          </w:p>
        </w:tc>
      </w:tr>
      <w:tr w:rsidR="00CC665D" w:rsidRPr="00997A5C" w14:paraId="17AFBC21" w14:textId="77777777" w:rsidTr="00506822">
        <w:trPr>
          <w:trHeight w:val="340"/>
        </w:trPr>
        <w:tc>
          <w:tcPr>
            <w:tcW w:w="7797" w:type="dxa"/>
            <w:gridSpan w:val="5"/>
            <w:vAlign w:val="bottom"/>
          </w:tcPr>
          <w:p w14:paraId="3FFA68B5" w14:textId="4AFFFBE7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SCHUFA Holding AG</w:t>
            </w:r>
          </w:p>
        </w:tc>
        <w:tc>
          <w:tcPr>
            <w:tcW w:w="2409" w:type="dxa"/>
            <w:gridSpan w:val="5"/>
            <w:vAlign w:val="bottom"/>
          </w:tcPr>
          <w:p w14:paraId="048FB217" w14:textId="4D92F2FF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Wiesbaden</w:t>
            </w:r>
          </w:p>
        </w:tc>
      </w:tr>
      <w:tr w:rsidR="00CC665D" w:rsidRPr="00997A5C" w14:paraId="0C234D70" w14:textId="77777777" w:rsidTr="00506822">
        <w:trPr>
          <w:trHeight w:val="20"/>
        </w:trPr>
        <w:tc>
          <w:tcPr>
            <w:tcW w:w="7797" w:type="dxa"/>
            <w:gridSpan w:val="5"/>
            <w:vAlign w:val="bottom"/>
          </w:tcPr>
          <w:p w14:paraId="4BD0F210" w14:textId="6B316E9E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Praktikant im Controlling &amp; Accounting</w:t>
            </w:r>
          </w:p>
        </w:tc>
        <w:tc>
          <w:tcPr>
            <w:tcW w:w="2409" w:type="dxa"/>
            <w:gridSpan w:val="5"/>
            <w:vAlign w:val="bottom"/>
          </w:tcPr>
          <w:p w14:paraId="29E332DF" w14:textId="69A77198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09/2024 – </w:t>
            </w:r>
            <w:r w:rsidR="00DB1A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/2024</w:t>
            </w:r>
          </w:p>
        </w:tc>
      </w:tr>
      <w:tr w:rsidR="00CC665D" w:rsidRPr="00997A5C" w14:paraId="1832FB6D" w14:textId="77777777" w:rsidTr="00506822">
        <w:trPr>
          <w:trHeight w:val="20"/>
        </w:trPr>
        <w:tc>
          <w:tcPr>
            <w:tcW w:w="9923" w:type="dxa"/>
            <w:gridSpan w:val="7"/>
            <w:vAlign w:val="bottom"/>
          </w:tcPr>
          <w:p w14:paraId="465099B4" w14:textId="0E65377E" w:rsidR="00CC665D" w:rsidRPr="000D6F0A" w:rsidRDefault="00E73D10" w:rsidP="00CC665D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Optimierung des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Einsatz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es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von Praktikanten und Auszubildende</w:t>
            </w:r>
            <w:r w:rsidR="00CC665D" w:rsidRPr="00997A5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n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im Controlling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</w:p>
          <w:p w14:paraId="32B69990" w14:textId="1FA1CB6C" w:rsidR="00CC665D" w:rsidRPr="00E73D10" w:rsidRDefault="00CC665D" w:rsidP="00E73D10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Ermittlung und Buchung von Forderungsverlusten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sowie 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Vorbereitung und Durchführung von Budgetgesprächen</w:t>
            </w:r>
            <w:ins w:id="0" w:author="Luis Keul" w:date="2025-01-08T12:30:00Z">
              <w:r w:rsidRPr="00E73D10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val="de-DE"/>
                </w:rPr>
                <w:t xml:space="preserve"> </w:t>
              </w:r>
            </w:ins>
          </w:p>
        </w:tc>
        <w:tc>
          <w:tcPr>
            <w:tcW w:w="283" w:type="dxa"/>
            <w:gridSpan w:val="3"/>
            <w:vAlign w:val="bottom"/>
          </w:tcPr>
          <w:p w14:paraId="5E770CCD" w14:textId="017D7919" w:rsidR="00CC665D" w:rsidRPr="000D6F0A" w:rsidRDefault="00CC665D" w:rsidP="00CC665D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</w:p>
        </w:tc>
      </w:tr>
      <w:tr w:rsidR="00CC665D" w:rsidRPr="00997A5C" w14:paraId="1D56D1BA" w14:textId="77777777" w:rsidTr="00506822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092CF8F0" w14:textId="77777777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CC665D" w:rsidRPr="00997A5C" w14:paraId="31FCD1AD" w14:textId="77777777" w:rsidTr="00506822">
        <w:trPr>
          <w:trHeight w:val="340"/>
        </w:trPr>
        <w:tc>
          <w:tcPr>
            <w:tcW w:w="7797" w:type="dxa"/>
            <w:gridSpan w:val="5"/>
            <w:tcBorders>
              <w:top w:val="single" w:sz="4" w:space="0" w:color="000000"/>
            </w:tcBorders>
            <w:vAlign w:val="bottom"/>
          </w:tcPr>
          <w:p w14:paraId="26B88B70" w14:textId="1FE88233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Jugend forscht</w:t>
            </w:r>
          </w:p>
        </w:tc>
        <w:tc>
          <w:tcPr>
            <w:tcW w:w="2409" w:type="dxa"/>
            <w:gridSpan w:val="5"/>
            <w:tcBorders>
              <w:top w:val="single" w:sz="4" w:space="0" w:color="000000"/>
            </w:tcBorders>
            <w:vAlign w:val="bottom"/>
          </w:tcPr>
          <w:p w14:paraId="10CA0A60" w14:textId="4275BC0A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Remagen</w:t>
            </w:r>
          </w:p>
        </w:tc>
      </w:tr>
      <w:tr w:rsidR="00CC665D" w:rsidRPr="00997A5C" w14:paraId="451309E5" w14:textId="77777777" w:rsidTr="00506822">
        <w:trPr>
          <w:trHeight w:val="20"/>
        </w:trPr>
        <w:tc>
          <w:tcPr>
            <w:tcW w:w="7797" w:type="dxa"/>
            <w:gridSpan w:val="5"/>
            <w:vAlign w:val="bottom"/>
          </w:tcPr>
          <w:p w14:paraId="4B04BAA8" w14:textId="083F20DF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Teilnehmer in der Kategorie „Schüler experimentieren – Physik“</w:t>
            </w:r>
          </w:p>
        </w:tc>
        <w:tc>
          <w:tcPr>
            <w:tcW w:w="2409" w:type="dxa"/>
            <w:gridSpan w:val="5"/>
            <w:vAlign w:val="bottom"/>
          </w:tcPr>
          <w:p w14:paraId="0F798C96" w14:textId="1814EAC0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 – 02/2018</w:t>
            </w:r>
          </w:p>
        </w:tc>
      </w:tr>
      <w:tr w:rsidR="00CC665D" w:rsidRPr="00997A5C" w14:paraId="79E50EB3" w14:textId="77777777" w:rsidTr="00506822">
        <w:trPr>
          <w:trHeight w:val="20"/>
        </w:trPr>
        <w:tc>
          <w:tcPr>
            <w:tcW w:w="10183" w:type="dxa"/>
            <w:gridSpan w:val="8"/>
            <w:vAlign w:val="bottom"/>
          </w:tcPr>
          <w:p w14:paraId="5C7D969C" w14:textId="1553A4C7" w:rsidR="00CC665D" w:rsidRDefault="00CC665D" w:rsidP="00CC665D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Projekt: Selbstständige Herstellung von Flummis aus verschiedenen Materialien und Vergleich der erhaltenden Produkte dur</w:t>
            </w:r>
            <w:r w:rsidR="002423C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c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h selbst entwickelte Messmethoden</w:t>
            </w:r>
          </w:p>
          <w:p w14:paraId="03C06BDC" w14:textId="53CD82D1" w:rsidR="00CC665D" w:rsidRPr="00C31CD5" w:rsidRDefault="00E73D10" w:rsidP="00CC665D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2.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Platz</w:t>
            </w:r>
            <w:r w:rsidR="00CC665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Erhalt des MINT-Sonderpreises</w:t>
            </w:r>
            <w:r w:rsidR="00CC665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aufgrund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der </w:t>
            </w:r>
            <w:r w:rsidR="00CC665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Verknüpfung verschiedener naturwissenschaftlicher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Fächer</w:t>
            </w:r>
          </w:p>
          <w:p w14:paraId="555C4F6C" w14:textId="40A845A5" w:rsidR="00CC665D" w:rsidRPr="00DA4AFB" w:rsidRDefault="00CC665D" w:rsidP="00CC665D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Übernahme der Teamleitung, Verteilung der Aufgaben </w:t>
            </w:r>
          </w:p>
        </w:tc>
        <w:tc>
          <w:tcPr>
            <w:tcW w:w="23" w:type="dxa"/>
            <w:gridSpan w:val="2"/>
            <w:vAlign w:val="bottom"/>
          </w:tcPr>
          <w:p w14:paraId="066F60E6" w14:textId="6E176FBC" w:rsidR="00CC665D" w:rsidRPr="000D6F0A" w:rsidRDefault="00CC665D" w:rsidP="00CC665D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</w:p>
        </w:tc>
      </w:tr>
      <w:tr w:rsidR="00CC665D" w:rsidRPr="00997A5C" w14:paraId="0C88B8A8" w14:textId="77777777" w:rsidTr="00506822">
        <w:trPr>
          <w:trHeight w:val="510"/>
        </w:trPr>
        <w:tc>
          <w:tcPr>
            <w:tcW w:w="10206" w:type="dxa"/>
            <w:gridSpan w:val="10"/>
            <w:vAlign w:val="bottom"/>
          </w:tcPr>
          <w:p w14:paraId="53C6CBE3" w14:textId="2AE52804" w:rsidR="00CC665D" w:rsidRPr="00997A5C" w:rsidRDefault="00CC665D" w:rsidP="00CC665D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0D6F0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SPORTLICHE LEISTUNGEN</w:t>
            </w:r>
          </w:p>
        </w:tc>
      </w:tr>
      <w:tr w:rsidR="00CC665D" w:rsidRPr="00997A5C" w14:paraId="47BCE0B7" w14:textId="77777777" w:rsidTr="00506822">
        <w:trPr>
          <w:trHeight w:val="340"/>
        </w:trPr>
        <w:tc>
          <w:tcPr>
            <w:tcW w:w="5103" w:type="dxa"/>
            <w:gridSpan w:val="2"/>
            <w:vAlign w:val="bottom"/>
          </w:tcPr>
          <w:p w14:paraId="2ACF0186" w14:textId="0F65F3E8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r w:rsidRPr="000D6F0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RSG ’88 Montabaur </w:t>
            </w:r>
            <w:proofErr w:type="spellStart"/>
            <w:r w:rsidRPr="000D6F0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5103" w:type="dxa"/>
            <w:gridSpan w:val="8"/>
            <w:vAlign w:val="bottom"/>
          </w:tcPr>
          <w:p w14:paraId="28866AD3" w14:textId="2A2520B1" w:rsidR="00CC665D" w:rsidRPr="000D6F0A" w:rsidRDefault="00CC665D" w:rsidP="00CC665D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D6F0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Montabaur</w:t>
            </w:r>
          </w:p>
        </w:tc>
      </w:tr>
      <w:tr w:rsidR="00CC665D" w:rsidRPr="00997A5C" w14:paraId="516948E3" w14:textId="77777777" w:rsidTr="00506822">
        <w:trPr>
          <w:trHeight w:val="20"/>
        </w:trPr>
        <w:tc>
          <w:tcPr>
            <w:tcW w:w="5670" w:type="dxa"/>
            <w:gridSpan w:val="3"/>
            <w:vAlign w:val="bottom"/>
          </w:tcPr>
          <w:p w14:paraId="3068C365" w14:textId="2B4D937B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997A5C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Nachwuchsleistungssportler</w:t>
            </w:r>
            <w:proofErr w:type="spellEnd"/>
            <w:r w:rsidRPr="00997A5C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97A5C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997A5C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 Triathlon</w:t>
            </w:r>
          </w:p>
        </w:tc>
        <w:tc>
          <w:tcPr>
            <w:tcW w:w="4536" w:type="dxa"/>
            <w:gridSpan w:val="7"/>
            <w:vAlign w:val="bottom"/>
          </w:tcPr>
          <w:p w14:paraId="46053905" w14:textId="4F3D1545" w:rsidR="00CC665D" w:rsidRPr="000D6F0A" w:rsidRDefault="00CC665D" w:rsidP="00CC665D">
            <w:pPr>
              <w:pStyle w:val="Listenabsatz"/>
              <w:ind w:left="760"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02/2013</w:t>
            </w:r>
            <w:r w:rsidRPr="00997A5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09/</w:t>
            </w:r>
            <w:r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2021</w:t>
            </w:r>
          </w:p>
        </w:tc>
      </w:tr>
      <w:tr w:rsidR="00CC665D" w:rsidRPr="00997A5C" w14:paraId="7B50848B" w14:textId="77777777" w:rsidTr="00506822">
        <w:trPr>
          <w:trHeight w:val="20"/>
        </w:trPr>
        <w:tc>
          <w:tcPr>
            <w:tcW w:w="10206" w:type="dxa"/>
            <w:gridSpan w:val="10"/>
            <w:vAlign w:val="bottom"/>
          </w:tcPr>
          <w:p w14:paraId="44835E4B" w14:textId="42D1863A" w:rsidR="00CC665D" w:rsidRPr="00506822" w:rsidRDefault="004C340E" w:rsidP="00506822">
            <w:pPr>
              <w:pStyle w:val="Listenabsatz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Zweimaliger 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Rheinland-Pfalz-Meister im Triathlon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 w:rsidR="005352D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im 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Duathlon</w:t>
            </w:r>
            <w:r w:rsidR="0050682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 </w:t>
            </w:r>
            <w:r w:rsidR="00CC665D" w:rsidRPr="0050682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Nominierung für den Rheinland-Kader</w:t>
            </w:r>
          </w:p>
          <w:p w14:paraId="6A9F4615" w14:textId="1AE635E0" w:rsidR="00CC665D" w:rsidRPr="000D6F0A" w:rsidRDefault="00CC665D" w:rsidP="00506822">
            <w:pPr>
              <w:pStyle w:val="Listenabsatz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de-DE"/>
              </w:rPr>
            </w:pPr>
            <w:r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Erstellung von Trainingsplänen und Leitung des Nachwuchstrainings</w:t>
            </w:r>
          </w:p>
        </w:tc>
      </w:tr>
      <w:tr w:rsidR="00CC665D" w:rsidRPr="00997A5C" w14:paraId="336486DC" w14:textId="77777777" w:rsidTr="00506822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03CEE645" w14:textId="77777777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C665D" w:rsidRPr="00997A5C" w14:paraId="79ACB95D" w14:textId="77777777" w:rsidTr="00506822">
        <w:trPr>
          <w:trHeight w:val="340"/>
        </w:trPr>
        <w:tc>
          <w:tcPr>
            <w:tcW w:w="1418" w:type="dxa"/>
            <w:vAlign w:val="bottom"/>
          </w:tcPr>
          <w:p w14:paraId="516E3A18" w14:textId="376A69AF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IT-Skills:</w:t>
            </w:r>
          </w:p>
        </w:tc>
        <w:tc>
          <w:tcPr>
            <w:tcW w:w="8788" w:type="dxa"/>
            <w:gridSpan w:val="9"/>
            <w:vAlign w:val="bottom"/>
          </w:tcPr>
          <w:p w14:paraId="0CB793C6" w14:textId="64D1DD99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Microsoft Office </w:t>
            </w: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(fortgeschritten)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SAP (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fortgeschritten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)</w:t>
            </w:r>
          </w:p>
        </w:tc>
      </w:tr>
      <w:tr w:rsidR="00CC665D" w:rsidRPr="00997A5C" w14:paraId="5B67D86C" w14:textId="77777777" w:rsidTr="00506822">
        <w:trPr>
          <w:trHeight w:val="340"/>
        </w:trPr>
        <w:tc>
          <w:tcPr>
            <w:tcW w:w="1418" w:type="dxa"/>
            <w:vAlign w:val="bottom"/>
          </w:tcPr>
          <w:p w14:paraId="72502BF4" w14:textId="14FA0290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vAlign w:val="bottom"/>
          </w:tcPr>
          <w:p w14:paraId="08B3238F" w14:textId="089D5DAE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Spanisch </w:t>
            </w: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(Grundkenntnisse)</w:t>
            </w:r>
          </w:p>
        </w:tc>
      </w:tr>
      <w:tr w:rsidR="00CC665D" w:rsidRPr="00997A5C" w14:paraId="29B78E7F" w14:textId="77777777" w:rsidTr="00506822">
        <w:trPr>
          <w:trHeight w:val="567"/>
        </w:trPr>
        <w:tc>
          <w:tcPr>
            <w:tcW w:w="1418" w:type="dxa"/>
            <w:vAlign w:val="bottom"/>
          </w:tcPr>
          <w:p w14:paraId="2F1AF2DA" w14:textId="287EED2A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Interessen: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788" w:type="dxa"/>
            <w:gridSpan w:val="9"/>
            <w:vAlign w:val="bottom"/>
          </w:tcPr>
          <w:p w14:paraId="7CFF1C66" w14:textId="5E28ECC1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Wertpapierhandel 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(Portfolio besteht seit der fünften Klasse),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Boxen 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(seit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zwei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Jahren aktiv im Verein),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37E36572" w14:textId="6458468E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Schach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(1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1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00 Elo)</w:t>
            </w:r>
          </w:p>
        </w:tc>
      </w:tr>
      <w:tr w:rsidR="00CC665D" w:rsidRPr="00997A5C" w14:paraId="5F78F374" w14:textId="77777777" w:rsidTr="00506822">
        <w:trPr>
          <w:trHeight w:val="567"/>
        </w:trPr>
        <w:tc>
          <w:tcPr>
            <w:tcW w:w="10206" w:type="dxa"/>
            <w:gridSpan w:val="10"/>
            <w:vAlign w:val="bottom"/>
          </w:tcPr>
          <w:p w14:paraId="39E69F45" w14:textId="04C926D1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Staudt, </w:t>
            </w:r>
            <w:r w:rsidR="0003077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9D1CA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.0</w:t>
            </w:r>
            <w:r w:rsidR="00325A47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14:paraId="7383BE94" w14:textId="77777777" w:rsidR="00481DB0" w:rsidRDefault="00481DB0">
      <w:pPr>
        <w:rPr>
          <w:sz w:val="18"/>
          <w:szCs w:val="18"/>
        </w:rPr>
      </w:pPr>
    </w:p>
    <w:sectPr w:rsidR="00481DB0" w:rsidSect="00E73D10">
      <w:footerReference w:type="even" r:id="rId8"/>
      <w:pgSz w:w="11906" w:h="16838"/>
      <w:pgMar w:top="227" w:right="1418" w:bottom="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0687" w14:textId="77777777" w:rsidR="00147172" w:rsidRDefault="00147172">
      <w:pPr>
        <w:spacing w:after="0" w:line="240" w:lineRule="auto"/>
      </w:pPr>
      <w:r>
        <w:separator/>
      </w:r>
    </w:p>
  </w:endnote>
  <w:endnote w:type="continuationSeparator" w:id="0">
    <w:p w14:paraId="5C2A2631" w14:textId="77777777" w:rsidR="00147172" w:rsidRDefault="00147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0463" w14:textId="77777777" w:rsidR="00711B79" w:rsidRDefault="00156E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E7A07A1" w14:textId="77777777" w:rsidR="00711B79" w:rsidRDefault="00711B7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11C88" w14:textId="77777777" w:rsidR="00147172" w:rsidRDefault="00147172">
      <w:pPr>
        <w:spacing w:after="0" w:line="240" w:lineRule="auto"/>
      </w:pPr>
      <w:r>
        <w:separator/>
      </w:r>
    </w:p>
  </w:footnote>
  <w:footnote w:type="continuationSeparator" w:id="0">
    <w:p w14:paraId="115B9EF7" w14:textId="77777777" w:rsidR="00147172" w:rsidRDefault="00147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BBD"/>
    <w:multiLevelType w:val="multilevel"/>
    <w:tmpl w:val="571C40BC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D26E03"/>
    <w:multiLevelType w:val="multilevel"/>
    <w:tmpl w:val="5B6A6E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22550E"/>
    <w:multiLevelType w:val="hybridMultilevel"/>
    <w:tmpl w:val="B2D8B090"/>
    <w:lvl w:ilvl="0" w:tplc="7F763D30">
      <w:start w:val="2013"/>
      <w:numFmt w:val="decimal"/>
      <w:lvlText w:val="%1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E3218"/>
    <w:multiLevelType w:val="hybridMultilevel"/>
    <w:tmpl w:val="FA728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A5E6F"/>
    <w:multiLevelType w:val="hybridMultilevel"/>
    <w:tmpl w:val="D69245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41DA5"/>
    <w:multiLevelType w:val="multilevel"/>
    <w:tmpl w:val="F3F22C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EC5851"/>
    <w:multiLevelType w:val="hybridMultilevel"/>
    <w:tmpl w:val="B3F6719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1D02F6"/>
    <w:multiLevelType w:val="multilevel"/>
    <w:tmpl w:val="D8A009C2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6D6462B"/>
    <w:multiLevelType w:val="multilevel"/>
    <w:tmpl w:val="69D6B452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3B5A7D"/>
    <w:multiLevelType w:val="hybridMultilevel"/>
    <w:tmpl w:val="51D82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717BB"/>
    <w:multiLevelType w:val="hybridMultilevel"/>
    <w:tmpl w:val="51FCA1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E7BA5"/>
    <w:multiLevelType w:val="multilevel"/>
    <w:tmpl w:val="7798611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1330F0B"/>
    <w:multiLevelType w:val="multilevel"/>
    <w:tmpl w:val="8FC88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C4E7DCB"/>
    <w:multiLevelType w:val="hybridMultilevel"/>
    <w:tmpl w:val="5B30DD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708341">
    <w:abstractNumId w:val="8"/>
  </w:num>
  <w:num w:numId="2" w16cid:durableId="890767252">
    <w:abstractNumId w:val="1"/>
  </w:num>
  <w:num w:numId="3" w16cid:durableId="1106080071">
    <w:abstractNumId w:val="11"/>
  </w:num>
  <w:num w:numId="4" w16cid:durableId="1279293272">
    <w:abstractNumId w:val="12"/>
  </w:num>
  <w:num w:numId="5" w16cid:durableId="1564638369">
    <w:abstractNumId w:val="7"/>
  </w:num>
  <w:num w:numId="6" w16cid:durableId="1019699199">
    <w:abstractNumId w:val="13"/>
  </w:num>
  <w:num w:numId="7" w16cid:durableId="20790881">
    <w:abstractNumId w:val="6"/>
  </w:num>
  <w:num w:numId="8" w16cid:durableId="1093697533">
    <w:abstractNumId w:val="4"/>
  </w:num>
  <w:num w:numId="9" w16cid:durableId="973604022">
    <w:abstractNumId w:val="5"/>
  </w:num>
  <w:num w:numId="10" w16cid:durableId="1814984650">
    <w:abstractNumId w:val="0"/>
  </w:num>
  <w:num w:numId="11" w16cid:durableId="1709135694">
    <w:abstractNumId w:val="2"/>
  </w:num>
  <w:num w:numId="12" w16cid:durableId="447090707">
    <w:abstractNumId w:val="10"/>
  </w:num>
  <w:num w:numId="13" w16cid:durableId="782845221">
    <w:abstractNumId w:val="9"/>
  </w:num>
  <w:num w:numId="14" w16cid:durableId="113687160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is Keul">
    <w15:presenceInfo w15:providerId="AD" w15:userId="S::luis.keul@iu-study.org::c7b1e7c8-f5aa-455f-aedd-263bc14cbc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79"/>
    <w:rsid w:val="00024C52"/>
    <w:rsid w:val="00030776"/>
    <w:rsid w:val="00067D45"/>
    <w:rsid w:val="00073091"/>
    <w:rsid w:val="0009108E"/>
    <w:rsid w:val="00097BE7"/>
    <w:rsid w:val="000B2CA4"/>
    <w:rsid w:val="000C46C7"/>
    <w:rsid w:val="000D6F0A"/>
    <w:rsid w:val="000E6D6C"/>
    <w:rsid w:val="000F671D"/>
    <w:rsid w:val="00121171"/>
    <w:rsid w:val="001256E6"/>
    <w:rsid w:val="00136F46"/>
    <w:rsid w:val="001417F1"/>
    <w:rsid w:val="00142086"/>
    <w:rsid w:val="00145450"/>
    <w:rsid w:val="00147172"/>
    <w:rsid w:val="00150DD8"/>
    <w:rsid w:val="00156E9A"/>
    <w:rsid w:val="00192A9F"/>
    <w:rsid w:val="001934A1"/>
    <w:rsid w:val="001B29F2"/>
    <w:rsid w:val="001E44D4"/>
    <w:rsid w:val="001F1A52"/>
    <w:rsid w:val="002135B5"/>
    <w:rsid w:val="00217AF6"/>
    <w:rsid w:val="002423C4"/>
    <w:rsid w:val="00254343"/>
    <w:rsid w:val="00292C4B"/>
    <w:rsid w:val="002941AD"/>
    <w:rsid w:val="002A0499"/>
    <w:rsid w:val="002C5BB6"/>
    <w:rsid w:val="002F4F4F"/>
    <w:rsid w:val="00325A47"/>
    <w:rsid w:val="00390198"/>
    <w:rsid w:val="0039620F"/>
    <w:rsid w:val="003D5E3C"/>
    <w:rsid w:val="00417767"/>
    <w:rsid w:val="0044397C"/>
    <w:rsid w:val="004611E2"/>
    <w:rsid w:val="00463CA4"/>
    <w:rsid w:val="0047014F"/>
    <w:rsid w:val="004727C2"/>
    <w:rsid w:val="00481DB0"/>
    <w:rsid w:val="004B171F"/>
    <w:rsid w:val="004B2BC5"/>
    <w:rsid w:val="004C340E"/>
    <w:rsid w:val="004D21A2"/>
    <w:rsid w:val="00506822"/>
    <w:rsid w:val="005352DF"/>
    <w:rsid w:val="005814BD"/>
    <w:rsid w:val="005C36F1"/>
    <w:rsid w:val="005D3AF3"/>
    <w:rsid w:val="00601BD6"/>
    <w:rsid w:val="006230C6"/>
    <w:rsid w:val="00630427"/>
    <w:rsid w:val="00696B57"/>
    <w:rsid w:val="00711758"/>
    <w:rsid w:val="00711B79"/>
    <w:rsid w:val="007366F2"/>
    <w:rsid w:val="00777158"/>
    <w:rsid w:val="0078367C"/>
    <w:rsid w:val="007A0A4E"/>
    <w:rsid w:val="007B04E7"/>
    <w:rsid w:val="007B2C87"/>
    <w:rsid w:val="00830422"/>
    <w:rsid w:val="00834957"/>
    <w:rsid w:val="008748C1"/>
    <w:rsid w:val="00896732"/>
    <w:rsid w:val="008B0AE8"/>
    <w:rsid w:val="008C0F61"/>
    <w:rsid w:val="008C5FC5"/>
    <w:rsid w:val="00930820"/>
    <w:rsid w:val="00934688"/>
    <w:rsid w:val="00997A5C"/>
    <w:rsid w:val="009C321C"/>
    <w:rsid w:val="009D1CA9"/>
    <w:rsid w:val="009D60E5"/>
    <w:rsid w:val="009F4E07"/>
    <w:rsid w:val="009F75B7"/>
    <w:rsid w:val="00A02442"/>
    <w:rsid w:val="00A50C01"/>
    <w:rsid w:val="00A51E9C"/>
    <w:rsid w:val="00A56B8B"/>
    <w:rsid w:val="00A63545"/>
    <w:rsid w:val="00AB0BD9"/>
    <w:rsid w:val="00AC2444"/>
    <w:rsid w:val="00B05D84"/>
    <w:rsid w:val="00B4248E"/>
    <w:rsid w:val="00BA71F3"/>
    <w:rsid w:val="00BB3D34"/>
    <w:rsid w:val="00BB6F4F"/>
    <w:rsid w:val="00BD7255"/>
    <w:rsid w:val="00C159EB"/>
    <w:rsid w:val="00C31CD5"/>
    <w:rsid w:val="00C448C9"/>
    <w:rsid w:val="00C50EC9"/>
    <w:rsid w:val="00CC665D"/>
    <w:rsid w:val="00CE7C16"/>
    <w:rsid w:val="00CF1009"/>
    <w:rsid w:val="00D453AE"/>
    <w:rsid w:val="00D9784C"/>
    <w:rsid w:val="00DA4AFB"/>
    <w:rsid w:val="00DB1A6A"/>
    <w:rsid w:val="00DB2A6C"/>
    <w:rsid w:val="00DB3977"/>
    <w:rsid w:val="00DC09D1"/>
    <w:rsid w:val="00DF167B"/>
    <w:rsid w:val="00E044E7"/>
    <w:rsid w:val="00E072B3"/>
    <w:rsid w:val="00E139F1"/>
    <w:rsid w:val="00E16DCC"/>
    <w:rsid w:val="00E73D10"/>
    <w:rsid w:val="00E81CBE"/>
    <w:rsid w:val="00F46B6D"/>
    <w:rsid w:val="00F731B4"/>
    <w:rsid w:val="00FB19B2"/>
    <w:rsid w:val="00FB601E"/>
    <w:rsid w:val="00FD2EF3"/>
    <w:rsid w:val="00FD371D"/>
    <w:rsid w:val="00FE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3ECEA"/>
  <w15:docId w15:val="{0DA83199-085B-4CB8-A258-C448D53F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FD371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814B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814B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814B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814B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814BD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D21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D21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3031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25</cp:revision>
  <cp:lastPrinted>2025-07-01T16:26:00Z</cp:lastPrinted>
  <dcterms:created xsi:type="dcterms:W3CDTF">2025-01-25T13:31:00Z</dcterms:created>
  <dcterms:modified xsi:type="dcterms:W3CDTF">2025-08-14T11:00:00Z</dcterms:modified>
</cp:coreProperties>
</file>