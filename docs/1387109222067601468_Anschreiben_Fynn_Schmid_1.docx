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4B4A075" w:rsidR="006D2592" w:rsidRPr="00992C23" w:rsidRDefault="00755882"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Fynn Schmid</w:t>
      </w:r>
    </w:p>
    <w:p w14:paraId="2458A2A0" w14:textId="7BAE9FD7"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 xml:space="preserve">Auf dem </w:t>
      </w:r>
      <w:proofErr w:type="spellStart"/>
      <w:r w:rsidRPr="00992C23">
        <w:rPr>
          <w:rFonts w:ascii="Georgia" w:hAnsi="Georgia" w:cs="Times New Roman"/>
          <w:sz w:val="21"/>
          <w:szCs w:val="21"/>
        </w:rPr>
        <w:t>Äckerle</w:t>
      </w:r>
      <w:proofErr w:type="spellEnd"/>
      <w:r w:rsidRPr="00992C23">
        <w:rPr>
          <w:rFonts w:ascii="Georgia" w:hAnsi="Georgia" w:cs="Times New Roman"/>
          <w:sz w:val="21"/>
          <w:szCs w:val="21"/>
        </w:rPr>
        <w:t xml:space="preserve"> 6</w:t>
      </w:r>
    </w:p>
    <w:p w14:paraId="451AEE20" w14:textId="76ADF46C"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77654 Offenburg</w:t>
      </w:r>
    </w:p>
    <w:p w14:paraId="12BA391A" w14:textId="4C136D61" w:rsidR="006A7895" w:rsidRPr="00992C23" w:rsidRDefault="00755882" w:rsidP="006A7895">
      <w:pPr>
        <w:spacing w:after="0" w:line="240" w:lineRule="auto"/>
        <w:jc w:val="right"/>
        <w:rPr>
          <w:rFonts w:ascii="Georgia" w:hAnsi="Georgia" w:cs="Times New Roman"/>
          <w:sz w:val="21"/>
          <w:szCs w:val="21"/>
        </w:rPr>
      </w:pPr>
      <w:r w:rsidRPr="00992C23">
        <w:rPr>
          <w:rFonts w:ascii="Georgia" w:hAnsi="Georgia" w:cs="Georgia"/>
          <w:sz w:val="21"/>
          <w:szCs w:val="21"/>
        </w:rPr>
        <w:t>fynnschmid@t-online.de</w:t>
      </w:r>
    </w:p>
    <w:p w14:paraId="096C8AF5" w14:textId="6901BD9F" w:rsidR="00647413" w:rsidRPr="00992C23" w:rsidRDefault="006D2592" w:rsidP="009D3F88">
      <w:pPr>
        <w:spacing w:after="0"/>
        <w:jc w:val="right"/>
        <w:rPr>
          <w:rFonts w:ascii="Georgia" w:hAnsi="Georgia" w:cs="Georgia"/>
          <w:sz w:val="21"/>
          <w:szCs w:val="21"/>
        </w:rPr>
      </w:pPr>
      <w:r w:rsidRPr="00992C23">
        <w:rPr>
          <w:rFonts w:ascii="Georgia" w:hAnsi="Georgia" w:cs="Georgia"/>
          <w:sz w:val="21"/>
          <w:szCs w:val="21"/>
        </w:rPr>
        <w:t>+</w:t>
      </w:r>
      <w:r w:rsidR="00857C6F" w:rsidRPr="00992C23">
        <w:rPr>
          <w:rFonts w:ascii="Georgia" w:hAnsi="Georgia" w:cs="Georgia"/>
          <w:sz w:val="21"/>
          <w:szCs w:val="21"/>
        </w:rPr>
        <w:t xml:space="preserve">49 </w:t>
      </w:r>
      <w:r w:rsidR="00755882" w:rsidRPr="00992C23">
        <w:rPr>
          <w:rFonts w:ascii="Georgia" w:hAnsi="Georgia" w:cs="Georgia"/>
          <w:sz w:val="21"/>
          <w:szCs w:val="21"/>
        </w:rPr>
        <w:t>176 51758245</w:t>
      </w:r>
    </w:p>
    <w:p w14:paraId="38F50B61" w14:textId="7CEF2CA5" w:rsidR="009E24C6" w:rsidRPr="00992C23" w:rsidRDefault="00A92FFF" w:rsidP="00E20EAB">
      <w:pPr>
        <w:spacing w:after="0"/>
        <w:rPr>
          <w:rFonts w:ascii="Georgia" w:hAnsi="Georgia" w:cs="Times New Roman"/>
          <w:sz w:val="21"/>
          <w:szCs w:val="21"/>
        </w:rPr>
      </w:pPr>
      <w:r w:rsidRPr="00992C23">
        <w:rPr>
          <w:rFonts w:ascii="Georgia" w:hAnsi="Georgia" w:cs="Times New Roman"/>
          <w:sz w:val="21"/>
          <w:szCs w:val="21"/>
        </w:rPr>
        <w:t>Offenburg</w:t>
      </w:r>
      <w:r w:rsidR="00755882" w:rsidRPr="00992C23">
        <w:rPr>
          <w:rFonts w:ascii="Georgia" w:hAnsi="Georgia" w:cs="Times New Roman"/>
          <w:sz w:val="21"/>
          <w:szCs w:val="21"/>
        </w:rPr>
        <w:t xml:space="preserve">, </w:t>
      </w:r>
      <w:r w:rsidR="003532AA" w:rsidRPr="003532AA">
        <w:rPr>
          <w:rFonts w:ascii="Georgia" w:hAnsi="Georgia" w:cs="Times New Roman"/>
          <w:color w:val="EE0000"/>
          <w:sz w:val="21"/>
          <w:szCs w:val="21"/>
        </w:rPr>
        <w:t>XX.XX.XX</w:t>
      </w:r>
    </w:p>
    <w:p w14:paraId="747EA2ED" w14:textId="77777777" w:rsidR="009E24C6" w:rsidRPr="00992C23" w:rsidRDefault="009E24C6" w:rsidP="009E24C6">
      <w:pPr>
        <w:pBdr>
          <w:bottom w:val="single" w:sz="8" w:space="1" w:color="auto"/>
        </w:pBdr>
        <w:spacing w:after="0"/>
        <w:rPr>
          <w:rFonts w:ascii="Georgia" w:hAnsi="Georgia" w:cs="Times New Roman"/>
          <w:sz w:val="21"/>
          <w:szCs w:val="21"/>
        </w:rPr>
      </w:pPr>
      <w:bookmarkStart w:id="0" w:name="_Hlk155174729"/>
    </w:p>
    <w:bookmarkEnd w:id="0"/>
    <w:p w14:paraId="19A54BA8" w14:textId="77777777" w:rsidR="009E24C6" w:rsidRPr="00992C23" w:rsidRDefault="009E24C6" w:rsidP="00892372">
      <w:pPr>
        <w:spacing w:after="0"/>
        <w:rPr>
          <w:rFonts w:ascii="Georgia" w:hAnsi="Georgia" w:cs="Times New Roman"/>
          <w:sz w:val="21"/>
          <w:szCs w:val="21"/>
        </w:rPr>
      </w:pPr>
    </w:p>
    <w:p w14:paraId="758DAA35" w14:textId="39AA38AC" w:rsidR="00321961" w:rsidRPr="00992C23" w:rsidRDefault="000D7658" w:rsidP="000D7658">
      <w:pPr>
        <w:spacing w:after="0"/>
        <w:rPr>
          <w:rFonts w:ascii="Georgia" w:hAnsi="Georgia" w:cs="Times New Roman"/>
          <w:b/>
          <w:sz w:val="21"/>
          <w:szCs w:val="21"/>
        </w:rPr>
      </w:pPr>
      <w:r w:rsidRPr="00992C23">
        <w:rPr>
          <w:rFonts w:ascii="Georgia" w:hAnsi="Georgia" w:cs="Times New Roman"/>
          <w:b/>
          <w:sz w:val="21"/>
          <w:szCs w:val="21"/>
        </w:rPr>
        <w:t xml:space="preserve">Bewerbung um </w:t>
      </w:r>
      <w:r w:rsidR="003532AA">
        <w:rPr>
          <w:rFonts w:ascii="Georgia" w:hAnsi="Georgia" w:cs="Times New Roman"/>
          <w:b/>
          <w:sz w:val="21"/>
          <w:szCs w:val="21"/>
        </w:rPr>
        <w:t>ein Praktikum im Bereich</w:t>
      </w:r>
      <w:r w:rsidR="003532AA" w:rsidRPr="003532AA">
        <w:rPr>
          <w:rFonts w:ascii="Georgia" w:hAnsi="Georgia" w:cs="Times New Roman"/>
          <w:b/>
          <w:color w:val="EE0000"/>
          <w:sz w:val="21"/>
          <w:szCs w:val="21"/>
        </w:rPr>
        <w:t xml:space="preserve"> XYZ</w:t>
      </w:r>
    </w:p>
    <w:p w14:paraId="104A6FB0" w14:textId="77777777" w:rsidR="000D7658" w:rsidRPr="00992C23" w:rsidRDefault="000D7658" w:rsidP="000D7658">
      <w:pPr>
        <w:spacing w:after="0"/>
        <w:rPr>
          <w:rFonts w:ascii="Georgia" w:hAnsi="Georgia" w:cs="Times New Roman"/>
          <w:b/>
          <w:sz w:val="21"/>
          <w:szCs w:val="21"/>
        </w:rPr>
      </w:pPr>
    </w:p>
    <w:p w14:paraId="48727D50" w14:textId="7BD1D962" w:rsidR="00E57CD7" w:rsidRPr="00992C23" w:rsidRDefault="000D7658" w:rsidP="00E44A93">
      <w:pPr>
        <w:spacing w:after="0"/>
        <w:jc w:val="both"/>
        <w:rPr>
          <w:rFonts w:ascii="Georgia" w:hAnsi="Georgia" w:cs="Times New Roman"/>
          <w:sz w:val="21"/>
          <w:szCs w:val="21"/>
        </w:rPr>
      </w:pPr>
      <w:r w:rsidRPr="00992C23">
        <w:rPr>
          <w:rFonts w:ascii="Georgia" w:hAnsi="Georgia" w:cs="Times New Roman"/>
          <w:sz w:val="21"/>
          <w:szCs w:val="21"/>
        </w:rPr>
        <w:t xml:space="preserve">Sehr geehrte Damen und Herren, </w:t>
      </w:r>
    </w:p>
    <w:p w14:paraId="4597A584" w14:textId="77777777" w:rsidR="00133CB8" w:rsidDel="00120C90" w:rsidRDefault="004D749C" w:rsidP="00133CB8">
      <w:pPr>
        <w:spacing w:before="100" w:beforeAutospacing="1" w:after="100" w:afterAutospacing="1"/>
        <w:jc w:val="both"/>
        <w:rPr>
          <w:del w:id="1" w:author="David Döbele" w:date="2025-06-24T18:26:00Z" w16du:dateUtc="2025-06-24T16:26:00Z"/>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 xml:space="preserve">mit </w:t>
      </w:r>
      <w:r w:rsidR="007559F5">
        <w:rPr>
          <w:rFonts w:ascii="Georgia" w:eastAsia="Times New Roman" w:hAnsi="Georgia" w:cs="Times New Roman"/>
          <w:color w:val="000000"/>
          <w:sz w:val="21"/>
          <w:szCs w:val="21"/>
          <w:lang w:eastAsia="de-DE"/>
        </w:rPr>
        <w:t xml:space="preserve">der </w:t>
      </w:r>
      <w:r w:rsidRPr="00425996">
        <w:rPr>
          <w:rFonts w:ascii="Georgia" w:eastAsia="Times New Roman" w:hAnsi="Georgia" w:cs="Times New Roman"/>
          <w:color w:val="000000"/>
          <w:sz w:val="21"/>
          <w:szCs w:val="21"/>
          <w:lang w:eastAsia="de-DE"/>
        </w:rPr>
        <w:t xml:space="preserve">Tätigkeit </w:t>
      </w:r>
      <w:r>
        <w:rPr>
          <w:rFonts w:ascii="Georgia" w:eastAsia="Times New Roman" w:hAnsi="Georgia" w:cs="Times New Roman"/>
          <w:color w:val="000000"/>
          <w:sz w:val="21"/>
          <w:szCs w:val="21"/>
          <w:lang w:eastAsia="de-DE"/>
        </w:rPr>
        <w:t xml:space="preserve">als </w:t>
      </w:r>
      <w:r w:rsidRPr="004D749C">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verbinde ich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Besonders faszinierend finde ich jedoch,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Um eines Tages durch meine Arbeit eine ebenso nutzenstiftende und bedeutende Auswirkung zu haben, möchte ich Sie gerne </w:t>
      </w:r>
      <w:r>
        <w:rPr>
          <w:rFonts w:ascii="Georgia" w:eastAsia="Times New Roman" w:hAnsi="Georgia" w:cs="Times New Roman"/>
          <w:color w:val="000000"/>
          <w:sz w:val="21"/>
          <w:szCs w:val="21"/>
          <w:lang w:eastAsia="de-DE"/>
        </w:rPr>
        <w:t xml:space="preserve">im Anschluss an mein Gruppenstrategie-Praktikum bei der </w:t>
      </w:r>
      <w:proofErr w:type="spellStart"/>
      <w:r>
        <w:rPr>
          <w:rFonts w:ascii="Georgia" w:eastAsia="Times New Roman" w:hAnsi="Georgia" w:cs="Times New Roman"/>
          <w:color w:val="000000"/>
          <w:sz w:val="21"/>
          <w:szCs w:val="21"/>
          <w:lang w:eastAsia="de-DE"/>
        </w:rPr>
        <w:t>JobRad</w:t>
      </w:r>
      <w:proofErr w:type="spellEnd"/>
      <w:r w:rsidR="007559F5">
        <w:rPr>
          <w:rFonts w:ascii="Georgia" w:eastAsia="Times New Roman" w:hAnsi="Georgia" w:cs="Times New Roman"/>
          <w:color w:val="000000"/>
          <w:sz w:val="21"/>
          <w:szCs w:val="21"/>
          <w:lang w:eastAsia="de-DE"/>
        </w:rPr>
        <w:t xml:space="preserve"> Holding SE</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ab dem </w:t>
      </w:r>
      <w:r>
        <w:rPr>
          <w:rFonts w:ascii="Georgia" w:eastAsia="Times New Roman" w:hAnsi="Georgia" w:cs="Times New Roman"/>
          <w:color w:val="000000"/>
          <w:sz w:val="21"/>
          <w:szCs w:val="21"/>
          <w:lang w:eastAsia="de-DE"/>
        </w:rPr>
        <w:t>01.04.26</w:t>
      </w:r>
      <w:r w:rsidRPr="00425996">
        <w:rPr>
          <w:rFonts w:ascii="Georgia" w:eastAsia="Times New Roman" w:hAnsi="Georgia" w:cs="Times New Roman"/>
          <w:color w:val="000000"/>
          <w:sz w:val="21"/>
          <w:szCs w:val="21"/>
          <w:lang w:eastAsia="de-DE"/>
        </w:rPr>
        <w:t xml:space="preserve"> </w:t>
      </w:r>
      <w:r>
        <w:rPr>
          <w:rFonts w:ascii="Georgia" w:eastAsia="Times New Roman" w:hAnsi="Georgia" w:cs="Times New Roman"/>
          <w:color w:val="000000"/>
          <w:sz w:val="21"/>
          <w:szCs w:val="21"/>
          <w:lang w:eastAsia="de-DE"/>
        </w:rPr>
        <w:t xml:space="preserve">im Bereich </w:t>
      </w:r>
      <w:r w:rsidRPr="007559F5">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für einen Zeitraum von </w:t>
      </w:r>
      <w:r w:rsidRPr="004D749C">
        <w:rPr>
          <w:rFonts w:ascii="Georgia" w:eastAsia="Times New Roman" w:hAnsi="Georgia" w:cs="Times New Roman"/>
          <w:color w:val="EE0000"/>
          <w:sz w:val="21"/>
          <w:szCs w:val="21"/>
          <w:lang w:eastAsia="de-DE"/>
        </w:rPr>
        <w:t>X</w:t>
      </w:r>
      <w:r>
        <w:rPr>
          <w:rFonts w:ascii="Georgia" w:eastAsia="Times New Roman" w:hAnsi="Georgia" w:cs="Times New Roman"/>
          <w:color w:val="000000"/>
          <w:sz w:val="21"/>
          <w:szCs w:val="21"/>
          <w:lang w:eastAsia="de-DE"/>
        </w:rPr>
        <w:t xml:space="preserve"> Monaten</w:t>
      </w:r>
      <w:r w:rsidRPr="00425996">
        <w:rPr>
          <w:rFonts w:ascii="Georgia" w:eastAsia="Times New Roman" w:hAnsi="Georgia" w:cs="Times New Roman"/>
          <w:color w:val="000000"/>
          <w:sz w:val="21"/>
          <w:szCs w:val="21"/>
          <w:lang w:eastAsia="de-DE"/>
        </w:rPr>
        <w:t xml:space="preserve"> an Ihrem Standort </w:t>
      </w:r>
      <w:r w:rsidR="007559F5" w:rsidRPr="007559F5">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unterstützen.</w:t>
      </w:r>
      <w:r w:rsidR="00133CB8">
        <w:rPr>
          <w:rFonts w:ascii="Georgia" w:eastAsia="Times New Roman" w:hAnsi="Georgia" w:cs="Times New Roman"/>
          <w:color w:val="000000"/>
          <w:sz w:val="21"/>
          <w:szCs w:val="21"/>
          <w:lang w:eastAsia="de-DE"/>
        </w:rPr>
        <w:t xml:space="preserve"> </w:t>
      </w:r>
    </w:p>
    <w:p w14:paraId="27AB1211" w14:textId="77777777" w:rsidR="00133CB8" w:rsidRDefault="00133CB8" w:rsidP="00133CB8">
      <w:pPr>
        <w:spacing w:before="100" w:beforeAutospacing="1" w:after="100" w:afterAutospacing="1"/>
        <w:jc w:val="both"/>
        <w:rPr>
          <w:rFonts w:ascii="Georgia" w:eastAsia="Times New Roman" w:hAnsi="Georgia" w:cs="Times New Roman"/>
          <w:color w:val="000000"/>
          <w:sz w:val="21"/>
          <w:szCs w:val="21"/>
          <w:lang w:eastAsia="de-DE"/>
        </w:rPr>
      </w:pPr>
    </w:p>
    <w:p w14:paraId="62ECC4D1" w14:textId="32D11FEB" w:rsidR="00120C90" w:rsidRDefault="007559F5" w:rsidP="00133CB8">
      <w:pPr>
        <w:spacing w:before="100" w:beforeAutospacing="1" w:after="100" w:afterAutospacing="1"/>
        <w:jc w:val="both"/>
        <w:rPr>
          <w:ins w:id="2" w:author="David Döbele" w:date="2025-06-24T18:28:00Z" w16du:dateUtc="2025-06-24T16:28:00Z"/>
          <w:rFonts w:ascii="Georgia" w:hAnsi="Georgia"/>
          <w:sz w:val="21"/>
          <w:szCs w:val="21"/>
        </w:rPr>
      </w:pPr>
      <w:r w:rsidRPr="007E210A">
        <w:rPr>
          <w:rFonts w:ascii="Georgia" w:hAnsi="Georgia"/>
          <w:sz w:val="21"/>
          <w:szCs w:val="21"/>
        </w:rPr>
        <w:t xml:space="preserve">Berührungspunkte mit dem Bereich Strategie </w:t>
      </w:r>
      <w:r>
        <w:rPr>
          <w:rFonts w:ascii="Georgia" w:hAnsi="Georgia"/>
          <w:sz w:val="21"/>
          <w:szCs w:val="21"/>
        </w:rPr>
        <w:t xml:space="preserve">sammelte ich sowohl zu Beginn meines Studiums in der </w:t>
      </w:r>
      <w:r w:rsidRPr="007E210A">
        <w:rPr>
          <w:rFonts w:ascii="Georgia" w:hAnsi="Georgia"/>
          <w:sz w:val="21"/>
          <w:szCs w:val="21"/>
        </w:rPr>
        <w:t>Lehrveranstaltung „</w:t>
      </w:r>
      <w:proofErr w:type="spellStart"/>
      <w:r w:rsidRPr="007E210A">
        <w:rPr>
          <w:rFonts w:ascii="Georgia" w:hAnsi="Georgia"/>
          <w:sz w:val="21"/>
          <w:szCs w:val="21"/>
        </w:rPr>
        <w:t>Strategy</w:t>
      </w:r>
      <w:proofErr w:type="spellEnd"/>
      <w:r w:rsidRPr="007E210A">
        <w:rPr>
          <w:rFonts w:ascii="Georgia" w:hAnsi="Georgia"/>
          <w:sz w:val="21"/>
          <w:szCs w:val="21"/>
        </w:rPr>
        <w:t xml:space="preserve"> Development &amp; </w:t>
      </w:r>
      <w:proofErr w:type="spellStart"/>
      <w:r w:rsidRPr="007E210A">
        <w:rPr>
          <w:rFonts w:ascii="Georgia" w:hAnsi="Georgia"/>
          <w:sz w:val="21"/>
          <w:szCs w:val="21"/>
        </w:rPr>
        <w:t>Execution</w:t>
      </w:r>
      <w:proofErr w:type="spellEnd"/>
      <w:r>
        <w:rPr>
          <w:rFonts w:ascii="Georgia" w:hAnsi="Georgia"/>
          <w:sz w:val="21"/>
          <w:szCs w:val="21"/>
        </w:rPr>
        <w:t>“, in welcher ich</w:t>
      </w:r>
      <w:r w:rsidRPr="007E210A">
        <w:rPr>
          <w:rFonts w:ascii="Georgia" w:hAnsi="Georgia"/>
          <w:sz w:val="21"/>
          <w:szCs w:val="21"/>
        </w:rPr>
        <w:t xml:space="preserve"> von einem geschäftsführenden Gesellschafter einer Unternehmensberatung strategisch zu arbeiten</w:t>
      </w:r>
      <w:r>
        <w:rPr>
          <w:rFonts w:ascii="Georgia" w:hAnsi="Georgia"/>
          <w:sz w:val="21"/>
          <w:szCs w:val="21"/>
        </w:rPr>
        <w:t xml:space="preserve"> lernte, als auch im Rahmen des Wahlkurses „</w:t>
      </w:r>
      <w:proofErr w:type="spellStart"/>
      <w:r>
        <w:rPr>
          <w:rFonts w:ascii="Georgia" w:hAnsi="Georgia"/>
          <w:sz w:val="21"/>
          <w:szCs w:val="21"/>
        </w:rPr>
        <w:t>Strategy</w:t>
      </w:r>
      <w:proofErr w:type="spellEnd"/>
      <w:r>
        <w:rPr>
          <w:rFonts w:ascii="Georgia" w:hAnsi="Georgia"/>
          <w:sz w:val="21"/>
          <w:szCs w:val="21"/>
        </w:rPr>
        <w:t xml:space="preserve"> Work &amp; Development“ in meinem Auslandssemester </w:t>
      </w:r>
      <w:r w:rsidR="00F7184C">
        <w:rPr>
          <w:rFonts w:ascii="Georgia" w:hAnsi="Georgia"/>
          <w:sz w:val="21"/>
          <w:szCs w:val="21"/>
        </w:rPr>
        <w:t xml:space="preserve">in Helsinki. </w:t>
      </w:r>
      <w:r>
        <w:rPr>
          <w:rFonts w:ascii="Georgia" w:hAnsi="Georgia"/>
          <w:sz w:val="21"/>
          <w:szCs w:val="21"/>
        </w:rPr>
        <w:t xml:space="preserve">In beiden Fällen hatte ich die Gelegenheit, die </w:t>
      </w:r>
      <w:r w:rsidRPr="007E210A">
        <w:rPr>
          <w:rFonts w:ascii="Georgia" w:hAnsi="Georgia"/>
          <w:sz w:val="21"/>
          <w:szCs w:val="21"/>
        </w:rPr>
        <w:t xml:space="preserve">theoretischen Inhalte umgehend an einer </w:t>
      </w:r>
      <w:r>
        <w:rPr>
          <w:rFonts w:ascii="Georgia" w:hAnsi="Georgia"/>
          <w:sz w:val="21"/>
          <w:szCs w:val="21"/>
        </w:rPr>
        <w:t>Case Study</w:t>
      </w:r>
      <w:r w:rsidRPr="007E210A">
        <w:rPr>
          <w:rFonts w:ascii="Georgia" w:hAnsi="Georgia"/>
          <w:sz w:val="21"/>
          <w:szCs w:val="21"/>
        </w:rPr>
        <w:t xml:space="preserve"> zur Strategiekonzeption </w:t>
      </w:r>
      <w:r>
        <w:rPr>
          <w:rFonts w:ascii="Georgia" w:hAnsi="Georgia"/>
          <w:sz w:val="21"/>
          <w:szCs w:val="21"/>
        </w:rPr>
        <w:t xml:space="preserve">zu </w:t>
      </w:r>
      <w:r w:rsidRPr="007E210A">
        <w:rPr>
          <w:rFonts w:ascii="Georgia" w:hAnsi="Georgia"/>
          <w:sz w:val="21"/>
          <w:szCs w:val="21"/>
        </w:rPr>
        <w:t>festigen.</w:t>
      </w:r>
      <w:r>
        <w:rPr>
          <w:rFonts w:ascii="Georgia" w:hAnsi="Georgia"/>
          <w:sz w:val="21"/>
          <w:szCs w:val="21"/>
        </w:rPr>
        <w:t xml:space="preserve"> </w:t>
      </w:r>
      <w:r w:rsidRPr="007E210A">
        <w:rPr>
          <w:rFonts w:ascii="Georgia" w:hAnsi="Georgia"/>
          <w:sz w:val="21"/>
          <w:szCs w:val="21"/>
        </w:rPr>
        <w:t xml:space="preserve">Sehr viel Freude hat mir hierbei bereitet, sowohl die externen Umweltfaktoren des Unternehmens als auch dessen interne Kernkompetenzen und Ressourcen zu </w:t>
      </w:r>
      <w:r>
        <w:rPr>
          <w:rFonts w:ascii="Georgia" w:hAnsi="Georgia"/>
          <w:sz w:val="21"/>
          <w:szCs w:val="21"/>
        </w:rPr>
        <w:t>analysieren</w:t>
      </w:r>
      <w:r w:rsidRPr="007E210A">
        <w:rPr>
          <w:rFonts w:ascii="Georgia" w:hAnsi="Georgia"/>
          <w:sz w:val="21"/>
          <w:szCs w:val="21"/>
        </w:rPr>
        <w:t xml:space="preserve"> und in der Entwicklung der Unternehmensstrategie zu verbinden. Das tiefe Interesse für das Berufsbild des Strategi</w:t>
      </w:r>
      <w:r>
        <w:rPr>
          <w:rFonts w:ascii="Georgia" w:hAnsi="Georgia"/>
          <w:sz w:val="21"/>
          <w:szCs w:val="21"/>
        </w:rPr>
        <w:t xml:space="preserve">eberaters sowie der Wunsch, mein Wissen an „echten Projekten“ anwenden zu können, </w:t>
      </w:r>
      <w:r w:rsidRPr="007E210A">
        <w:rPr>
          <w:rFonts w:ascii="Georgia" w:hAnsi="Georgia"/>
          <w:sz w:val="21"/>
          <w:szCs w:val="21"/>
        </w:rPr>
        <w:t xml:space="preserve">hat mich </w:t>
      </w:r>
      <w:r>
        <w:rPr>
          <w:rFonts w:ascii="Georgia" w:hAnsi="Georgia"/>
          <w:sz w:val="21"/>
          <w:szCs w:val="21"/>
        </w:rPr>
        <w:t>während des Studiums dazu</w:t>
      </w:r>
      <w:r w:rsidRPr="007E210A">
        <w:rPr>
          <w:rFonts w:ascii="Georgia" w:hAnsi="Georgia"/>
          <w:sz w:val="21"/>
          <w:szCs w:val="21"/>
        </w:rPr>
        <w:t xml:space="preserve"> bewogen, der studentischen Unternehmensberatung 180 Degrees Consulting Rosenheim e. V. beizutreten. </w:t>
      </w:r>
      <w:r>
        <w:rPr>
          <w:rFonts w:ascii="Georgia" w:hAnsi="Georgia"/>
          <w:sz w:val="21"/>
          <w:szCs w:val="21"/>
        </w:rPr>
        <w:t xml:space="preserve">Bevor ich dort nun die Funktion des Consulting </w:t>
      </w:r>
      <w:proofErr w:type="spellStart"/>
      <w:r>
        <w:rPr>
          <w:rFonts w:ascii="Georgia" w:hAnsi="Georgia"/>
          <w:sz w:val="21"/>
          <w:szCs w:val="21"/>
        </w:rPr>
        <w:t>Directors</w:t>
      </w:r>
      <w:proofErr w:type="spellEnd"/>
      <w:r>
        <w:rPr>
          <w:rFonts w:ascii="Georgia" w:hAnsi="Georgia"/>
          <w:sz w:val="21"/>
          <w:szCs w:val="21"/>
        </w:rPr>
        <w:t xml:space="preserve"> übernommen habe und als Board-Mitglied an der Weiterentwicklung unserer Branch beteiligt bin, habe ich als studentischer Berater an vielseitigen Projekten für eine Pflegeeinrichtung, </w:t>
      </w:r>
      <w:ins w:id="3" w:author="David Döbele" w:date="2025-06-24T18:28:00Z" w16du:dateUtc="2025-06-24T16:28:00Z">
        <w:r w:rsidR="00120C90">
          <w:rPr>
            <w:rFonts w:ascii="Georgia" w:hAnsi="Georgia"/>
            <w:sz w:val="21"/>
            <w:szCs w:val="21"/>
          </w:rPr>
          <w:t xml:space="preserve">eine </w:t>
        </w:r>
      </w:ins>
      <w:r>
        <w:rPr>
          <w:rFonts w:ascii="Georgia" w:hAnsi="Georgia"/>
          <w:sz w:val="21"/>
          <w:szCs w:val="21"/>
        </w:rPr>
        <w:t>Suchtberatungsstelle und einen Hospiz-Verein mitgearbeitet. Begeistert hat mich dabei</w:t>
      </w:r>
      <w:r w:rsidRPr="007E210A">
        <w:rPr>
          <w:rFonts w:ascii="Georgia" w:hAnsi="Georgia"/>
          <w:sz w:val="21"/>
          <w:szCs w:val="21"/>
        </w:rPr>
        <w:t xml:space="preserve"> sowohl das intensive Auseinandersetzen mit der gegebenen Problemstellung, wodurch ich gelernt habe noch ergebnisorientierter zu denken und strukturiert zu arbeiten</w:t>
      </w:r>
      <w:r>
        <w:rPr>
          <w:rFonts w:ascii="Georgia" w:hAnsi="Georgia"/>
          <w:sz w:val="21"/>
          <w:szCs w:val="21"/>
        </w:rPr>
        <w:t>,</w:t>
      </w:r>
      <w:r w:rsidRPr="007E210A">
        <w:rPr>
          <w:rFonts w:ascii="Georgia" w:hAnsi="Georgia"/>
          <w:sz w:val="21"/>
          <w:szCs w:val="21"/>
        </w:rPr>
        <w:t xml:space="preserve"> als auch die Recherche der benötigten Informationen, welche meine Evaluationsfähigkeit und mein schnelles Auffassen neuer Sachverhalte weiter gestärkt hat.</w:t>
      </w:r>
      <w:bookmarkStart w:id="4" w:name="_Hlk178792284"/>
      <w:r>
        <w:rPr>
          <w:rFonts w:ascii="Georgia" w:hAnsi="Georgia"/>
          <w:sz w:val="21"/>
          <w:szCs w:val="21"/>
        </w:rPr>
        <w:t xml:space="preserve"> </w:t>
      </w:r>
      <w:ins w:id="5" w:author="David Döbele" w:date="2025-06-24T18:29:00Z" w16du:dateUtc="2025-06-24T16:29:00Z">
        <w:r w:rsidR="00120C90">
          <w:rPr>
            <w:rFonts w:ascii="Georgia" w:hAnsi="Georgia"/>
            <w:sz w:val="21"/>
            <w:szCs w:val="21"/>
          </w:rPr>
          <w:t xml:space="preserve">Besonders relevant für das Praktikum bei Ihnen </w:t>
        </w:r>
      </w:ins>
      <w:ins w:id="6" w:author="David Döbele" w:date="2025-06-24T18:30:00Z" w16du:dateUtc="2025-06-24T16:30:00Z">
        <w:r w:rsidR="00120C90">
          <w:rPr>
            <w:rFonts w:ascii="Georgia" w:hAnsi="Georgia"/>
            <w:sz w:val="21"/>
            <w:szCs w:val="21"/>
          </w:rPr>
          <w:t xml:space="preserve">sollten auch mein bereits abgeschlossenes Praktikum bei </w:t>
        </w:r>
        <w:proofErr w:type="spellStart"/>
        <w:r w:rsidR="00120C90">
          <w:rPr>
            <w:rFonts w:ascii="Georgia" w:hAnsi="Georgia"/>
            <w:sz w:val="21"/>
            <w:szCs w:val="21"/>
          </w:rPr>
          <w:t>weissman</w:t>
        </w:r>
        <w:proofErr w:type="spellEnd"/>
        <w:r w:rsidR="00120C90">
          <w:rPr>
            <w:rFonts w:ascii="Georgia" w:hAnsi="Georgia"/>
            <w:sz w:val="21"/>
            <w:szCs w:val="21"/>
          </w:rPr>
          <w:t xml:space="preserve"> </w:t>
        </w:r>
        <w:proofErr w:type="spellStart"/>
        <w:r w:rsidR="00120C90">
          <w:rPr>
            <w:rFonts w:ascii="Georgia" w:hAnsi="Georgia"/>
            <w:sz w:val="21"/>
            <w:szCs w:val="21"/>
          </w:rPr>
          <w:t>consulting</w:t>
        </w:r>
        <w:proofErr w:type="spellEnd"/>
        <w:r w:rsidR="00120C90">
          <w:rPr>
            <w:rFonts w:ascii="Georgia" w:hAnsi="Georgia"/>
            <w:sz w:val="21"/>
            <w:szCs w:val="21"/>
          </w:rPr>
          <w:t xml:space="preserve"> sowie mein anstehendes Praktikum in der </w:t>
        </w:r>
        <w:r w:rsidR="00120C90" w:rsidRPr="00EE1AC2">
          <w:rPr>
            <w:rFonts w:ascii="Georgia" w:hAnsi="Georgia"/>
            <w:sz w:val="21"/>
            <w:szCs w:val="21"/>
          </w:rPr>
          <w:t xml:space="preserve">Gruppenstrategie der </w:t>
        </w:r>
        <w:proofErr w:type="spellStart"/>
        <w:r w:rsidR="00120C90" w:rsidRPr="00EE1AC2">
          <w:rPr>
            <w:rFonts w:ascii="Georgia" w:hAnsi="Georgia"/>
            <w:sz w:val="21"/>
            <w:szCs w:val="21"/>
          </w:rPr>
          <w:t>JobRad</w:t>
        </w:r>
        <w:proofErr w:type="spellEnd"/>
        <w:r w:rsidR="00120C90" w:rsidRPr="00EE1AC2">
          <w:rPr>
            <w:rFonts w:ascii="Georgia" w:hAnsi="Georgia"/>
            <w:sz w:val="21"/>
            <w:szCs w:val="21"/>
          </w:rPr>
          <w:t xml:space="preserve"> </w:t>
        </w:r>
        <w:r w:rsidR="00120C90">
          <w:rPr>
            <w:rFonts w:ascii="Georgia" w:hAnsi="Georgia"/>
            <w:sz w:val="21"/>
            <w:szCs w:val="21"/>
          </w:rPr>
          <w:t xml:space="preserve">Gruppe sein. Die </w:t>
        </w:r>
      </w:ins>
      <w:ins w:id="7" w:author="David Döbele" w:date="2025-06-24T18:31:00Z" w16du:dateUtc="2025-06-24T16:31:00Z">
        <w:r w:rsidR="00120C90">
          <w:rPr>
            <w:rFonts w:ascii="Georgia" w:hAnsi="Georgia"/>
            <w:sz w:val="21"/>
            <w:szCs w:val="21"/>
          </w:rPr>
          <w:t>hier gewonnenen Erfahrungen sowie mein hohes Interesse an XYZ möchte ich nun gerne bei Ihnen einbringen.</w:t>
        </w:r>
      </w:ins>
    </w:p>
    <w:p w14:paraId="58FF81A6" w14:textId="36D33054" w:rsidR="00173905" w:rsidRPr="00133CB8" w:rsidDel="00120C90" w:rsidRDefault="007559F5" w:rsidP="00133CB8">
      <w:pPr>
        <w:spacing w:before="100" w:beforeAutospacing="1" w:after="100" w:afterAutospacing="1"/>
        <w:jc w:val="both"/>
        <w:rPr>
          <w:del w:id="8" w:author="David Döbele" w:date="2025-06-24T18:31:00Z" w16du:dateUtc="2025-06-24T16:31:00Z"/>
          <w:rFonts w:ascii="Georgia" w:eastAsia="Times New Roman" w:hAnsi="Georgia" w:cs="Times New Roman"/>
          <w:color w:val="000000"/>
          <w:sz w:val="21"/>
          <w:szCs w:val="21"/>
          <w:lang w:eastAsia="de-DE"/>
        </w:rPr>
      </w:pPr>
      <w:del w:id="9" w:author="David Döbele" w:date="2025-06-24T18:31:00Z" w16du:dateUtc="2025-06-24T16:31:00Z">
        <w:r w:rsidRPr="007E210A" w:rsidDel="00120C90">
          <w:rPr>
            <w:rFonts w:ascii="Georgia" w:hAnsi="Georgia"/>
            <w:sz w:val="21"/>
            <w:szCs w:val="21"/>
          </w:rPr>
          <w:delText xml:space="preserve">Zum Aufgabenbereich meines </w:delText>
        </w:r>
        <w:r w:rsidDel="00120C90">
          <w:rPr>
            <w:rFonts w:ascii="Georgia" w:hAnsi="Georgia"/>
            <w:sz w:val="21"/>
            <w:szCs w:val="21"/>
          </w:rPr>
          <w:delText>vergangenen</w:delText>
        </w:r>
        <w:r w:rsidRPr="007E210A" w:rsidDel="00120C90">
          <w:rPr>
            <w:rFonts w:ascii="Georgia" w:hAnsi="Georgia"/>
            <w:sz w:val="21"/>
            <w:szCs w:val="21"/>
          </w:rPr>
          <w:delText xml:space="preserve"> Praktikums bei </w:delText>
        </w:r>
        <w:r w:rsidDel="00120C90">
          <w:rPr>
            <w:rFonts w:ascii="Georgia" w:hAnsi="Georgia"/>
            <w:sz w:val="21"/>
            <w:szCs w:val="21"/>
          </w:rPr>
          <w:delText>w</w:delText>
        </w:r>
        <w:r w:rsidRPr="007E210A" w:rsidDel="00120C90">
          <w:rPr>
            <w:rFonts w:ascii="Georgia" w:hAnsi="Georgia"/>
            <w:sz w:val="21"/>
            <w:szCs w:val="21"/>
          </w:rPr>
          <w:delText xml:space="preserve">eissman </w:delText>
        </w:r>
        <w:r w:rsidDel="00120C90">
          <w:rPr>
            <w:rFonts w:ascii="Georgia" w:hAnsi="Georgia"/>
            <w:sz w:val="21"/>
            <w:szCs w:val="21"/>
          </w:rPr>
          <w:delText>c</w:delText>
        </w:r>
        <w:r w:rsidRPr="007E210A" w:rsidDel="00120C90">
          <w:rPr>
            <w:rFonts w:ascii="Georgia" w:hAnsi="Georgia"/>
            <w:sz w:val="21"/>
            <w:szCs w:val="21"/>
          </w:rPr>
          <w:delText xml:space="preserve">onsulting </w:delText>
        </w:r>
        <w:r w:rsidDel="00120C90">
          <w:rPr>
            <w:rFonts w:ascii="Georgia" w:hAnsi="Georgia"/>
            <w:sz w:val="21"/>
            <w:szCs w:val="21"/>
          </w:rPr>
          <w:delText>hat</w:delText>
        </w:r>
        <w:r w:rsidRPr="007E210A" w:rsidDel="00120C90">
          <w:rPr>
            <w:rFonts w:ascii="Georgia" w:hAnsi="Georgia"/>
            <w:sz w:val="21"/>
            <w:szCs w:val="21"/>
          </w:rPr>
          <w:delText xml:space="preserve"> die Mitarbeit an Strategie- und Organisationsentwicklungsprojekten</w:delText>
        </w:r>
        <w:r w:rsidDel="00120C90">
          <w:rPr>
            <w:rFonts w:ascii="Georgia" w:hAnsi="Georgia"/>
            <w:sz w:val="21"/>
            <w:szCs w:val="21"/>
          </w:rPr>
          <w:delText xml:space="preserve"> gehört</w:delText>
        </w:r>
        <w:r w:rsidRPr="007E210A" w:rsidDel="00120C90">
          <w:rPr>
            <w:rFonts w:ascii="Georgia" w:hAnsi="Georgia"/>
            <w:sz w:val="21"/>
            <w:szCs w:val="21"/>
          </w:rPr>
          <w:delText>, die häufig den Ausgangspunkt für</w:delText>
        </w:r>
        <w:r w:rsidDel="00120C90">
          <w:rPr>
            <w:rFonts w:ascii="Georgia" w:hAnsi="Georgia"/>
            <w:sz w:val="21"/>
            <w:szCs w:val="21"/>
          </w:rPr>
          <w:delText xml:space="preserve"> </w:delText>
        </w:r>
        <w:r w:rsidRPr="007E210A" w:rsidDel="00120C90">
          <w:rPr>
            <w:rFonts w:ascii="Georgia" w:hAnsi="Georgia"/>
            <w:sz w:val="21"/>
            <w:szCs w:val="21"/>
          </w:rPr>
          <w:delText>langfristige Umsetzungsbegleitung</w:delText>
        </w:r>
        <w:r w:rsidDel="00120C90">
          <w:rPr>
            <w:rFonts w:ascii="Georgia" w:hAnsi="Georgia"/>
            <w:sz w:val="21"/>
            <w:szCs w:val="21"/>
          </w:rPr>
          <w:delText>en</w:delText>
        </w:r>
        <w:r w:rsidRPr="007E210A" w:rsidDel="00120C90">
          <w:rPr>
            <w:rFonts w:ascii="Georgia" w:hAnsi="Georgia"/>
            <w:sz w:val="21"/>
            <w:szCs w:val="21"/>
          </w:rPr>
          <w:delText xml:space="preserve"> bilde</w:delText>
        </w:r>
        <w:r w:rsidDel="00120C90">
          <w:rPr>
            <w:rFonts w:ascii="Georgia" w:hAnsi="Georgia"/>
            <w:sz w:val="21"/>
            <w:szCs w:val="21"/>
          </w:rPr>
          <w:delText>ten</w:delText>
        </w:r>
        <w:r w:rsidRPr="007E210A" w:rsidDel="00120C90">
          <w:rPr>
            <w:rFonts w:ascii="Georgia" w:hAnsi="Georgia"/>
            <w:sz w:val="21"/>
            <w:szCs w:val="21"/>
          </w:rPr>
          <w:delText>.</w:delText>
        </w:r>
        <w:r w:rsidDel="00120C90">
          <w:rPr>
            <w:rFonts w:ascii="Georgia" w:hAnsi="Georgia"/>
            <w:sz w:val="21"/>
            <w:szCs w:val="21"/>
          </w:rPr>
          <w:delText xml:space="preserve"> In diesem Zusammenhang habe ich Präsentations-, Arbeits- und Dokumentationsunterlagen zur Unterstützung der Strategiearbeit mit den jeweiligen Entscheid</w:delText>
        </w:r>
        <w:r w:rsidR="00F7184C" w:rsidDel="00120C90">
          <w:rPr>
            <w:rFonts w:ascii="Georgia" w:hAnsi="Georgia"/>
            <w:sz w:val="21"/>
            <w:szCs w:val="21"/>
          </w:rPr>
          <w:delText>ungsträgern</w:delText>
        </w:r>
        <w:r w:rsidDel="00120C90">
          <w:rPr>
            <w:rFonts w:ascii="Georgia" w:hAnsi="Georgia"/>
            <w:sz w:val="21"/>
            <w:szCs w:val="21"/>
          </w:rPr>
          <w:delText xml:space="preserve"> der Kunden erstellt,</w:delText>
        </w:r>
        <w:r w:rsidR="00F7184C" w:rsidDel="00120C90">
          <w:rPr>
            <w:rFonts w:ascii="Georgia" w:hAnsi="Georgia"/>
            <w:sz w:val="21"/>
            <w:szCs w:val="21"/>
          </w:rPr>
          <w:delText xml:space="preserve"> </w:delText>
        </w:r>
        <w:r w:rsidDel="00120C90">
          <w:rPr>
            <w:rFonts w:ascii="Georgia" w:hAnsi="Georgia"/>
            <w:sz w:val="21"/>
            <w:szCs w:val="21"/>
          </w:rPr>
          <w:delText xml:space="preserve">Mitarbeiterinterviews zur Identifikation der wesentlichen Kunden-Herausforderungen vorbereitet und ausgewertet sowie eine Kalkulationstabelle zur Quantifizierung potenziell zu implementierender Effizienzmaßnahmen eines Kunden mitentwickelt. Nach dieser spannenden und lehrreichen Station freue ich mich bereits auf meine </w:delText>
        </w:r>
        <w:r w:rsidRPr="00EE1AC2" w:rsidDel="00120C90">
          <w:rPr>
            <w:rFonts w:ascii="Georgia" w:hAnsi="Georgia"/>
            <w:sz w:val="21"/>
            <w:szCs w:val="21"/>
          </w:rPr>
          <w:delText>anstehende Tätigkeit als Praktikant im Team Gruppenstrategie der JobRad Holding SE</w:delText>
        </w:r>
        <w:r w:rsidDel="00120C90">
          <w:rPr>
            <w:rFonts w:ascii="Georgia" w:hAnsi="Georgia"/>
            <w:sz w:val="21"/>
            <w:szCs w:val="21"/>
          </w:rPr>
          <w:delText xml:space="preserve">. Hier </w:delText>
        </w:r>
        <w:r w:rsidRPr="00EE1AC2" w:rsidDel="00120C90">
          <w:rPr>
            <w:rFonts w:ascii="Georgia" w:hAnsi="Georgia"/>
            <w:sz w:val="21"/>
            <w:szCs w:val="21"/>
          </w:rPr>
          <w:delText xml:space="preserve">werde ich durch </w:delText>
        </w:r>
        <w:r w:rsidDel="00120C90">
          <w:rPr>
            <w:rFonts w:ascii="Georgia" w:hAnsi="Georgia"/>
            <w:sz w:val="21"/>
            <w:szCs w:val="21"/>
          </w:rPr>
          <w:delText xml:space="preserve">das </w:delText>
        </w:r>
        <w:r w:rsidRPr="00EE1AC2" w:rsidDel="00120C90">
          <w:rPr>
            <w:rFonts w:ascii="Georgia" w:hAnsi="Georgia"/>
            <w:sz w:val="21"/>
            <w:szCs w:val="21"/>
          </w:rPr>
          <w:delText>Unterstützen des Gruppenstrategieteams im Tagesgeschäft</w:delText>
        </w:r>
        <w:r w:rsidDel="00120C90">
          <w:rPr>
            <w:rFonts w:ascii="Georgia" w:hAnsi="Georgia"/>
            <w:sz w:val="21"/>
            <w:szCs w:val="21"/>
          </w:rPr>
          <w:delText xml:space="preserve">, </w:delText>
        </w:r>
        <w:r w:rsidRPr="00EE1AC2" w:rsidDel="00120C90">
          <w:rPr>
            <w:rFonts w:ascii="Georgia" w:hAnsi="Georgia"/>
            <w:sz w:val="21"/>
            <w:szCs w:val="21"/>
          </w:rPr>
          <w:delText xml:space="preserve">das Mitwirken an Strategieworkshops </w:delText>
        </w:r>
        <w:r w:rsidDel="00120C90">
          <w:rPr>
            <w:rFonts w:ascii="Georgia" w:hAnsi="Georgia"/>
            <w:sz w:val="21"/>
            <w:szCs w:val="21"/>
          </w:rPr>
          <w:delText xml:space="preserve">sowie die Durchführung von Marktanalysen und Trendbewertungen </w:delText>
        </w:r>
        <w:r w:rsidRPr="00EE1AC2" w:rsidDel="00120C90">
          <w:rPr>
            <w:rFonts w:ascii="Georgia" w:hAnsi="Georgia"/>
            <w:sz w:val="21"/>
            <w:szCs w:val="21"/>
          </w:rPr>
          <w:delText>nochmals die Möglichkeit haben</w:delText>
        </w:r>
        <w:r w:rsidDel="00120C90">
          <w:rPr>
            <w:rFonts w:ascii="Georgia" w:hAnsi="Georgia"/>
            <w:sz w:val="21"/>
            <w:szCs w:val="21"/>
          </w:rPr>
          <w:delText>,</w:delText>
        </w:r>
        <w:r w:rsidRPr="00EE1AC2" w:rsidDel="00120C90">
          <w:rPr>
            <w:rFonts w:ascii="Georgia" w:hAnsi="Georgia"/>
            <w:sz w:val="21"/>
            <w:szCs w:val="21"/>
          </w:rPr>
          <w:delText xml:space="preserve"> mein</w:delText>
        </w:r>
        <w:r w:rsidR="00F7184C" w:rsidDel="00120C90">
          <w:rPr>
            <w:rFonts w:ascii="Georgia" w:hAnsi="Georgia"/>
            <w:sz w:val="21"/>
            <w:szCs w:val="21"/>
          </w:rPr>
          <w:delText>e strategischen Fähigkeiten</w:delText>
        </w:r>
        <w:r w:rsidRPr="00EE1AC2" w:rsidDel="00120C90">
          <w:rPr>
            <w:rFonts w:ascii="Georgia" w:hAnsi="Georgia"/>
            <w:sz w:val="21"/>
            <w:szCs w:val="21"/>
          </w:rPr>
          <w:delText xml:space="preserve"> zu festigen</w:delText>
        </w:r>
        <w:r w:rsidDel="00120C90">
          <w:rPr>
            <w:rFonts w:ascii="Georgia" w:hAnsi="Georgia"/>
            <w:sz w:val="21"/>
            <w:szCs w:val="21"/>
          </w:rPr>
          <w:delText xml:space="preserve"> und auszubauen. </w:delText>
        </w:r>
        <w:r w:rsidRPr="007E210A" w:rsidDel="00120C90">
          <w:rPr>
            <w:rFonts w:ascii="Georgia" w:hAnsi="Georgia"/>
            <w:sz w:val="21"/>
            <w:szCs w:val="21"/>
          </w:rPr>
          <w:delText xml:space="preserve">Um </w:delText>
        </w:r>
        <w:r w:rsidR="00360747" w:rsidDel="00120C90">
          <w:rPr>
            <w:rFonts w:ascii="Georgia" w:hAnsi="Georgia"/>
            <w:sz w:val="21"/>
            <w:szCs w:val="21"/>
          </w:rPr>
          <w:delText>meine</w:delText>
        </w:r>
        <w:r w:rsidRPr="007E210A" w:rsidDel="00120C90">
          <w:rPr>
            <w:rFonts w:ascii="Georgia" w:hAnsi="Georgia"/>
            <w:sz w:val="21"/>
            <w:szCs w:val="21"/>
          </w:rPr>
          <w:delText xml:space="preserve"> </w:delText>
        </w:r>
        <w:r w:rsidDel="00120C90">
          <w:rPr>
            <w:rFonts w:ascii="Georgia" w:hAnsi="Georgia"/>
            <w:sz w:val="21"/>
            <w:szCs w:val="21"/>
          </w:rPr>
          <w:delText xml:space="preserve">Praxiserfahrung in diesem Feld auszubauen, </w:delText>
        </w:r>
        <w:r w:rsidRPr="007E210A" w:rsidDel="00120C90">
          <w:rPr>
            <w:rFonts w:ascii="Georgia" w:hAnsi="Georgia"/>
            <w:sz w:val="21"/>
            <w:szCs w:val="21"/>
          </w:rPr>
          <w:delText>möchte ich mich nun gerne noch intensiver mit</w:delText>
        </w:r>
        <w:r w:rsidDel="00120C90">
          <w:rPr>
            <w:rFonts w:ascii="Georgia" w:hAnsi="Georgia"/>
            <w:sz w:val="21"/>
            <w:szCs w:val="21"/>
          </w:rPr>
          <w:delText xml:space="preserve"> </w:delText>
        </w:r>
        <w:r w:rsidR="00F7184C" w:rsidRPr="00F7184C" w:rsidDel="00120C90">
          <w:rPr>
            <w:rFonts w:ascii="Georgia" w:hAnsi="Georgia"/>
            <w:color w:val="EE0000"/>
            <w:sz w:val="21"/>
            <w:szCs w:val="21"/>
          </w:rPr>
          <w:delText>XYZ</w:delText>
        </w:r>
        <w:r w:rsidR="00F7184C" w:rsidDel="00120C90">
          <w:rPr>
            <w:rFonts w:ascii="Georgia" w:hAnsi="Georgia"/>
            <w:sz w:val="21"/>
            <w:szCs w:val="21"/>
          </w:rPr>
          <w:delText xml:space="preserve"> </w:delText>
        </w:r>
        <w:r w:rsidRPr="007E210A" w:rsidDel="00120C90">
          <w:rPr>
            <w:rFonts w:ascii="Georgia" w:hAnsi="Georgia"/>
            <w:sz w:val="21"/>
            <w:szCs w:val="21"/>
          </w:rPr>
          <w:delText xml:space="preserve">auseinandersetzen und mit meinen </w:delText>
        </w:r>
        <w:r w:rsidDel="00120C90">
          <w:rPr>
            <w:rFonts w:ascii="Georgia" w:hAnsi="Georgia"/>
            <w:sz w:val="21"/>
            <w:szCs w:val="21"/>
          </w:rPr>
          <w:delText xml:space="preserve">bisher erlangten </w:delText>
        </w:r>
        <w:r w:rsidR="00F7184C" w:rsidDel="00120C90">
          <w:rPr>
            <w:rFonts w:ascii="Georgia" w:hAnsi="Georgia"/>
            <w:sz w:val="21"/>
            <w:szCs w:val="21"/>
          </w:rPr>
          <w:delText>Praxiserfahrungen</w:delText>
        </w:r>
        <w:r w:rsidDel="00120C90">
          <w:rPr>
            <w:rFonts w:ascii="Georgia" w:hAnsi="Georgia"/>
            <w:sz w:val="21"/>
            <w:szCs w:val="21"/>
          </w:rPr>
          <w:delText xml:space="preserve"> </w:delText>
        </w:r>
        <w:r w:rsidRPr="007E210A" w:rsidDel="00120C90">
          <w:rPr>
            <w:rFonts w:ascii="Georgia" w:hAnsi="Georgia"/>
            <w:sz w:val="21"/>
            <w:szCs w:val="21"/>
          </w:rPr>
          <w:delText>in Form eines Praktikums bei Ihnen einbringen.</w:delText>
        </w:r>
        <w:bookmarkEnd w:id="4"/>
      </w:del>
    </w:p>
    <w:p w14:paraId="2BA09D9F" w14:textId="358FC65D" w:rsidR="00F7184C" w:rsidRDefault="004D749C" w:rsidP="00E44A93">
      <w:pPr>
        <w:spacing w:after="0"/>
        <w:jc w:val="both"/>
        <w:rPr>
          <w:rFonts w:ascii="Georgia" w:eastAsia="Times New Roman" w:hAnsi="Georgia" w:cs="Times New Roman"/>
          <w:color w:val="EE0000"/>
          <w:sz w:val="21"/>
          <w:szCs w:val="21"/>
          <w:lang w:eastAsia="de-DE"/>
        </w:rPr>
      </w:pPr>
      <w:r w:rsidRPr="004D749C">
        <w:rPr>
          <w:rFonts w:ascii="Georgia" w:eastAsia="Times New Roman" w:hAnsi="Georgia" w:cs="Times New Roman"/>
          <w:color w:val="EE0000"/>
          <w:sz w:val="21"/>
          <w:szCs w:val="21"/>
          <w:lang w:eastAsia="de-DE"/>
        </w:rPr>
        <w:t>(Dritter Abschnitt)</w:t>
      </w:r>
    </w:p>
    <w:p w14:paraId="5B953D7C" w14:textId="77777777" w:rsidR="00133CB8" w:rsidRPr="00133CB8" w:rsidDel="00120C90" w:rsidRDefault="00133CB8" w:rsidP="00E44A93">
      <w:pPr>
        <w:spacing w:after="0"/>
        <w:jc w:val="both"/>
        <w:rPr>
          <w:del w:id="10" w:author="David Döbele" w:date="2025-06-24T18:31:00Z" w16du:dateUtc="2025-06-24T16:31:00Z"/>
          <w:rFonts w:ascii="Georgia" w:eastAsia="Times New Roman" w:hAnsi="Georgia" w:cs="Times New Roman"/>
          <w:sz w:val="21"/>
          <w:szCs w:val="21"/>
          <w:lang w:eastAsia="de-DE"/>
        </w:rPr>
      </w:pPr>
    </w:p>
    <w:p w14:paraId="360FDC10" w14:textId="77777777" w:rsidR="00133CB8" w:rsidRPr="00133CB8" w:rsidDel="00120C90" w:rsidRDefault="00133CB8" w:rsidP="00E44A93">
      <w:pPr>
        <w:spacing w:after="0"/>
        <w:jc w:val="both"/>
        <w:rPr>
          <w:del w:id="11" w:author="David Döbele" w:date="2025-06-24T18:31:00Z" w16du:dateUtc="2025-06-24T16:31:00Z"/>
          <w:rFonts w:ascii="Georgia" w:eastAsia="Times New Roman" w:hAnsi="Georgia" w:cs="Times New Roman"/>
          <w:sz w:val="21"/>
          <w:szCs w:val="21"/>
          <w:lang w:eastAsia="de-DE"/>
        </w:rPr>
      </w:pPr>
    </w:p>
    <w:p w14:paraId="1878EE30" w14:textId="77777777" w:rsidR="007559F5" w:rsidRDefault="007559F5" w:rsidP="00E44A93">
      <w:pPr>
        <w:spacing w:after="0"/>
        <w:jc w:val="both"/>
        <w:rPr>
          <w:rFonts w:ascii="Georgia" w:eastAsia="Times New Roman" w:hAnsi="Georgia" w:cs="Times New Roman"/>
          <w:sz w:val="21"/>
          <w:szCs w:val="21"/>
          <w:lang w:eastAsia="de-DE"/>
        </w:rPr>
      </w:pPr>
    </w:p>
    <w:p w14:paraId="04F15825" w14:textId="72566C4B" w:rsidR="00E57CD7" w:rsidRPr="00992C23" w:rsidRDefault="00E44A93" w:rsidP="00E44A93">
      <w:pPr>
        <w:spacing w:after="0"/>
        <w:jc w:val="both"/>
        <w:rPr>
          <w:rFonts w:ascii="Georgia" w:hAnsi="Georgia" w:cs="Times New Roman"/>
          <w:sz w:val="21"/>
          <w:szCs w:val="21"/>
        </w:rPr>
      </w:pPr>
      <w:r w:rsidRPr="00992C23">
        <w:rPr>
          <w:rFonts w:ascii="Georgia" w:eastAsia="Times New Roman" w:hAnsi="Georgia" w:cs="Times New Roman"/>
          <w:sz w:val="21"/>
          <w:szCs w:val="21"/>
          <w:lang w:eastAsia="de-DE"/>
        </w:rPr>
        <w:t xml:space="preserve">Von dem Praktikum </w:t>
      </w:r>
      <w:r w:rsidR="004D749C">
        <w:rPr>
          <w:rFonts w:ascii="Georgia" w:eastAsia="Times New Roman" w:hAnsi="Georgia" w:cs="Times New Roman"/>
          <w:sz w:val="21"/>
          <w:szCs w:val="21"/>
          <w:lang w:eastAsia="de-DE"/>
        </w:rPr>
        <w:t xml:space="preserve">im Bereich </w:t>
      </w:r>
      <w:r w:rsidR="004D749C" w:rsidRPr="004D749C">
        <w:rPr>
          <w:rFonts w:ascii="Georgia" w:eastAsia="Times New Roman" w:hAnsi="Georgia" w:cs="Times New Roman"/>
          <w:color w:val="EE0000"/>
          <w:sz w:val="21"/>
          <w:szCs w:val="21"/>
          <w:lang w:eastAsia="de-DE"/>
        </w:rPr>
        <w:t>XYZ</w:t>
      </w:r>
      <w:r w:rsidR="003A7966">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erhoffe ich mir </w:t>
      </w:r>
      <w:r w:rsidR="00CB39D8" w:rsidRPr="00992C23">
        <w:rPr>
          <w:rFonts w:ascii="Georgia" w:eastAsia="Times New Roman" w:hAnsi="Georgia" w:cs="Times New Roman"/>
          <w:sz w:val="21"/>
          <w:szCs w:val="21"/>
          <w:lang w:eastAsia="de-DE"/>
        </w:rPr>
        <w:t>neben e</w:t>
      </w:r>
      <w:r w:rsidRPr="00992C23">
        <w:rPr>
          <w:rFonts w:ascii="Georgia" w:eastAsia="Times New Roman" w:hAnsi="Georgia" w:cs="Times New Roman"/>
          <w:sz w:val="21"/>
          <w:szCs w:val="21"/>
          <w:lang w:eastAsia="de-DE"/>
        </w:rPr>
        <w:t>ine</w:t>
      </w:r>
      <w:r w:rsidR="00CB39D8" w:rsidRPr="00992C23">
        <w:rPr>
          <w:rFonts w:ascii="Georgia" w:eastAsia="Times New Roman" w:hAnsi="Georgia" w:cs="Times New Roman"/>
          <w:sz w:val="21"/>
          <w:szCs w:val="21"/>
          <w:lang w:eastAsia="de-DE"/>
        </w:rPr>
        <w:t>m</w:t>
      </w:r>
      <w:r w:rsidRPr="00992C23">
        <w:rPr>
          <w:rFonts w:ascii="Georgia" w:eastAsia="Times New Roman" w:hAnsi="Georgia" w:cs="Times New Roman"/>
          <w:sz w:val="21"/>
          <w:szCs w:val="21"/>
          <w:lang w:eastAsia="de-DE"/>
        </w:rPr>
        <w:t xml:space="preserve"> großen Lernfortschritt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004D749C" w:rsidRPr="004D749C">
        <w:rPr>
          <w:rFonts w:ascii="Georgia" w:eastAsia="Times New Roman" w:hAnsi="Georgia" w:cs="Times New Roman"/>
          <w:color w:val="EE0000"/>
          <w:sz w:val="21"/>
          <w:szCs w:val="21"/>
          <w:lang w:eastAsia="de-DE"/>
        </w:rPr>
        <w:t>XYZ</w:t>
      </w:r>
      <w:r w:rsidR="004D749C">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sein werde und würde mich sehr darüber freuen, Sie auch in einem persönlichen Gespräch von mir überzeugen zu dürfen.</w:t>
      </w:r>
    </w:p>
    <w:p w14:paraId="45141268" w14:textId="77777777" w:rsidR="008A06AA" w:rsidRPr="00992C23" w:rsidRDefault="008A06AA" w:rsidP="00E44A93">
      <w:pPr>
        <w:spacing w:after="0"/>
        <w:jc w:val="both"/>
        <w:rPr>
          <w:rFonts w:ascii="Georgia" w:hAnsi="Georgia" w:cs="Times New Roman"/>
          <w:sz w:val="21"/>
          <w:szCs w:val="21"/>
        </w:rPr>
      </w:pPr>
    </w:p>
    <w:p w14:paraId="2A3BA43E" w14:textId="3C08407C" w:rsidR="000C4EFA" w:rsidRPr="00992C23" w:rsidRDefault="000D7658" w:rsidP="00E35B7C">
      <w:pPr>
        <w:spacing w:after="0"/>
        <w:jc w:val="both"/>
        <w:rPr>
          <w:rFonts w:ascii="Georgia" w:hAnsi="Georgia" w:cs="Times New Roman"/>
          <w:sz w:val="21"/>
          <w:szCs w:val="21"/>
        </w:rPr>
      </w:pPr>
      <w:r w:rsidRPr="00992C23">
        <w:rPr>
          <w:rFonts w:ascii="Georgia" w:hAnsi="Georgia" w:cs="Times New Roman"/>
          <w:sz w:val="21"/>
          <w:szCs w:val="21"/>
        </w:rPr>
        <w:t>Mit freundlichen Grüßen</w:t>
      </w:r>
    </w:p>
    <w:p w14:paraId="60748FC5" w14:textId="423E5156" w:rsidR="00120C90" w:rsidRDefault="00E35B7C" w:rsidP="00B52481">
      <w:pPr>
        <w:spacing w:after="0"/>
        <w:rPr>
          <w:ins w:id="12" w:author="David Döbele" w:date="2025-06-24T18:26:00Z" w16du:dateUtc="2025-06-24T16:26:00Z"/>
          <w:rFonts w:ascii="Georgia" w:hAnsi="Georgia" w:cs="Times New Roman"/>
          <w:sz w:val="21"/>
          <w:szCs w:val="21"/>
        </w:rPr>
      </w:pPr>
      <w:r w:rsidRPr="00992C23">
        <w:rPr>
          <w:noProof/>
        </w:rPr>
        <w:drawing>
          <wp:inline distT="0" distB="0" distL="0" distR="0" wp14:anchorId="1D7551A6" wp14:editId="5DC28CA8">
            <wp:extent cx="1013460" cy="383399"/>
            <wp:effectExtent l="0" t="0" r="0" b="0"/>
            <wp:docPr id="595737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6"/>
                    <a:stretch>
                      <a:fillRect/>
                    </a:stretch>
                  </pic:blipFill>
                  <pic:spPr>
                    <a:xfrm>
                      <a:off x="0" y="0"/>
                      <a:ext cx="1039785" cy="393358"/>
                    </a:xfrm>
                    <a:prstGeom prst="rect">
                      <a:avLst/>
                    </a:prstGeom>
                  </pic:spPr>
                </pic:pic>
              </a:graphicData>
            </a:graphic>
          </wp:inline>
        </w:drawing>
      </w:r>
    </w:p>
    <w:p w14:paraId="6BC3283E" w14:textId="77777777" w:rsidR="00120C90" w:rsidRDefault="00120C90">
      <w:pPr>
        <w:rPr>
          <w:ins w:id="13" w:author="David Döbele" w:date="2025-06-24T18:26:00Z" w16du:dateUtc="2025-06-24T16:26:00Z"/>
          <w:rFonts w:ascii="Georgia" w:hAnsi="Georgia" w:cs="Times New Roman"/>
          <w:sz w:val="21"/>
          <w:szCs w:val="21"/>
        </w:rPr>
      </w:pPr>
      <w:ins w:id="14" w:author="David Döbele" w:date="2025-06-24T18:26:00Z" w16du:dateUtc="2025-06-24T16:26:00Z">
        <w:r>
          <w:rPr>
            <w:rFonts w:ascii="Georgia" w:hAnsi="Georgia" w:cs="Times New Roman"/>
            <w:sz w:val="21"/>
            <w:szCs w:val="21"/>
          </w:rPr>
          <w:br w:type="page"/>
        </w:r>
      </w:ins>
    </w:p>
    <w:p w14:paraId="0577066E" w14:textId="77777777" w:rsidR="00427DC1" w:rsidRDefault="00427DC1" w:rsidP="00B52481">
      <w:pPr>
        <w:spacing w:after="0"/>
        <w:rPr>
          <w:rFonts w:ascii="Georgia" w:hAnsi="Georgia" w:cs="Times New Roman"/>
          <w:sz w:val="21"/>
          <w:szCs w:val="21"/>
        </w:rPr>
      </w:pPr>
    </w:p>
    <w:p w14:paraId="215C61BA"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Times New Roman"/>
          <w:sz w:val="21"/>
          <w:szCs w:val="21"/>
        </w:rPr>
        <w:t>Fynn Schmid</w:t>
      </w:r>
    </w:p>
    <w:p w14:paraId="701DDF2E"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Times New Roman"/>
          <w:sz w:val="21"/>
          <w:szCs w:val="21"/>
        </w:rPr>
        <w:t xml:space="preserve">Auf dem </w:t>
      </w:r>
      <w:proofErr w:type="spellStart"/>
      <w:r w:rsidRPr="00992C23">
        <w:rPr>
          <w:rFonts w:ascii="Georgia" w:hAnsi="Georgia" w:cs="Times New Roman"/>
          <w:sz w:val="21"/>
          <w:szCs w:val="21"/>
        </w:rPr>
        <w:t>Äckerle</w:t>
      </w:r>
      <w:proofErr w:type="spellEnd"/>
      <w:r w:rsidRPr="00992C23">
        <w:rPr>
          <w:rFonts w:ascii="Georgia" w:hAnsi="Georgia" w:cs="Times New Roman"/>
          <w:sz w:val="21"/>
          <w:szCs w:val="21"/>
        </w:rPr>
        <w:t xml:space="preserve"> 6</w:t>
      </w:r>
    </w:p>
    <w:p w14:paraId="4507D3E8"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Times New Roman"/>
          <w:sz w:val="21"/>
          <w:szCs w:val="21"/>
        </w:rPr>
        <w:t>77654 Offenburg</w:t>
      </w:r>
    </w:p>
    <w:p w14:paraId="58595035" w14:textId="77777777" w:rsidR="00E8070B" w:rsidRPr="00992C23" w:rsidRDefault="00E8070B" w:rsidP="00E8070B">
      <w:pPr>
        <w:spacing w:after="0" w:line="240" w:lineRule="auto"/>
        <w:jc w:val="right"/>
        <w:rPr>
          <w:rFonts w:ascii="Georgia" w:hAnsi="Georgia" w:cs="Times New Roman"/>
          <w:sz w:val="21"/>
          <w:szCs w:val="21"/>
        </w:rPr>
      </w:pPr>
      <w:r w:rsidRPr="00992C23">
        <w:rPr>
          <w:rFonts w:ascii="Georgia" w:hAnsi="Georgia" w:cs="Georgia"/>
          <w:sz w:val="21"/>
          <w:szCs w:val="21"/>
        </w:rPr>
        <w:t>fynnschmid@t-online.de</w:t>
      </w:r>
    </w:p>
    <w:p w14:paraId="7566F4CA" w14:textId="77777777" w:rsidR="00E8070B" w:rsidRPr="00992C23" w:rsidRDefault="00E8070B" w:rsidP="00E8070B">
      <w:pPr>
        <w:spacing w:after="0"/>
        <w:jc w:val="right"/>
        <w:rPr>
          <w:rFonts w:ascii="Georgia" w:hAnsi="Georgia" w:cs="Georgia"/>
          <w:sz w:val="21"/>
          <w:szCs w:val="21"/>
        </w:rPr>
      </w:pPr>
      <w:r w:rsidRPr="00992C23">
        <w:rPr>
          <w:rFonts w:ascii="Georgia" w:hAnsi="Georgia" w:cs="Georgia"/>
          <w:sz w:val="21"/>
          <w:szCs w:val="21"/>
        </w:rPr>
        <w:t>+49 176 51758245</w:t>
      </w:r>
    </w:p>
    <w:p w14:paraId="09C9ED09" w14:textId="77777777" w:rsidR="00E8070B" w:rsidRPr="00992C23" w:rsidRDefault="00E8070B" w:rsidP="00E8070B">
      <w:pPr>
        <w:spacing w:after="0"/>
        <w:rPr>
          <w:rFonts w:ascii="Georgia" w:hAnsi="Georgia" w:cs="Times New Roman"/>
          <w:sz w:val="21"/>
          <w:szCs w:val="21"/>
        </w:rPr>
      </w:pPr>
      <w:r w:rsidRPr="00992C23">
        <w:rPr>
          <w:rFonts w:ascii="Georgia" w:hAnsi="Georgia" w:cs="Times New Roman"/>
          <w:sz w:val="21"/>
          <w:szCs w:val="21"/>
        </w:rPr>
        <w:t xml:space="preserve">Offenburg, </w:t>
      </w:r>
      <w:r w:rsidRPr="003532AA">
        <w:rPr>
          <w:rFonts w:ascii="Georgia" w:hAnsi="Georgia" w:cs="Times New Roman"/>
          <w:color w:val="EE0000"/>
          <w:sz w:val="21"/>
          <w:szCs w:val="21"/>
        </w:rPr>
        <w:t>XX.XX.XX</w:t>
      </w:r>
    </w:p>
    <w:p w14:paraId="22972B4B" w14:textId="77777777" w:rsidR="00E8070B" w:rsidRPr="00992C23" w:rsidRDefault="00E8070B" w:rsidP="00E8070B">
      <w:pPr>
        <w:pBdr>
          <w:bottom w:val="single" w:sz="8" w:space="1" w:color="auto"/>
        </w:pBdr>
        <w:spacing w:after="0"/>
        <w:rPr>
          <w:rFonts w:ascii="Georgia" w:hAnsi="Georgia" w:cs="Times New Roman"/>
          <w:sz w:val="21"/>
          <w:szCs w:val="21"/>
        </w:rPr>
      </w:pPr>
    </w:p>
    <w:p w14:paraId="1C64987E" w14:textId="77777777" w:rsidR="00E8070B" w:rsidRPr="00992C23" w:rsidRDefault="00E8070B" w:rsidP="00E8070B">
      <w:pPr>
        <w:spacing w:after="0"/>
        <w:rPr>
          <w:rFonts w:ascii="Georgia" w:hAnsi="Georgia" w:cs="Times New Roman"/>
          <w:sz w:val="21"/>
          <w:szCs w:val="21"/>
        </w:rPr>
      </w:pPr>
    </w:p>
    <w:p w14:paraId="5A3ACEBF" w14:textId="77777777" w:rsidR="00E8070B" w:rsidRPr="00992C23" w:rsidRDefault="00E8070B" w:rsidP="00E8070B">
      <w:pPr>
        <w:spacing w:after="0"/>
        <w:rPr>
          <w:rFonts w:ascii="Georgia" w:hAnsi="Georgia" w:cs="Times New Roman"/>
          <w:b/>
          <w:sz w:val="21"/>
          <w:szCs w:val="21"/>
        </w:rPr>
      </w:pPr>
      <w:r w:rsidRPr="00992C23">
        <w:rPr>
          <w:rFonts w:ascii="Georgia" w:hAnsi="Georgia" w:cs="Times New Roman"/>
          <w:b/>
          <w:sz w:val="21"/>
          <w:szCs w:val="21"/>
        </w:rPr>
        <w:t xml:space="preserve">Bewerbung um </w:t>
      </w:r>
      <w:r>
        <w:rPr>
          <w:rFonts w:ascii="Georgia" w:hAnsi="Georgia" w:cs="Times New Roman"/>
          <w:b/>
          <w:sz w:val="21"/>
          <w:szCs w:val="21"/>
        </w:rPr>
        <w:t>ein Praktikum im Bereich</w:t>
      </w:r>
      <w:r w:rsidRPr="003532AA">
        <w:rPr>
          <w:rFonts w:ascii="Georgia" w:hAnsi="Georgia" w:cs="Times New Roman"/>
          <w:b/>
          <w:color w:val="EE0000"/>
          <w:sz w:val="21"/>
          <w:szCs w:val="21"/>
        </w:rPr>
        <w:t xml:space="preserve"> XYZ</w:t>
      </w:r>
    </w:p>
    <w:p w14:paraId="1D1A5F56" w14:textId="77777777" w:rsidR="00E8070B" w:rsidRPr="00992C23" w:rsidRDefault="00E8070B" w:rsidP="00E8070B">
      <w:pPr>
        <w:spacing w:after="0"/>
        <w:rPr>
          <w:rFonts w:ascii="Georgia" w:hAnsi="Georgia" w:cs="Times New Roman"/>
          <w:b/>
          <w:sz w:val="21"/>
          <w:szCs w:val="21"/>
        </w:rPr>
      </w:pPr>
    </w:p>
    <w:p w14:paraId="17C839F1" w14:textId="77777777" w:rsidR="00E8070B" w:rsidRPr="00992C23" w:rsidRDefault="00E8070B" w:rsidP="00E8070B">
      <w:pPr>
        <w:spacing w:after="0"/>
        <w:jc w:val="both"/>
        <w:rPr>
          <w:rFonts w:ascii="Georgia" w:hAnsi="Georgia" w:cs="Times New Roman"/>
          <w:sz w:val="21"/>
          <w:szCs w:val="21"/>
        </w:rPr>
      </w:pPr>
      <w:r w:rsidRPr="00992C23">
        <w:rPr>
          <w:rFonts w:ascii="Georgia" w:hAnsi="Georgia" w:cs="Times New Roman"/>
          <w:sz w:val="21"/>
          <w:szCs w:val="21"/>
        </w:rPr>
        <w:t xml:space="preserve">Sehr geehrte Damen und Herren, </w:t>
      </w:r>
    </w:p>
    <w:p w14:paraId="776381E7" w14:textId="068068E2" w:rsidR="00E8070B" w:rsidDel="00120C90" w:rsidRDefault="00E8070B" w:rsidP="00E8070B">
      <w:pPr>
        <w:spacing w:before="100" w:beforeAutospacing="1" w:after="100" w:afterAutospacing="1"/>
        <w:jc w:val="both"/>
        <w:rPr>
          <w:del w:id="15" w:author="David Döbele" w:date="2025-06-24T18:33:00Z" w16du:dateUtc="2025-06-24T16:33:00Z"/>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 xml:space="preserve">mit </w:t>
      </w:r>
      <w:r>
        <w:rPr>
          <w:rFonts w:ascii="Georgia" w:eastAsia="Times New Roman" w:hAnsi="Georgia" w:cs="Times New Roman"/>
          <w:color w:val="000000"/>
          <w:sz w:val="21"/>
          <w:szCs w:val="21"/>
          <w:lang w:eastAsia="de-DE"/>
        </w:rPr>
        <w:t xml:space="preserve">der </w:t>
      </w:r>
      <w:r w:rsidRPr="00425996">
        <w:rPr>
          <w:rFonts w:ascii="Georgia" w:eastAsia="Times New Roman" w:hAnsi="Georgia" w:cs="Times New Roman"/>
          <w:color w:val="000000"/>
          <w:sz w:val="21"/>
          <w:szCs w:val="21"/>
          <w:lang w:eastAsia="de-DE"/>
        </w:rPr>
        <w:t xml:space="preserve">Tätigkeit </w:t>
      </w:r>
      <w:r>
        <w:rPr>
          <w:rFonts w:ascii="Georgia" w:eastAsia="Times New Roman" w:hAnsi="Georgia" w:cs="Times New Roman"/>
          <w:color w:val="000000"/>
          <w:sz w:val="21"/>
          <w:szCs w:val="21"/>
          <w:lang w:eastAsia="de-DE"/>
        </w:rPr>
        <w:t xml:space="preserve">als </w:t>
      </w:r>
      <w:r w:rsidRPr="004D749C">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verbinde ich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Besonders faszinierend finde ich jedoch, </w:t>
      </w:r>
      <w:r w:rsidRPr="004D749C">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Um eines Tages durch meine Arbeit eine ebenso nutzenstiftende und bedeutende Auswirkung zu haben, möchte ich Sie gerne </w:t>
      </w:r>
      <w:r>
        <w:rPr>
          <w:rFonts w:ascii="Georgia" w:eastAsia="Times New Roman" w:hAnsi="Georgia" w:cs="Times New Roman"/>
          <w:color w:val="000000"/>
          <w:sz w:val="21"/>
          <w:szCs w:val="21"/>
          <w:lang w:eastAsia="de-DE"/>
        </w:rPr>
        <w:t xml:space="preserve">im Anschluss an mein Gruppenstrategie-Praktikum bei der </w:t>
      </w:r>
      <w:proofErr w:type="spellStart"/>
      <w:r>
        <w:rPr>
          <w:rFonts w:ascii="Georgia" w:eastAsia="Times New Roman" w:hAnsi="Georgia" w:cs="Times New Roman"/>
          <w:color w:val="000000"/>
          <w:sz w:val="21"/>
          <w:szCs w:val="21"/>
          <w:lang w:eastAsia="de-DE"/>
        </w:rPr>
        <w:t>JobRad</w:t>
      </w:r>
      <w:proofErr w:type="spellEnd"/>
      <w:r>
        <w:rPr>
          <w:rFonts w:ascii="Georgia" w:eastAsia="Times New Roman" w:hAnsi="Georgia" w:cs="Times New Roman"/>
          <w:color w:val="000000"/>
          <w:sz w:val="21"/>
          <w:szCs w:val="21"/>
          <w:lang w:eastAsia="de-DE"/>
        </w:rPr>
        <w:t xml:space="preserve"> </w:t>
      </w:r>
      <w:del w:id="16" w:author="David Döbele" w:date="2025-06-24T18:33:00Z" w16du:dateUtc="2025-06-24T16:33:00Z">
        <w:r w:rsidDel="003E4B1F">
          <w:rPr>
            <w:rFonts w:ascii="Georgia" w:eastAsia="Times New Roman" w:hAnsi="Georgia" w:cs="Times New Roman"/>
            <w:color w:val="000000"/>
            <w:sz w:val="21"/>
            <w:szCs w:val="21"/>
            <w:lang w:eastAsia="de-DE"/>
          </w:rPr>
          <w:delText xml:space="preserve">Holding </w:delText>
        </w:r>
      </w:del>
      <w:ins w:id="17" w:author="David Döbele" w:date="2025-06-24T18:33:00Z" w16du:dateUtc="2025-06-24T16:33:00Z">
        <w:r w:rsidR="003E4B1F">
          <w:rPr>
            <w:rFonts w:ascii="Georgia" w:eastAsia="Times New Roman" w:hAnsi="Georgia" w:cs="Times New Roman"/>
            <w:color w:val="000000"/>
            <w:sz w:val="21"/>
            <w:szCs w:val="21"/>
            <w:lang w:eastAsia="de-DE"/>
          </w:rPr>
          <w:t>Gruppe</w:t>
        </w:r>
        <w:r w:rsidR="003E4B1F">
          <w:rPr>
            <w:rFonts w:ascii="Georgia" w:eastAsia="Times New Roman" w:hAnsi="Georgia" w:cs="Times New Roman"/>
            <w:color w:val="000000"/>
            <w:sz w:val="21"/>
            <w:szCs w:val="21"/>
            <w:lang w:eastAsia="de-DE"/>
          </w:rPr>
          <w:t xml:space="preserve"> </w:t>
        </w:r>
      </w:ins>
      <w:del w:id="18" w:author="David Döbele" w:date="2025-06-24T18:33:00Z" w16du:dateUtc="2025-06-24T16:33:00Z">
        <w:r w:rsidDel="003E4B1F">
          <w:rPr>
            <w:rFonts w:ascii="Georgia" w:eastAsia="Times New Roman" w:hAnsi="Georgia" w:cs="Times New Roman"/>
            <w:color w:val="000000"/>
            <w:sz w:val="21"/>
            <w:szCs w:val="21"/>
            <w:lang w:eastAsia="de-DE"/>
          </w:rPr>
          <w:delText xml:space="preserve">SE </w:delText>
        </w:r>
      </w:del>
      <w:r w:rsidRPr="00425996">
        <w:rPr>
          <w:rFonts w:ascii="Georgia" w:eastAsia="Times New Roman" w:hAnsi="Georgia" w:cs="Times New Roman"/>
          <w:color w:val="000000"/>
          <w:sz w:val="21"/>
          <w:szCs w:val="21"/>
          <w:lang w:eastAsia="de-DE"/>
        </w:rPr>
        <w:t xml:space="preserve">ab dem </w:t>
      </w:r>
      <w:r>
        <w:rPr>
          <w:rFonts w:ascii="Georgia" w:eastAsia="Times New Roman" w:hAnsi="Georgia" w:cs="Times New Roman"/>
          <w:color w:val="000000"/>
          <w:sz w:val="21"/>
          <w:szCs w:val="21"/>
          <w:lang w:eastAsia="de-DE"/>
        </w:rPr>
        <w:t>01.04.26</w:t>
      </w:r>
      <w:r w:rsidRPr="00425996">
        <w:rPr>
          <w:rFonts w:ascii="Georgia" w:eastAsia="Times New Roman" w:hAnsi="Georgia" w:cs="Times New Roman"/>
          <w:color w:val="000000"/>
          <w:sz w:val="21"/>
          <w:szCs w:val="21"/>
          <w:lang w:eastAsia="de-DE"/>
        </w:rPr>
        <w:t xml:space="preserve"> </w:t>
      </w:r>
      <w:r>
        <w:rPr>
          <w:rFonts w:ascii="Georgia" w:eastAsia="Times New Roman" w:hAnsi="Georgia" w:cs="Times New Roman"/>
          <w:color w:val="000000"/>
          <w:sz w:val="21"/>
          <w:szCs w:val="21"/>
          <w:lang w:eastAsia="de-DE"/>
        </w:rPr>
        <w:t xml:space="preserve">im Bereich </w:t>
      </w:r>
      <w:r w:rsidRPr="007559F5">
        <w:rPr>
          <w:rFonts w:ascii="Georgia" w:eastAsia="Times New Roman" w:hAnsi="Georgia" w:cs="Times New Roman"/>
          <w:color w:val="EE0000"/>
          <w:sz w:val="21"/>
          <w:szCs w:val="21"/>
          <w:lang w:eastAsia="de-DE"/>
        </w:rPr>
        <w:t>XYZ</w:t>
      </w:r>
      <w:r>
        <w:rPr>
          <w:rFonts w:ascii="Georgia" w:eastAsia="Times New Roman" w:hAnsi="Georgia" w:cs="Times New Roman"/>
          <w:color w:val="000000"/>
          <w:sz w:val="21"/>
          <w:szCs w:val="21"/>
          <w:lang w:eastAsia="de-DE"/>
        </w:rPr>
        <w:t xml:space="preserve"> </w:t>
      </w:r>
      <w:r w:rsidRPr="00425996">
        <w:rPr>
          <w:rFonts w:ascii="Georgia" w:eastAsia="Times New Roman" w:hAnsi="Georgia" w:cs="Times New Roman"/>
          <w:color w:val="000000"/>
          <w:sz w:val="21"/>
          <w:szCs w:val="21"/>
          <w:lang w:eastAsia="de-DE"/>
        </w:rPr>
        <w:t xml:space="preserve">für einen Zeitraum von </w:t>
      </w:r>
      <w:r w:rsidRPr="004D749C">
        <w:rPr>
          <w:rFonts w:ascii="Georgia" w:eastAsia="Times New Roman" w:hAnsi="Georgia" w:cs="Times New Roman"/>
          <w:color w:val="EE0000"/>
          <w:sz w:val="21"/>
          <w:szCs w:val="21"/>
          <w:lang w:eastAsia="de-DE"/>
        </w:rPr>
        <w:t>X</w:t>
      </w:r>
      <w:r>
        <w:rPr>
          <w:rFonts w:ascii="Georgia" w:eastAsia="Times New Roman" w:hAnsi="Georgia" w:cs="Times New Roman"/>
          <w:color w:val="000000"/>
          <w:sz w:val="21"/>
          <w:szCs w:val="21"/>
          <w:lang w:eastAsia="de-DE"/>
        </w:rPr>
        <w:t xml:space="preserve"> Monaten</w:t>
      </w:r>
      <w:r w:rsidRPr="00425996">
        <w:rPr>
          <w:rFonts w:ascii="Georgia" w:eastAsia="Times New Roman" w:hAnsi="Georgia" w:cs="Times New Roman"/>
          <w:color w:val="000000"/>
          <w:sz w:val="21"/>
          <w:szCs w:val="21"/>
          <w:lang w:eastAsia="de-DE"/>
        </w:rPr>
        <w:t xml:space="preserve"> an Ihrem Standort </w:t>
      </w:r>
      <w:r w:rsidRPr="007559F5">
        <w:rPr>
          <w:rFonts w:ascii="Georgia" w:eastAsia="Times New Roman" w:hAnsi="Georgia" w:cs="Times New Roman"/>
          <w:color w:val="EE0000"/>
          <w:sz w:val="21"/>
          <w:szCs w:val="21"/>
          <w:lang w:eastAsia="de-DE"/>
        </w:rPr>
        <w:t>XYZ</w:t>
      </w:r>
      <w:r w:rsidRPr="00425996">
        <w:rPr>
          <w:rFonts w:ascii="Georgia" w:eastAsia="Times New Roman" w:hAnsi="Georgia" w:cs="Times New Roman"/>
          <w:color w:val="000000"/>
          <w:sz w:val="21"/>
          <w:szCs w:val="21"/>
          <w:lang w:eastAsia="de-DE"/>
        </w:rPr>
        <w:t xml:space="preserve"> unterstützen.</w:t>
      </w:r>
      <w:r>
        <w:rPr>
          <w:rFonts w:ascii="Georgia" w:eastAsia="Times New Roman" w:hAnsi="Georgia" w:cs="Times New Roman"/>
          <w:color w:val="000000"/>
          <w:sz w:val="21"/>
          <w:szCs w:val="21"/>
          <w:lang w:eastAsia="de-DE"/>
        </w:rPr>
        <w:t xml:space="preserve"> </w:t>
      </w:r>
    </w:p>
    <w:p w14:paraId="3F7B7354" w14:textId="77777777" w:rsidR="00E8070B" w:rsidRDefault="00E8070B" w:rsidP="00E8070B">
      <w:pPr>
        <w:spacing w:before="100" w:beforeAutospacing="1" w:after="100" w:afterAutospacing="1"/>
        <w:jc w:val="both"/>
        <w:rPr>
          <w:rFonts w:ascii="Georgia" w:eastAsia="Times New Roman" w:hAnsi="Georgia" w:cs="Times New Roman"/>
          <w:color w:val="000000"/>
          <w:sz w:val="21"/>
          <w:szCs w:val="21"/>
          <w:lang w:eastAsia="de-DE"/>
        </w:rPr>
      </w:pPr>
    </w:p>
    <w:p w14:paraId="7202A162" w14:textId="77777777" w:rsidR="00120C90" w:rsidRDefault="00E8070B" w:rsidP="00120C90">
      <w:pPr>
        <w:spacing w:before="100" w:beforeAutospacing="1" w:after="100" w:afterAutospacing="1"/>
        <w:jc w:val="both"/>
        <w:rPr>
          <w:ins w:id="19" w:author="David Döbele" w:date="2025-06-24T18:33:00Z" w16du:dateUtc="2025-06-24T16:33:00Z"/>
          <w:rFonts w:ascii="Georgia" w:hAnsi="Georgia"/>
          <w:sz w:val="21"/>
          <w:szCs w:val="21"/>
        </w:rPr>
      </w:pPr>
      <w:r>
        <w:rPr>
          <w:rFonts w:ascii="Georgia" w:hAnsi="Georgia"/>
          <w:sz w:val="21"/>
          <w:szCs w:val="21"/>
        </w:rPr>
        <w:t xml:space="preserve">Erste </w:t>
      </w:r>
      <w:r w:rsidRPr="007E210A">
        <w:rPr>
          <w:rFonts w:ascii="Georgia" w:hAnsi="Georgia"/>
          <w:sz w:val="21"/>
          <w:szCs w:val="21"/>
        </w:rPr>
        <w:t xml:space="preserve">Berührungspunkte mit </w:t>
      </w:r>
      <w:r>
        <w:rPr>
          <w:rFonts w:ascii="Georgia" w:hAnsi="Georgia"/>
          <w:sz w:val="21"/>
          <w:szCs w:val="21"/>
        </w:rPr>
        <w:t>den Themen Nachha</w:t>
      </w:r>
      <w:r w:rsidR="00C65787">
        <w:rPr>
          <w:rFonts w:ascii="Georgia" w:hAnsi="Georgia"/>
          <w:sz w:val="21"/>
          <w:szCs w:val="21"/>
        </w:rPr>
        <w:t xml:space="preserve">ltigkeit </w:t>
      </w:r>
      <w:r>
        <w:rPr>
          <w:rFonts w:ascii="Georgia" w:hAnsi="Georgia"/>
          <w:sz w:val="21"/>
          <w:szCs w:val="21"/>
        </w:rPr>
        <w:t xml:space="preserve">sammelte ich </w:t>
      </w:r>
      <w:r w:rsidR="00060675">
        <w:rPr>
          <w:rFonts w:ascii="Georgia" w:hAnsi="Georgia"/>
          <w:sz w:val="21"/>
          <w:szCs w:val="21"/>
        </w:rPr>
        <w:t>nach meinem Abitur</w:t>
      </w:r>
      <w:r>
        <w:rPr>
          <w:rFonts w:ascii="Georgia" w:hAnsi="Georgia"/>
          <w:sz w:val="21"/>
          <w:szCs w:val="21"/>
        </w:rPr>
        <w:t xml:space="preserve"> </w:t>
      </w:r>
      <w:r w:rsidR="00060675">
        <w:rPr>
          <w:rFonts w:ascii="Georgia" w:hAnsi="Georgia"/>
          <w:sz w:val="21"/>
          <w:szCs w:val="21"/>
        </w:rPr>
        <w:t xml:space="preserve">in einem </w:t>
      </w:r>
      <w:r>
        <w:rPr>
          <w:rFonts w:ascii="Georgia" w:hAnsi="Georgia"/>
          <w:sz w:val="21"/>
          <w:szCs w:val="21"/>
        </w:rPr>
        <w:t xml:space="preserve">sechsmonatigen Bundesfreiwilligendienst im Bereich Klimaschutz der Stabsstelle Stadtentwicklung der Stadtverwaltung Offenburg. </w:t>
      </w:r>
      <w:r w:rsidR="00C65787">
        <w:rPr>
          <w:rFonts w:ascii="Georgia" w:hAnsi="Georgia"/>
          <w:sz w:val="21"/>
          <w:szCs w:val="21"/>
        </w:rPr>
        <w:t>Zu meinen Aufgabenbereich gehört</w:t>
      </w:r>
      <w:r w:rsidR="00060675">
        <w:rPr>
          <w:rFonts w:ascii="Georgia" w:hAnsi="Georgia"/>
          <w:sz w:val="21"/>
          <w:szCs w:val="21"/>
        </w:rPr>
        <w:t xml:space="preserve">e </w:t>
      </w:r>
      <w:r w:rsidR="00C65787">
        <w:rPr>
          <w:rFonts w:ascii="Georgia" w:hAnsi="Georgia"/>
          <w:sz w:val="21"/>
          <w:szCs w:val="21"/>
        </w:rPr>
        <w:t xml:space="preserve">unter anderem das </w:t>
      </w:r>
      <w:r w:rsidR="00060675">
        <w:rPr>
          <w:rFonts w:ascii="Georgia" w:hAnsi="Georgia"/>
          <w:sz w:val="21"/>
          <w:szCs w:val="21"/>
        </w:rPr>
        <w:t>R</w:t>
      </w:r>
      <w:r w:rsidR="00C65787">
        <w:rPr>
          <w:rFonts w:ascii="Georgia" w:hAnsi="Georgia"/>
          <w:sz w:val="21"/>
          <w:szCs w:val="21"/>
        </w:rPr>
        <w:t xml:space="preserve">echerchieren und </w:t>
      </w:r>
      <w:r w:rsidR="00060675">
        <w:rPr>
          <w:rFonts w:ascii="Georgia" w:hAnsi="Georgia"/>
          <w:sz w:val="21"/>
          <w:szCs w:val="21"/>
        </w:rPr>
        <w:t>A</w:t>
      </w:r>
      <w:r w:rsidR="00C65787">
        <w:rPr>
          <w:rFonts w:ascii="Georgia" w:hAnsi="Georgia"/>
          <w:sz w:val="21"/>
          <w:szCs w:val="21"/>
        </w:rPr>
        <w:t xml:space="preserve">ufbereiten klimawandel- und klimaschutzbezogener Daten, Fragestellungen, Gesetze </w:t>
      </w:r>
      <w:r w:rsidR="00060675">
        <w:rPr>
          <w:rFonts w:ascii="Georgia" w:hAnsi="Georgia"/>
          <w:sz w:val="21"/>
          <w:szCs w:val="21"/>
        </w:rPr>
        <w:t>und</w:t>
      </w:r>
      <w:r w:rsidR="00C65787">
        <w:rPr>
          <w:rFonts w:ascii="Georgia" w:hAnsi="Georgia"/>
          <w:sz w:val="21"/>
          <w:szCs w:val="21"/>
        </w:rPr>
        <w:t xml:space="preserve"> Förderprogramme</w:t>
      </w:r>
      <w:r w:rsidR="00060675">
        <w:rPr>
          <w:rFonts w:ascii="Georgia" w:hAnsi="Georgia"/>
          <w:sz w:val="21"/>
          <w:szCs w:val="21"/>
        </w:rPr>
        <w:t xml:space="preserve"> sowie die Verarbeitung und Auswertung von Klimadaten in Excel</w:t>
      </w:r>
      <w:r w:rsidR="00C65787">
        <w:rPr>
          <w:rFonts w:ascii="Georgia" w:hAnsi="Georgia"/>
          <w:sz w:val="21"/>
          <w:szCs w:val="21"/>
        </w:rPr>
        <w:t xml:space="preserve">. </w:t>
      </w:r>
      <w:r w:rsidR="009721F3">
        <w:rPr>
          <w:rFonts w:ascii="Georgia" w:hAnsi="Georgia"/>
          <w:sz w:val="21"/>
          <w:szCs w:val="21"/>
        </w:rPr>
        <w:t xml:space="preserve">Weitere Gelegenheiten mich ausführlicher mit </w:t>
      </w:r>
      <w:r w:rsidR="00060675">
        <w:rPr>
          <w:rFonts w:ascii="Georgia" w:hAnsi="Georgia"/>
          <w:sz w:val="21"/>
          <w:szCs w:val="21"/>
        </w:rPr>
        <w:t xml:space="preserve">diesem Themenfeld </w:t>
      </w:r>
      <w:r w:rsidR="009721F3">
        <w:rPr>
          <w:rFonts w:ascii="Georgia" w:hAnsi="Georgia"/>
          <w:sz w:val="21"/>
          <w:szCs w:val="21"/>
        </w:rPr>
        <w:t xml:space="preserve">zu beschäftigen, hatte ich </w:t>
      </w:r>
      <w:r w:rsidR="00060675">
        <w:rPr>
          <w:rFonts w:ascii="Georgia" w:hAnsi="Georgia"/>
          <w:sz w:val="21"/>
          <w:szCs w:val="21"/>
        </w:rPr>
        <w:t>im letzten Jahr meines Bachelorstudiums</w:t>
      </w:r>
      <w:r w:rsidR="009721F3">
        <w:rPr>
          <w:rFonts w:ascii="Georgia" w:hAnsi="Georgia"/>
          <w:sz w:val="21"/>
          <w:szCs w:val="21"/>
        </w:rPr>
        <w:t xml:space="preserve"> sowohl</w:t>
      </w:r>
      <w:r w:rsidR="00C65787">
        <w:rPr>
          <w:rFonts w:ascii="Georgia" w:hAnsi="Georgia"/>
          <w:sz w:val="21"/>
          <w:szCs w:val="21"/>
        </w:rPr>
        <w:t xml:space="preserve"> </w:t>
      </w:r>
      <w:r w:rsidR="00060675">
        <w:rPr>
          <w:rFonts w:ascii="Georgia" w:hAnsi="Georgia"/>
          <w:sz w:val="21"/>
          <w:szCs w:val="21"/>
        </w:rPr>
        <w:t xml:space="preserve">im </w:t>
      </w:r>
      <w:r>
        <w:rPr>
          <w:rFonts w:ascii="Georgia" w:hAnsi="Georgia"/>
          <w:sz w:val="21"/>
          <w:szCs w:val="21"/>
        </w:rPr>
        <w:t>Rahmen des Wahlkurses „</w:t>
      </w:r>
      <w:proofErr w:type="spellStart"/>
      <w:r w:rsidR="00C65787">
        <w:rPr>
          <w:rFonts w:ascii="Georgia" w:hAnsi="Georgia"/>
          <w:sz w:val="21"/>
          <w:szCs w:val="21"/>
        </w:rPr>
        <w:t>Sustainable</w:t>
      </w:r>
      <w:proofErr w:type="spellEnd"/>
      <w:r w:rsidR="00C65787">
        <w:rPr>
          <w:rFonts w:ascii="Georgia" w:hAnsi="Georgia"/>
          <w:sz w:val="21"/>
          <w:szCs w:val="21"/>
        </w:rPr>
        <w:t xml:space="preserve"> Business </w:t>
      </w:r>
      <w:proofErr w:type="spellStart"/>
      <w:r w:rsidR="00C65787">
        <w:rPr>
          <w:rFonts w:ascii="Georgia" w:hAnsi="Georgia"/>
          <w:sz w:val="21"/>
          <w:szCs w:val="21"/>
        </w:rPr>
        <w:t>Opportunities</w:t>
      </w:r>
      <w:proofErr w:type="spellEnd"/>
      <w:r>
        <w:rPr>
          <w:rFonts w:ascii="Georgia" w:hAnsi="Georgia"/>
          <w:sz w:val="21"/>
          <w:szCs w:val="21"/>
        </w:rPr>
        <w:t>“ in meinem</w:t>
      </w:r>
      <w:r w:rsidR="00060675">
        <w:rPr>
          <w:rFonts w:ascii="Georgia" w:hAnsi="Georgia"/>
          <w:sz w:val="21"/>
          <w:szCs w:val="21"/>
        </w:rPr>
        <w:t xml:space="preserve"> Auslandssemester</w:t>
      </w:r>
      <w:r w:rsidR="00C65787">
        <w:rPr>
          <w:rFonts w:ascii="Georgia" w:hAnsi="Georgia"/>
          <w:sz w:val="21"/>
          <w:szCs w:val="21"/>
        </w:rPr>
        <w:t xml:space="preserve">, als auch mit meiner Bachelorthesis, welche die Integration von ESG-Kriterien in die Kreditvergabeprozessen von Banken sowie </w:t>
      </w:r>
      <w:r w:rsidR="00060675">
        <w:rPr>
          <w:rFonts w:ascii="Georgia" w:hAnsi="Georgia"/>
          <w:sz w:val="21"/>
          <w:szCs w:val="21"/>
        </w:rPr>
        <w:t xml:space="preserve">deren </w:t>
      </w:r>
      <w:r w:rsidR="00C65787">
        <w:rPr>
          <w:rFonts w:ascii="Georgia" w:hAnsi="Georgia"/>
          <w:sz w:val="21"/>
          <w:szCs w:val="21"/>
        </w:rPr>
        <w:t>Auswirkungen auf die Finanzierungschancen kleiner und mittlerer Unternehmen genauer betrachtet</w:t>
      </w:r>
      <w:r>
        <w:rPr>
          <w:rFonts w:ascii="Georgia" w:hAnsi="Georgia"/>
          <w:sz w:val="21"/>
          <w:szCs w:val="21"/>
        </w:rPr>
        <w:t xml:space="preserve">. </w:t>
      </w:r>
      <w:r w:rsidR="009721F3">
        <w:rPr>
          <w:rFonts w:ascii="Georgia" w:hAnsi="Georgia"/>
          <w:sz w:val="21"/>
          <w:szCs w:val="21"/>
        </w:rPr>
        <w:t>Strategisch zu arbeiten</w:t>
      </w:r>
      <w:r w:rsidR="00360747">
        <w:rPr>
          <w:rFonts w:ascii="Georgia" w:hAnsi="Georgia"/>
          <w:sz w:val="21"/>
          <w:szCs w:val="21"/>
        </w:rPr>
        <w:t>,</w:t>
      </w:r>
      <w:r w:rsidR="009721F3">
        <w:rPr>
          <w:rFonts w:ascii="Georgia" w:hAnsi="Georgia"/>
          <w:sz w:val="21"/>
          <w:szCs w:val="21"/>
        </w:rPr>
        <w:t xml:space="preserve"> lernte ich ebenfalls </w:t>
      </w:r>
      <w:r w:rsidR="00360747">
        <w:rPr>
          <w:rFonts w:ascii="Georgia" w:hAnsi="Georgia"/>
          <w:sz w:val="21"/>
          <w:szCs w:val="21"/>
        </w:rPr>
        <w:t>innerhalb meines Studiums durch die Lehrveranstaltung „</w:t>
      </w:r>
      <w:proofErr w:type="spellStart"/>
      <w:r w:rsidR="00360747">
        <w:rPr>
          <w:rFonts w:ascii="Georgia" w:hAnsi="Georgia"/>
          <w:sz w:val="21"/>
          <w:szCs w:val="21"/>
        </w:rPr>
        <w:t>Strategy</w:t>
      </w:r>
      <w:proofErr w:type="spellEnd"/>
      <w:r w:rsidR="00360747">
        <w:rPr>
          <w:rFonts w:ascii="Georgia" w:hAnsi="Georgia"/>
          <w:sz w:val="21"/>
          <w:szCs w:val="21"/>
        </w:rPr>
        <w:t xml:space="preserve"> Development &amp; </w:t>
      </w:r>
      <w:proofErr w:type="spellStart"/>
      <w:r w:rsidR="00360747">
        <w:rPr>
          <w:rFonts w:ascii="Georgia" w:hAnsi="Georgia"/>
          <w:sz w:val="21"/>
          <w:szCs w:val="21"/>
        </w:rPr>
        <w:t>Execution</w:t>
      </w:r>
      <w:proofErr w:type="spellEnd"/>
      <w:r w:rsidR="00360747">
        <w:rPr>
          <w:rFonts w:ascii="Georgia" w:hAnsi="Georgia"/>
          <w:sz w:val="21"/>
          <w:szCs w:val="21"/>
        </w:rPr>
        <w:t>“, in welcher ich unter Aufsicht eines geschäftsführenden Gesellschafters einer Unternehmensberatung eine Case Study zur Strategiekonzeption bearbeitete. Geprägt von dieser Erfahrung und</w:t>
      </w:r>
      <w:r>
        <w:rPr>
          <w:rFonts w:ascii="Georgia" w:hAnsi="Georgia"/>
          <w:sz w:val="21"/>
          <w:szCs w:val="21"/>
        </w:rPr>
        <w:t xml:space="preserve"> </w:t>
      </w:r>
      <w:r w:rsidR="00360747">
        <w:rPr>
          <w:rFonts w:ascii="Georgia" w:hAnsi="Georgia"/>
          <w:sz w:val="21"/>
          <w:szCs w:val="21"/>
        </w:rPr>
        <w:t xml:space="preserve">mit </w:t>
      </w:r>
      <w:r>
        <w:rPr>
          <w:rFonts w:ascii="Georgia" w:hAnsi="Georgia"/>
          <w:sz w:val="21"/>
          <w:szCs w:val="21"/>
        </w:rPr>
        <w:t xml:space="preserve">Wunsch, mein Wissen </w:t>
      </w:r>
      <w:r w:rsidR="00360747">
        <w:rPr>
          <w:rFonts w:ascii="Georgia" w:hAnsi="Georgia"/>
          <w:sz w:val="21"/>
          <w:szCs w:val="21"/>
        </w:rPr>
        <w:t xml:space="preserve">nicht nur </w:t>
      </w:r>
      <w:r>
        <w:rPr>
          <w:rFonts w:ascii="Georgia" w:hAnsi="Georgia"/>
          <w:sz w:val="21"/>
          <w:szCs w:val="21"/>
        </w:rPr>
        <w:t>an „echten Projekten“ anwenden zu können</w:t>
      </w:r>
      <w:r w:rsidR="00360747">
        <w:rPr>
          <w:rFonts w:ascii="Georgia" w:hAnsi="Georgia"/>
          <w:sz w:val="21"/>
          <w:szCs w:val="21"/>
        </w:rPr>
        <w:t>, sondern dabei</w:t>
      </w:r>
      <w:r w:rsidR="009721F3">
        <w:rPr>
          <w:rFonts w:ascii="Georgia" w:hAnsi="Georgia"/>
          <w:sz w:val="21"/>
          <w:szCs w:val="21"/>
        </w:rPr>
        <w:t xml:space="preserve"> auch einen positiven Impact auf die Gesellschaft zu haben</w:t>
      </w:r>
      <w:r w:rsidR="00060675">
        <w:rPr>
          <w:rFonts w:ascii="Georgia" w:hAnsi="Georgia"/>
          <w:sz w:val="21"/>
          <w:szCs w:val="21"/>
        </w:rPr>
        <w:t>, bin ich im dritten Studiensemester</w:t>
      </w:r>
      <w:r w:rsidRPr="007E210A">
        <w:rPr>
          <w:rFonts w:ascii="Georgia" w:hAnsi="Georgia"/>
          <w:sz w:val="21"/>
          <w:szCs w:val="21"/>
        </w:rPr>
        <w:t xml:space="preserve">, der studentischen Unternehmensberatung 180 Degrees Consulting Rosenheim e. V. beizutreten. </w:t>
      </w:r>
      <w:r>
        <w:rPr>
          <w:rFonts w:ascii="Georgia" w:hAnsi="Georgia"/>
          <w:sz w:val="21"/>
          <w:szCs w:val="21"/>
        </w:rPr>
        <w:t xml:space="preserve">Bevor ich dort nun die Funktion des Consulting </w:t>
      </w:r>
      <w:proofErr w:type="spellStart"/>
      <w:r>
        <w:rPr>
          <w:rFonts w:ascii="Georgia" w:hAnsi="Georgia"/>
          <w:sz w:val="21"/>
          <w:szCs w:val="21"/>
        </w:rPr>
        <w:t>Directors</w:t>
      </w:r>
      <w:proofErr w:type="spellEnd"/>
      <w:r>
        <w:rPr>
          <w:rFonts w:ascii="Georgia" w:hAnsi="Georgia"/>
          <w:sz w:val="21"/>
          <w:szCs w:val="21"/>
        </w:rPr>
        <w:t xml:space="preserve"> übernommen habe und als Board-Mitglied an der Weiterentwicklung unserer Branch beteiligt bin, habe ich als studentischer Berater an vielseitigen Projekten für eine Pflegeeinrichtung, </w:t>
      </w:r>
      <w:ins w:id="20" w:author="David Döbele" w:date="2025-06-24T18:33:00Z" w16du:dateUtc="2025-06-24T16:33:00Z">
        <w:r w:rsidR="00120C90">
          <w:rPr>
            <w:rFonts w:ascii="Georgia" w:hAnsi="Georgia"/>
            <w:sz w:val="21"/>
            <w:szCs w:val="21"/>
          </w:rPr>
          <w:t xml:space="preserve">eine </w:t>
        </w:r>
      </w:ins>
      <w:r>
        <w:rPr>
          <w:rFonts w:ascii="Georgia" w:hAnsi="Georgia"/>
          <w:sz w:val="21"/>
          <w:szCs w:val="21"/>
        </w:rPr>
        <w:t xml:space="preserve">Suchtberatungsstelle und einen Hospiz-Verein mitgearbeitet. </w:t>
      </w:r>
      <w:ins w:id="21" w:author="David Döbele" w:date="2025-06-24T18:33:00Z" w16du:dateUtc="2025-06-24T16:33:00Z">
        <w:r w:rsidR="00120C90">
          <w:rPr>
            <w:rFonts w:ascii="Georgia" w:hAnsi="Georgia"/>
            <w:sz w:val="21"/>
            <w:szCs w:val="21"/>
          </w:rPr>
          <w:t xml:space="preserve">Besonders relevant für das Praktikum bei Ihnen sollten auch mein bereits abgeschlossenes Praktikum bei </w:t>
        </w:r>
        <w:proofErr w:type="spellStart"/>
        <w:r w:rsidR="00120C90">
          <w:rPr>
            <w:rFonts w:ascii="Georgia" w:hAnsi="Georgia"/>
            <w:sz w:val="21"/>
            <w:szCs w:val="21"/>
          </w:rPr>
          <w:t>weissman</w:t>
        </w:r>
        <w:proofErr w:type="spellEnd"/>
        <w:r w:rsidR="00120C90">
          <w:rPr>
            <w:rFonts w:ascii="Georgia" w:hAnsi="Georgia"/>
            <w:sz w:val="21"/>
            <w:szCs w:val="21"/>
          </w:rPr>
          <w:t xml:space="preserve"> </w:t>
        </w:r>
        <w:proofErr w:type="spellStart"/>
        <w:r w:rsidR="00120C90">
          <w:rPr>
            <w:rFonts w:ascii="Georgia" w:hAnsi="Georgia"/>
            <w:sz w:val="21"/>
            <w:szCs w:val="21"/>
          </w:rPr>
          <w:t>consulting</w:t>
        </w:r>
        <w:proofErr w:type="spellEnd"/>
        <w:r w:rsidR="00120C90">
          <w:rPr>
            <w:rFonts w:ascii="Georgia" w:hAnsi="Georgia"/>
            <w:sz w:val="21"/>
            <w:szCs w:val="21"/>
          </w:rPr>
          <w:t xml:space="preserve"> sowie mein anstehendes Praktikum in der </w:t>
        </w:r>
        <w:r w:rsidR="00120C90" w:rsidRPr="00EE1AC2">
          <w:rPr>
            <w:rFonts w:ascii="Georgia" w:hAnsi="Georgia"/>
            <w:sz w:val="21"/>
            <w:szCs w:val="21"/>
          </w:rPr>
          <w:t xml:space="preserve">Gruppenstrategie der </w:t>
        </w:r>
        <w:proofErr w:type="spellStart"/>
        <w:r w:rsidR="00120C90" w:rsidRPr="00EE1AC2">
          <w:rPr>
            <w:rFonts w:ascii="Georgia" w:hAnsi="Georgia"/>
            <w:sz w:val="21"/>
            <w:szCs w:val="21"/>
          </w:rPr>
          <w:t>JobRad</w:t>
        </w:r>
        <w:proofErr w:type="spellEnd"/>
        <w:r w:rsidR="00120C90" w:rsidRPr="00EE1AC2">
          <w:rPr>
            <w:rFonts w:ascii="Georgia" w:hAnsi="Georgia"/>
            <w:sz w:val="21"/>
            <w:szCs w:val="21"/>
          </w:rPr>
          <w:t xml:space="preserve"> </w:t>
        </w:r>
        <w:r w:rsidR="00120C90">
          <w:rPr>
            <w:rFonts w:ascii="Georgia" w:hAnsi="Georgia"/>
            <w:sz w:val="21"/>
            <w:szCs w:val="21"/>
          </w:rPr>
          <w:t>Gruppe sein. Die hier gewonnenen Erfahrungen sowie mein hohes Interesse an XYZ möchte ich nun gerne bei Ihnen einbringen.</w:t>
        </w:r>
      </w:ins>
    </w:p>
    <w:p w14:paraId="7E043374" w14:textId="69F614E6" w:rsidR="00E8070B" w:rsidRPr="009721F3" w:rsidRDefault="00E8070B" w:rsidP="00E8070B">
      <w:pPr>
        <w:spacing w:before="100" w:beforeAutospacing="1" w:after="100" w:afterAutospacing="1"/>
        <w:jc w:val="both"/>
        <w:rPr>
          <w:rFonts w:ascii="Georgia" w:hAnsi="Georgia"/>
          <w:sz w:val="21"/>
          <w:szCs w:val="21"/>
        </w:rPr>
      </w:pPr>
      <w:del w:id="22" w:author="David Döbele" w:date="2025-06-24T18:33:00Z" w16du:dateUtc="2025-06-24T16:33:00Z">
        <w:r w:rsidDel="00120C90">
          <w:rPr>
            <w:rFonts w:ascii="Georgia" w:hAnsi="Georgia"/>
            <w:sz w:val="21"/>
            <w:szCs w:val="21"/>
          </w:rPr>
          <w:delText>Begeistert hat mich dabei</w:delText>
        </w:r>
        <w:r w:rsidRPr="007E210A" w:rsidDel="00120C90">
          <w:rPr>
            <w:rFonts w:ascii="Georgia" w:hAnsi="Georgia"/>
            <w:sz w:val="21"/>
            <w:szCs w:val="21"/>
          </w:rPr>
          <w:delText xml:space="preserve"> sowohl das intensive Auseinandersetzen mit der gegebenen Problemstellung, wodurch ich gelernt habe noch ergebnisorientierter zu denken und strukturiert zu arbeiten</w:delText>
        </w:r>
        <w:r w:rsidDel="00120C90">
          <w:rPr>
            <w:rFonts w:ascii="Georgia" w:hAnsi="Georgia"/>
            <w:sz w:val="21"/>
            <w:szCs w:val="21"/>
          </w:rPr>
          <w:delText>,</w:delText>
        </w:r>
        <w:r w:rsidRPr="007E210A" w:rsidDel="00120C90">
          <w:rPr>
            <w:rFonts w:ascii="Georgia" w:hAnsi="Georgia"/>
            <w:sz w:val="21"/>
            <w:szCs w:val="21"/>
          </w:rPr>
          <w:delText xml:space="preserve"> als auch die Recherche der benötigten Informationen, welche meine Evaluationsfähigkeit und mein schnelles Auffassen neuer Sachverhalte weiter gestärkt hat.</w:delText>
        </w:r>
        <w:r w:rsidDel="00120C90">
          <w:rPr>
            <w:rFonts w:ascii="Georgia" w:hAnsi="Georgia"/>
            <w:sz w:val="21"/>
            <w:szCs w:val="21"/>
          </w:rPr>
          <w:delText xml:space="preserve"> </w:delText>
        </w:r>
        <w:r w:rsidRPr="007E210A" w:rsidDel="00120C90">
          <w:rPr>
            <w:rFonts w:ascii="Georgia" w:hAnsi="Georgia"/>
            <w:sz w:val="21"/>
            <w:szCs w:val="21"/>
          </w:rPr>
          <w:delText xml:space="preserve">Zum Aufgabenbereich meines </w:delText>
        </w:r>
        <w:r w:rsidDel="00120C90">
          <w:rPr>
            <w:rFonts w:ascii="Georgia" w:hAnsi="Georgia"/>
            <w:sz w:val="21"/>
            <w:szCs w:val="21"/>
          </w:rPr>
          <w:delText>vergangenen</w:delText>
        </w:r>
        <w:r w:rsidRPr="007E210A" w:rsidDel="00120C90">
          <w:rPr>
            <w:rFonts w:ascii="Georgia" w:hAnsi="Georgia"/>
            <w:sz w:val="21"/>
            <w:szCs w:val="21"/>
          </w:rPr>
          <w:delText xml:space="preserve"> Praktikums bei </w:delText>
        </w:r>
        <w:r w:rsidDel="00120C90">
          <w:rPr>
            <w:rFonts w:ascii="Georgia" w:hAnsi="Georgia"/>
            <w:sz w:val="21"/>
            <w:szCs w:val="21"/>
          </w:rPr>
          <w:delText>w</w:delText>
        </w:r>
        <w:r w:rsidRPr="007E210A" w:rsidDel="00120C90">
          <w:rPr>
            <w:rFonts w:ascii="Georgia" w:hAnsi="Georgia"/>
            <w:sz w:val="21"/>
            <w:szCs w:val="21"/>
          </w:rPr>
          <w:delText xml:space="preserve">eissman </w:delText>
        </w:r>
        <w:r w:rsidDel="00120C90">
          <w:rPr>
            <w:rFonts w:ascii="Georgia" w:hAnsi="Georgia"/>
            <w:sz w:val="21"/>
            <w:szCs w:val="21"/>
          </w:rPr>
          <w:delText>c</w:delText>
        </w:r>
        <w:r w:rsidRPr="007E210A" w:rsidDel="00120C90">
          <w:rPr>
            <w:rFonts w:ascii="Georgia" w:hAnsi="Georgia"/>
            <w:sz w:val="21"/>
            <w:szCs w:val="21"/>
          </w:rPr>
          <w:delText xml:space="preserve">onsulting </w:delText>
        </w:r>
        <w:r w:rsidDel="00120C90">
          <w:rPr>
            <w:rFonts w:ascii="Georgia" w:hAnsi="Georgia"/>
            <w:sz w:val="21"/>
            <w:szCs w:val="21"/>
          </w:rPr>
          <w:delText>hat</w:delText>
        </w:r>
        <w:r w:rsidRPr="007E210A" w:rsidDel="00120C90">
          <w:rPr>
            <w:rFonts w:ascii="Georgia" w:hAnsi="Georgia"/>
            <w:sz w:val="21"/>
            <w:szCs w:val="21"/>
          </w:rPr>
          <w:delText xml:space="preserve"> die Mitarbeit an Strategie- und Organisationsentwicklungsprojekten</w:delText>
        </w:r>
        <w:r w:rsidDel="00120C90">
          <w:rPr>
            <w:rFonts w:ascii="Georgia" w:hAnsi="Georgia"/>
            <w:sz w:val="21"/>
            <w:szCs w:val="21"/>
          </w:rPr>
          <w:delText xml:space="preserve"> gehört</w:delText>
        </w:r>
        <w:r w:rsidRPr="007E210A" w:rsidDel="00120C90">
          <w:rPr>
            <w:rFonts w:ascii="Georgia" w:hAnsi="Georgia"/>
            <w:sz w:val="21"/>
            <w:szCs w:val="21"/>
          </w:rPr>
          <w:delText>, die häufig den Ausgangspunkt für</w:delText>
        </w:r>
        <w:r w:rsidDel="00120C90">
          <w:rPr>
            <w:rFonts w:ascii="Georgia" w:hAnsi="Georgia"/>
            <w:sz w:val="21"/>
            <w:szCs w:val="21"/>
          </w:rPr>
          <w:delText xml:space="preserve"> </w:delText>
        </w:r>
        <w:r w:rsidRPr="007E210A" w:rsidDel="00120C90">
          <w:rPr>
            <w:rFonts w:ascii="Georgia" w:hAnsi="Georgia"/>
            <w:sz w:val="21"/>
            <w:szCs w:val="21"/>
          </w:rPr>
          <w:delText>langfristige Umsetzungsbegleitung</w:delText>
        </w:r>
        <w:r w:rsidDel="00120C90">
          <w:rPr>
            <w:rFonts w:ascii="Georgia" w:hAnsi="Georgia"/>
            <w:sz w:val="21"/>
            <w:szCs w:val="21"/>
          </w:rPr>
          <w:delText>en</w:delText>
        </w:r>
        <w:r w:rsidRPr="007E210A" w:rsidDel="00120C90">
          <w:rPr>
            <w:rFonts w:ascii="Georgia" w:hAnsi="Georgia"/>
            <w:sz w:val="21"/>
            <w:szCs w:val="21"/>
          </w:rPr>
          <w:delText xml:space="preserve"> bilde</w:delText>
        </w:r>
        <w:r w:rsidDel="00120C90">
          <w:rPr>
            <w:rFonts w:ascii="Georgia" w:hAnsi="Georgia"/>
            <w:sz w:val="21"/>
            <w:szCs w:val="21"/>
          </w:rPr>
          <w:delText>ten</w:delText>
        </w:r>
        <w:r w:rsidRPr="007E210A" w:rsidDel="00120C90">
          <w:rPr>
            <w:rFonts w:ascii="Georgia" w:hAnsi="Georgia"/>
            <w:sz w:val="21"/>
            <w:szCs w:val="21"/>
          </w:rPr>
          <w:delText>.</w:delText>
        </w:r>
        <w:r w:rsidDel="00120C90">
          <w:rPr>
            <w:rFonts w:ascii="Georgia" w:hAnsi="Georgia"/>
            <w:sz w:val="21"/>
            <w:szCs w:val="21"/>
          </w:rPr>
          <w:delText xml:space="preserve"> In diesem Zusammenhang habe ich Präsentations-, Arbeits- und Dokumentationsunterlagen zur Unterstützung der Strategiearbeit mit den jeweiligen Entscheidungsträgern der Kunden erstellt, Mitarbeiterinterviews zur Identifikation der wesentlichen Kunden-Herausforderungen vorbereitet und ausgewertet sowie eine Kalkulationstabelle zur Quantifizierung potenziell zu implementierender Effizienzmaßnahmen eines Kunden mitentwickelt. Nach dieser spannenden und lehrreichen Station freue ich mich bereits auf meine </w:delText>
        </w:r>
        <w:r w:rsidRPr="00EE1AC2" w:rsidDel="00120C90">
          <w:rPr>
            <w:rFonts w:ascii="Georgia" w:hAnsi="Georgia"/>
            <w:sz w:val="21"/>
            <w:szCs w:val="21"/>
          </w:rPr>
          <w:delText>anstehende Tätigkeit als Praktikant im Team Gruppenstrategie der JobRad Holding SE</w:delText>
        </w:r>
        <w:r w:rsidR="00360747" w:rsidDel="00120C90">
          <w:rPr>
            <w:rFonts w:ascii="Georgia" w:hAnsi="Georgia"/>
            <w:sz w:val="21"/>
            <w:szCs w:val="21"/>
          </w:rPr>
          <w:delText>, um aktiv die Zukunft der nachhaltigen Mobilität mitzugestalten</w:delText>
        </w:r>
        <w:r w:rsidDel="00120C90">
          <w:rPr>
            <w:rFonts w:ascii="Georgia" w:hAnsi="Georgia"/>
            <w:sz w:val="21"/>
            <w:szCs w:val="21"/>
          </w:rPr>
          <w:delText xml:space="preserve">. Hier </w:delText>
        </w:r>
        <w:r w:rsidRPr="00EE1AC2" w:rsidDel="00120C90">
          <w:rPr>
            <w:rFonts w:ascii="Georgia" w:hAnsi="Georgia"/>
            <w:sz w:val="21"/>
            <w:szCs w:val="21"/>
          </w:rPr>
          <w:delText xml:space="preserve">werde ich durch </w:delText>
        </w:r>
        <w:r w:rsidDel="00120C90">
          <w:rPr>
            <w:rFonts w:ascii="Georgia" w:hAnsi="Georgia"/>
            <w:sz w:val="21"/>
            <w:szCs w:val="21"/>
          </w:rPr>
          <w:delText xml:space="preserve">das </w:delText>
        </w:r>
        <w:r w:rsidRPr="00EE1AC2" w:rsidDel="00120C90">
          <w:rPr>
            <w:rFonts w:ascii="Georgia" w:hAnsi="Georgia"/>
            <w:sz w:val="21"/>
            <w:szCs w:val="21"/>
          </w:rPr>
          <w:delText>Unterstützen des Gruppenstrategieteams im Tagesgeschäft</w:delText>
        </w:r>
        <w:r w:rsidDel="00120C90">
          <w:rPr>
            <w:rFonts w:ascii="Georgia" w:hAnsi="Georgia"/>
            <w:sz w:val="21"/>
            <w:szCs w:val="21"/>
          </w:rPr>
          <w:delText xml:space="preserve">, </w:delText>
        </w:r>
        <w:r w:rsidRPr="00EE1AC2" w:rsidDel="00120C90">
          <w:rPr>
            <w:rFonts w:ascii="Georgia" w:hAnsi="Georgia"/>
            <w:sz w:val="21"/>
            <w:szCs w:val="21"/>
          </w:rPr>
          <w:delText xml:space="preserve">das Mitwirken an Strategieworkshops </w:delText>
        </w:r>
        <w:r w:rsidDel="00120C90">
          <w:rPr>
            <w:rFonts w:ascii="Georgia" w:hAnsi="Georgia"/>
            <w:sz w:val="21"/>
            <w:szCs w:val="21"/>
          </w:rPr>
          <w:delText xml:space="preserve">sowie die Durchführung von Marktanalysen und Trendbewertungen </w:delText>
        </w:r>
        <w:r w:rsidRPr="00EE1AC2" w:rsidDel="00120C90">
          <w:rPr>
            <w:rFonts w:ascii="Georgia" w:hAnsi="Georgia"/>
            <w:sz w:val="21"/>
            <w:szCs w:val="21"/>
          </w:rPr>
          <w:delText>nochmals die Möglichkeit haben</w:delText>
        </w:r>
        <w:r w:rsidDel="00120C90">
          <w:rPr>
            <w:rFonts w:ascii="Georgia" w:hAnsi="Georgia"/>
            <w:sz w:val="21"/>
            <w:szCs w:val="21"/>
          </w:rPr>
          <w:delText>,</w:delText>
        </w:r>
        <w:r w:rsidRPr="00EE1AC2" w:rsidDel="00120C90">
          <w:rPr>
            <w:rFonts w:ascii="Georgia" w:hAnsi="Georgia"/>
            <w:sz w:val="21"/>
            <w:szCs w:val="21"/>
          </w:rPr>
          <w:delText xml:space="preserve"> mein</w:delText>
        </w:r>
        <w:r w:rsidDel="00120C90">
          <w:rPr>
            <w:rFonts w:ascii="Georgia" w:hAnsi="Georgia"/>
            <w:sz w:val="21"/>
            <w:szCs w:val="21"/>
          </w:rPr>
          <w:delText>e strategischen Fähigkeiten</w:delText>
        </w:r>
        <w:r w:rsidRPr="00EE1AC2" w:rsidDel="00120C90">
          <w:rPr>
            <w:rFonts w:ascii="Georgia" w:hAnsi="Georgia"/>
            <w:sz w:val="21"/>
            <w:szCs w:val="21"/>
          </w:rPr>
          <w:delText xml:space="preserve"> zu festigen</w:delText>
        </w:r>
        <w:r w:rsidDel="00120C90">
          <w:rPr>
            <w:rFonts w:ascii="Georgia" w:hAnsi="Georgia"/>
            <w:sz w:val="21"/>
            <w:szCs w:val="21"/>
          </w:rPr>
          <w:delText xml:space="preserve"> und auszubauen. </w:delText>
        </w:r>
        <w:r w:rsidRPr="007E210A" w:rsidDel="00120C90">
          <w:rPr>
            <w:rFonts w:ascii="Georgia" w:hAnsi="Georgia"/>
            <w:sz w:val="21"/>
            <w:szCs w:val="21"/>
          </w:rPr>
          <w:delText xml:space="preserve">Um </w:delText>
        </w:r>
        <w:r w:rsidR="00360747" w:rsidDel="00120C90">
          <w:rPr>
            <w:rFonts w:ascii="Georgia" w:hAnsi="Georgia"/>
            <w:sz w:val="21"/>
            <w:szCs w:val="21"/>
          </w:rPr>
          <w:delText>meine</w:delText>
        </w:r>
        <w:r w:rsidRPr="007E210A" w:rsidDel="00120C90">
          <w:rPr>
            <w:rFonts w:ascii="Georgia" w:hAnsi="Georgia"/>
            <w:sz w:val="21"/>
            <w:szCs w:val="21"/>
          </w:rPr>
          <w:delText xml:space="preserve"> </w:delText>
        </w:r>
        <w:r w:rsidDel="00120C90">
          <w:rPr>
            <w:rFonts w:ascii="Georgia" w:hAnsi="Georgia"/>
            <w:sz w:val="21"/>
            <w:szCs w:val="21"/>
          </w:rPr>
          <w:delText xml:space="preserve">Praxiserfahrung </w:delText>
        </w:r>
        <w:r w:rsidR="00360747" w:rsidDel="00120C90">
          <w:rPr>
            <w:rFonts w:ascii="Georgia" w:hAnsi="Georgia"/>
            <w:sz w:val="21"/>
            <w:szCs w:val="21"/>
          </w:rPr>
          <w:delText>im</w:delText>
        </w:r>
        <w:r w:rsidDel="00120C90">
          <w:rPr>
            <w:rFonts w:ascii="Georgia" w:hAnsi="Georgia"/>
            <w:sz w:val="21"/>
            <w:szCs w:val="21"/>
          </w:rPr>
          <w:delText xml:space="preserve"> Feld </w:delText>
        </w:r>
        <w:r w:rsidR="00360747" w:rsidRPr="00360747" w:rsidDel="00120C90">
          <w:rPr>
            <w:rFonts w:ascii="Georgia" w:hAnsi="Georgia"/>
            <w:color w:val="EE0000"/>
            <w:sz w:val="21"/>
            <w:szCs w:val="21"/>
          </w:rPr>
          <w:delText>XYZ</w:delText>
        </w:r>
        <w:r w:rsidR="00360747" w:rsidDel="00120C90">
          <w:rPr>
            <w:rFonts w:ascii="Georgia" w:hAnsi="Georgia"/>
            <w:sz w:val="21"/>
            <w:szCs w:val="21"/>
          </w:rPr>
          <w:delText xml:space="preserve"> weiter </w:delText>
        </w:r>
        <w:r w:rsidDel="00120C90">
          <w:rPr>
            <w:rFonts w:ascii="Georgia" w:hAnsi="Georgia"/>
            <w:sz w:val="21"/>
            <w:szCs w:val="21"/>
          </w:rPr>
          <w:delText xml:space="preserve">auszubauen, </w:delText>
        </w:r>
        <w:r w:rsidRPr="007E210A" w:rsidDel="00120C90">
          <w:rPr>
            <w:rFonts w:ascii="Georgia" w:hAnsi="Georgia"/>
            <w:sz w:val="21"/>
            <w:szCs w:val="21"/>
          </w:rPr>
          <w:delText>möchte ich mich nun gerne noch intensiver mit</w:delText>
        </w:r>
        <w:r w:rsidDel="00120C90">
          <w:rPr>
            <w:rFonts w:ascii="Georgia" w:hAnsi="Georgia"/>
            <w:sz w:val="21"/>
            <w:szCs w:val="21"/>
          </w:rPr>
          <w:delText xml:space="preserve"> </w:delText>
        </w:r>
        <w:r w:rsidRPr="00F7184C" w:rsidDel="00120C90">
          <w:rPr>
            <w:rFonts w:ascii="Georgia" w:hAnsi="Georgia"/>
            <w:color w:val="EE0000"/>
            <w:sz w:val="21"/>
            <w:szCs w:val="21"/>
          </w:rPr>
          <w:delText>XYZ</w:delText>
        </w:r>
        <w:r w:rsidDel="00120C90">
          <w:rPr>
            <w:rFonts w:ascii="Georgia" w:hAnsi="Georgia"/>
            <w:sz w:val="21"/>
            <w:szCs w:val="21"/>
          </w:rPr>
          <w:delText xml:space="preserve"> </w:delText>
        </w:r>
        <w:r w:rsidRPr="007E210A" w:rsidDel="00120C90">
          <w:rPr>
            <w:rFonts w:ascii="Georgia" w:hAnsi="Georgia"/>
            <w:sz w:val="21"/>
            <w:szCs w:val="21"/>
          </w:rPr>
          <w:delText xml:space="preserve">auseinandersetzen und mit meinen </w:delText>
        </w:r>
        <w:r w:rsidDel="00120C90">
          <w:rPr>
            <w:rFonts w:ascii="Georgia" w:hAnsi="Georgia"/>
            <w:sz w:val="21"/>
            <w:szCs w:val="21"/>
          </w:rPr>
          <w:delText xml:space="preserve">bisher erlangten Praxiserfahrungen </w:delText>
        </w:r>
        <w:r w:rsidRPr="007E210A" w:rsidDel="00120C90">
          <w:rPr>
            <w:rFonts w:ascii="Georgia" w:hAnsi="Georgia"/>
            <w:sz w:val="21"/>
            <w:szCs w:val="21"/>
          </w:rPr>
          <w:delText>in Form eines Praktikums bei Ihnen einbringen.</w:delText>
        </w:r>
      </w:del>
    </w:p>
    <w:p w14:paraId="0236F676" w14:textId="77777777" w:rsidR="00E8070B" w:rsidRDefault="00E8070B" w:rsidP="00E8070B">
      <w:pPr>
        <w:spacing w:after="0"/>
        <w:jc w:val="both"/>
        <w:rPr>
          <w:rFonts w:ascii="Georgia" w:eastAsia="Times New Roman" w:hAnsi="Georgia" w:cs="Times New Roman"/>
          <w:color w:val="EE0000"/>
          <w:sz w:val="21"/>
          <w:szCs w:val="21"/>
          <w:lang w:eastAsia="de-DE"/>
        </w:rPr>
      </w:pPr>
      <w:r w:rsidRPr="004D749C">
        <w:rPr>
          <w:rFonts w:ascii="Georgia" w:eastAsia="Times New Roman" w:hAnsi="Georgia" w:cs="Times New Roman"/>
          <w:color w:val="EE0000"/>
          <w:sz w:val="21"/>
          <w:szCs w:val="21"/>
          <w:lang w:eastAsia="de-DE"/>
        </w:rPr>
        <w:t>(Dritter Abschnitt)</w:t>
      </w:r>
    </w:p>
    <w:p w14:paraId="7AA53B73" w14:textId="77777777" w:rsidR="00E053B5" w:rsidRDefault="00E053B5" w:rsidP="00E8070B">
      <w:pPr>
        <w:spacing w:after="0"/>
        <w:jc w:val="both"/>
        <w:rPr>
          <w:rFonts w:ascii="Georgia" w:eastAsia="Times New Roman" w:hAnsi="Georgia" w:cs="Times New Roman"/>
          <w:sz w:val="21"/>
          <w:szCs w:val="21"/>
          <w:lang w:eastAsia="de-DE"/>
        </w:rPr>
      </w:pPr>
    </w:p>
    <w:p w14:paraId="300989D2" w14:textId="20265C07" w:rsidR="00E8070B" w:rsidRPr="00992C23" w:rsidRDefault="00E8070B" w:rsidP="00E8070B">
      <w:pPr>
        <w:spacing w:after="0"/>
        <w:jc w:val="both"/>
        <w:rPr>
          <w:rFonts w:ascii="Georgia" w:hAnsi="Georgia" w:cs="Times New Roman"/>
          <w:sz w:val="21"/>
          <w:szCs w:val="21"/>
        </w:rPr>
      </w:pPr>
      <w:r w:rsidRPr="00992C23">
        <w:rPr>
          <w:rFonts w:ascii="Georgia" w:eastAsia="Times New Roman" w:hAnsi="Georgia" w:cs="Times New Roman"/>
          <w:sz w:val="21"/>
          <w:szCs w:val="21"/>
          <w:lang w:eastAsia="de-DE"/>
        </w:rPr>
        <w:t xml:space="preserve">Von dem Praktikum </w:t>
      </w:r>
      <w:r>
        <w:rPr>
          <w:rFonts w:ascii="Georgia" w:eastAsia="Times New Roman" w:hAnsi="Georgia" w:cs="Times New Roman"/>
          <w:sz w:val="21"/>
          <w:szCs w:val="21"/>
          <w:lang w:eastAsia="de-DE"/>
        </w:rPr>
        <w:t xml:space="preserve">im Bereich </w:t>
      </w:r>
      <w:r w:rsidRPr="004D749C">
        <w:rPr>
          <w:rFonts w:ascii="Georgia" w:eastAsia="Times New Roman" w:hAnsi="Georgia" w:cs="Times New Roman"/>
          <w:color w:val="EE0000"/>
          <w:sz w:val="21"/>
          <w:szCs w:val="21"/>
          <w:lang w:eastAsia="de-DE"/>
        </w:rPr>
        <w:t>XYZ</w:t>
      </w:r>
      <w:r>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erhoffe ich mir neben einem großen Lernfortschritt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Pr="004D749C">
        <w:rPr>
          <w:rFonts w:ascii="Georgia" w:eastAsia="Times New Roman" w:hAnsi="Georgia" w:cs="Times New Roman"/>
          <w:color w:val="EE0000"/>
          <w:sz w:val="21"/>
          <w:szCs w:val="21"/>
          <w:lang w:eastAsia="de-DE"/>
        </w:rPr>
        <w:t>XYZ</w:t>
      </w:r>
      <w:r>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sein werde und würde mich sehr darüber freuen, Sie auch in einem persönlichen Gespräch von mir überzeugen zu dürfen.</w:t>
      </w:r>
    </w:p>
    <w:p w14:paraId="78F90345" w14:textId="77777777" w:rsidR="00E8070B" w:rsidRPr="00992C23" w:rsidRDefault="00E8070B" w:rsidP="00E8070B">
      <w:pPr>
        <w:spacing w:after="0"/>
        <w:jc w:val="both"/>
        <w:rPr>
          <w:rFonts w:ascii="Georgia" w:hAnsi="Georgia" w:cs="Times New Roman"/>
          <w:sz w:val="21"/>
          <w:szCs w:val="21"/>
        </w:rPr>
      </w:pPr>
    </w:p>
    <w:p w14:paraId="03FF60EF" w14:textId="77777777" w:rsidR="00E8070B" w:rsidRPr="00992C23" w:rsidRDefault="00E8070B" w:rsidP="00E8070B">
      <w:pPr>
        <w:spacing w:after="0"/>
        <w:jc w:val="both"/>
        <w:rPr>
          <w:rFonts w:ascii="Georgia" w:hAnsi="Georgia" w:cs="Times New Roman"/>
          <w:sz w:val="21"/>
          <w:szCs w:val="21"/>
        </w:rPr>
      </w:pPr>
      <w:r w:rsidRPr="00992C23">
        <w:rPr>
          <w:rFonts w:ascii="Georgia" w:hAnsi="Georgia" w:cs="Times New Roman"/>
          <w:sz w:val="21"/>
          <w:szCs w:val="21"/>
        </w:rPr>
        <w:t>Mit freundlichen Grüßen</w:t>
      </w:r>
    </w:p>
    <w:p w14:paraId="05698C66" w14:textId="2E46E85E" w:rsidR="00E8070B" w:rsidRPr="00B52481" w:rsidRDefault="00E8070B" w:rsidP="00B52481">
      <w:pPr>
        <w:spacing w:after="0"/>
        <w:rPr>
          <w:rFonts w:ascii="Georgia" w:hAnsi="Georgia" w:cs="Times New Roman"/>
          <w:sz w:val="21"/>
          <w:szCs w:val="21"/>
        </w:rPr>
      </w:pPr>
      <w:r w:rsidRPr="00992C23">
        <w:rPr>
          <w:noProof/>
        </w:rPr>
        <w:drawing>
          <wp:inline distT="0" distB="0" distL="0" distR="0" wp14:anchorId="7F535161" wp14:editId="3A65F0BF">
            <wp:extent cx="1013460" cy="383399"/>
            <wp:effectExtent l="0" t="0" r="0" b="0"/>
            <wp:docPr id="1456882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6"/>
                    <a:stretch>
                      <a:fillRect/>
                    </a:stretch>
                  </pic:blipFill>
                  <pic:spPr>
                    <a:xfrm>
                      <a:off x="0" y="0"/>
                      <a:ext cx="1039785" cy="393358"/>
                    </a:xfrm>
                    <a:prstGeom prst="rect">
                      <a:avLst/>
                    </a:prstGeom>
                  </pic:spPr>
                </pic:pic>
              </a:graphicData>
            </a:graphic>
          </wp:inline>
        </w:drawing>
      </w:r>
    </w:p>
    <w:sectPr w:rsidR="00E8070B" w:rsidRPr="00B52481" w:rsidSect="002F6336">
      <w:pgSz w:w="11906" w:h="16838"/>
      <w:pgMar w:top="397" w:right="567" w:bottom="39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90C1B"/>
    <w:multiLevelType w:val="hybridMultilevel"/>
    <w:tmpl w:val="DA94F4F6"/>
    <w:lvl w:ilvl="0" w:tplc="23BA0242">
      <w:numFmt w:val="bullet"/>
      <w:lvlText w:val="-"/>
      <w:lvlJc w:val="left"/>
      <w:pPr>
        <w:ind w:left="720" w:hanging="360"/>
      </w:pPr>
      <w:rPr>
        <w:rFonts w:ascii="Georgia" w:eastAsiaTheme="minorHAnsi"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08694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466D0"/>
    <w:rsid w:val="000555E4"/>
    <w:rsid w:val="0005670D"/>
    <w:rsid w:val="00060675"/>
    <w:rsid w:val="00070E9E"/>
    <w:rsid w:val="000710B0"/>
    <w:rsid w:val="00073C82"/>
    <w:rsid w:val="00081359"/>
    <w:rsid w:val="000A154E"/>
    <w:rsid w:val="000A5AB8"/>
    <w:rsid w:val="000A6678"/>
    <w:rsid w:val="000A677C"/>
    <w:rsid w:val="000A7DEB"/>
    <w:rsid w:val="000C4EFA"/>
    <w:rsid w:val="000C55DE"/>
    <w:rsid w:val="000D7658"/>
    <w:rsid w:val="000F0D9F"/>
    <w:rsid w:val="000F371C"/>
    <w:rsid w:val="00117F83"/>
    <w:rsid w:val="00120C90"/>
    <w:rsid w:val="00133CB8"/>
    <w:rsid w:val="00146C8E"/>
    <w:rsid w:val="00152DF9"/>
    <w:rsid w:val="0015534F"/>
    <w:rsid w:val="00156A98"/>
    <w:rsid w:val="001669DB"/>
    <w:rsid w:val="00171D11"/>
    <w:rsid w:val="00173905"/>
    <w:rsid w:val="001819B1"/>
    <w:rsid w:val="001A4522"/>
    <w:rsid w:val="001A7661"/>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1086"/>
    <w:rsid w:val="00274324"/>
    <w:rsid w:val="002A47DC"/>
    <w:rsid w:val="002A5B9F"/>
    <w:rsid w:val="002D309E"/>
    <w:rsid w:val="002D594E"/>
    <w:rsid w:val="002E277F"/>
    <w:rsid w:val="002E39B8"/>
    <w:rsid w:val="002E6DE0"/>
    <w:rsid w:val="002F51FA"/>
    <w:rsid w:val="002F6336"/>
    <w:rsid w:val="00311A15"/>
    <w:rsid w:val="00321961"/>
    <w:rsid w:val="003250EA"/>
    <w:rsid w:val="003421B1"/>
    <w:rsid w:val="003532AA"/>
    <w:rsid w:val="00360747"/>
    <w:rsid w:val="00375D2D"/>
    <w:rsid w:val="003811BC"/>
    <w:rsid w:val="0038671F"/>
    <w:rsid w:val="003947A8"/>
    <w:rsid w:val="003A7966"/>
    <w:rsid w:val="003B6A08"/>
    <w:rsid w:val="003C5E21"/>
    <w:rsid w:val="003D464F"/>
    <w:rsid w:val="003D5D1E"/>
    <w:rsid w:val="003E4B1F"/>
    <w:rsid w:val="003F3290"/>
    <w:rsid w:val="003F688C"/>
    <w:rsid w:val="00415608"/>
    <w:rsid w:val="00424CAF"/>
    <w:rsid w:val="00427DC1"/>
    <w:rsid w:val="00430CFB"/>
    <w:rsid w:val="00434D23"/>
    <w:rsid w:val="00436A33"/>
    <w:rsid w:val="004403CB"/>
    <w:rsid w:val="00450079"/>
    <w:rsid w:val="0045160D"/>
    <w:rsid w:val="00453C2F"/>
    <w:rsid w:val="00454C0B"/>
    <w:rsid w:val="0046086B"/>
    <w:rsid w:val="00461C32"/>
    <w:rsid w:val="0046226E"/>
    <w:rsid w:val="00474FC2"/>
    <w:rsid w:val="0048085B"/>
    <w:rsid w:val="00483670"/>
    <w:rsid w:val="00492923"/>
    <w:rsid w:val="0049539A"/>
    <w:rsid w:val="004A1501"/>
    <w:rsid w:val="004A615C"/>
    <w:rsid w:val="004A770D"/>
    <w:rsid w:val="004B4510"/>
    <w:rsid w:val="004C156C"/>
    <w:rsid w:val="004C174A"/>
    <w:rsid w:val="004D05B7"/>
    <w:rsid w:val="004D749C"/>
    <w:rsid w:val="00500EFA"/>
    <w:rsid w:val="0050498E"/>
    <w:rsid w:val="00506322"/>
    <w:rsid w:val="00507BBD"/>
    <w:rsid w:val="00512929"/>
    <w:rsid w:val="00521D2B"/>
    <w:rsid w:val="0053415A"/>
    <w:rsid w:val="005407D6"/>
    <w:rsid w:val="00542F06"/>
    <w:rsid w:val="00553EC8"/>
    <w:rsid w:val="005705F7"/>
    <w:rsid w:val="00570B1D"/>
    <w:rsid w:val="005720D1"/>
    <w:rsid w:val="0057318B"/>
    <w:rsid w:val="00574140"/>
    <w:rsid w:val="005762CF"/>
    <w:rsid w:val="005842A0"/>
    <w:rsid w:val="00590834"/>
    <w:rsid w:val="00590E7F"/>
    <w:rsid w:val="00593C9C"/>
    <w:rsid w:val="005B231F"/>
    <w:rsid w:val="005C55F7"/>
    <w:rsid w:val="005D24C2"/>
    <w:rsid w:val="005D547A"/>
    <w:rsid w:val="005D7D49"/>
    <w:rsid w:val="005E00BC"/>
    <w:rsid w:val="005E63B8"/>
    <w:rsid w:val="005F350B"/>
    <w:rsid w:val="00603752"/>
    <w:rsid w:val="00607267"/>
    <w:rsid w:val="00625EC5"/>
    <w:rsid w:val="00632F05"/>
    <w:rsid w:val="00635BC5"/>
    <w:rsid w:val="0063723B"/>
    <w:rsid w:val="00647413"/>
    <w:rsid w:val="006502BE"/>
    <w:rsid w:val="00654057"/>
    <w:rsid w:val="006A7895"/>
    <w:rsid w:val="006B302C"/>
    <w:rsid w:val="006C286C"/>
    <w:rsid w:val="006D05C6"/>
    <w:rsid w:val="006D2592"/>
    <w:rsid w:val="006E2FD6"/>
    <w:rsid w:val="006F58EC"/>
    <w:rsid w:val="00705015"/>
    <w:rsid w:val="00706233"/>
    <w:rsid w:val="007251EA"/>
    <w:rsid w:val="007340D7"/>
    <w:rsid w:val="00740452"/>
    <w:rsid w:val="007472BD"/>
    <w:rsid w:val="00755882"/>
    <w:rsid w:val="007559F5"/>
    <w:rsid w:val="00755A3D"/>
    <w:rsid w:val="0076505E"/>
    <w:rsid w:val="007675B1"/>
    <w:rsid w:val="00770A76"/>
    <w:rsid w:val="00797EF1"/>
    <w:rsid w:val="007A3246"/>
    <w:rsid w:val="007A64C5"/>
    <w:rsid w:val="007A719D"/>
    <w:rsid w:val="007B140F"/>
    <w:rsid w:val="007B1B2B"/>
    <w:rsid w:val="007B4F66"/>
    <w:rsid w:val="007B7A49"/>
    <w:rsid w:val="007C59D2"/>
    <w:rsid w:val="007E4326"/>
    <w:rsid w:val="007F0344"/>
    <w:rsid w:val="007F7EA0"/>
    <w:rsid w:val="008049F7"/>
    <w:rsid w:val="00807293"/>
    <w:rsid w:val="0083750F"/>
    <w:rsid w:val="008428CF"/>
    <w:rsid w:val="00847AF8"/>
    <w:rsid w:val="0085213A"/>
    <w:rsid w:val="0085360A"/>
    <w:rsid w:val="008565FD"/>
    <w:rsid w:val="00857C6F"/>
    <w:rsid w:val="008657E3"/>
    <w:rsid w:val="00867C72"/>
    <w:rsid w:val="00867CED"/>
    <w:rsid w:val="00873279"/>
    <w:rsid w:val="00874503"/>
    <w:rsid w:val="00881AE6"/>
    <w:rsid w:val="00883B55"/>
    <w:rsid w:val="00892372"/>
    <w:rsid w:val="0089337A"/>
    <w:rsid w:val="008A06AA"/>
    <w:rsid w:val="008A248F"/>
    <w:rsid w:val="008A7501"/>
    <w:rsid w:val="008B2416"/>
    <w:rsid w:val="008B402E"/>
    <w:rsid w:val="008B5CD1"/>
    <w:rsid w:val="008C27C1"/>
    <w:rsid w:val="008C66E4"/>
    <w:rsid w:val="008D1948"/>
    <w:rsid w:val="008D6664"/>
    <w:rsid w:val="008D7CDB"/>
    <w:rsid w:val="008E100E"/>
    <w:rsid w:val="008E4BA9"/>
    <w:rsid w:val="008E7A27"/>
    <w:rsid w:val="008E7D17"/>
    <w:rsid w:val="008F2A1B"/>
    <w:rsid w:val="0093364B"/>
    <w:rsid w:val="009721F3"/>
    <w:rsid w:val="00982AE1"/>
    <w:rsid w:val="00991E04"/>
    <w:rsid w:val="00992C23"/>
    <w:rsid w:val="009A256E"/>
    <w:rsid w:val="009B671A"/>
    <w:rsid w:val="009D07DC"/>
    <w:rsid w:val="009D3BBF"/>
    <w:rsid w:val="009D3F88"/>
    <w:rsid w:val="009D5D7F"/>
    <w:rsid w:val="009E24C6"/>
    <w:rsid w:val="009E3EAE"/>
    <w:rsid w:val="009F46A7"/>
    <w:rsid w:val="00A1282E"/>
    <w:rsid w:val="00A14247"/>
    <w:rsid w:val="00A40D57"/>
    <w:rsid w:val="00A44493"/>
    <w:rsid w:val="00A53760"/>
    <w:rsid w:val="00A544CF"/>
    <w:rsid w:val="00A62F26"/>
    <w:rsid w:val="00A64379"/>
    <w:rsid w:val="00A67BFE"/>
    <w:rsid w:val="00A92FFF"/>
    <w:rsid w:val="00A95AE0"/>
    <w:rsid w:val="00AA1A5C"/>
    <w:rsid w:val="00AA2791"/>
    <w:rsid w:val="00AA4C7C"/>
    <w:rsid w:val="00AA7318"/>
    <w:rsid w:val="00AB4CD0"/>
    <w:rsid w:val="00AC1F4B"/>
    <w:rsid w:val="00AC61EE"/>
    <w:rsid w:val="00AC66C4"/>
    <w:rsid w:val="00AC7086"/>
    <w:rsid w:val="00AE26F5"/>
    <w:rsid w:val="00AE3A33"/>
    <w:rsid w:val="00B135CE"/>
    <w:rsid w:val="00B14C26"/>
    <w:rsid w:val="00B339B8"/>
    <w:rsid w:val="00B346A7"/>
    <w:rsid w:val="00B43970"/>
    <w:rsid w:val="00B50A34"/>
    <w:rsid w:val="00B52481"/>
    <w:rsid w:val="00B54C38"/>
    <w:rsid w:val="00B5613E"/>
    <w:rsid w:val="00B57CB1"/>
    <w:rsid w:val="00B77DCE"/>
    <w:rsid w:val="00B81B0E"/>
    <w:rsid w:val="00B87CA9"/>
    <w:rsid w:val="00B9666E"/>
    <w:rsid w:val="00BA06D3"/>
    <w:rsid w:val="00BB3512"/>
    <w:rsid w:val="00BB386C"/>
    <w:rsid w:val="00BB3C75"/>
    <w:rsid w:val="00BF344A"/>
    <w:rsid w:val="00BF522D"/>
    <w:rsid w:val="00C0214A"/>
    <w:rsid w:val="00C030C1"/>
    <w:rsid w:val="00C142D6"/>
    <w:rsid w:val="00C1562F"/>
    <w:rsid w:val="00C640C4"/>
    <w:rsid w:val="00C65787"/>
    <w:rsid w:val="00C66F23"/>
    <w:rsid w:val="00C6717B"/>
    <w:rsid w:val="00C71380"/>
    <w:rsid w:val="00C9003C"/>
    <w:rsid w:val="00C9662E"/>
    <w:rsid w:val="00C97ECA"/>
    <w:rsid w:val="00CA1160"/>
    <w:rsid w:val="00CA702E"/>
    <w:rsid w:val="00CA7350"/>
    <w:rsid w:val="00CB39D8"/>
    <w:rsid w:val="00CB639D"/>
    <w:rsid w:val="00CD51E6"/>
    <w:rsid w:val="00CE433B"/>
    <w:rsid w:val="00D30CEA"/>
    <w:rsid w:val="00D323CE"/>
    <w:rsid w:val="00D7005A"/>
    <w:rsid w:val="00D71D8E"/>
    <w:rsid w:val="00D72F91"/>
    <w:rsid w:val="00D9281A"/>
    <w:rsid w:val="00DA3404"/>
    <w:rsid w:val="00DA524B"/>
    <w:rsid w:val="00DB471D"/>
    <w:rsid w:val="00DD08C3"/>
    <w:rsid w:val="00DD1863"/>
    <w:rsid w:val="00DD3349"/>
    <w:rsid w:val="00DD3843"/>
    <w:rsid w:val="00DD54E1"/>
    <w:rsid w:val="00DD6065"/>
    <w:rsid w:val="00DD6747"/>
    <w:rsid w:val="00DE1FBC"/>
    <w:rsid w:val="00DE5C3D"/>
    <w:rsid w:val="00DF1714"/>
    <w:rsid w:val="00DF7AC8"/>
    <w:rsid w:val="00E014D6"/>
    <w:rsid w:val="00E02500"/>
    <w:rsid w:val="00E053B5"/>
    <w:rsid w:val="00E10C1C"/>
    <w:rsid w:val="00E1184C"/>
    <w:rsid w:val="00E12ED8"/>
    <w:rsid w:val="00E162C9"/>
    <w:rsid w:val="00E20EAB"/>
    <w:rsid w:val="00E3005D"/>
    <w:rsid w:val="00E30491"/>
    <w:rsid w:val="00E35B7C"/>
    <w:rsid w:val="00E44A93"/>
    <w:rsid w:val="00E473ED"/>
    <w:rsid w:val="00E47DAF"/>
    <w:rsid w:val="00E57CD7"/>
    <w:rsid w:val="00E616FD"/>
    <w:rsid w:val="00E62550"/>
    <w:rsid w:val="00E65B09"/>
    <w:rsid w:val="00E6761D"/>
    <w:rsid w:val="00E76FFB"/>
    <w:rsid w:val="00E8070B"/>
    <w:rsid w:val="00E81D5A"/>
    <w:rsid w:val="00E83116"/>
    <w:rsid w:val="00E914E5"/>
    <w:rsid w:val="00E91B86"/>
    <w:rsid w:val="00E95D19"/>
    <w:rsid w:val="00EA6CEC"/>
    <w:rsid w:val="00EA7AC2"/>
    <w:rsid w:val="00EC000C"/>
    <w:rsid w:val="00EE2974"/>
    <w:rsid w:val="00EF2FD5"/>
    <w:rsid w:val="00F11473"/>
    <w:rsid w:val="00F253C5"/>
    <w:rsid w:val="00F25AE3"/>
    <w:rsid w:val="00F30624"/>
    <w:rsid w:val="00F40908"/>
    <w:rsid w:val="00F4717F"/>
    <w:rsid w:val="00F5301B"/>
    <w:rsid w:val="00F55CE3"/>
    <w:rsid w:val="00F65A59"/>
    <w:rsid w:val="00F7184C"/>
    <w:rsid w:val="00F74175"/>
    <w:rsid w:val="00F92A04"/>
    <w:rsid w:val="00F9480A"/>
    <w:rsid w:val="00FA1192"/>
    <w:rsid w:val="00FA4972"/>
    <w:rsid w:val="00FA4E91"/>
    <w:rsid w:val="00FA5291"/>
    <w:rsid w:val="00FD7864"/>
    <w:rsid w:val="00FF1B5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E44A93"/>
    <w:pPr>
      <w:spacing w:after="0" w:line="240" w:lineRule="auto"/>
    </w:pPr>
  </w:style>
  <w:style w:type="character" w:styleId="Kommentarzeichen">
    <w:name w:val="annotation reference"/>
    <w:basedOn w:val="Absatz-Standardschriftart"/>
    <w:uiPriority w:val="99"/>
    <w:semiHidden/>
    <w:unhideWhenUsed/>
    <w:rsid w:val="00E44A93"/>
    <w:rPr>
      <w:sz w:val="16"/>
      <w:szCs w:val="16"/>
    </w:rPr>
  </w:style>
  <w:style w:type="paragraph" w:styleId="Kommentartext">
    <w:name w:val="annotation text"/>
    <w:basedOn w:val="Standard"/>
    <w:link w:val="KommentartextZchn"/>
    <w:uiPriority w:val="99"/>
    <w:semiHidden/>
    <w:unhideWhenUsed/>
    <w:rsid w:val="00E44A9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44A93"/>
    <w:rPr>
      <w:sz w:val="20"/>
      <w:szCs w:val="20"/>
    </w:rPr>
  </w:style>
  <w:style w:type="paragraph" w:styleId="Kommentarthema">
    <w:name w:val="annotation subject"/>
    <w:basedOn w:val="Kommentartext"/>
    <w:next w:val="Kommentartext"/>
    <w:link w:val="KommentarthemaZchn"/>
    <w:uiPriority w:val="99"/>
    <w:semiHidden/>
    <w:unhideWhenUsed/>
    <w:rsid w:val="00E44A93"/>
    <w:rPr>
      <w:b/>
      <w:bCs/>
    </w:rPr>
  </w:style>
  <w:style w:type="character" w:customStyle="1" w:styleId="KommentarthemaZchn">
    <w:name w:val="Kommentarthema Zchn"/>
    <w:basedOn w:val="KommentartextZchn"/>
    <w:link w:val="Kommentarthema"/>
    <w:uiPriority w:val="99"/>
    <w:semiHidden/>
    <w:rsid w:val="00E44A93"/>
    <w:rPr>
      <w:b/>
      <w:bCs/>
      <w:sz w:val="20"/>
      <w:szCs w:val="20"/>
    </w:rPr>
  </w:style>
  <w:style w:type="paragraph" w:styleId="Listenabsatz">
    <w:name w:val="List Paragraph"/>
    <w:basedOn w:val="Standard"/>
    <w:uiPriority w:val="34"/>
    <w:qFormat/>
    <w:rsid w:val="000C4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84010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1286</Words>
  <Characters>8103</Characters>
  <Application>Microsoft Office Word</Application>
  <DocSecurity>0</DocSecurity>
  <Lines>67</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79</cp:revision>
  <dcterms:created xsi:type="dcterms:W3CDTF">2025-02-12T19:55:00Z</dcterms:created>
  <dcterms:modified xsi:type="dcterms:W3CDTF">2025-06-24T16:34:00Z</dcterms:modified>
</cp:coreProperties>
</file>