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6E0B" w14:textId="77777777" w:rsidR="00033C5D" w:rsidRPr="00914417" w:rsidRDefault="00033C5D" w:rsidP="00914417">
      <w:pPr>
        <w:spacing w:after="0" w:line="240" w:lineRule="auto"/>
        <w:jc w:val="right"/>
        <w:rPr>
          <w:rFonts w:ascii="Optima" w:hAnsi="Optima" w:cs="Times New Roman"/>
          <w:sz w:val="20"/>
          <w:szCs w:val="20"/>
        </w:rPr>
      </w:pPr>
      <w:proofErr w:type="spellStart"/>
      <w:r w:rsidRPr="00914417">
        <w:rPr>
          <w:rFonts w:ascii="Optima" w:hAnsi="Optima" w:cs="Times New Roman"/>
          <w:sz w:val="20"/>
          <w:szCs w:val="20"/>
        </w:rPr>
        <w:t>Elaha</w:t>
      </w:r>
      <w:proofErr w:type="spellEnd"/>
      <w:r w:rsidRPr="00914417">
        <w:rPr>
          <w:rFonts w:ascii="Optima" w:hAnsi="Optima" w:cs="Times New Roman"/>
          <w:sz w:val="20"/>
          <w:szCs w:val="20"/>
        </w:rPr>
        <w:t xml:space="preserve"> </w:t>
      </w:r>
      <w:proofErr w:type="spellStart"/>
      <w:r w:rsidRPr="00914417">
        <w:rPr>
          <w:rFonts w:ascii="Optima" w:hAnsi="Optima" w:cs="Times New Roman"/>
          <w:sz w:val="20"/>
          <w:szCs w:val="20"/>
        </w:rPr>
        <w:t>Pouya</w:t>
      </w:r>
      <w:proofErr w:type="spellEnd"/>
    </w:p>
    <w:p w14:paraId="7BC66426" w14:textId="77777777" w:rsidR="00033C5D" w:rsidRPr="00914417" w:rsidRDefault="00033C5D" w:rsidP="00914417">
      <w:pPr>
        <w:spacing w:after="0" w:line="240" w:lineRule="auto"/>
        <w:jc w:val="right"/>
        <w:rPr>
          <w:rFonts w:ascii="Optima" w:hAnsi="Optima" w:cs="Times New Roman"/>
          <w:sz w:val="20"/>
          <w:szCs w:val="20"/>
        </w:rPr>
      </w:pPr>
      <w:r w:rsidRPr="00914417">
        <w:rPr>
          <w:rFonts w:ascii="Optima" w:hAnsi="Optima" w:cs="Times New Roman"/>
          <w:sz w:val="20"/>
          <w:szCs w:val="20"/>
        </w:rPr>
        <w:t>Ginnheimer Landstraße 39c</w:t>
      </w:r>
    </w:p>
    <w:p w14:paraId="04FD02F0" w14:textId="77777777" w:rsidR="00033C5D" w:rsidRPr="00914417" w:rsidRDefault="00033C5D" w:rsidP="00914417">
      <w:pPr>
        <w:spacing w:after="0" w:line="240" w:lineRule="auto"/>
        <w:jc w:val="right"/>
        <w:rPr>
          <w:rFonts w:ascii="Optima" w:hAnsi="Optima" w:cs="Times New Roman"/>
          <w:sz w:val="20"/>
          <w:szCs w:val="20"/>
        </w:rPr>
      </w:pPr>
      <w:r w:rsidRPr="00914417">
        <w:rPr>
          <w:rFonts w:ascii="Optima" w:hAnsi="Optima" w:cs="Times New Roman"/>
          <w:sz w:val="20"/>
          <w:szCs w:val="20"/>
        </w:rPr>
        <w:t>60487 Frankfurt am Main</w:t>
      </w:r>
    </w:p>
    <w:p w14:paraId="170FE07D" w14:textId="32717790" w:rsidR="00F270C0" w:rsidRPr="00914417" w:rsidRDefault="00033C5D" w:rsidP="00AA3233">
      <w:pPr>
        <w:spacing w:after="0" w:line="240" w:lineRule="auto"/>
        <w:jc w:val="right"/>
        <w:rPr>
          <w:rFonts w:ascii="Optima" w:hAnsi="Optima" w:cs="Times New Roman"/>
          <w:sz w:val="20"/>
          <w:szCs w:val="20"/>
        </w:rPr>
      </w:pPr>
      <w:r w:rsidRPr="00914417">
        <w:rPr>
          <w:rFonts w:ascii="Optima" w:hAnsi="Optima" w:cs="Times New Roman"/>
          <w:sz w:val="20"/>
          <w:szCs w:val="20"/>
        </w:rPr>
        <w:t>pouyaelaha@gmail.com</w:t>
      </w:r>
    </w:p>
    <w:p w14:paraId="4FFA7063" w14:textId="67B49DA0" w:rsidR="00F74175" w:rsidRPr="00AA3233" w:rsidRDefault="003D5D1E" w:rsidP="00914417">
      <w:pPr>
        <w:spacing w:after="0" w:line="240" w:lineRule="auto"/>
        <w:rPr>
          <w:rFonts w:ascii="Optima" w:hAnsi="Optima" w:cs="Times New Roman"/>
          <w:color w:val="000000"/>
          <w:sz w:val="20"/>
          <w:szCs w:val="20"/>
        </w:rPr>
      </w:pPr>
      <w:r w:rsidRPr="00AA3233">
        <w:rPr>
          <w:rFonts w:ascii="Optima" w:hAnsi="Optima" w:cs="Times New Roman"/>
          <w:color w:val="000000"/>
          <w:sz w:val="20"/>
          <w:szCs w:val="20"/>
        </w:rPr>
        <w:t>Corporate Finance Beratung</w:t>
      </w:r>
      <w:r w:rsidR="00F74175" w:rsidRPr="00AA3233">
        <w:rPr>
          <w:rFonts w:ascii="Optima" w:hAnsi="Optima" w:cs="Times New Roman"/>
          <w:color w:val="000000"/>
          <w:sz w:val="20"/>
          <w:szCs w:val="20"/>
        </w:rPr>
        <w:t xml:space="preserve"> GmbH</w:t>
      </w:r>
    </w:p>
    <w:p w14:paraId="096C8AF5" w14:textId="4604A136" w:rsidR="00647413" w:rsidRPr="00914417" w:rsidRDefault="003D5D1E" w:rsidP="00914417">
      <w:pPr>
        <w:spacing w:after="0" w:line="240" w:lineRule="auto"/>
        <w:rPr>
          <w:rFonts w:ascii="Optima" w:hAnsi="Optima" w:cs="Times New Roman"/>
          <w:color w:val="000000"/>
          <w:sz w:val="20"/>
          <w:szCs w:val="20"/>
        </w:rPr>
      </w:pPr>
      <w:r w:rsidRPr="00AA3233">
        <w:rPr>
          <w:rFonts w:ascii="Optima" w:hAnsi="Optima" w:cs="Times New Roman"/>
          <w:sz w:val="20"/>
          <w:szCs w:val="20"/>
        </w:rPr>
        <w:t>Musterstraße 99</w:t>
      </w:r>
      <w:r w:rsidR="00F74175" w:rsidRPr="00AA3233">
        <w:rPr>
          <w:rFonts w:ascii="Optima" w:hAnsi="Optima" w:cs="Times New Roman"/>
          <w:sz w:val="20"/>
          <w:szCs w:val="20"/>
        </w:rPr>
        <w:br/>
      </w:r>
      <w:r w:rsidRPr="00AA3233">
        <w:rPr>
          <w:rFonts w:ascii="Optima" w:hAnsi="Optima" w:cs="Times New Roman"/>
          <w:sz w:val="20"/>
          <w:szCs w:val="20"/>
        </w:rPr>
        <w:t>55005</w:t>
      </w:r>
      <w:r w:rsidR="00F74175" w:rsidRPr="00AA3233">
        <w:rPr>
          <w:rFonts w:ascii="Optima" w:hAnsi="Optima" w:cs="Times New Roman"/>
          <w:sz w:val="20"/>
          <w:szCs w:val="20"/>
        </w:rPr>
        <w:t xml:space="preserve"> </w:t>
      </w:r>
      <w:r w:rsidRPr="00AA3233">
        <w:rPr>
          <w:rFonts w:ascii="Optima" w:hAnsi="Optima" w:cs="Times New Roman"/>
          <w:sz w:val="20"/>
          <w:szCs w:val="20"/>
        </w:rPr>
        <w:t>Frankfurt am Main</w:t>
      </w:r>
      <w:r w:rsidR="00F74175" w:rsidRPr="00914417">
        <w:rPr>
          <w:rFonts w:ascii="Optima" w:hAnsi="Optima" w:cs="Times New Roman"/>
          <w:sz w:val="20"/>
          <w:szCs w:val="20"/>
        </w:rPr>
        <w:t xml:space="preserve"> </w:t>
      </w:r>
    </w:p>
    <w:p w14:paraId="155B6E2E" w14:textId="687F5E67" w:rsidR="006A7895" w:rsidRPr="00914417" w:rsidRDefault="00033C5D" w:rsidP="00914417">
      <w:pPr>
        <w:spacing w:after="0" w:line="240" w:lineRule="auto"/>
        <w:jc w:val="right"/>
        <w:rPr>
          <w:rFonts w:ascii="Optima" w:hAnsi="Optima" w:cs="Times New Roman"/>
          <w:sz w:val="20"/>
          <w:szCs w:val="20"/>
        </w:rPr>
      </w:pPr>
      <w:r w:rsidRPr="00914417">
        <w:rPr>
          <w:rFonts w:ascii="Optima" w:hAnsi="Optima" w:cs="Times New Roman"/>
          <w:sz w:val="20"/>
          <w:szCs w:val="20"/>
        </w:rPr>
        <w:t>Frankfurt am Main</w:t>
      </w:r>
      <w:r w:rsidR="002D594E" w:rsidRPr="00914417">
        <w:rPr>
          <w:rFonts w:ascii="Optima" w:hAnsi="Optima" w:cs="Times New Roman"/>
          <w:sz w:val="20"/>
          <w:szCs w:val="20"/>
        </w:rPr>
        <w:t xml:space="preserve">, </w:t>
      </w:r>
      <w:r w:rsidR="00BC12EC">
        <w:rPr>
          <w:rFonts w:ascii="Optima" w:hAnsi="Optima" w:cs="Times New Roman"/>
          <w:sz w:val="20"/>
          <w:szCs w:val="20"/>
        </w:rPr>
        <w:t>22</w:t>
      </w:r>
      <w:r w:rsidR="002D594E" w:rsidRPr="00914417">
        <w:rPr>
          <w:rFonts w:ascii="Optima" w:hAnsi="Optima" w:cs="Times New Roman"/>
          <w:sz w:val="20"/>
          <w:szCs w:val="20"/>
        </w:rPr>
        <w:t>.</w:t>
      </w:r>
      <w:r w:rsidRPr="00914417">
        <w:rPr>
          <w:rFonts w:ascii="Optima" w:hAnsi="Optima" w:cs="Times New Roman"/>
          <w:sz w:val="20"/>
          <w:szCs w:val="20"/>
        </w:rPr>
        <w:t>09</w:t>
      </w:r>
      <w:r w:rsidR="006A7895" w:rsidRPr="00914417">
        <w:rPr>
          <w:rFonts w:ascii="Optima" w:hAnsi="Optima" w:cs="Times New Roman"/>
          <w:sz w:val="20"/>
          <w:szCs w:val="20"/>
        </w:rPr>
        <w:t>.</w:t>
      </w:r>
      <w:r w:rsidR="003D5D1E" w:rsidRPr="00914417">
        <w:rPr>
          <w:rFonts w:ascii="Optima" w:hAnsi="Optima" w:cs="Times New Roman"/>
          <w:sz w:val="20"/>
          <w:szCs w:val="20"/>
        </w:rPr>
        <w:t>20</w:t>
      </w:r>
      <w:r w:rsidRPr="00914417">
        <w:rPr>
          <w:rFonts w:ascii="Optima" w:hAnsi="Optima" w:cs="Times New Roman"/>
          <w:sz w:val="20"/>
          <w:szCs w:val="20"/>
        </w:rPr>
        <w:t>25</w:t>
      </w:r>
    </w:p>
    <w:p w14:paraId="0731715D" w14:textId="77777777" w:rsidR="001E0088" w:rsidRPr="00914417" w:rsidRDefault="001E0088" w:rsidP="00914417">
      <w:pPr>
        <w:spacing w:after="0" w:line="240" w:lineRule="auto"/>
        <w:jc w:val="right"/>
        <w:rPr>
          <w:rFonts w:ascii="Optima" w:hAnsi="Optima" w:cs="Times New Roman"/>
          <w:sz w:val="20"/>
          <w:szCs w:val="20"/>
        </w:rPr>
      </w:pPr>
    </w:p>
    <w:p w14:paraId="0098600D" w14:textId="3AA95C8D" w:rsidR="000A5AB8" w:rsidRPr="00914417" w:rsidRDefault="0099776A" w:rsidP="00914417">
      <w:pPr>
        <w:spacing w:after="0" w:line="240" w:lineRule="auto"/>
        <w:rPr>
          <w:rFonts w:ascii="Optima" w:hAnsi="Optima" w:cs="Times New Roman"/>
          <w:b/>
          <w:sz w:val="20"/>
          <w:szCs w:val="20"/>
        </w:rPr>
      </w:pPr>
      <w:r w:rsidRPr="00914417">
        <w:rPr>
          <w:rFonts w:ascii="Optima" w:hAnsi="Optima" w:cs="Times New Roman"/>
          <w:b/>
          <w:sz w:val="20"/>
          <w:szCs w:val="20"/>
        </w:rPr>
        <w:t xml:space="preserve">Bewerbung um ein Praktikum im </w:t>
      </w:r>
      <w:r w:rsidRPr="00AA3233">
        <w:rPr>
          <w:rFonts w:ascii="Optima" w:hAnsi="Optima" w:cs="Times New Roman"/>
          <w:b/>
          <w:sz w:val="20"/>
          <w:szCs w:val="20"/>
        </w:rPr>
        <w:t>XYZ</w:t>
      </w:r>
    </w:p>
    <w:p w14:paraId="70A974D0" w14:textId="3277D60F" w:rsidR="000A5AB8" w:rsidRPr="00914417" w:rsidRDefault="000A5AB8" w:rsidP="00914417">
      <w:pPr>
        <w:spacing w:after="0" w:line="240" w:lineRule="auto"/>
        <w:rPr>
          <w:rFonts w:ascii="Optima" w:hAnsi="Optima" w:cs="Times New Roman"/>
          <w:b/>
          <w:sz w:val="20"/>
          <w:szCs w:val="20"/>
        </w:rPr>
      </w:pPr>
    </w:p>
    <w:p w14:paraId="5D0B5D19" w14:textId="029783F1" w:rsidR="0038303C" w:rsidRPr="00A74D9F" w:rsidRDefault="0099776A" w:rsidP="00914417">
      <w:pPr>
        <w:spacing w:after="0" w:line="240" w:lineRule="auto"/>
        <w:jc w:val="both"/>
        <w:rPr>
          <w:rFonts w:ascii="Optima" w:hAnsi="Optima" w:cs="Times New Roman"/>
          <w:sz w:val="20"/>
          <w:szCs w:val="20"/>
        </w:rPr>
      </w:pPr>
      <w:r w:rsidRPr="00A74D9F">
        <w:rPr>
          <w:rFonts w:ascii="Optima" w:hAnsi="Optima" w:cs="Times New Roman"/>
          <w:sz w:val="20"/>
          <w:szCs w:val="20"/>
        </w:rPr>
        <w:t>Sehr geehrte Damen und Herren</w:t>
      </w:r>
      <w:r w:rsidR="00E65B09" w:rsidRPr="00A74D9F">
        <w:rPr>
          <w:rFonts w:ascii="Optima" w:hAnsi="Optima" w:cs="Times New Roman"/>
          <w:sz w:val="20"/>
          <w:szCs w:val="20"/>
        </w:rPr>
        <w:t xml:space="preserve">, </w:t>
      </w:r>
    </w:p>
    <w:p w14:paraId="5D5CDC21" w14:textId="77777777" w:rsidR="0038303C" w:rsidRPr="00A74D9F" w:rsidRDefault="0038303C" w:rsidP="00914417">
      <w:pPr>
        <w:spacing w:after="0" w:line="240" w:lineRule="auto"/>
        <w:jc w:val="both"/>
        <w:rPr>
          <w:rFonts w:ascii="Optima" w:hAnsi="Optima" w:cs="Times New Roman"/>
          <w:sz w:val="20"/>
          <w:szCs w:val="20"/>
        </w:rPr>
      </w:pPr>
    </w:p>
    <w:p w14:paraId="79B7BADC" w14:textId="002FD1FF" w:rsidR="001B0D06" w:rsidRPr="00A74D9F" w:rsidRDefault="001B0D06" w:rsidP="00914417">
      <w:pPr>
        <w:spacing w:after="0" w:line="240" w:lineRule="auto"/>
        <w:jc w:val="both"/>
        <w:rPr>
          <w:rFonts w:ascii="Optima" w:hAnsi="Optima" w:cs="Times New Roman"/>
          <w:sz w:val="20"/>
          <w:szCs w:val="20"/>
        </w:rPr>
      </w:pPr>
      <w:r w:rsidRPr="00A74D9F">
        <w:rPr>
          <w:rFonts w:ascii="Optima" w:hAnsi="Optima" w:cs="Times New Roman"/>
          <w:sz w:val="20"/>
          <w:szCs w:val="20"/>
        </w:rPr>
        <w:t>mit der Tätigkeit als Beraterin assoziiere ich Problemlösung, Kreativität und eine stimulierende und spannende Arbeitsumgebung mit vielfältigen sowie abwechslungsreichen Projekten, die Einblicke in verschiedene Unternehmen ermöglichen und gleichzeitig eine hohe Flexibilität erfordern. Der Impact, den man als Beraterin auf den nachhaltigen Erfolg eines Unternehmens und damit auf Wirtschaft und Gesellschaft haben kann, reizt mich besonders. Die daraus resultierende steile Lernkurve sehe ich als enorme Chance</w:t>
      </w:r>
      <w:r w:rsidR="00A74D9F" w:rsidRPr="00A74D9F">
        <w:rPr>
          <w:rFonts w:ascii="Optima" w:hAnsi="Optima" w:cs="Times New Roman"/>
          <w:sz w:val="20"/>
          <w:szCs w:val="20"/>
        </w:rPr>
        <w:t>,</w:t>
      </w:r>
      <w:r w:rsidRPr="00A74D9F">
        <w:rPr>
          <w:rFonts w:ascii="Optima" w:hAnsi="Optima" w:cs="Times New Roman"/>
          <w:sz w:val="20"/>
          <w:szCs w:val="20"/>
        </w:rPr>
        <w:t xml:space="preserve"> und </w:t>
      </w:r>
      <w:r w:rsidR="00A74D9F" w:rsidRPr="00A74D9F">
        <w:rPr>
          <w:rFonts w:ascii="Optima" w:hAnsi="Optima" w:cs="Times New Roman"/>
          <w:sz w:val="20"/>
          <w:szCs w:val="20"/>
        </w:rPr>
        <w:t xml:space="preserve">ich </w:t>
      </w:r>
      <w:r w:rsidRPr="00A74D9F">
        <w:rPr>
          <w:rFonts w:ascii="Optima" w:hAnsi="Optima" w:cs="Times New Roman"/>
          <w:sz w:val="20"/>
          <w:szCs w:val="20"/>
        </w:rPr>
        <w:t>kann sie mir in keinem anderen Beruf – insbesondere als Praktikantin – in diesem Ausmaß vorstellen. Daher möchte ich Sie ab Anfang Januar 202</w:t>
      </w:r>
      <w:r w:rsidR="00BC12EC">
        <w:rPr>
          <w:rFonts w:ascii="Optima" w:hAnsi="Optima" w:cs="Times New Roman"/>
          <w:sz w:val="20"/>
          <w:szCs w:val="20"/>
        </w:rPr>
        <w:t xml:space="preserve">6 </w:t>
      </w:r>
      <w:r w:rsidRPr="00A74D9F">
        <w:rPr>
          <w:rFonts w:ascii="Optima" w:hAnsi="Optima" w:cs="Times New Roman"/>
          <w:sz w:val="20"/>
          <w:szCs w:val="20"/>
        </w:rPr>
        <w:t xml:space="preserve">als Praktikantin im </w:t>
      </w:r>
      <w:r w:rsidR="00A74D9F" w:rsidRPr="00A74D9F">
        <w:rPr>
          <w:rFonts w:ascii="Optima" w:hAnsi="Optima" w:cs="Times New Roman"/>
          <w:sz w:val="20"/>
          <w:szCs w:val="20"/>
        </w:rPr>
        <w:t>Bereich T</w:t>
      </w:r>
      <w:r w:rsidRPr="00A74D9F">
        <w:rPr>
          <w:rFonts w:ascii="Optima" w:hAnsi="Optima" w:cs="Times New Roman"/>
          <w:sz w:val="20"/>
          <w:szCs w:val="20"/>
        </w:rPr>
        <w:t xml:space="preserve">echnology </w:t>
      </w:r>
      <w:proofErr w:type="spellStart"/>
      <w:r w:rsidRPr="00A74D9F">
        <w:rPr>
          <w:rFonts w:ascii="Optima" w:hAnsi="Optima" w:cs="Times New Roman"/>
          <w:sz w:val="20"/>
          <w:szCs w:val="20"/>
        </w:rPr>
        <w:t>Strategy</w:t>
      </w:r>
      <w:proofErr w:type="spellEnd"/>
      <w:r w:rsidRPr="00A74D9F">
        <w:rPr>
          <w:rFonts w:ascii="Optima" w:hAnsi="Optima" w:cs="Times New Roman"/>
          <w:sz w:val="20"/>
          <w:szCs w:val="20"/>
        </w:rPr>
        <w:t xml:space="preserve"> &amp; Advisory in Frankfurt am Main unterstützen.</w:t>
      </w:r>
    </w:p>
    <w:p w14:paraId="1888901F" w14:textId="77777777" w:rsidR="001B0D06" w:rsidRPr="00A74D9F" w:rsidRDefault="001B0D06" w:rsidP="00914417">
      <w:pPr>
        <w:spacing w:after="0" w:line="240" w:lineRule="auto"/>
        <w:jc w:val="both"/>
        <w:rPr>
          <w:rFonts w:ascii="Optima" w:hAnsi="Optima" w:cs="Times New Roman"/>
          <w:sz w:val="20"/>
          <w:szCs w:val="20"/>
        </w:rPr>
      </w:pPr>
    </w:p>
    <w:p w14:paraId="5B387895" w14:textId="2D55E504" w:rsidR="0038303C" w:rsidRPr="00A74D9F" w:rsidRDefault="001B0D06" w:rsidP="00914417">
      <w:pPr>
        <w:spacing w:after="0" w:line="240" w:lineRule="auto"/>
        <w:jc w:val="both"/>
        <w:rPr>
          <w:rFonts w:ascii="Optima" w:hAnsi="Optima" w:cs="Times New Roman"/>
          <w:sz w:val="20"/>
          <w:szCs w:val="20"/>
        </w:rPr>
      </w:pPr>
      <w:r w:rsidRPr="00A74D9F">
        <w:rPr>
          <w:rFonts w:ascii="Optima" w:hAnsi="Optima" w:cs="Times New Roman"/>
          <w:sz w:val="20"/>
          <w:szCs w:val="20"/>
        </w:rPr>
        <w:t xml:space="preserve">Schon während meiner Schulzeit entwickelte ich ein starkes Interesse an finanzwirtschaftlichen Fragestellungen sowie eine große Begeisterung für mathematische und technische Themen. </w:t>
      </w:r>
      <w:ins w:id="0" w:author="David Döbele" w:date="2025-09-23T06:46:00Z" w16du:dateUtc="2025-09-23T04:46:00Z">
        <w:r w:rsidR="00AF29BA">
          <w:rPr>
            <w:rFonts w:ascii="Optima" w:hAnsi="Optima" w:cs="Times New Roman"/>
            <w:sz w:val="20"/>
            <w:szCs w:val="20"/>
          </w:rPr>
          <w:t xml:space="preserve">Nachdem ich zuerst ein Informatik-Studium begann, </w:t>
        </w:r>
      </w:ins>
      <w:del w:id="1" w:author="David Döbele" w:date="2025-09-23T06:46:00Z" w16du:dateUtc="2025-09-23T04:46:00Z">
        <w:r w:rsidRPr="00A74D9F" w:rsidDel="00AF29BA">
          <w:rPr>
            <w:rFonts w:ascii="Optima" w:hAnsi="Optima" w:cs="Times New Roman"/>
            <w:sz w:val="20"/>
            <w:szCs w:val="20"/>
          </w:rPr>
          <w:delText xml:space="preserve">Mit dem Ziel, meine Kenntnisse gezielt und praxisnah auszubauen, begann ich ein Informatikstudium an der Technischen Universität Darmstadt. Das Studium erwies sich jedoch als zu praxisfern und entsprach nicht meinem wachsenden Interesse an finanzwirtschaftlichen Themen. Vor diesem Hintergrund </w:delText>
        </w:r>
      </w:del>
      <w:r w:rsidRPr="00A74D9F">
        <w:rPr>
          <w:rFonts w:ascii="Optima" w:hAnsi="Optima" w:cs="Times New Roman"/>
          <w:sz w:val="20"/>
          <w:szCs w:val="20"/>
        </w:rPr>
        <w:t>entschied ich mich</w:t>
      </w:r>
      <w:ins w:id="2" w:author="David Döbele" w:date="2025-09-23T06:46:00Z" w16du:dateUtc="2025-09-23T04:46:00Z">
        <w:r w:rsidR="00AF29BA">
          <w:rPr>
            <w:rFonts w:ascii="Optima" w:hAnsi="Optima" w:cs="Times New Roman"/>
            <w:sz w:val="20"/>
            <w:szCs w:val="20"/>
          </w:rPr>
          <w:t xml:space="preserve"> nach einem Jahr</w:t>
        </w:r>
      </w:ins>
      <w:r w:rsidRPr="00A74D9F">
        <w:rPr>
          <w:rFonts w:ascii="Optima" w:hAnsi="Optima" w:cs="Times New Roman"/>
          <w:sz w:val="20"/>
          <w:szCs w:val="20"/>
        </w:rPr>
        <w:t xml:space="preserve">, meine </w:t>
      </w:r>
      <w:del w:id="3" w:author="David Döbele" w:date="2025-09-23T06:46:00Z" w16du:dateUtc="2025-09-23T04:46:00Z">
        <w:r w:rsidRPr="00A74D9F" w:rsidDel="00AF29BA">
          <w:rPr>
            <w:rFonts w:ascii="Optima" w:hAnsi="Optima" w:cs="Times New Roman"/>
            <w:sz w:val="20"/>
            <w:szCs w:val="20"/>
          </w:rPr>
          <w:delText>mathematisch-technischen</w:delText>
        </w:r>
      </w:del>
      <w:ins w:id="4" w:author="David Döbele" w:date="2025-09-23T06:46:00Z" w16du:dateUtc="2025-09-23T04:46:00Z">
        <w:r w:rsidR="00AF29BA">
          <w:rPr>
            <w:rFonts w:ascii="Optima" w:hAnsi="Optima" w:cs="Times New Roman"/>
            <w:sz w:val="20"/>
            <w:szCs w:val="20"/>
          </w:rPr>
          <w:t>finanzwirtschaftlichen</w:t>
        </w:r>
      </w:ins>
      <w:r w:rsidRPr="00A74D9F">
        <w:rPr>
          <w:rFonts w:ascii="Optima" w:hAnsi="Optima" w:cs="Times New Roman"/>
          <w:sz w:val="20"/>
          <w:szCs w:val="20"/>
        </w:rPr>
        <w:t xml:space="preserve"> Interessen als Leidenschaft weiterzuverfolgen und ein Studium der Wirtschaftswissenschaften mit dem Schwerpunkt Finanzen an der Johann Wolfgang Goethe</w:t>
      </w:r>
      <w:r w:rsidR="00AA3233">
        <w:rPr>
          <w:rFonts w:ascii="Optima" w:hAnsi="Optima" w:cs="Times New Roman"/>
          <w:sz w:val="20"/>
          <w:szCs w:val="20"/>
        </w:rPr>
        <w:t xml:space="preserve"> </w:t>
      </w:r>
      <w:r w:rsidRPr="00A74D9F">
        <w:rPr>
          <w:rFonts w:ascii="Optima" w:hAnsi="Optima" w:cs="Times New Roman"/>
          <w:sz w:val="20"/>
          <w:szCs w:val="20"/>
        </w:rPr>
        <w:t xml:space="preserve">Universität in Frankfurt am Main zu beginnen. Durch meine Werkstudententätigkeiten bei Accenture im HR Data Analytics und als Tutorin für das Fach Statistik konnte ich meine analytischen Fähigkeiten durch datenintensive Aufgaben und Problemlösungen schärfen. In meinen Praktika im Consulting habe ich zudem in enger Zusammenarbeit mit Projektteams an Digitalisierungs- und Strategieprojekten gearbeitet, wodurch ich meine analytischen und kommunikativen Fähigkeiten, meine Team- und Organisationskompetenz sowie mein Fachwissen in Datenvisualisierung, Prozessmodellierung und Automatisierung von Prozessen gezielt ausbauen konnte. Neben meinen Werkstudententätigkeiten und meinem ehrenamtlichen Engagement als Nachhilfelehrerin und Mentorin übernahm ich auch aktiv die Organisation zahlreicher Programme und Workshops bei der </w:t>
      </w:r>
      <w:proofErr w:type="spellStart"/>
      <w:r w:rsidRPr="00A74D9F">
        <w:rPr>
          <w:rFonts w:ascii="Optima" w:hAnsi="Optima" w:cs="Times New Roman"/>
          <w:sz w:val="20"/>
          <w:szCs w:val="20"/>
        </w:rPr>
        <w:t>sdw</w:t>
      </w:r>
      <w:proofErr w:type="spellEnd"/>
      <w:r w:rsidRPr="00A74D9F">
        <w:rPr>
          <w:rFonts w:ascii="Optima" w:hAnsi="Optima" w:cs="Times New Roman"/>
          <w:sz w:val="20"/>
          <w:szCs w:val="20"/>
        </w:rPr>
        <w:t xml:space="preserve">. Um all diesen Tätigkeiten neben der Universität weiter nachgehen zu können, sind sowohl ein exzellentes Zeitmanagement als auch eine ausgeprägte </w:t>
      </w:r>
      <w:proofErr w:type="spellStart"/>
      <w:r w:rsidRPr="00A74D9F">
        <w:rPr>
          <w:rFonts w:ascii="Optima" w:hAnsi="Optima" w:cs="Times New Roman"/>
          <w:sz w:val="20"/>
          <w:szCs w:val="20"/>
        </w:rPr>
        <w:t>Stressresilienz</w:t>
      </w:r>
      <w:proofErr w:type="spellEnd"/>
      <w:r w:rsidRPr="00A74D9F">
        <w:rPr>
          <w:rFonts w:ascii="Optima" w:hAnsi="Optima" w:cs="Times New Roman"/>
          <w:sz w:val="20"/>
          <w:szCs w:val="20"/>
        </w:rPr>
        <w:t xml:space="preserve"> erforderlich – Eigenschaften, die mir von meinen Vorgesetzten mehrfach bestätigt wurden. Diese Erfahrungen und Kompetenzen möchte ich nun gerne im Rahmen eines Praktikums bei Ihnen einbringen und weiter ausbauen.</w:t>
      </w:r>
    </w:p>
    <w:p w14:paraId="2C090CDF" w14:textId="723F9A8E" w:rsidR="00E65B09" w:rsidRPr="00914417" w:rsidRDefault="00E65B09" w:rsidP="00914417">
      <w:pPr>
        <w:spacing w:after="0" w:line="240" w:lineRule="auto"/>
        <w:jc w:val="both"/>
        <w:rPr>
          <w:rFonts w:ascii="Optima" w:hAnsi="Optima" w:cs="Times New Roman"/>
          <w:sz w:val="20"/>
          <w:szCs w:val="20"/>
        </w:rPr>
      </w:pPr>
    </w:p>
    <w:p w14:paraId="19160B60" w14:textId="6E3D1D05" w:rsidR="00E65B09" w:rsidRPr="00914417" w:rsidRDefault="00E65B09" w:rsidP="00914417">
      <w:pPr>
        <w:spacing w:after="0" w:line="240" w:lineRule="auto"/>
        <w:jc w:val="both"/>
        <w:rPr>
          <w:rFonts w:ascii="Optima" w:hAnsi="Optima" w:cs="Times New Roman"/>
          <w:sz w:val="20"/>
          <w:szCs w:val="20"/>
        </w:rPr>
      </w:pPr>
      <w:r w:rsidRPr="00914417">
        <w:rPr>
          <w:rFonts w:ascii="Optima" w:hAnsi="Optima" w:cs="Times New Roman"/>
          <w:sz w:val="20"/>
          <w:szCs w:val="20"/>
        </w:rPr>
        <w:t>Dritter Absatz</w:t>
      </w:r>
    </w:p>
    <w:p w14:paraId="7DBF1E90" w14:textId="602DAA8A" w:rsidR="00E65B09" w:rsidRPr="00914417" w:rsidRDefault="00E65B09" w:rsidP="00914417">
      <w:pPr>
        <w:spacing w:after="0" w:line="240" w:lineRule="auto"/>
        <w:jc w:val="both"/>
        <w:rPr>
          <w:rFonts w:ascii="Optima" w:hAnsi="Optima" w:cs="Times New Roman"/>
          <w:sz w:val="20"/>
          <w:szCs w:val="20"/>
        </w:rPr>
      </w:pPr>
      <w:r w:rsidRPr="00914417">
        <w:rPr>
          <w:rFonts w:ascii="Optima" w:hAnsi="Optima" w:cs="Times New Roman"/>
          <w:sz w:val="20"/>
          <w:szCs w:val="20"/>
        </w:rPr>
        <w:t>Dritter Absatz</w:t>
      </w:r>
    </w:p>
    <w:p w14:paraId="4C4E7185" w14:textId="77777777" w:rsidR="00E65B09" w:rsidRPr="00914417" w:rsidRDefault="00E65B09" w:rsidP="00914417">
      <w:pPr>
        <w:spacing w:after="0" w:line="240" w:lineRule="auto"/>
        <w:jc w:val="both"/>
        <w:rPr>
          <w:rFonts w:ascii="Optima" w:hAnsi="Optima" w:cs="Times New Roman"/>
          <w:sz w:val="20"/>
          <w:szCs w:val="20"/>
        </w:rPr>
      </w:pPr>
      <w:r w:rsidRPr="00914417">
        <w:rPr>
          <w:rFonts w:ascii="Optima" w:hAnsi="Optima" w:cs="Times New Roman"/>
          <w:sz w:val="20"/>
          <w:szCs w:val="20"/>
        </w:rPr>
        <w:t>Dritter Absatz</w:t>
      </w:r>
    </w:p>
    <w:p w14:paraId="7865D3A7" w14:textId="77777777" w:rsidR="00E65B09" w:rsidRPr="00914417" w:rsidRDefault="00E65B09" w:rsidP="00914417">
      <w:pPr>
        <w:spacing w:after="0" w:line="240" w:lineRule="auto"/>
        <w:jc w:val="both"/>
        <w:rPr>
          <w:rFonts w:ascii="Optima" w:hAnsi="Optima" w:cs="Times New Roman"/>
          <w:sz w:val="20"/>
          <w:szCs w:val="20"/>
        </w:rPr>
      </w:pPr>
      <w:r w:rsidRPr="00914417">
        <w:rPr>
          <w:rFonts w:ascii="Optima" w:hAnsi="Optima" w:cs="Times New Roman"/>
          <w:sz w:val="20"/>
          <w:szCs w:val="20"/>
        </w:rPr>
        <w:t>Dritter Absatz</w:t>
      </w:r>
    </w:p>
    <w:p w14:paraId="7575B3C9" w14:textId="77777777" w:rsidR="00E65B09" w:rsidRPr="00914417" w:rsidRDefault="00E65B09" w:rsidP="00914417">
      <w:pPr>
        <w:spacing w:after="0" w:line="240" w:lineRule="auto"/>
        <w:jc w:val="both"/>
        <w:rPr>
          <w:rFonts w:ascii="Optima" w:hAnsi="Optima" w:cs="Times New Roman"/>
          <w:sz w:val="20"/>
          <w:szCs w:val="20"/>
        </w:rPr>
      </w:pPr>
      <w:r w:rsidRPr="00914417">
        <w:rPr>
          <w:rFonts w:ascii="Optima" w:hAnsi="Optima" w:cs="Times New Roman"/>
          <w:sz w:val="20"/>
          <w:szCs w:val="20"/>
        </w:rPr>
        <w:t>Dritter Absatz</w:t>
      </w:r>
    </w:p>
    <w:p w14:paraId="723D7B33" w14:textId="368DF3DB" w:rsidR="00E65B09" w:rsidRPr="00914417" w:rsidRDefault="00E65B09" w:rsidP="00914417">
      <w:pPr>
        <w:spacing w:after="0" w:line="240" w:lineRule="auto"/>
        <w:jc w:val="both"/>
        <w:rPr>
          <w:rFonts w:ascii="Optima" w:hAnsi="Optima" w:cs="Times New Roman"/>
          <w:sz w:val="20"/>
          <w:szCs w:val="20"/>
        </w:rPr>
      </w:pPr>
      <w:r w:rsidRPr="00914417">
        <w:rPr>
          <w:rFonts w:ascii="Optima" w:hAnsi="Optima" w:cs="Times New Roman"/>
          <w:sz w:val="20"/>
          <w:szCs w:val="20"/>
        </w:rPr>
        <w:t>Dritter Absatz</w:t>
      </w:r>
    </w:p>
    <w:p w14:paraId="3BAC5501" w14:textId="77777777" w:rsidR="00E65B09" w:rsidRPr="00914417" w:rsidRDefault="00E65B09" w:rsidP="00914417">
      <w:pPr>
        <w:spacing w:after="0" w:line="240" w:lineRule="auto"/>
        <w:jc w:val="both"/>
        <w:rPr>
          <w:rFonts w:ascii="Optima" w:hAnsi="Optima" w:cs="Times New Roman"/>
          <w:sz w:val="20"/>
          <w:szCs w:val="20"/>
        </w:rPr>
      </w:pPr>
      <w:r w:rsidRPr="00914417">
        <w:rPr>
          <w:rFonts w:ascii="Optima" w:hAnsi="Optima" w:cs="Times New Roman"/>
          <w:sz w:val="20"/>
          <w:szCs w:val="20"/>
        </w:rPr>
        <w:t>Dritter Absatz</w:t>
      </w:r>
    </w:p>
    <w:p w14:paraId="0D1927BC" w14:textId="366D7854" w:rsidR="00E65B09" w:rsidRPr="00914417" w:rsidRDefault="00E65B09" w:rsidP="00914417">
      <w:pPr>
        <w:spacing w:after="0" w:line="240" w:lineRule="auto"/>
        <w:jc w:val="both"/>
        <w:rPr>
          <w:rFonts w:ascii="Optima" w:hAnsi="Optima" w:cs="Times New Roman"/>
          <w:sz w:val="20"/>
          <w:szCs w:val="20"/>
        </w:rPr>
      </w:pPr>
    </w:p>
    <w:p w14:paraId="1706E190" w14:textId="08AF909A" w:rsidR="001B0D06" w:rsidRPr="00A74D9F" w:rsidRDefault="001B0D06" w:rsidP="00914417">
      <w:pPr>
        <w:spacing w:after="0" w:line="240" w:lineRule="auto"/>
        <w:jc w:val="both"/>
        <w:rPr>
          <w:rFonts w:ascii="Optima" w:hAnsi="Optima"/>
          <w:sz w:val="20"/>
          <w:szCs w:val="20"/>
        </w:rPr>
      </w:pPr>
      <w:r w:rsidRPr="00A74D9F">
        <w:rPr>
          <w:rFonts w:ascii="Optima" w:hAnsi="Optima"/>
          <w:sz w:val="20"/>
          <w:szCs w:val="20"/>
        </w:rPr>
        <w:t>Von dem Praktikum in der Beratung erhoffe ich mir eine steile Lernkurve und die Möglichkeit, meine erlernte Theorie in der Praxis anzuwenden, um Ihnen einen Mehrwert zu bieten. Ich bin mir sicher, dass meine Teamfähigkeit sowie mein zielorientiertes Arbeiten eine Bereicherung für Ihr Unternehmen darstellen werden und würde mich freuen, Sie auch in einem persönlichen Gespräch von meinen mir überzeugen zu dürfen.</w:t>
      </w:r>
    </w:p>
    <w:p w14:paraId="39352824" w14:textId="77777777" w:rsidR="00033C5D" w:rsidRPr="00A74D9F" w:rsidRDefault="00033C5D" w:rsidP="00914417">
      <w:pPr>
        <w:spacing w:after="0" w:line="240" w:lineRule="auto"/>
        <w:jc w:val="both"/>
        <w:rPr>
          <w:rFonts w:ascii="Optima" w:hAnsi="Optima"/>
          <w:sz w:val="20"/>
          <w:szCs w:val="20"/>
        </w:rPr>
      </w:pPr>
    </w:p>
    <w:p w14:paraId="4751C21F" w14:textId="79902A5F" w:rsidR="00033C5D" w:rsidRPr="00A74D9F" w:rsidRDefault="00033C5D" w:rsidP="00914417">
      <w:pPr>
        <w:spacing w:after="0" w:line="240" w:lineRule="auto"/>
        <w:jc w:val="both"/>
        <w:rPr>
          <w:rFonts w:ascii="Optima" w:hAnsi="Optima"/>
          <w:sz w:val="20"/>
          <w:szCs w:val="20"/>
        </w:rPr>
      </w:pPr>
      <w:r w:rsidRPr="00A74D9F">
        <w:rPr>
          <w:rFonts w:ascii="Optima" w:hAnsi="Optima"/>
          <w:sz w:val="20"/>
          <w:szCs w:val="20"/>
        </w:rPr>
        <w:t>Mit freundlichen Grüßen</w:t>
      </w:r>
    </w:p>
    <w:p w14:paraId="3BDB02BA" w14:textId="525B31E3" w:rsidR="00BB3512" w:rsidRPr="00AA3233" w:rsidRDefault="001B0D06" w:rsidP="00914417">
      <w:pPr>
        <w:spacing w:after="0" w:line="240" w:lineRule="auto"/>
        <w:jc w:val="both"/>
        <w:rPr>
          <w:rFonts w:ascii="Optima" w:hAnsi="Optima" w:cs="Times New Roman"/>
          <w:sz w:val="20"/>
          <w:szCs w:val="20"/>
        </w:rPr>
      </w:pPr>
      <w:r w:rsidRPr="00A74D9F">
        <w:rPr>
          <w:rFonts w:ascii="Optima" w:hAnsi="Optima"/>
          <w:sz w:val="20"/>
          <w:szCs w:val="20"/>
        </w:rPr>
        <w:t>Unterschrift</w:t>
      </w:r>
    </w:p>
    <w:sectPr w:rsidR="00BB3512" w:rsidRPr="00AA3233" w:rsidSect="00AA3233">
      <w:pgSz w:w="11906" w:h="16838"/>
      <w:pgMar w:top="1418"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C42"/>
    <w:rsid w:val="00033C5D"/>
    <w:rsid w:val="00034B68"/>
    <w:rsid w:val="0004591A"/>
    <w:rsid w:val="00046459"/>
    <w:rsid w:val="000555E4"/>
    <w:rsid w:val="0005670D"/>
    <w:rsid w:val="000710B0"/>
    <w:rsid w:val="00073C82"/>
    <w:rsid w:val="00081359"/>
    <w:rsid w:val="00093795"/>
    <w:rsid w:val="0009623C"/>
    <w:rsid w:val="000A154E"/>
    <w:rsid w:val="000A3082"/>
    <w:rsid w:val="000A4132"/>
    <w:rsid w:val="000A5AB8"/>
    <w:rsid w:val="000A6678"/>
    <w:rsid w:val="000A7DEB"/>
    <w:rsid w:val="000C55DE"/>
    <w:rsid w:val="000F371C"/>
    <w:rsid w:val="001138EF"/>
    <w:rsid w:val="00117F83"/>
    <w:rsid w:val="00146C8E"/>
    <w:rsid w:val="00152DF9"/>
    <w:rsid w:val="00155C65"/>
    <w:rsid w:val="00156A98"/>
    <w:rsid w:val="001669DB"/>
    <w:rsid w:val="00171D11"/>
    <w:rsid w:val="001819B1"/>
    <w:rsid w:val="0018679C"/>
    <w:rsid w:val="00186B10"/>
    <w:rsid w:val="001A0A91"/>
    <w:rsid w:val="001A4522"/>
    <w:rsid w:val="001B0D06"/>
    <w:rsid w:val="001C17FC"/>
    <w:rsid w:val="001D079A"/>
    <w:rsid w:val="001D2305"/>
    <w:rsid w:val="001E0088"/>
    <w:rsid w:val="001E0903"/>
    <w:rsid w:val="001E1EE7"/>
    <w:rsid w:val="001E54E6"/>
    <w:rsid w:val="001F215C"/>
    <w:rsid w:val="00203125"/>
    <w:rsid w:val="002042CB"/>
    <w:rsid w:val="002062F6"/>
    <w:rsid w:val="00212042"/>
    <w:rsid w:val="00214EB2"/>
    <w:rsid w:val="002213EE"/>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C4BF0"/>
    <w:rsid w:val="002D309E"/>
    <w:rsid w:val="002D594E"/>
    <w:rsid w:val="002E39B8"/>
    <w:rsid w:val="002F51FA"/>
    <w:rsid w:val="00311A15"/>
    <w:rsid w:val="003250EA"/>
    <w:rsid w:val="003421B1"/>
    <w:rsid w:val="00351279"/>
    <w:rsid w:val="00360B20"/>
    <w:rsid w:val="00375D2D"/>
    <w:rsid w:val="003811BC"/>
    <w:rsid w:val="0038303C"/>
    <w:rsid w:val="0038671F"/>
    <w:rsid w:val="003947A8"/>
    <w:rsid w:val="003B00C2"/>
    <w:rsid w:val="003D464F"/>
    <w:rsid w:val="003D5D1E"/>
    <w:rsid w:val="003D6365"/>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2865"/>
    <w:rsid w:val="005F350B"/>
    <w:rsid w:val="005F4D30"/>
    <w:rsid w:val="00603752"/>
    <w:rsid w:val="0060685C"/>
    <w:rsid w:val="00632F05"/>
    <w:rsid w:val="00635258"/>
    <w:rsid w:val="0063723B"/>
    <w:rsid w:val="00647035"/>
    <w:rsid w:val="00647413"/>
    <w:rsid w:val="006502BE"/>
    <w:rsid w:val="00667A61"/>
    <w:rsid w:val="00694909"/>
    <w:rsid w:val="00697CBE"/>
    <w:rsid w:val="006A7895"/>
    <w:rsid w:val="006B302C"/>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7EF1"/>
    <w:rsid w:val="007A1721"/>
    <w:rsid w:val="007A3246"/>
    <w:rsid w:val="007A64C5"/>
    <w:rsid w:val="007A719D"/>
    <w:rsid w:val="007B1B2B"/>
    <w:rsid w:val="007C2A48"/>
    <w:rsid w:val="007C4F7B"/>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1F01"/>
    <w:rsid w:val="00883B55"/>
    <w:rsid w:val="0089337A"/>
    <w:rsid w:val="008A0814"/>
    <w:rsid w:val="008A248F"/>
    <w:rsid w:val="008B402E"/>
    <w:rsid w:val="008C0603"/>
    <w:rsid w:val="008C27C1"/>
    <w:rsid w:val="008D6664"/>
    <w:rsid w:val="008D7CDB"/>
    <w:rsid w:val="008E100E"/>
    <w:rsid w:val="008E4BA9"/>
    <w:rsid w:val="008E7A27"/>
    <w:rsid w:val="008E7D17"/>
    <w:rsid w:val="00914417"/>
    <w:rsid w:val="0093066A"/>
    <w:rsid w:val="00942D34"/>
    <w:rsid w:val="00944597"/>
    <w:rsid w:val="00991E04"/>
    <w:rsid w:val="0099776A"/>
    <w:rsid w:val="009A256E"/>
    <w:rsid w:val="009B445D"/>
    <w:rsid w:val="009C4FD2"/>
    <w:rsid w:val="009D07DC"/>
    <w:rsid w:val="009D3BBF"/>
    <w:rsid w:val="009F46A7"/>
    <w:rsid w:val="00A1282E"/>
    <w:rsid w:val="00A14247"/>
    <w:rsid w:val="00A216F7"/>
    <w:rsid w:val="00A33387"/>
    <w:rsid w:val="00A40D57"/>
    <w:rsid w:val="00A44493"/>
    <w:rsid w:val="00A53760"/>
    <w:rsid w:val="00A55011"/>
    <w:rsid w:val="00A6109E"/>
    <w:rsid w:val="00A74D9F"/>
    <w:rsid w:val="00A90B16"/>
    <w:rsid w:val="00AA2791"/>
    <w:rsid w:val="00AA3233"/>
    <w:rsid w:val="00AA4C7C"/>
    <w:rsid w:val="00AB4CD0"/>
    <w:rsid w:val="00AB7B77"/>
    <w:rsid w:val="00AC61EE"/>
    <w:rsid w:val="00AC66C4"/>
    <w:rsid w:val="00AC7086"/>
    <w:rsid w:val="00AD2B27"/>
    <w:rsid w:val="00AD6F01"/>
    <w:rsid w:val="00AE073F"/>
    <w:rsid w:val="00AE26F5"/>
    <w:rsid w:val="00AE3A33"/>
    <w:rsid w:val="00AF29BA"/>
    <w:rsid w:val="00B135CE"/>
    <w:rsid w:val="00B339B8"/>
    <w:rsid w:val="00B346A7"/>
    <w:rsid w:val="00B43970"/>
    <w:rsid w:val="00B50A34"/>
    <w:rsid w:val="00B54C38"/>
    <w:rsid w:val="00B5613E"/>
    <w:rsid w:val="00B57CB1"/>
    <w:rsid w:val="00B77DCE"/>
    <w:rsid w:val="00B81B0E"/>
    <w:rsid w:val="00B86766"/>
    <w:rsid w:val="00B87CA9"/>
    <w:rsid w:val="00B9666E"/>
    <w:rsid w:val="00BB3512"/>
    <w:rsid w:val="00BB3C75"/>
    <w:rsid w:val="00BB61C9"/>
    <w:rsid w:val="00BC12EC"/>
    <w:rsid w:val="00BD4D12"/>
    <w:rsid w:val="00BF0B9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38D2"/>
    <w:rsid w:val="00CB639D"/>
    <w:rsid w:val="00CC2AF7"/>
    <w:rsid w:val="00CD4B88"/>
    <w:rsid w:val="00CD51E6"/>
    <w:rsid w:val="00CE433B"/>
    <w:rsid w:val="00CF5F61"/>
    <w:rsid w:val="00D133AE"/>
    <w:rsid w:val="00D30B5E"/>
    <w:rsid w:val="00D30CEA"/>
    <w:rsid w:val="00D34755"/>
    <w:rsid w:val="00D65C90"/>
    <w:rsid w:val="00D71D8E"/>
    <w:rsid w:val="00D77299"/>
    <w:rsid w:val="00D9281A"/>
    <w:rsid w:val="00DA3404"/>
    <w:rsid w:val="00DA524B"/>
    <w:rsid w:val="00DB471D"/>
    <w:rsid w:val="00DC7830"/>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360B20"/>
    <w:rPr>
      <w:sz w:val="16"/>
      <w:szCs w:val="16"/>
    </w:rPr>
  </w:style>
  <w:style w:type="paragraph" w:styleId="Kommentartext">
    <w:name w:val="annotation text"/>
    <w:basedOn w:val="Standard"/>
    <w:link w:val="KommentartextZchn"/>
    <w:uiPriority w:val="99"/>
    <w:unhideWhenUsed/>
    <w:rsid w:val="00360B20"/>
    <w:pPr>
      <w:spacing w:line="240" w:lineRule="auto"/>
    </w:pPr>
    <w:rPr>
      <w:sz w:val="20"/>
      <w:szCs w:val="20"/>
    </w:rPr>
  </w:style>
  <w:style w:type="character" w:customStyle="1" w:styleId="KommentartextZchn">
    <w:name w:val="Kommentartext Zchn"/>
    <w:basedOn w:val="Absatz-Standardschriftart"/>
    <w:link w:val="Kommentartext"/>
    <w:uiPriority w:val="99"/>
    <w:rsid w:val="00360B20"/>
    <w:rPr>
      <w:sz w:val="20"/>
      <w:szCs w:val="20"/>
    </w:rPr>
  </w:style>
  <w:style w:type="paragraph" w:styleId="Kommentarthema">
    <w:name w:val="annotation subject"/>
    <w:basedOn w:val="Kommentartext"/>
    <w:next w:val="Kommentartext"/>
    <w:link w:val="KommentarthemaZchn"/>
    <w:uiPriority w:val="99"/>
    <w:semiHidden/>
    <w:unhideWhenUsed/>
    <w:rsid w:val="00360B20"/>
    <w:rPr>
      <w:b/>
      <w:bCs/>
    </w:rPr>
  </w:style>
  <w:style w:type="character" w:customStyle="1" w:styleId="KommentarthemaZchn">
    <w:name w:val="Kommentarthema Zchn"/>
    <w:basedOn w:val="KommentartextZchn"/>
    <w:link w:val="Kommentarthema"/>
    <w:uiPriority w:val="99"/>
    <w:semiHidden/>
    <w:rsid w:val="00360B20"/>
    <w:rPr>
      <w:b/>
      <w:bCs/>
      <w:sz w:val="20"/>
      <w:szCs w:val="20"/>
    </w:rPr>
  </w:style>
  <w:style w:type="paragraph" w:styleId="berarbeitung">
    <w:name w:val="Revision"/>
    <w:hidden/>
    <w:uiPriority w:val="99"/>
    <w:semiHidden/>
    <w:rsid w:val="001B0D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485</Words>
  <Characters>3060</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dcterms:created xsi:type="dcterms:W3CDTF">2025-09-17T04:35:00Z</dcterms:created>
  <dcterms:modified xsi:type="dcterms:W3CDTF">2025-09-23T04:46:00Z</dcterms:modified>
</cp:coreProperties>
</file>