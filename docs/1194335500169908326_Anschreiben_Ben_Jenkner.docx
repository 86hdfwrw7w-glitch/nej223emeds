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BF63C" w14:textId="77777777" w:rsidR="00FD4C69" w:rsidRPr="00F1394B" w:rsidRDefault="00FD4C69" w:rsidP="00A156B9">
      <w:pPr>
        <w:jc w:val="right"/>
        <w:rPr>
          <w:rFonts w:ascii="Georgia" w:hAnsi="Georgia"/>
          <w:sz w:val="21"/>
          <w:szCs w:val="21"/>
        </w:rPr>
      </w:pPr>
      <w:r w:rsidRPr="00F1394B">
        <w:rPr>
          <w:rFonts w:ascii="Georgia" w:hAnsi="Georgia"/>
          <w:sz w:val="21"/>
          <w:szCs w:val="21"/>
        </w:rPr>
        <w:t>Ben Jenkner</w:t>
      </w:r>
    </w:p>
    <w:p w14:paraId="0815CC5A" w14:textId="46F34754" w:rsidR="004A6740" w:rsidRPr="00F1394B" w:rsidRDefault="002D5DB7" w:rsidP="00A156B9">
      <w:pPr>
        <w:jc w:val="right"/>
        <w:rPr>
          <w:rFonts w:ascii="Georgia" w:hAnsi="Georgia"/>
          <w:sz w:val="21"/>
          <w:szCs w:val="21"/>
        </w:rPr>
      </w:pPr>
      <w:r>
        <w:rPr>
          <w:rFonts w:ascii="Georgia" w:hAnsi="Georgia"/>
          <w:sz w:val="21"/>
          <w:szCs w:val="21"/>
        </w:rPr>
        <w:t>Favoritenstraße 217/20</w:t>
      </w:r>
    </w:p>
    <w:p w14:paraId="474D3B3D" w14:textId="4546D611" w:rsidR="001E6FC7" w:rsidRPr="00F1394B" w:rsidRDefault="002D5DB7" w:rsidP="00A156B9">
      <w:pPr>
        <w:jc w:val="right"/>
        <w:rPr>
          <w:rFonts w:ascii="Georgia" w:hAnsi="Georgia"/>
          <w:sz w:val="21"/>
          <w:szCs w:val="21"/>
        </w:rPr>
      </w:pPr>
      <w:r>
        <w:rPr>
          <w:rFonts w:ascii="Georgia" w:hAnsi="Georgia"/>
          <w:sz w:val="21"/>
          <w:szCs w:val="21"/>
        </w:rPr>
        <w:t>1100 Wien</w:t>
      </w:r>
    </w:p>
    <w:p w14:paraId="78E662E1" w14:textId="59BFA830" w:rsidR="001E6FC7" w:rsidRPr="00F1394B" w:rsidRDefault="002D5DB7" w:rsidP="00A156B9">
      <w:pPr>
        <w:jc w:val="right"/>
        <w:rPr>
          <w:rFonts w:ascii="Georgia" w:hAnsi="Georgia"/>
          <w:sz w:val="21"/>
          <w:szCs w:val="21"/>
        </w:rPr>
      </w:pPr>
      <w:r>
        <w:rPr>
          <w:rFonts w:ascii="Georgia" w:hAnsi="Georgia"/>
          <w:sz w:val="21"/>
          <w:szCs w:val="21"/>
        </w:rPr>
        <w:t>Benjenkner@outlook.com</w:t>
      </w:r>
    </w:p>
    <w:p w14:paraId="396C5C22" w14:textId="768DB88F" w:rsidR="001E6FC7" w:rsidRPr="00E67276" w:rsidRDefault="001E6FC7" w:rsidP="00A156B9">
      <w:pPr>
        <w:jc w:val="right"/>
        <w:rPr>
          <w:rFonts w:ascii="Georgia" w:hAnsi="Georgia"/>
          <w:sz w:val="21"/>
          <w:szCs w:val="21"/>
          <w:lang w:val="en-US"/>
        </w:rPr>
      </w:pPr>
      <w:r w:rsidRPr="00E67276">
        <w:rPr>
          <w:rFonts w:ascii="Georgia" w:hAnsi="Georgia"/>
          <w:sz w:val="21"/>
          <w:szCs w:val="21"/>
          <w:lang w:val="en-US"/>
        </w:rPr>
        <w:t>Mobil:</w:t>
      </w:r>
      <w:r w:rsidR="00FD4C69" w:rsidRPr="00E67276">
        <w:rPr>
          <w:rFonts w:ascii="Georgia" w:hAnsi="Georgia"/>
          <w:sz w:val="21"/>
          <w:szCs w:val="21"/>
          <w:lang w:val="en-US"/>
        </w:rPr>
        <w:t xml:space="preserve"> 49 15146152076</w:t>
      </w:r>
    </w:p>
    <w:p w14:paraId="0D174AB6" w14:textId="77777777" w:rsidR="001E6FC7" w:rsidRPr="00E67276" w:rsidRDefault="001E6FC7">
      <w:pPr>
        <w:rPr>
          <w:rFonts w:ascii="Georgia" w:hAnsi="Georgia"/>
          <w:sz w:val="21"/>
          <w:szCs w:val="21"/>
          <w:lang w:val="en-US"/>
        </w:rPr>
      </w:pPr>
    </w:p>
    <w:p w14:paraId="43B22ACD" w14:textId="0DA9138C" w:rsidR="00FD4C69" w:rsidRPr="00F1394B" w:rsidRDefault="0085679A" w:rsidP="00FD4C69">
      <w:pPr>
        <w:rPr>
          <w:rFonts w:ascii="Georgia" w:hAnsi="Georgia"/>
          <w:sz w:val="21"/>
          <w:szCs w:val="21"/>
          <w:lang w:val="en-US"/>
        </w:rPr>
      </w:pPr>
      <w:r>
        <w:rPr>
          <w:rFonts w:ascii="Georgia" w:hAnsi="Georgia"/>
          <w:sz w:val="21"/>
          <w:szCs w:val="21"/>
          <w:lang w:val="en-US"/>
        </w:rPr>
        <w:t xml:space="preserve">ROOTS Advisory GmbH </w:t>
      </w:r>
      <w:r w:rsidR="00FD4C69" w:rsidRPr="00F1394B">
        <w:rPr>
          <w:rFonts w:ascii="Georgia" w:hAnsi="Georgia"/>
          <w:sz w:val="21"/>
          <w:szCs w:val="21"/>
          <w:lang w:val="en-US"/>
        </w:rPr>
        <w:t xml:space="preserve"> </w:t>
      </w:r>
    </w:p>
    <w:p w14:paraId="7FADBDAB" w14:textId="5F26FAAD" w:rsidR="00FD4C69" w:rsidRPr="00F1394B" w:rsidRDefault="00A55AED" w:rsidP="00FD4C69">
      <w:pPr>
        <w:rPr>
          <w:rFonts w:ascii="Georgia" w:hAnsi="Georgia"/>
          <w:sz w:val="21"/>
          <w:szCs w:val="21"/>
          <w:lang w:val="en-US"/>
        </w:rPr>
      </w:pPr>
      <w:r>
        <w:rPr>
          <w:rFonts w:ascii="Georgia" w:hAnsi="Georgia"/>
          <w:sz w:val="21"/>
          <w:szCs w:val="21"/>
          <w:lang w:val="en-US"/>
        </w:rPr>
        <w:t xml:space="preserve">Frau Katharina </w:t>
      </w:r>
      <w:proofErr w:type="spellStart"/>
      <w:r>
        <w:rPr>
          <w:rFonts w:ascii="Georgia" w:hAnsi="Georgia"/>
          <w:sz w:val="21"/>
          <w:szCs w:val="21"/>
          <w:lang w:val="en-US"/>
        </w:rPr>
        <w:t>Glowalla</w:t>
      </w:r>
      <w:proofErr w:type="spellEnd"/>
      <w:r>
        <w:rPr>
          <w:rFonts w:ascii="Georgia" w:hAnsi="Georgia"/>
          <w:sz w:val="21"/>
          <w:szCs w:val="21"/>
          <w:lang w:val="en-US"/>
        </w:rPr>
        <w:t xml:space="preserve"> </w:t>
      </w:r>
    </w:p>
    <w:p w14:paraId="48276F2D" w14:textId="06B28401" w:rsidR="00FD4C69" w:rsidRPr="00F1394B" w:rsidRDefault="00A55AED">
      <w:pPr>
        <w:rPr>
          <w:rFonts w:ascii="Georgia" w:hAnsi="Georgia"/>
          <w:sz w:val="21"/>
          <w:szCs w:val="21"/>
          <w:lang w:val="de-AT"/>
        </w:rPr>
      </w:pPr>
      <w:r>
        <w:rPr>
          <w:rFonts w:ascii="Georgia" w:hAnsi="Georgia"/>
          <w:sz w:val="21"/>
          <w:szCs w:val="21"/>
          <w:lang w:val="de-AT"/>
        </w:rPr>
        <w:t xml:space="preserve">Hochstraße 49 </w:t>
      </w:r>
    </w:p>
    <w:p w14:paraId="6E19E5D6" w14:textId="31E8F12A" w:rsidR="001E6FC7" w:rsidRPr="00F1394B" w:rsidRDefault="00A55AED">
      <w:pPr>
        <w:rPr>
          <w:rFonts w:ascii="Georgia" w:hAnsi="Georgia"/>
          <w:sz w:val="21"/>
          <w:szCs w:val="21"/>
        </w:rPr>
      </w:pPr>
      <w:r>
        <w:rPr>
          <w:rFonts w:ascii="Georgia" w:hAnsi="Georgia"/>
          <w:sz w:val="21"/>
          <w:szCs w:val="21"/>
        </w:rPr>
        <w:t>60313 Frankfurt am Main</w:t>
      </w:r>
    </w:p>
    <w:p w14:paraId="72932FC3" w14:textId="2E8CA231" w:rsidR="001E6FC7" w:rsidRPr="00F1394B" w:rsidRDefault="00FD4C69" w:rsidP="008F7948">
      <w:pPr>
        <w:ind w:left="708" w:firstLine="708"/>
        <w:jc w:val="right"/>
        <w:rPr>
          <w:rFonts w:ascii="Georgia" w:hAnsi="Georgia"/>
          <w:sz w:val="21"/>
          <w:szCs w:val="21"/>
        </w:rPr>
      </w:pPr>
      <w:r w:rsidRPr="00F1394B">
        <w:rPr>
          <w:rFonts w:ascii="Georgia" w:hAnsi="Georgia"/>
          <w:sz w:val="21"/>
          <w:szCs w:val="21"/>
        </w:rPr>
        <w:t>Wien</w:t>
      </w:r>
      <w:r w:rsidR="00C4564A" w:rsidRPr="00F1394B">
        <w:rPr>
          <w:rFonts w:ascii="Georgia" w:hAnsi="Georgia"/>
          <w:sz w:val="21"/>
          <w:szCs w:val="21"/>
        </w:rPr>
        <w:t xml:space="preserve">, </w:t>
      </w:r>
      <w:r w:rsidRPr="00F1394B">
        <w:rPr>
          <w:rFonts w:ascii="Georgia" w:hAnsi="Georgia"/>
          <w:sz w:val="21"/>
          <w:szCs w:val="21"/>
        </w:rPr>
        <w:fldChar w:fldCharType="begin"/>
      </w:r>
      <w:r w:rsidRPr="00F1394B">
        <w:rPr>
          <w:rFonts w:ascii="Georgia" w:hAnsi="Georgia"/>
          <w:sz w:val="21"/>
          <w:szCs w:val="21"/>
        </w:rPr>
        <w:instrText xml:space="preserve"> TIME \@ "d. MMMM yyyy" </w:instrText>
      </w:r>
      <w:r w:rsidRPr="00F1394B">
        <w:rPr>
          <w:rFonts w:ascii="Georgia" w:hAnsi="Georgia"/>
          <w:sz w:val="21"/>
          <w:szCs w:val="21"/>
        </w:rPr>
        <w:fldChar w:fldCharType="separate"/>
      </w:r>
      <w:r w:rsidR="00CB7A73">
        <w:rPr>
          <w:rFonts w:ascii="Georgia" w:hAnsi="Georgia"/>
          <w:noProof/>
          <w:sz w:val="21"/>
          <w:szCs w:val="21"/>
        </w:rPr>
        <w:t>9. Januar 2024</w:t>
      </w:r>
      <w:r w:rsidRPr="00F1394B">
        <w:rPr>
          <w:rFonts w:ascii="Georgia" w:hAnsi="Georgia"/>
          <w:sz w:val="21"/>
          <w:szCs w:val="21"/>
        </w:rPr>
        <w:fldChar w:fldCharType="end"/>
      </w:r>
    </w:p>
    <w:p w14:paraId="139C30C5" w14:textId="77777777" w:rsidR="001E6FC7" w:rsidRPr="00F1394B" w:rsidRDefault="001E6FC7">
      <w:pPr>
        <w:rPr>
          <w:rFonts w:ascii="Georgia" w:hAnsi="Georgia"/>
          <w:sz w:val="21"/>
          <w:szCs w:val="21"/>
        </w:rPr>
      </w:pPr>
    </w:p>
    <w:p w14:paraId="6A07C2D1" w14:textId="05C3CA4C" w:rsidR="00955BE9" w:rsidRPr="00F1394B" w:rsidRDefault="00955BE9" w:rsidP="00955BE9">
      <w:pPr>
        <w:spacing w:line="247" w:lineRule="auto"/>
        <w:rPr>
          <w:rFonts w:ascii="Georgia" w:hAnsi="Georgia" w:cs="Times New Roman"/>
          <w:b/>
          <w:sz w:val="21"/>
          <w:szCs w:val="21"/>
        </w:rPr>
      </w:pPr>
      <w:r w:rsidRPr="00F1394B">
        <w:rPr>
          <w:rFonts w:ascii="Georgia" w:hAnsi="Georgia" w:cs="Times New Roman"/>
          <w:b/>
          <w:sz w:val="21"/>
          <w:szCs w:val="21"/>
        </w:rPr>
        <w:t xml:space="preserve">Bewerbung </w:t>
      </w:r>
      <w:r w:rsidR="00D41FC1">
        <w:rPr>
          <w:rFonts w:ascii="Georgia" w:hAnsi="Georgia" w:cs="Times New Roman"/>
          <w:b/>
          <w:sz w:val="21"/>
          <w:szCs w:val="21"/>
        </w:rPr>
        <w:t>um ein Praktikum im Corporate Finance/ Mergers &amp; A</w:t>
      </w:r>
      <w:r w:rsidR="00DC6797">
        <w:rPr>
          <w:rFonts w:ascii="Georgia" w:hAnsi="Georgia" w:cs="Times New Roman"/>
          <w:b/>
          <w:sz w:val="21"/>
          <w:szCs w:val="21"/>
        </w:rPr>
        <w:t xml:space="preserve">cquisitions </w:t>
      </w:r>
      <w:ins w:id="0" w:author="Ben Jenkner" w:date="2024-01-04T00:47:00Z">
        <w:r w:rsidR="00D41FC1">
          <w:rPr>
            <w:rFonts w:ascii="Georgia" w:hAnsi="Georgia" w:cs="Times New Roman"/>
            <w:b/>
            <w:sz w:val="21"/>
            <w:szCs w:val="21"/>
          </w:rPr>
          <w:t xml:space="preserve"> </w:t>
        </w:r>
      </w:ins>
    </w:p>
    <w:p w14:paraId="46C9B02E" w14:textId="77777777" w:rsidR="00955BE9" w:rsidRPr="00F1394B" w:rsidRDefault="00955BE9" w:rsidP="00955BE9">
      <w:pPr>
        <w:spacing w:line="247" w:lineRule="auto"/>
        <w:rPr>
          <w:rFonts w:ascii="Georgia" w:hAnsi="Georgia" w:cs="Times New Roman"/>
          <w:b/>
          <w:sz w:val="21"/>
          <w:szCs w:val="21"/>
        </w:rPr>
      </w:pPr>
    </w:p>
    <w:p w14:paraId="584CB2B8" w14:textId="77777777" w:rsidR="00FD4C69" w:rsidRPr="00F1394B" w:rsidRDefault="00FD4C69" w:rsidP="00FD4C69">
      <w:pPr>
        <w:spacing w:line="247" w:lineRule="auto"/>
        <w:rPr>
          <w:rFonts w:ascii="Georgia" w:hAnsi="Georgia" w:cs="Times New Roman"/>
          <w:bCs/>
          <w:sz w:val="21"/>
          <w:szCs w:val="21"/>
        </w:rPr>
      </w:pPr>
      <w:r w:rsidRPr="00F1394B">
        <w:rPr>
          <w:rFonts w:ascii="Georgia" w:hAnsi="Georgia" w:cs="Times New Roman"/>
          <w:bCs/>
          <w:sz w:val="21"/>
          <w:szCs w:val="21"/>
        </w:rPr>
        <w:t>Sehr geehrte Damen und Herren,</w:t>
      </w:r>
    </w:p>
    <w:p w14:paraId="218B07C7" w14:textId="77777777" w:rsidR="00B710CD" w:rsidRPr="00F1394B" w:rsidRDefault="00B710CD" w:rsidP="00E67276">
      <w:pPr>
        <w:pStyle w:val="StandardWeb"/>
        <w:spacing w:before="0" w:beforeAutospacing="0" w:after="0" w:afterAutospacing="0"/>
        <w:jc w:val="both"/>
        <w:rPr>
          <w:rFonts w:ascii="Georgia" w:hAnsi="Georgia" w:cs="Calibri"/>
          <w:sz w:val="21"/>
          <w:szCs w:val="21"/>
        </w:rPr>
      </w:pPr>
      <w:r w:rsidRPr="00F1394B">
        <w:rPr>
          <w:rFonts w:ascii="Georgia" w:hAnsi="Georgia" w:cs="Calibri"/>
          <w:sz w:val="21"/>
          <w:szCs w:val="21"/>
        </w:rPr>
        <w:t> </w:t>
      </w:r>
    </w:p>
    <w:p w14:paraId="05FE84CC" w14:textId="55D8306A" w:rsidR="00F1394B" w:rsidRPr="00E67276" w:rsidRDefault="00F1394B" w:rsidP="00870B77">
      <w:pPr>
        <w:spacing w:before="100" w:beforeAutospacing="1" w:after="100" w:afterAutospacing="1"/>
        <w:jc w:val="both"/>
        <w:rPr>
          <w:rFonts w:ascii="Georgia" w:eastAsia="Times New Roman" w:hAnsi="Georgia" w:cs="Times New Roman"/>
          <w:color w:val="000000"/>
          <w:sz w:val="21"/>
          <w:szCs w:val="21"/>
          <w:lang w:eastAsia="de-DE"/>
        </w:rPr>
      </w:pPr>
      <w:bookmarkStart w:id="1" w:name="_Hlk155215286"/>
      <w:r w:rsidRPr="00E67276">
        <w:rPr>
          <w:rFonts w:ascii="Georgia" w:eastAsia="Times New Roman" w:hAnsi="Georgia" w:cs="Times New Roman"/>
          <w:color w:val="000000"/>
          <w:sz w:val="21"/>
          <w:szCs w:val="21"/>
          <w:lang w:eastAsia="de-DE"/>
        </w:rPr>
        <w:t xml:space="preserve">dass es für mich beruflich einmal in den wirtschaftlichen Bereich gehen soll, steht schon lange fest. Spätestens mit der Gründung der eigenen Schülerfirma in der zehnten Klasse war mein Interesse geweckt. Doch seit ich mich dieses Jahr auf einem Workshop mit einem M&amp;A-Berater unterhielt, stand fest, dass es für mich einmal ins Investmentbanking gehen wird. An der Welt des Investmentbankings fasziniert mich besonders der Einfluss, den man durch die Arbeit an bedeutenden Transaktionen nicht nur auf einzelne Unternehmen hat, sondern auf das Wirtschaftssystem als Ganzes. Des Weiteren ist es in kaum einer anderen Branche möglich, in derart kurzer Zeit so viel Neues zu lernen und von der steilen Lernkurve zu profitieren. Hierbei ist für mich besonders die Zusammenarbeit in hoch motivierten Teams entscheidend, die dazu führt, das bestmögliche Gesamtergebnis zu erreichen. Daher strebe ich an, Ihr Team im Mergers &amp; Acquisitions bei </w:t>
      </w:r>
      <w:r w:rsidR="0085679A">
        <w:rPr>
          <w:rFonts w:ascii="Georgia" w:eastAsia="Times New Roman" w:hAnsi="Georgia" w:cs="Times New Roman"/>
          <w:color w:val="000000"/>
          <w:sz w:val="21"/>
          <w:szCs w:val="21"/>
          <w:lang w:eastAsia="de-DE"/>
        </w:rPr>
        <w:t>ROOTS Advisory</w:t>
      </w:r>
      <w:r w:rsidRPr="00E67276">
        <w:rPr>
          <w:rFonts w:ascii="Georgia" w:eastAsia="Times New Roman" w:hAnsi="Georgia" w:cs="Times New Roman"/>
          <w:color w:val="000000"/>
          <w:sz w:val="21"/>
          <w:szCs w:val="21"/>
          <w:lang w:eastAsia="de-DE"/>
        </w:rPr>
        <w:t xml:space="preserve"> ab Juli 2024 in einem zwölfwöchigen Praktikum zu verstärken.</w:t>
      </w:r>
    </w:p>
    <w:bookmarkEnd w:id="1"/>
    <w:p w14:paraId="1B5A8805" w14:textId="76DD6310" w:rsidR="00E16FAC" w:rsidRDefault="00F1394B" w:rsidP="00870B77">
      <w:pPr>
        <w:spacing w:before="100" w:beforeAutospacing="1" w:after="100" w:afterAutospacing="1"/>
        <w:jc w:val="both"/>
        <w:rPr>
          <w:rFonts w:ascii="Georgia" w:eastAsia="Times New Roman" w:hAnsi="Georgia" w:cs="Times New Roman"/>
          <w:color w:val="000000"/>
          <w:sz w:val="21"/>
          <w:szCs w:val="21"/>
          <w:lang w:eastAsia="de-DE"/>
        </w:rPr>
      </w:pPr>
      <w:r w:rsidRPr="00E67276">
        <w:rPr>
          <w:rFonts w:ascii="Georgia" w:eastAsia="Times New Roman" w:hAnsi="Georgia" w:cs="Times New Roman"/>
          <w:color w:val="000000"/>
          <w:sz w:val="21"/>
          <w:szCs w:val="21"/>
          <w:lang w:eastAsia="de-DE"/>
        </w:rPr>
        <w:t>Nachdem ich im Juli dieses Jahres erfolgreich mein Abitur und ein einmonatiges Praktikum am EHI Retail Institut absolviert habe, befinde ich mich nun im ersten Semester meines Bachelors der Wirtschafts- und Sozialwissenschaften an der WU Wien. Somit bringe ich nicht nur das nötige theoretische Wissen mit, sondern konnte auch erste praktische Erfahrungen sammeln. So konnte ich beispielsweise bei meinem Praktikum im EHI Retail Institut im Rahmen einer Marktanalyse zu den Non-Food Discountern Fähigkeiten wie Eigenständigkeit und Verantwortung erwerben. Meine Freunde schätzen an mir besonders meine Teamfähigkeit und Sozialkompetenz, die ich besonders durch mein Engagement i</w:t>
      </w:r>
      <w:r w:rsidR="001D0236">
        <w:rPr>
          <w:rFonts w:ascii="Georgia" w:eastAsia="Times New Roman" w:hAnsi="Georgia" w:cs="Times New Roman"/>
          <w:color w:val="000000"/>
          <w:sz w:val="21"/>
          <w:szCs w:val="21"/>
          <w:lang w:eastAsia="de-DE"/>
        </w:rPr>
        <w:t>n dem</w:t>
      </w:r>
      <w:r w:rsidRPr="00E67276">
        <w:rPr>
          <w:rFonts w:ascii="Georgia" w:eastAsia="Times New Roman" w:hAnsi="Georgia" w:cs="Times New Roman"/>
          <w:color w:val="000000"/>
          <w:sz w:val="21"/>
          <w:szCs w:val="21"/>
          <w:lang w:eastAsia="de-DE"/>
        </w:rPr>
        <w:t xml:space="preserve"> </w:t>
      </w:r>
      <w:r w:rsidR="001D0236">
        <w:rPr>
          <w:rFonts w:ascii="Georgia" w:eastAsia="Times New Roman" w:hAnsi="Georgia" w:cs="Times New Roman"/>
          <w:color w:val="000000"/>
          <w:sz w:val="21"/>
          <w:szCs w:val="21"/>
          <w:lang w:eastAsia="de-DE"/>
        </w:rPr>
        <w:t xml:space="preserve">gemeinnützigen Studentenprojekt </w:t>
      </w:r>
      <w:r w:rsidRPr="00E67276">
        <w:rPr>
          <w:rFonts w:ascii="Georgia" w:eastAsia="Times New Roman" w:hAnsi="Georgia" w:cs="Times New Roman"/>
          <w:color w:val="000000"/>
          <w:sz w:val="21"/>
          <w:szCs w:val="21"/>
          <w:lang w:eastAsia="de-DE"/>
        </w:rPr>
        <w:t>Charity-Consulting der WU unter Beweis stellen konnte</w:t>
      </w:r>
      <w:r w:rsidR="001D0236">
        <w:rPr>
          <w:rFonts w:ascii="Georgia" w:eastAsia="Times New Roman" w:hAnsi="Georgia" w:cs="Times New Roman"/>
          <w:color w:val="000000"/>
          <w:sz w:val="21"/>
          <w:szCs w:val="21"/>
          <w:lang w:eastAsia="de-DE"/>
        </w:rPr>
        <w:t>.</w:t>
      </w:r>
      <w:r w:rsidR="00CC7F6E">
        <w:rPr>
          <w:rFonts w:ascii="Georgia" w:hAnsi="Georgia" w:cs="Calibri"/>
          <w:color w:val="000000"/>
          <w:sz w:val="21"/>
          <w:szCs w:val="21"/>
        </w:rPr>
        <w:t xml:space="preserve"> In </w:t>
      </w:r>
      <w:r w:rsidR="0089416F">
        <w:rPr>
          <w:rFonts w:ascii="Georgia" w:hAnsi="Georgia" w:cs="Calibri"/>
          <w:color w:val="000000"/>
          <w:sz w:val="21"/>
          <w:szCs w:val="21"/>
        </w:rPr>
        <w:t>dessen Rahmen</w:t>
      </w:r>
      <w:r w:rsidR="00CC7F6E">
        <w:rPr>
          <w:rFonts w:ascii="Georgia" w:hAnsi="Georgia" w:cs="Calibri"/>
          <w:color w:val="000000"/>
          <w:sz w:val="21"/>
          <w:szCs w:val="21"/>
        </w:rPr>
        <w:t xml:space="preserve"> </w:t>
      </w:r>
      <w:r w:rsidR="0000390D">
        <w:rPr>
          <w:rFonts w:ascii="Georgia" w:hAnsi="Georgia" w:cs="Calibri"/>
          <w:color w:val="000000"/>
          <w:sz w:val="21"/>
          <w:szCs w:val="21"/>
        </w:rPr>
        <w:t xml:space="preserve">erarbeiten </w:t>
      </w:r>
      <w:r w:rsidR="00CC7F6E">
        <w:rPr>
          <w:rFonts w:ascii="Georgia" w:hAnsi="Georgia" w:cs="Calibri"/>
          <w:color w:val="000000"/>
          <w:sz w:val="21"/>
          <w:szCs w:val="21"/>
        </w:rPr>
        <w:t xml:space="preserve">wir, angelehnt an ein reales Beratungsprojekt, gemeinsam Lösungsansätze für das Müllproblem im Donaupark. </w:t>
      </w:r>
      <w:r w:rsidR="00AE7B60">
        <w:rPr>
          <w:rFonts w:ascii="Georgia" w:hAnsi="Georgia" w:cs="Calibri"/>
          <w:color w:val="000000"/>
          <w:sz w:val="21"/>
          <w:szCs w:val="21"/>
        </w:rPr>
        <w:t xml:space="preserve">Zudem engagiere ich mich seit Januar </w:t>
      </w:r>
      <w:r w:rsidR="00363D9F" w:rsidRPr="00363D9F">
        <w:rPr>
          <w:rFonts w:ascii="Georgia" w:hAnsi="Georgia" w:cs="Calibri"/>
          <w:color w:val="FF0000"/>
          <w:sz w:val="21"/>
          <w:szCs w:val="21"/>
          <w:rPrChange w:id="2" w:author="Ben Jenkner" w:date="2024-01-07T20:34:00Z">
            <w:rPr>
              <w:rFonts w:ascii="Georgia" w:hAnsi="Georgia" w:cs="Calibri"/>
              <w:color w:val="000000"/>
              <w:sz w:val="21"/>
              <w:szCs w:val="21"/>
            </w:rPr>
          </w:rPrChange>
        </w:rPr>
        <w:t xml:space="preserve">dieses </w:t>
      </w:r>
      <w:r w:rsidR="00363D9F">
        <w:rPr>
          <w:rFonts w:ascii="Georgia" w:hAnsi="Georgia" w:cs="Calibri"/>
          <w:color w:val="000000"/>
          <w:sz w:val="21"/>
          <w:szCs w:val="21"/>
        </w:rPr>
        <w:t>Jahres</w:t>
      </w:r>
      <w:r w:rsidR="00AE7B60">
        <w:rPr>
          <w:rFonts w:ascii="Georgia" w:hAnsi="Georgia" w:cs="Calibri"/>
          <w:color w:val="000000"/>
          <w:sz w:val="21"/>
          <w:szCs w:val="21"/>
        </w:rPr>
        <w:t xml:space="preserve"> </w:t>
      </w:r>
      <w:r w:rsidR="00363D9F">
        <w:rPr>
          <w:rFonts w:ascii="Georgia" w:hAnsi="Georgia" w:cs="Calibri"/>
          <w:color w:val="000000"/>
          <w:sz w:val="21"/>
          <w:szCs w:val="21"/>
        </w:rPr>
        <w:t>aktiv in der Initiative Zukunftstag</w:t>
      </w:r>
      <w:r w:rsidR="00363D9F" w:rsidRPr="00363D9F">
        <w:rPr>
          <w:rFonts w:ascii="Georgia" w:hAnsi="Georgia" w:cs="Calibri"/>
          <w:color w:val="FF0000"/>
          <w:sz w:val="21"/>
          <w:szCs w:val="21"/>
          <w:rPrChange w:id="3" w:author="Ben Jenkner" w:date="2024-01-07T20:35:00Z">
            <w:rPr>
              <w:rFonts w:ascii="Georgia" w:hAnsi="Georgia" w:cs="Calibri"/>
              <w:color w:val="000000"/>
              <w:sz w:val="21"/>
              <w:szCs w:val="21"/>
            </w:rPr>
          </w:rPrChange>
        </w:rPr>
        <w:t xml:space="preserve">, </w:t>
      </w:r>
      <w:r w:rsidRPr="00363D9F">
        <w:rPr>
          <w:rFonts w:ascii="Georgia" w:eastAsia="Times New Roman" w:hAnsi="Georgia" w:cs="Times New Roman"/>
          <w:color w:val="FF0000"/>
          <w:sz w:val="21"/>
          <w:szCs w:val="21"/>
          <w:lang w:eastAsia="de-DE"/>
          <w:rPrChange w:id="4" w:author="Ben Jenkner" w:date="2024-01-07T20:35:00Z">
            <w:rPr>
              <w:rFonts w:ascii="Georgia" w:eastAsia="Times New Roman" w:hAnsi="Georgia" w:cs="Times New Roman"/>
              <w:color w:val="000000"/>
              <w:sz w:val="21"/>
              <w:szCs w:val="21"/>
              <w:lang w:eastAsia="de-DE"/>
            </w:rPr>
          </w:rPrChange>
        </w:rPr>
        <w:t>i</w:t>
      </w:r>
      <w:r w:rsidR="00363D9F" w:rsidRPr="00363D9F">
        <w:rPr>
          <w:rFonts w:ascii="Georgia" w:eastAsia="Times New Roman" w:hAnsi="Georgia" w:cs="Times New Roman"/>
          <w:color w:val="FF0000"/>
          <w:sz w:val="21"/>
          <w:szCs w:val="21"/>
          <w:lang w:eastAsia="de-DE"/>
          <w:rPrChange w:id="5" w:author="Ben Jenkner" w:date="2024-01-07T20:35:00Z">
            <w:rPr>
              <w:rFonts w:ascii="Georgia" w:eastAsia="Times New Roman" w:hAnsi="Georgia" w:cs="Times New Roman"/>
              <w:color w:val="000000"/>
              <w:sz w:val="21"/>
              <w:szCs w:val="21"/>
              <w:lang w:eastAsia="de-DE"/>
            </w:rPr>
          </w:rPrChange>
        </w:rPr>
        <w:t>m</w:t>
      </w:r>
      <w:r w:rsidRPr="00363D9F">
        <w:rPr>
          <w:rFonts w:ascii="Georgia" w:eastAsia="Times New Roman" w:hAnsi="Georgia" w:cs="Times New Roman"/>
          <w:color w:val="FF0000"/>
          <w:sz w:val="21"/>
          <w:szCs w:val="21"/>
          <w:lang w:eastAsia="de-DE"/>
          <w:rPrChange w:id="6" w:author="Ben Jenkner" w:date="2024-01-07T20:35:00Z">
            <w:rPr>
              <w:rFonts w:ascii="Georgia" w:eastAsia="Times New Roman" w:hAnsi="Georgia" w:cs="Times New Roman"/>
              <w:color w:val="000000"/>
              <w:sz w:val="21"/>
              <w:szCs w:val="21"/>
              <w:lang w:eastAsia="de-DE"/>
            </w:rPr>
          </w:rPrChange>
        </w:rPr>
        <w:t xml:space="preserve"> </w:t>
      </w:r>
      <w:r w:rsidR="00363D9F" w:rsidRPr="00363D9F">
        <w:rPr>
          <w:rFonts w:ascii="Georgia" w:eastAsia="Times New Roman" w:hAnsi="Georgia" w:cs="Times New Roman"/>
          <w:color w:val="FF0000"/>
          <w:sz w:val="21"/>
          <w:szCs w:val="21"/>
          <w:lang w:eastAsia="de-DE"/>
          <w:rPrChange w:id="7" w:author="Ben Jenkner" w:date="2024-01-07T20:35:00Z">
            <w:rPr>
              <w:rFonts w:ascii="Georgia" w:eastAsia="Times New Roman" w:hAnsi="Georgia" w:cs="Times New Roman"/>
              <w:color w:val="000000"/>
              <w:sz w:val="21"/>
              <w:szCs w:val="21"/>
              <w:lang w:eastAsia="de-DE"/>
            </w:rPr>
          </w:rPrChange>
        </w:rPr>
        <w:t>Rahmen derer</w:t>
      </w:r>
      <w:r w:rsidR="00363D9F">
        <w:rPr>
          <w:rFonts w:ascii="Georgia" w:eastAsia="Times New Roman" w:hAnsi="Georgia" w:cs="Times New Roman"/>
          <w:color w:val="000000"/>
          <w:sz w:val="21"/>
          <w:szCs w:val="21"/>
          <w:lang w:eastAsia="de-DE"/>
        </w:rPr>
        <w:t xml:space="preserve"> </w:t>
      </w:r>
      <w:r w:rsidRPr="00E67276">
        <w:rPr>
          <w:rFonts w:ascii="Georgia" w:eastAsia="Times New Roman" w:hAnsi="Georgia" w:cs="Times New Roman"/>
          <w:color w:val="000000"/>
          <w:sz w:val="21"/>
          <w:szCs w:val="21"/>
          <w:lang w:eastAsia="de-DE"/>
        </w:rPr>
        <w:t>ich regelmäßig Projekttage zur Förderung der finanziellen Bildung an Schulen koordiniere. Mein Interesse an Consulting und M&amp;A vertiefe ich durch meine Mitgliedschaft in der Business and Consulting Society, wo ich an Workshops, unter anderem mit PKF zum Thema „Digitaler Beratungsansatz im M&amp;A-Umfeld“, teilnehme. Hier erhielt ich erste Einblicke in die Welt des Investmentbankings und lernte anhand von zwei Fallstudien Grundlagen zu den Themen „Carve-Outs“ sowie zu „Business-Plan und Unternehmensbewertung</w:t>
      </w:r>
      <w:r w:rsidRPr="0000390D">
        <w:rPr>
          <w:rFonts w:ascii="Georgia" w:eastAsia="Times New Roman" w:hAnsi="Georgia" w:cs="Times New Roman"/>
          <w:color w:val="FF0000"/>
          <w:sz w:val="21"/>
          <w:szCs w:val="21"/>
          <w:lang w:eastAsia="de-DE"/>
          <w:rPrChange w:id="8" w:author="Ben Jenkner" w:date="2024-01-08T10:07:00Z">
            <w:rPr>
              <w:rFonts w:ascii="Georgia" w:eastAsia="Times New Roman" w:hAnsi="Georgia" w:cs="Times New Roman"/>
              <w:color w:val="000000"/>
              <w:sz w:val="21"/>
              <w:szCs w:val="21"/>
              <w:lang w:eastAsia="de-DE"/>
            </w:rPr>
          </w:rPrChange>
        </w:rPr>
        <w:t>“.</w:t>
      </w:r>
      <w:bookmarkStart w:id="9" w:name="_Hlk155215318"/>
      <w:r w:rsidR="00363D9F" w:rsidRPr="0000390D">
        <w:rPr>
          <w:rFonts w:ascii="Georgia" w:eastAsia="Times New Roman" w:hAnsi="Georgia" w:cs="Times New Roman"/>
          <w:color w:val="FF0000"/>
          <w:sz w:val="21"/>
          <w:szCs w:val="21"/>
          <w:lang w:eastAsia="de-DE"/>
          <w:rPrChange w:id="10" w:author="Ben Jenkner" w:date="2024-01-08T10:07:00Z">
            <w:rPr>
              <w:rFonts w:ascii="Georgia" w:eastAsia="Times New Roman" w:hAnsi="Georgia" w:cs="Times New Roman"/>
              <w:color w:val="000000"/>
              <w:sz w:val="21"/>
              <w:szCs w:val="21"/>
              <w:lang w:eastAsia="de-DE"/>
            </w:rPr>
          </w:rPrChange>
        </w:rPr>
        <w:t xml:space="preserve"> </w:t>
      </w:r>
      <w:r w:rsidR="0000390D" w:rsidRPr="0000390D">
        <w:rPr>
          <w:rFonts w:ascii="Georgia" w:eastAsia="Times New Roman" w:hAnsi="Georgia" w:cs="Times New Roman"/>
          <w:color w:val="FF0000"/>
          <w:sz w:val="21"/>
          <w:szCs w:val="21"/>
          <w:lang w:eastAsia="de-DE"/>
          <w:rPrChange w:id="11" w:author="Ben Jenkner" w:date="2024-01-08T10:07:00Z">
            <w:rPr>
              <w:rFonts w:ascii="Georgia" w:eastAsia="Times New Roman" w:hAnsi="Georgia" w:cs="Times New Roman"/>
              <w:color w:val="000000"/>
              <w:sz w:val="21"/>
              <w:szCs w:val="21"/>
              <w:lang w:eastAsia="de-DE"/>
            </w:rPr>
          </w:rPrChange>
        </w:rPr>
        <w:t xml:space="preserve">Diese ersten Einblicke würde ich nun ausgesprochen gerne als Praktikant in </w:t>
      </w:r>
      <w:r w:rsidR="0000390D">
        <w:rPr>
          <w:rFonts w:ascii="Georgia" w:eastAsia="Times New Roman" w:hAnsi="Georgia" w:cs="Times New Roman"/>
          <w:color w:val="FF0000"/>
          <w:sz w:val="21"/>
          <w:szCs w:val="21"/>
          <w:lang w:eastAsia="de-DE"/>
        </w:rPr>
        <w:t>I</w:t>
      </w:r>
      <w:r w:rsidR="0000390D" w:rsidRPr="0000390D">
        <w:rPr>
          <w:rFonts w:ascii="Georgia" w:eastAsia="Times New Roman" w:hAnsi="Georgia" w:cs="Times New Roman"/>
          <w:color w:val="FF0000"/>
          <w:sz w:val="21"/>
          <w:szCs w:val="21"/>
          <w:lang w:eastAsia="de-DE"/>
          <w:rPrChange w:id="12" w:author="Ben Jenkner" w:date="2024-01-08T10:07:00Z">
            <w:rPr>
              <w:rFonts w:ascii="Georgia" w:eastAsia="Times New Roman" w:hAnsi="Georgia" w:cs="Times New Roman"/>
              <w:color w:val="000000"/>
              <w:sz w:val="21"/>
              <w:szCs w:val="21"/>
              <w:lang w:eastAsia="de-DE"/>
            </w:rPr>
          </w:rPrChange>
        </w:rPr>
        <w:t>hrem Team vertiefen.</w:t>
      </w:r>
      <w:del w:id="13" w:author="Ben Jenkner" w:date="2024-01-08T10:12:00Z">
        <w:r w:rsidR="0000390D" w:rsidRPr="0000390D" w:rsidDel="0000390D">
          <w:rPr>
            <w:rFonts w:ascii="Georgia" w:eastAsia="Times New Roman" w:hAnsi="Georgia" w:cs="Times New Roman"/>
            <w:color w:val="FF0000"/>
            <w:sz w:val="21"/>
            <w:szCs w:val="21"/>
            <w:lang w:eastAsia="de-DE"/>
            <w:rPrChange w:id="14" w:author="Ben Jenkner" w:date="2024-01-08T10:07:00Z">
              <w:rPr>
                <w:rFonts w:ascii="Georgia" w:eastAsia="Times New Roman" w:hAnsi="Georgia" w:cs="Times New Roman"/>
                <w:color w:val="000000"/>
                <w:sz w:val="21"/>
                <w:szCs w:val="21"/>
                <w:lang w:eastAsia="de-DE"/>
              </w:rPr>
            </w:rPrChange>
          </w:rPr>
          <w:delText xml:space="preserve"> </w:delText>
        </w:r>
      </w:del>
    </w:p>
    <w:bookmarkEnd w:id="9"/>
    <w:p w14:paraId="54AAC2EE" w14:textId="56F4AB5D" w:rsidR="00E67276" w:rsidRDefault="00E16FAC" w:rsidP="00505238">
      <w:pPr>
        <w:spacing w:before="100" w:beforeAutospacing="1" w:after="100" w:afterAutospacing="1"/>
        <w:jc w:val="both"/>
        <w:rPr>
          <w:rFonts w:ascii="Georgia" w:eastAsia="Times New Roman" w:hAnsi="Georgia" w:cs="Times New Roman"/>
          <w:color w:val="000000"/>
          <w:sz w:val="21"/>
          <w:szCs w:val="21"/>
          <w:lang w:eastAsia="de-DE"/>
        </w:rPr>
      </w:pPr>
      <w:r>
        <w:rPr>
          <w:rFonts w:ascii="Georgia" w:eastAsia="Times New Roman" w:hAnsi="Georgia" w:cs="Times New Roman"/>
          <w:color w:val="000000"/>
          <w:sz w:val="21"/>
          <w:szCs w:val="21"/>
          <w:lang w:eastAsia="de-DE"/>
        </w:rPr>
        <w:t>R</w:t>
      </w:r>
      <w:r w:rsidR="001D35E2">
        <w:rPr>
          <w:rFonts w:ascii="Georgia" w:eastAsia="Times New Roman" w:hAnsi="Georgia" w:cs="Times New Roman"/>
          <w:color w:val="000000"/>
          <w:sz w:val="21"/>
          <w:szCs w:val="21"/>
          <w:lang w:eastAsia="de-DE"/>
        </w:rPr>
        <w:t xml:space="preserve">OOTS Advisory scheint mir für dieses Praktikum als ideale Möglichkeit, da das Unternehmen mit über sieben Jahren Branchenerfahrung herausragende Exzellenz und eine umfassende Expertise in Mid-Cap M&amp;A </w:t>
      </w:r>
      <w:r w:rsidR="00D41FC1">
        <w:rPr>
          <w:rFonts w:ascii="Georgia" w:eastAsia="Times New Roman" w:hAnsi="Georgia" w:cs="Times New Roman"/>
          <w:color w:val="000000"/>
          <w:sz w:val="21"/>
          <w:szCs w:val="21"/>
          <w:lang w:eastAsia="de-DE"/>
        </w:rPr>
        <w:t xml:space="preserve">Deals </w:t>
      </w:r>
      <w:r w:rsidR="001D35E2">
        <w:rPr>
          <w:rFonts w:ascii="Georgia" w:eastAsia="Times New Roman" w:hAnsi="Georgia" w:cs="Times New Roman"/>
          <w:color w:val="000000"/>
          <w:sz w:val="21"/>
          <w:szCs w:val="21"/>
          <w:lang w:eastAsia="de-DE"/>
        </w:rPr>
        <w:t xml:space="preserve">und Corporate Finance bewiesen hat. </w:t>
      </w:r>
      <w:r w:rsidR="008157C8">
        <w:rPr>
          <w:rFonts w:ascii="Georgia" w:eastAsia="Times New Roman" w:hAnsi="Georgia" w:cs="Times New Roman"/>
          <w:color w:val="000000"/>
          <w:sz w:val="21"/>
          <w:szCs w:val="21"/>
          <w:lang w:eastAsia="de-DE"/>
        </w:rPr>
        <w:t xml:space="preserve">Die langjährige Erfahrung kombiniert mit dem interdisziplinären Know-how des Teams verspricht eine lehrreiche Praktikumserfahrung </w:t>
      </w:r>
      <w:r w:rsidR="00870B77">
        <w:rPr>
          <w:rFonts w:ascii="Georgia" w:eastAsia="Times New Roman" w:hAnsi="Georgia" w:cs="Times New Roman"/>
          <w:color w:val="000000"/>
          <w:sz w:val="21"/>
          <w:szCs w:val="21"/>
          <w:lang w:eastAsia="de-DE"/>
        </w:rPr>
        <w:t>und die Möglichkeit</w:t>
      </w:r>
      <w:r w:rsidR="00D41FC1">
        <w:rPr>
          <w:rFonts w:ascii="Georgia" w:eastAsia="Times New Roman" w:hAnsi="Georgia" w:cs="Times New Roman"/>
          <w:color w:val="000000"/>
          <w:sz w:val="21"/>
          <w:szCs w:val="21"/>
          <w:lang w:eastAsia="de-DE"/>
        </w:rPr>
        <w:t>,</w:t>
      </w:r>
      <w:r w:rsidR="00870B77">
        <w:rPr>
          <w:rFonts w:ascii="Georgia" w:eastAsia="Times New Roman" w:hAnsi="Georgia" w:cs="Times New Roman"/>
          <w:color w:val="000000"/>
          <w:sz w:val="21"/>
          <w:szCs w:val="21"/>
          <w:lang w:eastAsia="de-DE"/>
        </w:rPr>
        <w:t xml:space="preserve"> einen echten Mehrwert für die Geschäftswelt zu leisten.</w:t>
      </w:r>
    </w:p>
    <w:p w14:paraId="233D4B98" w14:textId="77777777" w:rsidR="00505238" w:rsidRPr="00F1394B" w:rsidRDefault="00505238" w:rsidP="00505238">
      <w:pPr>
        <w:spacing w:line="247" w:lineRule="auto"/>
        <w:jc w:val="both"/>
        <w:rPr>
          <w:rFonts w:ascii="Georgia" w:hAnsi="Georgia" w:cs="Calibri"/>
          <w:sz w:val="21"/>
          <w:szCs w:val="21"/>
        </w:rPr>
      </w:pPr>
      <w:r w:rsidRPr="00E67276">
        <w:rPr>
          <w:rFonts w:ascii="Georgia" w:eastAsia="Times New Roman" w:hAnsi="Georgia" w:cs="Times New Roman"/>
          <w:color w:val="000000"/>
          <w:sz w:val="21"/>
          <w:szCs w:val="21"/>
          <w:lang w:eastAsia="de-DE"/>
        </w:rPr>
        <w:t>Von meinem Praktikum erhoffe ich mir nicht nur eine steile Lernkurve, sondern auch die Möglichkeit, meine Ideen und bisherigen Erfahrungen mehrwertschaffend einzubringen. Ich bin fest davon überzeugt, dass mein starkes Interesse am Investment Banking, meine hohe Einsatzbereitschaft und meine hervorragenden analytischen Fähigkeiten eine Bereicherung für Ihr Team darstellen werden. Ich würde mich sehr darüber freuen, Sie auch in einem persönlichen Gespräch von mir überzeugen zu dürfen.</w:t>
      </w:r>
    </w:p>
    <w:p w14:paraId="62CC8912" w14:textId="77777777" w:rsidR="00505238" w:rsidRPr="00F1394B" w:rsidRDefault="00505238" w:rsidP="00505238">
      <w:pPr>
        <w:spacing w:line="247" w:lineRule="auto"/>
        <w:jc w:val="both"/>
        <w:rPr>
          <w:rFonts w:ascii="Georgia" w:hAnsi="Georgia" w:cs="Times New Roman"/>
          <w:bCs/>
          <w:sz w:val="21"/>
          <w:szCs w:val="21"/>
        </w:rPr>
      </w:pPr>
    </w:p>
    <w:p w14:paraId="4E09EC83" w14:textId="63EDF524" w:rsidR="00F1394B" w:rsidRPr="00E67276" w:rsidRDefault="00505238" w:rsidP="00D41FC1">
      <w:pPr>
        <w:spacing w:before="100" w:beforeAutospacing="1" w:after="100" w:afterAutospacing="1" w:line="247" w:lineRule="auto"/>
        <w:jc w:val="both"/>
        <w:rPr>
          <w:rFonts w:ascii="Georgia" w:eastAsia="Times New Roman" w:hAnsi="Georgia" w:cs="Times New Roman"/>
          <w:color w:val="000000"/>
          <w:sz w:val="21"/>
          <w:szCs w:val="21"/>
          <w:lang w:eastAsia="de-DE"/>
        </w:rPr>
      </w:pPr>
      <w:r w:rsidRPr="00F1394B">
        <w:rPr>
          <w:rFonts w:ascii="Georgia" w:hAnsi="Georgia" w:cs="Times New Roman"/>
          <w:bCs/>
          <w:sz w:val="21"/>
          <w:szCs w:val="21"/>
        </w:rPr>
        <w:t>Mit freundlichen Grüßen</w:t>
      </w:r>
    </w:p>
    <w:p w14:paraId="1895EC71" w14:textId="1EBC3657" w:rsidR="003328F3" w:rsidRPr="00F1394B" w:rsidRDefault="003328F3" w:rsidP="00E67276">
      <w:pPr>
        <w:spacing w:line="247" w:lineRule="auto"/>
        <w:jc w:val="both"/>
        <w:rPr>
          <w:rFonts w:ascii="Georgia" w:hAnsi="Georgia"/>
          <w:bCs/>
          <w:sz w:val="21"/>
          <w:szCs w:val="21"/>
          <w:lang w:val="en-US"/>
        </w:rPr>
      </w:pPr>
    </w:p>
    <w:sectPr w:rsidR="003328F3" w:rsidRPr="00F1394B" w:rsidSect="00430C96">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15890" w14:textId="77777777" w:rsidR="00430C96" w:rsidRDefault="00430C96" w:rsidP="00A156B9">
      <w:r>
        <w:separator/>
      </w:r>
    </w:p>
  </w:endnote>
  <w:endnote w:type="continuationSeparator" w:id="0">
    <w:p w14:paraId="5DA5CD82" w14:textId="77777777" w:rsidR="00430C96" w:rsidRDefault="00430C96"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052D5" w14:textId="77777777" w:rsidR="00430C96" w:rsidRDefault="00430C96" w:rsidP="00A156B9">
      <w:r>
        <w:separator/>
      </w:r>
    </w:p>
  </w:footnote>
  <w:footnote w:type="continuationSeparator" w:id="0">
    <w:p w14:paraId="1016DA1B" w14:textId="77777777" w:rsidR="00430C96" w:rsidRDefault="00430C96"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2788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 Jenkner">
    <w15:presenceInfo w15:providerId="Windows Live" w15:userId="1c05184a2569cd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390D"/>
    <w:rsid w:val="00027649"/>
    <w:rsid w:val="000A0AF7"/>
    <w:rsid w:val="000B599D"/>
    <w:rsid w:val="000C3413"/>
    <w:rsid w:val="000E5917"/>
    <w:rsid w:val="000F2F6E"/>
    <w:rsid w:val="001057F0"/>
    <w:rsid w:val="001476D4"/>
    <w:rsid w:val="0017795A"/>
    <w:rsid w:val="00185DAD"/>
    <w:rsid w:val="001C3673"/>
    <w:rsid w:val="001D0236"/>
    <w:rsid w:val="001D35E2"/>
    <w:rsid w:val="001E6FC7"/>
    <w:rsid w:val="00235669"/>
    <w:rsid w:val="002534DC"/>
    <w:rsid w:val="00284FE4"/>
    <w:rsid w:val="002A6B60"/>
    <w:rsid w:val="002D5DB7"/>
    <w:rsid w:val="003112EA"/>
    <w:rsid w:val="0032583B"/>
    <w:rsid w:val="003328F3"/>
    <w:rsid w:val="00363D9F"/>
    <w:rsid w:val="00376E4C"/>
    <w:rsid w:val="00385064"/>
    <w:rsid w:val="003B2432"/>
    <w:rsid w:val="003C0453"/>
    <w:rsid w:val="003F7403"/>
    <w:rsid w:val="00407537"/>
    <w:rsid w:val="00430C96"/>
    <w:rsid w:val="00432C8D"/>
    <w:rsid w:val="00444DE6"/>
    <w:rsid w:val="004A6740"/>
    <w:rsid w:val="00505238"/>
    <w:rsid w:val="00514A53"/>
    <w:rsid w:val="0051624B"/>
    <w:rsid w:val="00590B90"/>
    <w:rsid w:val="005A7876"/>
    <w:rsid w:val="005C18A8"/>
    <w:rsid w:val="005C45BA"/>
    <w:rsid w:val="00623FD8"/>
    <w:rsid w:val="0064311F"/>
    <w:rsid w:val="006A3056"/>
    <w:rsid w:val="006A4448"/>
    <w:rsid w:val="006C3E20"/>
    <w:rsid w:val="0070635E"/>
    <w:rsid w:val="007271B0"/>
    <w:rsid w:val="007307F4"/>
    <w:rsid w:val="00755109"/>
    <w:rsid w:val="0076389E"/>
    <w:rsid w:val="0078695D"/>
    <w:rsid w:val="007950E2"/>
    <w:rsid w:val="007C24A1"/>
    <w:rsid w:val="007E3211"/>
    <w:rsid w:val="008157C8"/>
    <w:rsid w:val="00836AC0"/>
    <w:rsid w:val="0085679A"/>
    <w:rsid w:val="00870B77"/>
    <w:rsid w:val="0089416F"/>
    <w:rsid w:val="00894D21"/>
    <w:rsid w:val="008C77FC"/>
    <w:rsid w:val="008D5621"/>
    <w:rsid w:val="008F7948"/>
    <w:rsid w:val="00951DF4"/>
    <w:rsid w:val="00955BE9"/>
    <w:rsid w:val="009F2E7C"/>
    <w:rsid w:val="009F47B4"/>
    <w:rsid w:val="009F50E5"/>
    <w:rsid w:val="00A156B9"/>
    <w:rsid w:val="00A3280A"/>
    <w:rsid w:val="00A55AED"/>
    <w:rsid w:val="00AA7FE9"/>
    <w:rsid w:val="00AC4E2A"/>
    <w:rsid w:val="00AE7B60"/>
    <w:rsid w:val="00B27710"/>
    <w:rsid w:val="00B710CD"/>
    <w:rsid w:val="00B7517D"/>
    <w:rsid w:val="00B804AF"/>
    <w:rsid w:val="00B843C4"/>
    <w:rsid w:val="00B87BB7"/>
    <w:rsid w:val="00BC6398"/>
    <w:rsid w:val="00BF708A"/>
    <w:rsid w:val="00C10FCC"/>
    <w:rsid w:val="00C16765"/>
    <w:rsid w:val="00C247DD"/>
    <w:rsid w:val="00C4564A"/>
    <w:rsid w:val="00CA6FE3"/>
    <w:rsid w:val="00CB7A73"/>
    <w:rsid w:val="00CC7F6E"/>
    <w:rsid w:val="00CE2F4A"/>
    <w:rsid w:val="00D02967"/>
    <w:rsid w:val="00D15FA0"/>
    <w:rsid w:val="00D41FC1"/>
    <w:rsid w:val="00D54045"/>
    <w:rsid w:val="00D55BF7"/>
    <w:rsid w:val="00D648FF"/>
    <w:rsid w:val="00D64CB6"/>
    <w:rsid w:val="00D92149"/>
    <w:rsid w:val="00DC6797"/>
    <w:rsid w:val="00DF2508"/>
    <w:rsid w:val="00E01186"/>
    <w:rsid w:val="00E16FAC"/>
    <w:rsid w:val="00E3243A"/>
    <w:rsid w:val="00E67276"/>
    <w:rsid w:val="00E825FF"/>
    <w:rsid w:val="00EA6931"/>
    <w:rsid w:val="00EB6E52"/>
    <w:rsid w:val="00EB7B50"/>
    <w:rsid w:val="00EE44B0"/>
    <w:rsid w:val="00F06D19"/>
    <w:rsid w:val="00F0754A"/>
    <w:rsid w:val="00F1394B"/>
    <w:rsid w:val="00F17E63"/>
    <w:rsid w:val="00F32BA5"/>
    <w:rsid w:val="00F40192"/>
    <w:rsid w:val="00F7199D"/>
    <w:rsid w:val="00FB2B88"/>
    <w:rsid w:val="00FD4C69"/>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F13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009">
      <w:bodyDiv w:val="1"/>
      <w:marLeft w:val="0"/>
      <w:marRight w:val="0"/>
      <w:marTop w:val="0"/>
      <w:marBottom w:val="0"/>
      <w:divBdr>
        <w:top w:val="none" w:sz="0" w:space="0" w:color="auto"/>
        <w:left w:val="none" w:sz="0" w:space="0" w:color="auto"/>
        <w:bottom w:val="none" w:sz="0" w:space="0" w:color="auto"/>
        <w:right w:val="none" w:sz="0" w:space="0" w:color="auto"/>
      </w:divBdr>
    </w:div>
    <w:div w:id="72943796">
      <w:bodyDiv w:val="1"/>
      <w:marLeft w:val="0"/>
      <w:marRight w:val="0"/>
      <w:marTop w:val="0"/>
      <w:marBottom w:val="0"/>
      <w:divBdr>
        <w:top w:val="none" w:sz="0" w:space="0" w:color="auto"/>
        <w:left w:val="none" w:sz="0" w:space="0" w:color="auto"/>
        <w:bottom w:val="none" w:sz="0" w:space="0" w:color="auto"/>
        <w:right w:val="none" w:sz="0" w:space="0" w:color="auto"/>
      </w:divBdr>
    </w:div>
    <w:div w:id="324937057">
      <w:bodyDiv w:val="1"/>
      <w:marLeft w:val="0"/>
      <w:marRight w:val="0"/>
      <w:marTop w:val="0"/>
      <w:marBottom w:val="0"/>
      <w:divBdr>
        <w:top w:val="none" w:sz="0" w:space="0" w:color="auto"/>
        <w:left w:val="none" w:sz="0" w:space="0" w:color="auto"/>
        <w:bottom w:val="none" w:sz="0" w:space="0" w:color="auto"/>
        <w:right w:val="none" w:sz="0" w:space="0" w:color="auto"/>
      </w:divBdr>
      <w:divsChild>
        <w:div w:id="593441619">
          <w:marLeft w:val="0"/>
          <w:marRight w:val="0"/>
          <w:marTop w:val="0"/>
          <w:marBottom w:val="0"/>
          <w:divBdr>
            <w:top w:val="none" w:sz="0" w:space="0" w:color="auto"/>
            <w:left w:val="none" w:sz="0" w:space="0" w:color="auto"/>
            <w:bottom w:val="none" w:sz="0" w:space="0" w:color="auto"/>
            <w:right w:val="none" w:sz="0" w:space="0" w:color="auto"/>
          </w:divBdr>
          <w:divsChild>
            <w:div w:id="2068796710">
              <w:marLeft w:val="0"/>
              <w:marRight w:val="0"/>
              <w:marTop w:val="0"/>
              <w:marBottom w:val="0"/>
              <w:divBdr>
                <w:top w:val="none" w:sz="0" w:space="0" w:color="auto"/>
                <w:left w:val="none" w:sz="0" w:space="0" w:color="auto"/>
                <w:bottom w:val="none" w:sz="0" w:space="0" w:color="auto"/>
                <w:right w:val="none" w:sz="0" w:space="0" w:color="auto"/>
              </w:divBdr>
              <w:divsChild>
                <w:div w:id="3257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28019">
      <w:bodyDiv w:val="1"/>
      <w:marLeft w:val="0"/>
      <w:marRight w:val="0"/>
      <w:marTop w:val="0"/>
      <w:marBottom w:val="0"/>
      <w:divBdr>
        <w:top w:val="none" w:sz="0" w:space="0" w:color="auto"/>
        <w:left w:val="none" w:sz="0" w:space="0" w:color="auto"/>
        <w:bottom w:val="none" w:sz="0" w:space="0" w:color="auto"/>
        <w:right w:val="none" w:sz="0" w:space="0" w:color="auto"/>
      </w:divBdr>
    </w:div>
    <w:div w:id="1577930759">
      <w:bodyDiv w:val="1"/>
      <w:marLeft w:val="0"/>
      <w:marRight w:val="0"/>
      <w:marTop w:val="0"/>
      <w:marBottom w:val="0"/>
      <w:divBdr>
        <w:top w:val="none" w:sz="0" w:space="0" w:color="auto"/>
        <w:left w:val="none" w:sz="0" w:space="0" w:color="auto"/>
        <w:bottom w:val="none" w:sz="0" w:space="0" w:color="auto"/>
        <w:right w:val="none" w:sz="0" w:space="0" w:color="auto"/>
      </w:divBdr>
    </w:div>
    <w:div w:id="1987397301">
      <w:bodyDiv w:val="1"/>
      <w:marLeft w:val="0"/>
      <w:marRight w:val="0"/>
      <w:marTop w:val="0"/>
      <w:marBottom w:val="0"/>
      <w:divBdr>
        <w:top w:val="none" w:sz="0" w:space="0" w:color="auto"/>
        <w:left w:val="none" w:sz="0" w:space="0" w:color="auto"/>
        <w:bottom w:val="none" w:sz="0" w:space="0" w:color="auto"/>
        <w:right w:val="none" w:sz="0" w:space="0" w:color="auto"/>
      </w:divBdr>
      <w:divsChild>
        <w:div w:id="2143496883">
          <w:marLeft w:val="0"/>
          <w:marRight w:val="0"/>
          <w:marTop w:val="0"/>
          <w:marBottom w:val="0"/>
          <w:divBdr>
            <w:top w:val="none" w:sz="0" w:space="0" w:color="auto"/>
            <w:left w:val="none" w:sz="0" w:space="0" w:color="auto"/>
            <w:bottom w:val="none" w:sz="0" w:space="0" w:color="auto"/>
            <w:right w:val="none" w:sz="0" w:space="0" w:color="auto"/>
          </w:divBdr>
        </w:div>
      </w:divsChild>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538</Words>
  <Characters>3392</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Ben Jenkner</cp:lastModifiedBy>
  <cp:revision>2</cp:revision>
  <dcterms:created xsi:type="dcterms:W3CDTF">2024-01-09T17:41:00Z</dcterms:created>
  <dcterms:modified xsi:type="dcterms:W3CDTF">2024-01-09T17:41:00Z</dcterms:modified>
</cp:coreProperties>
</file>