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03-01T20:33:00Z">
          <w:tblPr>
            <w:tblStyle w:val="Tabellenraster"/>
            <w:tblW w:w="958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87"/>
        <w:gridCol w:w="3725"/>
        <w:gridCol w:w="453"/>
        <w:gridCol w:w="597"/>
        <w:gridCol w:w="299"/>
        <w:gridCol w:w="67"/>
        <w:gridCol w:w="529"/>
        <w:gridCol w:w="2167"/>
        <w:tblGridChange w:id="1">
          <w:tblGrid>
            <w:gridCol w:w="426"/>
            <w:gridCol w:w="1661"/>
            <w:gridCol w:w="3725"/>
            <w:gridCol w:w="426"/>
            <w:gridCol w:w="27"/>
            <w:gridCol w:w="426"/>
            <w:gridCol w:w="597"/>
            <w:gridCol w:w="299"/>
            <w:gridCol w:w="67"/>
            <w:gridCol w:w="103"/>
            <w:gridCol w:w="2167"/>
            <w:gridCol w:w="88"/>
          </w:tblGrid>
        </w:tblGridChange>
      </w:tblGrid>
      <w:tr w:rsidR="002508C2" w:rsidRPr="00AD681F" w14:paraId="5DF08F91" w14:textId="77777777" w:rsidTr="000C6202">
        <w:trPr>
          <w:trHeight w:val="249"/>
          <w:trPrChange w:id="2" w:author="David Döbele" w:date="2022-03-01T20:33:00Z">
            <w:trPr>
              <w:gridBefore w:val="1"/>
              <w:trHeight w:val="249"/>
            </w:trPr>
          </w:trPrChange>
        </w:trPr>
        <w:tc>
          <w:tcPr>
            <w:tcW w:w="9924" w:type="dxa"/>
            <w:gridSpan w:val="8"/>
            <w:tcPrChange w:id="3" w:author="David Döbele" w:date="2022-03-01T20:33:00Z">
              <w:tcPr>
                <w:tcW w:w="9586" w:type="dxa"/>
                <w:gridSpan w:val="11"/>
              </w:tcPr>
            </w:tcPrChange>
          </w:tcPr>
          <w:p w14:paraId="11DD220E" w14:textId="7879EB3F" w:rsidR="002508C2" w:rsidRPr="00AD681F" w:rsidRDefault="00A26D0D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AD681F">
              <w:rPr>
                <w:rFonts w:ascii="Georgia" w:hAnsi="Georgia"/>
                <w:b/>
                <w:smallCaps/>
                <w:sz w:val="48"/>
                <w:szCs w:val="32"/>
              </w:rPr>
              <w:t>M</w:t>
            </w:r>
            <w:r w:rsidR="00380C84" w:rsidRPr="00AD681F">
              <w:rPr>
                <w:rFonts w:ascii="Georgia" w:hAnsi="Georgia"/>
                <w:b/>
                <w:smallCaps/>
                <w:sz w:val="48"/>
                <w:szCs w:val="32"/>
              </w:rPr>
              <w:t>arco Laux</w:t>
            </w:r>
            <w:r w:rsidR="008050E4" w:rsidRPr="00AD681F">
              <w:rPr>
                <w:rFonts w:ascii="Georgia" w:hAnsi="Georgia"/>
                <w:sz w:val="44"/>
                <w:szCs w:val="64"/>
              </w:rPr>
              <w:br/>
            </w:r>
            <w:r w:rsidR="00380C84" w:rsidRPr="00AD681F">
              <w:rPr>
                <w:rFonts w:ascii="Georgia" w:hAnsi="Georgia"/>
                <w:sz w:val="20"/>
              </w:rPr>
              <w:t>Neckarstraße 9</w:t>
            </w:r>
            <w:r w:rsidR="00853438" w:rsidRPr="00AD681F">
              <w:rPr>
                <w:rFonts w:ascii="Georgia" w:hAnsi="Georgia"/>
                <w:sz w:val="20"/>
              </w:rPr>
              <w:t xml:space="preserve">, </w:t>
            </w:r>
            <w:r w:rsidR="00380C84" w:rsidRPr="00AD681F">
              <w:rPr>
                <w:rFonts w:ascii="Georgia" w:hAnsi="Georgia"/>
                <w:sz w:val="20"/>
              </w:rPr>
              <w:t>68789 St. Leon- Rot</w:t>
            </w:r>
          </w:p>
          <w:p w14:paraId="722A5AF6" w14:textId="11746CB8" w:rsidR="008050E4" w:rsidRPr="00AD681F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AD681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AD681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AD68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D681F" w:rsidRPr="00AD681F">
              <w:rPr>
                <w:rFonts w:ascii="Georgia" w:hAnsi="Georgia" w:cs="Georgia"/>
                <w:color w:val="000000"/>
                <w:sz w:val="20"/>
              </w:rPr>
              <w:t>15232044871</w:t>
            </w:r>
            <w:r w:rsidR="00AB016A" w:rsidRPr="00AD68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D68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D681F" w:rsidRPr="00AD681F">
              <w:rPr>
                <w:rFonts w:ascii="Georgia" w:hAnsi="Georgia" w:cs="Georgia"/>
                <w:color w:val="000000"/>
                <w:sz w:val="20"/>
              </w:rPr>
              <w:t>marco.laux02@gmail.com</w:t>
            </w:r>
            <w:r w:rsidRPr="00AD68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D68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A215A" w:rsidRPr="00AD681F">
              <w:rPr>
                <w:rFonts w:ascii="Georgia" w:hAnsi="Georgia" w:cs="Georgia"/>
                <w:color w:val="000000"/>
                <w:sz w:val="20"/>
              </w:rPr>
              <w:t>1</w:t>
            </w:r>
            <w:r w:rsidR="00AD681F" w:rsidRPr="00AD681F">
              <w:rPr>
                <w:rFonts w:ascii="Georgia" w:hAnsi="Georgia" w:cs="Georgia"/>
                <w:color w:val="000000"/>
                <w:sz w:val="20"/>
              </w:rPr>
              <w:t>1.04.2002 in Hei</w:t>
            </w:r>
            <w:r w:rsidR="00AD681F">
              <w:rPr>
                <w:rFonts w:ascii="Georgia" w:hAnsi="Georgia" w:cs="Georgia"/>
                <w:color w:val="000000"/>
                <w:sz w:val="20"/>
              </w:rPr>
              <w:t>delberg</w:t>
            </w:r>
          </w:p>
        </w:tc>
      </w:tr>
      <w:tr w:rsidR="002508C2" w:rsidRPr="009D7C49" w14:paraId="0FCADE56" w14:textId="77777777" w:rsidTr="000C6202">
        <w:trPr>
          <w:trHeight w:val="561"/>
          <w:trPrChange w:id="4" w:author="David Döbele" w:date="2022-03-01T20:33:00Z">
            <w:trPr>
              <w:gridBefore w:val="1"/>
              <w:trHeight w:val="561"/>
            </w:trPr>
          </w:trPrChange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  <w:tcPrChange w:id="5" w:author="David Döbele" w:date="2022-03-01T20:33:00Z">
              <w:tcPr>
                <w:tcW w:w="958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0C6202">
        <w:trPr>
          <w:trHeight w:val="374"/>
          <w:trPrChange w:id="6" w:author="David Döbele" w:date="2022-03-01T20:33:00Z">
            <w:trPr>
              <w:gridBefore w:val="1"/>
              <w:trHeight w:val="374"/>
            </w:trPr>
          </w:trPrChange>
        </w:trPr>
        <w:tc>
          <w:tcPr>
            <w:tcW w:w="7161" w:type="dxa"/>
            <w:gridSpan w:val="5"/>
            <w:tcBorders>
              <w:top w:val="single" w:sz="4" w:space="0" w:color="auto"/>
            </w:tcBorders>
            <w:vAlign w:val="bottom"/>
            <w:tcPrChange w:id="7" w:author="David Döbele" w:date="2022-03-01T20:33:00Z">
              <w:tcPr>
                <w:tcW w:w="7161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3C3F60B5" w:rsidR="00D1492F" w:rsidRPr="008050E4" w:rsidRDefault="007D3016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Mannheim</w:t>
            </w:r>
          </w:p>
        </w:tc>
        <w:tc>
          <w:tcPr>
            <w:tcW w:w="2763" w:type="dxa"/>
            <w:gridSpan w:val="3"/>
            <w:tcBorders>
              <w:top w:val="single" w:sz="4" w:space="0" w:color="auto"/>
            </w:tcBorders>
            <w:vAlign w:val="bottom"/>
            <w:tcPrChange w:id="8" w:author="David Döbele" w:date="2022-03-01T20:33:00Z">
              <w:tcPr>
                <w:tcW w:w="242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00875A5" w:rsidR="00D1492F" w:rsidRPr="008050E4" w:rsidRDefault="007D3016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D1492F" w:rsidRPr="00D1492F" w14:paraId="61E5D482" w14:textId="77777777" w:rsidTr="000C6202">
        <w:trPr>
          <w:trHeight w:val="230"/>
          <w:trPrChange w:id="9" w:author="David Döbele" w:date="2022-03-01T20:33:00Z">
            <w:trPr>
              <w:gridBefore w:val="1"/>
              <w:trHeight w:val="230"/>
            </w:trPr>
          </w:trPrChange>
        </w:trPr>
        <w:tc>
          <w:tcPr>
            <w:tcW w:w="5812" w:type="dxa"/>
            <w:gridSpan w:val="2"/>
            <w:tcPrChange w:id="10" w:author="David Döbele" w:date="2022-03-01T20:33:00Z">
              <w:tcPr>
                <w:tcW w:w="5812" w:type="dxa"/>
                <w:gridSpan w:val="3"/>
              </w:tcPr>
            </w:tcPrChange>
          </w:tcPr>
          <w:p w14:paraId="11CB9A0F" w14:textId="783686E0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7D3016">
              <w:rPr>
                <w:rFonts w:ascii="Georgia" w:hAnsi="Georgia"/>
                <w:sz w:val="18"/>
              </w:rPr>
              <w:t>Betriebswirtschaftslehre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 xml:space="preserve">Schnitt: </w:t>
            </w:r>
            <w:r w:rsidR="007D3016">
              <w:rPr>
                <w:rFonts w:ascii="Georgia" w:hAnsi="Georgia"/>
                <w:sz w:val="18"/>
              </w:rPr>
              <w:t>2,</w:t>
            </w:r>
            <w:r w:rsidR="00CC4CDD">
              <w:rPr>
                <w:rFonts w:ascii="Georgia" w:hAnsi="Georgia"/>
                <w:sz w:val="18"/>
              </w:rPr>
              <w:t>0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112" w:type="dxa"/>
            <w:gridSpan w:val="6"/>
            <w:tcPrChange w:id="11" w:author="David Döbele" w:date="2022-03-01T20:33:00Z">
              <w:tcPr>
                <w:tcW w:w="3774" w:type="dxa"/>
                <w:gridSpan w:val="8"/>
              </w:tcPr>
            </w:tcPrChange>
          </w:tcPr>
          <w:p w14:paraId="419A9228" w14:textId="07E19355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</w:t>
            </w:r>
            <w:r w:rsidR="007D3016">
              <w:rPr>
                <w:rFonts w:ascii="Georgia" w:hAnsi="Georgia"/>
                <w:sz w:val="18"/>
              </w:rPr>
              <w:t>2020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0C6202">
        <w:trPr>
          <w:trHeight w:val="462"/>
          <w:trPrChange w:id="12" w:author="David Döbele" w:date="2022-03-01T20:33:00Z">
            <w:trPr>
              <w:gridBefore w:val="1"/>
              <w:trHeight w:val="462"/>
            </w:trPr>
          </w:trPrChange>
        </w:trPr>
        <w:tc>
          <w:tcPr>
            <w:tcW w:w="9924" w:type="dxa"/>
            <w:gridSpan w:val="8"/>
            <w:tcPrChange w:id="13" w:author="David Döbele" w:date="2022-03-01T20:33:00Z">
              <w:tcPr>
                <w:tcW w:w="9586" w:type="dxa"/>
                <w:gridSpan w:val="11"/>
              </w:tcPr>
            </w:tcPrChange>
          </w:tcPr>
          <w:p w14:paraId="246C96E1" w14:textId="77777777" w:rsidR="00426D7E" w:rsidRDefault="00BB760C" w:rsidP="00DD1F7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Rechnungswesen (Note: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2,0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Management</w:t>
            </w: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2,0), Analysis (Note: 1,7), </w:t>
            </w:r>
            <w:r w:rsidR="00D32FA4">
              <w:rPr>
                <w:rFonts w:ascii="Georgia" w:hAnsi="Georgia" w:cs="Georgia"/>
                <w:i/>
                <w:iCs/>
                <w:color w:val="000000"/>
                <w:sz w:val="18"/>
              </w:rPr>
              <w:t>Finance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D32FA4">
              <w:rPr>
                <w:rFonts w:ascii="Georgia" w:hAnsi="Georgia" w:cs="Georgia"/>
                <w:i/>
                <w:iCs/>
                <w:color w:val="000000"/>
                <w:sz w:val="18"/>
              </w:rPr>
              <w:t>1,7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), Fremdsprachenkompetenz</w:t>
            </w:r>
            <w:r w:rsidR="00DD1F7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1,0)</w:t>
            </w:r>
          </w:p>
          <w:p w14:paraId="7A71E6B0" w14:textId="1B1E9133" w:rsidR="00F608D9" w:rsidRPr="00DD1F75" w:rsidRDefault="00F608D9" w:rsidP="00DD1F7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Aktives Mitglied </w:t>
            </w:r>
            <w:ins w:id="14" w:author="David Döbele" w:date="2022-03-01T20:27:00Z">
              <w:r w:rsidR="00AD0CF3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t xml:space="preserve">im </w:t>
              </w:r>
            </w:ins>
            <w:del w:id="15" w:author="David Döbele" w:date="2022-03-01T20:27:00Z">
              <w:r w:rsidDel="00AD0CF3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 xml:space="preserve">der größten studentischen Initiative </w:delText>
              </w:r>
              <w:r w:rsidR="003E6304" w:rsidDel="00AD0CF3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 xml:space="preserve">- </w:delText>
              </w:r>
            </w:del>
            <w:r w:rsidR="000A0B85">
              <w:rPr>
                <w:rFonts w:ascii="Georgia" w:hAnsi="Georgia" w:cs="Georgia"/>
                <w:i/>
                <w:iCs/>
                <w:color w:val="000000"/>
                <w:sz w:val="18"/>
              </w:rPr>
              <w:t>Arbeitskreis Börse e. V.</w:t>
            </w:r>
            <w:del w:id="16" w:author="David Döbele" w:date="2022-03-01T20:27:00Z">
              <w:r w:rsidR="000A0B85" w:rsidDel="00AD0CF3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>,</w:delText>
              </w:r>
              <w:r w:rsidR="005406AB" w:rsidDel="00AD0CF3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 xml:space="preserve"> Teilnahme an Workshops, Arbeitsgruppen und Vorträgen </w:delText>
              </w:r>
              <w:r w:rsidR="00D90A40" w:rsidDel="00AD0CF3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>i</w:delText>
              </w:r>
              <w:r w:rsidR="0034636F" w:rsidDel="00AD0CF3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delText>m Bereich Investment Banking und Consulting</w:delText>
              </w:r>
            </w:del>
          </w:p>
        </w:tc>
      </w:tr>
      <w:tr w:rsidR="00453076" w:rsidRPr="006546FD" w14:paraId="13172C1D" w14:textId="77777777" w:rsidTr="000C6202">
        <w:trPr>
          <w:trHeight w:val="374"/>
          <w:trPrChange w:id="17" w:author="David Döbele" w:date="2022-03-01T20:33:00Z">
            <w:trPr>
              <w:gridBefore w:val="1"/>
              <w:trHeight w:val="374"/>
            </w:trPr>
          </w:trPrChange>
        </w:trPr>
        <w:tc>
          <w:tcPr>
            <w:tcW w:w="7228" w:type="dxa"/>
            <w:gridSpan w:val="6"/>
            <w:vAlign w:val="bottom"/>
            <w:tcPrChange w:id="18" w:author="David Döbele" w:date="2022-03-01T20:33:00Z">
              <w:tcPr>
                <w:tcW w:w="7228" w:type="dxa"/>
                <w:gridSpan w:val="8"/>
                <w:vAlign w:val="bottom"/>
              </w:tcPr>
            </w:tcPrChange>
          </w:tcPr>
          <w:p w14:paraId="3DD18287" w14:textId="79D98037" w:rsidR="00453076" w:rsidRDefault="00FB1B20" w:rsidP="00665BF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Technology</w:t>
            </w:r>
            <w:r w:rsidR="00D90A4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Sydney</w:t>
            </w:r>
          </w:p>
        </w:tc>
        <w:tc>
          <w:tcPr>
            <w:tcW w:w="2696" w:type="dxa"/>
            <w:gridSpan w:val="2"/>
            <w:vAlign w:val="bottom"/>
            <w:tcPrChange w:id="19" w:author="David Döbele" w:date="2022-03-01T20:33:00Z">
              <w:tcPr>
                <w:tcW w:w="2358" w:type="dxa"/>
                <w:gridSpan w:val="3"/>
                <w:vAlign w:val="bottom"/>
              </w:tcPr>
            </w:tcPrChange>
          </w:tcPr>
          <w:p w14:paraId="29894B36" w14:textId="7D282F20" w:rsidR="00453076" w:rsidRDefault="00FB1C7E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Sydney</w:t>
            </w:r>
            <w:r w:rsidR="00CF107F">
              <w:rPr>
                <w:rFonts w:ascii="Georgia" w:hAnsi="Georgia"/>
                <w:i/>
                <w:smallCaps/>
                <w:sz w:val="23"/>
                <w:szCs w:val="23"/>
              </w:rPr>
              <w:t>, Australien</w:t>
            </w:r>
          </w:p>
        </w:tc>
      </w:tr>
      <w:tr w:rsidR="00A27D4F" w:rsidRPr="006546FD" w14:paraId="6933E7FF" w14:textId="77777777" w:rsidTr="000C6202">
        <w:trPr>
          <w:trHeight w:val="232"/>
          <w:trPrChange w:id="20" w:author="David Döbele" w:date="2022-03-01T20:33:00Z">
            <w:trPr>
              <w:gridBefore w:val="1"/>
              <w:trHeight w:val="232"/>
            </w:trPr>
          </w:trPrChange>
        </w:trPr>
        <w:tc>
          <w:tcPr>
            <w:tcW w:w="7228" w:type="dxa"/>
            <w:gridSpan w:val="6"/>
            <w:tcPrChange w:id="21" w:author="David Döbele" w:date="2022-03-01T20:33:00Z">
              <w:tcPr>
                <w:tcW w:w="7228" w:type="dxa"/>
                <w:gridSpan w:val="8"/>
              </w:tcPr>
            </w:tcPrChange>
          </w:tcPr>
          <w:p w14:paraId="28F0DFA6" w14:textId="1D35C548" w:rsidR="00A27D4F" w:rsidRDefault="005255A4" w:rsidP="00A27D4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Geplantes </w:t>
            </w:r>
            <w:r w:rsidR="00A27D4F">
              <w:rPr>
                <w:rFonts w:ascii="Georgia" w:hAnsi="Georgia"/>
                <w:sz w:val="18"/>
              </w:rPr>
              <w:t xml:space="preserve">Auslandssemester an </w:t>
            </w:r>
            <w:r w:rsidR="00A834A9">
              <w:rPr>
                <w:rFonts w:ascii="Georgia" w:hAnsi="Georgia"/>
                <w:sz w:val="18"/>
              </w:rPr>
              <w:t xml:space="preserve">der </w:t>
            </w:r>
            <w:r w:rsidR="009E7878">
              <w:rPr>
                <w:rFonts w:ascii="Georgia" w:hAnsi="Georgia"/>
                <w:sz w:val="18"/>
              </w:rPr>
              <w:t>Fakultät für Betriebswirtschaftslehre</w:t>
            </w:r>
          </w:p>
        </w:tc>
        <w:tc>
          <w:tcPr>
            <w:tcW w:w="2696" w:type="dxa"/>
            <w:gridSpan w:val="2"/>
            <w:vAlign w:val="bottom"/>
            <w:tcPrChange w:id="22" w:author="David Döbele" w:date="2022-03-01T20:33:00Z">
              <w:tcPr>
                <w:tcW w:w="2358" w:type="dxa"/>
                <w:gridSpan w:val="3"/>
                <w:vAlign w:val="bottom"/>
              </w:tcPr>
            </w:tcPrChange>
          </w:tcPr>
          <w:p w14:paraId="3BC0A983" w14:textId="47C0822C" w:rsidR="00A27D4F" w:rsidRDefault="009E7878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7</w:t>
            </w:r>
            <w:r w:rsidRPr="00D1492F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2022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>
              <w:rPr>
                <w:rFonts w:ascii="Georgia" w:hAnsi="Georgia"/>
                <w:sz w:val="18"/>
              </w:rPr>
              <w:t xml:space="preserve"> 12/2022</w:t>
            </w:r>
          </w:p>
        </w:tc>
      </w:tr>
      <w:tr w:rsidR="00A27D4F" w:rsidRPr="006546FD" w14:paraId="1C51E2FF" w14:textId="77777777" w:rsidTr="000C6202">
        <w:trPr>
          <w:trHeight w:val="374"/>
          <w:trPrChange w:id="23" w:author="David Döbele" w:date="2022-03-01T20:33:00Z">
            <w:trPr>
              <w:gridBefore w:val="1"/>
              <w:trHeight w:val="374"/>
            </w:trPr>
          </w:trPrChange>
        </w:trPr>
        <w:tc>
          <w:tcPr>
            <w:tcW w:w="7228" w:type="dxa"/>
            <w:gridSpan w:val="6"/>
            <w:vAlign w:val="bottom"/>
            <w:tcPrChange w:id="24" w:author="David Döbele" w:date="2022-03-01T20:33:00Z">
              <w:tcPr>
                <w:tcW w:w="7228" w:type="dxa"/>
                <w:gridSpan w:val="8"/>
                <w:vAlign w:val="bottom"/>
              </w:tcPr>
            </w:tcPrChange>
          </w:tcPr>
          <w:p w14:paraId="4BAC65D2" w14:textId="5F2D27DD" w:rsidR="00A27D4F" w:rsidRDefault="00A27D4F" w:rsidP="00A27D4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 Walldorf</w:t>
            </w:r>
          </w:p>
        </w:tc>
        <w:tc>
          <w:tcPr>
            <w:tcW w:w="2696" w:type="dxa"/>
            <w:gridSpan w:val="2"/>
            <w:vAlign w:val="bottom"/>
            <w:tcPrChange w:id="25" w:author="David Döbele" w:date="2022-03-01T20:33:00Z">
              <w:tcPr>
                <w:tcW w:w="2358" w:type="dxa"/>
                <w:gridSpan w:val="3"/>
                <w:vAlign w:val="bottom"/>
              </w:tcPr>
            </w:tcPrChange>
          </w:tcPr>
          <w:p w14:paraId="2FCB10D7" w14:textId="1FE603CB" w:rsidR="00A27D4F" w:rsidRDefault="00A27D4F" w:rsidP="00A27D4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Walldorf</w:t>
            </w:r>
          </w:p>
        </w:tc>
      </w:tr>
      <w:tr w:rsidR="00A27D4F" w:rsidRPr="006546FD" w14:paraId="312B82BC" w14:textId="77777777" w:rsidTr="000C6202">
        <w:trPr>
          <w:trHeight w:val="214"/>
          <w:trPrChange w:id="26" w:author="David Döbele" w:date="2022-03-01T20:33:00Z">
            <w:trPr>
              <w:gridBefore w:val="1"/>
              <w:trHeight w:val="214"/>
            </w:trPr>
          </w:trPrChange>
        </w:trPr>
        <w:tc>
          <w:tcPr>
            <w:tcW w:w="7228" w:type="dxa"/>
            <w:gridSpan w:val="6"/>
            <w:tcPrChange w:id="27" w:author="David Döbele" w:date="2022-03-01T20:33:00Z">
              <w:tcPr>
                <w:tcW w:w="7228" w:type="dxa"/>
                <w:gridSpan w:val="8"/>
              </w:tcPr>
            </w:tcPrChange>
          </w:tcPr>
          <w:p w14:paraId="1CEE182B" w14:textId="77858C47" w:rsidR="00A27D4F" w:rsidRPr="00D5280E" w:rsidRDefault="00A27D4F" w:rsidP="00A27D4F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1,2)</w:t>
            </w:r>
          </w:p>
        </w:tc>
        <w:tc>
          <w:tcPr>
            <w:tcW w:w="2696" w:type="dxa"/>
            <w:gridSpan w:val="2"/>
            <w:tcPrChange w:id="28" w:author="David Döbele" w:date="2022-03-01T20:33:00Z">
              <w:tcPr>
                <w:tcW w:w="2358" w:type="dxa"/>
                <w:gridSpan w:val="3"/>
              </w:tcPr>
            </w:tcPrChange>
          </w:tcPr>
          <w:p w14:paraId="7521EA6E" w14:textId="766C344A" w:rsidR="00A27D4F" w:rsidRDefault="00A27D4F" w:rsidP="00A27D4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09/2012 – 07/2020</w:t>
            </w:r>
          </w:p>
        </w:tc>
      </w:tr>
      <w:tr w:rsidR="00A27D4F" w:rsidRPr="003101F0" w14:paraId="69F47C1D" w14:textId="77777777" w:rsidTr="000C6202">
        <w:trPr>
          <w:trHeight w:val="850"/>
          <w:trPrChange w:id="29" w:author="David Döbele" w:date="2022-03-01T20:33:00Z">
            <w:trPr>
              <w:gridBefore w:val="1"/>
              <w:trHeight w:val="974"/>
            </w:trPr>
          </w:trPrChange>
        </w:trPr>
        <w:tc>
          <w:tcPr>
            <w:tcW w:w="9924" w:type="dxa"/>
            <w:gridSpan w:val="8"/>
            <w:tcPrChange w:id="30" w:author="David Döbele" w:date="2022-03-01T20:33:00Z">
              <w:tcPr>
                <w:tcW w:w="9586" w:type="dxa"/>
                <w:gridSpan w:val="11"/>
              </w:tcPr>
            </w:tcPrChange>
          </w:tcPr>
          <w:p w14:paraId="5154E9E2" w14:textId="0FE5E77A" w:rsidR="00A27D4F" w:rsidRPr="00426D7E" w:rsidRDefault="00A27D4F" w:rsidP="00A27D4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 xml:space="preserve">Schwerpunktfächer: Mathematik </w:t>
            </w:r>
            <w:r>
              <w:rPr>
                <w:rFonts w:ascii="Georgia" w:hAnsi="Georgia"/>
                <w:i/>
                <w:iCs/>
                <w:sz w:val="18"/>
              </w:rPr>
              <w:t>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 xml:space="preserve">: </w:t>
            </w:r>
            <w:r w:rsidRPr="00426D7E">
              <w:rPr>
                <w:rFonts w:ascii="Georgia" w:hAnsi="Georgia"/>
                <w:i/>
                <w:iCs/>
                <w:sz w:val="18"/>
              </w:rPr>
              <w:t>1</w:t>
            </w:r>
            <w:r>
              <w:rPr>
                <w:rFonts w:ascii="Georgia" w:hAnsi="Georgia"/>
                <w:i/>
                <w:iCs/>
                <w:sz w:val="18"/>
              </w:rPr>
              <w:t>,3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), </w:t>
            </w:r>
            <w:r>
              <w:rPr>
                <w:rFonts w:ascii="Georgia" w:hAnsi="Georgia"/>
                <w:i/>
                <w:iCs/>
                <w:sz w:val="18"/>
              </w:rPr>
              <w:t>Englisch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>: 1,6), Deutsch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>: 1,0), Spanisch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>: 1,7), Gemeinschaftskunde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</w:t>
            </w:r>
            <w:r>
              <w:rPr>
                <w:rFonts w:ascii="Georgia" w:hAnsi="Georgia"/>
                <w:i/>
                <w:iCs/>
                <w:sz w:val="18"/>
              </w:rPr>
              <w:sym w:font="Symbol" w:char="F0C6"/>
            </w:r>
            <w:r>
              <w:rPr>
                <w:rFonts w:ascii="Georgia" w:hAnsi="Georgia"/>
                <w:i/>
                <w:iCs/>
                <w:sz w:val="18"/>
              </w:rPr>
              <w:t xml:space="preserve">: </w:t>
            </w:r>
            <w:r w:rsidRPr="00426D7E">
              <w:rPr>
                <w:rFonts w:ascii="Georgia" w:hAnsi="Georgia"/>
                <w:i/>
                <w:iCs/>
                <w:sz w:val="18"/>
              </w:rPr>
              <w:t>1</w:t>
            </w:r>
            <w:r>
              <w:rPr>
                <w:rFonts w:ascii="Georgia" w:hAnsi="Georgia"/>
                <w:i/>
                <w:iCs/>
                <w:sz w:val="18"/>
              </w:rPr>
              <w:t>,0)</w:t>
            </w:r>
          </w:p>
          <w:p w14:paraId="2EE89240" w14:textId="77777777" w:rsidR="00A27D4F" w:rsidRDefault="00A27D4F" w:rsidP="00A27D4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Teilnahme an Austauschprogrammen nach Cognac, Frankreich und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Branchville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(nahe New York), USA</w:t>
            </w:r>
          </w:p>
          <w:p w14:paraId="23575F6C" w14:textId="61FF6708" w:rsidR="00A27D4F" w:rsidRPr="00267252" w:rsidRDefault="00A27D4F" w:rsidP="00A27D4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Auszeichnung mit dem Abiturpreis für herausragende Leistungen im Fach Gemeinschaftskunde</w:t>
            </w:r>
          </w:p>
        </w:tc>
      </w:tr>
      <w:tr w:rsidR="00A27D4F" w:rsidRPr="009D7C49" w14:paraId="3A2665B3" w14:textId="77777777" w:rsidTr="000C6202">
        <w:trPr>
          <w:trHeight w:val="561"/>
          <w:trPrChange w:id="31" w:author="David Döbele" w:date="2022-03-01T20:33:00Z">
            <w:trPr>
              <w:gridBefore w:val="1"/>
              <w:trHeight w:val="561"/>
            </w:trPr>
          </w:trPrChange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  <w:tcPrChange w:id="32" w:author="David Döbele" w:date="2022-03-01T20:33:00Z">
              <w:tcPr>
                <w:tcW w:w="958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65DA26" w:rsidR="00A27D4F" w:rsidRPr="009D7C49" w:rsidRDefault="00A27D4F" w:rsidP="00A27D4F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A27D4F" w:rsidRPr="009D7C49" w14:paraId="10595DA3" w14:textId="77777777" w:rsidTr="000C6202">
        <w:trPr>
          <w:trHeight w:val="374"/>
          <w:trPrChange w:id="33" w:author="David Döbele" w:date="2022-03-01T20:33:00Z">
            <w:trPr>
              <w:gridBefore w:val="1"/>
              <w:trHeight w:val="374"/>
            </w:trPr>
          </w:trPrChange>
        </w:trPr>
        <w:tc>
          <w:tcPr>
            <w:tcW w:w="6862" w:type="dxa"/>
            <w:gridSpan w:val="4"/>
            <w:tcBorders>
              <w:top w:val="single" w:sz="4" w:space="0" w:color="auto"/>
            </w:tcBorders>
            <w:vAlign w:val="bottom"/>
            <w:tcPrChange w:id="34" w:author="David Döbele" w:date="2022-03-01T20:33:00Z">
              <w:tcPr>
                <w:tcW w:w="6862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85ED2AC" w14:textId="3F2B09FA" w:rsidR="00A27D4F" w:rsidRDefault="00A27D4F" w:rsidP="00A27D4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PricewaterhouseCoopers GmbH</w:t>
            </w:r>
          </w:p>
        </w:tc>
        <w:tc>
          <w:tcPr>
            <w:tcW w:w="3062" w:type="dxa"/>
            <w:gridSpan w:val="4"/>
            <w:tcBorders>
              <w:top w:val="single" w:sz="4" w:space="0" w:color="auto"/>
            </w:tcBorders>
            <w:vAlign w:val="bottom"/>
            <w:tcPrChange w:id="35" w:author="David Döbele" w:date="2022-03-01T20:33:00Z">
              <w:tcPr>
                <w:tcW w:w="2724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C4C8D4" w14:textId="01C17553" w:rsidR="00A27D4F" w:rsidRDefault="00A27D4F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A27D4F" w:rsidRPr="009D7C49" w14:paraId="7C66F384" w14:textId="77777777" w:rsidTr="000C6202">
        <w:trPr>
          <w:trHeight w:val="232"/>
          <w:trPrChange w:id="36" w:author="David Döbele" w:date="2022-03-01T20:33:00Z">
            <w:trPr>
              <w:gridBefore w:val="1"/>
              <w:trHeight w:val="232"/>
            </w:trPr>
          </w:trPrChange>
        </w:trPr>
        <w:tc>
          <w:tcPr>
            <w:tcW w:w="6862" w:type="dxa"/>
            <w:gridSpan w:val="4"/>
            <w:tcPrChange w:id="37" w:author="David Döbele" w:date="2022-03-01T20:33:00Z">
              <w:tcPr>
                <w:tcW w:w="6862" w:type="dxa"/>
                <w:gridSpan w:val="6"/>
              </w:tcPr>
            </w:tcPrChange>
          </w:tcPr>
          <w:p w14:paraId="4F69E9EA" w14:textId="6E7B38DE" w:rsidR="00A27D4F" w:rsidRDefault="00A27D4F" w:rsidP="00A27D4F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Praktikant in der Wirtschaftsprüfung </w:t>
            </w:r>
          </w:p>
        </w:tc>
        <w:tc>
          <w:tcPr>
            <w:tcW w:w="3062" w:type="dxa"/>
            <w:gridSpan w:val="4"/>
            <w:tcPrChange w:id="38" w:author="David Döbele" w:date="2022-03-01T20:33:00Z">
              <w:tcPr>
                <w:tcW w:w="2724" w:type="dxa"/>
                <w:gridSpan w:val="5"/>
              </w:tcPr>
            </w:tcPrChange>
          </w:tcPr>
          <w:p w14:paraId="2D3F9C96" w14:textId="4948C9EF" w:rsidR="00A27D4F" w:rsidRDefault="00A27D4F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en-US"/>
              </w:rPr>
              <w:t>01/2022 – 02/2022</w:t>
            </w:r>
          </w:p>
        </w:tc>
      </w:tr>
      <w:tr w:rsidR="001B6590" w:rsidRPr="00C4379B" w14:paraId="6A060505" w14:textId="77777777" w:rsidTr="000C6202">
        <w:trPr>
          <w:trHeight w:val="737"/>
          <w:trPrChange w:id="39" w:author="David Döbele" w:date="2022-03-01T20:33:00Z">
            <w:trPr>
              <w:gridBefore w:val="1"/>
              <w:trHeight w:val="737"/>
            </w:trPr>
          </w:trPrChange>
        </w:trPr>
        <w:tc>
          <w:tcPr>
            <w:tcW w:w="9924" w:type="dxa"/>
            <w:gridSpan w:val="8"/>
            <w:tcPrChange w:id="40" w:author="David Döbele" w:date="2022-03-01T20:33:00Z">
              <w:tcPr>
                <w:tcW w:w="9586" w:type="dxa"/>
                <w:gridSpan w:val="11"/>
              </w:tcPr>
            </w:tcPrChange>
          </w:tcPr>
          <w:p w14:paraId="3E9A7FC5" w14:textId="227F4692" w:rsidR="001B6590" w:rsidRPr="00F721C2" w:rsidRDefault="001B6590" w:rsidP="008A5F13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Mitarbeit an </w:t>
            </w:r>
            <w:r w:rsidR="005255A4">
              <w:rPr>
                <w:rFonts w:ascii="Georgia" w:hAnsi="Georgia"/>
                <w:i/>
                <w:iCs/>
                <w:sz w:val="18"/>
              </w:rPr>
              <w:t>Jahres- und Konzernabschlussprüfung</w:t>
            </w:r>
            <w:r w:rsidR="000B65F4">
              <w:rPr>
                <w:rFonts w:ascii="Georgia" w:hAnsi="Georgia"/>
                <w:i/>
                <w:iCs/>
                <w:sz w:val="18"/>
              </w:rPr>
              <w:t>en nach HGB und IFRS</w:t>
            </w:r>
            <w:r>
              <w:rPr>
                <w:rFonts w:ascii="Georgia" w:hAnsi="Georgia"/>
                <w:i/>
                <w:iCs/>
                <w:sz w:val="18"/>
              </w:rPr>
              <w:t xml:space="preserve"> eines DAX40-Konzerns </w:t>
            </w:r>
            <w:ins w:id="41" w:author="David Döbele" w:date="2022-03-01T20:30:00Z">
              <w:r w:rsidR="005F33A1">
                <w:rPr>
                  <w:rFonts w:ascii="Georgia" w:hAnsi="Georgia"/>
                  <w:i/>
                  <w:iCs/>
                  <w:sz w:val="18"/>
                </w:rPr>
                <w:t>aus der Pharma-Branche</w:t>
              </w:r>
            </w:ins>
          </w:p>
          <w:p w14:paraId="3486CEB0" w14:textId="3E35C15C" w:rsidR="001B6590" w:rsidRPr="003B2863" w:rsidRDefault="009217E1" w:rsidP="003B2863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</w:rPr>
            </w:pPr>
            <w:r w:rsidRPr="00291E62">
              <w:rPr>
                <w:rFonts w:ascii="Georgia" w:hAnsi="Georgia"/>
                <w:i/>
                <w:iCs/>
                <w:sz w:val="18"/>
              </w:rPr>
              <w:t>Bewertung und Analyse von</w:t>
            </w:r>
            <w:r w:rsidR="003B2863">
              <w:rPr>
                <w:rFonts w:ascii="Georgia" w:hAnsi="Georgia"/>
                <w:i/>
                <w:iCs/>
                <w:sz w:val="18"/>
              </w:rPr>
              <w:t xml:space="preserve"> KPIs aus</w:t>
            </w:r>
            <w:r w:rsidRPr="00291E62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D4326">
              <w:rPr>
                <w:rFonts w:ascii="Georgia" w:hAnsi="Georgia"/>
                <w:i/>
                <w:iCs/>
                <w:sz w:val="18"/>
              </w:rPr>
              <w:t>„</w:t>
            </w:r>
            <w:proofErr w:type="spellStart"/>
            <w:r w:rsidR="000D4326">
              <w:rPr>
                <w:rFonts w:ascii="Georgia" w:hAnsi="Georgia"/>
                <w:i/>
                <w:iCs/>
                <w:sz w:val="18"/>
              </w:rPr>
              <w:t>Inter</w:t>
            </w:r>
            <w:proofErr w:type="spellEnd"/>
            <w:r w:rsidR="000D4326">
              <w:rPr>
                <w:rFonts w:ascii="Georgia" w:hAnsi="Georgia"/>
                <w:i/>
                <w:iCs/>
                <w:sz w:val="18"/>
              </w:rPr>
              <w:t xml:space="preserve"> Office </w:t>
            </w:r>
            <w:proofErr w:type="spellStart"/>
            <w:r w:rsidR="000D4326">
              <w:rPr>
                <w:rFonts w:ascii="Georgia" w:hAnsi="Georgia"/>
                <w:i/>
                <w:iCs/>
                <w:sz w:val="18"/>
              </w:rPr>
              <w:t>Opinions</w:t>
            </w:r>
            <w:proofErr w:type="spellEnd"/>
            <w:r w:rsidR="000D4326">
              <w:rPr>
                <w:rFonts w:ascii="Georgia" w:hAnsi="Georgia"/>
                <w:i/>
                <w:iCs/>
                <w:sz w:val="18"/>
              </w:rPr>
              <w:t xml:space="preserve">“ </w:t>
            </w:r>
            <w:r w:rsidR="003B2863">
              <w:rPr>
                <w:rFonts w:ascii="Georgia" w:hAnsi="Georgia"/>
                <w:i/>
                <w:iCs/>
                <w:sz w:val="18"/>
              </w:rPr>
              <w:t>der</w:t>
            </w:r>
            <w:r w:rsidR="000D4326" w:rsidRPr="003B2863">
              <w:rPr>
                <w:rFonts w:ascii="Georgia" w:hAnsi="Georgia"/>
                <w:i/>
                <w:iCs/>
                <w:sz w:val="18"/>
              </w:rPr>
              <w:t xml:space="preserve"> Subgroups</w:t>
            </w:r>
            <w:ins w:id="42" w:author="David Döbele" w:date="2022-03-01T20:28:00Z">
              <w:r w:rsidR="005F33A1">
                <w:rPr>
                  <w:rFonts w:ascii="Georgia" w:hAnsi="Georgia"/>
                  <w:i/>
                  <w:iCs/>
                  <w:sz w:val="18"/>
                </w:rPr>
                <w:t xml:space="preserve"> des DAX40-Konzerns</w:t>
              </w:r>
            </w:ins>
          </w:p>
          <w:p w14:paraId="6B42500D" w14:textId="0461B391" w:rsidR="001B6590" w:rsidRPr="00C4379B" w:rsidRDefault="000B65F4" w:rsidP="002A6D4D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Prüfung des Lageberichts und </w:t>
            </w:r>
            <w:del w:id="43" w:author="David Döbele" w:date="2022-03-01T20:30:00Z">
              <w:r w:rsidR="009217E1" w:rsidDel="005F33A1">
                <w:rPr>
                  <w:rFonts w:ascii="Georgia" w:hAnsi="Georgia"/>
                  <w:i/>
                  <w:iCs/>
                  <w:sz w:val="18"/>
                </w:rPr>
                <w:delText xml:space="preserve">Anhangs </w:delText>
              </w:r>
            </w:del>
            <w:ins w:id="44" w:author="David Döbele" w:date="2022-03-01T20:30:00Z">
              <w:r w:rsidR="005F33A1">
                <w:rPr>
                  <w:rFonts w:ascii="Georgia" w:hAnsi="Georgia"/>
                  <w:i/>
                  <w:iCs/>
                  <w:sz w:val="18"/>
                </w:rPr>
                <w:t>des Anhangs</w:t>
              </w:r>
              <w:r w:rsidR="005F33A1">
                <w:rPr>
                  <w:rFonts w:ascii="Georgia" w:hAnsi="Georgia"/>
                  <w:i/>
                  <w:iCs/>
                  <w:sz w:val="18"/>
                </w:rPr>
                <w:t xml:space="preserve"> </w:t>
              </w:r>
            </w:ins>
            <w:r w:rsidR="009217E1">
              <w:rPr>
                <w:rFonts w:ascii="Georgia" w:hAnsi="Georgia"/>
                <w:i/>
                <w:iCs/>
                <w:sz w:val="18"/>
              </w:rPr>
              <w:t xml:space="preserve">des </w:t>
            </w:r>
            <w:r w:rsidR="00291E62">
              <w:rPr>
                <w:rFonts w:ascii="Georgia" w:hAnsi="Georgia"/>
                <w:i/>
                <w:iCs/>
                <w:sz w:val="18"/>
              </w:rPr>
              <w:t>Jahresabschlusses</w:t>
            </w:r>
          </w:p>
        </w:tc>
      </w:tr>
      <w:tr w:rsidR="00A27D4F" w:rsidRPr="009D7C49" w14:paraId="127C64E2" w14:textId="77777777" w:rsidTr="000C6202">
        <w:trPr>
          <w:trHeight w:val="374"/>
          <w:trPrChange w:id="45" w:author="David Döbele" w:date="2022-03-01T20:33:00Z">
            <w:trPr>
              <w:gridBefore w:val="1"/>
              <w:trHeight w:val="374"/>
            </w:trPr>
          </w:trPrChange>
        </w:trPr>
        <w:tc>
          <w:tcPr>
            <w:tcW w:w="6862" w:type="dxa"/>
            <w:gridSpan w:val="4"/>
            <w:vAlign w:val="bottom"/>
            <w:tcPrChange w:id="46" w:author="David Döbele" w:date="2022-03-01T20:33:00Z">
              <w:tcPr>
                <w:tcW w:w="6862" w:type="dxa"/>
                <w:gridSpan w:val="6"/>
                <w:vAlign w:val="bottom"/>
              </w:tcPr>
            </w:tcPrChange>
          </w:tcPr>
          <w:p w14:paraId="38F27285" w14:textId="206974A0" w:rsidR="00A27D4F" w:rsidRPr="008050E4" w:rsidRDefault="00A27D4F" w:rsidP="00A27D4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SAP Deutschland SE &amp; Co. KG</w:t>
            </w:r>
          </w:p>
        </w:tc>
        <w:tc>
          <w:tcPr>
            <w:tcW w:w="3062" w:type="dxa"/>
            <w:gridSpan w:val="4"/>
            <w:vAlign w:val="bottom"/>
            <w:tcPrChange w:id="47" w:author="David Döbele" w:date="2022-03-01T20:33:00Z">
              <w:tcPr>
                <w:tcW w:w="2724" w:type="dxa"/>
                <w:gridSpan w:val="5"/>
                <w:vAlign w:val="bottom"/>
              </w:tcPr>
            </w:tcPrChange>
          </w:tcPr>
          <w:p w14:paraId="4820196E" w14:textId="6F958E33" w:rsidR="00A27D4F" w:rsidRPr="008050E4" w:rsidRDefault="00A27D4F" w:rsidP="00A27D4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Walldorf</w:t>
            </w:r>
          </w:p>
        </w:tc>
      </w:tr>
      <w:tr w:rsidR="00A27D4F" w:rsidRPr="00CE1BBC" w14:paraId="335D84E9" w14:textId="77777777" w:rsidTr="000C6202">
        <w:trPr>
          <w:trHeight w:val="113"/>
          <w:trPrChange w:id="48" w:author="David Döbele" w:date="2022-03-01T20:33:00Z">
            <w:trPr>
              <w:gridBefore w:val="1"/>
              <w:trHeight w:val="230"/>
            </w:trPr>
          </w:trPrChange>
        </w:trPr>
        <w:tc>
          <w:tcPr>
            <w:tcW w:w="6265" w:type="dxa"/>
            <w:gridSpan w:val="3"/>
            <w:tcPrChange w:id="49" w:author="David Döbele" w:date="2022-03-01T20:33:00Z">
              <w:tcPr>
                <w:tcW w:w="6265" w:type="dxa"/>
                <w:gridSpan w:val="5"/>
              </w:tcPr>
            </w:tcPrChange>
          </w:tcPr>
          <w:p w14:paraId="20B1570F" w14:textId="1245D8B7" w:rsidR="00A27D4F" w:rsidRPr="000466A6" w:rsidRDefault="00A27D4F" w:rsidP="00A27D4F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Werkstudent im Bereich </w:t>
            </w:r>
            <w:proofErr w:type="spellStart"/>
            <w:r w:rsidR="004753EA">
              <w:rPr>
                <w:rFonts w:ascii="Georgia" w:hAnsi="Georgia"/>
                <w:sz w:val="18"/>
              </w:rPr>
              <w:t>Strategy</w:t>
            </w:r>
            <w:proofErr w:type="spellEnd"/>
            <w:r w:rsidR="004753EA">
              <w:rPr>
                <w:rFonts w:ascii="Georgia" w:hAnsi="Georgia"/>
                <w:sz w:val="18"/>
              </w:rPr>
              <w:t xml:space="preserve">&amp; </w:t>
            </w:r>
            <w:proofErr w:type="spellStart"/>
            <w:r w:rsidR="004753EA">
              <w:rPr>
                <w:rFonts w:ascii="Georgia" w:hAnsi="Georgia"/>
                <w:sz w:val="18"/>
              </w:rPr>
              <w:t>Operations</w:t>
            </w:r>
            <w:proofErr w:type="spellEnd"/>
            <w:r w:rsidRPr="000466A6">
              <w:rPr>
                <w:rFonts w:ascii="Georgia" w:hAnsi="Georgia"/>
                <w:sz w:val="18"/>
              </w:rPr>
              <w:t xml:space="preserve"> eines globa</w:t>
            </w:r>
            <w:r>
              <w:rPr>
                <w:rFonts w:ascii="Georgia" w:hAnsi="Georgia"/>
                <w:sz w:val="18"/>
              </w:rPr>
              <w:t>len</w:t>
            </w:r>
            <w:r w:rsidRPr="000466A6">
              <w:rPr>
                <w:rFonts w:ascii="Georgia" w:hAnsi="Georgia"/>
                <w:sz w:val="18"/>
              </w:rPr>
              <w:t xml:space="preserve"> Konzerns </w:t>
            </w:r>
          </w:p>
        </w:tc>
        <w:tc>
          <w:tcPr>
            <w:tcW w:w="3659" w:type="dxa"/>
            <w:gridSpan w:val="5"/>
            <w:tcPrChange w:id="50" w:author="David Döbele" w:date="2022-03-01T20:33:00Z">
              <w:tcPr>
                <w:tcW w:w="3321" w:type="dxa"/>
                <w:gridSpan w:val="6"/>
              </w:tcPr>
            </w:tcPrChange>
          </w:tcPr>
          <w:p w14:paraId="0475B997" w14:textId="49DC2585" w:rsidR="00A27D4F" w:rsidRPr="00A74225" w:rsidRDefault="00A27D4F" w:rsidP="00A27D4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06/2021 – </w:t>
            </w:r>
            <w:r w:rsidR="00A60098">
              <w:rPr>
                <w:rFonts w:ascii="Georgia" w:hAnsi="Georgia"/>
                <w:sz w:val="18"/>
                <w:lang w:val="en-US"/>
              </w:rPr>
              <w:t>12/2021</w:t>
            </w:r>
          </w:p>
        </w:tc>
      </w:tr>
      <w:tr w:rsidR="00A27D4F" w:rsidRPr="00D5280E" w14:paraId="54C3D64C" w14:textId="77777777" w:rsidTr="000C6202">
        <w:trPr>
          <w:trHeight w:val="1174"/>
          <w:trPrChange w:id="51" w:author="David Döbele" w:date="2022-03-01T20:33:00Z">
            <w:trPr>
              <w:gridBefore w:val="1"/>
              <w:trHeight w:val="1174"/>
            </w:trPr>
          </w:trPrChange>
        </w:trPr>
        <w:tc>
          <w:tcPr>
            <w:tcW w:w="9924" w:type="dxa"/>
            <w:gridSpan w:val="8"/>
            <w:tcPrChange w:id="52" w:author="David Döbele" w:date="2022-03-01T20:33:00Z">
              <w:tcPr>
                <w:tcW w:w="9586" w:type="dxa"/>
                <w:gridSpan w:val="11"/>
              </w:tcPr>
            </w:tcPrChange>
          </w:tcPr>
          <w:p w14:paraId="27184178" w14:textId="2FEF87E7" w:rsidR="00A27D4F" w:rsidRPr="003418E0" w:rsidRDefault="00A27D4F" w:rsidP="00A27D4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an strategischem Neuaufbau des Digital </w:t>
            </w:r>
            <w:proofErr w:type="spellStart"/>
            <w:r>
              <w:rPr>
                <w:sz w:val="18"/>
                <w:lang w:val="de-AT"/>
              </w:rPr>
              <w:t>Boardrooms</w:t>
            </w:r>
            <w:proofErr w:type="spellEnd"/>
            <w:r>
              <w:rPr>
                <w:sz w:val="18"/>
                <w:lang w:val="de-AT"/>
              </w:rPr>
              <w:t xml:space="preserve"> für den </w:t>
            </w:r>
            <w:r w:rsidR="001A7D2D">
              <w:rPr>
                <w:sz w:val="18"/>
                <w:lang w:val="de-AT"/>
              </w:rPr>
              <w:t xml:space="preserve">Vorstand </w:t>
            </w:r>
            <w:proofErr w:type="gramStart"/>
            <w:r w:rsidR="001A7D2D">
              <w:rPr>
                <w:sz w:val="18"/>
                <w:lang w:val="de-AT"/>
              </w:rPr>
              <w:t>des</w:t>
            </w:r>
            <w:r>
              <w:rPr>
                <w:sz w:val="18"/>
                <w:lang w:val="de-AT"/>
              </w:rPr>
              <w:t xml:space="preserve"> Technology</w:t>
            </w:r>
            <w:proofErr w:type="gramEnd"/>
            <w:ins w:id="53" w:author="David Döbele" w:date="2022-03-01T20:30:00Z">
              <w:r w:rsidR="005F33A1">
                <w:rPr>
                  <w:sz w:val="18"/>
                  <w:lang w:val="de-AT"/>
                </w:rPr>
                <w:t xml:space="preserve"> </w:t>
              </w:r>
            </w:ins>
            <w:r>
              <w:rPr>
                <w:sz w:val="18"/>
                <w:lang w:val="de-AT"/>
              </w:rPr>
              <w:t xml:space="preserve">&amp; Innovation Bereich </w:t>
            </w:r>
            <w:del w:id="54" w:author="David Döbele" w:date="2022-03-01T20:30:00Z">
              <w:r w:rsidDel="005F33A1">
                <w:rPr>
                  <w:sz w:val="18"/>
                  <w:lang w:val="de-AT"/>
                </w:rPr>
                <w:delText>(&lt;</w:delText>
              </w:r>
            </w:del>
            <w:ins w:id="55" w:author="David Döbele" w:date="2022-03-01T20:30:00Z">
              <w:r w:rsidR="005F33A1">
                <w:rPr>
                  <w:sz w:val="18"/>
                  <w:lang w:val="de-AT"/>
                </w:rPr>
                <w:t>(</w:t>
              </w:r>
              <w:r w:rsidR="005F33A1">
                <w:rPr>
                  <w:sz w:val="18"/>
                  <w:lang w:val="de-AT"/>
                </w:rPr>
                <w:t>&gt;</w:t>
              </w:r>
            </w:ins>
            <w:r>
              <w:rPr>
                <w:sz w:val="18"/>
                <w:lang w:val="de-AT"/>
              </w:rPr>
              <w:t>1</w:t>
            </w:r>
            <w:r w:rsidR="001A7D2D">
              <w:rPr>
                <w:sz w:val="18"/>
                <w:lang w:val="de-AT"/>
              </w:rPr>
              <w:t>0</w:t>
            </w:r>
            <w:r>
              <w:rPr>
                <w:sz w:val="18"/>
                <w:lang w:val="de-AT"/>
              </w:rPr>
              <w:t>.000 Mitarbeiter) in SAP Analytics Cloud</w:t>
            </w:r>
          </w:p>
          <w:p w14:paraId="3A3C7AF5" w14:textId="5C76EF91" w:rsidR="00A27D4F" w:rsidRPr="00B74C9A" w:rsidRDefault="00A27D4F" w:rsidP="00A27D4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Aufbereitung &amp; Analyse von Produktdaten in Excel</w:t>
            </w:r>
          </w:p>
          <w:p w14:paraId="6DD9BA0F" w14:textId="22A72B7E" w:rsidR="00A27D4F" w:rsidRPr="00CE28CC" w:rsidRDefault="00A27D4F" w:rsidP="00A27D4F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Übernahme von administrativen Aufgaben (u.a. Verwaltung &amp; Prüfung von Daten im Bereich </w:t>
            </w:r>
            <w:proofErr w:type="spellStart"/>
            <w:r>
              <w:rPr>
                <w:sz w:val="18"/>
                <w:lang w:val="de-AT"/>
              </w:rPr>
              <w:t>Workforce</w:t>
            </w:r>
            <w:proofErr w:type="spellEnd"/>
            <w:r>
              <w:rPr>
                <w:sz w:val="18"/>
                <w:lang w:val="de-AT"/>
              </w:rPr>
              <w:t xml:space="preserve"> Management)</w:t>
            </w:r>
          </w:p>
        </w:tc>
      </w:tr>
      <w:tr w:rsidR="00A27D4F" w:rsidRPr="009D7C49" w14:paraId="414B4085" w14:textId="77777777" w:rsidTr="000C6202">
        <w:trPr>
          <w:trHeight w:val="561"/>
          <w:trPrChange w:id="56" w:author="David Döbele" w:date="2022-03-01T20:33:00Z">
            <w:trPr>
              <w:gridBefore w:val="1"/>
              <w:trHeight w:val="561"/>
            </w:trPr>
          </w:trPrChange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  <w:tcPrChange w:id="57" w:author="David Döbele" w:date="2022-03-01T20:33:00Z">
              <w:tcPr>
                <w:tcW w:w="958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2266E609" w:rsidR="00A27D4F" w:rsidRPr="009D7C49" w:rsidRDefault="00A27D4F" w:rsidP="00A27D4F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820E4B" w:rsidRPr="00D5280E" w14:paraId="35E3B42B" w14:textId="77777777" w:rsidTr="000C6202">
        <w:trPr>
          <w:trHeight w:val="380"/>
          <w:trPrChange w:id="58" w:author="David Döbele" w:date="2022-03-01T20:33:00Z">
            <w:trPr>
              <w:gridBefore w:val="1"/>
              <w:trHeight w:val="380"/>
            </w:trPr>
          </w:trPrChange>
        </w:trPr>
        <w:tc>
          <w:tcPr>
            <w:tcW w:w="5812" w:type="dxa"/>
            <w:gridSpan w:val="2"/>
            <w:vAlign w:val="bottom"/>
            <w:tcPrChange w:id="59" w:author="David Döbele" w:date="2022-03-01T20:33:00Z">
              <w:tcPr>
                <w:tcW w:w="5812" w:type="dxa"/>
                <w:gridSpan w:val="3"/>
                <w:vAlign w:val="bottom"/>
              </w:tcPr>
            </w:tcPrChange>
          </w:tcPr>
          <w:p w14:paraId="7F1DF0BA" w14:textId="2536A96A" w:rsidR="00820E4B" w:rsidRPr="00820E4B" w:rsidRDefault="00820E4B" w:rsidP="00820E4B">
            <w:pPr>
              <w:pStyle w:val="Beschreibung"/>
              <w:rPr>
                <w:i/>
                <w:sz w:val="18"/>
              </w:rPr>
            </w:pPr>
            <w:r>
              <w:rPr>
                <w:b/>
                <w:smallCaps/>
                <w:sz w:val="23"/>
                <w:szCs w:val="23"/>
              </w:rPr>
              <w:t xml:space="preserve">AIESEC e. V. </w:t>
            </w:r>
          </w:p>
        </w:tc>
        <w:tc>
          <w:tcPr>
            <w:tcW w:w="4112" w:type="dxa"/>
            <w:gridSpan w:val="6"/>
            <w:vAlign w:val="bottom"/>
            <w:tcPrChange w:id="60" w:author="David Döbele" w:date="2022-03-01T20:33:00Z">
              <w:tcPr>
                <w:tcW w:w="3774" w:type="dxa"/>
                <w:gridSpan w:val="8"/>
                <w:vAlign w:val="bottom"/>
              </w:tcPr>
            </w:tcPrChange>
          </w:tcPr>
          <w:p w14:paraId="1087696A" w14:textId="08AFFBB2" w:rsidR="00820E4B" w:rsidRPr="00820E4B" w:rsidRDefault="00820E4B" w:rsidP="00820E4B">
            <w:pPr>
              <w:pStyle w:val="Beschreibung"/>
              <w:jc w:val="right"/>
              <w:rPr>
                <w:i/>
                <w:iCs/>
                <w:sz w:val="18"/>
              </w:rPr>
            </w:pPr>
            <w:r w:rsidRPr="00820E4B">
              <w:rPr>
                <w:i/>
                <w:iCs/>
                <w:smallCaps/>
                <w:sz w:val="23"/>
                <w:szCs w:val="23"/>
              </w:rPr>
              <w:t>Mannheim</w:t>
            </w:r>
          </w:p>
        </w:tc>
      </w:tr>
      <w:tr w:rsidR="00500253" w:rsidRPr="00D5280E" w14:paraId="1E1C52CE" w14:textId="77777777" w:rsidTr="000C6202">
        <w:trPr>
          <w:trHeight w:val="210"/>
          <w:trPrChange w:id="61" w:author="David Döbele" w:date="2022-03-01T20:33:00Z">
            <w:trPr>
              <w:gridBefore w:val="1"/>
              <w:trHeight w:val="210"/>
            </w:trPr>
          </w:trPrChange>
        </w:trPr>
        <w:tc>
          <w:tcPr>
            <w:tcW w:w="5812" w:type="dxa"/>
            <w:gridSpan w:val="2"/>
            <w:tcPrChange w:id="62" w:author="David Döbele" w:date="2022-03-01T20:33:00Z">
              <w:tcPr>
                <w:tcW w:w="5812" w:type="dxa"/>
                <w:gridSpan w:val="3"/>
              </w:tcPr>
            </w:tcPrChange>
          </w:tcPr>
          <w:p w14:paraId="6B82994F" w14:textId="0776F717" w:rsidR="00500253" w:rsidRPr="00500253" w:rsidRDefault="00500253" w:rsidP="00500253">
            <w:pPr>
              <w:pStyle w:val="Beschreibung"/>
              <w:rPr>
                <w:bCs/>
                <w:smallCaps/>
                <w:sz w:val="18"/>
                <w:szCs w:val="18"/>
              </w:rPr>
            </w:pPr>
            <w:r>
              <w:rPr>
                <w:sz w:val="18"/>
                <w:lang w:val="de-AT"/>
              </w:rPr>
              <w:t xml:space="preserve">Vizepräsident </w:t>
            </w:r>
            <w:r w:rsidR="001C52A6">
              <w:rPr>
                <w:sz w:val="18"/>
                <w:lang w:val="de-AT"/>
              </w:rPr>
              <w:t>von AIESEC Mannheim</w:t>
            </w:r>
            <w:r>
              <w:rPr>
                <w:sz w:val="18"/>
                <w:lang w:val="de-AT"/>
              </w:rPr>
              <w:t xml:space="preserve"> </w:t>
            </w:r>
            <w:r w:rsidR="001F2D05">
              <w:rPr>
                <w:sz w:val="18"/>
                <w:lang w:val="de-AT"/>
              </w:rPr>
              <w:t>„</w:t>
            </w:r>
            <w:proofErr w:type="spellStart"/>
            <w:r w:rsidR="001F2D05">
              <w:rPr>
                <w:sz w:val="18"/>
                <w:lang w:val="de-AT"/>
              </w:rPr>
              <w:t>Outgoing</w:t>
            </w:r>
            <w:proofErr w:type="spellEnd"/>
            <w:r w:rsidR="001F2D05">
              <w:rPr>
                <w:sz w:val="18"/>
                <w:lang w:val="de-AT"/>
              </w:rPr>
              <w:t xml:space="preserve"> Global Talent“</w:t>
            </w:r>
          </w:p>
        </w:tc>
        <w:tc>
          <w:tcPr>
            <w:tcW w:w="4112" w:type="dxa"/>
            <w:gridSpan w:val="6"/>
            <w:tcPrChange w:id="63" w:author="David Döbele" w:date="2022-03-01T20:33:00Z">
              <w:tcPr>
                <w:tcW w:w="3774" w:type="dxa"/>
                <w:gridSpan w:val="8"/>
              </w:tcPr>
            </w:tcPrChange>
          </w:tcPr>
          <w:p w14:paraId="0C406982" w14:textId="5D70E65C" w:rsidR="00500253" w:rsidRPr="003015C2" w:rsidRDefault="00500253" w:rsidP="00500253">
            <w:pPr>
              <w:pStyle w:val="Beschreibung"/>
              <w:jc w:val="right"/>
              <w:rPr>
                <w:i/>
                <w:iCs/>
                <w:smallCaps/>
                <w:sz w:val="18"/>
                <w:szCs w:val="18"/>
              </w:rPr>
            </w:pPr>
            <w:r>
              <w:rPr>
                <w:sz w:val="18"/>
                <w:lang w:val="en-US"/>
              </w:rPr>
              <w:t>0</w:t>
            </w:r>
            <w:r w:rsidR="005255A4">
              <w:rPr>
                <w:sz w:val="18"/>
                <w:lang w:val="en-US"/>
              </w:rPr>
              <w:t>1</w:t>
            </w:r>
            <w:r>
              <w:rPr>
                <w:sz w:val="18"/>
                <w:lang w:val="en-US"/>
              </w:rPr>
              <w:t xml:space="preserve">/2022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541DD4" w:rsidRPr="00D5280E" w14:paraId="0B2C921D" w14:textId="77777777" w:rsidTr="000C6202">
        <w:trPr>
          <w:trHeight w:val="380"/>
          <w:trPrChange w:id="64" w:author="David Döbele" w:date="2022-03-01T20:33:00Z">
            <w:trPr>
              <w:gridBefore w:val="1"/>
              <w:trHeight w:val="380"/>
            </w:trPr>
          </w:trPrChange>
        </w:trPr>
        <w:tc>
          <w:tcPr>
            <w:tcW w:w="9924" w:type="dxa"/>
            <w:gridSpan w:val="8"/>
            <w:tcPrChange w:id="65" w:author="David Döbele" w:date="2022-03-01T20:33:00Z">
              <w:tcPr>
                <w:tcW w:w="9586" w:type="dxa"/>
                <w:gridSpan w:val="11"/>
              </w:tcPr>
            </w:tcPrChange>
          </w:tcPr>
          <w:p w14:paraId="3CA5B426" w14:textId="67FF3250" w:rsidR="00541DD4" w:rsidRPr="0041041B" w:rsidRDefault="0036657D" w:rsidP="0036657D">
            <w:pPr>
              <w:pStyle w:val="Beschreibung"/>
              <w:numPr>
                <w:ilvl w:val="0"/>
                <w:numId w:val="27"/>
              </w:numPr>
              <w:rPr>
                <w:i/>
                <w:iCs/>
                <w:sz w:val="18"/>
              </w:rPr>
            </w:pPr>
            <w:r w:rsidRPr="0041041B">
              <w:rPr>
                <w:i/>
                <w:iCs/>
                <w:sz w:val="18"/>
              </w:rPr>
              <w:t xml:space="preserve">Repräsentation </w:t>
            </w:r>
            <w:r w:rsidR="00CA3C72" w:rsidRPr="0041041B">
              <w:rPr>
                <w:i/>
                <w:iCs/>
                <w:sz w:val="18"/>
              </w:rPr>
              <w:t xml:space="preserve">und Verwaltung </w:t>
            </w:r>
            <w:r w:rsidR="00B32F87" w:rsidRPr="0041041B">
              <w:rPr>
                <w:i/>
                <w:iCs/>
                <w:sz w:val="18"/>
              </w:rPr>
              <w:t>des Teams (&gt;5 Mitglieder)</w:t>
            </w:r>
            <w:ins w:id="66" w:author="David Döbele" w:date="2022-03-01T20:31:00Z">
              <w:r w:rsidR="000C6202">
                <w:rPr>
                  <w:i/>
                  <w:iCs/>
                  <w:sz w:val="18"/>
                </w:rPr>
                <w:t xml:space="preserve">, welches für die Vermittlung von Mannheimer </w:t>
              </w:r>
              <w:proofErr w:type="spellStart"/>
              <w:proofErr w:type="gramStart"/>
              <w:r w:rsidR="000C6202">
                <w:rPr>
                  <w:i/>
                  <w:iCs/>
                  <w:sz w:val="18"/>
                </w:rPr>
                <w:t>Praktikant:innen</w:t>
              </w:r>
              <w:proofErr w:type="spellEnd"/>
              <w:proofErr w:type="gramEnd"/>
              <w:r w:rsidR="000C6202">
                <w:rPr>
                  <w:i/>
                  <w:iCs/>
                  <w:sz w:val="18"/>
                </w:rPr>
                <w:t xml:space="preserve"> an Firmen im Ausland zu</w:t>
              </w:r>
            </w:ins>
            <w:ins w:id="67" w:author="David Döbele" w:date="2022-03-01T20:32:00Z">
              <w:r w:rsidR="000C6202">
                <w:rPr>
                  <w:i/>
                  <w:iCs/>
                  <w:sz w:val="18"/>
                </w:rPr>
                <w:t>ständig ist</w:t>
              </w:r>
            </w:ins>
          </w:p>
          <w:p w14:paraId="37BE2A84" w14:textId="4AB2917F" w:rsidR="00FA381D" w:rsidRPr="0041041B" w:rsidRDefault="00FA381D" w:rsidP="0036657D">
            <w:pPr>
              <w:pStyle w:val="Beschreibung"/>
              <w:numPr>
                <w:ilvl w:val="0"/>
                <w:numId w:val="27"/>
              </w:numPr>
              <w:rPr>
                <w:i/>
                <w:iCs/>
                <w:sz w:val="18"/>
              </w:rPr>
            </w:pPr>
            <w:r w:rsidRPr="0041041B">
              <w:rPr>
                <w:i/>
                <w:iCs/>
                <w:sz w:val="18"/>
              </w:rPr>
              <w:t xml:space="preserve">Entwicklung von Strategien </w:t>
            </w:r>
            <w:r w:rsidR="00A36DFC" w:rsidRPr="0041041B">
              <w:rPr>
                <w:i/>
                <w:iCs/>
                <w:sz w:val="18"/>
              </w:rPr>
              <w:t>zur</w:t>
            </w:r>
            <w:r w:rsidR="005A7384" w:rsidRPr="0041041B">
              <w:rPr>
                <w:i/>
                <w:iCs/>
                <w:sz w:val="18"/>
              </w:rPr>
              <w:t xml:space="preserve"> Effizienzsteigerung der Organisation</w:t>
            </w:r>
            <w:ins w:id="68" w:author="David Döbele" w:date="2022-03-01T20:32:00Z">
              <w:r w:rsidR="000C6202">
                <w:rPr>
                  <w:i/>
                  <w:iCs/>
                  <w:sz w:val="18"/>
                </w:rPr>
                <w:t xml:space="preserve"> und des Team-Bereichs</w:t>
              </w:r>
            </w:ins>
          </w:p>
          <w:p w14:paraId="29C52516" w14:textId="25BE95C7" w:rsidR="0027552C" w:rsidRPr="0041041B" w:rsidRDefault="002F3DCA" w:rsidP="0036657D">
            <w:pPr>
              <w:pStyle w:val="Beschreibung"/>
              <w:numPr>
                <w:ilvl w:val="0"/>
                <w:numId w:val="27"/>
              </w:numPr>
              <w:rPr>
                <w:i/>
                <w:iCs/>
                <w:sz w:val="18"/>
              </w:rPr>
            </w:pPr>
            <w:r w:rsidRPr="0041041B">
              <w:rPr>
                <w:i/>
                <w:iCs/>
                <w:sz w:val="18"/>
              </w:rPr>
              <w:t xml:space="preserve">Präsentation der Organisation zur </w:t>
            </w:r>
            <w:r w:rsidR="0041041B" w:rsidRPr="0041041B">
              <w:rPr>
                <w:i/>
                <w:iCs/>
                <w:sz w:val="18"/>
              </w:rPr>
              <w:t>Gewinnung neuer Partnerunternehmen</w:t>
            </w:r>
          </w:p>
        </w:tc>
      </w:tr>
      <w:tr w:rsidR="000C6202" w:rsidRPr="00D5280E" w14:paraId="0F8DCD61" w14:textId="77777777" w:rsidTr="000C6202">
        <w:trPr>
          <w:trHeight w:val="300"/>
        </w:trPr>
        <w:tc>
          <w:tcPr>
            <w:tcW w:w="5812" w:type="dxa"/>
            <w:gridSpan w:val="2"/>
            <w:vAlign w:val="bottom"/>
          </w:tcPr>
          <w:p w14:paraId="1BE1DBCB" w14:textId="057D83AB" w:rsidR="008E2CD5" w:rsidRPr="001F2D05" w:rsidRDefault="008E2CD5" w:rsidP="005F33A1">
            <w:pPr>
              <w:pStyle w:val="Beschreibung"/>
              <w:tabs>
                <w:tab w:val="left" w:pos="540"/>
              </w:tabs>
              <w:rPr>
                <w:sz w:val="18"/>
                <w:lang w:val="en-US"/>
              </w:rPr>
            </w:pPr>
            <w:proofErr w:type="spellStart"/>
            <w:r w:rsidRPr="001F2D05">
              <w:rPr>
                <w:sz w:val="18"/>
                <w:lang w:val="en-US"/>
              </w:rPr>
              <w:t>Aktives</w:t>
            </w:r>
            <w:proofErr w:type="spellEnd"/>
            <w:r w:rsidRPr="001F2D05">
              <w:rPr>
                <w:sz w:val="18"/>
                <w:lang w:val="en-US"/>
              </w:rPr>
              <w:t xml:space="preserve"> </w:t>
            </w:r>
            <w:proofErr w:type="spellStart"/>
            <w:r w:rsidR="001F2D05" w:rsidRPr="001F2D05">
              <w:rPr>
                <w:sz w:val="18"/>
                <w:lang w:val="en-US"/>
              </w:rPr>
              <w:t>Tea</w:t>
            </w:r>
            <w:r w:rsidR="001F2D05">
              <w:rPr>
                <w:sz w:val="18"/>
                <w:lang w:val="en-US"/>
              </w:rPr>
              <w:t>m</w:t>
            </w:r>
            <w:r w:rsidR="001F2D05" w:rsidRPr="001F2D05">
              <w:rPr>
                <w:sz w:val="18"/>
                <w:lang w:val="en-US"/>
              </w:rPr>
              <w:t>mitglied</w:t>
            </w:r>
            <w:proofErr w:type="spellEnd"/>
            <w:r w:rsidRPr="001F2D05">
              <w:rPr>
                <w:sz w:val="18"/>
                <w:lang w:val="en-US"/>
              </w:rPr>
              <w:t xml:space="preserve"> </w:t>
            </w:r>
            <w:r w:rsidR="0024500A" w:rsidRPr="001F2D05">
              <w:rPr>
                <w:sz w:val="18"/>
                <w:lang w:val="en-US"/>
              </w:rPr>
              <w:t>„</w:t>
            </w:r>
            <w:r w:rsidRPr="001F2D05">
              <w:rPr>
                <w:sz w:val="18"/>
                <w:lang w:val="en-US"/>
              </w:rPr>
              <w:t xml:space="preserve">Outgoing Global </w:t>
            </w:r>
            <w:proofErr w:type="gramStart"/>
            <w:r w:rsidRPr="001F2D05">
              <w:rPr>
                <w:sz w:val="18"/>
                <w:lang w:val="en-US"/>
              </w:rPr>
              <w:t>Talent</w:t>
            </w:r>
            <w:r w:rsidR="0024500A" w:rsidRPr="001F2D05">
              <w:rPr>
                <w:sz w:val="18"/>
                <w:lang w:val="en-US"/>
              </w:rPr>
              <w:t>“</w:t>
            </w:r>
            <w:proofErr w:type="gramEnd"/>
          </w:p>
        </w:tc>
        <w:tc>
          <w:tcPr>
            <w:tcW w:w="4112" w:type="dxa"/>
            <w:gridSpan w:val="6"/>
            <w:vAlign w:val="bottom"/>
          </w:tcPr>
          <w:p w14:paraId="4C08FAE4" w14:textId="60762115" w:rsidR="008E2CD5" w:rsidRPr="00E23FE2" w:rsidRDefault="008E2CD5" w:rsidP="005F33A1">
            <w:pPr>
              <w:pStyle w:val="Beschreibung"/>
              <w:jc w:val="right"/>
              <w:rPr>
                <w:sz w:val="18"/>
              </w:rPr>
            </w:pPr>
            <w:r>
              <w:rPr>
                <w:sz w:val="18"/>
                <w:lang w:val="en-US"/>
              </w:rPr>
              <w:t>09/2021 – 0</w:t>
            </w:r>
            <w:r w:rsidR="009217E1">
              <w:rPr>
                <w:sz w:val="18"/>
                <w:lang w:val="en-US"/>
              </w:rPr>
              <w:t>1</w:t>
            </w:r>
            <w:r>
              <w:rPr>
                <w:sz w:val="18"/>
                <w:lang w:val="en-US"/>
              </w:rPr>
              <w:t>/2022</w:t>
            </w:r>
          </w:p>
        </w:tc>
      </w:tr>
      <w:tr w:rsidR="000C6202" w:rsidRPr="00D5280E" w14:paraId="52DC49CB" w14:textId="77777777" w:rsidTr="000C6202">
        <w:trPr>
          <w:trHeight w:val="210"/>
        </w:trPr>
        <w:tc>
          <w:tcPr>
            <w:tcW w:w="9924" w:type="dxa"/>
            <w:gridSpan w:val="8"/>
          </w:tcPr>
          <w:p w14:paraId="75C2F274" w14:textId="0520A8E1" w:rsidR="00DC3406" w:rsidRPr="000B61FF" w:rsidRDefault="00DC3406" w:rsidP="000B61FF">
            <w:pPr>
              <w:pStyle w:val="Beschreibung"/>
              <w:numPr>
                <w:ilvl w:val="0"/>
                <w:numId w:val="26"/>
              </w:numPr>
              <w:rPr>
                <w:i/>
                <w:iCs/>
                <w:sz w:val="18"/>
              </w:rPr>
            </w:pPr>
            <w:del w:id="69" w:author="David Döbele" w:date="2022-03-01T20:32:00Z">
              <w:r w:rsidRPr="00D5649E" w:rsidDel="000C6202">
                <w:rPr>
                  <w:i/>
                  <w:iCs/>
                  <w:sz w:val="18"/>
                </w:rPr>
                <w:delText>Beratung und Vermittlung von Auslandspraktika</w:delText>
              </w:r>
              <w:r w:rsidR="006F441F" w:rsidRPr="00D5649E" w:rsidDel="000C6202">
                <w:rPr>
                  <w:i/>
                  <w:iCs/>
                  <w:sz w:val="18"/>
                </w:rPr>
                <w:delText xml:space="preserve"> für Studierend</w:delText>
              </w:r>
              <w:r w:rsidR="000B61FF" w:rsidDel="000C6202">
                <w:rPr>
                  <w:i/>
                  <w:iCs/>
                  <w:sz w:val="18"/>
                </w:rPr>
                <w:delText>e</w:delText>
              </w:r>
            </w:del>
            <w:ins w:id="70" w:author="David Döbele" w:date="2022-03-01T20:32:00Z">
              <w:r w:rsidR="000C6202">
                <w:rPr>
                  <w:i/>
                  <w:iCs/>
                  <w:sz w:val="18"/>
                </w:rPr>
                <w:t xml:space="preserve">Aktive Ansprache von </w:t>
              </w:r>
              <w:proofErr w:type="gramStart"/>
              <w:r w:rsidR="000C6202">
                <w:rPr>
                  <w:i/>
                  <w:iCs/>
                  <w:sz w:val="18"/>
                </w:rPr>
                <w:t>potentiellen</w:t>
              </w:r>
              <w:proofErr w:type="gramEnd"/>
              <w:r w:rsidR="000C6202">
                <w:rPr>
                  <w:i/>
                  <w:iCs/>
                  <w:sz w:val="18"/>
                </w:rPr>
                <w:t xml:space="preserve"> Firmenpartnern sowie Prozess-Unterstützung </w:t>
              </w:r>
            </w:ins>
            <w:ins w:id="71" w:author="David Döbele" w:date="2022-03-01T20:33:00Z">
              <w:r w:rsidR="000C6202">
                <w:rPr>
                  <w:i/>
                  <w:iCs/>
                  <w:sz w:val="18"/>
                </w:rPr>
                <w:br/>
              </w:r>
            </w:ins>
            <w:ins w:id="72" w:author="David Döbele" w:date="2022-03-01T20:32:00Z">
              <w:r w:rsidR="000C6202">
                <w:rPr>
                  <w:i/>
                  <w:iCs/>
                  <w:sz w:val="18"/>
                </w:rPr>
                <w:t xml:space="preserve">bei der Vermittlung von Praktika </w:t>
              </w:r>
            </w:ins>
            <w:ins w:id="73" w:author="David Döbele" w:date="2022-03-01T20:33:00Z">
              <w:r w:rsidR="000C6202">
                <w:rPr>
                  <w:i/>
                  <w:iCs/>
                  <w:sz w:val="18"/>
                </w:rPr>
                <w:t xml:space="preserve">im Ausland </w:t>
              </w:r>
            </w:ins>
            <w:ins w:id="74" w:author="David Döbele" w:date="2022-03-01T20:32:00Z">
              <w:r w:rsidR="000C6202">
                <w:rPr>
                  <w:i/>
                  <w:iCs/>
                  <w:sz w:val="18"/>
                </w:rPr>
                <w:t>für Mannheimer Studieren</w:t>
              </w:r>
            </w:ins>
            <w:ins w:id="75" w:author="David Döbele" w:date="2022-03-01T20:33:00Z">
              <w:r w:rsidR="000C6202">
                <w:rPr>
                  <w:i/>
                  <w:iCs/>
                  <w:sz w:val="18"/>
                </w:rPr>
                <w:t>de</w:t>
              </w:r>
            </w:ins>
          </w:p>
        </w:tc>
      </w:tr>
      <w:tr w:rsidR="000C6202" w:rsidRPr="009D7C49" w14:paraId="4AF19DD1" w14:textId="77777777" w:rsidTr="000C6202">
        <w:trPr>
          <w:trHeight w:val="380"/>
        </w:trPr>
        <w:tc>
          <w:tcPr>
            <w:tcW w:w="6265" w:type="dxa"/>
            <w:gridSpan w:val="3"/>
            <w:vAlign w:val="bottom"/>
          </w:tcPr>
          <w:p w14:paraId="7756FD9A" w14:textId="5948086E" w:rsidR="008E2CD5" w:rsidRPr="007D5BE9" w:rsidRDefault="008E2CD5" w:rsidP="008E2CD5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Deutsche Lebens-Rettungs-Gesellschaft e. V. </w:t>
            </w:r>
          </w:p>
        </w:tc>
        <w:tc>
          <w:tcPr>
            <w:tcW w:w="3659" w:type="dxa"/>
            <w:gridSpan w:val="5"/>
            <w:vAlign w:val="bottom"/>
          </w:tcPr>
          <w:p w14:paraId="30626CB8" w14:textId="3CA771FE" w:rsidR="008E2CD5" w:rsidRPr="000B6548" w:rsidRDefault="008E2CD5" w:rsidP="008E2CD5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St. Leon-Rot</w:t>
            </w:r>
          </w:p>
        </w:tc>
      </w:tr>
      <w:tr w:rsidR="000C6202" w:rsidRPr="006546FD" w14:paraId="56372BDE" w14:textId="77777777" w:rsidTr="000C6202">
        <w:trPr>
          <w:trHeight w:val="212"/>
        </w:trPr>
        <w:tc>
          <w:tcPr>
            <w:tcW w:w="7757" w:type="dxa"/>
            <w:gridSpan w:val="7"/>
          </w:tcPr>
          <w:p w14:paraId="3C87D247" w14:textId="65BDC7D6" w:rsidR="008E2CD5" w:rsidRPr="00F64FA7" w:rsidRDefault="008E2CD5" w:rsidP="008E2CD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Aktives Mitglied der größten freiwilligen Wasserrettungsorganisation der Welt</w:t>
            </w:r>
          </w:p>
        </w:tc>
        <w:tc>
          <w:tcPr>
            <w:tcW w:w="2167" w:type="dxa"/>
          </w:tcPr>
          <w:p w14:paraId="288A2195" w14:textId="1D34936C" w:rsidR="008E2CD5" w:rsidRPr="00F64FA7" w:rsidRDefault="008E2CD5" w:rsidP="008E2CD5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4</w:t>
            </w:r>
            <w:r w:rsidRPr="00F64FA7">
              <w:rPr>
                <w:i w:val="0"/>
                <w:iCs w:val="0"/>
                <w:sz w:val="18"/>
                <w:lang w:val="en-US"/>
              </w:rPr>
              <w:t>/201</w:t>
            </w:r>
            <w:r>
              <w:rPr>
                <w:i w:val="0"/>
                <w:iCs w:val="0"/>
                <w:sz w:val="18"/>
                <w:lang w:val="en-US"/>
              </w:rPr>
              <w:t>4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0C6202" w:rsidRPr="00A512DC" w14:paraId="7ECB507F" w14:textId="77777777" w:rsidTr="000C6202">
        <w:trPr>
          <w:trHeight w:val="212"/>
        </w:trPr>
        <w:tc>
          <w:tcPr>
            <w:tcW w:w="9924" w:type="dxa"/>
            <w:gridSpan w:val="8"/>
          </w:tcPr>
          <w:p w14:paraId="1A6A237B" w14:textId="41D5C452" w:rsidR="008E2CD5" w:rsidRPr="004067B8" w:rsidRDefault="008E2CD5" w:rsidP="008E2CD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Ausbildung zum Rettungsschwimmer</w:t>
            </w:r>
          </w:p>
          <w:p w14:paraId="2CC438FF" w14:textId="54A2E3CD" w:rsidR="008E2CD5" w:rsidRPr="005124D1" w:rsidRDefault="008E2CD5" w:rsidP="008E2CD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Unterstützung des Wachdienstes am St. Leoner-See</w:t>
            </w:r>
          </w:p>
        </w:tc>
      </w:tr>
      <w:tr w:rsidR="000C6202" w:rsidRPr="009D7C49" w14:paraId="482569A2" w14:textId="77777777" w:rsidTr="000C6202">
        <w:trPr>
          <w:trHeight w:val="561"/>
        </w:trPr>
        <w:tc>
          <w:tcPr>
            <w:tcW w:w="992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8E2CD5" w:rsidRPr="009D7C49" w:rsidRDefault="008E2CD5" w:rsidP="008E2CD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0C6202" w:rsidRPr="00D5280E" w14:paraId="2B257790" w14:textId="77777777" w:rsidTr="000C6202">
        <w:trPr>
          <w:trHeight w:val="374"/>
        </w:trPr>
        <w:tc>
          <w:tcPr>
            <w:tcW w:w="2087" w:type="dxa"/>
            <w:tcBorders>
              <w:top w:val="single" w:sz="4" w:space="0" w:color="auto"/>
            </w:tcBorders>
            <w:vAlign w:val="bottom"/>
          </w:tcPr>
          <w:p w14:paraId="15B2C431" w14:textId="56F73C25" w:rsidR="008E2CD5" w:rsidRPr="009D7C49" w:rsidRDefault="008E2CD5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837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60FDA5B6" w:rsidR="008E2CD5" w:rsidRPr="00D5280E" w:rsidRDefault="008E2CD5" w:rsidP="008E2CD5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Spanisch (B1)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0C6202" w:rsidRPr="000C6202" w14:paraId="45706C3F" w14:textId="77777777" w:rsidTr="000C6202">
        <w:trPr>
          <w:trHeight w:val="311"/>
        </w:trPr>
        <w:tc>
          <w:tcPr>
            <w:tcW w:w="2087" w:type="dxa"/>
            <w:vAlign w:val="bottom"/>
          </w:tcPr>
          <w:p w14:paraId="57688BDA" w14:textId="350496FE" w:rsidR="008E2CD5" w:rsidRPr="009D7C49" w:rsidRDefault="008E2CD5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837" w:type="dxa"/>
            <w:gridSpan w:val="7"/>
            <w:vAlign w:val="bottom"/>
          </w:tcPr>
          <w:p w14:paraId="60CA2168" w14:textId="523434E1" w:rsidR="008E2CD5" w:rsidRPr="00665BF3" w:rsidRDefault="008E2CD5" w:rsidP="008E2CD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Outlook)</w:t>
            </w:r>
          </w:p>
        </w:tc>
      </w:tr>
      <w:tr w:rsidR="000C6202" w:rsidRPr="00BA215A" w14:paraId="70CB01B0" w14:textId="77777777" w:rsidTr="000C6202">
        <w:trPr>
          <w:trHeight w:val="311"/>
        </w:trPr>
        <w:tc>
          <w:tcPr>
            <w:tcW w:w="2087" w:type="dxa"/>
            <w:vAlign w:val="bottom"/>
          </w:tcPr>
          <w:p w14:paraId="04F58216" w14:textId="564EF66E" w:rsidR="008E2CD5" w:rsidRPr="009D7C49" w:rsidRDefault="008E2CD5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837" w:type="dxa"/>
            <w:gridSpan w:val="7"/>
            <w:vAlign w:val="bottom"/>
          </w:tcPr>
          <w:p w14:paraId="598C2742" w14:textId="5FB123B2" w:rsidR="008E2CD5" w:rsidRPr="0074111D" w:rsidRDefault="008E2CD5" w:rsidP="008E2CD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>Handball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</w:t>
            </w:r>
            <w:r w:rsidRPr="00A512D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Spieler im Herrenbereich der HSG St. Leon/Reilingen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0C6202" w:rsidRPr="00BA215A" w14:paraId="577AD632" w14:textId="77777777" w:rsidTr="000C6202">
        <w:trPr>
          <w:trHeight w:val="57"/>
        </w:trPr>
        <w:tc>
          <w:tcPr>
            <w:tcW w:w="2087" w:type="dxa"/>
            <w:vAlign w:val="bottom"/>
          </w:tcPr>
          <w:p w14:paraId="659F554A" w14:textId="77777777" w:rsidR="008E2CD5" w:rsidRDefault="008E2CD5" w:rsidP="008E2CD5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837" w:type="dxa"/>
            <w:gridSpan w:val="7"/>
            <w:vAlign w:val="bottom"/>
          </w:tcPr>
          <w:p w14:paraId="2C97D2B3" w14:textId="23E197AF" w:rsidR="008E2CD5" w:rsidRPr="00C768ED" w:rsidRDefault="008E2CD5" w:rsidP="008E2CD5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Reisen, Fußball (</w:t>
            </w:r>
            <w:r w:rsidRPr="00A512D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zuletzt: Reise nach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Bukarest,</w:t>
            </w:r>
            <w:r w:rsidRPr="00A512D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Rumänien zur EM 2020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0C6202" w:rsidRPr="0018573B" w14:paraId="77360ACE" w14:textId="77777777" w:rsidTr="000C6202">
        <w:trPr>
          <w:trHeight w:val="311"/>
        </w:trPr>
        <w:tc>
          <w:tcPr>
            <w:tcW w:w="2087" w:type="dxa"/>
            <w:vAlign w:val="bottom"/>
          </w:tcPr>
          <w:p w14:paraId="4863F909" w14:textId="73024503" w:rsidR="008E2CD5" w:rsidRDefault="005255A4" w:rsidP="008E2CD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Netzwerk</w:t>
            </w:r>
            <w:r w:rsidR="008E2CD5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837" w:type="dxa"/>
            <w:gridSpan w:val="7"/>
            <w:vAlign w:val="bottom"/>
          </w:tcPr>
          <w:p w14:paraId="3E55A8B5" w14:textId="3DB9ECB6" w:rsidR="008E2CD5" w:rsidRPr="005255A4" w:rsidRDefault="005255A4" w:rsidP="008E2CD5">
            <w:pPr>
              <w:rPr>
                <w:rFonts w:ascii="Georgia" w:hAnsi="Georgia" w:cs="Georgia"/>
                <w:color w:val="000000"/>
                <w:sz w:val="18"/>
              </w:rPr>
            </w:pPr>
            <w:proofErr w:type="spellStart"/>
            <w:r w:rsidRPr="005255A4">
              <w:rPr>
                <w:rFonts w:ascii="Georgia" w:hAnsi="Georgia" w:cs="Georgia"/>
                <w:color w:val="000000"/>
                <w:sz w:val="18"/>
              </w:rPr>
              <w:t>pumpkincareers</w:t>
            </w:r>
            <w:proofErr w:type="spellEnd"/>
            <w:r w:rsidRPr="005255A4">
              <w:rPr>
                <w:rFonts w:ascii="Georgia" w:hAnsi="Georgia" w:cs="Georgia"/>
                <w:color w:val="000000"/>
                <w:sz w:val="18"/>
              </w:rPr>
              <w:t xml:space="preserve">-Mitglied </w:t>
            </w:r>
            <w:r w:rsidRPr="0063536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(studentisches Netzwerk mit Fokus auf </w:t>
            </w:r>
            <w:r w:rsidR="009217E1" w:rsidRPr="00635364">
              <w:rPr>
                <w:rFonts w:ascii="Georgia" w:hAnsi="Georgia" w:cs="Georgia"/>
                <w:i/>
                <w:iCs/>
                <w:color w:val="000000"/>
                <w:sz w:val="18"/>
              </w:rPr>
              <w:t>Consulting und IB</w:t>
            </w:r>
            <w:r w:rsidRPr="00635364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</w:tbl>
    <w:p w14:paraId="0747D2BF" w14:textId="73DFBF90" w:rsidR="00723643" w:rsidRPr="00A759A4" w:rsidRDefault="00A759A4" w:rsidP="00A759A4">
      <w:pPr>
        <w:rPr>
          <w:rFonts w:ascii="Georgia" w:hAnsi="Georgia"/>
          <w:sz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F95993" wp14:editId="37E78068">
            <wp:simplePos x="0" y="0"/>
            <wp:positionH relativeFrom="column">
              <wp:posOffset>-275590</wp:posOffset>
            </wp:positionH>
            <wp:positionV relativeFrom="paragraph">
              <wp:posOffset>143773</wp:posOffset>
            </wp:positionV>
            <wp:extent cx="981075" cy="281984"/>
            <wp:effectExtent l="0" t="0" r="0" b="0"/>
            <wp:wrapNone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8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D863CC" w14:textId="77777777" w:rsidR="003A0740" w:rsidRPr="005255A4" w:rsidRDefault="003A0740" w:rsidP="00A759A4">
      <w:pPr>
        <w:rPr>
          <w:rFonts w:ascii="Georgia" w:hAnsi="Georgia"/>
          <w:sz w:val="18"/>
        </w:rPr>
      </w:pPr>
    </w:p>
    <w:p w14:paraId="246029BB" w14:textId="21C8530F" w:rsidR="00A759A4" w:rsidRPr="00A759A4" w:rsidRDefault="00A759A4" w:rsidP="000C6202">
      <w:pPr>
        <w:ind w:hanging="426"/>
        <w:rPr>
          <w:rFonts w:ascii="Georgia" w:hAnsi="Georgia"/>
          <w:sz w:val="18"/>
          <w:lang w:val="en-US"/>
        </w:rPr>
        <w:pPrChange w:id="76" w:author="David Döbele" w:date="2022-03-01T20:33:00Z">
          <w:pPr/>
        </w:pPrChange>
      </w:pPr>
      <w:r w:rsidRPr="00A759A4">
        <w:rPr>
          <w:rFonts w:ascii="Georgia" w:hAnsi="Georgia"/>
          <w:sz w:val="18"/>
          <w:lang w:val="en-US"/>
        </w:rPr>
        <w:t xml:space="preserve">St. Leon-Rot, den </w:t>
      </w:r>
      <w:r w:rsidR="003015C2">
        <w:rPr>
          <w:rFonts w:ascii="Georgia" w:hAnsi="Georgia"/>
          <w:sz w:val="18"/>
          <w:lang w:val="en-US"/>
        </w:rPr>
        <w:t>0</w:t>
      </w:r>
      <w:r w:rsidR="009217E1">
        <w:rPr>
          <w:rFonts w:ascii="Georgia" w:hAnsi="Georgia"/>
          <w:sz w:val="18"/>
          <w:lang w:val="en-US"/>
        </w:rPr>
        <w:t>1</w:t>
      </w:r>
      <w:r w:rsidRPr="00A759A4">
        <w:rPr>
          <w:rFonts w:ascii="Georgia" w:hAnsi="Georgia"/>
          <w:sz w:val="18"/>
          <w:lang w:val="en-US"/>
        </w:rPr>
        <w:t>.</w:t>
      </w:r>
      <w:r w:rsidR="003015C2">
        <w:rPr>
          <w:rFonts w:ascii="Georgia" w:hAnsi="Georgia"/>
          <w:sz w:val="18"/>
          <w:lang w:val="en-US"/>
        </w:rPr>
        <w:t>0</w:t>
      </w:r>
      <w:r w:rsidR="00D37DCF">
        <w:rPr>
          <w:rFonts w:ascii="Georgia" w:hAnsi="Georgia"/>
          <w:sz w:val="18"/>
          <w:lang w:val="en-US"/>
        </w:rPr>
        <w:t>3</w:t>
      </w:r>
      <w:r w:rsidRPr="00A759A4">
        <w:rPr>
          <w:rFonts w:ascii="Georgia" w:hAnsi="Georgia"/>
          <w:sz w:val="18"/>
          <w:lang w:val="en-US"/>
        </w:rPr>
        <w:t>.202</w:t>
      </w:r>
      <w:r w:rsidR="003015C2">
        <w:rPr>
          <w:rFonts w:ascii="Georgia" w:hAnsi="Georgia"/>
          <w:sz w:val="18"/>
          <w:lang w:val="en-US"/>
        </w:rPr>
        <w:t>2</w:t>
      </w:r>
    </w:p>
    <w:sectPr w:rsidR="00A759A4" w:rsidRPr="00A759A4" w:rsidSect="000C6202">
      <w:footerReference w:type="even" r:id="rId9"/>
      <w:pgSz w:w="11906" w:h="16838"/>
      <w:pgMar w:top="794" w:right="1418" w:bottom="340" w:left="1418" w:header="709" w:footer="709" w:gutter="0"/>
      <w:cols w:space="708"/>
      <w:docGrid w:linePitch="360"/>
      <w:sectPrChange w:id="77" w:author="David Döbele" w:date="2022-03-01T20:33:00Z">
        <w:sectPr w:rsidR="00A759A4" w:rsidRPr="00A759A4" w:rsidSect="000C6202">
          <w:pgMar w:top="102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03F00" w14:textId="77777777" w:rsidR="00D353F2" w:rsidRDefault="00D353F2" w:rsidP="00BE053D">
      <w:pPr>
        <w:spacing w:after="0" w:line="240" w:lineRule="auto"/>
      </w:pPr>
      <w:r>
        <w:separator/>
      </w:r>
    </w:p>
  </w:endnote>
  <w:endnote w:type="continuationSeparator" w:id="0">
    <w:p w14:paraId="206707F5" w14:textId="77777777" w:rsidR="00D353F2" w:rsidRDefault="00D353F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10964" w14:textId="77777777" w:rsidR="00D353F2" w:rsidRDefault="00D353F2" w:rsidP="00BE053D">
      <w:pPr>
        <w:spacing w:after="0" w:line="240" w:lineRule="auto"/>
      </w:pPr>
      <w:r>
        <w:separator/>
      </w:r>
    </w:p>
  </w:footnote>
  <w:footnote w:type="continuationSeparator" w:id="0">
    <w:p w14:paraId="211D630D" w14:textId="77777777" w:rsidR="00D353F2" w:rsidRDefault="00D353F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8059A1"/>
    <w:multiLevelType w:val="hybridMultilevel"/>
    <w:tmpl w:val="9E2A31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16103"/>
    <w:multiLevelType w:val="hybridMultilevel"/>
    <w:tmpl w:val="EB0817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5133D7"/>
    <w:multiLevelType w:val="hybridMultilevel"/>
    <w:tmpl w:val="ED0204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9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4"/>
  </w:num>
  <w:num w:numId="9">
    <w:abstractNumId w:val="13"/>
  </w:num>
  <w:num w:numId="10">
    <w:abstractNumId w:val="26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8"/>
  </w:num>
  <w:num w:numId="18">
    <w:abstractNumId w:val="4"/>
  </w:num>
  <w:num w:numId="19">
    <w:abstractNumId w:val="20"/>
  </w:num>
  <w:num w:numId="20">
    <w:abstractNumId w:val="11"/>
  </w:num>
  <w:num w:numId="21">
    <w:abstractNumId w:val="12"/>
  </w:num>
  <w:num w:numId="22">
    <w:abstractNumId w:val="17"/>
  </w:num>
  <w:num w:numId="23">
    <w:abstractNumId w:val="8"/>
  </w:num>
  <w:num w:numId="24">
    <w:abstractNumId w:val="22"/>
  </w:num>
  <w:num w:numId="25">
    <w:abstractNumId w:val="25"/>
  </w:num>
  <w:num w:numId="26">
    <w:abstractNumId w:val="3"/>
  </w:num>
  <w:num w:numId="27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66A6"/>
    <w:rsid w:val="000468DE"/>
    <w:rsid w:val="00050BF5"/>
    <w:rsid w:val="00061D33"/>
    <w:rsid w:val="00064643"/>
    <w:rsid w:val="000876E6"/>
    <w:rsid w:val="00087747"/>
    <w:rsid w:val="00092A2C"/>
    <w:rsid w:val="000A0B85"/>
    <w:rsid w:val="000A1FDA"/>
    <w:rsid w:val="000B61FF"/>
    <w:rsid w:val="000B63E2"/>
    <w:rsid w:val="000B6548"/>
    <w:rsid w:val="000B65F4"/>
    <w:rsid w:val="000C6202"/>
    <w:rsid w:val="000C671B"/>
    <w:rsid w:val="000D4326"/>
    <w:rsid w:val="000D4B94"/>
    <w:rsid w:val="000D671A"/>
    <w:rsid w:val="000D6B28"/>
    <w:rsid w:val="000F569E"/>
    <w:rsid w:val="00103EC5"/>
    <w:rsid w:val="00116C6E"/>
    <w:rsid w:val="00125600"/>
    <w:rsid w:val="00125BBB"/>
    <w:rsid w:val="00125CA6"/>
    <w:rsid w:val="0014493E"/>
    <w:rsid w:val="00156FC9"/>
    <w:rsid w:val="00160A2F"/>
    <w:rsid w:val="00162A5A"/>
    <w:rsid w:val="00165939"/>
    <w:rsid w:val="00172867"/>
    <w:rsid w:val="00175B6D"/>
    <w:rsid w:val="0018573B"/>
    <w:rsid w:val="001901ED"/>
    <w:rsid w:val="0019483A"/>
    <w:rsid w:val="001A46BF"/>
    <w:rsid w:val="001A481B"/>
    <w:rsid w:val="001A4940"/>
    <w:rsid w:val="001A7D2D"/>
    <w:rsid w:val="001B0186"/>
    <w:rsid w:val="001B62CA"/>
    <w:rsid w:val="001B6590"/>
    <w:rsid w:val="001C3731"/>
    <w:rsid w:val="001C52A6"/>
    <w:rsid w:val="001D4DCD"/>
    <w:rsid w:val="001E017A"/>
    <w:rsid w:val="001F2D05"/>
    <w:rsid w:val="001F4175"/>
    <w:rsid w:val="00223A4D"/>
    <w:rsid w:val="00232CB5"/>
    <w:rsid w:val="00234A7E"/>
    <w:rsid w:val="0024373D"/>
    <w:rsid w:val="0024500A"/>
    <w:rsid w:val="002508C2"/>
    <w:rsid w:val="00267252"/>
    <w:rsid w:val="0027552C"/>
    <w:rsid w:val="00282DB0"/>
    <w:rsid w:val="00291E62"/>
    <w:rsid w:val="002A6D4D"/>
    <w:rsid w:val="002B2091"/>
    <w:rsid w:val="002C6972"/>
    <w:rsid w:val="002D2B32"/>
    <w:rsid w:val="002D4516"/>
    <w:rsid w:val="002F3DCA"/>
    <w:rsid w:val="002F46AD"/>
    <w:rsid w:val="003015C2"/>
    <w:rsid w:val="003074E8"/>
    <w:rsid w:val="003101F0"/>
    <w:rsid w:val="00314B7A"/>
    <w:rsid w:val="00324BC5"/>
    <w:rsid w:val="00327477"/>
    <w:rsid w:val="00332263"/>
    <w:rsid w:val="00340BAB"/>
    <w:rsid w:val="003418E0"/>
    <w:rsid w:val="003432B6"/>
    <w:rsid w:val="00344846"/>
    <w:rsid w:val="0034636F"/>
    <w:rsid w:val="0034674E"/>
    <w:rsid w:val="00347F8D"/>
    <w:rsid w:val="00357BD0"/>
    <w:rsid w:val="003632D5"/>
    <w:rsid w:val="0036657D"/>
    <w:rsid w:val="00372F7B"/>
    <w:rsid w:val="003733E5"/>
    <w:rsid w:val="00380C84"/>
    <w:rsid w:val="00386723"/>
    <w:rsid w:val="00390EA6"/>
    <w:rsid w:val="00396910"/>
    <w:rsid w:val="003A0740"/>
    <w:rsid w:val="003A4CB7"/>
    <w:rsid w:val="003B2863"/>
    <w:rsid w:val="003E27C3"/>
    <w:rsid w:val="003E6304"/>
    <w:rsid w:val="003F3E3F"/>
    <w:rsid w:val="004067B8"/>
    <w:rsid w:val="0041041B"/>
    <w:rsid w:val="004154BE"/>
    <w:rsid w:val="0042013D"/>
    <w:rsid w:val="00422F83"/>
    <w:rsid w:val="00426D7E"/>
    <w:rsid w:val="0043430C"/>
    <w:rsid w:val="00435E6D"/>
    <w:rsid w:val="00440E26"/>
    <w:rsid w:val="00443668"/>
    <w:rsid w:val="00453076"/>
    <w:rsid w:val="00456B0D"/>
    <w:rsid w:val="004753EA"/>
    <w:rsid w:val="00476AF8"/>
    <w:rsid w:val="00484FD7"/>
    <w:rsid w:val="004929FB"/>
    <w:rsid w:val="004A54BA"/>
    <w:rsid w:val="004B6A5E"/>
    <w:rsid w:val="004C6826"/>
    <w:rsid w:val="00500253"/>
    <w:rsid w:val="00507EA7"/>
    <w:rsid w:val="005124D1"/>
    <w:rsid w:val="005255A4"/>
    <w:rsid w:val="00526089"/>
    <w:rsid w:val="00527A28"/>
    <w:rsid w:val="00527DCA"/>
    <w:rsid w:val="0053778F"/>
    <w:rsid w:val="005406AB"/>
    <w:rsid w:val="00541DD4"/>
    <w:rsid w:val="005716D4"/>
    <w:rsid w:val="00571B60"/>
    <w:rsid w:val="00575720"/>
    <w:rsid w:val="00585A4D"/>
    <w:rsid w:val="005A097C"/>
    <w:rsid w:val="005A7384"/>
    <w:rsid w:val="005D6329"/>
    <w:rsid w:val="005E57F6"/>
    <w:rsid w:val="005F24CE"/>
    <w:rsid w:val="005F33A1"/>
    <w:rsid w:val="005F76C1"/>
    <w:rsid w:val="006058D8"/>
    <w:rsid w:val="00610200"/>
    <w:rsid w:val="00623699"/>
    <w:rsid w:val="00632D5A"/>
    <w:rsid w:val="00635364"/>
    <w:rsid w:val="00635515"/>
    <w:rsid w:val="006358B8"/>
    <w:rsid w:val="006546FD"/>
    <w:rsid w:val="00665BF3"/>
    <w:rsid w:val="006732D6"/>
    <w:rsid w:val="00681AAF"/>
    <w:rsid w:val="00681D89"/>
    <w:rsid w:val="00693E09"/>
    <w:rsid w:val="006967C5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223A"/>
    <w:rsid w:val="006F441F"/>
    <w:rsid w:val="00711CEF"/>
    <w:rsid w:val="00716016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2729"/>
    <w:rsid w:val="007B2F9A"/>
    <w:rsid w:val="007C6A3C"/>
    <w:rsid w:val="007D07B1"/>
    <w:rsid w:val="007D3016"/>
    <w:rsid w:val="007D4BEE"/>
    <w:rsid w:val="007D5BE9"/>
    <w:rsid w:val="008050E4"/>
    <w:rsid w:val="00820E4B"/>
    <w:rsid w:val="0082257D"/>
    <w:rsid w:val="00853438"/>
    <w:rsid w:val="00866846"/>
    <w:rsid w:val="0087111F"/>
    <w:rsid w:val="00875DA9"/>
    <w:rsid w:val="00891E6E"/>
    <w:rsid w:val="00895E38"/>
    <w:rsid w:val="008A5F13"/>
    <w:rsid w:val="008A782B"/>
    <w:rsid w:val="008B0FC0"/>
    <w:rsid w:val="008B2E95"/>
    <w:rsid w:val="008C429A"/>
    <w:rsid w:val="008C66D9"/>
    <w:rsid w:val="008E1F3D"/>
    <w:rsid w:val="008E2CD5"/>
    <w:rsid w:val="00900557"/>
    <w:rsid w:val="009053D7"/>
    <w:rsid w:val="0091331D"/>
    <w:rsid w:val="009217E1"/>
    <w:rsid w:val="009259DF"/>
    <w:rsid w:val="0093223C"/>
    <w:rsid w:val="009350F0"/>
    <w:rsid w:val="00941A87"/>
    <w:rsid w:val="009501C2"/>
    <w:rsid w:val="009668B9"/>
    <w:rsid w:val="00976577"/>
    <w:rsid w:val="00996356"/>
    <w:rsid w:val="00997D9A"/>
    <w:rsid w:val="009A4B0E"/>
    <w:rsid w:val="009D7C49"/>
    <w:rsid w:val="009E7297"/>
    <w:rsid w:val="009E7878"/>
    <w:rsid w:val="00A0257D"/>
    <w:rsid w:val="00A12EDC"/>
    <w:rsid w:val="00A242CB"/>
    <w:rsid w:val="00A26D0D"/>
    <w:rsid w:val="00A27D4F"/>
    <w:rsid w:val="00A33BDE"/>
    <w:rsid w:val="00A34885"/>
    <w:rsid w:val="00A36DFC"/>
    <w:rsid w:val="00A42395"/>
    <w:rsid w:val="00A43BC1"/>
    <w:rsid w:val="00A512DC"/>
    <w:rsid w:val="00A60098"/>
    <w:rsid w:val="00A74225"/>
    <w:rsid w:val="00A759A4"/>
    <w:rsid w:val="00A834A9"/>
    <w:rsid w:val="00A936D5"/>
    <w:rsid w:val="00A96D1E"/>
    <w:rsid w:val="00AA02FA"/>
    <w:rsid w:val="00AA1EB0"/>
    <w:rsid w:val="00AA2DA3"/>
    <w:rsid w:val="00AA5A9C"/>
    <w:rsid w:val="00AB016A"/>
    <w:rsid w:val="00AB2A5A"/>
    <w:rsid w:val="00AC2BFB"/>
    <w:rsid w:val="00AD0CF3"/>
    <w:rsid w:val="00AD28F8"/>
    <w:rsid w:val="00AD681F"/>
    <w:rsid w:val="00B0230B"/>
    <w:rsid w:val="00B17D95"/>
    <w:rsid w:val="00B23509"/>
    <w:rsid w:val="00B258B3"/>
    <w:rsid w:val="00B32F87"/>
    <w:rsid w:val="00B3499F"/>
    <w:rsid w:val="00B359DB"/>
    <w:rsid w:val="00B3632B"/>
    <w:rsid w:val="00B409D8"/>
    <w:rsid w:val="00B5178D"/>
    <w:rsid w:val="00B67F1F"/>
    <w:rsid w:val="00B701D7"/>
    <w:rsid w:val="00B74C9A"/>
    <w:rsid w:val="00B90595"/>
    <w:rsid w:val="00BA215A"/>
    <w:rsid w:val="00BB0C01"/>
    <w:rsid w:val="00BB5F09"/>
    <w:rsid w:val="00BB760C"/>
    <w:rsid w:val="00BC0D9F"/>
    <w:rsid w:val="00BE053D"/>
    <w:rsid w:val="00BF1A7A"/>
    <w:rsid w:val="00BF1FA3"/>
    <w:rsid w:val="00C00974"/>
    <w:rsid w:val="00C018E4"/>
    <w:rsid w:val="00C066FA"/>
    <w:rsid w:val="00C25387"/>
    <w:rsid w:val="00C4379B"/>
    <w:rsid w:val="00C54BE3"/>
    <w:rsid w:val="00C57F80"/>
    <w:rsid w:val="00C768ED"/>
    <w:rsid w:val="00C80D58"/>
    <w:rsid w:val="00C82A8F"/>
    <w:rsid w:val="00C879E3"/>
    <w:rsid w:val="00C87A14"/>
    <w:rsid w:val="00C916C2"/>
    <w:rsid w:val="00CA3C72"/>
    <w:rsid w:val="00CC08BF"/>
    <w:rsid w:val="00CC4CDD"/>
    <w:rsid w:val="00CC7F56"/>
    <w:rsid w:val="00CD1B12"/>
    <w:rsid w:val="00CD55DC"/>
    <w:rsid w:val="00CE1BBC"/>
    <w:rsid w:val="00CE2595"/>
    <w:rsid w:val="00CE28CC"/>
    <w:rsid w:val="00CE72FC"/>
    <w:rsid w:val="00CF107F"/>
    <w:rsid w:val="00CF31EE"/>
    <w:rsid w:val="00D0081B"/>
    <w:rsid w:val="00D1492F"/>
    <w:rsid w:val="00D17B69"/>
    <w:rsid w:val="00D21E00"/>
    <w:rsid w:val="00D3003C"/>
    <w:rsid w:val="00D32FA4"/>
    <w:rsid w:val="00D330C8"/>
    <w:rsid w:val="00D331F4"/>
    <w:rsid w:val="00D353F2"/>
    <w:rsid w:val="00D37DCF"/>
    <w:rsid w:val="00D470E4"/>
    <w:rsid w:val="00D52142"/>
    <w:rsid w:val="00D5280E"/>
    <w:rsid w:val="00D5649E"/>
    <w:rsid w:val="00D61F14"/>
    <w:rsid w:val="00D80D6B"/>
    <w:rsid w:val="00D90950"/>
    <w:rsid w:val="00D90A40"/>
    <w:rsid w:val="00DA69DF"/>
    <w:rsid w:val="00DB33F8"/>
    <w:rsid w:val="00DC3406"/>
    <w:rsid w:val="00DC6267"/>
    <w:rsid w:val="00DD1F75"/>
    <w:rsid w:val="00DD38E2"/>
    <w:rsid w:val="00E0478C"/>
    <w:rsid w:val="00E13110"/>
    <w:rsid w:val="00E1716D"/>
    <w:rsid w:val="00E23FE2"/>
    <w:rsid w:val="00E24DF1"/>
    <w:rsid w:val="00E24F3C"/>
    <w:rsid w:val="00E30BBF"/>
    <w:rsid w:val="00E431ED"/>
    <w:rsid w:val="00E64FF5"/>
    <w:rsid w:val="00E85276"/>
    <w:rsid w:val="00E907EC"/>
    <w:rsid w:val="00E95348"/>
    <w:rsid w:val="00E96EC4"/>
    <w:rsid w:val="00EA5421"/>
    <w:rsid w:val="00EB34FC"/>
    <w:rsid w:val="00EB5816"/>
    <w:rsid w:val="00ED0EA9"/>
    <w:rsid w:val="00EE3E5B"/>
    <w:rsid w:val="00EF77DF"/>
    <w:rsid w:val="00F06EAA"/>
    <w:rsid w:val="00F11BEF"/>
    <w:rsid w:val="00F258E7"/>
    <w:rsid w:val="00F31B84"/>
    <w:rsid w:val="00F608D9"/>
    <w:rsid w:val="00F6094A"/>
    <w:rsid w:val="00F631EC"/>
    <w:rsid w:val="00F64C22"/>
    <w:rsid w:val="00F64FA7"/>
    <w:rsid w:val="00F721C2"/>
    <w:rsid w:val="00F74D19"/>
    <w:rsid w:val="00F80053"/>
    <w:rsid w:val="00FA02C7"/>
    <w:rsid w:val="00FA381D"/>
    <w:rsid w:val="00FA4186"/>
    <w:rsid w:val="00FB1B20"/>
    <w:rsid w:val="00FB1C7E"/>
    <w:rsid w:val="00FC0531"/>
    <w:rsid w:val="00FC13F0"/>
    <w:rsid w:val="00FD0FB7"/>
    <w:rsid w:val="00FE79A2"/>
    <w:rsid w:val="00FF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80D5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80D5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80D5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80D5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80D58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D0C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2891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2022-03-01T09:35:00Z</cp:lastPrinted>
  <dcterms:created xsi:type="dcterms:W3CDTF">2022-03-01T18:25:00Z</dcterms:created>
  <dcterms:modified xsi:type="dcterms:W3CDTF">2022-03-01T19:34:00Z</dcterms:modified>
</cp:coreProperties>
</file>