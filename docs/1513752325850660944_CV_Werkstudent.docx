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22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7"/>
        <w:gridCol w:w="7305"/>
        <w:gridCol w:w="2710"/>
        <w:tblGridChange w:id="0">
          <w:tblGrid>
            <w:gridCol w:w="1007"/>
            <w:gridCol w:w="7305"/>
            <w:gridCol w:w="2710"/>
          </w:tblGrid>
        </w:tblGridChange>
      </w:tblGrid>
      <w:tr w:rsidR="00E61C96" w:rsidRPr="00E04954" w14:paraId="7F72F116" w14:textId="77777777" w:rsidTr="007521FE">
        <w:trPr>
          <w:trHeight w:val="799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5610AD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  <w:lang w:val="de-DE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  <w:lang w:val="de-DE"/>
              </w:rPr>
              <w:t>Simon Cichy</w:t>
            </w:r>
          </w:p>
          <w:p w14:paraId="5FCABAF3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lang w:val="de-DE"/>
              </w:rPr>
            </w:pPr>
            <w:r w:rsidRPr="00681B99">
              <w:rPr>
                <w:rFonts w:ascii="Arial" w:hAnsi="Arial" w:cs="Arial"/>
                <w:sz w:val="18"/>
                <w:szCs w:val="18"/>
                <w:lang w:val="de-DE"/>
                <w:rPrChange w:id="1" w:author="David Döbele" w:date="2026-06-09T05:47:00Z" w16du:dateUtc="2026-06-09T03:47:00Z">
                  <w:rPr>
                    <w:rFonts w:ascii="Arial" w:hAnsi="Arial" w:cs="Arial"/>
                    <w:lang w:val="de-DE"/>
                  </w:rPr>
                </w:rPrChange>
              </w:rPr>
              <w:t>+49 175 4127921 | cichy.simon@proton.me | R6 8, 68161 Mannheim, Deutschland</w:t>
            </w:r>
          </w:p>
        </w:tc>
      </w:tr>
      <w:tr w:rsidR="00E61C96" w:rsidRPr="0036057F" w14:paraId="1879B938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2" w:author="David Döbele" w:date="2026-06-09T05:47:00Z" w16du:dateUtc="2026-06-09T03:47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510"/>
          <w:trPrChange w:id="3" w:author="David Döbele" w:date="2026-06-09T05:47:00Z" w16du:dateUtc="2026-06-09T03:47:00Z">
            <w:trPr>
              <w:trHeight w:val="332"/>
            </w:trPr>
          </w:trPrChange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tcPrChange w:id="4" w:author="David Döbele" w:date="2026-06-09T05:47:00Z" w16du:dateUtc="2026-06-09T03:47:00Z">
              <w:tcPr>
                <w:tcW w:w="11022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</w:tcPrChange>
          </w:tcPr>
          <w:p w14:paraId="7797E003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BILDUNG</w:t>
            </w:r>
          </w:p>
        </w:tc>
      </w:tr>
      <w:tr w:rsidR="00E61C96" w:rsidRPr="00F928A4" w14:paraId="1AFB5765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5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6" w:author="David Döbele" w:date="2026-06-09T05:45:00Z" w16du:dateUtc="2026-06-09T03:45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tcPrChange w:id="7" w:author="David Döbele" w:date="2026-06-09T05:45:00Z" w16du:dateUtc="2026-06-09T03:45:00Z">
              <w:tcPr>
                <w:tcW w:w="8312" w:type="dxa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10C36300" w14:textId="77777777" w:rsidR="00E61C96" w:rsidRPr="00F928A4" w:rsidRDefault="00E61C96" w:rsidP="00681B9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Universität Mannheim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tcPrChange w:id="8" w:author="David Döbele" w:date="2026-06-09T05:45:00Z" w16du:dateUtc="2026-06-09T03:45:00Z">
              <w:tcPr>
                <w:tcW w:w="271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32B9BFAE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 w:rsidRPr="00F928A4"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Mannheim, DE</w:t>
            </w:r>
          </w:p>
        </w:tc>
      </w:tr>
      <w:tr w:rsidR="00E61C96" w:rsidRPr="0036057F" w14:paraId="0D8DA7BB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9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139"/>
          <w:trPrChange w:id="10" w:author="David Döbele" w:date="2026-06-09T05:45:00Z" w16du:dateUtc="2026-06-09T03:45:00Z">
            <w:trPr>
              <w:trHeight w:val="139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1" w:author="David Döbele" w:date="2026-06-09T05:45:00Z" w16du:dateUtc="2026-06-09T03:45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375487B9" w14:textId="77777777" w:rsidR="00E61C96" w:rsidRPr="0036057F" w:rsidRDefault="00E61C96" w:rsidP="00681B99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057F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B.Sc. in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Volkswirtschaftslehre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2" w:author="David Döbele" w:date="2026-06-09T05:45:00Z" w16du:dateUtc="2026-06-09T03:45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0E7895E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09/2025 –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vsl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 08/2028</w:t>
            </w:r>
          </w:p>
        </w:tc>
      </w:tr>
      <w:tr w:rsidR="00E61C96" w:rsidRPr="0036057F" w14:paraId="53CA39DF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13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61"/>
          <w:trPrChange w:id="14" w:author="David Döbele" w:date="2026-06-09T05:45:00Z" w16du:dateUtc="2026-06-09T03:45:00Z">
            <w:trPr>
              <w:trHeight w:val="361"/>
            </w:trPr>
          </w:trPrChange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15" w:author="David Döbele" w:date="2026-06-09T05:45:00Z" w16du:dateUtc="2026-06-09T03:45:00Z">
              <w:tcPr>
                <w:tcW w:w="11022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0E68567A" w14:textId="77777777" w:rsidR="00E61C96" w:rsidRPr="000A19DB" w:rsidRDefault="00E61C96" w:rsidP="00681B99">
            <w:pPr>
              <w:pStyle w:val="Listenabsatz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Lehrveranstaltungen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2. Semester: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Makroökonomie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Mikroökonomie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Statistik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1 </w:t>
            </w:r>
          </w:p>
        </w:tc>
      </w:tr>
      <w:tr w:rsidR="00E61C96" w:rsidRPr="00F928A4" w14:paraId="2CB80CCA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16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17" w:author="David Döbele" w:date="2026-06-09T05:45:00Z" w16du:dateUtc="2026-06-09T03:45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8" w:author="David Döbele" w:date="2026-06-09T05:45:00Z" w16du:dateUtc="2026-06-09T03:45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101AF8A8" w14:textId="77777777" w:rsidR="00E61C96" w:rsidRPr="00F928A4" w:rsidRDefault="00E61C96" w:rsidP="00681B9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Ludwig-Erhard-Berufskolleg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9" w:author="David Döbele" w:date="2026-06-09T05:45:00Z" w16du:dateUtc="2026-06-09T03:45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5C1F3EF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29DF9737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20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139"/>
          <w:trPrChange w:id="21" w:author="David Döbele" w:date="2026-06-09T05:45:00Z" w16du:dateUtc="2026-06-09T03:45:00Z">
            <w:trPr>
              <w:trHeight w:val="139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22" w:author="David Döbele" w:date="2026-06-09T05:45:00Z" w16du:dateUtc="2026-06-09T03:45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BCF69B1" w14:textId="77777777" w:rsidR="00E61C96" w:rsidRPr="0036057F" w:rsidRDefault="00E61C96" w:rsidP="00681B99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Allgemeine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Hochschulreife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(Abitur)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23" w:author="David Döbele" w:date="2026-06-09T05:45:00Z" w16du:dateUtc="2026-06-09T03:45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F1669A4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08/2022 – 07/2025</w:t>
            </w:r>
          </w:p>
        </w:tc>
      </w:tr>
      <w:tr w:rsidR="00E61C96" w:rsidRPr="0036057F" w14:paraId="76D9D3AB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8DC45" w14:textId="69C13E7F" w:rsidR="00E61C96" w:rsidRPr="0036057F" w:rsidDel="00681B99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del w:id="24" w:author="David Döbele" w:date="2026-06-09T05:46:00Z" w16du:dateUtc="2026-06-09T03:46:00Z"/>
                <w:rFonts w:ascii="Arial" w:hAnsi="Arial" w:cs="Arial"/>
                <w:sz w:val="18"/>
                <w:szCs w:val="18"/>
              </w:rPr>
            </w:pPr>
            <w:del w:id="25" w:author="David Döbele" w:date="2026-06-09T05:46:00Z" w16du:dateUtc="2026-06-09T03:46:00Z">
              <w:r w:rsidDel="00681B99">
                <w:rPr>
                  <w:rFonts w:ascii="Arial" w:hAnsi="Arial" w:cs="Arial"/>
                  <w:sz w:val="18"/>
                  <w:szCs w:val="18"/>
                </w:rPr>
                <w:delText>Abschlussnote: 2,4</w:delText>
              </w:r>
            </w:del>
          </w:p>
          <w:p w14:paraId="2BE6FAE4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Leistungskurse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Mathematik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Betriebswirtschaftslehre</w:t>
            </w:r>
            <w:proofErr w:type="spellEnd"/>
          </w:p>
          <w:p w14:paraId="5733BCAB" w14:textId="77777777" w:rsidR="00E61C96" w:rsidRPr="0036057F" w:rsidRDefault="00E61C96" w:rsidP="007521FE">
            <w:pPr>
              <w:pStyle w:val="Listenabsatz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61C96" w:rsidRPr="0036057F" w14:paraId="42D74B17" w14:textId="77777777" w:rsidTr="007521FE">
        <w:trPr>
          <w:trHeight w:val="332"/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A4860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BERUFSERFAHRUNG</w:t>
            </w:r>
          </w:p>
        </w:tc>
      </w:tr>
      <w:tr w:rsidR="00E61C96" w:rsidRPr="00F928A4" w14:paraId="19F305D5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26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27" w:author="David Döbele" w:date="2026-06-09T05:45:00Z" w16du:dateUtc="2026-06-09T03:45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28" w:author="David Döbele" w:date="2026-06-09T05:45:00Z" w16du:dateUtc="2026-06-09T03:45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8687E61" w14:textId="77777777" w:rsidR="00E61C96" w:rsidRPr="00A8730E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8730E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J&amp;G Trade Car 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ales Ltd.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29" w:author="David Döbele" w:date="2026-06-09T05:45:00Z" w16du:dateUtc="2026-06-09T03:45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3BC544F4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Dublin, IE</w:t>
            </w:r>
          </w:p>
        </w:tc>
      </w:tr>
      <w:tr w:rsidR="00E61C96" w:rsidRPr="0036057F" w14:paraId="6E0AD94A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370E8" w14:textId="77777777" w:rsidR="00E61C96" w:rsidRPr="002D789C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Erasmus+ </w:t>
            </w:r>
            <w:proofErr w:type="spellStart"/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>Praktikum</w:t>
            </w:r>
            <w:proofErr w:type="spellEnd"/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Verwaltung und </w:t>
            </w:r>
            <w:proofErr w:type="spellStart"/>
            <w:r w:rsidRPr="002D789C">
              <w:rPr>
                <w:rFonts w:ascii="Arial" w:hAnsi="Arial" w:cs="Arial"/>
                <w:i/>
                <w:iCs/>
                <w:sz w:val="18"/>
                <w:szCs w:val="18"/>
              </w:rPr>
              <w:t>Kundenservice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F346C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06/2024 – 07/2024</w:t>
            </w:r>
          </w:p>
        </w:tc>
      </w:tr>
      <w:tr w:rsidR="00E61C96" w:rsidRPr="0036057F" w14:paraId="57313A93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EE5B8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Erstellung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Aktualisierung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von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Fahrzeuginseraten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auf der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Firmenwebsite</w:t>
            </w:r>
            <w:proofErr w:type="spellEnd"/>
          </w:p>
          <w:p w14:paraId="54FF84CE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administrativen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Aufgaben</w:t>
            </w:r>
            <w:proofErr w:type="spellEnd"/>
            <w:r w:rsidRPr="002D789C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2D789C">
              <w:rPr>
                <w:rFonts w:ascii="Arial" w:hAnsi="Arial" w:cs="Arial"/>
                <w:sz w:val="18"/>
                <w:szCs w:val="18"/>
              </w:rPr>
              <w:t>Logistikprozessen</w:t>
            </w:r>
            <w:proofErr w:type="spellEnd"/>
          </w:p>
          <w:p w14:paraId="6996BF2E" w14:textId="77777777" w:rsidR="00E61C96" w:rsidRPr="005833E1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Betreuung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von </w:t>
            </w:r>
            <w:proofErr w:type="spellStart"/>
            <w:proofErr w:type="gramStart"/>
            <w:r w:rsidRPr="00C835E1">
              <w:rPr>
                <w:rFonts w:ascii="Arial" w:hAnsi="Arial" w:cs="Arial"/>
                <w:sz w:val="18"/>
                <w:szCs w:val="18"/>
              </w:rPr>
              <w:t>Kund:innen</w:t>
            </w:r>
            <w:proofErr w:type="spellEnd"/>
            <w:proofErr w:type="gram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proofErr w:type="gramStart"/>
            <w:r w:rsidRPr="00C835E1">
              <w:rPr>
                <w:rFonts w:ascii="Arial" w:hAnsi="Arial" w:cs="Arial"/>
                <w:sz w:val="18"/>
                <w:szCs w:val="18"/>
              </w:rPr>
              <w:t>Lieferant:innen</w:t>
            </w:r>
            <w:proofErr w:type="spellEnd"/>
            <w:proofErr w:type="gram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sowie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Bearbeitung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organisatorischer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Anfragen</w:t>
            </w:r>
            <w:proofErr w:type="spellEnd"/>
          </w:p>
        </w:tc>
      </w:tr>
      <w:tr w:rsidR="00E61C96" w:rsidRPr="00F928A4" w14:paraId="7D20AF13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30" w:author="David Döbele" w:date="2026-06-09T05:45:00Z" w16du:dateUtc="2026-06-09T03:45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31" w:author="David Döbele" w:date="2026-06-09T05:45:00Z" w16du:dateUtc="2026-06-09T03:45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32" w:author="David Döbele" w:date="2026-06-09T05:45:00Z" w16du:dateUtc="2026-06-09T03:45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16A104B4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 w:rsidRPr="002B17EE">
              <w:rPr>
                <w:rFonts w:ascii="Arial" w:hAnsi="Arial" w:cs="Arial"/>
                <w:b/>
                <w:bCs/>
                <w:sz w:val="20"/>
                <w:szCs w:val="20"/>
              </w:rPr>
              <w:t>Commerzbank AG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33" w:author="David Döbele" w:date="2026-06-09T05:45:00Z" w16du:dateUtc="2026-06-09T03:45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3A3E2510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7A387279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96B0E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Praktikum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Verwaltung und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Kundenservice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CDB5E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F07F9">
              <w:rPr>
                <w:rFonts w:ascii="Arial" w:hAnsi="Arial" w:cs="Arial"/>
                <w:sz w:val="18"/>
                <w:szCs w:val="18"/>
              </w:rPr>
              <w:t>03/2024 – 04/2024</w:t>
            </w:r>
          </w:p>
        </w:tc>
      </w:tr>
      <w:tr w:rsidR="00E61C96" w:rsidRPr="0036057F" w14:paraId="5505B184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C772D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Einblicke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in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Abläufe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wie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Kreditvergabe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Kontoeröffnung</w:t>
            </w:r>
            <w:proofErr w:type="spellEnd"/>
          </w:p>
          <w:p w14:paraId="41C4F6DA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im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Kundenservice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am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Schalter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täglichen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Kundenanliegen</w:t>
            </w:r>
            <w:proofErr w:type="spellEnd"/>
          </w:p>
          <w:p w14:paraId="3C3EEC8D" w14:textId="77777777" w:rsidR="00E61C96" w:rsidRPr="005833E1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Hospitation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in den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Bereichen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Private Banking</w:t>
            </w:r>
            <w:r w:rsidRPr="00C835E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Geschäftskunden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Vermögensverwaltung</w:t>
            </w:r>
            <w:proofErr w:type="spellEnd"/>
          </w:p>
        </w:tc>
      </w:tr>
      <w:tr w:rsidR="00E61C96" w:rsidRPr="00F928A4" w14:paraId="246F1FE9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34" w:author="David Döbele" w:date="2026-06-09T05:46:00Z" w16du:dateUtc="2026-06-09T03:46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35" w:author="David Döbele" w:date="2026-06-09T05:46:00Z" w16du:dateUtc="2026-06-09T03:46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36" w:author="David Döbele" w:date="2026-06-09T05:46:00Z" w16du:dateUtc="2026-06-09T03:46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677FC0E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872853">
              <w:rPr>
                <w:rFonts w:ascii="Arial" w:hAnsi="Arial" w:cs="Arial"/>
                <w:b/>
                <w:bCs/>
                <w:sz w:val="20"/>
                <w:szCs w:val="20"/>
              </w:rPr>
              <w:t>Spüntrup</w:t>
            </w:r>
            <w:proofErr w:type="spellEnd"/>
            <w:r w:rsidRPr="008728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Software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37" w:author="David Döbele" w:date="2026-06-09T05:46:00Z" w16du:dateUtc="2026-06-09T03:46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40D7C87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656F5D60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7F174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Schulpraktikum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Softwareentwicklung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6D7BD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84690">
              <w:rPr>
                <w:rFonts w:ascii="Arial" w:hAnsi="Arial" w:cs="Arial"/>
                <w:sz w:val="18"/>
                <w:szCs w:val="18"/>
              </w:rPr>
              <w:t>12/2019 – 12/2019</w:t>
            </w:r>
          </w:p>
        </w:tc>
      </w:tr>
      <w:tr w:rsidR="00E61C96" w:rsidRPr="0036057F" w14:paraId="756AB5D0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E2568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Einführung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in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Softwareentwicklung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IT-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Prozesse</w:t>
            </w:r>
            <w:proofErr w:type="spellEnd"/>
          </w:p>
          <w:p w14:paraId="42CDF873" w14:textId="77777777" w:rsidR="00E61C96" w:rsidRPr="00F43BCE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Kennenlernen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der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Funktionen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Anwendungen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der Software „</w:t>
            </w:r>
            <w:proofErr w:type="gramStart"/>
            <w:r w:rsidRPr="00C835E1">
              <w:rPr>
                <w:rFonts w:ascii="Arial" w:hAnsi="Arial" w:cs="Arial"/>
                <w:sz w:val="18"/>
                <w:szCs w:val="18"/>
              </w:rPr>
              <w:t>CATS“</w:t>
            </w:r>
            <w:proofErr w:type="gramEnd"/>
          </w:p>
          <w:p w14:paraId="72C11C61" w14:textId="77777777" w:rsidR="00E61C96" w:rsidRPr="00C835E1" w:rsidRDefault="00E61C96" w:rsidP="007521FE">
            <w:pPr>
              <w:pStyle w:val="StandardWeb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C835E1">
              <w:rPr>
                <w:rFonts w:ascii="Arial" w:hAnsi="Arial" w:cs="Arial"/>
                <w:sz w:val="18"/>
                <w:szCs w:val="18"/>
              </w:rPr>
              <w:t>Beobachtung digitaler Prozesse in der Datenverarbeitung</w:t>
            </w:r>
          </w:p>
        </w:tc>
      </w:tr>
      <w:tr w:rsidR="00E61C96" w:rsidRPr="0036057F" w14:paraId="0A408121" w14:textId="77777777" w:rsidTr="007521FE">
        <w:trPr>
          <w:trHeight w:val="332"/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CDE114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 w:rsidRPr="0036057F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EXTRACURRICULAR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ES ENGAGEMENT</w:t>
            </w:r>
          </w:p>
        </w:tc>
      </w:tr>
      <w:tr w:rsidR="00E61C96" w:rsidRPr="00F928A4" w14:paraId="5F7E895A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38" w:author="David Döbele" w:date="2026-06-09T05:46:00Z" w16du:dateUtc="2026-06-09T03:46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39" w:author="David Döbele" w:date="2026-06-09T05:46:00Z" w16du:dateUtc="2026-06-09T03:46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40" w:author="David Döbele" w:date="2026-06-09T05:46:00Z" w16du:dateUtc="2026-06-09T03:46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67A67FB1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B57DA7">
              <w:rPr>
                <w:rFonts w:ascii="Arial" w:hAnsi="Arial" w:cs="Arial"/>
                <w:b/>
                <w:bCs/>
                <w:sz w:val="20"/>
                <w:szCs w:val="20"/>
              </w:rPr>
              <w:t>Physiotherap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ie</w:t>
            </w:r>
            <w:proofErr w:type="spellEnd"/>
            <w:r w:rsidRPr="00B57D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Arkadius Cichy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41" w:author="David Döbele" w:date="2026-06-09T05:46:00Z" w16du:dateUtc="2026-06-09T03:46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97D85AF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076C75A3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8286D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Ehrenamtliche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Mitarbeit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im</w:t>
            </w:r>
            <w:proofErr w:type="spellEnd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i/>
                <w:iCs/>
                <w:sz w:val="18"/>
                <w:szCs w:val="18"/>
              </w:rPr>
              <w:t>Familienbetrieb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39232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C7B69">
              <w:rPr>
                <w:rFonts w:ascii="Arial" w:hAnsi="Arial" w:cs="Arial"/>
                <w:sz w:val="18"/>
                <w:szCs w:val="18"/>
              </w:rPr>
              <w:t>03/2018 – 08/2025</w:t>
            </w:r>
          </w:p>
        </w:tc>
      </w:tr>
      <w:tr w:rsidR="00E61C96" w:rsidRPr="0036057F" w14:paraId="6FC77364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9B03A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organisatorischen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administrativen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Aufgaben</w:t>
            </w:r>
            <w:proofErr w:type="spellEnd"/>
          </w:p>
          <w:p w14:paraId="2E1A7BE3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Terminplanung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Patientenbetreuung</w:t>
            </w:r>
            <w:proofErr w:type="spellEnd"/>
          </w:p>
          <w:p w14:paraId="490F6CA3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Übernahme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betrieblicher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Aufgaben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(z. B.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Abschließen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der 350 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großen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Praxis</w:t>
            </w:r>
            <w:r w:rsidRPr="00C835E1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61C96" w:rsidRPr="00F928A4" w14:paraId="5EB5205D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42" w:author="David Döbele" w:date="2026-06-09T05:46:00Z" w16du:dateUtc="2026-06-09T03:46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43" w:author="David Döbele" w:date="2026-06-09T05:46:00Z" w16du:dateUtc="2026-06-09T03:46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44" w:author="David Döbele" w:date="2026-06-09T05:46:00Z" w16du:dateUtc="2026-06-09T03:46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1A2BCC9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Schachklub</w:t>
            </w:r>
            <w:proofErr w:type="spellEnd"/>
            <w:r w:rsidRPr="00CA4F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Münster 1932 e.V.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45" w:author="David Döbele" w:date="2026-06-09T05:46:00Z" w16du:dateUtc="2026-06-09T03:46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6B3155CA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Münster, DE</w:t>
            </w:r>
          </w:p>
        </w:tc>
      </w:tr>
      <w:tr w:rsidR="00E61C96" w:rsidRPr="0036057F" w14:paraId="79C02BB2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784E5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Vereinsmitglied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241B8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87220A">
              <w:rPr>
                <w:rFonts w:ascii="Arial" w:hAnsi="Arial" w:cs="Arial"/>
                <w:sz w:val="18"/>
                <w:szCs w:val="18"/>
              </w:rPr>
              <w:t>06/2023 – 09/2023</w:t>
            </w:r>
          </w:p>
        </w:tc>
      </w:tr>
      <w:tr w:rsidR="00E61C96" w:rsidRPr="0036057F" w14:paraId="009F9119" w14:textId="77777777" w:rsidTr="007521FE">
        <w:trPr>
          <w:trHeight w:val="361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95588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Aktive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Trainingseinheiten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Turnieren</w:t>
            </w:r>
            <w:proofErr w:type="spellEnd"/>
          </w:p>
          <w:p w14:paraId="6A3324A3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Verbesserung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strategischer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analytischer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Fähigkeiten</w:t>
            </w:r>
            <w:proofErr w:type="spellEnd"/>
          </w:p>
          <w:p w14:paraId="47116013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835E1">
              <w:rPr>
                <w:rFonts w:ascii="Arial" w:hAnsi="Arial" w:cs="Arial"/>
                <w:sz w:val="18"/>
                <w:szCs w:val="18"/>
              </w:rPr>
              <w:t xml:space="preserve">Reflexion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gezielte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Fehleranalyse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zur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Leistungssteigerung</w:t>
            </w:r>
            <w:proofErr w:type="spellEnd"/>
          </w:p>
        </w:tc>
      </w:tr>
      <w:tr w:rsidR="00E61C96" w:rsidRPr="00F928A4" w14:paraId="15FAB05A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46" w:author="David Döbele" w:date="2026-06-09T05:46:00Z" w16du:dateUtc="2026-06-09T03:46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47" w:author="David Döbele" w:date="2026-06-09T05:46:00Z" w16du:dateUtc="2026-06-09T03:46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48" w:author="David Döbele" w:date="2026-06-09T05:46:00Z" w16du:dateUtc="2026-06-09T03:46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048E178B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>Kirchengemeinde</w:t>
            </w:r>
            <w:proofErr w:type="spellEnd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St. Antonius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49" w:author="David Döbele" w:date="2026-06-09T05:46:00Z" w16du:dateUtc="2026-06-09T03:46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A29F075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 xml:space="preserve">Münster, DE </w:t>
            </w:r>
          </w:p>
        </w:tc>
      </w:tr>
      <w:tr w:rsidR="00E61C96" w:rsidRPr="0036057F" w14:paraId="68138C9A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C19E0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Messdiener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99484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47BD2">
              <w:rPr>
                <w:rFonts w:ascii="Arial" w:hAnsi="Arial" w:cs="Arial"/>
                <w:sz w:val="18"/>
                <w:szCs w:val="18"/>
              </w:rPr>
              <w:t>01/2013 – 08/2023</w:t>
            </w:r>
          </w:p>
        </w:tc>
      </w:tr>
      <w:tr w:rsidR="00E61C96" w:rsidRPr="0036057F" w14:paraId="79BF2FD8" w14:textId="77777777" w:rsidTr="007521FE">
        <w:trPr>
          <w:trHeight w:val="277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5EB80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Unterstützung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bei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Gottesdiensten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kirchlichen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Zeremonien</w:t>
            </w:r>
            <w:proofErr w:type="spellEnd"/>
          </w:p>
          <w:p w14:paraId="6B287B7E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am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Weltjugendtag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2023 in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Lissabon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über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1,4 Mio.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Teilnehmende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) und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interkultureller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Austausch</w:t>
            </w:r>
            <w:proofErr w:type="spellEnd"/>
          </w:p>
          <w:p w14:paraId="0B16837E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Regelmäßige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Teilnahme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an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kirchlichen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Veranstaltungen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Prozessionen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835E1">
              <w:rPr>
                <w:rFonts w:ascii="Arial" w:hAnsi="Arial" w:cs="Arial"/>
                <w:sz w:val="18"/>
                <w:szCs w:val="18"/>
              </w:rPr>
              <w:t>Jugendtreffen</w:t>
            </w:r>
            <w:proofErr w:type="spellEnd"/>
            <w:r w:rsidRPr="00C835E1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61C96" w:rsidRPr="00F928A4" w14:paraId="288FE253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50" w:author="David Döbele" w:date="2026-06-09T05:46:00Z" w16du:dateUtc="2026-06-09T03:46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340"/>
          <w:trPrChange w:id="51" w:author="David Döbele" w:date="2026-06-09T05:46:00Z" w16du:dateUtc="2026-06-09T03:46:00Z">
            <w:trPr>
              <w:trHeight w:val="222"/>
            </w:trPr>
          </w:trPrChange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52" w:author="David Döbele" w:date="2026-06-09T05:46:00Z" w16du:dateUtc="2026-06-09T03:46:00Z">
              <w:tcPr>
                <w:tcW w:w="83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369B5EB7" w14:textId="77777777" w:rsidR="00E61C96" w:rsidRPr="00F928A4" w:rsidRDefault="00E61C96" w:rsidP="007521FE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proofErr w:type="spellStart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>Polnisches</w:t>
            </w:r>
            <w:proofErr w:type="spellEnd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35E1">
              <w:rPr>
                <w:rFonts w:ascii="Arial" w:hAnsi="Arial" w:cs="Arial"/>
                <w:b/>
                <w:bCs/>
                <w:sz w:val="20"/>
                <w:szCs w:val="20"/>
              </w:rPr>
              <w:t>Sprachförderprogramm</w:t>
            </w:r>
            <w:proofErr w:type="spellEnd"/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53" w:author="David Döbele" w:date="2026-06-09T05:46:00Z" w16du:dateUtc="2026-06-09T03:46:00Z">
              <w:tcPr>
                <w:tcW w:w="271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018D6608" w14:textId="77777777" w:rsidR="00E61C96" w:rsidRPr="00F928A4" w:rsidRDefault="00E61C96" w:rsidP="007521FE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DE"/>
              </w:rPr>
              <w:t>Münster, DE</w:t>
            </w:r>
          </w:p>
        </w:tc>
      </w:tr>
      <w:tr w:rsidR="00E61C96" w:rsidRPr="0036057F" w14:paraId="03914CCD" w14:textId="77777777" w:rsidTr="007521FE">
        <w:trPr>
          <w:trHeight w:val="139"/>
        </w:trPr>
        <w:tc>
          <w:tcPr>
            <w:tcW w:w="83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A6471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30357">
              <w:rPr>
                <w:rFonts w:ascii="Arial" w:hAnsi="Arial" w:cs="Arial"/>
                <w:i/>
                <w:iCs/>
                <w:sz w:val="18"/>
                <w:szCs w:val="18"/>
              </w:rPr>
              <w:t>Schüler (Klassen 1–10)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C23AB" w14:textId="77777777" w:rsidR="00E61C96" w:rsidRPr="0036057F" w:rsidRDefault="00E61C96" w:rsidP="007521FE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D2060">
              <w:rPr>
                <w:rFonts w:ascii="Arial" w:hAnsi="Arial" w:cs="Arial"/>
                <w:sz w:val="18"/>
                <w:szCs w:val="18"/>
              </w:rPr>
              <w:t>09/2012 – 07/2022</w:t>
            </w:r>
          </w:p>
        </w:tc>
      </w:tr>
      <w:tr w:rsidR="00E61C96" w:rsidRPr="0036057F" w14:paraId="7E61D316" w14:textId="77777777" w:rsidTr="007521FE">
        <w:trPr>
          <w:trHeight w:val="277"/>
        </w:trPr>
        <w:tc>
          <w:tcPr>
            <w:tcW w:w="110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BFF07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Wöchentlicher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Unterricht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(3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Stunden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pro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Woche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0B3B657" w14:textId="77777777" w:rsidR="00E61C96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Vertiefung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von Grammatik und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Sprachstruktur</w:t>
            </w:r>
            <w:proofErr w:type="spellEnd"/>
          </w:p>
          <w:p w14:paraId="7966F8C0" w14:textId="77777777" w:rsidR="00E61C96" w:rsidRPr="0036057F" w:rsidRDefault="00E61C96" w:rsidP="007521FE">
            <w:pPr>
              <w:pStyle w:val="Listenabsatz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0357">
              <w:rPr>
                <w:rFonts w:ascii="Arial" w:hAnsi="Arial" w:cs="Arial"/>
                <w:sz w:val="18"/>
                <w:szCs w:val="18"/>
              </w:rPr>
              <w:t xml:space="preserve">Analyse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literarischer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Texte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sowie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Auswendiglernen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und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Vortrag</w:t>
            </w:r>
            <w:r>
              <w:rPr>
                <w:rFonts w:ascii="Arial" w:hAnsi="Arial" w:cs="Arial"/>
                <w:sz w:val="18"/>
                <w:szCs w:val="18"/>
              </w:rPr>
              <w:t>en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polnischer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Gedichte</w:t>
            </w:r>
            <w:proofErr w:type="spellEnd"/>
          </w:p>
        </w:tc>
      </w:tr>
      <w:tr w:rsidR="00E61C96" w:rsidRPr="0036057F" w14:paraId="38B8BB1F" w14:textId="77777777" w:rsidTr="00681B99">
        <w:tblPrEx>
          <w:tblW w:w="11022" w:type="dxa"/>
          <w:tblInd w:w="-5" w:type="dxa"/>
          <w:tblCellMar>
            <w:left w:w="28" w:type="dxa"/>
            <w:right w:w="28" w:type="dxa"/>
          </w:tblCellMar>
          <w:tblPrExChange w:id="54" w:author="David Döbele" w:date="2026-06-09T05:46:00Z" w16du:dateUtc="2026-06-09T03:46:00Z">
            <w:tblPrEx>
              <w:tblW w:w="11022" w:type="dxa"/>
              <w:tblInd w:w="-5" w:type="dxa"/>
              <w:tblCellMar>
                <w:left w:w="28" w:type="dxa"/>
                <w:right w:w="28" w:type="dxa"/>
              </w:tblCellMar>
            </w:tblPrEx>
          </w:tblPrExChange>
        </w:tblPrEx>
        <w:trPr>
          <w:trHeight w:val="567"/>
          <w:trPrChange w:id="55" w:author="David Döbele" w:date="2026-06-09T05:46:00Z" w16du:dateUtc="2026-06-09T03:46:00Z">
            <w:trPr>
              <w:trHeight w:val="332"/>
            </w:trPr>
          </w:trPrChange>
        </w:trPr>
        <w:tc>
          <w:tcPr>
            <w:tcW w:w="110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tcPrChange w:id="56" w:author="David Döbele" w:date="2026-06-09T05:46:00Z" w16du:dateUtc="2026-06-09T03:46:00Z">
              <w:tcPr>
                <w:tcW w:w="11022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</w:tcPrChange>
          </w:tcPr>
          <w:p w14:paraId="09EBDE38" w14:textId="77777777" w:rsidR="00E61C96" w:rsidRPr="0036057F" w:rsidRDefault="00E61C96" w:rsidP="007521F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E61C96" w:rsidRPr="0036057F" w14:paraId="1B6FB968" w14:textId="77777777" w:rsidTr="007521FE">
        <w:trPr>
          <w:trHeight w:val="361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21EF779E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Sprachen</w:t>
            </w:r>
            <w:proofErr w:type="spellEnd"/>
            <w:r w:rsidRPr="0036057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CBCB1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0357">
              <w:rPr>
                <w:rFonts w:ascii="Arial" w:hAnsi="Arial" w:cs="Arial"/>
                <w:sz w:val="18"/>
                <w:szCs w:val="18"/>
              </w:rPr>
              <w:t>Deutsch (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Muttersprache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>), Polnisch (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muttersprachliches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Niveau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), Englisch (C1), </w:t>
            </w:r>
            <w:proofErr w:type="spellStart"/>
            <w:r w:rsidRPr="00D30357">
              <w:rPr>
                <w:rFonts w:ascii="Arial" w:hAnsi="Arial" w:cs="Arial"/>
                <w:sz w:val="18"/>
                <w:szCs w:val="18"/>
              </w:rPr>
              <w:t>Spanisch</w:t>
            </w:r>
            <w:proofErr w:type="spellEnd"/>
            <w:r w:rsidRPr="00D30357">
              <w:rPr>
                <w:rFonts w:ascii="Arial" w:hAnsi="Arial" w:cs="Arial"/>
                <w:sz w:val="18"/>
                <w:szCs w:val="18"/>
              </w:rPr>
              <w:t xml:space="preserve"> (B1/B2)</w:t>
            </w:r>
          </w:p>
        </w:tc>
      </w:tr>
      <w:tr w:rsidR="00E61C96" w:rsidRPr="0036057F" w14:paraId="77472C31" w14:textId="77777777" w:rsidTr="007521FE">
        <w:trPr>
          <w:trHeight w:val="361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28287BDC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Interessen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247FCA" w14:textId="77777777" w:rsidR="00E61C96" w:rsidRPr="003C53FC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0357">
              <w:rPr>
                <w:rFonts w:ascii="Arial" w:hAnsi="Arial" w:cs="Arial"/>
                <w:sz w:val="18"/>
                <w:szCs w:val="18"/>
              </w:rPr>
              <w:t>Formel 1,</w:t>
            </w:r>
            <w:r>
              <w:rPr>
                <w:rFonts w:ascii="Arial" w:hAnsi="Arial" w:cs="Arial"/>
                <w:sz w:val="18"/>
                <w:szCs w:val="18"/>
              </w:rPr>
              <w:t xml:space="preserve"> Kraft- und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Konditionstraining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Lesen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Schach</w:t>
            </w:r>
          </w:p>
        </w:tc>
      </w:tr>
      <w:tr w:rsidR="00E61C96" w:rsidRPr="0036057F" w14:paraId="4DA4F31A" w14:textId="77777777" w:rsidTr="007521FE">
        <w:trPr>
          <w:trHeight w:val="361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00773C68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Zertifikate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5504C5" w14:textId="77777777" w:rsidR="00E61C96" w:rsidRPr="0036057F" w:rsidRDefault="00E61C96" w:rsidP="007521F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Business English C1 (Studium Generale),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Professionelle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Excel-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Anwendung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in der Praxis (Studium Generale)</w:t>
            </w:r>
          </w:p>
        </w:tc>
      </w:tr>
    </w:tbl>
    <w:p w14:paraId="2017899A" w14:textId="77777777" w:rsidR="00E61C96" w:rsidRDefault="00E61C96"/>
    <w:sectPr w:rsidR="00E61C96" w:rsidSect="00681B99">
      <w:pgSz w:w="11906" w:h="16838"/>
      <w:pgMar w:top="567" w:right="510" w:bottom="397" w:left="510" w:header="113" w:footer="113" w:gutter="0"/>
      <w:cols w:space="708"/>
      <w:docGrid w:linePitch="360"/>
      <w:sectPrChange w:id="57" w:author="David Döbele" w:date="2026-06-09T05:48:00Z" w16du:dateUtc="2026-06-09T03:48:00Z">
        <w:sectPr w:rsidR="00E61C96" w:rsidSect="00681B99">
          <w:pgMar w:top="567" w:right="510" w:bottom="397" w:left="510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55DD" w14:textId="77777777" w:rsidR="007B73EC" w:rsidRDefault="007B73EC">
      <w:pPr>
        <w:spacing w:after="0" w:line="240" w:lineRule="auto"/>
      </w:pPr>
      <w:r>
        <w:separator/>
      </w:r>
    </w:p>
  </w:endnote>
  <w:endnote w:type="continuationSeparator" w:id="0">
    <w:p w14:paraId="0F4983F2" w14:textId="77777777" w:rsidR="007B73EC" w:rsidRDefault="007B7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97317" w14:textId="77777777" w:rsidR="007B73EC" w:rsidRDefault="007B73EC">
      <w:pPr>
        <w:spacing w:after="0" w:line="240" w:lineRule="auto"/>
      </w:pPr>
      <w:r>
        <w:separator/>
      </w:r>
    </w:p>
  </w:footnote>
  <w:footnote w:type="continuationSeparator" w:id="0">
    <w:p w14:paraId="72C64780" w14:textId="77777777" w:rsidR="007B73EC" w:rsidRDefault="007B7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419E9"/>
    <w:multiLevelType w:val="hybridMultilevel"/>
    <w:tmpl w:val="7270C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4359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96"/>
    <w:rsid w:val="00055650"/>
    <w:rsid w:val="00681B99"/>
    <w:rsid w:val="006F63BF"/>
    <w:rsid w:val="007B73EC"/>
    <w:rsid w:val="00E61C96"/>
    <w:rsid w:val="00F2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67AFC"/>
  <w15:chartTrackingRefBased/>
  <w15:docId w15:val="{4A43B225-9221-44D4-96DA-9A341B5D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1C96"/>
    <w:pPr>
      <w:spacing w:line="259" w:lineRule="auto"/>
    </w:pPr>
    <w:rPr>
      <w:kern w:val="0"/>
      <w:sz w:val="22"/>
      <w:szCs w:val="22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6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1C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1C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1C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1C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1C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1C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1C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1C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1C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1C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1C9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61C96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61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C96"/>
    <w:rPr>
      <w:kern w:val="0"/>
      <w:sz w:val="22"/>
      <w:szCs w:val="22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E61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C96"/>
    <w:rPr>
      <w:kern w:val="0"/>
      <w:sz w:val="22"/>
      <w:szCs w:val="22"/>
      <w:lang w:val="en-GB"/>
    </w:rPr>
  </w:style>
  <w:style w:type="paragraph" w:styleId="StandardWeb">
    <w:name w:val="Normal (Web)"/>
    <w:basedOn w:val="Standard"/>
    <w:uiPriority w:val="99"/>
    <w:unhideWhenUsed/>
    <w:rsid w:val="00E61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  <w14:ligatures w14:val="none"/>
    </w:rPr>
  </w:style>
  <w:style w:type="paragraph" w:styleId="berarbeitung">
    <w:name w:val="Revision"/>
    <w:hidden/>
    <w:uiPriority w:val="99"/>
    <w:semiHidden/>
    <w:rsid w:val="00681B99"/>
    <w:pPr>
      <w:spacing w:after="0" w:line="240" w:lineRule="auto"/>
    </w:pPr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Cichy</dc:creator>
  <cp:keywords/>
  <dc:description/>
  <cp:lastModifiedBy>David Döbele</cp:lastModifiedBy>
  <cp:revision>3</cp:revision>
  <dcterms:created xsi:type="dcterms:W3CDTF">2026-06-08T09:42:00Z</dcterms:created>
  <dcterms:modified xsi:type="dcterms:W3CDTF">2026-06-09T03:48:00Z</dcterms:modified>
</cp:coreProperties>
</file>