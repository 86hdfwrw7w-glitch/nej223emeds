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9AFF1" w14:textId="77777777" w:rsidR="0091406D" w:rsidRPr="003D6365" w:rsidRDefault="0091406D" w:rsidP="00FD273B">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Jasper Ziegner</w:t>
      </w:r>
    </w:p>
    <w:p w14:paraId="5F8F848C" w14:textId="77777777" w:rsidR="0091406D" w:rsidRPr="003D6365" w:rsidRDefault="0091406D" w:rsidP="00FD273B">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Altengamer Elbdeich 142b</w:t>
      </w:r>
    </w:p>
    <w:p w14:paraId="1FDCC58E" w14:textId="77777777" w:rsidR="0091406D" w:rsidRPr="003D6365" w:rsidRDefault="0091406D" w:rsidP="00FD273B">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21039 Hamburg</w:t>
      </w:r>
    </w:p>
    <w:p w14:paraId="73939221" w14:textId="77777777" w:rsidR="0091406D" w:rsidRPr="00D65941" w:rsidRDefault="0091406D" w:rsidP="00FD273B">
      <w:pPr>
        <w:spacing w:after="0" w:line="240" w:lineRule="auto"/>
        <w:jc w:val="right"/>
        <w:rPr>
          <w:rFonts w:ascii="Times New Roman" w:hAnsi="Times New Roman" w:cs="Times New Roman"/>
          <w:sz w:val="21"/>
          <w:szCs w:val="21"/>
          <w:lang w:val="en-US"/>
        </w:rPr>
      </w:pPr>
      <w:r w:rsidRPr="00D65941">
        <w:rPr>
          <w:rFonts w:ascii="Times New Roman" w:hAnsi="Times New Roman" w:cs="Times New Roman"/>
          <w:color w:val="000000"/>
          <w:sz w:val="21"/>
          <w:szCs w:val="21"/>
          <w:lang w:val="en-US"/>
        </w:rPr>
        <w:t>jasperziegner@gmail.com</w:t>
      </w:r>
    </w:p>
    <w:p w14:paraId="374CD6A8" w14:textId="720C2F03" w:rsidR="0091406D" w:rsidRPr="00D65941" w:rsidRDefault="0091406D" w:rsidP="00916D94">
      <w:pPr>
        <w:spacing w:after="0" w:line="240" w:lineRule="auto"/>
        <w:jc w:val="right"/>
        <w:rPr>
          <w:rFonts w:ascii="Times New Roman" w:hAnsi="Times New Roman" w:cs="Times New Roman"/>
          <w:color w:val="000000"/>
          <w:sz w:val="21"/>
          <w:szCs w:val="21"/>
          <w:lang w:val="en-US"/>
        </w:rPr>
      </w:pPr>
      <w:r w:rsidRPr="00D65941">
        <w:rPr>
          <w:rFonts w:ascii="Times New Roman" w:hAnsi="Times New Roman" w:cs="Times New Roman"/>
          <w:color w:val="000000"/>
          <w:sz w:val="21"/>
          <w:szCs w:val="21"/>
          <w:lang w:val="en-US"/>
        </w:rPr>
        <w:t>+49 15233511826</w:t>
      </w:r>
    </w:p>
    <w:p w14:paraId="19D3B849" w14:textId="77777777" w:rsidR="0091406D" w:rsidRPr="008C24AE" w:rsidRDefault="0091406D" w:rsidP="00916D94">
      <w:pPr>
        <w:spacing w:after="0" w:line="240" w:lineRule="auto"/>
        <w:rPr>
          <w:rFonts w:ascii="Times New Roman" w:hAnsi="Times New Roman" w:cs="Times New Roman"/>
          <w:sz w:val="21"/>
          <w:szCs w:val="21"/>
          <w:lang w:val="en-US"/>
        </w:rPr>
      </w:pPr>
      <w:r w:rsidRPr="008C24AE">
        <w:rPr>
          <w:rFonts w:ascii="Times New Roman" w:hAnsi="Times New Roman" w:cs="Times New Roman"/>
          <w:sz w:val="21"/>
          <w:szCs w:val="21"/>
          <w:lang w:val="en-US"/>
        </w:rPr>
        <w:t>Dr. Bartels M&amp;A Consulting GmbH</w:t>
      </w:r>
    </w:p>
    <w:p w14:paraId="6A518668" w14:textId="77777777" w:rsidR="0091406D" w:rsidRPr="008C24AE" w:rsidRDefault="0091406D" w:rsidP="00916D94">
      <w:pPr>
        <w:spacing w:after="0" w:line="240" w:lineRule="auto"/>
        <w:rPr>
          <w:rFonts w:ascii="Times New Roman" w:hAnsi="Times New Roman" w:cs="Times New Roman"/>
          <w:sz w:val="21"/>
          <w:szCs w:val="21"/>
        </w:rPr>
      </w:pPr>
      <w:r w:rsidRPr="008C24AE">
        <w:rPr>
          <w:rFonts w:ascii="Times New Roman" w:hAnsi="Times New Roman" w:cs="Times New Roman"/>
          <w:sz w:val="21"/>
          <w:szCs w:val="21"/>
        </w:rPr>
        <w:t>Neuer Wall 55</w:t>
      </w:r>
    </w:p>
    <w:p w14:paraId="56D6A9E4" w14:textId="58746B64" w:rsidR="0091406D" w:rsidRPr="003D6365" w:rsidRDefault="0091406D" w:rsidP="00916D94">
      <w:pPr>
        <w:spacing w:after="0" w:line="240" w:lineRule="auto"/>
        <w:rPr>
          <w:rFonts w:ascii="Times New Roman" w:hAnsi="Times New Roman" w:cs="Times New Roman"/>
          <w:color w:val="000000"/>
          <w:sz w:val="21"/>
          <w:szCs w:val="21"/>
        </w:rPr>
      </w:pPr>
      <w:r w:rsidRPr="008C24AE">
        <w:rPr>
          <w:rFonts w:ascii="Times New Roman" w:hAnsi="Times New Roman" w:cs="Times New Roman"/>
          <w:sz w:val="21"/>
          <w:szCs w:val="21"/>
        </w:rPr>
        <w:t>20354 Hamburg</w:t>
      </w:r>
      <w:r w:rsidRPr="003D6365">
        <w:rPr>
          <w:rFonts w:ascii="Times New Roman" w:hAnsi="Times New Roman" w:cs="Times New Roman"/>
          <w:sz w:val="21"/>
          <w:szCs w:val="21"/>
        </w:rPr>
        <w:t xml:space="preserve"> </w:t>
      </w:r>
    </w:p>
    <w:p w14:paraId="04406BC5" w14:textId="49B13F7D" w:rsidR="0091406D" w:rsidRPr="003D6365" w:rsidRDefault="0091406D" w:rsidP="00916D94">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Hamburg</w:t>
      </w:r>
      <w:r w:rsidRPr="003D6365">
        <w:rPr>
          <w:rFonts w:ascii="Times New Roman" w:hAnsi="Times New Roman" w:cs="Times New Roman"/>
          <w:sz w:val="21"/>
          <w:szCs w:val="21"/>
        </w:rPr>
        <w:t xml:space="preserve">, </w:t>
      </w:r>
      <w:r w:rsidR="009D2D99">
        <w:rPr>
          <w:rFonts w:ascii="Times New Roman" w:hAnsi="Times New Roman" w:cs="Times New Roman"/>
          <w:sz w:val="21"/>
          <w:szCs w:val="21"/>
        </w:rPr>
        <w:t>12</w:t>
      </w:r>
      <w:r w:rsidRPr="003D6365">
        <w:rPr>
          <w:rFonts w:ascii="Times New Roman" w:hAnsi="Times New Roman" w:cs="Times New Roman"/>
          <w:sz w:val="21"/>
          <w:szCs w:val="21"/>
        </w:rPr>
        <w:t>.1</w:t>
      </w:r>
      <w:r>
        <w:rPr>
          <w:rFonts w:ascii="Times New Roman" w:hAnsi="Times New Roman" w:cs="Times New Roman"/>
          <w:sz w:val="21"/>
          <w:szCs w:val="21"/>
        </w:rPr>
        <w:t>1</w:t>
      </w:r>
      <w:r w:rsidRPr="003D6365">
        <w:rPr>
          <w:rFonts w:ascii="Times New Roman" w:hAnsi="Times New Roman" w:cs="Times New Roman"/>
          <w:sz w:val="21"/>
          <w:szCs w:val="21"/>
        </w:rPr>
        <w:t>.20</w:t>
      </w:r>
      <w:r>
        <w:rPr>
          <w:rFonts w:ascii="Times New Roman" w:hAnsi="Times New Roman" w:cs="Times New Roman"/>
          <w:sz w:val="21"/>
          <w:szCs w:val="21"/>
        </w:rPr>
        <w:t>25</w:t>
      </w:r>
    </w:p>
    <w:p w14:paraId="3673132C" w14:textId="77777777" w:rsidR="0091406D" w:rsidRPr="003D6365" w:rsidRDefault="0091406D" w:rsidP="00916D94">
      <w:pPr>
        <w:spacing w:after="0" w:line="240" w:lineRule="auto"/>
        <w:jc w:val="right"/>
        <w:rPr>
          <w:rFonts w:ascii="Times New Roman" w:hAnsi="Times New Roman" w:cs="Times New Roman"/>
          <w:sz w:val="21"/>
          <w:szCs w:val="21"/>
        </w:rPr>
      </w:pPr>
    </w:p>
    <w:p w14:paraId="3646A99E" w14:textId="0548CB5A" w:rsidR="0091406D" w:rsidRPr="003D6365" w:rsidRDefault="0091406D" w:rsidP="00916D94">
      <w:pPr>
        <w:spacing w:after="0" w:line="240" w:lineRule="auto"/>
        <w:rPr>
          <w:rFonts w:ascii="Times New Roman" w:hAnsi="Times New Roman" w:cs="Times New Roman"/>
          <w:b/>
          <w:sz w:val="21"/>
          <w:szCs w:val="21"/>
        </w:rPr>
      </w:pPr>
      <w:r w:rsidRPr="003D6365">
        <w:rPr>
          <w:rFonts w:ascii="Times New Roman" w:hAnsi="Times New Roman" w:cs="Times New Roman"/>
          <w:b/>
          <w:sz w:val="21"/>
          <w:szCs w:val="21"/>
        </w:rPr>
        <w:t xml:space="preserve">Bewerbung um ein Praktikum im </w:t>
      </w:r>
      <w:r>
        <w:rPr>
          <w:rFonts w:ascii="Times New Roman" w:hAnsi="Times New Roman" w:cs="Times New Roman"/>
          <w:b/>
          <w:sz w:val="21"/>
          <w:szCs w:val="21"/>
        </w:rPr>
        <w:t>M&amp;A Advisory</w:t>
      </w:r>
    </w:p>
    <w:p w14:paraId="4FE5EEA2" w14:textId="77777777" w:rsidR="0091406D" w:rsidRPr="003D6365" w:rsidRDefault="0091406D" w:rsidP="00916D94">
      <w:pPr>
        <w:spacing w:after="0" w:line="240" w:lineRule="auto"/>
        <w:rPr>
          <w:rFonts w:ascii="Times New Roman" w:hAnsi="Times New Roman" w:cs="Times New Roman"/>
          <w:b/>
          <w:sz w:val="21"/>
          <w:szCs w:val="21"/>
        </w:rPr>
      </w:pPr>
    </w:p>
    <w:p w14:paraId="4300ADB2" w14:textId="77777777" w:rsidR="0091406D" w:rsidRDefault="0091406D" w:rsidP="00916D94">
      <w:pPr>
        <w:spacing w:after="0" w:line="240" w:lineRule="auto"/>
        <w:jc w:val="both"/>
        <w:rPr>
          <w:rFonts w:ascii="Times New Roman" w:hAnsi="Times New Roman" w:cs="Times New Roman"/>
          <w:sz w:val="21"/>
          <w:szCs w:val="21"/>
        </w:rPr>
      </w:pPr>
      <w:r w:rsidRPr="003D6365">
        <w:rPr>
          <w:rFonts w:ascii="Times New Roman" w:hAnsi="Times New Roman" w:cs="Times New Roman"/>
          <w:sz w:val="21"/>
          <w:szCs w:val="21"/>
        </w:rPr>
        <w:t xml:space="preserve">Sehr geehrte Damen und Herren, </w:t>
      </w:r>
    </w:p>
    <w:p w14:paraId="074E7C9F" w14:textId="77777777" w:rsidR="007E5222" w:rsidRPr="003D6365" w:rsidRDefault="007E5222" w:rsidP="00916D94">
      <w:pPr>
        <w:spacing w:after="0" w:line="240" w:lineRule="auto"/>
        <w:jc w:val="both"/>
        <w:rPr>
          <w:rFonts w:ascii="Times New Roman" w:hAnsi="Times New Roman" w:cs="Times New Roman"/>
          <w:sz w:val="21"/>
          <w:szCs w:val="21"/>
        </w:rPr>
      </w:pPr>
    </w:p>
    <w:p w14:paraId="264EA53A" w14:textId="61D90A2F" w:rsidR="007E5222" w:rsidRPr="007E5222" w:rsidRDefault="007E5222" w:rsidP="00916D94">
      <w:pPr>
        <w:spacing w:after="0" w:line="240" w:lineRule="auto"/>
        <w:jc w:val="both"/>
        <w:rPr>
          <w:rFonts w:ascii="Times New Roman" w:hAnsi="Times New Roman" w:cs="Times New Roman"/>
          <w:sz w:val="21"/>
          <w:szCs w:val="21"/>
        </w:rPr>
      </w:pPr>
      <w:r w:rsidRPr="007E5222">
        <w:rPr>
          <w:rFonts w:ascii="Times New Roman" w:hAnsi="Times New Roman" w:cs="Times New Roman"/>
          <w:sz w:val="21"/>
          <w:szCs w:val="21"/>
        </w:rPr>
        <w:t xml:space="preserve">mit einer Tätigkeit </w:t>
      </w:r>
      <w:del w:id="0" w:author="David Döbele" w:date="2025-11-10T20:11:00Z" w16du:dateUtc="2025-11-10T19:11:00Z">
        <w:r w:rsidRPr="007E5222" w:rsidDel="005C4410">
          <w:rPr>
            <w:rFonts w:ascii="Times New Roman" w:hAnsi="Times New Roman" w:cs="Times New Roman"/>
            <w:sz w:val="21"/>
            <w:szCs w:val="21"/>
          </w:rPr>
          <w:delText>in der</w:delText>
        </w:r>
      </w:del>
      <w:ins w:id="1" w:author="David Döbele" w:date="2025-11-10T20:11:00Z" w16du:dateUtc="2025-11-10T19:11:00Z">
        <w:r w:rsidR="005C4410">
          <w:rPr>
            <w:rFonts w:ascii="Times New Roman" w:hAnsi="Times New Roman" w:cs="Times New Roman"/>
            <w:sz w:val="21"/>
            <w:szCs w:val="21"/>
          </w:rPr>
          <w:t>im</w:t>
        </w:r>
      </w:ins>
      <w:r w:rsidRPr="007E5222">
        <w:rPr>
          <w:rFonts w:ascii="Times New Roman" w:hAnsi="Times New Roman" w:cs="Times New Roman"/>
          <w:sz w:val="21"/>
          <w:szCs w:val="21"/>
        </w:rPr>
        <w:t xml:space="preserve"> M&amp;A Advisory assoziiere ich spannende und abwechslungsreiche Aufgaben sowie die Herausforderung, strategische Unternehmensentwicklungen in kürzester Zeit zu verstehen und zu analysieren. Am meisten jedoch fasziniert mich der Aspekt, in den anspruchsvollen Transaktionsprozessen die fundierte Entscheidungsfindung des deutschen Mittelstands zu begleiten und damit dessen unternehmerische Entwicklung in entscheidenden Phasen zu stärken. Um einen direkten Beitrag zu Ihren anspruchsvollen Projekten leisten zu können, möchte ich Sie gerne ab dem 01.08.2026 als Praktikant im </w:t>
      </w:r>
      <w:del w:id="2" w:author="David Döbele" w:date="2025-11-10T20:11:00Z" w16du:dateUtc="2025-11-10T19:11:00Z">
        <w:r w:rsidRPr="007E5222" w:rsidDel="005C4410">
          <w:rPr>
            <w:rFonts w:ascii="Times New Roman" w:hAnsi="Times New Roman" w:cs="Times New Roman"/>
            <w:sz w:val="21"/>
            <w:szCs w:val="21"/>
          </w:rPr>
          <w:delText xml:space="preserve"> </w:delText>
        </w:r>
      </w:del>
      <w:r w:rsidRPr="007E5222">
        <w:rPr>
          <w:rFonts w:ascii="Times New Roman" w:hAnsi="Times New Roman" w:cs="Times New Roman"/>
          <w:sz w:val="21"/>
          <w:szCs w:val="21"/>
        </w:rPr>
        <w:t>M&amp;A Advisory für einen Zeitraum von zwölf Wochen unterstützen.</w:t>
      </w:r>
    </w:p>
    <w:p w14:paraId="3225632F" w14:textId="77777777" w:rsidR="007E5222" w:rsidRPr="007E5222" w:rsidRDefault="007E5222" w:rsidP="00916D94">
      <w:pPr>
        <w:spacing w:after="0" w:line="240" w:lineRule="auto"/>
        <w:jc w:val="both"/>
        <w:rPr>
          <w:rFonts w:ascii="Times New Roman" w:hAnsi="Times New Roman" w:cs="Times New Roman"/>
          <w:sz w:val="21"/>
          <w:szCs w:val="21"/>
        </w:rPr>
      </w:pPr>
    </w:p>
    <w:p w14:paraId="5F5AD5FE" w14:textId="77777777" w:rsidR="007E5222" w:rsidRPr="007E5222" w:rsidRDefault="007E5222" w:rsidP="00916D94">
      <w:pPr>
        <w:spacing w:after="0" w:line="240" w:lineRule="auto"/>
        <w:jc w:val="both"/>
        <w:rPr>
          <w:rFonts w:ascii="Times New Roman" w:hAnsi="Times New Roman" w:cs="Times New Roman"/>
          <w:sz w:val="21"/>
          <w:szCs w:val="21"/>
        </w:rPr>
      </w:pPr>
      <w:r w:rsidRPr="007E5222">
        <w:rPr>
          <w:rFonts w:ascii="Times New Roman" w:hAnsi="Times New Roman" w:cs="Times New Roman"/>
          <w:sz w:val="21"/>
          <w:szCs w:val="21"/>
        </w:rPr>
        <w:t>Bereits zu Schulzeiten habe ich ein großes Interesse an wirtschaftlichen Zusammenhängen und schließlich auch an Unternehmensstrukturen entwickelt. Diese Begeisterung hat mich dazu gebracht, mein Bachelorstudium in Economics mit dem Nebenstudiengang Betriebswirtschaftslehre an der Leuphana Universität zu beginnen. Dabei konnte ich schnell meine Faszination für finanzwirtschaftliche Themen und die Analyse von Unternehmen erweitern, was sich auch in den Ergebnissen relevanter Module widerspiegelt. Darüber hinaus engagiere ich mich seit 2024 im Börsenverein Hanseatic Finance Club, um mein Interesse auch mit ähnlich interessierten und ambitionierten Kommilitonen zu teilen. Während meiner Zeit als Trainer- und Servicekraft in einem Fitnessstudio konnte ich wertvolle Erfahrungen im Umgang mit Menschen und der Arbeit im Team sammeln. Ab März nächsten Jahres werde ich als M&amp;A Research Consultant im Team von COLIFT arbeiten, was auch für das Praktikum bei Ihnen besonders relevant sein sollte. Durch mein umfassendes Research und die Datenpflege werde ich an der Zusammenführung von Industrie- und Finanzexpertise mitwirken und Einblicke in verschiedene Industrien und Branchen bekommen. In meiner Freizeit gehe ich gerne golfen, spiele Schach oder finde den Ausgleich sonst über den Kraftsport, den ich seit einigen Jahren diszipliniert verfolge und täglich daran arbeite, mich zu steigern. Meine Erfahrungen, Disziplin und das Interesse an M&amp;A-Prozessen möchte ich nun gerne bei Ihnen in Form eines Praktikums einbringen.</w:t>
      </w:r>
    </w:p>
    <w:p w14:paraId="3AD05BE6" w14:textId="77777777" w:rsidR="007E5222" w:rsidRPr="007E5222" w:rsidRDefault="007E5222" w:rsidP="00916D94">
      <w:pPr>
        <w:spacing w:after="0" w:line="240" w:lineRule="auto"/>
        <w:jc w:val="both"/>
        <w:rPr>
          <w:rFonts w:ascii="Times New Roman" w:hAnsi="Times New Roman" w:cs="Times New Roman"/>
          <w:sz w:val="21"/>
          <w:szCs w:val="21"/>
        </w:rPr>
      </w:pPr>
    </w:p>
    <w:p w14:paraId="66624C3C" w14:textId="22D6D6F8" w:rsidR="007E5222" w:rsidRPr="007E5222" w:rsidRDefault="007E5222" w:rsidP="00916D94">
      <w:pPr>
        <w:spacing w:after="0" w:line="240" w:lineRule="auto"/>
        <w:jc w:val="both"/>
        <w:rPr>
          <w:rFonts w:ascii="Times New Roman" w:hAnsi="Times New Roman" w:cs="Times New Roman"/>
          <w:sz w:val="21"/>
          <w:szCs w:val="21"/>
        </w:rPr>
      </w:pPr>
      <w:r w:rsidRPr="007E5222">
        <w:rPr>
          <w:rFonts w:ascii="Times New Roman" w:hAnsi="Times New Roman" w:cs="Times New Roman"/>
          <w:sz w:val="21"/>
          <w:szCs w:val="21"/>
        </w:rPr>
        <w:t>Dr. Bartels M&amp;A Consulting scheint mir für dieses Praktikum ideal</w:t>
      </w:r>
      <w:r w:rsidR="00FD273B">
        <w:rPr>
          <w:rFonts w:ascii="Times New Roman" w:hAnsi="Times New Roman" w:cs="Times New Roman"/>
          <w:sz w:val="21"/>
          <w:szCs w:val="21"/>
        </w:rPr>
        <w:t xml:space="preserve"> zu sein</w:t>
      </w:r>
      <w:r w:rsidRPr="007E5222">
        <w:rPr>
          <w:rFonts w:ascii="Times New Roman" w:hAnsi="Times New Roman" w:cs="Times New Roman"/>
          <w:sz w:val="21"/>
          <w:szCs w:val="21"/>
        </w:rPr>
        <w:t>. Neben dem klaren Fokus auf den deutschen Mittelstand, dem Rückgrat unserer Volkswirtschaft, gefällt mir an Ihnen besonders die Tatsache, dass Sie als inhabergeführte M&amp;A-Boutique höchste Ehrlichkeit, Offenheit und Verbindlichkeit in der Beratung leben. Ihre vollumfängliche Expertise in den Bereichen Unternehmensverkauf, Unternehmenskauf und Kapitalbeschaffung ermöglicht eine ganzheitliche Perspektive, die die Tiefe der M&amp;A-Prozesse hervorragend widerspiegelt.</w:t>
      </w:r>
    </w:p>
    <w:p w14:paraId="64139726" w14:textId="77777777" w:rsidR="007E5222" w:rsidRPr="007E5222" w:rsidRDefault="007E5222" w:rsidP="00916D94">
      <w:pPr>
        <w:spacing w:after="0" w:line="240" w:lineRule="auto"/>
        <w:jc w:val="both"/>
        <w:rPr>
          <w:rFonts w:ascii="Times New Roman" w:hAnsi="Times New Roman" w:cs="Times New Roman"/>
          <w:sz w:val="21"/>
          <w:szCs w:val="21"/>
        </w:rPr>
      </w:pPr>
    </w:p>
    <w:p w14:paraId="4011696D" w14:textId="54ADDE03" w:rsidR="007E5222" w:rsidRPr="003D6365" w:rsidRDefault="007E5222" w:rsidP="00916D94">
      <w:pPr>
        <w:spacing w:after="0" w:line="240" w:lineRule="auto"/>
        <w:jc w:val="both"/>
        <w:rPr>
          <w:rFonts w:ascii="Times New Roman" w:hAnsi="Times New Roman" w:cs="Times New Roman"/>
          <w:sz w:val="21"/>
          <w:szCs w:val="21"/>
        </w:rPr>
      </w:pPr>
      <w:r w:rsidRPr="007E5222">
        <w:rPr>
          <w:rFonts w:ascii="Times New Roman" w:hAnsi="Times New Roman" w:cs="Times New Roman"/>
          <w:sz w:val="21"/>
          <w:szCs w:val="21"/>
        </w:rPr>
        <w:t>Von dem Praktikum erhoffe ich mir einerseits, meine theoretischen Kenntnisse in die Praxis umzusetzen, aber auch, meine Erfahrungen optimal einzubringen und zu ergänzen. Durch meine hohe Motivation, später in diesem Bereich zu arbeiten, meine selbstständige und verantwortungsbewusste Arbeitsweise und die Fähigkeit, mich schnell in neue Themengebiete einzuarbeiten, bin ich mir sicher, dass ich eine Verstärkung in Ihrem Team darstellen werde. Ich würde mich sehr freuen, Sie in einem persönlichen Gespräch von meinen Fähigkeiten überzeugen zu dürfen.</w:t>
      </w:r>
    </w:p>
    <w:p w14:paraId="19B47D69" w14:textId="77777777" w:rsidR="0091406D" w:rsidRPr="003D6365" w:rsidRDefault="0091406D" w:rsidP="00916D94">
      <w:pPr>
        <w:spacing w:after="0" w:line="240" w:lineRule="auto"/>
        <w:jc w:val="both"/>
        <w:rPr>
          <w:rFonts w:ascii="Times New Roman" w:hAnsi="Times New Roman" w:cs="Times New Roman"/>
          <w:sz w:val="21"/>
          <w:szCs w:val="21"/>
        </w:rPr>
      </w:pPr>
    </w:p>
    <w:p w14:paraId="3C3BF578" w14:textId="77777777" w:rsidR="0091406D" w:rsidRPr="003D6365" w:rsidRDefault="0091406D" w:rsidP="00916D94">
      <w:pPr>
        <w:spacing w:after="0" w:line="240" w:lineRule="auto"/>
        <w:jc w:val="both"/>
        <w:rPr>
          <w:rFonts w:ascii="Times New Roman" w:hAnsi="Times New Roman" w:cs="Times New Roman"/>
          <w:sz w:val="21"/>
          <w:szCs w:val="21"/>
        </w:rPr>
      </w:pPr>
      <w:r w:rsidRPr="003D6365">
        <w:rPr>
          <w:rFonts w:ascii="Times New Roman" w:hAnsi="Times New Roman" w:cs="Times New Roman"/>
          <w:sz w:val="21"/>
          <w:szCs w:val="21"/>
        </w:rPr>
        <w:t>Mit freundlichen Grüßen</w:t>
      </w:r>
    </w:p>
    <w:p w14:paraId="6344CBA4" w14:textId="745E04C0" w:rsidR="0091406D" w:rsidRPr="003D6365" w:rsidRDefault="00A625AF" w:rsidP="00916D94">
      <w:pPr>
        <w:spacing w:after="0" w:line="240" w:lineRule="auto"/>
        <w:jc w:val="both"/>
        <w:rPr>
          <w:rFonts w:ascii="Times New Roman" w:hAnsi="Times New Roman" w:cs="Times New Roman"/>
          <w:sz w:val="21"/>
          <w:szCs w:val="21"/>
        </w:rPr>
      </w:pPr>
      <w:r w:rsidRPr="003973F9">
        <w:rPr>
          <w:rFonts w:ascii="Times New Roman" w:hAnsi="Times New Roman" w:cs="Times New Roman"/>
          <w:noProof/>
          <w:sz w:val="21"/>
          <w:szCs w:val="21"/>
        </w:rPr>
        <w:drawing>
          <wp:inline distT="0" distB="0" distL="0" distR="0" wp14:anchorId="55E93109" wp14:editId="6E0B06B3">
            <wp:extent cx="839244" cy="290418"/>
            <wp:effectExtent l="0" t="0" r="0" b="1905"/>
            <wp:docPr id="1319780295" name="Grafik 1">
              <a:extLst xmlns:a="http://schemas.openxmlformats.org/drawingml/2006/main">
                <a:ext uri="{FF2B5EF4-FFF2-40B4-BE49-F238E27FC236}">
                  <a16:creationId xmlns:a16="http://schemas.microsoft.com/office/drawing/2014/main" id="{975A841C-275E-2E48-A935-443AE0785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81214" name=""/>
                    <pic:cNvPicPr/>
                  </pic:nvPicPr>
                  <pic:blipFill>
                    <a:blip r:embed="rId4"/>
                    <a:stretch>
                      <a:fillRect/>
                    </a:stretch>
                  </pic:blipFill>
                  <pic:spPr>
                    <a:xfrm>
                      <a:off x="0" y="0"/>
                      <a:ext cx="883278" cy="305656"/>
                    </a:xfrm>
                    <a:prstGeom prst="rect">
                      <a:avLst/>
                    </a:prstGeom>
                  </pic:spPr>
                </pic:pic>
              </a:graphicData>
            </a:graphic>
          </wp:inline>
        </w:drawing>
      </w:r>
    </w:p>
    <w:p w14:paraId="27D82256" w14:textId="77777777" w:rsidR="009F0BFA" w:rsidRDefault="009F0BFA" w:rsidP="00916D94">
      <w:pPr>
        <w:spacing w:after="0" w:line="240" w:lineRule="auto"/>
      </w:pPr>
    </w:p>
    <w:sectPr w:rsidR="009F0BFA" w:rsidSect="00916D94">
      <w:pgSz w:w="11906" w:h="16838"/>
      <w:pgMar w:top="1418" w:right="1418" w:bottom="39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06D"/>
    <w:rsid w:val="001433C3"/>
    <w:rsid w:val="002E390B"/>
    <w:rsid w:val="005C4410"/>
    <w:rsid w:val="005D6BC6"/>
    <w:rsid w:val="005E2124"/>
    <w:rsid w:val="00701400"/>
    <w:rsid w:val="00771B38"/>
    <w:rsid w:val="007E5222"/>
    <w:rsid w:val="0091406D"/>
    <w:rsid w:val="00916D94"/>
    <w:rsid w:val="00954747"/>
    <w:rsid w:val="009D2D99"/>
    <w:rsid w:val="009F0BFA"/>
    <w:rsid w:val="00A625AF"/>
    <w:rsid w:val="00A7295A"/>
    <w:rsid w:val="00B65985"/>
    <w:rsid w:val="00B97DD5"/>
    <w:rsid w:val="00BC6B01"/>
    <w:rsid w:val="00C20D3E"/>
    <w:rsid w:val="00FC127C"/>
    <w:rsid w:val="00FD27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06C9"/>
  <w15:chartTrackingRefBased/>
  <w15:docId w15:val="{9B5A8CD1-548B-40B9-B34E-DEE23FB17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1406D"/>
    <w:pPr>
      <w:spacing w:after="160"/>
    </w:pPr>
    <w:rPr>
      <w:kern w:val="0"/>
      <w14:ligatures w14:val="none"/>
    </w:rPr>
  </w:style>
  <w:style w:type="paragraph" w:styleId="berschrift1">
    <w:name w:val="heading 1"/>
    <w:basedOn w:val="Standard"/>
    <w:next w:val="Standard"/>
    <w:link w:val="berschrift1Zchn"/>
    <w:uiPriority w:val="9"/>
    <w:qFormat/>
    <w:rsid w:val="0091406D"/>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91406D"/>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91406D"/>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91406D"/>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berschrift5">
    <w:name w:val="heading 5"/>
    <w:basedOn w:val="Standard"/>
    <w:next w:val="Standard"/>
    <w:link w:val="berschrift5Zchn"/>
    <w:uiPriority w:val="9"/>
    <w:semiHidden/>
    <w:unhideWhenUsed/>
    <w:qFormat/>
    <w:rsid w:val="0091406D"/>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berschrift6">
    <w:name w:val="heading 6"/>
    <w:basedOn w:val="Standard"/>
    <w:next w:val="Standard"/>
    <w:link w:val="berschrift6Zchn"/>
    <w:uiPriority w:val="9"/>
    <w:semiHidden/>
    <w:unhideWhenUsed/>
    <w:qFormat/>
    <w:rsid w:val="0091406D"/>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berschrift7">
    <w:name w:val="heading 7"/>
    <w:basedOn w:val="Standard"/>
    <w:next w:val="Standard"/>
    <w:link w:val="berschrift7Zchn"/>
    <w:uiPriority w:val="9"/>
    <w:semiHidden/>
    <w:unhideWhenUsed/>
    <w:qFormat/>
    <w:rsid w:val="0091406D"/>
    <w:pPr>
      <w:keepNext/>
      <w:keepLines/>
      <w:spacing w:before="40" w:after="0"/>
      <w:outlineLvl w:val="6"/>
    </w:pPr>
    <w:rPr>
      <w:rFonts w:eastAsiaTheme="majorEastAsia" w:cstheme="majorBidi"/>
      <w:color w:val="595959" w:themeColor="text1" w:themeTint="A6"/>
      <w:kern w:val="2"/>
      <w14:ligatures w14:val="standardContextual"/>
    </w:rPr>
  </w:style>
  <w:style w:type="paragraph" w:styleId="berschrift8">
    <w:name w:val="heading 8"/>
    <w:basedOn w:val="Standard"/>
    <w:next w:val="Standard"/>
    <w:link w:val="berschrift8Zchn"/>
    <w:uiPriority w:val="9"/>
    <w:semiHidden/>
    <w:unhideWhenUsed/>
    <w:qFormat/>
    <w:rsid w:val="0091406D"/>
    <w:pPr>
      <w:keepNext/>
      <w:keepLines/>
      <w:spacing w:after="0"/>
      <w:outlineLvl w:val="7"/>
    </w:pPr>
    <w:rPr>
      <w:rFonts w:eastAsiaTheme="majorEastAsia" w:cstheme="majorBidi"/>
      <w:i/>
      <w:iCs/>
      <w:color w:val="272727" w:themeColor="text1" w:themeTint="D8"/>
      <w:kern w:val="2"/>
      <w14:ligatures w14:val="standardContextual"/>
    </w:rPr>
  </w:style>
  <w:style w:type="paragraph" w:styleId="berschrift9">
    <w:name w:val="heading 9"/>
    <w:basedOn w:val="Standard"/>
    <w:next w:val="Standard"/>
    <w:link w:val="berschrift9Zchn"/>
    <w:uiPriority w:val="9"/>
    <w:semiHidden/>
    <w:unhideWhenUsed/>
    <w:qFormat/>
    <w:rsid w:val="0091406D"/>
    <w:pPr>
      <w:keepNext/>
      <w:keepLines/>
      <w:spacing w:after="0"/>
      <w:outlineLvl w:val="8"/>
    </w:pPr>
    <w:rPr>
      <w:rFonts w:eastAsiaTheme="majorEastAsia" w:cstheme="majorBidi"/>
      <w:color w:val="272727" w:themeColor="text1" w:themeTint="D8"/>
      <w:kern w:val="2"/>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406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91406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91406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91406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91406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91406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406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406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406D"/>
    <w:rPr>
      <w:rFonts w:eastAsiaTheme="majorEastAsia" w:cstheme="majorBidi"/>
      <w:color w:val="272727" w:themeColor="text1" w:themeTint="D8"/>
    </w:rPr>
  </w:style>
  <w:style w:type="paragraph" w:styleId="Titel">
    <w:name w:val="Title"/>
    <w:basedOn w:val="Standard"/>
    <w:next w:val="Standard"/>
    <w:link w:val="TitelZchn"/>
    <w:uiPriority w:val="10"/>
    <w:qFormat/>
    <w:rsid w:val="0091406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91406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406D"/>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91406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406D"/>
    <w:pPr>
      <w:spacing w:before="160"/>
      <w:jc w:val="center"/>
    </w:pPr>
    <w:rPr>
      <w:i/>
      <w:iCs/>
      <w:color w:val="404040" w:themeColor="text1" w:themeTint="BF"/>
      <w:kern w:val="2"/>
      <w14:ligatures w14:val="standardContextual"/>
    </w:rPr>
  </w:style>
  <w:style w:type="character" w:customStyle="1" w:styleId="ZitatZchn">
    <w:name w:val="Zitat Zchn"/>
    <w:basedOn w:val="Absatz-Standardschriftart"/>
    <w:link w:val="Zitat"/>
    <w:uiPriority w:val="29"/>
    <w:rsid w:val="0091406D"/>
    <w:rPr>
      <w:i/>
      <w:iCs/>
      <w:color w:val="404040" w:themeColor="text1" w:themeTint="BF"/>
    </w:rPr>
  </w:style>
  <w:style w:type="paragraph" w:styleId="Listenabsatz">
    <w:name w:val="List Paragraph"/>
    <w:basedOn w:val="Standard"/>
    <w:uiPriority w:val="34"/>
    <w:qFormat/>
    <w:rsid w:val="0091406D"/>
    <w:pPr>
      <w:spacing w:after="0"/>
      <w:ind w:left="720"/>
      <w:contextualSpacing/>
    </w:pPr>
    <w:rPr>
      <w:kern w:val="2"/>
      <w14:ligatures w14:val="standardContextual"/>
    </w:rPr>
  </w:style>
  <w:style w:type="character" w:styleId="IntensiveHervorhebung">
    <w:name w:val="Intense Emphasis"/>
    <w:basedOn w:val="Absatz-Standardschriftart"/>
    <w:uiPriority w:val="21"/>
    <w:qFormat/>
    <w:rsid w:val="0091406D"/>
    <w:rPr>
      <w:i/>
      <w:iCs/>
      <w:color w:val="2F5496" w:themeColor="accent1" w:themeShade="BF"/>
    </w:rPr>
  </w:style>
  <w:style w:type="paragraph" w:styleId="IntensivesZitat">
    <w:name w:val="Intense Quote"/>
    <w:basedOn w:val="Standard"/>
    <w:next w:val="Standard"/>
    <w:link w:val="IntensivesZitatZchn"/>
    <w:uiPriority w:val="30"/>
    <w:qFormat/>
    <w:rsid w:val="009140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ivesZitatZchn">
    <w:name w:val="Intensives Zitat Zchn"/>
    <w:basedOn w:val="Absatz-Standardschriftart"/>
    <w:link w:val="IntensivesZitat"/>
    <w:uiPriority w:val="30"/>
    <w:rsid w:val="0091406D"/>
    <w:rPr>
      <w:i/>
      <w:iCs/>
      <w:color w:val="2F5496" w:themeColor="accent1" w:themeShade="BF"/>
    </w:rPr>
  </w:style>
  <w:style w:type="character" w:styleId="IntensiverVerweis">
    <w:name w:val="Intense Reference"/>
    <w:basedOn w:val="Absatz-Standardschriftart"/>
    <w:uiPriority w:val="32"/>
    <w:qFormat/>
    <w:rsid w:val="0091406D"/>
    <w:rPr>
      <w:b/>
      <w:bCs/>
      <w:smallCaps/>
      <w:color w:val="2F5496" w:themeColor="accent1" w:themeShade="BF"/>
      <w:spacing w:val="5"/>
    </w:rPr>
  </w:style>
  <w:style w:type="paragraph" w:styleId="berarbeitung">
    <w:name w:val="Revision"/>
    <w:hidden/>
    <w:uiPriority w:val="99"/>
    <w:semiHidden/>
    <w:rsid w:val="007E5222"/>
    <w:pPr>
      <w:spacing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489</Words>
  <Characters>3081</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Ziegner</dc:creator>
  <cp:keywords/>
  <dc:description/>
  <cp:lastModifiedBy>David Döbele</cp:lastModifiedBy>
  <cp:revision>4</cp:revision>
  <dcterms:created xsi:type="dcterms:W3CDTF">2025-11-10T10:09:00Z</dcterms:created>
  <dcterms:modified xsi:type="dcterms:W3CDTF">2025-11-10T19:12:00Z</dcterms:modified>
</cp:coreProperties>
</file>