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8C4F8" w14:textId="784F97BD" w:rsidR="00A81741" w:rsidRDefault="00A81741" w:rsidP="00A81741">
      <w:pPr>
        <w:spacing w:after="0"/>
        <w:jc w:val="both"/>
        <w:rPr>
          <w:rFonts w:ascii="Georgia" w:hAnsi="Georgia" w:cs="Times New Roman"/>
          <w:sz w:val="21"/>
          <w:szCs w:val="21"/>
        </w:rPr>
      </w:pPr>
      <w:r>
        <w:rPr>
          <w:rFonts w:ascii="Georgia" w:hAnsi="Georgia" w:cs="Times New Roman"/>
          <w:sz w:val="21"/>
          <w:szCs w:val="21"/>
        </w:rPr>
        <w:t>Rödl &amp; Partner scheint mir für dieses Praktikum ideal. Durch Ihren Status als eine</w:t>
      </w:r>
      <w:del w:id="0" w:author="David Döbele" w:date="2021-12-07T09:42:00Z">
        <w:r w:rsidDel="001102EC">
          <w:rPr>
            <w:rFonts w:ascii="Georgia" w:hAnsi="Georgia" w:cs="Times New Roman"/>
            <w:sz w:val="21"/>
            <w:szCs w:val="21"/>
          </w:rPr>
          <w:delText>r</w:delText>
        </w:r>
      </w:del>
      <w:r>
        <w:rPr>
          <w:rFonts w:ascii="Georgia" w:hAnsi="Georgia" w:cs="Times New Roman"/>
          <w:sz w:val="21"/>
          <w:szCs w:val="21"/>
        </w:rPr>
        <w:t xml:space="preserve"> der führenden internationalen mittelständischen Wirtschaftsprüfungsgesellschaft</w:t>
      </w:r>
      <w:ins w:id="1" w:author="David Döbele" w:date="2021-12-07T09:42:00Z">
        <w:r w:rsidR="001102EC">
          <w:rPr>
            <w:rFonts w:ascii="Georgia" w:hAnsi="Georgia" w:cs="Times New Roman"/>
            <w:sz w:val="21"/>
            <w:szCs w:val="21"/>
          </w:rPr>
          <w:t>en</w:t>
        </w:r>
      </w:ins>
      <w:r>
        <w:rPr>
          <w:rFonts w:ascii="Georgia" w:hAnsi="Georgia" w:cs="Times New Roman"/>
          <w:sz w:val="21"/>
          <w:szCs w:val="21"/>
        </w:rPr>
        <w:t xml:space="preserve"> kann ich mein bisheriges Wissen und Können am besten einbringen. Da ich jemand bin der besonders gerne reist, beeindrucken mich Ihre weltweiten Standorte, insbesondere in den Vereinigten Arabischen Emiraten, da dieses Land bisher mein liebstes Reiseziel ist. Besonders spannend fand ich auch Ihr zuletzt abgeschlossenes Beratungsprojekt mit der Messe Frankfurt und der Messe Friedrichshafen. Die Entscheidung, dass die zwei Messen sich in einem Joint Venture zusammentun und hiermit </w:t>
      </w:r>
      <w:r>
        <w:rPr>
          <w:rFonts w:ascii="Georgia" w:hAnsi="Georgia"/>
          <w:color w:val="444444"/>
          <w:sz w:val="21"/>
          <w:szCs w:val="21"/>
          <w:shd w:val="clear" w:color="auto" w:fill="FFFFFF"/>
        </w:rPr>
        <w:t xml:space="preserve">die </w:t>
      </w:r>
      <w:r>
        <w:rPr>
          <w:rFonts w:ascii="Georgia" w:hAnsi="Georgia"/>
          <w:sz w:val="21"/>
          <w:szCs w:val="21"/>
          <w:shd w:val="clear" w:color="auto" w:fill="FFFFFF"/>
        </w:rPr>
        <w:t>Leistungsfähigkeiten der beiden Messe-Unternehmen in den Bereichen „</w:t>
      </w:r>
      <w:proofErr w:type="spellStart"/>
      <w:r>
        <w:rPr>
          <w:rFonts w:ascii="Georgia" w:hAnsi="Georgia"/>
          <w:sz w:val="21"/>
          <w:szCs w:val="21"/>
          <w:shd w:val="clear" w:color="auto" w:fill="FFFFFF"/>
        </w:rPr>
        <w:t>mobility</w:t>
      </w:r>
      <w:proofErr w:type="spellEnd"/>
      <w:r>
        <w:rPr>
          <w:rFonts w:ascii="Georgia" w:hAnsi="Georgia"/>
          <w:sz w:val="21"/>
          <w:szCs w:val="21"/>
          <w:shd w:val="clear" w:color="auto" w:fill="FFFFFF"/>
        </w:rPr>
        <w:t>“ bündeln und somit die globale Mobilitätswende vorantreiben</w:t>
      </w:r>
      <w:r>
        <w:rPr>
          <w:rFonts w:ascii="Georgia" w:hAnsi="Georgia" w:cs="Times New Roman"/>
          <w:sz w:val="21"/>
          <w:szCs w:val="21"/>
        </w:rPr>
        <w:t>, empfinde ich als richtig.</w:t>
      </w:r>
    </w:p>
    <w:p w14:paraId="6584ED63" w14:textId="35D647C3" w:rsidR="000332B5" w:rsidRDefault="000332B5"/>
    <w:p w14:paraId="788BD07D" w14:textId="5DB8A417" w:rsidR="000332B5" w:rsidRDefault="000332B5" w:rsidP="000332B5">
      <w:pPr>
        <w:jc w:val="both"/>
        <w:rPr>
          <w:rFonts w:ascii="Georgia" w:hAnsi="Georgia"/>
          <w:sz w:val="21"/>
          <w:szCs w:val="21"/>
        </w:rPr>
      </w:pPr>
      <w:proofErr w:type="spellStart"/>
      <w:r w:rsidRPr="000332B5">
        <w:rPr>
          <w:rFonts w:ascii="Georgia" w:hAnsi="Georgia"/>
          <w:sz w:val="21"/>
          <w:szCs w:val="21"/>
        </w:rPr>
        <w:t>Curacon</w:t>
      </w:r>
      <w:proofErr w:type="spellEnd"/>
      <w:r w:rsidRPr="000332B5">
        <w:rPr>
          <w:rFonts w:ascii="Georgia" w:hAnsi="Georgia"/>
          <w:sz w:val="21"/>
          <w:szCs w:val="21"/>
        </w:rPr>
        <w:t xml:space="preserve"> scheint mir für dieses Praktikum ideal. </w:t>
      </w:r>
      <w:r w:rsidR="00C83B71">
        <w:rPr>
          <w:rFonts w:ascii="Georgia" w:hAnsi="Georgia"/>
          <w:sz w:val="21"/>
          <w:szCs w:val="21"/>
        </w:rPr>
        <w:t>Durch Ihren Status als mittelständiges Wirtschaftsprüfungsuntern</w:t>
      </w:r>
      <w:del w:id="2" w:author="David Döbele" w:date="2021-12-07T09:42:00Z">
        <w:r w:rsidR="00C83B71" w:rsidDel="001102EC">
          <w:rPr>
            <w:rFonts w:ascii="Georgia" w:hAnsi="Georgia"/>
            <w:sz w:val="21"/>
            <w:szCs w:val="21"/>
          </w:rPr>
          <w:delText>h</w:delText>
        </w:r>
      </w:del>
      <w:r w:rsidR="00C83B71">
        <w:rPr>
          <w:rFonts w:ascii="Georgia" w:hAnsi="Georgia"/>
          <w:sz w:val="21"/>
          <w:szCs w:val="21"/>
        </w:rPr>
        <w:t>e</w:t>
      </w:r>
      <w:ins w:id="3" w:author="David Döbele" w:date="2021-12-07T09:42:00Z">
        <w:r w:rsidR="001102EC">
          <w:rPr>
            <w:rFonts w:ascii="Georgia" w:hAnsi="Georgia"/>
            <w:sz w:val="21"/>
            <w:szCs w:val="21"/>
          </w:rPr>
          <w:t>h</w:t>
        </w:r>
      </w:ins>
      <w:r w:rsidR="00C83B71">
        <w:rPr>
          <w:rFonts w:ascii="Georgia" w:hAnsi="Georgia"/>
          <w:sz w:val="21"/>
          <w:szCs w:val="21"/>
        </w:rPr>
        <w:t xml:space="preserve">men eignet sich Ihre Firma </w:t>
      </w:r>
      <w:del w:id="4" w:author="David Döbele" w:date="2021-12-07T09:42:00Z">
        <w:r w:rsidR="00C83B71" w:rsidDel="001102EC">
          <w:rPr>
            <w:rFonts w:ascii="Georgia" w:hAnsi="Georgia"/>
            <w:sz w:val="21"/>
            <w:szCs w:val="21"/>
          </w:rPr>
          <w:delText>perfekt</w:delText>
        </w:r>
      </w:del>
      <w:ins w:id="5" w:author="David Döbele" w:date="2021-12-07T09:42:00Z">
        <w:r w:rsidR="001102EC">
          <w:rPr>
            <w:rFonts w:ascii="Georgia" w:hAnsi="Georgia"/>
            <w:sz w:val="21"/>
            <w:szCs w:val="21"/>
          </w:rPr>
          <w:t>perfekt,</w:t>
        </w:r>
      </w:ins>
      <w:r w:rsidR="00C83B71">
        <w:rPr>
          <w:rFonts w:ascii="Georgia" w:hAnsi="Georgia"/>
          <w:sz w:val="21"/>
          <w:szCs w:val="21"/>
        </w:rPr>
        <w:t xml:space="preserve"> um erste Praxiserfahrungen zu sammeln. </w:t>
      </w:r>
      <w:r w:rsidR="00202085">
        <w:rPr>
          <w:rFonts w:ascii="Georgia" w:hAnsi="Georgia"/>
          <w:sz w:val="21"/>
          <w:szCs w:val="21"/>
        </w:rPr>
        <w:t>Besonders gefällt mir die Tatsache, dass Sie den Mitarbeiter an erster Stelle setzten und bereit sind</w:t>
      </w:r>
      <w:ins w:id="6" w:author="David Döbele" w:date="2021-12-07T09:42:00Z">
        <w:r w:rsidR="001102EC">
          <w:rPr>
            <w:rFonts w:ascii="Georgia" w:hAnsi="Georgia"/>
            <w:sz w:val="21"/>
            <w:szCs w:val="21"/>
          </w:rPr>
          <w:t>,</w:t>
        </w:r>
      </w:ins>
      <w:r w:rsidR="00202085">
        <w:rPr>
          <w:rFonts w:ascii="Georgia" w:hAnsi="Georgia"/>
          <w:sz w:val="21"/>
          <w:szCs w:val="21"/>
        </w:rPr>
        <w:t xml:space="preserve"> in Ihn zu investieren. </w:t>
      </w:r>
      <w:r w:rsidR="00770BD6" w:rsidRPr="00770BD6">
        <w:rPr>
          <w:rFonts w:ascii="Georgia" w:hAnsi="Georgia"/>
          <w:sz w:val="21"/>
          <w:szCs w:val="21"/>
        </w:rPr>
        <w:t xml:space="preserve">Dies beweist, dass Sie den Award „Great Place </w:t>
      </w:r>
      <w:proofErr w:type="spellStart"/>
      <w:r w:rsidR="00770BD6" w:rsidRPr="00770BD6">
        <w:rPr>
          <w:rFonts w:ascii="Georgia" w:hAnsi="Georgia"/>
          <w:sz w:val="21"/>
          <w:szCs w:val="21"/>
        </w:rPr>
        <w:t>To</w:t>
      </w:r>
      <w:proofErr w:type="spellEnd"/>
      <w:r w:rsidR="00770BD6" w:rsidRPr="00770BD6">
        <w:rPr>
          <w:rFonts w:ascii="Georgia" w:hAnsi="Georgia"/>
          <w:sz w:val="21"/>
          <w:szCs w:val="21"/>
        </w:rPr>
        <w:t xml:space="preserve"> Work” wirklich ve</w:t>
      </w:r>
      <w:r w:rsidR="00770BD6">
        <w:rPr>
          <w:rFonts w:ascii="Georgia" w:hAnsi="Georgia"/>
          <w:sz w:val="21"/>
          <w:szCs w:val="21"/>
        </w:rPr>
        <w:t xml:space="preserve">rdient haben. </w:t>
      </w:r>
      <w:r w:rsidR="00E65166">
        <w:rPr>
          <w:rFonts w:ascii="Georgia" w:hAnsi="Georgia"/>
          <w:sz w:val="21"/>
          <w:szCs w:val="21"/>
        </w:rPr>
        <w:t>Ihren Fokus auf das Themengebiet Gesundheit und Pflege rechne ich Ihnen hoch an. Durch den Fachkräfte</w:t>
      </w:r>
      <w:r w:rsidR="005D7AD7">
        <w:rPr>
          <w:rFonts w:ascii="Georgia" w:hAnsi="Georgia"/>
          <w:sz w:val="21"/>
          <w:szCs w:val="21"/>
        </w:rPr>
        <w:t>m</w:t>
      </w:r>
      <w:r w:rsidR="00E65166">
        <w:rPr>
          <w:rFonts w:ascii="Georgia" w:hAnsi="Georgia"/>
          <w:sz w:val="21"/>
          <w:szCs w:val="21"/>
        </w:rPr>
        <w:t xml:space="preserve">angel und den demographischen Wandel steuern wir in Deutschland auf immer größer werdende Probleme zu, da finde ich es ausgesprochen wichtig, dass ein Unternehmen wie </w:t>
      </w:r>
      <w:proofErr w:type="spellStart"/>
      <w:r w:rsidR="00E65166">
        <w:rPr>
          <w:rFonts w:ascii="Georgia" w:hAnsi="Georgia"/>
          <w:sz w:val="21"/>
          <w:szCs w:val="21"/>
        </w:rPr>
        <w:t>Curacon</w:t>
      </w:r>
      <w:proofErr w:type="spellEnd"/>
      <w:r w:rsidR="00E65166">
        <w:rPr>
          <w:rFonts w:ascii="Georgia" w:hAnsi="Georgia"/>
          <w:sz w:val="21"/>
          <w:szCs w:val="21"/>
        </w:rPr>
        <w:t xml:space="preserve"> Lösungen findet. </w:t>
      </w:r>
    </w:p>
    <w:p w14:paraId="66D2B867" w14:textId="3CF9423A" w:rsidR="005D7AD7" w:rsidRDefault="005D7AD7" w:rsidP="000332B5">
      <w:pPr>
        <w:jc w:val="both"/>
        <w:rPr>
          <w:rFonts w:ascii="Georgia" w:hAnsi="Georgia"/>
          <w:sz w:val="21"/>
          <w:szCs w:val="21"/>
        </w:rPr>
      </w:pPr>
    </w:p>
    <w:p w14:paraId="416E79BF" w14:textId="1CBB9E4E" w:rsidR="005D7AD7" w:rsidRDefault="00CC110B" w:rsidP="000332B5">
      <w:pPr>
        <w:jc w:val="both"/>
        <w:rPr>
          <w:rFonts w:ascii="Georgia" w:hAnsi="Georgia"/>
          <w:sz w:val="21"/>
          <w:szCs w:val="21"/>
        </w:rPr>
      </w:pPr>
      <w:proofErr w:type="spellStart"/>
      <w:r>
        <w:rPr>
          <w:rFonts w:ascii="Georgia" w:hAnsi="Georgia"/>
          <w:sz w:val="21"/>
          <w:szCs w:val="21"/>
        </w:rPr>
        <w:t>Solidaris</w:t>
      </w:r>
      <w:proofErr w:type="spellEnd"/>
      <w:r>
        <w:rPr>
          <w:rFonts w:ascii="Georgia" w:hAnsi="Georgia"/>
          <w:sz w:val="21"/>
          <w:szCs w:val="21"/>
        </w:rPr>
        <w:t xml:space="preserve"> scheint mir für dieses Praktikum ideal. Durch Ihren Status als </w:t>
      </w:r>
      <w:del w:id="7" w:author="David Döbele" w:date="2021-12-07T09:42:00Z">
        <w:r w:rsidDel="001102EC">
          <w:rPr>
            <w:rFonts w:ascii="Georgia" w:hAnsi="Georgia"/>
            <w:sz w:val="21"/>
            <w:szCs w:val="21"/>
          </w:rPr>
          <w:delText xml:space="preserve">einer </w:delText>
        </w:r>
      </w:del>
      <w:ins w:id="8" w:author="David Döbele" w:date="2021-12-07T09:42:00Z">
        <w:r w:rsidR="001102EC">
          <w:rPr>
            <w:rFonts w:ascii="Georgia" w:hAnsi="Georgia"/>
            <w:sz w:val="21"/>
            <w:szCs w:val="21"/>
          </w:rPr>
          <w:t>eine</w:t>
        </w:r>
        <w:r w:rsidR="001102EC">
          <w:rPr>
            <w:rFonts w:ascii="Georgia" w:hAnsi="Georgia"/>
            <w:sz w:val="21"/>
            <w:szCs w:val="21"/>
          </w:rPr>
          <w:t>s</w:t>
        </w:r>
        <w:r w:rsidR="001102EC">
          <w:rPr>
            <w:rFonts w:ascii="Georgia" w:hAnsi="Georgia"/>
            <w:sz w:val="21"/>
            <w:szCs w:val="21"/>
          </w:rPr>
          <w:t xml:space="preserve"> </w:t>
        </w:r>
      </w:ins>
      <w:r>
        <w:rPr>
          <w:rFonts w:ascii="Georgia" w:hAnsi="Georgia"/>
          <w:sz w:val="21"/>
          <w:szCs w:val="21"/>
        </w:rPr>
        <w:t>der führenden deutschen Prüfungsunternehmen im Bereich Gesundheits- und Sozialwirtschaft kann ich</w:t>
      </w:r>
      <w:r w:rsidR="006D4EF5">
        <w:rPr>
          <w:rFonts w:ascii="Georgia" w:hAnsi="Georgia"/>
          <w:sz w:val="21"/>
          <w:szCs w:val="21"/>
        </w:rPr>
        <w:t xml:space="preserve"> bei Ihnen</w:t>
      </w:r>
      <w:r>
        <w:rPr>
          <w:rFonts w:ascii="Georgia" w:hAnsi="Georgia"/>
          <w:sz w:val="21"/>
          <w:szCs w:val="21"/>
        </w:rPr>
        <w:t xml:space="preserve"> mein bisheriges Wissen und Können am besten einbringen. </w:t>
      </w:r>
      <w:r w:rsidR="003D4656">
        <w:rPr>
          <w:rFonts w:ascii="Georgia" w:hAnsi="Georgia"/>
          <w:sz w:val="21"/>
          <w:szCs w:val="21"/>
        </w:rPr>
        <w:t xml:space="preserve">Besonders spannend finde ich Ihre erfolgreiche </w:t>
      </w:r>
      <w:r w:rsidR="00FB36C3">
        <w:rPr>
          <w:rFonts w:ascii="Georgia" w:hAnsi="Georgia"/>
          <w:sz w:val="21"/>
          <w:szCs w:val="21"/>
        </w:rPr>
        <w:t>90-jährige</w:t>
      </w:r>
      <w:r w:rsidR="003D4656">
        <w:rPr>
          <w:rFonts w:ascii="Georgia" w:hAnsi="Georgia"/>
          <w:sz w:val="21"/>
          <w:szCs w:val="21"/>
        </w:rPr>
        <w:t xml:space="preserve"> Geschichte und das Sie zu den wenigen Unternehmensgruppen gehören, die sich auf die Betreuung gemeinnütziger Träger und Einrichtungen des Gesundheits- und Sozialwesens spezialisiert. Durch den Fachkräftemangel und den demographischen Wandel steuern wir in Deutschland auf immer größer werdende Probleme </w:t>
      </w:r>
      <w:r w:rsidR="00A81741">
        <w:rPr>
          <w:rFonts w:ascii="Georgia" w:hAnsi="Georgia"/>
          <w:sz w:val="21"/>
          <w:szCs w:val="21"/>
        </w:rPr>
        <w:t xml:space="preserve">in diesem Bereich </w:t>
      </w:r>
      <w:r w:rsidR="003D4656">
        <w:rPr>
          <w:rFonts w:ascii="Georgia" w:hAnsi="Georgia"/>
          <w:sz w:val="21"/>
          <w:szCs w:val="21"/>
        </w:rPr>
        <w:t xml:space="preserve">zu, da finde ich es ausgesprochen wichtig, dass ein Unternehmen wie </w:t>
      </w:r>
      <w:proofErr w:type="spellStart"/>
      <w:r w:rsidR="00FB36C3">
        <w:rPr>
          <w:rFonts w:ascii="Georgia" w:hAnsi="Georgia"/>
          <w:sz w:val="21"/>
          <w:szCs w:val="21"/>
        </w:rPr>
        <w:t>Solidaris</w:t>
      </w:r>
      <w:proofErr w:type="spellEnd"/>
      <w:r w:rsidR="003D4656">
        <w:rPr>
          <w:rFonts w:ascii="Georgia" w:hAnsi="Georgia"/>
          <w:sz w:val="21"/>
          <w:szCs w:val="21"/>
        </w:rPr>
        <w:t xml:space="preserve"> Lösungen findet.</w:t>
      </w:r>
    </w:p>
    <w:p w14:paraId="2358F46D" w14:textId="26A5CE1E" w:rsidR="006D4EF5" w:rsidRDefault="006D4EF5" w:rsidP="000332B5">
      <w:pPr>
        <w:jc w:val="both"/>
        <w:rPr>
          <w:rFonts w:ascii="Georgia" w:hAnsi="Georgia"/>
          <w:sz w:val="21"/>
          <w:szCs w:val="21"/>
        </w:rPr>
      </w:pPr>
    </w:p>
    <w:p w14:paraId="41E12A8B" w14:textId="4DE9983E" w:rsidR="006D4EF5" w:rsidRDefault="006D4EF5" w:rsidP="000332B5">
      <w:pPr>
        <w:jc w:val="both"/>
        <w:rPr>
          <w:rFonts w:ascii="Georgia" w:hAnsi="Georgia" w:cs="Times New Roman"/>
          <w:sz w:val="21"/>
          <w:szCs w:val="21"/>
        </w:rPr>
      </w:pPr>
      <w:r>
        <w:rPr>
          <w:rFonts w:ascii="Georgia" w:hAnsi="Georgia"/>
          <w:sz w:val="21"/>
          <w:szCs w:val="21"/>
        </w:rPr>
        <w:t>RSM scheint mir für dieses Praktikum ideal. Durch Ihren Status als eine</w:t>
      </w:r>
      <w:del w:id="9" w:author="David Döbele" w:date="2021-12-07T09:43:00Z">
        <w:r w:rsidDel="001102EC">
          <w:rPr>
            <w:rFonts w:ascii="Georgia" w:hAnsi="Georgia"/>
            <w:sz w:val="21"/>
            <w:szCs w:val="21"/>
          </w:rPr>
          <w:delText>r</w:delText>
        </w:r>
      </w:del>
      <w:r>
        <w:rPr>
          <w:rFonts w:ascii="Georgia" w:hAnsi="Georgia"/>
          <w:sz w:val="21"/>
          <w:szCs w:val="21"/>
        </w:rPr>
        <w:t xml:space="preserve"> der führenden deutschen </w:t>
      </w:r>
      <w:r w:rsidRPr="006D4EF5">
        <w:rPr>
          <w:rFonts w:ascii="Georgia" w:hAnsi="Georgia" w:cs="Arial"/>
          <w:sz w:val="21"/>
          <w:szCs w:val="21"/>
          <w:shd w:val="clear" w:color="auto" w:fill="FFFFFF"/>
        </w:rPr>
        <w:t>Wirtschaftsprüfungs- und Steuerberatungsgesellschaften in Deutschland</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A81741">
        <w:rPr>
          <w:rFonts w:ascii="Georgia" w:hAnsi="Georgia" w:cs="Times New Roman"/>
          <w:sz w:val="21"/>
          <w:szCs w:val="21"/>
        </w:rPr>
        <w:t>Da ich jemand bin der besonders gerne reist, beeindrucken mich Ihre weltweiten Standorte, insbesondere in Brasilien.</w:t>
      </w:r>
      <w:r w:rsidR="0041784F" w:rsidRPr="008554C0">
        <w:rPr>
          <w:rFonts w:ascii="Georgia" w:hAnsi="Georgia" w:cs="Times New Roman"/>
          <w:sz w:val="21"/>
          <w:szCs w:val="21"/>
        </w:rPr>
        <w:t xml:space="preserve"> </w:t>
      </w:r>
      <w:r w:rsidR="00A81741">
        <w:rPr>
          <w:rFonts w:ascii="Georgia" w:hAnsi="Georgia" w:cs="Times New Roman"/>
          <w:sz w:val="21"/>
          <w:szCs w:val="21"/>
        </w:rPr>
        <w:t xml:space="preserve">Ich </w:t>
      </w:r>
      <w:r w:rsidR="0041784F">
        <w:rPr>
          <w:rFonts w:ascii="Georgia" w:hAnsi="Georgia" w:cs="Times New Roman"/>
          <w:sz w:val="21"/>
          <w:szCs w:val="21"/>
        </w:rPr>
        <w:t xml:space="preserve">persönlich </w:t>
      </w:r>
      <w:r w:rsidR="00A81741">
        <w:rPr>
          <w:rFonts w:ascii="Georgia" w:hAnsi="Georgia" w:cs="Times New Roman"/>
          <w:sz w:val="21"/>
          <w:szCs w:val="21"/>
        </w:rPr>
        <w:t xml:space="preserve">sehe </w:t>
      </w:r>
      <w:r w:rsidR="0041784F">
        <w:rPr>
          <w:rFonts w:ascii="Georgia" w:hAnsi="Georgia" w:cs="Times New Roman"/>
          <w:sz w:val="21"/>
          <w:szCs w:val="21"/>
        </w:rPr>
        <w:t xml:space="preserve">ein enormes Wachstumspotenzial in Schwellenländern. Besonders spannend fand ich Ihr letztes Projekt mit Privat Pier Industries beim Abschluss eines Finanzierungspakets mit der ELF Capital Group. </w:t>
      </w:r>
      <w:r w:rsidR="00DB6CA5">
        <w:rPr>
          <w:rFonts w:ascii="Georgia" w:hAnsi="Georgia" w:cs="Times New Roman"/>
          <w:sz w:val="21"/>
          <w:szCs w:val="21"/>
        </w:rPr>
        <w:t xml:space="preserve">Dieses Projekt spielgelt Ihren auf Erfolg getrimmten Beratungsansatzes wieder. </w:t>
      </w:r>
    </w:p>
    <w:p w14:paraId="22F5E578" w14:textId="4E70F606" w:rsidR="00DB6CA5" w:rsidRDefault="00DB6CA5" w:rsidP="000332B5">
      <w:pPr>
        <w:jc w:val="both"/>
        <w:rPr>
          <w:rFonts w:ascii="Georgia" w:hAnsi="Georgia" w:cs="Times New Roman"/>
          <w:sz w:val="21"/>
          <w:szCs w:val="21"/>
        </w:rPr>
      </w:pPr>
    </w:p>
    <w:p w14:paraId="4E06D690" w14:textId="075C3BCB" w:rsidR="00C83B71" w:rsidRDefault="00DB6CA5" w:rsidP="005E062B">
      <w:pPr>
        <w:jc w:val="both"/>
        <w:rPr>
          <w:rFonts w:ascii="Georgia" w:hAnsi="Georgia"/>
          <w:sz w:val="21"/>
          <w:szCs w:val="21"/>
        </w:rPr>
      </w:pPr>
      <w:r>
        <w:rPr>
          <w:rFonts w:ascii="Georgia" w:hAnsi="Georgia" w:cs="Times New Roman"/>
          <w:sz w:val="21"/>
          <w:szCs w:val="21"/>
        </w:rPr>
        <w:t>VEND scheint mi</w:t>
      </w:r>
      <w:r w:rsidR="00DA6FFC">
        <w:rPr>
          <w:rFonts w:ascii="Georgia" w:hAnsi="Georgia" w:cs="Times New Roman"/>
          <w:sz w:val="21"/>
          <w:szCs w:val="21"/>
        </w:rPr>
        <w:t>r</w:t>
      </w:r>
      <w:r>
        <w:rPr>
          <w:rFonts w:ascii="Georgia" w:hAnsi="Georgia" w:cs="Times New Roman"/>
          <w:sz w:val="21"/>
          <w:szCs w:val="21"/>
        </w:rPr>
        <w:t xml:space="preserve"> für dieses Praktikum ideal. </w:t>
      </w:r>
      <w:r w:rsidR="00DA6FFC">
        <w:rPr>
          <w:rFonts w:ascii="Georgia" w:hAnsi="Georgia" w:cs="Times New Roman"/>
          <w:sz w:val="21"/>
          <w:szCs w:val="21"/>
        </w:rPr>
        <w:t xml:space="preserve">Ihr Unternehmen bietet mir die perfekte Möglichkeit erste Einblicke in den Beruf des Beraters zu geben. </w:t>
      </w:r>
      <w:r w:rsidR="00767C9F">
        <w:rPr>
          <w:rFonts w:ascii="Georgia" w:hAnsi="Georgia" w:cs="Times New Roman"/>
          <w:sz w:val="21"/>
          <w:szCs w:val="21"/>
        </w:rPr>
        <w:t xml:space="preserve">Besonders spannend fand ich Ihr letztes Projekt mit der Nürnberger Messe, bei dem Sie </w:t>
      </w:r>
      <w:ins w:id="10" w:author="David Döbele" w:date="2021-12-07T09:43:00Z">
        <w:r w:rsidR="001102EC">
          <w:rPr>
            <w:rFonts w:ascii="Georgia" w:hAnsi="Georgia" w:cs="Times New Roman"/>
            <w:sz w:val="21"/>
            <w:szCs w:val="21"/>
          </w:rPr>
          <w:t>E</w:t>
        </w:r>
      </w:ins>
      <w:del w:id="11" w:author="David Döbele" w:date="2021-12-07T09:43:00Z">
        <w:r w:rsidR="00767C9F" w:rsidDel="001102EC">
          <w:rPr>
            <w:rFonts w:ascii="Georgia" w:hAnsi="Georgia" w:cs="Times New Roman"/>
            <w:sz w:val="21"/>
            <w:szCs w:val="21"/>
          </w:rPr>
          <w:delText>e</w:delText>
        </w:r>
      </w:del>
      <w:r w:rsidR="00767C9F">
        <w:rPr>
          <w:rFonts w:ascii="Georgia" w:hAnsi="Georgia" w:cs="Times New Roman"/>
          <w:sz w:val="21"/>
          <w:szCs w:val="21"/>
        </w:rPr>
        <w:t xml:space="preserve">xperten befragten, welche Verpackungstrends es demnächst geben wird. Dieses Thema ist sehr wichtig, da die Verpackungsindustrie aktuell zu einer </w:t>
      </w:r>
      <w:r w:rsidR="00767C9F" w:rsidRPr="00C76369">
        <w:rPr>
          <w:rFonts w:ascii="Georgia" w:hAnsi="Georgia" w:cs="Times New Roman"/>
          <w:sz w:val="21"/>
          <w:szCs w:val="21"/>
        </w:rPr>
        <w:t xml:space="preserve">der Umweltschädlichsten gehört. Dieses Projekt spiegelt ihre </w:t>
      </w:r>
      <w:r w:rsidR="00C76369" w:rsidRPr="00C76369">
        <w:rPr>
          <w:rFonts w:ascii="Georgia" w:hAnsi="Georgia"/>
          <w:sz w:val="21"/>
          <w:szCs w:val="21"/>
        </w:rPr>
        <w:t xml:space="preserve">auf Effektivität und Effizienz </w:t>
      </w:r>
      <w:r w:rsidR="00C76369">
        <w:rPr>
          <w:rFonts w:ascii="Georgia" w:hAnsi="Georgia"/>
          <w:sz w:val="21"/>
          <w:szCs w:val="21"/>
        </w:rPr>
        <w:t xml:space="preserve">ausgerichteten Beratungsansatz </w:t>
      </w:r>
      <w:del w:id="12" w:author="David Döbele" w:date="2021-12-07T09:43:00Z">
        <w:r w:rsidR="00C76369" w:rsidDel="001102EC">
          <w:rPr>
            <w:rFonts w:ascii="Georgia" w:hAnsi="Georgia"/>
            <w:sz w:val="21"/>
            <w:szCs w:val="21"/>
          </w:rPr>
          <w:delText>wieder</w:delText>
        </w:r>
      </w:del>
      <w:ins w:id="13" w:author="David Döbele" w:date="2021-12-07T09:43:00Z">
        <w:r w:rsidR="001102EC">
          <w:rPr>
            <w:rFonts w:ascii="Georgia" w:hAnsi="Georgia"/>
            <w:sz w:val="21"/>
            <w:szCs w:val="21"/>
          </w:rPr>
          <w:t>wider</w:t>
        </w:r>
      </w:ins>
      <w:r w:rsidR="00C76369">
        <w:rPr>
          <w:rFonts w:ascii="Georgia" w:hAnsi="Georgia"/>
          <w:sz w:val="21"/>
          <w:szCs w:val="21"/>
        </w:rPr>
        <w:t xml:space="preserve">. </w:t>
      </w:r>
    </w:p>
    <w:p w14:paraId="446C48DB" w14:textId="0933CE62" w:rsidR="00C76369" w:rsidRDefault="00C76369" w:rsidP="00C76369">
      <w:pPr>
        <w:spacing w:line="276" w:lineRule="auto"/>
        <w:jc w:val="both"/>
        <w:rPr>
          <w:rFonts w:ascii="Georgia" w:hAnsi="Georgia"/>
          <w:sz w:val="21"/>
          <w:szCs w:val="21"/>
        </w:rPr>
      </w:pPr>
    </w:p>
    <w:p w14:paraId="23812A65" w14:textId="2D441F49" w:rsidR="00C76369" w:rsidRDefault="00C76369" w:rsidP="00C76369">
      <w:pPr>
        <w:spacing w:line="276" w:lineRule="auto"/>
        <w:jc w:val="both"/>
        <w:rPr>
          <w:rFonts w:ascii="Georgia" w:hAnsi="Georgia"/>
          <w:sz w:val="21"/>
          <w:szCs w:val="21"/>
        </w:rPr>
      </w:pPr>
    </w:p>
    <w:p w14:paraId="29710F02" w14:textId="7159913F" w:rsidR="00C76369" w:rsidRDefault="00C76369" w:rsidP="00C76369">
      <w:pPr>
        <w:spacing w:line="276" w:lineRule="auto"/>
        <w:jc w:val="both"/>
        <w:rPr>
          <w:rFonts w:ascii="Georgia" w:hAnsi="Georgia"/>
          <w:sz w:val="21"/>
          <w:szCs w:val="21"/>
        </w:rPr>
      </w:pPr>
    </w:p>
    <w:p w14:paraId="14260FB5" w14:textId="133542F0" w:rsidR="00C76369" w:rsidRDefault="00C76369" w:rsidP="00C76369">
      <w:pPr>
        <w:spacing w:line="276" w:lineRule="auto"/>
        <w:jc w:val="both"/>
        <w:rPr>
          <w:rFonts w:ascii="Georgia" w:hAnsi="Georgia"/>
          <w:sz w:val="21"/>
          <w:szCs w:val="21"/>
        </w:rPr>
      </w:pPr>
    </w:p>
    <w:p w14:paraId="5856C850" w14:textId="77247C12" w:rsidR="00852C75" w:rsidRDefault="0052790D" w:rsidP="00852C75">
      <w:pPr>
        <w:jc w:val="both"/>
        <w:rPr>
          <w:rFonts w:ascii="Georgia" w:hAnsi="Georgia" w:cs="Times New Roman"/>
          <w:sz w:val="21"/>
          <w:szCs w:val="21"/>
        </w:rPr>
      </w:pPr>
      <w:proofErr w:type="spellStart"/>
      <w:r>
        <w:rPr>
          <w:rFonts w:ascii="Georgia" w:hAnsi="Georgia"/>
          <w:sz w:val="21"/>
          <w:szCs w:val="21"/>
        </w:rPr>
        <w:lastRenderedPageBreak/>
        <w:t>Ecovis</w:t>
      </w:r>
      <w:proofErr w:type="spellEnd"/>
      <w:r>
        <w:rPr>
          <w:rFonts w:ascii="Georgia" w:hAnsi="Georgia"/>
          <w:sz w:val="21"/>
          <w:szCs w:val="21"/>
        </w:rPr>
        <w:t xml:space="preserve"> </w:t>
      </w:r>
      <w:r>
        <w:rPr>
          <w:rFonts w:ascii="Georgia" w:hAnsi="Georgia" w:cs="Times New Roman"/>
          <w:sz w:val="21"/>
          <w:szCs w:val="21"/>
        </w:rPr>
        <w:t xml:space="preserve">scheint mir für dieses Praktikum ideal. </w:t>
      </w:r>
      <w:r>
        <w:rPr>
          <w:rFonts w:ascii="Georgia" w:hAnsi="Georgia"/>
          <w:sz w:val="21"/>
          <w:szCs w:val="21"/>
        </w:rPr>
        <w:t>Durch Ihren Status als eine</w:t>
      </w:r>
      <w:del w:id="14" w:author="David Döbele" w:date="2021-12-07T09:43:00Z">
        <w:r w:rsidDel="001102EC">
          <w:rPr>
            <w:rFonts w:ascii="Georgia" w:hAnsi="Georgia"/>
            <w:sz w:val="21"/>
            <w:szCs w:val="21"/>
          </w:rPr>
          <w:delText>r</w:delText>
        </w:r>
      </w:del>
      <w:r>
        <w:rPr>
          <w:rFonts w:ascii="Georgia" w:hAnsi="Georgia"/>
          <w:sz w:val="21"/>
          <w:szCs w:val="21"/>
        </w:rPr>
        <w:t xml:space="preserve"> der führenden deutschen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 in Deutschland</w:t>
      </w:r>
      <w:r w:rsidR="00907AD3">
        <w:rPr>
          <w:rFonts w:ascii="Georgia" w:hAnsi="Georgia" w:cs="Arial"/>
          <w:sz w:val="21"/>
          <w:szCs w:val="21"/>
          <w:shd w:val="clear" w:color="auto" w:fill="FFFFFF"/>
        </w:rPr>
        <w:t>,</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A81741">
        <w:rPr>
          <w:rFonts w:ascii="Georgia" w:hAnsi="Georgia" w:cs="Times New Roman"/>
          <w:sz w:val="21"/>
          <w:szCs w:val="21"/>
        </w:rPr>
        <w:t xml:space="preserve">Da ich jemand bin der besonders gerne reist, beeindrucken mich Ihre weltweiten Standorte, insbesondere </w:t>
      </w:r>
      <w:r w:rsidR="00EA5FD5">
        <w:rPr>
          <w:rFonts w:ascii="Georgia" w:hAnsi="Georgia" w:cs="Times New Roman"/>
          <w:sz w:val="21"/>
          <w:szCs w:val="21"/>
        </w:rPr>
        <w:t>Katar</w:t>
      </w:r>
      <w:r w:rsidR="00A81741">
        <w:rPr>
          <w:rFonts w:ascii="Georgia" w:hAnsi="Georgia" w:cs="Times New Roman"/>
          <w:sz w:val="21"/>
          <w:szCs w:val="21"/>
        </w:rPr>
        <w:t xml:space="preserve">, da </w:t>
      </w:r>
      <w:r w:rsidR="00EA5FD5">
        <w:rPr>
          <w:rFonts w:ascii="Georgia" w:hAnsi="Georgia" w:cs="Times New Roman"/>
          <w:sz w:val="21"/>
          <w:szCs w:val="21"/>
        </w:rPr>
        <w:t>ich über dieses beeindruckende Land eine Seminararbeit geschrieben habe.</w:t>
      </w:r>
      <w:r w:rsidR="005E062B">
        <w:rPr>
          <w:rFonts w:ascii="Georgia" w:hAnsi="Georgia" w:cs="Times New Roman"/>
          <w:sz w:val="21"/>
          <w:szCs w:val="21"/>
        </w:rPr>
        <w:t xml:space="preserve"> </w:t>
      </w:r>
      <w:r w:rsidR="00852C75">
        <w:rPr>
          <w:rFonts w:ascii="Georgia" w:hAnsi="Georgia" w:cs="Times New Roman"/>
          <w:sz w:val="21"/>
          <w:szCs w:val="21"/>
        </w:rPr>
        <w:t>Darüber hinaus bin ich begeistert, dass Ihr Unternehmen viel auf das Betriebsklima setzt. Ich teile die Ansicht, dass unter einer freundschaftlich professionellen Stimmung die Möglichkeit besteht weit aus produktiver zu arbeiten.</w:t>
      </w:r>
    </w:p>
    <w:p w14:paraId="2FA259A9" w14:textId="02567A4C" w:rsidR="00907AD3" w:rsidRDefault="00907AD3" w:rsidP="00852C75">
      <w:pPr>
        <w:jc w:val="both"/>
        <w:rPr>
          <w:rFonts w:ascii="Georgia" w:hAnsi="Georgia" w:cs="Times New Roman"/>
          <w:sz w:val="21"/>
          <w:szCs w:val="21"/>
        </w:rPr>
      </w:pPr>
    </w:p>
    <w:p w14:paraId="4A9E572D" w14:textId="02915322" w:rsidR="00907AD3" w:rsidRDefault="00907AD3" w:rsidP="00852C75">
      <w:pPr>
        <w:jc w:val="both"/>
        <w:rPr>
          <w:rFonts w:ascii="Georgia" w:hAnsi="Georgia" w:cs="Times New Roman"/>
          <w:sz w:val="21"/>
          <w:szCs w:val="21"/>
        </w:rPr>
      </w:pPr>
      <w:r>
        <w:rPr>
          <w:rFonts w:ascii="Georgia" w:hAnsi="Georgia" w:cs="Times New Roman"/>
          <w:sz w:val="21"/>
          <w:szCs w:val="21"/>
        </w:rPr>
        <w:t xml:space="preserve">Mazars scheint mir für dieses Praktikum ideal. </w:t>
      </w:r>
      <w:r>
        <w:rPr>
          <w:rFonts w:ascii="Georgia" w:hAnsi="Georgia"/>
          <w:sz w:val="21"/>
          <w:szCs w:val="21"/>
        </w:rPr>
        <w:t>Durch Ihren Status als eine</w:t>
      </w:r>
      <w:del w:id="15" w:author="David Döbele" w:date="2021-12-07T09:43:00Z">
        <w:r w:rsidDel="001102EC">
          <w:rPr>
            <w:rFonts w:ascii="Georgia" w:hAnsi="Georgia"/>
            <w:sz w:val="21"/>
            <w:szCs w:val="21"/>
          </w:rPr>
          <w:delText>r</w:delText>
        </w:r>
      </w:del>
      <w:r>
        <w:rPr>
          <w:rFonts w:ascii="Georgia" w:hAnsi="Georgia"/>
          <w:sz w:val="21"/>
          <w:szCs w:val="21"/>
        </w:rPr>
        <w:t xml:space="preserve"> der führenden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EA5FD5">
        <w:rPr>
          <w:rFonts w:ascii="Georgia" w:hAnsi="Georgia" w:cs="Times New Roman"/>
          <w:sz w:val="21"/>
          <w:szCs w:val="21"/>
        </w:rPr>
        <w:t>Da ich jemand bin der besonders gerne reist, beeindrucken mich Ihre weltweiten Standorte, insbesondere Katar, da ich über dieses beeindruckende Land eine Seminararbeit geschrieben habe.</w:t>
      </w:r>
      <w:r w:rsidR="00D26E53">
        <w:rPr>
          <w:rFonts w:ascii="Georgia" w:hAnsi="Georgia" w:cs="Times New Roman"/>
          <w:sz w:val="21"/>
          <w:szCs w:val="21"/>
        </w:rPr>
        <w:t xml:space="preserve"> Mit Mazars </w:t>
      </w:r>
      <w:r w:rsidR="0081427F">
        <w:rPr>
          <w:rFonts w:ascii="Georgia" w:hAnsi="Georgia" w:cs="Times New Roman"/>
          <w:sz w:val="21"/>
          <w:szCs w:val="21"/>
        </w:rPr>
        <w:t>assoziiere</w:t>
      </w:r>
      <w:r w:rsidR="00D26E53">
        <w:rPr>
          <w:rFonts w:ascii="Georgia" w:hAnsi="Georgia" w:cs="Times New Roman"/>
          <w:sz w:val="21"/>
          <w:szCs w:val="21"/>
        </w:rPr>
        <w:t xml:space="preserve"> ich </w:t>
      </w:r>
      <w:r w:rsidR="00A21CD9">
        <w:rPr>
          <w:rFonts w:ascii="Georgia" w:hAnsi="Georgia" w:cs="Times New Roman"/>
          <w:sz w:val="21"/>
          <w:szCs w:val="21"/>
        </w:rPr>
        <w:t xml:space="preserve">Teamgeist und Professionalität – Werte, mit denen ich mich identifiziere und die ich sehr gerne in Ihr Team mit einbringen würde. </w:t>
      </w:r>
    </w:p>
    <w:p w14:paraId="6892C000" w14:textId="60DC9F02" w:rsidR="003A7838" w:rsidRDefault="003A7838" w:rsidP="00852C75">
      <w:pPr>
        <w:jc w:val="both"/>
        <w:rPr>
          <w:rFonts w:ascii="Georgia" w:hAnsi="Georgia" w:cs="Times New Roman"/>
          <w:sz w:val="21"/>
          <w:szCs w:val="21"/>
        </w:rPr>
      </w:pPr>
    </w:p>
    <w:p w14:paraId="0ACCF5DB" w14:textId="6E1C874B" w:rsidR="003A7838" w:rsidRDefault="003A7838" w:rsidP="00852C75">
      <w:pPr>
        <w:jc w:val="both"/>
        <w:rPr>
          <w:rFonts w:ascii="Georgia" w:hAnsi="Georgia" w:cs="Arial"/>
          <w:sz w:val="21"/>
          <w:szCs w:val="21"/>
          <w:shd w:val="clear" w:color="auto" w:fill="FFFFFF"/>
        </w:rPr>
      </w:pPr>
      <w:r>
        <w:rPr>
          <w:rFonts w:ascii="Georgia" w:hAnsi="Georgia" w:cs="Times New Roman"/>
          <w:sz w:val="21"/>
          <w:szCs w:val="21"/>
        </w:rPr>
        <w:t xml:space="preserve">Baker Tilly scheint mir für dieses Praktikum ideal. </w:t>
      </w:r>
      <w:r>
        <w:rPr>
          <w:rFonts w:ascii="Georgia" w:hAnsi="Georgia"/>
          <w:sz w:val="21"/>
          <w:szCs w:val="21"/>
        </w:rPr>
        <w:t>Durch Ihren Status als eine</w:t>
      </w:r>
      <w:del w:id="16" w:author="David Döbele" w:date="2021-12-07T09:44:00Z">
        <w:r w:rsidDel="001102EC">
          <w:rPr>
            <w:rFonts w:ascii="Georgia" w:hAnsi="Georgia"/>
            <w:sz w:val="21"/>
            <w:szCs w:val="21"/>
          </w:rPr>
          <w:delText>r</w:delText>
        </w:r>
      </w:del>
      <w:r>
        <w:rPr>
          <w:rFonts w:ascii="Georgia" w:hAnsi="Georgia"/>
          <w:sz w:val="21"/>
          <w:szCs w:val="21"/>
        </w:rPr>
        <w:t xml:space="preserve"> der führenden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EA5FD5">
        <w:rPr>
          <w:rFonts w:ascii="Georgia" w:hAnsi="Georgia" w:cs="Times New Roman"/>
          <w:sz w:val="21"/>
          <w:szCs w:val="21"/>
        </w:rPr>
        <w:t>Da ich jemand bin der besonders gerne reist, beeindrucken mich Ihre weltweiten Standorte, insbesondere in den Vereinigten Arabischen Emiraten, da dieses Land bisher mein liebstes Reiseziel ist.</w:t>
      </w:r>
      <w:r>
        <w:rPr>
          <w:rFonts w:ascii="Georgia" w:hAnsi="Georgia" w:cs="Times New Roman"/>
          <w:sz w:val="21"/>
          <w:szCs w:val="21"/>
        </w:rPr>
        <w:t xml:space="preserve"> </w:t>
      </w:r>
      <w:r w:rsidR="005577E5">
        <w:rPr>
          <w:rFonts w:ascii="Georgia" w:hAnsi="Georgia" w:cs="Times New Roman"/>
          <w:sz w:val="21"/>
          <w:szCs w:val="21"/>
        </w:rPr>
        <w:t xml:space="preserve">Besonders Spannend finde ich Ihr aktuelles Projekt in den USA, wo Sie dabei sind die „MFA Companies“ zu </w:t>
      </w:r>
      <w:r w:rsidR="005577E5" w:rsidRPr="005577E5">
        <w:rPr>
          <w:rFonts w:ascii="Georgia" w:hAnsi="Georgia" w:cs="Arial"/>
          <w:sz w:val="21"/>
          <w:szCs w:val="21"/>
          <w:shd w:val="clear" w:color="auto" w:fill="FFFFFF"/>
        </w:rPr>
        <w:t>akquirieren</w:t>
      </w:r>
      <w:r w:rsidR="005577E5">
        <w:rPr>
          <w:rFonts w:ascii="Georgia" w:hAnsi="Georgia" w:cs="Arial"/>
          <w:sz w:val="21"/>
          <w:szCs w:val="21"/>
          <w:shd w:val="clear" w:color="auto" w:fill="FFFFFF"/>
        </w:rPr>
        <w:t xml:space="preserve">. Dies </w:t>
      </w:r>
      <w:r w:rsidR="00B54023">
        <w:rPr>
          <w:rFonts w:ascii="Georgia" w:hAnsi="Georgia" w:cs="Arial"/>
          <w:sz w:val="21"/>
          <w:szCs w:val="21"/>
          <w:shd w:val="clear" w:color="auto" w:fill="FFFFFF"/>
        </w:rPr>
        <w:t>wird auf jeden Fall dazu beitragen, dass das Unternehmen</w:t>
      </w:r>
      <w:r w:rsidR="00EA5FD5">
        <w:rPr>
          <w:rFonts w:ascii="Georgia" w:hAnsi="Georgia" w:cs="Arial"/>
          <w:sz w:val="21"/>
          <w:szCs w:val="21"/>
          <w:shd w:val="clear" w:color="auto" w:fill="FFFFFF"/>
        </w:rPr>
        <w:t xml:space="preserve"> </w:t>
      </w:r>
      <w:proofErr w:type="gramStart"/>
      <w:r w:rsidR="00EA5FD5">
        <w:rPr>
          <w:rFonts w:ascii="Georgia" w:hAnsi="Georgia" w:cs="Arial"/>
          <w:sz w:val="21"/>
          <w:szCs w:val="21"/>
          <w:shd w:val="clear" w:color="auto" w:fill="FFFFFF"/>
        </w:rPr>
        <w:t>weiter</w:t>
      </w:r>
      <w:r w:rsidR="00B54023">
        <w:rPr>
          <w:rFonts w:ascii="Georgia" w:hAnsi="Georgia" w:cs="Arial"/>
          <w:sz w:val="21"/>
          <w:szCs w:val="21"/>
          <w:shd w:val="clear" w:color="auto" w:fill="FFFFFF"/>
        </w:rPr>
        <w:t xml:space="preserve"> wächst</w:t>
      </w:r>
      <w:proofErr w:type="gramEnd"/>
      <w:r w:rsidR="00B54023">
        <w:rPr>
          <w:rFonts w:ascii="Georgia" w:hAnsi="Georgia" w:cs="Arial"/>
          <w:sz w:val="21"/>
          <w:szCs w:val="21"/>
          <w:shd w:val="clear" w:color="auto" w:fill="FFFFFF"/>
        </w:rPr>
        <w:t xml:space="preserve">. </w:t>
      </w:r>
    </w:p>
    <w:p w14:paraId="577F4BBF" w14:textId="4989AFD5" w:rsidR="00EA5FD5" w:rsidRDefault="00EA5FD5" w:rsidP="00852C75">
      <w:pPr>
        <w:jc w:val="both"/>
        <w:rPr>
          <w:rFonts w:ascii="Georgia" w:hAnsi="Georgia" w:cs="Arial"/>
          <w:sz w:val="21"/>
          <w:szCs w:val="21"/>
          <w:shd w:val="clear" w:color="auto" w:fill="FFFFFF"/>
        </w:rPr>
      </w:pPr>
    </w:p>
    <w:p w14:paraId="422B693A" w14:textId="23171446" w:rsidR="00EA5FD5" w:rsidRDefault="00C459D4" w:rsidP="00852C75">
      <w:pPr>
        <w:jc w:val="both"/>
        <w:rPr>
          <w:rFonts w:ascii="Georgia" w:hAnsi="Georgia" w:cs="Times New Roman"/>
          <w:sz w:val="21"/>
          <w:szCs w:val="21"/>
        </w:rPr>
      </w:pPr>
      <w:proofErr w:type="spellStart"/>
      <w:r>
        <w:rPr>
          <w:rFonts w:ascii="Georgia" w:hAnsi="Georgia" w:cs="Arial"/>
          <w:sz w:val="21"/>
          <w:szCs w:val="21"/>
          <w:shd w:val="clear" w:color="auto" w:fill="FFFFFF"/>
        </w:rPr>
        <w:t>Ecco</w:t>
      </w:r>
      <w:proofErr w:type="spellEnd"/>
      <w:r>
        <w:rPr>
          <w:rFonts w:ascii="Georgia" w:hAnsi="Georgia" w:cs="Arial"/>
          <w:sz w:val="21"/>
          <w:szCs w:val="21"/>
          <w:shd w:val="clear" w:color="auto" w:fill="FFFFFF"/>
        </w:rPr>
        <w:t xml:space="preserve"> </w:t>
      </w:r>
      <w:proofErr w:type="spellStart"/>
      <w:r>
        <w:rPr>
          <w:rFonts w:ascii="Georgia" w:hAnsi="Georgia" w:cs="Arial"/>
          <w:sz w:val="21"/>
          <w:szCs w:val="21"/>
          <w:shd w:val="clear" w:color="auto" w:fill="FFFFFF"/>
        </w:rPr>
        <w:t>ecology</w:t>
      </w:r>
      <w:proofErr w:type="spellEnd"/>
      <w:r>
        <w:rPr>
          <w:rFonts w:ascii="Georgia" w:hAnsi="Georgia" w:cs="Arial"/>
          <w:sz w:val="21"/>
          <w:szCs w:val="21"/>
          <w:shd w:val="clear" w:color="auto" w:fill="FFFFFF"/>
        </w:rPr>
        <w:t xml:space="preserve"> </w:t>
      </w:r>
      <w:r>
        <w:rPr>
          <w:rFonts w:ascii="Georgia" w:hAnsi="Georgia" w:cs="Times New Roman"/>
          <w:sz w:val="21"/>
          <w:szCs w:val="21"/>
        </w:rPr>
        <w:t xml:space="preserve">scheint mir für dieses Praktikum ideal. </w:t>
      </w:r>
      <w:r w:rsidR="00573897">
        <w:rPr>
          <w:rFonts w:ascii="Georgia" w:hAnsi="Georgia" w:cs="Times New Roman"/>
          <w:sz w:val="21"/>
          <w:szCs w:val="21"/>
        </w:rPr>
        <w:t xml:space="preserve">Ihr Unternehmen bietet mir die perfekte Möglichkeit erste Einblicke in den Beruf des Beraters zu geben. Besonders positiv blicke ich auf Ihre Leitlinien. Viel Kontakt, Teamarbeit, Kompetenz, Innovation und </w:t>
      </w:r>
      <w:del w:id="17" w:author="David Döbele" w:date="2021-12-07T09:44:00Z">
        <w:r w:rsidR="00573897" w:rsidDel="001102EC">
          <w:rPr>
            <w:rFonts w:ascii="Georgia" w:hAnsi="Georgia" w:cs="Times New Roman"/>
            <w:sz w:val="21"/>
            <w:szCs w:val="21"/>
          </w:rPr>
          <w:delText>gesselschaftliche</w:delText>
        </w:r>
      </w:del>
      <w:ins w:id="18" w:author="David Döbele" w:date="2021-12-07T09:44:00Z">
        <w:r w:rsidR="001102EC">
          <w:rPr>
            <w:rFonts w:ascii="Georgia" w:hAnsi="Georgia" w:cs="Times New Roman"/>
            <w:sz w:val="21"/>
            <w:szCs w:val="21"/>
          </w:rPr>
          <w:t>gesellschaftliche</w:t>
        </w:r>
      </w:ins>
      <w:r w:rsidR="00573897">
        <w:rPr>
          <w:rFonts w:ascii="Georgia" w:hAnsi="Georgia" w:cs="Times New Roman"/>
          <w:sz w:val="21"/>
          <w:szCs w:val="21"/>
        </w:rPr>
        <w:t xml:space="preserve"> Verantwortung sind </w:t>
      </w:r>
      <w:proofErr w:type="gramStart"/>
      <w:r w:rsidR="00573897">
        <w:rPr>
          <w:rFonts w:ascii="Georgia" w:hAnsi="Georgia" w:cs="Times New Roman"/>
          <w:sz w:val="21"/>
          <w:szCs w:val="21"/>
        </w:rPr>
        <w:t>Werte</w:t>
      </w:r>
      <w:proofErr w:type="gramEnd"/>
      <w:r w:rsidR="00573897">
        <w:rPr>
          <w:rFonts w:ascii="Georgia" w:hAnsi="Georgia" w:cs="Times New Roman"/>
          <w:sz w:val="21"/>
          <w:szCs w:val="21"/>
        </w:rPr>
        <w:t xml:space="preserve"> mit denen ich verbund</w:t>
      </w:r>
      <w:r w:rsidR="008273BB">
        <w:rPr>
          <w:rFonts w:ascii="Georgia" w:hAnsi="Georgia" w:cs="Times New Roman"/>
          <w:sz w:val="21"/>
          <w:szCs w:val="21"/>
        </w:rPr>
        <w:t>en</w:t>
      </w:r>
      <w:r w:rsidR="00573897">
        <w:rPr>
          <w:rFonts w:ascii="Georgia" w:hAnsi="Georgia" w:cs="Times New Roman"/>
          <w:sz w:val="21"/>
          <w:szCs w:val="21"/>
        </w:rPr>
        <w:t xml:space="preserve"> bin und auf den</w:t>
      </w:r>
      <w:r w:rsidR="008273BB">
        <w:rPr>
          <w:rFonts w:ascii="Georgia" w:hAnsi="Georgia" w:cs="Times New Roman"/>
          <w:sz w:val="21"/>
          <w:szCs w:val="21"/>
        </w:rPr>
        <w:t>en</w:t>
      </w:r>
      <w:r w:rsidR="00573897">
        <w:rPr>
          <w:rFonts w:ascii="Georgia" w:hAnsi="Georgia" w:cs="Times New Roman"/>
          <w:sz w:val="21"/>
          <w:szCs w:val="21"/>
        </w:rPr>
        <w:t xml:space="preserve"> ich meine zukünftige Karriere aufbauen will. </w:t>
      </w:r>
    </w:p>
    <w:p w14:paraId="3B8426B1" w14:textId="57CD1BA2" w:rsidR="008273BB" w:rsidRDefault="008273BB" w:rsidP="00852C75">
      <w:pPr>
        <w:jc w:val="both"/>
        <w:rPr>
          <w:rFonts w:ascii="Georgia" w:hAnsi="Georgia" w:cs="Times New Roman"/>
          <w:sz w:val="21"/>
          <w:szCs w:val="21"/>
        </w:rPr>
      </w:pPr>
    </w:p>
    <w:p w14:paraId="72A9ECB1" w14:textId="6FD5262A" w:rsidR="008273BB" w:rsidRDefault="00BD568E" w:rsidP="00852C75">
      <w:pPr>
        <w:jc w:val="both"/>
        <w:rPr>
          <w:rFonts w:ascii="Georgia" w:hAnsi="Georgia" w:cs="Times New Roman"/>
          <w:sz w:val="21"/>
          <w:szCs w:val="21"/>
        </w:rPr>
      </w:pPr>
      <w:r>
        <w:rPr>
          <w:rFonts w:ascii="Georgia" w:hAnsi="Georgia" w:cs="Times New Roman"/>
          <w:sz w:val="21"/>
          <w:szCs w:val="21"/>
        </w:rPr>
        <w:t xml:space="preserve">BDO scheint mir für dieses Praktikum ideal. </w:t>
      </w:r>
      <w:r>
        <w:rPr>
          <w:rFonts w:ascii="Georgia" w:hAnsi="Georgia"/>
          <w:sz w:val="21"/>
          <w:szCs w:val="21"/>
        </w:rPr>
        <w:t>Durch Ihren Status als eine</w:t>
      </w:r>
      <w:del w:id="19" w:author="David Döbele" w:date="2021-12-07T09:44:00Z">
        <w:r w:rsidDel="001102EC">
          <w:rPr>
            <w:rFonts w:ascii="Georgia" w:hAnsi="Georgia"/>
            <w:sz w:val="21"/>
            <w:szCs w:val="21"/>
          </w:rPr>
          <w:delText>r</w:delText>
        </w:r>
      </w:del>
      <w:r>
        <w:rPr>
          <w:rFonts w:ascii="Georgia" w:hAnsi="Georgia"/>
          <w:sz w:val="21"/>
          <w:szCs w:val="21"/>
        </w:rPr>
        <w:t xml:space="preserve"> der führenden </w:t>
      </w:r>
      <w:r w:rsidRPr="006D4EF5">
        <w:rPr>
          <w:rFonts w:ascii="Georgia" w:hAnsi="Georgia" w:cs="Arial"/>
          <w:sz w:val="21"/>
          <w:szCs w:val="21"/>
          <w:shd w:val="clear" w:color="auto" w:fill="FFFFFF"/>
        </w:rPr>
        <w:t>Wirtschaftsprüfungsgesellschaften</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Pr>
          <w:rFonts w:ascii="Georgia" w:hAnsi="Georgia" w:cs="Times New Roman"/>
          <w:sz w:val="21"/>
          <w:szCs w:val="21"/>
        </w:rPr>
        <w:t>Da ich jemand bin der besonders gerne reist, beeindrucken mich Ihre weltweiten Standorte, insbesondere in den Vereinigten Arabischen Emiraten, da dieses Land bisher mein liebstes Reiseziel ist.</w:t>
      </w:r>
      <w:r w:rsidR="00562639">
        <w:rPr>
          <w:rFonts w:ascii="Georgia" w:hAnsi="Georgia" w:cs="Times New Roman"/>
          <w:sz w:val="21"/>
          <w:szCs w:val="21"/>
        </w:rPr>
        <w:t xml:space="preserve"> Besonders Spannend fand ich ihre zuletzt bekanntgegebene strategische Beteiligung zusammen mit der Berner Kantonalbank AG an der </w:t>
      </w:r>
      <w:proofErr w:type="spellStart"/>
      <w:r w:rsidR="00562639">
        <w:rPr>
          <w:rFonts w:ascii="Georgia" w:hAnsi="Georgia" w:cs="Times New Roman"/>
          <w:sz w:val="21"/>
          <w:szCs w:val="21"/>
        </w:rPr>
        <w:t>daura</w:t>
      </w:r>
      <w:proofErr w:type="spellEnd"/>
      <w:r w:rsidR="00562639">
        <w:rPr>
          <w:rFonts w:ascii="Georgia" w:hAnsi="Georgia" w:cs="Times New Roman"/>
          <w:sz w:val="21"/>
          <w:szCs w:val="21"/>
        </w:rPr>
        <w:t xml:space="preserve"> AG. Durch diese Zusammenarbeit, kann </w:t>
      </w:r>
      <w:r w:rsidR="00562639" w:rsidRPr="00562639">
        <w:rPr>
          <w:rStyle w:val="Fett"/>
          <w:rFonts w:ascii="Georgia" w:hAnsi="Georgia" w:cs="Arial"/>
          <w:b w:val="0"/>
          <w:bCs w:val="0"/>
          <w:sz w:val="21"/>
          <w:szCs w:val="21"/>
          <w:shd w:val="clear" w:color="auto" w:fill="FFFFFF"/>
        </w:rPr>
        <w:t xml:space="preserve">das </w:t>
      </w:r>
      <w:proofErr w:type="spellStart"/>
      <w:r w:rsidR="00562639" w:rsidRPr="00562639">
        <w:rPr>
          <w:rStyle w:val="Fett"/>
          <w:rFonts w:ascii="Georgia" w:hAnsi="Georgia" w:cs="Arial"/>
          <w:b w:val="0"/>
          <w:bCs w:val="0"/>
          <w:sz w:val="21"/>
          <w:szCs w:val="21"/>
          <w:shd w:val="clear" w:color="auto" w:fill="FFFFFF"/>
        </w:rPr>
        <w:t>daura</w:t>
      </w:r>
      <w:proofErr w:type="spellEnd"/>
      <w:r w:rsidR="00562639" w:rsidRPr="00562639">
        <w:rPr>
          <w:rStyle w:val="Fett"/>
          <w:rFonts w:ascii="Georgia" w:hAnsi="Georgia" w:cs="Arial"/>
          <w:b w:val="0"/>
          <w:bCs w:val="0"/>
          <w:sz w:val="21"/>
          <w:szCs w:val="21"/>
          <w:shd w:val="clear" w:color="auto" w:fill="FFFFFF"/>
        </w:rPr>
        <w:t xml:space="preserve"> Ökosystem für digitale KMU-Aktien weiter verstärkt werden.</w:t>
      </w:r>
    </w:p>
    <w:p w14:paraId="4B6D76F0" w14:textId="77777777" w:rsidR="00852C75" w:rsidRDefault="00852C75" w:rsidP="00852C75">
      <w:pPr>
        <w:jc w:val="both"/>
        <w:rPr>
          <w:rFonts w:ascii="Georgia" w:hAnsi="Georgia" w:cs="Times New Roman"/>
          <w:sz w:val="21"/>
          <w:szCs w:val="21"/>
        </w:rPr>
      </w:pPr>
    </w:p>
    <w:p w14:paraId="02D9AD71" w14:textId="144F90AA" w:rsidR="00C83B71" w:rsidRPr="00770BD6" w:rsidRDefault="00852C75" w:rsidP="00852C75">
      <w:pPr>
        <w:jc w:val="both"/>
        <w:rPr>
          <w:rFonts w:ascii="Georgia" w:hAnsi="Georgia"/>
          <w:sz w:val="21"/>
          <w:szCs w:val="21"/>
        </w:rPr>
      </w:pPr>
      <w:r>
        <w:rPr>
          <w:rFonts w:ascii="Georgia" w:hAnsi="Georgia" w:cs="Times New Roman"/>
          <w:sz w:val="21"/>
          <w:szCs w:val="21"/>
        </w:rPr>
        <w:t xml:space="preserve"> </w:t>
      </w:r>
    </w:p>
    <w:p w14:paraId="29CA2AE3" w14:textId="73DF705C" w:rsidR="00C83B71" w:rsidRPr="00770BD6" w:rsidRDefault="00C83B71" w:rsidP="00C83B71">
      <w:pPr>
        <w:jc w:val="both"/>
        <w:rPr>
          <w:rFonts w:ascii="Georgia" w:hAnsi="Georgia"/>
          <w:sz w:val="21"/>
          <w:szCs w:val="21"/>
        </w:rPr>
      </w:pPr>
    </w:p>
    <w:p w14:paraId="31CF8CB3" w14:textId="4BDC02DB" w:rsidR="00C83B71" w:rsidRPr="00770BD6" w:rsidRDefault="00C83B71" w:rsidP="00C83B71">
      <w:pPr>
        <w:jc w:val="both"/>
        <w:rPr>
          <w:rFonts w:ascii="Georgia" w:hAnsi="Georgia"/>
          <w:sz w:val="21"/>
          <w:szCs w:val="21"/>
        </w:rPr>
      </w:pPr>
    </w:p>
    <w:p w14:paraId="60C288B5" w14:textId="263700E9" w:rsidR="00C83B71" w:rsidRPr="00770BD6" w:rsidRDefault="00C83B71" w:rsidP="00C83B71">
      <w:pPr>
        <w:jc w:val="both"/>
        <w:rPr>
          <w:rFonts w:ascii="Georgia" w:hAnsi="Georgia"/>
          <w:sz w:val="21"/>
          <w:szCs w:val="21"/>
        </w:rPr>
      </w:pPr>
      <w:r>
        <w:rPr>
          <w:rFonts w:ascii="Georgia" w:hAnsi="Georgia"/>
          <w:sz w:val="21"/>
          <w:szCs w:val="21"/>
        </w:rPr>
        <w:t xml:space="preserve"> </w:t>
      </w:r>
    </w:p>
    <w:p w14:paraId="089A514B" w14:textId="22037A9F" w:rsidR="00C83B71" w:rsidRPr="00770BD6" w:rsidRDefault="00C83B71" w:rsidP="00C83B71">
      <w:pPr>
        <w:jc w:val="both"/>
        <w:rPr>
          <w:rFonts w:ascii="Georgia" w:hAnsi="Georgia"/>
          <w:sz w:val="21"/>
          <w:szCs w:val="21"/>
        </w:rPr>
      </w:pPr>
    </w:p>
    <w:p w14:paraId="3E15AB0A" w14:textId="4B6F9A86" w:rsidR="00C83B71" w:rsidRPr="00770BD6" w:rsidRDefault="00C83B71" w:rsidP="00C83B71">
      <w:pPr>
        <w:jc w:val="both"/>
        <w:rPr>
          <w:rFonts w:ascii="Georgia" w:hAnsi="Georgia"/>
          <w:sz w:val="21"/>
          <w:szCs w:val="21"/>
        </w:rPr>
      </w:pPr>
      <w:r>
        <w:rPr>
          <w:rFonts w:ascii="Georgia" w:hAnsi="Georgia"/>
          <w:sz w:val="21"/>
          <w:szCs w:val="21"/>
        </w:rPr>
        <w:t xml:space="preserve"> </w:t>
      </w:r>
    </w:p>
    <w:p w14:paraId="4140AB72" w14:textId="604F806A" w:rsidR="000332B5" w:rsidRPr="00770BD6" w:rsidRDefault="000332B5" w:rsidP="00C83B71">
      <w:pPr>
        <w:jc w:val="both"/>
        <w:rPr>
          <w:rFonts w:ascii="Georgia" w:hAnsi="Georgia"/>
          <w:sz w:val="21"/>
          <w:szCs w:val="21"/>
        </w:rPr>
      </w:pPr>
    </w:p>
    <w:p w14:paraId="3FC707C1" w14:textId="51813D65" w:rsidR="000332B5" w:rsidRPr="00770BD6" w:rsidRDefault="000332B5"/>
    <w:p w14:paraId="661D3411" w14:textId="7C28C924" w:rsidR="000332B5" w:rsidRPr="00770BD6" w:rsidRDefault="000332B5"/>
    <w:sectPr w:rsidR="000332B5" w:rsidRPr="00770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E6"/>
    <w:rsid w:val="000332B5"/>
    <w:rsid w:val="001102EC"/>
    <w:rsid w:val="001B4783"/>
    <w:rsid w:val="00202085"/>
    <w:rsid w:val="003A7838"/>
    <w:rsid w:val="003D4656"/>
    <w:rsid w:val="0041784F"/>
    <w:rsid w:val="0052790D"/>
    <w:rsid w:val="005577E5"/>
    <w:rsid w:val="00562639"/>
    <w:rsid w:val="00573897"/>
    <w:rsid w:val="005D7AD7"/>
    <w:rsid w:val="005E062B"/>
    <w:rsid w:val="006D4EF5"/>
    <w:rsid w:val="00722799"/>
    <w:rsid w:val="00767C9F"/>
    <w:rsid w:val="00770BD6"/>
    <w:rsid w:val="007B6831"/>
    <w:rsid w:val="0081427F"/>
    <w:rsid w:val="008273BB"/>
    <w:rsid w:val="00852C75"/>
    <w:rsid w:val="008B78A7"/>
    <w:rsid w:val="00907AD3"/>
    <w:rsid w:val="009D3B74"/>
    <w:rsid w:val="00A21CD9"/>
    <w:rsid w:val="00A81741"/>
    <w:rsid w:val="00B54023"/>
    <w:rsid w:val="00BD568E"/>
    <w:rsid w:val="00C459D4"/>
    <w:rsid w:val="00C76369"/>
    <w:rsid w:val="00C83B71"/>
    <w:rsid w:val="00CC110B"/>
    <w:rsid w:val="00D26E53"/>
    <w:rsid w:val="00D9691E"/>
    <w:rsid w:val="00DA6FFC"/>
    <w:rsid w:val="00DB6CA5"/>
    <w:rsid w:val="00E353E6"/>
    <w:rsid w:val="00E65166"/>
    <w:rsid w:val="00EA5FD5"/>
    <w:rsid w:val="00F6791F"/>
    <w:rsid w:val="00FB36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9A22"/>
  <w15:chartTrackingRefBased/>
  <w15:docId w15:val="{C7521CAB-1573-4E59-BA62-7CDCBF88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2279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562639"/>
    <w:rPr>
      <w:b/>
      <w:bCs/>
    </w:rPr>
  </w:style>
  <w:style w:type="paragraph" w:styleId="berarbeitung">
    <w:name w:val="Revision"/>
    <w:hidden/>
    <w:uiPriority w:val="99"/>
    <w:semiHidden/>
    <w:rsid w:val="001102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8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5436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David Döbele</cp:lastModifiedBy>
  <cp:revision>4</cp:revision>
  <dcterms:created xsi:type="dcterms:W3CDTF">2021-12-05T10:22:00Z</dcterms:created>
  <dcterms:modified xsi:type="dcterms:W3CDTF">2021-12-07T08:44:00Z</dcterms:modified>
</cp:coreProperties>
</file>