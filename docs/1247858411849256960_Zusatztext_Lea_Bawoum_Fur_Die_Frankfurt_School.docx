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1F7AD" w14:textId="688AAEB5" w:rsidR="00276CA2" w:rsidRDefault="00590553">
      <w:pPr>
        <w:rPr>
          <w:rFonts w:ascii="Georgia" w:hAnsi="Georgia"/>
        </w:rPr>
      </w:pPr>
      <w:del w:id="0" w:author="David Döbele" w:date="2024-06-05T12:23:00Z">
        <w:r w:rsidDel="005D236D">
          <w:rPr>
            <w:rFonts w:ascii="Georgia" w:hAnsi="Georgia"/>
          </w:rPr>
          <w:delText xml:space="preserve"> </w:delText>
        </w:r>
        <w:r w:rsidR="00276CA2" w:rsidRPr="00276CA2" w:rsidDel="005D236D">
          <w:rPr>
            <w:rFonts w:ascii="Georgia" w:hAnsi="Georgia"/>
          </w:rPr>
          <w:delText>Hallo,</w:delText>
        </w:r>
      </w:del>
      <w:ins w:id="1" w:author="David Döbele" w:date="2024-06-05T12:23:00Z">
        <w:r w:rsidR="005D236D">
          <w:rPr>
            <w:rFonts w:ascii="Georgia" w:hAnsi="Georgia"/>
          </w:rPr>
          <w:t>Sehr geehrte Damen und Herren,</w:t>
        </w:r>
      </w:ins>
    </w:p>
    <w:p w14:paraId="487E64B7" w14:textId="5F5F6A37" w:rsidR="00F0330A" w:rsidRPr="008C01E6" w:rsidRDefault="00276CA2">
      <w:pPr>
        <w:rPr>
          <w:rFonts w:ascii="Georgia" w:hAnsi="Georgia"/>
        </w:rPr>
      </w:pPr>
      <w:r w:rsidRPr="00276CA2">
        <w:rPr>
          <w:rFonts w:ascii="Georgia" w:hAnsi="Georgia"/>
        </w:rPr>
        <w:t xml:space="preserve">während der Oberstufe wurden bei mir Intoleranzen und Allergien festgestellt. Da ich zuvor keinen Allergietest gemacht hatte, hat es leider sehr viel Zeit in Anspruch genommen, um herauszufinden, weshalb und wovon ich Ausschläge, Bauchschmerzen, Bauchkrämpfe, Schwindel, Migräne, Erbrechen usw. bekomme. Ich war gezwungen, auf sehr viele Arzttermine zu erscheinen. Da ich aus </w:t>
      </w:r>
      <w:del w:id="2" w:author="David Döbele" w:date="2024-06-05T12:23:00Z">
        <w:r w:rsidRPr="00276CA2" w:rsidDel="005D236D">
          <w:rPr>
            <w:rFonts w:ascii="Georgia" w:hAnsi="Georgia"/>
          </w:rPr>
          <w:delText xml:space="preserve">dem </w:delText>
        </w:r>
      </w:del>
      <w:ins w:id="3" w:author="David Döbele" w:date="2024-06-05T12:23:00Z">
        <w:r w:rsidR="005D236D">
          <w:rPr>
            <w:rFonts w:ascii="Georgia" w:hAnsi="Georgia"/>
          </w:rPr>
          <w:t>einem</w:t>
        </w:r>
        <w:r w:rsidR="005D236D" w:rsidRPr="00276CA2">
          <w:rPr>
            <w:rFonts w:ascii="Georgia" w:hAnsi="Georgia"/>
          </w:rPr>
          <w:t xml:space="preserve"> </w:t>
        </w:r>
      </w:ins>
      <w:r w:rsidRPr="00276CA2">
        <w:rPr>
          <w:rFonts w:ascii="Georgia" w:hAnsi="Georgia"/>
        </w:rPr>
        <w:t xml:space="preserve">Dorf komme und meine Mutter leider kein Auto hatte, war ich an die Busverbindungen gebunden, was viel Zeit in Anspruch genommen hat. Mittlerweile weiß ich, dass ich allergisch bin gegen Wespen- und Stechmückengift, Histamin- und Laktoseintoleranz habe </w:t>
      </w:r>
      <w:del w:id="4" w:author="David Döbele" w:date="2024-06-05T12:23:00Z">
        <w:r w:rsidRPr="00276CA2" w:rsidDel="005D236D">
          <w:rPr>
            <w:rFonts w:ascii="Georgia" w:hAnsi="Georgia"/>
          </w:rPr>
          <w:delText xml:space="preserve">und </w:delText>
        </w:r>
      </w:del>
      <w:ins w:id="5" w:author="David Döbele" w:date="2024-06-05T12:23:00Z">
        <w:r w:rsidR="005D236D">
          <w:rPr>
            <w:rFonts w:ascii="Georgia" w:hAnsi="Georgia"/>
          </w:rPr>
          <w:t>sowie</w:t>
        </w:r>
        <w:r w:rsidR="005D236D" w:rsidRPr="00276CA2">
          <w:rPr>
            <w:rFonts w:ascii="Georgia" w:hAnsi="Georgia"/>
          </w:rPr>
          <w:t xml:space="preserve"> </w:t>
        </w:r>
      </w:ins>
      <w:r w:rsidRPr="00276CA2">
        <w:rPr>
          <w:rFonts w:ascii="Georgia" w:hAnsi="Georgia"/>
        </w:rPr>
        <w:t>eine leichte Sonnenallergie wegen der Histaminintoleranz. Seitdem ich weiß, was mich während der Oberstufe belastet hat, halte ich mich streng an meine Ernährung und mir geht es sehr gut. Ich bin glücklicher, habe viel mehr Energie als zuvor und bin bereit, Vollgas zu geben, da alle meine Hindernisse jetzt beseitigt wurden.</w:t>
      </w:r>
    </w:p>
    <w:sectPr w:rsidR="00F0330A" w:rsidRPr="008C01E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5666D" w14:textId="77777777" w:rsidR="00A020B2" w:rsidRDefault="00A020B2" w:rsidP="00763426">
      <w:pPr>
        <w:spacing w:after="0" w:line="240" w:lineRule="auto"/>
      </w:pPr>
      <w:r>
        <w:separator/>
      </w:r>
    </w:p>
  </w:endnote>
  <w:endnote w:type="continuationSeparator" w:id="0">
    <w:p w14:paraId="6BE3CCBA" w14:textId="77777777" w:rsidR="00A020B2" w:rsidRDefault="00A020B2" w:rsidP="00763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1C8C1" w14:textId="77777777" w:rsidR="00A020B2" w:rsidRDefault="00A020B2" w:rsidP="00763426">
      <w:pPr>
        <w:spacing w:after="0" w:line="240" w:lineRule="auto"/>
      </w:pPr>
      <w:r>
        <w:separator/>
      </w:r>
    </w:p>
  </w:footnote>
  <w:footnote w:type="continuationSeparator" w:id="0">
    <w:p w14:paraId="63FB2A0E" w14:textId="77777777" w:rsidR="00A020B2" w:rsidRDefault="00A020B2" w:rsidP="0076342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E6"/>
    <w:rsid w:val="00041DF0"/>
    <w:rsid w:val="00184207"/>
    <w:rsid w:val="001C2272"/>
    <w:rsid w:val="002126D4"/>
    <w:rsid w:val="00276CA2"/>
    <w:rsid w:val="004C7186"/>
    <w:rsid w:val="004E2614"/>
    <w:rsid w:val="00590553"/>
    <w:rsid w:val="005D236D"/>
    <w:rsid w:val="00645410"/>
    <w:rsid w:val="0065584B"/>
    <w:rsid w:val="006743A7"/>
    <w:rsid w:val="00763426"/>
    <w:rsid w:val="007860B7"/>
    <w:rsid w:val="008C01E6"/>
    <w:rsid w:val="00964713"/>
    <w:rsid w:val="00A020B2"/>
    <w:rsid w:val="00A54A6A"/>
    <w:rsid w:val="00B45CC9"/>
    <w:rsid w:val="00C53AA5"/>
    <w:rsid w:val="00C75FAB"/>
    <w:rsid w:val="00E174BC"/>
    <w:rsid w:val="00E25516"/>
    <w:rsid w:val="00F033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5100416"/>
  <w15:chartTrackingRefBased/>
  <w15:docId w15:val="{9B272B2B-2CEA-D846-9E11-66AD1EE0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0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0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01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01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01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01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01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01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01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01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01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01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01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01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01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01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01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01E6"/>
    <w:rPr>
      <w:rFonts w:eastAsiaTheme="majorEastAsia" w:cstheme="majorBidi"/>
      <w:color w:val="272727" w:themeColor="text1" w:themeTint="D8"/>
    </w:rPr>
  </w:style>
  <w:style w:type="paragraph" w:styleId="Titel">
    <w:name w:val="Title"/>
    <w:basedOn w:val="Standard"/>
    <w:next w:val="Standard"/>
    <w:link w:val="TitelZchn"/>
    <w:uiPriority w:val="10"/>
    <w:qFormat/>
    <w:rsid w:val="008C0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01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01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01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01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01E6"/>
    <w:rPr>
      <w:i/>
      <w:iCs/>
      <w:color w:val="404040" w:themeColor="text1" w:themeTint="BF"/>
    </w:rPr>
  </w:style>
  <w:style w:type="paragraph" w:styleId="Listenabsatz">
    <w:name w:val="List Paragraph"/>
    <w:basedOn w:val="Standard"/>
    <w:uiPriority w:val="34"/>
    <w:qFormat/>
    <w:rsid w:val="008C01E6"/>
    <w:pPr>
      <w:ind w:left="720"/>
      <w:contextualSpacing/>
    </w:pPr>
  </w:style>
  <w:style w:type="character" w:styleId="IntensiveHervorhebung">
    <w:name w:val="Intense Emphasis"/>
    <w:basedOn w:val="Absatz-Standardschriftart"/>
    <w:uiPriority w:val="21"/>
    <w:qFormat/>
    <w:rsid w:val="008C01E6"/>
    <w:rPr>
      <w:i/>
      <w:iCs/>
      <w:color w:val="0F4761" w:themeColor="accent1" w:themeShade="BF"/>
    </w:rPr>
  </w:style>
  <w:style w:type="paragraph" w:styleId="IntensivesZitat">
    <w:name w:val="Intense Quote"/>
    <w:basedOn w:val="Standard"/>
    <w:next w:val="Standard"/>
    <w:link w:val="IntensivesZitatZchn"/>
    <w:uiPriority w:val="30"/>
    <w:qFormat/>
    <w:rsid w:val="008C0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01E6"/>
    <w:rPr>
      <w:i/>
      <w:iCs/>
      <w:color w:val="0F4761" w:themeColor="accent1" w:themeShade="BF"/>
    </w:rPr>
  </w:style>
  <w:style w:type="character" w:styleId="IntensiverVerweis">
    <w:name w:val="Intense Reference"/>
    <w:basedOn w:val="Absatz-Standardschriftart"/>
    <w:uiPriority w:val="32"/>
    <w:qFormat/>
    <w:rsid w:val="008C01E6"/>
    <w:rPr>
      <w:b/>
      <w:bCs/>
      <w:smallCaps/>
      <w:color w:val="0F4761" w:themeColor="accent1" w:themeShade="BF"/>
      <w:spacing w:val="5"/>
    </w:rPr>
  </w:style>
  <w:style w:type="paragraph" w:styleId="Kopfzeile">
    <w:name w:val="header"/>
    <w:basedOn w:val="Standard"/>
    <w:link w:val="KopfzeileZchn"/>
    <w:uiPriority w:val="99"/>
    <w:unhideWhenUsed/>
    <w:rsid w:val="0076342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63426"/>
  </w:style>
  <w:style w:type="paragraph" w:styleId="Fuzeile">
    <w:name w:val="footer"/>
    <w:basedOn w:val="Standard"/>
    <w:link w:val="FuzeileZchn"/>
    <w:uiPriority w:val="99"/>
    <w:unhideWhenUsed/>
    <w:rsid w:val="0076342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63426"/>
  </w:style>
  <w:style w:type="paragraph" w:styleId="berarbeitung">
    <w:name w:val="Revision"/>
    <w:hidden/>
    <w:uiPriority w:val="99"/>
    <w:semiHidden/>
    <w:rsid w:val="005D23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874</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.6ix</dc:creator>
  <cp:keywords/>
  <dc:description/>
  <cp:lastModifiedBy>David Döbele</cp:lastModifiedBy>
  <cp:revision>3</cp:revision>
  <dcterms:created xsi:type="dcterms:W3CDTF">2024-06-04T19:10:00Z</dcterms:created>
  <dcterms:modified xsi:type="dcterms:W3CDTF">2024-06-05T10:23:00Z</dcterms:modified>
</cp:coreProperties>
</file>