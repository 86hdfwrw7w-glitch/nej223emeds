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Phillipp</w:t>
      </w:r>
      <w:r w:rsidR="003D5D1E" w:rsidRPr="00126D86">
        <w:rPr>
          <w:rFonts w:ascii="Arial" w:hAnsi="Arial" w:cs="Arial"/>
          <w:sz w:val="19"/>
          <w:szCs w:val="19"/>
        </w:rPr>
        <w:t xml:space="preserve"> </w:t>
      </w:r>
      <w:r w:rsidRPr="00126D86">
        <w:rPr>
          <w:rFonts w:ascii="Arial" w:hAnsi="Arial" w:cs="Arial"/>
          <w:sz w:val="19"/>
          <w:szCs w:val="19"/>
        </w:rPr>
        <w:t>Ott</w:t>
      </w:r>
    </w:p>
    <w:p w14:paraId="2458A2A0" w14:textId="63A9E362"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Kolbenackerweg</w:t>
      </w:r>
      <w:r w:rsidR="003D5D1E" w:rsidRPr="00126D86">
        <w:rPr>
          <w:rFonts w:ascii="Arial" w:hAnsi="Arial" w:cs="Arial"/>
          <w:sz w:val="19"/>
          <w:szCs w:val="19"/>
        </w:rPr>
        <w:t xml:space="preserve"> </w:t>
      </w:r>
      <w:r w:rsidRPr="00126D86">
        <w:rPr>
          <w:rFonts w:ascii="Arial" w:hAnsi="Arial" w:cs="Arial"/>
          <w:sz w:val="19"/>
          <w:szCs w:val="19"/>
        </w:rPr>
        <w:t>40</w:t>
      </w:r>
    </w:p>
    <w:p w14:paraId="451AEE20" w14:textId="5DDE5C6E"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72514</w:t>
      </w:r>
      <w:r w:rsidR="00857C6F" w:rsidRPr="00126D86">
        <w:rPr>
          <w:rFonts w:ascii="Arial" w:hAnsi="Arial" w:cs="Arial"/>
          <w:sz w:val="19"/>
          <w:szCs w:val="19"/>
        </w:rPr>
        <w:t xml:space="preserve"> </w:t>
      </w:r>
      <w:r w:rsidRPr="00126D86">
        <w:rPr>
          <w:rFonts w:ascii="Arial" w:hAnsi="Arial" w:cs="Arial"/>
          <w:sz w:val="19"/>
          <w:szCs w:val="19"/>
        </w:rPr>
        <w:t>Inzigkofen</w:t>
      </w:r>
    </w:p>
    <w:p w14:paraId="12BA391A" w14:textId="5397A1B4" w:rsidR="006A7895" w:rsidRPr="00126D86" w:rsidRDefault="00A477D6" w:rsidP="00513F22">
      <w:pPr>
        <w:spacing w:after="0" w:line="240" w:lineRule="auto"/>
        <w:jc w:val="right"/>
        <w:rPr>
          <w:rFonts w:ascii="Arial" w:hAnsi="Arial" w:cs="Arial"/>
          <w:sz w:val="19"/>
          <w:szCs w:val="19"/>
        </w:rPr>
      </w:pPr>
      <w:r>
        <w:rPr>
          <w:rFonts w:ascii="Arial" w:hAnsi="Arial" w:cs="Arial"/>
          <w:color w:val="000000"/>
          <w:sz w:val="19"/>
          <w:szCs w:val="19"/>
        </w:rPr>
        <w:t>Ott.Phillipp1</w:t>
      </w:r>
      <w:r w:rsidR="006A07E7" w:rsidRPr="00126D86">
        <w:rPr>
          <w:rFonts w:ascii="Arial" w:hAnsi="Arial" w:cs="Arial"/>
          <w:color w:val="000000"/>
          <w:sz w:val="19"/>
          <w:szCs w:val="19"/>
        </w:rPr>
        <w:t>@gmail.com</w:t>
      </w:r>
    </w:p>
    <w:p w14:paraId="170FE07D" w14:textId="247F8439" w:rsidR="00F270C0" w:rsidRPr="00126D86" w:rsidRDefault="006D2592" w:rsidP="00126D86">
      <w:pPr>
        <w:spacing w:after="0" w:line="240" w:lineRule="auto"/>
        <w:jc w:val="right"/>
        <w:rPr>
          <w:rFonts w:ascii="Arial" w:hAnsi="Arial" w:cs="Arial"/>
          <w:color w:val="000000"/>
          <w:sz w:val="19"/>
          <w:szCs w:val="19"/>
        </w:rPr>
      </w:pPr>
      <w:r w:rsidRPr="00126D86">
        <w:rPr>
          <w:rFonts w:ascii="Arial" w:hAnsi="Arial" w:cs="Arial"/>
          <w:color w:val="000000"/>
          <w:sz w:val="19"/>
          <w:szCs w:val="19"/>
        </w:rPr>
        <w:t>+</w:t>
      </w:r>
      <w:r w:rsidR="00857C6F" w:rsidRPr="00126D86">
        <w:rPr>
          <w:rFonts w:ascii="Arial" w:hAnsi="Arial" w:cs="Arial"/>
          <w:color w:val="000000"/>
          <w:sz w:val="19"/>
          <w:szCs w:val="19"/>
        </w:rPr>
        <w:t>491</w:t>
      </w:r>
      <w:r w:rsidR="006A07E7" w:rsidRPr="00126D86">
        <w:rPr>
          <w:rFonts w:ascii="Arial" w:hAnsi="Arial" w:cs="Arial"/>
          <w:color w:val="000000"/>
          <w:sz w:val="19"/>
          <w:szCs w:val="19"/>
        </w:rPr>
        <w:t>5209086219</w:t>
      </w:r>
    </w:p>
    <w:p w14:paraId="096C8AF5" w14:textId="52A268DF" w:rsidR="00647413" w:rsidRPr="00126D86" w:rsidRDefault="00A477D6" w:rsidP="00126D86">
      <w:pPr>
        <w:spacing w:after="0" w:line="240" w:lineRule="auto"/>
        <w:rPr>
          <w:rFonts w:ascii="Arial" w:hAnsi="Arial" w:cs="Arial"/>
          <w:sz w:val="19"/>
          <w:szCs w:val="19"/>
        </w:rPr>
      </w:pPr>
      <w:r w:rsidRPr="00A477D6">
        <w:rPr>
          <w:rFonts w:ascii="Arial" w:hAnsi="Arial" w:cs="Arial"/>
          <w:sz w:val="19"/>
          <w:szCs w:val="19"/>
        </w:rPr>
        <w:t>FC Bayern München AG</w:t>
      </w:r>
      <w:r w:rsidR="002A7D13" w:rsidRPr="00A477D6">
        <w:rPr>
          <w:rFonts w:ascii="Arial" w:hAnsi="Arial" w:cs="Arial"/>
          <w:sz w:val="19"/>
          <w:szCs w:val="19"/>
        </w:rPr>
        <w:br/>
      </w:r>
      <w:r w:rsidRPr="00A477D6">
        <w:rPr>
          <w:rFonts w:ascii="Arial" w:hAnsi="Arial" w:cs="Arial"/>
          <w:sz w:val="19"/>
          <w:szCs w:val="19"/>
        </w:rPr>
        <w:t>Säbener Straße 51-57</w:t>
      </w:r>
      <w:r w:rsidR="00D82E77" w:rsidRPr="00A477D6">
        <w:rPr>
          <w:rFonts w:ascii="Arial" w:hAnsi="Arial" w:cs="Arial"/>
          <w:sz w:val="19"/>
          <w:szCs w:val="19"/>
        </w:rPr>
        <w:br/>
      </w:r>
      <w:r w:rsidRPr="00A477D6">
        <w:rPr>
          <w:rFonts w:ascii="Arial" w:hAnsi="Arial" w:cs="Arial"/>
          <w:sz w:val="19"/>
          <w:szCs w:val="19"/>
        </w:rPr>
        <w:t>D-81547 München</w:t>
      </w:r>
    </w:p>
    <w:p w14:paraId="155B6E2E" w14:textId="74C600B7" w:rsidR="006A7895" w:rsidRPr="00126D86" w:rsidRDefault="006A07E7" w:rsidP="00126D86">
      <w:pPr>
        <w:spacing w:after="0" w:line="240" w:lineRule="auto"/>
        <w:jc w:val="right"/>
        <w:rPr>
          <w:rFonts w:ascii="Arial" w:hAnsi="Arial" w:cs="Arial"/>
          <w:sz w:val="19"/>
          <w:szCs w:val="19"/>
        </w:rPr>
      </w:pPr>
      <w:r w:rsidRPr="00126D86">
        <w:rPr>
          <w:rFonts w:ascii="Arial" w:hAnsi="Arial" w:cs="Arial"/>
          <w:sz w:val="19"/>
          <w:szCs w:val="19"/>
          <w:highlight w:val="yellow"/>
        </w:rPr>
        <w:t>Inzigkofen</w:t>
      </w:r>
      <w:r w:rsidR="002D594E" w:rsidRPr="00126D86">
        <w:rPr>
          <w:rFonts w:ascii="Arial" w:hAnsi="Arial" w:cs="Arial"/>
          <w:sz w:val="19"/>
          <w:szCs w:val="19"/>
          <w:highlight w:val="yellow"/>
        </w:rPr>
        <w:t xml:space="preserve">, </w:t>
      </w:r>
      <w:r w:rsidR="00C62AC8" w:rsidRPr="00126D86">
        <w:rPr>
          <w:rFonts w:ascii="Arial" w:hAnsi="Arial" w:cs="Arial"/>
          <w:sz w:val="19"/>
          <w:szCs w:val="19"/>
          <w:highlight w:val="yellow"/>
        </w:rPr>
        <w:t>XX</w:t>
      </w:r>
      <w:r w:rsidR="002D594E" w:rsidRPr="00126D86">
        <w:rPr>
          <w:rFonts w:ascii="Arial" w:hAnsi="Arial" w:cs="Arial"/>
          <w:sz w:val="19"/>
          <w:szCs w:val="19"/>
          <w:highlight w:val="yellow"/>
        </w:rPr>
        <w:t>.</w:t>
      </w:r>
      <w:r w:rsidRPr="00126D86">
        <w:rPr>
          <w:rFonts w:ascii="Arial" w:hAnsi="Arial" w:cs="Arial"/>
          <w:sz w:val="19"/>
          <w:szCs w:val="19"/>
          <w:highlight w:val="yellow"/>
        </w:rPr>
        <w:t>0</w:t>
      </w:r>
      <w:r w:rsidR="00C62AC8" w:rsidRPr="00126D86">
        <w:rPr>
          <w:rFonts w:ascii="Arial" w:hAnsi="Arial" w:cs="Arial"/>
          <w:sz w:val="19"/>
          <w:szCs w:val="19"/>
          <w:highlight w:val="yellow"/>
        </w:rPr>
        <w:t>9</w:t>
      </w:r>
      <w:r w:rsidR="006A7895" w:rsidRPr="00126D86">
        <w:rPr>
          <w:rFonts w:ascii="Arial" w:hAnsi="Arial" w:cs="Arial"/>
          <w:sz w:val="19"/>
          <w:szCs w:val="19"/>
          <w:highlight w:val="yellow"/>
        </w:rPr>
        <w:t>.</w:t>
      </w:r>
      <w:r w:rsidR="003D5D1E" w:rsidRPr="00126D86">
        <w:rPr>
          <w:rFonts w:ascii="Arial" w:hAnsi="Arial" w:cs="Arial"/>
          <w:sz w:val="19"/>
          <w:szCs w:val="19"/>
          <w:highlight w:val="yellow"/>
        </w:rPr>
        <w:t>20</w:t>
      </w:r>
      <w:r w:rsidRPr="00126D86">
        <w:rPr>
          <w:rFonts w:ascii="Arial" w:hAnsi="Arial" w:cs="Arial"/>
          <w:sz w:val="19"/>
          <w:szCs w:val="19"/>
          <w:highlight w:val="yellow"/>
        </w:rPr>
        <w:t>24</w:t>
      </w:r>
    </w:p>
    <w:p w14:paraId="1BE98420" w14:textId="319D63E2" w:rsidR="004A34DB" w:rsidRPr="00126D86" w:rsidRDefault="00BC5C48" w:rsidP="00126D86">
      <w:pPr>
        <w:spacing w:after="0" w:line="240" w:lineRule="auto"/>
        <w:rPr>
          <w:rFonts w:ascii="Arial" w:hAnsi="Arial" w:cs="Arial"/>
          <w:b/>
          <w:bCs/>
          <w:sz w:val="19"/>
          <w:szCs w:val="19"/>
        </w:rPr>
      </w:pPr>
      <w:r w:rsidRPr="00126D86">
        <w:rPr>
          <w:rFonts w:ascii="Arial" w:hAnsi="Arial" w:cs="Arial"/>
          <w:sz w:val="19"/>
          <w:szCs w:val="19"/>
        </w:rPr>
        <w:br/>
      </w:r>
      <w:r w:rsidR="009F5B01" w:rsidRPr="00126D86">
        <w:rPr>
          <w:rFonts w:ascii="Arial" w:hAnsi="Arial" w:cs="Arial"/>
          <w:b/>
          <w:bCs/>
          <w:sz w:val="19"/>
          <w:szCs w:val="19"/>
        </w:rPr>
        <w:t xml:space="preserve">Bewerbung als </w:t>
      </w:r>
      <w:r w:rsidR="00A477D6">
        <w:rPr>
          <w:rFonts w:ascii="Arial" w:hAnsi="Arial" w:cs="Arial"/>
          <w:b/>
          <w:bCs/>
          <w:sz w:val="19"/>
          <w:szCs w:val="19"/>
        </w:rPr>
        <w:t xml:space="preserve">Dualer Student </w:t>
      </w:r>
      <w:r w:rsidR="005708CB">
        <w:rPr>
          <w:rFonts w:ascii="Arial" w:hAnsi="Arial" w:cs="Arial"/>
          <w:b/>
          <w:bCs/>
          <w:sz w:val="19"/>
          <w:szCs w:val="19"/>
        </w:rPr>
        <w:t xml:space="preserve">im Bereich </w:t>
      </w:r>
      <w:r w:rsidR="00A477D6">
        <w:rPr>
          <w:rFonts w:ascii="Arial" w:hAnsi="Arial" w:cs="Arial"/>
          <w:b/>
          <w:bCs/>
          <w:sz w:val="19"/>
          <w:szCs w:val="19"/>
        </w:rPr>
        <w:t>Finanzen &amp; Controlling ab September 2025</w:t>
      </w:r>
    </w:p>
    <w:p w14:paraId="58E69BD1" w14:textId="77777777" w:rsidR="00513F22" w:rsidRPr="00126D86" w:rsidRDefault="00CE1478" w:rsidP="00126D86">
      <w:pPr>
        <w:spacing w:after="0" w:line="240" w:lineRule="auto"/>
        <w:rPr>
          <w:rFonts w:ascii="Arial" w:hAnsi="Arial" w:cs="Arial"/>
          <w:sz w:val="19"/>
          <w:szCs w:val="19"/>
        </w:rPr>
      </w:pPr>
      <w:r w:rsidRPr="00126D86">
        <w:rPr>
          <w:rFonts w:ascii="Arial" w:hAnsi="Arial" w:cs="Arial"/>
          <w:b/>
          <w:bCs/>
          <w:sz w:val="19"/>
          <w:szCs w:val="19"/>
        </w:rPr>
        <w:br/>
      </w:r>
      <w:r w:rsidR="00513F22" w:rsidRPr="00126D86">
        <w:rPr>
          <w:rFonts w:ascii="Arial" w:hAnsi="Arial" w:cs="Arial"/>
          <w:sz w:val="19"/>
          <w:szCs w:val="19"/>
        </w:rPr>
        <w:t>Sehr geehrte Damen und Herren,</w:t>
      </w:r>
    </w:p>
    <w:p w14:paraId="21F47A2B" w14:textId="77777777" w:rsidR="00513F22" w:rsidRPr="00126D86" w:rsidRDefault="00513F22" w:rsidP="00126D86">
      <w:pPr>
        <w:spacing w:after="0" w:line="240" w:lineRule="auto"/>
        <w:rPr>
          <w:rFonts w:ascii="Arial" w:hAnsi="Arial" w:cs="Arial"/>
          <w:sz w:val="19"/>
          <w:szCs w:val="19"/>
        </w:rPr>
      </w:pPr>
    </w:p>
    <w:p w14:paraId="4D7558BE" w14:textId="3BB4C22D" w:rsidR="00A477D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w:t>
      </w:r>
      <w:r w:rsidR="00A477D6" w:rsidRPr="00126D86">
        <w:rPr>
          <w:rFonts w:ascii="Arial" w:hAnsi="Arial" w:cs="Arial"/>
          <w:sz w:val="19"/>
          <w:szCs w:val="19"/>
        </w:rPr>
        <w:t>insbesondere</w:t>
      </w:r>
      <w:r w:rsidR="00A477D6">
        <w:rPr>
          <w:rFonts w:ascii="Arial" w:hAnsi="Arial" w:cs="Arial"/>
          <w:sz w:val="19"/>
          <w:szCs w:val="19"/>
        </w:rPr>
        <w:t xml:space="preserve"> durch </w:t>
      </w:r>
      <w:r w:rsidR="003E4F12">
        <w:rPr>
          <w:rFonts w:ascii="Arial" w:hAnsi="Arial" w:cs="Arial"/>
          <w:sz w:val="19"/>
          <w:szCs w:val="19"/>
        </w:rPr>
        <w:t xml:space="preserve">Kurse im Corporate Finance. </w:t>
      </w:r>
      <w:r w:rsidR="00D61A12">
        <w:rPr>
          <w:rFonts w:ascii="Arial" w:hAnsi="Arial" w:cs="Arial"/>
          <w:sz w:val="19"/>
          <w:szCs w:val="19"/>
        </w:rPr>
        <w:t>Durch d</w:t>
      </w:r>
      <w:r w:rsidR="003E4F12">
        <w:rPr>
          <w:rFonts w:ascii="Arial" w:hAnsi="Arial" w:cs="Arial"/>
          <w:sz w:val="19"/>
          <w:szCs w:val="19"/>
        </w:rPr>
        <w:t xml:space="preserve">ie Lektüre ,,Corporate Finance im </w:t>
      </w:r>
      <w:proofErr w:type="spellStart"/>
      <w:r w:rsidR="003E4F12">
        <w:rPr>
          <w:rFonts w:ascii="Arial" w:hAnsi="Arial" w:cs="Arial"/>
          <w:sz w:val="19"/>
          <w:szCs w:val="19"/>
        </w:rPr>
        <w:t>Profifussball</w:t>
      </w:r>
      <w:proofErr w:type="spellEnd"/>
      <w:r w:rsidR="003E4F12">
        <w:rPr>
          <w:rFonts w:ascii="Arial" w:hAnsi="Arial" w:cs="Arial"/>
          <w:sz w:val="19"/>
          <w:szCs w:val="19"/>
        </w:rPr>
        <w:t>‘‘, veröffentlicht v</w:t>
      </w:r>
      <w:r w:rsidR="008F1C96">
        <w:rPr>
          <w:rFonts w:ascii="Arial" w:hAnsi="Arial" w:cs="Arial"/>
          <w:sz w:val="19"/>
          <w:szCs w:val="19"/>
        </w:rPr>
        <w:t>on Christian Keller, der</w:t>
      </w:r>
      <w:r w:rsidR="003E4F12">
        <w:rPr>
          <w:rFonts w:ascii="Arial" w:hAnsi="Arial" w:cs="Arial"/>
          <w:sz w:val="19"/>
          <w:szCs w:val="19"/>
        </w:rPr>
        <w:t xml:space="preserve"> aktuellen Geschäftsführer des 1. FC Köln, wurde mir bewusst, wie sehr mich die Kombination aus betriebswirtschaftlicher Denkweise und der Dynamik des Fußballs fasziniert. Daher habe ich nach Möglichkeiten gesucht, in diesem Bereich praktische Erfahrungen zu sammeln, was mich schließlich zu einer Stelle als Werkstudent in der Sportfinanzierung geführt hat. Während dieser Zeit habe ich mich intensiv mit der Vergabe von Krediten an europäischen Fußballvereinen auseinandergesetzt. Um meine Kenntnisse im Corporate Finance zu vertiefen, habe ich ein 4-monatiges Praktikum </w:t>
      </w:r>
      <w:proofErr w:type="gramStart"/>
      <w:r w:rsidR="003E4F12">
        <w:rPr>
          <w:rFonts w:ascii="Arial" w:hAnsi="Arial" w:cs="Arial"/>
          <w:sz w:val="19"/>
          <w:szCs w:val="19"/>
        </w:rPr>
        <w:t>bei einer Mergers</w:t>
      </w:r>
      <w:proofErr w:type="gramEnd"/>
      <w:r w:rsidR="003E4F12">
        <w:rPr>
          <w:rFonts w:ascii="Arial" w:hAnsi="Arial" w:cs="Arial"/>
          <w:sz w:val="19"/>
          <w:szCs w:val="19"/>
        </w:rPr>
        <w:t xml:space="preserve"> &amp; Acquisitions Beratung absolviert.</w:t>
      </w:r>
      <w:r w:rsidR="00F566BB">
        <w:rPr>
          <w:rFonts w:ascii="Arial" w:hAnsi="Arial" w:cs="Arial"/>
          <w:sz w:val="19"/>
          <w:szCs w:val="19"/>
        </w:rPr>
        <w:t xml:space="preserve"> </w:t>
      </w:r>
      <w:r w:rsidR="00060876" w:rsidRPr="00060876">
        <w:rPr>
          <w:rFonts w:ascii="Arial" w:hAnsi="Arial" w:cs="Arial"/>
          <w:sz w:val="19"/>
          <w:szCs w:val="19"/>
        </w:rPr>
        <w:t>Obwohl ich mein Bachelorstudium im Sommer abschließen werde, betrachte ich einen weiteren Bachelorabschluss als dualer Student bei der FC Bayern München AG als ideale Gelegenheit, meine Leidenschaft für Wirtschaft und Fußball in einem professionellen Umfeld zu verbinden</w:t>
      </w:r>
      <w:r w:rsidR="00F566BB" w:rsidRPr="00060876">
        <w:rPr>
          <w:rFonts w:ascii="Arial" w:hAnsi="Arial" w:cs="Arial"/>
          <w:sz w:val="19"/>
          <w:szCs w:val="19"/>
        </w:rPr>
        <w:t xml:space="preserve">. Die </w:t>
      </w:r>
      <w:r w:rsidR="00F566BB" w:rsidRPr="007A3041">
        <w:rPr>
          <w:rFonts w:ascii="Arial" w:hAnsi="Arial" w:cs="Arial"/>
          <w:sz w:val="19"/>
          <w:szCs w:val="19"/>
        </w:rPr>
        <w:t>Möglichkeit, ab September 2025 bei einem der führenden Fußballunternehmen zu arbeiten, wäre für mich ein einmaliger Karriereschritt und eine persönliche Erfüllung.</w:t>
      </w:r>
    </w:p>
    <w:p w14:paraId="45063FCE" w14:textId="77777777" w:rsidR="00513F22" w:rsidRPr="00126D86" w:rsidRDefault="00513F22" w:rsidP="00126D86">
      <w:pPr>
        <w:spacing w:after="0" w:line="240" w:lineRule="auto"/>
        <w:jc w:val="both"/>
        <w:rPr>
          <w:rFonts w:ascii="Arial" w:hAnsi="Arial" w:cs="Arial"/>
          <w:sz w:val="19"/>
          <w:szCs w:val="19"/>
        </w:rPr>
      </w:pPr>
    </w:p>
    <w:p w14:paraId="48DF7535" w14:textId="50798ACD" w:rsidR="00513F22" w:rsidRPr="00126D86" w:rsidRDefault="00513F22" w:rsidP="004D73F7">
      <w:pPr>
        <w:spacing w:after="0" w:line="240" w:lineRule="auto"/>
        <w:jc w:val="both"/>
        <w:rPr>
          <w:rFonts w:ascii="Arial" w:hAnsi="Arial" w:cs="Arial"/>
          <w:sz w:val="19"/>
          <w:szCs w:val="19"/>
        </w:rPr>
      </w:pPr>
      <w:r w:rsidRPr="00126D86">
        <w:rPr>
          <w:rFonts w:ascii="Arial" w:hAnsi="Arial" w:cs="Arial"/>
          <w:sz w:val="19"/>
          <w:szCs w:val="19"/>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vergangenen Semester als Tutor am Lehrstuhl für Accounting eine Anstellung zu erhalten.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aktiv. Ich entwickelte neben einer ausgeprägten Teamfähigkeit auch Durchhaltevermögen und eine hohe Belastbarkeit, da ich Drucksituationen meisterte und gleichzeitig Spitzenleistungen erbrachte. </w:t>
      </w:r>
      <w:r w:rsidR="004D73F7" w:rsidRPr="004D73F7">
        <w:rPr>
          <w:rFonts w:ascii="Arial" w:hAnsi="Arial" w:cs="Arial"/>
          <w:sz w:val="19"/>
          <w:szCs w:val="19"/>
          <w:highlight w:val="yellow"/>
        </w:rPr>
        <w:t>Mit meinem bisherigen akademischen und sportlichen Werdegang habe ich eine starke Basis geschaffen, doch ich sehe das duale Studium bei der FC Bayern München AG als die perfekte Möglichkeit, Theorie und Praxis</w:t>
      </w:r>
      <w:ins w:id="0" w:author="David Döbele" w:date="2025-01-03T08:41:00Z" w16du:dateUtc="2025-01-03T07:41:00Z">
        <w:r w:rsidR="00B70D77">
          <w:rPr>
            <w:rFonts w:ascii="Arial" w:hAnsi="Arial" w:cs="Arial"/>
            <w:sz w:val="19"/>
            <w:szCs w:val="19"/>
            <w:highlight w:val="yellow"/>
          </w:rPr>
          <w:t xml:space="preserve"> sowie meine große Leidenschaft Fußball</w:t>
        </w:r>
      </w:ins>
      <w:r w:rsidR="004D73F7" w:rsidRPr="004D73F7">
        <w:rPr>
          <w:rFonts w:ascii="Arial" w:hAnsi="Arial" w:cs="Arial"/>
          <w:sz w:val="19"/>
          <w:szCs w:val="19"/>
          <w:highlight w:val="yellow"/>
        </w:rPr>
        <w:t xml:space="preserve"> noch enger miteinander zu verknüpfen.</w:t>
      </w:r>
      <w:del w:id="1" w:author="David Döbele" w:date="2025-01-03T08:41:00Z" w16du:dateUtc="2025-01-03T07:41:00Z">
        <w:r w:rsidR="004D73F7" w:rsidRPr="004D73F7" w:rsidDel="00B70D77">
          <w:rPr>
            <w:rFonts w:ascii="Arial" w:hAnsi="Arial" w:cs="Arial"/>
            <w:sz w:val="19"/>
            <w:szCs w:val="19"/>
            <w:highlight w:val="yellow"/>
          </w:rPr>
          <w:delText xml:space="preserve"> Diese Kombination erfüllt nicht nur meine beruflichen Ambitionen, sondern gibt mir auch die Chance, meine Leidenschaft für den Fußball in einem dynamischen Umfeld weiterzuentwickeln und langfristig einzubringen</w:delText>
        </w:r>
      </w:del>
      <w:r w:rsidR="004D73F7" w:rsidRPr="004D73F7">
        <w:rPr>
          <w:rFonts w:ascii="Arial" w:hAnsi="Arial" w:cs="Arial"/>
          <w:sz w:val="19"/>
          <w:szCs w:val="19"/>
          <w:highlight w:val="yellow"/>
        </w:rPr>
        <w:t>.</w:t>
      </w:r>
      <w:r w:rsidR="004D73F7">
        <w:rPr>
          <w:rFonts w:ascii="Arial" w:hAnsi="Arial" w:cs="Arial"/>
          <w:sz w:val="19"/>
          <w:szCs w:val="19"/>
        </w:rPr>
        <w:t xml:space="preserve"> </w:t>
      </w:r>
      <w:r w:rsidR="004D73F7">
        <w:rPr>
          <w:rFonts w:ascii="Arial" w:hAnsi="Arial" w:cs="Arial"/>
          <w:sz w:val="19"/>
          <w:szCs w:val="19"/>
        </w:rPr>
        <w:br/>
      </w:r>
    </w:p>
    <w:p w14:paraId="00E00686" w14:textId="20FDAC49" w:rsidR="005708CB" w:rsidRPr="005708CB" w:rsidRDefault="009B2B20" w:rsidP="00126D86">
      <w:pPr>
        <w:spacing w:after="0" w:line="240" w:lineRule="auto"/>
        <w:jc w:val="both"/>
        <w:rPr>
          <w:rFonts w:ascii="Arial" w:hAnsi="Arial" w:cs="Arial"/>
          <w:sz w:val="19"/>
          <w:szCs w:val="19"/>
        </w:rPr>
      </w:pPr>
      <w:r w:rsidRPr="005708CB">
        <w:rPr>
          <w:rFonts w:ascii="Arial" w:hAnsi="Arial" w:cs="Arial"/>
          <w:sz w:val="19"/>
          <w:szCs w:val="19"/>
        </w:rPr>
        <w:t xml:space="preserve">Die </w:t>
      </w:r>
      <w:r w:rsidR="00250F4C" w:rsidRPr="005708CB">
        <w:rPr>
          <w:rFonts w:ascii="Arial" w:hAnsi="Arial" w:cs="Arial"/>
          <w:sz w:val="19"/>
          <w:szCs w:val="19"/>
        </w:rPr>
        <w:t>FC Bayern München</w:t>
      </w:r>
      <w:r w:rsidR="006B6B9A" w:rsidRPr="005708CB">
        <w:rPr>
          <w:rFonts w:ascii="Arial" w:hAnsi="Arial" w:cs="Arial"/>
          <w:sz w:val="19"/>
          <w:szCs w:val="19"/>
        </w:rPr>
        <w:t xml:space="preserve"> AG</w:t>
      </w:r>
      <w:r w:rsidR="00513F22" w:rsidRPr="005708CB">
        <w:rPr>
          <w:rFonts w:ascii="Arial" w:hAnsi="Arial" w:cs="Arial"/>
          <w:sz w:val="19"/>
          <w:szCs w:val="19"/>
        </w:rPr>
        <w:t xml:space="preserve"> ist für mich die perfekte Adresse, um meine </w:t>
      </w:r>
      <w:r w:rsidR="00250F4C" w:rsidRPr="005708CB">
        <w:rPr>
          <w:rFonts w:ascii="Arial" w:hAnsi="Arial" w:cs="Arial"/>
          <w:sz w:val="19"/>
          <w:szCs w:val="19"/>
        </w:rPr>
        <w:t>betriebswirtschaftlichen Kenntnisse im Profifußball</w:t>
      </w:r>
      <w:r w:rsidR="00513F22" w:rsidRPr="005708CB">
        <w:rPr>
          <w:rFonts w:ascii="Arial" w:hAnsi="Arial" w:cs="Arial"/>
          <w:sz w:val="19"/>
          <w:szCs w:val="19"/>
        </w:rPr>
        <w:t xml:space="preserve"> auf das nächste Level zu heben. </w:t>
      </w:r>
      <w:r w:rsidR="00250F4C" w:rsidRPr="005708CB">
        <w:rPr>
          <w:rFonts w:ascii="Arial" w:hAnsi="Arial" w:cs="Arial"/>
          <w:sz w:val="19"/>
          <w:szCs w:val="19"/>
        </w:rPr>
        <w:t xml:space="preserve">Als einer der erfolgreichsten Fußballunternehmen der Welt steht der FC Bayern auf und neben dem Platz für eine außergewöhnliche Stabilität und Reputation. Durch </w:t>
      </w:r>
      <w:r w:rsidR="005708CB" w:rsidRPr="005708CB">
        <w:rPr>
          <w:rFonts w:ascii="Arial" w:hAnsi="Arial" w:cs="Arial"/>
          <w:sz w:val="19"/>
          <w:szCs w:val="19"/>
        </w:rPr>
        <w:t>die</w:t>
      </w:r>
      <w:r w:rsidR="00250F4C" w:rsidRPr="005708CB">
        <w:rPr>
          <w:rFonts w:ascii="Arial" w:hAnsi="Arial" w:cs="Arial"/>
          <w:sz w:val="19"/>
          <w:szCs w:val="19"/>
        </w:rPr>
        <w:t xml:space="preserve"> geringe Nettoverschuldung und jahrelang hinweg profitables wirtschaften gehören Sie zu den finanziell gesündesten Fußballclubs der Welt. </w:t>
      </w:r>
      <w:r w:rsidR="005708CB" w:rsidRPr="005708CB">
        <w:rPr>
          <w:rFonts w:ascii="Arial" w:hAnsi="Arial" w:cs="Arial"/>
          <w:sz w:val="19"/>
          <w:szCs w:val="19"/>
        </w:rPr>
        <w:t xml:space="preserve">Die beeindruckende finanzielle Solidität des FC Bayern eröffnet mir die Chance, in einem Unternehmen zu arbeiten, das nicht nur sportliche, sondern auch betriebswirtschaftliche Exzellenz lebt – ein ideales Umfeld, um meine Karriere im Profifußball weiter voranzutreiben. </w:t>
      </w:r>
      <w:r w:rsidR="005708CB">
        <w:rPr>
          <w:rFonts w:ascii="Arial" w:hAnsi="Arial" w:cs="Arial"/>
          <w:sz w:val="19"/>
          <w:szCs w:val="19"/>
        </w:rPr>
        <w:t xml:space="preserve"> </w:t>
      </w:r>
      <w:r w:rsidR="005708CB" w:rsidRPr="005708CB">
        <w:rPr>
          <w:rFonts w:ascii="Arial" w:hAnsi="Arial" w:cs="Arial"/>
          <w:sz w:val="19"/>
          <w:szCs w:val="19"/>
        </w:rPr>
        <w:t>Mit seiner internationalen Ausrichtung und globalen Bekanntheit bietet das Unternehmen hervorragende Möglichkeiten für wertvolle Einblicke und Austausch auf weltweiter Ebene. Meine Auslandserfahrungen haben mir gezeigt, wie bereichernd interkultureller Austausch sein kann, und ich freue mich darauf, meine Fähigkeiten in einem solchen internationalen Umfeld einzubringen und weiterzuentwickeln.</w:t>
      </w:r>
    </w:p>
    <w:p w14:paraId="2BE5D6F3" w14:textId="77777777" w:rsidR="005708CB" w:rsidRPr="005708CB" w:rsidRDefault="005708CB" w:rsidP="00126D86">
      <w:pPr>
        <w:spacing w:after="0" w:line="240" w:lineRule="auto"/>
        <w:jc w:val="both"/>
        <w:rPr>
          <w:rFonts w:ascii="Arial" w:hAnsi="Arial" w:cs="Arial"/>
          <w:sz w:val="19"/>
          <w:szCs w:val="19"/>
        </w:rPr>
      </w:pPr>
    </w:p>
    <w:p w14:paraId="292A173B" w14:textId="456EF5F1" w:rsidR="00CE1478" w:rsidRPr="00126D86" w:rsidDel="00B70D77" w:rsidRDefault="00513F22" w:rsidP="00126D86">
      <w:pPr>
        <w:spacing w:after="0" w:line="240" w:lineRule="auto"/>
        <w:jc w:val="both"/>
        <w:rPr>
          <w:del w:id="2" w:author="David Döbele" w:date="2025-01-03T08:41:00Z" w16du:dateUtc="2025-01-03T07:41:00Z"/>
          <w:rFonts w:ascii="Arial" w:hAnsi="Arial" w:cs="Arial"/>
          <w:sz w:val="19"/>
          <w:szCs w:val="19"/>
        </w:rPr>
      </w:pPr>
      <w:r w:rsidRPr="00126D86">
        <w:rPr>
          <w:rFonts w:ascii="Arial" w:hAnsi="Arial" w:cs="Arial"/>
          <w:sz w:val="19"/>
          <w:szCs w:val="19"/>
        </w:rPr>
        <w:t xml:space="preserve">Von dem </w:t>
      </w:r>
      <w:r w:rsidR="005708CB">
        <w:rPr>
          <w:rFonts w:ascii="Arial" w:hAnsi="Arial" w:cs="Arial"/>
          <w:sz w:val="19"/>
          <w:szCs w:val="19"/>
        </w:rPr>
        <w:t>dualen Studium</w:t>
      </w:r>
      <w:r w:rsidRPr="00126D86">
        <w:rPr>
          <w:rFonts w:ascii="Arial" w:hAnsi="Arial" w:cs="Arial"/>
          <w:sz w:val="19"/>
          <w:szCs w:val="19"/>
        </w:rPr>
        <w:t xml:space="preserve">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5708CB">
        <w:rPr>
          <w:rFonts w:ascii="Arial" w:hAnsi="Arial" w:cs="Arial"/>
          <w:sz w:val="19"/>
          <w:szCs w:val="19"/>
        </w:rPr>
        <w:t>FC Bayern München AG</w:t>
      </w:r>
      <w:r w:rsidR="00917805" w:rsidRPr="00126D86">
        <w:rPr>
          <w:rFonts w:ascii="Arial" w:hAnsi="Arial" w:cs="Arial"/>
          <w:sz w:val="19"/>
          <w:szCs w:val="19"/>
        </w:rPr>
        <w:t xml:space="preserve"> </w:t>
      </w:r>
      <w:r w:rsidRPr="00126D86">
        <w:rPr>
          <w:rFonts w:ascii="Arial" w:hAnsi="Arial" w:cs="Arial"/>
          <w:sz w:val="19"/>
          <w:szCs w:val="19"/>
        </w:rPr>
        <w:t>darstellen werde und würde mich sehr darüber freuen, Sie auch in einem persönlichen Gespräch von mir überzeugen zu dürfen.</w:t>
      </w:r>
    </w:p>
    <w:p w14:paraId="0161DD28" w14:textId="77777777" w:rsidR="00917805" w:rsidRDefault="00BC5C48" w:rsidP="00B70D77">
      <w:pPr>
        <w:spacing w:after="0" w:line="240" w:lineRule="auto"/>
        <w:jc w:val="both"/>
        <w:rPr>
          <w:rFonts w:ascii="Arial" w:hAnsi="Arial" w:cs="Arial"/>
          <w:sz w:val="19"/>
          <w:szCs w:val="19"/>
        </w:rPr>
        <w:pPrChange w:id="3" w:author="David Döbele" w:date="2025-01-03T08:41:00Z" w16du:dateUtc="2025-01-03T07:41:00Z">
          <w:pPr>
            <w:spacing w:after="0" w:line="240" w:lineRule="auto"/>
          </w:pPr>
        </w:pPrChange>
      </w:pPr>
      <w:del w:id="4" w:author="David Döbele" w:date="2025-01-03T08:41:00Z" w16du:dateUtc="2025-01-03T07:41:00Z">
        <w:r w:rsidRPr="00126D86" w:rsidDel="00B70D77">
          <w:rPr>
            <w:rFonts w:ascii="Arial" w:hAnsi="Arial" w:cs="Arial"/>
            <w:sz w:val="19"/>
            <w:szCs w:val="19"/>
          </w:rPr>
          <w:br/>
        </w:r>
      </w:del>
    </w:p>
    <w:p w14:paraId="23425799" w14:textId="77777777" w:rsidR="00917805" w:rsidRDefault="00917805" w:rsidP="00126D86">
      <w:pPr>
        <w:spacing w:after="0" w:line="240" w:lineRule="auto"/>
        <w:rPr>
          <w:rFonts w:ascii="Arial" w:hAnsi="Arial" w:cs="Arial"/>
          <w:sz w:val="19"/>
          <w:szCs w:val="19"/>
        </w:rPr>
      </w:pPr>
    </w:p>
    <w:p w14:paraId="4F7A00D6" w14:textId="43274B58" w:rsidR="009F5B01" w:rsidRPr="00126D86" w:rsidRDefault="00BC5C48" w:rsidP="00126D86">
      <w:pPr>
        <w:spacing w:after="0" w:line="240" w:lineRule="auto"/>
        <w:rPr>
          <w:rFonts w:ascii="Arial" w:hAnsi="Arial" w:cs="Arial"/>
          <w:sz w:val="19"/>
          <w:szCs w:val="19"/>
          <w:highlight w:val="yellow"/>
        </w:rPr>
      </w:pPr>
      <w:r w:rsidRPr="00126D86">
        <w:rPr>
          <w:rFonts w:ascii="Arial" w:hAnsi="Arial" w:cs="Arial"/>
          <w:sz w:val="19"/>
          <w:szCs w:val="19"/>
        </w:rPr>
        <w:t>Mit freundlichen Grüßen</w:t>
      </w:r>
    </w:p>
    <w:sectPr w:rsidR="009F5B01" w:rsidRPr="00126D86" w:rsidSect="00126D86">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0876"/>
    <w:rsid w:val="000710B0"/>
    <w:rsid w:val="00073C82"/>
    <w:rsid w:val="00081359"/>
    <w:rsid w:val="000869F4"/>
    <w:rsid w:val="00093795"/>
    <w:rsid w:val="0009623C"/>
    <w:rsid w:val="000A154E"/>
    <w:rsid w:val="000A3082"/>
    <w:rsid w:val="000A4132"/>
    <w:rsid w:val="000A5AB8"/>
    <w:rsid w:val="000A6678"/>
    <w:rsid w:val="000A7DEB"/>
    <w:rsid w:val="000C55DE"/>
    <w:rsid w:val="000F371C"/>
    <w:rsid w:val="001138EF"/>
    <w:rsid w:val="00117F83"/>
    <w:rsid w:val="00126D86"/>
    <w:rsid w:val="00145539"/>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052E"/>
    <w:rsid w:val="00203125"/>
    <w:rsid w:val="002042CB"/>
    <w:rsid w:val="002062F6"/>
    <w:rsid w:val="00212042"/>
    <w:rsid w:val="002213EE"/>
    <w:rsid w:val="0023054D"/>
    <w:rsid w:val="0023683A"/>
    <w:rsid w:val="002467A0"/>
    <w:rsid w:val="00250F4C"/>
    <w:rsid w:val="002536DC"/>
    <w:rsid w:val="00255EC1"/>
    <w:rsid w:val="00257D2A"/>
    <w:rsid w:val="002627D2"/>
    <w:rsid w:val="00264191"/>
    <w:rsid w:val="00265BA0"/>
    <w:rsid w:val="0027047C"/>
    <w:rsid w:val="002708C2"/>
    <w:rsid w:val="00274324"/>
    <w:rsid w:val="002A0499"/>
    <w:rsid w:val="002A40A4"/>
    <w:rsid w:val="002A5B9F"/>
    <w:rsid w:val="002A7D13"/>
    <w:rsid w:val="002C4BF0"/>
    <w:rsid w:val="002D2B26"/>
    <w:rsid w:val="002D309E"/>
    <w:rsid w:val="002D594E"/>
    <w:rsid w:val="002E39B8"/>
    <w:rsid w:val="002F51FA"/>
    <w:rsid w:val="003064C4"/>
    <w:rsid w:val="00311A15"/>
    <w:rsid w:val="003250EA"/>
    <w:rsid w:val="003421B1"/>
    <w:rsid w:val="00375D2D"/>
    <w:rsid w:val="003811BC"/>
    <w:rsid w:val="0038566E"/>
    <w:rsid w:val="0038671F"/>
    <w:rsid w:val="003947A8"/>
    <w:rsid w:val="003B00C2"/>
    <w:rsid w:val="003D464F"/>
    <w:rsid w:val="003D5D1E"/>
    <w:rsid w:val="003D6365"/>
    <w:rsid w:val="003E4F12"/>
    <w:rsid w:val="003F1B4C"/>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34DB"/>
    <w:rsid w:val="004A615C"/>
    <w:rsid w:val="004B2953"/>
    <w:rsid w:val="004B4510"/>
    <w:rsid w:val="004C156C"/>
    <w:rsid w:val="004C174A"/>
    <w:rsid w:val="004D73F7"/>
    <w:rsid w:val="004E7074"/>
    <w:rsid w:val="00500EFA"/>
    <w:rsid w:val="00506322"/>
    <w:rsid w:val="00507BBD"/>
    <w:rsid w:val="00513F22"/>
    <w:rsid w:val="005170EB"/>
    <w:rsid w:val="005407D6"/>
    <w:rsid w:val="00542F06"/>
    <w:rsid w:val="00553EC8"/>
    <w:rsid w:val="00566C2A"/>
    <w:rsid w:val="005705F7"/>
    <w:rsid w:val="005708CB"/>
    <w:rsid w:val="00570B1D"/>
    <w:rsid w:val="00574140"/>
    <w:rsid w:val="005762CF"/>
    <w:rsid w:val="005842A0"/>
    <w:rsid w:val="00590834"/>
    <w:rsid w:val="00590E7F"/>
    <w:rsid w:val="00593C9C"/>
    <w:rsid w:val="005A27F8"/>
    <w:rsid w:val="005B231F"/>
    <w:rsid w:val="005C55F7"/>
    <w:rsid w:val="005D7D49"/>
    <w:rsid w:val="005E00BC"/>
    <w:rsid w:val="005E63B8"/>
    <w:rsid w:val="005E78FC"/>
    <w:rsid w:val="005F2865"/>
    <w:rsid w:val="005F350B"/>
    <w:rsid w:val="005F4D30"/>
    <w:rsid w:val="005F79F6"/>
    <w:rsid w:val="00603752"/>
    <w:rsid w:val="0060685C"/>
    <w:rsid w:val="00632F05"/>
    <w:rsid w:val="0063723B"/>
    <w:rsid w:val="00647035"/>
    <w:rsid w:val="00647413"/>
    <w:rsid w:val="006502BE"/>
    <w:rsid w:val="00667A61"/>
    <w:rsid w:val="00697CBE"/>
    <w:rsid w:val="006A07E7"/>
    <w:rsid w:val="006A7895"/>
    <w:rsid w:val="006B0F31"/>
    <w:rsid w:val="006B302C"/>
    <w:rsid w:val="006B6B9A"/>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2140"/>
    <w:rsid w:val="00797EF1"/>
    <w:rsid w:val="007A1721"/>
    <w:rsid w:val="007A304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76B"/>
    <w:rsid w:val="008D7CDB"/>
    <w:rsid w:val="008E100E"/>
    <w:rsid w:val="008E4BA9"/>
    <w:rsid w:val="008E7A27"/>
    <w:rsid w:val="008E7D17"/>
    <w:rsid w:val="008F1C96"/>
    <w:rsid w:val="00917805"/>
    <w:rsid w:val="0093066A"/>
    <w:rsid w:val="009830F8"/>
    <w:rsid w:val="00991E04"/>
    <w:rsid w:val="0099776A"/>
    <w:rsid w:val="009A256E"/>
    <w:rsid w:val="009B2B20"/>
    <w:rsid w:val="009C4FD2"/>
    <w:rsid w:val="009D07DC"/>
    <w:rsid w:val="009D3BBF"/>
    <w:rsid w:val="009F46A7"/>
    <w:rsid w:val="009F5B01"/>
    <w:rsid w:val="00A1282E"/>
    <w:rsid w:val="00A14247"/>
    <w:rsid w:val="00A33387"/>
    <w:rsid w:val="00A40D57"/>
    <w:rsid w:val="00A44493"/>
    <w:rsid w:val="00A477D6"/>
    <w:rsid w:val="00A53760"/>
    <w:rsid w:val="00A55011"/>
    <w:rsid w:val="00A6109E"/>
    <w:rsid w:val="00A90B16"/>
    <w:rsid w:val="00AA2791"/>
    <w:rsid w:val="00AA4C7C"/>
    <w:rsid w:val="00AA5DBB"/>
    <w:rsid w:val="00AB4CD0"/>
    <w:rsid w:val="00AB7B2B"/>
    <w:rsid w:val="00AC61EE"/>
    <w:rsid w:val="00AC66C4"/>
    <w:rsid w:val="00AC7086"/>
    <w:rsid w:val="00AD2B27"/>
    <w:rsid w:val="00AE073F"/>
    <w:rsid w:val="00AE26F5"/>
    <w:rsid w:val="00AE3A33"/>
    <w:rsid w:val="00B135CE"/>
    <w:rsid w:val="00B339B8"/>
    <w:rsid w:val="00B346A7"/>
    <w:rsid w:val="00B43970"/>
    <w:rsid w:val="00B50A34"/>
    <w:rsid w:val="00B54C38"/>
    <w:rsid w:val="00B55DE5"/>
    <w:rsid w:val="00B5613E"/>
    <w:rsid w:val="00B57CB1"/>
    <w:rsid w:val="00B70D77"/>
    <w:rsid w:val="00B77DCE"/>
    <w:rsid w:val="00B81B0E"/>
    <w:rsid w:val="00B86766"/>
    <w:rsid w:val="00B87CA9"/>
    <w:rsid w:val="00B9666E"/>
    <w:rsid w:val="00BB3512"/>
    <w:rsid w:val="00BB3C75"/>
    <w:rsid w:val="00BB61C9"/>
    <w:rsid w:val="00BC5C48"/>
    <w:rsid w:val="00BD4D12"/>
    <w:rsid w:val="00BF522D"/>
    <w:rsid w:val="00BF5F54"/>
    <w:rsid w:val="00C0214A"/>
    <w:rsid w:val="00C030C1"/>
    <w:rsid w:val="00C1562F"/>
    <w:rsid w:val="00C23EE8"/>
    <w:rsid w:val="00C250F4"/>
    <w:rsid w:val="00C62AC8"/>
    <w:rsid w:val="00C6717B"/>
    <w:rsid w:val="00C71380"/>
    <w:rsid w:val="00C9003C"/>
    <w:rsid w:val="00C97ECA"/>
    <w:rsid w:val="00CA1160"/>
    <w:rsid w:val="00CA702E"/>
    <w:rsid w:val="00CA7350"/>
    <w:rsid w:val="00CB639D"/>
    <w:rsid w:val="00CD51E6"/>
    <w:rsid w:val="00CE1478"/>
    <w:rsid w:val="00CE433B"/>
    <w:rsid w:val="00CE4CB2"/>
    <w:rsid w:val="00D133AE"/>
    <w:rsid w:val="00D30B5E"/>
    <w:rsid w:val="00D30CEA"/>
    <w:rsid w:val="00D34755"/>
    <w:rsid w:val="00D61A12"/>
    <w:rsid w:val="00D65C90"/>
    <w:rsid w:val="00D71D8E"/>
    <w:rsid w:val="00D82E77"/>
    <w:rsid w:val="00D9281A"/>
    <w:rsid w:val="00DA13EA"/>
    <w:rsid w:val="00DA3404"/>
    <w:rsid w:val="00DA524B"/>
    <w:rsid w:val="00DB471D"/>
    <w:rsid w:val="00DD1863"/>
    <w:rsid w:val="00DD3349"/>
    <w:rsid w:val="00DD54E1"/>
    <w:rsid w:val="00DD6747"/>
    <w:rsid w:val="00DE1FBC"/>
    <w:rsid w:val="00DE5C3D"/>
    <w:rsid w:val="00DF23AC"/>
    <w:rsid w:val="00DF774B"/>
    <w:rsid w:val="00E02500"/>
    <w:rsid w:val="00E12ED8"/>
    <w:rsid w:val="00E162C9"/>
    <w:rsid w:val="00E3005D"/>
    <w:rsid w:val="00E30491"/>
    <w:rsid w:val="00E32A59"/>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566BB"/>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4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4A34DB"/>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513F22"/>
    <w:pPr>
      <w:spacing w:after="0" w:line="240" w:lineRule="auto"/>
    </w:pPr>
  </w:style>
  <w:style w:type="character" w:styleId="Kommentarzeichen">
    <w:name w:val="annotation reference"/>
    <w:basedOn w:val="Absatz-Standardschriftart"/>
    <w:uiPriority w:val="99"/>
    <w:semiHidden/>
    <w:unhideWhenUsed/>
    <w:rsid w:val="00513F22"/>
    <w:rPr>
      <w:sz w:val="16"/>
      <w:szCs w:val="16"/>
    </w:rPr>
  </w:style>
  <w:style w:type="paragraph" w:styleId="Kommentartext">
    <w:name w:val="annotation text"/>
    <w:basedOn w:val="Standard"/>
    <w:link w:val="KommentartextZchn"/>
    <w:uiPriority w:val="99"/>
    <w:semiHidden/>
    <w:unhideWhenUsed/>
    <w:rsid w:val="00513F2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3F22"/>
    <w:rPr>
      <w:sz w:val="20"/>
      <w:szCs w:val="20"/>
    </w:rPr>
  </w:style>
  <w:style w:type="paragraph" w:styleId="Kommentarthema">
    <w:name w:val="annotation subject"/>
    <w:basedOn w:val="Kommentartext"/>
    <w:next w:val="Kommentartext"/>
    <w:link w:val="KommentarthemaZchn"/>
    <w:uiPriority w:val="99"/>
    <w:semiHidden/>
    <w:unhideWhenUsed/>
    <w:rsid w:val="00513F22"/>
    <w:rPr>
      <w:b/>
      <w:bCs/>
    </w:rPr>
  </w:style>
  <w:style w:type="character" w:customStyle="1" w:styleId="KommentarthemaZchn">
    <w:name w:val="Kommentarthema Zchn"/>
    <w:basedOn w:val="KommentartextZchn"/>
    <w:link w:val="Kommentarthema"/>
    <w:uiPriority w:val="99"/>
    <w:semiHidden/>
    <w:rsid w:val="00513F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1387657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820828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170328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65421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3571942">
      <w:bodyDiv w:val="1"/>
      <w:marLeft w:val="0"/>
      <w:marRight w:val="0"/>
      <w:marTop w:val="0"/>
      <w:marBottom w:val="0"/>
      <w:divBdr>
        <w:top w:val="none" w:sz="0" w:space="0" w:color="auto"/>
        <w:left w:val="none" w:sz="0" w:space="0" w:color="auto"/>
        <w:bottom w:val="none" w:sz="0" w:space="0" w:color="auto"/>
        <w:right w:val="none" w:sz="0" w:space="0" w:color="auto"/>
      </w:divBdr>
    </w:div>
    <w:div w:id="191353974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4564</Characters>
  <Application>Microsoft Office Word</Application>
  <DocSecurity>0</DocSecurity>
  <Lines>38</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cp:revision>
  <dcterms:created xsi:type="dcterms:W3CDTF">2024-09-06T07:20:00Z</dcterms:created>
  <dcterms:modified xsi:type="dcterms:W3CDTF">2025-01-03T07:41:00Z</dcterms:modified>
</cp:coreProperties>
</file>