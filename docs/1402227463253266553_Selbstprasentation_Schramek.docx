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0BF7" w14:textId="0589FE2A" w:rsidR="00997CF4" w:rsidRPr="00997CF4" w:rsidRDefault="00997CF4" w:rsidP="00997CF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de-DE"/>
          <w14:ligatures w14:val="none"/>
        </w:rPr>
      </w:pPr>
      <w:r w:rsidRPr="00997CF4">
        <w:rPr>
          <w:rFonts w:ascii="Times New Roman" w:eastAsia="Times New Roman" w:hAnsi="Times New Roman" w:cs="Times New Roman"/>
          <w:b/>
          <w:bCs/>
          <w:kern w:val="36"/>
          <w:sz w:val="48"/>
          <w:szCs w:val="48"/>
          <w:lang w:eastAsia="de-DE"/>
          <w14:ligatures w14:val="none"/>
        </w:rPr>
        <w:t>Lebenslauf</w:t>
      </w:r>
      <w:r>
        <w:rPr>
          <w:rFonts w:ascii="Times New Roman" w:eastAsia="Times New Roman" w:hAnsi="Times New Roman" w:cs="Times New Roman"/>
          <w:b/>
          <w:bCs/>
          <w:kern w:val="36"/>
          <w:sz w:val="48"/>
          <w:szCs w:val="48"/>
          <w:lang w:eastAsia="de-DE"/>
          <w14:ligatures w14:val="none"/>
        </w:rPr>
        <w:t>-Storyline</w:t>
      </w:r>
      <w:r w:rsidRPr="00997CF4">
        <w:rPr>
          <w:rFonts w:ascii="Times New Roman" w:eastAsia="Times New Roman" w:hAnsi="Times New Roman" w:cs="Times New Roman"/>
          <w:b/>
          <w:bCs/>
          <w:kern w:val="36"/>
          <w:sz w:val="48"/>
          <w:szCs w:val="48"/>
          <w:lang w:eastAsia="de-DE"/>
          <w14:ligatures w14:val="none"/>
        </w:rPr>
        <w:t xml:space="preserve"> überarbeitet</w:t>
      </w:r>
    </w:p>
    <w:p w14:paraId="10075E40" w14:textId="4214E894"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Schon früh habe ich begonnen, mich für wirtschaftliches Denken zu interessieren – während meiner Schulzeit habe ich regelmäßig Wirtschaftsnachrichten verfolgt, </w:t>
      </w:r>
      <w:ins w:id="0" w:author="Jonas Stegh" w:date="2025-08-05T11:48:00Z" w16du:dateUtc="2025-08-05T09:48:00Z">
        <w:r w:rsidR="0037483D">
          <w:rPr>
            <w:rFonts w:ascii="Times New Roman" w:eastAsia="Times New Roman" w:hAnsi="Times New Roman" w:cs="Times New Roman"/>
            <w:kern w:val="0"/>
            <w:lang w:eastAsia="de-DE"/>
            <w14:ligatures w14:val="none"/>
          </w:rPr>
          <w:t xml:space="preserve">damals </w:t>
        </w:r>
      </w:ins>
      <w:r w:rsidRPr="00AA56F8">
        <w:rPr>
          <w:rFonts w:ascii="Times New Roman" w:eastAsia="Times New Roman" w:hAnsi="Times New Roman" w:cs="Times New Roman"/>
          <w:kern w:val="0"/>
          <w:lang w:eastAsia="de-DE"/>
          <w14:ligatures w14:val="none"/>
        </w:rPr>
        <w:t>insbesondere die Entwicklung junger, wachstumsstarker Unternehmen. Als ich Anfang 17 mein Abitur gemacht habe, war für mich klar: Ich möchte verstehen, wie wirtschaftliche Entscheidungen funktionieren – und wie sie Wirkung entfalten.</w:t>
      </w:r>
    </w:p>
    <w:p w14:paraId="77527DB8" w14:textId="42E8F565"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Diesen Impuls habe ich direkt nach dem Abitur mit dem Beginn meines BWL-Studiums an der Universität Duisburg-Essen aufgegriffen.</w:t>
      </w:r>
      <w:del w:id="1" w:author="Jonas Stegh" w:date="2025-08-05T11:50:00Z" w16du:dateUtc="2025-08-05T09:50:00Z">
        <w:r w:rsidRPr="00AA56F8" w:rsidDel="0037483D">
          <w:rPr>
            <w:rFonts w:ascii="Times New Roman" w:eastAsia="Times New Roman" w:hAnsi="Times New Roman" w:cs="Times New Roman"/>
            <w:kern w:val="0"/>
            <w:lang w:eastAsia="de-DE"/>
            <w14:ligatures w14:val="none"/>
          </w:rPr>
          <w:delText xml:space="preserve"> Ich habe mich schnell zurechtgefunden – vor allem durch den offenen Austausch mit Professoren, der mir früh neue Perspektiven</w:delText>
        </w:r>
        <w:r w:rsidDel="0037483D">
          <w:rPr>
            <w:rFonts w:ascii="Times New Roman" w:eastAsia="Times New Roman" w:hAnsi="Times New Roman" w:cs="Times New Roman"/>
            <w:kern w:val="0"/>
            <w:lang w:eastAsia="de-DE"/>
            <w14:ligatures w14:val="none"/>
          </w:rPr>
          <w:delText xml:space="preserve"> und Möglichkeiten</w:delText>
        </w:r>
        <w:r w:rsidRPr="00AA56F8" w:rsidDel="0037483D">
          <w:rPr>
            <w:rFonts w:ascii="Times New Roman" w:eastAsia="Times New Roman" w:hAnsi="Times New Roman" w:cs="Times New Roman"/>
            <w:kern w:val="0"/>
            <w:lang w:eastAsia="de-DE"/>
            <w14:ligatures w14:val="none"/>
          </w:rPr>
          <w:delText xml:space="preserve"> eröffnete, etwa mein späteres Auslandssemester</w:delText>
        </w:r>
      </w:del>
      <w:r w:rsidRPr="00AA56F8">
        <w:rPr>
          <w:rFonts w:ascii="Times New Roman" w:eastAsia="Times New Roman" w:hAnsi="Times New Roman" w:cs="Times New Roman"/>
          <w:kern w:val="0"/>
          <w:lang w:eastAsia="de-DE"/>
          <w14:ligatures w14:val="none"/>
        </w:rPr>
        <w:t xml:space="preserve">. Fachlich habe ich mich bewusst auf </w:t>
      </w:r>
      <w:proofErr w:type="spellStart"/>
      <w:r w:rsidRPr="00AA56F8">
        <w:rPr>
          <w:rFonts w:ascii="Times New Roman" w:eastAsia="Times New Roman" w:hAnsi="Times New Roman" w:cs="Times New Roman"/>
          <w:kern w:val="0"/>
          <w:lang w:eastAsia="de-DE"/>
          <w14:ligatures w14:val="none"/>
        </w:rPr>
        <w:t>finanzlastige</w:t>
      </w:r>
      <w:proofErr w:type="spellEnd"/>
      <w:r w:rsidRPr="00AA56F8">
        <w:rPr>
          <w:rFonts w:ascii="Times New Roman" w:eastAsia="Times New Roman" w:hAnsi="Times New Roman" w:cs="Times New Roman"/>
          <w:kern w:val="0"/>
          <w:lang w:eastAsia="de-DE"/>
          <w14:ligatures w14:val="none"/>
        </w:rPr>
        <w:t xml:space="preserve"> Schwerpunkte konzentriert, weil dort mein Interesse am stärksten war und ich mir eine fundierte Grundlage aufbauen wollte</w:t>
      </w:r>
      <w:r>
        <w:rPr>
          <w:rFonts w:ascii="Times New Roman" w:eastAsia="Times New Roman" w:hAnsi="Times New Roman" w:cs="Times New Roman"/>
          <w:kern w:val="0"/>
          <w:lang w:eastAsia="de-DE"/>
          <w14:ligatures w14:val="none"/>
        </w:rPr>
        <w:t>.</w:t>
      </w:r>
    </w:p>
    <w:p w14:paraId="4C3CB936" w14:textId="1A1B3A64"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Früh war mir dabei auch klar, dass ich mein Wissen </w:t>
      </w:r>
      <w:del w:id="2" w:author="Jonas Stegh" w:date="2025-08-05T11:49:00Z" w16du:dateUtc="2025-08-05T09:49:00Z">
        <w:r w:rsidRPr="00AA56F8" w:rsidDel="0037483D">
          <w:rPr>
            <w:rFonts w:ascii="Times New Roman" w:eastAsia="Times New Roman" w:hAnsi="Times New Roman" w:cs="Times New Roman"/>
            <w:kern w:val="0"/>
            <w:lang w:eastAsia="de-DE"/>
            <w14:ligatures w14:val="none"/>
          </w:rPr>
          <w:delText xml:space="preserve">nicht nur theoretisch vertiefen, sondern auch </w:delText>
        </w:r>
      </w:del>
      <w:r w:rsidRPr="00AA56F8">
        <w:rPr>
          <w:rFonts w:ascii="Times New Roman" w:eastAsia="Times New Roman" w:hAnsi="Times New Roman" w:cs="Times New Roman"/>
          <w:kern w:val="0"/>
          <w:lang w:eastAsia="de-DE"/>
          <w14:ligatures w14:val="none"/>
        </w:rPr>
        <w:t xml:space="preserve">anwenden möchte. Deshalb habe ich </w:t>
      </w:r>
      <w:del w:id="3" w:author="Jonas Stegh" w:date="2025-08-05T11:49:00Z" w16du:dateUtc="2025-08-05T09:49:00Z">
        <w:r w:rsidRPr="00AA56F8" w:rsidDel="0037483D">
          <w:rPr>
            <w:rFonts w:ascii="Times New Roman" w:eastAsia="Times New Roman" w:hAnsi="Times New Roman" w:cs="Times New Roman"/>
            <w:kern w:val="0"/>
            <w:lang w:eastAsia="de-DE"/>
            <w14:ligatures w14:val="none"/>
          </w:rPr>
          <w:delText xml:space="preserve">gezielt praktische </w:delText>
        </w:r>
      </w:del>
      <w:r w:rsidRPr="00AA56F8">
        <w:rPr>
          <w:rFonts w:ascii="Times New Roman" w:eastAsia="Times New Roman" w:hAnsi="Times New Roman" w:cs="Times New Roman"/>
          <w:kern w:val="0"/>
          <w:lang w:eastAsia="de-DE"/>
          <w14:ligatures w14:val="none"/>
        </w:rPr>
        <w:t xml:space="preserve">Erfahrungen im Bereich Strategie gesammelt – sowohl im Rahmen eines Praktikums bei </w:t>
      </w:r>
      <w:proofErr w:type="spellStart"/>
      <w:r w:rsidRPr="00AA56F8">
        <w:rPr>
          <w:rFonts w:ascii="Times New Roman" w:eastAsia="Times New Roman" w:hAnsi="Times New Roman" w:cs="Times New Roman"/>
          <w:kern w:val="0"/>
          <w:lang w:eastAsia="de-DE"/>
          <w14:ligatures w14:val="none"/>
        </w:rPr>
        <w:t>Timocom</w:t>
      </w:r>
      <w:proofErr w:type="spellEnd"/>
      <w:r w:rsidRPr="00AA56F8">
        <w:rPr>
          <w:rFonts w:ascii="Times New Roman" w:eastAsia="Times New Roman" w:hAnsi="Times New Roman" w:cs="Times New Roman"/>
          <w:kern w:val="0"/>
          <w:lang w:eastAsia="de-DE"/>
          <w14:ligatures w14:val="none"/>
        </w:rPr>
        <w:t xml:space="preserve"> als auch im studentischen und später professionellen Consulting-Umfeld.</w:t>
      </w:r>
    </w:p>
    <w:p w14:paraId="0C25CD98" w14:textId="121652B5" w:rsidR="00AA56F8" w:rsidRPr="00AA56F8" w:rsidRDefault="00AA56F8"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Mein erster Praxiseinblick bei </w:t>
      </w:r>
      <w:proofErr w:type="spellStart"/>
      <w:r w:rsidRPr="00AA56F8">
        <w:rPr>
          <w:rFonts w:ascii="Times New Roman" w:eastAsia="Times New Roman" w:hAnsi="Times New Roman" w:cs="Times New Roman"/>
          <w:kern w:val="0"/>
          <w:lang w:eastAsia="de-DE"/>
          <w14:ligatures w14:val="none"/>
        </w:rPr>
        <w:t>Timocom</w:t>
      </w:r>
      <w:proofErr w:type="spellEnd"/>
      <w:r w:rsidRPr="00AA56F8">
        <w:rPr>
          <w:rFonts w:ascii="Times New Roman" w:eastAsia="Times New Roman" w:hAnsi="Times New Roman" w:cs="Times New Roman"/>
          <w:kern w:val="0"/>
          <w:lang w:eastAsia="de-DE"/>
          <w14:ligatures w14:val="none"/>
        </w:rPr>
        <w:t xml:space="preserve"> mit </w:t>
      </w:r>
      <w:r>
        <w:rPr>
          <w:rFonts w:ascii="Times New Roman" w:eastAsia="Times New Roman" w:hAnsi="Times New Roman" w:cs="Times New Roman"/>
          <w:kern w:val="0"/>
          <w:lang w:eastAsia="de-DE"/>
          <w14:ligatures w14:val="none"/>
        </w:rPr>
        <w:t xml:space="preserve">einem </w:t>
      </w:r>
      <w:r w:rsidRPr="00AA56F8">
        <w:rPr>
          <w:rFonts w:ascii="Times New Roman" w:eastAsia="Times New Roman" w:hAnsi="Times New Roman" w:cs="Times New Roman"/>
          <w:kern w:val="0"/>
          <w:lang w:eastAsia="de-DE"/>
          <w14:ligatures w14:val="none"/>
        </w:rPr>
        <w:t>Fokus auf Go-</w:t>
      </w:r>
      <w:proofErr w:type="spellStart"/>
      <w:r w:rsidRPr="00AA56F8">
        <w:rPr>
          <w:rFonts w:ascii="Times New Roman" w:eastAsia="Times New Roman" w:hAnsi="Times New Roman" w:cs="Times New Roman"/>
          <w:kern w:val="0"/>
          <w:lang w:eastAsia="de-DE"/>
          <w14:ligatures w14:val="none"/>
        </w:rPr>
        <w:t>to</w:t>
      </w:r>
      <w:proofErr w:type="spellEnd"/>
      <w:r w:rsidRPr="00AA56F8">
        <w:rPr>
          <w:rFonts w:ascii="Times New Roman" w:eastAsia="Times New Roman" w:hAnsi="Times New Roman" w:cs="Times New Roman"/>
          <w:kern w:val="0"/>
          <w:lang w:eastAsia="de-DE"/>
          <w14:ligatures w14:val="none"/>
        </w:rPr>
        <w:t xml:space="preserve">-Market </w:t>
      </w:r>
      <w:r>
        <w:rPr>
          <w:rFonts w:ascii="Times New Roman" w:eastAsia="Times New Roman" w:hAnsi="Times New Roman" w:cs="Times New Roman"/>
          <w:kern w:val="0"/>
          <w:lang w:eastAsia="de-DE"/>
          <w14:ligatures w14:val="none"/>
        </w:rPr>
        <w:t xml:space="preserve">Strategien </w:t>
      </w:r>
      <w:r w:rsidRPr="00AA56F8">
        <w:rPr>
          <w:rFonts w:ascii="Times New Roman" w:eastAsia="Times New Roman" w:hAnsi="Times New Roman" w:cs="Times New Roman"/>
          <w:kern w:val="0"/>
          <w:lang w:eastAsia="de-DE"/>
          <w14:ligatures w14:val="none"/>
        </w:rPr>
        <w:t>und digitale Geschäftsmodelle</w:t>
      </w:r>
      <w:r>
        <w:rPr>
          <w:rFonts w:ascii="Times New Roman" w:eastAsia="Times New Roman" w:hAnsi="Times New Roman" w:cs="Times New Roman"/>
          <w:kern w:val="0"/>
          <w:lang w:eastAsia="de-DE"/>
          <w14:ligatures w14:val="none"/>
        </w:rPr>
        <w:t xml:space="preserve">. Das </w:t>
      </w:r>
      <w:r w:rsidRPr="00AA56F8">
        <w:rPr>
          <w:rFonts w:ascii="Times New Roman" w:eastAsia="Times New Roman" w:hAnsi="Times New Roman" w:cs="Times New Roman"/>
          <w:kern w:val="0"/>
          <w:lang w:eastAsia="de-DE"/>
          <w14:ligatures w14:val="none"/>
        </w:rPr>
        <w:t>hat mein Interesse an strategischen und analytischen Fragestellungen weiter geschärft.</w:t>
      </w:r>
    </w:p>
    <w:p w14:paraId="09F672E3" w14:textId="1FB3FC2B" w:rsidR="00997CF4" w:rsidRPr="00997CF4" w:rsidRDefault="00AA56F8"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Daraufhin habe ich mich im vierten Semester der studentischen Unternehmensberatung </w:t>
      </w:r>
      <w:proofErr w:type="spellStart"/>
      <w:r w:rsidRPr="00AA56F8">
        <w:rPr>
          <w:rFonts w:ascii="Times New Roman" w:eastAsia="Times New Roman" w:hAnsi="Times New Roman" w:cs="Times New Roman"/>
          <w:kern w:val="0"/>
          <w:lang w:eastAsia="de-DE"/>
          <w14:ligatures w14:val="none"/>
        </w:rPr>
        <w:t>act</w:t>
      </w:r>
      <w:proofErr w:type="spellEnd"/>
      <w:r w:rsidRPr="00AA56F8">
        <w:rPr>
          <w:rFonts w:ascii="Times New Roman" w:eastAsia="Times New Roman" w:hAnsi="Times New Roman" w:cs="Times New Roman"/>
          <w:kern w:val="0"/>
          <w:lang w:eastAsia="de-DE"/>
          <w14:ligatures w14:val="none"/>
        </w:rPr>
        <w:t xml:space="preserve"> angeschlossen – zunächst als Consultant, später im Vorstand. Dort konnte ich nicht nur operative Projekterfahrung sammeln, sondern auch Verantwortung für die Weiterentwicklung der Organisation übernehmen. Wir haben die Initiative umfassend neu aufgestellt: interne Abläufe analysiert, klare Verantwortlichkeiten eingeführt und neue Workshopformate etabliert. Besonders lag mir die Kommunikation – sowohl mit externen Partnern als auch intern. </w:t>
      </w:r>
      <w:del w:id="4" w:author="Jonas Stegh" w:date="2025-08-05T11:50:00Z" w16du:dateUtc="2025-08-05T09:50:00Z">
        <w:r w:rsidRPr="00AA56F8" w:rsidDel="00521E43">
          <w:rPr>
            <w:rFonts w:ascii="Times New Roman" w:eastAsia="Times New Roman" w:hAnsi="Times New Roman" w:cs="Times New Roman"/>
            <w:kern w:val="0"/>
            <w:lang w:eastAsia="de-DE"/>
            <w14:ligatures w14:val="none"/>
          </w:rPr>
          <w:delText xml:space="preserve">Ich habe Workshops </w:delText>
        </w:r>
        <w:r w:rsidDel="00521E43">
          <w:rPr>
            <w:rFonts w:ascii="Times New Roman" w:eastAsia="Times New Roman" w:hAnsi="Times New Roman" w:cs="Times New Roman"/>
            <w:kern w:val="0"/>
            <w:lang w:eastAsia="de-DE"/>
            <w14:ligatures w14:val="none"/>
          </w:rPr>
          <w:delText>an</w:delText>
        </w:r>
        <w:r w:rsidRPr="00AA56F8" w:rsidDel="00521E43">
          <w:rPr>
            <w:rFonts w:ascii="Times New Roman" w:eastAsia="Times New Roman" w:hAnsi="Times New Roman" w:cs="Times New Roman"/>
            <w:kern w:val="0"/>
            <w:lang w:eastAsia="de-DE"/>
            <w14:ligatures w14:val="none"/>
          </w:rPr>
          <w:delText>geleitet, Wissen weitergegeben und erlebt, wie man mit Struktur und Eigenverantwortung nachhaltig Wirkung entfalten kann</w:delText>
        </w:r>
        <w:r w:rsidDel="00521E43">
          <w:rPr>
            <w:rFonts w:ascii="Times New Roman" w:eastAsia="Times New Roman" w:hAnsi="Times New Roman" w:cs="Times New Roman"/>
            <w:kern w:val="0"/>
            <w:lang w:eastAsia="de-DE"/>
            <w14:ligatures w14:val="none"/>
          </w:rPr>
          <w:delText xml:space="preserve"> und sein Umfeld begeistern und motivieren kann</w:delText>
        </w:r>
        <w:r w:rsidRPr="00AA56F8" w:rsidDel="00521E43">
          <w:rPr>
            <w:rFonts w:ascii="Times New Roman" w:eastAsia="Times New Roman" w:hAnsi="Times New Roman" w:cs="Times New Roman"/>
            <w:kern w:val="0"/>
            <w:lang w:eastAsia="de-DE"/>
            <w14:ligatures w14:val="none"/>
          </w:rPr>
          <w:delText>.</w:delText>
        </w:r>
        <w:r w:rsidR="00997CF4" w:rsidRPr="00997CF4" w:rsidDel="00521E43">
          <w:rPr>
            <w:rFonts w:ascii="Times New Roman" w:eastAsia="Times New Roman" w:hAnsi="Times New Roman" w:cs="Times New Roman"/>
            <w:kern w:val="0"/>
            <w:lang w:eastAsia="de-DE"/>
            <w14:ligatures w14:val="none"/>
          </w:rPr>
          <w:delText xml:space="preserve"> </w:delText>
        </w:r>
      </w:del>
    </w:p>
    <w:p w14:paraId="072C61F0" w14:textId="755D78F4"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Nach meinem Auslandssemester an der Sorbonne habe ich diesen Weg in der Strategieberatung im Rahmen eines Praktikums bei </w:t>
      </w:r>
      <w:proofErr w:type="spellStart"/>
      <w:r w:rsidRPr="00AA56F8">
        <w:rPr>
          <w:rFonts w:ascii="Times New Roman" w:eastAsia="Times New Roman" w:hAnsi="Times New Roman" w:cs="Times New Roman"/>
          <w:kern w:val="0"/>
          <w:lang w:eastAsia="de-DE"/>
          <w14:ligatures w14:val="none"/>
        </w:rPr>
        <w:t>Safaric</w:t>
      </w:r>
      <w:proofErr w:type="spellEnd"/>
      <w:r w:rsidRPr="00AA56F8">
        <w:rPr>
          <w:rFonts w:ascii="Times New Roman" w:eastAsia="Times New Roman" w:hAnsi="Times New Roman" w:cs="Times New Roman"/>
          <w:kern w:val="0"/>
          <w:lang w:eastAsia="de-DE"/>
          <w14:ligatures w14:val="none"/>
        </w:rPr>
        <w:t xml:space="preserve"> Consulting</w:t>
      </w:r>
      <w:r>
        <w:rPr>
          <w:rFonts w:ascii="Times New Roman" w:eastAsia="Times New Roman" w:hAnsi="Times New Roman" w:cs="Times New Roman"/>
          <w:kern w:val="0"/>
          <w:lang w:eastAsia="de-DE"/>
          <w14:ligatures w14:val="none"/>
        </w:rPr>
        <w:t xml:space="preserve"> </w:t>
      </w:r>
      <w:r w:rsidRPr="00AA56F8">
        <w:rPr>
          <w:rFonts w:ascii="Times New Roman" w:eastAsia="Times New Roman" w:hAnsi="Times New Roman" w:cs="Times New Roman"/>
          <w:kern w:val="0"/>
          <w:lang w:eastAsia="de-DE"/>
          <w14:ligatures w14:val="none"/>
        </w:rPr>
        <w:t xml:space="preserve">weitergeführt. Dort </w:t>
      </w:r>
      <w:r>
        <w:rPr>
          <w:rFonts w:ascii="Times New Roman" w:eastAsia="Times New Roman" w:hAnsi="Times New Roman" w:cs="Times New Roman"/>
          <w:kern w:val="0"/>
          <w:lang w:eastAsia="de-DE"/>
          <w14:ligatures w14:val="none"/>
        </w:rPr>
        <w:t xml:space="preserve">habe ich innerhalb meines </w:t>
      </w:r>
      <w:r w:rsidRPr="00AA56F8">
        <w:rPr>
          <w:rFonts w:ascii="Times New Roman" w:eastAsia="Times New Roman" w:hAnsi="Times New Roman" w:cs="Times New Roman"/>
          <w:kern w:val="0"/>
          <w:lang w:eastAsia="de-DE"/>
          <w14:ligatures w14:val="none"/>
        </w:rPr>
        <w:t>Projektteams</w:t>
      </w:r>
      <w:r>
        <w:rPr>
          <w:rFonts w:ascii="Times New Roman" w:eastAsia="Times New Roman" w:hAnsi="Times New Roman" w:cs="Times New Roman"/>
          <w:kern w:val="0"/>
          <w:lang w:eastAsia="de-DE"/>
          <w14:ligatures w14:val="none"/>
        </w:rPr>
        <w:t xml:space="preserve"> </w:t>
      </w:r>
      <w:r w:rsidRPr="00AA56F8">
        <w:rPr>
          <w:rFonts w:ascii="Times New Roman" w:eastAsia="Times New Roman" w:hAnsi="Times New Roman" w:cs="Times New Roman"/>
          <w:kern w:val="0"/>
          <w:lang w:eastAsia="de-DE"/>
          <w14:ligatures w14:val="none"/>
        </w:rPr>
        <w:t>Marktanalysen erstellt, mich in neue Geschäftsmodelle eingearbeitet</w:t>
      </w:r>
      <w:r>
        <w:rPr>
          <w:rFonts w:ascii="Times New Roman" w:eastAsia="Times New Roman" w:hAnsi="Times New Roman" w:cs="Times New Roman"/>
          <w:kern w:val="0"/>
          <w:lang w:eastAsia="de-DE"/>
          <w14:ligatures w14:val="none"/>
        </w:rPr>
        <w:t xml:space="preserve"> und </w:t>
      </w:r>
      <w:r w:rsidR="00D50A32">
        <w:rPr>
          <w:rFonts w:ascii="Times New Roman" w:eastAsia="Times New Roman" w:hAnsi="Times New Roman" w:cs="Times New Roman"/>
          <w:kern w:val="0"/>
          <w:lang w:eastAsia="de-DE"/>
          <w14:ligatures w14:val="none"/>
        </w:rPr>
        <w:t>(Projekt-)</w:t>
      </w:r>
      <w:r w:rsidRPr="00AA56F8">
        <w:rPr>
          <w:rFonts w:ascii="Times New Roman" w:eastAsia="Times New Roman" w:hAnsi="Times New Roman" w:cs="Times New Roman"/>
          <w:kern w:val="0"/>
          <w:lang w:eastAsia="de-DE"/>
          <w14:ligatures w14:val="none"/>
        </w:rPr>
        <w:t xml:space="preserve">Präsentationen ausgearbeitet. Besonders wertvoll war für mich, unter Zeitdruck strukturiert zu arbeiten und dabei die Qualität nicht aus dem Blick zu verlieren. Das Praktikum hat mein strategisches Verständnis geschärft – aber auch den Wunsch geweckt, </w:t>
      </w:r>
      <w:r w:rsidR="00D50A32">
        <w:rPr>
          <w:rFonts w:ascii="Times New Roman" w:eastAsia="Times New Roman" w:hAnsi="Times New Roman" w:cs="Times New Roman"/>
          <w:kern w:val="0"/>
          <w:lang w:eastAsia="de-DE"/>
          <w14:ligatures w14:val="none"/>
        </w:rPr>
        <w:t xml:space="preserve">mich </w:t>
      </w:r>
      <w:r w:rsidRPr="00AA56F8">
        <w:rPr>
          <w:rFonts w:ascii="Times New Roman" w:eastAsia="Times New Roman" w:hAnsi="Times New Roman" w:cs="Times New Roman"/>
          <w:kern w:val="0"/>
          <w:lang w:eastAsia="de-DE"/>
          <w14:ligatures w14:val="none"/>
        </w:rPr>
        <w:t xml:space="preserve">noch näher </w:t>
      </w:r>
      <w:r w:rsidR="00D50A32">
        <w:rPr>
          <w:rFonts w:ascii="Times New Roman" w:eastAsia="Times New Roman" w:hAnsi="Times New Roman" w:cs="Times New Roman"/>
          <w:kern w:val="0"/>
          <w:lang w:eastAsia="de-DE"/>
          <w14:ligatures w14:val="none"/>
        </w:rPr>
        <w:t>mit den</w:t>
      </w:r>
      <w:r w:rsidRPr="00AA56F8">
        <w:rPr>
          <w:rFonts w:ascii="Times New Roman" w:eastAsia="Times New Roman" w:hAnsi="Times New Roman" w:cs="Times New Roman"/>
          <w:kern w:val="0"/>
          <w:lang w:eastAsia="de-DE"/>
          <w14:ligatures w14:val="none"/>
        </w:rPr>
        <w:t xml:space="preserve"> finanzielle</w:t>
      </w:r>
      <w:r w:rsidR="00D50A32">
        <w:rPr>
          <w:rFonts w:ascii="Times New Roman" w:eastAsia="Times New Roman" w:hAnsi="Times New Roman" w:cs="Times New Roman"/>
          <w:kern w:val="0"/>
          <w:lang w:eastAsia="de-DE"/>
          <w14:ligatures w14:val="none"/>
        </w:rPr>
        <w:t xml:space="preserve">n Werttreibern </w:t>
      </w:r>
      <w:r w:rsidRPr="00AA56F8">
        <w:rPr>
          <w:rFonts w:ascii="Times New Roman" w:eastAsia="Times New Roman" w:hAnsi="Times New Roman" w:cs="Times New Roman"/>
          <w:kern w:val="0"/>
          <w:lang w:eastAsia="de-DE"/>
          <w14:ligatures w14:val="none"/>
        </w:rPr>
        <w:t xml:space="preserve">von Unternehmen </w:t>
      </w:r>
      <w:r w:rsidR="00D50A32">
        <w:rPr>
          <w:rFonts w:ascii="Times New Roman" w:eastAsia="Times New Roman" w:hAnsi="Times New Roman" w:cs="Times New Roman"/>
          <w:kern w:val="0"/>
          <w:lang w:eastAsia="de-DE"/>
          <w14:ligatures w14:val="none"/>
        </w:rPr>
        <w:t>zu beschäftigen</w:t>
      </w:r>
      <w:r w:rsidRPr="00AA56F8">
        <w:rPr>
          <w:rFonts w:ascii="Times New Roman" w:eastAsia="Times New Roman" w:hAnsi="Times New Roman" w:cs="Times New Roman"/>
          <w:kern w:val="0"/>
          <w:lang w:eastAsia="de-DE"/>
          <w14:ligatures w14:val="none"/>
        </w:rPr>
        <w:t>, wie sie etwa im M&amp;A-Prozess im Mittelpunkt steh</w:t>
      </w:r>
      <w:r w:rsidR="00D50A32">
        <w:rPr>
          <w:rFonts w:ascii="Times New Roman" w:eastAsia="Times New Roman" w:hAnsi="Times New Roman" w:cs="Times New Roman"/>
          <w:kern w:val="0"/>
          <w:lang w:eastAsia="de-DE"/>
          <w14:ligatures w14:val="none"/>
        </w:rPr>
        <w:t>en.</w:t>
      </w:r>
    </w:p>
    <w:p w14:paraId="4B184753" w14:textId="77777777" w:rsidR="00AA56F8" w:rsidRDefault="00AA56F8"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Dieser Wunsch wurde durch ein weiteres Projekt als studentische Beraterin zusätzlich gestärkt: Für ein Startup im Bereich Early-Career-Solutions haben wir ein Financial Model entwickelt. Dabei wurde mir bewusst, wie viel Genauigkeit und Logik hinter Unternehmensbewertungen steckt – und dass solche Modelle die Grundlage realer Entscheidungen bilden.</w:t>
      </w:r>
    </w:p>
    <w:p w14:paraId="7D99747A" w14:textId="0F033A35" w:rsidR="00AA56F8" w:rsidRPr="00AA56F8" w:rsidRDefault="00AA56F8"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 xml:space="preserve">Parallel dazu hat sich mein Interesse an finanziellen Fragestellungen auch akademisch weiter vertieft. Seit meinem Vertiefungsstudium im vierten Semester beschäftige ich mich zunehmend </w:t>
      </w:r>
      <w:r w:rsidRPr="00AA56F8">
        <w:rPr>
          <w:rFonts w:ascii="Times New Roman" w:eastAsia="Times New Roman" w:hAnsi="Times New Roman" w:cs="Times New Roman"/>
          <w:kern w:val="0"/>
          <w:lang w:eastAsia="de-DE"/>
          <w14:ligatures w14:val="none"/>
        </w:rPr>
        <w:lastRenderedPageBreak/>
        <w:t>mit Kapitalmärkten. Aktuell schreibe ich meine Bachelorarbeit über Bewertungsmodelle im Aktienhandel – mit Fokus auf ihre Anwendung durch private und institutionelle Investoren. Besonders spannend finde ich die regressionsbasierten Auswertungen, weil sie oft zu überraschenden Einsichten führen und ein tiefes Verständnis für Entscheidungslogiken ermöglichen.</w:t>
      </w:r>
    </w:p>
    <w:p w14:paraId="749FDDFE" w14:textId="77777777" w:rsidR="00AA56F8" w:rsidRDefault="00AA56F8"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AA56F8">
        <w:rPr>
          <w:rFonts w:ascii="Times New Roman" w:eastAsia="Times New Roman" w:hAnsi="Times New Roman" w:cs="Times New Roman"/>
          <w:kern w:val="0"/>
          <w:lang w:eastAsia="de-DE"/>
          <w14:ligatures w14:val="none"/>
        </w:rPr>
        <w:t>Ergänzt wird diese Perspektive durch mein Engagement im Börsenverein – ebenfalls als Vorstandsmitglied. Der intensive Austausch mit Studierenden anderer Hochschulen, die Zusammenarbeit im Dachverband und der gemeinsame Blick auf Märkte haben mein Finanzinteresse weiter geschärft – und meine Überzeugung gestärkt, dass ich mich langfristig in diesem Bereich positionieren möchte.</w:t>
      </w:r>
    </w:p>
    <w:p w14:paraId="17353765" w14:textId="6DC61978" w:rsidR="00997CF4" w:rsidRPr="00997CF4" w:rsidRDefault="00997CF4" w:rsidP="00AA56F8">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M&amp;A ist für mich genau dieser nächste Schritt. Es vereint strategisches Denken mit analytischer Tiefe und bietet die Möglichkeit, wirkungsvolle Entscheidungen mitzugestalten. Besonders faszinierend finde ich, wie vielseitig M&amp;A ist: Man arbeitet branchenübergreifend, denkt sich in komplexe Geschäftsmodelle ein und entwickelt Lösungen, die maßgeschneidert abgestimmt sind. Gleichzeitig sieht man im Ergebnis einen tatsächlich messbaren Erfolg – ein greifbare</w:t>
      </w:r>
      <w:r w:rsidR="00D50A32">
        <w:rPr>
          <w:rFonts w:ascii="Times New Roman" w:eastAsia="Times New Roman" w:hAnsi="Times New Roman" w:cs="Times New Roman"/>
          <w:kern w:val="0"/>
          <w:lang w:eastAsia="de-DE"/>
          <w14:ligatures w14:val="none"/>
        </w:rPr>
        <w:t>r Impact</w:t>
      </w:r>
      <w:r w:rsidRPr="00997CF4">
        <w:rPr>
          <w:rFonts w:ascii="Times New Roman" w:eastAsia="Times New Roman" w:hAnsi="Times New Roman" w:cs="Times New Roman"/>
          <w:kern w:val="0"/>
          <w:lang w:eastAsia="de-DE"/>
          <w14:ligatures w14:val="none"/>
        </w:rPr>
        <w:t xml:space="preserve">, </w:t>
      </w:r>
      <w:r w:rsidR="00D50A32">
        <w:rPr>
          <w:rFonts w:ascii="Times New Roman" w:eastAsia="Times New Roman" w:hAnsi="Times New Roman" w:cs="Times New Roman"/>
          <w:kern w:val="0"/>
          <w:lang w:eastAsia="de-DE"/>
          <w14:ligatures w14:val="none"/>
        </w:rPr>
        <w:t>der</w:t>
      </w:r>
      <w:r w:rsidRPr="00997CF4">
        <w:rPr>
          <w:rFonts w:ascii="Times New Roman" w:eastAsia="Times New Roman" w:hAnsi="Times New Roman" w:cs="Times New Roman"/>
          <w:kern w:val="0"/>
          <w:lang w:eastAsia="de-DE"/>
          <w14:ligatures w14:val="none"/>
        </w:rPr>
        <w:t xml:space="preserve"> durch Synergien</w:t>
      </w:r>
      <w:r w:rsidR="00AA56F8">
        <w:rPr>
          <w:rFonts w:ascii="Times New Roman" w:eastAsia="Times New Roman" w:hAnsi="Times New Roman" w:cs="Times New Roman"/>
          <w:kern w:val="0"/>
          <w:lang w:eastAsia="de-DE"/>
          <w14:ligatures w14:val="none"/>
        </w:rPr>
        <w:t xml:space="preserve"> und Struktur</w:t>
      </w:r>
      <w:r w:rsidRPr="00997CF4">
        <w:rPr>
          <w:rFonts w:ascii="Times New Roman" w:eastAsia="Times New Roman" w:hAnsi="Times New Roman" w:cs="Times New Roman"/>
          <w:kern w:val="0"/>
          <w:lang w:eastAsia="de-DE"/>
          <w14:ligatures w14:val="none"/>
        </w:rPr>
        <w:t xml:space="preserve"> geschaffen </w:t>
      </w:r>
      <w:r w:rsidR="00D50A32">
        <w:rPr>
          <w:rFonts w:ascii="Times New Roman" w:eastAsia="Times New Roman" w:hAnsi="Times New Roman" w:cs="Times New Roman"/>
          <w:kern w:val="0"/>
          <w:lang w:eastAsia="de-DE"/>
          <w14:ligatures w14:val="none"/>
        </w:rPr>
        <w:t>wird</w:t>
      </w:r>
      <w:r w:rsidRPr="00997CF4">
        <w:rPr>
          <w:rFonts w:ascii="Times New Roman" w:eastAsia="Times New Roman" w:hAnsi="Times New Roman" w:cs="Times New Roman"/>
          <w:kern w:val="0"/>
          <w:lang w:eastAsia="de-DE"/>
          <w14:ligatures w14:val="none"/>
        </w:rPr>
        <w:t>. Genau das motiviert mich: aktiv an der Wirtschaft teilzunehmen und Antworten auf die Frage zu finden, wie wirtschaftliche Entscheidungen konkret Wirkung entfalten.</w:t>
      </w:r>
    </w:p>
    <w:p w14:paraId="065F5C98" w14:textId="310B98C9" w:rsidR="00FF3F58" w:rsidRDefault="00AA56F8" w:rsidP="00AA56F8">
      <w:pPr>
        <w:jc w:val="both"/>
      </w:pPr>
      <w:r w:rsidRPr="00AA56F8">
        <w:rPr>
          <w:rFonts w:ascii="Times New Roman" w:eastAsia="Times New Roman" w:hAnsi="Times New Roman" w:cs="Times New Roman"/>
          <w:kern w:val="0"/>
          <w:lang w:eastAsia="de-DE"/>
          <w14:ligatures w14:val="none"/>
        </w:rPr>
        <w:t>Deshalb habe ich mich bewusst für ein M&amp;A-Praktikum entschieden, das ich im vierten Quartal 2025 in Berlin absolvieren werde – und suche nun gezielt nach einer weiteren Perspektive. Ich möchte die Chance nutzen, verschiedene Ansätze, Branchen und Teamdynamiken kennenzulernen, um mein Verständnis zu vertiefen und mich weiter zu schärfen für das, was ich langfristig machen möchte.</w:t>
      </w:r>
    </w:p>
    <w:sectPr w:rsidR="00FF3F5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4"/>
    <w:rsid w:val="0005083D"/>
    <w:rsid w:val="001F1097"/>
    <w:rsid w:val="00314F07"/>
    <w:rsid w:val="0037483D"/>
    <w:rsid w:val="00462C6B"/>
    <w:rsid w:val="004B048B"/>
    <w:rsid w:val="00521E43"/>
    <w:rsid w:val="005B3214"/>
    <w:rsid w:val="00602CDB"/>
    <w:rsid w:val="006A0660"/>
    <w:rsid w:val="0071701A"/>
    <w:rsid w:val="007D0B71"/>
    <w:rsid w:val="008531AA"/>
    <w:rsid w:val="008B03C0"/>
    <w:rsid w:val="00962A96"/>
    <w:rsid w:val="00963953"/>
    <w:rsid w:val="00986517"/>
    <w:rsid w:val="00997CF4"/>
    <w:rsid w:val="00A36E37"/>
    <w:rsid w:val="00A50821"/>
    <w:rsid w:val="00A627D3"/>
    <w:rsid w:val="00AA56F8"/>
    <w:rsid w:val="00B260B7"/>
    <w:rsid w:val="00BC391F"/>
    <w:rsid w:val="00C25DC0"/>
    <w:rsid w:val="00C51765"/>
    <w:rsid w:val="00CA12BF"/>
    <w:rsid w:val="00D50A32"/>
    <w:rsid w:val="00DA247D"/>
    <w:rsid w:val="00E17F7B"/>
    <w:rsid w:val="00ED1A6C"/>
    <w:rsid w:val="00F96B2D"/>
    <w:rsid w:val="00FF3F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56D9"/>
  <w15:chartTrackingRefBased/>
  <w15:docId w15:val="{01A3AF03-F1F8-AE4C-B131-C05CAD2E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CF4"/>
    <w:rPr>
      <w:rFonts w:eastAsiaTheme="majorEastAsia" w:cstheme="majorBidi"/>
      <w:color w:val="272727" w:themeColor="text1" w:themeTint="D8"/>
    </w:rPr>
  </w:style>
  <w:style w:type="paragraph" w:styleId="Title">
    <w:name w:val="Title"/>
    <w:basedOn w:val="Normal"/>
    <w:next w:val="Normal"/>
    <w:link w:val="TitleChar"/>
    <w:uiPriority w:val="10"/>
    <w:qFormat/>
    <w:rsid w:val="0099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CF4"/>
    <w:pPr>
      <w:spacing w:before="160"/>
      <w:jc w:val="center"/>
    </w:pPr>
    <w:rPr>
      <w:i/>
      <w:iCs/>
      <w:color w:val="404040" w:themeColor="text1" w:themeTint="BF"/>
    </w:rPr>
  </w:style>
  <w:style w:type="character" w:customStyle="1" w:styleId="QuoteChar">
    <w:name w:val="Quote Char"/>
    <w:basedOn w:val="DefaultParagraphFont"/>
    <w:link w:val="Quote"/>
    <w:uiPriority w:val="29"/>
    <w:rsid w:val="00997CF4"/>
    <w:rPr>
      <w:i/>
      <w:iCs/>
      <w:color w:val="404040" w:themeColor="text1" w:themeTint="BF"/>
    </w:rPr>
  </w:style>
  <w:style w:type="paragraph" w:styleId="ListParagraph">
    <w:name w:val="List Paragraph"/>
    <w:basedOn w:val="Normal"/>
    <w:uiPriority w:val="34"/>
    <w:qFormat/>
    <w:rsid w:val="00997CF4"/>
    <w:pPr>
      <w:ind w:left="720"/>
      <w:contextualSpacing/>
    </w:pPr>
  </w:style>
  <w:style w:type="character" w:styleId="IntenseEmphasis">
    <w:name w:val="Intense Emphasis"/>
    <w:basedOn w:val="DefaultParagraphFont"/>
    <w:uiPriority w:val="21"/>
    <w:qFormat/>
    <w:rsid w:val="00997CF4"/>
    <w:rPr>
      <w:i/>
      <w:iCs/>
      <w:color w:val="0F4761" w:themeColor="accent1" w:themeShade="BF"/>
    </w:rPr>
  </w:style>
  <w:style w:type="paragraph" w:styleId="IntenseQuote">
    <w:name w:val="Intense Quote"/>
    <w:basedOn w:val="Normal"/>
    <w:next w:val="Normal"/>
    <w:link w:val="IntenseQuoteChar"/>
    <w:uiPriority w:val="30"/>
    <w:qFormat/>
    <w:rsid w:val="0099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CF4"/>
    <w:rPr>
      <w:i/>
      <w:iCs/>
      <w:color w:val="0F4761" w:themeColor="accent1" w:themeShade="BF"/>
    </w:rPr>
  </w:style>
  <w:style w:type="character" w:styleId="IntenseReference">
    <w:name w:val="Intense Reference"/>
    <w:basedOn w:val="DefaultParagraphFont"/>
    <w:uiPriority w:val="32"/>
    <w:qFormat/>
    <w:rsid w:val="00997CF4"/>
    <w:rPr>
      <w:b/>
      <w:bCs/>
      <w:smallCaps/>
      <w:color w:val="0F4761" w:themeColor="accent1" w:themeShade="BF"/>
      <w:spacing w:val="5"/>
    </w:rPr>
  </w:style>
  <w:style w:type="paragraph" w:styleId="NormalWeb">
    <w:name w:val="Normal (Web)"/>
    <w:basedOn w:val="Normal"/>
    <w:uiPriority w:val="99"/>
    <w:semiHidden/>
    <w:unhideWhenUsed/>
    <w:rsid w:val="00997CF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Revision">
    <w:name w:val="Revision"/>
    <w:hidden/>
    <w:uiPriority w:val="99"/>
    <w:semiHidden/>
    <w:rsid w:val="003748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708</Words>
  <Characters>4467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Schramek</dc:creator>
  <cp:keywords/>
  <dc:description/>
  <cp:lastModifiedBy>Jonas Stegh</cp:lastModifiedBy>
  <cp:revision>4</cp:revision>
  <dcterms:created xsi:type="dcterms:W3CDTF">2025-08-05T07:31:00Z</dcterms:created>
  <dcterms:modified xsi:type="dcterms:W3CDTF">2025-08-05T09:50:00Z</dcterms:modified>
</cp:coreProperties>
</file>