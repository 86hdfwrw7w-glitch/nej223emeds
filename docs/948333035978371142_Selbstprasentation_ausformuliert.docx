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ADD0D" w14:textId="5C7BE4EE" w:rsidR="009E5255" w:rsidRDefault="00CD47F9">
      <w:r>
        <w:t xml:space="preserve">Zunächst noch einmal danke, dass ich heute hier sein darf. </w:t>
      </w:r>
    </w:p>
    <w:p w14:paraId="319BF81B" w14:textId="17DE145D" w:rsidR="00B8070B" w:rsidRDefault="00FB5A43">
      <w:ins w:id="0" w:author="jonas.stegh@pumpkincareers.com" w:date="2022-03-01T22:34:00Z">
        <w:r>
          <w:t xml:space="preserve">Im Alter von 16 Jahren </w:t>
        </w:r>
      </w:ins>
      <w:del w:id="1" w:author="jonas.stegh@pumpkincareers.com" w:date="2022-03-01T22:35:00Z">
        <w:r w:rsidR="001B35CC" w:rsidDel="00FB5A43">
          <w:delText xml:space="preserve">Mein Werdegang beginnt circa im Alter von 16 Jahren. </w:delText>
        </w:r>
        <w:r w:rsidR="00B8070B" w:rsidDel="00FB5A43">
          <w:delText xml:space="preserve">Dort </w:delText>
        </w:r>
      </w:del>
      <w:r w:rsidR="00B8070B">
        <w:t>entdeckte ich erstmals</w:t>
      </w:r>
      <w:r w:rsidR="00EB50FA">
        <w:t xml:space="preserve"> mein Interesse </w:t>
      </w:r>
      <w:r w:rsidR="00FD043C">
        <w:t xml:space="preserve">daran analytische und komplexe Aufgaben zu lösen, weil ich </w:t>
      </w:r>
      <w:del w:id="2" w:author="jonas.stegh@pumpkincareers.com" w:date="2022-03-01T22:32:00Z">
        <w:r w:rsidR="00FD043C" w:rsidDel="00FB5A43">
          <w:delText xml:space="preserve">darin eine Herausforderung sah und </w:delText>
        </w:r>
      </w:del>
      <w:r w:rsidR="00FD043C">
        <w:t>es mochte mich immer wieder neuen Auf</w:t>
      </w:r>
      <w:r w:rsidR="000976AF">
        <w:t xml:space="preserve">gaben zu stellen und mich so weiterzuentwickeln. In Folge dessen entschied ich </w:t>
      </w:r>
      <w:r w:rsidR="009D2051">
        <w:t>im späteren Verlauf meiner Schullaufbahn für die Leistungskurse Mathematik und Erdkunde</w:t>
      </w:r>
      <w:r w:rsidR="0079325B">
        <w:t xml:space="preserve"> um </w:t>
      </w:r>
      <w:r w:rsidR="002626D1">
        <w:t>mich mit eben diesen komplexen</w:t>
      </w:r>
      <w:r w:rsidR="006A6360">
        <w:t xml:space="preserve"> quantitativen und qualitativen</w:t>
      </w:r>
      <w:r w:rsidR="002626D1">
        <w:t xml:space="preserve"> Fragenstellungen auseinander zu setzen</w:t>
      </w:r>
      <w:ins w:id="3" w:author="jonas.stegh@pumpkincareers.com" w:date="2022-03-01T22:35:00Z">
        <w:r>
          <w:t>.</w:t>
        </w:r>
      </w:ins>
    </w:p>
    <w:p w14:paraId="19CD37F7" w14:textId="2D5E9DAF" w:rsidR="00CD47F9" w:rsidRPr="006E5BE8" w:rsidRDefault="001B35CC">
      <w:r>
        <w:t>Zu etwa der gleichen Zeit weckten neben der Schule</w:t>
      </w:r>
      <w:r w:rsidR="000650CE">
        <w:t xml:space="preserve"> </w:t>
      </w:r>
      <w:r w:rsidR="00355FEE">
        <w:t xml:space="preserve">besonders </w:t>
      </w:r>
      <w:r>
        <w:t>finanzwirtschaftliche</w:t>
      </w:r>
      <w:r w:rsidR="000650CE">
        <w:t xml:space="preserve"> Themen</w:t>
      </w:r>
      <w:r w:rsidR="00355FEE" w:rsidRPr="00355FEE">
        <w:t xml:space="preserve"> </w:t>
      </w:r>
      <w:r w:rsidR="00355FEE">
        <w:t>mein Interesse</w:t>
      </w:r>
      <w:r w:rsidR="000650CE">
        <w:t>. Ich beschäftigte mich erstmal</w:t>
      </w:r>
      <w:r w:rsidR="00370379">
        <w:t>s</w:t>
      </w:r>
      <w:r w:rsidR="000650CE">
        <w:t xml:space="preserve"> </w:t>
      </w:r>
      <w:r w:rsidR="007348A1">
        <w:t xml:space="preserve">mit Themen wie wirtschaftlichem </w:t>
      </w:r>
      <w:r w:rsidR="00370379">
        <w:t>Wachstum</w:t>
      </w:r>
      <w:r w:rsidR="007348A1">
        <w:t xml:space="preserve"> oder der Börse</w:t>
      </w:r>
      <w:r w:rsidR="00CC5A9D">
        <w:t xml:space="preserve"> in Form von Zeitung, Literatur oder dem Handelsblatt</w:t>
      </w:r>
      <w:r w:rsidR="007348A1">
        <w:t xml:space="preserve">. </w:t>
      </w:r>
      <w:r w:rsidR="00370379">
        <w:t>Ich merkte schnell</w:t>
      </w:r>
      <w:r w:rsidR="004A0BEA">
        <w:t>, dass ich meine Zukunft, auch hinsichtlich einer späteren Karriere, in der Wirtschaft sehe</w:t>
      </w:r>
      <w:r w:rsidR="001B3AF7">
        <w:t>, weil mich dieses Thema enorm begeisterte.</w:t>
      </w:r>
    </w:p>
    <w:p w14:paraId="2FFC7CA3" w14:textId="5F79633B" w:rsidR="006E2B86" w:rsidRDefault="009E32FF" w:rsidP="006E2B86">
      <w:r>
        <w:t>Um erstmals dann einen Einblick in die</w:t>
      </w:r>
      <w:r w:rsidR="00206710">
        <w:t xml:space="preserve"> Finanzbranche zu erlangen absolvierte ich </w:t>
      </w:r>
      <w:r w:rsidR="00C013F7">
        <w:t>noch</w:t>
      </w:r>
      <w:r w:rsidR="00206710">
        <w:t xml:space="preserve"> während meiner Schulzeit ein Praktikum in einer Steuerberatungskanzlei.</w:t>
      </w:r>
      <w:r w:rsidR="00087670">
        <w:t xml:space="preserve"> </w:t>
      </w:r>
      <w:del w:id="4" w:author="jonas.stegh@pumpkincareers.com" w:date="2022-03-01T22:32:00Z">
        <w:r w:rsidR="00087670" w:rsidDel="00FB5A43">
          <w:delText>Dort konnte ich</w:delText>
        </w:r>
        <w:r w:rsidR="00233DA8" w:rsidDel="00FB5A43">
          <w:delText xml:space="preserve"> durch meine Tätigkeit</w:delText>
        </w:r>
        <w:r w:rsidR="00CD3412" w:rsidDel="00FB5A43">
          <w:delText xml:space="preserve"> in der Buchhaltung erstmals </w:delText>
        </w:r>
        <w:r w:rsidR="006F49F5" w:rsidDel="00FB5A43">
          <w:delText>Erfahrungen</w:delText>
        </w:r>
        <w:r w:rsidR="00CD3412" w:rsidDel="00FB5A43">
          <w:delText xml:space="preserve"> in d</w:delText>
        </w:r>
        <w:r w:rsidR="006F49F5" w:rsidDel="00FB5A43">
          <w:delText>er</w:delText>
        </w:r>
        <w:r w:rsidR="00CD3412" w:rsidDel="00FB5A43">
          <w:delText xml:space="preserve"> Unternehmenswelt </w:delText>
        </w:r>
        <w:r w:rsidR="006E2B86" w:rsidDel="00FB5A43">
          <w:delText>erlange</w:delText>
        </w:r>
        <w:r w:rsidR="006F49F5" w:rsidDel="00FB5A43">
          <w:delText>n</w:delText>
        </w:r>
        <w:r w:rsidR="006E2B86" w:rsidDel="00FB5A43">
          <w:delText>.</w:delText>
        </w:r>
      </w:del>
    </w:p>
    <w:p w14:paraId="1F41FF1D" w14:textId="488B3F5D" w:rsidR="00F32476" w:rsidRPr="00C34C17" w:rsidRDefault="00854CF5" w:rsidP="00AC592D">
      <w:r>
        <w:t>Um jedoch noch mehr in diese Welt eintauchen zu können</w:t>
      </w:r>
      <w:r w:rsidR="00C52A9C">
        <w:t xml:space="preserve"> entschied ich mich für ein betriebswirtschaftliches Studium</w:t>
      </w:r>
      <w:r w:rsidR="00AC592D">
        <w:t xml:space="preserve"> an der WWU Münster</w:t>
      </w:r>
      <w:del w:id="5" w:author="jonas.stegh@pumpkincareers.com" w:date="2022-03-01T22:33:00Z">
        <w:r w:rsidR="00D17B22" w:rsidDel="00FB5A43">
          <w:delText>, wo ich auch erst</w:delText>
        </w:r>
        <w:r w:rsidR="00A56BEC" w:rsidDel="00FB5A43">
          <w:delText>e Berührungspunkte mit dem Themenbereich Investment Banking hatte</w:delText>
        </w:r>
        <w:r w:rsidR="00AC592D" w:rsidDel="00FB5A43">
          <w:delText>.</w:delText>
        </w:r>
      </w:del>
    </w:p>
    <w:p w14:paraId="6D6F56C5" w14:textId="703E1E34" w:rsidR="00CD018D" w:rsidRPr="00C34C17" w:rsidRDefault="006F49F5" w:rsidP="00A13825">
      <w:r>
        <w:t xml:space="preserve">Im Rahmen dessen </w:t>
      </w:r>
      <w:del w:id="6" w:author="jonas.stegh@pumpkincareers.com" w:date="2022-03-01T22:33:00Z">
        <w:r w:rsidDel="00FB5A43">
          <w:delText>konnte</w:delText>
        </w:r>
        <w:r w:rsidR="006D5576" w:rsidRPr="00C34C17" w:rsidDel="00FB5A43">
          <w:delText xml:space="preserve"> ich während meiner universitären Laufbahn auch mein initiales Interesse a</w:delText>
        </w:r>
        <w:r w:rsidR="00DB4F24" w:rsidRPr="00C34C17" w:rsidDel="00FB5A43">
          <w:delText>n Wirtschaft und</w:delText>
        </w:r>
        <w:r w:rsidR="006D5576" w:rsidRPr="00C34C17" w:rsidDel="00FB5A43">
          <w:delText xml:space="preserve"> Finanzsektor </w:delText>
        </w:r>
        <w:r w:rsidR="004A599C" w:rsidRPr="00C34C17" w:rsidDel="00FB5A43">
          <w:delText>weiterentwickeln</w:delText>
        </w:r>
        <w:r w:rsidR="00F1368F" w:rsidRPr="00C34C17" w:rsidDel="00FB5A43">
          <w:delText xml:space="preserve"> indem </w:delText>
        </w:r>
      </w:del>
      <w:r w:rsidR="00F1368F" w:rsidRPr="00C34C17">
        <w:t>ich mich dem bdvb (Bunde</w:t>
      </w:r>
      <w:r w:rsidR="00CD5E79" w:rsidRPr="00C34C17">
        <w:t>sverband deutscher Volks-&amp; Betriebswirte) anschloss und dort zahlreiche Vorträge und Workshops besuchte</w:t>
      </w:r>
      <w:r w:rsidR="005A2BB5" w:rsidRPr="00C34C17">
        <w:t>.</w:t>
      </w:r>
      <w:r w:rsidR="00CD5E79" w:rsidRPr="00C34C17">
        <w:t xml:space="preserve"> </w:t>
      </w:r>
      <w:r w:rsidR="00A12707" w:rsidRPr="00C34C17">
        <w:t>Diese drehten sich teilweise um</w:t>
      </w:r>
      <w:r w:rsidR="00044B90" w:rsidRPr="00C34C17">
        <w:t xml:space="preserve"> </w:t>
      </w:r>
      <w:r w:rsidR="00132CCB" w:rsidRPr="00C34C17">
        <w:t xml:space="preserve">Prozesse wie IPO oder die Emission von Anleihen </w:t>
      </w:r>
      <w:r w:rsidR="00C44FDE" w:rsidRPr="00C34C17">
        <w:t xml:space="preserve">, </w:t>
      </w:r>
      <w:r w:rsidR="00E14E5F" w:rsidRPr="00C34C17">
        <w:t>welche</w:t>
      </w:r>
      <w:r w:rsidR="00C44FDE" w:rsidRPr="00C34C17">
        <w:t xml:space="preserve"> bereits in einigen </w:t>
      </w:r>
      <w:r w:rsidR="00E14E5F" w:rsidRPr="00C34C17">
        <w:t xml:space="preserve">meiner </w:t>
      </w:r>
      <w:r w:rsidR="00C44FDE" w:rsidRPr="00C34C17">
        <w:t xml:space="preserve">Vorlesungen </w:t>
      </w:r>
      <w:r w:rsidR="00E14E5F" w:rsidRPr="00C34C17">
        <w:t>ebenfalls Thema</w:t>
      </w:r>
      <w:r w:rsidR="00132CCB" w:rsidRPr="00C34C17">
        <w:t xml:space="preserve"> waren. Da dies mein Interesse weckte bildete </w:t>
      </w:r>
      <w:r w:rsidR="004568E9" w:rsidRPr="00C34C17">
        <w:t>ich mich dort selbst auch weiter und entdeckte so das Themenfeld M&amp;A für mich</w:t>
      </w:r>
      <w:r w:rsidR="00C421D9" w:rsidRPr="00C34C17">
        <w:t xml:space="preserve"> und fand </w:t>
      </w:r>
      <w:r w:rsidR="00C76475" w:rsidRPr="00C34C17">
        <w:t>darin</w:t>
      </w:r>
      <w:r w:rsidR="00C421D9" w:rsidRPr="00C34C17">
        <w:t xml:space="preserve"> eine Branche die mich enorm </w:t>
      </w:r>
      <w:r w:rsidR="008244C8" w:rsidRPr="00C34C17">
        <w:t>begeisterte</w:t>
      </w:r>
      <w:r w:rsidR="00A14FF3" w:rsidRPr="00C34C17">
        <w:t xml:space="preserve">, </w:t>
      </w:r>
      <w:r w:rsidR="00BD6CBC" w:rsidRPr="00C34C17">
        <w:t xml:space="preserve">da es sich hierbei um </w:t>
      </w:r>
      <w:r w:rsidR="00A61BB1" w:rsidRPr="00C34C17">
        <w:t xml:space="preserve">ein Thema handelt, welches für jedes Unternehmen von großer Bedeutung ist, insbesondere </w:t>
      </w:r>
      <w:r w:rsidR="00A13825" w:rsidRPr="00C34C17">
        <w:t xml:space="preserve">aufgrund der großen Wachstumschancen und der Zukunft vieler Menschen </w:t>
      </w:r>
      <w:r w:rsidR="004E5AEB" w:rsidRPr="00C34C17">
        <w:t xml:space="preserve">die </w:t>
      </w:r>
      <w:r w:rsidR="00A13825" w:rsidRPr="00C34C17">
        <w:t>in Form von Arbeitsplätzen daran häng</w:t>
      </w:r>
      <w:r w:rsidR="003B06E8" w:rsidRPr="00C34C17">
        <w:t>t</w:t>
      </w:r>
      <w:r w:rsidR="00A13825" w:rsidRPr="00C34C17">
        <w:t xml:space="preserve">. </w:t>
      </w:r>
    </w:p>
    <w:p w14:paraId="2A407089" w14:textId="2B07B220" w:rsidR="006F15EC" w:rsidRDefault="001A489E" w:rsidP="00A13825">
      <w:r w:rsidRPr="00C34C17">
        <w:t xml:space="preserve">Um mich optimal auf diese </w:t>
      </w:r>
      <w:r w:rsidR="00B93B7B" w:rsidRPr="00C34C17">
        <w:t>sehr</w:t>
      </w:r>
      <w:r w:rsidR="00F86167" w:rsidRPr="00C34C17">
        <w:t xml:space="preserve"> internationale Branche ausrichten zu können, entschied ich mich auch für </w:t>
      </w:r>
      <w:r w:rsidR="00B93B7B" w:rsidRPr="00C34C17">
        <w:t>ein Auslandssemester</w:t>
      </w:r>
      <w:ins w:id="7" w:author="jonas.stegh@pumpkincareers.com" w:date="2022-03-01T22:34:00Z">
        <w:r w:rsidR="00FB5A43">
          <w:t xml:space="preserve"> in</w:t>
        </w:r>
      </w:ins>
      <w:r w:rsidR="00B93B7B" w:rsidRPr="00C34C17">
        <w:t xml:space="preserve"> </w:t>
      </w:r>
      <w:del w:id="8" w:author="jonas.stegh@pumpkincareers.com" w:date="2022-03-01T22:34:00Z">
        <w:r w:rsidR="00B93B7B" w:rsidRPr="00C34C17" w:rsidDel="00FB5A43">
          <w:delText xml:space="preserve">um so mit </w:delText>
        </w:r>
      </w:del>
      <w:r w:rsidR="00B93B7B" w:rsidRPr="00C34C17">
        <w:t>Asien</w:t>
      </w:r>
      <w:del w:id="9" w:author="jonas.stegh@pumpkincareers.com" w:date="2022-03-01T22:34:00Z">
        <w:r w:rsidR="00B93B7B" w:rsidRPr="00C34C17" w:rsidDel="00FB5A43">
          <w:delText xml:space="preserve"> einen wirtschaftlich stark wachsenden </w:delText>
        </w:r>
        <w:r w:rsidR="00BA6488" w:rsidRPr="00C34C17" w:rsidDel="00FB5A43">
          <w:delText>Raum</w:delText>
        </w:r>
        <w:r w:rsidR="00B93B7B" w:rsidRPr="00C34C17" w:rsidDel="00FB5A43">
          <w:delText xml:space="preserve"> erkunden zu können und </w:delText>
        </w:r>
        <w:r w:rsidR="00BA6488" w:rsidRPr="00C34C17" w:rsidDel="00FB5A43">
          <w:delText>mich außerdem an das Arbeiten in einem neuen Umfeld gewöhnen zu können.</w:delText>
        </w:r>
      </w:del>
    </w:p>
    <w:p w14:paraId="084D2F9D" w14:textId="24DD9CB4" w:rsidR="00A97C7B" w:rsidRDefault="00FB5A43" w:rsidP="006777C4">
      <w:ins w:id="10" w:author="jonas.stegh@pumpkincareers.com" w:date="2022-03-01T22:36:00Z">
        <w:r>
          <w:t xml:space="preserve">Zusätzlich </w:t>
        </w:r>
      </w:ins>
      <w:del w:id="11" w:author="jonas.stegh@pumpkincareers.com" w:date="2022-03-01T22:36:00Z">
        <w:r w:rsidR="00165D8F" w:rsidDel="00FB5A43">
          <w:delText xml:space="preserve">Da ich mich allerdings auch abseits von meinem Studium mit </w:delText>
        </w:r>
        <w:r w:rsidR="006A0BC8" w:rsidDel="00FB5A43">
          <w:delText xml:space="preserve">diesen Themen beschäftigen wollte, </w:delText>
        </w:r>
      </w:del>
      <w:r w:rsidR="006A0BC8">
        <w:t xml:space="preserve">trat ich der studentischen Initiative muenster.invest bei. Hier konnte ich </w:t>
      </w:r>
      <w:r w:rsidR="00EA6A29">
        <w:t xml:space="preserve">bei qualitativen und quantitativen Unternehmensanalysen &amp; -bewertungen </w:t>
      </w:r>
      <w:r w:rsidR="00C05E15">
        <w:t xml:space="preserve">erste Erfahrungen in diesem Umfeld sammeln und auch schon erste Pitches </w:t>
      </w:r>
      <w:r w:rsidR="00FB78FD">
        <w:t>von analysierten Aktien gegenüber dem Vorstand durchführen</w:t>
      </w:r>
      <w:r w:rsidR="00B62961">
        <w:t xml:space="preserve"> und so sowohl mein Interesse als auch mein Wissen in der Corporate Finance Branche vertiefen</w:t>
      </w:r>
      <w:r w:rsidR="006777C4">
        <w:t>.</w:t>
      </w:r>
    </w:p>
    <w:p w14:paraId="1D369833" w14:textId="0A4CE3D9" w:rsidR="00356DB1" w:rsidRDefault="00356DB1" w:rsidP="00A97C7B">
      <w:r>
        <w:t>Aufgrund meines Interesses für dieses Themengebiet</w:t>
      </w:r>
      <w:r w:rsidR="00D74B2C">
        <w:t xml:space="preserve"> war daher mein derzeitiges Praktikum in der M&amp;A-Boutique Ludwig &amp; Co. der nächste logische Schritt für mich.</w:t>
      </w:r>
      <w:r w:rsidR="0021421C">
        <w:t xml:space="preserve"> Dort konnte ich </w:t>
      </w:r>
      <w:r w:rsidR="003E0ABD">
        <w:t>bereits be</w:t>
      </w:r>
      <w:r w:rsidR="00B37844">
        <w:t>i</w:t>
      </w:r>
      <w:r w:rsidR="003E0ABD">
        <w:t xml:space="preserve"> verschiedenen Phasen </w:t>
      </w:r>
      <w:r w:rsidR="00B37844">
        <w:t>mehrerer</w:t>
      </w:r>
      <w:r w:rsidR="003E0ABD">
        <w:t xml:space="preserve"> M&amp;A-Prozesse mitwirken, </w:t>
      </w:r>
      <w:r w:rsidR="00B37844">
        <w:t xml:space="preserve">so übernahm ich beispielsweise </w:t>
      </w:r>
      <w:r w:rsidR="00E710D5">
        <w:t>Research-Aufgaben</w:t>
      </w:r>
      <w:r w:rsidR="00A964E1">
        <w:t xml:space="preserve">, erstellte Pitchbooks, arbeitete aber auch bei Unternehmensbewertungen </w:t>
      </w:r>
      <w:r w:rsidR="00FE2F58">
        <w:t>mit und war selbstständig mit Financial Modeling betraut.</w:t>
      </w:r>
      <w:r w:rsidR="00C4489F">
        <w:t xml:space="preserve"> </w:t>
      </w:r>
      <w:r w:rsidR="004E0413">
        <w:t xml:space="preserve">Dies half mir einerseits die finanziellen Prozesse bei einer Unternehmenstransaktion besser zu verstehen, andererseits konnte ich </w:t>
      </w:r>
      <w:r w:rsidR="00E86B61">
        <w:t>aber auch mehr über gängige Bewertungsmethoden lernen und diese auch selbst anwenden</w:t>
      </w:r>
      <w:r w:rsidR="006156CE">
        <w:t xml:space="preserve">, was mir besonders viel Freude bereitete. </w:t>
      </w:r>
    </w:p>
    <w:p w14:paraId="16E05CD2" w14:textId="11F17C51" w:rsidR="00B27CB0" w:rsidRDefault="00D74B2C" w:rsidP="00FC0FCD">
      <w:r>
        <w:lastRenderedPageBreak/>
        <w:t>Währenddessen bemerkte ich allerdings</w:t>
      </w:r>
      <w:r w:rsidR="00B54F9B">
        <w:t xml:space="preserve"> auch, dass es etwas ganz anderes bedeutet </w:t>
      </w:r>
      <w:r w:rsidR="003463FC">
        <w:t xml:space="preserve">bei einer Unternehmenstransaktion beratend zur Seite zu stehen als selbst </w:t>
      </w:r>
      <w:r w:rsidR="004E4CAC">
        <w:t>als Käufer</w:t>
      </w:r>
      <w:r w:rsidR="006F49F5">
        <w:t xml:space="preserve"> selbst</w:t>
      </w:r>
      <w:r w:rsidR="004E4CAC">
        <w:t xml:space="preserve"> an einem Prozess teilzuhaben, da letzteres noch einmal mit viel direkteren Erfahrungen und tiefergehenden Learnings verbunden ist. Um daher auch </w:t>
      </w:r>
      <w:r w:rsidR="002C2B22">
        <w:t xml:space="preserve">einmal auf dieser </w:t>
      </w:r>
      <w:r w:rsidR="00667E5D">
        <w:t>Seite de</w:t>
      </w:r>
      <w:r w:rsidR="002C2B22">
        <w:t>s</w:t>
      </w:r>
      <w:r w:rsidR="00667E5D">
        <w:t xml:space="preserve"> M&amp;A-Prozesses</w:t>
      </w:r>
      <w:r w:rsidR="00FC0FCD">
        <w:t xml:space="preserve"> mitzuarbeiten und diese wertvollen Erfahrungen </w:t>
      </w:r>
      <w:r w:rsidR="00667E5D">
        <w:t>zu</w:t>
      </w:r>
      <w:r w:rsidR="003D3DD5">
        <w:t xml:space="preserve"> gewinnen </w:t>
      </w:r>
      <w:r w:rsidR="006F49F5">
        <w:t xml:space="preserve">zu können </w:t>
      </w:r>
      <w:r w:rsidR="003D3DD5">
        <w:t xml:space="preserve">würde ich </w:t>
      </w:r>
      <w:r w:rsidR="00FC0FCD">
        <w:t>Sie</w:t>
      </w:r>
      <w:r w:rsidR="0041740A" w:rsidRPr="0041740A">
        <w:t xml:space="preserve"> </w:t>
      </w:r>
      <w:r w:rsidR="0041740A">
        <w:t>gerne</w:t>
      </w:r>
      <w:r w:rsidR="00FC0FCD">
        <w:t xml:space="preserve"> im Rahmen eines Praktikums unterstützen.</w:t>
      </w:r>
    </w:p>
    <w:sectPr w:rsidR="00B27C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55"/>
    <w:rsid w:val="00036D61"/>
    <w:rsid w:val="00044B90"/>
    <w:rsid w:val="000650CE"/>
    <w:rsid w:val="00067116"/>
    <w:rsid w:val="00087670"/>
    <w:rsid w:val="000976AF"/>
    <w:rsid w:val="000E49C5"/>
    <w:rsid w:val="00132CCB"/>
    <w:rsid w:val="00135704"/>
    <w:rsid w:val="00136DCE"/>
    <w:rsid w:val="001454AC"/>
    <w:rsid w:val="00165D8F"/>
    <w:rsid w:val="001A489E"/>
    <w:rsid w:val="001B31C2"/>
    <w:rsid w:val="001B35CC"/>
    <w:rsid w:val="001B3AF7"/>
    <w:rsid w:val="001B71B4"/>
    <w:rsid w:val="001E6E40"/>
    <w:rsid w:val="002035DC"/>
    <w:rsid w:val="00206710"/>
    <w:rsid w:val="0021421C"/>
    <w:rsid w:val="00216AD4"/>
    <w:rsid w:val="00216F83"/>
    <w:rsid w:val="00230190"/>
    <w:rsid w:val="00233DA8"/>
    <w:rsid w:val="002626D1"/>
    <w:rsid w:val="00271985"/>
    <w:rsid w:val="00273D5C"/>
    <w:rsid w:val="002C0F4D"/>
    <w:rsid w:val="002C2B22"/>
    <w:rsid w:val="00344B5B"/>
    <w:rsid w:val="003463FC"/>
    <w:rsid w:val="00355FEE"/>
    <w:rsid w:val="00356DB1"/>
    <w:rsid w:val="0036113F"/>
    <w:rsid w:val="00366014"/>
    <w:rsid w:val="00366A97"/>
    <w:rsid w:val="00370379"/>
    <w:rsid w:val="003B06E8"/>
    <w:rsid w:val="003D3DD5"/>
    <w:rsid w:val="003D78B0"/>
    <w:rsid w:val="003E0ABD"/>
    <w:rsid w:val="003E0EFF"/>
    <w:rsid w:val="003F4C45"/>
    <w:rsid w:val="004155E3"/>
    <w:rsid w:val="0041740A"/>
    <w:rsid w:val="0042697C"/>
    <w:rsid w:val="004568E9"/>
    <w:rsid w:val="00456E28"/>
    <w:rsid w:val="004579FF"/>
    <w:rsid w:val="004A0BEA"/>
    <w:rsid w:val="004A599C"/>
    <w:rsid w:val="004E0243"/>
    <w:rsid w:val="004E0413"/>
    <w:rsid w:val="004E1D7A"/>
    <w:rsid w:val="004E4CAC"/>
    <w:rsid w:val="004E5AEB"/>
    <w:rsid w:val="005527AD"/>
    <w:rsid w:val="005A2BB5"/>
    <w:rsid w:val="005B6E14"/>
    <w:rsid w:val="006156CE"/>
    <w:rsid w:val="00660782"/>
    <w:rsid w:val="0066442D"/>
    <w:rsid w:val="00667E5D"/>
    <w:rsid w:val="006777C4"/>
    <w:rsid w:val="00691E07"/>
    <w:rsid w:val="00694C53"/>
    <w:rsid w:val="006A0BC8"/>
    <w:rsid w:val="006A593A"/>
    <w:rsid w:val="006A6360"/>
    <w:rsid w:val="006D5576"/>
    <w:rsid w:val="006E0129"/>
    <w:rsid w:val="006E2B86"/>
    <w:rsid w:val="006E5BE8"/>
    <w:rsid w:val="006F15EC"/>
    <w:rsid w:val="006F49F5"/>
    <w:rsid w:val="00721535"/>
    <w:rsid w:val="00731F48"/>
    <w:rsid w:val="007348A1"/>
    <w:rsid w:val="007457E4"/>
    <w:rsid w:val="0078780B"/>
    <w:rsid w:val="0079325B"/>
    <w:rsid w:val="007B79C9"/>
    <w:rsid w:val="008244C8"/>
    <w:rsid w:val="00854CF5"/>
    <w:rsid w:val="008A66D1"/>
    <w:rsid w:val="008D353C"/>
    <w:rsid w:val="00902EE1"/>
    <w:rsid w:val="009C1299"/>
    <w:rsid w:val="009D2051"/>
    <w:rsid w:val="009D35F1"/>
    <w:rsid w:val="009E32FF"/>
    <w:rsid w:val="009E5255"/>
    <w:rsid w:val="00A12707"/>
    <w:rsid w:val="00A13825"/>
    <w:rsid w:val="00A14FF3"/>
    <w:rsid w:val="00A56BEC"/>
    <w:rsid w:val="00A61BB1"/>
    <w:rsid w:val="00A964E1"/>
    <w:rsid w:val="00A977DB"/>
    <w:rsid w:val="00A97C7B"/>
    <w:rsid w:val="00AC592D"/>
    <w:rsid w:val="00AD3ECE"/>
    <w:rsid w:val="00AE68F7"/>
    <w:rsid w:val="00AF09B7"/>
    <w:rsid w:val="00B01394"/>
    <w:rsid w:val="00B27CB0"/>
    <w:rsid w:val="00B37844"/>
    <w:rsid w:val="00B54F9B"/>
    <w:rsid w:val="00B62961"/>
    <w:rsid w:val="00B72EC1"/>
    <w:rsid w:val="00B8070B"/>
    <w:rsid w:val="00B93B7B"/>
    <w:rsid w:val="00BA1614"/>
    <w:rsid w:val="00BA6488"/>
    <w:rsid w:val="00BD6CBC"/>
    <w:rsid w:val="00BF3888"/>
    <w:rsid w:val="00C013F7"/>
    <w:rsid w:val="00C05E15"/>
    <w:rsid w:val="00C34C17"/>
    <w:rsid w:val="00C421D9"/>
    <w:rsid w:val="00C4489F"/>
    <w:rsid w:val="00C44FDE"/>
    <w:rsid w:val="00C52A9C"/>
    <w:rsid w:val="00C76475"/>
    <w:rsid w:val="00CC5A9D"/>
    <w:rsid w:val="00CC6406"/>
    <w:rsid w:val="00CC6E8D"/>
    <w:rsid w:val="00CD018D"/>
    <w:rsid w:val="00CD32A7"/>
    <w:rsid w:val="00CD3412"/>
    <w:rsid w:val="00CD47F9"/>
    <w:rsid w:val="00CD5E79"/>
    <w:rsid w:val="00D17B22"/>
    <w:rsid w:val="00D40E7C"/>
    <w:rsid w:val="00D74B2C"/>
    <w:rsid w:val="00DA0EF8"/>
    <w:rsid w:val="00DB4F24"/>
    <w:rsid w:val="00DB65A1"/>
    <w:rsid w:val="00DF5E87"/>
    <w:rsid w:val="00E120DB"/>
    <w:rsid w:val="00E14E5F"/>
    <w:rsid w:val="00E1561A"/>
    <w:rsid w:val="00E36BA4"/>
    <w:rsid w:val="00E611AF"/>
    <w:rsid w:val="00E638AA"/>
    <w:rsid w:val="00E710D5"/>
    <w:rsid w:val="00E86B61"/>
    <w:rsid w:val="00EA6A29"/>
    <w:rsid w:val="00EB50FA"/>
    <w:rsid w:val="00F0609F"/>
    <w:rsid w:val="00F1368F"/>
    <w:rsid w:val="00F235FC"/>
    <w:rsid w:val="00F300E1"/>
    <w:rsid w:val="00F32476"/>
    <w:rsid w:val="00F5753C"/>
    <w:rsid w:val="00F86167"/>
    <w:rsid w:val="00FB5A43"/>
    <w:rsid w:val="00FB78FD"/>
    <w:rsid w:val="00FC0FCD"/>
    <w:rsid w:val="00FD043C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71955"/>
  <w15:chartTrackingRefBased/>
  <w15:docId w15:val="{6389941E-723F-4E98-A3C1-52A5E906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A63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6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B5A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Jan-Dirk Wermeling</dc:creator>
  <cp:keywords/>
  <dc:description/>
  <cp:lastModifiedBy>jonas.stegh@pumpkincareers.com</cp:lastModifiedBy>
  <cp:revision>68</cp:revision>
  <dcterms:created xsi:type="dcterms:W3CDTF">2021-08-26T08:17:00Z</dcterms:created>
  <dcterms:modified xsi:type="dcterms:W3CDTF">2022-03-01T21:36:00Z</dcterms:modified>
</cp:coreProperties>
</file>