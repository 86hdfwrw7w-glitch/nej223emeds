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1F0FECF" w:rsidR="006D2592"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Pascal Roßkopf</w:t>
      </w:r>
    </w:p>
    <w:p w14:paraId="2458A2A0" w14:textId="71E45205" w:rsidR="00857C6F"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Uhlandstraße 12</w:t>
      </w:r>
    </w:p>
    <w:p w14:paraId="451AEE20" w14:textId="7A4C0F83" w:rsidR="00857C6F"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6</w:t>
      </w:r>
      <w:r>
        <w:rPr>
          <w:rFonts w:ascii="Times New Roman" w:hAnsi="Times New Roman" w:cs="Times New Roman"/>
        </w:rPr>
        <w:t>5597 Hünfelden</w:t>
      </w:r>
    </w:p>
    <w:p w14:paraId="12BA391A" w14:textId="220A5A55" w:rsidR="006A7895" w:rsidRPr="00F94447" w:rsidRDefault="00F94447" w:rsidP="006A7895">
      <w:pPr>
        <w:spacing w:after="0" w:line="240" w:lineRule="auto"/>
        <w:jc w:val="right"/>
        <w:rPr>
          <w:rFonts w:ascii="Times New Roman" w:hAnsi="Times New Roman" w:cs="Times New Roman"/>
        </w:rPr>
      </w:pPr>
      <w:r>
        <w:rPr>
          <w:rFonts w:ascii="Times New Roman" w:hAnsi="Times New Roman" w:cs="Times New Roman"/>
          <w:color w:val="000000"/>
        </w:rPr>
        <w:t>pascal-rosskopf@web.de</w:t>
      </w:r>
    </w:p>
    <w:p w14:paraId="2E7278C7" w14:textId="51B8AA14" w:rsidR="00F74175" w:rsidRPr="00FF31BC" w:rsidRDefault="006D2592" w:rsidP="00E65B09">
      <w:pPr>
        <w:spacing w:after="0"/>
        <w:jc w:val="right"/>
        <w:rPr>
          <w:rFonts w:ascii="Times New Roman" w:hAnsi="Times New Roman" w:cs="Times New Roman"/>
          <w:color w:val="000000"/>
        </w:rPr>
      </w:pPr>
      <w:r w:rsidRPr="00FF31BC">
        <w:rPr>
          <w:rFonts w:ascii="Times New Roman" w:hAnsi="Times New Roman" w:cs="Times New Roman"/>
          <w:color w:val="000000"/>
        </w:rPr>
        <w:t>+</w:t>
      </w:r>
      <w:r w:rsidR="00857C6F" w:rsidRPr="00FF31BC">
        <w:rPr>
          <w:rFonts w:ascii="Times New Roman" w:hAnsi="Times New Roman" w:cs="Times New Roman"/>
          <w:color w:val="000000"/>
        </w:rPr>
        <w:t xml:space="preserve">49 </w:t>
      </w:r>
      <w:r w:rsidR="00F94447" w:rsidRPr="00FF31BC">
        <w:rPr>
          <w:rFonts w:ascii="Times New Roman" w:hAnsi="Times New Roman" w:cs="Times New Roman"/>
          <w:color w:val="000000"/>
        </w:rPr>
        <w:t>159 01768063</w:t>
      </w:r>
    </w:p>
    <w:p w14:paraId="170FE07D" w14:textId="77777777" w:rsidR="00F270C0" w:rsidRPr="00FF31BC" w:rsidRDefault="00F270C0" w:rsidP="00F74175">
      <w:pPr>
        <w:spacing w:after="0"/>
        <w:rPr>
          <w:rFonts w:ascii="Times New Roman" w:hAnsi="Times New Roman" w:cs="Times New Roman"/>
          <w:color w:val="000000"/>
        </w:rPr>
      </w:pPr>
    </w:p>
    <w:p w14:paraId="4FFA7063" w14:textId="3745B45B" w:rsidR="00F74175" w:rsidRPr="00AC41EA" w:rsidRDefault="00AC41EA" w:rsidP="00F74175">
      <w:pPr>
        <w:spacing w:after="0"/>
        <w:rPr>
          <w:rFonts w:ascii="Times New Roman" w:hAnsi="Times New Roman" w:cs="Times New Roman"/>
          <w:color w:val="000000"/>
        </w:rPr>
      </w:pPr>
      <w:r w:rsidRPr="00AC41EA">
        <w:rPr>
          <w:rFonts w:ascii="Times New Roman" w:hAnsi="Times New Roman" w:cs="Times New Roman"/>
          <w:color w:val="000000"/>
        </w:rPr>
        <w:t>Frankfurt Sc</w:t>
      </w:r>
      <w:r>
        <w:rPr>
          <w:rFonts w:ascii="Times New Roman" w:hAnsi="Times New Roman" w:cs="Times New Roman"/>
          <w:color w:val="000000"/>
        </w:rPr>
        <w:t xml:space="preserve">hool </w:t>
      </w:r>
    </w:p>
    <w:p w14:paraId="1A085E0A" w14:textId="77777777" w:rsidR="005D3FDA" w:rsidRDefault="00831C91" w:rsidP="00F74175">
      <w:pPr>
        <w:spacing w:after="0"/>
        <w:rPr>
          <w:rFonts w:ascii="Times New Roman" w:hAnsi="Times New Roman" w:cs="Times New Roman"/>
        </w:rPr>
      </w:pPr>
      <w:r>
        <w:rPr>
          <w:rFonts w:ascii="Times New Roman" w:hAnsi="Times New Roman" w:cs="Times New Roman"/>
        </w:rPr>
        <w:t>Adickesallee 32-34</w:t>
      </w:r>
    </w:p>
    <w:p w14:paraId="6A013FD1" w14:textId="4E0C676B" w:rsidR="00F74175" w:rsidRPr="00892F8E" w:rsidRDefault="00F74175" w:rsidP="00F74175">
      <w:pPr>
        <w:spacing w:after="0"/>
        <w:rPr>
          <w:rFonts w:ascii="Times New Roman" w:hAnsi="Times New Roman" w:cs="Times New Roman"/>
        </w:rPr>
      </w:pPr>
      <w:r w:rsidRPr="00892F8E">
        <w:rPr>
          <w:rFonts w:ascii="Times New Roman" w:hAnsi="Times New Roman" w:cs="Times New Roman"/>
        </w:rPr>
        <w:br/>
      </w:r>
      <w:r w:rsidR="00892F8E">
        <w:rPr>
          <w:rFonts w:ascii="Times New Roman" w:hAnsi="Times New Roman" w:cs="Times New Roman"/>
        </w:rPr>
        <w:t>60</w:t>
      </w:r>
      <w:r w:rsidR="00831C91">
        <w:rPr>
          <w:rFonts w:ascii="Times New Roman" w:hAnsi="Times New Roman" w:cs="Times New Roman"/>
        </w:rPr>
        <w:t>322</w:t>
      </w:r>
      <w:r w:rsidR="00892F8E">
        <w:rPr>
          <w:rFonts w:ascii="Times New Roman" w:hAnsi="Times New Roman" w:cs="Times New Roman"/>
        </w:rPr>
        <w:t xml:space="preserve"> </w:t>
      </w:r>
      <w:r w:rsidR="003D5D1E" w:rsidRPr="00892F8E">
        <w:rPr>
          <w:rFonts w:ascii="Times New Roman" w:hAnsi="Times New Roman" w:cs="Times New Roman"/>
        </w:rPr>
        <w:t>Frankfurt am Main</w:t>
      </w:r>
      <w:r w:rsidRPr="00892F8E">
        <w:rPr>
          <w:rFonts w:ascii="Times New Roman" w:hAnsi="Times New Roman" w:cs="Times New Roman"/>
        </w:rPr>
        <w:t xml:space="preserve"> </w:t>
      </w:r>
    </w:p>
    <w:p w14:paraId="096C8AF5" w14:textId="77777777" w:rsidR="00647413" w:rsidRPr="00892F8E" w:rsidRDefault="00647413" w:rsidP="00F74175">
      <w:pPr>
        <w:spacing w:after="0"/>
        <w:rPr>
          <w:rFonts w:ascii="Times New Roman" w:hAnsi="Times New Roman" w:cs="Times New Roman"/>
          <w:color w:val="000000"/>
        </w:rPr>
      </w:pPr>
    </w:p>
    <w:p w14:paraId="155B6E2E" w14:textId="09BD30FA" w:rsidR="006A7895" w:rsidRPr="00F94447" w:rsidRDefault="00F94447" w:rsidP="0085213A">
      <w:pPr>
        <w:spacing w:after="0"/>
        <w:jc w:val="right"/>
        <w:rPr>
          <w:rFonts w:ascii="Times New Roman" w:hAnsi="Times New Roman" w:cs="Times New Roman"/>
        </w:rPr>
      </w:pPr>
      <w:r>
        <w:rPr>
          <w:rFonts w:ascii="Times New Roman" w:hAnsi="Times New Roman" w:cs="Times New Roman"/>
        </w:rPr>
        <w:t>Hünfelden</w:t>
      </w:r>
      <w:r w:rsidR="002D594E" w:rsidRPr="00F94447">
        <w:rPr>
          <w:rFonts w:ascii="Times New Roman" w:hAnsi="Times New Roman" w:cs="Times New Roman"/>
        </w:rPr>
        <w:t xml:space="preserve">, </w:t>
      </w:r>
      <w:r w:rsidR="003872AA">
        <w:rPr>
          <w:rFonts w:ascii="Times New Roman" w:hAnsi="Times New Roman" w:cs="Times New Roman"/>
        </w:rPr>
        <w:t>0</w:t>
      </w:r>
      <w:r w:rsidR="005D3FDA">
        <w:rPr>
          <w:rFonts w:ascii="Times New Roman" w:hAnsi="Times New Roman" w:cs="Times New Roman"/>
        </w:rPr>
        <w:t>6</w:t>
      </w:r>
      <w:r w:rsidR="003872AA">
        <w:rPr>
          <w:rFonts w:ascii="Times New Roman" w:hAnsi="Times New Roman" w:cs="Times New Roman"/>
        </w:rPr>
        <w:t>. März 2026</w:t>
      </w:r>
    </w:p>
    <w:p w14:paraId="0731715D" w14:textId="77777777" w:rsidR="001E0088" w:rsidRPr="00F94447" w:rsidRDefault="001E0088" w:rsidP="001E0088">
      <w:pPr>
        <w:spacing w:after="0"/>
        <w:jc w:val="right"/>
        <w:rPr>
          <w:rFonts w:ascii="Times New Roman" w:hAnsi="Times New Roman" w:cs="Times New Roman"/>
        </w:rPr>
      </w:pPr>
    </w:p>
    <w:p w14:paraId="15251894" w14:textId="1A1ADFA2" w:rsidR="004B64E0" w:rsidRPr="00374DF5" w:rsidRDefault="003872AA" w:rsidP="00590834">
      <w:pPr>
        <w:spacing w:after="0"/>
        <w:rPr>
          <w:rFonts w:ascii="Times New Roman" w:hAnsi="Times New Roman" w:cs="Times New Roman"/>
          <w:b/>
        </w:rPr>
      </w:pPr>
      <w:r w:rsidRPr="00374DF5">
        <w:rPr>
          <w:rFonts w:ascii="Times New Roman" w:hAnsi="Times New Roman" w:cs="Times New Roman"/>
          <w:b/>
        </w:rPr>
        <w:t xml:space="preserve">Motivation </w:t>
      </w:r>
      <w:r w:rsidR="005D3FDA" w:rsidRPr="00374DF5">
        <w:rPr>
          <w:rFonts w:ascii="Times New Roman" w:hAnsi="Times New Roman" w:cs="Times New Roman"/>
          <w:b/>
        </w:rPr>
        <w:t xml:space="preserve">für ein Studium Bachelor of Science in Business Administration </w:t>
      </w:r>
    </w:p>
    <w:p w14:paraId="5DF9010F" w14:textId="2EFA9BD5" w:rsidR="00220356" w:rsidRPr="00374DF5" w:rsidRDefault="00220356" w:rsidP="000A5AB8">
      <w:pPr>
        <w:spacing w:after="0"/>
        <w:rPr>
          <w:rFonts w:ascii="Times New Roman" w:hAnsi="Times New Roman" w:cs="Times New Roman"/>
          <w:b/>
        </w:rPr>
      </w:pPr>
    </w:p>
    <w:p w14:paraId="294876DB" w14:textId="77777777" w:rsidR="00220356" w:rsidRDefault="00220356" w:rsidP="00375D2D">
      <w:pPr>
        <w:spacing w:after="0"/>
        <w:jc w:val="both"/>
        <w:rPr>
          <w:rFonts w:ascii="Times New Roman" w:hAnsi="Times New Roman" w:cs="Times New Roman"/>
        </w:rPr>
      </w:pPr>
    </w:p>
    <w:p w14:paraId="647D62DB" w14:textId="77777777" w:rsidR="00220356" w:rsidRPr="00CE5665" w:rsidRDefault="00220356" w:rsidP="00375D2D">
      <w:pPr>
        <w:spacing w:after="0"/>
        <w:jc w:val="both"/>
        <w:rPr>
          <w:rFonts w:ascii="Times New Roman" w:hAnsi="Times New Roman" w:cs="Times New Roman"/>
          <w:highlight w:val="yellow"/>
        </w:rPr>
      </w:pPr>
      <w:r w:rsidRPr="00CE5665">
        <w:rPr>
          <w:rFonts w:ascii="Times New Roman" w:hAnsi="Times New Roman" w:cs="Times New Roman"/>
          <w:highlight w:val="yellow"/>
        </w:rPr>
        <w:t xml:space="preserve">Sehr geehrte Damen und Herren, </w:t>
      </w:r>
    </w:p>
    <w:p w14:paraId="01F6C90C" w14:textId="77777777" w:rsidR="00220356" w:rsidRPr="00CE5665" w:rsidRDefault="00220356" w:rsidP="00375D2D">
      <w:pPr>
        <w:spacing w:after="0"/>
        <w:jc w:val="both"/>
        <w:rPr>
          <w:rFonts w:ascii="Times New Roman" w:hAnsi="Times New Roman" w:cs="Times New Roman"/>
          <w:highlight w:val="yellow"/>
        </w:rPr>
      </w:pPr>
    </w:p>
    <w:p w14:paraId="76D29582" w14:textId="117D5877" w:rsidR="000B3440" w:rsidRPr="00CE5665" w:rsidRDefault="00EC65EB" w:rsidP="00375D2D">
      <w:pPr>
        <w:spacing w:after="0"/>
        <w:jc w:val="both"/>
        <w:rPr>
          <w:rFonts w:ascii="Times New Roman" w:hAnsi="Times New Roman" w:cs="Times New Roman"/>
          <w:highlight w:val="yellow"/>
        </w:rPr>
      </w:pPr>
      <w:r w:rsidRPr="00CE5665">
        <w:rPr>
          <w:rFonts w:ascii="Times New Roman" w:hAnsi="Times New Roman" w:cs="Times New Roman"/>
          <w:highlight w:val="yellow"/>
        </w:rPr>
        <w:t>nach meinem Abitur</w:t>
      </w:r>
      <w:r w:rsidR="009116C1" w:rsidRPr="00CE5665">
        <w:rPr>
          <w:rFonts w:ascii="Times New Roman" w:hAnsi="Times New Roman" w:cs="Times New Roman"/>
          <w:highlight w:val="yellow"/>
        </w:rPr>
        <w:t xml:space="preserve"> </w:t>
      </w:r>
      <w:r w:rsidR="00BB7CEC" w:rsidRPr="00CE5665">
        <w:rPr>
          <w:rFonts w:ascii="Times New Roman" w:hAnsi="Times New Roman" w:cs="Times New Roman"/>
          <w:highlight w:val="yellow"/>
        </w:rPr>
        <w:t xml:space="preserve">im Juni dieses Jahres </w:t>
      </w:r>
      <w:r w:rsidR="00374DF5" w:rsidRPr="00CE5665">
        <w:rPr>
          <w:rFonts w:ascii="Times New Roman" w:hAnsi="Times New Roman" w:cs="Times New Roman"/>
          <w:highlight w:val="yellow"/>
        </w:rPr>
        <w:t xml:space="preserve">erscheint </w:t>
      </w:r>
      <w:r w:rsidR="00BB7CEC" w:rsidRPr="00CE5665">
        <w:rPr>
          <w:rFonts w:ascii="Times New Roman" w:hAnsi="Times New Roman" w:cs="Times New Roman"/>
          <w:highlight w:val="yellow"/>
        </w:rPr>
        <w:t>mir der Studiengang Bachelor of Science in Business Administration als die optimale</w:t>
      </w:r>
      <w:r w:rsidR="00374DF5" w:rsidRPr="00CE5665">
        <w:rPr>
          <w:rFonts w:ascii="Times New Roman" w:hAnsi="Times New Roman" w:cs="Times New Roman"/>
          <w:highlight w:val="yellow"/>
        </w:rPr>
        <w:t xml:space="preserve"> Ausbildung und Vorbereitung auf mein Karriereziel, eine beratende Tätigkeit im Corporate Finance oder </w:t>
      </w:r>
      <w:r w:rsidR="001C5112" w:rsidRPr="00CE5665">
        <w:rPr>
          <w:rFonts w:ascii="Times New Roman" w:hAnsi="Times New Roman" w:cs="Times New Roman"/>
          <w:highlight w:val="yellow"/>
        </w:rPr>
        <w:t xml:space="preserve">in </w:t>
      </w:r>
      <w:r w:rsidR="00374DF5" w:rsidRPr="00CE5665">
        <w:rPr>
          <w:rFonts w:ascii="Times New Roman" w:hAnsi="Times New Roman" w:cs="Times New Roman"/>
          <w:highlight w:val="yellow"/>
        </w:rPr>
        <w:t xml:space="preserve">der Strategieberatung. </w:t>
      </w:r>
      <w:r w:rsidR="001C5112" w:rsidRPr="00CE5665">
        <w:rPr>
          <w:rFonts w:ascii="Times New Roman" w:hAnsi="Times New Roman" w:cs="Times New Roman"/>
          <w:highlight w:val="yellow"/>
        </w:rPr>
        <w:t xml:space="preserve">Bei meiner Recherche begeisterte mich sofort die Frankfurt School of Finance &amp; Management. </w:t>
      </w:r>
      <w:r w:rsidR="0042285D" w:rsidRPr="00CE5665">
        <w:rPr>
          <w:rFonts w:ascii="Times New Roman" w:hAnsi="Times New Roman" w:cs="Times New Roman"/>
          <w:highlight w:val="yellow"/>
        </w:rPr>
        <w:t>Ich erhoffe mir</w:t>
      </w:r>
      <w:r w:rsidR="001C5112" w:rsidRPr="00CE5665">
        <w:rPr>
          <w:rFonts w:ascii="Times New Roman" w:hAnsi="Times New Roman" w:cs="Times New Roman"/>
          <w:highlight w:val="yellow"/>
        </w:rPr>
        <w:t xml:space="preserve"> </w:t>
      </w:r>
      <w:r w:rsidR="00374DF5" w:rsidRPr="00CE5665">
        <w:rPr>
          <w:rFonts w:ascii="Times New Roman" w:hAnsi="Times New Roman" w:cs="Times New Roman"/>
          <w:highlight w:val="yellow"/>
        </w:rPr>
        <w:t>ein praxisnahes Studium, welches fundierte Lerninhalte mit einer starken Verbindung zur Wirtschaft</w:t>
      </w:r>
      <w:r w:rsidR="001C5112" w:rsidRPr="00CE5665">
        <w:rPr>
          <w:rFonts w:ascii="Times New Roman" w:hAnsi="Times New Roman" w:cs="Times New Roman"/>
          <w:highlight w:val="yellow"/>
        </w:rPr>
        <w:t xml:space="preserve"> </w:t>
      </w:r>
      <w:r w:rsidR="00D46FCD" w:rsidRPr="00CE5665">
        <w:rPr>
          <w:rFonts w:ascii="Times New Roman" w:hAnsi="Times New Roman" w:cs="Times New Roman"/>
          <w:highlight w:val="yellow"/>
        </w:rPr>
        <w:t>vereint</w:t>
      </w:r>
      <w:r w:rsidR="001C5112" w:rsidRPr="00CE5665">
        <w:rPr>
          <w:rFonts w:ascii="Times New Roman" w:hAnsi="Times New Roman" w:cs="Times New Roman"/>
          <w:highlight w:val="yellow"/>
        </w:rPr>
        <w:t xml:space="preserve">. </w:t>
      </w:r>
      <w:r w:rsidR="0042285D" w:rsidRPr="00CE5665">
        <w:rPr>
          <w:rFonts w:ascii="Times New Roman" w:hAnsi="Times New Roman" w:cs="Times New Roman"/>
          <w:highlight w:val="yellow"/>
        </w:rPr>
        <w:t xml:space="preserve">Als besonders wertvoll erscheint mir dabei Ihr ausgezeichnetes Alumni- und Unternehmensnetzwerk sowie Ihre Dozenten, die häufig direkt aus dem Berufsfeld kommen. </w:t>
      </w:r>
    </w:p>
    <w:p w14:paraId="53D79FF7" w14:textId="77777777" w:rsidR="00374DF5" w:rsidRPr="00CE5665" w:rsidRDefault="00374DF5" w:rsidP="00375D2D">
      <w:pPr>
        <w:spacing w:after="0"/>
        <w:jc w:val="both"/>
        <w:rPr>
          <w:rFonts w:ascii="Times New Roman" w:hAnsi="Times New Roman" w:cs="Times New Roman"/>
          <w:highlight w:val="yellow"/>
        </w:rPr>
      </w:pPr>
    </w:p>
    <w:p w14:paraId="3D49E2FE" w14:textId="5BDD29E6" w:rsidR="007A5152" w:rsidRPr="00CE5665" w:rsidRDefault="007A5152" w:rsidP="007A5152">
      <w:pPr>
        <w:spacing w:after="0"/>
        <w:jc w:val="both"/>
        <w:rPr>
          <w:rFonts w:ascii="Times New Roman" w:hAnsi="Times New Roman" w:cs="Times New Roman"/>
          <w:highlight w:val="yellow"/>
        </w:rPr>
      </w:pPr>
      <w:r w:rsidRPr="00CE5665">
        <w:rPr>
          <w:rFonts w:ascii="Times New Roman" w:hAnsi="Times New Roman" w:cs="Times New Roman"/>
          <w:highlight w:val="yellow"/>
        </w:rPr>
        <w:t xml:space="preserve">Bereits seit der Mittelstufe habe ich großes Interesse an wirtschaftlichen Fragestellungen und beschäftige mich sehr gerne mit der Börse. </w:t>
      </w:r>
      <w:r w:rsidR="000F3FCE" w:rsidRPr="00CE5665">
        <w:rPr>
          <w:rFonts w:ascii="Times New Roman" w:hAnsi="Times New Roman" w:cs="Times New Roman"/>
          <w:highlight w:val="yellow"/>
        </w:rPr>
        <w:t xml:space="preserve">Meine Neugier für wirtschaftliche Themen wurde erstmals 2017 während eines Familienurlaubs in New York geweckt. Dort besichtigten wir den Finanzdistrikt mit der New York Stock Exchange sowie später den Hauptsitz der Vereinten Nationen. Diese Eindrücke inspirierten mich auch, meine Abschlusspräsentation zur Mittleren Reife dem Thema „Deutschlands Rolle innerhalb der Vereinten Nationen“ zu widmen. </w:t>
      </w:r>
      <w:del w:id="0" w:author="David Döbele" w:date="2026-03-04T15:54:00Z" w16du:dateUtc="2026-03-04T14:54:00Z">
        <w:r w:rsidR="00CD32BF" w:rsidRPr="00CE5665" w:rsidDel="00CE5665">
          <w:rPr>
            <w:rFonts w:ascii="Times New Roman" w:hAnsi="Times New Roman" w:cs="Times New Roman"/>
            <w:highlight w:val="yellow"/>
          </w:rPr>
          <w:delText>N</w:delText>
        </w:r>
        <w:r w:rsidRPr="00CE5665" w:rsidDel="00CE5665">
          <w:rPr>
            <w:rFonts w:ascii="Times New Roman" w:hAnsi="Times New Roman" w:cs="Times New Roman"/>
            <w:highlight w:val="yellow"/>
          </w:rPr>
          <w:delText xml:space="preserve">ach meinem Realschulabschluss </w:delText>
        </w:r>
        <w:r w:rsidR="00CD32BF" w:rsidRPr="00CE5665" w:rsidDel="00CE5665">
          <w:rPr>
            <w:rFonts w:ascii="Times New Roman" w:hAnsi="Times New Roman" w:cs="Times New Roman"/>
            <w:highlight w:val="yellow"/>
          </w:rPr>
          <w:delText xml:space="preserve">entschied ich mich, </w:delText>
        </w:r>
        <w:r w:rsidRPr="00CE5665" w:rsidDel="00CE5665">
          <w:rPr>
            <w:rFonts w:ascii="Times New Roman" w:hAnsi="Times New Roman" w:cs="Times New Roman"/>
            <w:highlight w:val="yellow"/>
          </w:rPr>
          <w:delText>das Abitur an einem Wirtschaftsgymnasium</w:delText>
        </w:r>
        <w:r w:rsidR="00CD32BF" w:rsidRPr="00CE5665" w:rsidDel="00CE5665">
          <w:rPr>
            <w:rFonts w:ascii="Times New Roman" w:hAnsi="Times New Roman" w:cs="Times New Roman"/>
            <w:highlight w:val="yellow"/>
          </w:rPr>
          <w:delText xml:space="preserve"> zu absolvieren</w:delText>
        </w:r>
        <w:r w:rsidRPr="00CE5665" w:rsidDel="00CE5665">
          <w:rPr>
            <w:rFonts w:ascii="Times New Roman" w:hAnsi="Times New Roman" w:cs="Times New Roman"/>
            <w:highlight w:val="yellow"/>
          </w:rPr>
          <w:delText xml:space="preserve">. </w:delText>
        </w:r>
      </w:del>
      <w:r w:rsidRPr="00CE5665">
        <w:rPr>
          <w:rFonts w:ascii="Times New Roman" w:hAnsi="Times New Roman" w:cs="Times New Roman"/>
          <w:highlight w:val="yellow"/>
        </w:rPr>
        <w:t>Dieser Übergang</w:t>
      </w:r>
      <w:ins w:id="1" w:author="David Döbele" w:date="2026-03-04T15:55:00Z" w16du:dateUtc="2026-03-04T14:55:00Z">
        <w:r w:rsidR="00CE5665">
          <w:rPr>
            <w:rFonts w:ascii="Times New Roman" w:hAnsi="Times New Roman" w:cs="Times New Roman"/>
            <w:highlight w:val="yellow"/>
          </w:rPr>
          <w:t xml:space="preserve"> von der Realschule auf ein Wirtschaftsgymnasium</w:t>
        </w:r>
      </w:ins>
      <w:r w:rsidRPr="00CE5665">
        <w:rPr>
          <w:rFonts w:ascii="Times New Roman" w:hAnsi="Times New Roman" w:cs="Times New Roman"/>
          <w:highlight w:val="yellow"/>
        </w:rPr>
        <w:t xml:space="preserve"> erforderte von mir eine schnelle Adaption an ein deutlich anderes Lernniveau. Die Fähigkeit, auch unter enormen Leistungsdruck motiviert und zielstrebig, aber dennoch hilfsbereit weiterzuarbeiten, ist eine Eigenschaft, die meine Klassenkameraden an mir sehr schätzen. Zusätzlich engagierte ich mich als Klassensprecher, wodurch ich gelernt habe, unterschiedliche Interessen zu moderieren und Verantwortung für gemeinschaftliche Ziele zu übernehmen. </w:t>
      </w:r>
    </w:p>
    <w:p w14:paraId="569600F7" w14:textId="77777777" w:rsidR="007A5152" w:rsidRPr="00CE5665" w:rsidRDefault="007A5152" w:rsidP="007A5152">
      <w:pPr>
        <w:spacing w:after="0"/>
        <w:jc w:val="both"/>
        <w:rPr>
          <w:rFonts w:ascii="Times New Roman" w:hAnsi="Times New Roman" w:cs="Times New Roman"/>
          <w:highlight w:val="yellow"/>
        </w:rPr>
      </w:pPr>
    </w:p>
    <w:p w14:paraId="53AFE3A3" w14:textId="77777777" w:rsidR="007A5152" w:rsidRPr="00CE5665" w:rsidRDefault="007A5152" w:rsidP="007A5152">
      <w:pPr>
        <w:spacing w:after="0"/>
        <w:jc w:val="both"/>
        <w:rPr>
          <w:rFonts w:ascii="Times New Roman" w:hAnsi="Times New Roman" w:cs="Times New Roman"/>
          <w:highlight w:val="yellow"/>
        </w:rPr>
      </w:pPr>
      <w:r w:rsidRPr="00CE5665">
        <w:rPr>
          <w:rFonts w:ascii="Times New Roman" w:hAnsi="Times New Roman" w:cs="Times New Roman"/>
          <w:highlight w:val="yellow"/>
        </w:rPr>
        <w:t>Aufgrund meiner Vorliebe am Umgang mit Zahlen absolvierte ich im Sommer 2024 ein freiwilliges Schülerpraktikum in einer Steuerberatung im Bereich Finanzbuchhaltung. Hier konnte ich durch meine Zuverlässigkeit, meinem Fleiß und einer strukturierten Arbeitsweise überzeugen.</w:t>
      </w:r>
    </w:p>
    <w:p w14:paraId="793215DB" w14:textId="77777777" w:rsidR="007A5152" w:rsidRPr="00CE5665" w:rsidRDefault="007A5152" w:rsidP="007A5152">
      <w:pPr>
        <w:spacing w:after="0"/>
        <w:jc w:val="both"/>
        <w:rPr>
          <w:rFonts w:ascii="Times New Roman" w:hAnsi="Times New Roman" w:cs="Times New Roman"/>
          <w:highlight w:val="yellow"/>
        </w:rPr>
      </w:pPr>
    </w:p>
    <w:p w14:paraId="29375803" w14:textId="2C1BFA4E" w:rsidR="00AA6163" w:rsidRPr="00CE5665" w:rsidRDefault="00C2104C" w:rsidP="00375D2D">
      <w:pPr>
        <w:spacing w:after="0"/>
        <w:jc w:val="both"/>
        <w:rPr>
          <w:rFonts w:ascii="Times New Roman" w:hAnsi="Times New Roman" w:cs="Times New Roman"/>
          <w:highlight w:val="yellow"/>
        </w:rPr>
      </w:pPr>
      <w:r w:rsidRPr="00CE5665">
        <w:rPr>
          <w:rFonts w:ascii="Times New Roman" w:hAnsi="Times New Roman" w:cs="Times New Roman"/>
          <w:highlight w:val="yellow"/>
        </w:rPr>
        <w:t>Eine meiner Leidenschaften</w:t>
      </w:r>
      <w:r w:rsidR="00C86CA2" w:rsidRPr="00CE5665">
        <w:rPr>
          <w:rFonts w:ascii="Times New Roman" w:hAnsi="Times New Roman" w:cs="Times New Roman"/>
          <w:highlight w:val="yellow"/>
        </w:rPr>
        <w:t xml:space="preserve"> </w:t>
      </w:r>
      <w:r w:rsidRPr="00CE5665">
        <w:rPr>
          <w:rFonts w:ascii="Times New Roman" w:hAnsi="Times New Roman" w:cs="Times New Roman"/>
          <w:highlight w:val="yellow"/>
        </w:rPr>
        <w:t>ist</w:t>
      </w:r>
      <w:r w:rsidR="00C86CA2" w:rsidRPr="00CE5665">
        <w:rPr>
          <w:rFonts w:ascii="Times New Roman" w:hAnsi="Times New Roman" w:cs="Times New Roman"/>
          <w:highlight w:val="yellow"/>
        </w:rPr>
        <w:t xml:space="preserve"> </w:t>
      </w:r>
      <w:r w:rsidRPr="00CE5665">
        <w:rPr>
          <w:rFonts w:ascii="Times New Roman" w:hAnsi="Times New Roman" w:cs="Times New Roman"/>
          <w:highlight w:val="yellow"/>
        </w:rPr>
        <w:t>das</w:t>
      </w:r>
      <w:r w:rsidR="00C86CA2" w:rsidRPr="00CE5665">
        <w:rPr>
          <w:rFonts w:ascii="Times New Roman" w:hAnsi="Times New Roman" w:cs="Times New Roman"/>
          <w:highlight w:val="yellow"/>
        </w:rPr>
        <w:t xml:space="preserve"> Trading. Ich </w:t>
      </w:r>
      <w:r w:rsidR="00096467" w:rsidRPr="00CE5665">
        <w:rPr>
          <w:rFonts w:ascii="Times New Roman" w:hAnsi="Times New Roman" w:cs="Times New Roman"/>
          <w:highlight w:val="yellow"/>
        </w:rPr>
        <w:t>verwalte aktuell</w:t>
      </w:r>
      <w:r w:rsidR="00C86CA2" w:rsidRPr="00CE5665">
        <w:rPr>
          <w:rFonts w:ascii="Times New Roman" w:hAnsi="Times New Roman" w:cs="Times New Roman"/>
          <w:highlight w:val="yellow"/>
        </w:rPr>
        <w:t xml:space="preserve"> </w:t>
      </w:r>
      <w:r w:rsidR="00096467" w:rsidRPr="00CE5665">
        <w:rPr>
          <w:rFonts w:ascii="Times New Roman" w:hAnsi="Times New Roman" w:cs="Times New Roman"/>
          <w:highlight w:val="yellow"/>
        </w:rPr>
        <w:t>drei</w:t>
      </w:r>
      <w:r w:rsidR="00C86CA2" w:rsidRPr="00CE5665">
        <w:rPr>
          <w:rFonts w:ascii="Times New Roman" w:hAnsi="Times New Roman" w:cs="Times New Roman"/>
          <w:highlight w:val="yellow"/>
        </w:rPr>
        <w:t xml:space="preserve"> Portfolios, </w:t>
      </w:r>
      <w:r w:rsidR="00096467" w:rsidRPr="00CE5665">
        <w:rPr>
          <w:rFonts w:ascii="Times New Roman" w:hAnsi="Times New Roman" w:cs="Times New Roman"/>
          <w:highlight w:val="yellow"/>
        </w:rPr>
        <w:t>in</w:t>
      </w:r>
      <w:r w:rsidR="00C86CA2" w:rsidRPr="00CE5665">
        <w:rPr>
          <w:rFonts w:ascii="Times New Roman" w:hAnsi="Times New Roman" w:cs="Times New Roman"/>
          <w:highlight w:val="yellow"/>
        </w:rPr>
        <w:t xml:space="preserve"> denen ich mit ETFs, Aktien, Knock</w:t>
      </w:r>
      <w:r w:rsidR="00096467" w:rsidRPr="00CE5665">
        <w:rPr>
          <w:rFonts w:ascii="Times New Roman" w:hAnsi="Times New Roman" w:cs="Times New Roman"/>
          <w:highlight w:val="yellow"/>
        </w:rPr>
        <w:t>-</w:t>
      </w:r>
      <w:r w:rsidR="00C86CA2" w:rsidRPr="00CE5665">
        <w:rPr>
          <w:rFonts w:ascii="Times New Roman" w:hAnsi="Times New Roman" w:cs="Times New Roman"/>
          <w:highlight w:val="yellow"/>
        </w:rPr>
        <w:t xml:space="preserve">out Produkten und </w:t>
      </w:r>
      <w:r w:rsidR="00096467" w:rsidRPr="00CE5665">
        <w:rPr>
          <w:rFonts w:ascii="Times New Roman" w:hAnsi="Times New Roman" w:cs="Times New Roman"/>
          <w:highlight w:val="yellow"/>
        </w:rPr>
        <w:t xml:space="preserve">bevorzugt </w:t>
      </w:r>
      <w:r w:rsidR="00C86CA2" w:rsidRPr="00CE5665">
        <w:rPr>
          <w:rFonts w:ascii="Times New Roman" w:hAnsi="Times New Roman" w:cs="Times New Roman"/>
          <w:highlight w:val="yellow"/>
        </w:rPr>
        <w:t>Krypto</w:t>
      </w:r>
      <w:r w:rsidR="00096467" w:rsidRPr="00CE5665">
        <w:rPr>
          <w:rFonts w:ascii="Times New Roman" w:hAnsi="Times New Roman" w:cs="Times New Roman"/>
          <w:highlight w:val="yellow"/>
        </w:rPr>
        <w:t>währungen</w:t>
      </w:r>
      <w:r w:rsidR="00C86CA2" w:rsidRPr="00CE5665">
        <w:rPr>
          <w:rFonts w:ascii="Times New Roman" w:hAnsi="Times New Roman" w:cs="Times New Roman"/>
          <w:highlight w:val="yellow"/>
        </w:rPr>
        <w:t xml:space="preserve"> handle. </w:t>
      </w:r>
      <w:r w:rsidR="00FC3043" w:rsidRPr="00CE5665">
        <w:rPr>
          <w:rFonts w:ascii="Times New Roman" w:hAnsi="Times New Roman" w:cs="Times New Roman"/>
          <w:highlight w:val="yellow"/>
        </w:rPr>
        <w:t>Zusätzlich nehme</w:t>
      </w:r>
      <w:r w:rsidR="00C86CA2" w:rsidRPr="00CE5665">
        <w:rPr>
          <w:rFonts w:ascii="Times New Roman" w:hAnsi="Times New Roman" w:cs="Times New Roman"/>
          <w:highlight w:val="yellow"/>
        </w:rPr>
        <w:t xml:space="preserve"> ich </w:t>
      </w:r>
      <w:r w:rsidR="00FC3043" w:rsidRPr="00CE5665">
        <w:rPr>
          <w:rFonts w:ascii="Times New Roman" w:hAnsi="Times New Roman" w:cs="Times New Roman"/>
          <w:highlight w:val="yellow"/>
        </w:rPr>
        <w:t xml:space="preserve">an </w:t>
      </w:r>
      <w:r w:rsidR="00C86CA2" w:rsidRPr="00CE5665">
        <w:rPr>
          <w:rFonts w:ascii="Times New Roman" w:hAnsi="Times New Roman" w:cs="Times New Roman"/>
          <w:highlight w:val="yellow"/>
        </w:rPr>
        <w:t>einem Kapitalmarkt</w:t>
      </w:r>
      <w:r w:rsidR="00FC3043" w:rsidRPr="00CE5665">
        <w:rPr>
          <w:rFonts w:ascii="Times New Roman" w:hAnsi="Times New Roman" w:cs="Times New Roman"/>
          <w:highlight w:val="yellow"/>
        </w:rPr>
        <w:t>k</w:t>
      </w:r>
      <w:r w:rsidR="00C86CA2" w:rsidRPr="00CE5665">
        <w:rPr>
          <w:rFonts w:ascii="Times New Roman" w:hAnsi="Times New Roman" w:cs="Times New Roman"/>
          <w:highlight w:val="yellow"/>
        </w:rPr>
        <w:t>urs an meiner Schule</w:t>
      </w:r>
      <w:r w:rsidR="00FC3043" w:rsidRPr="00CE5665">
        <w:rPr>
          <w:rFonts w:ascii="Times New Roman" w:hAnsi="Times New Roman" w:cs="Times New Roman"/>
          <w:highlight w:val="yellow"/>
        </w:rPr>
        <w:t xml:space="preserve"> teil</w:t>
      </w:r>
      <w:r w:rsidR="00C86CA2" w:rsidRPr="00CE5665">
        <w:rPr>
          <w:rFonts w:ascii="Times New Roman" w:hAnsi="Times New Roman" w:cs="Times New Roman"/>
          <w:highlight w:val="yellow"/>
        </w:rPr>
        <w:t xml:space="preserve">, </w:t>
      </w:r>
      <w:r w:rsidR="00220356" w:rsidRPr="00CE5665">
        <w:rPr>
          <w:rFonts w:ascii="Times New Roman" w:hAnsi="Times New Roman" w:cs="Times New Roman"/>
          <w:highlight w:val="yellow"/>
        </w:rPr>
        <w:t>in dem</w:t>
      </w:r>
      <w:r w:rsidR="00C86CA2" w:rsidRPr="00CE5665">
        <w:rPr>
          <w:rFonts w:ascii="Times New Roman" w:hAnsi="Times New Roman" w:cs="Times New Roman"/>
          <w:highlight w:val="yellow"/>
        </w:rPr>
        <w:t xml:space="preserve"> wir als Team ein Portfolio im Wert von 5</w:t>
      </w:r>
      <w:r w:rsidR="001653A7" w:rsidRPr="00CE5665">
        <w:rPr>
          <w:rFonts w:ascii="Times New Roman" w:hAnsi="Times New Roman" w:cs="Times New Roman"/>
          <w:highlight w:val="yellow"/>
        </w:rPr>
        <w:t>.</w:t>
      </w:r>
      <w:r w:rsidR="00C86CA2" w:rsidRPr="00CE5665">
        <w:rPr>
          <w:rFonts w:ascii="Times New Roman" w:hAnsi="Times New Roman" w:cs="Times New Roman"/>
          <w:highlight w:val="yellow"/>
        </w:rPr>
        <w:t xml:space="preserve">000 Euro verwalten, </w:t>
      </w:r>
      <w:r w:rsidR="001653A7" w:rsidRPr="00CE5665">
        <w:rPr>
          <w:rFonts w:ascii="Times New Roman" w:hAnsi="Times New Roman" w:cs="Times New Roman"/>
          <w:highlight w:val="yellow"/>
        </w:rPr>
        <w:t>das</w:t>
      </w:r>
      <w:r w:rsidR="00C86CA2" w:rsidRPr="00CE5665">
        <w:rPr>
          <w:rFonts w:ascii="Times New Roman" w:hAnsi="Times New Roman" w:cs="Times New Roman"/>
          <w:highlight w:val="yellow"/>
        </w:rPr>
        <w:t xml:space="preserve"> uns von der Max-Stillger-Stiftung </w:t>
      </w:r>
      <w:r w:rsidR="001653A7" w:rsidRPr="00CE5665">
        <w:rPr>
          <w:rFonts w:ascii="Times New Roman" w:hAnsi="Times New Roman" w:cs="Times New Roman"/>
          <w:highlight w:val="yellow"/>
        </w:rPr>
        <w:t>zur Verfügung gestellt</w:t>
      </w:r>
      <w:r w:rsidR="00C86CA2" w:rsidRPr="00CE5665">
        <w:rPr>
          <w:rFonts w:ascii="Times New Roman" w:hAnsi="Times New Roman" w:cs="Times New Roman"/>
          <w:highlight w:val="yellow"/>
        </w:rPr>
        <w:t xml:space="preserve"> wurde. </w:t>
      </w:r>
      <w:r w:rsidR="001653A7" w:rsidRPr="00CE5665">
        <w:rPr>
          <w:rFonts w:ascii="Times New Roman" w:hAnsi="Times New Roman" w:cs="Times New Roman"/>
          <w:highlight w:val="yellow"/>
        </w:rPr>
        <w:t>Die erzielten Gewinne</w:t>
      </w:r>
      <w:r w:rsidR="006D5884" w:rsidRPr="00CE5665">
        <w:rPr>
          <w:rFonts w:ascii="Times New Roman" w:hAnsi="Times New Roman" w:cs="Times New Roman"/>
          <w:highlight w:val="yellow"/>
        </w:rPr>
        <w:t xml:space="preserve"> </w:t>
      </w:r>
      <w:r w:rsidR="001653A7" w:rsidRPr="00CE5665">
        <w:rPr>
          <w:rFonts w:ascii="Times New Roman" w:hAnsi="Times New Roman" w:cs="Times New Roman"/>
          <w:highlight w:val="yellow"/>
        </w:rPr>
        <w:t>werden</w:t>
      </w:r>
      <w:r w:rsidR="006D5884" w:rsidRPr="00CE5665">
        <w:rPr>
          <w:rFonts w:ascii="Times New Roman" w:hAnsi="Times New Roman" w:cs="Times New Roman"/>
          <w:highlight w:val="yellow"/>
        </w:rPr>
        <w:t xml:space="preserve"> am Ende des Schuljahres an soziale Projekte </w:t>
      </w:r>
      <w:r w:rsidR="001653A7" w:rsidRPr="00CE5665">
        <w:rPr>
          <w:rFonts w:ascii="Times New Roman" w:hAnsi="Times New Roman" w:cs="Times New Roman"/>
          <w:highlight w:val="yellow"/>
        </w:rPr>
        <w:t>sowie</w:t>
      </w:r>
      <w:r w:rsidR="006D5884" w:rsidRPr="00CE5665">
        <w:rPr>
          <w:rFonts w:ascii="Times New Roman" w:hAnsi="Times New Roman" w:cs="Times New Roman"/>
          <w:highlight w:val="yellow"/>
        </w:rPr>
        <w:t xml:space="preserve"> die Lebenshilfe Limburg gespendet. </w:t>
      </w:r>
      <w:r w:rsidR="001653A7" w:rsidRPr="00CE5665">
        <w:rPr>
          <w:rFonts w:ascii="Times New Roman" w:hAnsi="Times New Roman" w:cs="Times New Roman"/>
          <w:highlight w:val="yellow"/>
        </w:rPr>
        <w:t>Darüber hinaus</w:t>
      </w:r>
      <w:r w:rsidR="00C86CA2" w:rsidRPr="00CE5665">
        <w:rPr>
          <w:rFonts w:ascii="Times New Roman" w:hAnsi="Times New Roman" w:cs="Times New Roman"/>
          <w:highlight w:val="yellow"/>
        </w:rPr>
        <w:t xml:space="preserve"> habe ich </w:t>
      </w:r>
      <w:r w:rsidR="006D5884" w:rsidRPr="00CE5665">
        <w:rPr>
          <w:rFonts w:ascii="Times New Roman" w:hAnsi="Times New Roman" w:cs="Times New Roman"/>
          <w:highlight w:val="yellow"/>
        </w:rPr>
        <w:t xml:space="preserve">beim Bundesverband der Börsenvereine </w:t>
      </w:r>
      <w:r w:rsidR="001653A7" w:rsidRPr="00CE5665">
        <w:rPr>
          <w:rFonts w:ascii="Times New Roman" w:hAnsi="Times New Roman" w:cs="Times New Roman"/>
          <w:highlight w:val="yellow"/>
        </w:rPr>
        <w:t>an deutschen Hochschulen den</w:t>
      </w:r>
      <w:r w:rsidR="00C86CA2" w:rsidRPr="00CE5665">
        <w:rPr>
          <w:rFonts w:ascii="Times New Roman" w:hAnsi="Times New Roman" w:cs="Times New Roman"/>
          <w:highlight w:val="yellow"/>
        </w:rPr>
        <w:t xml:space="preserve"> BVH Börsenführerschein </w:t>
      </w:r>
      <w:r w:rsidR="001653A7" w:rsidRPr="00CE5665">
        <w:rPr>
          <w:rFonts w:ascii="Times New Roman" w:hAnsi="Times New Roman" w:cs="Times New Roman"/>
          <w:highlight w:val="yellow"/>
        </w:rPr>
        <w:t>mit der Note sehr gut abgeschlossen.</w:t>
      </w:r>
    </w:p>
    <w:p w14:paraId="325F5CF2" w14:textId="77777777" w:rsidR="0054755B" w:rsidRPr="00CE5665" w:rsidRDefault="0054755B" w:rsidP="00375D2D">
      <w:pPr>
        <w:spacing w:after="0"/>
        <w:jc w:val="both"/>
        <w:rPr>
          <w:rFonts w:ascii="Times New Roman" w:hAnsi="Times New Roman" w:cs="Times New Roman"/>
          <w:highlight w:val="yellow"/>
        </w:rPr>
      </w:pPr>
    </w:p>
    <w:p w14:paraId="121A35D9" w14:textId="4409DC91" w:rsidR="00CD32BF" w:rsidRPr="00CE5665" w:rsidRDefault="00CD32BF" w:rsidP="00CD32BF">
      <w:pPr>
        <w:spacing w:after="0"/>
        <w:jc w:val="both"/>
        <w:rPr>
          <w:rFonts w:ascii="Times New Roman" w:hAnsi="Times New Roman" w:cs="Times New Roman"/>
          <w:highlight w:val="yellow"/>
        </w:rPr>
      </w:pPr>
      <w:r w:rsidRPr="00CE5665">
        <w:rPr>
          <w:rFonts w:ascii="Times New Roman" w:hAnsi="Times New Roman" w:cs="Times New Roman"/>
          <w:highlight w:val="yellow"/>
        </w:rPr>
        <w:t xml:space="preserve">Im erweiterten Wirtschaftsgrundkurs konnte ich erstmals die Phasen des Projektmanagements praktisch anwenden: In einem </w:t>
      </w:r>
      <w:ins w:id="2" w:author="David Döbele" w:date="2026-03-04T15:55:00Z" w16du:dateUtc="2026-03-04T14:55:00Z">
        <w:r w:rsidR="00CE5665">
          <w:rPr>
            <w:rFonts w:ascii="Times New Roman" w:hAnsi="Times New Roman" w:cs="Times New Roman"/>
            <w:highlight w:val="yellow"/>
          </w:rPr>
          <w:t xml:space="preserve">20-köpfigen </w:t>
        </w:r>
      </w:ins>
      <w:r w:rsidRPr="00CE5665">
        <w:rPr>
          <w:rFonts w:ascii="Times New Roman" w:hAnsi="Times New Roman" w:cs="Times New Roman"/>
          <w:highlight w:val="yellow"/>
        </w:rPr>
        <w:t>Team</w:t>
      </w:r>
      <w:ins w:id="3" w:author="David Döbele" w:date="2026-03-04T15:55:00Z" w16du:dateUtc="2026-03-04T14:55:00Z">
        <w:r w:rsidR="00CE5665">
          <w:rPr>
            <w:rFonts w:ascii="Times New Roman" w:hAnsi="Times New Roman" w:cs="Times New Roman"/>
            <w:highlight w:val="yellow"/>
          </w:rPr>
          <w:t>, das ich koordinierte,</w:t>
        </w:r>
      </w:ins>
      <w:del w:id="4" w:author="David Döbele" w:date="2026-03-04T15:55:00Z" w16du:dateUtc="2026-03-04T14:55:00Z">
        <w:r w:rsidRPr="00CE5665" w:rsidDel="00CE5665">
          <w:rPr>
            <w:rFonts w:ascii="Times New Roman" w:hAnsi="Times New Roman" w:cs="Times New Roman"/>
            <w:highlight w:val="yellow"/>
          </w:rPr>
          <w:delText xml:space="preserve"> von 20 Schülerinnen und Schülern</w:delText>
        </w:r>
      </w:del>
      <w:r w:rsidRPr="00CE5665">
        <w:rPr>
          <w:rFonts w:ascii="Times New Roman" w:hAnsi="Times New Roman" w:cs="Times New Roman"/>
          <w:highlight w:val="yellow"/>
        </w:rPr>
        <w:t xml:space="preserve"> organisierten wir einen Kinderbasar an unserer Schule. Dieser zählt zu den größten Veranstaltungen dieser Art im Raum Limburg und war für alle Beteiligten ein großer Erfolg. Von der Planungsphase bis zum Abschluss verantworteten wir sämtliche Aufgaben im Team.</w:t>
      </w:r>
      <w:r w:rsidR="009B0317" w:rsidRPr="00CE5665">
        <w:rPr>
          <w:rFonts w:ascii="Times New Roman" w:hAnsi="Times New Roman" w:cs="Times New Roman"/>
          <w:highlight w:val="yellow"/>
        </w:rPr>
        <w:t xml:space="preserve"> </w:t>
      </w:r>
      <w:del w:id="5" w:author="David Döbele" w:date="2026-03-04T15:55:00Z" w16du:dateUtc="2026-03-04T14:55:00Z">
        <w:r w:rsidR="009B0317" w:rsidRPr="00CE5665" w:rsidDel="00CE5665">
          <w:rPr>
            <w:rFonts w:ascii="Times New Roman" w:hAnsi="Times New Roman" w:cs="Times New Roman"/>
            <w:highlight w:val="yellow"/>
          </w:rPr>
          <w:delText xml:space="preserve">Durch die Koordination von 20 Helferinnen und Helfern </w:delText>
        </w:r>
        <w:r w:rsidR="00AD0B4B" w:rsidRPr="00CE5665" w:rsidDel="00CE5665">
          <w:rPr>
            <w:rFonts w:ascii="Times New Roman" w:hAnsi="Times New Roman" w:cs="Times New Roman"/>
            <w:highlight w:val="yellow"/>
          </w:rPr>
          <w:delText>sowie</w:delText>
        </w:r>
        <w:r w:rsidR="009B0317" w:rsidRPr="00CE5665" w:rsidDel="00CE5665">
          <w:rPr>
            <w:rFonts w:ascii="Times New Roman" w:hAnsi="Times New Roman" w:cs="Times New Roman"/>
            <w:highlight w:val="yellow"/>
          </w:rPr>
          <w:delText xml:space="preserve"> die Verwaltung von über 100 Verkäufernummern konnte ich mein Organisationstalent unter Beweis stellen. </w:delText>
        </w:r>
      </w:del>
    </w:p>
    <w:p w14:paraId="175BBB35" w14:textId="05A90285" w:rsidR="009B0317" w:rsidRPr="00CE5665" w:rsidRDefault="009B0317" w:rsidP="009B0317">
      <w:pPr>
        <w:spacing w:after="0"/>
        <w:jc w:val="both"/>
        <w:rPr>
          <w:rFonts w:ascii="Times New Roman" w:hAnsi="Times New Roman" w:cs="Times New Roman"/>
          <w:highlight w:val="yellow"/>
        </w:rPr>
      </w:pPr>
      <w:r w:rsidRPr="00CE5665">
        <w:rPr>
          <w:rFonts w:ascii="Times New Roman" w:hAnsi="Times New Roman" w:cs="Times New Roman"/>
          <w:highlight w:val="yellow"/>
        </w:rPr>
        <w:lastRenderedPageBreak/>
        <w:t>Die Frankfurt School of Finance &amp; Management erscheint mir für mein Studium ideal, da sie mir als eine der führenden Business Schools sehr gute Voraussetzungen für meine späteren beruflichen Ziele bietet. Dadurch, das</w:t>
      </w:r>
      <w:r w:rsidR="00AD0B4B" w:rsidRPr="00CE5665">
        <w:rPr>
          <w:rFonts w:ascii="Times New Roman" w:hAnsi="Times New Roman" w:cs="Times New Roman"/>
          <w:highlight w:val="yellow"/>
        </w:rPr>
        <w:t>s</w:t>
      </w:r>
      <w:r w:rsidRPr="00CE5665">
        <w:rPr>
          <w:rFonts w:ascii="Times New Roman" w:hAnsi="Times New Roman" w:cs="Times New Roman"/>
          <w:highlight w:val="yellow"/>
        </w:rPr>
        <w:t xml:space="preserve"> Ihre Universität </w:t>
      </w:r>
      <w:r w:rsidR="00AD0B4B" w:rsidRPr="00CE5665">
        <w:rPr>
          <w:rFonts w:ascii="Times New Roman" w:hAnsi="Times New Roman" w:cs="Times New Roman"/>
          <w:highlight w:val="yellow"/>
        </w:rPr>
        <w:t>in</w:t>
      </w:r>
      <w:r w:rsidRPr="00CE5665">
        <w:rPr>
          <w:rFonts w:ascii="Times New Roman" w:hAnsi="Times New Roman" w:cs="Times New Roman"/>
          <w:highlight w:val="yellow"/>
        </w:rPr>
        <w:t xml:space="preserve"> kleinen </w:t>
      </w:r>
      <w:r w:rsidR="00AD0B4B" w:rsidRPr="00CE5665">
        <w:rPr>
          <w:rFonts w:ascii="Times New Roman" w:hAnsi="Times New Roman" w:cs="Times New Roman"/>
          <w:highlight w:val="yellow"/>
        </w:rPr>
        <w:t>Lerngruppen</w:t>
      </w:r>
      <w:r w:rsidRPr="00CE5665">
        <w:rPr>
          <w:rFonts w:ascii="Times New Roman" w:hAnsi="Times New Roman" w:cs="Times New Roman"/>
          <w:highlight w:val="yellow"/>
        </w:rPr>
        <w:t xml:space="preserve"> arbeitet, entsteht eine persönliche Atmosphäre, die in den Workshops sowie extra curricularen Aktivitäten weiter gefördert wird. Des Weiteren wird man durch das Auslandssemester als fester Bestandteil des Studiums optimal auf die internationale Berufswelt vorbereitet. </w:t>
      </w:r>
    </w:p>
    <w:p w14:paraId="352993A8" w14:textId="77777777" w:rsidR="009B0317" w:rsidRPr="00CE5665" w:rsidRDefault="009B0317" w:rsidP="009B0317">
      <w:pPr>
        <w:spacing w:after="0"/>
        <w:jc w:val="both"/>
        <w:rPr>
          <w:rFonts w:ascii="Times New Roman" w:hAnsi="Times New Roman" w:cs="Times New Roman"/>
          <w:highlight w:val="yellow"/>
        </w:rPr>
      </w:pPr>
    </w:p>
    <w:p w14:paraId="17125EBD" w14:textId="2C07C8B2" w:rsidR="009B0317" w:rsidRDefault="009B0317" w:rsidP="009B0317">
      <w:pPr>
        <w:spacing w:after="0"/>
        <w:jc w:val="both"/>
        <w:rPr>
          <w:rFonts w:ascii="Times New Roman" w:hAnsi="Times New Roman" w:cs="Times New Roman"/>
        </w:rPr>
      </w:pPr>
      <w:r w:rsidRPr="00CE5665">
        <w:rPr>
          <w:rFonts w:ascii="Times New Roman" w:hAnsi="Times New Roman" w:cs="Times New Roman"/>
          <w:highlight w:val="yellow"/>
        </w:rPr>
        <w:t>Ich bin mir sicher, dass ich durch meine Disziplin und meine Leidenschaft für ökonomische Themen sowie die Bereitschaft mich mit anderen Studierenden zu vernetzen, um gemeinsam an Projekten zu arbeiten, eine Bereicherung für Ihre Universität sein werde und würde mich freuen</w:t>
      </w:r>
      <w:r w:rsidR="00AD0B4B" w:rsidRPr="00CE5665">
        <w:rPr>
          <w:rFonts w:ascii="Times New Roman" w:hAnsi="Times New Roman" w:cs="Times New Roman"/>
          <w:highlight w:val="yellow"/>
        </w:rPr>
        <w:t>,</w:t>
      </w:r>
      <w:r w:rsidRPr="00CE5665">
        <w:rPr>
          <w:rFonts w:ascii="Times New Roman" w:hAnsi="Times New Roman" w:cs="Times New Roman"/>
          <w:highlight w:val="yellow"/>
        </w:rPr>
        <w:t xml:space="preserve"> Sie in einem persönlichen Gespräch von mir und meinen Fähigkeiten überzeugen zu </w:t>
      </w:r>
      <w:r w:rsidR="00AD0B4B" w:rsidRPr="00CE5665">
        <w:rPr>
          <w:rFonts w:ascii="Times New Roman" w:hAnsi="Times New Roman" w:cs="Times New Roman"/>
          <w:highlight w:val="yellow"/>
        </w:rPr>
        <w:t>dürfen</w:t>
      </w:r>
      <w:r w:rsidRPr="00CE5665">
        <w:rPr>
          <w:rFonts w:ascii="Times New Roman" w:hAnsi="Times New Roman" w:cs="Times New Roman"/>
          <w:highlight w:val="yellow"/>
        </w:rPr>
        <w:t>.</w:t>
      </w:r>
      <w:r>
        <w:rPr>
          <w:rFonts w:ascii="Times New Roman" w:hAnsi="Times New Roman" w:cs="Times New Roman"/>
        </w:rPr>
        <w:t xml:space="preserve"> </w:t>
      </w:r>
    </w:p>
    <w:p w14:paraId="36C92FCF" w14:textId="77777777" w:rsidR="009B0317" w:rsidRDefault="009B0317" w:rsidP="009B0317">
      <w:pPr>
        <w:spacing w:after="0"/>
        <w:jc w:val="both"/>
        <w:rPr>
          <w:rFonts w:ascii="Times New Roman" w:hAnsi="Times New Roman" w:cs="Times New Roman"/>
        </w:rPr>
      </w:pPr>
    </w:p>
    <w:p w14:paraId="12907B8F" w14:textId="77777777" w:rsidR="00CD32BF" w:rsidRDefault="00CD32BF" w:rsidP="00CD32BF">
      <w:pPr>
        <w:spacing w:after="0"/>
        <w:jc w:val="both"/>
        <w:rPr>
          <w:rFonts w:ascii="Times New Roman" w:hAnsi="Times New Roman" w:cs="Times New Roman"/>
        </w:rPr>
      </w:pPr>
    </w:p>
    <w:p w14:paraId="54D4BF28" w14:textId="698C604E" w:rsidR="000F3FCE" w:rsidRDefault="00AD0B4B" w:rsidP="00375D2D">
      <w:pPr>
        <w:spacing w:after="0"/>
        <w:jc w:val="both"/>
        <w:rPr>
          <w:rFonts w:ascii="Times New Roman" w:hAnsi="Times New Roman" w:cs="Times New Roman"/>
        </w:rPr>
      </w:pPr>
      <w:r>
        <w:rPr>
          <w:rFonts w:ascii="Times New Roman" w:hAnsi="Times New Roman" w:cs="Times New Roman"/>
        </w:rPr>
        <w:t xml:space="preserve">Mit freundlichen Grüßen </w:t>
      </w:r>
    </w:p>
    <w:p w14:paraId="61233B92" w14:textId="224778FC" w:rsidR="000F3FCE" w:rsidRDefault="00AD0B4B" w:rsidP="00375D2D">
      <w:pPr>
        <w:spacing w:after="0"/>
        <w:jc w:val="both"/>
        <w:rPr>
          <w:rFonts w:ascii="Times New Roman" w:hAnsi="Times New Roman" w:cs="Times New Roman"/>
        </w:rPr>
      </w:pPr>
      <w:r>
        <w:rPr>
          <w:rFonts w:ascii="Times New Roman" w:hAnsi="Times New Roman" w:cs="Times New Roman"/>
          <w:noProof/>
        </w:rPr>
        <w:drawing>
          <wp:inline distT="0" distB="0" distL="0" distR="0" wp14:anchorId="7CC858CB" wp14:editId="0165324E">
            <wp:extent cx="1298575" cy="499745"/>
            <wp:effectExtent l="0" t="0" r="0" b="0"/>
            <wp:docPr id="19770612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8575" cy="499745"/>
                    </a:xfrm>
                    <a:prstGeom prst="rect">
                      <a:avLst/>
                    </a:prstGeom>
                    <a:noFill/>
                  </pic:spPr>
                </pic:pic>
              </a:graphicData>
            </a:graphic>
          </wp:inline>
        </w:drawing>
      </w:r>
    </w:p>
    <w:p w14:paraId="315479E5" w14:textId="2FAC9569" w:rsidR="00831C91" w:rsidRPr="00F94447" w:rsidRDefault="00362868" w:rsidP="00831C91">
      <w:pPr>
        <w:spacing w:after="0"/>
        <w:jc w:val="both"/>
        <w:rPr>
          <w:rFonts w:ascii="Times New Roman" w:hAnsi="Times New Roman" w:cs="Times New Roman"/>
        </w:rPr>
      </w:pPr>
      <w:r>
        <w:rPr>
          <w:rFonts w:ascii="Times New Roman" w:hAnsi="Times New Roman" w:cs="Times New Roman"/>
        </w:rPr>
        <w:t>Pascal Roßkopf</w:t>
      </w:r>
    </w:p>
    <w:sectPr w:rsidR="00831C91" w:rsidRPr="00F9444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5E74"/>
    <w:rsid w:val="00045073"/>
    <w:rsid w:val="0004591A"/>
    <w:rsid w:val="00046459"/>
    <w:rsid w:val="000555E4"/>
    <w:rsid w:val="0005670D"/>
    <w:rsid w:val="00057489"/>
    <w:rsid w:val="000710B0"/>
    <w:rsid w:val="00073C82"/>
    <w:rsid w:val="00081359"/>
    <w:rsid w:val="00092666"/>
    <w:rsid w:val="00096467"/>
    <w:rsid w:val="000A154E"/>
    <w:rsid w:val="000A5AB8"/>
    <w:rsid w:val="000A6678"/>
    <w:rsid w:val="000A7DEB"/>
    <w:rsid w:val="000B3440"/>
    <w:rsid w:val="000C55DE"/>
    <w:rsid w:val="000F371C"/>
    <w:rsid w:val="000F3FCE"/>
    <w:rsid w:val="00117F83"/>
    <w:rsid w:val="00146C8E"/>
    <w:rsid w:val="00152DF9"/>
    <w:rsid w:val="00156A98"/>
    <w:rsid w:val="001653A7"/>
    <w:rsid w:val="001669DB"/>
    <w:rsid w:val="00171D11"/>
    <w:rsid w:val="001819B1"/>
    <w:rsid w:val="001A4522"/>
    <w:rsid w:val="001C17FC"/>
    <w:rsid w:val="001C5112"/>
    <w:rsid w:val="001D079A"/>
    <w:rsid w:val="001E0088"/>
    <w:rsid w:val="001E0903"/>
    <w:rsid w:val="001E1EE7"/>
    <w:rsid w:val="002042CB"/>
    <w:rsid w:val="002062F6"/>
    <w:rsid w:val="00212042"/>
    <w:rsid w:val="00220356"/>
    <w:rsid w:val="002213EE"/>
    <w:rsid w:val="0023683A"/>
    <w:rsid w:val="00244775"/>
    <w:rsid w:val="002467A0"/>
    <w:rsid w:val="002536DC"/>
    <w:rsid w:val="00255EC1"/>
    <w:rsid w:val="00257D2A"/>
    <w:rsid w:val="002627D2"/>
    <w:rsid w:val="00264191"/>
    <w:rsid w:val="0027047C"/>
    <w:rsid w:val="002708C2"/>
    <w:rsid w:val="00274324"/>
    <w:rsid w:val="002819BC"/>
    <w:rsid w:val="00296CC7"/>
    <w:rsid w:val="002A5B9F"/>
    <w:rsid w:val="002B0CA9"/>
    <w:rsid w:val="002D309E"/>
    <w:rsid w:val="002D594E"/>
    <w:rsid w:val="002E39B8"/>
    <w:rsid w:val="002F51FA"/>
    <w:rsid w:val="00311A15"/>
    <w:rsid w:val="003178BE"/>
    <w:rsid w:val="003250EA"/>
    <w:rsid w:val="003421B1"/>
    <w:rsid w:val="00362868"/>
    <w:rsid w:val="00374DF5"/>
    <w:rsid w:val="00375D2D"/>
    <w:rsid w:val="003811BC"/>
    <w:rsid w:val="0038671F"/>
    <w:rsid w:val="003872AA"/>
    <w:rsid w:val="003947A8"/>
    <w:rsid w:val="00397A28"/>
    <w:rsid w:val="003D3CF3"/>
    <w:rsid w:val="003D464F"/>
    <w:rsid w:val="003D5D1E"/>
    <w:rsid w:val="003E4D4C"/>
    <w:rsid w:val="003E6E4E"/>
    <w:rsid w:val="003F3290"/>
    <w:rsid w:val="003F688C"/>
    <w:rsid w:val="00402338"/>
    <w:rsid w:val="00415608"/>
    <w:rsid w:val="0042285D"/>
    <w:rsid w:val="00424CAF"/>
    <w:rsid w:val="00427B94"/>
    <w:rsid w:val="00434D23"/>
    <w:rsid w:val="004360E3"/>
    <w:rsid w:val="004403CB"/>
    <w:rsid w:val="00453C2F"/>
    <w:rsid w:val="00454C0B"/>
    <w:rsid w:val="0046226E"/>
    <w:rsid w:val="00474FC2"/>
    <w:rsid w:val="00492923"/>
    <w:rsid w:val="004932A6"/>
    <w:rsid w:val="004A1501"/>
    <w:rsid w:val="004A615C"/>
    <w:rsid w:val="004B4510"/>
    <w:rsid w:val="004B64E0"/>
    <w:rsid w:val="004C156C"/>
    <w:rsid w:val="004C174A"/>
    <w:rsid w:val="004E0172"/>
    <w:rsid w:val="004E7583"/>
    <w:rsid w:val="00500EFA"/>
    <w:rsid w:val="00506322"/>
    <w:rsid w:val="00507BBD"/>
    <w:rsid w:val="00516D46"/>
    <w:rsid w:val="005171D5"/>
    <w:rsid w:val="005372AD"/>
    <w:rsid w:val="0054014D"/>
    <w:rsid w:val="005407D6"/>
    <w:rsid w:val="00542F06"/>
    <w:rsid w:val="0054755B"/>
    <w:rsid w:val="00553EC8"/>
    <w:rsid w:val="005622F9"/>
    <w:rsid w:val="005705F7"/>
    <w:rsid w:val="00570B1D"/>
    <w:rsid w:val="00574140"/>
    <w:rsid w:val="005762CF"/>
    <w:rsid w:val="005842A0"/>
    <w:rsid w:val="00590834"/>
    <w:rsid w:val="00590E7F"/>
    <w:rsid w:val="00593C9C"/>
    <w:rsid w:val="005B231F"/>
    <w:rsid w:val="005C55F7"/>
    <w:rsid w:val="005D129D"/>
    <w:rsid w:val="005D3FDA"/>
    <w:rsid w:val="005D4516"/>
    <w:rsid w:val="005D7D49"/>
    <w:rsid w:val="005E00BC"/>
    <w:rsid w:val="005E539A"/>
    <w:rsid w:val="005E63B8"/>
    <w:rsid w:val="005E7373"/>
    <w:rsid w:val="005F350B"/>
    <w:rsid w:val="00603752"/>
    <w:rsid w:val="00622BA8"/>
    <w:rsid w:val="006239A4"/>
    <w:rsid w:val="00632F05"/>
    <w:rsid w:val="0063723B"/>
    <w:rsid w:val="0063767E"/>
    <w:rsid w:val="00647413"/>
    <w:rsid w:val="006502BE"/>
    <w:rsid w:val="0065240B"/>
    <w:rsid w:val="00682F58"/>
    <w:rsid w:val="00685EC7"/>
    <w:rsid w:val="006A7895"/>
    <w:rsid w:val="006B302C"/>
    <w:rsid w:val="006D2592"/>
    <w:rsid w:val="006D5884"/>
    <w:rsid w:val="006F58EC"/>
    <w:rsid w:val="00706233"/>
    <w:rsid w:val="00724C19"/>
    <w:rsid w:val="007251EA"/>
    <w:rsid w:val="007340D7"/>
    <w:rsid w:val="007472BD"/>
    <w:rsid w:val="00752454"/>
    <w:rsid w:val="00755A3D"/>
    <w:rsid w:val="007675B1"/>
    <w:rsid w:val="00797EF1"/>
    <w:rsid w:val="007A3246"/>
    <w:rsid w:val="007A5152"/>
    <w:rsid w:val="007A64C5"/>
    <w:rsid w:val="007A719D"/>
    <w:rsid w:val="007B1B2B"/>
    <w:rsid w:val="007C169D"/>
    <w:rsid w:val="007C59D2"/>
    <w:rsid w:val="007E4326"/>
    <w:rsid w:val="007F0344"/>
    <w:rsid w:val="007F7EA0"/>
    <w:rsid w:val="008049F7"/>
    <w:rsid w:val="00807293"/>
    <w:rsid w:val="008252A3"/>
    <w:rsid w:val="00831C91"/>
    <w:rsid w:val="0083750F"/>
    <w:rsid w:val="00841EE5"/>
    <w:rsid w:val="008428CF"/>
    <w:rsid w:val="00851350"/>
    <w:rsid w:val="0085213A"/>
    <w:rsid w:val="008565FD"/>
    <w:rsid w:val="00857C6F"/>
    <w:rsid w:val="008657E3"/>
    <w:rsid w:val="00867CED"/>
    <w:rsid w:val="00874503"/>
    <w:rsid w:val="00883B55"/>
    <w:rsid w:val="00886790"/>
    <w:rsid w:val="00892F8E"/>
    <w:rsid w:val="0089337A"/>
    <w:rsid w:val="008A248F"/>
    <w:rsid w:val="008B402E"/>
    <w:rsid w:val="008B50F7"/>
    <w:rsid w:val="008C27C1"/>
    <w:rsid w:val="008D6664"/>
    <w:rsid w:val="008D7CDB"/>
    <w:rsid w:val="008E100E"/>
    <w:rsid w:val="008E40F7"/>
    <w:rsid w:val="008E4BA9"/>
    <w:rsid w:val="008E7A27"/>
    <w:rsid w:val="008E7D17"/>
    <w:rsid w:val="009116C1"/>
    <w:rsid w:val="00991E04"/>
    <w:rsid w:val="0099776A"/>
    <w:rsid w:val="009A256E"/>
    <w:rsid w:val="009B0317"/>
    <w:rsid w:val="009B6402"/>
    <w:rsid w:val="009D07DC"/>
    <w:rsid w:val="009D1B80"/>
    <w:rsid w:val="009D3BBF"/>
    <w:rsid w:val="009F46A7"/>
    <w:rsid w:val="00A1282E"/>
    <w:rsid w:val="00A14247"/>
    <w:rsid w:val="00A33233"/>
    <w:rsid w:val="00A40D57"/>
    <w:rsid w:val="00A44493"/>
    <w:rsid w:val="00A53760"/>
    <w:rsid w:val="00A8037A"/>
    <w:rsid w:val="00AA2791"/>
    <w:rsid w:val="00AA4A6A"/>
    <w:rsid w:val="00AA4C7C"/>
    <w:rsid w:val="00AA6163"/>
    <w:rsid w:val="00AB1773"/>
    <w:rsid w:val="00AB324E"/>
    <w:rsid w:val="00AB4CD0"/>
    <w:rsid w:val="00AC41EA"/>
    <w:rsid w:val="00AC5269"/>
    <w:rsid w:val="00AC61EE"/>
    <w:rsid w:val="00AC66C4"/>
    <w:rsid w:val="00AC7086"/>
    <w:rsid w:val="00AD0B4B"/>
    <w:rsid w:val="00AE0FA1"/>
    <w:rsid w:val="00AE26F5"/>
    <w:rsid w:val="00AE3A33"/>
    <w:rsid w:val="00B135CE"/>
    <w:rsid w:val="00B339B8"/>
    <w:rsid w:val="00B346A7"/>
    <w:rsid w:val="00B358B2"/>
    <w:rsid w:val="00B43970"/>
    <w:rsid w:val="00B50A34"/>
    <w:rsid w:val="00B54C38"/>
    <w:rsid w:val="00B5613E"/>
    <w:rsid w:val="00B57CB1"/>
    <w:rsid w:val="00B735D5"/>
    <w:rsid w:val="00B77DCE"/>
    <w:rsid w:val="00B81B0E"/>
    <w:rsid w:val="00B87CA9"/>
    <w:rsid w:val="00B9547A"/>
    <w:rsid w:val="00B9666E"/>
    <w:rsid w:val="00BB254F"/>
    <w:rsid w:val="00BB3512"/>
    <w:rsid w:val="00BB3C75"/>
    <w:rsid w:val="00BB7CEC"/>
    <w:rsid w:val="00BD5579"/>
    <w:rsid w:val="00BF522D"/>
    <w:rsid w:val="00C0214A"/>
    <w:rsid w:val="00C030C1"/>
    <w:rsid w:val="00C1069B"/>
    <w:rsid w:val="00C130E6"/>
    <w:rsid w:val="00C136D7"/>
    <w:rsid w:val="00C1562F"/>
    <w:rsid w:val="00C2104C"/>
    <w:rsid w:val="00C651A3"/>
    <w:rsid w:val="00C6717B"/>
    <w:rsid w:val="00C71380"/>
    <w:rsid w:val="00C86CA2"/>
    <w:rsid w:val="00C9003C"/>
    <w:rsid w:val="00C97ECA"/>
    <w:rsid w:val="00CA1160"/>
    <w:rsid w:val="00CA702E"/>
    <w:rsid w:val="00CA7350"/>
    <w:rsid w:val="00CB639D"/>
    <w:rsid w:val="00CC06E7"/>
    <w:rsid w:val="00CD32BF"/>
    <w:rsid w:val="00CD51E6"/>
    <w:rsid w:val="00CE25AD"/>
    <w:rsid w:val="00CE433B"/>
    <w:rsid w:val="00CE5665"/>
    <w:rsid w:val="00D13437"/>
    <w:rsid w:val="00D30CEA"/>
    <w:rsid w:val="00D46FCD"/>
    <w:rsid w:val="00D5027E"/>
    <w:rsid w:val="00D56FCA"/>
    <w:rsid w:val="00D673BC"/>
    <w:rsid w:val="00D71D8E"/>
    <w:rsid w:val="00D9281A"/>
    <w:rsid w:val="00DA3404"/>
    <w:rsid w:val="00DA524B"/>
    <w:rsid w:val="00DB471D"/>
    <w:rsid w:val="00DD1863"/>
    <w:rsid w:val="00DD3349"/>
    <w:rsid w:val="00DD54E1"/>
    <w:rsid w:val="00DD6747"/>
    <w:rsid w:val="00DE1FBC"/>
    <w:rsid w:val="00DE5C3D"/>
    <w:rsid w:val="00E02500"/>
    <w:rsid w:val="00E04BFF"/>
    <w:rsid w:val="00E12ED8"/>
    <w:rsid w:val="00E162C9"/>
    <w:rsid w:val="00E3005D"/>
    <w:rsid w:val="00E30491"/>
    <w:rsid w:val="00E473ED"/>
    <w:rsid w:val="00E47DAF"/>
    <w:rsid w:val="00E62550"/>
    <w:rsid w:val="00E65B09"/>
    <w:rsid w:val="00E83116"/>
    <w:rsid w:val="00E914E5"/>
    <w:rsid w:val="00E91B86"/>
    <w:rsid w:val="00E93967"/>
    <w:rsid w:val="00EA6CEC"/>
    <w:rsid w:val="00EA7AC2"/>
    <w:rsid w:val="00EC000C"/>
    <w:rsid w:val="00EC5F19"/>
    <w:rsid w:val="00EC65EB"/>
    <w:rsid w:val="00EE1C63"/>
    <w:rsid w:val="00EF2FD5"/>
    <w:rsid w:val="00F11473"/>
    <w:rsid w:val="00F253C5"/>
    <w:rsid w:val="00F270C0"/>
    <w:rsid w:val="00F30624"/>
    <w:rsid w:val="00F4717F"/>
    <w:rsid w:val="00F5301B"/>
    <w:rsid w:val="00F535B6"/>
    <w:rsid w:val="00F55CE3"/>
    <w:rsid w:val="00F74175"/>
    <w:rsid w:val="00F92A04"/>
    <w:rsid w:val="00F94447"/>
    <w:rsid w:val="00FA07FB"/>
    <w:rsid w:val="00FA4972"/>
    <w:rsid w:val="00FA5291"/>
    <w:rsid w:val="00FC3043"/>
    <w:rsid w:val="00FD7864"/>
    <w:rsid w:val="00FE6BCB"/>
    <w:rsid w:val="00FF31B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E56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3938</Characters>
  <Application>Microsoft Office Word</Application>
  <DocSecurity>0</DocSecurity>
  <Lines>32</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dcterms:created xsi:type="dcterms:W3CDTF">2026-03-03T08:57:00Z</dcterms:created>
  <dcterms:modified xsi:type="dcterms:W3CDTF">2026-03-04T14:56:00Z</dcterms:modified>
</cp:coreProperties>
</file>