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37874" w14:textId="77777777" w:rsidR="00CE1E44" w:rsidRPr="007C3943" w:rsidRDefault="00CE1E44" w:rsidP="00CE1E44">
      <w:pPr>
        <w:jc w:val="right"/>
        <w:rPr>
          <w:rFonts w:ascii="Calibri" w:eastAsia="Times New Roman" w:hAnsi="Calibri" w:cs="Calibri"/>
          <w:color w:val="000000"/>
          <w:kern w:val="0"/>
          <w:sz w:val="20"/>
          <w:szCs w:val="20"/>
          <w:lang w:eastAsia="de-DE"/>
          <w14:ligatures w14:val="none"/>
          <w:rPrChange w:id="0" w:author="David Döbele" w:date="2026-02-09T10:05:00Z" w16du:dateUtc="2026-02-09T09:05:00Z">
            <w:rPr>
              <w:rFonts w:ascii="Arial" w:eastAsia="Times New Roman" w:hAnsi="Arial" w:cs="Arial"/>
              <w:color w:val="000000"/>
              <w:kern w:val="0"/>
              <w:sz w:val="21"/>
              <w:szCs w:val="21"/>
              <w:lang w:eastAsia="de-DE"/>
              <w14:ligatures w14:val="none"/>
            </w:rPr>
          </w:rPrChange>
        </w:rPr>
      </w:pPr>
      <w:r w:rsidRPr="007C3943">
        <w:rPr>
          <w:rFonts w:ascii="Calibri" w:eastAsia="Times New Roman" w:hAnsi="Calibri" w:cs="Calibri"/>
          <w:color w:val="000000"/>
          <w:kern w:val="0"/>
          <w:sz w:val="20"/>
          <w:szCs w:val="20"/>
          <w:lang w:eastAsia="de-DE"/>
          <w14:ligatures w14:val="none"/>
          <w:rPrChange w:id="1" w:author="David Döbele" w:date="2026-02-09T10:05:00Z" w16du:dateUtc="2026-02-09T09:05:00Z">
            <w:rPr>
              <w:rFonts w:ascii="Arial" w:eastAsia="Times New Roman" w:hAnsi="Arial" w:cs="Arial"/>
              <w:color w:val="000000"/>
              <w:kern w:val="0"/>
              <w:sz w:val="21"/>
              <w:szCs w:val="21"/>
              <w:lang w:eastAsia="de-DE"/>
              <w14:ligatures w14:val="none"/>
            </w:rPr>
          </w:rPrChange>
        </w:rPr>
        <w:t>Tjark Jacobsen</w:t>
      </w:r>
    </w:p>
    <w:p w14:paraId="4D20BED9" w14:textId="77777777" w:rsidR="00CE1E44" w:rsidRPr="007C3943" w:rsidRDefault="00CE1E44" w:rsidP="00CE1E44">
      <w:pPr>
        <w:jc w:val="right"/>
        <w:rPr>
          <w:rFonts w:ascii="Calibri" w:eastAsia="Times New Roman" w:hAnsi="Calibri" w:cs="Calibri"/>
          <w:color w:val="000000"/>
          <w:kern w:val="0"/>
          <w:sz w:val="20"/>
          <w:szCs w:val="20"/>
          <w:lang w:eastAsia="de-DE"/>
          <w14:ligatures w14:val="none"/>
          <w:rPrChange w:id="2" w:author="David Döbele" w:date="2026-02-09T10:05:00Z" w16du:dateUtc="2026-02-09T09:05:00Z">
            <w:rPr>
              <w:rFonts w:ascii="Arial" w:eastAsia="Times New Roman" w:hAnsi="Arial" w:cs="Arial"/>
              <w:color w:val="000000"/>
              <w:kern w:val="0"/>
              <w:sz w:val="21"/>
              <w:szCs w:val="21"/>
              <w:lang w:eastAsia="de-DE"/>
              <w14:ligatures w14:val="none"/>
            </w:rPr>
          </w:rPrChange>
        </w:rPr>
      </w:pPr>
      <w:r w:rsidRPr="007C3943">
        <w:rPr>
          <w:rFonts w:ascii="Calibri" w:eastAsia="Times New Roman" w:hAnsi="Calibri" w:cs="Calibri"/>
          <w:color w:val="000000"/>
          <w:kern w:val="0"/>
          <w:sz w:val="20"/>
          <w:szCs w:val="20"/>
          <w:lang w:eastAsia="de-DE"/>
          <w14:ligatures w14:val="none"/>
          <w:rPrChange w:id="3" w:author="David Döbele" w:date="2026-02-09T10:05:00Z" w16du:dateUtc="2026-02-09T09:05:00Z">
            <w:rPr>
              <w:rFonts w:ascii="Arial" w:eastAsia="Times New Roman" w:hAnsi="Arial" w:cs="Arial"/>
              <w:color w:val="000000"/>
              <w:kern w:val="0"/>
              <w:sz w:val="21"/>
              <w:szCs w:val="21"/>
              <w:lang w:eastAsia="de-DE"/>
              <w14:ligatures w14:val="none"/>
            </w:rPr>
          </w:rPrChange>
        </w:rPr>
        <w:t>Nordportalstraße 2, 7,707</w:t>
      </w:r>
    </w:p>
    <w:p w14:paraId="7C467A52" w14:textId="77777777" w:rsidR="00CE1E44" w:rsidRPr="007C3943" w:rsidRDefault="00CE1E44" w:rsidP="00CE1E44">
      <w:pPr>
        <w:jc w:val="right"/>
        <w:rPr>
          <w:rFonts w:ascii="Calibri" w:eastAsia="Times New Roman" w:hAnsi="Calibri" w:cs="Calibri"/>
          <w:kern w:val="0"/>
          <w:sz w:val="20"/>
          <w:szCs w:val="20"/>
          <w:lang w:eastAsia="de-DE"/>
          <w14:ligatures w14:val="none"/>
          <w:rPrChange w:id="4" w:author="David Döbele" w:date="2026-02-09T10:05:00Z" w16du:dateUtc="2026-02-09T09:05:00Z">
            <w:rPr>
              <w:rFonts w:ascii="Arial" w:eastAsia="Times New Roman" w:hAnsi="Arial" w:cs="Arial"/>
              <w:kern w:val="0"/>
              <w:sz w:val="21"/>
              <w:szCs w:val="21"/>
              <w:lang w:eastAsia="de-DE"/>
              <w14:ligatures w14:val="none"/>
            </w:rPr>
          </w:rPrChange>
        </w:rPr>
      </w:pPr>
      <w:r w:rsidRPr="007C3943">
        <w:rPr>
          <w:rFonts w:ascii="Calibri" w:eastAsia="Times New Roman" w:hAnsi="Calibri" w:cs="Calibri"/>
          <w:kern w:val="0"/>
          <w:sz w:val="20"/>
          <w:szCs w:val="20"/>
          <w:lang w:eastAsia="de-DE"/>
          <w14:ligatures w14:val="none"/>
          <w:rPrChange w:id="5" w:author="David Döbele" w:date="2026-02-09T10:05:00Z" w16du:dateUtc="2026-02-09T09:05:00Z">
            <w:rPr>
              <w:rFonts w:ascii="Arial" w:eastAsia="Times New Roman" w:hAnsi="Arial" w:cs="Arial"/>
              <w:kern w:val="0"/>
              <w:sz w:val="21"/>
              <w:szCs w:val="21"/>
              <w:lang w:eastAsia="de-DE"/>
              <w14:ligatures w14:val="none"/>
            </w:rPr>
          </w:rPrChange>
        </w:rPr>
        <w:t>tjark.jacobsen@icloud.com</w:t>
      </w:r>
    </w:p>
    <w:p w14:paraId="36CFA6C8" w14:textId="77777777" w:rsidR="00CE1E44" w:rsidRPr="007C3943" w:rsidRDefault="00CE1E44" w:rsidP="00CE1E44">
      <w:pPr>
        <w:jc w:val="right"/>
        <w:rPr>
          <w:rFonts w:ascii="Calibri" w:eastAsia="Times New Roman" w:hAnsi="Calibri" w:cs="Calibri"/>
          <w:kern w:val="0"/>
          <w:sz w:val="20"/>
          <w:szCs w:val="20"/>
          <w:lang w:eastAsia="de-DE"/>
          <w14:ligatures w14:val="none"/>
          <w:rPrChange w:id="6" w:author="David Döbele" w:date="2026-02-09T10:05:00Z" w16du:dateUtc="2026-02-09T09:05:00Z">
            <w:rPr>
              <w:rFonts w:ascii="Times New Roman" w:eastAsia="Times New Roman" w:hAnsi="Times New Roman" w:cs="Times New Roman"/>
              <w:kern w:val="0"/>
              <w:lang w:eastAsia="de-DE"/>
              <w14:ligatures w14:val="none"/>
            </w:rPr>
          </w:rPrChange>
        </w:rPr>
      </w:pPr>
      <w:r w:rsidRPr="007C3943">
        <w:rPr>
          <w:rFonts w:ascii="Calibri" w:eastAsia="Times New Roman" w:hAnsi="Calibri" w:cs="Calibri"/>
          <w:color w:val="000000"/>
          <w:kern w:val="0"/>
          <w:sz w:val="20"/>
          <w:szCs w:val="20"/>
          <w:lang w:eastAsia="de-DE"/>
          <w14:ligatures w14:val="none"/>
          <w:rPrChange w:id="7" w:author="David Döbele" w:date="2026-02-09T10:05:00Z" w16du:dateUtc="2026-02-09T09:05:00Z">
            <w:rPr>
              <w:rFonts w:ascii="Arial" w:eastAsia="Times New Roman" w:hAnsi="Arial" w:cs="Arial"/>
              <w:color w:val="000000"/>
              <w:kern w:val="0"/>
              <w:sz w:val="21"/>
              <w:szCs w:val="21"/>
              <w:lang w:eastAsia="de-DE"/>
              <w14:ligatures w14:val="none"/>
            </w:rPr>
          </w:rPrChange>
        </w:rPr>
        <w:t>+491602660729</w:t>
      </w:r>
    </w:p>
    <w:p w14:paraId="573E1E65" w14:textId="77777777" w:rsidR="00CE1E44" w:rsidRPr="007C3943" w:rsidRDefault="0036628F" w:rsidP="00CE1E44">
      <w:pPr>
        <w:rPr>
          <w:rFonts w:ascii="Calibri" w:eastAsia="Times New Roman" w:hAnsi="Calibri" w:cs="Calibri"/>
          <w:kern w:val="0"/>
          <w:sz w:val="20"/>
          <w:szCs w:val="20"/>
          <w:lang w:eastAsia="de-DE"/>
          <w14:ligatures w14:val="none"/>
          <w:rPrChange w:id="8" w:author="David Döbele" w:date="2026-02-09T10:05:00Z" w16du:dateUtc="2026-02-09T09:05:00Z">
            <w:rPr>
              <w:rFonts w:ascii="Times New Roman" w:eastAsia="Times New Roman" w:hAnsi="Times New Roman" w:cs="Times New Roman"/>
              <w:kern w:val="0"/>
              <w:lang w:eastAsia="de-DE"/>
              <w14:ligatures w14:val="none"/>
            </w:rPr>
          </w:rPrChange>
        </w:rPr>
      </w:pPr>
      <w:r w:rsidRPr="007C3943">
        <w:rPr>
          <w:rFonts w:ascii="Calibri" w:eastAsia="Times New Roman" w:hAnsi="Calibri" w:cs="Calibri"/>
          <w:kern w:val="0"/>
          <w:sz w:val="20"/>
          <w:szCs w:val="20"/>
          <w:lang w:eastAsia="de-DE"/>
          <w14:ligatures w14:val="none"/>
          <w:rPrChange w:id="9" w:author="David Döbele" w:date="2026-02-09T10:05:00Z" w16du:dateUtc="2026-02-09T09:05:00Z">
            <w:rPr>
              <w:rFonts w:ascii="Times New Roman" w:eastAsia="Times New Roman" w:hAnsi="Times New Roman" w:cs="Times New Roman"/>
              <w:kern w:val="0"/>
              <w:lang w:eastAsia="de-DE"/>
              <w14:ligatures w14:val="none"/>
            </w:rPr>
          </w:rPrChange>
        </w:rPr>
        <w:t>SILREAL Gmbh</w:t>
      </w:r>
    </w:p>
    <w:p w14:paraId="0520FD6F" w14:textId="77777777" w:rsidR="00CE1E44" w:rsidRPr="007C3943" w:rsidRDefault="0036628F" w:rsidP="00CE1E44">
      <w:pPr>
        <w:rPr>
          <w:rFonts w:ascii="Calibri" w:eastAsia="Times New Roman" w:hAnsi="Calibri" w:cs="Calibri"/>
          <w:color w:val="000000"/>
          <w:kern w:val="0"/>
          <w:sz w:val="20"/>
          <w:szCs w:val="20"/>
          <w:lang w:eastAsia="de-DE"/>
          <w14:ligatures w14:val="none"/>
          <w:rPrChange w:id="10" w:author="David Döbele" w:date="2026-02-09T10:05:00Z" w16du:dateUtc="2026-02-09T09:05:00Z">
            <w:rPr>
              <w:rFonts w:ascii="Arial" w:eastAsia="Times New Roman" w:hAnsi="Arial" w:cs="Arial"/>
              <w:color w:val="000000"/>
              <w:kern w:val="0"/>
              <w:sz w:val="21"/>
              <w:szCs w:val="21"/>
              <w:lang w:eastAsia="de-DE"/>
              <w14:ligatures w14:val="none"/>
            </w:rPr>
          </w:rPrChange>
        </w:rPr>
      </w:pPr>
      <w:r w:rsidRPr="007C3943">
        <w:rPr>
          <w:rFonts w:ascii="Calibri" w:hAnsi="Calibri" w:cs="Calibri"/>
          <w:sz w:val="20"/>
          <w:szCs w:val="20"/>
          <w:rPrChange w:id="11" w:author="David Döbele" w:date="2026-02-09T10:05:00Z" w16du:dateUtc="2026-02-09T09:05:00Z">
            <w:rPr/>
          </w:rPrChange>
        </w:rPr>
        <w:fldChar w:fldCharType="begin"/>
      </w:r>
      <w:r w:rsidRPr="007C3943">
        <w:rPr>
          <w:rFonts w:ascii="Calibri" w:hAnsi="Calibri" w:cs="Calibri"/>
          <w:sz w:val="20"/>
          <w:szCs w:val="20"/>
          <w:rPrChange w:id="12" w:author="David Döbele" w:date="2026-02-09T10:05:00Z" w16du:dateUtc="2026-02-09T09:05:00Z">
            <w:rPr/>
          </w:rPrChange>
        </w:rPr>
        <w:instrText>HYPERLINK "https://www.google.com/maps/place/data=!4m2!3m1!1s0x47a8513748f9c4b7:0x5973811f473b40fb?sa=X&amp;ved=1t:8290&amp;ictx=111"</w:instrText>
      </w:r>
      <w:r w:rsidRPr="007C3943">
        <w:rPr>
          <w:rFonts w:ascii="Calibri" w:hAnsi="Calibri" w:cs="Calibri"/>
          <w:sz w:val="20"/>
          <w:szCs w:val="20"/>
          <w:rPrChange w:id="13" w:author="David Döbele" w:date="2026-02-09T10:05:00Z" w16du:dateUtc="2026-02-09T09:05:00Z">
            <w:rPr/>
          </w:rPrChange>
        </w:rPr>
      </w:r>
      <w:r w:rsidRPr="007C3943">
        <w:rPr>
          <w:rFonts w:ascii="Calibri" w:hAnsi="Calibri" w:cs="Calibri"/>
          <w:sz w:val="20"/>
          <w:szCs w:val="20"/>
          <w:rPrChange w:id="14" w:author="David Döbele" w:date="2026-02-09T10:05:00Z" w16du:dateUtc="2026-02-09T09:05:00Z">
            <w:rPr/>
          </w:rPrChange>
        </w:rPr>
        <w:fldChar w:fldCharType="separate"/>
      </w:r>
      <w:r w:rsidRPr="007C3943">
        <w:rPr>
          <w:rFonts w:ascii="Calibri" w:eastAsia="Times New Roman" w:hAnsi="Calibri" w:cs="Calibri"/>
          <w:color w:val="000000"/>
          <w:kern w:val="0"/>
          <w:sz w:val="20"/>
          <w:szCs w:val="20"/>
          <w:lang w:eastAsia="de-DE"/>
          <w14:ligatures w14:val="none"/>
          <w:rPrChange w:id="15" w:author="David Döbele" w:date="2026-02-09T10:05:00Z" w16du:dateUtc="2026-02-09T09:05:00Z">
            <w:rPr>
              <w:rFonts w:ascii="Arial" w:eastAsia="Times New Roman" w:hAnsi="Arial" w:cs="Arial"/>
              <w:color w:val="000000"/>
              <w:kern w:val="0"/>
              <w:sz w:val="21"/>
              <w:szCs w:val="21"/>
              <w:lang w:eastAsia="de-DE"/>
              <w14:ligatures w14:val="none"/>
            </w:rPr>
          </w:rPrChange>
        </w:rPr>
        <w:t xml:space="preserve">Mulackstraße 32, </w:t>
      </w:r>
      <w:r w:rsidRPr="007C3943">
        <w:rPr>
          <w:rFonts w:ascii="Calibri" w:eastAsia="Times New Roman" w:hAnsi="Calibri" w:cs="Calibri"/>
          <w:color w:val="000000"/>
          <w:kern w:val="0"/>
          <w:sz w:val="20"/>
          <w:szCs w:val="20"/>
          <w:lang w:eastAsia="de-DE"/>
          <w14:ligatures w14:val="none"/>
          <w:rPrChange w:id="16" w:author="David Döbele" w:date="2026-02-09T10:05:00Z" w16du:dateUtc="2026-02-09T09:05:00Z">
            <w:rPr>
              <w:rFonts w:ascii="Arial" w:eastAsia="Times New Roman" w:hAnsi="Arial" w:cs="Arial"/>
              <w:color w:val="000000"/>
              <w:kern w:val="0"/>
              <w:sz w:val="21"/>
              <w:szCs w:val="21"/>
              <w:lang w:eastAsia="de-DE"/>
              <w14:ligatures w14:val="none"/>
            </w:rPr>
          </w:rPrChange>
        </w:rPr>
        <w:br/>
        <w:t>10119 Berlin</w:t>
      </w:r>
      <w:r w:rsidRPr="007C3943">
        <w:rPr>
          <w:rFonts w:ascii="Calibri" w:hAnsi="Calibri" w:cs="Calibri"/>
          <w:sz w:val="20"/>
          <w:szCs w:val="20"/>
          <w:rPrChange w:id="17" w:author="David Döbele" w:date="2026-02-09T10:05:00Z" w16du:dateUtc="2026-02-09T09:05:00Z">
            <w:rPr/>
          </w:rPrChange>
        </w:rPr>
        <w:fldChar w:fldCharType="end"/>
      </w:r>
    </w:p>
    <w:p w14:paraId="5DA73EA6" w14:textId="72534F52" w:rsidR="00CE1E44" w:rsidRPr="007C3943" w:rsidRDefault="00CE1E44" w:rsidP="00CE1E44">
      <w:pPr>
        <w:jc w:val="right"/>
        <w:rPr>
          <w:rFonts w:ascii="Calibri" w:eastAsia="Times New Roman" w:hAnsi="Calibri" w:cs="Calibri"/>
          <w:kern w:val="0"/>
          <w:sz w:val="20"/>
          <w:szCs w:val="20"/>
          <w:lang w:eastAsia="de-DE"/>
          <w14:ligatures w14:val="none"/>
          <w:rPrChange w:id="18" w:author="David Döbele" w:date="2026-02-09T10:05:00Z" w16du:dateUtc="2026-02-09T09:05:00Z">
            <w:rPr>
              <w:rFonts w:ascii="Arial" w:eastAsia="Times New Roman" w:hAnsi="Arial" w:cs="Arial"/>
              <w:kern w:val="0"/>
              <w:lang w:eastAsia="de-DE"/>
              <w14:ligatures w14:val="none"/>
            </w:rPr>
          </w:rPrChange>
        </w:rPr>
      </w:pPr>
      <w:r w:rsidRPr="007C3943">
        <w:rPr>
          <w:rFonts w:ascii="Calibri" w:eastAsia="Times New Roman" w:hAnsi="Calibri" w:cs="Calibri"/>
          <w:color w:val="000000"/>
          <w:kern w:val="0"/>
          <w:sz w:val="20"/>
          <w:szCs w:val="20"/>
          <w:lang w:eastAsia="de-DE"/>
          <w14:ligatures w14:val="none"/>
          <w:rPrChange w:id="19" w:author="David Döbele" w:date="2026-02-09T10:05:00Z" w16du:dateUtc="2026-02-09T09:05:00Z">
            <w:rPr>
              <w:rFonts w:ascii="Arial" w:eastAsia="Times New Roman" w:hAnsi="Arial" w:cs="Arial"/>
              <w:color w:val="000000"/>
              <w:kern w:val="0"/>
              <w:sz w:val="21"/>
              <w:szCs w:val="21"/>
              <w:lang w:eastAsia="de-DE"/>
              <w14:ligatures w14:val="none"/>
            </w:rPr>
          </w:rPrChange>
        </w:rPr>
        <w:t>Wien,</w:t>
      </w:r>
      <w:ins w:id="20" w:author="David Döbele" w:date="2026-02-09T10:05:00Z" w16du:dateUtc="2026-02-09T09:05:00Z">
        <w:r w:rsidR="007C3943">
          <w:rPr>
            <w:rFonts w:ascii="Calibri" w:eastAsia="Times New Roman" w:hAnsi="Calibri" w:cs="Calibri"/>
            <w:color w:val="000000"/>
            <w:kern w:val="0"/>
            <w:sz w:val="20"/>
            <w:szCs w:val="20"/>
            <w:lang w:eastAsia="de-DE"/>
            <w14:ligatures w14:val="none"/>
          </w:rPr>
          <w:t xml:space="preserve"> </w:t>
        </w:r>
      </w:ins>
      <w:del w:id="21" w:author="David Döbele" w:date="2026-02-09T10:05:00Z" w16du:dateUtc="2026-02-09T09:05:00Z">
        <w:r w:rsidRPr="007C3943" w:rsidDel="008073AA">
          <w:rPr>
            <w:rFonts w:ascii="Calibri" w:eastAsia="Times New Roman" w:hAnsi="Calibri" w:cs="Calibri"/>
            <w:color w:val="000000"/>
            <w:kern w:val="0"/>
            <w:sz w:val="20"/>
            <w:szCs w:val="20"/>
            <w:lang w:eastAsia="de-DE"/>
            <w14:ligatures w14:val="none"/>
            <w:rPrChange w:id="22" w:author="David Döbele" w:date="2026-02-09T10:05:00Z" w16du:dateUtc="2026-02-09T09:05:00Z">
              <w:rPr>
                <w:rFonts w:ascii="Arial" w:eastAsia="Times New Roman" w:hAnsi="Arial" w:cs="Arial"/>
                <w:color w:val="000000"/>
                <w:kern w:val="0"/>
                <w:sz w:val="21"/>
                <w:szCs w:val="21"/>
                <w:lang w:eastAsia="de-DE"/>
                <w14:ligatures w14:val="none"/>
              </w:rPr>
            </w:rPrChange>
          </w:rPr>
          <w:delText>2</w:delText>
        </w:r>
      </w:del>
      <w:ins w:id="23" w:author="David Döbele" w:date="2026-02-09T10:05:00Z" w16du:dateUtc="2026-02-09T09:05:00Z">
        <w:r w:rsidR="008073AA">
          <w:rPr>
            <w:rFonts w:ascii="Calibri" w:eastAsia="Times New Roman" w:hAnsi="Calibri" w:cs="Calibri"/>
            <w:color w:val="000000"/>
            <w:kern w:val="0"/>
            <w:sz w:val="20"/>
            <w:szCs w:val="20"/>
            <w:lang w:eastAsia="de-DE"/>
            <w14:ligatures w14:val="none"/>
          </w:rPr>
          <w:t>0</w:t>
        </w:r>
        <w:r w:rsidR="008073AA">
          <w:rPr>
            <w:rFonts w:ascii="Calibri" w:eastAsia="Times New Roman" w:hAnsi="Calibri" w:cs="Calibri"/>
            <w:color w:val="000000"/>
            <w:kern w:val="0"/>
            <w:sz w:val="20"/>
            <w:szCs w:val="20"/>
            <w:lang w:eastAsia="de-DE"/>
            <w14:ligatures w14:val="none"/>
          </w:rPr>
          <w:t>9</w:t>
        </w:r>
      </w:ins>
      <w:r w:rsidRPr="007C3943">
        <w:rPr>
          <w:rFonts w:ascii="Calibri" w:eastAsia="Times New Roman" w:hAnsi="Calibri" w:cs="Calibri"/>
          <w:color w:val="000000"/>
          <w:kern w:val="0"/>
          <w:sz w:val="20"/>
          <w:szCs w:val="20"/>
          <w:lang w:eastAsia="de-DE"/>
          <w14:ligatures w14:val="none"/>
          <w:rPrChange w:id="24" w:author="David Döbele" w:date="2026-02-09T10:05:00Z" w16du:dateUtc="2026-02-09T09:05:00Z">
            <w:rPr>
              <w:rFonts w:ascii="Arial" w:eastAsia="Times New Roman" w:hAnsi="Arial" w:cs="Arial"/>
              <w:color w:val="000000"/>
              <w:kern w:val="0"/>
              <w:sz w:val="21"/>
              <w:szCs w:val="21"/>
              <w:lang w:eastAsia="de-DE"/>
              <w14:ligatures w14:val="none"/>
            </w:rPr>
          </w:rPrChange>
        </w:rPr>
        <w:t>.02.2026</w:t>
      </w:r>
    </w:p>
    <w:p w14:paraId="741B5066" w14:textId="77777777" w:rsidR="00CE1E44" w:rsidRPr="007C3943" w:rsidRDefault="00CE1E44" w:rsidP="00CE1E44">
      <w:pPr>
        <w:rPr>
          <w:rFonts w:ascii="Calibri" w:eastAsia="Times New Roman" w:hAnsi="Calibri" w:cs="Calibri"/>
          <w:kern w:val="0"/>
          <w:sz w:val="20"/>
          <w:szCs w:val="20"/>
          <w:lang w:eastAsia="de-DE"/>
          <w14:ligatures w14:val="none"/>
          <w:rPrChange w:id="25" w:author="David Döbele" w:date="2026-02-09T10:05:00Z" w16du:dateUtc="2026-02-09T09:05:00Z">
            <w:rPr>
              <w:rFonts w:ascii="Times New Roman" w:eastAsia="Times New Roman" w:hAnsi="Times New Roman" w:cs="Times New Roman"/>
              <w:kern w:val="0"/>
              <w:sz w:val="23"/>
              <w:szCs w:val="23"/>
              <w:lang w:eastAsia="de-DE"/>
              <w14:ligatures w14:val="none"/>
            </w:rPr>
          </w:rPrChange>
        </w:rPr>
      </w:pPr>
      <w:r w:rsidRPr="007C3943">
        <w:rPr>
          <w:rFonts w:ascii="Calibri" w:eastAsia="Times New Roman" w:hAnsi="Calibri" w:cs="Calibri"/>
          <w:b/>
          <w:bCs/>
          <w:color w:val="000000"/>
          <w:kern w:val="0"/>
          <w:sz w:val="20"/>
          <w:szCs w:val="20"/>
          <w:lang w:eastAsia="de-DE"/>
          <w14:ligatures w14:val="none"/>
          <w:rPrChange w:id="26" w:author="David Döbele" w:date="2026-02-09T10:05:00Z" w16du:dateUtc="2026-02-09T09:05:00Z">
            <w:rPr>
              <w:rFonts w:ascii="Times New Roman" w:eastAsia="Times New Roman" w:hAnsi="Times New Roman" w:cs="Times New Roman"/>
              <w:b/>
              <w:bCs/>
              <w:color w:val="000000"/>
              <w:kern w:val="0"/>
              <w:sz w:val="23"/>
              <w:szCs w:val="23"/>
              <w:lang w:eastAsia="de-DE"/>
              <w14:ligatures w14:val="none"/>
            </w:rPr>
          </w:rPrChange>
        </w:rPr>
        <w:t>Bewerbung um ein Praktikum im Bereich Healthcare und Life-Sciences-Umfeld</w:t>
      </w:r>
    </w:p>
    <w:p w14:paraId="56E8610C" w14:textId="77777777" w:rsidR="00CE1E44" w:rsidRPr="007C3943" w:rsidRDefault="00CE1E44" w:rsidP="00CE1E44">
      <w:pPr>
        <w:rPr>
          <w:rFonts w:ascii="Calibri" w:eastAsia="Times New Roman" w:hAnsi="Calibri" w:cs="Calibri"/>
          <w:kern w:val="0"/>
          <w:sz w:val="20"/>
          <w:szCs w:val="20"/>
          <w:lang w:eastAsia="de-DE"/>
          <w14:ligatures w14:val="none"/>
          <w:rPrChange w:id="27" w:author="David Döbele" w:date="2026-02-09T10:05:00Z" w16du:dateUtc="2026-02-09T09:05:00Z">
            <w:rPr>
              <w:rFonts w:ascii="Times New Roman" w:eastAsia="Times New Roman" w:hAnsi="Times New Roman" w:cs="Times New Roman"/>
              <w:kern w:val="0"/>
              <w:sz w:val="23"/>
              <w:szCs w:val="23"/>
              <w:lang w:eastAsia="de-DE"/>
              <w14:ligatures w14:val="none"/>
            </w:rPr>
          </w:rPrChange>
        </w:rPr>
      </w:pPr>
    </w:p>
    <w:p w14:paraId="2BDFFD46" w14:textId="77777777" w:rsidR="00CE1E44" w:rsidRPr="007C3943" w:rsidRDefault="00CE1E44" w:rsidP="00CE1E44">
      <w:pPr>
        <w:rPr>
          <w:rFonts w:ascii="Calibri" w:eastAsia="Times New Roman" w:hAnsi="Calibri" w:cs="Calibri"/>
          <w:kern w:val="0"/>
          <w:sz w:val="20"/>
          <w:szCs w:val="20"/>
          <w:lang w:eastAsia="de-DE"/>
          <w14:ligatures w14:val="none"/>
          <w:rPrChange w:id="28" w:author="David Döbele" w:date="2026-02-09T10:05:00Z" w16du:dateUtc="2026-02-09T09:05:00Z">
            <w:rPr>
              <w:rFonts w:ascii="Arial" w:eastAsia="Times New Roman" w:hAnsi="Arial" w:cs="Arial"/>
              <w:kern w:val="0"/>
              <w:sz w:val="22"/>
              <w:szCs w:val="22"/>
              <w:lang w:eastAsia="de-DE"/>
              <w14:ligatures w14:val="none"/>
            </w:rPr>
          </w:rPrChange>
        </w:rPr>
      </w:pPr>
    </w:p>
    <w:p w14:paraId="4B044032" w14:textId="77777777" w:rsidR="00CE1E44" w:rsidRPr="007C3943" w:rsidRDefault="00CE1E44" w:rsidP="005D1C8A">
      <w:pPr>
        <w:spacing w:line="259" w:lineRule="auto"/>
        <w:jc w:val="both"/>
        <w:rPr>
          <w:rFonts w:ascii="Calibri" w:eastAsia="Times New Roman" w:hAnsi="Calibri" w:cs="Calibri"/>
          <w:kern w:val="0"/>
          <w:sz w:val="20"/>
          <w:szCs w:val="20"/>
          <w:lang w:eastAsia="de-DE"/>
          <w14:ligatures w14:val="none"/>
          <w:rPrChange w:id="29" w:author="David Döbele" w:date="2026-02-09T10:05:00Z" w16du:dateUtc="2026-02-09T09:05:00Z">
            <w:rPr>
              <w:rFonts w:ascii="Arial" w:eastAsia="Times New Roman" w:hAnsi="Arial" w:cs="Arial"/>
              <w:kern w:val="0"/>
              <w:sz w:val="21"/>
              <w:szCs w:val="21"/>
              <w:lang w:eastAsia="de-DE"/>
              <w14:ligatures w14:val="none"/>
            </w:rPr>
          </w:rPrChange>
        </w:rPr>
      </w:pPr>
      <w:r w:rsidRPr="007C3943">
        <w:rPr>
          <w:rFonts w:ascii="Calibri" w:eastAsia="Times New Roman" w:hAnsi="Calibri" w:cs="Calibri"/>
          <w:color w:val="000000"/>
          <w:kern w:val="0"/>
          <w:sz w:val="20"/>
          <w:szCs w:val="20"/>
          <w:lang w:eastAsia="de-DE"/>
          <w14:ligatures w14:val="none"/>
          <w:rPrChange w:id="30" w:author="David Döbele" w:date="2026-02-09T10:05:00Z" w16du:dateUtc="2026-02-09T09:05:00Z">
            <w:rPr>
              <w:rFonts w:ascii="Arial" w:eastAsia="Times New Roman" w:hAnsi="Arial" w:cs="Arial"/>
              <w:color w:val="000000"/>
              <w:kern w:val="0"/>
              <w:sz w:val="21"/>
              <w:szCs w:val="21"/>
              <w:lang w:eastAsia="de-DE"/>
              <w14:ligatures w14:val="none"/>
            </w:rPr>
          </w:rPrChange>
        </w:rPr>
        <w:t>Sehr geehrte Damen und Herren, </w:t>
      </w:r>
    </w:p>
    <w:p w14:paraId="7D1F88DD" w14:textId="77777777" w:rsidR="00A04CEB" w:rsidRPr="007C3943" w:rsidRDefault="00A04CEB" w:rsidP="005D1C8A">
      <w:pPr>
        <w:spacing w:line="259" w:lineRule="auto"/>
        <w:jc w:val="both"/>
        <w:rPr>
          <w:rFonts w:ascii="Calibri" w:hAnsi="Calibri" w:cs="Calibri"/>
          <w:sz w:val="20"/>
          <w:szCs w:val="20"/>
          <w:rPrChange w:id="31" w:author="David Döbele" w:date="2026-02-09T10:05:00Z" w16du:dateUtc="2026-02-09T09:05:00Z">
            <w:rPr>
              <w:rFonts w:ascii="Arial" w:hAnsi="Arial" w:cs="Arial"/>
              <w:sz w:val="21"/>
              <w:szCs w:val="21"/>
            </w:rPr>
          </w:rPrChange>
        </w:rPr>
      </w:pPr>
    </w:p>
    <w:p w14:paraId="3DD28A29" w14:textId="77777777" w:rsidR="00CE1E44" w:rsidRPr="007C3943" w:rsidRDefault="00CE1E44" w:rsidP="005D1C8A">
      <w:pPr>
        <w:spacing w:line="259" w:lineRule="auto"/>
        <w:jc w:val="both"/>
        <w:rPr>
          <w:rFonts w:ascii="Calibri" w:eastAsia="Times New Roman" w:hAnsi="Calibri" w:cs="Calibri"/>
          <w:kern w:val="0"/>
          <w:sz w:val="20"/>
          <w:szCs w:val="20"/>
          <w:lang w:eastAsia="de-DE"/>
          <w14:ligatures w14:val="none"/>
          <w:rPrChange w:id="32" w:author="David Döbele" w:date="2026-02-09T10:05:00Z" w16du:dateUtc="2026-02-09T09:05:00Z">
            <w:rPr>
              <w:rFonts w:ascii="Arial" w:eastAsia="Times New Roman" w:hAnsi="Arial" w:cs="Arial"/>
              <w:kern w:val="0"/>
              <w:sz w:val="21"/>
              <w:szCs w:val="21"/>
              <w:lang w:eastAsia="de-DE"/>
              <w14:ligatures w14:val="none"/>
            </w:rPr>
          </w:rPrChange>
        </w:rPr>
      </w:pPr>
      <w:r w:rsidRPr="007C3943">
        <w:rPr>
          <w:rFonts w:ascii="Calibri" w:hAnsi="Calibri" w:cs="Calibri"/>
          <w:sz w:val="20"/>
          <w:szCs w:val="20"/>
          <w:rPrChange w:id="33" w:author="David Döbele" w:date="2026-02-09T10:05:00Z" w16du:dateUtc="2026-02-09T09:05:00Z">
            <w:rPr>
              <w:rFonts w:ascii="Arial" w:hAnsi="Arial" w:cs="Arial"/>
              <w:sz w:val="21"/>
              <w:szCs w:val="21"/>
            </w:rPr>
          </w:rPrChange>
        </w:rPr>
        <w:t xml:space="preserve">die </w:t>
      </w:r>
      <w:r w:rsidR="00486343" w:rsidRPr="007C3943">
        <w:rPr>
          <w:rFonts w:ascii="Calibri" w:hAnsi="Calibri" w:cs="Calibri"/>
          <w:sz w:val="20"/>
          <w:szCs w:val="20"/>
          <w:rPrChange w:id="34" w:author="David Döbele" w:date="2026-02-09T10:05:00Z" w16du:dateUtc="2026-02-09T09:05:00Z">
            <w:rPr>
              <w:rFonts w:ascii="Arial" w:hAnsi="Arial" w:cs="Arial"/>
              <w:sz w:val="21"/>
              <w:szCs w:val="21"/>
            </w:rPr>
          </w:rPrChange>
        </w:rPr>
        <w:t xml:space="preserve">strategische </w:t>
      </w:r>
      <w:r w:rsidRPr="007C3943">
        <w:rPr>
          <w:rFonts w:ascii="Calibri" w:hAnsi="Calibri" w:cs="Calibri"/>
          <w:sz w:val="20"/>
          <w:szCs w:val="20"/>
          <w:rPrChange w:id="35" w:author="David Döbele" w:date="2026-02-09T10:05:00Z" w16du:dateUtc="2026-02-09T09:05:00Z">
            <w:rPr>
              <w:rFonts w:ascii="Arial" w:hAnsi="Arial" w:cs="Arial"/>
              <w:sz w:val="21"/>
              <w:szCs w:val="21"/>
            </w:rPr>
          </w:rPrChange>
        </w:rPr>
        <w:t>Beratung im Healthcare</w:t>
      </w:r>
      <w:r w:rsidR="00486343" w:rsidRPr="007C3943">
        <w:rPr>
          <w:rFonts w:ascii="Calibri" w:hAnsi="Calibri" w:cs="Calibri"/>
          <w:sz w:val="20"/>
          <w:szCs w:val="20"/>
          <w:rPrChange w:id="36" w:author="David Döbele" w:date="2026-02-09T10:05:00Z" w16du:dateUtc="2026-02-09T09:05:00Z">
            <w:rPr>
              <w:rFonts w:ascii="Arial" w:hAnsi="Arial" w:cs="Arial"/>
              <w:sz w:val="21"/>
              <w:szCs w:val="21"/>
            </w:rPr>
          </w:rPrChange>
        </w:rPr>
        <w:t xml:space="preserve">- </w:t>
      </w:r>
      <w:r w:rsidRPr="007C3943">
        <w:rPr>
          <w:rFonts w:ascii="Calibri" w:hAnsi="Calibri" w:cs="Calibri"/>
          <w:sz w:val="20"/>
          <w:szCs w:val="20"/>
          <w:rPrChange w:id="37" w:author="David Döbele" w:date="2026-02-09T10:05:00Z" w16du:dateUtc="2026-02-09T09:05:00Z">
            <w:rPr>
              <w:rFonts w:ascii="Arial" w:hAnsi="Arial" w:cs="Arial"/>
              <w:sz w:val="21"/>
              <w:szCs w:val="21"/>
            </w:rPr>
          </w:rPrChange>
        </w:rPr>
        <w:t xml:space="preserve">und Life-Science-Umfeld reizt mich insbesondere, </w:t>
      </w:r>
      <w:r w:rsidR="00486343" w:rsidRPr="007C3943">
        <w:rPr>
          <w:rFonts w:ascii="Calibri" w:hAnsi="Calibri" w:cs="Calibri"/>
          <w:sz w:val="20"/>
          <w:szCs w:val="20"/>
          <w:rPrChange w:id="38" w:author="David Döbele" w:date="2026-02-09T10:05:00Z" w16du:dateUtc="2026-02-09T09:05:00Z">
            <w:rPr>
              <w:rFonts w:ascii="Arial" w:hAnsi="Arial" w:cs="Arial"/>
              <w:sz w:val="21"/>
              <w:szCs w:val="21"/>
            </w:rPr>
          </w:rPrChange>
        </w:rPr>
        <w:t xml:space="preserve">da sie wirtschaftliche, medizinische und gesellschaftliche Fragestellungen kombiniert und der </w:t>
      </w:r>
      <w:r w:rsidRPr="007C3943">
        <w:rPr>
          <w:rFonts w:ascii="Calibri" w:hAnsi="Calibri" w:cs="Calibri"/>
          <w:sz w:val="20"/>
          <w:szCs w:val="20"/>
          <w:rPrChange w:id="39" w:author="David Döbele" w:date="2026-02-09T10:05:00Z" w16du:dateUtc="2026-02-09T09:05:00Z">
            <w:rPr>
              <w:rFonts w:ascii="Arial" w:hAnsi="Arial" w:cs="Arial"/>
              <w:sz w:val="21"/>
              <w:szCs w:val="21"/>
            </w:rPr>
          </w:rPrChange>
        </w:rPr>
        <w:t>hohe</w:t>
      </w:r>
      <w:r w:rsidR="00486343" w:rsidRPr="007C3943">
        <w:rPr>
          <w:rFonts w:ascii="Calibri" w:hAnsi="Calibri" w:cs="Calibri"/>
          <w:sz w:val="20"/>
          <w:szCs w:val="20"/>
          <w:rPrChange w:id="40" w:author="David Döbele" w:date="2026-02-09T10:05:00Z" w16du:dateUtc="2026-02-09T09:05:00Z">
            <w:rPr>
              <w:rFonts w:ascii="Arial" w:hAnsi="Arial" w:cs="Arial"/>
              <w:sz w:val="21"/>
              <w:szCs w:val="21"/>
            </w:rPr>
          </w:rPrChange>
        </w:rPr>
        <w:t xml:space="preserve">n </w:t>
      </w:r>
      <w:r w:rsidRPr="007C3943">
        <w:rPr>
          <w:rFonts w:ascii="Calibri" w:hAnsi="Calibri" w:cs="Calibri"/>
          <w:sz w:val="20"/>
          <w:szCs w:val="20"/>
          <w:rPrChange w:id="41" w:author="David Döbele" w:date="2026-02-09T10:05:00Z" w16du:dateUtc="2026-02-09T09:05:00Z">
            <w:rPr>
              <w:rFonts w:ascii="Arial" w:hAnsi="Arial" w:cs="Arial"/>
              <w:sz w:val="21"/>
              <w:szCs w:val="21"/>
            </w:rPr>
          </w:rPrChange>
        </w:rPr>
        <w:t>gesellschaftlicher Relevanz. Gesundheitssystem</w:t>
      </w:r>
      <w:r w:rsidR="00486343" w:rsidRPr="007C3943">
        <w:rPr>
          <w:rFonts w:ascii="Calibri" w:hAnsi="Calibri" w:cs="Calibri"/>
          <w:sz w:val="20"/>
          <w:szCs w:val="20"/>
          <w:rPrChange w:id="42" w:author="David Döbele" w:date="2026-02-09T10:05:00Z" w16du:dateUtc="2026-02-09T09:05:00Z">
            <w:rPr>
              <w:rFonts w:ascii="Arial" w:hAnsi="Arial" w:cs="Arial"/>
              <w:sz w:val="21"/>
              <w:szCs w:val="21"/>
            </w:rPr>
          </w:rPrChange>
        </w:rPr>
        <w:t xml:space="preserve"> sowie </w:t>
      </w:r>
      <w:r w:rsidRPr="007C3943">
        <w:rPr>
          <w:rFonts w:ascii="Calibri" w:hAnsi="Calibri" w:cs="Calibri"/>
          <w:sz w:val="20"/>
          <w:szCs w:val="20"/>
          <w:rPrChange w:id="43" w:author="David Döbele" w:date="2026-02-09T10:05:00Z" w16du:dateUtc="2026-02-09T09:05:00Z">
            <w:rPr>
              <w:rFonts w:ascii="Arial" w:hAnsi="Arial" w:cs="Arial"/>
              <w:sz w:val="21"/>
              <w:szCs w:val="21"/>
            </w:rPr>
          </w:rPrChange>
        </w:rPr>
        <w:t>Pharma-</w:t>
      </w:r>
      <w:r w:rsidR="00486343" w:rsidRPr="007C3943">
        <w:rPr>
          <w:rFonts w:ascii="Calibri" w:hAnsi="Calibri" w:cs="Calibri"/>
          <w:sz w:val="20"/>
          <w:szCs w:val="20"/>
          <w:rPrChange w:id="44" w:author="David Döbele" w:date="2026-02-09T10:05:00Z" w16du:dateUtc="2026-02-09T09:05:00Z">
            <w:rPr>
              <w:rFonts w:ascii="Arial" w:hAnsi="Arial" w:cs="Arial"/>
              <w:sz w:val="21"/>
              <w:szCs w:val="21"/>
            </w:rPr>
          </w:rPrChange>
        </w:rPr>
        <w:t xml:space="preserve"> </w:t>
      </w:r>
      <w:r w:rsidRPr="007C3943">
        <w:rPr>
          <w:rFonts w:ascii="Calibri" w:hAnsi="Calibri" w:cs="Calibri"/>
          <w:sz w:val="20"/>
          <w:szCs w:val="20"/>
          <w:rPrChange w:id="45" w:author="David Döbele" w:date="2026-02-09T10:05:00Z" w16du:dateUtc="2026-02-09T09:05:00Z">
            <w:rPr>
              <w:rFonts w:ascii="Arial" w:hAnsi="Arial" w:cs="Arial"/>
              <w:sz w:val="21"/>
              <w:szCs w:val="21"/>
            </w:rPr>
          </w:rPrChange>
        </w:rPr>
        <w:t xml:space="preserve">und Medizintechnikunternehmen stehen vor besonderen Herausforderungen, wie </w:t>
      </w:r>
      <w:r w:rsidR="00486343" w:rsidRPr="007C3943">
        <w:rPr>
          <w:rFonts w:ascii="Calibri" w:hAnsi="Calibri" w:cs="Calibri"/>
          <w:sz w:val="20"/>
          <w:szCs w:val="20"/>
          <w:rPrChange w:id="46" w:author="David Döbele" w:date="2026-02-09T10:05:00Z" w16du:dateUtc="2026-02-09T09:05:00Z">
            <w:rPr>
              <w:rFonts w:ascii="Arial" w:hAnsi="Arial" w:cs="Arial"/>
              <w:sz w:val="21"/>
              <w:szCs w:val="21"/>
            </w:rPr>
          </w:rPrChange>
        </w:rPr>
        <w:t xml:space="preserve">hohem </w:t>
      </w:r>
      <w:r w:rsidRPr="007C3943">
        <w:rPr>
          <w:rFonts w:ascii="Calibri" w:hAnsi="Calibri" w:cs="Calibri"/>
          <w:sz w:val="20"/>
          <w:szCs w:val="20"/>
          <w:rPrChange w:id="47" w:author="David Döbele" w:date="2026-02-09T10:05:00Z" w16du:dateUtc="2026-02-09T09:05:00Z">
            <w:rPr>
              <w:rFonts w:ascii="Arial" w:hAnsi="Arial" w:cs="Arial"/>
              <w:sz w:val="21"/>
              <w:szCs w:val="21"/>
            </w:rPr>
          </w:rPrChange>
        </w:rPr>
        <w:t>Kostendruck, demografischen</w:t>
      </w:r>
      <w:r w:rsidR="00486343" w:rsidRPr="007C3943">
        <w:rPr>
          <w:rFonts w:ascii="Calibri" w:hAnsi="Calibri" w:cs="Calibri"/>
          <w:sz w:val="20"/>
          <w:szCs w:val="20"/>
          <w:rPrChange w:id="48" w:author="David Döbele" w:date="2026-02-09T10:05:00Z" w16du:dateUtc="2026-02-09T09:05:00Z">
            <w:rPr>
              <w:rFonts w:ascii="Arial" w:hAnsi="Arial" w:cs="Arial"/>
              <w:sz w:val="21"/>
              <w:szCs w:val="21"/>
            </w:rPr>
          </w:rPrChange>
        </w:rPr>
        <w:t xml:space="preserve"> Veränderungen und </w:t>
      </w:r>
      <w:r w:rsidRPr="007C3943">
        <w:rPr>
          <w:rFonts w:ascii="Calibri" w:hAnsi="Calibri" w:cs="Calibri"/>
          <w:sz w:val="20"/>
          <w:szCs w:val="20"/>
          <w:rPrChange w:id="49" w:author="David Döbele" w:date="2026-02-09T10:05:00Z" w16du:dateUtc="2026-02-09T09:05:00Z">
            <w:rPr>
              <w:rFonts w:ascii="Arial" w:hAnsi="Arial" w:cs="Arial"/>
              <w:sz w:val="21"/>
              <w:szCs w:val="21"/>
            </w:rPr>
          </w:rPrChange>
        </w:rPr>
        <w:t xml:space="preserve">Innovationen. Besonders spannend finde ich Organisationen bei strategischen und operativen Fragestellungen zu unterstützen und dadurch </w:t>
      </w:r>
      <w:r w:rsidR="00486343" w:rsidRPr="007C3943">
        <w:rPr>
          <w:rFonts w:ascii="Calibri" w:hAnsi="Calibri" w:cs="Calibri"/>
          <w:sz w:val="20"/>
          <w:szCs w:val="20"/>
          <w:rPrChange w:id="50" w:author="David Döbele" w:date="2026-02-09T10:05:00Z" w16du:dateUtc="2026-02-09T09:05:00Z">
            <w:rPr>
              <w:rFonts w:ascii="Arial" w:hAnsi="Arial" w:cs="Arial"/>
              <w:sz w:val="21"/>
              <w:szCs w:val="21"/>
            </w:rPr>
          </w:rPrChange>
        </w:rPr>
        <w:t>einen Teil zur</w:t>
      </w:r>
      <w:r w:rsidRPr="007C3943">
        <w:rPr>
          <w:rFonts w:ascii="Calibri" w:hAnsi="Calibri" w:cs="Calibri"/>
          <w:sz w:val="20"/>
          <w:szCs w:val="20"/>
          <w:rPrChange w:id="51" w:author="David Döbele" w:date="2026-02-09T10:05:00Z" w16du:dateUtc="2026-02-09T09:05:00Z">
            <w:rPr>
              <w:rFonts w:ascii="Arial" w:hAnsi="Arial" w:cs="Arial"/>
              <w:sz w:val="21"/>
              <w:szCs w:val="21"/>
            </w:rPr>
          </w:rPrChange>
        </w:rPr>
        <w:t xml:space="preserve"> nachhaltigen </w:t>
      </w:r>
      <w:r w:rsidR="00486343" w:rsidRPr="007C3943">
        <w:rPr>
          <w:rFonts w:ascii="Calibri" w:hAnsi="Calibri" w:cs="Calibri"/>
          <w:sz w:val="20"/>
          <w:szCs w:val="20"/>
          <w:rPrChange w:id="52" w:author="David Döbele" w:date="2026-02-09T10:05:00Z" w16du:dateUtc="2026-02-09T09:05:00Z">
            <w:rPr>
              <w:rFonts w:ascii="Arial" w:hAnsi="Arial" w:cs="Arial"/>
              <w:sz w:val="21"/>
              <w:szCs w:val="21"/>
            </w:rPr>
          </w:rPrChange>
        </w:rPr>
        <w:t>Weitere</w:t>
      </w:r>
      <w:r w:rsidRPr="007C3943">
        <w:rPr>
          <w:rFonts w:ascii="Calibri" w:hAnsi="Calibri" w:cs="Calibri"/>
          <w:sz w:val="20"/>
          <w:szCs w:val="20"/>
          <w:rPrChange w:id="53" w:author="David Döbele" w:date="2026-02-09T10:05:00Z" w16du:dateUtc="2026-02-09T09:05:00Z">
            <w:rPr>
              <w:rFonts w:ascii="Arial" w:hAnsi="Arial" w:cs="Arial"/>
              <w:sz w:val="21"/>
              <w:szCs w:val="21"/>
            </w:rPr>
          </w:rPrChange>
        </w:rPr>
        <w:t xml:space="preserve">ntwicklung </w:t>
      </w:r>
      <w:r w:rsidR="00486343" w:rsidRPr="007C3943">
        <w:rPr>
          <w:rFonts w:ascii="Calibri" w:hAnsi="Calibri" w:cs="Calibri"/>
          <w:sz w:val="20"/>
          <w:szCs w:val="20"/>
          <w:rPrChange w:id="54" w:author="David Döbele" w:date="2026-02-09T10:05:00Z" w16du:dateUtc="2026-02-09T09:05:00Z">
            <w:rPr>
              <w:rFonts w:ascii="Arial" w:hAnsi="Arial" w:cs="Arial"/>
              <w:sz w:val="21"/>
              <w:szCs w:val="21"/>
            </w:rPr>
          </w:rPrChange>
        </w:rPr>
        <w:t>des Gesundheitswesens</w:t>
      </w:r>
      <w:r w:rsidRPr="007C3943">
        <w:rPr>
          <w:rFonts w:ascii="Calibri" w:hAnsi="Calibri" w:cs="Calibri"/>
          <w:sz w:val="20"/>
          <w:szCs w:val="20"/>
          <w:rPrChange w:id="55" w:author="David Döbele" w:date="2026-02-09T10:05:00Z" w16du:dateUtc="2026-02-09T09:05:00Z">
            <w:rPr>
              <w:rFonts w:ascii="Arial" w:hAnsi="Arial" w:cs="Arial"/>
              <w:sz w:val="21"/>
              <w:szCs w:val="21"/>
            </w:rPr>
          </w:rPrChange>
        </w:rPr>
        <w:t xml:space="preserve"> </w:t>
      </w:r>
      <w:r w:rsidR="00486343" w:rsidRPr="007C3943">
        <w:rPr>
          <w:rFonts w:ascii="Calibri" w:hAnsi="Calibri" w:cs="Calibri"/>
          <w:sz w:val="20"/>
          <w:szCs w:val="20"/>
          <w:rPrChange w:id="56" w:author="David Döbele" w:date="2026-02-09T10:05:00Z" w16du:dateUtc="2026-02-09T09:05:00Z">
            <w:rPr>
              <w:rFonts w:ascii="Arial" w:hAnsi="Arial" w:cs="Arial"/>
              <w:sz w:val="21"/>
              <w:szCs w:val="21"/>
            </w:rPr>
          </w:rPrChange>
        </w:rPr>
        <w:t>beitragen zu können</w:t>
      </w:r>
      <w:r w:rsidRPr="007C3943">
        <w:rPr>
          <w:rFonts w:ascii="Calibri" w:hAnsi="Calibri" w:cs="Calibri"/>
          <w:sz w:val="20"/>
          <w:szCs w:val="20"/>
          <w:rPrChange w:id="57" w:author="David Döbele" w:date="2026-02-09T10:05:00Z" w16du:dateUtc="2026-02-09T09:05:00Z">
            <w:rPr>
              <w:rFonts w:ascii="Arial" w:hAnsi="Arial" w:cs="Arial"/>
              <w:sz w:val="21"/>
              <w:szCs w:val="21"/>
            </w:rPr>
          </w:rPrChange>
        </w:rPr>
        <w:t xml:space="preserve">. </w:t>
      </w:r>
      <w:r w:rsidR="00486343" w:rsidRPr="007C3943">
        <w:rPr>
          <w:rFonts w:ascii="Calibri" w:hAnsi="Calibri" w:cs="Calibri"/>
          <w:sz w:val="20"/>
          <w:szCs w:val="20"/>
          <w:rPrChange w:id="58" w:author="David Döbele" w:date="2026-02-09T10:05:00Z" w16du:dateUtc="2026-02-09T09:05:00Z">
            <w:rPr>
              <w:rFonts w:ascii="Arial" w:hAnsi="Arial" w:cs="Arial"/>
              <w:sz w:val="21"/>
              <w:szCs w:val="21"/>
            </w:rPr>
          </w:rPrChange>
        </w:rPr>
        <w:t>Besonders faszinierend finde ich, wie durch strategische Prozessoptimierung im Healthcare-Bereich sowohl Effizienz von Organisationen steigert als auch direkt die Vorsorgungsqualiäten verbessert werden. Die Möglichkeit, auf diese Weise wirtschaftliche und gesellschaftliche Wirkung zu verbinden, macht die Beratung in Healthcare und Life Sciences für mich besonders reizvoll.</w:t>
      </w:r>
      <w:r w:rsidR="00BB0CCA" w:rsidRPr="007C3943">
        <w:rPr>
          <w:rFonts w:ascii="Calibri" w:eastAsia="Times New Roman" w:hAnsi="Calibri" w:cs="Calibri"/>
          <w:color w:val="000000"/>
          <w:kern w:val="0"/>
          <w:sz w:val="20"/>
          <w:szCs w:val="20"/>
          <w:lang w:eastAsia="de-DE"/>
          <w14:ligatures w14:val="none"/>
          <w:rPrChange w:id="59" w:author="David Döbele" w:date="2026-02-09T10:05:00Z" w16du:dateUtc="2026-02-09T09:05:00Z">
            <w:rPr>
              <w:rFonts w:ascii="Times New Roman" w:eastAsia="Times New Roman" w:hAnsi="Times New Roman" w:cs="Times New Roman"/>
              <w:color w:val="000000"/>
              <w:kern w:val="0"/>
              <w:sz w:val="21"/>
              <w:szCs w:val="21"/>
              <w:lang w:eastAsia="de-DE"/>
              <w14:ligatures w14:val="none"/>
            </w:rPr>
          </w:rPrChange>
        </w:rPr>
        <w:t xml:space="preserve"> </w:t>
      </w:r>
      <w:r w:rsidR="00BB0CCA" w:rsidRPr="007C3943">
        <w:rPr>
          <w:rFonts w:ascii="Calibri" w:eastAsia="Times New Roman" w:hAnsi="Calibri" w:cs="Calibri"/>
          <w:color w:val="000000"/>
          <w:kern w:val="0"/>
          <w:sz w:val="20"/>
          <w:szCs w:val="20"/>
          <w:lang w:eastAsia="de-DE"/>
          <w14:ligatures w14:val="none"/>
          <w:rPrChange w:id="60" w:author="David Döbele" w:date="2026-02-09T10:05:00Z" w16du:dateUtc="2026-02-09T09:05:00Z">
            <w:rPr>
              <w:rFonts w:ascii="Arial" w:eastAsia="Times New Roman" w:hAnsi="Arial" w:cs="Arial"/>
              <w:color w:val="000000"/>
              <w:kern w:val="0"/>
              <w:sz w:val="21"/>
              <w:szCs w:val="21"/>
              <w:lang w:eastAsia="de-DE"/>
              <w14:ligatures w14:val="none"/>
            </w:rPr>
          </w:rPrChange>
        </w:rPr>
        <w:t>Vor diesem Hintergrund bewerbe ich mich um ein Praktikum in der Wirtschaftsprüfung für einen Zeitraum von zwei bis drei Monaten ab Juli 2026.</w:t>
      </w:r>
    </w:p>
    <w:p w14:paraId="510B14BF" w14:textId="77777777" w:rsidR="00486343" w:rsidRPr="007C3943" w:rsidRDefault="00486343" w:rsidP="005D1C8A">
      <w:pPr>
        <w:spacing w:line="259" w:lineRule="auto"/>
        <w:jc w:val="both"/>
        <w:rPr>
          <w:rFonts w:ascii="Calibri" w:hAnsi="Calibri" w:cs="Calibri"/>
          <w:sz w:val="20"/>
          <w:szCs w:val="20"/>
          <w:rPrChange w:id="61" w:author="David Döbele" w:date="2026-02-09T10:05:00Z" w16du:dateUtc="2026-02-09T09:05:00Z">
            <w:rPr>
              <w:rFonts w:ascii="Arial" w:hAnsi="Arial" w:cs="Arial"/>
              <w:sz w:val="21"/>
              <w:szCs w:val="21"/>
            </w:rPr>
          </w:rPrChange>
        </w:rPr>
      </w:pPr>
    </w:p>
    <w:p w14:paraId="3127B2A9" w14:textId="62F0FC4B" w:rsidR="00CE1E44" w:rsidRPr="007C3943" w:rsidRDefault="00CE1E44" w:rsidP="0036628F">
      <w:pPr>
        <w:spacing w:line="259" w:lineRule="auto"/>
        <w:jc w:val="both"/>
        <w:rPr>
          <w:rFonts w:ascii="Calibri" w:hAnsi="Calibri" w:cs="Calibri"/>
          <w:sz w:val="20"/>
          <w:szCs w:val="20"/>
          <w:rPrChange w:id="62" w:author="David Döbele" w:date="2026-02-09T10:05:00Z" w16du:dateUtc="2026-02-09T09:05:00Z">
            <w:rPr>
              <w:rFonts w:ascii="Arial" w:hAnsi="Arial" w:cs="Arial"/>
              <w:sz w:val="21"/>
              <w:szCs w:val="21"/>
            </w:rPr>
          </w:rPrChange>
        </w:rPr>
      </w:pPr>
      <w:r w:rsidRPr="007C3943">
        <w:rPr>
          <w:rFonts w:ascii="Calibri" w:hAnsi="Calibri" w:cs="Calibri"/>
          <w:sz w:val="20"/>
          <w:szCs w:val="20"/>
          <w:rPrChange w:id="63" w:author="David Döbele" w:date="2026-02-09T10:05:00Z" w16du:dateUtc="2026-02-09T09:05:00Z">
            <w:rPr>
              <w:rFonts w:ascii="Arial" w:hAnsi="Arial" w:cs="Arial"/>
              <w:sz w:val="21"/>
              <w:szCs w:val="21"/>
            </w:rPr>
          </w:rPrChange>
        </w:rPr>
        <w:t xml:space="preserve">Derzeit studiere ich Wirtschafts- und Sozialwissenschaften an der WU Wien im Übergang zum zweiten Semester. </w:t>
      </w:r>
      <w:r w:rsidRPr="007C3943">
        <w:rPr>
          <w:rFonts w:ascii="Calibri" w:eastAsia="Times New Roman" w:hAnsi="Calibri" w:cs="Calibri"/>
          <w:color w:val="000000"/>
          <w:sz w:val="20"/>
          <w:szCs w:val="20"/>
          <w:lang w:eastAsia="de-DE"/>
          <w:rPrChange w:id="64" w:author="David Döbele" w:date="2026-02-09T10:05:00Z" w16du:dateUtc="2026-02-09T09:05:00Z">
            <w:rPr>
              <w:rFonts w:ascii="Arial" w:eastAsia="Times New Roman" w:hAnsi="Arial" w:cs="Arial"/>
              <w:color w:val="000000"/>
              <w:sz w:val="21"/>
              <w:szCs w:val="21"/>
              <w:lang w:eastAsia="de-DE"/>
            </w:rPr>
          </w:rPrChange>
        </w:rPr>
        <w:t>Im Studium</w:t>
      </w:r>
      <w:r w:rsidRPr="007C3943">
        <w:rPr>
          <w:rFonts w:ascii="Calibri" w:eastAsia="Times New Roman" w:hAnsi="Calibri" w:cs="Calibri"/>
          <w:color w:val="000000"/>
          <w:kern w:val="0"/>
          <w:sz w:val="20"/>
          <w:szCs w:val="20"/>
          <w:lang w:eastAsia="de-DE"/>
          <w14:ligatures w14:val="none"/>
          <w:rPrChange w:id="65" w:author="David Döbele" w:date="2026-02-09T10:05:00Z" w16du:dateUtc="2026-02-09T09:05:00Z">
            <w:rPr>
              <w:rFonts w:ascii="Arial" w:eastAsia="Times New Roman" w:hAnsi="Arial" w:cs="Arial"/>
              <w:color w:val="000000"/>
              <w:kern w:val="0"/>
              <w:sz w:val="21"/>
              <w:szCs w:val="21"/>
              <w:lang w:eastAsia="de-DE"/>
              <w14:ligatures w14:val="none"/>
            </w:rPr>
          </w:rPrChange>
        </w:rPr>
        <w:t xml:space="preserve"> </w:t>
      </w:r>
      <w:r w:rsidRPr="007C3943">
        <w:rPr>
          <w:rFonts w:ascii="Calibri" w:eastAsia="Times New Roman" w:hAnsi="Calibri" w:cs="Calibri"/>
          <w:color w:val="000000"/>
          <w:sz w:val="20"/>
          <w:szCs w:val="20"/>
          <w:lang w:eastAsia="de-DE"/>
          <w:rPrChange w:id="66" w:author="David Döbele" w:date="2026-02-09T10:05:00Z" w16du:dateUtc="2026-02-09T09:05:00Z">
            <w:rPr>
              <w:rFonts w:ascii="Arial" w:eastAsia="Times New Roman" w:hAnsi="Arial" w:cs="Arial"/>
              <w:color w:val="000000"/>
              <w:sz w:val="21"/>
              <w:szCs w:val="21"/>
              <w:lang w:eastAsia="de-DE"/>
            </w:rPr>
          </w:rPrChange>
        </w:rPr>
        <w:t xml:space="preserve">habe </w:t>
      </w:r>
      <w:r w:rsidRPr="007C3943">
        <w:rPr>
          <w:rFonts w:ascii="Calibri" w:eastAsia="Times New Roman" w:hAnsi="Calibri" w:cs="Calibri"/>
          <w:color w:val="000000"/>
          <w:kern w:val="0"/>
          <w:sz w:val="20"/>
          <w:szCs w:val="20"/>
          <w:lang w:eastAsia="de-DE"/>
          <w14:ligatures w14:val="none"/>
          <w:rPrChange w:id="67" w:author="David Döbele" w:date="2026-02-09T10:05:00Z" w16du:dateUtc="2026-02-09T09:05:00Z">
            <w:rPr>
              <w:rFonts w:ascii="Arial" w:eastAsia="Times New Roman" w:hAnsi="Arial" w:cs="Arial"/>
              <w:color w:val="000000"/>
              <w:kern w:val="0"/>
              <w:sz w:val="21"/>
              <w:szCs w:val="21"/>
              <w:lang w:eastAsia="de-DE"/>
              <w14:ligatures w14:val="none"/>
            </w:rPr>
          </w:rPrChange>
        </w:rPr>
        <w:t xml:space="preserve">ich bereits </w:t>
      </w:r>
      <w:r w:rsidRPr="007C3943">
        <w:rPr>
          <w:rFonts w:ascii="Calibri" w:eastAsia="Times New Roman" w:hAnsi="Calibri" w:cs="Calibri"/>
          <w:color w:val="000000"/>
          <w:sz w:val="20"/>
          <w:szCs w:val="20"/>
          <w:lang w:eastAsia="de-DE"/>
          <w:rPrChange w:id="68" w:author="David Döbele" w:date="2026-02-09T10:05:00Z" w16du:dateUtc="2026-02-09T09:05:00Z">
            <w:rPr>
              <w:rFonts w:ascii="Arial" w:eastAsia="Times New Roman" w:hAnsi="Arial" w:cs="Arial"/>
              <w:color w:val="000000"/>
              <w:sz w:val="21"/>
              <w:szCs w:val="21"/>
              <w:lang w:eastAsia="de-DE"/>
            </w:rPr>
          </w:rPrChange>
        </w:rPr>
        <w:t xml:space="preserve">fundierte Grundlagen in </w:t>
      </w:r>
      <w:r w:rsidRPr="007C3943">
        <w:rPr>
          <w:rFonts w:ascii="Calibri" w:eastAsia="Times New Roman" w:hAnsi="Calibri" w:cs="Calibri"/>
          <w:color w:val="000000"/>
          <w:kern w:val="0"/>
          <w:sz w:val="20"/>
          <w:szCs w:val="20"/>
          <w:lang w:eastAsia="de-DE"/>
          <w14:ligatures w14:val="none"/>
          <w:rPrChange w:id="69" w:author="David Döbele" w:date="2026-02-09T10:05:00Z" w16du:dateUtc="2026-02-09T09:05:00Z">
            <w:rPr>
              <w:rFonts w:ascii="Arial" w:eastAsia="Times New Roman" w:hAnsi="Arial" w:cs="Arial"/>
              <w:color w:val="000000"/>
              <w:kern w:val="0"/>
              <w:sz w:val="21"/>
              <w:szCs w:val="21"/>
              <w:lang w:eastAsia="de-DE"/>
              <w14:ligatures w14:val="none"/>
            </w:rPr>
          </w:rPrChange>
        </w:rPr>
        <w:t>der V</w:t>
      </w:r>
      <w:r w:rsidRPr="007C3943">
        <w:rPr>
          <w:rFonts w:ascii="Calibri" w:eastAsia="Times New Roman" w:hAnsi="Calibri" w:cs="Calibri"/>
          <w:color w:val="000000"/>
          <w:sz w:val="20"/>
          <w:szCs w:val="20"/>
          <w:lang w:eastAsia="de-DE"/>
          <w:rPrChange w:id="70" w:author="David Döbele" w:date="2026-02-09T10:05:00Z" w16du:dateUtc="2026-02-09T09:05:00Z">
            <w:rPr>
              <w:rFonts w:ascii="Arial" w:eastAsia="Times New Roman" w:hAnsi="Arial" w:cs="Arial"/>
              <w:color w:val="000000"/>
              <w:sz w:val="21"/>
              <w:szCs w:val="21"/>
              <w:lang w:eastAsia="de-DE"/>
            </w:rPr>
          </w:rPrChange>
        </w:rPr>
        <w:t>olks</w:t>
      </w:r>
      <w:r w:rsidR="00486343" w:rsidRPr="007C3943">
        <w:rPr>
          <w:rFonts w:ascii="Calibri" w:eastAsia="Times New Roman" w:hAnsi="Calibri" w:cs="Calibri"/>
          <w:color w:val="000000"/>
          <w:sz w:val="20"/>
          <w:szCs w:val="20"/>
          <w:lang w:eastAsia="de-DE"/>
          <w:rPrChange w:id="71" w:author="David Döbele" w:date="2026-02-09T10:05:00Z" w16du:dateUtc="2026-02-09T09:05:00Z">
            <w:rPr>
              <w:rFonts w:ascii="Arial" w:eastAsia="Times New Roman" w:hAnsi="Arial" w:cs="Arial"/>
              <w:color w:val="000000"/>
              <w:sz w:val="21"/>
              <w:szCs w:val="21"/>
              <w:lang w:eastAsia="de-DE"/>
            </w:rPr>
          </w:rPrChange>
        </w:rPr>
        <w:t>- und</w:t>
      </w:r>
      <w:r w:rsidRPr="007C3943">
        <w:rPr>
          <w:rFonts w:ascii="Calibri" w:eastAsia="Times New Roman" w:hAnsi="Calibri" w:cs="Calibri"/>
          <w:color w:val="000000"/>
          <w:kern w:val="0"/>
          <w:sz w:val="20"/>
          <w:szCs w:val="20"/>
          <w:lang w:eastAsia="de-DE"/>
          <w14:ligatures w14:val="none"/>
          <w:rPrChange w:id="72" w:author="David Döbele" w:date="2026-02-09T10:05:00Z" w16du:dateUtc="2026-02-09T09:05:00Z">
            <w:rPr>
              <w:rFonts w:ascii="Arial" w:eastAsia="Times New Roman" w:hAnsi="Arial" w:cs="Arial"/>
              <w:color w:val="000000"/>
              <w:kern w:val="0"/>
              <w:sz w:val="21"/>
              <w:szCs w:val="21"/>
              <w:lang w:eastAsia="de-DE"/>
              <w14:ligatures w14:val="none"/>
            </w:rPr>
          </w:rPrChange>
        </w:rPr>
        <w:t xml:space="preserve"> B</w:t>
      </w:r>
      <w:r w:rsidRPr="007C3943">
        <w:rPr>
          <w:rFonts w:ascii="Calibri" w:eastAsia="Times New Roman" w:hAnsi="Calibri" w:cs="Calibri"/>
          <w:color w:val="000000"/>
          <w:sz w:val="20"/>
          <w:szCs w:val="20"/>
          <w:lang w:eastAsia="de-DE"/>
          <w:rPrChange w:id="73" w:author="David Döbele" w:date="2026-02-09T10:05:00Z" w16du:dateUtc="2026-02-09T09:05:00Z">
            <w:rPr>
              <w:rFonts w:ascii="Arial" w:eastAsia="Times New Roman" w:hAnsi="Arial" w:cs="Arial"/>
              <w:color w:val="000000"/>
              <w:sz w:val="21"/>
              <w:szCs w:val="21"/>
              <w:lang w:eastAsia="de-DE"/>
            </w:rPr>
          </w:rPrChange>
        </w:rPr>
        <w:t>etriebswirtschaftslehre</w:t>
      </w:r>
      <w:r w:rsidRPr="007C3943">
        <w:rPr>
          <w:rFonts w:ascii="Calibri" w:eastAsia="Times New Roman" w:hAnsi="Calibri" w:cs="Calibri"/>
          <w:color w:val="000000"/>
          <w:kern w:val="0"/>
          <w:sz w:val="20"/>
          <w:szCs w:val="20"/>
          <w:lang w:eastAsia="de-DE"/>
          <w14:ligatures w14:val="none"/>
          <w:rPrChange w:id="74" w:author="David Döbele" w:date="2026-02-09T10:05:00Z" w16du:dateUtc="2026-02-09T09:05:00Z">
            <w:rPr>
              <w:rFonts w:ascii="Arial" w:eastAsia="Times New Roman" w:hAnsi="Arial" w:cs="Arial"/>
              <w:color w:val="000000"/>
              <w:kern w:val="0"/>
              <w:sz w:val="21"/>
              <w:szCs w:val="21"/>
              <w:lang w:eastAsia="de-DE"/>
              <w14:ligatures w14:val="none"/>
            </w:rPr>
          </w:rPrChange>
        </w:rPr>
        <w:t xml:space="preserve"> und </w:t>
      </w:r>
      <w:r w:rsidRPr="007C3943">
        <w:rPr>
          <w:rFonts w:ascii="Calibri" w:eastAsia="Times New Roman" w:hAnsi="Calibri" w:cs="Calibri"/>
          <w:color w:val="000000"/>
          <w:sz w:val="20"/>
          <w:szCs w:val="20"/>
          <w:lang w:eastAsia="de-DE"/>
          <w:rPrChange w:id="75" w:author="David Döbele" w:date="2026-02-09T10:05:00Z" w16du:dateUtc="2026-02-09T09:05:00Z">
            <w:rPr>
              <w:rFonts w:ascii="Arial" w:eastAsia="Times New Roman" w:hAnsi="Arial" w:cs="Arial"/>
              <w:color w:val="000000"/>
              <w:sz w:val="21"/>
              <w:szCs w:val="21"/>
              <w:lang w:eastAsia="de-DE"/>
            </w:rPr>
          </w:rPrChange>
        </w:rPr>
        <w:t>Wirtschaftsrecht</w:t>
      </w:r>
      <w:r w:rsidRPr="007C3943">
        <w:rPr>
          <w:rFonts w:ascii="Calibri" w:eastAsia="Times New Roman" w:hAnsi="Calibri" w:cs="Calibri"/>
          <w:color w:val="000000"/>
          <w:kern w:val="0"/>
          <w:sz w:val="20"/>
          <w:szCs w:val="20"/>
          <w:lang w:eastAsia="de-DE"/>
          <w14:ligatures w14:val="none"/>
          <w:rPrChange w:id="76" w:author="David Döbele" w:date="2026-02-09T10:05:00Z" w16du:dateUtc="2026-02-09T09:05:00Z">
            <w:rPr>
              <w:rFonts w:ascii="Arial" w:eastAsia="Times New Roman" w:hAnsi="Arial" w:cs="Arial"/>
              <w:color w:val="000000"/>
              <w:kern w:val="0"/>
              <w:sz w:val="21"/>
              <w:szCs w:val="21"/>
              <w:lang w:eastAsia="de-DE"/>
              <w14:ligatures w14:val="none"/>
            </w:rPr>
          </w:rPrChange>
        </w:rPr>
        <w:t xml:space="preserve"> erw</w:t>
      </w:r>
      <w:r w:rsidRPr="007C3943">
        <w:rPr>
          <w:rFonts w:ascii="Calibri" w:eastAsia="Times New Roman" w:hAnsi="Calibri" w:cs="Calibri"/>
          <w:color w:val="000000"/>
          <w:sz w:val="20"/>
          <w:szCs w:val="20"/>
          <w:lang w:eastAsia="de-DE"/>
          <w:rPrChange w:id="77" w:author="David Döbele" w:date="2026-02-09T10:05:00Z" w16du:dateUtc="2026-02-09T09:05:00Z">
            <w:rPr>
              <w:rFonts w:ascii="Arial" w:eastAsia="Times New Roman" w:hAnsi="Arial" w:cs="Arial"/>
              <w:color w:val="000000"/>
              <w:sz w:val="21"/>
              <w:szCs w:val="21"/>
              <w:lang w:eastAsia="de-DE"/>
            </w:rPr>
          </w:rPrChange>
        </w:rPr>
        <w:t>orb</w:t>
      </w:r>
      <w:r w:rsidRPr="007C3943">
        <w:rPr>
          <w:rFonts w:ascii="Calibri" w:eastAsia="Times New Roman" w:hAnsi="Calibri" w:cs="Calibri"/>
          <w:color w:val="000000"/>
          <w:kern w:val="0"/>
          <w:sz w:val="20"/>
          <w:szCs w:val="20"/>
          <w:lang w:eastAsia="de-DE"/>
          <w14:ligatures w14:val="none"/>
          <w:rPrChange w:id="78" w:author="David Döbele" w:date="2026-02-09T10:05:00Z" w16du:dateUtc="2026-02-09T09:05:00Z">
            <w:rPr>
              <w:rFonts w:ascii="Arial" w:eastAsia="Times New Roman" w:hAnsi="Arial" w:cs="Arial"/>
              <w:color w:val="000000"/>
              <w:kern w:val="0"/>
              <w:sz w:val="21"/>
              <w:szCs w:val="21"/>
              <w:lang w:eastAsia="de-DE"/>
              <w14:ligatures w14:val="none"/>
            </w:rPr>
          </w:rPrChange>
        </w:rPr>
        <w:t>en.</w:t>
      </w:r>
      <w:r w:rsidR="005D1C8A" w:rsidRPr="007C3943">
        <w:rPr>
          <w:rFonts w:ascii="Calibri" w:hAnsi="Calibri" w:cs="Calibri"/>
          <w:sz w:val="20"/>
          <w:szCs w:val="20"/>
          <w:rPrChange w:id="79" w:author="David Döbele" w:date="2026-02-09T10:05:00Z" w16du:dateUtc="2026-02-09T09:05:00Z">
            <w:rPr>
              <w:rFonts w:ascii="Arial" w:hAnsi="Arial" w:cs="Arial"/>
              <w:sz w:val="21"/>
              <w:szCs w:val="21"/>
            </w:rPr>
          </w:rPrChange>
        </w:rPr>
        <w:t xml:space="preserve"> Besonders interessieren mich wirtschaftliche Zusammenhänge im Healthcare- und Life-Science-Bereich, insbesondere wie durch Marktanalysen, Wettbewerbsstrategien und Investitionsentscheidungen Optimierungspotenziale </w:t>
      </w:r>
      <w:r w:rsidR="005D1C8A" w:rsidRPr="007C3943">
        <w:rPr>
          <w:rFonts w:ascii="Calibri" w:eastAsia="Times New Roman" w:hAnsi="Calibri" w:cs="Calibri"/>
          <w:color w:val="000000"/>
          <w:sz w:val="20"/>
          <w:szCs w:val="20"/>
          <w:lang w:eastAsia="de-DE"/>
          <w:rPrChange w:id="80" w:author="David Döbele" w:date="2026-02-09T10:05:00Z" w16du:dateUtc="2026-02-09T09:05:00Z">
            <w:rPr>
              <w:rFonts w:ascii="Arial" w:eastAsia="Times New Roman" w:hAnsi="Arial" w:cs="Arial"/>
              <w:color w:val="000000"/>
              <w:sz w:val="21"/>
              <w:szCs w:val="21"/>
              <w:lang w:eastAsia="de-DE"/>
            </w:rPr>
          </w:rPrChange>
        </w:rPr>
        <w:t>geschaffen werden können, um die Effizienz von Organisationen zu steigern und ihre Prozesse im Healthcare- und Life-Science-Bereich nachhaltig zu verbessern. Erste praktische Erfahrungen sammelte ich bei einem Praktikum im Controlling und HR bei IKEA, wo ich Marktanalysen erstellte, Meetings und Präsentationen vorbereitete und organisatorische Projekte unterstützte. Zusätzlich habe ich Einblicke in den medizinischen und pharmazeutischen Bereich gewonnen, unter anderem durch Praktika während der Schulzeit und persönliche Erfahrungen in einem medizinischen Haushalt, was meine Begeisterung für medizinische und pharmazeutische Wirtschaftsthemen geprägt hat</w:t>
      </w:r>
      <w:ins w:id="81" w:author="David Döbele" w:date="2026-02-09T10:05:00Z" w16du:dateUtc="2026-02-09T09:05:00Z">
        <w:r w:rsidR="009F285B">
          <w:rPr>
            <w:rFonts w:ascii="Calibri" w:eastAsia="Times New Roman" w:hAnsi="Calibri" w:cs="Calibri"/>
            <w:color w:val="000000"/>
            <w:sz w:val="20"/>
            <w:szCs w:val="20"/>
            <w:lang w:eastAsia="de-DE"/>
          </w:rPr>
          <w:t>.</w:t>
        </w:r>
      </w:ins>
      <w:r w:rsidR="005D1C8A" w:rsidRPr="007C3943">
        <w:rPr>
          <w:rFonts w:ascii="Calibri" w:eastAsia="Times New Roman" w:hAnsi="Calibri" w:cs="Calibri"/>
          <w:color w:val="000000"/>
          <w:sz w:val="20"/>
          <w:szCs w:val="20"/>
          <w:lang w:eastAsia="de-DE"/>
          <w:rPrChange w:id="82" w:author="David Döbele" w:date="2026-02-09T10:05:00Z" w16du:dateUtc="2026-02-09T09:05:00Z">
            <w:rPr>
              <w:rFonts w:ascii="Arial" w:eastAsia="Times New Roman" w:hAnsi="Arial" w:cs="Arial"/>
              <w:color w:val="000000"/>
              <w:sz w:val="21"/>
              <w:szCs w:val="21"/>
              <w:lang w:eastAsia="de-DE"/>
            </w:rPr>
          </w:rPrChange>
        </w:rPr>
        <w:t xml:space="preserve"> Ergänzend strebe ich den Einstieg in eine studentische Unternehmensberatung an, um reale Fragestellungen in kleinen Teams praxisnah zu bearbeiten. </w:t>
      </w:r>
      <w:r w:rsidRPr="007C3943">
        <w:rPr>
          <w:rFonts w:ascii="Calibri" w:eastAsia="Times New Roman" w:hAnsi="Calibri" w:cs="Calibri"/>
          <w:color w:val="000000"/>
          <w:sz w:val="20"/>
          <w:szCs w:val="20"/>
          <w:lang w:eastAsia="de-DE"/>
          <w:rPrChange w:id="83" w:author="David Döbele" w:date="2026-02-09T10:05:00Z" w16du:dateUtc="2026-02-09T09:05:00Z">
            <w:rPr>
              <w:rFonts w:ascii="Arial" w:eastAsia="Times New Roman" w:hAnsi="Arial" w:cs="Arial"/>
              <w:color w:val="000000"/>
              <w:sz w:val="21"/>
              <w:szCs w:val="21"/>
              <w:lang w:eastAsia="de-DE"/>
            </w:rPr>
          </w:rPrChange>
        </w:rPr>
        <w:t xml:space="preserve">Ergänzend strebe ich den Einstieg in eine studentische Unternehmensberatung an, um reale Fragestellung in kleinen Teams zu bearbeiten. </w:t>
      </w:r>
      <w:r w:rsidR="005D1C8A" w:rsidRPr="007C3943">
        <w:rPr>
          <w:rFonts w:ascii="Calibri" w:eastAsia="Times New Roman" w:hAnsi="Calibri" w:cs="Calibri"/>
          <w:color w:val="000000"/>
          <w:sz w:val="20"/>
          <w:szCs w:val="20"/>
          <w:lang w:eastAsia="de-DE"/>
          <w:rPrChange w:id="84" w:author="David Döbele" w:date="2026-02-09T10:05:00Z" w16du:dateUtc="2026-02-09T09:05:00Z">
            <w:rPr>
              <w:rFonts w:ascii="Arial" w:eastAsia="Times New Roman" w:hAnsi="Arial" w:cs="Arial"/>
              <w:color w:val="000000"/>
              <w:sz w:val="21"/>
              <w:szCs w:val="21"/>
              <w:lang w:eastAsia="de-DE"/>
            </w:rPr>
          </w:rPrChange>
        </w:rPr>
        <w:t>Außerdem</w:t>
      </w:r>
      <w:r w:rsidRPr="007C3943">
        <w:rPr>
          <w:rFonts w:ascii="Calibri" w:eastAsia="Times New Roman" w:hAnsi="Calibri" w:cs="Calibri"/>
          <w:color w:val="000000"/>
          <w:sz w:val="20"/>
          <w:szCs w:val="20"/>
          <w:lang w:eastAsia="de-DE"/>
          <w:rPrChange w:id="85" w:author="David Döbele" w:date="2026-02-09T10:05:00Z" w16du:dateUtc="2026-02-09T09:05:00Z">
            <w:rPr>
              <w:rFonts w:ascii="Arial" w:eastAsia="Times New Roman" w:hAnsi="Arial" w:cs="Arial"/>
              <w:color w:val="000000"/>
              <w:sz w:val="21"/>
              <w:szCs w:val="21"/>
              <w:lang w:eastAsia="de-DE"/>
            </w:rPr>
          </w:rPrChange>
        </w:rPr>
        <w:t xml:space="preserve"> habe ich mehrere Jahre leistungsorientierten </w:t>
      </w:r>
      <w:r w:rsidRPr="007C3943">
        <w:rPr>
          <w:rFonts w:ascii="Calibri" w:hAnsi="Calibri" w:cs="Calibri"/>
          <w:sz w:val="20"/>
          <w:szCs w:val="20"/>
          <w:rPrChange w:id="86" w:author="David Döbele" w:date="2026-02-09T10:05:00Z" w16du:dateUtc="2026-02-09T09:05:00Z">
            <w:rPr>
              <w:rFonts w:ascii="Arial" w:hAnsi="Arial" w:cs="Arial"/>
              <w:sz w:val="21"/>
              <w:szCs w:val="21"/>
            </w:rPr>
          </w:rPrChange>
        </w:rPr>
        <w:t>Fußball auf sehr hohem Niveau gespielt, was früh Disziplin, Belastbarkeit und einen hohen Leistungsanspruch erforderte. Ein ambitioniertes Umfeld mit hohem Leistungsdruck, ausgeprägter Teamarbeit lernte mich, auch unter hohen Anforderungen zuverlässig zu performen.</w:t>
      </w:r>
    </w:p>
    <w:p w14:paraId="5AFDDDFA" w14:textId="77777777" w:rsidR="00CE1E44" w:rsidRPr="007C3943" w:rsidRDefault="00CE1E44" w:rsidP="005D1C8A">
      <w:pPr>
        <w:spacing w:line="259" w:lineRule="auto"/>
        <w:jc w:val="both"/>
        <w:rPr>
          <w:rFonts w:ascii="Calibri" w:hAnsi="Calibri" w:cs="Calibri"/>
          <w:sz w:val="20"/>
          <w:szCs w:val="20"/>
          <w:rPrChange w:id="87" w:author="David Döbele" w:date="2026-02-09T10:05:00Z" w16du:dateUtc="2026-02-09T09:05:00Z">
            <w:rPr>
              <w:rFonts w:ascii="Arial" w:hAnsi="Arial" w:cs="Arial"/>
              <w:sz w:val="21"/>
              <w:szCs w:val="21"/>
            </w:rPr>
          </w:rPrChange>
        </w:rPr>
      </w:pPr>
    </w:p>
    <w:p w14:paraId="58399ED4" w14:textId="77777777" w:rsidR="00CE1E44" w:rsidRPr="007C3943" w:rsidRDefault="0036628F" w:rsidP="005D1C8A">
      <w:pPr>
        <w:spacing w:line="259" w:lineRule="auto"/>
        <w:jc w:val="both"/>
        <w:rPr>
          <w:rFonts w:ascii="Calibri" w:hAnsi="Calibri" w:cs="Calibri"/>
          <w:sz w:val="20"/>
          <w:szCs w:val="20"/>
          <w:rPrChange w:id="88" w:author="David Döbele" w:date="2026-02-09T10:05:00Z" w16du:dateUtc="2026-02-09T09:05:00Z">
            <w:rPr>
              <w:rFonts w:ascii="Arial" w:hAnsi="Arial" w:cs="Arial"/>
              <w:sz w:val="21"/>
              <w:szCs w:val="21"/>
            </w:rPr>
          </w:rPrChange>
        </w:rPr>
      </w:pPr>
      <w:r w:rsidRPr="007C3943">
        <w:rPr>
          <w:rFonts w:ascii="Calibri" w:hAnsi="Calibri" w:cs="Calibri"/>
          <w:sz w:val="20"/>
          <w:szCs w:val="20"/>
          <w:rPrChange w:id="89" w:author="David Döbele" w:date="2026-02-09T10:05:00Z" w16du:dateUtc="2026-02-09T09:05:00Z">
            <w:rPr>
              <w:rFonts w:ascii="Arial" w:hAnsi="Arial" w:cs="Arial"/>
              <w:sz w:val="21"/>
              <w:szCs w:val="21"/>
            </w:rPr>
          </w:rPrChange>
        </w:rPr>
        <w:t>An SILREAL reizt mich besonders, dass hier strategische Beratung, operative Umsetzung und tiefgehendes Regulatory- und Policy-Know-how in hochregulierten Märkten kombiniert werden. Die einzigartige Brückenfunktion zwischen europäischen und asiatischen Gesundheitsmärkten, verbunden mit der Fähigkeit, strategische Lösungen direkt operativ umzusetzen, unterscheidet SILREAL deutlich von klassischen Beratungen. Dieses Umfeld bietet mir die ideale Möglichkeit, mein analytisches Verständnis und Interesse an digitalen Transformationsprozessen gezielt einzubringen.</w:t>
      </w:r>
    </w:p>
    <w:p w14:paraId="358F1125" w14:textId="77777777" w:rsidR="0036628F" w:rsidRPr="007C3943" w:rsidRDefault="0036628F" w:rsidP="005D1C8A">
      <w:pPr>
        <w:spacing w:line="259" w:lineRule="auto"/>
        <w:jc w:val="both"/>
        <w:rPr>
          <w:rFonts w:ascii="Calibri" w:hAnsi="Calibri" w:cs="Calibri"/>
          <w:sz w:val="20"/>
          <w:szCs w:val="20"/>
          <w:rPrChange w:id="90" w:author="David Döbele" w:date="2026-02-09T10:05:00Z" w16du:dateUtc="2026-02-09T09:05:00Z">
            <w:rPr>
              <w:rFonts w:ascii="Arial" w:hAnsi="Arial" w:cs="Arial"/>
              <w:sz w:val="21"/>
              <w:szCs w:val="21"/>
            </w:rPr>
          </w:rPrChange>
        </w:rPr>
      </w:pPr>
    </w:p>
    <w:p w14:paraId="4C918205" w14:textId="07CF033E" w:rsidR="00CE1E44" w:rsidRPr="007C3943" w:rsidRDefault="00CE1E44" w:rsidP="005D1C8A">
      <w:pPr>
        <w:spacing w:line="259" w:lineRule="auto"/>
        <w:jc w:val="both"/>
        <w:rPr>
          <w:rFonts w:ascii="Calibri" w:eastAsia="Times New Roman" w:hAnsi="Calibri" w:cs="Calibri"/>
          <w:color w:val="000000"/>
          <w:sz w:val="20"/>
          <w:szCs w:val="20"/>
          <w:lang w:eastAsia="de-DE"/>
          <w:rPrChange w:id="91" w:author="David Döbele" w:date="2026-02-09T10:05:00Z" w16du:dateUtc="2026-02-09T09:05:00Z">
            <w:rPr>
              <w:rFonts w:ascii="Arial" w:eastAsia="Times New Roman" w:hAnsi="Arial" w:cs="Arial"/>
              <w:color w:val="000000"/>
              <w:sz w:val="21"/>
              <w:szCs w:val="21"/>
              <w:lang w:eastAsia="de-DE"/>
            </w:rPr>
          </w:rPrChange>
        </w:rPr>
      </w:pPr>
      <w:r w:rsidRPr="007C3943">
        <w:rPr>
          <w:rFonts w:ascii="Calibri" w:eastAsia="Times New Roman" w:hAnsi="Calibri" w:cs="Calibri"/>
          <w:color w:val="000000"/>
          <w:sz w:val="20"/>
          <w:szCs w:val="20"/>
          <w:lang w:eastAsia="de-DE"/>
          <w:rPrChange w:id="92" w:author="David Döbele" w:date="2026-02-09T10:05:00Z" w16du:dateUtc="2026-02-09T09:05:00Z">
            <w:rPr>
              <w:rFonts w:ascii="Arial" w:eastAsia="Times New Roman" w:hAnsi="Arial" w:cs="Arial"/>
              <w:color w:val="000000"/>
              <w:sz w:val="21"/>
              <w:szCs w:val="21"/>
              <w:lang w:eastAsia="de-DE"/>
            </w:rPr>
          </w:rPrChange>
        </w:rPr>
        <w:t xml:space="preserve">Im Rahmen des Praktikums erhoffe ich mir meine theoretischen Kenntnisse durch aktive Einbindung praktisch anzuwenden und meine analytischen und organisatorischen Fähigkeiten weiterzuentwickeln, rege an branchenspezifischen Projekten </w:t>
      </w:r>
      <w:del w:id="93" w:author="David Döbele" w:date="2026-02-09T10:05:00Z" w16du:dateUtc="2026-02-09T09:05:00Z">
        <w:r w:rsidRPr="007C3943" w:rsidDel="008073AA">
          <w:rPr>
            <w:rFonts w:ascii="Calibri" w:eastAsia="Times New Roman" w:hAnsi="Calibri" w:cs="Calibri"/>
            <w:color w:val="000000"/>
            <w:sz w:val="20"/>
            <w:szCs w:val="20"/>
            <w:lang w:eastAsia="de-DE"/>
            <w:rPrChange w:id="94" w:author="David Döbele" w:date="2026-02-09T10:05:00Z" w16du:dateUtc="2026-02-09T09:05:00Z">
              <w:rPr>
                <w:rFonts w:ascii="Arial" w:eastAsia="Times New Roman" w:hAnsi="Arial" w:cs="Arial"/>
                <w:color w:val="000000"/>
                <w:sz w:val="21"/>
                <w:szCs w:val="21"/>
                <w:lang w:eastAsia="de-DE"/>
              </w:rPr>
            </w:rPrChange>
          </w:rPr>
          <w:delText>mitzuarbeiten</w:delText>
        </w:r>
      </w:del>
      <w:ins w:id="95" w:author="David Döbele" w:date="2026-02-09T10:05:00Z" w16du:dateUtc="2026-02-09T09:05:00Z">
        <w:r w:rsidR="008073AA" w:rsidRPr="008073AA">
          <w:rPr>
            <w:rFonts w:ascii="Calibri" w:eastAsia="Times New Roman" w:hAnsi="Calibri" w:cs="Calibri"/>
            <w:color w:val="000000"/>
            <w:sz w:val="20"/>
            <w:szCs w:val="20"/>
            <w:lang w:eastAsia="de-DE"/>
          </w:rPr>
          <w:t>mitzuarbeiten,</w:t>
        </w:r>
      </w:ins>
      <w:r w:rsidRPr="007C3943">
        <w:rPr>
          <w:rFonts w:ascii="Calibri" w:eastAsia="Times New Roman" w:hAnsi="Calibri" w:cs="Calibri"/>
          <w:color w:val="000000"/>
          <w:sz w:val="20"/>
          <w:szCs w:val="20"/>
          <w:lang w:eastAsia="de-DE"/>
          <w:rPrChange w:id="96" w:author="David Döbele" w:date="2026-02-09T10:05:00Z" w16du:dateUtc="2026-02-09T09:05:00Z">
            <w:rPr>
              <w:rFonts w:ascii="Arial" w:eastAsia="Times New Roman" w:hAnsi="Arial" w:cs="Arial"/>
              <w:color w:val="000000"/>
              <w:sz w:val="21"/>
              <w:szCs w:val="21"/>
              <w:lang w:eastAsia="de-DE"/>
            </w:rPr>
          </w:rPrChange>
        </w:rPr>
        <w:t xml:space="preserve"> um ein tiefes Verständnis für Beratungsarbeit im Healthcare-Umfeld zu gewinnen. Über eine Einladung zu einem persönlichen Gespräch freue ich mich sehr.</w:t>
      </w:r>
    </w:p>
    <w:p w14:paraId="0535E1E5" w14:textId="77777777" w:rsidR="00CE1E44" w:rsidRPr="007C3943" w:rsidRDefault="00CE1E44" w:rsidP="005D1C8A">
      <w:pPr>
        <w:spacing w:line="259" w:lineRule="auto"/>
        <w:jc w:val="both"/>
        <w:rPr>
          <w:rFonts w:ascii="Calibri" w:eastAsia="Times New Roman" w:hAnsi="Calibri" w:cs="Calibri"/>
          <w:color w:val="000000"/>
          <w:sz w:val="20"/>
          <w:szCs w:val="20"/>
          <w:lang w:eastAsia="de-DE"/>
          <w:rPrChange w:id="97" w:author="David Döbele" w:date="2026-02-09T10:05:00Z" w16du:dateUtc="2026-02-09T09:05:00Z">
            <w:rPr>
              <w:rFonts w:ascii="Arial" w:eastAsia="Times New Roman" w:hAnsi="Arial" w:cs="Arial"/>
              <w:color w:val="000000"/>
              <w:sz w:val="21"/>
              <w:szCs w:val="21"/>
              <w:lang w:eastAsia="de-DE"/>
            </w:rPr>
          </w:rPrChange>
        </w:rPr>
      </w:pPr>
    </w:p>
    <w:p w14:paraId="7F27CD21" w14:textId="77777777" w:rsidR="00CE1E44" w:rsidRPr="007C3943" w:rsidRDefault="00CE1E44" w:rsidP="005D1C8A">
      <w:pPr>
        <w:spacing w:line="259" w:lineRule="auto"/>
        <w:jc w:val="both"/>
        <w:rPr>
          <w:rFonts w:ascii="Calibri" w:eastAsia="Times New Roman" w:hAnsi="Calibri" w:cs="Calibri"/>
          <w:color w:val="000000"/>
          <w:sz w:val="20"/>
          <w:szCs w:val="20"/>
          <w:lang w:eastAsia="de-DE"/>
          <w:rPrChange w:id="98" w:author="David Döbele" w:date="2026-02-09T10:05:00Z" w16du:dateUtc="2026-02-09T09:05:00Z">
            <w:rPr>
              <w:rFonts w:ascii="Arial" w:eastAsia="Times New Roman" w:hAnsi="Arial" w:cs="Arial"/>
              <w:color w:val="000000"/>
              <w:sz w:val="21"/>
              <w:szCs w:val="21"/>
              <w:lang w:eastAsia="de-DE"/>
            </w:rPr>
          </w:rPrChange>
        </w:rPr>
      </w:pPr>
      <w:r w:rsidRPr="007C3943">
        <w:rPr>
          <w:rFonts w:ascii="Calibri" w:eastAsia="Times New Roman" w:hAnsi="Calibri" w:cs="Calibri"/>
          <w:color w:val="000000"/>
          <w:sz w:val="20"/>
          <w:szCs w:val="20"/>
          <w:lang w:eastAsia="de-DE"/>
          <w:rPrChange w:id="99" w:author="David Döbele" w:date="2026-02-09T10:05:00Z" w16du:dateUtc="2026-02-09T09:05:00Z">
            <w:rPr>
              <w:rFonts w:ascii="Arial" w:eastAsia="Times New Roman" w:hAnsi="Arial" w:cs="Arial"/>
              <w:color w:val="000000"/>
              <w:sz w:val="21"/>
              <w:szCs w:val="21"/>
              <w:lang w:eastAsia="de-DE"/>
            </w:rPr>
          </w:rPrChange>
        </w:rPr>
        <w:t>Mit freundlichen Grüßen</w:t>
      </w:r>
    </w:p>
    <w:p w14:paraId="34F55B02" w14:textId="77777777" w:rsidR="00CE1E44" w:rsidRPr="007C3943" w:rsidRDefault="00CE1E44" w:rsidP="005D1C8A">
      <w:pPr>
        <w:spacing w:line="259" w:lineRule="auto"/>
        <w:jc w:val="both"/>
        <w:rPr>
          <w:rFonts w:ascii="Calibri" w:eastAsia="Times New Roman" w:hAnsi="Calibri" w:cs="Calibri"/>
          <w:color w:val="000000"/>
          <w:sz w:val="20"/>
          <w:szCs w:val="20"/>
          <w:lang w:eastAsia="de-DE"/>
          <w:rPrChange w:id="100" w:author="David Döbele" w:date="2026-02-09T10:05:00Z" w16du:dateUtc="2026-02-09T09:05:00Z">
            <w:rPr>
              <w:rFonts w:ascii="Arial" w:eastAsia="Times New Roman" w:hAnsi="Arial" w:cs="Arial"/>
              <w:color w:val="000000"/>
              <w:sz w:val="21"/>
              <w:szCs w:val="21"/>
              <w:lang w:eastAsia="de-DE"/>
            </w:rPr>
          </w:rPrChange>
        </w:rPr>
      </w:pPr>
      <w:r w:rsidRPr="007C3943">
        <w:rPr>
          <w:rFonts w:ascii="Calibri" w:eastAsia="Times New Roman" w:hAnsi="Calibri" w:cs="Calibri"/>
          <w:color w:val="000000"/>
          <w:sz w:val="20"/>
          <w:szCs w:val="20"/>
          <w:lang w:eastAsia="de-DE"/>
          <w:rPrChange w:id="101" w:author="David Döbele" w:date="2026-02-09T10:05:00Z" w16du:dateUtc="2026-02-09T09:05:00Z">
            <w:rPr>
              <w:rFonts w:ascii="Arial" w:eastAsia="Times New Roman" w:hAnsi="Arial" w:cs="Arial"/>
              <w:color w:val="000000"/>
              <w:sz w:val="21"/>
              <w:szCs w:val="21"/>
              <w:lang w:eastAsia="de-DE"/>
            </w:rPr>
          </w:rPrChange>
        </w:rPr>
        <w:t>Tjark Jacobsen</w:t>
      </w:r>
    </w:p>
    <w:sectPr w:rsidR="00CE1E44" w:rsidRPr="007C3943" w:rsidSect="005D1C8A">
      <w:pgSz w:w="11906" w:h="16838"/>
      <w:pgMar w:top="851" w:right="1134" w:bottom="510"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C9A14A" w14:textId="77777777" w:rsidR="00D967CE" w:rsidRDefault="00D967CE" w:rsidP="00CE1E44">
      <w:r>
        <w:separator/>
      </w:r>
    </w:p>
  </w:endnote>
  <w:endnote w:type="continuationSeparator" w:id="0">
    <w:p w14:paraId="6B1CA78E" w14:textId="77777777" w:rsidR="00D967CE" w:rsidRDefault="00D967CE" w:rsidP="00CE1E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2833F8" w14:textId="77777777" w:rsidR="00D967CE" w:rsidRDefault="00D967CE" w:rsidP="00CE1E44">
      <w:r>
        <w:separator/>
      </w:r>
    </w:p>
  </w:footnote>
  <w:footnote w:type="continuationSeparator" w:id="0">
    <w:p w14:paraId="75DD08D5" w14:textId="77777777" w:rsidR="00D967CE" w:rsidRDefault="00D967CE" w:rsidP="00CE1E44">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id Döbele">
    <w15:presenceInfo w15:providerId="AD" w15:userId="S::david.doebele@pumpkincareeres.onmicrosoft.com::9046cfa8-3fc7-4052-9daa-75c97e906e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trackRevision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4CEB"/>
    <w:rsid w:val="0036628F"/>
    <w:rsid w:val="00416F39"/>
    <w:rsid w:val="00486343"/>
    <w:rsid w:val="004E506D"/>
    <w:rsid w:val="005D1C8A"/>
    <w:rsid w:val="006F2899"/>
    <w:rsid w:val="00720889"/>
    <w:rsid w:val="007C3943"/>
    <w:rsid w:val="008073AA"/>
    <w:rsid w:val="009F285B"/>
    <w:rsid w:val="00A04CEB"/>
    <w:rsid w:val="00BB0CCA"/>
    <w:rsid w:val="00CE1E44"/>
    <w:rsid w:val="00D967C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4391BDC5"/>
  <w15:chartTrackingRefBased/>
  <w15:docId w15:val="{DB3B12F8-9300-1542-996E-091DB65DBD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CE1E44"/>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CE1E44"/>
    <w:pPr>
      <w:tabs>
        <w:tab w:val="center" w:pos="4536"/>
        <w:tab w:val="right" w:pos="9072"/>
      </w:tabs>
    </w:pPr>
  </w:style>
  <w:style w:type="character" w:customStyle="1" w:styleId="KopfzeileZchn">
    <w:name w:val="Kopfzeile Zchn"/>
    <w:basedOn w:val="Absatz-Standardschriftart"/>
    <w:link w:val="Kopfzeile"/>
    <w:uiPriority w:val="99"/>
    <w:rsid w:val="00CE1E44"/>
  </w:style>
  <w:style w:type="paragraph" w:styleId="Fuzeile">
    <w:name w:val="footer"/>
    <w:basedOn w:val="Standard"/>
    <w:link w:val="FuzeileZchn"/>
    <w:uiPriority w:val="99"/>
    <w:unhideWhenUsed/>
    <w:rsid w:val="00CE1E44"/>
    <w:pPr>
      <w:tabs>
        <w:tab w:val="center" w:pos="4536"/>
        <w:tab w:val="right" w:pos="9072"/>
      </w:tabs>
    </w:pPr>
  </w:style>
  <w:style w:type="character" w:customStyle="1" w:styleId="FuzeileZchn">
    <w:name w:val="Fußzeile Zchn"/>
    <w:basedOn w:val="Absatz-Standardschriftart"/>
    <w:link w:val="Fuzeile"/>
    <w:uiPriority w:val="99"/>
    <w:rsid w:val="00CE1E44"/>
  </w:style>
  <w:style w:type="character" w:customStyle="1" w:styleId="apple-converted-space">
    <w:name w:val="apple-converted-space"/>
    <w:basedOn w:val="Absatz-Standardschriftart"/>
    <w:rsid w:val="00486343"/>
  </w:style>
  <w:style w:type="character" w:styleId="Fett">
    <w:name w:val="Strong"/>
    <w:basedOn w:val="Absatz-Standardschriftart"/>
    <w:uiPriority w:val="22"/>
    <w:qFormat/>
    <w:rsid w:val="00486343"/>
    <w:rPr>
      <w:b/>
      <w:bCs/>
    </w:rPr>
  </w:style>
  <w:style w:type="character" w:styleId="Hyperlink">
    <w:name w:val="Hyperlink"/>
    <w:basedOn w:val="Absatz-Standardschriftart"/>
    <w:uiPriority w:val="99"/>
    <w:semiHidden/>
    <w:unhideWhenUsed/>
    <w:rsid w:val="0036628F"/>
    <w:rPr>
      <w:color w:val="0000FF"/>
      <w:u w:val="single"/>
    </w:rPr>
  </w:style>
  <w:style w:type="character" w:styleId="BesuchterLink">
    <w:name w:val="FollowedHyperlink"/>
    <w:basedOn w:val="Absatz-Standardschriftart"/>
    <w:uiPriority w:val="99"/>
    <w:semiHidden/>
    <w:unhideWhenUsed/>
    <w:rsid w:val="0036628F"/>
    <w:rPr>
      <w:color w:val="954F72" w:themeColor="followedHyperlink"/>
      <w:u w:val="single"/>
    </w:rPr>
  </w:style>
  <w:style w:type="paragraph" w:styleId="berarbeitung">
    <w:name w:val="Revision"/>
    <w:hidden/>
    <w:uiPriority w:val="99"/>
    <w:semiHidden/>
    <w:rsid w:val="007C39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microsoft.com/office/2011/relationships/people" Target="peop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579</Words>
  <Characters>3650</Characters>
  <Application>Microsoft Office Word</Application>
  <DocSecurity>0</DocSecurity>
  <Lines>30</Lines>
  <Paragraphs>8</Paragraphs>
  <ScaleCrop>false</ScaleCrop>
  <Company/>
  <LinksUpToDate>false</LinksUpToDate>
  <CharactersWithSpaces>4221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jens jacobsen</dc:creator>
  <cp:keywords/>
  <dc:description/>
  <cp:lastModifiedBy>David Döbele</cp:lastModifiedBy>
  <cp:revision>6</cp:revision>
  <dcterms:created xsi:type="dcterms:W3CDTF">2026-02-08T18:35:00Z</dcterms:created>
  <dcterms:modified xsi:type="dcterms:W3CDTF">2026-02-09T09:05:00Z</dcterms:modified>
</cp:coreProperties>
</file>