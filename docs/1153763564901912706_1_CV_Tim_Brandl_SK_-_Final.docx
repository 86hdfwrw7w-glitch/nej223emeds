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3685"/>
        <w:gridCol w:w="1560"/>
        <w:gridCol w:w="425"/>
        <w:gridCol w:w="142"/>
        <w:gridCol w:w="2126"/>
        <w:tblGridChange w:id="0">
          <w:tblGrid>
            <w:gridCol w:w="284"/>
            <w:gridCol w:w="1418"/>
            <w:gridCol w:w="3685"/>
            <w:gridCol w:w="1560"/>
            <w:gridCol w:w="284"/>
            <w:gridCol w:w="141"/>
            <w:gridCol w:w="142"/>
            <w:gridCol w:w="2126"/>
            <w:gridCol w:w="284"/>
          </w:tblGrid>
        </w:tblGridChange>
      </w:tblGrid>
      <w:tr w:rsidR="002508C2" w:rsidRPr="009C2D29" w14:paraId="5DF08F91" w14:textId="77777777" w:rsidTr="002432CF">
        <w:trPr>
          <w:trHeight w:val="228"/>
        </w:trPr>
        <w:tc>
          <w:tcPr>
            <w:tcW w:w="9640" w:type="dxa"/>
            <w:gridSpan w:val="6"/>
          </w:tcPr>
          <w:p w14:paraId="11DD220E" w14:textId="64BAE413" w:rsidR="002508C2" w:rsidRPr="00D91736" w:rsidRDefault="00F11134" w:rsidP="002432CF">
            <w:pPr>
              <w:jc w:val="center"/>
              <w:rPr>
                <w:rFonts w:ascii="Georgia" w:hAnsi="Georgia"/>
              </w:rPr>
            </w:pPr>
            <w:r w:rsidRPr="00D91736">
              <w:rPr>
                <w:rFonts w:ascii="Georgia" w:hAnsi="Georgia"/>
                <w:b/>
                <w:smallCaps/>
                <w:sz w:val="48"/>
                <w:szCs w:val="32"/>
              </w:rPr>
              <w:t>Tim Brandl</w:t>
            </w:r>
            <w:r w:rsidR="008050E4" w:rsidRPr="00D91736">
              <w:rPr>
                <w:rFonts w:ascii="Georgia" w:hAnsi="Georgia"/>
                <w:sz w:val="44"/>
                <w:szCs w:val="64"/>
              </w:rPr>
              <w:br/>
            </w:r>
            <w:r w:rsidRPr="00D91736">
              <w:rPr>
                <w:rFonts w:ascii="Georgia" w:hAnsi="Georgia"/>
                <w:sz w:val="20"/>
              </w:rPr>
              <w:t>Eugen-Memminger Weg 6</w:t>
            </w:r>
            <w:r w:rsidR="00853438" w:rsidRPr="00D91736">
              <w:rPr>
                <w:rFonts w:ascii="Georgia" w:hAnsi="Georgia"/>
                <w:sz w:val="20"/>
              </w:rPr>
              <w:t xml:space="preserve">, </w:t>
            </w:r>
            <w:r w:rsidRPr="00D91736">
              <w:rPr>
                <w:rFonts w:ascii="Georgia" w:hAnsi="Georgia"/>
                <w:sz w:val="20"/>
              </w:rPr>
              <w:t>72218 Wildberg</w:t>
            </w:r>
          </w:p>
          <w:p w14:paraId="722A5AF6" w14:textId="52C5D6A9" w:rsidR="008050E4" w:rsidRPr="00D91736" w:rsidRDefault="002B2091" w:rsidP="002432CF">
            <w:pPr>
              <w:jc w:val="center"/>
              <w:rPr>
                <w:rFonts w:ascii="Georgia" w:hAnsi="Georgia"/>
                <w:lang w:val="en-US"/>
              </w:rPr>
            </w:pPr>
            <w:r w:rsidRPr="002432CF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2432CF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2432C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F11134" w:rsidRPr="002432CF">
              <w:rPr>
                <w:rFonts w:ascii="Georgia" w:hAnsi="Georgia" w:cs="Georgia"/>
                <w:color w:val="000000"/>
                <w:sz w:val="20"/>
              </w:rPr>
              <w:t>1629083626</w:t>
            </w:r>
            <w:r w:rsidR="00AB016A" w:rsidRPr="002432C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432C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F11134" w:rsidRPr="002432CF">
              <w:rPr>
                <w:rFonts w:ascii="Georgia" w:hAnsi="Georgia" w:cs="Georgia"/>
                <w:color w:val="000000"/>
                <w:sz w:val="20"/>
              </w:rPr>
              <w:t>tim_brandl@outlook.de</w:t>
            </w:r>
            <w:r w:rsidRPr="002432C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432C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480124" w:rsidRPr="002432CF">
              <w:rPr>
                <w:rFonts w:ascii="Georgia" w:hAnsi="Georgia" w:cs="Georgia"/>
                <w:color w:val="000000"/>
                <w:sz w:val="20"/>
              </w:rPr>
              <w:t xml:space="preserve">geb. </w:t>
            </w:r>
            <w:r w:rsidR="00480124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am </w:t>
            </w:r>
            <w:r w:rsidR="00F11134" w:rsidRPr="00D91736">
              <w:rPr>
                <w:rFonts w:ascii="Georgia" w:hAnsi="Georgia" w:cs="Georgia"/>
                <w:color w:val="000000"/>
                <w:sz w:val="20"/>
                <w:lang w:val="en-US"/>
              </w:rPr>
              <w:t>15.09.2000</w:t>
            </w:r>
            <w:r w:rsidR="00853438" w:rsidRPr="00D91736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 in </w:t>
            </w:r>
            <w:proofErr w:type="spellStart"/>
            <w:r w:rsidR="00F11134" w:rsidRPr="00D91736">
              <w:rPr>
                <w:rFonts w:ascii="Georgia" w:hAnsi="Georgia" w:cs="Georgia"/>
                <w:color w:val="000000"/>
                <w:sz w:val="20"/>
                <w:lang w:val="en-US"/>
              </w:rPr>
              <w:t>Calw</w:t>
            </w:r>
            <w:proofErr w:type="spellEnd"/>
          </w:p>
        </w:tc>
      </w:tr>
      <w:tr w:rsidR="002508C2" w:rsidRPr="00D91736" w14:paraId="0FCADE56" w14:textId="77777777" w:rsidTr="004A13AF">
        <w:trPr>
          <w:trHeight w:val="454"/>
        </w:trPr>
        <w:tc>
          <w:tcPr>
            <w:tcW w:w="9640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D91736" w:rsidRDefault="006E2C9C" w:rsidP="009C2D29">
            <w:pPr>
              <w:jc w:val="center"/>
              <w:rPr>
                <w:rFonts w:ascii="Georgia" w:hAnsi="Georgia"/>
                <w:sz w:val="28"/>
              </w:rPr>
            </w:pPr>
            <w:r w:rsidRPr="00D91736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E51EB0" w:rsidRPr="00D91736" w14:paraId="012B0076" w14:textId="77777777" w:rsidTr="00206B24">
        <w:tblPrEx>
          <w:tblW w:w="9640" w:type="dxa"/>
          <w:tblInd w:w="-284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Tim" w:date="2023-09-19T20:40:00Z">
            <w:tblPrEx>
              <w:tblW w:w="9640" w:type="dxa"/>
              <w:tblInd w:w="-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1"/>
          <w:ins w:id="2" w:author="Tim" w:date="2023-09-19T20:16:00Z"/>
          <w:trPrChange w:id="3" w:author="Tim" w:date="2023-09-19T20:40:00Z">
            <w:trPr>
              <w:gridAfter w:val="0"/>
              <w:trHeight w:val="341"/>
            </w:trPr>
          </w:trPrChange>
        </w:trPr>
        <w:tc>
          <w:tcPr>
            <w:tcW w:w="6947" w:type="dxa"/>
            <w:gridSpan w:val="3"/>
            <w:tcBorders>
              <w:top w:val="single" w:sz="4" w:space="0" w:color="auto"/>
            </w:tcBorders>
            <w:vAlign w:val="bottom"/>
            <w:tcPrChange w:id="4" w:author="Tim" w:date="2023-09-19T20:40:00Z">
              <w:tcPr>
                <w:tcW w:w="6947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AFCD139" w14:textId="0B9B48BD" w:rsidR="00E51EB0" w:rsidRPr="00D91736" w:rsidRDefault="00E51EB0" w:rsidP="00E51EB0">
            <w:pPr>
              <w:rPr>
                <w:ins w:id="5" w:author="Tim" w:date="2023-09-19T20:16:00Z"/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ins w:id="6" w:author="Tim" w:date="2023-09-19T20:32:00Z">
              <w:r w:rsidRPr="00E51EB0">
                <w:rPr>
                  <w:rFonts w:ascii="Georgia" w:hAnsi="Georgia"/>
                  <w:b/>
                  <w:smallCaps/>
                  <w:sz w:val="23"/>
                  <w:szCs w:val="23"/>
                  <w:rPrChange w:id="7" w:author="Tim" w:date="2023-09-19T20:32:00Z">
                    <w:rPr>
                      <w:rFonts w:ascii="Times New Roman" w:hAnsi="Times New Roman"/>
                      <w:b/>
                      <w:sz w:val="21"/>
                      <w:szCs w:val="21"/>
                    </w:rPr>
                  </w:rPrChange>
                </w:rPr>
                <w:t>W</w:t>
              </w:r>
            </w:ins>
            <w:ins w:id="8" w:author="Tim" w:date="2023-09-19T20:33:00Z">
              <w:r>
                <w:rPr>
                  <w:rFonts w:ascii="Georgia" w:hAnsi="Georgia"/>
                  <w:b/>
                  <w:smallCaps/>
                  <w:sz w:val="23"/>
                  <w:szCs w:val="23"/>
                </w:rPr>
                <w:t>U</w:t>
              </w:r>
            </w:ins>
            <w:ins w:id="9" w:author="Tim" w:date="2023-09-19T20:32:00Z">
              <w:r w:rsidRPr="00E51EB0">
                <w:rPr>
                  <w:rFonts w:ascii="Georgia" w:hAnsi="Georgia"/>
                  <w:b/>
                  <w:smallCaps/>
                  <w:sz w:val="23"/>
                  <w:szCs w:val="23"/>
                  <w:rPrChange w:id="10" w:author="Tim" w:date="2023-09-19T20:32:00Z">
                    <w:rPr>
                      <w:rFonts w:ascii="Times New Roman" w:hAnsi="Times New Roman"/>
                      <w:b/>
                      <w:sz w:val="21"/>
                      <w:szCs w:val="21"/>
                    </w:rPr>
                  </w:rPrChange>
                </w:rPr>
                <w:t xml:space="preserve"> – W</w:t>
              </w:r>
              <w:r>
                <w:rPr>
                  <w:rFonts w:ascii="Georgia" w:hAnsi="Georgia"/>
                  <w:b/>
                  <w:smallCaps/>
                  <w:sz w:val="23"/>
                  <w:szCs w:val="23"/>
                </w:rPr>
                <w:t>irt</w:t>
              </w:r>
            </w:ins>
            <w:ins w:id="11" w:author="Tim" w:date="2023-09-19T20:33:00Z">
              <w:r>
                <w:rPr>
                  <w:rFonts w:ascii="Georgia" w:hAnsi="Georgia"/>
                  <w:b/>
                  <w:smallCaps/>
                  <w:sz w:val="23"/>
                  <w:szCs w:val="23"/>
                </w:rPr>
                <w:t>schaftsuniversität</w:t>
              </w:r>
            </w:ins>
            <w:ins w:id="12" w:author="Tim" w:date="2023-09-19T20:32:00Z">
              <w:r w:rsidRPr="00E51EB0">
                <w:rPr>
                  <w:rFonts w:ascii="Georgia" w:hAnsi="Georgia"/>
                  <w:b/>
                  <w:smallCaps/>
                  <w:sz w:val="23"/>
                  <w:szCs w:val="23"/>
                  <w:rPrChange w:id="13" w:author="Tim" w:date="2023-09-19T20:32:00Z">
                    <w:rPr>
                      <w:rFonts w:ascii="Times New Roman" w:hAnsi="Times New Roman"/>
                      <w:b/>
                      <w:sz w:val="21"/>
                      <w:szCs w:val="21"/>
                    </w:rPr>
                  </w:rPrChange>
                </w:rPr>
                <w:t xml:space="preserve"> W</w:t>
              </w:r>
            </w:ins>
            <w:ins w:id="14" w:author="Tim" w:date="2023-09-19T20:33:00Z">
              <w:r>
                <w:rPr>
                  <w:rFonts w:ascii="Georgia" w:hAnsi="Georgia"/>
                  <w:b/>
                  <w:smallCaps/>
                  <w:sz w:val="23"/>
                  <w:szCs w:val="23"/>
                </w:rPr>
                <w:t>ien</w:t>
              </w:r>
            </w:ins>
          </w:p>
        </w:tc>
        <w:tc>
          <w:tcPr>
            <w:tcW w:w="2693" w:type="dxa"/>
            <w:gridSpan w:val="3"/>
            <w:vAlign w:val="bottom"/>
            <w:tcPrChange w:id="15" w:author="Tim" w:date="2023-09-19T20:40:00Z">
              <w:tcPr>
                <w:tcW w:w="2693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FF33AFF" w14:textId="4E53BEFD" w:rsidR="00E51EB0" w:rsidRPr="00D91736" w:rsidRDefault="00E51EB0" w:rsidP="00E51EB0">
            <w:pPr>
              <w:jc w:val="right"/>
              <w:rPr>
                <w:ins w:id="16" w:author="Tim" w:date="2023-09-19T20:16:00Z"/>
                <w:rFonts w:ascii="Georgia" w:hAnsi="Georgia"/>
                <w:i/>
                <w:smallCaps/>
                <w:sz w:val="23"/>
                <w:szCs w:val="23"/>
              </w:rPr>
            </w:pPr>
            <w:ins w:id="17" w:author="Tim" w:date="2023-09-19T20:21:00Z">
              <w:r>
                <w:rPr>
                  <w:rFonts w:ascii="Georgia" w:hAnsi="Georgia"/>
                  <w:i/>
                  <w:smallCaps/>
                  <w:sz w:val="23"/>
                  <w:szCs w:val="23"/>
                </w:rPr>
                <w:t>Wien</w:t>
              </w:r>
            </w:ins>
          </w:p>
        </w:tc>
      </w:tr>
      <w:tr w:rsidR="00E51EB0" w:rsidRPr="00D91736" w14:paraId="43AB229C" w14:textId="77777777" w:rsidTr="00206B24">
        <w:tblPrEx>
          <w:tblW w:w="9640" w:type="dxa"/>
          <w:tblInd w:w="-284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8" w:author="Tim" w:date="2023-09-19T20:40:00Z">
            <w:tblPrEx>
              <w:tblW w:w="9640" w:type="dxa"/>
              <w:tblInd w:w="-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ins w:id="19" w:author="Tim" w:date="2023-09-19T20:16:00Z"/>
          <w:trPrChange w:id="20" w:author="Tim" w:date="2023-09-19T20:40:00Z">
            <w:trPr>
              <w:gridBefore w:val="1"/>
              <w:trHeight w:val="341"/>
            </w:trPr>
          </w:trPrChange>
        </w:trPr>
        <w:tc>
          <w:tcPr>
            <w:tcW w:w="6947" w:type="dxa"/>
            <w:gridSpan w:val="3"/>
            <w:vAlign w:val="bottom"/>
            <w:tcPrChange w:id="21" w:author="Tim" w:date="2023-09-19T20:40:00Z">
              <w:tcPr>
                <w:tcW w:w="6947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AB88780" w14:textId="0317B757" w:rsidR="00E51EB0" w:rsidRPr="00E51EB0" w:rsidRDefault="00E51EB0" w:rsidP="00E51EB0">
            <w:pPr>
              <w:rPr>
                <w:ins w:id="22" w:author="Tim" w:date="2023-09-19T20:16:00Z"/>
                <w:rFonts w:ascii="Georgia" w:hAnsi="Georgia"/>
                <w:b/>
                <w:smallCaps/>
                <w:sz w:val="23"/>
                <w:szCs w:val="23"/>
                <w:rPrChange w:id="23" w:author="Tim" w:date="2023-09-19T20:17:00Z">
                  <w:rPr>
                    <w:ins w:id="24" w:author="Tim" w:date="2023-09-19T20:16:00Z"/>
                    <w:rFonts w:ascii="Georgia" w:hAnsi="Georgia"/>
                    <w:b/>
                    <w:smallCaps/>
                    <w:sz w:val="23"/>
                    <w:szCs w:val="23"/>
                    <w:lang w:val="en-US"/>
                  </w:rPr>
                </w:rPrChange>
              </w:rPr>
            </w:pPr>
            <w:ins w:id="25" w:author="Tim" w:date="2023-09-19T20:28:00Z">
              <w:r w:rsidRPr="00286AE4">
                <w:rPr>
                  <w:rFonts w:ascii="Georgia" w:hAnsi="Georgia" w:cs="Arial"/>
                  <w:sz w:val="18"/>
                  <w:szCs w:val="18"/>
                </w:rPr>
                <w:t>B.Sc. in Internationale Betriebswirtschaftslehre</w:t>
              </w:r>
            </w:ins>
          </w:p>
        </w:tc>
        <w:tc>
          <w:tcPr>
            <w:tcW w:w="2693" w:type="dxa"/>
            <w:gridSpan w:val="3"/>
            <w:vAlign w:val="bottom"/>
            <w:tcPrChange w:id="26" w:author="Tim" w:date="2023-09-19T20:40:00Z">
              <w:tcPr>
                <w:tcW w:w="2693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433009B" w14:textId="5E1D3BA5" w:rsidR="00E51EB0" w:rsidRPr="00206B24" w:rsidRDefault="00E51EB0" w:rsidP="00E51EB0">
            <w:pPr>
              <w:jc w:val="right"/>
              <w:rPr>
                <w:ins w:id="27" w:author="Tim" w:date="2023-09-19T20:16:00Z"/>
                <w:rFonts w:ascii="Georgia" w:hAnsi="Georgia"/>
                <w:sz w:val="18"/>
                <w:rPrChange w:id="28" w:author="Tim" w:date="2023-09-19T20:39:00Z">
                  <w:rPr>
                    <w:ins w:id="29" w:author="Tim" w:date="2023-09-19T20:16:00Z"/>
                    <w:rFonts w:ascii="Georgia" w:hAnsi="Georgia"/>
                    <w:i/>
                    <w:smallCaps/>
                    <w:sz w:val="23"/>
                    <w:szCs w:val="23"/>
                  </w:rPr>
                </w:rPrChange>
              </w:rPr>
            </w:pPr>
            <w:ins w:id="30" w:author="Tim" w:date="2023-09-19T20:17:00Z">
              <w:r w:rsidRPr="00D91736">
                <w:rPr>
                  <w:rFonts w:ascii="Georgia" w:hAnsi="Georgia"/>
                  <w:sz w:val="18"/>
                </w:rPr>
                <w:t>09/202</w:t>
              </w:r>
            </w:ins>
            <w:ins w:id="31" w:author="Tim" w:date="2023-09-19T20:21:00Z">
              <w:r>
                <w:rPr>
                  <w:rFonts w:ascii="Georgia" w:hAnsi="Georgia"/>
                  <w:sz w:val="18"/>
                </w:rPr>
                <w:t>3</w:t>
              </w:r>
            </w:ins>
            <w:ins w:id="32" w:author="Tim" w:date="2023-09-19T20:17:00Z">
              <w:r w:rsidRPr="00D91736">
                <w:rPr>
                  <w:rFonts w:ascii="Georgia" w:hAnsi="Georgia"/>
                  <w:sz w:val="18"/>
                </w:rPr>
                <w:t xml:space="preserve"> – </w:t>
              </w:r>
            </w:ins>
            <w:ins w:id="33" w:author="Tim" w:date="2023-09-19T20:21:00Z">
              <w:r>
                <w:rPr>
                  <w:rFonts w:ascii="Georgia" w:hAnsi="Georgia"/>
                  <w:sz w:val="18"/>
                </w:rPr>
                <w:t>heute</w:t>
              </w:r>
            </w:ins>
          </w:p>
        </w:tc>
      </w:tr>
      <w:tr w:rsidR="00E51EB0" w:rsidRPr="00D91736" w14:paraId="7BF77644" w14:textId="77777777" w:rsidTr="00206B24">
        <w:tblPrEx>
          <w:tblW w:w="9640" w:type="dxa"/>
          <w:tblInd w:w="-284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4" w:author="Tim" w:date="2023-09-19T20:40:00Z">
            <w:tblPrEx>
              <w:tblW w:w="9640" w:type="dxa"/>
              <w:tblInd w:w="-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ins w:id="35" w:author="Tim" w:date="2023-09-19T20:16:00Z"/>
          <w:trPrChange w:id="36" w:author="Tim" w:date="2023-09-19T20:40:00Z">
            <w:trPr>
              <w:gridBefore w:val="1"/>
              <w:trHeight w:val="341"/>
            </w:trPr>
          </w:trPrChange>
        </w:trPr>
        <w:tc>
          <w:tcPr>
            <w:tcW w:w="9640" w:type="dxa"/>
            <w:gridSpan w:val="6"/>
            <w:vAlign w:val="bottom"/>
            <w:tcPrChange w:id="37" w:author="Tim" w:date="2023-09-19T20:40:00Z">
              <w:tcPr>
                <w:tcW w:w="9640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05730CA" w14:textId="3DE1881B" w:rsidR="00E51EB0" w:rsidRPr="00E51EB0" w:rsidRDefault="00E51EB0">
            <w:pPr>
              <w:pStyle w:val="Listenabsatz"/>
              <w:numPr>
                <w:ilvl w:val="0"/>
                <w:numId w:val="40"/>
              </w:numPr>
              <w:rPr>
                <w:ins w:id="38" w:author="Tim" w:date="2023-09-19T20:16:00Z"/>
                <w:rFonts w:ascii="Georgia" w:hAnsi="Georgia"/>
                <w:i/>
                <w:smallCaps/>
                <w:sz w:val="23"/>
                <w:szCs w:val="23"/>
                <w:rPrChange w:id="39" w:author="Tim" w:date="2023-09-19T20:19:00Z">
                  <w:rPr>
                    <w:ins w:id="40" w:author="Tim" w:date="2023-09-19T20:16:00Z"/>
                    <w:smallCaps/>
                    <w:sz w:val="23"/>
                    <w:szCs w:val="23"/>
                  </w:rPr>
                </w:rPrChange>
              </w:rPr>
              <w:pPrChange w:id="41" w:author="Tim" w:date="2023-09-19T20:19:00Z">
                <w:pPr>
                  <w:jc w:val="right"/>
                </w:pPr>
              </w:pPrChange>
            </w:pPr>
          </w:p>
        </w:tc>
      </w:tr>
      <w:tr w:rsidR="00E51EB0" w:rsidRPr="00D91736" w14:paraId="7D1DEBF7" w14:textId="77777777" w:rsidTr="00206B24">
        <w:tblPrEx>
          <w:tblW w:w="9640" w:type="dxa"/>
          <w:tblInd w:w="-284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2" w:author="Tim" w:date="2023-09-19T20:40:00Z">
            <w:tblPrEx>
              <w:tblW w:w="9640" w:type="dxa"/>
              <w:tblInd w:w="-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1"/>
          <w:trPrChange w:id="43" w:author="Tim" w:date="2023-09-19T20:40:00Z">
            <w:trPr>
              <w:gridAfter w:val="0"/>
              <w:trHeight w:val="341"/>
            </w:trPr>
          </w:trPrChange>
        </w:trPr>
        <w:tc>
          <w:tcPr>
            <w:tcW w:w="6947" w:type="dxa"/>
            <w:gridSpan w:val="3"/>
            <w:vAlign w:val="bottom"/>
            <w:tcPrChange w:id="44" w:author="Tim" w:date="2023-09-19T20:40:00Z">
              <w:tcPr>
                <w:tcW w:w="6947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56AE2D4C" w:rsidR="00E51EB0" w:rsidRPr="00D91736" w:rsidRDefault="00E51EB0" w:rsidP="00E51EB0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D91736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Hochschule Karlsruhe University of Applied Sciences</w:t>
            </w:r>
          </w:p>
        </w:tc>
        <w:tc>
          <w:tcPr>
            <w:tcW w:w="2693" w:type="dxa"/>
            <w:gridSpan w:val="3"/>
            <w:vAlign w:val="bottom"/>
            <w:tcPrChange w:id="45" w:author="Tim" w:date="2023-09-19T20:40:00Z">
              <w:tcPr>
                <w:tcW w:w="2693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17E564EC" w:rsidR="00E51EB0" w:rsidRPr="00D91736" w:rsidRDefault="00E51EB0" w:rsidP="00E51EB0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D91736">
              <w:rPr>
                <w:rFonts w:ascii="Georgia" w:hAnsi="Georgia"/>
                <w:i/>
                <w:smallCaps/>
                <w:sz w:val="23"/>
                <w:szCs w:val="23"/>
              </w:rPr>
              <w:t xml:space="preserve">Karlsruhe </w:t>
            </w:r>
          </w:p>
        </w:tc>
      </w:tr>
      <w:tr w:rsidR="00E51EB0" w:rsidRPr="00D91736" w14:paraId="61E5D482" w14:textId="77777777" w:rsidTr="004A13AF">
        <w:trPr>
          <w:trHeight w:val="20"/>
        </w:trPr>
        <w:tc>
          <w:tcPr>
            <w:tcW w:w="7372" w:type="dxa"/>
            <w:gridSpan w:val="4"/>
            <w:vAlign w:val="bottom"/>
          </w:tcPr>
          <w:p w14:paraId="11CB9A0F" w14:textId="359AD58C" w:rsidR="00E51EB0" w:rsidRPr="00D91736" w:rsidRDefault="00E51EB0" w:rsidP="00E51EB0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B.Sc. in Informatik (aktueller Schnitt: 2,2)</w:t>
            </w:r>
          </w:p>
        </w:tc>
        <w:tc>
          <w:tcPr>
            <w:tcW w:w="2268" w:type="dxa"/>
            <w:gridSpan w:val="2"/>
            <w:vAlign w:val="bottom"/>
          </w:tcPr>
          <w:p w14:paraId="419A9228" w14:textId="2A86D13B" w:rsidR="00E51EB0" w:rsidRPr="00D91736" w:rsidRDefault="00E51EB0" w:rsidP="00E51EB0">
            <w:pPr>
              <w:jc w:val="right"/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 xml:space="preserve">09/2020 – </w:t>
            </w:r>
            <w:del w:id="46" w:author="Tim" w:date="2023-09-19T19:17:00Z">
              <w:r w:rsidRPr="00D91736" w:rsidDel="003C70B9">
                <w:rPr>
                  <w:rFonts w:ascii="Georgia" w:hAnsi="Georgia"/>
                  <w:sz w:val="18"/>
                </w:rPr>
                <w:delText>heute</w:delText>
              </w:r>
            </w:del>
            <w:ins w:id="47" w:author="Tim" w:date="2023-09-19T19:17:00Z">
              <w:r>
                <w:rPr>
                  <w:rFonts w:ascii="Georgia" w:hAnsi="Georgia"/>
                  <w:sz w:val="18"/>
                </w:rPr>
                <w:t>08/2023</w:t>
              </w:r>
            </w:ins>
          </w:p>
        </w:tc>
      </w:tr>
      <w:tr w:rsidR="00E51EB0" w:rsidRPr="00D91736" w14:paraId="7EABE9F1" w14:textId="77777777" w:rsidTr="002432CF">
        <w:trPr>
          <w:trHeight w:val="20"/>
        </w:trPr>
        <w:tc>
          <w:tcPr>
            <w:tcW w:w="9640" w:type="dxa"/>
            <w:gridSpan w:val="6"/>
            <w:vAlign w:val="bottom"/>
          </w:tcPr>
          <w:p w14:paraId="7A71E6B0" w14:textId="1B57D8F8" w:rsidR="00E51EB0" w:rsidRPr="00D91736" w:rsidRDefault="00E51EB0" w:rsidP="00E51EB0">
            <w:pPr>
              <w:pStyle w:val="Listenabsatz"/>
              <w:numPr>
                <w:ilvl w:val="0"/>
                <w:numId w:val="36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Relevante Module: Verteilte Systeme (Note: 1,3), Technische Informatik 2 (Note: 1,7),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br w:type="textWrapping" w:clear="all"/>
              <w:t>Theoretische Informatik 2 (Note: 2,0)</w:t>
            </w:r>
          </w:p>
        </w:tc>
      </w:tr>
      <w:tr w:rsidR="00E51EB0" w:rsidRPr="00D91736" w14:paraId="1C51E2FF" w14:textId="77777777" w:rsidTr="002432CF">
        <w:trPr>
          <w:trHeight w:val="341"/>
        </w:trPr>
        <w:tc>
          <w:tcPr>
            <w:tcW w:w="5387" w:type="dxa"/>
            <w:gridSpan w:val="2"/>
            <w:vAlign w:val="bottom"/>
          </w:tcPr>
          <w:p w14:paraId="4BAC65D2" w14:textId="48170A01" w:rsidR="00E51EB0" w:rsidRPr="00D91736" w:rsidRDefault="00E51EB0" w:rsidP="00E51EB0">
            <w:pPr>
              <w:rPr>
                <w:rFonts w:ascii="Georgia" w:hAnsi="Georgia"/>
                <w:sz w:val="18"/>
                <w:lang w:val="en-US"/>
              </w:rPr>
            </w:pPr>
            <w:r w:rsidRPr="00D91736">
              <w:rPr>
                <w:rFonts w:ascii="Georgia" w:hAnsi="Georgia"/>
                <w:b/>
                <w:smallCaps/>
                <w:sz w:val="23"/>
                <w:szCs w:val="23"/>
              </w:rPr>
              <w:t>Otto-Hahn Gymnasium Nagold</w:t>
            </w:r>
          </w:p>
        </w:tc>
        <w:tc>
          <w:tcPr>
            <w:tcW w:w="4253" w:type="dxa"/>
            <w:gridSpan w:val="4"/>
            <w:vAlign w:val="bottom"/>
          </w:tcPr>
          <w:p w14:paraId="2FCB10D7" w14:textId="059CBB59" w:rsidR="00E51EB0" w:rsidRPr="00D91736" w:rsidRDefault="00E51EB0" w:rsidP="00E51EB0">
            <w:pPr>
              <w:jc w:val="right"/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i/>
                <w:smallCaps/>
                <w:sz w:val="23"/>
                <w:szCs w:val="23"/>
              </w:rPr>
              <w:t>Nagold</w:t>
            </w:r>
          </w:p>
        </w:tc>
      </w:tr>
      <w:tr w:rsidR="00E51EB0" w:rsidRPr="00D91736" w14:paraId="312B82BC" w14:textId="77777777" w:rsidTr="004A13AF">
        <w:trPr>
          <w:trHeight w:val="20"/>
        </w:trPr>
        <w:tc>
          <w:tcPr>
            <w:tcW w:w="5387" w:type="dxa"/>
            <w:gridSpan w:val="2"/>
            <w:vAlign w:val="bottom"/>
          </w:tcPr>
          <w:p w14:paraId="1CEE182B" w14:textId="666221BB" w:rsidR="00E51EB0" w:rsidRPr="00D91736" w:rsidRDefault="00E51EB0" w:rsidP="00E51EB0">
            <w:pPr>
              <w:rPr>
                <w:rFonts w:ascii="Georgia" w:hAnsi="Georgia"/>
                <w:sz w:val="18"/>
                <w:lang w:val="de-AT"/>
              </w:rPr>
            </w:pPr>
            <w:r w:rsidRPr="00D91736">
              <w:rPr>
                <w:rFonts w:ascii="Georgia" w:hAnsi="Georgia"/>
                <w:sz w:val="18"/>
                <w:lang w:val="de-AT"/>
              </w:rPr>
              <w:t>Allgemeine Hochschulreife (Note: 2,1)</w:t>
            </w:r>
          </w:p>
        </w:tc>
        <w:tc>
          <w:tcPr>
            <w:tcW w:w="4253" w:type="dxa"/>
            <w:gridSpan w:val="4"/>
            <w:vAlign w:val="bottom"/>
          </w:tcPr>
          <w:p w14:paraId="7521EA6E" w14:textId="740955F2" w:rsidR="00E51EB0" w:rsidRPr="00D91736" w:rsidRDefault="00E51EB0" w:rsidP="00E51EB0">
            <w:pPr>
              <w:jc w:val="right"/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09/2011 – 07/2019</w:t>
            </w:r>
          </w:p>
        </w:tc>
      </w:tr>
      <w:tr w:rsidR="00E51EB0" w:rsidRPr="00D91736" w14:paraId="69F47C1D" w14:textId="77777777" w:rsidTr="009B2423">
        <w:trPr>
          <w:trHeight w:val="20"/>
        </w:trPr>
        <w:tc>
          <w:tcPr>
            <w:tcW w:w="9640" w:type="dxa"/>
            <w:gridSpan w:val="6"/>
            <w:vAlign w:val="bottom"/>
          </w:tcPr>
          <w:p w14:paraId="264CB38B" w14:textId="274FE682" w:rsidR="00E51EB0" w:rsidRPr="00D91736" w:rsidRDefault="00E51EB0" w:rsidP="00E51EB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Preis für die jahrgangsbeste Leistung im Fach Sport</w:t>
            </w:r>
          </w:p>
          <w:p w14:paraId="23575F6C" w14:textId="65AFE450" w:rsidR="00E51EB0" w:rsidRPr="00D91736" w:rsidRDefault="00E51EB0" w:rsidP="00E51EB0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Zweifache Teilnahme bei „Jugend trainiert für Olympia“ in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den 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Disziplinen Tischtennis und Tennis</w:t>
            </w:r>
          </w:p>
        </w:tc>
      </w:tr>
      <w:tr w:rsidR="00E51EB0" w:rsidRPr="00D91736" w14:paraId="3A2665B3" w14:textId="77777777" w:rsidTr="004A13AF">
        <w:trPr>
          <w:trHeight w:val="397"/>
        </w:trPr>
        <w:tc>
          <w:tcPr>
            <w:tcW w:w="9640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1F65DA26" w:rsidR="00E51EB0" w:rsidRPr="00D91736" w:rsidRDefault="00E51EB0" w:rsidP="00E51EB0">
            <w:pPr>
              <w:pStyle w:val="BERSCHRIFT"/>
              <w:jc w:val="center"/>
              <w:rPr>
                <w:sz w:val="28"/>
              </w:rPr>
            </w:pPr>
            <w:r w:rsidRPr="00D91736">
              <w:rPr>
                <w:sz w:val="28"/>
              </w:rPr>
              <w:t>Praxiserfahrungen</w:t>
            </w:r>
          </w:p>
        </w:tc>
      </w:tr>
      <w:tr w:rsidR="00E51EB0" w:rsidRPr="00D91736" w14:paraId="5A85BEDB" w14:textId="77777777" w:rsidTr="004837FD">
        <w:trPr>
          <w:trHeight w:val="341"/>
        </w:trPr>
        <w:tc>
          <w:tcPr>
            <w:tcW w:w="6947" w:type="dxa"/>
            <w:gridSpan w:val="3"/>
            <w:tcBorders>
              <w:top w:val="single" w:sz="4" w:space="0" w:color="auto"/>
            </w:tcBorders>
            <w:vAlign w:val="bottom"/>
          </w:tcPr>
          <w:p w14:paraId="6B2700F8" w14:textId="24BBEE06" w:rsidR="00E51EB0" w:rsidRPr="00D91736" w:rsidRDefault="00E51EB0" w:rsidP="00E51EB0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BDO AG Wirtschaftsprüfungsgesellschaft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bottom"/>
          </w:tcPr>
          <w:p w14:paraId="525D25F3" w14:textId="256C603A" w:rsidR="00E51EB0" w:rsidRPr="00D91736" w:rsidRDefault="00E51EB0" w:rsidP="00E51EB0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  <w:r w:rsidRPr="00D91736"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E51EB0" w:rsidRPr="00D91736" w14:paraId="2D7AA062" w14:textId="77777777" w:rsidTr="004837FD">
        <w:trPr>
          <w:trHeight w:val="20"/>
        </w:trPr>
        <w:tc>
          <w:tcPr>
            <w:tcW w:w="6947" w:type="dxa"/>
            <w:gridSpan w:val="3"/>
            <w:vAlign w:val="bottom"/>
          </w:tcPr>
          <w:p w14:paraId="77767D7C" w14:textId="3FEE703C" w:rsidR="00E51EB0" w:rsidRPr="00D91736" w:rsidRDefault="00E51EB0" w:rsidP="00E51EB0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>Praktikant in der</w:t>
            </w:r>
            <w:r w:rsidRPr="004837FD">
              <w:rPr>
                <w:rFonts w:ascii="Georgia" w:hAnsi="Georgia"/>
                <w:sz w:val="18"/>
              </w:rPr>
              <w:t xml:space="preserve"> Wirtschaftsprüfung / Audit</w:t>
            </w:r>
          </w:p>
        </w:tc>
        <w:tc>
          <w:tcPr>
            <w:tcW w:w="2693" w:type="dxa"/>
            <w:gridSpan w:val="3"/>
            <w:vAlign w:val="bottom"/>
          </w:tcPr>
          <w:p w14:paraId="17B8F423" w14:textId="3FCDCBE3" w:rsidR="00E51EB0" w:rsidRPr="00D91736" w:rsidRDefault="00E51EB0" w:rsidP="00E51EB0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  <w:lang w:val="en-US"/>
              </w:rPr>
              <w:t>06</w:t>
            </w:r>
            <w:r w:rsidRPr="00D91736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23</w:t>
            </w:r>
            <w:r w:rsidRPr="00D91736">
              <w:rPr>
                <w:rFonts w:ascii="Georgia" w:hAnsi="Georgia"/>
                <w:sz w:val="18"/>
                <w:lang w:val="en-US"/>
              </w:rPr>
              <w:t xml:space="preserve"> – 0</w:t>
            </w:r>
            <w:r>
              <w:rPr>
                <w:rFonts w:ascii="Georgia" w:hAnsi="Georgia"/>
                <w:sz w:val="18"/>
                <w:lang w:val="en-US"/>
              </w:rPr>
              <w:t>9</w:t>
            </w:r>
            <w:r w:rsidRPr="00D91736">
              <w:rPr>
                <w:rFonts w:ascii="Georgia" w:hAnsi="Georgia"/>
                <w:sz w:val="18"/>
                <w:lang w:val="en-US"/>
              </w:rPr>
              <w:t>/2023</w:t>
            </w:r>
          </w:p>
        </w:tc>
      </w:tr>
      <w:tr w:rsidR="00E51EB0" w:rsidRPr="00D91736" w14:paraId="79E54BDE" w14:textId="77777777" w:rsidTr="001321BA">
        <w:trPr>
          <w:trHeight w:val="20"/>
        </w:trPr>
        <w:tc>
          <w:tcPr>
            <w:tcW w:w="9640" w:type="dxa"/>
            <w:gridSpan w:val="6"/>
            <w:vAlign w:val="bottom"/>
          </w:tcPr>
          <w:p w14:paraId="29ABF956" w14:textId="3954755B" w:rsidR="00E51EB0" w:rsidRDefault="00E51EB0" w:rsidP="00E51EB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Übersetzung zweier Jahresabschlüsse ins Englische</w:t>
            </w:r>
          </w:p>
          <w:p w14:paraId="54881341" w14:textId="35911E0F" w:rsidR="00E51EB0" w:rsidRPr="00546C87" w:rsidRDefault="00E51EB0" w:rsidP="00E51EB0">
            <w:pPr>
              <w:numPr>
                <w:ilvl w:val="0"/>
                <w:numId w:val="2"/>
              </w:numPr>
              <w:contextualSpacing/>
              <w:rPr>
                <w:rFonts w:ascii="Georgia" w:eastAsia="Times New Roman" w:hAnsi="Georgia" w:cs="Georgia"/>
                <w:i/>
                <w:iCs/>
                <w:color w:val="000000"/>
                <w:sz w:val="18"/>
              </w:rPr>
            </w:pPr>
            <w:r w:rsidRPr="00546C87">
              <w:rPr>
                <w:rFonts w:ascii="Georgia" w:eastAsia="Times New Roman" w:hAnsi="Georgia" w:cs="Georgia"/>
                <w:i/>
                <w:iCs/>
                <w:color w:val="000000"/>
                <w:sz w:val="18"/>
              </w:rPr>
              <w:t xml:space="preserve">Durchführung </w:t>
            </w:r>
            <w:r>
              <w:rPr>
                <w:rFonts w:ascii="Georgia" w:eastAsia="Times New Roman" w:hAnsi="Georgia" w:cs="Georgia"/>
                <w:i/>
                <w:iCs/>
                <w:color w:val="000000"/>
                <w:sz w:val="18"/>
              </w:rPr>
              <w:t>einer</w:t>
            </w:r>
            <w:r w:rsidRPr="00546C87">
              <w:rPr>
                <w:rFonts w:ascii="Georgia" w:eastAsia="Times New Roman" w:hAnsi="Georgia" w:cs="Georgia"/>
                <w:i/>
                <w:iCs/>
                <w:color w:val="000000"/>
                <w:sz w:val="18"/>
              </w:rPr>
              <w:t xml:space="preserve"> </w:t>
            </w:r>
            <w:r>
              <w:rPr>
                <w:rFonts w:ascii="Georgia" w:eastAsia="Times New Roman" w:hAnsi="Georgia" w:cs="Georgia"/>
                <w:i/>
                <w:iCs/>
                <w:color w:val="000000"/>
                <w:sz w:val="18"/>
              </w:rPr>
              <w:t>PPUG-Prüfung zweier Kliniken im Raum München</w:t>
            </w:r>
          </w:p>
          <w:p w14:paraId="7A880643" w14:textId="77777777" w:rsidR="00E51EB0" w:rsidRPr="006D1658" w:rsidRDefault="00E51EB0" w:rsidP="00E51EB0">
            <w:pPr>
              <w:pStyle w:val="Listenabsatz"/>
              <w:numPr>
                <w:ilvl w:val="0"/>
                <w:numId w:val="2"/>
              </w:numPr>
              <w:rPr>
                <w:ins w:id="48" w:author="Tim" w:date="2023-09-19T19:49:00Z"/>
                <w:rFonts w:ascii="Georgia" w:hAnsi="Georgia" w:cs="Georgia"/>
                <w:i/>
                <w:iCs/>
                <w:color w:val="000000"/>
                <w:sz w:val="18"/>
                <w:rPrChange w:id="49" w:author="Tim" w:date="2023-09-19T19:49:00Z">
                  <w:rPr>
                    <w:ins w:id="50" w:author="Tim" w:date="2023-09-19T19:49:00Z"/>
                    <w:rFonts w:ascii="Georgia" w:eastAsia="Times New Roman" w:hAnsi="Georgia" w:cs="Georgia"/>
                    <w:i/>
                    <w:iCs/>
                    <w:color w:val="000000"/>
                    <w:sz w:val="18"/>
                  </w:rPr>
                </w:rPrChange>
              </w:rPr>
            </w:pPr>
            <w:r w:rsidRPr="00B477F2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Mitarbeit am Jahresabschluss eines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internationalen</w:t>
            </w:r>
            <w:r w:rsidRPr="00B477F2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546C87">
              <w:rPr>
                <w:rFonts w:ascii="Georgia" w:eastAsia="Times New Roman" w:hAnsi="Georgia" w:cs="Georgia"/>
                <w:i/>
                <w:iCs/>
                <w:color w:val="000000"/>
                <w:sz w:val="18"/>
              </w:rPr>
              <w:t xml:space="preserve">Unternehmens </w:t>
            </w:r>
            <w:r>
              <w:rPr>
                <w:rFonts w:ascii="Georgia" w:eastAsia="Times New Roman" w:hAnsi="Georgia" w:cs="Georgia"/>
                <w:i/>
                <w:iCs/>
                <w:color w:val="000000"/>
                <w:sz w:val="18"/>
              </w:rPr>
              <w:t>mit</w:t>
            </w:r>
            <w:r w:rsidRPr="00546C87">
              <w:rPr>
                <w:rFonts w:ascii="Georgia" w:eastAsia="Times New Roman" w:hAnsi="Georgia" w:cs="Georgia"/>
                <w:i/>
                <w:iCs/>
                <w:color w:val="000000"/>
                <w:sz w:val="18"/>
              </w:rPr>
              <w:t xml:space="preserve"> Zahlenprüfung ausgewählter Bilanz- und GuV-Posten</w:t>
            </w:r>
          </w:p>
          <w:p w14:paraId="7984B6FB" w14:textId="0AC34C9B" w:rsidR="00E51EB0" w:rsidRPr="006D1658" w:rsidRDefault="00E51EB0" w:rsidP="00E51EB0">
            <w:pPr>
              <w:pStyle w:val="Listenabsatz"/>
              <w:numPr>
                <w:ilvl w:val="0"/>
                <w:numId w:val="2"/>
              </w:numPr>
              <w:rPr>
                <w:ins w:id="51" w:author="Tim" w:date="2023-09-19T19:36:00Z"/>
                <w:rFonts w:ascii="Georgia" w:hAnsi="Georgia" w:cs="Georgia"/>
                <w:i/>
                <w:iCs/>
                <w:color w:val="000000"/>
                <w:sz w:val="18"/>
                <w:rPrChange w:id="52" w:author="Tim" w:date="2023-09-19T19:36:00Z">
                  <w:rPr>
                    <w:ins w:id="53" w:author="Tim" w:date="2023-09-19T19:36:00Z"/>
                    <w:rFonts w:ascii="Georgia" w:eastAsia="Times New Roman" w:hAnsi="Georgia" w:cs="Georgia"/>
                    <w:i/>
                    <w:iCs/>
                    <w:color w:val="000000"/>
                    <w:sz w:val="18"/>
                  </w:rPr>
                </w:rPrChange>
              </w:rPr>
            </w:pPr>
            <w:ins w:id="54" w:author="Tim" w:date="2023-09-19T20:11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>Durchsicht</w:t>
              </w:r>
            </w:ins>
            <w:ins w:id="55" w:author="Tim" w:date="2023-09-19T20:05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 xml:space="preserve"> alle</w:t>
              </w:r>
            </w:ins>
            <w:ins w:id="56" w:author="Tim" w:date="2023-09-19T20:11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>r</w:t>
              </w:r>
            </w:ins>
            <w:ins w:id="57" w:author="Tim" w:date="2023-09-19T20:05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 xml:space="preserve"> </w:t>
              </w:r>
            </w:ins>
            <w:ins w:id="58" w:author="Tim" w:date="2023-09-19T20:07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>wesentlichen Posten der Bilanz</w:t>
              </w:r>
            </w:ins>
            <w:ins w:id="59" w:author="Tim" w:date="2023-09-19T20:13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 xml:space="preserve"> des Konzernabschlusses einer international tätigen AG</w:t>
              </w:r>
            </w:ins>
          </w:p>
          <w:p w14:paraId="1F14BEB8" w14:textId="270578D4" w:rsidR="00E51EB0" w:rsidRPr="00546C87" w:rsidRDefault="00E51EB0" w:rsidP="00E51EB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ins w:id="60" w:author="Tim" w:date="2023-09-19T19:49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>Abstimmung der</w:t>
              </w:r>
            </w:ins>
            <w:ins w:id="61" w:author="Tim" w:date="2023-09-19T19:50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 xml:space="preserve"> </w:t>
              </w:r>
            </w:ins>
            <w:ins w:id="62" w:author="Tim" w:date="2023-09-19T20:04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 xml:space="preserve">konzerninternen </w:t>
              </w:r>
            </w:ins>
            <w:ins w:id="63" w:author="Tim" w:date="2023-09-19T19:49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>Schuldkon</w:t>
              </w:r>
            </w:ins>
            <w:ins w:id="64" w:author="Tim" w:date="2023-09-19T19:54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 xml:space="preserve">solidierung </w:t>
              </w:r>
            </w:ins>
            <w:ins w:id="65" w:author="Tim" w:date="2023-09-19T20:01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 xml:space="preserve">von Forderungen und Verbindlichkeiten </w:t>
              </w:r>
            </w:ins>
            <w:ins w:id="66" w:author="Tim" w:date="2023-09-19T20:03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>unter den Tochter</w:t>
              </w:r>
            </w:ins>
            <w:ins w:id="67" w:author="Tim" w:date="2023-09-19T20:04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>gesellschaften</w:t>
              </w:r>
            </w:ins>
          </w:p>
        </w:tc>
      </w:tr>
      <w:tr w:rsidR="00E51EB0" w:rsidRPr="00D91736" w14:paraId="127C64E2" w14:textId="77777777" w:rsidTr="004837FD">
        <w:trPr>
          <w:trHeight w:val="341"/>
        </w:trPr>
        <w:tc>
          <w:tcPr>
            <w:tcW w:w="6947" w:type="dxa"/>
            <w:gridSpan w:val="3"/>
            <w:vAlign w:val="bottom"/>
          </w:tcPr>
          <w:p w14:paraId="38F27285" w14:textId="3C643BC8" w:rsidR="00E51EB0" w:rsidRPr="00D91736" w:rsidRDefault="00E51EB0" w:rsidP="00E51EB0">
            <w:pPr>
              <w:rPr>
                <w:rFonts w:ascii="Georgia" w:hAnsi="Georgia"/>
                <w:sz w:val="23"/>
                <w:szCs w:val="23"/>
              </w:rPr>
            </w:pPr>
            <w:bookmarkStart w:id="68" w:name="_Hlk128152946"/>
            <w:proofErr w:type="spellStart"/>
            <w:r w:rsidRPr="00D91736">
              <w:rPr>
                <w:rFonts w:ascii="Georgia" w:hAnsi="Georgia"/>
                <w:b/>
                <w:smallCaps/>
                <w:sz w:val="23"/>
                <w:szCs w:val="23"/>
              </w:rPr>
              <w:t>Markies</w:t>
            </w:r>
            <w:proofErr w:type="spellEnd"/>
            <w:r w:rsidRPr="00D91736">
              <w:rPr>
                <w:rFonts w:ascii="Georgia" w:hAnsi="Georgia"/>
                <w:b/>
                <w:smallCaps/>
                <w:sz w:val="23"/>
                <w:szCs w:val="23"/>
              </w:rPr>
              <w:t>-Media</w:t>
            </w:r>
            <w:r w:rsidRPr="00D91736">
              <w:rPr>
                <w:rFonts w:ascii="Georgia" w:hAnsi="Georgia"/>
              </w:rPr>
              <w:t xml:space="preserve"> </w:t>
            </w:r>
            <w:bookmarkEnd w:id="68"/>
            <w:r w:rsidRPr="00D91736">
              <w:rPr>
                <w:rFonts w:ascii="Georgia" w:hAnsi="Georgia"/>
                <w:b/>
                <w:smallCaps/>
                <w:sz w:val="23"/>
                <w:szCs w:val="23"/>
              </w:rPr>
              <w:t>Einzelunternehmen</w:t>
            </w:r>
          </w:p>
        </w:tc>
        <w:tc>
          <w:tcPr>
            <w:tcW w:w="2693" w:type="dxa"/>
            <w:gridSpan w:val="3"/>
            <w:vAlign w:val="bottom"/>
          </w:tcPr>
          <w:p w14:paraId="4820196E" w14:textId="4C669A7E" w:rsidR="00E51EB0" w:rsidRPr="00D91736" w:rsidRDefault="00E51EB0" w:rsidP="00E51EB0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D91736">
              <w:rPr>
                <w:rFonts w:ascii="Georgia" w:hAnsi="Georgia"/>
                <w:i/>
                <w:smallCaps/>
                <w:sz w:val="23"/>
                <w:szCs w:val="23"/>
              </w:rPr>
              <w:t xml:space="preserve">Hamburg </w:t>
            </w:r>
          </w:p>
        </w:tc>
      </w:tr>
      <w:tr w:rsidR="00E51EB0" w:rsidRPr="00D91736" w14:paraId="335D84E9" w14:textId="77777777" w:rsidTr="004837FD">
        <w:trPr>
          <w:trHeight w:val="20"/>
        </w:trPr>
        <w:tc>
          <w:tcPr>
            <w:tcW w:w="6947" w:type="dxa"/>
            <w:gridSpan w:val="3"/>
            <w:vAlign w:val="bottom"/>
          </w:tcPr>
          <w:p w14:paraId="20B1570F" w14:textId="521205FF" w:rsidR="00E51EB0" w:rsidRPr="00D91736" w:rsidRDefault="00E51EB0" w:rsidP="00E51EB0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 xml:space="preserve">Leiter des Geschäftsbetriebes (ca. </w:t>
            </w:r>
            <w:r>
              <w:rPr>
                <w:rFonts w:ascii="Georgia" w:hAnsi="Georgia"/>
                <w:sz w:val="18"/>
              </w:rPr>
              <w:t>acht</w:t>
            </w:r>
            <w:r w:rsidRPr="00D91736">
              <w:rPr>
                <w:rFonts w:ascii="Georgia" w:hAnsi="Georgia"/>
                <w:sz w:val="18"/>
              </w:rPr>
              <w:t xml:space="preserve"> Mitarbeiter, ca. </w:t>
            </w:r>
            <w:r>
              <w:rPr>
                <w:rFonts w:ascii="Georgia" w:hAnsi="Georgia"/>
                <w:sz w:val="18"/>
              </w:rPr>
              <w:t>4</w:t>
            </w:r>
            <w:r w:rsidRPr="00D91736">
              <w:rPr>
                <w:rFonts w:ascii="Georgia" w:hAnsi="Georgia"/>
                <w:sz w:val="18"/>
              </w:rPr>
              <w:t>00.000 € Jahresumsatz)</w:t>
            </w:r>
          </w:p>
        </w:tc>
        <w:tc>
          <w:tcPr>
            <w:tcW w:w="2693" w:type="dxa"/>
            <w:gridSpan w:val="3"/>
            <w:vAlign w:val="bottom"/>
          </w:tcPr>
          <w:p w14:paraId="0475B997" w14:textId="3E4B6A3C" w:rsidR="00E51EB0" w:rsidRPr="00D91736" w:rsidRDefault="00E51EB0" w:rsidP="00E51EB0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D91736">
              <w:rPr>
                <w:rFonts w:ascii="Georgia" w:hAnsi="Georgia"/>
                <w:sz w:val="18"/>
                <w:lang w:val="en-US"/>
              </w:rPr>
              <w:t>09/2021 – 05/2023</w:t>
            </w:r>
          </w:p>
        </w:tc>
      </w:tr>
      <w:tr w:rsidR="00E51EB0" w:rsidRPr="00D91736" w14:paraId="54C3D64C" w14:textId="77777777" w:rsidTr="002432CF">
        <w:trPr>
          <w:trHeight w:val="20"/>
        </w:trPr>
        <w:tc>
          <w:tcPr>
            <w:tcW w:w="9640" w:type="dxa"/>
            <w:gridSpan w:val="6"/>
            <w:vAlign w:val="bottom"/>
          </w:tcPr>
          <w:p w14:paraId="13871890" w14:textId="4507D53D" w:rsidR="00E51EB0" w:rsidRPr="00B7174D" w:rsidRDefault="00E51EB0" w:rsidP="00E51EB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proofErr w:type="spellStart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Markies</w:t>
            </w:r>
            <w:proofErr w:type="spellEnd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-Media ist ein Beratungs- und Marketing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d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ienstleister für lokale Vertreter von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br/>
              <w:t>Versicherungskonzernen wie Allianz, AXA und Württembergische mit deutschlandweitem Einzugsgebiet</w:t>
            </w:r>
          </w:p>
          <w:p w14:paraId="43AD2EF6" w14:textId="07D67589" w:rsidR="00E51EB0" w:rsidRPr="00B7174D" w:rsidRDefault="00E51EB0" w:rsidP="00E51EB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Leitung des operativen Geschäfts</w:t>
            </w:r>
          </w:p>
          <w:p w14:paraId="65EF6F4D" w14:textId="5D58CFF8" w:rsidR="00E51EB0" w:rsidRPr="00B7174D" w:rsidRDefault="00E51EB0" w:rsidP="00E51EB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Umsetzung wöchentlicher &amp; monatlicher Unternehmensziele im operativen Bereich zur Verbesserung der Kundenerhaltungsrate (engl. Customer Retention Rate)</w:t>
            </w:r>
          </w:p>
          <w:p w14:paraId="2D8DD84E" w14:textId="4967C862" w:rsidR="00E51EB0" w:rsidRPr="00B7174D" w:rsidRDefault="00E51EB0" w:rsidP="00E51EB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Koordination &amp; Delegierung wöchentlicher Aufgaben an das Team</w:t>
            </w:r>
          </w:p>
          <w:p w14:paraId="029383A3" w14:textId="04D1DFA1" w:rsidR="00E51EB0" w:rsidRPr="00B7174D" w:rsidRDefault="00E51EB0" w:rsidP="00E51EB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Anleitung und Entwicklung eines zwei Personen Teams in wöchentlichen Meetings und persönlicher Unterrichtung</w:t>
            </w:r>
          </w:p>
          <w:p w14:paraId="2D74A915" w14:textId="0FE9E1BC" w:rsidR="00E51EB0" w:rsidRPr="00B7174D" w:rsidRDefault="00E51EB0" w:rsidP="00E51EB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Beratung und Erbringung von Marketingdienstleistungen für mir übertragene Kunden</w:t>
            </w:r>
          </w:p>
          <w:p w14:paraId="463D7392" w14:textId="6501ED2C" w:rsidR="00E51EB0" w:rsidRPr="00B7174D" w:rsidRDefault="00E51EB0" w:rsidP="00E51EB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Unterstützung in der Kundenakquise und Verbesserung der „</w:t>
            </w:r>
            <w:proofErr w:type="spellStart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Leed</w:t>
            </w:r>
            <w:proofErr w:type="spellEnd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to</w:t>
            </w:r>
            <w:proofErr w:type="spellEnd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Meeting Rate“ um 11 % auf 35 %</w:t>
            </w:r>
          </w:p>
          <w:p w14:paraId="6DD9BA0F" w14:textId="5CE44D76" w:rsidR="00E51EB0" w:rsidRPr="00B7174D" w:rsidRDefault="00E51EB0" w:rsidP="00E51EB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Design von digitalen Grafiken &amp; </w:t>
            </w:r>
            <w:proofErr w:type="spellStart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Social</w:t>
            </w:r>
            <w:proofErr w:type="spellEnd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-Media Beiträgen</w:t>
            </w:r>
          </w:p>
        </w:tc>
      </w:tr>
      <w:tr w:rsidR="00E51EB0" w:rsidRPr="00D91736" w14:paraId="50AFEA03" w14:textId="77777777" w:rsidTr="004A13AF">
        <w:trPr>
          <w:trHeight w:val="341"/>
        </w:trPr>
        <w:tc>
          <w:tcPr>
            <w:tcW w:w="7372" w:type="dxa"/>
            <w:gridSpan w:val="4"/>
            <w:vAlign w:val="bottom"/>
          </w:tcPr>
          <w:p w14:paraId="42FB0D26" w14:textId="3874E8DD" w:rsidR="00E51EB0" w:rsidRPr="00D91736" w:rsidRDefault="00E51EB0" w:rsidP="00E51EB0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D91736">
              <w:rPr>
                <w:b/>
                <w:i w:val="0"/>
                <w:iCs w:val="0"/>
                <w:smallCaps/>
                <w:sz w:val="23"/>
                <w:szCs w:val="23"/>
              </w:rPr>
              <w:t>Mercedes-Benz AG</w:t>
            </w:r>
          </w:p>
        </w:tc>
        <w:tc>
          <w:tcPr>
            <w:tcW w:w="2268" w:type="dxa"/>
            <w:gridSpan w:val="2"/>
            <w:vAlign w:val="bottom"/>
          </w:tcPr>
          <w:p w14:paraId="11E31BD8" w14:textId="7DA251F0" w:rsidR="00E51EB0" w:rsidRPr="00D91736" w:rsidRDefault="00E51EB0" w:rsidP="00E51EB0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D91736">
              <w:rPr>
                <w:iCs w:val="0"/>
                <w:smallCaps/>
                <w:sz w:val="23"/>
                <w:szCs w:val="23"/>
              </w:rPr>
              <w:t>Sindelfingen</w:t>
            </w:r>
          </w:p>
        </w:tc>
      </w:tr>
      <w:tr w:rsidR="00E51EB0" w:rsidRPr="00D91736" w14:paraId="48328CB9" w14:textId="77777777" w:rsidTr="004A13AF">
        <w:trPr>
          <w:trHeight w:val="20"/>
        </w:trPr>
        <w:tc>
          <w:tcPr>
            <w:tcW w:w="7514" w:type="dxa"/>
            <w:gridSpan w:val="5"/>
            <w:vAlign w:val="bottom"/>
          </w:tcPr>
          <w:p w14:paraId="74B74B41" w14:textId="15F48F52" w:rsidR="00E51EB0" w:rsidRPr="00D91736" w:rsidRDefault="00E51EB0" w:rsidP="00E51EB0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D91736">
              <w:rPr>
                <w:i w:val="0"/>
                <w:iCs w:val="0"/>
                <w:sz w:val="18"/>
                <w:lang w:val="en-US"/>
              </w:rPr>
              <w:t>Ferienbeschäftigter</w:t>
            </w:r>
            <w:proofErr w:type="spellEnd"/>
            <w:r w:rsidRPr="00D91736">
              <w:rPr>
                <w:i w:val="0"/>
                <w:iCs w:val="0"/>
                <w:sz w:val="18"/>
                <w:lang w:val="en-US"/>
              </w:rPr>
              <w:t xml:space="preserve"> i</w:t>
            </w:r>
            <w:r>
              <w:rPr>
                <w:i w:val="0"/>
                <w:iCs w:val="0"/>
                <w:sz w:val="18"/>
                <w:lang w:val="en-US"/>
              </w:rPr>
              <w:t xml:space="preserve">n der </w:t>
            </w:r>
            <w:r w:rsidRPr="00D91736">
              <w:rPr>
                <w:i w:val="0"/>
                <w:iCs w:val="0"/>
                <w:sz w:val="18"/>
                <w:lang w:val="en-US"/>
              </w:rPr>
              <w:t>Montage</w:t>
            </w:r>
          </w:p>
        </w:tc>
        <w:tc>
          <w:tcPr>
            <w:tcW w:w="2126" w:type="dxa"/>
            <w:vAlign w:val="bottom"/>
          </w:tcPr>
          <w:p w14:paraId="2CB21DEB" w14:textId="622B0A90" w:rsidR="00E51EB0" w:rsidRPr="00D91736" w:rsidRDefault="00E51EB0" w:rsidP="00E51EB0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D91736">
              <w:rPr>
                <w:i w:val="0"/>
                <w:iCs w:val="0"/>
                <w:sz w:val="18"/>
                <w:lang w:val="en-US"/>
              </w:rPr>
              <w:t>03/2020</w:t>
            </w:r>
            <w:r>
              <w:rPr>
                <w:i w:val="0"/>
                <w:iCs w:val="0"/>
                <w:sz w:val="18"/>
                <w:lang w:val="en-US"/>
              </w:rPr>
              <w:t xml:space="preserve"> &amp;</w:t>
            </w:r>
            <w:r w:rsidRPr="00D91736">
              <w:rPr>
                <w:i w:val="0"/>
                <w:iCs w:val="0"/>
                <w:sz w:val="18"/>
                <w:lang w:val="en-US"/>
              </w:rPr>
              <w:t xml:space="preserve"> 07/2020</w:t>
            </w:r>
          </w:p>
        </w:tc>
      </w:tr>
      <w:tr w:rsidR="00E51EB0" w:rsidRPr="00D91736" w14:paraId="7C4155D6" w14:textId="77777777" w:rsidTr="002432CF">
        <w:trPr>
          <w:trHeight w:val="20"/>
        </w:trPr>
        <w:tc>
          <w:tcPr>
            <w:tcW w:w="9640" w:type="dxa"/>
            <w:gridSpan w:val="6"/>
            <w:vAlign w:val="bottom"/>
          </w:tcPr>
          <w:p w14:paraId="3658805E" w14:textId="07ECE801" w:rsidR="00E51EB0" w:rsidRPr="00B7174D" w:rsidRDefault="00E51EB0" w:rsidP="00E51EB0">
            <w:pPr>
              <w:pStyle w:val="Bullets"/>
              <w:rPr>
                <w:sz w:val="18"/>
                <w:lang w:val="de-AT"/>
              </w:rPr>
            </w:pPr>
            <w:r w:rsidRPr="00B7174D">
              <w:rPr>
                <w:sz w:val="18"/>
                <w:lang w:val="de-AT"/>
              </w:rPr>
              <w:t>Mitarbeit bei der Montage der Produktreihe S-Klasse Maybach</w:t>
            </w:r>
            <w:del w:id="69" w:author="Tim" w:date="2023-09-19T19:17:00Z">
              <w:r w:rsidDel="000704C2">
                <w:rPr>
                  <w:sz w:val="18"/>
                  <w:lang w:val="de-AT"/>
                </w:rPr>
                <w:delText>aj</w:delText>
              </w:r>
            </w:del>
          </w:p>
        </w:tc>
      </w:tr>
      <w:tr w:rsidR="00E51EB0" w:rsidRPr="00D91736" w14:paraId="613F13EA" w14:textId="77777777" w:rsidTr="004A13AF">
        <w:trPr>
          <w:trHeight w:val="341"/>
        </w:trPr>
        <w:tc>
          <w:tcPr>
            <w:tcW w:w="7514" w:type="dxa"/>
            <w:gridSpan w:val="5"/>
            <w:vAlign w:val="bottom"/>
          </w:tcPr>
          <w:p w14:paraId="1AAEF1CF" w14:textId="0018DF21" w:rsidR="00E51EB0" w:rsidRPr="00D91736" w:rsidRDefault="00E51EB0" w:rsidP="00E51EB0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</w:pPr>
            <w:r w:rsidRPr="00D9173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Tennis Club </w:t>
            </w:r>
            <w:proofErr w:type="spellStart"/>
            <w:r w:rsidRPr="00D9173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Jettingen</w:t>
            </w:r>
            <w:proofErr w:type="spellEnd"/>
            <w:r w:rsidRPr="00D9173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9173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2126" w:type="dxa"/>
            <w:vAlign w:val="bottom"/>
          </w:tcPr>
          <w:p w14:paraId="447F4321" w14:textId="79487856" w:rsidR="00E51EB0" w:rsidRPr="00D91736" w:rsidRDefault="00E51EB0" w:rsidP="00E51EB0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D91736">
              <w:rPr>
                <w:iCs w:val="0"/>
                <w:smallCaps/>
                <w:sz w:val="23"/>
                <w:szCs w:val="23"/>
              </w:rPr>
              <w:t>Jettingen</w:t>
            </w:r>
          </w:p>
        </w:tc>
      </w:tr>
      <w:tr w:rsidR="00E51EB0" w:rsidRPr="00D91736" w14:paraId="5FD27FD5" w14:textId="77777777" w:rsidTr="004A13AF">
        <w:trPr>
          <w:trHeight w:val="20"/>
        </w:trPr>
        <w:tc>
          <w:tcPr>
            <w:tcW w:w="7514" w:type="dxa"/>
            <w:gridSpan w:val="5"/>
            <w:vAlign w:val="bottom"/>
          </w:tcPr>
          <w:p w14:paraId="0A37E328" w14:textId="027CE1AF" w:rsidR="00E51EB0" w:rsidRPr="00D91736" w:rsidRDefault="00E51EB0" w:rsidP="00E51EB0">
            <w:pPr>
              <w:pStyle w:val="Bullets"/>
              <w:numPr>
                <w:ilvl w:val="0"/>
                <w:numId w:val="0"/>
              </w:numPr>
              <w:rPr>
                <w:bCs/>
                <w:i w:val="0"/>
                <w:iCs w:val="0"/>
                <w:smallCaps/>
                <w:sz w:val="18"/>
                <w:szCs w:val="18"/>
              </w:rPr>
            </w:pPr>
            <w:r w:rsidRPr="00D91736">
              <w:rPr>
                <w:i w:val="0"/>
                <w:iCs w:val="0"/>
                <w:sz w:val="18"/>
                <w:lang w:val="en-US"/>
              </w:rPr>
              <w:t>Trainer</w:t>
            </w:r>
            <w:r w:rsidRPr="00D91736">
              <w:rPr>
                <w:bCs/>
                <w:i w:val="0"/>
                <w:iCs w:val="0"/>
                <w:smallCaps/>
                <w:sz w:val="18"/>
                <w:szCs w:val="18"/>
              </w:rPr>
              <w:t xml:space="preserve"> </w:t>
            </w:r>
            <w:r w:rsidRPr="002432CF">
              <w:rPr>
                <w:i w:val="0"/>
                <w:iCs w:val="0"/>
                <w:sz w:val="18"/>
                <w:lang w:val="en-US"/>
              </w:rPr>
              <w:t xml:space="preserve">der </w:t>
            </w:r>
            <w:proofErr w:type="spellStart"/>
            <w:r w:rsidRPr="00D91736">
              <w:rPr>
                <w:i w:val="0"/>
                <w:iCs w:val="0"/>
                <w:sz w:val="18"/>
                <w:lang w:val="en-US"/>
              </w:rPr>
              <w:t>Jugendmannschaft</w:t>
            </w:r>
            <w:proofErr w:type="spellEnd"/>
          </w:p>
        </w:tc>
        <w:tc>
          <w:tcPr>
            <w:tcW w:w="2126" w:type="dxa"/>
            <w:vAlign w:val="bottom"/>
          </w:tcPr>
          <w:p w14:paraId="1D123D9D" w14:textId="55C560EC" w:rsidR="00E51EB0" w:rsidRPr="00D91736" w:rsidRDefault="00E51EB0" w:rsidP="00E51EB0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18"/>
                <w:szCs w:val="18"/>
              </w:rPr>
            </w:pPr>
            <w:r w:rsidRPr="002432CF">
              <w:rPr>
                <w:i w:val="0"/>
                <w:iCs w:val="0"/>
                <w:sz w:val="18"/>
                <w:lang w:val="en-US"/>
              </w:rPr>
              <w:t>10/2018 – 12/2019</w:t>
            </w:r>
          </w:p>
        </w:tc>
      </w:tr>
      <w:tr w:rsidR="00E51EB0" w:rsidRPr="00D91736" w14:paraId="48B929DF" w14:textId="77777777" w:rsidTr="00DA24D1">
        <w:trPr>
          <w:trHeight w:val="20"/>
        </w:trPr>
        <w:tc>
          <w:tcPr>
            <w:tcW w:w="9640" w:type="dxa"/>
            <w:gridSpan w:val="6"/>
            <w:vAlign w:val="bottom"/>
          </w:tcPr>
          <w:p w14:paraId="6A2A63DC" w14:textId="0BEAA0EA" w:rsidR="00E51EB0" w:rsidRPr="00B7174D" w:rsidRDefault="00E51EB0" w:rsidP="00E51EB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Eigenständige Planung und Durchführung von Trainingsstunden</w:t>
            </w:r>
          </w:p>
          <w:p w14:paraId="50B19BF7" w14:textId="139B6F7B" w:rsidR="00E51EB0" w:rsidRPr="00814196" w:rsidRDefault="00E51EB0" w:rsidP="00E51EB0">
            <w:pPr>
              <w:pStyle w:val="Listenabsatz"/>
              <w:numPr>
                <w:ilvl w:val="0"/>
                <w:numId w:val="2"/>
              </w:numPr>
              <w:rPr>
                <w:smallCaps/>
                <w:sz w:val="23"/>
                <w:szCs w:val="23"/>
              </w:rPr>
            </w:pPr>
            <w:r w:rsidRPr="004A13AF">
              <w:rPr>
                <w:rFonts w:ascii="Georgia" w:hAnsi="Georgia" w:cs="Georgia"/>
                <w:i/>
                <w:iCs/>
                <w:color w:val="000000"/>
                <w:sz w:val="18"/>
              </w:rPr>
              <w:t>Ausbildung zum Tennisassistent</w:t>
            </w:r>
          </w:p>
        </w:tc>
      </w:tr>
      <w:tr w:rsidR="00E51EB0" w:rsidRPr="00D91736" w14:paraId="414B4085" w14:textId="77777777" w:rsidTr="004A13AF">
        <w:trPr>
          <w:trHeight w:val="397"/>
        </w:trPr>
        <w:tc>
          <w:tcPr>
            <w:tcW w:w="9640" w:type="dxa"/>
            <w:gridSpan w:val="6"/>
            <w:tcBorders>
              <w:bottom w:val="single" w:sz="4" w:space="0" w:color="auto"/>
            </w:tcBorders>
            <w:vAlign w:val="bottom"/>
          </w:tcPr>
          <w:p w14:paraId="4741C5BA" w14:textId="2266E609" w:rsidR="00E51EB0" w:rsidRPr="00D91736" w:rsidRDefault="00E51EB0" w:rsidP="00E51EB0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D91736">
              <w:rPr>
                <w:sz w:val="28"/>
              </w:rPr>
              <w:t>Ausseruniversitäres</w:t>
            </w:r>
            <w:proofErr w:type="spellEnd"/>
            <w:r w:rsidRPr="00D91736">
              <w:rPr>
                <w:sz w:val="28"/>
              </w:rPr>
              <w:t xml:space="preserve"> Engagement</w:t>
            </w:r>
          </w:p>
        </w:tc>
      </w:tr>
      <w:tr w:rsidR="00E51EB0" w:rsidRPr="00D91736" w14:paraId="74251178" w14:textId="77777777" w:rsidTr="004A13AF">
        <w:trPr>
          <w:trHeight w:val="341"/>
        </w:trPr>
        <w:tc>
          <w:tcPr>
            <w:tcW w:w="7372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284124FC" w:rsidR="00E51EB0" w:rsidRPr="00D91736" w:rsidRDefault="00E51EB0" w:rsidP="00E51EB0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D91736">
              <w:rPr>
                <w:b/>
                <w:i w:val="0"/>
                <w:iCs/>
                <w:sz w:val="23"/>
                <w:szCs w:val="23"/>
                <w:lang w:val="en-US"/>
              </w:rPr>
              <w:t>pumpkincar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e</w:t>
            </w:r>
            <w:r w:rsidRPr="00D91736">
              <w:rPr>
                <w:b/>
                <w:i w:val="0"/>
                <w:iCs/>
                <w:sz w:val="23"/>
                <w:szCs w:val="23"/>
                <w:lang w:val="en-US"/>
              </w:rPr>
              <w:t>ers</w:t>
            </w:r>
            <w:proofErr w:type="spellEnd"/>
            <w:r w:rsidRPr="00D91736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5287A49E" w:rsidR="00E51EB0" w:rsidRPr="00D91736" w:rsidRDefault="00E51EB0" w:rsidP="00E51EB0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D91736">
              <w:rPr>
                <w:sz w:val="23"/>
                <w:szCs w:val="23"/>
              </w:rPr>
              <w:t>Frankfurt am Main</w:t>
            </w:r>
          </w:p>
        </w:tc>
      </w:tr>
      <w:tr w:rsidR="00E51EB0" w:rsidRPr="00D91736" w14:paraId="4F59C612" w14:textId="77777777" w:rsidTr="004837FD">
        <w:trPr>
          <w:trHeight w:val="194"/>
        </w:trPr>
        <w:tc>
          <w:tcPr>
            <w:tcW w:w="6947" w:type="dxa"/>
            <w:gridSpan w:val="3"/>
            <w:vAlign w:val="bottom"/>
          </w:tcPr>
          <w:p w14:paraId="32F07601" w14:textId="190076EF" w:rsidR="00E51EB0" w:rsidRPr="00D91736" w:rsidRDefault="00E51EB0" w:rsidP="00E51EB0">
            <w:pPr>
              <w:pStyle w:val="Beschreibung"/>
              <w:rPr>
                <w:sz w:val="18"/>
                <w:lang w:val="de-AT"/>
              </w:rPr>
            </w:pPr>
            <w:r w:rsidRPr="00D91736">
              <w:rPr>
                <w:sz w:val="18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2693" w:type="dxa"/>
            <w:gridSpan w:val="3"/>
            <w:vAlign w:val="bottom"/>
          </w:tcPr>
          <w:p w14:paraId="45DD2178" w14:textId="663495E3" w:rsidR="00E51EB0" w:rsidRPr="00D91736" w:rsidRDefault="00E51EB0" w:rsidP="00E51EB0">
            <w:pPr>
              <w:pStyle w:val="Beschreibung"/>
              <w:jc w:val="right"/>
              <w:rPr>
                <w:sz w:val="18"/>
                <w:lang w:val="en-US"/>
              </w:rPr>
            </w:pPr>
            <w:r w:rsidRPr="00D91736">
              <w:rPr>
                <w:sz w:val="18"/>
                <w:lang w:val="en-US"/>
              </w:rPr>
              <w:t>01/2023</w:t>
            </w:r>
            <w:r>
              <w:rPr>
                <w:sz w:val="18"/>
                <w:lang w:val="en-US"/>
              </w:rPr>
              <w:t xml:space="preserve"> – </w:t>
            </w:r>
            <w:proofErr w:type="spellStart"/>
            <w:r>
              <w:rPr>
                <w:sz w:val="18"/>
                <w:lang w:val="en-US"/>
              </w:rPr>
              <w:t>heute</w:t>
            </w:r>
            <w:proofErr w:type="spellEnd"/>
            <w:r w:rsidRPr="00D91736">
              <w:rPr>
                <w:sz w:val="18"/>
                <w:lang w:val="en-US"/>
              </w:rPr>
              <w:t xml:space="preserve"> </w:t>
            </w:r>
          </w:p>
        </w:tc>
      </w:tr>
      <w:tr w:rsidR="00E51EB0" w:rsidRPr="00D91736" w14:paraId="02437711" w14:textId="77777777" w:rsidTr="002432CF">
        <w:trPr>
          <w:trHeight w:val="20"/>
        </w:trPr>
        <w:tc>
          <w:tcPr>
            <w:tcW w:w="9640" w:type="dxa"/>
            <w:gridSpan w:val="6"/>
            <w:vAlign w:val="bottom"/>
          </w:tcPr>
          <w:p w14:paraId="56D9EF91" w14:textId="432BD62D" w:rsidR="00E51EB0" w:rsidRPr="00D91736" w:rsidRDefault="00E51EB0" w:rsidP="00E51EB0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D91736">
              <w:rPr>
                <w:i/>
                <w:sz w:val="18"/>
                <w:lang w:val="de-AT"/>
              </w:rPr>
              <w:t>Fachliche und persönliche Weiterentwicklung durch Vorbereitungskurse für den Arbeitsalltag</w:t>
            </w:r>
          </w:p>
          <w:p w14:paraId="01C868A5" w14:textId="161EFB25" w:rsidR="00E51EB0" w:rsidRPr="00D91736" w:rsidRDefault="00E51EB0" w:rsidP="00E51EB0">
            <w:pPr>
              <w:pStyle w:val="Beschreibung"/>
              <w:ind w:left="720"/>
              <w:rPr>
                <w:i/>
                <w:sz w:val="18"/>
                <w:lang w:val="de-AT"/>
              </w:rPr>
            </w:pPr>
            <w:r w:rsidRPr="00D91736">
              <w:rPr>
                <w:i/>
                <w:sz w:val="18"/>
                <w:lang w:val="de-AT"/>
              </w:rPr>
              <w:t>in Unternehmensberatung, Investment Banking (MS Office, Branchen-Verständnis, Durchführung von Markt- und Wettbewerbsanalysen, Unternehmensbewertung mit DCF und Multiples via Excel)</w:t>
            </w:r>
          </w:p>
          <w:p w14:paraId="68CFAD97" w14:textId="1DFC101F" w:rsidR="00E51EB0" w:rsidRPr="00D91736" w:rsidRDefault="00E51EB0" w:rsidP="00E51EB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D91736">
              <w:rPr>
                <w:i/>
                <w:sz w:val="18"/>
                <w:lang w:val="de-AT"/>
              </w:rPr>
              <w:t xml:space="preserve">Aufbau eines DACH-weiten Netzwerkes aus über </w:t>
            </w:r>
            <w:r>
              <w:rPr>
                <w:i/>
                <w:sz w:val="18"/>
                <w:lang w:val="de-AT"/>
              </w:rPr>
              <w:t>1.000</w:t>
            </w:r>
            <w:r w:rsidRPr="00D91736">
              <w:rPr>
                <w:i/>
                <w:sz w:val="18"/>
                <w:lang w:val="de-AT"/>
              </w:rPr>
              <w:t xml:space="preserve"> Studierenden mit hohem Interesse an Finance</w:t>
            </w:r>
            <w:r>
              <w:rPr>
                <w:i/>
                <w:sz w:val="18"/>
                <w:lang w:val="de-AT"/>
              </w:rPr>
              <w:t>,</w:t>
            </w:r>
            <w:r w:rsidRPr="00D91736">
              <w:rPr>
                <w:i/>
                <w:sz w:val="18"/>
                <w:lang w:val="de-AT"/>
              </w:rPr>
              <w:t xml:space="preserve"> Consulting sowie von verschiedenen Experten und Mentoren mit jahrelanger Berufserfahrung in diesen Bereichen</w:t>
            </w:r>
          </w:p>
        </w:tc>
      </w:tr>
      <w:tr w:rsidR="00E51EB0" w:rsidRPr="00D91736" w14:paraId="482569A2" w14:textId="77777777" w:rsidTr="004A13AF">
        <w:trPr>
          <w:trHeight w:val="397"/>
        </w:trPr>
        <w:tc>
          <w:tcPr>
            <w:tcW w:w="9640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78D7F049" w:rsidR="00E51EB0" w:rsidRPr="00D91736" w:rsidRDefault="00E51EB0" w:rsidP="00E51EB0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D91736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1EB0" w:rsidRPr="00D91736" w14:paraId="2B257790" w14:textId="77777777" w:rsidTr="002432CF">
        <w:trPr>
          <w:trHeight w:val="341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56F73C25" w:rsidR="00E51EB0" w:rsidRPr="00D91736" w:rsidRDefault="00E51EB0" w:rsidP="00E51EB0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938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10C8523B" w:rsidR="00E51EB0" w:rsidRPr="00D91736" w:rsidRDefault="00E51EB0" w:rsidP="00E51EB0">
            <w:pPr>
              <w:rPr>
                <w:rFonts w:ascii="Georgia" w:hAnsi="Georgia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Deutsch (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Muttersprache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), Englisch 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), Französisch 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fortgeschritten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E51EB0" w:rsidRPr="00D91736" w14:paraId="45706C3F" w14:textId="77777777" w:rsidTr="002432CF">
        <w:trPr>
          <w:trHeight w:val="570"/>
        </w:trPr>
        <w:tc>
          <w:tcPr>
            <w:tcW w:w="1702" w:type="dxa"/>
            <w:vAlign w:val="bottom"/>
          </w:tcPr>
          <w:p w14:paraId="33C93822" w14:textId="77777777" w:rsidR="00E51EB0" w:rsidRDefault="00E51EB0" w:rsidP="00E51EB0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Technisch:</w:t>
            </w:r>
          </w:p>
          <w:p w14:paraId="57688BDA" w14:textId="56130C3C" w:rsidR="00E51EB0" w:rsidRPr="00D91736" w:rsidRDefault="00E51EB0" w:rsidP="00E51EB0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938" w:type="dxa"/>
            <w:gridSpan w:val="5"/>
            <w:vAlign w:val="bottom"/>
          </w:tcPr>
          <w:p w14:paraId="60CA2168" w14:textId="7FD4E263" w:rsidR="00E51EB0" w:rsidRPr="00D91736" w:rsidRDefault="00E51EB0" w:rsidP="00E51EB0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91736">
              <w:rPr>
                <w:rFonts w:ascii="Georgia" w:hAnsi="Georgia" w:cs="Georgia"/>
                <w:color w:val="000000"/>
                <w:sz w:val="18"/>
              </w:rPr>
              <w:t>Microsoft Office (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D91736">
              <w:rPr>
                <w:rFonts w:ascii="Georgia" w:hAnsi="Georgia" w:cs="Georgia"/>
                <w:color w:val="000000"/>
                <w:sz w:val="18"/>
              </w:rPr>
              <w:t>), Java (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D91736">
              <w:rPr>
                <w:rFonts w:ascii="Georgia" w:hAnsi="Georgia" w:cs="Georgia"/>
                <w:color w:val="000000"/>
                <w:sz w:val="18"/>
              </w:rPr>
              <w:t xml:space="preserve">), </w:t>
            </w:r>
            <w:proofErr w:type="spellStart"/>
            <w:r w:rsidRPr="00D91736">
              <w:rPr>
                <w:rFonts w:ascii="Georgia" w:hAnsi="Georgia" w:cs="Georgia"/>
                <w:color w:val="000000"/>
                <w:sz w:val="18"/>
              </w:rPr>
              <w:t>Canva</w:t>
            </w:r>
            <w:proofErr w:type="spellEnd"/>
            <w:r w:rsidRPr="00D91736">
              <w:rPr>
                <w:rFonts w:ascii="Georgia" w:hAnsi="Georgia" w:cs="Georgia"/>
                <w:color w:val="000000"/>
                <w:sz w:val="18"/>
              </w:rPr>
              <w:t xml:space="preserve"> (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D91736">
              <w:rPr>
                <w:rFonts w:ascii="Georgia" w:hAnsi="Georgia" w:cs="Georgia"/>
                <w:color w:val="000000"/>
                <w:sz w:val="18"/>
              </w:rPr>
              <w:t>),</w:t>
            </w:r>
            <w:r w:rsidRPr="00D91736">
              <w:rPr>
                <w:rFonts w:ascii="Georgia" w:hAnsi="Georgia" w:cs="Georgia"/>
                <w:color w:val="000000"/>
                <w:sz w:val="18"/>
              </w:rPr>
              <w:br/>
              <w:t>HTML (</w:t>
            </w:r>
            <w:proofErr w:type="spellStart"/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basic</w:t>
            </w:r>
            <w:proofErr w:type="spellEnd"/>
            <w:r w:rsidRPr="00D91736">
              <w:rPr>
                <w:rFonts w:ascii="Georgia" w:hAnsi="Georgia" w:cs="Georgia"/>
                <w:color w:val="000000"/>
                <w:sz w:val="18"/>
              </w:rPr>
              <w:t>), JavaScript (</w:t>
            </w:r>
            <w:proofErr w:type="spellStart"/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basic</w:t>
            </w:r>
            <w:proofErr w:type="spellEnd"/>
            <w:r w:rsidRPr="00D91736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E51EB0" w:rsidRPr="00D91736" w14:paraId="70CB01B0" w14:textId="77777777" w:rsidTr="002432CF">
        <w:trPr>
          <w:trHeight w:val="1197"/>
        </w:trPr>
        <w:tc>
          <w:tcPr>
            <w:tcW w:w="1702" w:type="dxa"/>
            <w:vAlign w:val="bottom"/>
          </w:tcPr>
          <w:p w14:paraId="7C39932B" w14:textId="700760BF" w:rsidR="00E51EB0" w:rsidRDefault="00E51EB0" w:rsidP="00E51EB0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lastRenderedPageBreak/>
              <w:t>Interessen:</w:t>
            </w:r>
          </w:p>
          <w:p w14:paraId="12F93D4B" w14:textId="77777777" w:rsidR="00E51EB0" w:rsidRDefault="00E51EB0" w:rsidP="00E51EB0">
            <w:pPr>
              <w:rPr>
                <w:rFonts w:ascii="Georgia" w:hAnsi="Georgia"/>
                <w:sz w:val="18"/>
              </w:rPr>
            </w:pPr>
          </w:p>
          <w:p w14:paraId="695036EC" w14:textId="77777777" w:rsidR="00E51EB0" w:rsidRDefault="00E51EB0" w:rsidP="00E51EB0">
            <w:pPr>
              <w:rPr>
                <w:rFonts w:ascii="Georgia" w:hAnsi="Georgia"/>
                <w:sz w:val="18"/>
              </w:rPr>
            </w:pPr>
          </w:p>
          <w:p w14:paraId="56D14CC1" w14:textId="77777777" w:rsidR="00E51EB0" w:rsidRDefault="00E51EB0" w:rsidP="00E51EB0">
            <w:pPr>
              <w:rPr>
                <w:rFonts w:ascii="Georgia" w:hAnsi="Georgia"/>
                <w:sz w:val="18"/>
              </w:rPr>
            </w:pPr>
          </w:p>
          <w:p w14:paraId="04F58216" w14:textId="24FDEC7F" w:rsidR="00E51EB0" w:rsidRPr="00D91736" w:rsidRDefault="00E51EB0" w:rsidP="00E51EB0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938" w:type="dxa"/>
            <w:gridSpan w:val="5"/>
            <w:vAlign w:val="bottom"/>
          </w:tcPr>
          <w:p w14:paraId="5F729A89" w14:textId="31CC6C30" w:rsidR="00E51EB0" w:rsidRPr="00D91736" w:rsidRDefault="00E51EB0" w:rsidP="00E51EB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Radsport (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2011, Podiumsplatzierungen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bei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nationalen Wettkämpfen und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im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D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ACH-R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aum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  <w:p w14:paraId="4A9F6E0F" w14:textId="04FBF7EF" w:rsidR="00E51EB0" w:rsidRPr="00D91736" w:rsidRDefault="00E51EB0" w:rsidP="00E51EB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Triathlon (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Saison 2022: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Vierter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Platz Teamwertung Landesliga BW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  <w:p w14:paraId="4EAB9DFD" w14:textId="51633B67" w:rsidR="00E51EB0" w:rsidRPr="00D91736" w:rsidRDefault="00E51EB0" w:rsidP="00E51EB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Radreisen 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Sechs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-Tage-Tour: Paris – Amsterdam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  <w:p w14:paraId="598C2742" w14:textId="0522C2D8" w:rsidR="00E51EB0" w:rsidRPr="00D91736" w:rsidRDefault="00E51EB0" w:rsidP="00E51EB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Marketing &amp; Verkauf 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(Persönliches Training durch den </w:t>
            </w:r>
            <w:proofErr w:type="spellStart"/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Markies</w:t>
            </w:r>
            <w:proofErr w:type="spellEnd"/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-Media Gründer &amp; Besuch von regelmäßigen Weiterbildungsseminaren)</w:t>
            </w:r>
          </w:p>
        </w:tc>
      </w:tr>
      <w:tr w:rsidR="00E51EB0" w:rsidRPr="00D91736" w14:paraId="071AB173" w14:textId="77777777" w:rsidTr="004A13AF">
        <w:trPr>
          <w:trHeight w:val="907"/>
        </w:trPr>
        <w:tc>
          <w:tcPr>
            <w:tcW w:w="9640" w:type="dxa"/>
            <w:gridSpan w:val="6"/>
            <w:vAlign w:val="bottom"/>
          </w:tcPr>
          <w:p w14:paraId="7655A540" w14:textId="77777777" w:rsidR="00E51EB0" w:rsidRDefault="00E51EB0" w:rsidP="00E51EB0">
            <w:pPr>
              <w:rPr>
                <w:rFonts w:ascii="Georgia" w:hAnsi="Georgia"/>
                <w:noProof/>
              </w:rPr>
            </w:pPr>
          </w:p>
          <w:p w14:paraId="39E8859E" w14:textId="66EAC55E" w:rsidR="00E51EB0" w:rsidRDefault="00E51EB0" w:rsidP="00E51EB0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noProof/>
              </w:rPr>
              <w:drawing>
                <wp:inline distT="0" distB="0" distL="0" distR="0" wp14:anchorId="3B0102D5" wp14:editId="5B8A3DF1">
                  <wp:extent cx="976003" cy="278823"/>
                  <wp:effectExtent l="0" t="0" r="0" b="6985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798" t="-11873" b="11825"/>
                          <a:stretch/>
                        </pic:blipFill>
                        <pic:spPr bwMode="auto">
                          <a:xfrm>
                            <a:off x="0" y="0"/>
                            <a:ext cx="1000403" cy="285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074497F6" w:rsidR="00E51EB0" w:rsidRPr="00D91736" w:rsidRDefault="00E51EB0" w:rsidP="00E51EB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/>
                <w:sz w:val="18"/>
              </w:rPr>
              <w:t xml:space="preserve">Wildberg, </w:t>
            </w:r>
            <w:r>
              <w:rPr>
                <w:rFonts w:ascii="Georgia" w:hAnsi="Georgia"/>
                <w:sz w:val="18"/>
              </w:rPr>
              <w:t>09</w:t>
            </w:r>
            <w:r w:rsidRPr="00D91736">
              <w:rPr>
                <w:rFonts w:ascii="Georgia" w:hAnsi="Georgia"/>
                <w:sz w:val="18"/>
              </w:rPr>
              <w:t>.0</w:t>
            </w:r>
            <w:r>
              <w:rPr>
                <w:rFonts w:ascii="Georgia" w:hAnsi="Georgia"/>
                <w:sz w:val="18"/>
              </w:rPr>
              <w:t>8</w:t>
            </w:r>
            <w:r w:rsidRPr="00D91736">
              <w:rPr>
                <w:rFonts w:ascii="Georgia" w:hAnsi="Georgia"/>
                <w:sz w:val="18"/>
              </w:rPr>
              <w:t>.2023</w:t>
            </w:r>
          </w:p>
        </w:tc>
      </w:tr>
    </w:tbl>
    <w:p w14:paraId="3572178E" w14:textId="794B33D9" w:rsidR="000A1702" w:rsidRPr="0074111D" w:rsidRDefault="000A1702" w:rsidP="00581BF8">
      <w:pPr>
        <w:rPr>
          <w:sz w:val="18"/>
        </w:rPr>
      </w:pPr>
    </w:p>
    <w:sectPr w:rsidR="000A1702" w:rsidRPr="0074111D" w:rsidSect="0083302D">
      <w:footerReference w:type="even" r:id="rId9"/>
      <w:pgSz w:w="11906" w:h="16838" w:code="9"/>
      <w:pgMar w:top="851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7290C" w14:textId="77777777" w:rsidR="007C704D" w:rsidRDefault="007C704D" w:rsidP="00BE053D">
      <w:pPr>
        <w:spacing w:after="0" w:line="240" w:lineRule="auto"/>
      </w:pPr>
      <w:r>
        <w:separator/>
      </w:r>
    </w:p>
  </w:endnote>
  <w:endnote w:type="continuationSeparator" w:id="0">
    <w:p w14:paraId="4B5297EA" w14:textId="77777777" w:rsidR="007C704D" w:rsidRDefault="007C704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7F02E1B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6131B" w14:textId="77777777" w:rsidR="007C704D" w:rsidRDefault="007C704D" w:rsidP="00BE053D">
      <w:pPr>
        <w:spacing w:after="0" w:line="240" w:lineRule="auto"/>
      </w:pPr>
      <w:r>
        <w:separator/>
      </w:r>
    </w:p>
  </w:footnote>
  <w:footnote w:type="continuationSeparator" w:id="0">
    <w:p w14:paraId="26186CB0" w14:textId="77777777" w:rsidR="007C704D" w:rsidRDefault="007C704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A1085"/>
    <w:multiLevelType w:val="hybridMultilevel"/>
    <w:tmpl w:val="F97837D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B9081558"/>
    <w:lvl w:ilvl="0" w:tplc="444A4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7E1903"/>
    <w:multiLevelType w:val="hybridMultilevel"/>
    <w:tmpl w:val="2C76FC90"/>
    <w:lvl w:ilvl="0" w:tplc="E278D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015696DE"/>
    <w:lvl w:ilvl="0" w:tplc="6E1CC06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1E13E6"/>
    <w:multiLevelType w:val="hybridMultilevel"/>
    <w:tmpl w:val="145AF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6E5A84"/>
    <w:multiLevelType w:val="hybridMultilevel"/>
    <w:tmpl w:val="6608A3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5A6BBE"/>
    <w:multiLevelType w:val="hybridMultilevel"/>
    <w:tmpl w:val="57524110"/>
    <w:lvl w:ilvl="0" w:tplc="E278D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579055">
    <w:abstractNumId w:val="15"/>
  </w:num>
  <w:num w:numId="2" w16cid:durableId="261454939">
    <w:abstractNumId w:val="18"/>
  </w:num>
  <w:num w:numId="3" w16cid:durableId="380445240">
    <w:abstractNumId w:val="21"/>
  </w:num>
  <w:num w:numId="4" w16cid:durableId="1164780527">
    <w:abstractNumId w:val="0"/>
  </w:num>
  <w:num w:numId="5" w16cid:durableId="1164317253">
    <w:abstractNumId w:val="1"/>
  </w:num>
  <w:num w:numId="6" w16cid:durableId="791635312">
    <w:abstractNumId w:val="2"/>
  </w:num>
  <w:num w:numId="7" w16cid:durableId="1216163504">
    <w:abstractNumId w:val="14"/>
  </w:num>
  <w:num w:numId="8" w16cid:durableId="1778023282">
    <w:abstractNumId w:val="24"/>
  </w:num>
  <w:num w:numId="9" w16cid:durableId="1184782577">
    <w:abstractNumId w:val="13"/>
  </w:num>
  <w:num w:numId="10" w16cid:durableId="37316574">
    <w:abstractNumId w:val="27"/>
  </w:num>
  <w:num w:numId="11" w16cid:durableId="1981840729">
    <w:abstractNumId w:val="5"/>
  </w:num>
  <w:num w:numId="12" w16cid:durableId="1961448799">
    <w:abstractNumId w:val="6"/>
  </w:num>
  <w:num w:numId="13" w16cid:durableId="1585531437">
    <w:abstractNumId w:val="8"/>
  </w:num>
  <w:num w:numId="14" w16cid:durableId="441874535">
    <w:abstractNumId w:val="9"/>
  </w:num>
  <w:num w:numId="15" w16cid:durableId="2014263760">
    <w:abstractNumId w:val="23"/>
  </w:num>
  <w:num w:numId="16" w16cid:durableId="1982692988">
    <w:abstractNumId w:val="4"/>
  </w:num>
  <w:num w:numId="17" w16cid:durableId="432286048">
    <w:abstractNumId w:val="17"/>
  </w:num>
  <w:num w:numId="18" w16cid:durableId="235282193">
    <w:abstractNumId w:val="3"/>
  </w:num>
  <w:num w:numId="19" w16cid:durableId="2084834881">
    <w:abstractNumId w:val="20"/>
  </w:num>
  <w:num w:numId="20" w16cid:durableId="286276641">
    <w:abstractNumId w:val="10"/>
  </w:num>
  <w:num w:numId="21" w16cid:durableId="1700357030">
    <w:abstractNumId w:val="11"/>
  </w:num>
  <w:num w:numId="22" w16cid:durableId="55511984">
    <w:abstractNumId w:val="16"/>
  </w:num>
  <w:num w:numId="23" w16cid:durableId="1955021321">
    <w:abstractNumId w:val="7"/>
  </w:num>
  <w:num w:numId="24" w16cid:durableId="1676767573">
    <w:abstractNumId w:val="22"/>
  </w:num>
  <w:num w:numId="25" w16cid:durableId="1823889696">
    <w:abstractNumId w:val="21"/>
  </w:num>
  <w:num w:numId="26" w16cid:durableId="1183012310">
    <w:abstractNumId w:val="21"/>
  </w:num>
  <w:num w:numId="27" w16cid:durableId="1420517323">
    <w:abstractNumId w:val="12"/>
  </w:num>
  <w:num w:numId="28" w16cid:durableId="1801606228">
    <w:abstractNumId w:val="26"/>
  </w:num>
  <w:num w:numId="29" w16cid:durableId="593174192">
    <w:abstractNumId w:val="21"/>
  </w:num>
  <w:num w:numId="30" w16cid:durableId="1638875807">
    <w:abstractNumId w:val="21"/>
  </w:num>
  <w:num w:numId="31" w16cid:durableId="156653078">
    <w:abstractNumId w:val="21"/>
  </w:num>
  <w:num w:numId="32" w16cid:durableId="1715040223">
    <w:abstractNumId w:val="21"/>
  </w:num>
  <w:num w:numId="33" w16cid:durableId="1536305150">
    <w:abstractNumId w:val="21"/>
  </w:num>
  <w:num w:numId="34" w16cid:durableId="2107337526">
    <w:abstractNumId w:val="21"/>
  </w:num>
  <w:num w:numId="35" w16cid:durableId="1434469698">
    <w:abstractNumId w:val="21"/>
  </w:num>
  <w:num w:numId="36" w16cid:durableId="1440106292">
    <w:abstractNumId w:val="25"/>
  </w:num>
  <w:num w:numId="37" w16cid:durableId="1947422577">
    <w:abstractNumId w:val="21"/>
  </w:num>
  <w:num w:numId="38" w16cid:durableId="1739858857">
    <w:abstractNumId w:val="21"/>
  </w:num>
  <w:num w:numId="39" w16cid:durableId="2063169008">
    <w:abstractNumId w:val="19"/>
  </w:num>
  <w:num w:numId="40" w16cid:durableId="312301516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im">
    <w15:presenceInfo w15:providerId="None" w15:userId="Ti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E43"/>
    <w:rsid w:val="000544DB"/>
    <w:rsid w:val="00061D33"/>
    <w:rsid w:val="000636D6"/>
    <w:rsid w:val="00064643"/>
    <w:rsid w:val="00065F2E"/>
    <w:rsid w:val="000704C2"/>
    <w:rsid w:val="00087747"/>
    <w:rsid w:val="00092A2C"/>
    <w:rsid w:val="000A1702"/>
    <w:rsid w:val="000A1FDA"/>
    <w:rsid w:val="000B397F"/>
    <w:rsid w:val="000B63E2"/>
    <w:rsid w:val="000B6548"/>
    <w:rsid w:val="000D671A"/>
    <w:rsid w:val="0010338F"/>
    <w:rsid w:val="00103EC5"/>
    <w:rsid w:val="001053A3"/>
    <w:rsid w:val="001142C3"/>
    <w:rsid w:val="00116C6E"/>
    <w:rsid w:val="00125CA6"/>
    <w:rsid w:val="00141918"/>
    <w:rsid w:val="001513C2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47A4"/>
    <w:rsid w:val="001B62CA"/>
    <w:rsid w:val="001D4DCD"/>
    <w:rsid w:val="001F2F2E"/>
    <w:rsid w:val="001F4175"/>
    <w:rsid w:val="00206B24"/>
    <w:rsid w:val="0021344B"/>
    <w:rsid w:val="00213995"/>
    <w:rsid w:val="00223A4D"/>
    <w:rsid w:val="00232CB5"/>
    <w:rsid w:val="00234A7E"/>
    <w:rsid w:val="002432CF"/>
    <w:rsid w:val="0024373D"/>
    <w:rsid w:val="002441D5"/>
    <w:rsid w:val="0025052A"/>
    <w:rsid w:val="002508C2"/>
    <w:rsid w:val="00267252"/>
    <w:rsid w:val="00267ACB"/>
    <w:rsid w:val="00275037"/>
    <w:rsid w:val="00282DB0"/>
    <w:rsid w:val="002B2091"/>
    <w:rsid w:val="002C2A98"/>
    <w:rsid w:val="002C6972"/>
    <w:rsid w:val="002D2B32"/>
    <w:rsid w:val="002D4516"/>
    <w:rsid w:val="002D48A6"/>
    <w:rsid w:val="002D64EC"/>
    <w:rsid w:val="002E536C"/>
    <w:rsid w:val="002F46AD"/>
    <w:rsid w:val="003101F0"/>
    <w:rsid w:val="00314B7A"/>
    <w:rsid w:val="00324BC5"/>
    <w:rsid w:val="00340BAB"/>
    <w:rsid w:val="003418E0"/>
    <w:rsid w:val="00343393"/>
    <w:rsid w:val="00347F8D"/>
    <w:rsid w:val="0035755A"/>
    <w:rsid w:val="00372F7B"/>
    <w:rsid w:val="003733E5"/>
    <w:rsid w:val="00390EA6"/>
    <w:rsid w:val="003C70B9"/>
    <w:rsid w:val="003E27C3"/>
    <w:rsid w:val="003F3E3F"/>
    <w:rsid w:val="003F4F2A"/>
    <w:rsid w:val="003F592C"/>
    <w:rsid w:val="00403E2B"/>
    <w:rsid w:val="004067B8"/>
    <w:rsid w:val="004154BE"/>
    <w:rsid w:val="0042013D"/>
    <w:rsid w:val="00422F83"/>
    <w:rsid w:val="00426D7E"/>
    <w:rsid w:val="004270E0"/>
    <w:rsid w:val="004279FA"/>
    <w:rsid w:val="0043430C"/>
    <w:rsid w:val="00435E6D"/>
    <w:rsid w:val="00443668"/>
    <w:rsid w:val="004448A0"/>
    <w:rsid w:val="00451E5D"/>
    <w:rsid w:val="00456B0D"/>
    <w:rsid w:val="004736F9"/>
    <w:rsid w:val="00476AF8"/>
    <w:rsid w:val="00480124"/>
    <w:rsid w:val="004837FD"/>
    <w:rsid w:val="00484FD7"/>
    <w:rsid w:val="004929FB"/>
    <w:rsid w:val="00496A13"/>
    <w:rsid w:val="00497D05"/>
    <w:rsid w:val="004A13AF"/>
    <w:rsid w:val="004A54BA"/>
    <w:rsid w:val="004A750A"/>
    <w:rsid w:val="004B6A5E"/>
    <w:rsid w:val="00502620"/>
    <w:rsid w:val="00507EA7"/>
    <w:rsid w:val="00526089"/>
    <w:rsid w:val="00527A28"/>
    <w:rsid w:val="00527DCA"/>
    <w:rsid w:val="00546C87"/>
    <w:rsid w:val="005548F9"/>
    <w:rsid w:val="005716D4"/>
    <w:rsid w:val="00571B60"/>
    <w:rsid w:val="00581BF8"/>
    <w:rsid w:val="00585A4D"/>
    <w:rsid w:val="005A69D9"/>
    <w:rsid w:val="005B538A"/>
    <w:rsid w:val="005D6329"/>
    <w:rsid w:val="005E24B0"/>
    <w:rsid w:val="005E2B3A"/>
    <w:rsid w:val="005E4E6F"/>
    <w:rsid w:val="005E57F6"/>
    <w:rsid w:val="005E66C6"/>
    <w:rsid w:val="00600C75"/>
    <w:rsid w:val="006058D8"/>
    <w:rsid w:val="00610200"/>
    <w:rsid w:val="00610ED1"/>
    <w:rsid w:val="006165C0"/>
    <w:rsid w:val="00623699"/>
    <w:rsid w:val="0062427E"/>
    <w:rsid w:val="00632D5A"/>
    <w:rsid w:val="00635515"/>
    <w:rsid w:val="00642FE4"/>
    <w:rsid w:val="0064701A"/>
    <w:rsid w:val="006546FD"/>
    <w:rsid w:val="00665BF3"/>
    <w:rsid w:val="00672AB6"/>
    <w:rsid w:val="006732D6"/>
    <w:rsid w:val="00683AB9"/>
    <w:rsid w:val="00693E09"/>
    <w:rsid w:val="006A2DE9"/>
    <w:rsid w:val="006A7230"/>
    <w:rsid w:val="006B4E32"/>
    <w:rsid w:val="006B72C7"/>
    <w:rsid w:val="006B7F78"/>
    <w:rsid w:val="006C2252"/>
    <w:rsid w:val="006D1658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6380"/>
    <w:rsid w:val="00737822"/>
    <w:rsid w:val="0074111D"/>
    <w:rsid w:val="00753D4A"/>
    <w:rsid w:val="00756912"/>
    <w:rsid w:val="00761609"/>
    <w:rsid w:val="00763DCE"/>
    <w:rsid w:val="00764DE7"/>
    <w:rsid w:val="00766146"/>
    <w:rsid w:val="00776C46"/>
    <w:rsid w:val="0078260B"/>
    <w:rsid w:val="007838D1"/>
    <w:rsid w:val="00785254"/>
    <w:rsid w:val="00785853"/>
    <w:rsid w:val="00786BD7"/>
    <w:rsid w:val="007966F0"/>
    <w:rsid w:val="00797BFC"/>
    <w:rsid w:val="007A720F"/>
    <w:rsid w:val="007B49DF"/>
    <w:rsid w:val="007C6A3C"/>
    <w:rsid w:val="007C704D"/>
    <w:rsid w:val="007D4BEE"/>
    <w:rsid w:val="007D5BE9"/>
    <w:rsid w:val="007E1C10"/>
    <w:rsid w:val="007F2E27"/>
    <w:rsid w:val="008050E4"/>
    <w:rsid w:val="00814196"/>
    <w:rsid w:val="0082257D"/>
    <w:rsid w:val="0083302D"/>
    <w:rsid w:val="00853438"/>
    <w:rsid w:val="00854B85"/>
    <w:rsid w:val="0086677D"/>
    <w:rsid w:val="00866846"/>
    <w:rsid w:val="00875DA9"/>
    <w:rsid w:val="0087748E"/>
    <w:rsid w:val="00895E38"/>
    <w:rsid w:val="008A0133"/>
    <w:rsid w:val="008A782B"/>
    <w:rsid w:val="008B0FC0"/>
    <w:rsid w:val="008C429A"/>
    <w:rsid w:val="008D6125"/>
    <w:rsid w:val="008E1F3D"/>
    <w:rsid w:val="008F4A37"/>
    <w:rsid w:val="00902DF6"/>
    <w:rsid w:val="009053D7"/>
    <w:rsid w:val="0091331D"/>
    <w:rsid w:val="0093223C"/>
    <w:rsid w:val="00936FA0"/>
    <w:rsid w:val="00941A87"/>
    <w:rsid w:val="009501C2"/>
    <w:rsid w:val="00951E6F"/>
    <w:rsid w:val="009668B9"/>
    <w:rsid w:val="009729FE"/>
    <w:rsid w:val="00976577"/>
    <w:rsid w:val="00982429"/>
    <w:rsid w:val="00996356"/>
    <w:rsid w:val="00997D9A"/>
    <w:rsid w:val="009B2423"/>
    <w:rsid w:val="009C0976"/>
    <w:rsid w:val="009C2D29"/>
    <w:rsid w:val="009D7C49"/>
    <w:rsid w:val="009E7297"/>
    <w:rsid w:val="00A00B52"/>
    <w:rsid w:val="00A0257D"/>
    <w:rsid w:val="00A12EDC"/>
    <w:rsid w:val="00A25F88"/>
    <w:rsid w:val="00A26D0D"/>
    <w:rsid w:val="00A33BDE"/>
    <w:rsid w:val="00A34885"/>
    <w:rsid w:val="00A43BC1"/>
    <w:rsid w:val="00A64A5E"/>
    <w:rsid w:val="00A7338D"/>
    <w:rsid w:val="00A74225"/>
    <w:rsid w:val="00A936D5"/>
    <w:rsid w:val="00AA1EB0"/>
    <w:rsid w:val="00AA2DA3"/>
    <w:rsid w:val="00AA5A9C"/>
    <w:rsid w:val="00AB016A"/>
    <w:rsid w:val="00AB2A5A"/>
    <w:rsid w:val="00AB7262"/>
    <w:rsid w:val="00AD28F8"/>
    <w:rsid w:val="00AE057B"/>
    <w:rsid w:val="00B0230B"/>
    <w:rsid w:val="00B17D95"/>
    <w:rsid w:val="00B23509"/>
    <w:rsid w:val="00B359DB"/>
    <w:rsid w:val="00B3632B"/>
    <w:rsid w:val="00B409D8"/>
    <w:rsid w:val="00B477F2"/>
    <w:rsid w:val="00B5178D"/>
    <w:rsid w:val="00B66905"/>
    <w:rsid w:val="00B67F1F"/>
    <w:rsid w:val="00B701D7"/>
    <w:rsid w:val="00B7174D"/>
    <w:rsid w:val="00B90595"/>
    <w:rsid w:val="00BA215A"/>
    <w:rsid w:val="00BB5F09"/>
    <w:rsid w:val="00BB63E6"/>
    <w:rsid w:val="00BC0D9F"/>
    <w:rsid w:val="00BC5CB7"/>
    <w:rsid w:val="00BE053D"/>
    <w:rsid w:val="00BE6887"/>
    <w:rsid w:val="00BF1A7A"/>
    <w:rsid w:val="00BF1FA3"/>
    <w:rsid w:val="00C00974"/>
    <w:rsid w:val="00C018E4"/>
    <w:rsid w:val="00C066FA"/>
    <w:rsid w:val="00C073B8"/>
    <w:rsid w:val="00C149A9"/>
    <w:rsid w:val="00C2253B"/>
    <w:rsid w:val="00C24246"/>
    <w:rsid w:val="00C25387"/>
    <w:rsid w:val="00C54BE3"/>
    <w:rsid w:val="00C57F80"/>
    <w:rsid w:val="00C664BA"/>
    <w:rsid w:val="00C768ED"/>
    <w:rsid w:val="00C82A8F"/>
    <w:rsid w:val="00C916C2"/>
    <w:rsid w:val="00CB3A6E"/>
    <w:rsid w:val="00CC7F56"/>
    <w:rsid w:val="00CD1B12"/>
    <w:rsid w:val="00CD3B64"/>
    <w:rsid w:val="00CD55DC"/>
    <w:rsid w:val="00CE1BBC"/>
    <w:rsid w:val="00CE2595"/>
    <w:rsid w:val="00CE28CC"/>
    <w:rsid w:val="00CE72FC"/>
    <w:rsid w:val="00CF31EE"/>
    <w:rsid w:val="00D00506"/>
    <w:rsid w:val="00D1492F"/>
    <w:rsid w:val="00D16AC1"/>
    <w:rsid w:val="00D177B9"/>
    <w:rsid w:val="00D17B69"/>
    <w:rsid w:val="00D3003C"/>
    <w:rsid w:val="00D331F4"/>
    <w:rsid w:val="00D37185"/>
    <w:rsid w:val="00D470E4"/>
    <w:rsid w:val="00D52142"/>
    <w:rsid w:val="00D5280E"/>
    <w:rsid w:val="00D56F3A"/>
    <w:rsid w:val="00D61F14"/>
    <w:rsid w:val="00D80D6B"/>
    <w:rsid w:val="00D90950"/>
    <w:rsid w:val="00D91736"/>
    <w:rsid w:val="00D9419F"/>
    <w:rsid w:val="00DA69DF"/>
    <w:rsid w:val="00DB33F8"/>
    <w:rsid w:val="00DD38E2"/>
    <w:rsid w:val="00E0185D"/>
    <w:rsid w:val="00E037B8"/>
    <w:rsid w:val="00E10F97"/>
    <w:rsid w:val="00E13110"/>
    <w:rsid w:val="00E24DF1"/>
    <w:rsid w:val="00E26D87"/>
    <w:rsid w:val="00E35CF6"/>
    <w:rsid w:val="00E431ED"/>
    <w:rsid w:val="00E51EB0"/>
    <w:rsid w:val="00E60E56"/>
    <w:rsid w:val="00E64FF5"/>
    <w:rsid w:val="00E907EC"/>
    <w:rsid w:val="00E975BE"/>
    <w:rsid w:val="00EA5421"/>
    <w:rsid w:val="00EB34FC"/>
    <w:rsid w:val="00EB4DB6"/>
    <w:rsid w:val="00EB5816"/>
    <w:rsid w:val="00ED0EA9"/>
    <w:rsid w:val="00ED2E0E"/>
    <w:rsid w:val="00EF77DF"/>
    <w:rsid w:val="00F11134"/>
    <w:rsid w:val="00F11BEF"/>
    <w:rsid w:val="00F258E7"/>
    <w:rsid w:val="00F31B84"/>
    <w:rsid w:val="00F47997"/>
    <w:rsid w:val="00F631EC"/>
    <w:rsid w:val="00F64C22"/>
    <w:rsid w:val="00F64FA7"/>
    <w:rsid w:val="00F74D19"/>
    <w:rsid w:val="00F80053"/>
    <w:rsid w:val="00FA02C7"/>
    <w:rsid w:val="00FA16C3"/>
    <w:rsid w:val="00FA2060"/>
    <w:rsid w:val="00FA3CE3"/>
    <w:rsid w:val="00FA4186"/>
    <w:rsid w:val="00FB62A2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C2D29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8012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8012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8012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8012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80124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9B24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4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6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3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6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2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5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3309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Tim</cp:lastModifiedBy>
  <cp:revision>15</cp:revision>
  <cp:lastPrinted>2023-08-08T19:29:00Z</cp:lastPrinted>
  <dcterms:created xsi:type="dcterms:W3CDTF">2023-06-30T16:23:00Z</dcterms:created>
  <dcterms:modified xsi:type="dcterms:W3CDTF">2023-09-19T18:41:00Z</dcterms:modified>
</cp:coreProperties>
</file>