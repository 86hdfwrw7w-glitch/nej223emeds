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00282"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r w:rsidRPr="004F50E6">
        <w:rPr>
          <w:rFonts w:ascii="Times New Roman" w:eastAsia="Times New Roman" w:hAnsi="Times New Roman" w:cs="Times New Roman"/>
          <w:b/>
          <w:bCs/>
          <w:color w:val="000000"/>
          <w:sz w:val="24"/>
          <w:szCs w:val="24"/>
          <w:lang w:val="de-DE"/>
        </w:rPr>
        <w:t>Strategy&amp;</w:t>
      </w:r>
    </w:p>
    <w:p w14:paraId="128CF8BD"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r w:rsidRPr="004F50E6">
        <w:rPr>
          <w:rFonts w:ascii="Times New Roman" w:eastAsia="Times New Roman" w:hAnsi="Times New Roman" w:cs="Times New Roman"/>
          <w:color w:val="000000"/>
          <w:sz w:val="24"/>
          <w:szCs w:val="24"/>
          <w:lang w:val="de-DE"/>
        </w:rPr>
        <w:t>Strategy&amp; erscheint mir für ein solches Praktikum ideal. Während meiner Zeit bei EY und EY-P habe ich gelernt, dass einer der wichtigsten Branchentrends die Entwicklung eines One-Stop-Shops ist. Durch die Einbindung im PWC-Netzwerk ist Strategy&amp; diese Entwicklung bereits weitestgehend gelungen, was Sie von Ihren Konkurrenten abhebt. In Kombination mit dem fachlichen Fokus auf Operations ergibt dies eine perfekte Ergänzung. Den Kunden kann so zunächst aufgezeigt werden, wie Sie mögliche Optimierungen ausschöpfen können, um im Anschluss diese auch direkt zu implementieren. Zusätzlich empfinde ich Ihre starke Aufstellung in Chemie &amp; Pharma als interessant, da dies zu den Branchen gehört, die immer einen wesentlichen Einfluss auf das gesellschaftliche Wohlergehen haben wird. Die Herstellung von neuen Medikamenten wird unzähligen Menschen das Leben nicht nur vereinfachen, sondern auch retten, was gerade in der Zeit einer Pandemie immer klarer wird.</w:t>
      </w:r>
    </w:p>
    <w:p w14:paraId="452F3763"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p>
    <w:p w14:paraId="3F6CAACE"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r w:rsidRPr="004F50E6">
        <w:rPr>
          <w:rFonts w:ascii="Times New Roman" w:eastAsia="Times New Roman" w:hAnsi="Times New Roman" w:cs="Times New Roman"/>
          <w:b/>
          <w:bCs/>
          <w:color w:val="000000"/>
          <w:sz w:val="24"/>
          <w:szCs w:val="24"/>
          <w:lang w:val="de-DE"/>
        </w:rPr>
        <w:t>Roland Berger</w:t>
      </w:r>
    </w:p>
    <w:p w14:paraId="46E17282"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r w:rsidRPr="004F50E6">
        <w:rPr>
          <w:rFonts w:ascii="Times New Roman" w:eastAsia="Times New Roman" w:hAnsi="Times New Roman" w:cs="Times New Roman"/>
          <w:color w:val="000000"/>
          <w:sz w:val="24"/>
          <w:szCs w:val="24"/>
          <w:lang w:val="de-DE"/>
        </w:rPr>
        <w:t>Roland Berger erscheint mir für ein solches Praktikum ideal. Neben Ihrem Status als führende Strategieberatung Deutschlands interessiert mich Ihr Fokus auf die Restrukturierung enorm, da ich dort bereits erste Erfahrungen bei EY-P sammeln konnte und diese gerne weiter ausbauen würde – wo, wenn nicht bei den Besten. Zusätzlich finde ich Ihre starke Aufstellung im Automobile Competence Center interessant. Diese ist eine der zwei größten Subbranchen Deutschlands und wird hier, im Land der qualitativ hochwertigen Autos, auch immer relevant bleiben. Die starke Positionierung Roland Bergers spricht für die Steigerung der letzten Jahre und auch für ein zukünftiges Wachstum der Firma, was Sie auch zu einem langfristig interessanten Arbeitgeber macht.</w:t>
      </w:r>
    </w:p>
    <w:p w14:paraId="51F2BE9E"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p>
    <w:p w14:paraId="6887819F"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r w:rsidRPr="004F50E6">
        <w:rPr>
          <w:rFonts w:ascii="Times New Roman" w:eastAsia="Times New Roman" w:hAnsi="Times New Roman" w:cs="Times New Roman"/>
          <w:b/>
          <w:bCs/>
          <w:color w:val="000000"/>
          <w:sz w:val="24"/>
          <w:szCs w:val="24"/>
          <w:lang w:val="de-DE"/>
        </w:rPr>
        <w:t>Stern Stewart &amp; Co</w:t>
      </w:r>
    </w:p>
    <w:p w14:paraId="3184A2E1"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r w:rsidRPr="004F50E6">
        <w:rPr>
          <w:rFonts w:ascii="Times New Roman" w:eastAsia="Times New Roman" w:hAnsi="Times New Roman" w:cs="Times New Roman"/>
          <w:color w:val="000000"/>
          <w:sz w:val="24"/>
          <w:szCs w:val="24"/>
          <w:lang w:val="de-DE"/>
        </w:rPr>
        <w:t>Stern Stewart erscheint mir für ein solches Praktikum ideal. Als eine der führenden Boutique Beratungen fokussieren Sie sich stark auf die Strategie. Diese finde ich am interessantesten von allen fachlichen Bereichen, da sie mit am maßgeblichen für den Erfolg eines Unternehmens ist. Damit jegliche Implementierung oder Optimierung der Operations erfolgreich stattfinden kann, muss zunächst durch eine gute Strategie das Fundament gelegt werden. Ferner erhoffe ich mir eine steilere Lernkurve durch die Arbeit in einer Boutique, da man dort oft mehr Verantwortung übertragen bekommt. Außerdem arbeitet man oft schon früh mit Kollegen aus dem Leadership zusammen, von derer langjährigen Erfahrung man viel lernen kann.</w:t>
      </w:r>
    </w:p>
    <w:p w14:paraId="48695DB7"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p>
    <w:p w14:paraId="0D3D165E"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r w:rsidRPr="004F50E6">
        <w:rPr>
          <w:rFonts w:ascii="Times New Roman" w:eastAsia="Times New Roman" w:hAnsi="Times New Roman" w:cs="Times New Roman"/>
          <w:b/>
          <w:bCs/>
          <w:color w:val="000000"/>
          <w:sz w:val="24"/>
          <w:szCs w:val="24"/>
          <w:lang w:val="de-DE"/>
        </w:rPr>
        <w:t>Berg Lund &amp; Company</w:t>
      </w:r>
    </w:p>
    <w:p w14:paraId="7B8FC24D"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r w:rsidRPr="004F50E6">
        <w:rPr>
          <w:rFonts w:ascii="Times New Roman" w:eastAsia="Times New Roman" w:hAnsi="Times New Roman" w:cs="Times New Roman"/>
          <w:color w:val="000000"/>
          <w:sz w:val="24"/>
          <w:szCs w:val="24"/>
          <w:lang w:val="de-DE"/>
        </w:rPr>
        <w:lastRenderedPageBreak/>
        <w:t>Als eine der führenden Boutique Beratungen fokussieren Sie sich stark auf Financial Services. Da ich bereits Erfahrungen im Investment Banking gemacht habe und ich die Finanzbranche generell spannend finde, glaube ich, dass ein Praktikum bei Ihnen ideal wäre. Zusätzlich erhoffe ich mir eine steilere Lernkurve durch die Arbeit in einer Boutique, da man dort oft mehr Verantwortung übertragen bekommt. Überdies arbeitet man oft schon früh mit Kollegen aus dem Leadership zusammen, von derer langjährigen Erfahrung man viel lernen kann. Weiter denke ich stets langfristig über einen potenziellen Arbeitgeber nach und Ihre Fluktuationsrate von &lt;10% spricht dafür, dass auch die Arbeit selbst bei Ihnen sehr ansprechend ist.</w:t>
      </w:r>
    </w:p>
    <w:p w14:paraId="551DFFFA"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p>
    <w:p w14:paraId="7AF20B55"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r w:rsidRPr="004F50E6">
        <w:rPr>
          <w:rFonts w:ascii="Times New Roman" w:eastAsia="Times New Roman" w:hAnsi="Times New Roman" w:cs="Times New Roman"/>
          <w:b/>
          <w:bCs/>
          <w:color w:val="000000"/>
          <w:sz w:val="24"/>
          <w:szCs w:val="24"/>
          <w:lang w:val="de-DE"/>
        </w:rPr>
        <w:t>Bain &amp; Company</w:t>
      </w:r>
    </w:p>
    <w:p w14:paraId="32A9C333"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r w:rsidRPr="004F50E6">
        <w:rPr>
          <w:rFonts w:ascii="Times New Roman" w:eastAsia="Times New Roman" w:hAnsi="Times New Roman" w:cs="Times New Roman"/>
          <w:color w:val="000000"/>
          <w:sz w:val="24"/>
          <w:szCs w:val="24"/>
          <w:lang w:val="de-DE"/>
        </w:rPr>
        <w:t>Bain &amp; Company erscheint mir für ein solches Praktikum ideal. Neben dem Fakt, dass Sie als eine der MBB-Beratungen zu den weltweit renommiertesten Beratungen gehören, interessiert mich Ihr Industrie-Fokus auf Private Equity sehr. Während meiner Zeit bei William Blair habe ich bereits mit PE Funds zusammengearbeitet, da William Blair auch einen Financial Sponsor Fokus hat. Dabei empfand ich Private Equity als sehr spannend, da man dort einzelne Firmen genau analysiert und unheimlich viel über verschiedene Business Modelle lernt. Gerne würde ich bei Bain bei einer solchen Due Diligence unterstützen, um zu sehen, wie Strategieberater eine solche Analyse vornehmen. Außerdem habe ich während meiner Zeit bei EY und EY-P habe ich gelernt, dass einer der wichtigsten Branchentrends die Entwicklung eines One-Stop-Shops ist. Durch Bain Radar und Vector bieten Sie Ihren Kunden digitale Lösungen an, die bei Implementierung von Innovationen hilft. Durch die Unterstützung bei der Implementierung gehen Sie neben Ihrem starken Standing in der Strategieentwicklung einen Schritt weiter hin zu einem One-Stop-Shop. </w:t>
      </w:r>
    </w:p>
    <w:p w14:paraId="35B2572A"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p>
    <w:p w14:paraId="15C6C5B8"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r w:rsidRPr="004F50E6">
        <w:rPr>
          <w:rFonts w:ascii="Times New Roman" w:eastAsia="Times New Roman" w:hAnsi="Times New Roman" w:cs="Times New Roman"/>
          <w:b/>
          <w:bCs/>
          <w:color w:val="000000"/>
          <w:sz w:val="24"/>
          <w:szCs w:val="24"/>
          <w:lang w:val="de-DE"/>
        </w:rPr>
        <w:t>Boston Consulting Group</w:t>
      </w:r>
    </w:p>
    <w:p w14:paraId="059BE70F" w14:textId="193D5FB9"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r w:rsidRPr="004F50E6">
        <w:rPr>
          <w:rFonts w:ascii="Times New Roman" w:eastAsia="Times New Roman" w:hAnsi="Times New Roman" w:cs="Times New Roman"/>
          <w:color w:val="000000"/>
          <w:sz w:val="24"/>
          <w:szCs w:val="24"/>
          <w:lang w:val="de-DE"/>
        </w:rPr>
        <w:t xml:space="preserve">BCG erscheint mir für ein solches Praktikum ideal. Neben dem Fakt, dass Sie als eine der MBB-Beratungen zu den weltweit renommiertesten Beratungen gehören, finde ich es spannend, dass Sie sehr modern </w:t>
      </w:r>
      <w:del w:id="0" w:author="David Döbele" w:date="2023-02-21T20:11:00Z">
        <w:r w:rsidRPr="004F50E6" w:rsidDel="00FE3A4D">
          <w:rPr>
            <w:rFonts w:ascii="Times New Roman" w:eastAsia="Times New Roman" w:hAnsi="Times New Roman" w:cs="Times New Roman"/>
            <w:color w:val="000000"/>
            <w:sz w:val="24"/>
            <w:szCs w:val="24"/>
            <w:lang w:val="de-DE"/>
          </w:rPr>
          <w:delText xml:space="preserve">sind </w:delText>
        </w:r>
      </w:del>
      <w:r w:rsidRPr="004F50E6">
        <w:rPr>
          <w:rFonts w:ascii="Times New Roman" w:eastAsia="Times New Roman" w:hAnsi="Times New Roman" w:cs="Times New Roman"/>
          <w:color w:val="000000"/>
          <w:sz w:val="24"/>
          <w:szCs w:val="24"/>
          <w:lang w:val="de-DE"/>
        </w:rPr>
        <w:t>und stets Treiber neuer Trends</w:t>
      </w:r>
      <w:ins w:id="1" w:author="David Döbele" w:date="2023-02-21T20:11:00Z">
        <w:r w:rsidR="00FE3A4D">
          <w:rPr>
            <w:rFonts w:ascii="Times New Roman" w:eastAsia="Times New Roman" w:hAnsi="Times New Roman" w:cs="Times New Roman"/>
            <w:color w:val="000000"/>
            <w:sz w:val="24"/>
            <w:szCs w:val="24"/>
            <w:lang w:val="de-DE"/>
          </w:rPr>
          <w:t xml:space="preserve"> sind</w:t>
        </w:r>
      </w:ins>
      <w:r w:rsidRPr="004F50E6">
        <w:rPr>
          <w:rFonts w:ascii="Times New Roman" w:eastAsia="Times New Roman" w:hAnsi="Times New Roman" w:cs="Times New Roman"/>
          <w:color w:val="000000"/>
          <w:sz w:val="24"/>
          <w:szCs w:val="24"/>
          <w:lang w:val="de-DE"/>
        </w:rPr>
        <w:t>. Während meiner Zeit bei EY und EY-P habe ich gelernt, dass einer der wichtigsten Branchentrends die Entwicklung eines One-Stop-Shops ist, was unter anderem das Anbieten von Implementierung beinhaltet. Mit BCG-</w:t>
      </w:r>
      <w:r w:rsidRPr="00FE3A4D">
        <w:rPr>
          <w:rFonts w:ascii="Times New Roman" w:eastAsia="Times New Roman" w:hAnsi="Times New Roman" w:cs="Times New Roman"/>
          <w:b/>
          <w:bCs/>
          <w:color w:val="000000"/>
          <w:sz w:val="24"/>
          <w:szCs w:val="24"/>
          <w:u w:val="single"/>
          <w:lang w:val="de-DE"/>
          <w:rPrChange w:id="2" w:author="David Döbele" w:date="2023-02-21T20:11:00Z">
            <w:rPr>
              <w:rFonts w:ascii="Times New Roman" w:eastAsia="Times New Roman" w:hAnsi="Times New Roman" w:cs="Times New Roman"/>
              <w:color w:val="000000"/>
              <w:sz w:val="24"/>
              <w:szCs w:val="24"/>
              <w:lang w:val="de-DE"/>
            </w:rPr>
          </w:rPrChange>
        </w:rPr>
        <w:t>Platinum</w:t>
      </w:r>
      <w:r w:rsidRPr="004F50E6">
        <w:rPr>
          <w:rFonts w:ascii="Times New Roman" w:eastAsia="Times New Roman" w:hAnsi="Times New Roman" w:cs="Times New Roman"/>
          <w:color w:val="000000"/>
          <w:sz w:val="24"/>
          <w:szCs w:val="24"/>
          <w:lang w:val="de-DE"/>
        </w:rPr>
        <w:t xml:space="preserve"> bieten Sie den Kunden, neben der Strategieberatung selbst, zusätzlich noch Implementierung digitaler Technologien an. Dadurch treiben Sie die Entwicklung hin zu einem One-Stop-Shop voran und sind Vorreiter unter den Beratungen. Neben BCG-</w:t>
      </w:r>
      <w:r w:rsidRPr="008975EA">
        <w:rPr>
          <w:rFonts w:ascii="Times New Roman" w:eastAsia="Times New Roman" w:hAnsi="Times New Roman" w:cs="Times New Roman"/>
          <w:b/>
          <w:bCs/>
          <w:i/>
          <w:iCs/>
          <w:color w:val="000000"/>
          <w:sz w:val="24"/>
          <w:szCs w:val="24"/>
          <w:u w:val="single"/>
          <w:lang w:val="de-DE"/>
          <w:rPrChange w:id="3" w:author="David Döbele" w:date="2023-02-21T20:11:00Z">
            <w:rPr>
              <w:rFonts w:ascii="Times New Roman" w:eastAsia="Times New Roman" w:hAnsi="Times New Roman" w:cs="Times New Roman"/>
              <w:color w:val="000000"/>
              <w:sz w:val="24"/>
              <w:szCs w:val="24"/>
              <w:lang w:val="de-DE"/>
            </w:rPr>
          </w:rPrChange>
        </w:rPr>
        <w:t>Platinum</w:t>
      </w:r>
      <w:r w:rsidRPr="004F50E6">
        <w:rPr>
          <w:rFonts w:ascii="Times New Roman" w:eastAsia="Times New Roman" w:hAnsi="Times New Roman" w:cs="Times New Roman"/>
          <w:color w:val="000000"/>
          <w:sz w:val="24"/>
          <w:szCs w:val="24"/>
          <w:lang w:val="de-DE"/>
        </w:rPr>
        <w:t xml:space="preserve"> haben Sie noch viele weitere Units, die die digitale Transformation unterstützen, wie BCG GAMMA, Inverto, BCG Digital Ventures und viele mehr, was ich äußerst bewundernswert finde, da BCG so stets die besten Lösungen anbieten wird. </w:t>
      </w:r>
    </w:p>
    <w:p w14:paraId="48FBDB4D"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p>
    <w:p w14:paraId="0119034D"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r w:rsidRPr="004F50E6">
        <w:rPr>
          <w:rFonts w:ascii="Times New Roman" w:eastAsia="Times New Roman" w:hAnsi="Times New Roman" w:cs="Times New Roman"/>
          <w:b/>
          <w:bCs/>
          <w:color w:val="000000"/>
          <w:sz w:val="24"/>
          <w:szCs w:val="24"/>
          <w:lang w:val="de-DE"/>
        </w:rPr>
        <w:t>McKinsey &amp; Company</w:t>
      </w:r>
    </w:p>
    <w:p w14:paraId="37A04AC9"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r w:rsidRPr="004F50E6">
        <w:rPr>
          <w:rFonts w:ascii="Times New Roman" w:eastAsia="Times New Roman" w:hAnsi="Times New Roman" w:cs="Times New Roman"/>
          <w:color w:val="000000"/>
          <w:sz w:val="24"/>
          <w:szCs w:val="24"/>
          <w:lang w:val="de-DE"/>
        </w:rPr>
        <w:lastRenderedPageBreak/>
        <w:t>McKinsey erscheint mir für ein solches Praktikum ideal. Neben dem Fakt, dass Sie unter den Strategieberatern Marktführer in den meisten Industrien und Fachrichtungen sind, glaube ich, dass ich bei Ihnen am meisten lernen kann. Das liegt an den Problem Solving Sessions, die während eines Projektes mehrmals die Woche stattfinden. Dabei hat man bereits im Praktikum viel Kontakt mit dem Leadership und kann von den erfahrensten Beratern viel mitnehmen. Darüber hinaus habe ich während meiner Zeit bei EY und EY-P gelernt, dass einer der wichtigsten Branchentrends die Entwicklung eines One-Stop-Shops ist. Diesem Trend folgt McKinsey durch McKinsey Digital. Mit McKinsey Digital ist es Ihnen möglich den Klienten bei jeglichen Studien, mit dem Thema Digital Transformation, direkt im Anschluss bei der Implementierung zu helfen. </w:t>
      </w:r>
    </w:p>
    <w:p w14:paraId="1B61C223"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p>
    <w:p w14:paraId="106171BD" w14:textId="77777777"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r w:rsidRPr="004F50E6">
        <w:rPr>
          <w:rFonts w:ascii="Times New Roman" w:eastAsia="Times New Roman" w:hAnsi="Times New Roman" w:cs="Times New Roman"/>
          <w:b/>
          <w:bCs/>
          <w:color w:val="000000"/>
          <w:sz w:val="24"/>
          <w:szCs w:val="24"/>
          <w:lang w:val="de-DE"/>
        </w:rPr>
        <w:t>Oliver Wyman</w:t>
      </w:r>
    </w:p>
    <w:p w14:paraId="05551BE8" w14:textId="1521B4D2" w:rsidR="004F50E6" w:rsidRPr="004F50E6" w:rsidRDefault="004F50E6" w:rsidP="004F50E6">
      <w:pPr>
        <w:spacing w:before="100" w:beforeAutospacing="1" w:after="100" w:afterAutospacing="1"/>
        <w:ind w:left="0" w:firstLine="0"/>
        <w:rPr>
          <w:rFonts w:ascii="Times New Roman" w:eastAsia="Times New Roman" w:hAnsi="Times New Roman" w:cs="Times New Roman"/>
          <w:color w:val="000000"/>
          <w:sz w:val="24"/>
          <w:szCs w:val="24"/>
          <w:lang w:val="de-DE"/>
        </w:rPr>
      </w:pPr>
      <w:r w:rsidRPr="004F50E6">
        <w:rPr>
          <w:rFonts w:ascii="Times New Roman" w:eastAsia="Times New Roman" w:hAnsi="Times New Roman" w:cs="Times New Roman"/>
          <w:color w:val="000000"/>
          <w:sz w:val="24"/>
          <w:szCs w:val="24"/>
          <w:lang w:val="de-DE"/>
        </w:rPr>
        <w:t>Als eine der führenden Beratungen fokussieren Sie sich stark auf Financial Services. Da ich bereits Erfahrungen im Investment Banking gemacht habe und ich die Finanzbranche generell spannend finde, glaube ich, dass ein Praktikum bei Ihnen ideal wäre. Zusätzlich finde ich Ihren Fokus auf Data Analytics spannend. Gerade in der heutigen, digitalen Welt wird dieses Thema immer wichtiger. Umso besser finde ich es, dass Sie Ihre Mitarbeiter mit Python Schulungen stets up to date halten möchten. Dies signalisiert mir darüber hinaus, dass für Sie die Entwicklung Ihrer Mitarbeiter essenziell ist, was Sie so zu einem auch langfristig interessante</w:t>
      </w:r>
      <w:ins w:id="4" w:author="David Döbele" w:date="2023-02-21T20:12:00Z">
        <w:r w:rsidR="00866E18">
          <w:rPr>
            <w:rFonts w:ascii="Times New Roman" w:eastAsia="Times New Roman" w:hAnsi="Times New Roman" w:cs="Times New Roman"/>
            <w:color w:val="000000"/>
            <w:sz w:val="24"/>
            <w:szCs w:val="24"/>
            <w:lang w:val="de-DE"/>
          </w:rPr>
          <w:t>n</w:t>
        </w:r>
      </w:ins>
      <w:del w:id="5" w:author="David Döbele" w:date="2023-02-21T20:12:00Z">
        <w:r w:rsidRPr="004F50E6" w:rsidDel="00866E18">
          <w:rPr>
            <w:rFonts w:ascii="Times New Roman" w:eastAsia="Times New Roman" w:hAnsi="Times New Roman" w:cs="Times New Roman"/>
            <w:color w:val="000000"/>
            <w:sz w:val="24"/>
            <w:szCs w:val="24"/>
            <w:lang w:val="de-DE"/>
          </w:rPr>
          <w:delText>m</w:delText>
        </w:r>
      </w:del>
      <w:r w:rsidRPr="004F50E6">
        <w:rPr>
          <w:rFonts w:ascii="Times New Roman" w:eastAsia="Times New Roman" w:hAnsi="Times New Roman" w:cs="Times New Roman"/>
          <w:color w:val="000000"/>
          <w:sz w:val="24"/>
          <w:szCs w:val="24"/>
          <w:lang w:val="de-DE"/>
        </w:rPr>
        <w:t xml:space="preserve"> Arbeitgeber macht.</w:t>
      </w:r>
    </w:p>
    <w:p w14:paraId="61D525CE" w14:textId="2D1C4842" w:rsidR="009A1BDD" w:rsidRPr="004F50E6" w:rsidRDefault="004F50E6" w:rsidP="004F50E6">
      <w:pPr>
        <w:rPr>
          <w:rFonts w:ascii="Times New Roman" w:hAnsi="Times New Roman" w:cs="Times New Roman"/>
          <w:lang w:val="de-DE"/>
        </w:rPr>
      </w:pPr>
      <w:r w:rsidRPr="004F50E6">
        <w:rPr>
          <w:rFonts w:ascii="Times New Roman" w:eastAsia="Times New Roman" w:hAnsi="Times New Roman" w:cs="Times New Roman"/>
          <w:color w:val="000000"/>
          <w:sz w:val="24"/>
          <w:szCs w:val="24"/>
          <w:lang w:val="de-DE"/>
        </w:rPr>
        <w:br/>
      </w:r>
    </w:p>
    <w:sectPr w:rsidR="009A1BDD" w:rsidRPr="004F50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272"/>
    <w:rsid w:val="00115D91"/>
    <w:rsid w:val="00125EF9"/>
    <w:rsid w:val="001319A7"/>
    <w:rsid w:val="00212272"/>
    <w:rsid w:val="00361B00"/>
    <w:rsid w:val="00364F21"/>
    <w:rsid w:val="00417482"/>
    <w:rsid w:val="00484BDA"/>
    <w:rsid w:val="004D5F1D"/>
    <w:rsid w:val="004F37F1"/>
    <w:rsid w:val="004F50E6"/>
    <w:rsid w:val="004F7C3D"/>
    <w:rsid w:val="00563888"/>
    <w:rsid w:val="005F2679"/>
    <w:rsid w:val="007C3651"/>
    <w:rsid w:val="00866E18"/>
    <w:rsid w:val="008975EA"/>
    <w:rsid w:val="009471CF"/>
    <w:rsid w:val="009A1BDD"/>
    <w:rsid w:val="00AF0458"/>
    <w:rsid w:val="00B3563B"/>
    <w:rsid w:val="00C360B7"/>
    <w:rsid w:val="00CE3E45"/>
    <w:rsid w:val="00D45F4D"/>
    <w:rsid w:val="00D54AAE"/>
    <w:rsid w:val="00D57B4D"/>
    <w:rsid w:val="00DB7B14"/>
    <w:rsid w:val="00EA38B1"/>
    <w:rsid w:val="00FE3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3EE2F"/>
  <w15:chartTrackingRefBased/>
  <w15:docId w15:val="{6AE34AFB-76B8-43F3-B331-637A12D46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ind w:left="180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G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4F50E6"/>
    <w:pPr>
      <w:spacing w:before="100" w:beforeAutospacing="1" w:after="100" w:afterAutospacing="1"/>
      <w:ind w:left="0" w:firstLine="0"/>
    </w:pPr>
    <w:rPr>
      <w:rFonts w:ascii="Times New Roman" w:eastAsia="Times New Roman" w:hAnsi="Times New Roman" w:cs="Times New Roman"/>
      <w:sz w:val="24"/>
      <w:szCs w:val="24"/>
      <w:lang w:val="en-US"/>
    </w:rPr>
  </w:style>
  <w:style w:type="paragraph" w:styleId="berarbeitung">
    <w:name w:val="Revision"/>
    <w:hidden/>
    <w:uiPriority w:val="99"/>
    <w:semiHidden/>
    <w:rsid w:val="00FE3A4D"/>
    <w:pPr>
      <w:ind w:left="0" w:firstLine="0"/>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522865">
      <w:bodyDiv w:val="1"/>
      <w:marLeft w:val="0"/>
      <w:marRight w:val="0"/>
      <w:marTop w:val="0"/>
      <w:marBottom w:val="0"/>
      <w:divBdr>
        <w:top w:val="none" w:sz="0" w:space="0" w:color="auto"/>
        <w:left w:val="none" w:sz="0" w:space="0" w:color="auto"/>
        <w:bottom w:val="none" w:sz="0" w:space="0" w:color="auto"/>
        <w:right w:val="none" w:sz="0" w:space="0" w:color="auto"/>
      </w:divBdr>
    </w:div>
    <w:div w:id="571625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937</Words>
  <Characters>5905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Jonah Eisenblaetter</dc:creator>
  <cp:keywords/>
  <dc:description/>
  <cp:lastModifiedBy>David Döbele</cp:lastModifiedBy>
  <cp:revision>11</cp:revision>
  <dcterms:created xsi:type="dcterms:W3CDTF">2023-02-18T10:54:00Z</dcterms:created>
  <dcterms:modified xsi:type="dcterms:W3CDTF">2023-02-21T19:12:00Z</dcterms:modified>
</cp:coreProperties>
</file>