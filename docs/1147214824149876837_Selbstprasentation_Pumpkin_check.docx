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B74CFB" w14:textId="77777777" w:rsidR="00004FA8" w:rsidRPr="000141FB" w:rsidRDefault="00004FA8" w:rsidP="00004FA8">
      <w:pPr>
        <w:rPr>
          <w:rFonts w:ascii="Arial" w:hAnsi="Arial" w:cs="Arial"/>
          <w:b/>
          <w:bCs/>
        </w:rPr>
      </w:pPr>
      <w:r w:rsidRPr="000141FB">
        <w:rPr>
          <w:rFonts w:ascii="Arial" w:hAnsi="Arial" w:cs="Arial"/>
          <w:b/>
          <w:bCs/>
        </w:rPr>
        <w:t>Selbstpräsentation</w:t>
      </w:r>
    </w:p>
    <w:p w14:paraId="2910E58B" w14:textId="77777777" w:rsidR="00004FA8" w:rsidRDefault="00004FA8" w:rsidP="00004FA8">
      <w:pPr>
        <w:rPr>
          <w:rFonts w:ascii="Arial" w:hAnsi="Arial" w:cs="Arial"/>
        </w:rPr>
      </w:pPr>
    </w:p>
    <w:p w14:paraId="0842CD5B" w14:textId="77777777" w:rsidR="00004FA8" w:rsidRPr="000027EA" w:rsidRDefault="00004FA8" w:rsidP="00004FA8">
      <w:pPr>
        <w:rPr>
          <w:rFonts w:ascii="Arial" w:hAnsi="Arial" w:cs="Arial"/>
        </w:rPr>
      </w:pPr>
      <w:r w:rsidRPr="000027EA">
        <w:rPr>
          <w:rFonts w:ascii="Arial" w:hAnsi="Arial" w:cs="Arial"/>
        </w:rPr>
        <w:t>Zuerst einmal vielen Dank für Ihre Einladung und die Möglichkeit mich Ihnen vorzustellen.</w:t>
      </w:r>
    </w:p>
    <w:p w14:paraId="05CCD6F5" w14:textId="77777777" w:rsidR="00004FA8" w:rsidRPr="000027EA" w:rsidRDefault="00004FA8" w:rsidP="00004FA8">
      <w:pPr>
        <w:rPr>
          <w:rFonts w:ascii="Arial" w:hAnsi="Arial" w:cs="Arial"/>
        </w:rPr>
      </w:pPr>
    </w:p>
    <w:p w14:paraId="1E5F1FA4" w14:textId="77777777" w:rsidR="00004FA8" w:rsidRPr="000141FB" w:rsidRDefault="00004FA8" w:rsidP="00004FA8">
      <w:pPr>
        <w:rPr>
          <w:rFonts w:ascii="Arial" w:hAnsi="Arial" w:cs="Arial"/>
          <w:b/>
          <w:bCs/>
        </w:rPr>
      </w:pPr>
      <w:r w:rsidRPr="000141FB">
        <w:rPr>
          <w:rFonts w:ascii="Arial" w:hAnsi="Arial" w:cs="Arial"/>
          <w:b/>
          <w:bCs/>
        </w:rPr>
        <w:t>Jugend/Schulzeit</w:t>
      </w:r>
    </w:p>
    <w:p w14:paraId="424D979E" w14:textId="77777777" w:rsidR="00004FA8" w:rsidRPr="000027EA" w:rsidRDefault="00004FA8" w:rsidP="00004FA8">
      <w:pPr>
        <w:rPr>
          <w:rFonts w:ascii="Arial" w:hAnsi="Arial" w:cs="Arial"/>
        </w:rPr>
      </w:pPr>
    </w:p>
    <w:p w14:paraId="35BE555A" w14:textId="77777777" w:rsidR="00004FA8" w:rsidRDefault="00004FA8" w:rsidP="00004FA8">
      <w:pPr>
        <w:rPr>
          <w:rFonts w:ascii="Arial" w:hAnsi="Arial" w:cs="Arial"/>
        </w:rPr>
      </w:pPr>
      <w:r>
        <w:rPr>
          <w:rFonts w:ascii="Arial" w:hAnsi="Arial" w:cs="Arial"/>
        </w:rPr>
        <w:t>Meine K</w:t>
      </w:r>
      <w:ins w:id="0" w:author="Tim Wendl" w:date="2023-08-31T18:38:00Z">
        <w:r>
          <w:rPr>
            <w:rFonts w:ascii="Arial" w:hAnsi="Arial" w:cs="Arial"/>
          </w:rPr>
          <w:t>indheit( vor 5/6 Jahren )</w:t>
        </w:r>
      </w:ins>
      <w:del w:id="1" w:author="Tim Wendl" w:date="2023-08-31T18:38:00Z">
        <w:r w:rsidDel="00584BFF">
          <w:rPr>
            <w:rFonts w:ascii="Arial" w:hAnsi="Arial" w:cs="Arial"/>
          </w:rPr>
          <w:delText>indheit</w:delText>
        </w:r>
      </w:del>
      <w:r>
        <w:rPr>
          <w:rFonts w:ascii="Arial" w:hAnsi="Arial" w:cs="Arial"/>
        </w:rPr>
        <w:t xml:space="preserve"> war hauptsächlich geprägt durch Sport. Für mich sind die Sportarten faszinierend, bei denen man sich immer wieder selbst überwinden muss. Somit stand </w:t>
      </w:r>
      <w:r w:rsidRPr="000027EA">
        <w:rPr>
          <w:rFonts w:ascii="Arial" w:hAnsi="Arial" w:cs="Arial"/>
        </w:rPr>
        <w:t>Parkour/Freerunning oder Sportklettern</w:t>
      </w:r>
      <w:r>
        <w:rPr>
          <w:rFonts w:ascii="Arial" w:hAnsi="Arial" w:cs="Arial"/>
        </w:rPr>
        <w:t xml:space="preserve"> für mich auf dem Programm.</w:t>
      </w:r>
      <w:del w:id="2" w:author="Tim Wendl" w:date="2023-08-31T18:02:00Z">
        <w:r w:rsidRPr="000027EA" w:rsidDel="005D375A">
          <w:rPr>
            <w:rFonts w:ascii="Arial" w:hAnsi="Arial" w:cs="Arial"/>
          </w:rPr>
          <w:delText xml:space="preserve">. Ich </w:delText>
        </w:r>
        <w:r w:rsidDel="005D375A">
          <w:rPr>
            <w:rFonts w:ascii="Arial" w:hAnsi="Arial" w:cs="Arial"/>
          </w:rPr>
          <w:delText>bin</w:delText>
        </w:r>
        <w:r w:rsidRPr="000027EA" w:rsidDel="005D375A">
          <w:rPr>
            <w:rFonts w:ascii="Arial" w:hAnsi="Arial" w:cs="Arial"/>
          </w:rPr>
          <w:delText xml:space="preserve"> begeistert davon, die Angst zu überwinden und mich immer ein Stück weiter zu pushen und Grenzen zu verschieben. </w:delText>
        </w:r>
        <w:r w:rsidRPr="00D379B2" w:rsidDel="005D375A">
          <w:rPr>
            <w:rFonts w:ascii="Arial" w:hAnsi="Arial" w:cs="Arial"/>
            <w:highlight w:val="yellow"/>
            <w:rPrChange w:id="3" w:author="jonas.stegh@pumpkincareers.com" w:date="2023-08-31T10:10:00Z">
              <w:rPr>
                <w:rFonts w:ascii="Arial" w:hAnsi="Arial" w:cs="Arial"/>
              </w:rPr>
            </w:rPrChange>
          </w:rPr>
          <w:delText>Beides sind Sportarten, bei denen man sich sehr viel mit sich selbst beschäftigt und Disziplin eine zentrale Rolle spielt. Man muss selbst „die Wand erklimmen“ oder den „Salto“ machen.</w:delText>
        </w:r>
      </w:del>
      <w:r w:rsidRPr="000027EA">
        <w:rPr>
          <w:rFonts w:ascii="Arial" w:hAnsi="Arial" w:cs="Arial"/>
        </w:rPr>
        <w:t xml:space="preserve"> </w:t>
      </w:r>
      <w:del w:id="4" w:author="jonas.stegh@pumpkincareers.com" w:date="2023-08-31T10:09:00Z">
        <w:r w:rsidRPr="000027EA" w:rsidDel="00D379B2">
          <w:rPr>
            <w:rFonts w:ascii="Arial" w:hAnsi="Arial" w:cs="Arial"/>
          </w:rPr>
          <w:delText xml:space="preserve">Dabei kann einem keiner helfen. </w:delText>
        </w:r>
      </w:del>
      <w:del w:id="5" w:author="jonas.stegh@pumpkincareers.com" w:date="2023-08-31T10:10:00Z">
        <w:r w:rsidRPr="000027EA" w:rsidDel="00D379B2">
          <w:rPr>
            <w:rFonts w:ascii="Arial" w:hAnsi="Arial" w:cs="Arial"/>
          </w:rPr>
          <w:delText xml:space="preserve">Trotzdem spielt der Teamfaktor z.B. im Klettern auch immer eine zentrale Rolle. Denn de facto vertraut man der sichernden Person sein Leben an. Das ist schon etwas Besonderes. </w:delText>
        </w:r>
      </w:del>
      <w:r w:rsidRPr="000027EA">
        <w:rPr>
          <w:rFonts w:ascii="Arial" w:hAnsi="Arial" w:cs="Arial"/>
        </w:rPr>
        <w:t xml:space="preserve">Zusätzlich bin ich bei den Pfadfindern. Hier ist Zusammenhalt alles. Denn ohne Teamgeist geht nichts. Prägende Erfahrungen waren für mich hier lange Wanderungen, wie der Iron Scout, an dem ich mit meinem Trupp teilgenommen habe. Wir sind schier endlos lange gelaufen (15h) und haben </w:t>
      </w:r>
      <w:r>
        <w:rPr>
          <w:rFonts w:ascii="Arial" w:hAnsi="Arial" w:cs="Arial"/>
        </w:rPr>
        <w:t>verschiedenste Orientierungsaufgaben absolviert.</w:t>
      </w:r>
      <w:r w:rsidRPr="000027EA">
        <w:rPr>
          <w:rFonts w:ascii="Arial" w:hAnsi="Arial" w:cs="Arial"/>
        </w:rPr>
        <w:t xml:space="preserve"> </w:t>
      </w:r>
      <w:r>
        <w:rPr>
          <w:rFonts w:ascii="Arial" w:hAnsi="Arial" w:cs="Arial"/>
        </w:rPr>
        <w:t>I</w:t>
      </w:r>
      <w:r w:rsidRPr="000027EA">
        <w:rPr>
          <w:rFonts w:ascii="Arial" w:hAnsi="Arial" w:cs="Arial"/>
        </w:rPr>
        <w:t>mmer weiter, durch die ganze Nach</w:t>
      </w:r>
      <w:r>
        <w:rPr>
          <w:rFonts w:ascii="Arial" w:hAnsi="Arial" w:cs="Arial"/>
        </w:rPr>
        <w:t>t</w:t>
      </w:r>
      <w:r w:rsidRPr="000027EA">
        <w:rPr>
          <w:rFonts w:ascii="Arial" w:hAnsi="Arial" w:cs="Arial"/>
        </w:rPr>
        <w:t xml:space="preserve">. </w:t>
      </w:r>
      <w:r>
        <w:rPr>
          <w:rFonts w:ascii="Arial" w:hAnsi="Arial" w:cs="Arial"/>
        </w:rPr>
        <w:t xml:space="preserve">In solchen Situationen dreht sich alles darum motiviert zu bleiben und sich gegenseitig zu motivieren. </w:t>
      </w:r>
      <w:del w:id="6" w:author="jonas.stegh@pumpkincareers.com" w:date="2023-08-31T10:10:00Z">
        <w:r w:rsidDel="00D379B2">
          <w:rPr>
            <w:rFonts w:ascii="Arial" w:hAnsi="Arial" w:cs="Arial"/>
          </w:rPr>
          <w:delText>Meine Freunde schätzen dies stets an mir.</w:delText>
        </w:r>
      </w:del>
    </w:p>
    <w:p w14:paraId="61DD2613" w14:textId="77777777" w:rsidR="00004FA8" w:rsidRDefault="00004FA8" w:rsidP="00004FA8">
      <w:pPr>
        <w:rPr>
          <w:rFonts w:ascii="Arial" w:hAnsi="Arial" w:cs="Arial"/>
        </w:rPr>
      </w:pPr>
    </w:p>
    <w:p w14:paraId="7C0A9292" w14:textId="77777777" w:rsidR="00004FA8" w:rsidRDefault="00004FA8" w:rsidP="00004FA8">
      <w:pPr>
        <w:rPr>
          <w:ins w:id="7" w:author="Tim Wendl" w:date="2023-08-31T22:39:00Z"/>
          <w:rFonts w:ascii="Arial" w:hAnsi="Arial" w:cs="Arial"/>
          <w:b/>
          <w:bCs/>
        </w:rPr>
      </w:pPr>
      <w:r w:rsidRPr="006F47E8">
        <w:rPr>
          <w:rFonts w:ascii="Arial" w:hAnsi="Arial" w:cs="Arial"/>
          <w:b/>
          <w:bCs/>
        </w:rPr>
        <w:t>Schule und Gap Year</w:t>
      </w:r>
    </w:p>
    <w:p w14:paraId="3CA5EBEB" w14:textId="77777777" w:rsidR="00004FA8" w:rsidRPr="006F47E8" w:rsidRDefault="00004FA8" w:rsidP="00004FA8">
      <w:pPr>
        <w:rPr>
          <w:rFonts w:ascii="Arial" w:hAnsi="Arial" w:cs="Arial"/>
          <w:b/>
          <w:bCs/>
        </w:rPr>
      </w:pPr>
    </w:p>
    <w:p w14:paraId="44585A08" w14:textId="77777777" w:rsidR="00004FA8" w:rsidDel="00903B42" w:rsidRDefault="00004FA8" w:rsidP="00004FA8">
      <w:pPr>
        <w:rPr>
          <w:del w:id="8" w:author="Tim Wendl" w:date="2023-08-31T22:38:00Z"/>
          <w:rFonts w:ascii="Arial" w:hAnsi="Arial" w:cs="Arial"/>
        </w:rPr>
      </w:pPr>
      <w:ins w:id="9" w:author="Tim Wendl" w:date="2023-08-31T22:38:00Z">
        <w:r>
          <w:rPr>
            <w:rFonts w:ascii="Arial" w:hAnsi="Arial" w:cs="Arial"/>
          </w:rPr>
          <w:t>In der Schule</w:t>
        </w:r>
      </w:ins>
      <w:ins w:id="10" w:author="Tim Wendl" w:date="2023-08-31T22:39:00Z">
        <w:r>
          <w:rPr>
            <w:rFonts w:ascii="Arial" w:hAnsi="Arial" w:cs="Arial"/>
          </w:rPr>
          <w:t xml:space="preserve"> hat mich</w:t>
        </w:r>
      </w:ins>
    </w:p>
    <w:p w14:paraId="0C82BF93" w14:textId="77777777" w:rsidR="00004FA8" w:rsidRDefault="00004FA8" w:rsidP="00004FA8">
      <w:pPr>
        <w:rPr>
          <w:rFonts w:ascii="Arial" w:hAnsi="Arial" w:cs="Arial"/>
        </w:rPr>
      </w:pPr>
      <w:del w:id="11" w:author="Tim Wendl" w:date="2023-08-31T22:38:00Z">
        <w:r w:rsidRPr="000027EA" w:rsidDel="00903B42">
          <w:rPr>
            <w:rFonts w:ascii="Arial" w:hAnsi="Arial" w:cs="Arial"/>
          </w:rPr>
          <w:delText>Das Motto „push the limit</w:delText>
        </w:r>
        <w:r w:rsidDel="00903B42">
          <w:rPr>
            <w:rFonts w:ascii="Arial" w:hAnsi="Arial" w:cs="Arial"/>
          </w:rPr>
          <w:delText>s</w:delText>
        </w:r>
        <w:r w:rsidRPr="000027EA" w:rsidDel="00903B42">
          <w:rPr>
            <w:rFonts w:ascii="Arial" w:hAnsi="Arial" w:cs="Arial"/>
          </w:rPr>
          <w:delText xml:space="preserve">“, welches ich aus all diesen Stationen gezogen habe, habe ich auch in </w:delText>
        </w:r>
      </w:del>
      <w:ins w:id="12" w:author="jonas.stegh@pumpkincareers.com" w:date="2023-08-31T10:11:00Z">
        <w:del w:id="13" w:author="Tim Wendl" w:date="2023-08-31T22:38:00Z">
          <w:r w:rsidDel="00903B42">
            <w:rPr>
              <w:rFonts w:ascii="Arial" w:hAnsi="Arial" w:cs="Arial"/>
            </w:rPr>
            <w:delText xml:space="preserve">die Schule übernommen, wo es </w:delText>
          </w:r>
        </w:del>
        <w:del w:id="14" w:author="Tim Wendl" w:date="2023-08-31T22:39:00Z">
          <w:r w:rsidDel="00903B42">
            <w:rPr>
              <w:rFonts w:ascii="Arial" w:hAnsi="Arial" w:cs="Arial"/>
            </w:rPr>
            <w:delText xml:space="preserve">mir immer wichtig </w:delText>
          </w:r>
        </w:del>
        <w:del w:id="15" w:author="Tim Wendl" w:date="2023-08-31T22:38:00Z">
          <w:r w:rsidDel="00903B42">
            <w:rPr>
              <w:rFonts w:ascii="Arial" w:hAnsi="Arial" w:cs="Arial"/>
            </w:rPr>
            <w:delText>war</w:delText>
          </w:r>
        </w:del>
        <w:del w:id="16" w:author="Tim Wendl" w:date="2023-08-31T22:39:00Z">
          <w:r w:rsidDel="00903B42">
            <w:rPr>
              <w:rFonts w:ascii="Arial" w:hAnsi="Arial" w:cs="Arial"/>
            </w:rPr>
            <w:delText xml:space="preserve"> bestmögliche Noten zu erzielen.</w:delText>
          </w:r>
        </w:del>
      </w:ins>
      <w:ins w:id="17" w:author="Tim Wendl" w:date="2023-08-31T22:39:00Z">
        <w:r>
          <w:rPr>
            <w:rFonts w:ascii="Arial" w:hAnsi="Arial" w:cs="Arial"/>
          </w:rPr>
          <w:t xml:space="preserve"> </w:t>
        </w:r>
      </w:ins>
      <w:ins w:id="18" w:author="jonas.stegh@pumpkincareers.com" w:date="2023-08-31T10:11:00Z">
        <w:del w:id="19" w:author="Tim Wendl" w:date="2023-08-31T22:39:00Z">
          <w:r w:rsidDel="00903B42">
            <w:rPr>
              <w:rFonts w:ascii="Arial" w:hAnsi="Arial" w:cs="Arial"/>
            </w:rPr>
            <w:delText xml:space="preserve"> </w:delText>
          </w:r>
        </w:del>
      </w:ins>
      <w:del w:id="20" w:author="jonas.stegh@pumpkincareers.com" w:date="2023-08-31T10:11:00Z">
        <w:r w:rsidRPr="000027EA" w:rsidDel="00D379B2">
          <w:rPr>
            <w:rFonts w:ascii="Arial" w:hAnsi="Arial" w:cs="Arial"/>
          </w:rPr>
          <w:delText>der Schule implementiert und mich ab der Oberstufe</w:delText>
        </w:r>
        <w:r w:rsidDel="00D379B2">
          <w:rPr>
            <w:rFonts w:ascii="Arial" w:hAnsi="Arial" w:cs="Arial"/>
          </w:rPr>
          <w:delText xml:space="preserve"> am Konrad-Adenauer-Gymnasium</w:delText>
        </w:r>
        <w:r w:rsidRPr="000027EA" w:rsidDel="00D379B2">
          <w:rPr>
            <w:rFonts w:ascii="Arial" w:hAnsi="Arial" w:cs="Arial"/>
          </w:rPr>
          <w:delText xml:space="preserve"> konsequent auf meine Noten fokussi</w:delText>
        </w:r>
      </w:del>
      <w:ins w:id="21" w:author="Tim Wendl" w:date="2023-08-31T22:39:00Z">
        <w:r>
          <w:rPr>
            <w:rFonts w:ascii="Arial" w:hAnsi="Arial" w:cs="Arial"/>
          </w:rPr>
          <w:t>d</w:t>
        </w:r>
      </w:ins>
      <w:del w:id="22" w:author="jonas.stegh@pumpkincareers.com" w:date="2023-08-31T10:11:00Z">
        <w:r w:rsidRPr="000027EA" w:rsidDel="00D379B2">
          <w:rPr>
            <w:rFonts w:ascii="Arial" w:hAnsi="Arial" w:cs="Arial"/>
          </w:rPr>
          <w:delText xml:space="preserve">ert. </w:delText>
        </w:r>
      </w:del>
      <w:del w:id="23" w:author="Tim Wendl" w:date="2023-08-31T22:39:00Z">
        <w:r w:rsidRPr="000027EA" w:rsidDel="00903B42">
          <w:rPr>
            <w:rFonts w:ascii="Arial" w:hAnsi="Arial" w:cs="Arial"/>
          </w:rPr>
          <w:delText>D</w:delText>
        </w:r>
      </w:del>
      <w:r w:rsidRPr="000027EA">
        <w:rPr>
          <w:rFonts w:ascii="Arial" w:hAnsi="Arial" w:cs="Arial"/>
        </w:rPr>
        <w:t xml:space="preserve">er Sozialwissenschaft LK </w:t>
      </w:r>
      <w:del w:id="24" w:author="Tim Wendl" w:date="2023-08-31T22:39:00Z">
        <w:r w:rsidRPr="000027EA" w:rsidDel="00903B42">
          <w:rPr>
            <w:rFonts w:ascii="Arial" w:hAnsi="Arial" w:cs="Arial"/>
          </w:rPr>
          <w:delText xml:space="preserve">hat mich </w:delText>
        </w:r>
      </w:del>
      <w:r w:rsidRPr="000027EA">
        <w:rPr>
          <w:rFonts w:ascii="Arial" w:hAnsi="Arial" w:cs="Arial"/>
        </w:rPr>
        <w:t xml:space="preserve">richtig gecatcht. Hier habe ich die ersten </w:t>
      </w:r>
      <w:r>
        <w:rPr>
          <w:rFonts w:ascii="Arial" w:hAnsi="Arial" w:cs="Arial"/>
        </w:rPr>
        <w:t xml:space="preserve">wirtschaftlichen Theorien </w:t>
      </w:r>
      <w:r w:rsidRPr="000027EA">
        <w:rPr>
          <w:rFonts w:ascii="Arial" w:hAnsi="Arial" w:cs="Arial"/>
        </w:rPr>
        <w:t>kennengelernt und angefangen, die Wirtschaft zu verstehen. Besonders interessant fand ich z.B. David Ricardo</w:t>
      </w:r>
      <w:r>
        <w:rPr>
          <w:rFonts w:ascii="Arial" w:hAnsi="Arial" w:cs="Arial"/>
        </w:rPr>
        <w:t xml:space="preserve"> </w:t>
      </w:r>
      <w:r w:rsidRPr="000027EA">
        <w:rPr>
          <w:rFonts w:ascii="Arial" w:hAnsi="Arial" w:cs="Arial"/>
        </w:rPr>
        <w:t xml:space="preserve">mit dem Theorem der komparativen Kostenvorteile. Schließlich habe ich angefangen, regelmäßig Wirtschaftsnachrichten zu lesen und mich so weiterzubilden. </w:t>
      </w:r>
    </w:p>
    <w:p w14:paraId="0EFC15A4" w14:textId="77777777" w:rsidR="00004FA8" w:rsidRDefault="00004FA8" w:rsidP="00004FA8">
      <w:pPr>
        <w:rPr>
          <w:rFonts w:ascii="Arial" w:hAnsi="Arial" w:cs="Arial"/>
        </w:rPr>
      </w:pPr>
      <w:r w:rsidRPr="000027EA">
        <w:rPr>
          <w:rFonts w:ascii="Arial" w:hAnsi="Arial" w:cs="Arial"/>
        </w:rPr>
        <w:t xml:space="preserve">Als ich mein Abitur </w:t>
      </w:r>
      <w:del w:id="25" w:author="jonas.stegh@pumpkincareers.com" w:date="2023-08-31T10:11:00Z">
        <w:r w:rsidRPr="000027EA" w:rsidDel="00D379B2">
          <w:rPr>
            <w:rFonts w:ascii="Arial" w:hAnsi="Arial" w:cs="Arial"/>
          </w:rPr>
          <w:delText xml:space="preserve">sehr erfolgreich </w:delText>
        </w:r>
      </w:del>
      <w:r w:rsidRPr="000027EA">
        <w:rPr>
          <w:rFonts w:ascii="Arial" w:hAnsi="Arial" w:cs="Arial"/>
        </w:rPr>
        <w:t xml:space="preserve">mit 1,3 abgeschlossen hatte, war ich darauf und daran, etwas zu finden, was ich studieren wollte. </w:t>
      </w:r>
      <w:del w:id="26" w:author="jonas.stegh@pumpkincareers.com" w:date="2023-08-31T10:12:00Z">
        <w:r w:rsidRPr="000027EA" w:rsidDel="00D379B2">
          <w:rPr>
            <w:rFonts w:ascii="Arial" w:hAnsi="Arial" w:cs="Arial"/>
          </w:rPr>
          <w:delText>Besonders wichtig war</w:delText>
        </w:r>
        <w:r w:rsidDel="00D379B2">
          <w:rPr>
            <w:rFonts w:ascii="Arial" w:hAnsi="Arial" w:cs="Arial"/>
          </w:rPr>
          <w:delText xml:space="preserve"> </w:delText>
        </w:r>
        <w:r w:rsidRPr="000027EA" w:rsidDel="00D379B2">
          <w:rPr>
            <w:rFonts w:ascii="Arial" w:hAnsi="Arial" w:cs="Arial"/>
          </w:rPr>
          <w:delText xml:space="preserve">für mich, dass es etwas Besonderes ist. </w:delText>
        </w:r>
      </w:del>
      <w:r w:rsidRPr="000027EA">
        <w:rPr>
          <w:rFonts w:ascii="Arial" w:hAnsi="Arial" w:cs="Arial"/>
        </w:rPr>
        <w:t>Ich wollte</w:t>
      </w:r>
      <w:r>
        <w:rPr>
          <w:rFonts w:ascii="Arial" w:hAnsi="Arial" w:cs="Arial"/>
        </w:rPr>
        <w:t xml:space="preserve"> in einem </w:t>
      </w:r>
      <w:r w:rsidRPr="000027EA">
        <w:rPr>
          <w:rFonts w:ascii="Arial" w:hAnsi="Arial" w:cs="Arial"/>
        </w:rPr>
        <w:t>Umfeld sein, welches mich fordert. Ich hatte also richtig Lust, Gas zu geben. In der Schulzeit war ich sehr fokussiert auf meine Leistungskurse. Wirtschaftliche Themen haben mich fortlaufend interessiert. Gleichzeitig hatte ich aber auch richtig Spaß am Biologie LK.</w:t>
      </w:r>
      <w:ins w:id="27" w:author="Tim Wendl" w:date="2023-08-31T18:02:00Z">
        <w:r>
          <w:rPr>
            <w:rFonts w:ascii="Arial" w:hAnsi="Arial" w:cs="Arial"/>
          </w:rPr>
          <w:t xml:space="preserve"> </w:t>
        </w:r>
      </w:ins>
      <w:ins w:id="28" w:author="Tim Wendl" w:date="2023-08-31T18:50:00Z">
        <w:r>
          <w:rPr>
            <w:rFonts w:ascii="Arial" w:hAnsi="Arial" w:cs="Arial"/>
          </w:rPr>
          <w:t xml:space="preserve">Daher </w:t>
        </w:r>
      </w:ins>
      <w:r>
        <w:rPr>
          <w:rFonts w:ascii="Arial" w:hAnsi="Arial" w:cs="Arial"/>
        </w:rPr>
        <w:t xml:space="preserve">entschied ich mich </w:t>
      </w:r>
      <w:ins w:id="29" w:author="Tim Wendl" w:date="2023-08-31T18:51:00Z">
        <w:r>
          <w:rPr>
            <w:rFonts w:ascii="Arial" w:hAnsi="Arial" w:cs="Arial"/>
          </w:rPr>
          <w:t>ein Praktikum im Pflegedienst zu machen und zu schauen, inwiefern mich der Studiengang Humanmedizin interessiert. Bereits nach einer Woche war mir aber klar</w:t>
        </w:r>
      </w:ins>
      <w:ins w:id="30" w:author="Tim Wendl" w:date="2023-08-31T22:39:00Z">
        <w:r>
          <w:rPr>
            <w:rFonts w:ascii="Arial" w:hAnsi="Arial" w:cs="Arial"/>
          </w:rPr>
          <w:t xml:space="preserve">, dass das Krankenhaus </w:t>
        </w:r>
      </w:ins>
      <w:r>
        <w:rPr>
          <w:rFonts w:ascii="Arial" w:hAnsi="Arial" w:cs="Arial"/>
        </w:rPr>
        <w:t xml:space="preserve">aufgrund der negativen Stimmung </w:t>
      </w:r>
      <w:ins w:id="31" w:author="Tim Wendl" w:date="2023-08-31T22:39:00Z">
        <w:r>
          <w:rPr>
            <w:rFonts w:ascii="Arial" w:hAnsi="Arial" w:cs="Arial"/>
          </w:rPr>
          <w:t xml:space="preserve">nicht der richtige </w:t>
        </w:r>
      </w:ins>
      <w:ins w:id="32" w:author="Tim Wendl" w:date="2023-08-31T22:40:00Z">
        <w:r>
          <w:rPr>
            <w:rFonts w:ascii="Arial" w:hAnsi="Arial" w:cs="Arial"/>
          </w:rPr>
          <w:t xml:space="preserve">Ort für mich ist. Ich habe das Pflegepraktikum </w:t>
        </w:r>
      </w:ins>
      <w:ins w:id="33" w:author="Tim Wendl" w:date="2023-08-31T22:44:00Z">
        <w:r>
          <w:rPr>
            <w:rFonts w:ascii="Arial" w:hAnsi="Arial" w:cs="Arial"/>
          </w:rPr>
          <w:t xml:space="preserve">schließlich nach 3 </w:t>
        </w:r>
      </w:ins>
      <w:ins w:id="34" w:author="Tim Wendl" w:date="2023-08-31T22:45:00Z">
        <w:r>
          <w:rPr>
            <w:rFonts w:ascii="Arial" w:hAnsi="Arial" w:cs="Arial"/>
          </w:rPr>
          <w:t>Monaten</w:t>
        </w:r>
      </w:ins>
      <w:r>
        <w:rPr>
          <w:rFonts w:ascii="Arial" w:hAnsi="Arial" w:cs="Arial"/>
        </w:rPr>
        <w:t xml:space="preserve"> beendet und konnte trotzdem viele positive Erfahrungen mitnehmen.</w:t>
      </w:r>
      <w:ins w:id="35" w:author="Tim Wendl" w:date="2023-08-31T22:45:00Z">
        <w:r>
          <w:rPr>
            <w:rFonts w:ascii="Arial" w:hAnsi="Arial" w:cs="Arial"/>
          </w:rPr>
          <w:t xml:space="preserve"> </w:t>
        </w:r>
      </w:ins>
    </w:p>
    <w:p w14:paraId="77D6E0A2" w14:textId="77777777" w:rsidR="00004FA8" w:rsidRDefault="00004FA8" w:rsidP="00004FA8">
      <w:pPr>
        <w:rPr>
          <w:rFonts w:ascii="Arial" w:hAnsi="Arial" w:cs="Arial"/>
        </w:rPr>
      </w:pPr>
    </w:p>
    <w:p w14:paraId="09749F91" w14:textId="77777777" w:rsidR="00004FA8" w:rsidDel="00903B42" w:rsidRDefault="00004FA8" w:rsidP="00004FA8">
      <w:pPr>
        <w:rPr>
          <w:del w:id="36" w:author="Tim Wendl" w:date="2023-08-31T22:46:00Z"/>
          <w:rFonts w:ascii="Arial" w:hAnsi="Arial" w:cs="Arial"/>
        </w:rPr>
      </w:pPr>
      <w:ins w:id="37" w:author="Tim Wendl" w:date="2023-08-31T22:45:00Z">
        <w:r>
          <w:rPr>
            <w:rFonts w:ascii="Arial" w:hAnsi="Arial" w:cs="Arial"/>
          </w:rPr>
          <w:t>Ich habe mich nun wieder</w:t>
        </w:r>
      </w:ins>
      <w:ins w:id="38" w:author="Tim Wendl" w:date="2023-08-31T22:46:00Z">
        <w:r>
          <w:rPr>
            <w:rFonts w:ascii="Arial" w:hAnsi="Arial" w:cs="Arial"/>
          </w:rPr>
          <w:t xml:space="preserve"> voll und ganz auf mein wirtschaftliches Interesse fokussiert.</w:t>
        </w:r>
      </w:ins>
      <w:del w:id="39" w:author="Tim Wendl" w:date="2023-08-31T18:03:00Z">
        <w:r w:rsidRPr="000027EA" w:rsidDel="005D375A">
          <w:rPr>
            <w:rFonts w:ascii="Arial" w:hAnsi="Arial" w:cs="Arial"/>
          </w:rPr>
          <w:delText xml:space="preserve"> </w:delText>
        </w:r>
      </w:del>
      <w:del w:id="40" w:author="Tim Wendl" w:date="2023-08-31T18:43:00Z">
        <w:r w:rsidRPr="00D379B2" w:rsidDel="00584BFF">
          <w:rPr>
            <w:rFonts w:ascii="Arial" w:hAnsi="Arial" w:cs="Arial"/>
            <w:highlight w:val="yellow"/>
            <w:rPrChange w:id="41" w:author="jonas.stegh@pumpkincareers.com" w:date="2023-08-31T10:12:00Z">
              <w:rPr>
                <w:rFonts w:ascii="Arial" w:hAnsi="Arial" w:cs="Arial"/>
              </w:rPr>
            </w:rPrChange>
          </w:rPr>
          <w:delText>Der Studiengang der Humanmedizin gilt allgemein als sehr herausfordernd. Daher wollte ich mich in diese Richtung gerne ausprobieren. Des weiteren habe ich es mir sehr erfüllend vorgestellt, Menschen auf dem Weg der Besserung zu begleiten. Rückblickend haben mir meine Freunde/Familie gesagt, dass Ihnen schon direkt nach der Schule klar war, dass ich unbedingt in die Wirtschaft wollte. Das war mir zu dem Zeitpunkt noch nicht bewusst.</w:delText>
        </w:r>
        <w:r w:rsidRPr="000027EA" w:rsidDel="00584BFF">
          <w:rPr>
            <w:rFonts w:ascii="Arial" w:hAnsi="Arial" w:cs="Arial"/>
          </w:rPr>
          <w:delText xml:space="preserve"> </w:delText>
        </w:r>
        <w:r w:rsidRPr="003B2D06" w:rsidDel="00584BFF">
          <w:rPr>
            <w:rFonts w:ascii="Arial" w:hAnsi="Arial" w:cs="Arial"/>
            <w:highlight w:val="yellow"/>
            <w:rPrChange w:id="42" w:author="jonas.stegh@pumpkincareers.com" w:date="2023-08-31T10:18:00Z">
              <w:rPr>
                <w:rFonts w:ascii="Arial" w:hAnsi="Arial" w:cs="Arial"/>
              </w:rPr>
            </w:rPrChange>
          </w:rPr>
          <w:delText xml:space="preserve">Trotzdem bin ich sehr froh, die Erfahrung eines 3,5 Monatigen Pflegedienstes im Krankenhaus gemacht zu haben. Sie hat mich nachhaltig geprägt, lässt mich die Gesellschaft anders wahrnehmen und hat mir vermittelt, was es heißt, wirklich stressige Situationen zu meistern. Von Tag eins an wurde ich voll eingespannt, habe Menschen am ganzen Körper gewaschen, auf Toilette geholfen, war an Reanimationen beteiligt oder habe Menschen in ihren letzten Tagen begleitet. Das zeigt einem nochmal, wie wichtig der Zusammenhalt, Teamgeist und das Verständnis für andere Menschen ist. Somit konnte ich auch, wenn ich schnell gemerkt habe, dass das Gesundheitswesen nicht der richtige Ort für mich ist, einiges mitnehmen.  Gleichzeitig hat das Praktikum im Krankenhaus aber auch zu vielen Kopfschmerzen geführt. Die Entscheidung, das Praktikum aufzuhören, fiel mir schwer. Jetzt, wo ich im Studium richtig angekommen bin, kann ich aber sagen: Es war die </w:delText>
        </w:r>
      </w:del>
      <w:ins w:id="43" w:author="jonas.stegh@pumpkincareers.com" w:date="2023-08-31T10:13:00Z">
        <w:del w:id="44" w:author="Tim Wendl" w:date="2023-08-31T18:43:00Z">
          <w:r w:rsidRPr="003B2D06" w:rsidDel="00584BFF">
            <w:rPr>
              <w:rFonts w:ascii="Arial" w:hAnsi="Arial" w:cs="Arial"/>
              <w:highlight w:val="yellow"/>
              <w:rPrChange w:id="45" w:author="jonas.stegh@pumpkincareers.com" w:date="2023-08-31T10:18:00Z">
                <w:rPr>
                  <w:rFonts w:ascii="Arial" w:hAnsi="Arial" w:cs="Arial"/>
                </w:rPr>
              </w:rPrChange>
            </w:rPr>
            <w:delText xml:space="preserve">bislang wichtigste </w:delText>
          </w:r>
        </w:del>
      </w:ins>
      <w:del w:id="46" w:author="Tim Wendl" w:date="2023-08-31T18:43:00Z">
        <w:r w:rsidRPr="003B2D06" w:rsidDel="00584BFF">
          <w:rPr>
            <w:rFonts w:ascii="Arial" w:hAnsi="Arial" w:cs="Arial"/>
            <w:highlight w:val="yellow"/>
            <w:rPrChange w:id="47" w:author="jonas.stegh@pumpkincareers.com" w:date="2023-08-31T10:18:00Z">
              <w:rPr>
                <w:rFonts w:ascii="Arial" w:hAnsi="Arial" w:cs="Arial"/>
              </w:rPr>
            </w:rPrChange>
          </w:rPr>
          <w:delText>beste Entscheidung meines Lebens. Das tägliche Umgeben sein von schwerkranken Menschen, denen man beim Sterben zusieht, war für mich zu negativ.</w:delText>
        </w:r>
        <w:r w:rsidRPr="000027EA" w:rsidDel="00584BFF">
          <w:rPr>
            <w:rFonts w:ascii="Arial" w:hAnsi="Arial" w:cs="Arial"/>
          </w:rPr>
          <w:delText xml:space="preserve"> </w:delText>
        </w:r>
      </w:del>
      <w:r>
        <w:rPr>
          <w:rFonts w:ascii="Arial" w:hAnsi="Arial" w:cs="Arial"/>
        </w:rPr>
        <w:t xml:space="preserve"> </w:t>
      </w:r>
      <w:ins w:id="48" w:author="Tim Wendl" w:date="2023-08-31T22:46:00Z">
        <w:r>
          <w:rPr>
            <w:rFonts w:ascii="Arial" w:hAnsi="Arial" w:cs="Arial"/>
          </w:rPr>
          <w:t xml:space="preserve">Daher habe ich mich auch sehr darüber gefreut, dass ich </w:t>
        </w:r>
      </w:ins>
    </w:p>
    <w:p w14:paraId="5A1A22C4" w14:textId="77777777" w:rsidR="00004FA8" w:rsidRDefault="00004FA8" w:rsidP="00004FA8">
      <w:pPr>
        <w:rPr>
          <w:rFonts w:ascii="Arial" w:hAnsi="Arial" w:cs="Arial"/>
        </w:rPr>
      </w:pPr>
      <w:del w:id="49" w:author="Tim Wendl" w:date="2023-08-31T22:45:00Z">
        <w:r w:rsidRPr="00FE1EE9" w:rsidDel="00903B42">
          <w:rPr>
            <w:rFonts w:ascii="Arial" w:hAnsi="Arial" w:cs="Arial"/>
          </w:rPr>
          <w:delText>Nachde</w:delText>
        </w:r>
        <w:r w:rsidRPr="000027EA" w:rsidDel="00903B42">
          <w:rPr>
            <w:rFonts w:ascii="Arial" w:hAnsi="Arial" w:cs="Arial"/>
          </w:rPr>
          <w:delText xml:space="preserve">m ich also voller Entschlossenheit, jetzt BWL zu studieren, meine Arbeit im Krankenhaus beendet hatte, konnte ich </w:delText>
        </w:r>
      </w:del>
      <w:ins w:id="50" w:author="Tim Wendl" w:date="2023-08-31T22:47:00Z">
        <w:r>
          <w:rPr>
            <w:rFonts w:ascii="Arial" w:hAnsi="Arial" w:cs="Arial"/>
          </w:rPr>
          <w:t>s</w:t>
        </w:r>
      </w:ins>
      <w:ins w:id="51" w:author="Tim Wendl" w:date="2023-08-31T22:45:00Z">
        <w:r>
          <w:rPr>
            <w:rFonts w:ascii="Arial" w:hAnsi="Arial" w:cs="Arial"/>
          </w:rPr>
          <w:t xml:space="preserve">pontan noch </w:t>
        </w:r>
      </w:ins>
      <w:del w:id="52" w:author="Tim Wendl" w:date="2023-08-31T22:45:00Z">
        <w:r w:rsidRPr="000027EA" w:rsidDel="00903B42">
          <w:rPr>
            <w:rFonts w:ascii="Arial" w:hAnsi="Arial" w:cs="Arial"/>
          </w:rPr>
          <w:delText xml:space="preserve">über einen Bekannten noch spontan </w:delText>
        </w:r>
      </w:del>
      <w:r w:rsidRPr="000027EA">
        <w:rPr>
          <w:rFonts w:ascii="Arial" w:hAnsi="Arial" w:cs="Arial"/>
        </w:rPr>
        <w:t xml:space="preserve">ein Praktikum bei einer Kapitalanlagegesellschaft, der </w:t>
      </w:r>
      <w:proofErr w:type="spellStart"/>
      <w:r w:rsidRPr="000027EA">
        <w:rPr>
          <w:rFonts w:ascii="Arial" w:hAnsi="Arial" w:cs="Arial"/>
        </w:rPr>
        <w:t>Monega</w:t>
      </w:r>
      <w:proofErr w:type="spellEnd"/>
      <w:r w:rsidRPr="000027EA">
        <w:rPr>
          <w:rFonts w:ascii="Arial" w:hAnsi="Arial" w:cs="Arial"/>
        </w:rPr>
        <w:t xml:space="preserve"> mbH, absolvieren</w:t>
      </w:r>
      <w:ins w:id="53" w:author="Tim Wendl" w:date="2023-08-31T22:47:00Z">
        <w:r>
          <w:rPr>
            <w:rFonts w:ascii="Arial" w:hAnsi="Arial" w:cs="Arial"/>
          </w:rPr>
          <w:t xml:space="preserve"> konnte</w:t>
        </w:r>
      </w:ins>
      <w:del w:id="54" w:author="Tim Wendl" w:date="2023-08-31T22:47:00Z">
        <w:r w:rsidRPr="000027EA" w:rsidDel="00903B42">
          <w:rPr>
            <w:rFonts w:ascii="Arial" w:hAnsi="Arial" w:cs="Arial"/>
          </w:rPr>
          <w:delText xml:space="preserve"> Darüber</w:delText>
        </w:r>
        <w:r w:rsidDel="00903B42">
          <w:rPr>
            <w:rFonts w:ascii="Arial" w:hAnsi="Arial" w:cs="Arial"/>
          </w:rPr>
          <w:delText xml:space="preserve"> habe ich mich sehr gefreut</w:delText>
        </w:r>
      </w:del>
      <w:r>
        <w:rPr>
          <w:rFonts w:ascii="Arial" w:hAnsi="Arial" w:cs="Arial"/>
        </w:rPr>
        <w:t xml:space="preserve">. Durch die Erstellung von einfachen Bilanzanalysen und der Erarbeitung eines ESG-Fragebogens, um Unternehmen ohne ESG Rating besser einordnen zu können, sowie zahleichen Aufgaben für den Vertrieb </w:t>
      </w:r>
      <w:proofErr w:type="spellStart"/>
      <w:r>
        <w:rPr>
          <w:rFonts w:ascii="Arial" w:hAnsi="Arial" w:cs="Arial"/>
        </w:rPr>
        <w:t>u.a</w:t>
      </w:r>
      <w:proofErr w:type="spellEnd"/>
      <w:r>
        <w:rPr>
          <w:rFonts w:ascii="Arial" w:hAnsi="Arial" w:cs="Arial"/>
        </w:rPr>
        <w:t xml:space="preserve"> USP-Analysen konnte ich mein wirtschaftliches Verständnis </w:t>
      </w:r>
      <w:del w:id="55" w:author="Tim Wendl" w:date="2023-08-31T22:47:00Z">
        <w:r w:rsidDel="00903B42">
          <w:rPr>
            <w:rFonts w:ascii="Arial" w:hAnsi="Arial" w:cs="Arial"/>
          </w:rPr>
          <w:delText xml:space="preserve">verfeinern </w:delText>
        </w:r>
      </w:del>
      <w:r>
        <w:rPr>
          <w:rFonts w:ascii="Arial" w:hAnsi="Arial" w:cs="Arial"/>
        </w:rPr>
        <w:t>und meine Fähigkeit mich in neue Situationen einzudenken verfeinern. Zudem konnte ich meinem Umgang mit Tools, wie PowerPoint/Excel perfektionieren.</w:t>
      </w:r>
    </w:p>
    <w:p w14:paraId="37B48FAC" w14:textId="77777777" w:rsidR="00004FA8" w:rsidRDefault="00004FA8" w:rsidP="00004FA8">
      <w:pPr>
        <w:rPr>
          <w:rFonts w:ascii="Arial" w:hAnsi="Arial" w:cs="Arial"/>
        </w:rPr>
      </w:pPr>
    </w:p>
    <w:p w14:paraId="24F8847D" w14:textId="77777777" w:rsidR="00004FA8" w:rsidRPr="00CC2941" w:rsidRDefault="00004FA8" w:rsidP="00004FA8">
      <w:pPr>
        <w:rPr>
          <w:rFonts w:ascii="Arial" w:hAnsi="Arial" w:cs="Arial"/>
          <w:b/>
          <w:bCs/>
        </w:rPr>
      </w:pPr>
      <w:r w:rsidRPr="00CC2941">
        <w:rPr>
          <w:rFonts w:ascii="Arial" w:hAnsi="Arial" w:cs="Arial"/>
          <w:b/>
          <w:bCs/>
        </w:rPr>
        <w:t>Studium und Engagement</w:t>
      </w:r>
    </w:p>
    <w:p w14:paraId="6CFF826E" w14:textId="77777777" w:rsidR="00004FA8" w:rsidRDefault="00004FA8" w:rsidP="00004FA8">
      <w:pPr>
        <w:rPr>
          <w:rFonts w:ascii="Arial" w:hAnsi="Arial" w:cs="Arial"/>
        </w:rPr>
      </w:pPr>
    </w:p>
    <w:p w14:paraId="213B99B1" w14:textId="77777777" w:rsidR="00004FA8" w:rsidRDefault="00004FA8" w:rsidP="00004FA8">
      <w:pPr>
        <w:rPr>
          <w:rFonts w:ascii="Georgia" w:hAnsi="Georgia"/>
          <w:sz w:val="22"/>
          <w:szCs w:val="22"/>
        </w:rPr>
      </w:pPr>
      <w:r>
        <w:rPr>
          <w:rFonts w:ascii="Arial" w:hAnsi="Arial" w:cs="Arial"/>
        </w:rPr>
        <w:t xml:space="preserve">Die Einblicke, die ich durch das Praktikum bei der </w:t>
      </w:r>
      <w:proofErr w:type="spellStart"/>
      <w:r>
        <w:rPr>
          <w:rFonts w:ascii="Arial" w:hAnsi="Arial" w:cs="Arial"/>
        </w:rPr>
        <w:t>Monega</w:t>
      </w:r>
      <w:proofErr w:type="spellEnd"/>
      <w:r>
        <w:rPr>
          <w:rFonts w:ascii="Arial" w:hAnsi="Arial" w:cs="Arial"/>
        </w:rPr>
        <w:t xml:space="preserve"> sammeln konnte, haben mich weiter bestärkt, das Studium der Betriebswirtschaftslehre zu beginnen. Hierbei habe ich mich aufgrund des guten Rufs der </w:t>
      </w:r>
      <w:proofErr w:type="spellStart"/>
      <w:r>
        <w:rPr>
          <w:rFonts w:ascii="Arial" w:hAnsi="Arial" w:cs="Arial"/>
        </w:rPr>
        <w:t>Wiso</w:t>
      </w:r>
      <w:proofErr w:type="spellEnd"/>
      <w:r>
        <w:rPr>
          <w:rFonts w:ascii="Arial" w:hAnsi="Arial" w:cs="Arial"/>
        </w:rPr>
        <w:t xml:space="preserve"> Fakultät der Uni Köln sowie der </w:t>
      </w:r>
      <w:r>
        <w:rPr>
          <w:rFonts w:ascii="Arial" w:hAnsi="Arial" w:cs="Arial"/>
        </w:rPr>
        <w:lastRenderedPageBreak/>
        <w:t xml:space="preserve">Möglichkeit Praktika im Umfeld zu absolvieren für die Uni Köln entschieden. So, wie erwartet, habe ich fortlaufend sehr viel Freude an den Inhalten. Besonders gefallen haben mir dabei Wirtschaftsinformatik und Accounting, da hier aktuelle Themen einen hohen stellen Wert haben und z.B. in der Wirtschaftsinformatik ein besonderer Fokus auf Digitalisierung liegt (SAP/ERP Systeme). Diese Komponente hat mir besonders viel Spaß gemacht (Aktuell 1.6 Schnitt). </w:t>
      </w:r>
      <w:r w:rsidRPr="00264655">
        <w:rPr>
          <w:rFonts w:ascii="Arial" w:hAnsi="Arial" w:cs="Arial"/>
        </w:rPr>
        <w:t>Neben dem Studium engagiere ich mich bei der Konrad-Adenauer-Stiftung e.V. und leite politische Bildungsseminare</w:t>
      </w:r>
      <w:r>
        <w:rPr>
          <w:rFonts w:ascii="Arial" w:hAnsi="Arial" w:cs="Arial"/>
        </w:rPr>
        <w:t>, da mir die politische Bildung unserer Gesellschaft sehr am Herzen liegt.</w:t>
      </w:r>
      <w:del w:id="56" w:author="Tim Wendl" w:date="2023-08-31T22:48:00Z">
        <w:r w:rsidRPr="00264655" w:rsidDel="00903B42">
          <w:rPr>
            <w:rFonts w:ascii="Arial" w:hAnsi="Arial" w:cs="Arial"/>
          </w:rPr>
          <w:delText xml:space="preserve"> </w:delText>
        </w:r>
        <w:r w:rsidRPr="00947800" w:rsidDel="00903B42">
          <w:rPr>
            <w:rFonts w:ascii="Arial" w:hAnsi="Arial" w:cs="Arial"/>
          </w:rPr>
          <w:delText>Hierbei bin ich für die Durchführung und effiziente Problembehebung bei organisatorischen Herausforderungen verantwortlich</w:delText>
        </w:r>
      </w:del>
      <w:ins w:id="57" w:author="Tim Wendl" w:date="2023-08-31T22:48:00Z">
        <w:r w:rsidRPr="00947800">
          <w:rPr>
            <w:rFonts w:ascii="Arial" w:hAnsi="Arial" w:cs="Arial"/>
            <w:rPrChange w:id="58" w:author="Tim Wendl" w:date="2023-08-31T22:50:00Z">
              <w:rPr>
                <w:rFonts w:ascii="Arial" w:hAnsi="Arial" w:cs="Arial"/>
                <w:highlight w:val="yellow"/>
              </w:rPr>
            </w:rPrChange>
          </w:rPr>
          <w:t xml:space="preserve"> Zudem habe ich seit </w:t>
        </w:r>
      </w:ins>
      <w:ins w:id="59" w:author="Tim Wendl" w:date="2023-08-31T22:50:00Z">
        <w:r>
          <w:rPr>
            <w:rFonts w:ascii="Arial" w:hAnsi="Arial" w:cs="Arial"/>
          </w:rPr>
          <w:t>O</w:t>
        </w:r>
      </w:ins>
      <w:ins w:id="60" w:author="Tim Wendl" w:date="2023-08-31T22:49:00Z">
        <w:r w:rsidRPr="00947800">
          <w:rPr>
            <w:rFonts w:ascii="Arial" w:hAnsi="Arial" w:cs="Arial"/>
            <w:rPrChange w:id="61" w:author="Tim Wendl" w:date="2023-08-31T22:50:00Z">
              <w:rPr>
                <w:rFonts w:ascii="Arial" w:hAnsi="Arial" w:cs="Arial"/>
                <w:highlight w:val="yellow"/>
              </w:rPr>
            </w:rPrChange>
          </w:rPr>
          <w:t xml:space="preserve">ktober angefangen regelmäßig den Debattierclub zu besuchen. Sowohl das Engagement bei der KAS, sowie der Debattierclub lassen mich immer wieder neue Situationen </w:t>
        </w:r>
      </w:ins>
      <w:ins w:id="62" w:author="Tim Wendl" w:date="2023-08-31T22:50:00Z">
        <w:r w:rsidRPr="00947800">
          <w:rPr>
            <w:rFonts w:ascii="Arial" w:hAnsi="Arial" w:cs="Arial"/>
            <w:rPrChange w:id="63" w:author="Tim Wendl" w:date="2023-08-31T22:50:00Z">
              <w:rPr>
                <w:rFonts w:ascii="Arial" w:hAnsi="Arial" w:cs="Arial"/>
                <w:highlight w:val="yellow"/>
              </w:rPr>
            </w:rPrChange>
          </w:rPr>
          <w:t>erleben.</w:t>
        </w:r>
      </w:ins>
      <w:r>
        <w:rPr>
          <w:rFonts w:ascii="Arial" w:hAnsi="Arial" w:cs="Arial"/>
        </w:rPr>
        <w:t xml:space="preserve"> Genau das ermöglicht mir die Strategieberatung. Alexander Leusch hat in höchsten Tönen von Ihnen berichtet. Da Sie als spezialisierte Beratung mit Fokus Digitalisierung auch den Fokus legen, den ich in meinem Studium bisher am spannendste finde freue ich mich sehr heute hier zu sein. </w:t>
      </w:r>
      <w:del w:id="64" w:author="Tim Wendl" w:date="2023-08-31T22:48:00Z">
        <w:r w:rsidRPr="00D379B2" w:rsidDel="00903B42">
          <w:rPr>
            <w:rFonts w:ascii="Arial" w:hAnsi="Arial" w:cs="Arial"/>
            <w:highlight w:val="yellow"/>
            <w:rPrChange w:id="65" w:author="jonas.stegh@pumpkincareers.com" w:date="2023-08-31T10:15:00Z">
              <w:rPr>
                <w:rFonts w:ascii="Arial" w:hAnsi="Arial" w:cs="Arial"/>
              </w:rPr>
            </w:rPrChange>
          </w:rPr>
          <w:delText>.</w:delText>
        </w:r>
      </w:del>
      <w:del w:id="66" w:author="Tim Wendl" w:date="2023-08-31T22:50:00Z">
        <w:r w:rsidDel="00947800">
          <w:rPr>
            <w:rFonts w:ascii="Arial" w:hAnsi="Arial" w:cs="Arial"/>
          </w:rPr>
          <w:delText xml:space="preserve"> So bin ich beispielsweise mit einer Stufe der EF nach Brüssel gefahren (Europa Seminar) und musste dort etwaige Probleme, die durch eine Verspätung unseres Busses aufgetreten sind, in kürzester Zeit lösen. </w:delText>
        </w:r>
        <w:r w:rsidRPr="00264655" w:rsidDel="00947800">
          <w:rPr>
            <w:rFonts w:ascii="Arial" w:hAnsi="Arial" w:cs="Arial"/>
          </w:rPr>
          <w:delText>Nicht nur in dieser Rolle, sondern auch als aktives Mitglied im Debattierclub</w:delText>
        </w:r>
        <w:r w:rsidDel="00947800">
          <w:rPr>
            <w:rFonts w:ascii="Arial" w:hAnsi="Arial" w:cs="Arial"/>
          </w:rPr>
          <w:delText xml:space="preserve">, steht die Fähigkeit, sich schnell auf neue Situationen einzulassen, im Mittelpunkt. </w:delText>
        </w:r>
      </w:del>
    </w:p>
    <w:p w14:paraId="0683EC27" w14:textId="77777777" w:rsidR="00004FA8" w:rsidRDefault="00004FA8" w:rsidP="00004FA8">
      <w:pPr>
        <w:rPr>
          <w:rFonts w:ascii="Georgia" w:hAnsi="Georgia"/>
          <w:sz w:val="22"/>
          <w:szCs w:val="22"/>
        </w:rPr>
      </w:pPr>
    </w:p>
    <w:p w14:paraId="0E074746" w14:textId="77777777" w:rsidR="00004FA8" w:rsidRDefault="00004FA8" w:rsidP="00004FA8">
      <w:pPr>
        <w:rPr>
          <w:ins w:id="67" w:author="Tim Wendl" w:date="2023-09-01T12:34:00Z"/>
          <w:rFonts w:ascii="Arial" w:hAnsi="Arial" w:cs="Arial"/>
        </w:rPr>
      </w:pPr>
      <w:r w:rsidRPr="00B7220C">
        <w:rPr>
          <w:rFonts w:ascii="Arial" w:hAnsi="Arial" w:cs="Arial"/>
        </w:rPr>
        <w:t xml:space="preserve">Bei KPMG Fokus auch auf Informatik/Accounting (Samen wäre hier die Bilanzanalyse bei der </w:t>
      </w:r>
      <w:proofErr w:type="spellStart"/>
      <w:r w:rsidRPr="00B7220C">
        <w:rPr>
          <w:rFonts w:ascii="Arial" w:hAnsi="Arial" w:cs="Arial"/>
        </w:rPr>
        <w:t>Monega</w:t>
      </w:r>
      <w:proofErr w:type="spellEnd"/>
      <w:r w:rsidRPr="00B7220C">
        <w:rPr>
          <w:rFonts w:ascii="Arial" w:hAnsi="Arial" w:cs="Arial"/>
        </w:rPr>
        <w:t xml:space="preserve">) </w:t>
      </w:r>
      <w:r w:rsidRPr="00B7220C">
        <w:rPr>
          <w:rFonts w:ascii="Arial" w:hAnsi="Arial" w:cs="Arial"/>
        </w:rPr>
        <w:sym w:font="Wingdings" w:char="F0E0"/>
      </w:r>
      <w:r w:rsidRPr="00B7220C">
        <w:rPr>
          <w:rFonts w:ascii="Arial" w:hAnsi="Arial" w:cs="Arial"/>
        </w:rPr>
        <w:t xml:space="preserve">IT-Audit(Prüfung von IT Prozessen als Vorbereitung auf Jahresabschluss Prüfung) als Schnittstelle zwischen diesen beiden Modulen. KPMG, weil unglaubliche Expertise, International und </w:t>
      </w:r>
      <w:proofErr w:type="spellStart"/>
      <w:r w:rsidRPr="00B7220C">
        <w:rPr>
          <w:rFonts w:ascii="Arial" w:hAnsi="Arial" w:cs="Arial"/>
        </w:rPr>
        <w:t>Healthcare</w:t>
      </w:r>
      <w:proofErr w:type="spellEnd"/>
      <w:r w:rsidRPr="00B7220C">
        <w:rPr>
          <w:rFonts w:ascii="Arial" w:hAnsi="Arial" w:cs="Arial"/>
        </w:rPr>
        <w:t xml:space="preserve"> Fokus </w:t>
      </w:r>
    </w:p>
    <w:p w14:paraId="3AC65623" w14:textId="77777777" w:rsidR="00290A69" w:rsidRDefault="00290A69"/>
    <w:sectPr w:rsidR="00290A6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im Wendl">
    <w15:presenceInfo w15:providerId="Windows Live" w15:userId="eaca631aa9d5ad81"/>
  </w15:person>
  <w15:person w15:author="jonas.stegh@pumpkincareers.com">
    <w15:presenceInfo w15:providerId="Windows Live" w15:userId="0586385806711b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revisionView w:markup="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FA8"/>
    <w:rsid w:val="00004FA8"/>
    <w:rsid w:val="00290A6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71A0C"/>
  <w15:chartTrackingRefBased/>
  <w15:docId w15:val="{D170B55A-C74A-40D3-8B19-3A4A739D2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04FA8"/>
    <w:pPr>
      <w:spacing w:after="0" w:line="240" w:lineRule="auto"/>
    </w:pPr>
    <w:rPr>
      <w:kern w:val="0"/>
      <w:sz w:val="24"/>
      <w:szCs w:val="24"/>
      <w14:ligatures w14:val="non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1038</Words>
  <Characters>6546</Characters>
  <Application>Microsoft Office Word</Application>
  <DocSecurity>0</DocSecurity>
  <Lines>54</Lines>
  <Paragraphs>15</Paragraphs>
  <ScaleCrop>false</ScaleCrop>
  <Company/>
  <LinksUpToDate>false</LinksUpToDate>
  <CharactersWithSpaces>7569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Wendl</dc:creator>
  <cp:keywords/>
  <dc:description/>
  <cp:lastModifiedBy>Tim Wendl</cp:lastModifiedBy>
  <cp:revision>1</cp:revision>
  <dcterms:created xsi:type="dcterms:W3CDTF">2023-09-01T17:00:00Z</dcterms:created>
  <dcterms:modified xsi:type="dcterms:W3CDTF">2023-09-01T17:01:00Z</dcterms:modified>
</cp:coreProperties>
</file>