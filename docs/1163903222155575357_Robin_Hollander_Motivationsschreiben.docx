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BF683" w14:textId="77777777" w:rsidR="00FF523B" w:rsidRPr="00F53E1D" w:rsidDel="00F53E1D" w:rsidRDefault="00FF523B" w:rsidP="00FF523B">
      <w:pPr>
        <w:rPr>
          <w:del w:id="0" w:author="David Döbele" w:date="2023-10-17T20:13:00Z"/>
          <w:sz w:val="20"/>
          <w:szCs w:val="20"/>
          <w:rPrChange w:id="1" w:author="David Döbele" w:date="2023-10-17T20:13:00Z">
            <w:rPr>
              <w:del w:id="2" w:author="David Döbele" w:date="2023-10-17T20:13:00Z"/>
            </w:rPr>
          </w:rPrChange>
        </w:rPr>
      </w:pPr>
      <w:r w:rsidRPr="00F53E1D">
        <w:rPr>
          <w:sz w:val="20"/>
          <w:szCs w:val="20"/>
          <w:rPrChange w:id="3" w:author="David Döbele" w:date="2023-10-17T20:13:00Z">
            <w:rPr/>
          </w:rPrChange>
        </w:rPr>
        <w:t>Sehr geehrte Damen und Herren,</w:t>
      </w:r>
    </w:p>
    <w:p w14:paraId="6F1CD3BB" w14:textId="77777777" w:rsidR="00FF523B" w:rsidRPr="00F53E1D" w:rsidRDefault="00FF523B" w:rsidP="00FF523B">
      <w:pPr>
        <w:rPr>
          <w:sz w:val="20"/>
          <w:szCs w:val="20"/>
          <w:rPrChange w:id="4" w:author="David Döbele" w:date="2023-10-17T20:13:00Z">
            <w:rPr/>
          </w:rPrChange>
        </w:rPr>
      </w:pPr>
    </w:p>
    <w:p w14:paraId="3FF3AC76" w14:textId="2A2AB388" w:rsidR="00FF523B" w:rsidRPr="00F53E1D" w:rsidDel="00F53E1D" w:rsidRDefault="00FF523B" w:rsidP="00FF523B">
      <w:pPr>
        <w:spacing w:after="0"/>
        <w:rPr>
          <w:del w:id="5" w:author="David Döbele" w:date="2023-10-17T20:08:00Z"/>
          <w:sz w:val="20"/>
          <w:szCs w:val="20"/>
          <w:rPrChange w:id="6" w:author="David Döbele" w:date="2023-10-17T20:13:00Z">
            <w:rPr>
              <w:del w:id="7" w:author="David Döbele" w:date="2023-10-17T20:08:00Z"/>
            </w:rPr>
          </w:rPrChange>
        </w:rPr>
      </w:pPr>
      <w:r w:rsidRPr="00F53E1D">
        <w:rPr>
          <w:sz w:val="20"/>
          <w:szCs w:val="20"/>
          <w:rPrChange w:id="8" w:author="David Döbele" w:date="2023-10-17T20:13:00Z">
            <w:rPr/>
          </w:rPrChange>
        </w:rPr>
        <w:t xml:space="preserve">mit diesem Motivationsschreiben möchte ich Ihnen näherbringen, warum ich unbedingt an der Frankfurt School </w:t>
      </w:r>
      <w:proofErr w:type="spellStart"/>
      <w:r w:rsidRPr="00F53E1D">
        <w:rPr>
          <w:sz w:val="20"/>
          <w:szCs w:val="20"/>
          <w:rPrChange w:id="9" w:author="David Döbele" w:date="2023-10-17T20:13:00Z">
            <w:rPr/>
          </w:rPrChange>
        </w:rPr>
        <w:t>of</w:t>
      </w:r>
      <w:proofErr w:type="spellEnd"/>
      <w:r w:rsidRPr="00F53E1D">
        <w:rPr>
          <w:sz w:val="20"/>
          <w:szCs w:val="20"/>
          <w:rPrChange w:id="10" w:author="David Döbele" w:date="2023-10-17T20:13:00Z">
            <w:rPr/>
          </w:rPrChange>
        </w:rPr>
        <w:t xml:space="preserve"> Finance &amp; Management studieren möchte. Während der Ausbildung zum Bankkaufmann habe ich schnell gemerkt, dass ich nicht nur Freude an der Praxis in der Bank habe, sondern auch der Berufsschulunterricht</w:t>
      </w:r>
      <w:r w:rsidRPr="00F53E1D">
        <w:rPr>
          <w:rFonts w:ascii="Calibri" w:hAnsi="Calibri" w:cs="Calibri"/>
          <w:sz w:val="20"/>
          <w:szCs w:val="20"/>
          <w:rPrChange w:id="11" w:author="David Döbele" w:date="2023-10-17T20:13:00Z">
            <w:rPr>
              <w:rFonts w:ascii="Calibri" w:hAnsi="Calibri" w:cs="Calibri"/>
            </w:rPr>
          </w:rPrChange>
        </w:rPr>
        <w:t xml:space="preserve"> hat mir sehr viel Freude bereitet. Besonders interessant waren komplexere Themen, die wir uns als Auszubildende herleiten mussten und im Nachhinein oft erörtert haben. Außerordentlich angesprochen hat es mich in diesen Momenten, mit leistungsstarken Mitschülern Themen herzuleiten, um diese zu verstehen. War dies einmal der Fall und wir hatten es </w:t>
      </w:r>
      <w:r w:rsidRPr="00F53E1D">
        <w:rPr>
          <w:rFonts w:ascii="Calibri" w:hAnsi="Calibri" w:cs="Calibri"/>
          <w:color w:val="FF0000"/>
          <w:sz w:val="20"/>
          <w:szCs w:val="20"/>
          <w:rPrChange w:id="12" w:author="David Döbele" w:date="2023-10-17T20:13:00Z">
            <w:rPr>
              <w:rFonts w:ascii="Calibri" w:hAnsi="Calibri" w:cs="Calibri"/>
              <w:color w:val="FF0000"/>
            </w:rPr>
          </w:rPrChange>
        </w:rPr>
        <w:t>wirklich</w:t>
      </w:r>
      <w:r w:rsidRPr="00F53E1D">
        <w:rPr>
          <w:rFonts w:ascii="Calibri" w:hAnsi="Calibri" w:cs="Calibri"/>
          <w:sz w:val="20"/>
          <w:szCs w:val="20"/>
          <w:rPrChange w:id="13" w:author="David Döbele" w:date="2023-10-17T20:13:00Z">
            <w:rPr>
              <w:rFonts w:ascii="Calibri" w:hAnsi="Calibri" w:cs="Calibri"/>
            </w:rPr>
          </w:rPrChange>
        </w:rPr>
        <w:t xml:space="preserve"> verstanden, konnten wir unseren Mitauszubildenden helfen. Dies ist einer der Gründe, warum ich die Frankfurt School als </w:t>
      </w:r>
      <w:r w:rsidRPr="00F53E1D">
        <w:rPr>
          <w:rFonts w:ascii="Calibri" w:hAnsi="Calibri" w:cs="Calibri"/>
          <w:color w:val="FF0000"/>
          <w:sz w:val="20"/>
          <w:szCs w:val="20"/>
          <w:rPrChange w:id="14" w:author="David Döbele" w:date="2023-10-17T20:13:00Z">
            <w:rPr>
              <w:rFonts w:ascii="Calibri" w:hAnsi="Calibri" w:cs="Calibri"/>
              <w:color w:val="FF0000"/>
            </w:rPr>
          </w:rPrChange>
        </w:rPr>
        <w:t>Universität</w:t>
      </w:r>
      <w:r w:rsidRPr="00F53E1D">
        <w:rPr>
          <w:rFonts w:ascii="Calibri" w:hAnsi="Calibri" w:cs="Calibri"/>
          <w:sz w:val="20"/>
          <w:szCs w:val="20"/>
          <w:rPrChange w:id="15" w:author="David Döbele" w:date="2023-10-17T20:13:00Z">
            <w:rPr>
              <w:rFonts w:ascii="Calibri" w:hAnsi="Calibri" w:cs="Calibri"/>
            </w:rPr>
          </w:rPrChange>
        </w:rPr>
        <w:t xml:space="preserve"> besuchen möchte. Gerade durch ein ambitioniertes und motiviertes Umfeld lassen sich gemeinsam noch viel mehr Synergien freisetzen, die jeden meiner zukünftigen Kommilitonen und mich weiterbringen. Neben diesen wertvollen Kommilitonen wird der Student bei Ihnen noch weiter gefördert und unterstützt. Mit dem Career Service</w:t>
      </w:r>
      <w:del w:id="16" w:author="David Döbele" w:date="2023-10-17T20:07:00Z">
        <w:r w:rsidR="00F53E1D" w:rsidRPr="00F53E1D" w:rsidDel="00F53E1D">
          <w:rPr>
            <w:rFonts w:ascii="Calibri" w:hAnsi="Calibri" w:cs="Calibri"/>
            <w:sz w:val="20"/>
            <w:szCs w:val="20"/>
            <w:rPrChange w:id="17" w:author="David Döbele" w:date="2023-10-17T20:13:00Z">
              <w:rPr>
                <w:rFonts w:ascii="Calibri" w:hAnsi="Calibri" w:cs="Calibri"/>
              </w:rPr>
            </w:rPrChange>
          </w:rPr>
          <w:delText>s</w:delText>
        </w:r>
      </w:del>
      <w:r w:rsidRPr="00F53E1D">
        <w:rPr>
          <w:rFonts w:ascii="Calibri" w:hAnsi="Calibri" w:cs="Calibri"/>
          <w:sz w:val="20"/>
          <w:szCs w:val="20"/>
          <w:rPrChange w:id="18" w:author="David Döbele" w:date="2023-10-17T20:13:00Z">
            <w:rPr>
              <w:rFonts w:ascii="Calibri" w:hAnsi="Calibri" w:cs="Calibri"/>
            </w:rPr>
          </w:rPrChange>
        </w:rPr>
        <w:t xml:space="preserve"> ist es möglich, sich perfekt auf den Berufseinstieg nach dem Bachelor vorzubereiten</w:t>
      </w:r>
      <w:del w:id="19" w:author="David Döbele" w:date="2023-10-17T20:08:00Z">
        <w:r w:rsidRPr="00F53E1D" w:rsidDel="00F53E1D">
          <w:rPr>
            <w:rFonts w:ascii="Calibri" w:hAnsi="Calibri" w:cs="Calibri"/>
            <w:sz w:val="20"/>
            <w:szCs w:val="20"/>
            <w:rPrChange w:id="20" w:author="David Döbele" w:date="2023-10-17T20:13:00Z">
              <w:rPr>
                <w:rFonts w:ascii="Calibri" w:hAnsi="Calibri" w:cs="Calibri"/>
              </w:rPr>
            </w:rPrChange>
          </w:rPr>
          <w:delText>. Somit</w:delText>
        </w:r>
      </w:del>
      <w:ins w:id="21" w:author="David Döbele" w:date="2023-10-17T20:08:00Z">
        <w:r w:rsidR="00F53E1D" w:rsidRPr="00F53E1D">
          <w:rPr>
            <w:rFonts w:ascii="Calibri" w:hAnsi="Calibri" w:cs="Calibri"/>
            <w:sz w:val="20"/>
            <w:szCs w:val="20"/>
            <w:rPrChange w:id="22" w:author="David Döbele" w:date="2023-10-17T20:13:00Z">
              <w:rPr>
                <w:rFonts w:ascii="Calibri" w:hAnsi="Calibri" w:cs="Calibri"/>
              </w:rPr>
            </w:rPrChange>
          </w:rPr>
          <w:t>, da man</w:t>
        </w:r>
      </w:ins>
      <w:r w:rsidRPr="00F53E1D">
        <w:rPr>
          <w:rFonts w:ascii="Calibri" w:hAnsi="Calibri" w:cs="Calibri"/>
          <w:sz w:val="20"/>
          <w:szCs w:val="20"/>
          <w:rPrChange w:id="23" w:author="David Döbele" w:date="2023-10-17T20:13:00Z">
            <w:rPr>
              <w:rFonts w:ascii="Calibri" w:hAnsi="Calibri" w:cs="Calibri"/>
            </w:rPr>
          </w:rPrChange>
        </w:rPr>
        <w:t xml:space="preserve"> mit den Top-Unternehmen der </w:t>
      </w:r>
      <w:r w:rsidRPr="00F53E1D">
        <w:rPr>
          <w:rFonts w:ascii="Calibri" w:hAnsi="Calibri" w:cs="Calibri"/>
          <w:color w:val="FF0000"/>
          <w:sz w:val="20"/>
          <w:szCs w:val="20"/>
          <w:rPrChange w:id="24" w:author="David Döbele" w:date="2023-10-17T20:13:00Z">
            <w:rPr>
              <w:rFonts w:ascii="Calibri" w:hAnsi="Calibri" w:cs="Calibri"/>
              <w:color w:val="FF0000"/>
            </w:rPr>
          </w:rPrChange>
        </w:rPr>
        <w:t>Finance Branche</w:t>
      </w:r>
      <w:r w:rsidRPr="00F53E1D">
        <w:rPr>
          <w:rFonts w:ascii="Calibri" w:hAnsi="Calibri" w:cs="Calibri"/>
          <w:sz w:val="20"/>
          <w:szCs w:val="20"/>
          <w:rPrChange w:id="25" w:author="David Döbele" w:date="2023-10-17T20:13:00Z">
            <w:rPr>
              <w:rFonts w:ascii="Calibri" w:hAnsi="Calibri" w:cs="Calibri"/>
            </w:rPr>
          </w:rPrChange>
        </w:rPr>
        <w:t xml:space="preserve"> </w:t>
      </w:r>
      <w:ins w:id="26" w:author="David Döbele" w:date="2023-10-17T20:08:00Z">
        <w:r w:rsidR="00F53E1D" w:rsidRPr="00F53E1D">
          <w:rPr>
            <w:rFonts w:ascii="Calibri" w:hAnsi="Calibri" w:cs="Calibri"/>
            <w:sz w:val="20"/>
            <w:szCs w:val="20"/>
            <w:rPrChange w:id="27" w:author="David Döbele" w:date="2023-10-17T20:13:00Z">
              <w:rPr>
                <w:rFonts w:ascii="Calibri" w:hAnsi="Calibri" w:cs="Calibri"/>
              </w:rPr>
            </w:rPrChange>
          </w:rPr>
          <w:t xml:space="preserve">schon früh </w:t>
        </w:r>
      </w:ins>
      <w:r w:rsidRPr="00F53E1D">
        <w:rPr>
          <w:rFonts w:ascii="Calibri" w:hAnsi="Calibri" w:cs="Calibri"/>
          <w:sz w:val="20"/>
          <w:szCs w:val="20"/>
          <w:rPrChange w:id="28" w:author="David Döbele" w:date="2023-10-17T20:13:00Z">
            <w:rPr>
              <w:rFonts w:ascii="Calibri" w:hAnsi="Calibri" w:cs="Calibri"/>
            </w:rPr>
          </w:rPrChange>
        </w:rPr>
        <w:t xml:space="preserve">in Kontakt </w:t>
      </w:r>
      <w:del w:id="29" w:author="David Döbele" w:date="2023-10-17T20:08:00Z">
        <w:r w:rsidRPr="00F53E1D" w:rsidDel="00F53E1D">
          <w:rPr>
            <w:rFonts w:ascii="Calibri" w:hAnsi="Calibri" w:cs="Calibri"/>
            <w:sz w:val="20"/>
            <w:szCs w:val="20"/>
            <w:rPrChange w:id="30" w:author="David Döbele" w:date="2023-10-17T20:13:00Z">
              <w:rPr>
                <w:rFonts w:ascii="Calibri" w:hAnsi="Calibri" w:cs="Calibri"/>
              </w:rPr>
            </w:rPrChange>
          </w:rPr>
          <w:delText xml:space="preserve">zu </w:delText>
        </w:r>
      </w:del>
      <w:r w:rsidRPr="00F53E1D">
        <w:rPr>
          <w:rFonts w:ascii="Calibri" w:hAnsi="Calibri" w:cs="Calibri"/>
          <w:sz w:val="20"/>
          <w:szCs w:val="20"/>
          <w:rPrChange w:id="31" w:author="David Döbele" w:date="2023-10-17T20:13:00Z">
            <w:rPr>
              <w:rFonts w:ascii="Calibri" w:hAnsi="Calibri" w:cs="Calibri"/>
            </w:rPr>
          </w:rPrChange>
        </w:rPr>
        <w:t>treten</w:t>
      </w:r>
      <w:ins w:id="32" w:author="David Döbele" w:date="2023-10-17T20:08:00Z">
        <w:r w:rsidR="00F53E1D" w:rsidRPr="00F53E1D">
          <w:rPr>
            <w:rFonts w:ascii="Calibri" w:hAnsi="Calibri" w:cs="Calibri"/>
            <w:sz w:val="20"/>
            <w:szCs w:val="20"/>
            <w:rPrChange w:id="33" w:author="David Döbele" w:date="2023-10-17T20:13:00Z">
              <w:rPr>
                <w:rFonts w:ascii="Calibri" w:hAnsi="Calibri" w:cs="Calibri"/>
              </w:rPr>
            </w:rPrChange>
          </w:rPr>
          <w:t xml:space="preserve"> kann</w:t>
        </w:r>
      </w:ins>
      <w:r w:rsidRPr="00F53E1D">
        <w:rPr>
          <w:rFonts w:ascii="Calibri" w:hAnsi="Calibri" w:cs="Calibri"/>
          <w:sz w:val="20"/>
          <w:szCs w:val="20"/>
          <w:rPrChange w:id="34" w:author="David Döbele" w:date="2023-10-17T20:13:00Z">
            <w:rPr>
              <w:rFonts w:ascii="Calibri" w:hAnsi="Calibri" w:cs="Calibri"/>
            </w:rPr>
          </w:rPrChange>
        </w:rPr>
        <w:t xml:space="preserve">. </w:t>
      </w:r>
      <w:del w:id="35" w:author="David Döbele" w:date="2023-10-17T20:08:00Z">
        <w:r w:rsidRPr="00F53E1D" w:rsidDel="00F53E1D">
          <w:rPr>
            <w:rFonts w:ascii="Calibri" w:hAnsi="Calibri" w:cs="Calibri"/>
            <w:sz w:val="20"/>
            <w:szCs w:val="20"/>
            <w:rPrChange w:id="36" w:author="David Döbele" w:date="2023-10-17T20:13:00Z">
              <w:rPr>
                <w:rFonts w:ascii="Calibri" w:hAnsi="Calibri" w:cs="Calibri"/>
              </w:rPr>
            </w:rPrChange>
          </w:rPr>
          <w:delText xml:space="preserve">Wobei </w:delText>
        </w:r>
      </w:del>
      <w:ins w:id="37" w:author="David Döbele" w:date="2023-10-17T20:08:00Z">
        <w:r w:rsidR="00F53E1D" w:rsidRPr="00F53E1D">
          <w:rPr>
            <w:rFonts w:ascii="Calibri" w:hAnsi="Calibri" w:cs="Calibri"/>
            <w:sz w:val="20"/>
            <w:szCs w:val="20"/>
            <w:rPrChange w:id="38" w:author="David Döbele" w:date="2023-10-17T20:13:00Z">
              <w:rPr>
                <w:rFonts w:ascii="Calibri" w:hAnsi="Calibri" w:cs="Calibri"/>
              </w:rPr>
            </w:rPrChange>
          </w:rPr>
          <w:t>Auch</w:t>
        </w:r>
        <w:r w:rsidR="00F53E1D" w:rsidRPr="00F53E1D">
          <w:rPr>
            <w:rFonts w:ascii="Calibri" w:hAnsi="Calibri" w:cs="Calibri"/>
            <w:sz w:val="20"/>
            <w:szCs w:val="20"/>
            <w:rPrChange w:id="39" w:author="David Döbele" w:date="2023-10-17T20:13:00Z">
              <w:rPr>
                <w:rFonts w:ascii="Calibri" w:hAnsi="Calibri" w:cs="Calibri"/>
              </w:rPr>
            </w:rPrChange>
          </w:rPr>
          <w:t xml:space="preserve"> </w:t>
        </w:r>
      </w:ins>
      <w:r w:rsidRPr="00F53E1D">
        <w:rPr>
          <w:rFonts w:ascii="Calibri" w:hAnsi="Calibri" w:cs="Calibri"/>
          <w:sz w:val="20"/>
          <w:szCs w:val="20"/>
          <w:rPrChange w:id="40" w:author="David Döbele" w:date="2023-10-17T20:13:00Z">
            <w:rPr>
              <w:rFonts w:ascii="Calibri" w:hAnsi="Calibri" w:cs="Calibri"/>
            </w:rPr>
          </w:rPrChange>
        </w:rPr>
        <w:t xml:space="preserve">die ausgezeichnete Reputation </w:t>
      </w:r>
      <w:ins w:id="41" w:author="David Döbele" w:date="2023-10-17T20:08:00Z">
        <w:r w:rsidR="00F53E1D" w:rsidRPr="00F53E1D">
          <w:rPr>
            <w:rFonts w:ascii="Calibri" w:hAnsi="Calibri" w:cs="Calibri"/>
            <w:sz w:val="20"/>
            <w:szCs w:val="20"/>
            <w:rPrChange w:id="42" w:author="David Döbele" w:date="2023-10-17T20:13:00Z">
              <w:rPr>
                <w:rFonts w:ascii="Calibri" w:hAnsi="Calibri" w:cs="Calibri"/>
              </w:rPr>
            </w:rPrChange>
          </w:rPr>
          <w:t xml:space="preserve">hilft dabei </w:t>
        </w:r>
      </w:ins>
      <w:r w:rsidRPr="00F53E1D">
        <w:rPr>
          <w:rFonts w:ascii="Calibri" w:hAnsi="Calibri" w:cs="Calibri"/>
          <w:sz w:val="20"/>
          <w:szCs w:val="20"/>
          <w:rPrChange w:id="43" w:author="David Döbele" w:date="2023-10-17T20:13:00Z">
            <w:rPr>
              <w:rFonts w:ascii="Calibri" w:hAnsi="Calibri" w:cs="Calibri"/>
            </w:rPr>
          </w:rPrChange>
        </w:rPr>
        <w:t>zusätzlich</w:t>
      </w:r>
      <w:del w:id="44" w:author="David Döbele" w:date="2023-10-17T20:08:00Z">
        <w:r w:rsidRPr="00F53E1D" w:rsidDel="00F53E1D">
          <w:rPr>
            <w:rFonts w:ascii="Calibri" w:hAnsi="Calibri" w:cs="Calibri"/>
            <w:sz w:val="20"/>
            <w:szCs w:val="20"/>
            <w:rPrChange w:id="45" w:author="David Döbele" w:date="2023-10-17T20:13:00Z">
              <w:rPr>
                <w:rFonts w:ascii="Calibri" w:hAnsi="Calibri" w:cs="Calibri"/>
              </w:rPr>
            </w:rPrChange>
          </w:rPr>
          <w:delText xml:space="preserve"> hilft</w:delText>
        </w:r>
      </w:del>
      <w:r w:rsidRPr="00F53E1D">
        <w:rPr>
          <w:rFonts w:ascii="Calibri" w:hAnsi="Calibri" w:cs="Calibri"/>
          <w:sz w:val="20"/>
          <w:szCs w:val="20"/>
          <w:rPrChange w:id="46" w:author="David Döbele" w:date="2023-10-17T20:13:00Z">
            <w:rPr>
              <w:rFonts w:ascii="Calibri" w:hAnsi="Calibri" w:cs="Calibri"/>
            </w:rPr>
          </w:rPrChange>
        </w:rPr>
        <w:t xml:space="preserve">, da die Frankfurt School gerade für eine starke Ausbildung im </w:t>
      </w:r>
      <w:r w:rsidRPr="00F53E1D">
        <w:rPr>
          <w:rFonts w:ascii="Calibri" w:hAnsi="Calibri" w:cs="Calibri"/>
          <w:color w:val="FF0000"/>
          <w:sz w:val="20"/>
          <w:szCs w:val="20"/>
          <w:rPrChange w:id="47" w:author="David Döbele" w:date="2023-10-17T20:13:00Z">
            <w:rPr>
              <w:rFonts w:ascii="Calibri" w:hAnsi="Calibri" w:cs="Calibri"/>
              <w:color w:val="FF0000"/>
            </w:rPr>
          </w:rPrChange>
        </w:rPr>
        <w:t xml:space="preserve">Finance Bereich </w:t>
      </w:r>
      <w:r w:rsidRPr="00F53E1D">
        <w:rPr>
          <w:rFonts w:ascii="Calibri" w:hAnsi="Calibri" w:cs="Calibri"/>
          <w:sz w:val="20"/>
          <w:szCs w:val="20"/>
          <w:rPrChange w:id="48" w:author="David Döbele" w:date="2023-10-17T20:13:00Z">
            <w:rPr>
              <w:rFonts w:ascii="Calibri" w:hAnsi="Calibri" w:cs="Calibri"/>
            </w:rPr>
          </w:rPrChange>
        </w:rPr>
        <w:t>bekannt ist. Ihnen ist nicht nur die akademische Ausbildung der Studierenden wichtig, sondern auch der Praxisbezug, um von diesem Wissen profitieren zu können.</w:t>
      </w:r>
    </w:p>
    <w:p w14:paraId="022C0AB4" w14:textId="77777777" w:rsidR="00FF523B" w:rsidRPr="00F53E1D" w:rsidRDefault="00FF523B" w:rsidP="00FF523B">
      <w:pPr>
        <w:spacing w:after="0"/>
        <w:rPr>
          <w:sz w:val="20"/>
          <w:szCs w:val="20"/>
          <w:rPrChange w:id="49" w:author="David Döbele" w:date="2023-10-17T20:13:00Z">
            <w:rPr/>
          </w:rPrChange>
        </w:rPr>
      </w:pPr>
    </w:p>
    <w:p w14:paraId="6EA35B14" w14:textId="77777777" w:rsidR="00FF523B" w:rsidRPr="00F53E1D" w:rsidRDefault="00FF523B" w:rsidP="00FF523B">
      <w:pPr>
        <w:spacing w:after="0"/>
        <w:rPr>
          <w:sz w:val="20"/>
          <w:szCs w:val="20"/>
          <w:rPrChange w:id="50" w:author="David Döbele" w:date="2023-10-17T20:13:00Z">
            <w:rPr/>
          </w:rPrChange>
        </w:rPr>
      </w:pPr>
    </w:p>
    <w:p w14:paraId="0BE9F73F" w14:textId="77777777" w:rsidR="00FF523B" w:rsidRPr="00F53E1D" w:rsidRDefault="00FF523B" w:rsidP="00FF523B">
      <w:pPr>
        <w:spacing w:after="0"/>
        <w:rPr>
          <w:sz w:val="20"/>
          <w:szCs w:val="20"/>
          <w:rPrChange w:id="51" w:author="David Döbele" w:date="2023-10-17T20:13:00Z">
            <w:rPr/>
          </w:rPrChange>
        </w:rPr>
      </w:pPr>
      <w:r w:rsidRPr="00F53E1D">
        <w:rPr>
          <w:sz w:val="20"/>
          <w:szCs w:val="20"/>
          <w:rPrChange w:id="52" w:author="David Döbele" w:date="2023-10-17T20:13:00Z">
            <w:rPr/>
          </w:rPrChange>
        </w:rPr>
        <w:t xml:space="preserve">Deshalb bin ich sehr an dem Bachelor in BWL (BA) in Frankfurt interessiert. Hier bekomme ich zusätzlich die Chance, meinen Lebenslauf neben der akademischen Laufbahn auch mit praktischen Erfahrungen zu erweitern. Außerdem bin ich der Meinung, dass die praktischen Erfahrungen hervorragend für das Verständnis des theoretischen Inhaltes sind. Aber nicht nur von praktischen Erfahrungen werde ich in diesem Bachelorprogramm profitieren. Neben den Freundschaften, die im Studium entstehen, habe ich auch die Möglichkeit, ein breites Netzwerk in der </w:t>
      </w:r>
      <w:r w:rsidRPr="00F53E1D">
        <w:rPr>
          <w:color w:val="FF0000"/>
          <w:sz w:val="20"/>
          <w:szCs w:val="20"/>
          <w:rPrChange w:id="53" w:author="David Döbele" w:date="2023-10-17T20:13:00Z">
            <w:rPr>
              <w:color w:val="FF0000"/>
            </w:rPr>
          </w:rPrChange>
        </w:rPr>
        <w:t xml:space="preserve">Finance Branche </w:t>
      </w:r>
      <w:r w:rsidRPr="00F53E1D">
        <w:rPr>
          <w:sz w:val="20"/>
          <w:szCs w:val="20"/>
          <w:rPrChange w:id="54" w:author="David Döbele" w:date="2023-10-17T20:13:00Z">
            <w:rPr/>
          </w:rPrChange>
        </w:rPr>
        <w:t xml:space="preserve">aufzubauen. </w:t>
      </w:r>
    </w:p>
    <w:p w14:paraId="29BEE25C" w14:textId="77777777" w:rsidR="00FF523B" w:rsidRPr="00F53E1D" w:rsidRDefault="00FF523B" w:rsidP="00FF523B">
      <w:pPr>
        <w:spacing w:after="0"/>
        <w:rPr>
          <w:sz w:val="20"/>
          <w:szCs w:val="20"/>
          <w:rPrChange w:id="55" w:author="David Döbele" w:date="2023-10-17T20:13:00Z">
            <w:rPr/>
          </w:rPrChange>
        </w:rPr>
      </w:pPr>
    </w:p>
    <w:p w14:paraId="5C5845C7" w14:textId="2D6327F3" w:rsidR="00F53E1D" w:rsidRDefault="00FF523B" w:rsidP="00FF523B">
      <w:pPr>
        <w:spacing w:after="0"/>
        <w:rPr>
          <w:ins w:id="56" w:author="David Döbele" w:date="2023-10-17T20:13:00Z"/>
          <w:i/>
          <w:iCs/>
          <w:sz w:val="20"/>
          <w:szCs w:val="20"/>
        </w:rPr>
      </w:pPr>
      <w:r w:rsidRPr="00F53E1D">
        <w:rPr>
          <w:sz w:val="20"/>
          <w:szCs w:val="20"/>
          <w:rPrChange w:id="57" w:author="David Döbele" w:date="2023-10-17T20:13:00Z">
            <w:rPr/>
          </w:rPrChange>
        </w:rPr>
        <w:t>Dieses Programm ist für mich besonders interessant, da ich kurz nach Beginn des ersten Semesters bereits 25 Jahre alt werde. In diesem Fall kann ich als zukünftiger Studierender von meiner bereits gesammelten Expertise während Praktika und Ausbildung profitieren und diese gerade an jüngere</w:t>
      </w:r>
      <w:del w:id="58" w:author="David Döbele" w:date="2023-10-17T20:09:00Z">
        <w:r w:rsidRPr="00F53E1D" w:rsidDel="00F53E1D">
          <w:rPr>
            <w:sz w:val="20"/>
            <w:szCs w:val="20"/>
            <w:rPrChange w:id="59" w:author="David Döbele" w:date="2023-10-17T20:13:00Z">
              <w:rPr/>
            </w:rPrChange>
          </w:rPr>
          <w:delText>n</w:delText>
        </w:r>
      </w:del>
      <w:r w:rsidRPr="00F53E1D">
        <w:rPr>
          <w:sz w:val="20"/>
          <w:szCs w:val="20"/>
          <w:rPrChange w:id="60" w:author="David Döbele" w:date="2023-10-17T20:13:00Z">
            <w:rPr/>
          </w:rPrChange>
        </w:rPr>
        <w:t xml:space="preserve"> Kommilitonen weitergeben. Ergänzend hierzu habe ich </w:t>
      </w:r>
      <w:ins w:id="61" w:author="David Döbele" w:date="2023-10-17T20:09:00Z">
        <w:r w:rsidR="00F53E1D" w:rsidRPr="00F53E1D">
          <w:rPr>
            <w:sz w:val="20"/>
            <w:szCs w:val="20"/>
            <w:rPrChange w:id="62" w:author="David Döbele" w:date="2023-10-17T20:13:00Z">
              <w:rPr/>
            </w:rPrChange>
          </w:rPr>
          <w:t>mich schon genau damit auseinandergesetzt, wo ich später arbeiten möchte – so hat sich nach intensiver Recherche und durch meine Praxiserfahrungen für mich herauskristal</w:t>
        </w:r>
      </w:ins>
      <w:ins w:id="63" w:author="David Döbele" w:date="2023-10-17T20:10:00Z">
        <w:r w:rsidR="00F53E1D" w:rsidRPr="00F53E1D">
          <w:rPr>
            <w:sz w:val="20"/>
            <w:szCs w:val="20"/>
            <w:rPrChange w:id="64" w:author="David Döbele" w:date="2023-10-17T20:13:00Z">
              <w:rPr/>
            </w:rPrChange>
          </w:rPr>
          <w:t xml:space="preserve">lisiert, dass ich gerne im Private Equity Karriere machen möchte. Hier reizt mich vor allem, dass man neben der investierenden Rolle, die ich auch aus meinem Praktikum bei der Union Investment kenne, auch eine unternehmerische Rolle einnehmen muss. </w:t>
        </w:r>
      </w:ins>
      <w:ins w:id="65" w:author="David Döbele" w:date="2023-10-17T20:11:00Z">
        <w:r w:rsidR="00F53E1D" w:rsidRPr="00F53E1D">
          <w:rPr>
            <w:sz w:val="20"/>
            <w:szCs w:val="20"/>
            <w:rPrChange w:id="66" w:author="David Döbele" w:date="2023-10-17T20:13:00Z">
              <w:rPr/>
            </w:rPrChange>
          </w:rPr>
          <w:t>Ich bin mir sicher, dass mich das Studium an der Frankfurt School nicht nur durch die zahlreichen wertvollen Kontakte, sondern auch durch Kurse wie X oder Y perfekt auf eine Karriere im Private Equit</w:t>
        </w:r>
      </w:ins>
      <w:ins w:id="67" w:author="David Döbele" w:date="2023-10-17T20:12:00Z">
        <w:r w:rsidR="00F53E1D" w:rsidRPr="00F53E1D">
          <w:rPr>
            <w:sz w:val="20"/>
            <w:szCs w:val="20"/>
            <w:rPrChange w:id="68" w:author="David Döbele" w:date="2023-10-17T20:13:00Z">
              <w:rPr/>
            </w:rPrChange>
          </w:rPr>
          <w:t xml:space="preserve">y vorbereitet. Auch das vorgegebene Auslandssemester wird mir viele weitere wertvolle Skills mit an die Hand geben, </w:t>
        </w:r>
        <w:r w:rsidR="00F53E1D" w:rsidRPr="00F53E1D">
          <w:rPr>
            <w:i/>
            <w:iCs/>
            <w:sz w:val="20"/>
            <w:szCs w:val="20"/>
            <w:rPrChange w:id="69" w:author="David Döbele" w:date="2023-10-17T20:13:00Z">
              <w:rPr/>
            </w:rPrChange>
          </w:rPr>
          <w:t xml:space="preserve">die meine Persönlichkeit reifen </w:t>
        </w:r>
        <w:proofErr w:type="gramStart"/>
        <w:r w:rsidR="00F53E1D" w:rsidRPr="00F53E1D">
          <w:rPr>
            <w:i/>
            <w:iCs/>
            <w:sz w:val="20"/>
            <w:szCs w:val="20"/>
            <w:rPrChange w:id="70" w:author="David Döbele" w:date="2023-10-17T20:13:00Z">
              <w:rPr/>
            </w:rPrChange>
          </w:rPr>
          <w:t>lassen</w:t>
        </w:r>
        <w:proofErr w:type="gramEnd"/>
        <w:r w:rsidR="00F53E1D" w:rsidRPr="00F53E1D">
          <w:rPr>
            <w:i/>
            <w:iCs/>
            <w:sz w:val="20"/>
            <w:szCs w:val="20"/>
            <w:rPrChange w:id="71" w:author="David Döbele" w:date="2023-10-17T20:13:00Z">
              <w:rPr/>
            </w:rPrChange>
          </w:rPr>
          <w:t xml:space="preserve"> werden.</w:t>
        </w:r>
      </w:ins>
      <w:del w:id="72" w:author="David Döbele" w:date="2023-10-17T20:09:00Z">
        <w:r w:rsidRPr="00F53E1D" w:rsidDel="00F53E1D">
          <w:rPr>
            <w:sz w:val="20"/>
            <w:szCs w:val="20"/>
            <w:rPrChange w:id="73" w:author="David Döbele" w:date="2023-10-17T20:13:00Z">
              <w:rPr/>
            </w:rPrChange>
          </w:rPr>
          <w:delText>s</w:delText>
        </w:r>
      </w:del>
    </w:p>
    <w:p w14:paraId="3E584FEA" w14:textId="77777777" w:rsidR="00F53E1D" w:rsidRDefault="00F53E1D" w:rsidP="00FF523B">
      <w:pPr>
        <w:spacing w:after="0"/>
        <w:rPr>
          <w:ins w:id="74" w:author="David Döbele" w:date="2023-10-17T20:13:00Z"/>
          <w:i/>
          <w:iCs/>
          <w:sz w:val="20"/>
          <w:szCs w:val="20"/>
        </w:rPr>
      </w:pPr>
    </w:p>
    <w:p w14:paraId="2FFFF3BD" w14:textId="5FA636CC" w:rsidR="00F53E1D" w:rsidRPr="00F53E1D" w:rsidRDefault="00F53E1D" w:rsidP="00FF523B">
      <w:pPr>
        <w:spacing w:after="0"/>
        <w:rPr>
          <w:ins w:id="75" w:author="David Döbele" w:date="2023-10-17T20:09:00Z"/>
          <w:sz w:val="20"/>
          <w:szCs w:val="20"/>
          <w:rPrChange w:id="76" w:author="David Döbele" w:date="2023-10-17T20:13:00Z">
            <w:rPr>
              <w:ins w:id="77" w:author="David Döbele" w:date="2023-10-17T20:09:00Z"/>
            </w:rPr>
          </w:rPrChange>
        </w:rPr>
      </w:pPr>
      <w:ins w:id="78" w:author="David Döbele" w:date="2023-10-17T20:13:00Z">
        <w:r>
          <w:rPr>
            <w:sz w:val="20"/>
            <w:szCs w:val="20"/>
          </w:rPr>
          <w:t xml:space="preserve">Abschließend beeindrucken mich auch die zahlreichen </w:t>
        </w:r>
      </w:ins>
      <w:ins w:id="79" w:author="David Döbele" w:date="2023-10-17T20:14:00Z">
        <w:r>
          <w:rPr>
            <w:sz w:val="20"/>
            <w:szCs w:val="20"/>
          </w:rPr>
          <w:t xml:space="preserve">Initiativen, die es an der Frankfurt School gibt. So stehe ich bereits in Kontakt zu einigen Mitgliedern von FS </w:t>
        </w:r>
        <w:proofErr w:type="spellStart"/>
        <w:r>
          <w:rPr>
            <w:sz w:val="20"/>
            <w:szCs w:val="20"/>
          </w:rPr>
          <w:t>Invest</w:t>
        </w:r>
        <w:proofErr w:type="spellEnd"/>
        <w:r>
          <w:rPr>
            <w:sz w:val="20"/>
            <w:szCs w:val="20"/>
          </w:rPr>
          <w:t xml:space="preserve"> – parallel dazu kann ich es mir aber auch sehr gut vorstellen, mich beispielsweise bei FS </w:t>
        </w:r>
        <w:proofErr w:type="spellStart"/>
        <w:r>
          <w:rPr>
            <w:sz w:val="20"/>
            <w:szCs w:val="20"/>
          </w:rPr>
          <w:t>Charity</w:t>
        </w:r>
        <w:proofErr w:type="spellEnd"/>
        <w:r>
          <w:rPr>
            <w:sz w:val="20"/>
            <w:szCs w:val="20"/>
          </w:rPr>
          <w:t xml:space="preserve"> zu engagieren, um der Gesellschaft etwas </w:t>
        </w:r>
        <w:proofErr w:type="gramStart"/>
        <w:r>
          <w:rPr>
            <w:sz w:val="20"/>
            <w:szCs w:val="20"/>
          </w:rPr>
          <w:t>zurück zu geben</w:t>
        </w:r>
        <w:proofErr w:type="gramEnd"/>
        <w:r>
          <w:rPr>
            <w:sz w:val="20"/>
            <w:szCs w:val="20"/>
          </w:rPr>
          <w:t>.</w:t>
        </w:r>
      </w:ins>
    </w:p>
    <w:p w14:paraId="67D8BE76" w14:textId="77777777" w:rsidR="00F53E1D" w:rsidRPr="00F53E1D" w:rsidRDefault="00F53E1D" w:rsidP="00FF523B">
      <w:pPr>
        <w:spacing w:after="0"/>
        <w:rPr>
          <w:ins w:id="80" w:author="David Döbele" w:date="2023-10-17T20:09:00Z"/>
          <w:sz w:val="20"/>
          <w:szCs w:val="20"/>
          <w:rPrChange w:id="81" w:author="David Döbele" w:date="2023-10-17T20:13:00Z">
            <w:rPr>
              <w:ins w:id="82" w:author="David Döbele" w:date="2023-10-17T20:09:00Z"/>
            </w:rPr>
          </w:rPrChange>
        </w:rPr>
      </w:pPr>
    </w:p>
    <w:p w14:paraId="1AFEBF49" w14:textId="57BC6A74" w:rsidR="00FF523B" w:rsidRPr="00F53E1D" w:rsidDel="00F53E1D" w:rsidRDefault="00FF523B" w:rsidP="00FF523B">
      <w:pPr>
        <w:spacing w:after="0"/>
        <w:rPr>
          <w:del w:id="83" w:author="David Döbele" w:date="2023-10-17T20:13:00Z"/>
          <w:sz w:val="20"/>
          <w:szCs w:val="20"/>
          <w:rPrChange w:id="84" w:author="David Döbele" w:date="2023-10-17T20:13:00Z">
            <w:rPr>
              <w:del w:id="85" w:author="David Döbele" w:date="2023-10-17T20:13:00Z"/>
            </w:rPr>
          </w:rPrChange>
        </w:rPr>
      </w:pPr>
      <w:del w:id="86" w:author="David Döbele" w:date="2023-10-17T20:11:00Z">
        <w:r w:rsidRPr="00F53E1D" w:rsidDel="00F53E1D">
          <w:rPr>
            <w:sz w:val="20"/>
            <w:szCs w:val="20"/>
            <w:rPrChange w:id="87" w:author="David Döbele" w:date="2023-10-17T20:13:00Z">
              <w:rPr/>
            </w:rPrChange>
          </w:rPr>
          <w:delText xml:space="preserve">chon einen Plan erstellt, in welche Zielbranche ich später arbeiten möchte, also bin ich sehr fokussiert.  Zusätzlich bin ich froh, diese Erfahrungen bereits gemacht zu haben, weil der berufsbegleitende Bachelor uns Studierenden einiges abverlangen wird. Dies reizt mich besonders. </w:delText>
        </w:r>
      </w:del>
      <w:r w:rsidRPr="00F53E1D">
        <w:rPr>
          <w:sz w:val="20"/>
          <w:szCs w:val="20"/>
          <w:rPrChange w:id="88" w:author="David Döbele" w:date="2023-10-17T20:13:00Z">
            <w:rPr/>
          </w:rPrChange>
        </w:rPr>
        <w:t xml:space="preserve">Durch den Sport in meiner Freizeit habe ich eine große Motivation entwickelt, Herausforderungen zu meistern. Oftmals bin ich in der Lage, meine Teamkollegen und mich selbst zusätzlich zu motivieren, um das bestmögliche Ergebnis zu erzielen. Jedoch muss ich noch an meiner Außenwirkung arbeiten, weil diese Motivation manchmal verbissen wirken kann. Mithilfe des Alumninetzwerks, der hervorragenden Dozenten und meiner Kommilitonen bin ich mir sicher, dass ich dies weiter verbessern kann. </w:t>
      </w:r>
      <w:del w:id="89" w:author="David Döbele" w:date="2023-10-17T20:13:00Z">
        <w:r w:rsidRPr="00F53E1D" w:rsidDel="00F53E1D">
          <w:rPr>
            <w:sz w:val="20"/>
            <w:szCs w:val="20"/>
            <w:rPrChange w:id="90" w:author="David Döbele" w:date="2023-10-17T20:13:00Z">
              <w:rPr/>
            </w:rPrChange>
          </w:rPr>
          <w:delText>Meinen Fähigkeiten würde ich gerne im Alumninetzwerk der Frankfurt School einbringen, weil es ein Nehmen und Geben ist.</w:delText>
        </w:r>
      </w:del>
      <w:ins w:id="91" w:author="David Döbele" w:date="2023-10-17T20:13:00Z">
        <w:r w:rsidR="00F53E1D">
          <w:rPr>
            <w:sz w:val="20"/>
            <w:szCs w:val="20"/>
          </w:rPr>
          <w:t xml:space="preserve">Gerne würde ich mich nach meinem Berufseinstieg ebenfalls im Alumni-Netzwerk einbringen und meine Erfahrungen zurückgeben. </w:t>
        </w:r>
      </w:ins>
    </w:p>
    <w:p w14:paraId="2E7F2F46" w14:textId="6F5FBAFB" w:rsidR="00F53E1D" w:rsidRPr="00F53E1D" w:rsidRDefault="00F53E1D" w:rsidP="00F53E1D">
      <w:pPr>
        <w:spacing w:after="0"/>
        <w:rPr>
          <w:sz w:val="20"/>
          <w:szCs w:val="20"/>
          <w:rPrChange w:id="92" w:author="David Döbele" w:date="2023-10-17T20:13:00Z">
            <w:rPr/>
          </w:rPrChange>
        </w:rPr>
        <w:pPrChange w:id="93" w:author="David Döbele" w:date="2023-10-17T20:13:00Z">
          <w:pPr/>
        </w:pPrChange>
      </w:pPr>
    </w:p>
    <w:sectPr w:rsidR="00F53E1D" w:rsidRPr="00F53E1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B746C"/>
    <w:rsid w:val="000964D6"/>
    <w:rsid w:val="001566EC"/>
    <w:rsid w:val="001A1FD2"/>
    <w:rsid w:val="001C64DB"/>
    <w:rsid w:val="002158ED"/>
    <w:rsid w:val="002A4595"/>
    <w:rsid w:val="002E783E"/>
    <w:rsid w:val="003374CD"/>
    <w:rsid w:val="003A7B88"/>
    <w:rsid w:val="00425B8E"/>
    <w:rsid w:val="0045107F"/>
    <w:rsid w:val="00467A01"/>
    <w:rsid w:val="004B746C"/>
    <w:rsid w:val="0058659F"/>
    <w:rsid w:val="005C7CFF"/>
    <w:rsid w:val="00662F67"/>
    <w:rsid w:val="006C6782"/>
    <w:rsid w:val="008030A9"/>
    <w:rsid w:val="0088190D"/>
    <w:rsid w:val="009E4FC4"/>
    <w:rsid w:val="00A269DC"/>
    <w:rsid w:val="00AE462D"/>
    <w:rsid w:val="00C05574"/>
    <w:rsid w:val="00E20A8E"/>
    <w:rsid w:val="00E635C8"/>
    <w:rsid w:val="00F53E1D"/>
    <w:rsid w:val="00F61BAA"/>
    <w:rsid w:val="00F76075"/>
    <w:rsid w:val="00FF095F"/>
    <w:rsid w:val="00FF52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1FC01"/>
  <w15:docId w15:val="{24A2E06F-083A-41D3-A94F-694F73E4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F523B"/>
    <w:pPr>
      <w:spacing w:line="25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F53E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333308">
      <w:bodyDiv w:val="1"/>
      <w:marLeft w:val="0"/>
      <w:marRight w:val="0"/>
      <w:marTop w:val="0"/>
      <w:marBottom w:val="0"/>
      <w:divBdr>
        <w:top w:val="none" w:sz="0" w:space="0" w:color="auto"/>
        <w:left w:val="none" w:sz="0" w:space="0" w:color="auto"/>
        <w:bottom w:val="none" w:sz="0" w:space="0" w:color="auto"/>
        <w:right w:val="none" w:sz="0" w:space="0" w:color="auto"/>
      </w:divBdr>
    </w:div>
    <w:div w:id="2115899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642</Words>
  <Characters>4051</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Holländer</dc:creator>
  <cp:keywords/>
  <dc:description/>
  <cp:lastModifiedBy>David Döbele</cp:lastModifiedBy>
  <cp:revision>4</cp:revision>
  <dcterms:created xsi:type="dcterms:W3CDTF">2023-10-15T11:49:00Z</dcterms:created>
  <dcterms:modified xsi:type="dcterms:W3CDTF">2023-10-17T18:15:00Z</dcterms:modified>
</cp:coreProperties>
</file>