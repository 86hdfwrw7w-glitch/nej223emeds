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7C1EA" w14:textId="6C5977BF" w:rsidR="00EE44B0" w:rsidRPr="00284FE4" w:rsidRDefault="00EB59F2" w:rsidP="00A156B9">
      <w:pPr>
        <w:jc w:val="right"/>
        <w:rPr>
          <w:rFonts w:ascii="Georgia" w:hAnsi="Georgia"/>
          <w:sz w:val="20"/>
          <w:szCs w:val="20"/>
        </w:rPr>
      </w:pPr>
      <w:r>
        <w:rPr>
          <w:rFonts w:ascii="Georgia" w:hAnsi="Georgia"/>
          <w:sz w:val="20"/>
          <w:szCs w:val="20"/>
        </w:rPr>
        <w:t>Nick Moser</w:t>
      </w:r>
    </w:p>
    <w:p w14:paraId="6FA6F6B0" w14:textId="23E625DD" w:rsidR="004A6740" w:rsidRPr="00284FE4" w:rsidRDefault="00EB59F2" w:rsidP="00A156B9">
      <w:pPr>
        <w:jc w:val="right"/>
        <w:rPr>
          <w:rFonts w:ascii="Georgia" w:hAnsi="Georgia"/>
          <w:sz w:val="20"/>
          <w:szCs w:val="20"/>
        </w:rPr>
      </w:pPr>
      <w:r>
        <w:rPr>
          <w:rFonts w:ascii="Georgia" w:hAnsi="Georgia"/>
          <w:sz w:val="20"/>
          <w:szCs w:val="20"/>
        </w:rPr>
        <w:t>Am Zuckerberg 33</w:t>
      </w:r>
    </w:p>
    <w:p w14:paraId="73529F1E" w14:textId="5490E295" w:rsidR="001E6FC7" w:rsidRPr="00284FE4" w:rsidRDefault="00EB59F2" w:rsidP="00A156B9">
      <w:pPr>
        <w:jc w:val="right"/>
        <w:rPr>
          <w:rFonts w:ascii="Georgia" w:hAnsi="Georgia"/>
          <w:sz w:val="20"/>
          <w:szCs w:val="20"/>
        </w:rPr>
      </w:pPr>
      <w:r>
        <w:rPr>
          <w:rFonts w:ascii="Georgia" w:hAnsi="Georgia"/>
          <w:sz w:val="20"/>
          <w:szCs w:val="20"/>
        </w:rPr>
        <w:t>71640</w:t>
      </w:r>
      <w:r w:rsidR="00C4564A">
        <w:rPr>
          <w:rFonts w:ascii="Georgia" w:hAnsi="Georgia"/>
          <w:sz w:val="20"/>
          <w:szCs w:val="20"/>
        </w:rPr>
        <w:t xml:space="preserve"> </w:t>
      </w:r>
      <w:r>
        <w:rPr>
          <w:rFonts w:ascii="Georgia" w:hAnsi="Georgia"/>
          <w:sz w:val="20"/>
          <w:szCs w:val="20"/>
        </w:rPr>
        <w:t>Ludwigsburg</w:t>
      </w:r>
    </w:p>
    <w:p w14:paraId="43AF325E" w14:textId="7F321993" w:rsidR="001E6FC7" w:rsidRPr="00284FE4" w:rsidRDefault="001E6FC7" w:rsidP="00A156B9">
      <w:pPr>
        <w:jc w:val="right"/>
        <w:rPr>
          <w:rFonts w:ascii="Georgia" w:hAnsi="Georgia"/>
          <w:sz w:val="20"/>
          <w:szCs w:val="20"/>
        </w:rPr>
      </w:pPr>
      <w:r w:rsidRPr="00284FE4">
        <w:rPr>
          <w:rFonts w:ascii="Georgia" w:hAnsi="Georgia"/>
          <w:sz w:val="20"/>
          <w:szCs w:val="20"/>
        </w:rPr>
        <w:t>Mail</w:t>
      </w:r>
      <w:r w:rsidR="00C4564A">
        <w:rPr>
          <w:rFonts w:ascii="Georgia" w:hAnsi="Georgia"/>
          <w:sz w:val="20"/>
          <w:szCs w:val="20"/>
        </w:rPr>
        <w:t>:</w:t>
      </w:r>
      <w:r w:rsidR="00EB59F2">
        <w:rPr>
          <w:rFonts w:ascii="Georgia" w:hAnsi="Georgia"/>
          <w:sz w:val="20"/>
          <w:szCs w:val="20"/>
        </w:rPr>
        <w:t xml:space="preserve"> nickmoser@gmx.net</w:t>
      </w:r>
    </w:p>
    <w:p w14:paraId="332C0C5A" w14:textId="626721F7" w:rsidR="001E6FC7" w:rsidRPr="00A45814" w:rsidRDefault="001E6FC7" w:rsidP="00A156B9">
      <w:pPr>
        <w:jc w:val="right"/>
        <w:rPr>
          <w:rFonts w:ascii="Georgia" w:hAnsi="Georgia"/>
          <w:sz w:val="20"/>
          <w:szCs w:val="20"/>
          <w:rPrChange w:id="0" w:author="David Döbele" w:date="2024-09-13T22:22:00Z" w16du:dateUtc="2024-09-13T20:22:00Z">
            <w:rPr>
              <w:rFonts w:ascii="Georgia" w:hAnsi="Georgia"/>
              <w:sz w:val="20"/>
              <w:szCs w:val="20"/>
              <w:lang w:val="en-US"/>
            </w:rPr>
          </w:rPrChange>
        </w:rPr>
      </w:pPr>
      <w:r w:rsidRPr="00A45814">
        <w:rPr>
          <w:rFonts w:ascii="Georgia" w:hAnsi="Georgia"/>
          <w:sz w:val="20"/>
          <w:szCs w:val="20"/>
          <w:rPrChange w:id="1" w:author="David Döbele" w:date="2024-09-13T22:22:00Z" w16du:dateUtc="2024-09-13T20:22:00Z">
            <w:rPr>
              <w:rFonts w:ascii="Georgia" w:hAnsi="Georgia"/>
              <w:sz w:val="20"/>
              <w:szCs w:val="20"/>
              <w:lang w:val="en-US"/>
            </w:rPr>
          </w:rPrChange>
        </w:rPr>
        <w:t>Mobil:</w:t>
      </w:r>
      <w:r w:rsidR="00EB59F2" w:rsidRPr="00A45814">
        <w:rPr>
          <w:rFonts w:ascii="Georgia" w:hAnsi="Georgia"/>
          <w:sz w:val="20"/>
          <w:szCs w:val="20"/>
          <w:rPrChange w:id="2" w:author="David Döbele" w:date="2024-09-13T22:22:00Z" w16du:dateUtc="2024-09-13T20:22:00Z">
            <w:rPr>
              <w:rFonts w:ascii="Georgia" w:hAnsi="Georgia"/>
              <w:sz w:val="20"/>
              <w:szCs w:val="20"/>
              <w:lang w:val="en-US"/>
            </w:rPr>
          </w:rPrChange>
        </w:rPr>
        <w:t xml:space="preserve"> 15229283120</w:t>
      </w:r>
    </w:p>
    <w:p w14:paraId="3BE2A81F" w14:textId="77777777" w:rsidR="001E6FC7" w:rsidRPr="00A45814" w:rsidRDefault="001E6FC7">
      <w:pPr>
        <w:rPr>
          <w:rFonts w:ascii="Georgia" w:hAnsi="Georgia"/>
          <w:sz w:val="20"/>
          <w:szCs w:val="20"/>
          <w:rPrChange w:id="3" w:author="David Döbele" w:date="2024-09-13T22:22:00Z" w16du:dateUtc="2024-09-13T20:22:00Z">
            <w:rPr>
              <w:rFonts w:ascii="Georgia" w:hAnsi="Georgia"/>
              <w:sz w:val="20"/>
              <w:szCs w:val="20"/>
              <w:lang w:val="en-US"/>
            </w:rPr>
          </w:rPrChange>
        </w:rPr>
      </w:pPr>
    </w:p>
    <w:p w14:paraId="0158756C" w14:textId="3277F060" w:rsidR="001E6FC7" w:rsidRPr="00A45814" w:rsidRDefault="00EB59F2">
      <w:pPr>
        <w:rPr>
          <w:rFonts w:ascii="Georgia" w:hAnsi="Georgia"/>
          <w:sz w:val="20"/>
          <w:szCs w:val="20"/>
          <w:rPrChange w:id="4" w:author="David Döbele" w:date="2024-09-13T22:22:00Z" w16du:dateUtc="2024-09-13T20:22:00Z">
            <w:rPr>
              <w:rFonts w:ascii="Georgia" w:hAnsi="Georgia"/>
              <w:sz w:val="20"/>
              <w:szCs w:val="20"/>
              <w:lang w:val="en-US"/>
            </w:rPr>
          </w:rPrChange>
        </w:rPr>
      </w:pPr>
      <w:r w:rsidRPr="00A45814">
        <w:rPr>
          <w:rFonts w:ascii="Georgia" w:hAnsi="Georgia"/>
          <w:sz w:val="20"/>
          <w:szCs w:val="20"/>
          <w:rPrChange w:id="5" w:author="David Döbele" w:date="2024-09-13T22:22:00Z" w16du:dateUtc="2024-09-13T20:22:00Z">
            <w:rPr>
              <w:rFonts w:ascii="Georgia" w:hAnsi="Georgia"/>
              <w:sz w:val="20"/>
              <w:szCs w:val="20"/>
              <w:lang w:val="en-US"/>
            </w:rPr>
          </w:rPrChange>
        </w:rPr>
        <w:t>The Quality Group GmbH</w:t>
      </w:r>
    </w:p>
    <w:p w14:paraId="399D60A4" w14:textId="01121124" w:rsidR="001E6FC7" w:rsidRPr="00EB59F2" w:rsidRDefault="00EB59F2">
      <w:pPr>
        <w:rPr>
          <w:rFonts w:ascii="Georgia" w:hAnsi="Georgia"/>
          <w:sz w:val="20"/>
          <w:szCs w:val="20"/>
        </w:rPr>
      </w:pPr>
      <w:r w:rsidRPr="00EB59F2">
        <w:rPr>
          <w:rFonts w:ascii="Georgia" w:hAnsi="Georgia"/>
          <w:sz w:val="20"/>
          <w:szCs w:val="20"/>
        </w:rPr>
        <w:t>Werner-von-Siemens-Straße 8</w:t>
      </w:r>
    </w:p>
    <w:p w14:paraId="65913417" w14:textId="4D7DCF8C" w:rsidR="001E6FC7" w:rsidRPr="00284FE4" w:rsidRDefault="00EB59F2">
      <w:pPr>
        <w:rPr>
          <w:rFonts w:ascii="Georgia" w:hAnsi="Georgia"/>
          <w:sz w:val="20"/>
          <w:szCs w:val="20"/>
        </w:rPr>
      </w:pPr>
      <w:r>
        <w:rPr>
          <w:rFonts w:ascii="Georgia" w:hAnsi="Georgia"/>
          <w:sz w:val="20"/>
          <w:szCs w:val="20"/>
        </w:rPr>
        <w:t>25337</w:t>
      </w:r>
      <w:r w:rsidR="00C4564A">
        <w:rPr>
          <w:rFonts w:ascii="Georgia" w:hAnsi="Georgia"/>
          <w:sz w:val="20"/>
          <w:szCs w:val="20"/>
        </w:rPr>
        <w:t xml:space="preserve"> </w:t>
      </w:r>
      <w:r>
        <w:rPr>
          <w:rFonts w:ascii="Georgia" w:hAnsi="Georgia"/>
          <w:sz w:val="20"/>
          <w:szCs w:val="20"/>
        </w:rPr>
        <w:t>Elmshorn</w:t>
      </w:r>
    </w:p>
    <w:p w14:paraId="0E884AB9" w14:textId="5AC11969" w:rsidR="001E6FC7" w:rsidRPr="00284FE4" w:rsidRDefault="00EB59F2" w:rsidP="008F7948">
      <w:pPr>
        <w:ind w:left="708" w:firstLine="708"/>
        <w:jc w:val="right"/>
        <w:rPr>
          <w:rFonts w:ascii="Georgia" w:hAnsi="Georgia"/>
          <w:sz w:val="20"/>
          <w:szCs w:val="20"/>
        </w:rPr>
      </w:pPr>
      <w:r>
        <w:rPr>
          <w:rFonts w:ascii="Georgia" w:hAnsi="Georgia"/>
          <w:sz w:val="20"/>
          <w:szCs w:val="20"/>
        </w:rPr>
        <w:t>Ludwigsburg, der 12.09.2024</w:t>
      </w:r>
    </w:p>
    <w:p w14:paraId="1DA7520F" w14:textId="77777777" w:rsidR="001E6FC7" w:rsidRPr="00284FE4" w:rsidRDefault="001E6FC7">
      <w:pPr>
        <w:rPr>
          <w:rFonts w:ascii="Georgia" w:hAnsi="Georgia"/>
          <w:sz w:val="20"/>
          <w:szCs w:val="20"/>
        </w:rPr>
      </w:pPr>
    </w:p>
    <w:p w14:paraId="3703BB6D" w14:textId="093D8FC0" w:rsidR="001E6FC7" w:rsidRPr="00284FE4" w:rsidRDefault="001E6FC7" w:rsidP="009F2E7C">
      <w:pPr>
        <w:jc w:val="both"/>
        <w:rPr>
          <w:rFonts w:ascii="Georgia" w:hAnsi="Georgia"/>
          <w:b/>
          <w:bCs/>
          <w:sz w:val="20"/>
          <w:szCs w:val="20"/>
        </w:rPr>
      </w:pPr>
      <w:r w:rsidRPr="00284FE4">
        <w:rPr>
          <w:rFonts w:ascii="Georgia" w:hAnsi="Georgia"/>
          <w:b/>
          <w:bCs/>
          <w:sz w:val="20"/>
          <w:szCs w:val="20"/>
        </w:rPr>
        <w:t>Bewerbung um ein Praktikum i</w:t>
      </w:r>
      <w:r w:rsidR="00B87BB7">
        <w:rPr>
          <w:rFonts w:ascii="Georgia" w:hAnsi="Georgia"/>
          <w:b/>
          <w:bCs/>
          <w:sz w:val="20"/>
          <w:szCs w:val="20"/>
        </w:rPr>
        <w:t>m</w:t>
      </w:r>
      <w:r w:rsidR="009F2E7C">
        <w:rPr>
          <w:rFonts w:ascii="Georgia" w:hAnsi="Georgia"/>
          <w:b/>
          <w:bCs/>
          <w:sz w:val="20"/>
          <w:szCs w:val="20"/>
        </w:rPr>
        <w:t xml:space="preserve"> </w:t>
      </w:r>
      <w:r w:rsidRPr="00284FE4">
        <w:rPr>
          <w:rFonts w:ascii="Georgia" w:hAnsi="Georgia"/>
          <w:b/>
          <w:bCs/>
          <w:sz w:val="20"/>
          <w:szCs w:val="20"/>
        </w:rPr>
        <w:t>Bereich</w:t>
      </w:r>
      <w:r w:rsidR="00B87BB7">
        <w:rPr>
          <w:rFonts w:ascii="Georgia" w:hAnsi="Georgia"/>
          <w:b/>
          <w:bCs/>
          <w:sz w:val="20"/>
          <w:szCs w:val="20"/>
        </w:rPr>
        <w:t xml:space="preserve"> </w:t>
      </w:r>
      <w:r w:rsidR="00EB59F2">
        <w:rPr>
          <w:rFonts w:ascii="Georgia" w:hAnsi="Georgia"/>
          <w:b/>
          <w:bCs/>
          <w:sz w:val="20"/>
          <w:szCs w:val="20"/>
        </w:rPr>
        <w:t>Strategy &amp; Growth ESN</w:t>
      </w:r>
    </w:p>
    <w:p w14:paraId="253A245C" w14:textId="77777777" w:rsidR="001E6FC7" w:rsidRPr="00284FE4" w:rsidRDefault="001E6FC7">
      <w:pPr>
        <w:rPr>
          <w:rFonts w:ascii="Georgia" w:hAnsi="Georgia"/>
          <w:sz w:val="20"/>
          <w:szCs w:val="20"/>
        </w:rPr>
      </w:pPr>
    </w:p>
    <w:p w14:paraId="42919625" w14:textId="77777777" w:rsidR="001E6FC7" w:rsidRPr="00284FE4" w:rsidRDefault="001E6FC7" w:rsidP="00E01186">
      <w:pPr>
        <w:jc w:val="both"/>
        <w:rPr>
          <w:rFonts w:ascii="Georgia" w:hAnsi="Georgia"/>
          <w:sz w:val="20"/>
          <w:szCs w:val="20"/>
        </w:rPr>
      </w:pPr>
      <w:r w:rsidRPr="00284FE4">
        <w:rPr>
          <w:rFonts w:ascii="Georgia" w:hAnsi="Georgia"/>
          <w:sz w:val="20"/>
          <w:szCs w:val="20"/>
        </w:rPr>
        <w:t xml:space="preserve">Sehr geehrte </w:t>
      </w:r>
      <w:r w:rsidR="00C4564A">
        <w:rPr>
          <w:rFonts w:ascii="Georgia" w:hAnsi="Georgia"/>
          <w:sz w:val="20"/>
          <w:szCs w:val="20"/>
        </w:rPr>
        <w:t>Damen und Herren</w:t>
      </w:r>
      <w:r w:rsidRPr="00284FE4">
        <w:rPr>
          <w:rFonts w:ascii="Georgia" w:hAnsi="Georgia"/>
          <w:sz w:val="20"/>
          <w:szCs w:val="20"/>
        </w:rPr>
        <w:t>,</w:t>
      </w:r>
    </w:p>
    <w:p w14:paraId="6639D02C" w14:textId="77777777" w:rsidR="00D648FF" w:rsidRPr="00284FE4" w:rsidRDefault="00D648FF" w:rsidP="00E01186">
      <w:pPr>
        <w:jc w:val="both"/>
        <w:rPr>
          <w:rFonts w:ascii="Georgia" w:hAnsi="Georgia"/>
          <w:sz w:val="20"/>
          <w:szCs w:val="20"/>
        </w:rPr>
      </w:pPr>
    </w:p>
    <w:p w14:paraId="52F413CE" w14:textId="462026E7" w:rsidR="00D648FF" w:rsidRPr="00284FE4" w:rsidRDefault="00D648FF" w:rsidP="00E01186">
      <w:pPr>
        <w:jc w:val="both"/>
        <w:rPr>
          <w:rFonts w:ascii="Georgia" w:hAnsi="Georgia"/>
          <w:sz w:val="20"/>
          <w:szCs w:val="20"/>
        </w:rPr>
      </w:pPr>
      <w:r w:rsidRPr="00284FE4">
        <w:rPr>
          <w:rFonts w:ascii="Georgia" w:hAnsi="Georgia"/>
          <w:sz w:val="20"/>
          <w:szCs w:val="20"/>
        </w:rPr>
        <w:t>mit einer Tätigkeit i</w:t>
      </w:r>
      <w:r w:rsidR="00185DAD">
        <w:rPr>
          <w:rFonts w:ascii="Georgia" w:hAnsi="Georgia"/>
          <w:sz w:val="20"/>
          <w:szCs w:val="20"/>
        </w:rPr>
        <w:t xml:space="preserve">m Strategiebereich eines </w:t>
      </w:r>
      <w:ins w:id="6" w:author="David Döbele" w:date="2024-09-13T22:22:00Z" w16du:dateUtc="2024-09-13T20:22:00Z">
        <w:r w:rsidR="00A45814">
          <w:rPr>
            <w:rFonts w:ascii="Georgia" w:hAnsi="Georgia"/>
            <w:sz w:val="20"/>
            <w:szCs w:val="20"/>
          </w:rPr>
          <w:t xml:space="preserve">so schnell wachsenden </w:t>
        </w:r>
      </w:ins>
      <w:r w:rsidR="00185DAD">
        <w:rPr>
          <w:rFonts w:ascii="Georgia" w:hAnsi="Georgia"/>
          <w:sz w:val="20"/>
          <w:szCs w:val="20"/>
        </w:rPr>
        <w:t>Unternehmens</w:t>
      </w:r>
      <w:r w:rsidRPr="00284FE4">
        <w:rPr>
          <w:rFonts w:ascii="Georgia" w:hAnsi="Georgia"/>
          <w:sz w:val="20"/>
          <w:szCs w:val="20"/>
        </w:rPr>
        <w:t xml:space="preserve"> </w:t>
      </w:r>
      <w:ins w:id="7" w:author="David Döbele" w:date="2024-09-13T22:22:00Z" w16du:dateUtc="2024-09-13T20:22:00Z">
        <w:r w:rsidR="00A45814">
          <w:rPr>
            <w:rFonts w:ascii="Georgia" w:hAnsi="Georgia"/>
            <w:sz w:val="20"/>
            <w:szCs w:val="20"/>
          </w:rPr>
          <w:t xml:space="preserve">wie ESN </w:t>
        </w:r>
      </w:ins>
      <w:r w:rsidRPr="00284FE4">
        <w:rPr>
          <w:rFonts w:ascii="Georgia" w:hAnsi="Georgia"/>
          <w:sz w:val="20"/>
          <w:szCs w:val="20"/>
        </w:rPr>
        <w:t>assoziiere ich spannende und abwechslungsreiche Aufgaben, sowie die Herausforderung,</w:t>
      </w:r>
      <w:r w:rsidR="00185DAD">
        <w:rPr>
          <w:rFonts w:ascii="Georgia" w:hAnsi="Georgia"/>
          <w:sz w:val="20"/>
          <w:szCs w:val="20"/>
        </w:rPr>
        <w:t xml:space="preserve"> Verantwortung für die gesamte Mitarbeiterschaft eines Unternehmens zu übernehmen</w:t>
      </w:r>
      <w:r w:rsidR="005A7876" w:rsidRPr="00284FE4">
        <w:rPr>
          <w:rFonts w:ascii="Georgia" w:hAnsi="Georgia"/>
          <w:sz w:val="20"/>
          <w:szCs w:val="20"/>
        </w:rPr>
        <w:t>. Am meisten jedoch fasziniert mich der Aspekt,</w:t>
      </w:r>
      <w:r w:rsidR="00185DAD">
        <w:rPr>
          <w:rFonts w:ascii="Georgia" w:hAnsi="Georgia"/>
          <w:sz w:val="20"/>
          <w:szCs w:val="20"/>
        </w:rPr>
        <w:t xml:space="preserve"> </w:t>
      </w:r>
      <w:r w:rsidR="003F7403" w:rsidRPr="00284FE4">
        <w:rPr>
          <w:rFonts w:ascii="Georgia" w:hAnsi="Georgia"/>
          <w:sz w:val="20"/>
          <w:szCs w:val="20"/>
        </w:rPr>
        <w:t xml:space="preserve">an der Entwicklung eines Unternehmens </w:t>
      </w:r>
      <w:r w:rsidR="00185DAD">
        <w:rPr>
          <w:rFonts w:ascii="Georgia" w:hAnsi="Georgia"/>
          <w:sz w:val="20"/>
          <w:szCs w:val="20"/>
        </w:rPr>
        <w:t>aktiv</w:t>
      </w:r>
      <w:r w:rsidR="003F7403" w:rsidRPr="00284FE4">
        <w:rPr>
          <w:rFonts w:ascii="Georgia" w:hAnsi="Georgia"/>
          <w:sz w:val="20"/>
          <w:szCs w:val="20"/>
        </w:rPr>
        <w:t xml:space="preserve"> mitwirken </w:t>
      </w:r>
      <w:r w:rsidR="00185DAD">
        <w:rPr>
          <w:rFonts w:ascii="Georgia" w:hAnsi="Georgia"/>
          <w:sz w:val="20"/>
          <w:szCs w:val="20"/>
        </w:rPr>
        <w:t xml:space="preserve">zu </w:t>
      </w:r>
      <w:r w:rsidR="003F7403" w:rsidRPr="00284FE4">
        <w:rPr>
          <w:rFonts w:ascii="Georgia" w:hAnsi="Georgia"/>
          <w:sz w:val="20"/>
          <w:szCs w:val="20"/>
        </w:rPr>
        <w:t xml:space="preserve">können und somit einen positiven Einfluss </w:t>
      </w:r>
      <w:r w:rsidR="00F17E63" w:rsidRPr="00284FE4">
        <w:rPr>
          <w:rFonts w:ascii="Georgia" w:hAnsi="Georgia"/>
          <w:sz w:val="20"/>
          <w:szCs w:val="20"/>
        </w:rPr>
        <w:t xml:space="preserve">auf den Erfolg des Unternehmens und damit </w:t>
      </w:r>
      <w:r w:rsidR="003F7403" w:rsidRPr="00284FE4">
        <w:rPr>
          <w:rFonts w:ascii="Georgia" w:hAnsi="Georgia"/>
          <w:sz w:val="20"/>
          <w:szCs w:val="20"/>
        </w:rPr>
        <w:t xml:space="preserve">auf die gesamte Volkswirtschaft </w:t>
      </w:r>
      <w:r w:rsidR="008F7948">
        <w:rPr>
          <w:rFonts w:ascii="Georgia" w:hAnsi="Georgia"/>
          <w:sz w:val="20"/>
          <w:szCs w:val="20"/>
        </w:rPr>
        <w:t xml:space="preserve">zu </w:t>
      </w:r>
      <w:r w:rsidR="003F7403" w:rsidRPr="00284FE4">
        <w:rPr>
          <w:rFonts w:ascii="Georgia" w:hAnsi="Georgia"/>
          <w:sz w:val="20"/>
          <w:szCs w:val="20"/>
        </w:rPr>
        <w:t>haben. Speziell d</w:t>
      </w:r>
      <w:r w:rsidR="00B87BB7">
        <w:rPr>
          <w:rFonts w:ascii="Georgia" w:hAnsi="Georgia"/>
          <w:sz w:val="20"/>
          <w:szCs w:val="20"/>
        </w:rPr>
        <w:t>er</w:t>
      </w:r>
      <w:r w:rsidR="003F7403" w:rsidRPr="00284FE4">
        <w:rPr>
          <w:rFonts w:ascii="Georgia" w:hAnsi="Georgia"/>
          <w:sz w:val="20"/>
          <w:szCs w:val="20"/>
        </w:rPr>
        <w:t xml:space="preserve"> Bereich </w:t>
      </w:r>
      <w:r w:rsidR="00185DAD">
        <w:rPr>
          <w:rFonts w:ascii="Georgia" w:hAnsi="Georgia"/>
          <w:sz w:val="20"/>
          <w:szCs w:val="20"/>
        </w:rPr>
        <w:t>d</w:t>
      </w:r>
      <w:r w:rsidR="00EB59F2">
        <w:rPr>
          <w:rFonts w:ascii="Georgia" w:hAnsi="Georgia"/>
          <w:sz w:val="20"/>
          <w:szCs w:val="20"/>
        </w:rPr>
        <w:t xml:space="preserve">er Nahrungsergänzungsmittelherstellung </w:t>
      </w:r>
      <w:r w:rsidR="00185DAD">
        <w:rPr>
          <w:rFonts w:ascii="Georgia" w:hAnsi="Georgia"/>
          <w:sz w:val="20"/>
          <w:szCs w:val="20"/>
        </w:rPr>
        <w:t>interessiert mich dabei besonders</w:t>
      </w:r>
      <w:r w:rsidR="003F7403" w:rsidRPr="00284FE4">
        <w:rPr>
          <w:rFonts w:ascii="Georgia" w:hAnsi="Georgia"/>
          <w:sz w:val="20"/>
          <w:szCs w:val="20"/>
        </w:rPr>
        <w:t>,</w:t>
      </w:r>
      <w:r w:rsidR="00EB59F2">
        <w:rPr>
          <w:rFonts w:ascii="Georgia" w:hAnsi="Georgia"/>
          <w:sz w:val="20"/>
          <w:szCs w:val="20"/>
        </w:rPr>
        <w:t xml:space="preserve"> da die Fitness-Industrie ein Wachstumsmarkt ist, welcher immenses Potenzial beherbergt, das alltägliche Leben der Menschen zu verbessern</w:t>
      </w:r>
      <w:r w:rsidR="003F7403" w:rsidRPr="00284FE4">
        <w:rPr>
          <w:rFonts w:ascii="Georgia" w:hAnsi="Georgia"/>
          <w:sz w:val="20"/>
          <w:szCs w:val="20"/>
        </w:rPr>
        <w:t>. Um eines Tages durch meine Arbeit eine ebenso positive Auswirkung zu haben, möchte ich Sie</w:t>
      </w:r>
      <w:r w:rsidR="00B87BB7">
        <w:rPr>
          <w:rFonts w:ascii="Georgia" w:hAnsi="Georgia"/>
          <w:sz w:val="20"/>
          <w:szCs w:val="20"/>
        </w:rPr>
        <w:t xml:space="preserve"> </w:t>
      </w:r>
      <w:r w:rsidR="003F7403" w:rsidRPr="00284FE4">
        <w:rPr>
          <w:rFonts w:ascii="Georgia" w:hAnsi="Georgia"/>
          <w:sz w:val="20"/>
          <w:szCs w:val="20"/>
        </w:rPr>
        <w:t xml:space="preserve">gerne </w:t>
      </w:r>
      <w:ins w:id="8" w:author="David Döbele" w:date="2024-09-13T22:23:00Z" w16du:dateUtc="2024-09-13T20:23:00Z">
        <w:r w:rsidR="00A45814">
          <w:rPr>
            <w:rFonts w:ascii="Georgia" w:hAnsi="Georgia"/>
            <w:sz w:val="20"/>
            <w:szCs w:val="20"/>
          </w:rPr>
          <w:t xml:space="preserve">im Anschluss an mein anstehendes PwC-Praktikum </w:t>
        </w:r>
      </w:ins>
      <w:r w:rsidR="003F7403" w:rsidRPr="00284FE4">
        <w:rPr>
          <w:rFonts w:ascii="Georgia" w:hAnsi="Georgia"/>
          <w:sz w:val="20"/>
          <w:szCs w:val="20"/>
        </w:rPr>
        <w:t xml:space="preserve">ab dem </w:t>
      </w:r>
      <w:r w:rsidR="00EB59F2">
        <w:rPr>
          <w:rFonts w:ascii="Georgia" w:hAnsi="Georgia"/>
          <w:sz w:val="20"/>
          <w:szCs w:val="20"/>
        </w:rPr>
        <w:t>01.04.2025</w:t>
      </w:r>
      <w:r w:rsidR="003F7403" w:rsidRPr="00284FE4">
        <w:rPr>
          <w:rFonts w:ascii="Georgia" w:hAnsi="Georgia"/>
          <w:sz w:val="20"/>
          <w:szCs w:val="20"/>
        </w:rPr>
        <w:t xml:space="preserve"> als Praktikant</w:t>
      </w:r>
      <w:r w:rsidR="00B87BB7">
        <w:rPr>
          <w:rFonts w:ascii="Georgia" w:hAnsi="Georgia"/>
          <w:sz w:val="20"/>
          <w:szCs w:val="20"/>
        </w:rPr>
        <w:t xml:space="preserve"> </w:t>
      </w:r>
      <w:r w:rsidR="003F7403" w:rsidRPr="00284FE4">
        <w:rPr>
          <w:rFonts w:ascii="Georgia" w:hAnsi="Georgia"/>
          <w:sz w:val="20"/>
          <w:szCs w:val="20"/>
        </w:rPr>
        <w:t>i</w:t>
      </w:r>
      <w:r w:rsidR="00B87BB7">
        <w:rPr>
          <w:rFonts w:ascii="Georgia" w:hAnsi="Georgia"/>
          <w:sz w:val="20"/>
          <w:szCs w:val="20"/>
        </w:rPr>
        <w:t>m</w:t>
      </w:r>
      <w:r w:rsidR="003F7403" w:rsidRPr="00284FE4">
        <w:rPr>
          <w:rFonts w:ascii="Georgia" w:hAnsi="Georgia"/>
          <w:sz w:val="20"/>
          <w:szCs w:val="20"/>
        </w:rPr>
        <w:t xml:space="preserve"> Bereich</w:t>
      </w:r>
      <w:r w:rsidR="007950E2">
        <w:rPr>
          <w:rFonts w:ascii="Georgia" w:hAnsi="Georgia"/>
          <w:sz w:val="20"/>
          <w:szCs w:val="20"/>
        </w:rPr>
        <w:t xml:space="preserve"> </w:t>
      </w:r>
      <w:r w:rsidR="00EB59F2">
        <w:rPr>
          <w:rFonts w:ascii="Georgia" w:hAnsi="Georgia"/>
          <w:sz w:val="20"/>
          <w:szCs w:val="20"/>
        </w:rPr>
        <w:t>Strategy &amp; Growth ESN</w:t>
      </w:r>
      <w:r w:rsidR="009F2E7C">
        <w:rPr>
          <w:rFonts w:ascii="Georgia" w:hAnsi="Georgia"/>
          <w:sz w:val="20"/>
          <w:szCs w:val="20"/>
        </w:rPr>
        <w:t xml:space="preserve"> </w:t>
      </w:r>
      <w:r w:rsidR="00F7199D">
        <w:rPr>
          <w:rFonts w:ascii="Georgia" w:hAnsi="Georgia"/>
          <w:sz w:val="20"/>
          <w:szCs w:val="20"/>
        </w:rPr>
        <w:t>für</w:t>
      </w:r>
      <w:r w:rsidR="00FE3DBB">
        <w:rPr>
          <w:rFonts w:ascii="Georgia" w:hAnsi="Georgia"/>
          <w:sz w:val="20"/>
          <w:szCs w:val="20"/>
        </w:rPr>
        <w:t xml:space="preserve"> eine</w:t>
      </w:r>
      <w:r w:rsidR="00F7199D">
        <w:rPr>
          <w:rFonts w:ascii="Georgia" w:hAnsi="Georgia"/>
          <w:sz w:val="20"/>
          <w:szCs w:val="20"/>
        </w:rPr>
        <w:t xml:space="preserve">n </w:t>
      </w:r>
      <w:r w:rsidR="00FE3DBB">
        <w:rPr>
          <w:rFonts w:ascii="Georgia" w:hAnsi="Georgia"/>
          <w:sz w:val="20"/>
          <w:szCs w:val="20"/>
        </w:rPr>
        <w:t xml:space="preserve">Zeitraum von zwölf Wochen </w:t>
      </w:r>
      <w:r w:rsidR="003F7403" w:rsidRPr="00284FE4">
        <w:rPr>
          <w:rFonts w:ascii="Georgia" w:hAnsi="Georgia"/>
          <w:sz w:val="20"/>
          <w:szCs w:val="20"/>
        </w:rPr>
        <w:t xml:space="preserve">an Ihrem </w:t>
      </w:r>
      <w:r w:rsidR="00AA7FE9">
        <w:rPr>
          <w:rFonts w:ascii="Georgia" w:hAnsi="Georgia"/>
          <w:sz w:val="20"/>
          <w:szCs w:val="20"/>
        </w:rPr>
        <w:t>Firmensitz</w:t>
      </w:r>
      <w:r w:rsidR="003F7403" w:rsidRPr="00284FE4">
        <w:rPr>
          <w:rFonts w:ascii="Georgia" w:hAnsi="Georgia"/>
          <w:sz w:val="20"/>
          <w:szCs w:val="20"/>
        </w:rPr>
        <w:t xml:space="preserve"> in</w:t>
      </w:r>
      <w:r w:rsidR="00EB59F2">
        <w:rPr>
          <w:rFonts w:ascii="Georgia" w:hAnsi="Georgia"/>
          <w:sz w:val="20"/>
          <w:szCs w:val="20"/>
        </w:rPr>
        <w:t xml:space="preserve"> Hamburg</w:t>
      </w:r>
      <w:r w:rsidR="003F7403" w:rsidRPr="00284FE4">
        <w:rPr>
          <w:rFonts w:ascii="Georgia" w:hAnsi="Georgia"/>
          <w:sz w:val="20"/>
          <w:szCs w:val="20"/>
        </w:rPr>
        <w:t xml:space="preserve"> unterstützen.</w:t>
      </w:r>
    </w:p>
    <w:p w14:paraId="78A8AE48" w14:textId="77777777" w:rsidR="007271B0" w:rsidRPr="00284FE4" w:rsidRDefault="007271B0" w:rsidP="00E01186">
      <w:pPr>
        <w:jc w:val="both"/>
        <w:rPr>
          <w:rFonts w:ascii="Georgia" w:hAnsi="Georgia"/>
          <w:sz w:val="20"/>
          <w:szCs w:val="20"/>
        </w:rPr>
      </w:pPr>
    </w:p>
    <w:p w14:paraId="7A33084C" w14:textId="400B36B4" w:rsidR="001E6FC7" w:rsidRPr="00284FE4" w:rsidRDefault="00027649" w:rsidP="005C45BA">
      <w:pPr>
        <w:jc w:val="both"/>
        <w:rPr>
          <w:rFonts w:ascii="Georgia" w:hAnsi="Georgia"/>
          <w:sz w:val="20"/>
          <w:szCs w:val="20"/>
        </w:rPr>
      </w:pPr>
      <w:r w:rsidRPr="00284FE4">
        <w:rPr>
          <w:rFonts w:ascii="Georgia" w:hAnsi="Georgia"/>
          <w:sz w:val="20"/>
          <w:szCs w:val="20"/>
        </w:rPr>
        <w:t>Nach meinem A</w:t>
      </w:r>
      <w:r w:rsidR="00EB59F2">
        <w:rPr>
          <w:rFonts w:ascii="Georgia" w:hAnsi="Georgia"/>
          <w:sz w:val="20"/>
          <w:szCs w:val="20"/>
        </w:rPr>
        <w:t>bitur</w:t>
      </w:r>
      <w:r w:rsidRPr="00284FE4">
        <w:rPr>
          <w:rFonts w:ascii="Georgia" w:hAnsi="Georgia"/>
          <w:sz w:val="20"/>
          <w:szCs w:val="20"/>
        </w:rPr>
        <w:t xml:space="preserve"> 20</w:t>
      </w:r>
      <w:r w:rsidR="00EB59F2">
        <w:rPr>
          <w:rFonts w:ascii="Georgia" w:hAnsi="Georgia"/>
          <w:sz w:val="20"/>
          <w:szCs w:val="20"/>
        </w:rPr>
        <w:t>23</w:t>
      </w:r>
      <w:r w:rsidRPr="00284FE4">
        <w:rPr>
          <w:rFonts w:ascii="Georgia" w:hAnsi="Georgia"/>
          <w:sz w:val="20"/>
          <w:szCs w:val="20"/>
        </w:rPr>
        <w:t xml:space="preserve"> begann ich mein</w:t>
      </w:r>
      <w:r w:rsidR="00EB59F2">
        <w:rPr>
          <w:rFonts w:ascii="Georgia" w:hAnsi="Georgia"/>
          <w:sz w:val="20"/>
          <w:szCs w:val="20"/>
        </w:rPr>
        <w:t xml:space="preserve"> Wirtschaftsinformatik </w:t>
      </w:r>
      <w:r w:rsidR="00A450B3">
        <w:rPr>
          <w:rFonts w:ascii="Georgia" w:hAnsi="Georgia"/>
          <w:sz w:val="20"/>
          <w:szCs w:val="20"/>
        </w:rPr>
        <w:t>S</w:t>
      </w:r>
      <w:r w:rsidR="00EB59F2" w:rsidRPr="00284FE4">
        <w:rPr>
          <w:rFonts w:ascii="Georgia" w:hAnsi="Georgia"/>
          <w:sz w:val="20"/>
          <w:szCs w:val="20"/>
        </w:rPr>
        <w:t>tudium</w:t>
      </w:r>
      <w:r w:rsidRPr="00284FE4">
        <w:rPr>
          <w:rFonts w:ascii="Georgia" w:hAnsi="Georgia"/>
          <w:sz w:val="20"/>
          <w:szCs w:val="20"/>
        </w:rPr>
        <w:t xml:space="preserve"> an der </w:t>
      </w:r>
      <w:r w:rsidR="00C4564A">
        <w:rPr>
          <w:rFonts w:ascii="Georgia" w:hAnsi="Georgia"/>
          <w:sz w:val="20"/>
          <w:szCs w:val="20"/>
        </w:rPr>
        <w:t xml:space="preserve">Universität </w:t>
      </w:r>
      <w:r w:rsidR="00EB59F2">
        <w:rPr>
          <w:rFonts w:ascii="Georgia" w:hAnsi="Georgia"/>
          <w:sz w:val="20"/>
          <w:szCs w:val="20"/>
        </w:rPr>
        <w:t>Stuttgart</w:t>
      </w:r>
      <w:r w:rsidRPr="00284FE4">
        <w:rPr>
          <w:rFonts w:ascii="Georgia" w:hAnsi="Georgia"/>
          <w:sz w:val="20"/>
          <w:szCs w:val="20"/>
        </w:rPr>
        <w:t>. Dieser Schritt war für mich perfekt – nicht nur habe ich d</w:t>
      </w:r>
      <w:r w:rsidR="00EB59F2">
        <w:rPr>
          <w:rFonts w:ascii="Georgia" w:hAnsi="Georgia"/>
          <w:sz w:val="20"/>
          <w:szCs w:val="20"/>
        </w:rPr>
        <w:t>ie ersten beiden Semester</w:t>
      </w:r>
      <w:r w:rsidRPr="00284FE4">
        <w:rPr>
          <w:rFonts w:ascii="Georgia" w:hAnsi="Georgia"/>
          <w:sz w:val="20"/>
          <w:szCs w:val="20"/>
        </w:rPr>
        <w:t xml:space="preserve"> mit </w:t>
      </w:r>
      <w:r w:rsidR="00EA6931" w:rsidRPr="00284FE4">
        <w:rPr>
          <w:rFonts w:ascii="Georgia" w:hAnsi="Georgia"/>
          <w:sz w:val="20"/>
          <w:szCs w:val="20"/>
        </w:rPr>
        <w:t xml:space="preserve">bisher </w:t>
      </w:r>
      <w:r w:rsidRPr="00284FE4">
        <w:rPr>
          <w:rFonts w:ascii="Georgia" w:hAnsi="Georgia"/>
          <w:sz w:val="20"/>
          <w:szCs w:val="20"/>
        </w:rPr>
        <w:t xml:space="preserve">sehr guten Klausurergebnissen absolviert, sondern habe mir bereits jetzt ein großes Netzwerk an ähnlich ambitionierten Kommilitonen aufgebaut. </w:t>
      </w:r>
      <w:r w:rsidR="00EB59F2">
        <w:rPr>
          <w:rFonts w:ascii="Georgia" w:hAnsi="Georgia"/>
          <w:sz w:val="20"/>
          <w:szCs w:val="20"/>
        </w:rPr>
        <w:t>Neben dem Studium meldete ich</w:t>
      </w:r>
      <w:r w:rsidR="00A450B3">
        <w:rPr>
          <w:rFonts w:ascii="Georgia" w:hAnsi="Georgia"/>
          <w:sz w:val="20"/>
          <w:szCs w:val="20"/>
        </w:rPr>
        <w:t xml:space="preserve"> zudem im ersten Semester</w:t>
      </w:r>
      <w:r w:rsidR="00EB59F2">
        <w:rPr>
          <w:rFonts w:ascii="Georgia" w:hAnsi="Georgia"/>
          <w:sz w:val="20"/>
          <w:szCs w:val="20"/>
        </w:rPr>
        <w:t xml:space="preserve"> ein Gewerbe an und verdiente mir mein Geld durch das Schneiden von Videos. Hierbei bin ich regelmäßig auf Start-Up Events gegangen, um ambitionierte Gründer kennenzulernen, welche </w:t>
      </w:r>
      <w:r w:rsidR="00A450B3">
        <w:rPr>
          <w:rFonts w:ascii="Georgia" w:hAnsi="Georgia"/>
          <w:sz w:val="20"/>
          <w:szCs w:val="20"/>
        </w:rPr>
        <w:t>oftmals Unterstützung bei TikTok Marketing und Videoproduktion benötigten</w:t>
      </w:r>
      <w:r w:rsidR="00EB59F2">
        <w:rPr>
          <w:rFonts w:ascii="Georgia" w:hAnsi="Georgia"/>
          <w:sz w:val="20"/>
          <w:szCs w:val="20"/>
        </w:rPr>
        <w:t>.</w:t>
      </w:r>
      <w:r w:rsidR="00A450B3">
        <w:rPr>
          <w:rFonts w:ascii="Georgia" w:hAnsi="Georgia"/>
          <w:sz w:val="20"/>
          <w:szCs w:val="20"/>
        </w:rPr>
        <w:t xml:space="preserve"> Ich erkannte diese Marktlücke und wusste sie für mich zu monetarisieren.</w:t>
      </w:r>
      <w:r w:rsidR="00EB59F2">
        <w:rPr>
          <w:rFonts w:ascii="Georgia" w:hAnsi="Georgia"/>
          <w:sz w:val="20"/>
          <w:szCs w:val="20"/>
        </w:rPr>
        <w:t xml:space="preserve"> Trotz meiner Arbeit als Freelance Video-Editor habe ich </w:t>
      </w:r>
      <w:r w:rsidR="005C45BA" w:rsidRPr="00284FE4">
        <w:rPr>
          <w:rFonts w:ascii="Georgia" w:hAnsi="Georgia"/>
          <w:sz w:val="20"/>
          <w:szCs w:val="20"/>
        </w:rPr>
        <w:t xml:space="preserve">konstant für die Uni gelernt und trotzdem sehr gute Noten geschrieben habe, </w:t>
      </w:r>
      <w:r w:rsidR="00EB59F2">
        <w:rPr>
          <w:rFonts w:ascii="Georgia" w:hAnsi="Georgia" w:cs="Times New Roman"/>
          <w:sz w:val="20"/>
          <w:szCs w:val="20"/>
        </w:rPr>
        <w:t>ich bin also sehr wohl in der Lage</w:t>
      </w:r>
      <w:r w:rsidR="005C45BA" w:rsidRPr="00284FE4">
        <w:rPr>
          <w:rFonts w:ascii="Georgia" w:hAnsi="Georgia" w:cs="Times New Roman"/>
          <w:sz w:val="20"/>
          <w:szCs w:val="20"/>
        </w:rPr>
        <w:t xml:space="preserve"> auch unter hohem Zeitdruck effizient zu arbeiten und in stressigen Situationen einen kühlen Kopf bewahren</w:t>
      </w:r>
      <w:r w:rsidR="00A450B3">
        <w:rPr>
          <w:rFonts w:ascii="Georgia" w:hAnsi="Georgia" w:cs="Times New Roman"/>
          <w:sz w:val="20"/>
          <w:szCs w:val="20"/>
        </w:rPr>
        <w:t xml:space="preserve"> zu können</w:t>
      </w:r>
      <w:r w:rsidR="005C45BA" w:rsidRPr="00284FE4">
        <w:rPr>
          <w:rFonts w:ascii="Georgia" w:hAnsi="Georgia" w:cs="Times New Roman"/>
          <w:sz w:val="20"/>
          <w:szCs w:val="20"/>
        </w:rPr>
        <w:t>.</w:t>
      </w:r>
      <w:r w:rsidR="00461E48">
        <w:rPr>
          <w:rFonts w:ascii="Georgia" w:hAnsi="Georgia"/>
          <w:sz w:val="20"/>
          <w:szCs w:val="20"/>
        </w:rPr>
        <w:t xml:space="preserve"> Ebenfalls wichtig für dieses Praktikum sollte meine Tätigkeit als Übungsleiter beim MTV Ludwigsburg e.V. sein, da ich selbst regelmäßig Kraftsport betreibe und viele Bekanntschaften und Freunde habe, welche Kunden bei ESN sind (mich eingeschlossen). </w:t>
      </w:r>
      <w:r w:rsidR="003328F3" w:rsidRPr="00284FE4">
        <w:rPr>
          <w:rFonts w:ascii="Georgia" w:hAnsi="Georgia"/>
          <w:sz w:val="20"/>
          <w:szCs w:val="20"/>
        </w:rPr>
        <w:t xml:space="preserve">Diese </w:t>
      </w:r>
      <w:r w:rsidR="00461E48">
        <w:rPr>
          <w:rFonts w:ascii="Georgia" w:hAnsi="Georgia"/>
          <w:sz w:val="20"/>
          <w:szCs w:val="20"/>
        </w:rPr>
        <w:t xml:space="preserve">Leidenschaft für Fitness, sowie meine Hands-On Mentality durch meine </w:t>
      </w:r>
      <w:del w:id="9" w:author="David Döbele" w:date="2024-09-13T22:23:00Z" w16du:dateUtc="2024-09-13T20:23:00Z">
        <w:r w:rsidR="00461E48" w:rsidDel="00A45814">
          <w:rPr>
            <w:rFonts w:ascii="Georgia" w:hAnsi="Georgia"/>
            <w:sz w:val="20"/>
            <w:szCs w:val="20"/>
          </w:rPr>
          <w:delText>Selsbstständigkeit</w:delText>
        </w:r>
      </w:del>
      <w:ins w:id="10" w:author="David Döbele" w:date="2024-09-13T22:23:00Z" w16du:dateUtc="2024-09-13T20:23:00Z">
        <w:r w:rsidR="00A45814">
          <w:rPr>
            <w:rFonts w:ascii="Georgia" w:hAnsi="Georgia"/>
            <w:sz w:val="20"/>
            <w:szCs w:val="20"/>
          </w:rPr>
          <w:t>Selbstständigkeit</w:t>
        </w:r>
      </w:ins>
      <w:r w:rsidR="00461E48">
        <w:rPr>
          <w:rFonts w:ascii="Georgia" w:hAnsi="Georgia"/>
          <w:sz w:val="20"/>
          <w:szCs w:val="20"/>
        </w:rPr>
        <w:t xml:space="preserve"> möchte</w:t>
      </w:r>
      <w:r w:rsidR="003328F3" w:rsidRPr="00284FE4">
        <w:rPr>
          <w:rFonts w:ascii="Georgia" w:hAnsi="Georgia"/>
          <w:sz w:val="20"/>
          <w:szCs w:val="20"/>
        </w:rPr>
        <w:t xml:space="preserve"> ich nun </w:t>
      </w:r>
      <w:r w:rsidR="00461E48">
        <w:rPr>
          <w:rFonts w:ascii="Georgia" w:hAnsi="Georgia"/>
          <w:sz w:val="20"/>
          <w:szCs w:val="20"/>
        </w:rPr>
        <w:t xml:space="preserve">gekoppelt mit meinem technischen, sowie betriebswirtschaftlichen Know-How durch mein Studium </w:t>
      </w:r>
      <w:r w:rsidR="003328F3" w:rsidRPr="00284FE4">
        <w:rPr>
          <w:rFonts w:ascii="Georgia" w:hAnsi="Georgia"/>
          <w:sz w:val="20"/>
          <w:szCs w:val="20"/>
        </w:rPr>
        <w:t>gerne in Form des Praktikums bei Ihnen mit einbringen.</w:t>
      </w:r>
    </w:p>
    <w:p w14:paraId="12D24D77" w14:textId="77777777" w:rsidR="00BF708A" w:rsidRPr="00284FE4" w:rsidRDefault="00BF708A" w:rsidP="005C45BA">
      <w:pPr>
        <w:jc w:val="both"/>
        <w:rPr>
          <w:rFonts w:ascii="Georgia" w:hAnsi="Georgia"/>
          <w:sz w:val="20"/>
          <w:szCs w:val="20"/>
        </w:rPr>
      </w:pPr>
    </w:p>
    <w:p w14:paraId="28F27977" w14:textId="3587F02C" w:rsidR="00BF708A" w:rsidRPr="00284FE4" w:rsidRDefault="009F2E7C" w:rsidP="005C45BA">
      <w:pPr>
        <w:jc w:val="both"/>
        <w:rPr>
          <w:rFonts w:ascii="Georgia" w:hAnsi="Georgia"/>
          <w:sz w:val="20"/>
          <w:szCs w:val="20"/>
        </w:rPr>
      </w:pPr>
      <w:r>
        <w:rPr>
          <w:rFonts w:ascii="Georgia" w:hAnsi="Georgia"/>
          <w:sz w:val="20"/>
          <w:szCs w:val="20"/>
        </w:rPr>
        <w:t xml:space="preserve">Die </w:t>
      </w:r>
      <w:r w:rsidR="00461E48">
        <w:rPr>
          <w:rFonts w:ascii="Georgia" w:hAnsi="Georgia"/>
          <w:sz w:val="20"/>
          <w:szCs w:val="20"/>
        </w:rPr>
        <w:t xml:space="preserve">The Quality Group GmbH </w:t>
      </w:r>
      <w:r w:rsidR="00BF708A" w:rsidRPr="00284FE4">
        <w:rPr>
          <w:rFonts w:ascii="Georgia" w:hAnsi="Georgia"/>
          <w:sz w:val="20"/>
          <w:szCs w:val="20"/>
        </w:rPr>
        <w:t xml:space="preserve">scheint mir für dieses Praktikum ideal. Neben Ihrem </w:t>
      </w:r>
      <w:r w:rsidR="007950E2">
        <w:rPr>
          <w:rFonts w:ascii="Georgia" w:hAnsi="Georgia"/>
          <w:sz w:val="20"/>
          <w:szCs w:val="20"/>
        </w:rPr>
        <w:t xml:space="preserve">Status als </w:t>
      </w:r>
      <w:r w:rsidR="00461E48">
        <w:rPr>
          <w:rFonts w:ascii="Georgia" w:hAnsi="Georgia"/>
          <w:sz w:val="20"/>
          <w:szCs w:val="20"/>
        </w:rPr>
        <w:t xml:space="preserve">einer </w:t>
      </w:r>
      <w:r w:rsidR="00A450B3">
        <w:rPr>
          <w:rFonts w:ascii="Georgia" w:hAnsi="Georgia"/>
          <w:sz w:val="20"/>
          <w:szCs w:val="20"/>
        </w:rPr>
        <w:t>der führenden</w:t>
      </w:r>
      <w:r w:rsidR="00461E48">
        <w:rPr>
          <w:rFonts w:ascii="Georgia" w:hAnsi="Georgia"/>
          <w:sz w:val="20"/>
          <w:szCs w:val="20"/>
        </w:rPr>
        <w:t xml:space="preserve"> </w:t>
      </w:r>
      <w:r w:rsidR="007950E2">
        <w:rPr>
          <w:rFonts w:ascii="Georgia" w:hAnsi="Georgia"/>
          <w:sz w:val="20"/>
          <w:szCs w:val="20"/>
        </w:rPr>
        <w:t xml:space="preserve">Hersteller </w:t>
      </w:r>
      <w:r w:rsidR="00A450B3">
        <w:rPr>
          <w:rFonts w:ascii="Georgia" w:hAnsi="Georgia"/>
          <w:sz w:val="20"/>
          <w:szCs w:val="20"/>
        </w:rPr>
        <w:t xml:space="preserve">von Supplements </w:t>
      </w:r>
      <w:r w:rsidR="00461E48">
        <w:rPr>
          <w:rFonts w:ascii="Georgia" w:hAnsi="Georgia"/>
          <w:sz w:val="20"/>
          <w:szCs w:val="20"/>
        </w:rPr>
        <w:t xml:space="preserve">in Deutschland </w:t>
      </w:r>
      <w:r w:rsidR="007950E2">
        <w:rPr>
          <w:rFonts w:ascii="Georgia" w:hAnsi="Georgia"/>
          <w:sz w:val="20"/>
          <w:szCs w:val="20"/>
        </w:rPr>
        <w:t>gefällt mir besonders die Tatsache</w:t>
      </w:r>
      <w:r w:rsidR="00BF708A" w:rsidRPr="00284FE4">
        <w:rPr>
          <w:rFonts w:ascii="Georgia" w:hAnsi="Georgia"/>
          <w:sz w:val="20"/>
          <w:szCs w:val="20"/>
        </w:rPr>
        <w:t xml:space="preserve">, dass Sie durch </w:t>
      </w:r>
      <w:r w:rsidR="00A450B3">
        <w:rPr>
          <w:rFonts w:ascii="Georgia" w:hAnsi="Georgia"/>
          <w:sz w:val="20"/>
          <w:szCs w:val="20"/>
        </w:rPr>
        <w:t>den</w:t>
      </w:r>
      <w:r w:rsidR="007307F4">
        <w:rPr>
          <w:rFonts w:ascii="Georgia" w:hAnsi="Georgia"/>
          <w:sz w:val="20"/>
          <w:szCs w:val="20"/>
        </w:rPr>
        <w:t xml:space="preserve"> hohen Fokus </w:t>
      </w:r>
      <w:r w:rsidR="00461E48">
        <w:rPr>
          <w:rFonts w:ascii="Georgia" w:hAnsi="Georgia"/>
          <w:sz w:val="20"/>
          <w:szCs w:val="20"/>
        </w:rPr>
        <w:t xml:space="preserve">auf die Qualität </w:t>
      </w:r>
      <w:r w:rsidR="00A450B3">
        <w:rPr>
          <w:rFonts w:ascii="Georgia" w:hAnsi="Georgia"/>
          <w:sz w:val="20"/>
          <w:szCs w:val="20"/>
        </w:rPr>
        <w:t>I</w:t>
      </w:r>
      <w:r w:rsidR="00461E48">
        <w:rPr>
          <w:rFonts w:ascii="Georgia" w:hAnsi="Georgia"/>
          <w:sz w:val="20"/>
          <w:szCs w:val="20"/>
        </w:rPr>
        <w:t>hrer Produkte immer den Kunden im Vordergrund behalten und dessen Wohlbefinden. Heutzutage Sitzen die Menschen viel zu viel vor dem Computer und Bewegung verliert immer mehr an Stellenwert in der Gesellschaft</w:t>
      </w:r>
      <w:r w:rsidR="00A450B3">
        <w:rPr>
          <w:rFonts w:ascii="Georgia" w:hAnsi="Georgia"/>
          <w:sz w:val="20"/>
          <w:szCs w:val="20"/>
        </w:rPr>
        <w:t>. Man sagt nicht umsonst, Sitzen sei das neue Rauchen.</w:t>
      </w:r>
      <w:r w:rsidR="00461E48">
        <w:rPr>
          <w:rFonts w:ascii="Georgia" w:hAnsi="Georgia"/>
          <w:sz w:val="20"/>
          <w:szCs w:val="20"/>
        </w:rPr>
        <w:t xml:space="preserve"> </w:t>
      </w:r>
      <w:r w:rsidR="00A450B3">
        <w:rPr>
          <w:rFonts w:ascii="Georgia" w:hAnsi="Georgia"/>
          <w:sz w:val="20"/>
          <w:szCs w:val="20"/>
        </w:rPr>
        <w:t>D</w:t>
      </w:r>
      <w:r w:rsidR="00461E48">
        <w:rPr>
          <w:rFonts w:ascii="Georgia" w:hAnsi="Georgia"/>
          <w:sz w:val="20"/>
          <w:szCs w:val="20"/>
        </w:rPr>
        <w:t xml:space="preserve">eswegen reizt mich eine Marke, die durch </w:t>
      </w:r>
      <w:r w:rsidR="00A450B3">
        <w:rPr>
          <w:rFonts w:ascii="Georgia" w:hAnsi="Georgia"/>
          <w:sz w:val="20"/>
          <w:szCs w:val="20"/>
        </w:rPr>
        <w:t xml:space="preserve">Ihr </w:t>
      </w:r>
      <w:r w:rsidR="00461E48">
        <w:rPr>
          <w:rFonts w:ascii="Georgia" w:hAnsi="Georgia"/>
          <w:sz w:val="20"/>
          <w:szCs w:val="20"/>
        </w:rPr>
        <w:t>bewusstes Influenzer-Marketing</w:t>
      </w:r>
      <w:r w:rsidR="00A450B3">
        <w:rPr>
          <w:rFonts w:ascii="Georgia" w:hAnsi="Georgia"/>
          <w:sz w:val="20"/>
          <w:szCs w:val="20"/>
        </w:rPr>
        <w:t xml:space="preserve"> und durch Ihre exzellenten Produkte den Wert des Sportes innerhalb der Gesellschaft wieder anhebt und einen positiven Impact für die Gemeinschaft schafft. Zudem bin ich begeistert von den positiven Mitarbeitermeinungen über The Quality Group, so bin ich durch einen Bekannten eines Karrierenetzwerkes auf die Stelle aufmerksam geworden, da er sein eigenes Praktikum äußerst positiv geschildert hat. </w:t>
      </w:r>
      <w:r w:rsidR="00B7517D">
        <w:rPr>
          <w:rFonts w:ascii="Georgia" w:hAnsi="Georgia"/>
          <w:sz w:val="20"/>
          <w:szCs w:val="20"/>
        </w:rPr>
        <w:t xml:space="preserve">Mit </w:t>
      </w:r>
      <w:r w:rsidR="00A450B3">
        <w:rPr>
          <w:rFonts w:ascii="Georgia" w:hAnsi="Georgia"/>
          <w:sz w:val="20"/>
          <w:szCs w:val="20"/>
        </w:rPr>
        <w:t xml:space="preserve">The Quality Group </w:t>
      </w:r>
      <w:r w:rsidR="00B7517D">
        <w:rPr>
          <w:rFonts w:ascii="Georgia" w:hAnsi="Georgia"/>
          <w:sz w:val="20"/>
          <w:szCs w:val="20"/>
        </w:rPr>
        <w:t>verbinde ich Professionalität, Teamgeist und</w:t>
      </w:r>
      <w:r w:rsidR="00A450B3">
        <w:rPr>
          <w:rFonts w:ascii="Georgia" w:hAnsi="Georgia"/>
          <w:sz w:val="20"/>
          <w:szCs w:val="20"/>
        </w:rPr>
        <w:t xml:space="preserve"> Exzellenz</w:t>
      </w:r>
      <w:r w:rsidR="00B7517D">
        <w:rPr>
          <w:rFonts w:ascii="Georgia" w:hAnsi="Georgia"/>
          <w:sz w:val="20"/>
          <w:szCs w:val="20"/>
        </w:rPr>
        <w:t xml:space="preserve"> – Werte, mit denen ich mich vollkommen identifiziere und </w:t>
      </w:r>
      <w:r w:rsidR="008D5621">
        <w:rPr>
          <w:rFonts w:ascii="Georgia" w:hAnsi="Georgia"/>
          <w:sz w:val="20"/>
          <w:szCs w:val="20"/>
        </w:rPr>
        <w:t>auf denen ich meine spätere Karriere aufbauen möchte.</w:t>
      </w:r>
    </w:p>
    <w:p w14:paraId="792A9CA6" w14:textId="77777777" w:rsidR="00CA6FE3" w:rsidRPr="00284FE4" w:rsidRDefault="00CA6FE3" w:rsidP="005C45BA">
      <w:pPr>
        <w:jc w:val="both"/>
        <w:rPr>
          <w:rFonts w:ascii="Georgia" w:hAnsi="Georgia"/>
          <w:sz w:val="20"/>
          <w:szCs w:val="20"/>
        </w:rPr>
      </w:pPr>
    </w:p>
    <w:p w14:paraId="72C88503" w14:textId="1729D3EB" w:rsidR="00D64CB6" w:rsidRDefault="00A3280A" w:rsidP="005C45BA">
      <w:pPr>
        <w:jc w:val="both"/>
        <w:rPr>
          <w:rFonts w:ascii="Georgia" w:hAnsi="Georgia"/>
          <w:sz w:val="20"/>
          <w:szCs w:val="20"/>
        </w:rPr>
      </w:pPr>
      <w:r w:rsidRPr="00284FE4">
        <w:rPr>
          <w:rFonts w:ascii="Georgia" w:hAnsi="Georgia"/>
          <w:sz w:val="20"/>
          <w:szCs w:val="20"/>
        </w:rPr>
        <w:t xml:space="preserve">Vom Praktikum im Bereich </w:t>
      </w:r>
      <w:r w:rsidR="008D5621">
        <w:rPr>
          <w:rFonts w:ascii="Georgia" w:hAnsi="Georgia"/>
          <w:sz w:val="20"/>
          <w:szCs w:val="20"/>
        </w:rPr>
        <w:t>Corporate Development - Strategie</w:t>
      </w:r>
      <w:r w:rsidR="00B87BB7">
        <w:rPr>
          <w:rFonts w:ascii="Georgia" w:hAnsi="Georgia"/>
          <w:sz w:val="20"/>
          <w:szCs w:val="20"/>
        </w:rPr>
        <w:t xml:space="preserve"> </w:t>
      </w:r>
      <w:r w:rsidRPr="00284FE4">
        <w:rPr>
          <w:rFonts w:ascii="Georgia" w:hAnsi="Georgia"/>
          <w:sz w:val="20"/>
          <w:szCs w:val="20"/>
        </w:rPr>
        <w:t xml:space="preserve">erhoffe ich mir eine steile Lernkurve, sowie die Möglichkeit, meine eigenen Ideen bei Ihnen mehrwertschaffend einbringen zu können. Ich bin mir sicher, dass ich </w:t>
      </w:r>
      <w:r w:rsidR="00AA7FE9">
        <w:rPr>
          <w:rFonts w:ascii="Georgia" w:hAnsi="Georgia"/>
          <w:sz w:val="20"/>
          <w:szCs w:val="20"/>
        </w:rPr>
        <w:t>aufgrund</w:t>
      </w:r>
      <w:r w:rsidRPr="00284FE4">
        <w:rPr>
          <w:rFonts w:ascii="Georgia" w:hAnsi="Georgia"/>
          <w:sz w:val="20"/>
          <w:szCs w:val="20"/>
        </w:rPr>
        <w:t xml:space="preserve"> mein</w:t>
      </w:r>
      <w:r w:rsidR="00AA7FE9">
        <w:rPr>
          <w:rFonts w:ascii="Georgia" w:hAnsi="Georgia"/>
          <w:sz w:val="20"/>
          <w:szCs w:val="20"/>
        </w:rPr>
        <w:t>es</w:t>
      </w:r>
      <w:r w:rsidRPr="00284FE4">
        <w:rPr>
          <w:rFonts w:ascii="Georgia" w:hAnsi="Georgia"/>
          <w:sz w:val="20"/>
          <w:szCs w:val="20"/>
        </w:rPr>
        <w:t xml:space="preserve"> starke</w:t>
      </w:r>
      <w:r w:rsidR="00AA7FE9">
        <w:rPr>
          <w:rFonts w:ascii="Georgia" w:hAnsi="Georgia"/>
          <w:sz w:val="20"/>
          <w:szCs w:val="20"/>
        </w:rPr>
        <w:t>n</w:t>
      </w:r>
      <w:r w:rsidRPr="00284FE4">
        <w:rPr>
          <w:rFonts w:ascii="Georgia" w:hAnsi="Georgia"/>
          <w:sz w:val="20"/>
          <w:szCs w:val="20"/>
        </w:rPr>
        <w:t xml:space="preserve"> Interesse</w:t>
      </w:r>
      <w:r w:rsidR="00AA7FE9">
        <w:rPr>
          <w:rFonts w:ascii="Georgia" w:hAnsi="Georgia"/>
          <w:sz w:val="20"/>
          <w:szCs w:val="20"/>
        </w:rPr>
        <w:t xml:space="preserve">s </w:t>
      </w:r>
      <w:r w:rsidRPr="00284FE4">
        <w:rPr>
          <w:rFonts w:ascii="Georgia" w:hAnsi="Georgia"/>
          <w:sz w:val="20"/>
          <w:szCs w:val="20"/>
        </w:rPr>
        <w:t>an</w:t>
      </w:r>
      <w:r w:rsidR="00AA7FE9">
        <w:rPr>
          <w:rFonts w:ascii="Georgia" w:hAnsi="Georgia"/>
          <w:sz w:val="20"/>
          <w:szCs w:val="20"/>
        </w:rPr>
        <w:t xml:space="preserve"> strategischen Fragestellungen</w:t>
      </w:r>
      <w:r w:rsidRPr="00284FE4">
        <w:rPr>
          <w:rFonts w:ascii="Georgia" w:hAnsi="Georgia"/>
          <w:sz w:val="20"/>
          <w:szCs w:val="20"/>
        </w:rPr>
        <w:t>, meiner hohen Einsatzbereitschaft sowie meiner ausgeprägte</w:t>
      </w:r>
      <w:r w:rsidR="00235669">
        <w:rPr>
          <w:rFonts w:ascii="Georgia" w:hAnsi="Georgia"/>
          <w:sz w:val="20"/>
          <w:szCs w:val="20"/>
        </w:rPr>
        <w:t>n</w:t>
      </w:r>
      <w:r w:rsidRPr="00284FE4">
        <w:rPr>
          <w:rFonts w:ascii="Georgia" w:hAnsi="Georgia"/>
          <w:sz w:val="20"/>
          <w:szCs w:val="20"/>
        </w:rPr>
        <w:t xml:space="preserve"> Teamfähigkeit eine Bereicherung für </w:t>
      </w:r>
      <w:r w:rsidR="00A450B3">
        <w:rPr>
          <w:rFonts w:ascii="Georgia" w:hAnsi="Georgia"/>
          <w:sz w:val="20"/>
          <w:szCs w:val="20"/>
        </w:rPr>
        <w:t>The Quality Group</w:t>
      </w:r>
      <w:r w:rsidR="00C4564A">
        <w:rPr>
          <w:rFonts w:ascii="Georgia" w:hAnsi="Georgia"/>
          <w:sz w:val="20"/>
          <w:szCs w:val="20"/>
        </w:rPr>
        <w:t xml:space="preserve"> </w:t>
      </w:r>
      <w:r w:rsidRPr="00284FE4">
        <w:rPr>
          <w:rFonts w:ascii="Georgia" w:hAnsi="Georgia"/>
          <w:sz w:val="20"/>
          <w:szCs w:val="20"/>
        </w:rPr>
        <w:t>sein werde und würde mich sehr darüber freuen, Sie auch in einem persönlichen Gespräch von mir überzeugen zu dürfen.</w:t>
      </w:r>
    </w:p>
    <w:p w14:paraId="156509B7" w14:textId="77777777" w:rsidR="00A450B3" w:rsidRDefault="00A450B3" w:rsidP="005C45BA">
      <w:pPr>
        <w:jc w:val="both"/>
        <w:rPr>
          <w:rFonts w:ascii="Georgia" w:hAnsi="Georgia"/>
          <w:sz w:val="20"/>
          <w:szCs w:val="20"/>
        </w:rPr>
      </w:pPr>
    </w:p>
    <w:p w14:paraId="092C931C" w14:textId="77777777" w:rsidR="00A450B3" w:rsidRDefault="00A450B3" w:rsidP="005C45BA">
      <w:pPr>
        <w:jc w:val="both"/>
        <w:rPr>
          <w:rFonts w:ascii="Georgia" w:hAnsi="Georgia"/>
          <w:sz w:val="20"/>
          <w:szCs w:val="20"/>
        </w:rPr>
      </w:pPr>
    </w:p>
    <w:p w14:paraId="11A3B5E9" w14:textId="77777777" w:rsidR="003328F3" w:rsidRPr="00284FE4" w:rsidRDefault="003328F3" w:rsidP="005C45BA">
      <w:pPr>
        <w:jc w:val="both"/>
        <w:rPr>
          <w:rFonts w:ascii="Georgia" w:hAnsi="Georgia"/>
          <w:sz w:val="20"/>
          <w:szCs w:val="20"/>
        </w:rPr>
      </w:pPr>
    </w:p>
    <w:p w14:paraId="50865BD3" w14:textId="77777777" w:rsidR="003328F3" w:rsidRPr="00284FE4" w:rsidRDefault="00A3280A" w:rsidP="005C45BA">
      <w:pPr>
        <w:jc w:val="both"/>
        <w:rPr>
          <w:rFonts w:ascii="Georgia" w:hAnsi="Georgia"/>
          <w:sz w:val="20"/>
          <w:szCs w:val="20"/>
        </w:rPr>
      </w:pPr>
      <w:r w:rsidRPr="00284FE4">
        <w:rPr>
          <w:rFonts w:ascii="Georgia" w:hAnsi="Georgia"/>
          <w:sz w:val="20"/>
          <w:szCs w:val="20"/>
        </w:rPr>
        <w:lastRenderedPageBreak/>
        <w:t>Mit freundlichen Grüßen</w:t>
      </w:r>
    </w:p>
    <w:sectPr w:rsidR="003328F3" w:rsidRPr="00284FE4" w:rsidSect="00F06D1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F26A60" w14:textId="77777777" w:rsidR="00476BFA" w:rsidRDefault="00476BFA" w:rsidP="00A156B9">
      <w:r>
        <w:separator/>
      </w:r>
    </w:p>
  </w:endnote>
  <w:endnote w:type="continuationSeparator" w:id="0">
    <w:p w14:paraId="2B635800" w14:textId="77777777" w:rsidR="00476BFA" w:rsidRDefault="00476BFA"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96F32F" w14:textId="77777777" w:rsidR="00476BFA" w:rsidRDefault="00476BFA" w:rsidP="00A156B9">
      <w:r>
        <w:separator/>
      </w:r>
    </w:p>
  </w:footnote>
  <w:footnote w:type="continuationSeparator" w:id="0">
    <w:p w14:paraId="5D95540B" w14:textId="77777777" w:rsidR="00476BFA" w:rsidRDefault="00476BFA"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8107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E164C"/>
    <w:rsid w:val="000E5917"/>
    <w:rsid w:val="000F2F6E"/>
    <w:rsid w:val="001057F0"/>
    <w:rsid w:val="00131E0A"/>
    <w:rsid w:val="001476D4"/>
    <w:rsid w:val="0017795A"/>
    <w:rsid w:val="00185DAD"/>
    <w:rsid w:val="001C3673"/>
    <w:rsid w:val="001E6FC7"/>
    <w:rsid w:val="00235669"/>
    <w:rsid w:val="00284FE4"/>
    <w:rsid w:val="003112EA"/>
    <w:rsid w:val="0032583B"/>
    <w:rsid w:val="003328F3"/>
    <w:rsid w:val="00376E4C"/>
    <w:rsid w:val="003B2432"/>
    <w:rsid w:val="003C0453"/>
    <w:rsid w:val="003F7403"/>
    <w:rsid w:val="00407537"/>
    <w:rsid w:val="00444DE6"/>
    <w:rsid w:val="00461E48"/>
    <w:rsid w:val="00476BFA"/>
    <w:rsid w:val="004A6740"/>
    <w:rsid w:val="0051624B"/>
    <w:rsid w:val="005A7876"/>
    <w:rsid w:val="005C18A8"/>
    <w:rsid w:val="005C45BA"/>
    <w:rsid w:val="00623FD8"/>
    <w:rsid w:val="00626BD1"/>
    <w:rsid w:val="0064311F"/>
    <w:rsid w:val="006A3056"/>
    <w:rsid w:val="006C3E20"/>
    <w:rsid w:val="0070635E"/>
    <w:rsid w:val="007271B0"/>
    <w:rsid w:val="007307F4"/>
    <w:rsid w:val="00755109"/>
    <w:rsid w:val="0078695D"/>
    <w:rsid w:val="007950E2"/>
    <w:rsid w:val="007C24A1"/>
    <w:rsid w:val="00836AC0"/>
    <w:rsid w:val="00894D21"/>
    <w:rsid w:val="008C77FC"/>
    <w:rsid w:val="008D5621"/>
    <w:rsid w:val="008F7948"/>
    <w:rsid w:val="009B3A37"/>
    <w:rsid w:val="009F2E7C"/>
    <w:rsid w:val="009F47B4"/>
    <w:rsid w:val="009F50E5"/>
    <w:rsid w:val="00A156B9"/>
    <w:rsid w:val="00A3280A"/>
    <w:rsid w:val="00A450B3"/>
    <w:rsid w:val="00A45814"/>
    <w:rsid w:val="00AA7FE9"/>
    <w:rsid w:val="00AC4E2A"/>
    <w:rsid w:val="00B27710"/>
    <w:rsid w:val="00B7517D"/>
    <w:rsid w:val="00B804AF"/>
    <w:rsid w:val="00B843C4"/>
    <w:rsid w:val="00B87BB7"/>
    <w:rsid w:val="00BC6398"/>
    <w:rsid w:val="00BF708A"/>
    <w:rsid w:val="00C10FCC"/>
    <w:rsid w:val="00C247DD"/>
    <w:rsid w:val="00C4564A"/>
    <w:rsid w:val="00CA6FE3"/>
    <w:rsid w:val="00D15FA0"/>
    <w:rsid w:val="00D62DB7"/>
    <w:rsid w:val="00D648FF"/>
    <w:rsid w:val="00D64CB6"/>
    <w:rsid w:val="00E01186"/>
    <w:rsid w:val="00E3243A"/>
    <w:rsid w:val="00E825FF"/>
    <w:rsid w:val="00EA6931"/>
    <w:rsid w:val="00EB59F2"/>
    <w:rsid w:val="00EB6E52"/>
    <w:rsid w:val="00EE44B0"/>
    <w:rsid w:val="00F06D19"/>
    <w:rsid w:val="00F17E63"/>
    <w:rsid w:val="00F40192"/>
    <w:rsid w:val="00F7199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281E"/>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berarbeitung">
    <w:name w:val="Revision"/>
    <w:hidden/>
    <w:uiPriority w:val="99"/>
    <w:semiHidden/>
    <w:rsid w:val="00A45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Words>
  <Characters>3910</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4</cp:revision>
  <dcterms:created xsi:type="dcterms:W3CDTF">2024-09-12T16:19:00Z</dcterms:created>
  <dcterms:modified xsi:type="dcterms:W3CDTF">2024-09-13T20:23:00Z</dcterms:modified>
</cp:coreProperties>
</file>