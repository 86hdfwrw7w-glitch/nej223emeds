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229700" w14:textId="77777777" w:rsidR="00BB01E1" w:rsidRPr="00714985" w:rsidRDefault="00BB01E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/>
        </w:rPr>
      </w:pPr>
    </w:p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5648"/>
        <w:gridCol w:w="283"/>
        <w:gridCol w:w="2835"/>
        <w:tblGridChange w:id="0">
          <w:tblGrid>
            <w:gridCol w:w="1440"/>
            <w:gridCol w:w="5648"/>
            <w:gridCol w:w="283"/>
            <w:gridCol w:w="2835"/>
          </w:tblGrid>
        </w:tblGridChange>
      </w:tblGrid>
      <w:tr w:rsidR="007635B3" w:rsidRPr="00CE04EE" w14:paraId="3AD320CC" w14:textId="77777777" w:rsidTr="006E68B7">
        <w:trPr>
          <w:trHeight w:val="20"/>
        </w:trPr>
        <w:tc>
          <w:tcPr>
            <w:tcW w:w="10206" w:type="dxa"/>
            <w:gridSpan w:val="4"/>
            <w:vAlign w:val="bottom"/>
          </w:tcPr>
          <w:p w14:paraId="237D1269" w14:textId="784BA239" w:rsidR="007635B3" w:rsidRPr="00CE04EE" w:rsidRDefault="008E3F4F" w:rsidP="00CE04EE">
            <w:pPr>
              <w:jc w:val="center"/>
              <w:rPr>
                <w:rFonts w:ascii="Times New Roman" w:eastAsiaTheme="minorHAnsi" w:hAnsi="Times New Roman" w:cs="Times New Roman"/>
                <w:sz w:val="48"/>
                <w:szCs w:val="44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sz w:val="48"/>
                <w:szCs w:val="44"/>
                <w:lang w:eastAsia="en-US"/>
              </w:rPr>
              <w:t>Max</w:t>
            </w:r>
            <w:r w:rsidR="00D5488C" w:rsidRPr="00CE04EE">
              <w:rPr>
                <w:rFonts w:ascii="Times New Roman" w:eastAsiaTheme="minorHAnsi" w:hAnsi="Times New Roman" w:cs="Times New Roman"/>
                <w:b/>
                <w:sz w:val="48"/>
                <w:szCs w:val="44"/>
                <w:lang w:eastAsia="en-US"/>
              </w:rPr>
              <w:t>imilian</w:t>
            </w:r>
            <w:r w:rsidRPr="00CE04EE">
              <w:rPr>
                <w:rFonts w:ascii="Times New Roman" w:eastAsiaTheme="minorHAnsi" w:hAnsi="Times New Roman" w:cs="Times New Roman"/>
                <w:b/>
                <w:sz w:val="48"/>
                <w:szCs w:val="44"/>
                <w:lang w:eastAsia="en-US"/>
              </w:rPr>
              <w:t xml:space="preserve"> </w:t>
            </w:r>
            <w:r w:rsidR="00D5488C" w:rsidRPr="00CE04EE">
              <w:rPr>
                <w:rFonts w:ascii="Times New Roman" w:eastAsiaTheme="minorHAnsi" w:hAnsi="Times New Roman" w:cs="Times New Roman"/>
                <w:b/>
                <w:sz w:val="48"/>
                <w:szCs w:val="44"/>
                <w:lang w:eastAsia="en-US"/>
              </w:rPr>
              <w:t>Groth</w:t>
            </w:r>
          </w:p>
          <w:p w14:paraId="10381DE4" w14:textId="29879D1F" w:rsidR="007635B3" w:rsidRPr="00CE04EE" w:rsidRDefault="00D5488C" w:rsidP="00CE04EE">
            <w:pPr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proofErr w:type="spellStart"/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Rohmerplatz</w:t>
            </w:r>
            <w:proofErr w:type="spellEnd"/>
            <w:r w:rsidR="008E3F4F"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 xml:space="preserve"> </w:t>
            </w: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11</w:t>
            </w:r>
            <w:r w:rsidR="008E3F4F"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 xml:space="preserve">, </w:t>
            </w:r>
            <w:r w:rsidR="002D133F"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 xml:space="preserve">60486 </w:t>
            </w: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Frankfurt am Main</w:t>
            </w:r>
          </w:p>
          <w:p w14:paraId="53DF5BD7" w14:textId="444821D4" w:rsidR="00383CA8" w:rsidRPr="00CE04EE" w:rsidRDefault="00157355" w:rsidP="00CE04E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maximiliangroth</w:t>
            </w:r>
            <w:r w:rsidR="008E3F4F"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@gmx.</w:t>
            </w: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de</w:t>
            </w:r>
            <w:r w:rsidR="008E3F4F"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 xml:space="preserve"> | +49</w:t>
            </w: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 xml:space="preserve"> 151 6840 8989</w:t>
            </w:r>
          </w:p>
        </w:tc>
      </w:tr>
      <w:tr w:rsidR="000E7C32" w:rsidRPr="00CE04EE" w14:paraId="2A80C693" w14:textId="77777777" w:rsidTr="00DB7E31">
        <w:trPr>
          <w:trHeight w:val="510"/>
        </w:trPr>
        <w:tc>
          <w:tcPr>
            <w:tcW w:w="10206" w:type="dxa"/>
            <w:gridSpan w:val="4"/>
            <w:tcBorders>
              <w:bottom w:val="single" w:sz="4" w:space="0" w:color="auto"/>
            </w:tcBorders>
            <w:vAlign w:val="bottom"/>
          </w:tcPr>
          <w:p w14:paraId="0F903653" w14:textId="6E069055" w:rsidR="000E7C32" w:rsidRPr="00CE04EE" w:rsidRDefault="000E7C32" w:rsidP="00CE04EE">
            <w:pPr>
              <w:rPr>
                <w:rFonts w:ascii="Times New Roman" w:eastAsiaTheme="minorHAnsi" w:hAnsi="Times New Roman" w:cs="Times New Roman"/>
                <w:b/>
                <w:smallCaps/>
                <w:sz w:val="32"/>
                <w:szCs w:val="32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sz w:val="28"/>
                <w:szCs w:val="32"/>
                <w:lang w:eastAsia="en-US"/>
              </w:rPr>
              <w:t>AUSBILDUNG</w:t>
            </w:r>
          </w:p>
        </w:tc>
      </w:tr>
      <w:tr w:rsidR="000E7C32" w:rsidRPr="00CE04EE" w14:paraId="64538134" w14:textId="77777777" w:rsidTr="00DA7C5B">
        <w:trPr>
          <w:trHeight w:val="340"/>
        </w:trPr>
        <w:tc>
          <w:tcPr>
            <w:tcW w:w="7088" w:type="dxa"/>
            <w:gridSpan w:val="2"/>
            <w:tcBorders>
              <w:top w:val="single" w:sz="4" w:space="0" w:color="auto"/>
            </w:tcBorders>
            <w:vAlign w:val="bottom"/>
          </w:tcPr>
          <w:p w14:paraId="0C4B3CFF" w14:textId="681589A0" w:rsidR="000E7C32" w:rsidRPr="00CE04EE" w:rsidRDefault="000E7C32" w:rsidP="00CE04EE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  <w:t xml:space="preserve">Johann </w:t>
            </w:r>
            <w:proofErr w:type="gramStart"/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  <w:t>Wolfgang</w:t>
            </w:r>
            <w:r w:rsidR="006E2026"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  <w:t xml:space="preserve"> </w:t>
            </w:r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  <w:t>Goethe-Universität</w:t>
            </w:r>
            <w:proofErr w:type="gramEnd"/>
          </w:p>
        </w:tc>
        <w:tc>
          <w:tcPr>
            <w:tcW w:w="3118" w:type="dxa"/>
            <w:gridSpan w:val="2"/>
            <w:tcBorders>
              <w:top w:val="single" w:sz="4" w:space="0" w:color="auto"/>
            </w:tcBorders>
            <w:vAlign w:val="bottom"/>
          </w:tcPr>
          <w:p w14:paraId="05CB539E" w14:textId="249CF850" w:rsidR="000E7C32" w:rsidRPr="00CE04EE" w:rsidRDefault="000E7C32" w:rsidP="00CE04EE">
            <w:pPr>
              <w:jc w:val="right"/>
              <w:rPr>
                <w:rFonts w:ascii="Times New Roman" w:eastAsiaTheme="minorHAnsi" w:hAnsi="Times New Roman" w:cs="Times New Roman"/>
                <w:bCs/>
                <w:i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  <w:t>Frankfurt am Main</w:t>
            </w:r>
          </w:p>
        </w:tc>
      </w:tr>
      <w:tr w:rsidR="000E7C32" w:rsidRPr="00CE04EE" w14:paraId="175C0B8B" w14:textId="77777777" w:rsidTr="006E68B7">
        <w:trPr>
          <w:trHeight w:val="20"/>
        </w:trPr>
        <w:tc>
          <w:tcPr>
            <w:tcW w:w="7088" w:type="dxa"/>
            <w:gridSpan w:val="2"/>
            <w:vAlign w:val="bottom"/>
          </w:tcPr>
          <w:p w14:paraId="6CF1DB29" w14:textId="2ECA2550" w:rsidR="000E7C32" w:rsidRPr="00CE04EE" w:rsidRDefault="000E7C32" w:rsidP="00CE04EE">
            <w:pPr>
              <w:rPr>
                <w:rFonts w:ascii="Times New Roman" w:eastAsia="Times New Roman" w:hAnsi="Times New Roman" w:cs="Times New Roman"/>
                <w:bCs/>
                <w:sz w:val="60"/>
                <w:szCs w:val="60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B</w:t>
            </w:r>
            <w:r w:rsidR="006E2026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.Sc.</w:t>
            </w: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 in Wirtschaftswissenschaften (aktueller Schnitt</w:t>
            </w:r>
            <w:r w:rsidR="00AA5BCC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:</w:t>
            </w: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 1,</w:t>
            </w:r>
            <w:r w:rsidR="007C152D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1</w:t>
            </w: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3118" w:type="dxa"/>
            <w:gridSpan w:val="2"/>
            <w:vAlign w:val="bottom"/>
          </w:tcPr>
          <w:p w14:paraId="566C6498" w14:textId="496CF9CD" w:rsidR="000E7C32" w:rsidRPr="00CE04EE" w:rsidRDefault="006E2026" w:rsidP="00CE04EE">
            <w:pPr>
              <w:jc w:val="right"/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04/</w:t>
            </w:r>
            <w:r w:rsidR="000E7C32"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 xml:space="preserve">2024 – heute </w:t>
            </w:r>
          </w:p>
        </w:tc>
      </w:tr>
      <w:tr w:rsidR="006E2026" w:rsidRPr="00CE04EE" w14:paraId="6B8CB2E1" w14:textId="77777777" w:rsidTr="006E68B7">
        <w:trPr>
          <w:trHeight w:val="20"/>
        </w:trPr>
        <w:tc>
          <w:tcPr>
            <w:tcW w:w="10206" w:type="dxa"/>
            <w:gridSpan w:val="4"/>
            <w:vAlign w:val="bottom"/>
          </w:tcPr>
          <w:p w14:paraId="021AD7AC" w14:textId="0BA3CE5E" w:rsidR="006E2026" w:rsidRPr="00CE04EE" w:rsidRDefault="006E2026" w:rsidP="00CE04EE">
            <w:pPr>
              <w:pStyle w:val="Listenabsatz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</w:pPr>
            <w:proofErr w:type="spellStart"/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>Relevante</w:t>
            </w:r>
            <w:proofErr w:type="spellEnd"/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 xml:space="preserve"> Module: Accounting (</w:t>
            </w:r>
            <w:r w:rsidR="00432FCB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 xml:space="preserve">Note: 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>1,</w:t>
            </w:r>
            <w:r w:rsidR="007C152D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>0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 xml:space="preserve">), </w:t>
            </w:r>
            <w:proofErr w:type="spellStart"/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>Mathematik</w:t>
            </w:r>
            <w:proofErr w:type="spellEnd"/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 xml:space="preserve"> (</w:t>
            </w:r>
            <w:r w:rsidR="00432FCB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 xml:space="preserve">Note: 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 xml:space="preserve">1,3), </w:t>
            </w:r>
            <w:proofErr w:type="spellStart"/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>Statistik</w:t>
            </w:r>
            <w:proofErr w:type="spellEnd"/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 xml:space="preserve"> (</w:t>
            </w:r>
            <w:r w:rsidR="00432FCB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 xml:space="preserve">Note: 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>1,0)</w:t>
            </w:r>
            <w:r w:rsidR="007C152D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>, VWL (</w:t>
            </w:r>
            <w:r w:rsidR="00432FCB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 xml:space="preserve">Note: </w:t>
            </w:r>
            <w:r w:rsidR="007C152D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>1,</w:t>
            </w:r>
            <w:r w:rsidR="008857A0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>0</w:t>
            </w:r>
            <w:r w:rsidR="007C152D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  <w:t>)</w:t>
            </w:r>
          </w:p>
          <w:p w14:paraId="3C3B9E5B" w14:textId="18D24B0F" w:rsidR="007C152D" w:rsidRPr="00CE04EE" w:rsidRDefault="006E2026" w:rsidP="00CE04EE">
            <w:pPr>
              <w:pStyle w:val="Listenabsatz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  <w:t>Teilnahme an Consulting- und M&amp;A-Workshops am Campus, u</w:t>
            </w:r>
            <w:r w:rsidR="00432FCB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  <w:t xml:space="preserve">nter anderem 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  <w:t>von Simon Kucher und PwC</w:t>
            </w:r>
          </w:p>
          <w:p w14:paraId="7371B07D" w14:textId="5F03E6C0" w:rsidR="00692F36" w:rsidRPr="00CE04EE" w:rsidRDefault="00432FCB" w:rsidP="00CE04EE">
            <w:pPr>
              <w:pStyle w:val="Listenabsatz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  <w:t xml:space="preserve">Aufnahme in die </w:t>
            </w:r>
            <w:proofErr w:type="spellStart"/>
            <w:r w:rsidR="00692F36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  <w:t>Dean´s</w:t>
            </w:r>
            <w:proofErr w:type="spellEnd"/>
            <w:r w:rsidR="00692F36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  <w:t xml:space="preserve"> List (Top 5 % des Jahrgangs)</w:t>
            </w:r>
          </w:p>
        </w:tc>
      </w:tr>
      <w:tr w:rsidR="0068438F" w:rsidRPr="00CE04EE" w14:paraId="58A44341" w14:textId="77777777" w:rsidTr="00DA7C5B">
        <w:trPr>
          <w:trHeight w:val="340"/>
          <w:ins w:id="1" w:author="David Döbele" w:date="2024-11-12T18:47:00Z" w16du:dateUtc="2024-11-12T17:47:00Z"/>
        </w:trPr>
        <w:tc>
          <w:tcPr>
            <w:tcW w:w="7088" w:type="dxa"/>
            <w:gridSpan w:val="2"/>
            <w:vAlign w:val="bottom"/>
          </w:tcPr>
          <w:p w14:paraId="5736384C" w14:textId="3145F66E" w:rsidR="0068438F" w:rsidRPr="00CE04EE" w:rsidRDefault="0068438F" w:rsidP="0068438F">
            <w:pPr>
              <w:rPr>
                <w:ins w:id="2" w:author="David Döbele" w:date="2024-11-12T18:47:00Z" w16du:dateUtc="2024-11-12T17:47:00Z"/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</w:pPr>
            <w:ins w:id="3" w:author="David Döbele" w:date="2024-11-12T18:47:00Z" w16du:dateUtc="2024-11-12T17:47:00Z">
              <w:r w:rsidRPr="00CE04EE">
                <w:rPr>
                  <w:rFonts w:ascii="Times New Roman" w:eastAsiaTheme="minorHAnsi" w:hAnsi="Times New Roman" w:cs="Times New Roman"/>
                  <w:b/>
                  <w:sz w:val="21"/>
                  <w:szCs w:val="21"/>
                  <w:lang w:eastAsia="en-US"/>
                </w:rPr>
                <w:t>Weibelfeld-Gymnasium</w:t>
              </w:r>
            </w:ins>
          </w:p>
        </w:tc>
        <w:tc>
          <w:tcPr>
            <w:tcW w:w="3118" w:type="dxa"/>
            <w:gridSpan w:val="2"/>
            <w:vAlign w:val="bottom"/>
          </w:tcPr>
          <w:p w14:paraId="561AAE79" w14:textId="640B9FDE" w:rsidR="0068438F" w:rsidRPr="00CE04EE" w:rsidRDefault="0068438F" w:rsidP="0068438F">
            <w:pPr>
              <w:contextualSpacing/>
              <w:jc w:val="right"/>
              <w:rPr>
                <w:ins w:id="4" w:author="David Döbele" w:date="2024-11-12T18:47:00Z" w16du:dateUtc="2024-11-12T17:47:00Z"/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</w:pPr>
            <w:ins w:id="5" w:author="David Döbele" w:date="2024-11-12T18:47:00Z" w16du:dateUtc="2024-11-12T17:47:00Z">
              <w:r w:rsidRPr="00CE04EE">
                <w:rPr>
                  <w:rFonts w:ascii="Times New Roman" w:eastAsiaTheme="minorHAnsi" w:hAnsi="Times New Roman" w:cs="Times New Roman"/>
                  <w:b/>
                  <w:bCs/>
                  <w:iCs/>
                  <w:sz w:val="20"/>
                  <w:szCs w:val="20"/>
                  <w:lang w:eastAsia="en-US"/>
                </w:rPr>
                <w:t>Sprendlingen</w:t>
              </w:r>
            </w:ins>
          </w:p>
        </w:tc>
      </w:tr>
      <w:tr w:rsidR="0068438F" w:rsidRPr="00CE04EE" w14:paraId="73E293D4" w14:textId="77777777" w:rsidTr="0068438F">
        <w:tblPrEx>
          <w:tblW w:w="10206" w:type="dxa"/>
          <w:tblInd w:w="-567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6" w:author="David Döbele" w:date="2024-11-12T18:47:00Z" w16du:dateUtc="2024-11-12T17:47:00Z">
            <w:tblPrEx>
              <w:tblW w:w="10206" w:type="dxa"/>
              <w:tblInd w:w="-56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57"/>
          <w:ins w:id="7" w:author="David Döbele" w:date="2024-11-12T18:47:00Z" w16du:dateUtc="2024-11-12T17:47:00Z"/>
          <w:trPrChange w:id="8" w:author="David Döbele" w:date="2024-11-12T18:47:00Z" w16du:dateUtc="2024-11-12T17:47:00Z">
            <w:trPr>
              <w:trHeight w:val="340"/>
            </w:trPr>
          </w:trPrChange>
        </w:trPr>
        <w:tc>
          <w:tcPr>
            <w:tcW w:w="7088" w:type="dxa"/>
            <w:gridSpan w:val="2"/>
            <w:vAlign w:val="bottom"/>
            <w:tcPrChange w:id="9" w:author="David Döbele" w:date="2024-11-12T18:47:00Z" w16du:dateUtc="2024-11-12T17:47:00Z">
              <w:tcPr>
                <w:tcW w:w="7088" w:type="dxa"/>
                <w:gridSpan w:val="2"/>
                <w:vAlign w:val="bottom"/>
              </w:tcPr>
            </w:tcPrChange>
          </w:tcPr>
          <w:p w14:paraId="30B4F2A6" w14:textId="2D00F38C" w:rsidR="0068438F" w:rsidRPr="00CE04EE" w:rsidRDefault="0068438F" w:rsidP="0068438F">
            <w:pPr>
              <w:rPr>
                <w:ins w:id="10" w:author="David Döbele" w:date="2024-11-12T18:47:00Z" w16du:dateUtc="2024-11-12T17:47:00Z"/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</w:pPr>
            <w:ins w:id="11" w:author="David Döbele" w:date="2024-11-12T18:47:00Z" w16du:dateUtc="2024-11-12T17:47:00Z">
              <w:r w:rsidRPr="00CE04EE">
                <w:rPr>
                  <w:rFonts w:ascii="Times New Roman" w:eastAsiaTheme="minorHAnsi" w:hAnsi="Times New Roman" w:cs="Times New Roman"/>
                  <w:bCs/>
                  <w:i/>
                  <w:iCs/>
                  <w:sz w:val="20"/>
                  <w:szCs w:val="20"/>
                  <w:lang w:eastAsia="en-US"/>
                </w:rPr>
                <w:t>Allgemeine Hochschulreife</w:t>
              </w:r>
            </w:ins>
          </w:p>
        </w:tc>
        <w:tc>
          <w:tcPr>
            <w:tcW w:w="3118" w:type="dxa"/>
            <w:gridSpan w:val="2"/>
            <w:vAlign w:val="bottom"/>
            <w:tcPrChange w:id="12" w:author="David Döbele" w:date="2024-11-12T18:47:00Z" w16du:dateUtc="2024-11-12T17:47:00Z">
              <w:tcPr>
                <w:tcW w:w="3118" w:type="dxa"/>
                <w:gridSpan w:val="2"/>
                <w:vAlign w:val="bottom"/>
              </w:tcPr>
            </w:tcPrChange>
          </w:tcPr>
          <w:p w14:paraId="28CDA292" w14:textId="188C0AEB" w:rsidR="0068438F" w:rsidRPr="00CE04EE" w:rsidRDefault="0068438F" w:rsidP="0068438F">
            <w:pPr>
              <w:contextualSpacing/>
              <w:jc w:val="right"/>
              <w:rPr>
                <w:ins w:id="13" w:author="David Döbele" w:date="2024-11-12T18:47:00Z" w16du:dateUtc="2024-11-12T17:47:00Z"/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</w:pPr>
            <w:ins w:id="14" w:author="David Döbele" w:date="2024-11-12T18:47:00Z" w16du:dateUtc="2024-11-12T17:47:00Z">
              <w:r w:rsidRPr="00CE04EE">
                <w:rPr>
                  <w:rFonts w:ascii="Times New Roman" w:eastAsiaTheme="minorHAnsi" w:hAnsi="Times New Roman" w:cs="Times New Roman"/>
                  <w:bCs/>
                  <w:sz w:val="20"/>
                  <w:szCs w:val="20"/>
                  <w:lang w:eastAsia="en-US"/>
                </w:rPr>
                <w:t>06/2010 – 06/2023</w:t>
              </w:r>
            </w:ins>
          </w:p>
        </w:tc>
      </w:tr>
      <w:tr w:rsidR="000E7C32" w:rsidRPr="00CE04EE" w14:paraId="252BFCB5" w14:textId="77777777" w:rsidTr="00DA7C5B">
        <w:trPr>
          <w:trHeight w:val="340"/>
        </w:trPr>
        <w:tc>
          <w:tcPr>
            <w:tcW w:w="7088" w:type="dxa"/>
            <w:gridSpan w:val="2"/>
            <w:vAlign w:val="bottom"/>
          </w:tcPr>
          <w:p w14:paraId="5AFAD41F" w14:textId="2B23CB05" w:rsidR="000E7C32" w:rsidRPr="00CE04EE" w:rsidRDefault="000E7C32" w:rsidP="00CE04EE">
            <w:pPr>
              <w:rPr>
                <w:rFonts w:ascii="Times New Roman" w:eastAsia="Times New Roman" w:hAnsi="Times New Roman" w:cs="Times New Roman"/>
                <w:b/>
                <w:sz w:val="60"/>
                <w:szCs w:val="60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  <w:t>Weibelfeld-Gymnasium</w:t>
            </w:r>
          </w:p>
        </w:tc>
        <w:tc>
          <w:tcPr>
            <w:tcW w:w="3118" w:type="dxa"/>
            <w:gridSpan w:val="2"/>
            <w:vAlign w:val="bottom"/>
          </w:tcPr>
          <w:p w14:paraId="42467CBB" w14:textId="1730361E" w:rsidR="000E7C32" w:rsidRPr="00CE04EE" w:rsidRDefault="000E7C32" w:rsidP="00CE04EE">
            <w:pPr>
              <w:contextualSpacing/>
              <w:jc w:val="right"/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  <w:t>Sprendlingen</w:t>
            </w:r>
          </w:p>
        </w:tc>
      </w:tr>
      <w:tr w:rsidR="000E7C32" w:rsidRPr="00CE04EE" w14:paraId="72C16809" w14:textId="77777777" w:rsidTr="006E68B7">
        <w:trPr>
          <w:trHeight w:val="20"/>
        </w:trPr>
        <w:tc>
          <w:tcPr>
            <w:tcW w:w="7088" w:type="dxa"/>
            <w:gridSpan w:val="2"/>
            <w:vAlign w:val="bottom"/>
          </w:tcPr>
          <w:p w14:paraId="4F04E2F4" w14:textId="53B83154" w:rsidR="000E7C32" w:rsidRPr="00CE04EE" w:rsidRDefault="000E7C32" w:rsidP="00CE04EE">
            <w:pPr>
              <w:rPr>
                <w:rFonts w:ascii="Times New Roman" w:eastAsia="Times New Roman" w:hAnsi="Times New Roman" w:cs="Times New Roman"/>
                <w:i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Allgemeine Hochschulreife</w:t>
            </w:r>
          </w:p>
        </w:tc>
        <w:tc>
          <w:tcPr>
            <w:tcW w:w="3118" w:type="dxa"/>
            <w:gridSpan w:val="2"/>
            <w:vAlign w:val="bottom"/>
          </w:tcPr>
          <w:p w14:paraId="18E3B5C8" w14:textId="00CF1D38" w:rsidR="000E7C32" w:rsidRPr="00CE04EE" w:rsidRDefault="006E2026" w:rsidP="00CE04EE">
            <w:pPr>
              <w:jc w:val="right"/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06/</w:t>
            </w:r>
            <w:r w:rsidR="000E7C32"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 xml:space="preserve">2010 – </w:t>
            </w:r>
            <w:r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06/</w:t>
            </w:r>
            <w:r w:rsidR="000E7C32"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2023</w:t>
            </w:r>
          </w:p>
        </w:tc>
      </w:tr>
      <w:tr w:rsidR="000E7C32" w:rsidRPr="00CE04EE" w14:paraId="3F8C4D1C" w14:textId="77777777" w:rsidTr="006E68B7">
        <w:trPr>
          <w:trHeight w:val="20"/>
        </w:trPr>
        <w:tc>
          <w:tcPr>
            <w:tcW w:w="10206" w:type="dxa"/>
            <w:gridSpan w:val="4"/>
            <w:vAlign w:val="bottom"/>
          </w:tcPr>
          <w:p w14:paraId="4AA1E2F2" w14:textId="1D014DAD" w:rsidR="000E7C32" w:rsidRPr="00CE04EE" w:rsidRDefault="000E7C32" w:rsidP="00CE04EE">
            <w:pPr>
              <w:pStyle w:val="Listenabsatz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Erwerb von volkswirtschaftlichen und ökonomischen Grundlagen durch den Leistungskurs Wirtschaft </w:t>
            </w:r>
          </w:p>
        </w:tc>
      </w:tr>
      <w:tr w:rsidR="00D606AA" w:rsidRPr="00CE04EE" w14:paraId="061A45F4" w14:textId="77777777" w:rsidTr="008E511B">
        <w:trPr>
          <w:trHeight w:val="340"/>
        </w:trPr>
        <w:tc>
          <w:tcPr>
            <w:tcW w:w="7088" w:type="dxa"/>
            <w:gridSpan w:val="2"/>
            <w:vAlign w:val="bottom"/>
          </w:tcPr>
          <w:p w14:paraId="3ADFD11D" w14:textId="77777777" w:rsidR="00D606AA" w:rsidRPr="00CE04EE" w:rsidRDefault="00D606AA" w:rsidP="00CE04EE">
            <w:pPr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</w:pPr>
            <w:proofErr w:type="spellStart"/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  <w:t>Whitefish</w:t>
            </w:r>
            <w:proofErr w:type="spellEnd"/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  <w:t xml:space="preserve"> Bay High School</w:t>
            </w:r>
          </w:p>
        </w:tc>
        <w:tc>
          <w:tcPr>
            <w:tcW w:w="3118" w:type="dxa"/>
            <w:gridSpan w:val="2"/>
            <w:vAlign w:val="bottom"/>
          </w:tcPr>
          <w:p w14:paraId="1E88EDDF" w14:textId="09118313" w:rsidR="00D606AA" w:rsidRPr="00CE04EE" w:rsidRDefault="005B79E0" w:rsidP="00CE04EE">
            <w:pPr>
              <w:contextualSpacing/>
              <w:jc w:val="right"/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  <w:t>Wisconsin</w:t>
            </w:r>
          </w:p>
        </w:tc>
      </w:tr>
      <w:tr w:rsidR="00D606AA" w:rsidRPr="00CE04EE" w14:paraId="75BA3BEA" w14:textId="77777777" w:rsidTr="005B79E0">
        <w:trPr>
          <w:trHeight w:val="20"/>
        </w:trPr>
        <w:tc>
          <w:tcPr>
            <w:tcW w:w="7088" w:type="dxa"/>
            <w:gridSpan w:val="2"/>
            <w:vAlign w:val="bottom"/>
          </w:tcPr>
          <w:p w14:paraId="48F72D11" w14:textId="228B1CF7" w:rsidR="00D606AA" w:rsidRPr="00CE04EE" w:rsidRDefault="00CE04EE" w:rsidP="00CE04EE">
            <w:pPr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</w:pPr>
            <w:r w:rsidRPr="00DC4039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Teilnehmer am </w:t>
            </w:r>
            <w:r w:rsidR="008A1A7E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Schüleraustauschprogramm </w:t>
            </w:r>
            <w:r w:rsidR="00080E4E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in den </w:t>
            </w:r>
            <w:r w:rsidR="008A1A7E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USA</w:t>
            </w:r>
          </w:p>
        </w:tc>
        <w:tc>
          <w:tcPr>
            <w:tcW w:w="3118" w:type="dxa"/>
            <w:gridSpan w:val="2"/>
            <w:vAlign w:val="bottom"/>
          </w:tcPr>
          <w:p w14:paraId="38FA4F1F" w14:textId="0FF0A765" w:rsidR="00D606AA" w:rsidRPr="00CE04EE" w:rsidRDefault="008E511B" w:rsidP="00CE04EE">
            <w:pPr>
              <w:jc w:val="right"/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06/2018-07/20</w:t>
            </w:r>
            <w:r w:rsidR="00464B4B"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1</w:t>
            </w:r>
            <w:r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8</w:t>
            </w:r>
          </w:p>
        </w:tc>
      </w:tr>
      <w:tr w:rsidR="00C42DEE" w:rsidRPr="00CE04EE" w14:paraId="0D71450B" w14:textId="77777777" w:rsidTr="006E68B7">
        <w:trPr>
          <w:trHeight w:val="20"/>
        </w:trPr>
        <w:tc>
          <w:tcPr>
            <w:tcW w:w="10206" w:type="dxa"/>
            <w:gridSpan w:val="4"/>
            <w:vAlign w:val="bottom"/>
          </w:tcPr>
          <w:p w14:paraId="0499702E" w14:textId="1DF662E7" w:rsidR="00C42DEE" w:rsidRPr="00CE04EE" w:rsidRDefault="00D9351D" w:rsidP="00CE04EE">
            <w:pPr>
              <w:pStyle w:val="Listenabsatz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Aufenthalt in </w:t>
            </w:r>
            <w:r w:rsidR="00464B4B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einer 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Gastfamilie und Teilnahme am amerikanischen Schulunterricht</w:t>
            </w:r>
          </w:p>
        </w:tc>
      </w:tr>
      <w:tr w:rsidR="000E7C32" w:rsidRPr="00CE04EE" w14:paraId="56ED4119" w14:textId="77777777" w:rsidTr="00436A0B">
        <w:trPr>
          <w:trHeight w:val="510"/>
        </w:trPr>
        <w:tc>
          <w:tcPr>
            <w:tcW w:w="10206" w:type="dxa"/>
            <w:gridSpan w:val="4"/>
            <w:tcBorders>
              <w:bottom w:val="single" w:sz="4" w:space="0" w:color="auto"/>
            </w:tcBorders>
            <w:vAlign w:val="bottom"/>
          </w:tcPr>
          <w:p w14:paraId="509DF5D8" w14:textId="5C86C893" w:rsidR="000E7C32" w:rsidRPr="00CE04EE" w:rsidRDefault="000E7C32" w:rsidP="00CE04EE">
            <w:pPr>
              <w:rPr>
                <w:rFonts w:ascii="Times New Roman" w:eastAsiaTheme="minorHAnsi" w:hAnsi="Times New Roman" w:cs="Times New Roman"/>
                <w:b/>
                <w:sz w:val="28"/>
                <w:szCs w:val="32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sz w:val="28"/>
                <w:szCs w:val="32"/>
                <w:lang w:eastAsia="en-US"/>
              </w:rPr>
              <w:t>BERUFSPRAXIS</w:t>
            </w:r>
          </w:p>
        </w:tc>
      </w:tr>
      <w:tr w:rsidR="00E40DAE" w:rsidRPr="00CE04EE" w14:paraId="56733CEA" w14:textId="77777777" w:rsidTr="00DB7E31">
        <w:trPr>
          <w:trHeight w:val="340"/>
        </w:trPr>
        <w:tc>
          <w:tcPr>
            <w:tcW w:w="7088" w:type="dxa"/>
            <w:gridSpan w:val="2"/>
            <w:tcBorders>
              <w:top w:val="nil"/>
            </w:tcBorders>
            <w:vAlign w:val="bottom"/>
          </w:tcPr>
          <w:p w14:paraId="263F550E" w14:textId="15CF3211" w:rsidR="00E40DAE" w:rsidRPr="00CE04EE" w:rsidRDefault="00F32ACE" w:rsidP="00CE04EE">
            <w:pPr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  <w:t xml:space="preserve">Dr. </w:t>
            </w:r>
            <w:proofErr w:type="spellStart"/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  <w:t>Wieselhuber</w:t>
            </w:r>
            <w:proofErr w:type="spellEnd"/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  <w:t xml:space="preserve"> &amp; Partner GmbH Unternehmensberatung</w:t>
            </w:r>
          </w:p>
        </w:tc>
        <w:tc>
          <w:tcPr>
            <w:tcW w:w="3118" w:type="dxa"/>
            <w:gridSpan w:val="2"/>
            <w:tcBorders>
              <w:top w:val="nil"/>
            </w:tcBorders>
            <w:vAlign w:val="bottom"/>
          </w:tcPr>
          <w:p w14:paraId="66AEAEC2" w14:textId="5C76E0D0" w:rsidR="00E40DAE" w:rsidRPr="00CE04EE" w:rsidRDefault="00AE1FEF" w:rsidP="00CE04EE">
            <w:pPr>
              <w:jc w:val="right"/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  <w:t>Stuttgart</w:t>
            </w:r>
          </w:p>
        </w:tc>
      </w:tr>
      <w:tr w:rsidR="00E40DAE" w:rsidRPr="00CE04EE" w14:paraId="20D2672B" w14:textId="77777777" w:rsidTr="00C27FDD">
        <w:trPr>
          <w:trHeight w:val="20"/>
        </w:trPr>
        <w:tc>
          <w:tcPr>
            <w:tcW w:w="7088" w:type="dxa"/>
            <w:gridSpan w:val="2"/>
            <w:tcBorders>
              <w:top w:val="nil"/>
            </w:tcBorders>
            <w:vAlign w:val="bottom"/>
          </w:tcPr>
          <w:p w14:paraId="1DF4C130" w14:textId="1B92C85E" w:rsidR="00E40DAE" w:rsidRPr="005D6204" w:rsidRDefault="00AE1FEF" w:rsidP="00CE04EE">
            <w:pPr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Praktikant</w:t>
            </w:r>
            <w:r w:rsidR="00F90BE6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 im (</w:t>
            </w:r>
            <w:proofErr w:type="spellStart"/>
            <w:r w:rsidR="00F90BE6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Distressed</w:t>
            </w:r>
            <w:proofErr w:type="spellEnd"/>
            <w:r w:rsidR="00F90BE6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-)M&amp;A</w:t>
            </w:r>
            <w:r w:rsidR="00CC1C59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 (geplant, Vertrag unterschrieben)</w:t>
            </w:r>
          </w:p>
        </w:tc>
        <w:tc>
          <w:tcPr>
            <w:tcW w:w="3118" w:type="dxa"/>
            <w:gridSpan w:val="2"/>
            <w:tcBorders>
              <w:top w:val="nil"/>
            </w:tcBorders>
            <w:vAlign w:val="bottom"/>
          </w:tcPr>
          <w:p w14:paraId="51A422A8" w14:textId="77729AC9" w:rsidR="00E40DAE" w:rsidRPr="00CE04EE" w:rsidRDefault="006D0754" w:rsidP="00CE04EE">
            <w:pPr>
              <w:jc w:val="right"/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 xml:space="preserve">03/2025 </w:t>
            </w:r>
            <w:r w:rsidR="00F342ED"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–</w:t>
            </w:r>
            <w:r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 xml:space="preserve"> </w:t>
            </w:r>
            <w:r w:rsidR="00F342ED"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06/2025</w:t>
            </w:r>
          </w:p>
        </w:tc>
      </w:tr>
      <w:tr w:rsidR="003D5C23" w:rsidRPr="00CE04EE" w14:paraId="36CEA8FD" w14:textId="77777777" w:rsidTr="00554025">
        <w:trPr>
          <w:trHeight w:val="57"/>
        </w:trPr>
        <w:tc>
          <w:tcPr>
            <w:tcW w:w="10206" w:type="dxa"/>
            <w:gridSpan w:val="4"/>
            <w:tcBorders>
              <w:top w:val="nil"/>
            </w:tcBorders>
            <w:vAlign w:val="bottom"/>
          </w:tcPr>
          <w:p w14:paraId="5CBD567E" w14:textId="77777777" w:rsidR="003D5C23" w:rsidRPr="00CE04EE" w:rsidRDefault="003D5C23" w:rsidP="00CE04EE">
            <w:pPr>
              <w:pStyle w:val="Listenabsatz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Unterstützung bei laufenden M&amp;A-Transaktionen sowie bei anderen Corporate Finance-Projekten</w:t>
            </w:r>
          </w:p>
          <w:p w14:paraId="7316F8D7" w14:textId="0EBEA065" w:rsidR="003D5C23" w:rsidRPr="00CE04EE" w:rsidRDefault="003D5C23" w:rsidP="00CE04EE">
            <w:pPr>
              <w:pStyle w:val="Listenabsatz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Erstellung von </w:t>
            </w:r>
            <w:r w:rsidR="00837143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Teasern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, </w:t>
            </w:r>
            <w:r w:rsidR="00554025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Information </w:t>
            </w:r>
            <w:r w:rsidR="00BC39AA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Memorand</w:t>
            </w:r>
            <w:r w:rsidR="00554025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ums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 und Management-Präsentationen</w:t>
            </w:r>
          </w:p>
          <w:p w14:paraId="3D02FDC8" w14:textId="5C908BFD" w:rsidR="003D5C23" w:rsidRPr="00CE04EE" w:rsidRDefault="003D5C23" w:rsidP="00CE04EE">
            <w:pPr>
              <w:pStyle w:val="Listenabsatz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Mitwirkung bei der Erstellung von Unternehmensbewertungen und Analysen sowie </w:t>
            </w:r>
            <w:r w:rsidR="00CE04EE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Durchführung 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projektbezogene</w:t>
            </w:r>
            <w:r w:rsidR="00CE04EE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r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 Recherche von Unternehmens-, Branchen- und Marktinformation</w:t>
            </w:r>
            <w:r w:rsidR="00E642F1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en</w:t>
            </w:r>
          </w:p>
        </w:tc>
      </w:tr>
      <w:tr w:rsidR="000E7C32" w:rsidRPr="00CE04EE" w14:paraId="24B2A73C" w14:textId="77777777" w:rsidTr="00DB7E31">
        <w:trPr>
          <w:trHeight w:val="340"/>
        </w:trPr>
        <w:tc>
          <w:tcPr>
            <w:tcW w:w="7088" w:type="dxa"/>
            <w:gridSpan w:val="2"/>
            <w:tcBorders>
              <w:top w:val="nil"/>
            </w:tcBorders>
            <w:vAlign w:val="bottom"/>
          </w:tcPr>
          <w:p w14:paraId="66E74FEB" w14:textId="0A0348AB" w:rsidR="000E7C32" w:rsidRPr="00CE04EE" w:rsidRDefault="00AE1FEF" w:rsidP="00CE04EE">
            <w:pPr>
              <w:rPr>
                <w:rFonts w:ascii="Times New Roman" w:eastAsiaTheme="minorHAnsi" w:hAnsi="Times New Roman" w:cs="Times New Roman"/>
                <w:b/>
                <w:sz w:val="21"/>
                <w:szCs w:val="21"/>
                <w:lang w:val="en-GB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val="en-GB" w:eastAsia="en-US"/>
              </w:rPr>
              <w:t xml:space="preserve">The </w:t>
            </w:r>
            <w:proofErr w:type="spellStart"/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val="en-GB" w:eastAsia="en-US"/>
              </w:rPr>
              <w:t>AuditFactory</w:t>
            </w:r>
            <w:proofErr w:type="spellEnd"/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val="en-GB" w:eastAsia="en-US"/>
              </w:rPr>
              <w:t xml:space="preserve"> GmbH &amp; Co. KG</w:t>
            </w:r>
          </w:p>
        </w:tc>
        <w:tc>
          <w:tcPr>
            <w:tcW w:w="3118" w:type="dxa"/>
            <w:gridSpan w:val="2"/>
            <w:tcBorders>
              <w:top w:val="nil"/>
            </w:tcBorders>
            <w:vAlign w:val="bottom"/>
          </w:tcPr>
          <w:p w14:paraId="52F1E388" w14:textId="0761340B" w:rsidR="000E7C32" w:rsidRPr="00CE04EE" w:rsidRDefault="000E7C32" w:rsidP="00CE04EE">
            <w:pPr>
              <w:jc w:val="right"/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  <w:t>Bietigheim-Bissingen</w:t>
            </w:r>
          </w:p>
        </w:tc>
      </w:tr>
      <w:tr w:rsidR="000E7C32" w:rsidRPr="00CE04EE" w14:paraId="2206E12D" w14:textId="77777777" w:rsidTr="006E68B7">
        <w:trPr>
          <w:trHeight w:val="20"/>
        </w:trPr>
        <w:tc>
          <w:tcPr>
            <w:tcW w:w="7088" w:type="dxa"/>
            <w:gridSpan w:val="2"/>
            <w:vAlign w:val="bottom"/>
          </w:tcPr>
          <w:p w14:paraId="74C65F91" w14:textId="19D3311F" w:rsidR="000E7C32" w:rsidRPr="00CE04EE" w:rsidRDefault="000E7C32" w:rsidP="00CE04EE">
            <w:pPr>
              <w:rPr>
                <w:rFonts w:ascii="Times New Roman" w:eastAsia="Times New Roman" w:hAnsi="Times New Roman" w:cs="Times New Roman"/>
                <w:i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Freier Mitarbeiter</w:t>
            </w:r>
            <w:r w:rsidR="00F90BE6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 in der Unternehmensberatung</w:t>
            </w:r>
          </w:p>
        </w:tc>
        <w:tc>
          <w:tcPr>
            <w:tcW w:w="3118" w:type="dxa"/>
            <w:gridSpan w:val="2"/>
            <w:vAlign w:val="bottom"/>
          </w:tcPr>
          <w:p w14:paraId="794D3568" w14:textId="24A08FE3" w:rsidR="000E7C32" w:rsidRPr="00CE04EE" w:rsidRDefault="006E2026" w:rsidP="00CE04EE">
            <w:pPr>
              <w:jc w:val="right"/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01/</w:t>
            </w:r>
            <w:r w:rsidR="000E7C32"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2024 – heute</w:t>
            </w:r>
          </w:p>
        </w:tc>
      </w:tr>
      <w:tr w:rsidR="006E2026" w:rsidRPr="00CE04EE" w14:paraId="015A85BD" w14:textId="77777777" w:rsidTr="006E68B7">
        <w:trPr>
          <w:trHeight w:val="20"/>
        </w:trPr>
        <w:tc>
          <w:tcPr>
            <w:tcW w:w="10206" w:type="dxa"/>
            <w:gridSpan w:val="4"/>
            <w:vAlign w:val="bottom"/>
          </w:tcPr>
          <w:p w14:paraId="7EA2F579" w14:textId="3778AD26" w:rsidR="006E2026" w:rsidRPr="00CE04EE" w:rsidRDefault="006E2026" w:rsidP="00CE04EE">
            <w:pPr>
              <w:pStyle w:val="Listenabsatz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The </w:t>
            </w:r>
            <w:proofErr w:type="spellStart"/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AuditFactory</w:t>
            </w:r>
            <w:proofErr w:type="spellEnd"/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 ist eine Unternehmensberatung mit Fokus </w:t>
            </w:r>
            <w:r w:rsidR="00600B55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auf Prozessoptimierung</w:t>
            </w:r>
          </w:p>
          <w:p w14:paraId="4CB03225" w14:textId="3EBCC731" w:rsidR="006E2026" w:rsidRPr="00CE04EE" w:rsidRDefault="006E2026" w:rsidP="00CE04EE">
            <w:pPr>
              <w:pStyle w:val="Listenabsatz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Erstellung von Unternehmenspräsentationen, Durchführung von Recherchetätigkeiten und Zusammenfassung diverser Themen</w:t>
            </w:r>
          </w:p>
          <w:p w14:paraId="7CF941B4" w14:textId="1E8093C7" w:rsidR="006E2026" w:rsidRPr="00CE04EE" w:rsidRDefault="006E2026" w:rsidP="00CE04EE">
            <w:pPr>
              <w:pStyle w:val="Listenabsatz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Entwicklung der neuen Geschäftssparte „IDV“ in Zusammenarbeit mit der Geschäftsführung</w:t>
            </w:r>
          </w:p>
        </w:tc>
      </w:tr>
      <w:tr w:rsidR="000E7C32" w:rsidRPr="00CE04EE" w14:paraId="0C9BB19E" w14:textId="77777777" w:rsidTr="005D6204">
        <w:trPr>
          <w:trHeight w:val="283"/>
        </w:trPr>
        <w:tc>
          <w:tcPr>
            <w:tcW w:w="7371" w:type="dxa"/>
            <w:gridSpan w:val="3"/>
            <w:vAlign w:val="bottom"/>
          </w:tcPr>
          <w:p w14:paraId="01146463" w14:textId="34F230FA" w:rsidR="000E7C32" w:rsidRPr="00CE04EE" w:rsidRDefault="000E7C32" w:rsidP="00CE04EE">
            <w:pPr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Praktikant</w:t>
            </w:r>
            <w:r w:rsidR="00F90BE6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 in der Unternehmensberatung</w:t>
            </w:r>
          </w:p>
        </w:tc>
        <w:tc>
          <w:tcPr>
            <w:tcW w:w="2835" w:type="dxa"/>
            <w:vAlign w:val="bottom"/>
          </w:tcPr>
          <w:p w14:paraId="065BD8E0" w14:textId="20A7E50E" w:rsidR="000E7C32" w:rsidRPr="00CE04EE" w:rsidRDefault="006E2026" w:rsidP="00CE04EE">
            <w:pPr>
              <w:jc w:val="right"/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09/</w:t>
            </w:r>
            <w:r w:rsidR="000E7C32"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 xml:space="preserve">2023 – </w:t>
            </w:r>
            <w:r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12/</w:t>
            </w:r>
            <w:r w:rsidR="000E7C32"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2023</w:t>
            </w:r>
          </w:p>
        </w:tc>
      </w:tr>
      <w:tr w:rsidR="006E2026" w:rsidRPr="00CE04EE" w14:paraId="600B6024" w14:textId="77777777" w:rsidTr="006E68B7">
        <w:trPr>
          <w:trHeight w:val="20"/>
        </w:trPr>
        <w:tc>
          <w:tcPr>
            <w:tcW w:w="10206" w:type="dxa"/>
            <w:gridSpan w:val="4"/>
            <w:vAlign w:val="bottom"/>
          </w:tcPr>
          <w:p w14:paraId="00E4186C" w14:textId="77777777" w:rsidR="006E2026" w:rsidRPr="00CE04EE" w:rsidRDefault="006E2026" w:rsidP="00CE04EE">
            <w:pPr>
              <w:pStyle w:val="Listenabsatz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Mitwirkung an Financial-, Operational- und Management-Audits</w:t>
            </w:r>
          </w:p>
          <w:p w14:paraId="49899085" w14:textId="77777777" w:rsidR="006E2026" w:rsidRPr="00CE04EE" w:rsidRDefault="006E2026" w:rsidP="00CE04EE">
            <w:pPr>
              <w:pStyle w:val="Listenabsatz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Beteiligung an Auslandsaudits mehrerer Unternehmen in unterschiedlichen Branchen</w:t>
            </w:r>
          </w:p>
          <w:p w14:paraId="2B25B131" w14:textId="3D7A1B61" w:rsidR="006E2026" w:rsidRPr="00CE04EE" w:rsidRDefault="006E2026" w:rsidP="00CE04EE">
            <w:pPr>
              <w:pStyle w:val="Listenabsatz"/>
              <w:numPr>
                <w:ilvl w:val="0"/>
                <w:numId w:val="4"/>
              </w:num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Eigenständige Durchführung, Dokumentation und Auswertung von Interviews und Prüfungshandlungen</w:t>
            </w:r>
          </w:p>
        </w:tc>
      </w:tr>
      <w:tr w:rsidR="000E7C32" w:rsidRPr="00CE04EE" w14:paraId="7113C6E5" w14:textId="77777777" w:rsidTr="00436A0B">
        <w:trPr>
          <w:trHeight w:val="510"/>
        </w:trPr>
        <w:tc>
          <w:tcPr>
            <w:tcW w:w="10206" w:type="dxa"/>
            <w:gridSpan w:val="4"/>
            <w:tcBorders>
              <w:bottom w:val="single" w:sz="4" w:space="0" w:color="auto"/>
            </w:tcBorders>
            <w:vAlign w:val="bottom"/>
          </w:tcPr>
          <w:p w14:paraId="3D9AA75F" w14:textId="25134C57" w:rsidR="000E7C32" w:rsidRPr="00CE04EE" w:rsidRDefault="000E7C32" w:rsidP="00CE0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Theme="minorHAnsi" w:hAnsi="Times New Roman" w:cs="Times New Roman"/>
                <w:b/>
                <w:smallCaps/>
                <w:sz w:val="32"/>
                <w:szCs w:val="32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sz w:val="28"/>
                <w:szCs w:val="32"/>
                <w:lang w:eastAsia="en-US"/>
              </w:rPr>
              <w:t>ENGAGEMENT</w:t>
            </w:r>
          </w:p>
        </w:tc>
      </w:tr>
      <w:tr w:rsidR="000E7C32" w:rsidRPr="00CE04EE" w14:paraId="6322BCCF" w14:textId="77777777" w:rsidTr="00DB7E31">
        <w:trPr>
          <w:trHeight w:val="340"/>
        </w:trPr>
        <w:tc>
          <w:tcPr>
            <w:tcW w:w="708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385DAC1" w14:textId="20C21D5C" w:rsidR="000E7C32" w:rsidRPr="00CE04EE" w:rsidRDefault="000E7C32" w:rsidP="00CE0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  <w:t xml:space="preserve">Johann </w:t>
            </w:r>
            <w:proofErr w:type="gramStart"/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  <w:t>Wolfgang</w:t>
            </w:r>
            <w:r w:rsidR="006E2026"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  <w:t xml:space="preserve"> </w:t>
            </w:r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  <w:t>Goethe-Universität</w:t>
            </w:r>
            <w:proofErr w:type="gramEnd"/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eastAsia="en-US"/>
              </w:rPr>
              <w:t xml:space="preserve"> Exchange Buddy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125D32A" w14:textId="727ADBBF" w:rsidR="000E7C32" w:rsidRPr="00CE04EE" w:rsidRDefault="000E7C32" w:rsidP="00CE0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  <w:t>Frankfurt am Main</w:t>
            </w:r>
          </w:p>
        </w:tc>
      </w:tr>
      <w:tr w:rsidR="000E7C32" w:rsidRPr="00CE04EE" w14:paraId="3919D6BA" w14:textId="77777777" w:rsidTr="006E68B7">
        <w:trPr>
          <w:trHeight w:val="20"/>
        </w:trPr>
        <w:tc>
          <w:tcPr>
            <w:tcW w:w="7088" w:type="dxa"/>
            <w:gridSpan w:val="2"/>
            <w:tcBorders>
              <w:top w:val="nil"/>
              <w:bottom w:val="nil"/>
            </w:tcBorders>
            <w:vAlign w:val="bottom"/>
          </w:tcPr>
          <w:p w14:paraId="46B24723" w14:textId="280FF5B9" w:rsidR="000E7C32" w:rsidRPr="00CE04EE" w:rsidRDefault="000E7C32" w:rsidP="00CE04EE">
            <w:pPr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Aktives Mitglied </w:t>
            </w:r>
            <w:r w:rsidR="00432FCB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in </w:t>
            </w: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einer studentischen Initiative</w:t>
            </w:r>
          </w:p>
        </w:tc>
        <w:tc>
          <w:tcPr>
            <w:tcW w:w="3118" w:type="dxa"/>
            <w:gridSpan w:val="2"/>
            <w:tcBorders>
              <w:top w:val="nil"/>
              <w:bottom w:val="nil"/>
            </w:tcBorders>
            <w:vAlign w:val="bottom"/>
          </w:tcPr>
          <w:p w14:paraId="405FDFCF" w14:textId="51ED2451" w:rsidR="000E7C32" w:rsidRPr="00CE04EE" w:rsidRDefault="006E2026" w:rsidP="00CE0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04/</w:t>
            </w:r>
            <w:r w:rsidR="000E7C32"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2024 – heute</w:t>
            </w:r>
          </w:p>
        </w:tc>
      </w:tr>
      <w:tr w:rsidR="000E7C32" w:rsidRPr="00CE04EE" w14:paraId="0081272F" w14:textId="77777777" w:rsidTr="006E68B7">
        <w:trPr>
          <w:trHeight w:val="20"/>
        </w:trPr>
        <w:tc>
          <w:tcPr>
            <w:tcW w:w="1020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5F33D" w14:textId="1D612D00" w:rsidR="000E7C32" w:rsidRPr="00CE04EE" w:rsidRDefault="000E7C32" w:rsidP="00CE04EE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Ansprechpartner für internationale Studierende an der Goethe-Universität</w:t>
            </w:r>
            <w:r w:rsidR="006E2026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, Beantwortung diverser 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Fragen und </w:t>
            </w:r>
            <w:r w:rsidR="007C152D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Unterstützung bei Anliegen</w:t>
            </w:r>
          </w:p>
        </w:tc>
      </w:tr>
      <w:tr w:rsidR="00103652" w:rsidRPr="00CE04EE" w14:paraId="6F28F58B" w14:textId="77777777" w:rsidTr="00DB7E31">
        <w:trPr>
          <w:trHeight w:val="340"/>
        </w:trPr>
        <w:tc>
          <w:tcPr>
            <w:tcW w:w="708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4F8D1460" w14:textId="77777777" w:rsidR="00103652" w:rsidRPr="00CE04EE" w:rsidRDefault="00103652" w:rsidP="00CE0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Theme="minorHAnsi" w:hAnsi="Times New Roman" w:cs="Times New Roman"/>
                <w:b/>
                <w:sz w:val="21"/>
                <w:szCs w:val="21"/>
                <w:lang w:val="en-GB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val="en-GB" w:eastAsia="en-US"/>
              </w:rPr>
              <w:t xml:space="preserve">Skyline Investment Club </w:t>
            </w:r>
            <w:proofErr w:type="spellStart"/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val="en-GB" w:eastAsia="en-US"/>
              </w:rPr>
              <w:t>e.V.</w:t>
            </w:r>
            <w:proofErr w:type="spellEnd"/>
          </w:p>
        </w:tc>
        <w:tc>
          <w:tcPr>
            <w:tcW w:w="311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5F9B9827" w14:textId="224A493C" w:rsidR="00103652" w:rsidRPr="00CE04EE" w:rsidRDefault="00103652" w:rsidP="00CE0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  <w:t>Frankfurt am Main</w:t>
            </w:r>
          </w:p>
        </w:tc>
      </w:tr>
      <w:tr w:rsidR="00103652" w:rsidRPr="00CE04EE" w14:paraId="699F65CC" w14:textId="77777777" w:rsidTr="006E68B7">
        <w:trPr>
          <w:trHeight w:val="20"/>
        </w:trPr>
        <w:tc>
          <w:tcPr>
            <w:tcW w:w="708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0CAA182B" w14:textId="05CAFABB" w:rsidR="00103652" w:rsidRPr="00CE04EE" w:rsidRDefault="00E642F1" w:rsidP="00CE0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Aktives </w:t>
            </w:r>
            <w:r w:rsidR="00103652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Mitglied </w:t>
            </w: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 xml:space="preserve">in </w:t>
            </w:r>
            <w:r w:rsidR="00103652"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einer studentischen Initiative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6AEB8D7A" w14:textId="274E855B" w:rsidR="00103652" w:rsidRPr="00CE04EE" w:rsidRDefault="006E2026" w:rsidP="00CE0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04/</w:t>
            </w:r>
            <w:r w:rsidR="00103652"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2024 – heute</w:t>
            </w:r>
          </w:p>
        </w:tc>
      </w:tr>
      <w:tr w:rsidR="00103652" w:rsidRPr="00CE04EE" w14:paraId="44E3B728" w14:textId="77777777" w:rsidTr="006E68B7">
        <w:trPr>
          <w:trHeight w:val="20"/>
        </w:trPr>
        <w:tc>
          <w:tcPr>
            <w:tcW w:w="1020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599CDD" w14:textId="242A7E56" w:rsidR="00103652" w:rsidRPr="00CE04EE" w:rsidRDefault="00103652" w:rsidP="00CE04EE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Fachliche Weiterentwicklung für den Arbeitsalltag im Investmentbanking (DCF, Multiples, LBO)</w:t>
            </w:r>
          </w:p>
        </w:tc>
      </w:tr>
      <w:tr w:rsidR="00A079D6" w:rsidRPr="00CE04EE" w14:paraId="113E6DD7" w14:textId="77777777" w:rsidTr="00A079D6">
        <w:trPr>
          <w:trHeight w:val="340"/>
        </w:trPr>
        <w:tc>
          <w:tcPr>
            <w:tcW w:w="708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76926FAA" w14:textId="77777777" w:rsidR="00A079D6" w:rsidRPr="00CE04EE" w:rsidRDefault="00A079D6" w:rsidP="00CE0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val="en-GB" w:eastAsia="en-US"/>
              </w:rPr>
              <w:t xml:space="preserve">Goethe Finance Association </w:t>
            </w:r>
            <w:proofErr w:type="spellStart"/>
            <w:r w:rsidRPr="00CE04EE">
              <w:rPr>
                <w:rFonts w:ascii="Times New Roman" w:eastAsiaTheme="minorHAnsi" w:hAnsi="Times New Roman" w:cs="Times New Roman"/>
                <w:b/>
                <w:sz w:val="21"/>
                <w:szCs w:val="21"/>
                <w:lang w:val="en-GB" w:eastAsia="en-US"/>
              </w:rPr>
              <w:t>e.V.</w:t>
            </w:r>
            <w:proofErr w:type="spellEnd"/>
          </w:p>
        </w:tc>
        <w:tc>
          <w:tcPr>
            <w:tcW w:w="311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71A63B50" w14:textId="730949F4" w:rsidR="00A079D6" w:rsidRPr="00CE04EE" w:rsidRDefault="00A079D6" w:rsidP="00CE0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en-GB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bCs/>
                <w:iCs/>
                <w:sz w:val="20"/>
                <w:szCs w:val="20"/>
                <w:lang w:eastAsia="en-US"/>
              </w:rPr>
              <w:t>Frankfurt am Main</w:t>
            </w:r>
          </w:p>
        </w:tc>
      </w:tr>
      <w:tr w:rsidR="00A079D6" w:rsidRPr="00CE04EE" w14:paraId="7486CF1A" w14:textId="77777777" w:rsidTr="005D6204">
        <w:trPr>
          <w:trHeight w:val="20"/>
        </w:trPr>
        <w:tc>
          <w:tcPr>
            <w:tcW w:w="708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165262B3" w14:textId="772D9D83" w:rsidR="00A079D6" w:rsidRPr="005D6204" w:rsidRDefault="00A079D6" w:rsidP="00CE0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sz w:val="20"/>
                <w:szCs w:val="20"/>
                <w:lang w:eastAsia="en-US"/>
              </w:rPr>
              <w:t>Aktives Mitglied in einer studentischen Initiative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77F1062C" w14:textId="4FA7C246" w:rsidR="00A079D6" w:rsidRPr="005D6204" w:rsidRDefault="00A079D6" w:rsidP="00CE04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sz w:val="20"/>
                <w:szCs w:val="20"/>
                <w:lang w:eastAsia="en-US"/>
              </w:rPr>
              <w:t>04/2024 – heute</w:t>
            </w:r>
          </w:p>
        </w:tc>
      </w:tr>
      <w:tr w:rsidR="00A079D6" w:rsidRPr="00CE04EE" w14:paraId="678BB8F6" w14:textId="77777777" w:rsidTr="006E68B7">
        <w:trPr>
          <w:trHeight w:val="20"/>
        </w:trPr>
        <w:tc>
          <w:tcPr>
            <w:tcW w:w="1020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490D30" w14:textId="67C10012" w:rsidR="00A079D6" w:rsidRPr="00CE04EE" w:rsidRDefault="00A079D6" w:rsidP="00CE04EE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  <w:t xml:space="preserve">Teilnahme an </w:t>
            </w:r>
            <w:r w:rsidR="0017336A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  <w:t xml:space="preserve">M&amp;A-Workshops und Case </w:t>
            </w:r>
            <w:proofErr w:type="spellStart"/>
            <w:r w:rsidR="0017336A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  <w:t>Studys</w:t>
            </w:r>
            <w:proofErr w:type="spellEnd"/>
            <w:r w:rsidR="0017336A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  <w:t xml:space="preserve"> unter anderem von </w:t>
            </w:r>
            <w:proofErr w:type="spellStart"/>
            <w:r w:rsidR="0017336A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  <w:t>Carlsquare</w:t>
            </w:r>
            <w:proofErr w:type="spellEnd"/>
            <w:r w:rsidR="0017336A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  <w:t xml:space="preserve">, Citi und </w:t>
            </w:r>
            <w:r w:rsidR="0001383F"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eastAsia="en-US"/>
              </w:rPr>
              <w:t>KPMG</w:t>
            </w:r>
          </w:p>
        </w:tc>
      </w:tr>
      <w:tr w:rsidR="00A079D6" w:rsidRPr="00CE04EE" w14:paraId="3DB681B2" w14:textId="77777777" w:rsidTr="006E68B7">
        <w:trPr>
          <w:trHeight w:val="510"/>
        </w:trPr>
        <w:tc>
          <w:tcPr>
            <w:tcW w:w="10206" w:type="dxa"/>
            <w:gridSpan w:val="4"/>
            <w:tcBorders>
              <w:bottom w:val="single" w:sz="4" w:space="0" w:color="000000"/>
            </w:tcBorders>
            <w:vAlign w:val="bottom"/>
          </w:tcPr>
          <w:p w14:paraId="199329C7" w14:textId="0E56C5E6" w:rsidR="00A079D6" w:rsidRPr="00CE04EE" w:rsidRDefault="00A079D6" w:rsidP="00CE04EE">
            <w:pPr>
              <w:rPr>
                <w:rFonts w:ascii="Times New Roman" w:eastAsiaTheme="minorHAnsi" w:hAnsi="Times New Roman" w:cs="Times New Roman"/>
                <w:b/>
                <w:smallCaps/>
                <w:sz w:val="32"/>
                <w:szCs w:val="32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b/>
                <w:sz w:val="28"/>
                <w:szCs w:val="32"/>
                <w:lang w:eastAsia="en-US"/>
              </w:rPr>
              <w:t>FÄHIGKEITEN &amp; INTERESSEN</w:t>
            </w:r>
          </w:p>
        </w:tc>
      </w:tr>
      <w:tr w:rsidR="00A079D6" w:rsidRPr="00CE04EE" w14:paraId="3BBE177F" w14:textId="77777777" w:rsidTr="006E68B7">
        <w:trPr>
          <w:trHeight w:val="340"/>
        </w:trPr>
        <w:tc>
          <w:tcPr>
            <w:tcW w:w="1440" w:type="dxa"/>
            <w:tcBorders>
              <w:top w:val="single" w:sz="4" w:space="0" w:color="000000"/>
            </w:tcBorders>
            <w:vAlign w:val="bottom"/>
          </w:tcPr>
          <w:p w14:paraId="1D9A71AB" w14:textId="22188567" w:rsidR="00A079D6" w:rsidRPr="00CE04EE" w:rsidRDefault="00A079D6" w:rsidP="00CE04EE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Sprachen:</w:t>
            </w:r>
          </w:p>
        </w:tc>
        <w:tc>
          <w:tcPr>
            <w:tcW w:w="8766" w:type="dxa"/>
            <w:gridSpan w:val="3"/>
            <w:tcBorders>
              <w:top w:val="single" w:sz="4" w:space="0" w:color="000000"/>
            </w:tcBorders>
            <w:vAlign w:val="bottom"/>
          </w:tcPr>
          <w:p w14:paraId="49076518" w14:textId="3CCA8ADD" w:rsidR="00A079D6" w:rsidRPr="00CE04EE" w:rsidRDefault="00A079D6" w:rsidP="00CE04EE">
            <w:p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Deutsch (</w:t>
            </w: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color w:val="000000"/>
                <w:sz w:val="20"/>
                <w:szCs w:val="20"/>
                <w:lang w:val="de-AT" w:eastAsia="en-US"/>
              </w:rPr>
              <w:t>Muttersprache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), Englisch (</w:t>
            </w: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color w:val="000000"/>
                <w:sz w:val="20"/>
                <w:szCs w:val="20"/>
                <w:lang w:val="de-AT" w:eastAsia="en-US"/>
              </w:rPr>
              <w:t>verhandlungssicher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), Spanisch (</w:t>
            </w: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color w:val="000000"/>
                <w:sz w:val="20"/>
                <w:szCs w:val="20"/>
                <w:lang w:val="de-AT" w:eastAsia="en-US"/>
              </w:rPr>
              <w:t>Grundkenntnisse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 xml:space="preserve">) </w:t>
            </w:r>
          </w:p>
        </w:tc>
      </w:tr>
      <w:tr w:rsidR="00A079D6" w:rsidRPr="00CE04EE" w14:paraId="7C8A34BF" w14:textId="77777777" w:rsidTr="006E68B7">
        <w:trPr>
          <w:trHeight w:val="567"/>
        </w:trPr>
        <w:tc>
          <w:tcPr>
            <w:tcW w:w="1440" w:type="dxa"/>
            <w:vAlign w:val="bottom"/>
          </w:tcPr>
          <w:p w14:paraId="096276EE" w14:textId="4D3314B2" w:rsidR="00A079D6" w:rsidRPr="00CE04EE" w:rsidRDefault="00A079D6" w:rsidP="00CE04EE">
            <w:pPr>
              <w:contextualSpacing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>Technisch:</w:t>
            </w:r>
          </w:p>
          <w:p w14:paraId="06982B72" w14:textId="6C8D722F" w:rsidR="00A079D6" w:rsidRPr="00CE04EE" w:rsidRDefault="00A079D6" w:rsidP="00CE04EE">
            <w:pPr>
              <w:contextualSpacing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8766" w:type="dxa"/>
            <w:gridSpan w:val="3"/>
            <w:vAlign w:val="bottom"/>
          </w:tcPr>
          <w:p w14:paraId="4A01D5F5" w14:textId="0E8AC6D4" w:rsidR="00A079D6" w:rsidRPr="00CE04EE" w:rsidRDefault="00A079D6" w:rsidP="00CE04EE">
            <w:p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Excel (</w:t>
            </w: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color w:val="000000"/>
                <w:sz w:val="20"/>
                <w:szCs w:val="20"/>
                <w:lang w:val="de-AT" w:eastAsia="en-US"/>
              </w:rPr>
              <w:t>Online-Kurs im Umfang von über 50 Stunden mit zahlreichen Anwendungsprojekten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),</w:t>
            </w:r>
          </w:p>
          <w:p w14:paraId="16C772C2" w14:textId="2835FACC" w:rsidR="00A079D6" w:rsidRPr="00CE04EE" w:rsidRDefault="00A079D6" w:rsidP="00CE04EE">
            <w:p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PowerPoint (</w:t>
            </w:r>
            <w:r w:rsidRPr="00CE04EE">
              <w:rPr>
                <w:rFonts w:ascii="Times New Roman" w:eastAsiaTheme="minorHAnsi" w:hAnsi="Times New Roman" w:cs="Times New Roman"/>
                <w:bCs/>
                <w:i/>
                <w:iCs/>
                <w:color w:val="000000"/>
                <w:sz w:val="20"/>
                <w:szCs w:val="20"/>
                <w:lang w:val="de-AT" w:eastAsia="en-US"/>
              </w:rPr>
              <w:t>Online-Kurs zur Erstellung von Präsentationen mit Anwendungsprojekt</w:t>
            </w: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)</w:t>
            </w:r>
          </w:p>
        </w:tc>
      </w:tr>
      <w:tr w:rsidR="00A079D6" w:rsidRPr="00CE04EE" w14:paraId="038C9817" w14:textId="77777777" w:rsidTr="006E68B7">
        <w:trPr>
          <w:trHeight w:val="340"/>
        </w:trPr>
        <w:tc>
          <w:tcPr>
            <w:tcW w:w="1440" w:type="dxa"/>
            <w:vAlign w:val="bottom"/>
          </w:tcPr>
          <w:p w14:paraId="5D166D09" w14:textId="7438D398" w:rsidR="00A079D6" w:rsidRPr="00CE04EE" w:rsidRDefault="00A079D6" w:rsidP="00CE04EE">
            <w:pPr>
              <w:contextualSpacing/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</w:pP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 xml:space="preserve">Interessen: </w:t>
            </w:r>
          </w:p>
        </w:tc>
        <w:tc>
          <w:tcPr>
            <w:tcW w:w="8766" w:type="dxa"/>
            <w:gridSpan w:val="3"/>
            <w:vAlign w:val="bottom"/>
          </w:tcPr>
          <w:p w14:paraId="4061D09B" w14:textId="405A819B" w:rsidR="00A079D6" w:rsidRPr="00CE04EE" w:rsidRDefault="00A079D6" w:rsidP="00CE04EE">
            <w:pPr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</w:pPr>
            <w:r w:rsidRPr="00CE04EE">
              <w:rPr>
                <w:rFonts w:ascii="Times New Roman" w:eastAsiaTheme="minorHAnsi" w:hAnsi="Times New Roman" w:cs="Times New Roman"/>
                <w:bCs/>
                <w:color w:val="000000"/>
                <w:sz w:val="20"/>
                <w:szCs w:val="20"/>
                <w:lang w:val="de-AT" w:eastAsia="en-US"/>
              </w:rPr>
              <w:t>Muay Thai, Kraft- und Fitnesstraining, Reisen, Kochen</w:t>
            </w:r>
          </w:p>
        </w:tc>
      </w:tr>
      <w:tr w:rsidR="00A079D6" w:rsidRPr="00CE04EE" w14:paraId="6E7731A3" w14:textId="77777777" w:rsidTr="00432FCB">
        <w:trPr>
          <w:trHeight w:val="1020"/>
        </w:trPr>
        <w:tc>
          <w:tcPr>
            <w:tcW w:w="10206" w:type="dxa"/>
            <w:gridSpan w:val="4"/>
            <w:vAlign w:val="bottom"/>
          </w:tcPr>
          <w:p w14:paraId="4B6157D1" w14:textId="77777777" w:rsidR="00A079D6" w:rsidRPr="00CE04EE" w:rsidRDefault="00A079D6" w:rsidP="00CE04EE">
            <w:pPr>
              <w:contextualSpacing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1"/>
                <w:szCs w:val="21"/>
              </w:rPr>
            </w:pPr>
          </w:p>
          <w:p w14:paraId="32664FAD" w14:textId="2ED8B9EC" w:rsidR="00A079D6" w:rsidRPr="00CE04EE" w:rsidRDefault="00A079D6" w:rsidP="00CE04EE">
            <w:pPr>
              <w:contextualSpacing/>
              <w:rPr>
                <w:rFonts w:ascii="Times New Roman" w:eastAsia="Times New Roman" w:hAnsi="Times New Roman" w:cs="Times New Roman"/>
              </w:rPr>
            </w:pPr>
            <w:r w:rsidRPr="00CE04EE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1"/>
                <w:szCs w:val="21"/>
              </w:rPr>
              <w:drawing>
                <wp:inline distT="0" distB="0" distL="0" distR="0" wp14:anchorId="7EEF4075" wp14:editId="17B4C5FE">
                  <wp:extent cx="879894" cy="462107"/>
                  <wp:effectExtent l="0" t="0" r="0" b="0"/>
                  <wp:docPr id="808392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930" cy="528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DEA545" w14:textId="02C41F9C" w:rsidR="00A079D6" w:rsidRPr="00CE04EE" w:rsidRDefault="00A079D6" w:rsidP="00CE04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t xml:space="preserve">Frankfurt am Main, </w:t>
            </w: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fldChar w:fldCharType="begin"/>
            </w: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instrText xml:space="preserve"> TIME \@ "dd.MM.yyyy" </w:instrText>
            </w: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fldChar w:fldCharType="separate"/>
            </w:r>
            <w:r w:rsidR="0068438F">
              <w:rPr>
                <w:rFonts w:ascii="Times New Roman" w:eastAsiaTheme="minorHAnsi" w:hAnsi="Times New Roman" w:cs="Times New Roman"/>
                <w:noProof/>
                <w:sz w:val="20"/>
                <w:szCs w:val="20"/>
                <w:lang w:eastAsia="en-US"/>
              </w:rPr>
              <w:t>12.11.2024</w:t>
            </w:r>
            <w:r w:rsidRPr="00CE04EE">
              <w:rPr>
                <w:rFonts w:ascii="Times New Roman" w:eastAsiaTheme="minorHAnsi" w:hAnsi="Times New Roman" w:cs="Times New Roman"/>
                <w:sz w:val="20"/>
                <w:szCs w:val="20"/>
                <w:lang w:eastAsia="en-US"/>
              </w:rPr>
              <w:fldChar w:fldCharType="end"/>
            </w:r>
          </w:p>
        </w:tc>
      </w:tr>
    </w:tbl>
    <w:p w14:paraId="487DAFB2" w14:textId="77777777" w:rsidR="007635B3" w:rsidRPr="00714985" w:rsidRDefault="007635B3" w:rsidP="00C33235">
      <w:pPr>
        <w:rPr>
          <w:rFonts w:ascii="Times New Roman" w:hAnsi="Times New Roman" w:cs="Times New Roman"/>
          <w:sz w:val="2"/>
          <w:szCs w:val="2"/>
        </w:rPr>
      </w:pPr>
    </w:p>
    <w:sectPr w:rsidR="007635B3" w:rsidRPr="00714985" w:rsidSect="0068438F">
      <w:footerReference w:type="even" r:id="rId10"/>
      <w:pgSz w:w="11906" w:h="16838"/>
      <w:pgMar w:top="340" w:right="1418" w:bottom="113" w:left="1418" w:header="709" w:footer="709" w:gutter="0"/>
      <w:pgNumType w:start="1"/>
      <w:cols w:space="720"/>
      <w:docGrid w:linePitch="299"/>
      <w:sectPrChange w:id="15" w:author="David Döbele" w:date="2024-11-12T18:47:00Z" w16du:dateUtc="2024-11-12T17:47:00Z">
        <w:sectPr w:rsidR="007635B3" w:rsidRPr="00714985" w:rsidSect="0068438F">
          <w:pgMar w:top="624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C8CCC5" w14:textId="77777777" w:rsidR="00C86602" w:rsidRDefault="00C86602">
      <w:pPr>
        <w:spacing w:after="0" w:line="240" w:lineRule="auto"/>
      </w:pPr>
      <w:r>
        <w:separator/>
      </w:r>
    </w:p>
  </w:endnote>
  <w:endnote w:type="continuationSeparator" w:id="0">
    <w:p w14:paraId="5C3DC6AD" w14:textId="77777777" w:rsidR="00C86602" w:rsidRDefault="00C86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06F536" w14:textId="77777777" w:rsidR="007635B3" w:rsidRDefault="008E3F4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73F9D72E" w14:textId="77777777" w:rsidR="007635B3" w:rsidRDefault="007635B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00CEF8" w14:textId="77777777" w:rsidR="00C86602" w:rsidRDefault="00C86602">
      <w:pPr>
        <w:spacing w:after="0" w:line="240" w:lineRule="auto"/>
      </w:pPr>
      <w:r>
        <w:separator/>
      </w:r>
    </w:p>
  </w:footnote>
  <w:footnote w:type="continuationSeparator" w:id="0">
    <w:p w14:paraId="1AEFD2B7" w14:textId="77777777" w:rsidR="00C86602" w:rsidRDefault="00C866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B373F"/>
    <w:multiLevelType w:val="hybridMultilevel"/>
    <w:tmpl w:val="1E68F4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10883"/>
    <w:multiLevelType w:val="hybridMultilevel"/>
    <w:tmpl w:val="5EFEA7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B6445"/>
    <w:multiLevelType w:val="multilevel"/>
    <w:tmpl w:val="E9A64B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6793674"/>
    <w:multiLevelType w:val="hybridMultilevel"/>
    <w:tmpl w:val="96CC8D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03DDC"/>
    <w:multiLevelType w:val="hybridMultilevel"/>
    <w:tmpl w:val="39444280"/>
    <w:lvl w:ilvl="0" w:tplc="26A84E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DC1AAA"/>
    <w:multiLevelType w:val="hybridMultilevel"/>
    <w:tmpl w:val="9A0E8BF2"/>
    <w:lvl w:ilvl="0" w:tplc="EF58BD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11665E"/>
    <w:multiLevelType w:val="hybridMultilevel"/>
    <w:tmpl w:val="7BC83434"/>
    <w:lvl w:ilvl="0" w:tplc="A40E40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7F645E"/>
    <w:multiLevelType w:val="hybridMultilevel"/>
    <w:tmpl w:val="65F273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5617B6"/>
    <w:multiLevelType w:val="hybridMultilevel"/>
    <w:tmpl w:val="BC0E1CA6"/>
    <w:lvl w:ilvl="0" w:tplc="267CCB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421948"/>
    <w:multiLevelType w:val="multilevel"/>
    <w:tmpl w:val="42EE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D5D2F"/>
    <w:multiLevelType w:val="multilevel"/>
    <w:tmpl w:val="1F963A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27F538C"/>
    <w:multiLevelType w:val="multilevel"/>
    <w:tmpl w:val="EB00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54325A"/>
    <w:multiLevelType w:val="multilevel"/>
    <w:tmpl w:val="DE2847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572694F"/>
    <w:multiLevelType w:val="multilevel"/>
    <w:tmpl w:val="83B43746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A0C7A1B"/>
    <w:multiLevelType w:val="hybridMultilevel"/>
    <w:tmpl w:val="D5585306"/>
    <w:lvl w:ilvl="0" w:tplc="5F22F656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7344CA"/>
    <w:multiLevelType w:val="multilevel"/>
    <w:tmpl w:val="7FFA17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CCB4E3C"/>
    <w:multiLevelType w:val="multilevel"/>
    <w:tmpl w:val="0F56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056090">
    <w:abstractNumId w:val="12"/>
  </w:num>
  <w:num w:numId="2" w16cid:durableId="1106389848">
    <w:abstractNumId w:val="2"/>
  </w:num>
  <w:num w:numId="3" w16cid:durableId="1107893021">
    <w:abstractNumId w:val="13"/>
  </w:num>
  <w:num w:numId="4" w16cid:durableId="1055280561">
    <w:abstractNumId w:val="15"/>
  </w:num>
  <w:num w:numId="5" w16cid:durableId="622999369">
    <w:abstractNumId w:val="10"/>
  </w:num>
  <w:num w:numId="6" w16cid:durableId="321928727">
    <w:abstractNumId w:val="3"/>
  </w:num>
  <w:num w:numId="7" w16cid:durableId="1649897424">
    <w:abstractNumId w:val="1"/>
  </w:num>
  <w:num w:numId="8" w16cid:durableId="543835171">
    <w:abstractNumId w:val="14"/>
  </w:num>
  <w:num w:numId="9" w16cid:durableId="1664313854">
    <w:abstractNumId w:val="11"/>
  </w:num>
  <w:num w:numId="10" w16cid:durableId="1312364216">
    <w:abstractNumId w:val="16"/>
  </w:num>
  <w:num w:numId="11" w16cid:durableId="44110848">
    <w:abstractNumId w:val="8"/>
  </w:num>
  <w:num w:numId="12" w16cid:durableId="2112431712">
    <w:abstractNumId w:val="0"/>
  </w:num>
  <w:num w:numId="13" w16cid:durableId="547454379">
    <w:abstractNumId w:val="7"/>
  </w:num>
  <w:num w:numId="14" w16cid:durableId="1533302884">
    <w:abstractNumId w:val="6"/>
  </w:num>
  <w:num w:numId="15" w16cid:durableId="1701083013">
    <w:abstractNumId w:val="4"/>
  </w:num>
  <w:num w:numId="16" w16cid:durableId="1090928960">
    <w:abstractNumId w:val="9"/>
  </w:num>
  <w:num w:numId="17" w16cid:durableId="203368898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9"/>
  <w:proofState w:spelling="clean" w:grammar="clean"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5B3"/>
    <w:rsid w:val="00001DFB"/>
    <w:rsid w:val="00002C1C"/>
    <w:rsid w:val="000108B8"/>
    <w:rsid w:val="0001383F"/>
    <w:rsid w:val="00014250"/>
    <w:rsid w:val="000426DF"/>
    <w:rsid w:val="0005667C"/>
    <w:rsid w:val="00057AF1"/>
    <w:rsid w:val="000612D3"/>
    <w:rsid w:val="0006279B"/>
    <w:rsid w:val="00070BAE"/>
    <w:rsid w:val="00072F27"/>
    <w:rsid w:val="00080E4E"/>
    <w:rsid w:val="00090DC0"/>
    <w:rsid w:val="0009170D"/>
    <w:rsid w:val="00093B1D"/>
    <w:rsid w:val="000A18B5"/>
    <w:rsid w:val="000A4442"/>
    <w:rsid w:val="000A5B49"/>
    <w:rsid w:val="000A7410"/>
    <w:rsid w:val="000B6D81"/>
    <w:rsid w:val="000C1B24"/>
    <w:rsid w:val="000C386F"/>
    <w:rsid w:val="000D0913"/>
    <w:rsid w:val="000D10DB"/>
    <w:rsid w:val="000D7B52"/>
    <w:rsid w:val="000E7C32"/>
    <w:rsid w:val="000F0610"/>
    <w:rsid w:val="001020E1"/>
    <w:rsid w:val="00103652"/>
    <w:rsid w:val="00111846"/>
    <w:rsid w:val="00117E38"/>
    <w:rsid w:val="001314CA"/>
    <w:rsid w:val="00147F0E"/>
    <w:rsid w:val="00151D56"/>
    <w:rsid w:val="001539E4"/>
    <w:rsid w:val="00154F24"/>
    <w:rsid w:val="00157355"/>
    <w:rsid w:val="00160D3B"/>
    <w:rsid w:val="00171C0F"/>
    <w:rsid w:val="0017336A"/>
    <w:rsid w:val="001825C9"/>
    <w:rsid w:val="001869EF"/>
    <w:rsid w:val="00190082"/>
    <w:rsid w:val="001A303D"/>
    <w:rsid w:val="001A7DD6"/>
    <w:rsid w:val="001B4237"/>
    <w:rsid w:val="001C3BAB"/>
    <w:rsid w:val="001C4235"/>
    <w:rsid w:val="001C4C2C"/>
    <w:rsid w:val="001D171A"/>
    <w:rsid w:val="001E24D2"/>
    <w:rsid w:val="002005A0"/>
    <w:rsid w:val="00201152"/>
    <w:rsid w:val="00204B18"/>
    <w:rsid w:val="002067FA"/>
    <w:rsid w:val="00217F0A"/>
    <w:rsid w:val="002250B2"/>
    <w:rsid w:val="002358F0"/>
    <w:rsid w:val="002375CC"/>
    <w:rsid w:val="00243DBE"/>
    <w:rsid w:val="00244909"/>
    <w:rsid w:val="00245030"/>
    <w:rsid w:val="002526E1"/>
    <w:rsid w:val="00252B2F"/>
    <w:rsid w:val="00260E9E"/>
    <w:rsid w:val="002639B3"/>
    <w:rsid w:val="00292B58"/>
    <w:rsid w:val="00294C4E"/>
    <w:rsid w:val="002B2D35"/>
    <w:rsid w:val="002C5C98"/>
    <w:rsid w:val="002C6849"/>
    <w:rsid w:val="002D133F"/>
    <w:rsid w:val="002D7E93"/>
    <w:rsid w:val="002F47F1"/>
    <w:rsid w:val="002F7312"/>
    <w:rsid w:val="0030092F"/>
    <w:rsid w:val="00300A8F"/>
    <w:rsid w:val="00304EA4"/>
    <w:rsid w:val="0031771E"/>
    <w:rsid w:val="00317FC5"/>
    <w:rsid w:val="00321451"/>
    <w:rsid w:val="00336360"/>
    <w:rsid w:val="003451A4"/>
    <w:rsid w:val="00361836"/>
    <w:rsid w:val="00370D13"/>
    <w:rsid w:val="00371566"/>
    <w:rsid w:val="00373248"/>
    <w:rsid w:val="00376E5E"/>
    <w:rsid w:val="00380BD8"/>
    <w:rsid w:val="00383CA8"/>
    <w:rsid w:val="00392AC7"/>
    <w:rsid w:val="0039729F"/>
    <w:rsid w:val="003A248C"/>
    <w:rsid w:val="003C0294"/>
    <w:rsid w:val="003C466D"/>
    <w:rsid w:val="003D3ADE"/>
    <w:rsid w:val="003D5C23"/>
    <w:rsid w:val="003E32A8"/>
    <w:rsid w:val="003E3C64"/>
    <w:rsid w:val="003E4452"/>
    <w:rsid w:val="003E4AB5"/>
    <w:rsid w:val="00421063"/>
    <w:rsid w:val="00423906"/>
    <w:rsid w:val="00426567"/>
    <w:rsid w:val="00432FCB"/>
    <w:rsid w:val="00434518"/>
    <w:rsid w:val="00435551"/>
    <w:rsid w:val="00436060"/>
    <w:rsid w:val="00436A0B"/>
    <w:rsid w:val="00437372"/>
    <w:rsid w:val="004451C4"/>
    <w:rsid w:val="00450B0E"/>
    <w:rsid w:val="004526D5"/>
    <w:rsid w:val="00464B4B"/>
    <w:rsid w:val="0047111F"/>
    <w:rsid w:val="0047668A"/>
    <w:rsid w:val="00493D39"/>
    <w:rsid w:val="004A0851"/>
    <w:rsid w:val="004A4AF4"/>
    <w:rsid w:val="004C7FCE"/>
    <w:rsid w:val="004D1D32"/>
    <w:rsid w:val="004D6435"/>
    <w:rsid w:val="004F118E"/>
    <w:rsid w:val="004F6158"/>
    <w:rsid w:val="00506FC4"/>
    <w:rsid w:val="005128E1"/>
    <w:rsid w:val="005147F7"/>
    <w:rsid w:val="00543233"/>
    <w:rsid w:val="00554025"/>
    <w:rsid w:val="0055693E"/>
    <w:rsid w:val="00564CE9"/>
    <w:rsid w:val="00570F85"/>
    <w:rsid w:val="005764F8"/>
    <w:rsid w:val="00577DA6"/>
    <w:rsid w:val="0059107D"/>
    <w:rsid w:val="005B79E0"/>
    <w:rsid w:val="005C100D"/>
    <w:rsid w:val="005C462E"/>
    <w:rsid w:val="005C6728"/>
    <w:rsid w:val="005D6204"/>
    <w:rsid w:val="005E73B5"/>
    <w:rsid w:val="00600B55"/>
    <w:rsid w:val="00611E5E"/>
    <w:rsid w:val="00636D58"/>
    <w:rsid w:val="00642853"/>
    <w:rsid w:val="00645A6D"/>
    <w:rsid w:val="00654E39"/>
    <w:rsid w:val="006750F5"/>
    <w:rsid w:val="006820F1"/>
    <w:rsid w:val="006840D5"/>
    <w:rsid w:val="0068438F"/>
    <w:rsid w:val="00685D59"/>
    <w:rsid w:val="00691843"/>
    <w:rsid w:val="00692F36"/>
    <w:rsid w:val="006A25C9"/>
    <w:rsid w:val="006A467A"/>
    <w:rsid w:val="006D0754"/>
    <w:rsid w:val="006E0E26"/>
    <w:rsid w:val="006E2026"/>
    <w:rsid w:val="006E68B7"/>
    <w:rsid w:val="00706400"/>
    <w:rsid w:val="00713D49"/>
    <w:rsid w:val="00713DAF"/>
    <w:rsid w:val="0071459F"/>
    <w:rsid w:val="00714985"/>
    <w:rsid w:val="00721BF4"/>
    <w:rsid w:val="00723D7C"/>
    <w:rsid w:val="00736FF5"/>
    <w:rsid w:val="00744426"/>
    <w:rsid w:val="007608A2"/>
    <w:rsid w:val="007635B3"/>
    <w:rsid w:val="00783E98"/>
    <w:rsid w:val="00792000"/>
    <w:rsid w:val="00794150"/>
    <w:rsid w:val="0079486D"/>
    <w:rsid w:val="007A58BC"/>
    <w:rsid w:val="007B02B6"/>
    <w:rsid w:val="007C152D"/>
    <w:rsid w:val="007C5420"/>
    <w:rsid w:val="007D0020"/>
    <w:rsid w:val="007D6821"/>
    <w:rsid w:val="007E729D"/>
    <w:rsid w:val="00800868"/>
    <w:rsid w:val="0081576B"/>
    <w:rsid w:val="0082589F"/>
    <w:rsid w:val="0082674F"/>
    <w:rsid w:val="00831584"/>
    <w:rsid w:val="008316A3"/>
    <w:rsid w:val="008370CE"/>
    <w:rsid w:val="00837143"/>
    <w:rsid w:val="00852E27"/>
    <w:rsid w:val="00856179"/>
    <w:rsid w:val="00856608"/>
    <w:rsid w:val="00877729"/>
    <w:rsid w:val="00877E2F"/>
    <w:rsid w:val="008857A0"/>
    <w:rsid w:val="008916F9"/>
    <w:rsid w:val="00894573"/>
    <w:rsid w:val="0089596C"/>
    <w:rsid w:val="008A1A7E"/>
    <w:rsid w:val="008A2268"/>
    <w:rsid w:val="008A244F"/>
    <w:rsid w:val="008B4741"/>
    <w:rsid w:val="008B595A"/>
    <w:rsid w:val="008C4829"/>
    <w:rsid w:val="008E3F4F"/>
    <w:rsid w:val="008E511B"/>
    <w:rsid w:val="00902CB2"/>
    <w:rsid w:val="00912776"/>
    <w:rsid w:val="00914204"/>
    <w:rsid w:val="0092381B"/>
    <w:rsid w:val="009246E1"/>
    <w:rsid w:val="009441BC"/>
    <w:rsid w:val="00957EE8"/>
    <w:rsid w:val="00966C90"/>
    <w:rsid w:val="00966F12"/>
    <w:rsid w:val="00977F6D"/>
    <w:rsid w:val="00982966"/>
    <w:rsid w:val="00986750"/>
    <w:rsid w:val="0098738E"/>
    <w:rsid w:val="00995874"/>
    <w:rsid w:val="009C565C"/>
    <w:rsid w:val="009D046A"/>
    <w:rsid w:val="009F35A9"/>
    <w:rsid w:val="009F4C44"/>
    <w:rsid w:val="00A079D6"/>
    <w:rsid w:val="00A1254E"/>
    <w:rsid w:val="00A1543C"/>
    <w:rsid w:val="00A17694"/>
    <w:rsid w:val="00A537D9"/>
    <w:rsid w:val="00A548F7"/>
    <w:rsid w:val="00A620A0"/>
    <w:rsid w:val="00A6765D"/>
    <w:rsid w:val="00A74C09"/>
    <w:rsid w:val="00A8728C"/>
    <w:rsid w:val="00A93AAE"/>
    <w:rsid w:val="00AA350E"/>
    <w:rsid w:val="00AA5BCC"/>
    <w:rsid w:val="00AB6E3D"/>
    <w:rsid w:val="00AC3E1A"/>
    <w:rsid w:val="00AE1FEF"/>
    <w:rsid w:val="00AE32C3"/>
    <w:rsid w:val="00AE5484"/>
    <w:rsid w:val="00AF13C5"/>
    <w:rsid w:val="00AF5A93"/>
    <w:rsid w:val="00B01869"/>
    <w:rsid w:val="00B03E27"/>
    <w:rsid w:val="00B07E31"/>
    <w:rsid w:val="00B2089A"/>
    <w:rsid w:val="00B33E23"/>
    <w:rsid w:val="00B37D6E"/>
    <w:rsid w:val="00B437C6"/>
    <w:rsid w:val="00B44C78"/>
    <w:rsid w:val="00B6058F"/>
    <w:rsid w:val="00B67C34"/>
    <w:rsid w:val="00B914CF"/>
    <w:rsid w:val="00B94F98"/>
    <w:rsid w:val="00B975BE"/>
    <w:rsid w:val="00BA27DB"/>
    <w:rsid w:val="00BB01E1"/>
    <w:rsid w:val="00BC39AA"/>
    <w:rsid w:val="00BC693C"/>
    <w:rsid w:val="00BD4CD9"/>
    <w:rsid w:val="00BD5F82"/>
    <w:rsid w:val="00BD7D2C"/>
    <w:rsid w:val="00BE344D"/>
    <w:rsid w:val="00BE50FD"/>
    <w:rsid w:val="00BF0353"/>
    <w:rsid w:val="00BF4FA7"/>
    <w:rsid w:val="00C171FB"/>
    <w:rsid w:val="00C22979"/>
    <w:rsid w:val="00C27FDD"/>
    <w:rsid w:val="00C33235"/>
    <w:rsid w:val="00C35FD6"/>
    <w:rsid w:val="00C42DEE"/>
    <w:rsid w:val="00C44CFE"/>
    <w:rsid w:val="00C57A16"/>
    <w:rsid w:val="00C6163C"/>
    <w:rsid w:val="00C86602"/>
    <w:rsid w:val="00C955A0"/>
    <w:rsid w:val="00C96EEF"/>
    <w:rsid w:val="00C97819"/>
    <w:rsid w:val="00CA5FA3"/>
    <w:rsid w:val="00CC1C59"/>
    <w:rsid w:val="00CC35BC"/>
    <w:rsid w:val="00CD18BC"/>
    <w:rsid w:val="00CE04EE"/>
    <w:rsid w:val="00D01C93"/>
    <w:rsid w:val="00D0635D"/>
    <w:rsid w:val="00D079C4"/>
    <w:rsid w:val="00D118D1"/>
    <w:rsid w:val="00D121D4"/>
    <w:rsid w:val="00D27424"/>
    <w:rsid w:val="00D362F7"/>
    <w:rsid w:val="00D36689"/>
    <w:rsid w:val="00D440BE"/>
    <w:rsid w:val="00D5488C"/>
    <w:rsid w:val="00D606AA"/>
    <w:rsid w:val="00D6626A"/>
    <w:rsid w:val="00D67718"/>
    <w:rsid w:val="00D762E0"/>
    <w:rsid w:val="00D83B2C"/>
    <w:rsid w:val="00D845C5"/>
    <w:rsid w:val="00D9351D"/>
    <w:rsid w:val="00D96E32"/>
    <w:rsid w:val="00D96F72"/>
    <w:rsid w:val="00D97988"/>
    <w:rsid w:val="00DA1439"/>
    <w:rsid w:val="00DA7C5B"/>
    <w:rsid w:val="00DB7E31"/>
    <w:rsid w:val="00DC11F6"/>
    <w:rsid w:val="00DC182F"/>
    <w:rsid w:val="00DC5613"/>
    <w:rsid w:val="00DC5F95"/>
    <w:rsid w:val="00DD0847"/>
    <w:rsid w:val="00DD21BB"/>
    <w:rsid w:val="00DD7028"/>
    <w:rsid w:val="00DE3F12"/>
    <w:rsid w:val="00DE68D4"/>
    <w:rsid w:val="00DF6C82"/>
    <w:rsid w:val="00E07CE8"/>
    <w:rsid w:val="00E21906"/>
    <w:rsid w:val="00E32BCC"/>
    <w:rsid w:val="00E35D46"/>
    <w:rsid w:val="00E375F1"/>
    <w:rsid w:val="00E40DAE"/>
    <w:rsid w:val="00E521AC"/>
    <w:rsid w:val="00E55FC7"/>
    <w:rsid w:val="00E642F1"/>
    <w:rsid w:val="00E81631"/>
    <w:rsid w:val="00E872C9"/>
    <w:rsid w:val="00EA78BC"/>
    <w:rsid w:val="00EC15DA"/>
    <w:rsid w:val="00EC16F8"/>
    <w:rsid w:val="00EC53A8"/>
    <w:rsid w:val="00EC6331"/>
    <w:rsid w:val="00EC68A0"/>
    <w:rsid w:val="00EE41E4"/>
    <w:rsid w:val="00EE6D12"/>
    <w:rsid w:val="00F042FE"/>
    <w:rsid w:val="00F04ECE"/>
    <w:rsid w:val="00F077EA"/>
    <w:rsid w:val="00F07A98"/>
    <w:rsid w:val="00F1290E"/>
    <w:rsid w:val="00F22039"/>
    <w:rsid w:val="00F24939"/>
    <w:rsid w:val="00F2562C"/>
    <w:rsid w:val="00F32ACE"/>
    <w:rsid w:val="00F342ED"/>
    <w:rsid w:val="00F4108E"/>
    <w:rsid w:val="00F51C64"/>
    <w:rsid w:val="00F532AE"/>
    <w:rsid w:val="00F538D7"/>
    <w:rsid w:val="00F54899"/>
    <w:rsid w:val="00F56547"/>
    <w:rsid w:val="00F64D1F"/>
    <w:rsid w:val="00F7192A"/>
    <w:rsid w:val="00F81F7E"/>
    <w:rsid w:val="00F90BE6"/>
    <w:rsid w:val="00F94AEC"/>
    <w:rsid w:val="00FB2990"/>
    <w:rsid w:val="00FC6082"/>
    <w:rsid w:val="00FD0166"/>
    <w:rsid w:val="00FD04D6"/>
    <w:rsid w:val="00FD0BF3"/>
    <w:rsid w:val="00FE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EAECAF"/>
  <w15:docId w15:val="{91C087C6-32A0-420C-B4AC-DC42833CB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DD084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D084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D0847"/>
    <w:rPr>
      <w:sz w:val="20"/>
      <w:szCs w:val="20"/>
    </w:rPr>
  </w:style>
  <w:style w:type="paragraph" w:styleId="berarbeitung">
    <w:name w:val="Revision"/>
    <w:hidden/>
    <w:uiPriority w:val="99"/>
    <w:semiHidden/>
    <w:rsid w:val="00072F27"/>
    <w:pPr>
      <w:spacing w:after="0" w:line="240" w:lineRule="auto"/>
    </w:p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72F2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72F27"/>
    <w:rPr>
      <w:b/>
      <w:bCs/>
      <w:sz w:val="20"/>
      <w:szCs w:val="20"/>
    </w:rPr>
  </w:style>
  <w:style w:type="character" w:styleId="Fett">
    <w:name w:val="Strong"/>
    <w:basedOn w:val="Absatz-Standardschriftart"/>
    <w:uiPriority w:val="22"/>
    <w:qFormat/>
    <w:rsid w:val="00AE1F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3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2672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426971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7677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2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1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09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27025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30270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42949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0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1101">
          <w:marLeft w:val="-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F6D035F-C0F7-41BB-8AC4-D78C04D4F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</Words>
  <Characters>2823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David Döbele</cp:lastModifiedBy>
  <cp:revision>4</cp:revision>
  <dcterms:created xsi:type="dcterms:W3CDTF">2024-11-06T18:10:00Z</dcterms:created>
  <dcterms:modified xsi:type="dcterms:W3CDTF">2024-11-12T17:47:00Z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5f0cf149a499d41b0e014364ae8060f789daa2aedac42115dd37aba320d899b1</vt:lpwstr>
  </property>
</Properties>
</file>