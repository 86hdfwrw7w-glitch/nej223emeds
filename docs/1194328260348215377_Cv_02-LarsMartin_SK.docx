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50" w:type="dxa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5499"/>
        <w:gridCol w:w="1134"/>
        <w:gridCol w:w="1710"/>
        <w:tblGridChange w:id="0">
          <w:tblGrid>
            <w:gridCol w:w="1607"/>
            <w:gridCol w:w="5499"/>
            <w:gridCol w:w="1134"/>
            <w:gridCol w:w="1710"/>
          </w:tblGrid>
        </w:tblGridChange>
      </w:tblGrid>
      <w:tr w:rsidR="00EE0FC1" w:rsidRPr="0071151F" w14:paraId="3EE6A559" w14:textId="77777777" w:rsidTr="00597885">
        <w:trPr>
          <w:trHeight w:val="789"/>
        </w:trPr>
        <w:tc>
          <w:tcPr>
            <w:tcW w:w="9950" w:type="dxa"/>
            <w:gridSpan w:val="4"/>
            <w:vAlign w:val="bottom"/>
          </w:tcPr>
          <w:p w14:paraId="31CAFCC6" w14:textId="77777777" w:rsidR="00EE0FC1" w:rsidRPr="00E75A10" w:rsidRDefault="00782F69" w:rsidP="00B167BE">
            <w:pPr>
              <w:pStyle w:val="TableParagraph"/>
              <w:ind w:left="1076" w:right="1079"/>
              <w:jc w:val="center"/>
              <w:rPr>
                <w:b/>
                <w:sz w:val="40"/>
                <w:szCs w:val="40"/>
              </w:rPr>
            </w:pPr>
            <w:r w:rsidRPr="00E75A10">
              <w:rPr>
                <w:b/>
                <w:sz w:val="40"/>
                <w:szCs w:val="40"/>
              </w:rPr>
              <w:t>Lars Thomas Martin</w:t>
            </w:r>
          </w:p>
          <w:p w14:paraId="352BAFB2" w14:textId="77777777" w:rsidR="00BB72FE" w:rsidRPr="00E75A10" w:rsidRDefault="00782F69" w:rsidP="00B167BE">
            <w:pPr>
              <w:pStyle w:val="TableParagraph"/>
              <w:spacing w:before="1"/>
              <w:ind w:left="1078" w:right="1079"/>
              <w:jc w:val="center"/>
              <w:rPr>
                <w:rFonts w:ascii="Georgia"/>
                <w:sz w:val="20"/>
                <w:szCs w:val="20"/>
                <w:lang w:val="de-DE"/>
              </w:rPr>
            </w:pPr>
            <w:proofErr w:type="spellStart"/>
            <w:r w:rsidRPr="00E75A10">
              <w:rPr>
                <w:sz w:val="20"/>
                <w:szCs w:val="20"/>
                <w:lang w:val="de-DE"/>
              </w:rPr>
              <w:t>Breschnekweg</w:t>
            </w:r>
            <w:proofErr w:type="spellEnd"/>
            <w:r w:rsidRPr="00E75A10">
              <w:rPr>
                <w:sz w:val="20"/>
                <w:szCs w:val="20"/>
                <w:lang w:val="de-DE"/>
              </w:rPr>
              <w:t xml:space="preserve"> 2a, 78166 Donaueschingen, Germany</w:t>
            </w:r>
          </w:p>
          <w:p w14:paraId="534FFE96" w14:textId="2C6212FA" w:rsidR="00EE0FC1" w:rsidRPr="00E75A10" w:rsidRDefault="00BB72FE" w:rsidP="00B167BE">
            <w:pPr>
              <w:pStyle w:val="TableParagraph"/>
              <w:spacing w:before="1"/>
              <w:ind w:left="1078" w:right="1079"/>
              <w:jc w:val="center"/>
              <w:rPr>
                <w:sz w:val="20"/>
                <w:szCs w:val="20"/>
                <w:lang w:val="de-DE"/>
              </w:rPr>
            </w:pPr>
            <w:r w:rsidRPr="0071151F">
              <w:rPr>
                <w:sz w:val="20"/>
                <w:szCs w:val="20"/>
                <w:lang w:val="de-DE"/>
              </w:rPr>
              <w:t xml:space="preserve">Larsmartin129@gmail.com </w:t>
            </w:r>
            <w:r w:rsidR="00782F69" w:rsidRPr="00E75A10">
              <w:rPr>
                <w:sz w:val="20"/>
                <w:szCs w:val="20"/>
                <w:lang w:val="de-DE"/>
              </w:rPr>
              <w:t>| +49(0)15257500756</w:t>
            </w:r>
          </w:p>
        </w:tc>
      </w:tr>
      <w:tr w:rsidR="00855787" w14:paraId="19AE488B" w14:textId="0611BEB6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1" w:author="Sophie Klocke" w:date="2024-01-08T06:30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454"/>
          <w:trPrChange w:id="2" w:author="Sophie Klocke" w:date="2024-01-08T06:30:00Z">
            <w:trPr>
              <w:trHeight w:val="397"/>
            </w:trPr>
          </w:trPrChange>
        </w:trPr>
        <w:tc>
          <w:tcPr>
            <w:tcW w:w="7106" w:type="dxa"/>
            <w:gridSpan w:val="2"/>
            <w:tcBorders>
              <w:bottom w:val="single" w:sz="4" w:space="0" w:color="auto"/>
            </w:tcBorders>
            <w:vAlign w:val="bottom"/>
            <w:tcPrChange w:id="3" w:author="Sophie Klocke" w:date="2024-01-08T06:30:00Z">
              <w:tcPr>
                <w:tcW w:w="7106" w:type="dxa"/>
                <w:gridSpan w:val="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31620D8B" w14:textId="5E0BAF45" w:rsidR="00855787" w:rsidRPr="0086444B" w:rsidRDefault="00855787" w:rsidP="00B167BE">
            <w:pPr>
              <w:pStyle w:val="TableParagraph"/>
              <w:tabs>
                <w:tab w:val="left" w:pos="6275"/>
                <w:tab w:val="left" w:pos="10406"/>
              </w:tabs>
              <w:spacing w:before="57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E</w:t>
            </w:r>
            <w:r w:rsidRPr="00667121">
              <w:rPr>
                <w:b/>
                <w:sz w:val="28"/>
              </w:rPr>
              <w:t>DUCATION</w:t>
            </w:r>
          </w:p>
        </w:tc>
        <w:tc>
          <w:tcPr>
            <w:tcW w:w="2844" w:type="dxa"/>
            <w:gridSpan w:val="2"/>
            <w:tcBorders>
              <w:bottom w:val="single" w:sz="4" w:space="0" w:color="auto"/>
            </w:tcBorders>
            <w:vAlign w:val="bottom"/>
            <w:tcPrChange w:id="4" w:author="Sophie Klocke" w:date="2024-01-08T06:30:00Z">
              <w:tcPr>
                <w:tcW w:w="2844" w:type="dxa"/>
                <w:gridSpan w:val="2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096E1DE4" w14:textId="552651F6" w:rsidR="00855787" w:rsidDel="00B167BE" w:rsidRDefault="00855787" w:rsidP="00B167BE">
            <w:pPr>
              <w:rPr>
                <w:del w:id="5" w:author="Sophie Klocke" w:date="2024-01-08T06:30:00Z"/>
                <w:b/>
                <w:sz w:val="28"/>
              </w:rPr>
            </w:pPr>
          </w:p>
          <w:p w14:paraId="71CE10F9" w14:textId="77777777" w:rsidR="00855787" w:rsidRPr="0086444B" w:rsidRDefault="00855787" w:rsidP="00B167BE">
            <w:pPr>
              <w:pStyle w:val="TableParagraph"/>
              <w:tabs>
                <w:tab w:val="left" w:pos="6275"/>
                <w:tab w:val="left" w:pos="10406"/>
              </w:tabs>
              <w:spacing w:before="57"/>
              <w:ind w:left="0"/>
              <w:rPr>
                <w:b/>
                <w:sz w:val="28"/>
              </w:rPr>
            </w:pPr>
          </w:p>
        </w:tc>
      </w:tr>
      <w:tr w:rsidR="00855787" w14:paraId="7099AEA6" w14:textId="77777777" w:rsidTr="00AD332B">
        <w:trPr>
          <w:trHeight w:val="340"/>
        </w:trPr>
        <w:tc>
          <w:tcPr>
            <w:tcW w:w="7106" w:type="dxa"/>
            <w:gridSpan w:val="2"/>
            <w:tcBorders>
              <w:top w:val="single" w:sz="4" w:space="0" w:color="auto"/>
            </w:tcBorders>
            <w:vAlign w:val="bottom"/>
          </w:tcPr>
          <w:p w14:paraId="00319578" w14:textId="21A1B0DC" w:rsidR="00855787" w:rsidRDefault="00855787" w:rsidP="00B167BE">
            <w:pPr>
              <w:pStyle w:val="TableParagraph"/>
              <w:spacing w:before="47"/>
              <w:ind w:left="0"/>
              <w:rPr>
                <w:b/>
                <w:sz w:val="28"/>
              </w:rPr>
            </w:pPr>
            <w:r w:rsidRPr="00855787">
              <w:rPr>
                <w:b/>
                <w:sz w:val="21"/>
              </w:rPr>
              <w:t>EBS University of Business and Law</w:t>
            </w:r>
          </w:p>
        </w:tc>
        <w:tc>
          <w:tcPr>
            <w:tcW w:w="2844" w:type="dxa"/>
            <w:gridSpan w:val="2"/>
            <w:tcBorders>
              <w:top w:val="single" w:sz="4" w:space="0" w:color="auto"/>
            </w:tcBorders>
            <w:vAlign w:val="bottom"/>
          </w:tcPr>
          <w:p w14:paraId="093FD34C" w14:textId="6E931D0D" w:rsidR="00855787" w:rsidRPr="00855787" w:rsidRDefault="00855787" w:rsidP="00B167BE">
            <w:pPr>
              <w:jc w:val="right"/>
              <w:rPr>
                <w:b/>
                <w:sz w:val="21"/>
              </w:rPr>
            </w:pPr>
            <w:proofErr w:type="spellStart"/>
            <w:r w:rsidRPr="00855787">
              <w:rPr>
                <w:b/>
                <w:sz w:val="21"/>
              </w:rPr>
              <w:t>Oestrich</w:t>
            </w:r>
            <w:proofErr w:type="spellEnd"/>
            <w:r w:rsidRPr="00855787">
              <w:rPr>
                <w:b/>
                <w:sz w:val="21"/>
              </w:rPr>
              <w:t>-Winkel</w:t>
            </w:r>
            <w:r w:rsidR="00012140">
              <w:rPr>
                <w:b/>
                <w:sz w:val="21"/>
              </w:rPr>
              <w:t>, Germany</w:t>
            </w:r>
            <w:r w:rsidRPr="00855787">
              <w:rPr>
                <w:b/>
                <w:sz w:val="21"/>
              </w:rPr>
              <w:t xml:space="preserve"> </w:t>
            </w:r>
          </w:p>
        </w:tc>
      </w:tr>
      <w:tr w:rsidR="00855787" w14:paraId="7E5577E6" w14:textId="185CAB66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6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20"/>
          <w:trPrChange w:id="7" w:author="Sophie Klocke" w:date="2024-01-08T06:31:00Z">
            <w:trPr>
              <w:trHeight w:val="170"/>
            </w:trPr>
          </w:trPrChange>
        </w:trPr>
        <w:tc>
          <w:tcPr>
            <w:tcW w:w="7106" w:type="dxa"/>
            <w:gridSpan w:val="2"/>
            <w:vAlign w:val="bottom"/>
            <w:tcPrChange w:id="8" w:author="Sophie Klocke" w:date="2024-01-08T06:31:00Z">
              <w:tcPr>
                <w:tcW w:w="7106" w:type="dxa"/>
                <w:gridSpan w:val="2"/>
                <w:vAlign w:val="bottom"/>
              </w:tcPr>
            </w:tcPrChange>
          </w:tcPr>
          <w:p w14:paraId="0275DABF" w14:textId="0F91E37C" w:rsidR="00855787" w:rsidRDefault="00855787">
            <w:pPr>
              <w:pStyle w:val="TableParagraph"/>
              <w:tabs>
                <w:tab w:val="left" w:pos="6275"/>
                <w:tab w:val="left" w:pos="10406"/>
              </w:tabs>
              <w:ind w:left="0"/>
              <w:rPr>
                <w:b/>
                <w:sz w:val="28"/>
              </w:rPr>
              <w:pPrChange w:id="9" w:author="Sophie Klocke" w:date="2024-01-08T06:31:00Z">
                <w:pPr>
                  <w:pStyle w:val="TableParagraph"/>
                  <w:tabs>
                    <w:tab w:val="left" w:pos="6275"/>
                    <w:tab w:val="left" w:pos="10406"/>
                  </w:tabs>
                  <w:spacing w:before="57"/>
                  <w:ind w:left="0"/>
                </w:pPr>
              </w:pPrChange>
            </w:pPr>
            <w:del w:id="10" w:author="Sophie Klocke" w:date="2024-01-08T06:32:00Z">
              <w:r w:rsidDel="00B167BE">
                <w:rPr>
                  <w:i/>
                  <w:iCs/>
                  <w:sz w:val="20"/>
                  <w:szCs w:val="20"/>
                </w:rPr>
                <w:delText xml:space="preserve">Incoming </w:delText>
              </w:r>
            </w:del>
            <w:r>
              <w:rPr>
                <w:i/>
                <w:iCs/>
                <w:sz w:val="20"/>
                <w:szCs w:val="20"/>
              </w:rPr>
              <w:t>M.Sc</w:t>
            </w:r>
            <w:r w:rsidRPr="00884394">
              <w:rPr>
                <w:i/>
                <w:iCs/>
                <w:sz w:val="20"/>
                <w:szCs w:val="20"/>
              </w:rPr>
              <w:t xml:space="preserve">. </w:t>
            </w:r>
            <w:ins w:id="11" w:author="Sophie Klocke" w:date="2024-01-08T06:32:00Z">
              <w:r w:rsidR="00B167BE">
                <w:rPr>
                  <w:i/>
                  <w:iCs/>
                  <w:sz w:val="20"/>
                  <w:szCs w:val="20"/>
                </w:rPr>
                <w:t xml:space="preserve">in </w:t>
              </w:r>
            </w:ins>
            <w:r>
              <w:rPr>
                <w:i/>
                <w:iCs/>
                <w:sz w:val="20"/>
                <w:szCs w:val="20"/>
              </w:rPr>
              <w:t xml:space="preserve">Finance </w:t>
            </w:r>
            <w:r w:rsidRPr="00884394">
              <w:rPr>
                <w:i/>
                <w:iCs/>
                <w:sz w:val="20"/>
                <w:szCs w:val="20"/>
              </w:rPr>
              <w:t>(</w:t>
            </w:r>
            <w:ins w:id="12" w:author="Sophie Klocke" w:date="2024-01-08T06:32:00Z">
              <w:r w:rsidR="00B167BE">
                <w:rPr>
                  <w:i/>
                  <w:iCs/>
                  <w:sz w:val="20"/>
                  <w:szCs w:val="20"/>
                </w:rPr>
                <w:t>planned, c</w:t>
              </w:r>
            </w:ins>
            <w:del w:id="13" w:author="Sophie Klocke" w:date="2024-01-08T06:32:00Z">
              <w:r w:rsidDel="00B167BE">
                <w:rPr>
                  <w:i/>
                  <w:iCs/>
                  <w:sz w:val="20"/>
                  <w:szCs w:val="20"/>
                </w:rPr>
                <w:delText>C</w:delText>
              </w:r>
            </w:del>
            <w:r>
              <w:rPr>
                <w:i/>
                <w:iCs/>
                <w:sz w:val="20"/>
                <w:szCs w:val="20"/>
              </w:rPr>
              <w:t>ontract signed)</w:t>
            </w:r>
          </w:p>
        </w:tc>
        <w:tc>
          <w:tcPr>
            <w:tcW w:w="2844" w:type="dxa"/>
            <w:gridSpan w:val="2"/>
            <w:vAlign w:val="bottom"/>
            <w:tcPrChange w:id="14" w:author="Sophie Klocke" w:date="2024-01-08T06:31:00Z">
              <w:tcPr>
                <w:tcW w:w="2844" w:type="dxa"/>
                <w:gridSpan w:val="2"/>
                <w:vAlign w:val="bottom"/>
              </w:tcPr>
            </w:tcPrChange>
          </w:tcPr>
          <w:p w14:paraId="36281F34" w14:textId="39C04688" w:rsidR="00855787" w:rsidRDefault="009B7DBC">
            <w:pPr>
              <w:pStyle w:val="TableParagraph"/>
              <w:tabs>
                <w:tab w:val="left" w:pos="6275"/>
                <w:tab w:val="left" w:pos="10406"/>
              </w:tabs>
              <w:ind w:left="0"/>
              <w:jc w:val="right"/>
              <w:rPr>
                <w:b/>
                <w:sz w:val="28"/>
              </w:rPr>
              <w:pPrChange w:id="15" w:author="Sophie Klocke" w:date="2024-01-08T06:31:00Z">
                <w:pPr>
                  <w:pStyle w:val="TableParagraph"/>
                  <w:tabs>
                    <w:tab w:val="left" w:pos="6275"/>
                    <w:tab w:val="left" w:pos="10406"/>
                  </w:tabs>
                  <w:spacing w:before="57"/>
                  <w:ind w:left="0"/>
                  <w:jc w:val="right"/>
                </w:pPr>
              </w:pPrChange>
            </w:pPr>
            <w:r>
              <w:rPr>
                <w:iCs/>
                <w:sz w:val="20"/>
                <w:szCs w:val="20"/>
              </w:rPr>
              <w:t>01</w:t>
            </w:r>
            <w:r w:rsidR="00855787" w:rsidRPr="006568EF">
              <w:rPr>
                <w:iCs/>
                <w:sz w:val="20"/>
                <w:szCs w:val="20"/>
              </w:rPr>
              <w:t>/202</w:t>
            </w:r>
            <w:r>
              <w:rPr>
                <w:iCs/>
                <w:sz w:val="20"/>
                <w:szCs w:val="20"/>
              </w:rPr>
              <w:t>4</w:t>
            </w:r>
            <w:r w:rsidR="00855787">
              <w:rPr>
                <w:iCs/>
                <w:sz w:val="20"/>
                <w:szCs w:val="20"/>
              </w:rPr>
              <w:t xml:space="preserve"> – 0</w:t>
            </w:r>
            <w:r>
              <w:rPr>
                <w:iCs/>
                <w:sz w:val="20"/>
                <w:szCs w:val="20"/>
              </w:rPr>
              <w:t>1</w:t>
            </w:r>
            <w:r w:rsidR="00855787">
              <w:rPr>
                <w:iCs/>
                <w:sz w:val="20"/>
                <w:szCs w:val="20"/>
              </w:rPr>
              <w:t>/202</w:t>
            </w:r>
            <w:r>
              <w:rPr>
                <w:iCs/>
                <w:sz w:val="20"/>
                <w:szCs w:val="20"/>
              </w:rPr>
              <w:t>6</w:t>
            </w:r>
          </w:p>
        </w:tc>
      </w:tr>
      <w:tr w:rsidR="00EE0FC1" w14:paraId="7FADACF0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4E21B511" w14:textId="67B254BD" w:rsidR="00EE0FC1" w:rsidRDefault="00782F69" w:rsidP="00B167BE">
            <w:pPr>
              <w:pStyle w:val="TableParagraph"/>
              <w:spacing w:before="47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University </w:t>
            </w:r>
            <w:r w:rsidR="00FD4A65">
              <w:rPr>
                <w:b/>
                <w:sz w:val="21"/>
              </w:rPr>
              <w:t xml:space="preserve">of </w:t>
            </w:r>
            <w:r>
              <w:rPr>
                <w:b/>
                <w:sz w:val="21"/>
              </w:rPr>
              <w:t>Heidelberg</w:t>
            </w:r>
          </w:p>
        </w:tc>
        <w:tc>
          <w:tcPr>
            <w:tcW w:w="2844" w:type="dxa"/>
            <w:gridSpan w:val="2"/>
            <w:vAlign w:val="bottom"/>
          </w:tcPr>
          <w:p w14:paraId="7E2C2C55" w14:textId="6429F51D" w:rsidR="00EE0FC1" w:rsidRPr="007D02E0" w:rsidRDefault="00782F69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Heidelberg</w:t>
            </w:r>
            <w:r w:rsidR="00012140">
              <w:rPr>
                <w:b/>
                <w:sz w:val="21"/>
              </w:rPr>
              <w:t>, Germany</w:t>
            </w:r>
          </w:p>
        </w:tc>
      </w:tr>
      <w:tr w:rsidR="00EE0FC1" w14:paraId="6D77C9EC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16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20"/>
          <w:trPrChange w:id="17" w:author="Sophie Klocke" w:date="2024-01-08T06:31:00Z">
            <w:trPr>
              <w:trHeight w:val="170"/>
            </w:trPr>
          </w:trPrChange>
        </w:trPr>
        <w:tc>
          <w:tcPr>
            <w:tcW w:w="7106" w:type="dxa"/>
            <w:gridSpan w:val="2"/>
            <w:vAlign w:val="bottom"/>
            <w:tcPrChange w:id="18" w:author="Sophie Klocke" w:date="2024-01-08T06:31:00Z">
              <w:tcPr>
                <w:tcW w:w="7106" w:type="dxa"/>
                <w:gridSpan w:val="2"/>
                <w:vAlign w:val="bottom"/>
              </w:tcPr>
            </w:tcPrChange>
          </w:tcPr>
          <w:p w14:paraId="44D08154" w14:textId="77777777" w:rsidR="00EE0FC1" w:rsidRDefault="00782F69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B.A. in Business Administration</w:t>
            </w:r>
          </w:p>
        </w:tc>
        <w:tc>
          <w:tcPr>
            <w:tcW w:w="2844" w:type="dxa"/>
            <w:gridSpan w:val="2"/>
            <w:vAlign w:val="bottom"/>
            <w:tcPrChange w:id="19" w:author="Sophie Klocke" w:date="2024-01-08T06:31:00Z">
              <w:tcPr>
                <w:tcW w:w="2844" w:type="dxa"/>
                <w:gridSpan w:val="2"/>
                <w:vAlign w:val="bottom"/>
              </w:tcPr>
            </w:tcPrChange>
          </w:tcPr>
          <w:p w14:paraId="0DFE3D06" w14:textId="552AAC29" w:rsidR="00EE0FC1" w:rsidRDefault="00782F69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 xml:space="preserve">06/2020 – </w:t>
            </w:r>
            <w:r w:rsidR="009B7DBC">
              <w:rPr>
                <w:sz w:val="20"/>
              </w:rPr>
              <w:t>12</w:t>
            </w:r>
            <w:r>
              <w:rPr>
                <w:sz w:val="20"/>
              </w:rPr>
              <w:t>/2023</w:t>
            </w:r>
          </w:p>
        </w:tc>
      </w:tr>
      <w:tr w:rsidR="00BF0619" w14:paraId="76F845B9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20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20"/>
          <w:trPrChange w:id="21" w:author="Sophie Klocke" w:date="2024-01-08T06:31:00Z">
            <w:trPr>
              <w:trHeight w:val="226"/>
            </w:trPr>
          </w:trPrChange>
        </w:trPr>
        <w:tc>
          <w:tcPr>
            <w:tcW w:w="9950" w:type="dxa"/>
            <w:gridSpan w:val="4"/>
            <w:vAlign w:val="bottom"/>
            <w:tcPrChange w:id="22" w:author="Sophie Klocke" w:date="2024-01-08T06:31:00Z">
              <w:tcPr>
                <w:tcW w:w="9950" w:type="dxa"/>
                <w:gridSpan w:val="4"/>
                <w:vAlign w:val="bottom"/>
              </w:tcPr>
            </w:tcPrChange>
          </w:tcPr>
          <w:p w14:paraId="1478BD06" w14:textId="304429AF" w:rsidR="00BF0619" w:rsidRDefault="00BF0619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Specialization: Corporate</w:t>
            </w:r>
            <w:r w:rsidRPr="00BF0619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Restructuring and Turnaround Management </w:t>
            </w:r>
          </w:p>
        </w:tc>
      </w:tr>
      <w:tr w:rsidR="00365B3A" w14:paraId="1EB9F2A6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1B314C52" w14:textId="53CED16B" w:rsidR="00365B3A" w:rsidRDefault="00365B3A" w:rsidP="00B167BE">
            <w:pPr>
              <w:pStyle w:val="TableParagraph"/>
              <w:spacing w:before="42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Hochschule </w:t>
            </w:r>
            <w:proofErr w:type="spellStart"/>
            <w:r>
              <w:rPr>
                <w:b/>
                <w:sz w:val="21"/>
              </w:rPr>
              <w:t>Albstadt-Sigmaringen</w:t>
            </w:r>
            <w:proofErr w:type="spellEnd"/>
          </w:p>
        </w:tc>
        <w:tc>
          <w:tcPr>
            <w:tcW w:w="2844" w:type="dxa"/>
            <w:gridSpan w:val="2"/>
            <w:vAlign w:val="bottom"/>
          </w:tcPr>
          <w:p w14:paraId="4D49AE8B" w14:textId="0C3E65EA" w:rsidR="00365B3A" w:rsidRPr="007D02E0" w:rsidRDefault="00365B3A" w:rsidP="00B167BE">
            <w:pPr>
              <w:pStyle w:val="TableParagraph"/>
              <w:spacing w:before="42"/>
              <w:ind w:left="0"/>
              <w:jc w:val="right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Sigmaringen</w:t>
            </w:r>
            <w:proofErr w:type="spellEnd"/>
            <w:r w:rsidR="00012140">
              <w:rPr>
                <w:b/>
                <w:sz w:val="21"/>
              </w:rPr>
              <w:t>, Germany</w:t>
            </w:r>
          </w:p>
        </w:tc>
      </w:tr>
      <w:tr w:rsidR="00365B3A" w14:paraId="12911FF9" w14:textId="77777777" w:rsidTr="00E20814">
        <w:trPr>
          <w:trHeight w:val="113"/>
        </w:trPr>
        <w:tc>
          <w:tcPr>
            <w:tcW w:w="7106" w:type="dxa"/>
            <w:gridSpan w:val="2"/>
            <w:vAlign w:val="bottom"/>
          </w:tcPr>
          <w:p w14:paraId="7D9EC406" w14:textId="37A2A4E1" w:rsidR="00365B3A" w:rsidRPr="00365B3A" w:rsidRDefault="00365B3A" w:rsidP="00B167BE">
            <w:pPr>
              <w:pStyle w:val="TableParagraph"/>
              <w:ind w:left="0"/>
              <w:rPr>
                <w:i/>
                <w:sz w:val="20"/>
              </w:rPr>
            </w:pPr>
            <w:r w:rsidRPr="00365B3A">
              <w:rPr>
                <w:i/>
                <w:sz w:val="20"/>
              </w:rPr>
              <w:t>B.A. in Business Administration (Change</w:t>
            </w:r>
            <w:ins w:id="23" w:author="Sophie Klocke" w:date="2024-01-08T16:49:00Z">
              <w:r w:rsidR="00EC2C36">
                <w:rPr>
                  <w:i/>
                  <w:sz w:val="20"/>
                </w:rPr>
                <w:t>d</w:t>
              </w:r>
            </w:ins>
            <w:del w:id="24" w:author="Sophie Klocke" w:date="2024-01-08T16:49:00Z">
              <w:r w:rsidRPr="00365B3A" w:rsidDel="00EC2C36">
                <w:rPr>
                  <w:i/>
                  <w:sz w:val="20"/>
                </w:rPr>
                <w:delText xml:space="preserve"> of</w:delText>
              </w:r>
            </w:del>
            <w:r w:rsidRPr="00365B3A">
              <w:rPr>
                <w:i/>
                <w:sz w:val="20"/>
              </w:rPr>
              <w:t xml:space="preserve"> university after the fourth semester)</w:t>
            </w:r>
          </w:p>
        </w:tc>
        <w:tc>
          <w:tcPr>
            <w:tcW w:w="2844" w:type="dxa"/>
            <w:gridSpan w:val="2"/>
            <w:vAlign w:val="bottom"/>
          </w:tcPr>
          <w:p w14:paraId="4ED3131D" w14:textId="70252D51" w:rsidR="00365B3A" w:rsidRPr="00365B3A" w:rsidRDefault="00365B3A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 w:rsidRPr="00365B3A">
              <w:rPr>
                <w:sz w:val="20"/>
              </w:rPr>
              <w:t>10/2018 – 06/2020</w:t>
            </w:r>
          </w:p>
        </w:tc>
      </w:tr>
      <w:tr w:rsidR="00AD332B" w14:paraId="60A83CAE" w14:textId="77777777" w:rsidTr="00AD332B">
        <w:trPr>
          <w:trHeight w:val="340"/>
        </w:trPr>
        <w:tc>
          <w:tcPr>
            <w:tcW w:w="7106" w:type="dxa"/>
            <w:gridSpan w:val="2"/>
            <w:vAlign w:val="bottom"/>
          </w:tcPr>
          <w:p w14:paraId="208A7A4E" w14:textId="437AB099" w:rsidR="00AD332B" w:rsidRPr="00365B3A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b/>
                <w:sz w:val="21"/>
              </w:rPr>
              <w:t>Robert-</w:t>
            </w:r>
            <w:proofErr w:type="spellStart"/>
            <w:r>
              <w:rPr>
                <w:b/>
                <w:sz w:val="21"/>
              </w:rPr>
              <w:t>Gerwig</w:t>
            </w:r>
            <w:proofErr w:type="spellEnd"/>
            <w:r>
              <w:rPr>
                <w:b/>
                <w:sz w:val="21"/>
              </w:rPr>
              <w:t>-School of Economics</w:t>
            </w:r>
          </w:p>
        </w:tc>
        <w:tc>
          <w:tcPr>
            <w:tcW w:w="2844" w:type="dxa"/>
            <w:gridSpan w:val="2"/>
            <w:vAlign w:val="bottom"/>
          </w:tcPr>
          <w:p w14:paraId="7B82B6B5" w14:textId="0BEEE63E" w:rsidR="00AD332B" w:rsidRPr="00365B3A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proofErr w:type="spellStart"/>
            <w:r w:rsidRPr="007D02E0">
              <w:rPr>
                <w:b/>
                <w:sz w:val="21"/>
              </w:rPr>
              <w:t>Furtwangen</w:t>
            </w:r>
            <w:proofErr w:type="spellEnd"/>
            <w:r>
              <w:rPr>
                <w:b/>
                <w:sz w:val="21"/>
              </w:rPr>
              <w:t>, Germany</w:t>
            </w:r>
          </w:p>
        </w:tc>
      </w:tr>
      <w:tr w:rsidR="00AD332B" w14:paraId="769A7A26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25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20"/>
          <w:trPrChange w:id="26" w:author="Sophie Klocke" w:date="2024-01-08T06:31:00Z">
            <w:trPr>
              <w:trHeight w:val="170"/>
            </w:trPr>
          </w:trPrChange>
        </w:trPr>
        <w:tc>
          <w:tcPr>
            <w:tcW w:w="7106" w:type="dxa"/>
            <w:gridSpan w:val="2"/>
            <w:tcPrChange w:id="27" w:author="Sophie Klocke" w:date="2024-01-08T06:31:00Z">
              <w:tcPr>
                <w:tcW w:w="7106" w:type="dxa"/>
                <w:gridSpan w:val="2"/>
              </w:tcPr>
            </w:tcPrChange>
          </w:tcPr>
          <w:p w14:paraId="5B4859B8" w14:textId="50F02141" w:rsidR="00AD332B" w:rsidRPr="00365B3A" w:rsidRDefault="007A3619" w:rsidP="00B167BE">
            <w:pPr>
              <w:pStyle w:val="TableParagraph"/>
              <w:ind w:left="0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Fachhochschulreife</w:t>
            </w:r>
            <w:proofErr w:type="spellEnd"/>
            <w:r w:rsidR="00AD332B">
              <w:rPr>
                <w:i/>
                <w:sz w:val="20"/>
              </w:rPr>
              <w:t xml:space="preserve"> (German A-Level Equivalent) </w:t>
            </w:r>
          </w:p>
        </w:tc>
        <w:tc>
          <w:tcPr>
            <w:tcW w:w="2844" w:type="dxa"/>
            <w:gridSpan w:val="2"/>
            <w:vAlign w:val="bottom"/>
            <w:tcPrChange w:id="28" w:author="Sophie Klocke" w:date="2024-01-08T06:31:00Z">
              <w:tcPr>
                <w:tcW w:w="2844" w:type="dxa"/>
                <w:gridSpan w:val="2"/>
                <w:vAlign w:val="bottom"/>
              </w:tcPr>
            </w:tcPrChange>
          </w:tcPr>
          <w:p w14:paraId="01A6C9DB" w14:textId="73D81643" w:rsidR="00AD332B" w:rsidRPr="00365B3A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>09/2016 – 07/2018</w:t>
            </w:r>
          </w:p>
        </w:tc>
      </w:tr>
      <w:tr w:rsidR="00AD332B" w14:paraId="5157640F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29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454"/>
          <w:trPrChange w:id="30" w:author="Sophie Klocke" w:date="2024-01-08T06:31:00Z">
            <w:trPr>
              <w:trHeight w:val="397"/>
            </w:trPr>
          </w:trPrChange>
        </w:trPr>
        <w:tc>
          <w:tcPr>
            <w:tcW w:w="9950" w:type="dxa"/>
            <w:gridSpan w:val="4"/>
            <w:tcBorders>
              <w:bottom w:val="single" w:sz="4" w:space="0" w:color="auto"/>
            </w:tcBorders>
            <w:vAlign w:val="bottom"/>
            <w:tcPrChange w:id="31" w:author="Sophie Klocke" w:date="2024-01-08T06:31:00Z">
              <w:tcPr>
                <w:tcW w:w="9950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BD123CD" w14:textId="728EDD50" w:rsidR="00AD332B" w:rsidRPr="0086444B" w:rsidRDefault="00AD332B" w:rsidP="00B167BE">
            <w:pPr>
              <w:pStyle w:val="TableParagraph"/>
              <w:tabs>
                <w:tab w:val="left" w:pos="10406"/>
              </w:tabs>
              <w:spacing w:before="28"/>
              <w:ind w:left="0"/>
              <w:rPr>
                <w:b/>
                <w:sz w:val="28"/>
              </w:rPr>
            </w:pPr>
            <w:r w:rsidRPr="00667121">
              <w:rPr>
                <w:b/>
                <w:sz w:val="28"/>
              </w:rPr>
              <w:t>WORK</w:t>
            </w:r>
            <w:r w:rsidRPr="00667121">
              <w:rPr>
                <w:b/>
                <w:spacing w:val="-4"/>
                <w:sz w:val="28"/>
              </w:rPr>
              <w:t xml:space="preserve"> </w:t>
            </w:r>
            <w:r w:rsidRPr="00667121">
              <w:rPr>
                <w:b/>
                <w:sz w:val="28"/>
              </w:rPr>
              <w:t>EXPERIENCE</w:t>
            </w:r>
          </w:p>
        </w:tc>
      </w:tr>
      <w:tr w:rsidR="00AD332B" w14:paraId="38B49BE4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32" w:author="Sophie Klocke" w:date="2024-01-08T06:32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340"/>
          <w:trPrChange w:id="33" w:author="Sophie Klocke" w:date="2024-01-08T06:32:00Z">
            <w:trPr>
              <w:trHeight w:val="340"/>
            </w:trPr>
          </w:trPrChange>
        </w:trPr>
        <w:tc>
          <w:tcPr>
            <w:tcW w:w="7106" w:type="dxa"/>
            <w:gridSpan w:val="2"/>
            <w:tcBorders>
              <w:top w:val="single" w:sz="4" w:space="0" w:color="auto"/>
            </w:tcBorders>
            <w:vAlign w:val="bottom"/>
            <w:tcPrChange w:id="34" w:author="Sophie Klocke" w:date="2024-01-08T06:32:00Z">
              <w:tcPr>
                <w:tcW w:w="7106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D0FCF1" w14:textId="4FCAC64B" w:rsidR="00AD332B" w:rsidRDefault="00AD332B" w:rsidP="00B167BE">
            <w:pPr>
              <w:pStyle w:val="TableParagraph"/>
              <w:spacing w:before="50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>KPMG AG</w:t>
            </w:r>
          </w:p>
        </w:tc>
        <w:tc>
          <w:tcPr>
            <w:tcW w:w="2844" w:type="dxa"/>
            <w:gridSpan w:val="2"/>
            <w:tcBorders>
              <w:top w:val="single" w:sz="4" w:space="0" w:color="auto"/>
            </w:tcBorders>
            <w:vAlign w:val="bottom"/>
            <w:tcPrChange w:id="35" w:author="Sophie Klocke" w:date="2024-01-08T06:32:00Z">
              <w:tcPr>
                <w:tcW w:w="2844" w:type="dxa"/>
                <w:gridSpan w:val="2"/>
                <w:tcBorders>
                  <w:top w:val="single" w:sz="4" w:space="0" w:color="auto"/>
                </w:tcBorders>
              </w:tcPr>
            </w:tcPrChange>
          </w:tcPr>
          <w:p w14:paraId="14847621" w14:textId="5040010E" w:rsidR="00AD332B" w:rsidRPr="007D02E0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Frankfurt am Main, Germany</w:t>
            </w:r>
          </w:p>
        </w:tc>
      </w:tr>
      <w:tr w:rsidR="00AD332B" w:rsidRPr="0071151F" w14:paraId="496B94F4" w14:textId="77777777" w:rsidTr="00597885">
        <w:trPr>
          <w:trHeight w:val="20"/>
        </w:trPr>
        <w:tc>
          <w:tcPr>
            <w:tcW w:w="7106" w:type="dxa"/>
            <w:gridSpan w:val="2"/>
            <w:vAlign w:val="bottom"/>
          </w:tcPr>
          <w:p w14:paraId="5D4DEC30" w14:textId="02C930DB" w:rsidR="00AD332B" w:rsidRPr="00B961CD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 w:rsidRPr="00B961CD">
              <w:rPr>
                <w:i/>
                <w:sz w:val="20"/>
              </w:rPr>
              <w:t>Intern in Mergers &amp; Acquisitions</w:t>
            </w:r>
          </w:p>
        </w:tc>
        <w:tc>
          <w:tcPr>
            <w:tcW w:w="2844" w:type="dxa"/>
            <w:gridSpan w:val="2"/>
          </w:tcPr>
          <w:p w14:paraId="116ACDF3" w14:textId="73B0F0C3" w:rsidR="00AD332B" w:rsidRPr="00B961CD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 w:rsidRPr="00B961CD">
              <w:rPr>
                <w:sz w:val="20"/>
              </w:rPr>
              <w:t>05/2023 – 09/2023</w:t>
            </w:r>
          </w:p>
        </w:tc>
      </w:tr>
      <w:tr w:rsidR="00AD332B" w:rsidRPr="0071151F" w14:paraId="67F3C83C" w14:textId="77777777" w:rsidTr="00597885">
        <w:trPr>
          <w:trHeight w:val="20"/>
        </w:trPr>
        <w:tc>
          <w:tcPr>
            <w:tcW w:w="9950" w:type="dxa"/>
            <w:gridSpan w:val="4"/>
            <w:vAlign w:val="bottom"/>
          </w:tcPr>
          <w:p w14:paraId="72EE3F88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P</w:t>
            </w:r>
            <w:r w:rsidRPr="00034D00">
              <w:rPr>
                <w:sz w:val="20"/>
              </w:rPr>
              <w:t>repar</w:t>
            </w:r>
            <w:r>
              <w:rPr>
                <w:sz w:val="20"/>
              </w:rPr>
              <w:t>ed</w:t>
            </w:r>
            <w:r w:rsidRPr="00034D00">
              <w:rPr>
                <w:sz w:val="20"/>
              </w:rPr>
              <w:t xml:space="preserve"> comprehensive </w:t>
            </w:r>
            <w:r>
              <w:rPr>
                <w:sz w:val="20"/>
              </w:rPr>
              <w:t>analyses</w:t>
            </w:r>
            <w:r w:rsidRPr="00034D00">
              <w:rPr>
                <w:sz w:val="20"/>
              </w:rPr>
              <w:t xml:space="preserve"> encompassing both Working Capital and Equity Bridge </w:t>
            </w:r>
            <w:proofErr w:type="gramStart"/>
            <w:r w:rsidRPr="00034D00">
              <w:rPr>
                <w:sz w:val="20"/>
              </w:rPr>
              <w:t>calculations</w:t>
            </w:r>
            <w:proofErr w:type="gramEnd"/>
          </w:p>
          <w:p w14:paraId="3908444F" w14:textId="49D1FB15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AC0850">
              <w:rPr>
                <w:sz w:val="20"/>
              </w:rPr>
              <w:t xml:space="preserve">Assisted in </w:t>
            </w:r>
            <w:r>
              <w:rPr>
                <w:sz w:val="20"/>
              </w:rPr>
              <w:t>creating</w:t>
            </w:r>
            <w:r w:rsidRPr="00AC0850">
              <w:rPr>
                <w:sz w:val="20"/>
              </w:rPr>
              <w:t xml:space="preserve"> management </w:t>
            </w:r>
            <w:r>
              <w:rPr>
                <w:sz w:val="20"/>
              </w:rPr>
              <w:t>presentations for the sell-side process</w:t>
            </w:r>
            <w:ins w:id="36" w:author="Sophie Klocke" w:date="2024-01-08T16:51:00Z">
              <w:r w:rsidR="00EC2C36">
                <w:rPr>
                  <w:sz w:val="20"/>
                </w:rPr>
                <w:t>,</w:t>
              </w:r>
            </w:ins>
            <w:r>
              <w:rPr>
                <w:sz w:val="20"/>
              </w:rPr>
              <w:t xml:space="preserve"> as well as </w:t>
            </w:r>
            <w:r w:rsidRPr="00AC0850">
              <w:rPr>
                <w:sz w:val="20"/>
              </w:rPr>
              <w:t xml:space="preserve">pitch </w:t>
            </w:r>
            <w:proofErr w:type="gramStart"/>
            <w:r w:rsidRPr="00AC0850">
              <w:rPr>
                <w:sz w:val="20"/>
              </w:rPr>
              <w:t>presentations</w:t>
            </w:r>
            <w:proofErr w:type="gramEnd"/>
          </w:p>
          <w:p w14:paraId="4AC7A53D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BF0619">
              <w:rPr>
                <w:sz w:val="20"/>
              </w:rPr>
              <w:t xml:space="preserve">Conducted market, industry, and company analyses using databases such as Refinitiv Workspace, Capital IQ, and </w:t>
            </w:r>
            <w:proofErr w:type="spellStart"/>
            <w:r w:rsidRPr="00BF0619">
              <w:rPr>
                <w:sz w:val="20"/>
              </w:rPr>
              <w:t>Mergermarket</w:t>
            </w:r>
            <w:proofErr w:type="spellEnd"/>
          </w:p>
          <w:p w14:paraId="5BBFCBA1" w14:textId="61C12C26" w:rsidR="00AD332B" w:rsidRPr="00BF0619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BF0619">
              <w:rPr>
                <w:sz w:val="20"/>
              </w:rPr>
              <w:t>Participated in the creation of long and short lists as part of the sell-side process</w:t>
            </w:r>
          </w:p>
        </w:tc>
      </w:tr>
      <w:tr w:rsidR="00AD332B" w14:paraId="6484028C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20A68591" w14:textId="7D0E6EE3" w:rsidR="00AD332B" w:rsidRPr="00DD0499" w:rsidRDefault="00AD332B" w:rsidP="00B167BE">
            <w:pPr>
              <w:pStyle w:val="TableParagraph"/>
              <w:spacing w:before="50"/>
              <w:ind w:left="0"/>
              <w:rPr>
                <w:b/>
                <w:sz w:val="21"/>
                <w:lang w:val="de-DE"/>
              </w:rPr>
            </w:pPr>
            <w:r w:rsidRPr="00DD0499">
              <w:rPr>
                <w:b/>
                <w:sz w:val="21"/>
                <w:lang w:val="de-DE"/>
              </w:rPr>
              <w:t xml:space="preserve">Engel &amp; Voelkers Digital </w:t>
            </w:r>
            <w:proofErr w:type="spellStart"/>
            <w:r w:rsidRPr="00DD0499">
              <w:rPr>
                <w:b/>
                <w:sz w:val="21"/>
                <w:lang w:val="de-DE"/>
              </w:rPr>
              <w:t>Invest</w:t>
            </w:r>
            <w:proofErr w:type="spellEnd"/>
            <w:r w:rsidRPr="00DD0499">
              <w:rPr>
                <w:b/>
                <w:sz w:val="21"/>
                <w:lang w:val="de-DE"/>
              </w:rPr>
              <w:t xml:space="preserve"> AG</w:t>
            </w:r>
          </w:p>
        </w:tc>
        <w:tc>
          <w:tcPr>
            <w:tcW w:w="2844" w:type="dxa"/>
            <w:gridSpan w:val="2"/>
            <w:vAlign w:val="bottom"/>
          </w:tcPr>
          <w:p w14:paraId="2F5ED7A8" w14:textId="3850956D" w:rsidR="00AD332B" w:rsidRPr="007D02E0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Berlin</w:t>
            </w:r>
            <w:r>
              <w:rPr>
                <w:b/>
                <w:sz w:val="21"/>
              </w:rPr>
              <w:t>, Germany</w:t>
            </w:r>
          </w:p>
        </w:tc>
      </w:tr>
      <w:tr w:rsidR="00AD332B" w14:paraId="036A2834" w14:textId="77777777" w:rsidTr="00597885">
        <w:trPr>
          <w:trHeight w:val="57"/>
        </w:trPr>
        <w:tc>
          <w:tcPr>
            <w:tcW w:w="8240" w:type="dxa"/>
            <w:gridSpan w:val="3"/>
          </w:tcPr>
          <w:p w14:paraId="3762AFBE" w14:textId="00F3DE4A" w:rsidR="00AD332B" w:rsidRPr="00BF0619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Intern in Corporate Finance</w:t>
            </w:r>
          </w:p>
        </w:tc>
        <w:tc>
          <w:tcPr>
            <w:tcW w:w="1710" w:type="dxa"/>
          </w:tcPr>
          <w:p w14:paraId="5FFCE1AA" w14:textId="1B022F31" w:rsidR="00AD332B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>06/2022 – 09/2022</w:t>
            </w:r>
          </w:p>
        </w:tc>
      </w:tr>
      <w:tr w:rsidR="00AD332B" w14:paraId="18097A56" w14:textId="77777777" w:rsidTr="00597885">
        <w:trPr>
          <w:trHeight w:val="57"/>
        </w:trPr>
        <w:tc>
          <w:tcPr>
            <w:tcW w:w="9950" w:type="dxa"/>
            <w:gridSpan w:val="4"/>
          </w:tcPr>
          <w:p w14:paraId="6DDEEFC9" w14:textId="77777777" w:rsidR="00AD332B" w:rsidRPr="00115F89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115F89">
              <w:rPr>
                <w:sz w:val="20"/>
              </w:rPr>
              <w:t xml:space="preserve">Implemented a project control system to assess project profitability and establish financial </w:t>
            </w:r>
            <w:proofErr w:type="gramStart"/>
            <w:r w:rsidRPr="00115F89">
              <w:rPr>
                <w:sz w:val="20"/>
              </w:rPr>
              <w:t>metrics</w:t>
            </w:r>
            <w:proofErr w:type="gramEnd"/>
          </w:p>
          <w:p w14:paraId="16D66DBF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i/>
                <w:sz w:val="20"/>
              </w:rPr>
            </w:pPr>
            <w:r w:rsidRPr="00E425F7">
              <w:rPr>
                <w:sz w:val="20"/>
              </w:rPr>
              <w:t xml:space="preserve">Established an internal DCF analysis for value-oriented corporate </w:t>
            </w:r>
            <w:proofErr w:type="gramStart"/>
            <w:r w:rsidRPr="00E425F7">
              <w:rPr>
                <w:sz w:val="20"/>
              </w:rPr>
              <w:t>management</w:t>
            </w:r>
            <w:proofErr w:type="gramEnd"/>
          </w:p>
          <w:p w14:paraId="0BB41EAD" w14:textId="773712BA" w:rsidR="00AD332B" w:rsidRPr="00BF0619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i/>
                <w:sz w:val="20"/>
              </w:rPr>
            </w:pPr>
            <w:r w:rsidRPr="00BF0619">
              <w:rPr>
                <w:sz w:val="20"/>
              </w:rPr>
              <w:t>Participated in the half-yearly financial statements as well as preparation of the IPO in 2022</w:t>
            </w:r>
          </w:p>
        </w:tc>
      </w:tr>
      <w:tr w:rsidR="00AD332B" w14:paraId="2D38C676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1A950685" w14:textId="6F771356" w:rsidR="00AD332B" w:rsidRDefault="00AD332B" w:rsidP="00B167BE">
            <w:pPr>
              <w:pStyle w:val="TableParagraph"/>
              <w:spacing w:before="46"/>
              <w:ind w:left="0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LionCorn</w:t>
            </w:r>
            <w:proofErr w:type="spellEnd"/>
            <w:r>
              <w:rPr>
                <w:b/>
                <w:sz w:val="21"/>
              </w:rPr>
              <w:t xml:space="preserve"> Capital GmbH</w:t>
            </w:r>
          </w:p>
        </w:tc>
        <w:tc>
          <w:tcPr>
            <w:tcW w:w="2844" w:type="dxa"/>
            <w:gridSpan w:val="2"/>
            <w:vAlign w:val="bottom"/>
          </w:tcPr>
          <w:p w14:paraId="6227D58F" w14:textId="211DEC48" w:rsidR="00AD332B" w:rsidRPr="007D02E0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Heidelberg</w:t>
            </w:r>
            <w:r>
              <w:rPr>
                <w:b/>
                <w:sz w:val="21"/>
              </w:rPr>
              <w:t>, Germany</w:t>
            </w:r>
          </w:p>
        </w:tc>
      </w:tr>
      <w:tr w:rsidR="00AD332B" w14:paraId="2CB067EB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37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20"/>
          <w:trPrChange w:id="38" w:author="Sophie Klocke" w:date="2024-01-08T06:31:00Z">
            <w:trPr>
              <w:trHeight w:val="113"/>
            </w:trPr>
          </w:trPrChange>
        </w:trPr>
        <w:tc>
          <w:tcPr>
            <w:tcW w:w="7106" w:type="dxa"/>
            <w:gridSpan w:val="2"/>
            <w:vAlign w:val="bottom"/>
            <w:tcPrChange w:id="39" w:author="Sophie Klocke" w:date="2024-01-08T06:31:00Z">
              <w:tcPr>
                <w:tcW w:w="7106" w:type="dxa"/>
                <w:gridSpan w:val="2"/>
                <w:vAlign w:val="bottom"/>
              </w:tcPr>
            </w:tcPrChange>
          </w:tcPr>
          <w:p w14:paraId="76226BD7" w14:textId="10DC448F" w:rsidR="00AD332B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Intern in Venture Capital </w:t>
            </w:r>
          </w:p>
        </w:tc>
        <w:tc>
          <w:tcPr>
            <w:tcW w:w="2844" w:type="dxa"/>
            <w:gridSpan w:val="2"/>
            <w:vAlign w:val="bottom"/>
            <w:tcPrChange w:id="40" w:author="Sophie Klocke" w:date="2024-01-08T06:31:00Z">
              <w:tcPr>
                <w:tcW w:w="2844" w:type="dxa"/>
                <w:gridSpan w:val="2"/>
                <w:vAlign w:val="bottom"/>
              </w:tcPr>
            </w:tcPrChange>
          </w:tcPr>
          <w:p w14:paraId="2190022E" w14:textId="77777777" w:rsidR="00AD332B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>04/2022 – 06/2022</w:t>
            </w:r>
          </w:p>
        </w:tc>
      </w:tr>
      <w:tr w:rsidR="00AD332B" w14:paraId="496B164F" w14:textId="77777777" w:rsidTr="00597885">
        <w:trPr>
          <w:trHeight w:val="737"/>
        </w:trPr>
        <w:tc>
          <w:tcPr>
            <w:tcW w:w="9950" w:type="dxa"/>
            <w:gridSpan w:val="4"/>
          </w:tcPr>
          <w:p w14:paraId="030F24E6" w14:textId="703A8C49" w:rsidR="00AD332B" w:rsidRPr="00B92711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B92711">
              <w:rPr>
                <w:sz w:val="20"/>
              </w:rPr>
              <w:t xml:space="preserve">Sequoia Capital has already backed </w:t>
            </w:r>
            <w:r>
              <w:rPr>
                <w:sz w:val="20"/>
              </w:rPr>
              <w:t>s</w:t>
            </w:r>
            <w:r w:rsidRPr="00B92711">
              <w:rPr>
                <w:sz w:val="20"/>
              </w:rPr>
              <w:t>tart</w:t>
            </w:r>
            <w:r>
              <w:rPr>
                <w:sz w:val="20"/>
              </w:rPr>
              <w:t>-</w:t>
            </w:r>
            <w:r w:rsidRPr="00B92711">
              <w:rPr>
                <w:sz w:val="20"/>
              </w:rPr>
              <w:t xml:space="preserve">ups of the </w:t>
            </w:r>
            <w:proofErr w:type="gramStart"/>
            <w:r w:rsidRPr="00B92711">
              <w:rPr>
                <w:sz w:val="20"/>
              </w:rPr>
              <w:t>founders</w:t>
            </w:r>
            <w:proofErr w:type="gramEnd"/>
            <w:r w:rsidRPr="00B92711">
              <w:rPr>
                <w:sz w:val="20"/>
              </w:rPr>
              <w:t xml:space="preserve"> </w:t>
            </w:r>
          </w:p>
          <w:p w14:paraId="25DBD51C" w14:textId="7FCAC1B5" w:rsidR="00AD332B" w:rsidRPr="00FD4A65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 xml:space="preserve">Supported in </w:t>
            </w:r>
            <w:ins w:id="41" w:author="Sophie Klocke" w:date="2024-01-08T16:51:00Z">
              <w:r w:rsidR="00EC2C36">
                <w:rPr>
                  <w:sz w:val="20"/>
                </w:rPr>
                <w:t xml:space="preserve">the </w:t>
              </w:r>
            </w:ins>
            <w:r>
              <w:rPr>
                <w:sz w:val="20"/>
              </w:rPr>
              <w:t>creati</w:t>
            </w:r>
            <w:ins w:id="42" w:author="Sophie Klocke" w:date="2024-01-08T16:51:00Z">
              <w:r w:rsidR="00EC2C36">
                <w:rPr>
                  <w:sz w:val="20"/>
                </w:rPr>
                <w:t>on</w:t>
              </w:r>
            </w:ins>
            <w:del w:id="43" w:author="Sophie Klocke" w:date="2024-01-08T16:51:00Z">
              <w:r w:rsidDel="00EC2C36">
                <w:rPr>
                  <w:sz w:val="20"/>
                </w:rPr>
                <w:delText>ng</w:delText>
              </w:r>
            </w:del>
            <w:r>
              <w:rPr>
                <w:sz w:val="20"/>
              </w:rPr>
              <w:t xml:space="preserve"> </w:t>
            </w:r>
            <w:ins w:id="44" w:author="Sophie Klocke" w:date="2024-01-08T16:51:00Z">
              <w:r w:rsidR="00EC2C36">
                <w:rPr>
                  <w:sz w:val="20"/>
                </w:rPr>
                <w:t xml:space="preserve">of </w:t>
              </w:r>
            </w:ins>
            <w:r>
              <w:rPr>
                <w:sz w:val="20"/>
              </w:rPr>
              <w:t>an investment</w:t>
            </w:r>
            <w:r w:rsidRPr="00B92711"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process</w:t>
            </w:r>
            <w:proofErr w:type="gramEnd"/>
          </w:p>
          <w:p w14:paraId="468678DB" w14:textId="1EEA8422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Conducted market analyses and research on target</w:t>
            </w:r>
            <w:r w:rsidRPr="00B92711"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companies</w:t>
            </w:r>
            <w:proofErr w:type="gramEnd"/>
          </w:p>
          <w:p w14:paraId="6D8CB0E4" w14:textId="39401D83" w:rsidR="00AD332B" w:rsidRPr="00855787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Organized, prepared, and participated in meetings with founders/managers of potential investment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targets</w:t>
            </w:r>
          </w:p>
        </w:tc>
      </w:tr>
      <w:tr w:rsidR="00AD332B" w14:paraId="2C1097FC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3D859F0B" w14:textId="42F1EB39" w:rsidR="00AD332B" w:rsidRDefault="00AD332B" w:rsidP="00B167BE">
            <w:pPr>
              <w:pStyle w:val="TableParagraph"/>
              <w:spacing w:before="46"/>
              <w:ind w:left="0"/>
              <w:rPr>
                <w:sz w:val="20"/>
              </w:rPr>
            </w:pPr>
            <w:proofErr w:type="spellStart"/>
            <w:r>
              <w:rPr>
                <w:b/>
                <w:sz w:val="21"/>
              </w:rPr>
              <w:t>Loftware</w:t>
            </w:r>
            <w:proofErr w:type="spellEnd"/>
            <w:r>
              <w:rPr>
                <w:b/>
                <w:sz w:val="21"/>
              </w:rPr>
              <w:t xml:space="preserve"> Ltd.</w:t>
            </w:r>
          </w:p>
        </w:tc>
        <w:tc>
          <w:tcPr>
            <w:tcW w:w="2844" w:type="dxa"/>
            <w:gridSpan w:val="2"/>
            <w:vAlign w:val="bottom"/>
          </w:tcPr>
          <w:p w14:paraId="4A3345FB" w14:textId="77777777" w:rsidR="00AD332B" w:rsidRPr="007D02E0" w:rsidRDefault="00AD332B" w:rsidP="00B167BE">
            <w:pPr>
              <w:pStyle w:val="TableParagraph"/>
              <w:spacing w:before="42"/>
              <w:ind w:left="0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Portsmouth, USA</w:t>
            </w:r>
          </w:p>
        </w:tc>
      </w:tr>
      <w:tr w:rsidR="00AD332B" w14:paraId="40354EE8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45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20"/>
          <w:trPrChange w:id="46" w:author="Sophie Klocke" w:date="2024-01-08T06:31:00Z">
            <w:trPr>
              <w:trHeight w:val="170"/>
            </w:trPr>
          </w:trPrChange>
        </w:trPr>
        <w:tc>
          <w:tcPr>
            <w:tcW w:w="7106" w:type="dxa"/>
            <w:gridSpan w:val="2"/>
            <w:tcPrChange w:id="47" w:author="Sophie Klocke" w:date="2024-01-08T06:31:00Z">
              <w:tcPr>
                <w:tcW w:w="7106" w:type="dxa"/>
                <w:gridSpan w:val="2"/>
              </w:tcPr>
            </w:tcPrChange>
          </w:tcPr>
          <w:p w14:paraId="13A3644F" w14:textId="77777777" w:rsidR="00AD332B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Intern in Business Development</w:t>
            </w:r>
          </w:p>
        </w:tc>
        <w:tc>
          <w:tcPr>
            <w:tcW w:w="2844" w:type="dxa"/>
            <w:gridSpan w:val="2"/>
            <w:vAlign w:val="bottom"/>
            <w:tcPrChange w:id="48" w:author="Sophie Klocke" w:date="2024-01-08T06:31:00Z">
              <w:tcPr>
                <w:tcW w:w="2844" w:type="dxa"/>
                <w:gridSpan w:val="2"/>
                <w:vAlign w:val="bottom"/>
              </w:tcPr>
            </w:tcPrChange>
          </w:tcPr>
          <w:p w14:paraId="7E4BE24B" w14:textId="77777777" w:rsidR="00AD332B" w:rsidRDefault="00AD332B" w:rsidP="00B167BE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z w:val="20"/>
              </w:rPr>
              <w:t>02/2020 – 03/2020</w:t>
            </w:r>
          </w:p>
        </w:tc>
      </w:tr>
      <w:tr w:rsidR="00AD332B" w14:paraId="67376A81" w14:textId="77777777" w:rsidTr="00597885">
        <w:trPr>
          <w:trHeight w:val="907"/>
        </w:trPr>
        <w:tc>
          <w:tcPr>
            <w:tcW w:w="9950" w:type="dxa"/>
            <w:gridSpan w:val="4"/>
          </w:tcPr>
          <w:p w14:paraId="5820F744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Conducted competitor analyses, identified market trends, and developed actionable business</w:t>
            </w:r>
            <w:r w:rsidRPr="00B92711"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strategies</w:t>
            </w:r>
            <w:proofErr w:type="gramEnd"/>
          </w:p>
          <w:p w14:paraId="03BAD582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Participated in workshops and interview sessions with local management</w:t>
            </w:r>
            <w:r w:rsidRPr="00B92711"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teams</w:t>
            </w:r>
            <w:proofErr w:type="gramEnd"/>
          </w:p>
          <w:p w14:paraId="319D7B9F" w14:textId="60A9EAA8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Prepared presentations and decision templates for the executive board and other management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</w:p>
          <w:p w14:paraId="019C60BA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Supported the creation of analyses and presentations on key strategic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</w:tc>
      </w:tr>
      <w:tr w:rsidR="00AD332B" w14:paraId="585293ED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49" w:author="Sophie Klocke" w:date="2024-01-08T06:31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454"/>
          <w:trPrChange w:id="50" w:author="Sophie Klocke" w:date="2024-01-08T06:31:00Z">
            <w:trPr>
              <w:trHeight w:val="397"/>
            </w:trPr>
          </w:trPrChange>
        </w:trPr>
        <w:tc>
          <w:tcPr>
            <w:tcW w:w="9950" w:type="dxa"/>
            <w:gridSpan w:val="4"/>
            <w:tcBorders>
              <w:bottom w:val="single" w:sz="4" w:space="0" w:color="auto"/>
            </w:tcBorders>
            <w:vAlign w:val="bottom"/>
            <w:tcPrChange w:id="51" w:author="Sophie Klocke" w:date="2024-01-08T06:31:00Z">
              <w:tcPr>
                <w:tcW w:w="9950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F317B42" w14:textId="6DCD29CA" w:rsidR="00AD332B" w:rsidRPr="0086444B" w:rsidRDefault="00AD332B" w:rsidP="00B167BE">
            <w:pPr>
              <w:pStyle w:val="TableParagraph"/>
              <w:tabs>
                <w:tab w:val="left" w:pos="10406"/>
              </w:tabs>
              <w:spacing w:before="28"/>
              <w:ind w:left="0"/>
              <w:rPr>
                <w:b/>
                <w:sz w:val="28"/>
              </w:rPr>
            </w:pPr>
            <w:r w:rsidRPr="00667121">
              <w:rPr>
                <w:b/>
                <w:sz w:val="28"/>
              </w:rPr>
              <w:t>EXTRACURRICULAR</w:t>
            </w:r>
            <w:r w:rsidRPr="00667121">
              <w:rPr>
                <w:b/>
                <w:spacing w:val="-15"/>
                <w:sz w:val="28"/>
              </w:rPr>
              <w:t xml:space="preserve"> </w:t>
            </w:r>
            <w:r w:rsidRPr="00667121">
              <w:rPr>
                <w:b/>
                <w:sz w:val="28"/>
              </w:rPr>
              <w:t>ACTIVITIES</w:t>
            </w:r>
          </w:p>
        </w:tc>
      </w:tr>
      <w:tr w:rsidR="00AD332B" w14:paraId="2DD1B2CC" w14:textId="77777777" w:rsidTr="00597885">
        <w:trPr>
          <w:trHeight w:val="340"/>
        </w:trPr>
        <w:tc>
          <w:tcPr>
            <w:tcW w:w="7106" w:type="dxa"/>
            <w:gridSpan w:val="2"/>
            <w:tcBorders>
              <w:top w:val="single" w:sz="4" w:space="0" w:color="auto"/>
            </w:tcBorders>
            <w:vAlign w:val="bottom"/>
          </w:tcPr>
          <w:p w14:paraId="696958FB" w14:textId="77777777" w:rsidR="00AD332B" w:rsidRDefault="00AD332B" w:rsidP="00B167BE">
            <w:pPr>
              <w:pStyle w:val="TableParagraph"/>
              <w:spacing w:before="42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>Round Table Heidelberg</w:t>
            </w:r>
          </w:p>
        </w:tc>
        <w:tc>
          <w:tcPr>
            <w:tcW w:w="2844" w:type="dxa"/>
            <w:gridSpan w:val="2"/>
            <w:tcBorders>
              <w:top w:val="single" w:sz="4" w:space="0" w:color="auto"/>
            </w:tcBorders>
            <w:vAlign w:val="bottom"/>
          </w:tcPr>
          <w:p w14:paraId="09877CF7" w14:textId="4B64E7C4" w:rsidR="00AD332B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Heidelberg, Germany</w:t>
            </w:r>
          </w:p>
        </w:tc>
      </w:tr>
      <w:tr w:rsidR="00AD332B" w14:paraId="3BA6C228" w14:textId="77777777" w:rsidTr="00597885">
        <w:trPr>
          <w:trHeight w:val="20"/>
        </w:trPr>
        <w:tc>
          <w:tcPr>
            <w:tcW w:w="7106" w:type="dxa"/>
            <w:gridSpan w:val="2"/>
          </w:tcPr>
          <w:p w14:paraId="03F35C70" w14:textId="28993C36" w:rsidR="00AD332B" w:rsidRDefault="00AD332B" w:rsidP="00B167BE">
            <w:pPr>
              <w:pStyle w:val="TableParagraph"/>
              <w:ind w:left="0"/>
              <w:rPr>
                <w:sz w:val="16"/>
              </w:rPr>
            </w:pPr>
            <w:r>
              <w:rPr>
                <w:i/>
                <w:sz w:val="20"/>
              </w:rPr>
              <w:t>Active Member</w:t>
            </w:r>
          </w:p>
        </w:tc>
        <w:tc>
          <w:tcPr>
            <w:tcW w:w="2844" w:type="dxa"/>
            <w:gridSpan w:val="2"/>
            <w:vAlign w:val="bottom"/>
          </w:tcPr>
          <w:p w14:paraId="2A2DD73B" w14:textId="77777777" w:rsidR="00AD332B" w:rsidRDefault="00AD332B" w:rsidP="00B167BE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z w:val="20"/>
              </w:rPr>
              <w:t>10/2020 – today</w:t>
            </w:r>
          </w:p>
        </w:tc>
      </w:tr>
      <w:tr w:rsidR="00AD332B" w14:paraId="38799D98" w14:textId="77777777" w:rsidTr="00597885">
        <w:trPr>
          <w:trHeight w:val="567"/>
        </w:trPr>
        <w:tc>
          <w:tcPr>
            <w:tcW w:w="9950" w:type="dxa"/>
            <w:gridSpan w:val="4"/>
          </w:tcPr>
          <w:p w14:paraId="07735C90" w14:textId="77777777" w:rsidR="00AD332B" w:rsidRDefault="00AD332B" w:rsidP="00B167BE">
            <w:pPr>
              <w:pStyle w:val="TableParagraph"/>
              <w:numPr>
                <w:ilvl w:val="0"/>
                <w:numId w:val="2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Projects: Christmas parcel, Heidelberg duck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race</w:t>
            </w:r>
          </w:p>
          <w:p w14:paraId="6FB2C698" w14:textId="3D32CAC5" w:rsidR="00AD332B" w:rsidRDefault="00AD332B" w:rsidP="00B167BE">
            <w:pPr>
              <w:pStyle w:val="TableParagraph"/>
              <w:numPr>
                <w:ilvl w:val="0"/>
                <w:numId w:val="2"/>
              </w:numPr>
              <w:tabs>
                <w:tab w:val="left" w:pos="920"/>
                <w:tab w:val="left" w:pos="921"/>
              </w:tabs>
              <w:rPr>
                <w:sz w:val="20"/>
              </w:rPr>
            </w:pPr>
            <w:r>
              <w:rPr>
                <w:sz w:val="20"/>
              </w:rPr>
              <w:t xml:space="preserve">Participated in volunteer projects and organized charity events, raised money, organized afternoons for children to play, and collected </w:t>
            </w:r>
            <w:del w:id="52" w:author="Sophie Klocke" w:date="2024-01-08T16:50:00Z">
              <w:r w:rsidDel="00EC2C36">
                <w:rPr>
                  <w:sz w:val="20"/>
                </w:rPr>
                <w:delText>christmas</w:delText>
              </w:r>
            </w:del>
            <w:ins w:id="53" w:author="Sophie Klocke" w:date="2024-01-08T16:50:00Z">
              <w:r w:rsidR="00EC2C36">
                <w:rPr>
                  <w:sz w:val="20"/>
                </w:rPr>
                <w:t>Christmas</w:t>
              </w:r>
            </w:ins>
            <w:r>
              <w:rPr>
                <w:sz w:val="20"/>
              </w:rPr>
              <w:t xml:space="preserve"> presents for children in Eastern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Europe</w:t>
            </w:r>
          </w:p>
        </w:tc>
      </w:tr>
      <w:tr w:rsidR="00AD332B" w14:paraId="73C8F01E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2C9FAB1C" w14:textId="77777777" w:rsidR="00AD332B" w:rsidRDefault="00AD332B" w:rsidP="00B167BE">
            <w:pPr>
              <w:pStyle w:val="TableParagraph"/>
              <w:spacing w:before="42"/>
              <w:ind w:left="0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Skiclub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Bräunlingen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e.V.</w:t>
            </w:r>
            <w:proofErr w:type="spellEnd"/>
          </w:p>
        </w:tc>
        <w:tc>
          <w:tcPr>
            <w:tcW w:w="2844" w:type="dxa"/>
            <w:gridSpan w:val="2"/>
            <w:vAlign w:val="bottom"/>
          </w:tcPr>
          <w:p w14:paraId="04741151" w14:textId="353DFA82" w:rsidR="00AD332B" w:rsidRPr="007D02E0" w:rsidRDefault="00AD332B" w:rsidP="00B167BE">
            <w:pPr>
              <w:pStyle w:val="TableParagraph"/>
              <w:spacing w:before="42"/>
              <w:ind w:left="0"/>
              <w:jc w:val="right"/>
              <w:rPr>
                <w:b/>
                <w:sz w:val="21"/>
              </w:rPr>
            </w:pPr>
            <w:proofErr w:type="spellStart"/>
            <w:r w:rsidRPr="007D02E0">
              <w:rPr>
                <w:b/>
                <w:sz w:val="21"/>
              </w:rPr>
              <w:t>Braeunlingen</w:t>
            </w:r>
            <w:proofErr w:type="spellEnd"/>
            <w:r>
              <w:rPr>
                <w:b/>
                <w:sz w:val="21"/>
              </w:rPr>
              <w:t>, Germany</w:t>
            </w:r>
          </w:p>
        </w:tc>
      </w:tr>
      <w:tr w:rsidR="00AD332B" w14:paraId="48DED166" w14:textId="77777777" w:rsidTr="00597885">
        <w:trPr>
          <w:trHeight w:val="57"/>
        </w:trPr>
        <w:tc>
          <w:tcPr>
            <w:tcW w:w="7106" w:type="dxa"/>
            <w:gridSpan w:val="2"/>
          </w:tcPr>
          <w:p w14:paraId="7EB0A8BA" w14:textId="0D4B8B9E" w:rsidR="00AD332B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Voluntary Ski Instructor with State-Certified Trainer C</w:t>
            </w:r>
          </w:p>
        </w:tc>
        <w:tc>
          <w:tcPr>
            <w:tcW w:w="2844" w:type="dxa"/>
            <w:gridSpan w:val="2"/>
            <w:vAlign w:val="bottom"/>
          </w:tcPr>
          <w:p w14:paraId="5A45F542" w14:textId="2FB6EF57" w:rsidR="00AD332B" w:rsidRDefault="00AD332B" w:rsidP="00B167BE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z w:val="20"/>
              </w:rPr>
              <w:t>10/2014 – 12/2022</w:t>
            </w:r>
          </w:p>
        </w:tc>
      </w:tr>
      <w:tr w:rsidR="00AD332B" w14:paraId="0364D1D7" w14:textId="77777777" w:rsidTr="00597885">
        <w:trPr>
          <w:trHeight w:val="567"/>
        </w:trPr>
        <w:tc>
          <w:tcPr>
            <w:tcW w:w="9950" w:type="dxa"/>
            <w:gridSpan w:val="4"/>
          </w:tcPr>
          <w:p w14:paraId="27140987" w14:textId="13DCE4BB" w:rsidR="00AD332B" w:rsidRDefault="00AD332B" w:rsidP="00B167BE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 xml:space="preserve">Completed and successfully graduated theory and </w:t>
            </w:r>
            <w:ins w:id="54" w:author="Sophie Klocke" w:date="2024-01-08T16:52:00Z">
              <w:r w:rsidR="00EC2C36">
                <w:rPr>
                  <w:sz w:val="20"/>
                </w:rPr>
                <w:t xml:space="preserve">the </w:t>
              </w:r>
            </w:ins>
            <w:r>
              <w:rPr>
                <w:sz w:val="20"/>
              </w:rPr>
              <w:t>practical test for the licensee of the German Ski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Association</w:t>
            </w:r>
          </w:p>
          <w:p w14:paraId="46BE40DB" w14:textId="485B243C" w:rsidR="00AD332B" w:rsidRDefault="00AD332B" w:rsidP="00B167BE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Organized and implemented voluntary exercise lessons for the youth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team</w:t>
            </w:r>
            <w:proofErr w:type="gramEnd"/>
          </w:p>
          <w:p w14:paraId="0BCAEFF9" w14:textId="2F21A0C5" w:rsidR="00AD332B" w:rsidRDefault="00AD332B" w:rsidP="00B167BE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 xml:space="preserve">Implemented voluntary ski courses for beginners </w:t>
            </w:r>
          </w:p>
        </w:tc>
      </w:tr>
      <w:tr w:rsidR="00AD332B" w14:paraId="2F4CA0F6" w14:textId="77777777" w:rsidTr="00B167BE">
        <w:tblPrEx>
          <w:tblW w:w="9950" w:type="dxa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55" w:author="Sophie Klocke" w:date="2024-01-08T06:32:00Z">
            <w:tblPrEx>
              <w:tblW w:w="9950" w:type="dxa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454"/>
          <w:trPrChange w:id="56" w:author="Sophie Klocke" w:date="2024-01-08T06:32:00Z">
            <w:trPr>
              <w:trHeight w:val="397"/>
            </w:trPr>
          </w:trPrChange>
        </w:trPr>
        <w:tc>
          <w:tcPr>
            <w:tcW w:w="9950" w:type="dxa"/>
            <w:gridSpan w:val="4"/>
            <w:tcBorders>
              <w:bottom w:val="single" w:sz="4" w:space="0" w:color="auto"/>
            </w:tcBorders>
            <w:vAlign w:val="bottom"/>
            <w:tcPrChange w:id="57" w:author="Sophie Klocke" w:date="2024-01-08T06:32:00Z">
              <w:tcPr>
                <w:tcW w:w="9950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DD2E94A" w14:textId="444F8A7B" w:rsidR="00AD332B" w:rsidRPr="0086444B" w:rsidRDefault="00AD332B" w:rsidP="00B167BE">
            <w:pPr>
              <w:pStyle w:val="TableParagraph"/>
              <w:tabs>
                <w:tab w:val="left" w:pos="10406"/>
              </w:tabs>
              <w:spacing w:before="28"/>
              <w:ind w:left="0"/>
              <w:rPr>
                <w:b/>
                <w:sz w:val="28"/>
              </w:rPr>
            </w:pPr>
            <w:r w:rsidRPr="00667121">
              <w:rPr>
                <w:b/>
                <w:sz w:val="28"/>
              </w:rPr>
              <w:t>SKILLS &amp;</w:t>
            </w:r>
            <w:r w:rsidRPr="00667121">
              <w:rPr>
                <w:b/>
                <w:spacing w:val="-3"/>
                <w:sz w:val="28"/>
              </w:rPr>
              <w:t xml:space="preserve"> </w:t>
            </w:r>
            <w:r w:rsidRPr="00667121">
              <w:rPr>
                <w:b/>
                <w:sz w:val="28"/>
              </w:rPr>
              <w:t>INTERESTS</w:t>
            </w:r>
          </w:p>
        </w:tc>
      </w:tr>
      <w:tr w:rsidR="00AD332B" w14:paraId="5BF62B3B" w14:textId="77777777" w:rsidTr="004D1289">
        <w:trPr>
          <w:trHeight w:val="340"/>
        </w:trPr>
        <w:tc>
          <w:tcPr>
            <w:tcW w:w="1607" w:type="dxa"/>
            <w:tcBorders>
              <w:top w:val="single" w:sz="4" w:space="0" w:color="auto"/>
            </w:tcBorders>
            <w:vAlign w:val="bottom"/>
          </w:tcPr>
          <w:p w14:paraId="29C7D87B" w14:textId="77777777" w:rsidR="00AD332B" w:rsidRDefault="00AD332B" w:rsidP="00B167BE">
            <w:pPr>
              <w:pStyle w:val="TableParagraph"/>
              <w:spacing w:before="52"/>
              <w:ind w:left="0"/>
              <w:rPr>
                <w:sz w:val="20"/>
              </w:rPr>
            </w:pPr>
            <w:r>
              <w:rPr>
                <w:sz w:val="20"/>
              </w:rPr>
              <w:t>Languages:</w:t>
            </w:r>
          </w:p>
        </w:tc>
        <w:tc>
          <w:tcPr>
            <w:tcW w:w="8343" w:type="dxa"/>
            <w:gridSpan w:val="3"/>
            <w:tcBorders>
              <w:top w:val="single" w:sz="4" w:space="0" w:color="auto"/>
            </w:tcBorders>
            <w:vAlign w:val="bottom"/>
          </w:tcPr>
          <w:p w14:paraId="19D6AEA2" w14:textId="3DCC6A4B" w:rsidR="00AD332B" w:rsidRDefault="00AD332B" w:rsidP="00B167BE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German </w:t>
            </w:r>
            <w:r>
              <w:rPr>
                <w:i/>
                <w:sz w:val="20"/>
              </w:rPr>
              <w:t>(native language)</w:t>
            </w:r>
            <w:r>
              <w:rPr>
                <w:sz w:val="20"/>
              </w:rPr>
              <w:t xml:space="preserve">, English </w:t>
            </w:r>
            <w:r>
              <w:rPr>
                <w:i/>
                <w:sz w:val="20"/>
              </w:rPr>
              <w:t>(business fluent)</w:t>
            </w:r>
            <w:r>
              <w:rPr>
                <w:sz w:val="20"/>
              </w:rPr>
              <w:t>, French (</w:t>
            </w:r>
            <w:r>
              <w:rPr>
                <w:i/>
                <w:sz w:val="20"/>
              </w:rPr>
              <w:t>beginner</w:t>
            </w:r>
            <w:r>
              <w:rPr>
                <w:sz w:val="20"/>
              </w:rPr>
              <w:t>)</w:t>
            </w:r>
          </w:p>
        </w:tc>
      </w:tr>
      <w:tr w:rsidR="00AD332B" w14:paraId="138A5A30" w14:textId="77777777" w:rsidTr="00F61918">
        <w:trPr>
          <w:trHeight w:val="340"/>
        </w:trPr>
        <w:tc>
          <w:tcPr>
            <w:tcW w:w="1607" w:type="dxa"/>
            <w:vAlign w:val="bottom"/>
          </w:tcPr>
          <w:p w14:paraId="0DE560FC" w14:textId="77777777" w:rsidR="00AD332B" w:rsidRDefault="00AD332B" w:rsidP="00B167BE">
            <w:pPr>
              <w:pStyle w:val="TableParagraph"/>
              <w:spacing w:before="18"/>
              <w:ind w:left="0"/>
              <w:rPr>
                <w:sz w:val="20"/>
              </w:rPr>
            </w:pPr>
            <w:r>
              <w:rPr>
                <w:sz w:val="20"/>
              </w:rPr>
              <w:t>Technical:</w:t>
            </w:r>
          </w:p>
        </w:tc>
        <w:tc>
          <w:tcPr>
            <w:tcW w:w="8343" w:type="dxa"/>
            <w:gridSpan w:val="3"/>
            <w:vAlign w:val="bottom"/>
          </w:tcPr>
          <w:p w14:paraId="5CB47F74" w14:textId="146A9B44" w:rsidR="00AD332B" w:rsidRDefault="00AD332B" w:rsidP="00B167BE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Microsoft Office, Capital IQ, </w:t>
            </w:r>
            <w:proofErr w:type="spellStart"/>
            <w:r>
              <w:rPr>
                <w:sz w:val="20"/>
              </w:rPr>
              <w:t>Mergermarket</w:t>
            </w:r>
            <w:proofErr w:type="spellEnd"/>
            <w:r>
              <w:rPr>
                <w:sz w:val="20"/>
              </w:rPr>
              <w:t>, Salesforce</w:t>
            </w:r>
          </w:p>
        </w:tc>
      </w:tr>
      <w:tr w:rsidR="00AD332B" w14:paraId="7D2CFEFF" w14:textId="77777777" w:rsidTr="00A8427F">
        <w:trPr>
          <w:trHeight w:val="340"/>
        </w:trPr>
        <w:tc>
          <w:tcPr>
            <w:tcW w:w="1607" w:type="dxa"/>
            <w:vAlign w:val="bottom"/>
          </w:tcPr>
          <w:p w14:paraId="3DB29D22" w14:textId="77777777" w:rsidR="00AD332B" w:rsidRDefault="00AD332B" w:rsidP="00B167BE">
            <w:pPr>
              <w:pStyle w:val="TableParagraph"/>
              <w:spacing w:before="18"/>
              <w:ind w:left="0"/>
              <w:rPr>
                <w:sz w:val="20"/>
              </w:rPr>
            </w:pPr>
            <w:r>
              <w:rPr>
                <w:sz w:val="20"/>
              </w:rPr>
              <w:t>Interests:</w:t>
            </w:r>
          </w:p>
        </w:tc>
        <w:tc>
          <w:tcPr>
            <w:tcW w:w="8343" w:type="dxa"/>
            <w:gridSpan w:val="3"/>
            <w:vAlign w:val="bottom"/>
          </w:tcPr>
          <w:p w14:paraId="0BE22187" w14:textId="3FE99AE5" w:rsidR="00AD332B" w:rsidRDefault="00AD332B" w:rsidP="00B167BE">
            <w:pPr>
              <w:pStyle w:val="TableParagraph"/>
              <w:ind w:left="0"/>
              <w:rPr>
                <w:sz w:val="18"/>
              </w:rPr>
            </w:pPr>
            <w:r>
              <w:rPr>
                <w:sz w:val="20"/>
              </w:rPr>
              <w:t>Ski Instructor, Golf, Fitness, Marathon</w:t>
            </w:r>
          </w:p>
        </w:tc>
      </w:tr>
    </w:tbl>
    <w:p w14:paraId="423F7D5D" w14:textId="77777777" w:rsidR="004C4D38" w:rsidRDefault="004C4D38" w:rsidP="00BB72FE"/>
    <w:sectPr w:rsidR="004C4D38" w:rsidSect="00781F81">
      <w:type w:val="continuous"/>
      <w:pgSz w:w="11910" w:h="16840"/>
      <w:pgMar w:top="624" w:right="851" w:bottom="24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0EA99" w14:textId="77777777" w:rsidR="00781F81" w:rsidRDefault="00781F81" w:rsidP="00CE6DC7">
      <w:r>
        <w:separator/>
      </w:r>
    </w:p>
  </w:endnote>
  <w:endnote w:type="continuationSeparator" w:id="0">
    <w:p w14:paraId="382C94DA" w14:textId="77777777" w:rsidR="00781F81" w:rsidRDefault="00781F81" w:rsidP="00CE6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754E9" w14:textId="77777777" w:rsidR="00781F81" w:rsidRDefault="00781F81" w:rsidP="00CE6DC7">
      <w:r>
        <w:separator/>
      </w:r>
    </w:p>
  </w:footnote>
  <w:footnote w:type="continuationSeparator" w:id="0">
    <w:p w14:paraId="6D3BF770" w14:textId="77777777" w:rsidR="00781F81" w:rsidRDefault="00781F81" w:rsidP="00CE6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60BB"/>
    <w:multiLevelType w:val="hybridMultilevel"/>
    <w:tmpl w:val="7B1EA0A0"/>
    <w:lvl w:ilvl="0" w:tplc="0407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" w15:restartNumberingAfterBreak="0">
    <w:nsid w:val="19FB6E98"/>
    <w:multiLevelType w:val="hybridMultilevel"/>
    <w:tmpl w:val="1A022406"/>
    <w:lvl w:ilvl="0" w:tplc="85CA157C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68370C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4FCEFEF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33D6F71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D984330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D286DBA8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39140A00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1C3A4EA6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90848B4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4B625D"/>
    <w:multiLevelType w:val="hybridMultilevel"/>
    <w:tmpl w:val="AEE4F49A"/>
    <w:lvl w:ilvl="0" w:tplc="4524E364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007074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8EACF68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1A3E2382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9BEE9AE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429CCA1C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34BA5102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31E0DF4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223807CE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187BBE"/>
    <w:multiLevelType w:val="hybridMultilevel"/>
    <w:tmpl w:val="F6663D78"/>
    <w:lvl w:ilvl="0" w:tplc="75388A62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469D38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D2D6EBC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9D425B28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A1C0C97E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71E49280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9F3EADD6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71869C2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E15070DE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E17562A"/>
    <w:multiLevelType w:val="hybridMultilevel"/>
    <w:tmpl w:val="9F4A579A"/>
    <w:lvl w:ilvl="0" w:tplc="2CC0487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8470D2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8240382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859E6D0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A7D2D352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A44ED528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1F4643EE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6A4AF81A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C73CFBB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673C5F"/>
    <w:multiLevelType w:val="hybridMultilevel"/>
    <w:tmpl w:val="A19A254C"/>
    <w:lvl w:ilvl="0" w:tplc="26C8159A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380566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7364514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822C74A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9BB4AE9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51FA4792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0AD4A366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01F2F088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338AB4A4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6C5F51"/>
    <w:multiLevelType w:val="hybridMultilevel"/>
    <w:tmpl w:val="2A6832BC"/>
    <w:lvl w:ilvl="0" w:tplc="BC9AE36A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0CBAE4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4DA081B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6616B2A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E6781A2A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257EBF4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B6DCC064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4ED8341E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86EEAC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7F645E"/>
    <w:multiLevelType w:val="hybridMultilevel"/>
    <w:tmpl w:val="1C623B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16C31"/>
    <w:multiLevelType w:val="hybridMultilevel"/>
    <w:tmpl w:val="E00CBA28"/>
    <w:lvl w:ilvl="0" w:tplc="0407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9" w15:restartNumberingAfterBreak="0">
    <w:nsid w:val="6773036C"/>
    <w:multiLevelType w:val="hybridMultilevel"/>
    <w:tmpl w:val="EA08CF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34F94"/>
    <w:multiLevelType w:val="hybridMultilevel"/>
    <w:tmpl w:val="5E6CAA68"/>
    <w:lvl w:ilvl="0" w:tplc="DA185FF2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5CE78E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C76CFA2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7592F28E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D388C43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2228A72A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AAA4D078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3118AC8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17EE4346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E69456A"/>
    <w:multiLevelType w:val="hybridMultilevel"/>
    <w:tmpl w:val="4952234A"/>
    <w:lvl w:ilvl="0" w:tplc="3D5423A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CA56C6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40AA173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41C6B538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A1FEF50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B756F9C2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2B4A1250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F4B203D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48CAD4AE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num w:numId="1" w16cid:durableId="1730493051">
    <w:abstractNumId w:val="5"/>
  </w:num>
  <w:num w:numId="2" w16cid:durableId="1610576350">
    <w:abstractNumId w:val="6"/>
  </w:num>
  <w:num w:numId="3" w16cid:durableId="1898586117">
    <w:abstractNumId w:val="2"/>
  </w:num>
  <w:num w:numId="4" w16cid:durableId="1192719704">
    <w:abstractNumId w:val="3"/>
  </w:num>
  <w:num w:numId="5" w16cid:durableId="1405834202">
    <w:abstractNumId w:val="1"/>
  </w:num>
  <w:num w:numId="6" w16cid:durableId="771822550">
    <w:abstractNumId w:val="11"/>
  </w:num>
  <w:num w:numId="7" w16cid:durableId="1451436737">
    <w:abstractNumId w:val="10"/>
  </w:num>
  <w:num w:numId="8" w16cid:durableId="549616556">
    <w:abstractNumId w:val="4"/>
  </w:num>
  <w:num w:numId="9" w16cid:durableId="1978753450">
    <w:abstractNumId w:val="7"/>
  </w:num>
  <w:num w:numId="10" w16cid:durableId="1596551255">
    <w:abstractNumId w:val="0"/>
  </w:num>
  <w:num w:numId="11" w16cid:durableId="465436783">
    <w:abstractNumId w:val="8"/>
  </w:num>
  <w:num w:numId="12" w16cid:durableId="38202849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trackRevisions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C1"/>
    <w:rsid w:val="00011C77"/>
    <w:rsid w:val="00012140"/>
    <w:rsid w:val="00014E49"/>
    <w:rsid w:val="00021E3A"/>
    <w:rsid w:val="00034D00"/>
    <w:rsid w:val="00087D17"/>
    <w:rsid w:val="000C1839"/>
    <w:rsid w:val="001015F3"/>
    <w:rsid w:val="00115F89"/>
    <w:rsid w:val="0011689B"/>
    <w:rsid w:val="00165D14"/>
    <w:rsid w:val="00207726"/>
    <w:rsid w:val="00216047"/>
    <w:rsid w:val="00263F36"/>
    <w:rsid w:val="00365B3A"/>
    <w:rsid w:val="00366772"/>
    <w:rsid w:val="00377A4B"/>
    <w:rsid w:val="004203C2"/>
    <w:rsid w:val="00445974"/>
    <w:rsid w:val="004A2AD4"/>
    <w:rsid w:val="004C4D38"/>
    <w:rsid w:val="00535B3D"/>
    <w:rsid w:val="00597885"/>
    <w:rsid w:val="005E2B75"/>
    <w:rsid w:val="00646797"/>
    <w:rsid w:val="00667121"/>
    <w:rsid w:val="006B6B5A"/>
    <w:rsid w:val="006E0232"/>
    <w:rsid w:val="0071151F"/>
    <w:rsid w:val="00781F81"/>
    <w:rsid w:val="00782F69"/>
    <w:rsid w:val="007A3619"/>
    <w:rsid w:val="007D02E0"/>
    <w:rsid w:val="008274CB"/>
    <w:rsid w:val="00855787"/>
    <w:rsid w:val="00861DA3"/>
    <w:rsid w:val="0086444B"/>
    <w:rsid w:val="00894C11"/>
    <w:rsid w:val="009245A1"/>
    <w:rsid w:val="009B7DBC"/>
    <w:rsid w:val="00AC0850"/>
    <w:rsid w:val="00AD332B"/>
    <w:rsid w:val="00AE39EF"/>
    <w:rsid w:val="00B167BE"/>
    <w:rsid w:val="00B92711"/>
    <w:rsid w:val="00B961CD"/>
    <w:rsid w:val="00BB72FE"/>
    <w:rsid w:val="00BC6541"/>
    <w:rsid w:val="00BD7F78"/>
    <w:rsid w:val="00BF0619"/>
    <w:rsid w:val="00CE6DC7"/>
    <w:rsid w:val="00CF2408"/>
    <w:rsid w:val="00D752C6"/>
    <w:rsid w:val="00DD0499"/>
    <w:rsid w:val="00E04D1C"/>
    <w:rsid w:val="00E20814"/>
    <w:rsid w:val="00E425F7"/>
    <w:rsid w:val="00E64F36"/>
    <w:rsid w:val="00E75A10"/>
    <w:rsid w:val="00EC2C36"/>
    <w:rsid w:val="00EE0FC1"/>
    <w:rsid w:val="00EE77E4"/>
    <w:rsid w:val="00F20A58"/>
    <w:rsid w:val="00F45C63"/>
    <w:rsid w:val="00F57748"/>
    <w:rsid w:val="00FA586E"/>
    <w:rsid w:val="00FD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3F1A9"/>
  <w15:docId w15:val="{5931FDF1-94B7-403F-81C9-9BB83FAB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Times New Roman" w:eastAsia="Times New Roman" w:hAnsi="Times New Roman" w:cs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</w:style>
  <w:style w:type="paragraph" w:customStyle="1" w:styleId="TableParagraph">
    <w:name w:val="Table Paragraph"/>
    <w:basedOn w:val="Standard"/>
    <w:uiPriority w:val="1"/>
    <w:qFormat/>
    <w:pPr>
      <w:ind w:left="200"/>
    </w:pPr>
  </w:style>
  <w:style w:type="paragraph" w:styleId="berarbeitung">
    <w:name w:val="Revision"/>
    <w:hidden/>
    <w:uiPriority w:val="99"/>
    <w:semiHidden/>
    <w:rsid w:val="0086444B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6444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6444B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6444B"/>
    <w:rPr>
      <w:rFonts w:ascii="Times New Roman" w:eastAsia="Times New Roman" w:hAnsi="Times New Roman" w:cs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6444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6444B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BB72F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B72FE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CE6DC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E6DC7"/>
    <w:rPr>
      <w:rFonts w:ascii="Times New Roman" w:eastAsia="Times New Roman" w:hAnsi="Times New Roman" w:cs="Times New Roman"/>
    </w:rPr>
  </w:style>
  <w:style w:type="paragraph" w:styleId="Fuzeile">
    <w:name w:val="footer"/>
    <w:basedOn w:val="Standard"/>
    <w:link w:val="FuzeileZchn"/>
    <w:uiPriority w:val="99"/>
    <w:unhideWhenUsed/>
    <w:rsid w:val="00CE6DC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E6DC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</Words>
  <Characters>2872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Sophie Klocke</cp:lastModifiedBy>
  <cp:revision>2</cp:revision>
  <cp:lastPrinted>2024-01-06T15:11:00Z</cp:lastPrinted>
  <dcterms:created xsi:type="dcterms:W3CDTF">2024-01-08T15:53:00Z</dcterms:created>
  <dcterms:modified xsi:type="dcterms:W3CDTF">2024-01-08T15:53:00Z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2022-08-19T00:00:00Z</vt:filetime>
  </property>
</Properties>
</file>