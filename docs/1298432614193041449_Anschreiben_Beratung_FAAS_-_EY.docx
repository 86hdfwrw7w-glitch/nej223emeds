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A06612" w:rsidRDefault="004623F2" w:rsidP="00F46DB7">
      <w:pPr>
        <w:spacing w:after="0" w:line="240" w:lineRule="auto"/>
        <w:jc w:val="right"/>
        <w:rPr>
          <w:rFonts w:ascii="Times New Roman" w:hAnsi="Times New Roman" w:cs="Times New Roman"/>
          <w:sz w:val="20"/>
          <w:szCs w:val="20"/>
        </w:rPr>
      </w:pPr>
      <w:r w:rsidRPr="00A06612">
        <w:rPr>
          <w:rFonts w:ascii="Times New Roman" w:hAnsi="Times New Roman" w:cs="Times New Roman"/>
          <w:sz w:val="20"/>
          <w:szCs w:val="20"/>
        </w:rPr>
        <w:t>Justin Sperling</w:t>
      </w:r>
    </w:p>
    <w:p w14:paraId="2458A2A0" w14:textId="3D5E8733" w:rsidR="00857C6F" w:rsidRPr="00A06612" w:rsidRDefault="004623F2" w:rsidP="00F46DB7">
      <w:pPr>
        <w:spacing w:after="0" w:line="240" w:lineRule="auto"/>
        <w:jc w:val="right"/>
        <w:rPr>
          <w:rFonts w:ascii="Times New Roman" w:hAnsi="Times New Roman" w:cs="Times New Roman"/>
          <w:sz w:val="20"/>
          <w:szCs w:val="20"/>
        </w:rPr>
      </w:pPr>
      <w:r w:rsidRPr="00A06612">
        <w:rPr>
          <w:rFonts w:ascii="Times New Roman" w:hAnsi="Times New Roman" w:cs="Times New Roman"/>
          <w:sz w:val="20"/>
          <w:szCs w:val="20"/>
        </w:rPr>
        <w:t>Lausitzer Weg 10</w:t>
      </w:r>
    </w:p>
    <w:p w14:paraId="451AEE20" w14:textId="132E06B2" w:rsidR="00857C6F" w:rsidRPr="00A06612" w:rsidRDefault="004623F2" w:rsidP="00F46DB7">
      <w:pPr>
        <w:spacing w:after="0" w:line="240" w:lineRule="auto"/>
        <w:jc w:val="right"/>
        <w:rPr>
          <w:rFonts w:ascii="Times New Roman" w:hAnsi="Times New Roman" w:cs="Times New Roman"/>
          <w:sz w:val="20"/>
          <w:szCs w:val="20"/>
        </w:rPr>
      </w:pPr>
      <w:r w:rsidRPr="00A06612">
        <w:rPr>
          <w:rFonts w:ascii="Times New Roman" w:hAnsi="Times New Roman" w:cs="Times New Roman"/>
          <w:sz w:val="20"/>
          <w:szCs w:val="20"/>
        </w:rPr>
        <w:t>33129 Delbrück</w:t>
      </w:r>
    </w:p>
    <w:p w14:paraId="12BA391A" w14:textId="01C0CB77" w:rsidR="006A7895" w:rsidRPr="00A06612" w:rsidRDefault="004623F2" w:rsidP="00F46DB7">
      <w:pPr>
        <w:spacing w:after="0" w:line="240" w:lineRule="auto"/>
        <w:jc w:val="right"/>
        <w:rPr>
          <w:rFonts w:ascii="Times New Roman" w:hAnsi="Times New Roman" w:cs="Times New Roman"/>
          <w:sz w:val="20"/>
          <w:szCs w:val="20"/>
        </w:rPr>
      </w:pPr>
      <w:r w:rsidRPr="00A06612">
        <w:rPr>
          <w:rFonts w:ascii="Times New Roman" w:hAnsi="Times New Roman" w:cs="Times New Roman"/>
          <w:color w:val="000000"/>
          <w:sz w:val="20"/>
          <w:szCs w:val="20"/>
        </w:rPr>
        <w:t>justinsperling@gmx.net</w:t>
      </w:r>
    </w:p>
    <w:p w14:paraId="2E7278C7" w14:textId="2CA5D066" w:rsidR="00F74175" w:rsidRPr="00A06612"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0"/>
          <w:szCs w:val="20"/>
        </w:rPr>
        <w:pPrChange w:id="1" w:author="Sarah Bergmann [2]" w:date="2024-09-28T21:32:00Z" w16du:dateUtc="2024-09-28T19:32:00Z">
          <w:pPr>
            <w:spacing w:after="0"/>
            <w:jc w:val="right"/>
          </w:pPr>
        </w:pPrChange>
      </w:pPr>
      <w:r w:rsidRPr="00A06612">
        <w:rPr>
          <w:rFonts w:ascii="Times New Roman" w:hAnsi="Times New Roman" w:cs="Times New Roman"/>
          <w:color w:val="000000"/>
          <w:sz w:val="20"/>
          <w:szCs w:val="20"/>
        </w:rPr>
        <w:t>+</w:t>
      </w:r>
      <w:r w:rsidR="00857C6F" w:rsidRPr="00A06612">
        <w:rPr>
          <w:rFonts w:ascii="Times New Roman" w:hAnsi="Times New Roman" w:cs="Times New Roman"/>
          <w:color w:val="000000"/>
          <w:sz w:val="20"/>
          <w:szCs w:val="20"/>
        </w:rPr>
        <w:t>49 17</w:t>
      </w:r>
      <w:r w:rsidR="00D77B65" w:rsidRPr="00A06612">
        <w:rPr>
          <w:rFonts w:ascii="Times New Roman" w:hAnsi="Times New Roman" w:cs="Times New Roman"/>
          <w:color w:val="000000"/>
          <w:sz w:val="20"/>
          <w:szCs w:val="20"/>
        </w:rPr>
        <w:t>9 13 24 558</w:t>
      </w:r>
    </w:p>
    <w:p w14:paraId="170FE07D" w14:textId="77777777" w:rsidR="00F270C0" w:rsidRPr="00A06612" w:rsidRDefault="00F270C0">
      <w:pPr>
        <w:spacing w:after="0" w:line="240" w:lineRule="auto"/>
        <w:jc w:val="right"/>
        <w:rPr>
          <w:rFonts w:ascii="Times New Roman" w:hAnsi="Times New Roman" w:cs="Times New Roman"/>
          <w:color w:val="000000"/>
          <w:sz w:val="20"/>
          <w:szCs w:val="20"/>
        </w:rPr>
        <w:pPrChange w:id="2" w:author="Sarah Bergmann [2]" w:date="2024-09-28T21:32:00Z" w16du:dateUtc="2024-09-28T19:32:00Z">
          <w:pPr>
            <w:spacing w:after="0"/>
          </w:pPr>
        </w:pPrChange>
      </w:pPr>
    </w:p>
    <w:p w14:paraId="3B92FB26" w14:textId="5F69189D" w:rsidR="006F738C" w:rsidRPr="00A06612" w:rsidRDefault="006F738C" w:rsidP="00E85C23">
      <w:pPr>
        <w:spacing w:after="0" w:line="240" w:lineRule="auto"/>
        <w:rPr>
          <w:rFonts w:ascii="Times New Roman" w:hAnsi="Times New Roman" w:cs="Times New Roman"/>
          <w:color w:val="000000"/>
          <w:sz w:val="20"/>
          <w:szCs w:val="20"/>
        </w:rPr>
      </w:pPr>
      <w:r w:rsidRPr="00A06612">
        <w:rPr>
          <w:rFonts w:ascii="Times New Roman" w:hAnsi="Times New Roman" w:cs="Times New Roman"/>
          <w:color w:val="000000"/>
          <w:sz w:val="20"/>
          <w:szCs w:val="20"/>
        </w:rPr>
        <w:t xml:space="preserve">EY </w:t>
      </w:r>
      <w:r w:rsidR="00084317" w:rsidRPr="00A06612">
        <w:rPr>
          <w:rFonts w:ascii="Times New Roman" w:hAnsi="Times New Roman" w:cs="Times New Roman"/>
          <w:color w:val="000000"/>
          <w:sz w:val="20"/>
          <w:szCs w:val="20"/>
        </w:rPr>
        <w:t>GmbH</w:t>
      </w:r>
      <w:r w:rsidR="00E90E60" w:rsidRPr="00A06612">
        <w:rPr>
          <w:rFonts w:ascii="Times New Roman" w:hAnsi="Times New Roman" w:cs="Times New Roman"/>
          <w:color w:val="000000"/>
          <w:sz w:val="20"/>
          <w:szCs w:val="20"/>
        </w:rPr>
        <w:t xml:space="preserve"> </w:t>
      </w:r>
      <w:r w:rsidRPr="00A06612">
        <w:rPr>
          <w:rFonts w:ascii="Times New Roman" w:hAnsi="Times New Roman" w:cs="Times New Roman"/>
          <w:color w:val="000000"/>
          <w:sz w:val="20"/>
          <w:szCs w:val="20"/>
        </w:rPr>
        <w:t>&amp; Co. KG</w:t>
      </w:r>
    </w:p>
    <w:p w14:paraId="38BC69A4" w14:textId="11FD4028" w:rsidR="00E85C23" w:rsidRPr="00A06612" w:rsidRDefault="00E90E60" w:rsidP="00E85C23">
      <w:pPr>
        <w:spacing w:after="0" w:line="240" w:lineRule="auto"/>
        <w:rPr>
          <w:rFonts w:ascii="Times New Roman" w:hAnsi="Times New Roman" w:cs="Times New Roman"/>
          <w:color w:val="000000"/>
          <w:sz w:val="20"/>
          <w:szCs w:val="20"/>
        </w:rPr>
      </w:pPr>
      <w:r w:rsidRPr="00A06612">
        <w:rPr>
          <w:rFonts w:ascii="Times New Roman" w:hAnsi="Times New Roman" w:cs="Times New Roman"/>
          <w:color w:val="000000"/>
          <w:sz w:val="20"/>
          <w:szCs w:val="20"/>
        </w:rPr>
        <w:t>Wirtschaftsprüfungsgesellschaft</w:t>
      </w:r>
    </w:p>
    <w:p w14:paraId="6A013FD1" w14:textId="0F3FDE52" w:rsidR="00F74175" w:rsidRPr="00A06612" w:rsidDel="001C7869" w:rsidRDefault="00C307D3">
      <w:pPr>
        <w:spacing w:after="0" w:line="240" w:lineRule="auto"/>
        <w:rPr>
          <w:del w:id="3" w:author="Sarah Bergmann" w:date="2024-09-24T12:04:00Z" w16du:dateUtc="2024-09-24T10:04:00Z"/>
          <w:rFonts w:ascii="Times New Roman" w:hAnsi="Times New Roman" w:cs="Times New Roman"/>
          <w:sz w:val="20"/>
          <w:szCs w:val="20"/>
        </w:rPr>
        <w:pPrChange w:id="4" w:author="Sarah Bergmann [2]" w:date="2024-09-28T21:32:00Z" w16du:dateUtc="2024-09-28T19:32:00Z">
          <w:pPr>
            <w:spacing w:after="0"/>
          </w:pPr>
        </w:pPrChange>
      </w:pPr>
      <w:r w:rsidRPr="00A06612">
        <w:rPr>
          <w:rFonts w:ascii="Times New Roman" w:hAnsi="Times New Roman" w:cs="Times New Roman"/>
          <w:sz w:val="20"/>
          <w:szCs w:val="20"/>
        </w:rPr>
        <w:t>F</w:t>
      </w:r>
      <w:r w:rsidR="00595121" w:rsidRPr="00A06612">
        <w:rPr>
          <w:rFonts w:ascii="Times New Roman" w:hAnsi="Times New Roman" w:cs="Times New Roman"/>
          <w:sz w:val="20"/>
          <w:szCs w:val="20"/>
        </w:rPr>
        <w:t>lughafenstraße 61</w:t>
      </w:r>
      <w:r w:rsidR="00F74175" w:rsidRPr="00A06612">
        <w:rPr>
          <w:rFonts w:ascii="Times New Roman" w:hAnsi="Times New Roman" w:cs="Times New Roman"/>
          <w:sz w:val="20"/>
          <w:szCs w:val="20"/>
        </w:rPr>
        <w:br/>
      </w:r>
      <w:r w:rsidR="00595121" w:rsidRPr="00A06612">
        <w:rPr>
          <w:rFonts w:ascii="Times New Roman" w:hAnsi="Times New Roman" w:cs="Times New Roman"/>
          <w:sz w:val="20"/>
          <w:szCs w:val="20"/>
        </w:rPr>
        <w:t>7062</w:t>
      </w:r>
      <w:r w:rsidR="00D072BC" w:rsidRPr="00A06612">
        <w:rPr>
          <w:rFonts w:ascii="Times New Roman" w:hAnsi="Times New Roman" w:cs="Times New Roman"/>
          <w:sz w:val="20"/>
          <w:szCs w:val="20"/>
        </w:rPr>
        <w:t>9</w:t>
      </w:r>
      <w:r w:rsidR="00595121" w:rsidRPr="00A06612">
        <w:rPr>
          <w:rFonts w:ascii="Times New Roman" w:hAnsi="Times New Roman" w:cs="Times New Roman"/>
          <w:sz w:val="20"/>
          <w:szCs w:val="20"/>
        </w:rPr>
        <w:t xml:space="preserve"> </w:t>
      </w:r>
      <w:r w:rsidR="00D072BC" w:rsidRPr="00A06612">
        <w:rPr>
          <w:rFonts w:ascii="Times New Roman" w:hAnsi="Times New Roman" w:cs="Times New Roman"/>
          <w:sz w:val="20"/>
          <w:szCs w:val="20"/>
        </w:rPr>
        <w:t>Stuttgart</w:t>
      </w:r>
    </w:p>
    <w:p w14:paraId="096C8AF5" w14:textId="77777777" w:rsidR="00647413" w:rsidRPr="00A06612" w:rsidRDefault="00647413">
      <w:pPr>
        <w:spacing w:after="0" w:line="240" w:lineRule="auto"/>
        <w:rPr>
          <w:rFonts w:ascii="Times New Roman" w:hAnsi="Times New Roman" w:cs="Times New Roman"/>
          <w:color w:val="000000"/>
          <w:sz w:val="20"/>
          <w:szCs w:val="20"/>
        </w:rPr>
        <w:pPrChange w:id="5" w:author="Sarah Bergmann [2]" w:date="2024-09-28T21:32:00Z" w16du:dateUtc="2024-09-28T19:32:00Z">
          <w:pPr>
            <w:spacing w:after="0"/>
          </w:pPr>
        </w:pPrChange>
      </w:pPr>
    </w:p>
    <w:p w14:paraId="155B6E2E" w14:textId="67AB3AFD" w:rsidR="006A7895" w:rsidRPr="00A06612" w:rsidRDefault="00833455">
      <w:pPr>
        <w:spacing w:after="0" w:line="240" w:lineRule="auto"/>
        <w:jc w:val="right"/>
        <w:rPr>
          <w:rFonts w:ascii="Times New Roman" w:hAnsi="Times New Roman" w:cs="Times New Roman"/>
          <w:sz w:val="20"/>
          <w:szCs w:val="20"/>
        </w:rPr>
        <w:pPrChange w:id="6" w:author="Sarah Bergmann [2]" w:date="2024-09-28T21:32:00Z" w16du:dateUtc="2024-09-28T19:32:00Z">
          <w:pPr>
            <w:spacing w:after="0"/>
            <w:jc w:val="right"/>
          </w:pPr>
        </w:pPrChange>
      </w:pPr>
      <w:r w:rsidRPr="00A06612">
        <w:rPr>
          <w:rFonts w:ascii="Times New Roman" w:hAnsi="Times New Roman" w:cs="Times New Roman"/>
          <w:sz w:val="20"/>
          <w:szCs w:val="20"/>
        </w:rPr>
        <w:t>Delbrück</w:t>
      </w:r>
      <w:r w:rsidR="002D594E" w:rsidRPr="00A06612">
        <w:rPr>
          <w:rFonts w:ascii="Times New Roman" w:hAnsi="Times New Roman" w:cs="Times New Roman"/>
          <w:sz w:val="20"/>
          <w:szCs w:val="20"/>
        </w:rPr>
        <w:t xml:space="preserve">, </w:t>
      </w:r>
      <w:r w:rsidR="00C307D3" w:rsidRPr="00A06612">
        <w:rPr>
          <w:rFonts w:ascii="Times New Roman" w:hAnsi="Times New Roman" w:cs="Times New Roman"/>
          <w:sz w:val="20"/>
          <w:szCs w:val="20"/>
        </w:rPr>
        <w:t>2</w:t>
      </w:r>
      <w:r w:rsidR="006B4302" w:rsidRPr="00A06612">
        <w:rPr>
          <w:rFonts w:ascii="Times New Roman" w:hAnsi="Times New Roman" w:cs="Times New Roman"/>
          <w:sz w:val="20"/>
          <w:szCs w:val="20"/>
        </w:rPr>
        <w:t>3</w:t>
      </w:r>
      <w:r w:rsidRPr="00A06612">
        <w:rPr>
          <w:rFonts w:ascii="Times New Roman" w:hAnsi="Times New Roman" w:cs="Times New Roman"/>
          <w:sz w:val="20"/>
          <w:szCs w:val="20"/>
        </w:rPr>
        <w:t>.</w:t>
      </w:r>
      <w:r w:rsidR="00FE5F88" w:rsidRPr="00A06612">
        <w:rPr>
          <w:rFonts w:ascii="Times New Roman" w:hAnsi="Times New Roman" w:cs="Times New Roman"/>
          <w:sz w:val="20"/>
          <w:szCs w:val="20"/>
        </w:rPr>
        <w:t>10</w:t>
      </w:r>
      <w:r w:rsidRPr="00A06612">
        <w:rPr>
          <w:rFonts w:ascii="Times New Roman" w:hAnsi="Times New Roman" w:cs="Times New Roman"/>
          <w:sz w:val="20"/>
          <w:szCs w:val="20"/>
        </w:rPr>
        <w:t>.2024</w:t>
      </w:r>
    </w:p>
    <w:p w14:paraId="0731715D" w14:textId="77777777" w:rsidR="001E0088" w:rsidRPr="00A06612" w:rsidRDefault="001E0088">
      <w:pPr>
        <w:spacing w:after="0" w:line="240" w:lineRule="auto"/>
        <w:jc w:val="right"/>
        <w:rPr>
          <w:rFonts w:ascii="Times New Roman" w:hAnsi="Times New Roman" w:cs="Times New Roman"/>
          <w:sz w:val="20"/>
          <w:szCs w:val="20"/>
        </w:rPr>
        <w:pPrChange w:id="7" w:author="Sarah Bergmann [2]" w:date="2024-09-28T21:32:00Z" w16du:dateUtc="2024-09-28T19:32:00Z">
          <w:pPr>
            <w:spacing w:after="0"/>
            <w:jc w:val="right"/>
          </w:pPr>
        </w:pPrChange>
      </w:pPr>
    </w:p>
    <w:p w14:paraId="0098600D" w14:textId="302A9A22" w:rsidR="000A5AB8" w:rsidRPr="00A06612" w:rsidRDefault="0099776A">
      <w:pPr>
        <w:spacing w:after="0" w:line="240" w:lineRule="auto"/>
        <w:rPr>
          <w:rFonts w:ascii="Times New Roman" w:hAnsi="Times New Roman" w:cs="Times New Roman"/>
          <w:b/>
          <w:sz w:val="20"/>
          <w:szCs w:val="20"/>
        </w:rPr>
        <w:pPrChange w:id="8" w:author="Sarah Bergmann [2]" w:date="2024-09-28T21:32:00Z" w16du:dateUtc="2024-09-28T19:32:00Z">
          <w:pPr>
            <w:spacing w:after="0"/>
          </w:pPr>
        </w:pPrChange>
      </w:pPr>
      <w:r w:rsidRPr="00A06612">
        <w:rPr>
          <w:rFonts w:ascii="Times New Roman" w:hAnsi="Times New Roman" w:cs="Times New Roman"/>
          <w:b/>
          <w:sz w:val="20"/>
          <w:szCs w:val="20"/>
        </w:rPr>
        <w:t>Bewerbung um ein Praktikum i</w:t>
      </w:r>
      <w:r w:rsidR="001213A6" w:rsidRPr="00A06612">
        <w:rPr>
          <w:rFonts w:ascii="Times New Roman" w:hAnsi="Times New Roman" w:cs="Times New Roman"/>
          <w:b/>
          <w:sz w:val="20"/>
          <w:szCs w:val="20"/>
        </w:rPr>
        <w:t xml:space="preserve">n der </w:t>
      </w:r>
      <w:r w:rsidR="000E2A8B" w:rsidRPr="00A06612">
        <w:rPr>
          <w:rFonts w:ascii="Times New Roman" w:hAnsi="Times New Roman" w:cs="Times New Roman"/>
          <w:b/>
          <w:sz w:val="20"/>
          <w:szCs w:val="20"/>
        </w:rPr>
        <w:t>Financial Accounting und Tran</w:t>
      </w:r>
      <w:r w:rsidR="003D66B9" w:rsidRPr="00A06612">
        <w:rPr>
          <w:rFonts w:ascii="Times New Roman" w:hAnsi="Times New Roman" w:cs="Times New Roman"/>
          <w:b/>
          <w:sz w:val="20"/>
          <w:szCs w:val="20"/>
        </w:rPr>
        <w:t>saction Accounting Beratung</w:t>
      </w:r>
      <w:r w:rsidR="00FE38FF" w:rsidRPr="00A06612">
        <w:rPr>
          <w:rFonts w:ascii="Times New Roman" w:hAnsi="Times New Roman" w:cs="Times New Roman"/>
          <w:b/>
          <w:sz w:val="20"/>
          <w:szCs w:val="20"/>
        </w:rPr>
        <w:t xml:space="preserve"> </w:t>
      </w:r>
      <w:r w:rsidR="00532E9F" w:rsidRPr="00A06612">
        <w:rPr>
          <w:rFonts w:ascii="Times New Roman" w:hAnsi="Times New Roman" w:cs="Times New Roman"/>
          <w:b/>
          <w:sz w:val="20"/>
          <w:szCs w:val="20"/>
        </w:rPr>
        <w:t>(FAAS)</w:t>
      </w:r>
      <w:r w:rsidR="003D66B9" w:rsidRPr="00A06612">
        <w:rPr>
          <w:rFonts w:ascii="Times New Roman" w:hAnsi="Times New Roman" w:cs="Times New Roman"/>
          <w:b/>
          <w:sz w:val="20"/>
          <w:szCs w:val="20"/>
        </w:rPr>
        <w:t xml:space="preserve"> </w:t>
      </w:r>
    </w:p>
    <w:p w14:paraId="70A974D0" w14:textId="08C9B87E" w:rsidR="000A5AB8" w:rsidRPr="00A06612" w:rsidDel="00F46DB7" w:rsidRDefault="000A5AB8">
      <w:pPr>
        <w:spacing w:after="0" w:line="240" w:lineRule="auto"/>
        <w:jc w:val="both"/>
        <w:rPr>
          <w:del w:id="9" w:author="Sarah Bergmann [2]" w:date="2024-09-28T21:31:00Z" w16du:dateUtc="2024-09-28T19:31:00Z"/>
          <w:rFonts w:ascii="Times New Roman" w:hAnsi="Times New Roman" w:cs="Times New Roman"/>
          <w:bCs/>
          <w:sz w:val="20"/>
          <w:szCs w:val="20"/>
        </w:rPr>
      </w:pPr>
    </w:p>
    <w:p w14:paraId="24F3DA77" w14:textId="77777777" w:rsidR="00F46DB7" w:rsidRPr="00A06612" w:rsidRDefault="00F46DB7">
      <w:pPr>
        <w:spacing w:after="0" w:line="240" w:lineRule="auto"/>
        <w:rPr>
          <w:ins w:id="10" w:author="Sarah Bergmann [2]" w:date="2024-09-28T21:31:00Z" w16du:dateUtc="2024-09-28T19:31:00Z"/>
          <w:rFonts w:ascii="Times New Roman" w:hAnsi="Times New Roman" w:cs="Times New Roman"/>
          <w:bCs/>
          <w:sz w:val="20"/>
          <w:szCs w:val="20"/>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42B8D4BA" w:rsidR="00F46DB7" w:rsidRPr="00A06612" w:rsidRDefault="00F46DB7" w:rsidP="00F46DB7">
      <w:pPr>
        <w:spacing w:after="0" w:line="240" w:lineRule="auto"/>
        <w:rPr>
          <w:ins w:id="14" w:author="Sarah Bergmann [2]" w:date="2024-09-28T21:31:00Z" w16du:dateUtc="2024-09-28T19:31:00Z"/>
          <w:rFonts w:ascii="Times New Roman" w:hAnsi="Times New Roman" w:cs="Times New Roman"/>
          <w:bCs/>
          <w:sz w:val="20"/>
          <w:szCs w:val="20"/>
        </w:rPr>
      </w:pPr>
      <w:ins w:id="15" w:author="Sarah Bergmann [2]" w:date="2024-09-28T21:31:00Z" w16du:dateUtc="2024-09-28T19:31:00Z">
        <w:r w:rsidRPr="00A06612">
          <w:rPr>
            <w:rFonts w:ascii="Times New Roman" w:hAnsi="Times New Roman" w:cs="Times New Roman"/>
            <w:bCs/>
            <w:sz w:val="20"/>
            <w:szCs w:val="20"/>
          </w:rPr>
          <w:t xml:space="preserve">Sehr geehrte </w:t>
        </w:r>
      </w:ins>
      <w:r w:rsidR="00571012" w:rsidRPr="00A06612">
        <w:rPr>
          <w:rFonts w:ascii="Times New Roman" w:hAnsi="Times New Roman" w:cs="Times New Roman"/>
          <w:bCs/>
          <w:sz w:val="20"/>
          <w:szCs w:val="20"/>
        </w:rPr>
        <w:t>Damen und Herren</w:t>
      </w:r>
      <w:ins w:id="16" w:author="Sarah Bergmann [2]" w:date="2024-09-28T21:31:00Z" w16du:dateUtc="2024-09-28T19:31:00Z">
        <w:r w:rsidRPr="00A06612">
          <w:rPr>
            <w:rFonts w:ascii="Times New Roman" w:hAnsi="Times New Roman" w:cs="Times New Roman"/>
            <w:bCs/>
            <w:sz w:val="20"/>
            <w:szCs w:val="20"/>
          </w:rPr>
          <w:t>,</w:t>
        </w:r>
      </w:ins>
    </w:p>
    <w:p w14:paraId="34AEE311" w14:textId="77777777" w:rsidR="00F46DB7" w:rsidRPr="00A06612" w:rsidRDefault="00F46DB7" w:rsidP="00F46DB7">
      <w:pPr>
        <w:spacing w:after="0" w:line="240" w:lineRule="auto"/>
        <w:rPr>
          <w:ins w:id="17" w:author="Sarah Bergmann [2]" w:date="2024-09-28T21:31:00Z" w16du:dateUtc="2024-09-28T19:31:00Z"/>
          <w:rFonts w:ascii="Times New Roman" w:hAnsi="Times New Roman" w:cs="Times New Roman"/>
          <w:bCs/>
          <w:sz w:val="20"/>
          <w:szCs w:val="20"/>
        </w:rPr>
      </w:pPr>
    </w:p>
    <w:p w14:paraId="3449E076" w14:textId="1A13D887" w:rsidR="00F46DB7" w:rsidRPr="00A06612" w:rsidRDefault="00974C4A">
      <w:pPr>
        <w:spacing w:after="0" w:line="240" w:lineRule="auto"/>
        <w:jc w:val="both"/>
        <w:rPr>
          <w:ins w:id="18" w:author="Sarah Bergmann [2]" w:date="2024-09-28T21:31:00Z" w16du:dateUtc="2024-09-28T19:31:00Z"/>
          <w:rFonts w:ascii="Times New Roman" w:hAnsi="Times New Roman" w:cs="Times New Roman"/>
          <w:bCs/>
          <w:sz w:val="20"/>
          <w:szCs w:val="20"/>
        </w:rPr>
        <w:pPrChange w:id="19" w:author="Sarah Bergmann [2]" w:date="2024-09-28T21:32:00Z" w16du:dateUtc="2024-09-28T19:32:00Z">
          <w:pPr>
            <w:spacing w:after="0" w:line="240" w:lineRule="auto"/>
          </w:pPr>
        </w:pPrChange>
      </w:pPr>
      <w:r w:rsidRPr="00A06612">
        <w:rPr>
          <w:rFonts w:ascii="Times New Roman" w:hAnsi="Times New Roman" w:cs="Times New Roman"/>
          <w:bCs/>
          <w:sz w:val="20"/>
          <w:szCs w:val="20"/>
        </w:rPr>
        <w:t xml:space="preserve">mit einer Tätigkeit in der Beratung verbinde ich spannende und abwechslungsreiche Aufgaben sowie die Herausforderung, mich in kurzer Zeit in verschiedene Bereiche einer Branche einzuarbeiten. Besonders fasziniert mich, dass Berater als Außenstehende aktiv an der Weiterentwicklung eines Unternehmens beteiligt sind und dadurch einen positiven Einfluss auf dessen Erfolg und die gesamte Volkswirtschaft haben. </w:t>
      </w:r>
      <w:r w:rsidR="00215984" w:rsidRPr="00A06612">
        <w:rPr>
          <w:rFonts w:ascii="Times New Roman" w:hAnsi="Times New Roman" w:cs="Times New Roman"/>
          <w:bCs/>
          <w:sz w:val="20"/>
          <w:szCs w:val="20"/>
        </w:rPr>
        <w:t>Durch meine Ausbildung zum Steuerfachangestellten habe ich bereits umfassende Einblicke i</w:t>
      </w:r>
      <w:r w:rsidR="00EC24DD" w:rsidRPr="00A06612">
        <w:rPr>
          <w:rFonts w:ascii="Times New Roman" w:hAnsi="Times New Roman" w:cs="Times New Roman"/>
          <w:bCs/>
          <w:sz w:val="20"/>
          <w:szCs w:val="20"/>
        </w:rPr>
        <w:t>m</w:t>
      </w:r>
      <w:r w:rsidR="00215984" w:rsidRPr="00A06612">
        <w:rPr>
          <w:rFonts w:ascii="Times New Roman" w:hAnsi="Times New Roman" w:cs="Times New Roman"/>
          <w:bCs/>
          <w:sz w:val="20"/>
          <w:szCs w:val="20"/>
        </w:rPr>
        <w:t xml:space="preserve"> Bereich Accounting</w:t>
      </w:r>
      <w:r w:rsidR="00EC24DD" w:rsidRPr="00A06612">
        <w:rPr>
          <w:rFonts w:ascii="Times New Roman" w:hAnsi="Times New Roman" w:cs="Times New Roman"/>
          <w:bCs/>
          <w:sz w:val="20"/>
          <w:szCs w:val="20"/>
        </w:rPr>
        <w:t xml:space="preserve"> </w:t>
      </w:r>
      <w:r w:rsidR="00215984" w:rsidRPr="00A06612">
        <w:rPr>
          <w:rFonts w:ascii="Times New Roman" w:hAnsi="Times New Roman" w:cs="Times New Roman"/>
          <w:bCs/>
          <w:sz w:val="20"/>
          <w:szCs w:val="20"/>
        </w:rPr>
        <w:t>gewonnen. Nun möchte ich dieses Wissen mit dem Beratungsaspekt verknüpfen und mich in diesem Bereich weiterentwickeln. Diese Erfahrungen und Perspektiven sind für mich von unschätzbarem Wert und bilden die ideale Grundlage, um langfristig in der Beratung tätig zu sein. Um diese wertvollen Erfahrungen sammeln zu können, möchte ich Sie ab März 2025 für einen Zeitraum von 16 Wochen als Praktikant in der</w:t>
      </w:r>
      <w:r w:rsidR="00D93EFF" w:rsidRPr="00A06612">
        <w:rPr>
          <w:rFonts w:ascii="Times New Roman" w:hAnsi="Times New Roman" w:cs="Times New Roman"/>
          <w:bCs/>
          <w:sz w:val="20"/>
          <w:szCs w:val="20"/>
        </w:rPr>
        <w:t xml:space="preserve"> </w:t>
      </w:r>
      <w:r w:rsidR="00485F33" w:rsidRPr="00A06612">
        <w:rPr>
          <w:rFonts w:ascii="Times New Roman" w:hAnsi="Times New Roman" w:cs="Times New Roman"/>
          <w:bCs/>
          <w:sz w:val="20"/>
          <w:szCs w:val="20"/>
        </w:rPr>
        <w:t>Financial Accounting und Transaction Accounting Beratung (FAAS)</w:t>
      </w:r>
      <w:r w:rsidR="00215984" w:rsidRPr="00A06612">
        <w:rPr>
          <w:rFonts w:ascii="Times New Roman" w:hAnsi="Times New Roman" w:cs="Times New Roman"/>
          <w:bCs/>
          <w:sz w:val="20"/>
          <w:szCs w:val="20"/>
        </w:rPr>
        <w:t xml:space="preserve"> unterstützen.</w:t>
      </w:r>
    </w:p>
    <w:p w14:paraId="1134EE2E" w14:textId="77777777" w:rsidR="00F46DB7" w:rsidRPr="00A06612" w:rsidRDefault="00F46DB7">
      <w:pPr>
        <w:spacing w:after="0" w:line="240" w:lineRule="auto"/>
        <w:jc w:val="both"/>
        <w:rPr>
          <w:ins w:id="20" w:author="Sarah Bergmann [2]" w:date="2024-09-28T21:31:00Z" w16du:dateUtc="2024-09-28T19:31:00Z"/>
          <w:rFonts w:ascii="Times New Roman" w:hAnsi="Times New Roman" w:cs="Times New Roman"/>
          <w:bCs/>
          <w:sz w:val="20"/>
          <w:szCs w:val="20"/>
        </w:rPr>
        <w:pPrChange w:id="21" w:author="Sarah Bergmann [2]" w:date="2024-09-28T21:32:00Z" w16du:dateUtc="2024-09-28T19:32:00Z">
          <w:pPr>
            <w:spacing w:after="0" w:line="240" w:lineRule="auto"/>
          </w:pPr>
        </w:pPrChange>
      </w:pPr>
    </w:p>
    <w:p w14:paraId="36A20FFC" w14:textId="77777777" w:rsidR="00F46DB7" w:rsidRPr="00A06612" w:rsidRDefault="00F46DB7">
      <w:pPr>
        <w:spacing w:after="0" w:line="240" w:lineRule="auto"/>
        <w:jc w:val="both"/>
        <w:rPr>
          <w:ins w:id="22" w:author="Sarah Bergmann [2]" w:date="2024-09-28T21:31:00Z" w16du:dateUtc="2024-09-28T19:31:00Z"/>
          <w:rFonts w:ascii="Times New Roman" w:hAnsi="Times New Roman" w:cs="Times New Roman"/>
          <w:bCs/>
          <w:sz w:val="20"/>
          <w:szCs w:val="20"/>
        </w:rPr>
        <w:pPrChange w:id="23" w:author="Sarah Bergmann [2]" w:date="2024-09-28T21:32:00Z" w16du:dateUtc="2024-09-28T19:32:00Z">
          <w:pPr>
            <w:spacing w:after="0" w:line="240" w:lineRule="auto"/>
          </w:pPr>
        </w:pPrChange>
      </w:pPr>
      <w:ins w:id="24" w:author="Sarah Bergmann [2]" w:date="2024-09-28T21:31:00Z" w16du:dateUtc="2024-09-28T19:31:00Z">
        <w:r w:rsidRPr="00A06612">
          <w:rPr>
            <w:rFonts w:ascii="Times New Roman" w:hAnsi="Times New Roman" w:cs="Times New Roman"/>
            <w:bCs/>
            <w:sz w:val="20"/>
            <w:szCs w:val="20"/>
          </w:rPr>
          <w:t>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024C1602" w14:textId="77777777" w:rsidR="00F46DB7" w:rsidRPr="00A06612" w:rsidRDefault="00F46DB7">
      <w:pPr>
        <w:spacing w:after="0" w:line="240" w:lineRule="auto"/>
        <w:jc w:val="both"/>
        <w:rPr>
          <w:ins w:id="25" w:author="Sarah Bergmann [2]" w:date="2024-09-28T21:31:00Z" w16du:dateUtc="2024-09-28T19:31:00Z"/>
          <w:rFonts w:ascii="Times New Roman" w:hAnsi="Times New Roman" w:cs="Times New Roman"/>
          <w:bCs/>
          <w:sz w:val="20"/>
          <w:szCs w:val="20"/>
        </w:rPr>
        <w:pPrChange w:id="26" w:author="Sarah Bergmann [2]" w:date="2024-09-28T21:32:00Z" w16du:dateUtc="2024-09-28T19:32:00Z">
          <w:pPr>
            <w:spacing w:after="0" w:line="240" w:lineRule="auto"/>
          </w:pPr>
        </w:pPrChange>
      </w:pPr>
    </w:p>
    <w:p w14:paraId="7EF3937B" w14:textId="38C36BCA" w:rsidR="006F5DB6" w:rsidRPr="00A06612" w:rsidRDefault="00196FD0" w:rsidP="006F5DB6">
      <w:pPr>
        <w:spacing w:after="0" w:line="240" w:lineRule="auto"/>
        <w:jc w:val="both"/>
        <w:rPr>
          <w:rFonts w:ascii="Times New Roman" w:hAnsi="Times New Roman" w:cs="Times New Roman"/>
          <w:sz w:val="20"/>
          <w:szCs w:val="20"/>
        </w:rPr>
      </w:pPr>
      <w:ins w:id="27" w:author="Sarah Bergmann" w:date="2024-09-24T12:17:00Z" w16du:dateUtc="2024-09-24T10:17:00Z">
        <w:r w:rsidRPr="00A06612">
          <w:rPr>
            <w:rFonts w:ascii="Times New Roman" w:hAnsi="Times New Roman" w:cs="Times New Roman"/>
            <w:sz w:val="20"/>
            <w:szCs w:val="20"/>
          </w:rPr>
          <w:t>EY scheint</w:t>
        </w:r>
      </w:ins>
      <w:r w:rsidR="000839ED" w:rsidRPr="00A06612">
        <w:rPr>
          <w:rFonts w:ascii="Times New Roman" w:hAnsi="Times New Roman" w:cs="Times New Roman"/>
          <w:sz w:val="20"/>
          <w:szCs w:val="20"/>
        </w:rPr>
        <w:t xml:space="preserve"> mir als ideale Wahl für dieses Praktikum</w:t>
      </w:r>
      <w:r w:rsidR="00065F7C" w:rsidRPr="00A06612">
        <w:rPr>
          <w:rFonts w:ascii="Times New Roman" w:hAnsi="Times New Roman" w:cs="Times New Roman"/>
          <w:sz w:val="20"/>
          <w:szCs w:val="20"/>
        </w:rPr>
        <w:t xml:space="preserve">. </w:t>
      </w:r>
      <w:r w:rsidR="008B1168" w:rsidRPr="00A06612">
        <w:rPr>
          <w:rFonts w:ascii="Times New Roman" w:hAnsi="Times New Roman" w:cs="Times New Roman"/>
          <w:sz w:val="20"/>
          <w:szCs w:val="20"/>
        </w:rPr>
        <w:t>Ihr Unternehmen</w:t>
      </w:r>
      <w:r w:rsidR="00137342" w:rsidRPr="00A06612">
        <w:rPr>
          <w:rFonts w:ascii="Times New Roman" w:hAnsi="Times New Roman" w:cs="Times New Roman"/>
          <w:sz w:val="20"/>
          <w:szCs w:val="20"/>
        </w:rPr>
        <w:t xml:space="preserve"> b</w:t>
      </w:r>
      <w:r w:rsidR="00632C19">
        <w:rPr>
          <w:rFonts w:ascii="Times New Roman" w:hAnsi="Times New Roman" w:cs="Times New Roman"/>
          <w:sz w:val="20"/>
          <w:szCs w:val="20"/>
        </w:rPr>
        <w:t>ie</w:t>
      </w:r>
      <w:r w:rsidR="00137342" w:rsidRPr="00A06612">
        <w:rPr>
          <w:rFonts w:ascii="Times New Roman" w:hAnsi="Times New Roman" w:cs="Times New Roman"/>
          <w:sz w:val="20"/>
          <w:szCs w:val="20"/>
        </w:rPr>
        <w:t>tet</w:t>
      </w:r>
      <w:r w:rsidR="008B1168" w:rsidRPr="00A06612">
        <w:rPr>
          <w:rFonts w:ascii="Times New Roman" w:hAnsi="Times New Roman" w:cs="Times New Roman"/>
          <w:sz w:val="20"/>
          <w:szCs w:val="20"/>
        </w:rPr>
        <w:t xml:space="preserve"> ein inklusives A</w:t>
      </w:r>
      <w:r w:rsidR="00F52E61" w:rsidRPr="00A06612">
        <w:rPr>
          <w:rFonts w:ascii="Times New Roman" w:hAnsi="Times New Roman" w:cs="Times New Roman"/>
          <w:sz w:val="20"/>
          <w:szCs w:val="20"/>
        </w:rPr>
        <w:t>rbeitsumfeld, das von vielfältigen Perspektiven und Chancengleichheit ge</w:t>
      </w:r>
      <w:r w:rsidR="00065F7C" w:rsidRPr="00A06612">
        <w:rPr>
          <w:rFonts w:ascii="Times New Roman" w:hAnsi="Times New Roman" w:cs="Times New Roman"/>
          <w:sz w:val="20"/>
          <w:szCs w:val="20"/>
        </w:rPr>
        <w:t>prägt ist</w:t>
      </w:r>
      <w:r w:rsidR="00137342" w:rsidRPr="00A06612">
        <w:rPr>
          <w:rFonts w:ascii="Times New Roman" w:hAnsi="Times New Roman" w:cs="Times New Roman"/>
          <w:sz w:val="20"/>
          <w:szCs w:val="20"/>
        </w:rPr>
        <w:t xml:space="preserve">, was die Zusammenarbeit </w:t>
      </w:r>
      <w:r w:rsidR="00BC026F" w:rsidRPr="00A06612">
        <w:rPr>
          <w:rFonts w:ascii="Times New Roman" w:hAnsi="Times New Roman" w:cs="Times New Roman"/>
          <w:sz w:val="20"/>
          <w:szCs w:val="20"/>
        </w:rPr>
        <w:t>fördert und Praktikanten die einzigartige Gelegenheit zur persön</w:t>
      </w:r>
      <w:r w:rsidR="00FC151C" w:rsidRPr="00A06612">
        <w:rPr>
          <w:rFonts w:ascii="Times New Roman" w:hAnsi="Times New Roman" w:cs="Times New Roman"/>
          <w:sz w:val="20"/>
          <w:szCs w:val="20"/>
        </w:rPr>
        <w:t xml:space="preserve">lichen Entwicklung bietet. </w:t>
      </w:r>
      <w:r w:rsidR="00584166" w:rsidRPr="00A06612">
        <w:rPr>
          <w:rFonts w:ascii="Times New Roman" w:hAnsi="Times New Roman" w:cs="Times New Roman"/>
          <w:sz w:val="20"/>
          <w:szCs w:val="20"/>
        </w:rPr>
        <w:t>Die Unternehmenskultur von EY zeichnet sich durch Teamarbeit, Vielfalt, Innovat</w:t>
      </w:r>
      <w:r w:rsidR="006F5DB6" w:rsidRPr="00A06612">
        <w:rPr>
          <w:rFonts w:ascii="Times New Roman" w:hAnsi="Times New Roman" w:cs="Times New Roman"/>
          <w:sz w:val="20"/>
          <w:szCs w:val="20"/>
        </w:rPr>
        <w:t>ion und kontinuierliche Weiterentwicklung aus</w:t>
      </w:r>
      <w:r w:rsidR="00B36640" w:rsidRPr="00A06612">
        <w:rPr>
          <w:rFonts w:ascii="Times New Roman" w:hAnsi="Times New Roman" w:cs="Times New Roman"/>
          <w:sz w:val="20"/>
          <w:szCs w:val="20"/>
        </w:rPr>
        <w:t>, was dazu beiträgt, komplexe Probleme effizient zu lösen</w:t>
      </w:r>
      <w:r w:rsidR="00C41E66" w:rsidRPr="00A06612">
        <w:rPr>
          <w:rFonts w:ascii="Times New Roman" w:hAnsi="Times New Roman" w:cs="Times New Roman"/>
          <w:sz w:val="20"/>
          <w:szCs w:val="20"/>
        </w:rPr>
        <w:t>. Diese Werte werden sowohl intern als auch extern gelebt, was die Bedeutung v</w:t>
      </w:r>
      <w:r w:rsidR="003D2E2D" w:rsidRPr="00A06612">
        <w:rPr>
          <w:rFonts w:ascii="Times New Roman" w:hAnsi="Times New Roman" w:cs="Times New Roman"/>
          <w:sz w:val="20"/>
          <w:szCs w:val="20"/>
        </w:rPr>
        <w:t>on zwischenmenschlichen Beziehungen und einer positiven Unternehmensku</w:t>
      </w:r>
      <w:r w:rsidR="003F49DF" w:rsidRPr="00A06612">
        <w:rPr>
          <w:rFonts w:ascii="Times New Roman" w:hAnsi="Times New Roman" w:cs="Times New Roman"/>
          <w:sz w:val="20"/>
          <w:szCs w:val="20"/>
        </w:rPr>
        <w:t xml:space="preserve">ltur bei EY unterstreicht. </w:t>
      </w:r>
    </w:p>
    <w:p w14:paraId="2ACD40B3" w14:textId="77777777" w:rsidR="005F734F" w:rsidRPr="00A06612" w:rsidRDefault="005F734F" w:rsidP="006F5DB6">
      <w:pPr>
        <w:spacing w:after="0" w:line="240" w:lineRule="auto"/>
        <w:jc w:val="both"/>
        <w:rPr>
          <w:ins w:id="28" w:author="Sarah Bergmann [2]" w:date="2024-09-28T21:31:00Z" w16du:dateUtc="2024-09-28T19:31:00Z"/>
          <w:rFonts w:ascii="Times New Roman" w:hAnsi="Times New Roman" w:cs="Times New Roman"/>
          <w:sz w:val="20"/>
          <w:szCs w:val="20"/>
        </w:rPr>
      </w:pPr>
    </w:p>
    <w:p w14:paraId="3C61EC29" w14:textId="032335DF" w:rsidR="001C7869" w:rsidRPr="00A06612" w:rsidDel="00F46DB7" w:rsidRDefault="00F46DB7">
      <w:pPr>
        <w:spacing w:after="0" w:line="240" w:lineRule="auto"/>
        <w:jc w:val="both"/>
        <w:rPr>
          <w:del w:id="29" w:author="Sarah Bergmann [2]" w:date="2024-09-28T21:31:00Z" w16du:dateUtc="2024-09-28T19:31:00Z"/>
          <w:rFonts w:ascii="Times New Roman" w:hAnsi="Times New Roman" w:cs="Times New Roman"/>
          <w:bCs/>
          <w:sz w:val="20"/>
          <w:szCs w:val="20"/>
        </w:rPr>
      </w:pPr>
      <w:ins w:id="30" w:author="Sarah Bergmann [2]" w:date="2024-09-28T21:31:00Z" w16du:dateUtc="2024-09-28T19:31:00Z">
        <w:r w:rsidRPr="00A06612">
          <w:rPr>
            <w:rFonts w:ascii="Times New Roman" w:hAnsi="Times New Roman" w:cs="Times New Roman"/>
            <w:bCs/>
            <w:sz w:val="20"/>
            <w:szCs w:val="20"/>
          </w:rPr>
          <w:t>Von dem Praktikum i</w:t>
        </w:r>
      </w:ins>
      <w:r w:rsidR="00765FD9" w:rsidRPr="00A06612">
        <w:rPr>
          <w:rFonts w:ascii="Times New Roman" w:hAnsi="Times New Roman" w:cs="Times New Roman"/>
          <w:bCs/>
          <w:sz w:val="20"/>
          <w:szCs w:val="20"/>
        </w:rPr>
        <w:t xml:space="preserve">n der </w:t>
      </w:r>
      <w:r w:rsidR="00485F33" w:rsidRPr="00A06612">
        <w:rPr>
          <w:rFonts w:ascii="Times New Roman" w:hAnsi="Times New Roman" w:cs="Times New Roman"/>
          <w:bCs/>
          <w:sz w:val="20"/>
          <w:szCs w:val="20"/>
        </w:rPr>
        <w:t>Financial Accounting und Transaction Accounting Beratung (FAAS)</w:t>
      </w:r>
      <w:ins w:id="31" w:author="Sarah Bergmann [2]" w:date="2024-09-28T21:31:00Z" w16du:dateUtc="2024-09-28T19:31:00Z">
        <w:r w:rsidRPr="00A06612">
          <w:rPr>
            <w:rFonts w:ascii="Times New Roman" w:hAnsi="Times New Roman" w:cs="Times New Roman"/>
            <w:bCs/>
            <w:sz w:val="20"/>
            <w:szCs w:val="20"/>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32" w:author="Sarah Bergmann" w:date="2024-09-24T12:09:00Z" w16du:dateUtc="2024-09-24T10:09:00Z">
        <w:del w:id="33" w:author="Sarah Bergmann [2]" w:date="2024-09-28T21:31:00Z" w16du:dateUtc="2024-09-28T19:31:00Z">
          <w:r w:rsidR="001C7869" w:rsidRPr="00A06612" w:rsidDel="00F46DB7">
            <w:rPr>
              <w:rFonts w:ascii="Times New Roman" w:hAnsi="Times New Roman" w:cs="Times New Roman"/>
              <w:bCs/>
              <w:sz w:val="20"/>
              <w:szCs w:val="20"/>
            </w:rPr>
            <w:delText>Sehr geehrte Damen und Herren,</w:delText>
          </w:r>
        </w:del>
      </w:ins>
    </w:p>
    <w:p w14:paraId="7F19C882" w14:textId="77777777" w:rsidR="00F46DB7" w:rsidRPr="00A06612" w:rsidRDefault="00F46DB7">
      <w:pPr>
        <w:spacing w:after="0" w:line="240" w:lineRule="auto"/>
        <w:jc w:val="both"/>
        <w:rPr>
          <w:ins w:id="34" w:author="Sarah Bergmann [2]" w:date="2024-09-28T21:31:00Z" w16du:dateUtc="2024-09-28T19:31:00Z"/>
          <w:rFonts w:ascii="Times New Roman" w:hAnsi="Times New Roman" w:cs="Times New Roman"/>
          <w:bCs/>
          <w:sz w:val="20"/>
          <w:szCs w:val="20"/>
        </w:rPr>
        <w:pPrChange w:id="35" w:author="Sarah Bergmann [2]" w:date="2024-09-28T21:32:00Z" w16du:dateUtc="2024-09-28T19:32:00Z">
          <w:pPr>
            <w:spacing w:after="0"/>
          </w:pPr>
        </w:pPrChange>
      </w:pPr>
    </w:p>
    <w:p w14:paraId="13ADA229" w14:textId="0F87E110" w:rsidR="001C7869" w:rsidRPr="00A06612" w:rsidDel="00F46DB7" w:rsidRDefault="001C7869">
      <w:pPr>
        <w:spacing w:after="0" w:line="240" w:lineRule="auto"/>
        <w:rPr>
          <w:ins w:id="36" w:author="Sarah Bergmann" w:date="2024-09-24T12:09:00Z" w16du:dateUtc="2024-09-24T10:09:00Z"/>
          <w:del w:id="37" w:author="Sarah Bergmann [2]" w:date="2024-09-28T21:31:00Z" w16du:dateUtc="2024-09-28T19:31:00Z"/>
          <w:rFonts w:ascii="Times New Roman" w:hAnsi="Times New Roman" w:cs="Times New Roman"/>
          <w:bCs/>
          <w:sz w:val="20"/>
          <w:szCs w:val="20"/>
        </w:rPr>
        <w:pPrChange w:id="38" w:author="Sarah Bergmann [2]" w:date="2024-09-28T21:32:00Z" w16du:dateUtc="2024-09-28T19:32:00Z">
          <w:pPr>
            <w:spacing w:after="0"/>
          </w:pPr>
        </w:pPrChange>
      </w:pPr>
    </w:p>
    <w:p w14:paraId="0732BA64" w14:textId="1BA18B90" w:rsidR="001C7869" w:rsidRPr="00A06612" w:rsidDel="00F46DB7" w:rsidRDefault="001C7869">
      <w:pPr>
        <w:spacing w:after="0" w:line="240" w:lineRule="auto"/>
        <w:jc w:val="both"/>
        <w:rPr>
          <w:ins w:id="39" w:author="Sarah Bergmann" w:date="2024-09-24T12:09:00Z" w16du:dateUtc="2024-09-24T10:09:00Z"/>
          <w:del w:id="40" w:author="Sarah Bergmann [2]" w:date="2024-09-28T21:31:00Z" w16du:dateUtc="2024-09-28T19:31:00Z"/>
          <w:rFonts w:ascii="Times New Roman" w:hAnsi="Times New Roman" w:cs="Times New Roman"/>
          <w:bCs/>
          <w:sz w:val="20"/>
          <w:szCs w:val="20"/>
        </w:rPr>
        <w:pPrChange w:id="41" w:author="Sarah Bergmann [2]" w:date="2024-09-28T21:32:00Z" w16du:dateUtc="2024-09-28T19:32:00Z">
          <w:pPr>
            <w:spacing w:after="0"/>
          </w:pPr>
        </w:pPrChange>
      </w:pPr>
      <w:ins w:id="42" w:author="Sarah Bergmann" w:date="2024-09-24T12:09:00Z" w16du:dateUtc="2024-09-24T10:09:00Z">
        <w:del w:id="43" w:author="Sarah Bergmann [2]" w:date="2024-09-28T21:31:00Z" w16du:dateUtc="2024-09-28T19:31:00Z">
          <w:r w:rsidRPr="00A06612" w:rsidDel="00F46DB7">
            <w:rPr>
              <w:rFonts w:ascii="Times New Roman" w:hAnsi="Times New Roman" w:cs="Times New Roman"/>
              <w:bCs/>
              <w:sz w:val="20"/>
              <w:szCs w:val="20"/>
            </w:rPr>
            <w:delText xml:space="preserve">mit einer Tätigkeit </w:delText>
          </w:r>
        </w:del>
      </w:ins>
      <w:del w:id="44" w:author="Sarah Bergmann [2]" w:date="2024-09-28T21:31:00Z" w16du:dateUtc="2024-09-28T19:31:00Z">
        <w:r w:rsidR="006E7481" w:rsidRPr="00A06612" w:rsidDel="00F46DB7">
          <w:rPr>
            <w:rFonts w:ascii="Times New Roman" w:hAnsi="Times New Roman" w:cs="Times New Roman"/>
            <w:bCs/>
            <w:sz w:val="20"/>
            <w:szCs w:val="20"/>
          </w:rPr>
          <w:delText>in der Beratung</w:delText>
        </w:r>
      </w:del>
      <w:ins w:id="45" w:author="Sarah Bergmann" w:date="2024-09-24T12:09:00Z" w16du:dateUtc="2024-09-24T10:09:00Z">
        <w:del w:id="46" w:author="Sarah Bergmann [2]" w:date="2024-09-28T21:31:00Z" w16du:dateUtc="2024-09-28T19:31:00Z">
          <w:r w:rsidRPr="00A06612" w:rsidDel="00F46DB7">
            <w:rPr>
              <w:rFonts w:ascii="Times New Roman" w:hAnsi="Times New Roman" w:cs="Times New Roman"/>
              <w:bCs/>
              <w:sz w:val="20"/>
              <w:szCs w:val="20"/>
            </w:rPr>
            <w:delText xml:space="preserve"> </w:delText>
          </w:r>
        </w:del>
      </w:ins>
      <w:del w:id="47" w:author="Sarah Bergmann [2]" w:date="2024-09-28T21:31:00Z" w16du:dateUtc="2024-09-28T19:31:00Z">
        <w:r w:rsidR="00DF2383" w:rsidRPr="00A06612" w:rsidDel="00F46DB7">
          <w:rPr>
            <w:rFonts w:ascii="Times New Roman" w:hAnsi="Times New Roman" w:cs="Times New Roman"/>
            <w:bCs/>
            <w:sz w:val="20"/>
            <w:szCs w:val="20"/>
          </w:rPr>
          <w:delText>assoziiere</w:delText>
        </w:r>
      </w:del>
      <w:ins w:id="48" w:author="Sarah Bergmann" w:date="2024-09-24T12:09:00Z" w16du:dateUtc="2024-09-24T10:09:00Z">
        <w:del w:id="49" w:author="Sarah Bergmann [2]" w:date="2024-09-28T21:31:00Z" w16du:dateUtc="2024-09-28T19:31:00Z">
          <w:r w:rsidRPr="00A06612" w:rsidDel="00F46DB7">
            <w:rPr>
              <w:rFonts w:ascii="Times New Roman" w:hAnsi="Times New Roman" w:cs="Times New Roman"/>
              <w:bCs/>
              <w:sz w:val="20"/>
              <w:szCs w:val="20"/>
            </w:rPr>
            <w:delText xml:space="preserve"> ich spannende und abwechslungsreiche Aufgaben</w:delText>
          </w:r>
        </w:del>
      </w:ins>
      <w:del w:id="50" w:author="Sarah Bergmann [2]" w:date="2024-09-28T21:31:00Z" w16du:dateUtc="2024-09-28T19:31:00Z">
        <w:r w:rsidR="006155E5" w:rsidRPr="00A06612" w:rsidDel="00F46DB7">
          <w:rPr>
            <w:rFonts w:ascii="Times New Roman" w:hAnsi="Times New Roman" w:cs="Times New Roman"/>
            <w:bCs/>
            <w:sz w:val="20"/>
            <w:szCs w:val="20"/>
          </w:rPr>
          <w:delText>,</w:delText>
        </w:r>
      </w:del>
      <w:ins w:id="51" w:author="Sarah Bergmann" w:date="2024-09-24T12:09:00Z" w16du:dateUtc="2024-09-24T10:09:00Z">
        <w:del w:id="52" w:author="Sarah Bergmann [2]" w:date="2024-09-28T21:31:00Z" w16du:dateUtc="2024-09-28T19:31:00Z">
          <w:r w:rsidRPr="00A06612" w:rsidDel="00F46DB7">
            <w:rPr>
              <w:rFonts w:ascii="Times New Roman" w:hAnsi="Times New Roman" w:cs="Times New Roman"/>
              <w:bCs/>
              <w:sz w:val="20"/>
              <w:szCs w:val="20"/>
            </w:rPr>
            <w:delText xml:space="preserve"> sowie die Herausforderung, </w:delText>
          </w:r>
        </w:del>
      </w:ins>
      <w:del w:id="53" w:author="Sarah Bergmann [2]" w:date="2024-09-28T21:31:00Z" w16du:dateUtc="2024-09-28T19:31:00Z">
        <w:r w:rsidR="00E70103" w:rsidRPr="00A06612" w:rsidDel="00F46DB7">
          <w:rPr>
            <w:rFonts w:ascii="Times New Roman" w:hAnsi="Times New Roman" w:cs="Times New Roman"/>
            <w:bCs/>
            <w:sz w:val="20"/>
            <w:szCs w:val="20"/>
          </w:rPr>
          <w:delText xml:space="preserve">sich </w:delText>
        </w:r>
      </w:del>
      <w:ins w:id="54" w:author="Sarah Bergmann" w:date="2024-09-24T12:09:00Z" w16du:dateUtc="2024-09-24T10:09:00Z">
        <w:del w:id="55" w:author="Sarah Bergmann [2]" w:date="2024-09-28T21:31:00Z" w16du:dateUtc="2024-09-28T19:31:00Z">
          <w:r w:rsidRPr="00A06612" w:rsidDel="00F46DB7">
            <w:rPr>
              <w:rFonts w:ascii="Times New Roman" w:hAnsi="Times New Roman" w:cs="Times New Roman"/>
              <w:bCs/>
              <w:sz w:val="20"/>
              <w:szCs w:val="20"/>
            </w:rPr>
            <w:delText>innerhalb k</w:delText>
          </w:r>
        </w:del>
      </w:ins>
      <w:del w:id="56" w:author="Sarah Bergmann [2]" w:date="2024-09-28T21:31:00Z" w16du:dateUtc="2024-09-28T19:31:00Z">
        <w:r w:rsidR="0026163E" w:rsidRPr="00A06612" w:rsidDel="00F46DB7">
          <w:rPr>
            <w:rFonts w:ascii="Times New Roman" w:hAnsi="Times New Roman" w:cs="Times New Roman"/>
            <w:bCs/>
            <w:sz w:val="20"/>
            <w:szCs w:val="20"/>
          </w:rPr>
          <w:delText>urzer</w:delText>
        </w:r>
      </w:del>
      <w:ins w:id="57" w:author="Sarah Bergmann" w:date="2024-09-24T12:09:00Z" w16du:dateUtc="2024-09-24T10:09:00Z">
        <w:del w:id="58" w:author="Sarah Bergmann [2]" w:date="2024-09-28T21:31:00Z" w16du:dateUtc="2024-09-28T19:31:00Z">
          <w:r w:rsidRPr="00A06612" w:rsidDel="00F46DB7">
            <w:rPr>
              <w:rFonts w:ascii="Times New Roman" w:hAnsi="Times New Roman" w:cs="Times New Roman"/>
              <w:bCs/>
              <w:sz w:val="20"/>
              <w:szCs w:val="20"/>
            </w:rPr>
            <w:delText xml:space="preserve"> Zeit </w:delText>
          </w:r>
        </w:del>
      </w:ins>
      <w:del w:id="59" w:author="Sarah Bergmann [2]" w:date="2024-09-28T21:31:00Z" w16du:dateUtc="2024-09-28T19:31:00Z">
        <w:r w:rsidR="006155E5" w:rsidRPr="00A06612" w:rsidDel="00F46DB7">
          <w:rPr>
            <w:rFonts w:ascii="Times New Roman" w:hAnsi="Times New Roman" w:cs="Times New Roman"/>
            <w:bCs/>
            <w:sz w:val="20"/>
            <w:szCs w:val="20"/>
          </w:rPr>
          <w:delText xml:space="preserve">in </w:delText>
        </w:r>
        <w:r w:rsidR="0026163E" w:rsidRPr="00A06612" w:rsidDel="00F46DB7">
          <w:rPr>
            <w:rFonts w:ascii="Times New Roman" w:hAnsi="Times New Roman" w:cs="Times New Roman"/>
            <w:bCs/>
            <w:sz w:val="20"/>
            <w:szCs w:val="20"/>
          </w:rPr>
          <w:delText xml:space="preserve">die verschiedensten Bereiche </w:delText>
        </w:r>
        <w:r w:rsidR="00CD34D3" w:rsidRPr="00A06612" w:rsidDel="00F46DB7">
          <w:rPr>
            <w:rFonts w:ascii="Times New Roman" w:hAnsi="Times New Roman" w:cs="Times New Roman"/>
            <w:bCs/>
            <w:sz w:val="20"/>
            <w:szCs w:val="20"/>
          </w:rPr>
          <w:delText>einer Branche hereindenken zu müssen</w:delText>
        </w:r>
      </w:del>
      <w:ins w:id="60" w:author="Sarah Bergmann" w:date="2024-09-24T12:09:00Z" w16du:dateUtc="2024-09-24T10:09:00Z">
        <w:del w:id="61" w:author="Sarah Bergmann [2]" w:date="2024-09-28T21:31:00Z" w16du:dateUtc="2024-09-28T19:31:00Z">
          <w:r w:rsidRPr="00A06612" w:rsidDel="00F46DB7">
            <w:rPr>
              <w:rFonts w:ascii="Times New Roman" w:hAnsi="Times New Roman" w:cs="Times New Roman"/>
              <w:bCs/>
              <w:sz w:val="20"/>
              <w:szCs w:val="20"/>
            </w:rPr>
            <w:delText>.</w:delText>
          </w:r>
        </w:del>
      </w:ins>
      <w:del w:id="62" w:author="Sarah Bergmann [2]" w:date="2024-09-28T21:31:00Z" w16du:dateUtc="2024-09-28T19:31:00Z">
        <w:r w:rsidR="00251957" w:rsidRPr="00A06612" w:rsidDel="00F46DB7">
          <w:rPr>
            <w:rFonts w:ascii="Times New Roman" w:hAnsi="Times New Roman" w:cs="Times New Roman"/>
            <w:bCs/>
            <w:sz w:val="20"/>
            <w:szCs w:val="20"/>
          </w:rPr>
          <w:delText xml:space="preserve"> </w:delText>
        </w:r>
      </w:del>
      <w:ins w:id="63" w:author="Sarah Bergmann" w:date="2024-09-24T12:09:00Z" w16du:dateUtc="2024-09-24T10:09:00Z">
        <w:del w:id="64" w:author="Sarah Bergmann [2]" w:date="2024-09-28T21:31:00Z" w16du:dateUtc="2024-09-28T19:31:00Z">
          <w:r w:rsidRPr="00A06612" w:rsidDel="00F46DB7">
            <w:rPr>
              <w:rFonts w:ascii="Times New Roman" w:hAnsi="Times New Roman" w:cs="Times New Roman"/>
              <w:bCs/>
              <w:sz w:val="20"/>
              <w:szCs w:val="20"/>
            </w:rPr>
            <w:delText>Besonders fasziniert mich</w:delText>
          </w:r>
        </w:del>
      </w:ins>
      <w:del w:id="65" w:author="Sarah Bergmann [2]" w:date="2024-09-28T21:31:00Z" w16du:dateUtc="2024-09-28T19:31:00Z">
        <w:r w:rsidR="00E27F55" w:rsidRPr="00A06612" w:rsidDel="00F46DB7">
          <w:rPr>
            <w:rFonts w:ascii="Times New Roman" w:hAnsi="Times New Roman" w:cs="Times New Roman"/>
            <w:bCs/>
            <w:sz w:val="20"/>
            <w:szCs w:val="20"/>
          </w:rPr>
          <w:delText xml:space="preserve"> der Aspekt</w:delText>
        </w:r>
        <w:r w:rsidR="00146B7B" w:rsidRPr="00A06612" w:rsidDel="00F46DB7">
          <w:rPr>
            <w:rFonts w:ascii="Times New Roman" w:hAnsi="Times New Roman" w:cs="Times New Roman"/>
            <w:bCs/>
            <w:sz w:val="20"/>
            <w:szCs w:val="20"/>
          </w:rPr>
          <w:delText xml:space="preserve">, dass </w:delText>
        </w:r>
        <w:r w:rsidR="00092779" w:rsidRPr="00A06612" w:rsidDel="00F46DB7">
          <w:rPr>
            <w:rFonts w:ascii="Times New Roman" w:hAnsi="Times New Roman" w:cs="Times New Roman"/>
            <w:bCs/>
            <w:sz w:val="20"/>
            <w:szCs w:val="20"/>
          </w:rPr>
          <w:delText>Berater</w:delText>
        </w:r>
        <w:r w:rsidR="006A12A4" w:rsidRPr="00A06612" w:rsidDel="00F46DB7">
          <w:rPr>
            <w:rFonts w:ascii="Times New Roman" w:hAnsi="Times New Roman" w:cs="Times New Roman"/>
            <w:bCs/>
            <w:sz w:val="20"/>
            <w:szCs w:val="20"/>
          </w:rPr>
          <w:delText xml:space="preserve"> an der </w:delText>
        </w:r>
        <w:r w:rsidR="007476A2" w:rsidRPr="00A06612" w:rsidDel="00F46DB7">
          <w:rPr>
            <w:rFonts w:ascii="Times New Roman" w:hAnsi="Times New Roman" w:cs="Times New Roman"/>
            <w:bCs/>
            <w:sz w:val="20"/>
            <w:szCs w:val="20"/>
          </w:rPr>
          <w:delText>Entwicklung eines Unternehmens</w:delText>
        </w:r>
        <w:r w:rsidR="00092779" w:rsidRPr="00A06612" w:rsidDel="00F46DB7">
          <w:rPr>
            <w:rFonts w:ascii="Times New Roman" w:hAnsi="Times New Roman" w:cs="Times New Roman"/>
            <w:bCs/>
            <w:sz w:val="20"/>
            <w:szCs w:val="20"/>
          </w:rPr>
          <w:delText xml:space="preserve"> als</w:delText>
        </w:r>
        <w:r w:rsidR="000F1987" w:rsidRPr="00A06612" w:rsidDel="00F46DB7">
          <w:rPr>
            <w:rFonts w:ascii="Times New Roman" w:hAnsi="Times New Roman" w:cs="Times New Roman"/>
            <w:bCs/>
            <w:sz w:val="20"/>
            <w:szCs w:val="20"/>
          </w:rPr>
          <w:delText xml:space="preserve"> Außenstehende mitwirken können und somit einen positiven Einfluss auf den Erfolg </w:delText>
        </w:r>
        <w:r w:rsidR="004037CF" w:rsidRPr="00A06612" w:rsidDel="00F46DB7">
          <w:rPr>
            <w:rFonts w:ascii="Times New Roman" w:hAnsi="Times New Roman" w:cs="Times New Roman"/>
            <w:bCs/>
            <w:sz w:val="20"/>
            <w:szCs w:val="20"/>
          </w:rPr>
          <w:delText xml:space="preserve">des Unternehmens und damit auf die </w:delText>
        </w:r>
        <w:r w:rsidR="00053B49" w:rsidRPr="00A06612" w:rsidDel="00F46DB7">
          <w:rPr>
            <w:rFonts w:ascii="Times New Roman" w:hAnsi="Times New Roman" w:cs="Times New Roman"/>
            <w:bCs/>
            <w:sz w:val="20"/>
            <w:szCs w:val="20"/>
          </w:rPr>
          <w:delText>gesamte Volkswirtschaft haben.</w:delText>
        </w:r>
      </w:del>
      <w:ins w:id="66" w:author="Sarah Bergmann" w:date="2024-09-24T12:09:00Z" w16du:dateUtc="2024-09-24T10:09:00Z">
        <w:del w:id="67" w:author="Sarah Bergmann [2]" w:date="2024-09-28T21:31:00Z" w16du:dateUtc="2024-09-28T19:31:00Z">
          <w:r w:rsidRPr="00A06612" w:rsidDel="00F46DB7">
            <w:rPr>
              <w:rFonts w:ascii="Times New Roman" w:hAnsi="Times New Roman" w:cs="Times New Roman"/>
              <w:bCs/>
              <w:sz w:val="20"/>
              <w:szCs w:val="20"/>
            </w:rPr>
            <w:delText xml:space="preserve"> </w:delText>
          </w:r>
        </w:del>
      </w:ins>
      <w:del w:id="68" w:author="Sarah Bergmann [2]" w:date="2024-09-28T21:31:00Z" w16du:dateUtc="2024-09-28T19:31:00Z">
        <w:r w:rsidR="00527918" w:rsidRPr="00A06612" w:rsidDel="00F46DB7">
          <w:rPr>
            <w:rFonts w:ascii="Times New Roman" w:hAnsi="Times New Roman" w:cs="Times New Roman"/>
            <w:bCs/>
            <w:sz w:val="20"/>
            <w:szCs w:val="20"/>
          </w:rPr>
          <w:delText xml:space="preserve">Durch meine Ausbildung zum Steuerfachangestellten </w:delText>
        </w:r>
        <w:r w:rsidR="00D25032" w:rsidRPr="00A06612" w:rsidDel="00F46DB7">
          <w:rPr>
            <w:rFonts w:ascii="Times New Roman" w:hAnsi="Times New Roman" w:cs="Times New Roman"/>
            <w:bCs/>
            <w:sz w:val="20"/>
            <w:szCs w:val="20"/>
          </w:rPr>
          <w:delText xml:space="preserve">konnte ich schon </w:delText>
        </w:r>
        <w:r w:rsidR="003E7274" w:rsidRPr="00A06612" w:rsidDel="00F46DB7">
          <w:rPr>
            <w:rFonts w:ascii="Times New Roman" w:hAnsi="Times New Roman" w:cs="Times New Roman"/>
            <w:bCs/>
            <w:sz w:val="20"/>
            <w:szCs w:val="20"/>
          </w:rPr>
          <w:delText xml:space="preserve">verschiedene Unternehmen kennenlernen, nun möchte ich auch gerne Einblicke </w:delText>
        </w:r>
        <w:r w:rsidR="00281367" w:rsidRPr="00A06612" w:rsidDel="00F46DB7">
          <w:rPr>
            <w:rFonts w:ascii="Times New Roman" w:hAnsi="Times New Roman" w:cs="Times New Roman"/>
            <w:bCs/>
            <w:sz w:val="20"/>
            <w:szCs w:val="20"/>
          </w:rPr>
          <w:delText xml:space="preserve">in die verschiedensten Ministerien und Organisationen erhalten. </w:delText>
        </w:r>
      </w:del>
      <w:ins w:id="69" w:author="Sarah Bergmann" w:date="2024-09-24T12:09:00Z" w16du:dateUtc="2024-09-24T10:09:00Z">
        <w:del w:id="70" w:author="Sarah Bergmann [2]" w:date="2024-09-28T21:31:00Z" w16du:dateUtc="2024-09-28T19:31:00Z">
          <w:r w:rsidRPr="00A06612" w:rsidDel="00F46DB7">
            <w:rPr>
              <w:rFonts w:ascii="Times New Roman" w:hAnsi="Times New Roman" w:cs="Times New Roman"/>
              <w:bCs/>
              <w:sz w:val="20"/>
              <w:szCs w:val="20"/>
            </w:rPr>
            <w:delText xml:space="preserve">Diese Erfahrungen und Einblicke sind für mich von unschätzbarem Wert und bilden die ideale Grundlage, um langfristig ebenfalls in der </w:delText>
          </w:r>
        </w:del>
      </w:ins>
      <w:del w:id="71" w:author="Sarah Bergmann [2]" w:date="2024-09-28T21:31:00Z" w16du:dateUtc="2024-09-28T19:31:00Z">
        <w:r w:rsidR="003E6B56" w:rsidRPr="00A06612" w:rsidDel="00F46DB7">
          <w:rPr>
            <w:rFonts w:ascii="Times New Roman" w:hAnsi="Times New Roman" w:cs="Times New Roman"/>
            <w:bCs/>
            <w:sz w:val="20"/>
            <w:szCs w:val="20"/>
          </w:rPr>
          <w:delText>Beratung</w:delText>
        </w:r>
      </w:del>
      <w:ins w:id="72" w:author="Sarah Bergmann" w:date="2024-09-24T12:09:00Z" w16du:dateUtc="2024-09-24T10:09:00Z">
        <w:del w:id="73" w:author="Sarah Bergmann [2]" w:date="2024-09-28T21:31:00Z" w16du:dateUtc="2024-09-28T19:31:00Z">
          <w:r w:rsidRPr="00A06612" w:rsidDel="00F46DB7">
            <w:rPr>
              <w:rFonts w:ascii="Times New Roman" w:hAnsi="Times New Roman" w:cs="Times New Roman"/>
              <w:bCs/>
              <w:sz w:val="20"/>
              <w:szCs w:val="20"/>
            </w:rPr>
            <w:delText xml:space="preserve"> tätig zu sein. Um die Möglichkeit zu erhalten, diese wertvollen Erfahrungen zu sammeln, möchte ich Sie als Praktikant i</w:delText>
          </w:r>
        </w:del>
      </w:ins>
      <w:del w:id="74" w:author="Sarah Bergmann [2]" w:date="2024-09-28T21:31:00Z" w16du:dateUtc="2024-09-28T19:31:00Z">
        <w:r w:rsidR="0007260E" w:rsidRPr="00A06612" w:rsidDel="00F46DB7">
          <w:rPr>
            <w:rFonts w:ascii="Times New Roman" w:hAnsi="Times New Roman" w:cs="Times New Roman"/>
            <w:bCs/>
            <w:sz w:val="20"/>
            <w:szCs w:val="20"/>
          </w:rPr>
          <w:delText>m Public Sector Consulting</w:delText>
        </w:r>
      </w:del>
      <w:ins w:id="75" w:author="Sarah Bergmann" w:date="2024-09-24T12:09:00Z" w16du:dateUtc="2024-09-24T10:09:00Z">
        <w:del w:id="76" w:author="Sarah Bergmann [2]" w:date="2024-09-28T21:31:00Z" w16du:dateUtc="2024-09-28T19:31:00Z">
          <w:r w:rsidRPr="00A06612" w:rsidDel="00F46DB7">
            <w:rPr>
              <w:rFonts w:ascii="Times New Roman" w:hAnsi="Times New Roman" w:cs="Times New Roman"/>
              <w:bCs/>
              <w:sz w:val="20"/>
              <w:szCs w:val="20"/>
            </w:rPr>
            <w:delText xml:space="preserve"> ab März 2025 für einen Zeitraum von 16 Wochen unterstützen.</w:delText>
          </w:r>
        </w:del>
      </w:ins>
    </w:p>
    <w:p w14:paraId="40254A59" w14:textId="1F73C13F" w:rsidR="001C7869" w:rsidRPr="00A06612" w:rsidDel="00F46DB7" w:rsidRDefault="001C7869">
      <w:pPr>
        <w:spacing w:after="0" w:line="240" w:lineRule="auto"/>
        <w:jc w:val="both"/>
        <w:rPr>
          <w:ins w:id="77" w:author="Sarah Bergmann" w:date="2024-09-24T12:09:00Z" w16du:dateUtc="2024-09-24T10:09:00Z"/>
          <w:del w:id="78" w:author="Sarah Bergmann [2]" w:date="2024-09-28T21:31:00Z" w16du:dateUtc="2024-09-28T19:31:00Z"/>
          <w:rFonts w:ascii="Times New Roman" w:hAnsi="Times New Roman" w:cs="Times New Roman"/>
          <w:bCs/>
          <w:sz w:val="20"/>
          <w:szCs w:val="20"/>
        </w:rPr>
        <w:pPrChange w:id="79" w:author="Sarah Bergmann [2]" w:date="2024-09-28T21:32:00Z" w16du:dateUtc="2024-09-28T19:32:00Z">
          <w:pPr>
            <w:spacing w:after="0"/>
          </w:pPr>
        </w:pPrChange>
      </w:pPr>
    </w:p>
    <w:p w14:paraId="3A5BDDA8" w14:textId="26969E4F" w:rsidR="004A615C" w:rsidRPr="00A06612" w:rsidDel="00F46DB7" w:rsidRDefault="001C7869">
      <w:pPr>
        <w:spacing w:after="0" w:line="240" w:lineRule="auto"/>
        <w:jc w:val="both"/>
        <w:rPr>
          <w:del w:id="80" w:author="Sarah Bergmann [2]" w:date="2024-09-28T21:31:00Z" w16du:dateUtc="2024-09-28T19:31:00Z"/>
          <w:rFonts w:ascii="Times New Roman" w:hAnsi="Times New Roman" w:cs="Times New Roman"/>
          <w:bCs/>
          <w:sz w:val="20"/>
          <w:szCs w:val="20"/>
        </w:rPr>
        <w:pPrChange w:id="81" w:author="Sarah Bergmann [2]" w:date="2024-09-28T21:32:00Z" w16du:dateUtc="2024-09-28T19:32:00Z">
          <w:pPr>
            <w:spacing w:after="0"/>
            <w:jc w:val="both"/>
          </w:pPr>
        </w:pPrChange>
      </w:pPr>
      <w:ins w:id="82" w:author="Sarah Bergmann" w:date="2024-09-24T12:09:00Z" w16du:dateUtc="2024-09-24T10:09:00Z">
        <w:del w:id="83" w:author="Sarah Bergmann [2]" w:date="2024-09-28T21:31:00Z" w16du:dateUtc="2024-09-28T19:31:00Z">
          <w:r w:rsidRPr="00A06612" w:rsidDel="00F46DB7">
            <w:rPr>
              <w:rFonts w:ascii="Times New Roman" w:hAnsi="Times New Roman" w:cs="Times New Roman"/>
              <w:bCs/>
              <w:sz w:val="20"/>
              <w:szCs w:val="20"/>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A06612" w:rsidDel="00F46DB7" w:rsidRDefault="001C7869">
      <w:pPr>
        <w:spacing w:after="0" w:line="240" w:lineRule="auto"/>
        <w:jc w:val="both"/>
        <w:rPr>
          <w:ins w:id="84" w:author="Sarah Bergmann" w:date="2024-09-24T12:09:00Z" w16du:dateUtc="2024-09-24T10:09:00Z"/>
          <w:del w:id="85" w:author="Sarah Bergmann [2]" w:date="2024-09-28T21:31:00Z" w16du:dateUtc="2024-09-28T19:31:00Z"/>
          <w:rFonts w:ascii="Times New Roman" w:hAnsi="Times New Roman" w:cs="Times New Roman"/>
          <w:bCs/>
          <w:sz w:val="20"/>
          <w:szCs w:val="20"/>
          <w:rPrChange w:id="86" w:author="Sophie Klocke" w:date="2024-09-29T12:48:00Z" w16du:dateUtc="2024-09-29T10:48:00Z">
            <w:rPr>
              <w:ins w:id="87" w:author="Sarah Bergmann" w:date="2024-09-24T12:09:00Z" w16du:dateUtc="2024-09-24T10:09:00Z"/>
              <w:del w:id="88" w:author="Sarah Bergmann [2]" w:date="2024-09-28T21:31:00Z" w16du:dateUtc="2024-09-28T19:31:00Z"/>
              <w:rFonts w:ascii="Times New Roman" w:hAnsi="Times New Roman" w:cs="Times New Roman"/>
              <w:b/>
              <w:sz w:val="21"/>
              <w:szCs w:val="21"/>
            </w:rPr>
          </w:rPrChange>
        </w:rPr>
        <w:pPrChange w:id="89" w:author="Sarah Bergmann [2]" w:date="2024-09-28T21:32:00Z" w16du:dateUtc="2024-09-28T19:32:00Z">
          <w:pPr>
            <w:spacing w:after="0"/>
          </w:pPr>
        </w:pPrChange>
      </w:pPr>
    </w:p>
    <w:p w14:paraId="61CDE0AD" w14:textId="6CF7AC5E" w:rsidR="00034B68" w:rsidRPr="00A06612" w:rsidDel="00F46DB7" w:rsidRDefault="0099776A">
      <w:pPr>
        <w:spacing w:after="0" w:line="240" w:lineRule="auto"/>
        <w:jc w:val="both"/>
        <w:rPr>
          <w:del w:id="90" w:author="Sarah Bergmann [2]" w:date="2024-09-28T21:31:00Z" w16du:dateUtc="2024-09-28T19:31:00Z"/>
          <w:rFonts w:ascii="Times New Roman" w:hAnsi="Times New Roman" w:cs="Times New Roman"/>
          <w:sz w:val="20"/>
          <w:szCs w:val="20"/>
        </w:rPr>
        <w:pPrChange w:id="91" w:author="Sarah Bergmann [2]" w:date="2024-09-28T21:32:00Z" w16du:dateUtc="2024-09-28T19:32:00Z">
          <w:pPr>
            <w:spacing w:after="0"/>
            <w:jc w:val="both"/>
          </w:pPr>
        </w:pPrChange>
      </w:pPr>
      <w:del w:id="92" w:author="Sarah Bergmann [2]" w:date="2024-09-28T21:31:00Z" w16du:dateUtc="2024-09-28T19:31:00Z">
        <w:r w:rsidRPr="00A06612" w:rsidDel="00F46DB7">
          <w:rPr>
            <w:rFonts w:ascii="Times New Roman" w:hAnsi="Times New Roman" w:cs="Times New Roman"/>
            <w:sz w:val="20"/>
            <w:szCs w:val="20"/>
          </w:rPr>
          <w:delText>Sehr geehrte Damen und Herren</w:delText>
        </w:r>
        <w:r w:rsidR="00E65B09" w:rsidRPr="00A06612" w:rsidDel="00F46DB7">
          <w:rPr>
            <w:rFonts w:ascii="Times New Roman" w:hAnsi="Times New Roman" w:cs="Times New Roman"/>
            <w:sz w:val="20"/>
            <w:szCs w:val="20"/>
          </w:rPr>
          <w:delText xml:space="preserve">, </w:delText>
        </w:r>
      </w:del>
    </w:p>
    <w:p w14:paraId="433CF1AE" w14:textId="749C83E3" w:rsidR="00E65B09" w:rsidRPr="00A06612" w:rsidDel="00F46DB7" w:rsidRDefault="00E65B09">
      <w:pPr>
        <w:spacing w:after="0" w:line="240" w:lineRule="auto"/>
        <w:jc w:val="both"/>
        <w:rPr>
          <w:del w:id="93" w:author="Sarah Bergmann [2]" w:date="2024-09-28T21:31:00Z" w16du:dateUtc="2024-09-28T19:31:00Z"/>
          <w:rFonts w:ascii="Times New Roman" w:hAnsi="Times New Roman" w:cs="Times New Roman"/>
          <w:sz w:val="20"/>
          <w:szCs w:val="20"/>
        </w:rPr>
        <w:pPrChange w:id="94" w:author="Sarah Bergmann [2]" w:date="2024-09-28T21:32:00Z" w16du:dateUtc="2024-09-28T19:32:00Z">
          <w:pPr>
            <w:spacing w:after="0"/>
            <w:jc w:val="both"/>
          </w:pPr>
        </w:pPrChange>
      </w:pPr>
    </w:p>
    <w:p w14:paraId="3436E836" w14:textId="5A9844E9" w:rsidR="00E65B09" w:rsidRPr="00A06612" w:rsidDel="00F46DB7" w:rsidRDefault="00B35284">
      <w:pPr>
        <w:spacing w:after="0" w:line="240" w:lineRule="auto"/>
        <w:jc w:val="both"/>
        <w:rPr>
          <w:del w:id="95" w:author="Sarah Bergmann [2]" w:date="2024-09-28T21:31:00Z" w16du:dateUtc="2024-09-28T19:31:00Z"/>
          <w:rFonts w:ascii="Times New Roman" w:hAnsi="Times New Roman" w:cs="Times New Roman"/>
          <w:sz w:val="20"/>
          <w:szCs w:val="20"/>
        </w:rPr>
        <w:pPrChange w:id="96" w:author="Sarah Bergmann [2]" w:date="2024-09-28T21:32:00Z" w16du:dateUtc="2024-09-28T19:32:00Z">
          <w:pPr>
            <w:spacing w:after="0"/>
            <w:jc w:val="both"/>
          </w:pPr>
        </w:pPrChange>
      </w:pPr>
      <w:del w:id="97" w:author="Sarah Bergmann [2]" w:date="2024-09-28T21:31:00Z" w16du:dateUtc="2024-09-28T19:31:00Z">
        <w:r w:rsidRPr="00A06612" w:rsidDel="00F46DB7">
          <w:rPr>
            <w:rFonts w:ascii="Times New Roman" w:hAnsi="Times New Roman" w:cs="Times New Roman"/>
            <w:sz w:val="20"/>
            <w:szCs w:val="20"/>
          </w:rPr>
          <w:delText xml:space="preserve">mit einer Tätigkeit in der Wirtschaftsprüfung </w:delText>
        </w:r>
        <w:r w:rsidR="00FE6917" w:rsidRPr="00A06612" w:rsidDel="00F46DB7">
          <w:rPr>
            <w:rFonts w:ascii="Times New Roman" w:hAnsi="Times New Roman" w:cs="Times New Roman"/>
            <w:sz w:val="20"/>
            <w:szCs w:val="20"/>
          </w:rPr>
          <w:delText>assoziiere</w:delText>
        </w:r>
        <w:r w:rsidR="003D0644" w:rsidRPr="00A06612" w:rsidDel="00F46DB7">
          <w:rPr>
            <w:rFonts w:ascii="Times New Roman" w:hAnsi="Times New Roman" w:cs="Times New Roman"/>
            <w:sz w:val="20"/>
            <w:szCs w:val="20"/>
          </w:rPr>
          <w:delText xml:space="preserve"> ich </w:delText>
        </w:r>
        <w:r w:rsidR="00F237FB" w:rsidRPr="00A06612" w:rsidDel="00F46DB7">
          <w:rPr>
            <w:rFonts w:ascii="Times New Roman" w:hAnsi="Times New Roman" w:cs="Times New Roman"/>
            <w:sz w:val="20"/>
            <w:szCs w:val="20"/>
          </w:rPr>
          <w:delText>spannende und abwechslungsreiche Aufgabe</w:delText>
        </w:r>
        <w:r w:rsidR="00CD4961" w:rsidRPr="00A06612" w:rsidDel="00F46DB7">
          <w:rPr>
            <w:rFonts w:ascii="Times New Roman" w:hAnsi="Times New Roman" w:cs="Times New Roman"/>
            <w:sz w:val="20"/>
            <w:szCs w:val="20"/>
          </w:rPr>
          <w:delText>n</w:delText>
        </w:r>
        <w:r w:rsidR="00F237FB" w:rsidRPr="00A06612" w:rsidDel="00F46DB7">
          <w:rPr>
            <w:rFonts w:ascii="Times New Roman" w:hAnsi="Times New Roman" w:cs="Times New Roman"/>
            <w:sz w:val="20"/>
            <w:szCs w:val="20"/>
          </w:rPr>
          <w:delText xml:space="preserve"> </w:delText>
        </w:r>
        <w:r w:rsidR="005E68A0" w:rsidRPr="00A06612" w:rsidDel="00F46DB7">
          <w:rPr>
            <w:rFonts w:ascii="Times New Roman" w:hAnsi="Times New Roman" w:cs="Times New Roman"/>
            <w:sz w:val="20"/>
            <w:szCs w:val="20"/>
          </w:rPr>
          <w:delText>sowie der Herausforderung, innerhalb</w:delText>
        </w:r>
        <w:r w:rsidR="00153F4C" w:rsidRPr="00A06612" w:rsidDel="00F46DB7">
          <w:rPr>
            <w:rFonts w:ascii="Times New Roman" w:hAnsi="Times New Roman" w:cs="Times New Roman"/>
            <w:sz w:val="20"/>
            <w:szCs w:val="20"/>
          </w:rPr>
          <w:delText xml:space="preserve"> kürzester Zeit ein tiefgreifendes </w:delText>
        </w:r>
        <w:r w:rsidR="006C32F5" w:rsidRPr="00A06612" w:rsidDel="00F46DB7">
          <w:rPr>
            <w:rFonts w:ascii="Times New Roman" w:hAnsi="Times New Roman" w:cs="Times New Roman"/>
            <w:sz w:val="20"/>
            <w:szCs w:val="20"/>
          </w:rPr>
          <w:delText>Verständnis für Unternehmenskennzahlen</w:delText>
        </w:r>
        <w:r w:rsidR="00153F4C" w:rsidRPr="00A06612" w:rsidDel="00F46DB7">
          <w:rPr>
            <w:rFonts w:ascii="Times New Roman" w:hAnsi="Times New Roman" w:cs="Times New Roman"/>
            <w:sz w:val="20"/>
            <w:szCs w:val="20"/>
          </w:rPr>
          <w:delText xml:space="preserve"> </w:delText>
        </w:r>
        <w:r w:rsidR="00535BE3" w:rsidRPr="00A06612" w:rsidDel="00F46DB7">
          <w:rPr>
            <w:rFonts w:ascii="Times New Roman" w:hAnsi="Times New Roman" w:cs="Times New Roman"/>
            <w:sz w:val="20"/>
            <w:szCs w:val="20"/>
          </w:rPr>
          <w:delText xml:space="preserve">und ihre Bedeutung zu entwickeln. </w:delText>
        </w:r>
        <w:r w:rsidR="00744702" w:rsidRPr="00A06612" w:rsidDel="00F46DB7">
          <w:rPr>
            <w:rFonts w:ascii="Times New Roman" w:hAnsi="Times New Roman" w:cs="Times New Roman"/>
            <w:sz w:val="20"/>
            <w:szCs w:val="20"/>
          </w:rPr>
          <w:delText xml:space="preserve">Besonders </w:delText>
        </w:r>
        <w:r w:rsidR="00CD4961" w:rsidRPr="00A06612" w:rsidDel="00F46DB7">
          <w:rPr>
            <w:rFonts w:ascii="Times New Roman" w:hAnsi="Times New Roman" w:cs="Times New Roman"/>
            <w:sz w:val="20"/>
            <w:szCs w:val="20"/>
          </w:rPr>
          <w:delText>fasziniert mich jedoch</w:delText>
        </w:r>
        <w:r w:rsidR="00153F4C" w:rsidRPr="00A06612" w:rsidDel="00F46DB7">
          <w:rPr>
            <w:rFonts w:ascii="Times New Roman" w:hAnsi="Times New Roman" w:cs="Times New Roman"/>
            <w:sz w:val="20"/>
            <w:szCs w:val="20"/>
          </w:rPr>
          <w:delText xml:space="preserve"> </w:delText>
        </w:r>
        <w:r w:rsidR="00CC6C70" w:rsidRPr="00A06612" w:rsidDel="00F46DB7">
          <w:rPr>
            <w:rFonts w:ascii="Times New Roman" w:hAnsi="Times New Roman" w:cs="Times New Roman"/>
            <w:sz w:val="20"/>
            <w:szCs w:val="20"/>
          </w:rPr>
          <w:delText xml:space="preserve">die hohe </w:delText>
        </w:r>
        <w:r w:rsidR="00FE3406" w:rsidRPr="00A06612" w:rsidDel="00F46DB7">
          <w:rPr>
            <w:rFonts w:ascii="Times New Roman" w:hAnsi="Times New Roman" w:cs="Times New Roman"/>
            <w:sz w:val="20"/>
            <w:szCs w:val="20"/>
          </w:rPr>
          <w:delText xml:space="preserve">Bedeutung, die Wirtschaftsprüfer </w:delText>
        </w:r>
        <w:r w:rsidR="00F456FE" w:rsidRPr="00A06612" w:rsidDel="00F46DB7">
          <w:rPr>
            <w:rFonts w:ascii="Times New Roman" w:hAnsi="Times New Roman" w:cs="Times New Roman"/>
            <w:sz w:val="20"/>
            <w:szCs w:val="20"/>
          </w:rPr>
          <w:delText xml:space="preserve">sowohl </w:delText>
        </w:r>
        <w:r w:rsidR="004F62C6" w:rsidRPr="00A06612" w:rsidDel="00F46DB7">
          <w:rPr>
            <w:rFonts w:ascii="Times New Roman" w:hAnsi="Times New Roman" w:cs="Times New Roman"/>
            <w:sz w:val="20"/>
            <w:szCs w:val="20"/>
          </w:rPr>
          <w:delText>für</w:delText>
        </w:r>
        <w:r w:rsidR="00512AC9" w:rsidRPr="00A06612" w:rsidDel="00F46DB7">
          <w:rPr>
            <w:rFonts w:ascii="Times New Roman" w:hAnsi="Times New Roman" w:cs="Times New Roman"/>
            <w:sz w:val="20"/>
            <w:szCs w:val="20"/>
          </w:rPr>
          <w:delText xml:space="preserve"> das geprüfte Unternehmen als auch für die Funktions</w:delText>
        </w:r>
        <w:r w:rsidR="00BE64D8" w:rsidRPr="00A06612" w:rsidDel="00F46DB7">
          <w:rPr>
            <w:rFonts w:ascii="Times New Roman" w:hAnsi="Times New Roman" w:cs="Times New Roman"/>
            <w:sz w:val="20"/>
            <w:szCs w:val="20"/>
          </w:rPr>
          <w:delText>fähigkeit der Kapitalmärkte und der Wirtschaft als Ganzes haben.</w:delText>
        </w:r>
        <w:r w:rsidR="00F237FB" w:rsidRPr="00A06612" w:rsidDel="00F46DB7">
          <w:rPr>
            <w:rFonts w:ascii="Times New Roman" w:hAnsi="Times New Roman" w:cs="Times New Roman"/>
            <w:sz w:val="20"/>
            <w:szCs w:val="20"/>
          </w:rPr>
          <w:delText xml:space="preserve"> </w:delText>
        </w:r>
        <w:r w:rsidR="0004788F" w:rsidRPr="00A06612" w:rsidDel="00F46DB7">
          <w:rPr>
            <w:rFonts w:ascii="Times New Roman" w:hAnsi="Times New Roman" w:cs="Times New Roman"/>
            <w:sz w:val="20"/>
            <w:szCs w:val="20"/>
          </w:rPr>
          <w:delText xml:space="preserve">Diese Erfahrungen und Einblicke in die Finanzwelt </w:delText>
        </w:r>
        <w:r w:rsidR="00340141" w:rsidRPr="00A06612" w:rsidDel="00F46DB7">
          <w:rPr>
            <w:rFonts w:ascii="Times New Roman" w:hAnsi="Times New Roman" w:cs="Times New Roman"/>
            <w:sz w:val="20"/>
            <w:szCs w:val="20"/>
          </w:rPr>
          <w:delText>sind für mich von unschätzbarem Wert und bilden die ideale Grundlage, um mein großes Ziel zu verwirklichen</w:delText>
        </w:r>
        <w:r w:rsidR="00F72500" w:rsidRPr="00A06612" w:rsidDel="00F46DB7">
          <w:rPr>
            <w:rFonts w:ascii="Times New Roman" w:hAnsi="Times New Roman" w:cs="Times New Roman"/>
            <w:sz w:val="20"/>
            <w:szCs w:val="20"/>
          </w:rPr>
          <w:delText xml:space="preserve">, den Einstieg in </w:delText>
        </w:r>
        <w:r w:rsidR="00665E7F" w:rsidRPr="00A06612" w:rsidDel="00F46DB7">
          <w:rPr>
            <w:rFonts w:ascii="Times New Roman" w:hAnsi="Times New Roman" w:cs="Times New Roman"/>
            <w:sz w:val="20"/>
            <w:szCs w:val="20"/>
          </w:rPr>
          <w:delText>die Unternehmensberatung</w:delText>
        </w:r>
      </w:del>
      <w:ins w:id="98" w:author="David Döbele" w:date="2024-09-12T19:33:00Z" w16du:dateUtc="2024-09-12T17:33:00Z">
        <w:del w:id="99" w:author="Sarah Bergmann [2]" w:date="2024-09-28T21:31:00Z" w16du:dateUtc="2024-09-28T19:31:00Z">
          <w:r w:rsidR="0035454C" w:rsidRPr="00A06612" w:rsidDel="00F46DB7">
            <w:rPr>
              <w:rFonts w:ascii="Times New Roman" w:hAnsi="Times New Roman" w:cs="Times New Roman"/>
              <w:sz w:val="20"/>
              <w:szCs w:val="20"/>
            </w:rPr>
            <w:delText>langfristig ebenfalls in der Wirtschaftsprüfung arbeiten zu können</w:delText>
          </w:r>
        </w:del>
      </w:ins>
      <w:del w:id="100" w:author="Sarah Bergmann [2]" w:date="2024-09-28T21:31:00Z" w16du:dateUtc="2024-09-28T19:31:00Z">
        <w:r w:rsidR="00665E7F" w:rsidRPr="00A06612" w:rsidDel="00F46DB7">
          <w:rPr>
            <w:rFonts w:ascii="Times New Roman" w:hAnsi="Times New Roman" w:cs="Times New Roman"/>
            <w:sz w:val="20"/>
            <w:szCs w:val="20"/>
          </w:rPr>
          <w:delText xml:space="preserve">. Um die Möglichkeit zu haben, diese </w:delText>
        </w:r>
        <w:r w:rsidR="004743C0" w:rsidRPr="00A06612" w:rsidDel="00F46DB7">
          <w:rPr>
            <w:rFonts w:ascii="Times New Roman" w:hAnsi="Times New Roman" w:cs="Times New Roman"/>
            <w:sz w:val="20"/>
            <w:szCs w:val="20"/>
          </w:rPr>
          <w:delText>w</w:delText>
        </w:r>
        <w:r w:rsidR="00665E7F" w:rsidRPr="00A06612" w:rsidDel="00F46DB7">
          <w:rPr>
            <w:rFonts w:ascii="Times New Roman" w:hAnsi="Times New Roman" w:cs="Times New Roman"/>
            <w:sz w:val="20"/>
            <w:szCs w:val="20"/>
          </w:rPr>
          <w:delText>ertvolle</w:delText>
        </w:r>
        <w:r w:rsidR="004743C0" w:rsidRPr="00A06612" w:rsidDel="00F46DB7">
          <w:rPr>
            <w:rFonts w:ascii="Times New Roman" w:hAnsi="Times New Roman" w:cs="Times New Roman"/>
            <w:sz w:val="20"/>
            <w:szCs w:val="20"/>
          </w:rPr>
          <w:delText>n Erfahrungen zu sammeln, möchte ich Sie als Praktikant</w:delText>
        </w:r>
        <w:r w:rsidR="00B855B4" w:rsidRPr="00A06612" w:rsidDel="00F46DB7">
          <w:rPr>
            <w:rFonts w:ascii="Times New Roman" w:hAnsi="Times New Roman" w:cs="Times New Roman"/>
            <w:sz w:val="20"/>
            <w:szCs w:val="20"/>
          </w:rPr>
          <w:delText xml:space="preserve"> in der Wirtschaftsprüfung ab März 2025 für einen </w:delText>
        </w:r>
        <w:r w:rsidR="00A17809" w:rsidRPr="00A06612" w:rsidDel="00F46DB7">
          <w:rPr>
            <w:rFonts w:ascii="Times New Roman" w:hAnsi="Times New Roman" w:cs="Times New Roman"/>
            <w:sz w:val="20"/>
            <w:szCs w:val="20"/>
          </w:rPr>
          <w:delText>Zeitraum</w:delText>
        </w:r>
        <w:r w:rsidR="00B855B4" w:rsidRPr="00A06612" w:rsidDel="00F46DB7">
          <w:rPr>
            <w:rFonts w:ascii="Times New Roman" w:hAnsi="Times New Roman" w:cs="Times New Roman"/>
            <w:sz w:val="20"/>
            <w:szCs w:val="20"/>
          </w:rPr>
          <w:delText xml:space="preserve"> von 16</w:delText>
        </w:r>
        <w:r w:rsidR="00A17809" w:rsidRPr="00A06612" w:rsidDel="00F46DB7">
          <w:rPr>
            <w:rFonts w:ascii="Times New Roman" w:hAnsi="Times New Roman" w:cs="Times New Roman"/>
            <w:sz w:val="20"/>
            <w:szCs w:val="20"/>
          </w:rPr>
          <w:delText xml:space="preserve"> Wochen unterstützen. </w:delText>
        </w:r>
      </w:del>
    </w:p>
    <w:p w14:paraId="545B5699" w14:textId="1E987843" w:rsidR="00E65B09" w:rsidRPr="00A06612" w:rsidDel="00F46DB7" w:rsidRDefault="00E65B09">
      <w:pPr>
        <w:spacing w:after="0" w:line="240" w:lineRule="auto"/>
        <w:jc w:val="both"/>
        <w:rPr>
          <w:del w:id="101" w:author="Sarah Bergmann [2]" w:date="2024-09-28T21:31:00Z" w16du:dateUtc="2024-09-28T19:31:00Z"/>
          <w:rFonts w:ascii="Times New Roman" w:hAnsi="Times New Roman" w:cs="Times New Roman"/>
          <w:sz w:val="20"/>
          <w:szCs w:val="20"/>
        </w:rPr>
        <w:pPrChange w:id="102" w:author="Sarah Bergmann [2]" w:date="2024-09-28T21:32:00Z" w16du:dateUtc="2024-09-28T19:32:00Z">
          <w:pPr>
            <w:spacing w:after="0"/>
            <w:jc w:val="both"/>
          </w:pPr>
        </w:pPrChange>
      </w:pPr>
    </w:p>
    <w:p w14:paraId="7250DB56" w14:textId="472628AF" w:rsidR="00E65B09" w:rsidRPr="00A06612" w:rsidDel="00F46DB7" w:rsidRDefault="001806FF">
      <w:pPr>
        <w:spacing w:after="0" w:line="240" w:lineRule="auto"/>
        <w:jc w:val="both"/>
        <w:rPr>
          <w:del w:id="103" w:author="Sarah Bergmann [2]" w:date="2024-09-28T21:31:00Z" w16du:dateUtc="2024-09-28T19:31:00Z"/>
          <w:rFonts w:ascii="Times New Roman" w:hAnsi="Times New Roman" w:cs="Times New Roman"/>
          <w:sz w:val="20"/>
          <w:szCs w:val="20"/>
        </w:rPr>
        <w:pPrChange w:id="104" w:author="Sarah Bergmann [2]" w:date="2024-09-28T21:32:00Z" w16du:dateUtc="2024-09-28T19:32:00Z">
          <w:pPr>
            <w:spacing w:after="0"/>
            <w:jc w:val="both"/>
          </w:pPr>
        </w:pPrChange>
      </w:pPr>
      <w:del w:id="105" w:author="Sarah Bergmann [2]" w:date="2024-09-28T21:31:00Z" w16du:dateUtc="2024-09-28T19:31:00Z">
        <w:r w:rsidRPr="00A06612" w:rsidDel="00F46DB7">
          <w:rPr>
            <w:rFonts w:ascii="Times New Roman" w:hAnsi="Times New Roman" w:cs="Times New Roman"/>
            <w:sz w:val="20"/>
            <w:szCs w:val="20"/>
          </w:rPr>
          <w:delText>In meiner Ausbildung zum Steuerfachangestellten</w:delText>
        </w:r>
        <w:r w:rsidR="00EA0CA1" w:rsidRPr="00A06612" w:rsidDel="00F46DB7">
          <w:rPr>
            <w:rFonts w:ascii="Times New Roman" w:hAnsi="Times New Roman" w:cs="Times New Roman"/>
            <w:sz w:val="20"/>
            <w:szCs w:val="20"/>
          </w:rPr>
          <w:delText xml:space="preserve"> habe ich bereits zu Beginn meiner beruflichen Laufbahn </w:delText>
        </w:r>
        <w:r w:rsidR="002962C7" w:rsidRPr="00A06612" w:rsidDel="00F46DB7">
          <w:rPr>
            <w:rFonts w:ascii="Times New Roman" w:hAnsi="Times New Roman" w:cs="Times New Roman"/>
            <w:sz w:val="20"/>
            <w:szCs w:val="20"/>
          </w:rPr>
          <w:delText xml:space="preserve">gelernt, </w:delText>
        </w:r>
        <w:r w:rsidR="00B275D0" w:rsidRPr="00A06612" w:rsidDel="00F46DB7">
          <w:rPr>
            <w:rFonts w:ascii="Times New Roman" w:hAnsi="Times New Roman" w:cs="Times New Roman"/>
            <w:sz w:val="20"/>
            <w:szCs w:val="20"/>
          </w:rPr>
          <w:delText xml:space="preserve">viel </w:delText>
        </w:r>
        <w:r w:rsidR="00076B54" w:rsidRPr="00A06612" w:rsidDel="00F46DB7">
          <w:rPr>
            <w:rFonts w:ascii="Times New Roman" w:hAnsi="Times New Roman" w:cs="Times New Roman"/>
            <w:sz w:val="20"/>
            <w:szCs w:val="20"/>
          </w:rPr>
          <w:delText>Eigenverantwortung</w:delText>
        </w:r>
        <w:r w:rsidR="00453553" w:rsidRPr="00A06612" w:rsidDel="00F46DB7">
          <w:rPr>
            <w:rFonts w:ascii="Times New Roman" w:hAnsi="Times New Roman" w:cs="Times New Roman"/>
            <w:sz w:val="20"/>
            <w:szCs w:val="20"/>
          </w:rPr>
          <w:delText xml:space="preserve"> zu tragen</w:delText>
        </w:r>
        <w:r w:rsidR="0039503B" w:rsidRPr="00A06612" w:rsidDel="00F46DB7">
          <w:rPr>
            <w:rFonts w:ascii="Times New Roman" w:hAnsi="Times New Roman" w:cs="Times New Roman"/>
            <w:sz w:val="20"/>
            <w:szCs w:val="20"/>
          </w:rPr>
          <w:delText>, da mir</w:delText>
        </w:r>
        <w:r w:rsidR="00930063" w:rsidRPr="00A06612" w:rsidDel="00F46DB7">
          <w:rPr>
            <w:rFonts w:ascii="Times New Roman" w:hAnsi="Times New Roman" w:cs="Times New Roman"/>
            <w:sz w:val="20"/>
            <w:szCs w:val="20"/>
          </w:rPr>
          <w:delText xml:space="preserve"> früh Mandanten übertragen</w:delText>
        </w:r>
        <w:r w:rsidR="00412BB5" w:rsidRPr="00A06612" w:rsidDel="00F46DB7">
          <w:rPr>
            <w:rFonts w:ascii="Times New Roman" w:hAnsi="Times New Roman" w:cs="Times New Roman"/>
            <w:sz w:val="20"/>
            <w:szCs w:val="20"/>
          </w:rPr>
          <w:delText xml:space="preserve"> wurden</w:delText>
        </w:r>
        <w:r w:rsidR="00930063" w:rsidRPr="00A06612" w:rsidDel="00F46DB7">
          <w:rPr>
            <w:rFonts w:ascii="Times New Roman" w:hAnsi="Times New Roman" w:cs="Times New Roman"/>
            <w:sz w:val="20"/>
            <w:szCs w:val="20"/>
          </w:rPr>
          <w:delText>, die ich eig</w:delText>
        </w:r>
        <w:r w:rsidR="000A154C" w:rsidRPr="00A06612" w:rsidDel="00F46DB7">
          <w:rPr>
            <w:rFonts w:ascii="Times New Roman" w:hAnsi="Times New Roman" w:cs="Times New Roman"/>
            <w:sz w:val="20"/>
            <w:szCs w:val="20"/>
          </w:rPr>
          <w:delText>enständig</w:delText>
        </w:r>
        <w:r w:rsidR="0056298A" w:rsidRPr="00A06612" w:rsidDel="00F46DB7">
          <w:rPr>
            <w:rFonts w:ascii="Times New Roman" w:hAnsi="Times New Roman" w:cs="Times New Roman"/>
            <w:sz w:val="20"/>
            <w:szCs w:val="20"/>
          </w:rPr>
          <w:delText xml:space="preserve"> betreut habe</w:delText>
        </w:r>
        <w:r w:rsidR="00DC597D" w:rsidRPr="00A06612" w:rsidDel="00F46DB7">
          <w:rPr>
            <w:rFonts w:ascii="Times New Roman" w:hAnsi="Times New Roman" w:cs="Times New Roman"/>
            <w:sz w:val="20"/>
            <w:szCs w:val="20"/>
          </w:rPr>
          <w:delText>.</w:delText>
        </w:r>
        <w:r w:rsidR="000A154C" w:rsidRPr="00A06612" w:rsidDel="00F46DB7">
          <w:rPr>
            <w:rFonts w:ascii="Times New Roman" w:hAnsi="Times New Roman" w:cs="Times New Roman"/>
            <w:sz w:val="20"/>
            <w:szCs w:val="20"/>
          </w:rPr>
          <w:delText xml:space="preserve"> </w:delText>
        </w:r>
        <w:r w:rsidR="00E752D7" w:rsidRPr="00A06612" w:rsidDel="00F46DB7">
          <w:rPr>
            <w:rFonts w:ascii="Times New Roman" w:hAnsi="Times New Roman" w:cs="Times New Roman"/>
            <w:sz w:val="20"/>
            <w:szCs w:val="20"/>
          </w:rPr>
          <w:delText xml:space="preserve">Des weiterem konnte ich während dieser Zeit </w:delText>
        </w:r>
        <w:r w:rsidR="001637D2" w:rsidRPr="00A06612" w:rsidDel="00F46DB7">
          <w:rPr>
            <w:rFonts w:ascii="Times New Roman" w:hAnsi="Times New Roman" w:cs="Times New Roman"/>
            <w:sz w:val="20"/>
            <w:szCs w:val="20"/>
          </w:rPr>
          <w:delText>meine analytischen Fähigkeiten</w:delText>
        </w:r>
        <w:r w:rsidR="00B85D00" w:rsidRPr="00A06612" w:rsidDel="00F46DB7">
          <w:rPr>
            <w:rFonts w:ascii="Times New Roman" w:hAnsi="Times New Roman" w:cs="Times New Roman"/>
            <w:sz w:val="20"/>
            <w:szCs w:val="20"/>
          </w:rPr>
          <w:delText xml:space="preserve"> schärfen und lernen, </w:delText>
        </w:r>
        <w:r w:rsidR="00437D10" w:rsidRPr="00A06612" w:rsidDel="00F46DB7">
          <w:rPr>
            <w:rFonts w:ascii="Times New Roman" w:hAnsi="Times New Roman" w:cs="Times New Roman"/>
            <w:sz w:val="20"/>
            <w:szCs w:val="20"/>
          </w:rPr>
          <w:delText xml:space="preserve">kleine Details akribisch zu bearbeiten. </w:delText>
        </w:r>
        <w:r w:rsidR="00E11F98" w:rsidRPr="00A06612" w:rsidDel="00F46DB7">
          <w:rPr>
            <w:rFonts w:ascii="Times New Roman" w:hAnsi="Times New Roman" w:cs="Times New Roman"/>
            <w:sz w:val="20"/>
            <w:szCs w:val="20"/>
          </w:rPr>
          <w:delText xml:space="preserve">Die Fähigkeit </w:delText>
        </w:r>
        <w:r w:rsidR="00435595" w:rsidRPr="00A06612" w:rsidDel="00F46DB7">
          <w:rPr>
            <w:rFonts w:ascii="Times New Roman" w:hAnsi="Times New Roman" w:cs="Times New Roman"/>
            <w:sz w:val="20"/>
            <w:szCs w:val="20"/>
          </w:rPr>
          <w:delText>Fristen im Blick zu behalten und Deadlines einzuhalten</w:delText>
        </w:r>
        <w:r w:rsidR="00FB20B5" w:rsidRPr="00A06612" w:rsidDel="00F46DB7">
          <w:rPr>
            <w:rFonts w:ascii="Times New Roman" w:hAnsi="Times New Roman" w:cs="Times New Roman"/>
            <w:sz w:val="20"/>
            <w:szCs w:val="20"/>
          </w:rPr>
          <w:delText>, hat mir nicht nur ge</w:delText>
        </w:r>
        <w:r w:rsidR="004B4FA7" w:rsidRPr="00A06612" w:rsidDel="00F46DB7">
          <w:rPr>
            <w:rFonts w:ascii="Times New Roman" w:hAnsi="Times New Roman" w:cs="Times New Roman"/>
            <w:sz w:val="20"/>
            <w:szCs w:val="20"/>
          </w:rPr>
          <w:delText xml:space="preserve">holfen meine </w:delText>
        </w:r>
        <w:r w:rsidR="009E6758" w:rsidRPr="00A06612" w:rsidDel="00F46DB7">
          <w:rPr>
            <w:rFonts w:ascii="Times New Roman" w:hAnsi="Times New Roman" w:cs="Times New Roman"/>
            <w:sz w:val="20"/>
            <w:szCs w:val="20"/>
          </w:rPr>
          <w:delText>Eigenorganisation</w:delText>
        </w:r>
        <w:r w:rsidR="004B4FA7" w:rsidRPr="00A06612" w:rsidDel="00F46DB7">
          <w:rPr>
            <w:rFonts w:ascii="Times New Roman" w:hAnsi="Times New Roman" w:cs="Times New Roman"/>
            <w:sz w:val="20"/>
            <w:szCs w:val="20"/>
          </w:rPr>
          <w:delText xml:space="preserve"> stetig zu verbessern</w:delText>
        </w:r>
        <w:r w:rsidR="00655149" w:rsidRPr="00A06612" w:rsidDel="00F46DB7">
          <w:rPr>
            <w:rFonts w:ascii="Times New Roman" w:hAnsi="Times New Roman" w:cs="Times New Roman"/>
            <w:sz w:val="20"/>
            <w:szCs w:val="20"/>
          </w:rPr>
          <w:delText xml:space="preserve">, sondern </w:delText>
        </w:r>
        <w:r w:rsidR="0097054A" w:rsidRPr="00A06612" w:rsidDel="00F46DB7">
          <w:rPr>
            <w:rFonts w:ascii="Times New Roman" w:hAnsi="Times New Roman" w:cs="Times New Roman"/>
            <w:sz w:val="20"/>
            <w:szCs w:val="20"/>
          </w:rPr>
          <w:delText xml:space="preserve">mir </w:delText>
        </w:r>
        <w:r w:rsidR="00655149" w:rsidRPr="00A06612" w:rsidDel="00F46DB7">
          <w:rPr>
            <w:rFonts w:ascii="Times New Roman" w:hAnsi="Times New Roman" w:cs="Times New Roman"/>
            <w:sz w:val="20"/>
            <w:szCs w:val="20"/>
          </w:rPr>
          <w:delText>auch</w:delText>
        </w:r>
        <w:r w:rsidR="00521B94" w:rsidRPr="00A06612" w:rsidDel="00F46DB7">
          <w:rPr>
            <w:rFonts w:ascii="Times New Roman" w:hAnsi="Times New Roman" w:cs="Times New Roman"/>
            <w:sz w:val="20"/>
            <w:szCs w:val="20"/>
          </w:rPr>
          <w:delText xml:space="preserve"> gezeigt</w:delText>
        </w:r>
        <w:r w:rsidR="00655149" w:rsidRPr="00A06612" w:rsidDel="00F46DB7">
          <w:rPr>
            <w:rFonts w:ascii="Times New Roman" w:hAnsi="Times New Roman" w:cs="Times New Roman"/>
            <w:sz w:val="20"/>
            <w:szCs w:val="20"/>
          </w:rPr>
          <w:delText xml:space="preserve">, dass ich unter </w:delText>
        </w:r>
        <w:r w:rsidR="00472059" w:rsidRPr="00A06612" w:rsidDel="00F46DB7">
          <w:rPr>
            <w:rFonts w:ascii="Times New Roman" w:hAnsi="Times New Roman" w:cs="Times New Roman"/>
            <w:sz w:val="20"/>
            <w:szCs w:val="20"/>
          </w:rPr>
          <w:delText>erhöhtem</w:delText>
        </w:r>
        <w:r w:rsidR="00655149" w:rsidRPr="00A06612" w:rsidDel="00F46DB7">
          <w:rPr>
            <w:rFonts w:ascii="Times New Roman" w:hAnsi="Times New Roman" w:cs="Times New Roman"/>
            <w:sz w:val="20"/>
            <w:szCs w:val="20"/>
          </w:rPr>
          <w:delText xml:space="preserve"> Zeitdruck </w:delText>
        </w:r>
        <w:r w:rsidR="00C2781A" w:rsidRPr="00A06612" w:rsidDel="00F46DB7">
          <w:rPr>
            <w:rFonts w:ascii="Times New Roman" w:hAnsi="Times New Roman" w:cs="Times New Roman"/>
            <w:sz w:val="20"/>
            <w:szCs w:val="20"/>
          </w:rPr>
          <w:delText xml:space="preserve">effizient arbeite. </w:delText>
        </w:r>
        <w:r w:rsidR="003E7A19" w:rsidRPr="00A06612" w:rsidDel="00F46DB7">
          <w:rPr>
            <w:rFonts w:ascii="Times New Roman" w:hAnsi="Times New Roman" w:cs="Times New Roman"/>
            <w:sz w:val="20"/>
            <w:szCs w:val="20"/>
          </w:rPr>
          <w:delText xml:space="preserve">Nach meiner Ausbildung zum Steuerfachangestellten </w:delText>
        </w:r>
        <w:r w:rsidR="00770BC1" w:rsidRPr="00A06612" w:rsidDel="00F46DB7">
          <w:rPr>
            <w:rFonts w:ascii="Times New Roman" w:hAnsi="Times New Roman" w:cs="Times New Roman"/>
            <w:sz w:val="20"/>
            <w:szCs w:val="20"/>
          </w:rPr>
          <w:delText>begann ich mein Studium der Betriebswirtschaftslehre an der Hochschule Hamm-Lippstadt</w:delText>
        </w:r>
        <w:r w:rsidR="0084206B" w:rsidRPr="00A06612" w:rsidDel="00F46DB7">
          <w:rPr>
            <w:rFonts w:ascii="Times New Roman" w:hAnsi="Times New Roman" w:cs="Times New Roman"/>
            <w:sz w:val="20"/>
            <w:szCs w:val="20"/>
          </w:rPr>
          <w:delText xml:space="preserve">. Dieser Schritt war perfekt für mich, da ich dadurch mein Interesse </w:delText>
        </w:r>
        <w:r w:rsidR="00B407EB" w:rsidRPr="00A06612" w:rsidDel="00F46DB7">
          <w:rPr>
            <w:rFonts w:ascii="Times New Roman" w:hAnsi="Times New Roman" w:cs="Times New Roman"/>
            <w:sz w:val="20"/>
            <w:szCs w:val="20"/>
          </w:rPr>
          <w:delText xml:space="preserve">für wirtschaftliche Prozesse und Zusammenhänge </w:delText>
        </w:r>
        <w:r w:rsidR="001E0DF2" w:rsidRPr="00A06612" w:rsidDel="00F46DB7">
          <w:rPr>
            <w:rFonts w:ascii="Times New Roman" w:hAnsi="Times New Roman" w:cs="Times New Roman"/>
            <w:sz w:val="20"/>
            <w:szCs w:val="20"/>
          </w:rPr>
          <w:delText xml:space="preserve">weiter </w:delText>
        </w:r>
        <w:r w:rsidR="00AF0746" w:rsidRPr="00A06612" w:rsidDel="00F46DB7">
          <w:rPr>
            <w:rFonts w:ascii="Times New Roman" w:hAnsi="Times New Roman" w:cs="Times New Roman"/>
            <w:sz w:val="20"/>
            <w:szCs w:val="20"/>
          </w:rPr>
          <w:delText xml:space="preserve">ausbauen und </w:delText>
        </w:r>
        <w:r w:rsidR="001E0DF2" w:rsidRPr="00A06612" w:rsidDel="00F46DB7">
          <w:rPr>
            <w:rFonts w:ascii="Times New Roman" w:hAnsi="Times New Roman" w:cs="Times New Roman"/>
            <w:sz w:val="20"/>
            <w:szCs w:val="20"/>
          </w:rPr>
          <w:delText>stärken k</w:delText>
        </w:r>
        <w:r w:rsidR="00F552D5" w:rsidRPr="00A06612" w:rsidDel="00F46DB7">
          <w:rPr>
            <w:rFonts w:ascii="Times New Roman" w:hAnsi="Times New Roman" w:cs="Times New Roman"/>
            <w:sz w:val="20"/>
            <w:szCs w:val="20"/>
          </w:rPr>
          <w:delText>ann</w:delText>
        </w:r>
        <w:r w:rsidR="001E0DF2" w:rsidRPr="00A06612" w:rsidDel="00F46DB7">
          <w:rPr>
            <w:rFonts w:ascii="Times New Roman" w:hAnsi="Times New Roman" w:cs="Times New Roman"/>
            <w:sz w:val="20"/>
            <w:szCs w:val="20"/>
          </w:rPr>
          <w:delText xml:space="preserve">. </w:delText>
        </w:r>
      </w:del>
      <w:ins w:id="106" w:author="David Döbele" w:date="2024-09-12T19:33:00Z" w16du:dateUtc="2024-09-12T17:33:00Z">
        <w:del w:id="107" w:author="Sarah Bergmann [2]" w:date="2024-09-28T21:31:00Z" w16du:dateUtc="2024-09-28T19:31:00Z">
          <w:r w:rsidR="005720BB" w:rsidRPr="00A06612" w:rsidDel="00F46DB7">
            <w:rPr>
              <w:rFonts w:ascii="Times New Roman" w:hAnsi="Times New Roman" w:cs="Times New Roman"/>
              <w:sz w:val="20"/>
              <w:szCs w:val="20"/>
            </w:rPr>
            <w:delText>Sowohl wä</w:delText>
          </w:r>
        </w:del>
      </w:ins>
      <w:ins w:id="108" w:author="David Döbele" w:date="2024-09-12T19:34:00Z" w16du:dateUtc="2024-09-12T17:34:00Z">
        <w:del w:id="109" w:author="Sarah Bergmann [2]" w:date="2024-09-28T21:31:00Z" w16du:dateUtc="2024-09-28T19:31:00Z">
          <w:r w:rsidR="005720BB" w:rsidRPr="00A06612" w:rsidDel="00F46DB7">
            <w:rPr>
              <w:rFonts w:ascii="Times New Roman" w:hAnsi="Times New Roman" w:cs="Times New Roman"/>
              <w:sz w:val="20"/>
              <w:szCs w:val="20"/>
            </w:rPr>
            <w:delText xml:space="preserve">hrend meiner </w:delText>
          </w:r>
        </w:del>
      </w:ins>
      <w:ins w:id="110" w:author="David Döbele" w:date="2024-09-12T19:36:00Z" w16du:dateUtc="2024-09-12T17:36:00Z">
        <w:del w:id="111" w:author="Sarah Bergmann [2]" w:date="2024-09-28T21:31:00Z" w16du:dateUtc="2024-09-28T19:31:00Z">
          <w:r w:rsidR="00FC2C2E" w:rsidRPr="00A06612" w:rsidDel="00F46DB7">
            <w:rPr>
              <w:rFonts w:ascii="Times New Roman" w:hAnsi="Times New Roman" w:cs="Times New Roman"/>
              <w:sz w:val="20"/>
              <w:szCs w:val="20"/>
            </w:rPr>
            <w:delText>Ausbildung</w:delText>
          </w:r>
        </w:del>
      </w:ins>
      <w:ins w:id="112" w:author="David Döbele" w:date="2024-09-12T19:34:00Z" w16du:dateUtc="2024-09-12T17:34:00Z">
        <w:del w:id="113" w:author="Sarah Bergmann [2]" w:date="2024-09-28T21:31:00Z" w16du:dateUtc="2024-09-28T19:31:00Z">
          <w:r w:rsidR="005720BB" w:rsidRPr="00A06612" w:rsidDel="00F46DB7">
            <w:rPr>
              <w:rFonts w:ascii="Times New Roman" w:hAnsi="Times New Roman" w:cs="Times New Roman"/>
              <w:sz w:val="20"/>
              <w:szCs w:val="20"/>
            </w:rPr>
            <w:delText xml:space="preserve"> als auch während des bisherigen Verlaufs meines Studiums, habe ich viele wertvolle Einblicke in Bereiche wie Accounting oder </w:delText>
          </w:r>
        </w:del>
      </w:ins>
      <w:del w:id="114" w:author="Sarah Bergmann [2]" w:date="2024-09-28T21:31:00Z" w16du:dateUtc="2024-09-28T19:31:00Z">
        <w:r w:rsidR="00FF3D26" w:rsidRPr="00A06612" w:rsidDel="00F46DB7">
          <w:rPr>
            <w:rFonts w:ascii="Times New Roman" w:hAnsi="Times New Roman" w:cs="Times New Roman"/>
            <w:sz w:val="20"/>
            <w:szCs w:val="20"/>
          </w:rPr>
          <w:delText>Bilanzierung</w:delText>
        </w:r>
      </w:del>
      <w:ins w:id="115" w:author="David Döbele" w:date="2024-09-12T19:34:00Z" w16du:dateUtc="2024-09-12T17:34:00Z">
        <w:del w:id="116" w:author="Sarah Bergmann [2]" w:date="2024-09-28T21:31:00Z" w16du:dateUtc="2024-09-28T19:31:00Z">
          <w:r w:rsidR="005720BB" w:rsidRPr="00A06612" w:rsidDel="00F46DB7">
            <w:rPr>
              <w:rFonts w:ascii="Times New Roman" w:hAnsi="Times New Roman" w:cs="Times New Roman"/>
              <w:sz w:val="20"/>
              <w:szCs w:val="20"/>
            </w:rPr>
            <w:delText xml:space="preserve"> gewinnen können, die auch wertvoll für das Praktikum bei Ihnen sein sollten. </w:delText>
          </w:r>
        </w:del>
      </w:ins>
      <w:ins w:id="117" w:author="David Döbele" w:date="2024-09-12T19:35:00Z" w16du:dateUtc="2024-09-12T17:35:00Z">
        <w:del w:id="118" w:author="Sarah Bergmann [2]" w:date="2024-09-28T21:31:00Z" w16du:dateUtc="2024-09-28T19:31:00Z">
          <w:r w:rsidR="005720BB" w:rsidRPr="00A06612" w:rsidDel="00F46DB7">
            <w:rPr>
              <w:rFonts w:ascii="Times New Roman" w:hAnsi="Times New Roman" w:cs="Times New Roman"/>
              <w:sz w:val="20"/>
              <w:szCs w:val="20"/>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A06612" w:rsidDel="00F46DB7" w:rsidRDefault="00E65B09">
      <w:pPr>
        <w:spacing w:after="0" w:line="240" w:lineRule="auto"/>
        <w:jc w:val="both"/>
        <w:rPr>
          <w:del w:id="119" w:author="Sarah Bergmann [2]" w:date="2024-09-28T21:31:00Z" w16du:dateUtc="2024-09-28T19:31:00Z"/>
          <w:rFonts w:ascii="Times New Roman" w:hAnsi="Times New Roman" w:cs="Times New Roman"/>
          <w:sz w:val="20"/>
          <w:szCs w:val="20"/>
        </w:rPr>
        <w:pPrChange w:id="120" w:author="Sarah Bergmann [2]" w:date="2024-09-28T21:32:00Z" w16du:dateUtc="2024-09-28T19:32:00Z">
          <w:pPr>
            <w:spacing w:after="0"/>
            <w:jc w:val="both"/>
          </w:pPr>
        </w:pPrChange>
      </w:pPr>
    </w:p>
    <w:p w14:paraId="0D1927BC" w14:textId="77C82B95" w:rsidR="00E65B09" w:rsidRPr="00A06612" w:rsidDel="00F46DB7" w:rsidRDefault="008319B5">
      <w:pPr>
        <w:spacing w:after="0" w:line="240" w:lineRule="auto"/>
        <w:jc w:val="both"/>
        <w:rPr>
          <w:del w:id="121" w:author="Sarah Bergmann [2]" w:date="2024-09-28T21:31:00Z" w16du:dateUtc="2024-09-28T19:31:00Z"/>
          <w:rFonts w:ascii="Times New Roman" w:hAnsi="Times New Roman" w:cs="Times New Roman"/>
          <w:sz w:val="20"/>
          <w:szCs w:val="20"/>
        </w:rPr>
      </w:pPr>
      <w:ins w:id="122" w:author="Sarah Bergmann" w:date="2024-09-24T12:17:00Z" w16du:dateUtc="2024-09-24T10:17:00Z">
        <w:del w:id="123" w:author="Sarah Bergmann [2]" w:date="2024-09-28T21:31:00Z" w16du:dateUtc="2024-09-28T19:31:00Z">
          <w:r w:rsidRPr="00A06612" w:rsidDel="00F46DB7">
            <w:rPr>
              <w:rFonts w:ascii="Times New Roman" w:hAnsi="Times New Roman" w:cs="Times New Roman"/>
              <w:sz w:val="20"/>
              <w:szCs w:val="20"/>
            </w:rPr>
            <w:delText>PwC scheint</w:delText>
          </w:r>
        </w:del>
      </w:ins>
      <w:del w:id="124" w:author="Sarah Bergmann [2]" w:date="2024-09-28T21:31:00Z" w16du:dateUtc="2024-09-28T19:31:00Z">
        <w:r w:rsidR="001378E7" w:rsidRPr="00A06612" w:rsidDel="00F46DB7">
          <w:rPr>
            <w:rFonts w:ascii="Times New Roman" w:hAnsi="Times New Roman" w:cs="Times New Roman"/>
            <w:sz w:val="20"/>
            <w:szCs w:val="20"/>
          </w:rPr>
          <w:delText xml:space="preserve"> mir</w:delText>
        </w:r>
      </w:del>
      <w:ins w:id="125" w:author="Sarah Bergmann" w:date="2024-09-24T12:17:00Z" w16du:dateUtc="2024-09-24T10:17:00Z">
        <w:del w:id="126" w:author="Sarah Bergmann [2]" w:date="2024-09-28T21:31:00Z" w16du:dateUtc="2024-09-28T19:31:00Z">
          <w:r w:rsidRPr="00A06612" w:rsidDel="00F46DB7">
            <w:rPr>
              <w:rFonts w:ascii="Times New Roman" w:hAnsi="Times New Roman" w:cs="Times New Roman"/>
              <w:sz w:val="20"/>
              <w:szCs w:val="20"/>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27" w:author="Sarah Bergmann [2]" w:date="2024-09-28T21:31:00Z" w16du:dateUtc="2024-09-28T19:31:00Z">
        <w:r w:rsidR="00234AD5" w:rsidRPr="00A06612" w:rsidDel="00F46DB7">
          <w:rPr>
            <w:rFonts w:ascii="Times New Roman" w:hAnsi="Times New Roman" w:cs="Times New Roman"/>
            <w:sz w:val="20"/>
            <w:szCs w:val="20"/>
          </w:rPr>
          <w:delText>Außerdem kann man bei</w:delText>
        </w:r>
      </w:del>
      <w:ins w:id="128" w:author="Sarah Bergmann" w:date="2024-09-24T12:17:00Z" w16du:dateUtc="2024-09-24T10:17:00Z">
        <w:del w:id="129" w:author="Sarah Bergmann [2]" w:date="2024-09-28T21:31:00Z" w16du:dateUtc="2024-09-28T19:31:00Z">
          <w:r w:rsidRPr="00A06612" w:rsidDel="00F46DB7">
            <w:rPr>
              <w:rFonts w:ascii="Times New Roman" w:hAnsi="Times New Roman" w:cs="Times New Roman"/>
              <w:sz w:val="20"/>
              <w:szCs w:val="20"/>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A06612" w:rsidDel="00F46DB7" w:rsidRDefault="008319B5">
      <w:pPr>
        <w:spacing w:after="0" w:line="240" w:lineRule="auto"/>
        <w:jc w:val="both"/>
        <w:rPr>
          <w:del w:id="130" w:author="Sarah Bergmann [2]" w:date="2024-09-28T21:31:00Z" w16du:dateUtc="2024-09-28T19:31:00Z"/>
          <w:rFonts w:ascii="Times New Roman" w:hAnsi="Times New Roman" w:cs="Times New Roman"/>
          <w:sz w:val="20"/>
          <w:szCs w:val="20"/>
        </w:rPr>
        <w:pPrChange w:id="131" w:author="Sarah Bergmann [2]" w:date="2024-09-28T21:32:00Z" w16du:dateUtc="2024-09-28T19:32:00Z">
          <w:pPr>
            <w:spacing w:after="0"/>
            <w:jc w:val="both"/>
          </w:pPr>
        </w:pPrChange>
      </w:pPr>
    </w:p>
    <w:p w14:paraId="2052A7F0" w14:textId="58BC143D" w:rsidR="00E65B09" w:rsidRPr="00A06612" w:rsidDel="00F46DB7" w:rsidRDefault="001C7869">
      <w:pPr>
        <w:spacing w:after="0" w:line="240" w:lineRule="auto"/>
        <w:jc w:val="both"/>
        <w:rPr>
          <w:del w:id="132" w:author="Sarah Bergmann [2]" w:date="2024-09-28T21:31:00Z" w16du:dateUtc="2024-09-28T19:31:00Z"/>
          <w:rFonts w:ascii="Times New Roman" w:hAnsi="Times New Roman" w:cs="Times New Roman"/>
          <w:sz w:val="20"/>
          <w:szCs w:val="20"/>
        </w:rPr>
        <w:pPrChange w:id="133" w:author="Sarah Bergmann [2]" w:date="2024-09-28T21:32:00Z" w16du:dateUtc="2024-09-28T19:32:00Z">
          <w:pPr>
            <w:spacing w:after="0"/>
            <w:jc w:val="both"/>
          </w:pPr>
        </w:pPrChange>
      </w:pPr>
      <w:ins w:id="134" w:author="Sarah Bergmann" w:date="2024-09-24T12:09:00Z" w16du:dateUtc="2024-09-24T10:09:00Z">
        <w:del w:id="135" w:author="Sarah Bergmann [2]" w:date="2024-09-28T21:31:00Z" w16du:dateUtc="2024-09-28T19:31:00Z">
          <w:r w:rsidRPr="00A06612" w:rsidDel="00F46DB7">
            <w:rPr>
              <w:rFonts w:ascii="Times New Roman" w:hAnsi="Times New Roman" w:cs="Times New Roman"/>
              <w:sz w:val="20"/>
              <w:szCs w:val="20"/>
            </w:rPr>
            <w:delText>Von dem Praktikum i</w:delText>
          </w:r>
        </w:del>
      </w:ins>
      <w:del w:id="136" w:author="Sarah Bergmann [2]" w:date="2024-09-28T21:31:00Z" w16du:dateUtc="2024-09-28T19:31:00Z">
        <w:r w:rsidR="00D124F5" w:rsidRPr="00A06612" w:rsidDel="00F46DB7">
          <w:rPr>
            <w:rFonts w:ascii="Times New Roman" w:hAnsi="Times New Roman" w:cs="Times New Roman"/>
            <w:sz w:val="20"/>
            <w:szCs w:val="20"/>
          </w:rPr>
          <w:delText>m Public Sector Consulting</w:delText>
        </w:r>
      </w:del>
      <w:ins w:id="137" w:author="Sarah Bergmann" w:date="2024-09-24T12:09:00Z" w16du:dateUtc="2024-09-24T10:09:00Z">
        <w:del w:id="138" w:author="Sarah Bergmann [2]" w:date="2024-09-28T21:31:00Z" w16du:dateUtc="2024-09-28T19:31:00Z">
          <w:r w:rsidRPr="00A06612" w:rsidDel="00F46DB7">
            <w:rPr>
              <w:rFonts w:ascii="Times New Roman" w:hAnsi="Times New Roman" w:cs="Times New Roman"/>
              <w:sz w:val="20"/>
              <w:szCs w:val="20"/>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39" w:author="Sarah Bergmann [2]" w:date="2024-09-28T21:31:00Z" w16du:dateUtc="2024-09-28T19:31:00Z">
        <w:r w:rsidR="00E65B09" w:rsidRPr="00A06612" w:rsidDel="00F46DB7">
          <w:rPr>
            <w:rFonts w:ascii="Times New Roman" w:hAnsi="Times New Roman" w:cs="Times New Roman"/>
            <w:sz w:val="20"/>
            <w:szCs w:val="20"/>
          </w:rPr>
          <w:delText>V</w:delText>
        </w:r>
        <w:r w:rsidR="007E2F42" w:rsidRPr="00A06612" w:rsidDel="00F46DB7">
          <w:rPr>
            <w:rFonts w:ascii="Times New Roman" w:hAnsi="Times New Roman" w:cs="Times New Roman"/>
            <w:sz w:val="20"/>
            <w:szCs w:val="20"/>
          </w:rPr>
          <w:delText xml:space="preserve">on dem </w:delText>
        </w:r>
        <w:r w:rsidR="00663340" w:rsidRPr="00A06612" w:rsidDel="00F46DB7">
          <w:rPr>
            <w:rFonts w:ascii="Times New Roman" w:hAnsi="Times New Roman" w:cs="Times New Roman"/>
            <w:sz w:val="20"/>
            <w:szCs w:val="20"/>
          </w:rPr>
          <w:delText>Praktikum in der Wirtschaftsprüfung erhoffe ich mir eine steile Lernkurv</w:delText>
        </w:r>
        <w:r w:rsidR="001512F3" w:rsidRPr="00A06612" w:rsidDel="00F46DB7">
          <w:rPr>
            <w:rFonts w:ascii="Times New Roman" w:hAnsi="Times New Roman" w:cs="Times New Roman"/>
            <w:sz w:val="20"/>
            <w:szCs w:val="20"/>
          </w:rPr>
          <w:delText>e sowie die Möglichkeit, meine eigenen Ideen und bisherigen Erfahrungen bei Ihne</w:delText>
        </w:r>
        <w:r w:rsidR="009C0AB8" w:rsidRPr="00A06612" w:rsidDel="00F46DB7">
          <w:rPr>
            <w:rFonts w:ascii="Times New Roman" w:hAnsi="Times New Roman" w:cs="Times New Roman"/>
            <w:sz w:val="20"/>
            <w:szCs w:val="20"/>
          </w:rPr>
          <w:delText xml:space="preserve">n mehrwertschaffend einbringen zu können. </w:delText>
        </w:r>
        <w:r w:rsidR="00150FBF" w:rsidRPr="00A06612" w:rsidDel="00F46DB7">
          <w:rPr>
            <w:rFonts w:ascii="Times New Roman" w:hAnsi="Times New Roman" w:cs="Times New Roman"/>
            <w:sz w:val="20"/>
            <w:szCs w:val="20"/>
          </w:rPr>
          <w:delText>Ich bin mir sicher</w:delText>
        </w:r>
        <w:r w:rsidR="00824B1D" w:rsidRPr="00A06612" w:rsidDel="00F46DB7">
          <w:rPr>
            <w:rFonts w:ascii="Times New Roman" w:hAnsi="Times New Roman" w:cs="Times New Roman"/>
            <w:sz w:val="20"/>
            <w:szCs w:val="20"/>
          </w:rPr>
          <w:delText xml:space="preserve">, dass </w:delText>
        </w:r>
        <w:r w:rsidR="008E2597" w:rsidRPr="00A06612" w:rsidDel="00F46DB7">
          <w:rPr>
            <w:rFonts w:ascii="Times New Roman" w:hAnsi="Times New Roman" w:cs="Times New Roman"/>
            <w:sz w:val="20"/>
            <w:szCs w:val="20"/>
          </w:rPr>
          <w:delText>die Erfahrungen</w:delText>
        </w:r>
        <w:r w:rsidR="00867EC3" w:rsidRPr="00A06612" w:rsidDel="00F46DB7">
          <w:rPr>
            <w:rFonts w:ascii="Times New Roman" w:hAnsi="Times New Roman" w:cs="Times New Roman"/>
            <w:sz w:val="20"/>
            <w:szCs w:val="20"/>
          </w:rPr>
          <w:delText xml:space="preserve">, die ich bislang machen durfte und meine dadurch erlernte </w:delText>
        </w:r>
        <w:r w:rsidR="0066790D" w:rsidRPr="00A06612" w:rsidDel="00F46DB7">
          <w:rPr>
            <w:rFonts w:ascii="Times New Roman" w:hAnsi="Times New Roman" w:cs="Times New Roman"/>
            <w:sz w:val="20"/>
            <w:szCs w:val="20"/>
          </w:rPr>
          <w:delText xml:space="preserve">detailgenaue, analytische und teamorientierte Arbeitsweise </w:delText>
        </w:r>
        <w:r w:rsidR="000138BC" w:rsidRPr="00A06612" w:rsidDel="00F46DB7">
          <w:rPr>
            <w:rFonts w:ascii="Times New Roman" w:hAnsi="Times New Roman" w:cs="Times New Roman"/>
            <w:sz w:val="20"/>
            <w:szCs w:val="20"/>
          </w:rPr>
          <w:delText xml:space="preserve">hervorragend zu Ihrem Team passen wird und ich würde mich freuen, Sie auch </w:delText>
        </w:r>
        <w:r w:rsidR="00D72393" w:rsidRPr="00A06612" w:rsidDel="00F46DB7">
          <w:rPr>
            <w:rFonts w:ascii="Times New Roman" w:hAnsi="Times New Roman" w:cs="Times New Roman"/>
            <w:sz w:val="20"/>
            <w:szCs w:val="20"/>
          </w:rPr>
          <w:delText xml:space="preserve">in einem persönlichen Gespräch von mir überzeugen zu dürfen. </w:delText>
        </w:r>
        <w:r w:rsidR="00867EC3" w:rsidRPr="00A06612" w:rsidDel="00F46DB7">
          <w:rPr>
            <w:rFonts w:ascii="Times New Roman" w:hAnsi="Times New Roman" w:cs="Times New Roman"/>
            <w:sz w:val="20"/>
            <w:szCs w:val="20"/>
          </w:rPr>
          <w:delText xml:space="preserve"> </w:delText>
        </w:r>
      </w:del>
    </w:p>
    <w:p w14:paraId="1A0F94F2" w14:textId="42614020" w:rsidR="001C7869" w:rsidRPr="00A06612" w:rsidDel="00F46DB7" w:rsidRDefault="001C7869">
      <w:pPr>
        <w:spacing w:after="0" w:line="240" w:lineRule="auto"/>
        <w:jc w:val="both"/>
        <w:rPr>
          <w:ins w:id="140" w:author="Sarah Bergmann" w:date="2024-09-24T12:09:00Z" w16du:dateUtc="2024-09-24T10:09:00Z"/>
          <w:del w:id="141" w:author="Sarah Bergmann [2]" w:date="2024-09-28T21:31:00Z" w16du:dateUtc="2024-09-28T19:31:00Z"/>
          <w:rFonts w:ascii="Times New Roman" w:hAnsi="Times New Roman" w:cs="Times New Roman"/>
          <w:sz w:val="20"/>
          <w:szCs w:val="20"/>
        </w:rPr>
        <w:pPrChange w:id="142" w:author="Sarah Bergmann [2]" w:date="2024-09-28T21:32:00Z" w16du:dateUtc="2024-09-28T19:32:00Z">
          <w:pPr>
            <w:spacing w:after="0"/>
            <w:jc w:val="both"/>
          </w:pPr>
        </w:pPrChange>
      </w:pPr>
    </w:p>
    <w:p w14:paraId="11B49693" w14:textId="63C4B0FD" w:rsidR="00E65B09" w:rsidRPr="00A06612" w:rsidRDefault="00E65B09">
      <w:pPr>
        <w:spacing w:after="0" w:line="240" w:lineRule="auto"/>
        <w:jc w:val="both"/>
        <w:rPr>
          <w:rFonts w:ascii="Times New Roman" w:hAnsi="Times New Roman" w:cs="Times New Roman"/>
          <w:sz w:val="20"/>
          <w:szCs w:val="20"/>
        </w:rPr>
        <w:pPrChange w:id="143" w:author="Sarah Bergmann [2]" w:date="2024-09-28T21:32:00Z" w16du:dateUtc="2024-09-28T19:32:00Z">
          <w:pPr>
            <w:spacing w:after="0"/>
            <w:jc w:val="both"/>
          </w:pPr>
        </w:pPrChange>
      </w:pPr>
    </w:p>
    <w:p w14:paraId="52E1FAEA" w14:textId="086706BB" w:rsidR="00460477" w:rsidRPr="00A06612" w:rsidDel="00A82A13" w:rsidRDefault="00FE5540">
      <w:pPr>
        <w:spacing w:after="0" w:line="240" w:lineRule="auto"/>
        <w:jc w:val="both"/>
        <w:rPr>
          <w:del w:id="144" w:author="Sarah Bergmann" w:date="2024-09-24T12:17:00Z" w16du:dateUtc="2024-09-24T10:17:00Z"/>
          <w:rFonts w:ascii="Times New Roman" w:hAnsi="Times New Roman" w:cs="Times New Roman"/>
          <w:sz w:val="20"/>
          <w:szCs w:val="20"/>
        </w:rPr>
        <w:pPrChange w:id="145" w:author="Sarah Bergmann [2]" w:date="2024-09-28T21:32:00Z" w16du:dateUtc="2024-09-28T19:32:00Z">
          <w:pPr>
            <w:spacing w:after="0"/>
            <w:jc w:val="both"/>
          </w:pPr>
        </w:pPrChange>
      </w:pPr>
      <w:r w:rsidRPr="00A06612">
        <w:rPr>
          <w:rFonts w:ascii="Times New Roman" w:hAnsi="Times New Roman" w:cs="Times New Roman"/>
          <w:noProof/>
          <w:sz w:val="20"/>
          <w:szCs w:val="20"/>
          <w:rPrChange w:id="146"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A06612">
        <w:rPr>
          <w:rFonts w:ascii="Times New Roman" w:hAnsi="Times New Roman" w:cs="Times New Roman"/>
          <w:sz w:val="20"/>
          <w:szCs w:val="20"/>
        </w:rPr>
        <w:t>Mit freundlichen Grüßen</w:t>
      </w:r>
    </w:p>
    <w:p w14:paraId="435128DD" w14:textId="77777777" w:rsidR="00AC0C55" w:rsidRPr="00F46DB7" w:rsidDel="001C7869" w:rsidRDefault="00AC0C55">
      <w:pPr>
        <w:spacing w:after="0" w:line="240" w:lineRule="auto"/>
        <w:jc w:val="both"/>
        <w:rPr>
          <w:del w:id="147" w:author="Sarah Bergmann" w:date="2024-09-24T12:10:00Z" w16du:dateUtc="2024-09-24T10:10:00Z"/>
          <w:rFonts w:ascii="Times New Roman" w:hAnsi="Times New Roman" w:cs="Times New Roman"/>
          <w:b/>
          <w:bCs/>
          <w:sz w:val="21"/>
          <w:szCs w:val="21"/>
        </w:rPr>
        <w:pPrChange w:id="148"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49" w:author="Sarah Bergmann" w:date="2024-09-24T12:17:00Z" w16du:dateUtc="2024-09-24T10:17:00Z"/>
          <w:rFonts w:ascii="Times New Roman" w:hAnsi="Times New Roman" w:cs="Times New Roman"/>
          <w:b/>
          <w:bCs/>
          <w:sz w:val="21"/>
          <w:szCs w:val="21"/>
        </w:rPr>
        <w:pPrChange w:id="150" w:author="Sarah Bergmann [2]" w:date="2024-09-28T21:32:00Z" w16du:dateUtc="2024-09-28T19:32:00Z">
          <w:pPr>
            <w:spacing w:after="0"/>
            <w:jc w:val="both"/>
          </w:pPr>
        </w:pPrChange>
      </w:pPr>
      <w:del w:id="151"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52" w:author="Sarah Bergmann" w:date="2024-09-24T12:17:00Z" w16du:dateUtc="2024-09-24T10:17:00Z"/>
          <w:rFonts w:ascii="Times New Roman" w:hAnsi="Times New Roman" w:cs="Times New Roman"/>
          <w:sz w:val="21"/>
          <w:szCs w:val="21"/>
        </w:rPr>
        <w:pPrChange w:id="153"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54" w:author="Sarah Bergmann" w:date="2024-09-24T12:17:00Z" w16du:dateUtc="2024-09-24T10:17:00Z"/>
          <w:rFonts w:ascii="Times New Roman" w:hAnsi="Times New Roman" w:cs="Times New Roman"/>
          <w:sz w:val="21"/>
          <w:szCs w:val="21"/>
        </w:rPr>
        <w:pPrChange w:id="155" w:author="Sarah Bergmann [2]" w:date="2024-09-28T21:32:00Z" w16du:dateUtc="2024-09-28T19:32:00Z">
          <w:pPr>
            <w:spacing w:after="0"/>
            <w:jc w:val="both"/>
          </w:pPr>
        </w:pPrChange>
      </w:pPr>
      <w:del w:id="156"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57" w:author="Sarah Bergmann" w:date="2024-09-24T12:17:00Z" w16du:dateUtc="2024-09-24T10:17:00Z"/>
          <w:rFonts w:ascii="Times New Roman" w:hAnsi="Times New Roman" w:cs="Times New Roman"/>
          <w:sz w:val="21"/>
          <w:szCs w:val="21"/>
        </w:rPr>
        <w:pPrChange w:id="158"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59" w:author="Sarah Bergmann" w:date="2024-09-24T12:17:00Z" w16du:dateUtc="2024-09-24T10:17:00Z"/>
          <w:rFonts w:ascii="Times New Roman" w:hAnsi="Times New Roman" w:cs="Times New Roman"/>
          <w:sz w:val="21"/>
          <w:szCs w:val="21"/>
        </w:rPr>
        <w:pPrChange w:id="160" w:author="Sarah Bergmann [2]" w:date="2024-09-28T21:32:00Z" w16du:dateUtc="2024-09-28T19:32:00Z">
          <w:pPr>
            <w:spacing w:after="0"/>
            <w:jc w:val="both"/>
          </w:pPr>
        </w:pPrChange>
      </w:pPr>
      <w:del w:id="161"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62" w:author="Sarah Bergmann" w:date="2024-09-24T12:17:00Z" w16du:dateUtc="2024-09-24T10:17:00Z"/>
          <w:rFonts w:ascii="Times New Roman" w:hAnsi="Times New Roman" w:cs="Times New Roman"/>
          <w:sz w:val="21"/>
          <w:szCs w:val="21"/>
        </w:rPr>
        <w:pPrChange w:id="163"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64" w:author="Sarah Bergmann" w:date="2024-09-24T12:17:00Z" w16du:dateUtc="2024-09-24T10:17:00Z"/>
          <w:rFonts w:ascii="Times New Roman" w:hAnsi="Times New Roman" w:cs="Times New Roman"/>
          <w:sz w:val="21"/>
          <w:szCs w:val="21"/>
        </w:rPr>
        <w:pPrChange w:id="165" w:author="Sarah Bergmann [2]" w:date="2024-09-28T21:32:00Z" w16du:dateUtc="2024-09-28T19:32:00Z">
          <w:pPr>
            <w:spacing w:after="0"/>
            <w:jc w:val="both"/>
          </w:pPr>
        </w:pPrChange>
      </w:pPr>
      <w:del w:id="166"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67" w:author="Sarah Bergmann" w:date="2024-09-24T12:17:00Z" w16du:dateUtc="2024-09-24T10:17:00Z"/>
          <w:rFonts w:ascii="Times New Roman" w:hAnsi="Times New Roman" w:cs="Times New Roman"/>
          <w:sz w:val="21"/>
          <w:szCs w:val="21"/>
        </w:rPr>
        <w:pPrChange w:id="168"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69" w:author="Sarah Bergmann" w:date="2024-09-24T12:17:00Z" w16du:dateUtc="2024-09-24T10:17:00Z"/>
          <w:rFonts w:ascii="Times New Roman" w:hAnsi="Times New Roman" w:cs="Times New Roman"/>
          <w:sz w:val="21"/>
          <w:szCs w:val="21"/>
        </w:rPr>
        <w:pPrChange w:id="170" w:author="Sarah Bergmann [2]" w:date="2024-09-28T21:32:00Z" w16du:dateUtc="2024-09-28T19:32:00Z">
          <w:pPr>
            <w:spacing w:after="0"/>
            <w:jc w:val="both"/>
          </w:pPr>
        </w:pPrChange>
      </w:pPr>
      <w:del w:id="171"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72" w:author="Sarah Bergmann" w:date="2024-09-24T12:17:00Z" w16du:dateUtc="2024-09-24T10:17:00Z"/>
          <w:rFonts w:ascii="Times New Roman" w:hAnsi="Times New Roman" w:cs="Times New Roman"/>
          <w:sz w:val="21"/>
          <w:szCs w:val="21"/>
        </w:rPr>
        <w:pPrChange w:id="173"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74" w:author="Sarah Bergmann" w:date="2024-09-24T12:17:00Z" w16du:dateUtc="2024-09-24T10:17:00Z"/>
          <w:rFonts w:ascii="Times New Roman" w:hAnsi="Times New Roman" w:cs="Times New Roman"/>
          <w:sz w:val="21"/>
          <w:szCs w:val="21"/>
        </w:rPr>
        <w:pPrChange w:id="175" w:author="Sarah Bergmann [2]" w:date="2024-09-28T21:32:00Z" w16du:dateUtc="2024-09-28T19:32:00Z">
          <w:pPr>
            <w:spacing w:after="0"/>
            <w:jc w:val="both"/>
          </w:pPr>
        </w:pPrChange>
      </w:pPr>
      <w:del w:id="176"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77" w:author="Sarah Bergmann" w:date="2024-09-24T12:17:00Z" w16du:dateUtc="2024-09-24T10:17:00Z"/>
          <w:rFonts w:ascii="Times New Roman" w:hAnsi="Times New Roman" w:cs="Times New Roman"/>
          <w:sz w:val="21"/>
          <w:szCs w:val="21"/>
        </w:rPr>
        <w:pPrChange w:id="178"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79" w:author="Sarah Bergmann" w:date="2024-09-24T12:17:00Z" w16du:dateUtc="2024-09-24T10:17:00Z"/>
          <w:rFonts w:ascii="Times New Roman" w:hAnsi="Times New Roman" w:cs="Times New Roman"/>
          <w:sz w:val="21"/>
          <w:szCs w:val="21"/>
        </w:rPr>
        <w:pPrChange w:id="180" w:author="Sarah Bergmann [2]" w:date="2024-09-28T21:32:00Z" w16du:dateUtc="2024-09-28T19:32:00Z">
          <w:pPr>
            <w:spacing w:after="0"/>
            <w:jc w:val="both"/>
          </w:pPr>
        </w:pPrChange>
      </w:pPr>
      <w:del w:id="181"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82" w:author="Sarah Bergmann" w:date="2024-09-24T12:17:00Z" w16du:dateUtc="2024-09-24T10:17:00Z"/>
          <w:rFonts w:ascii="Times New Roman" w:hAnsi="Times New Roman" w:cs="Times New Roman"/>
          <w:sz w:val="21"/>
          <w:szCs w:val="21"/>
        </w:rPr>
        <w:pPrChange w:id="183"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84" w:author="Sarah Bergmann" w:date="2024-09-24T12:17:00Z" w16du:dateUtc="2024-09-24T10:17:00Z"/>
          <w:rFonts w:ascii="Times New Roman" w:hAnsi="Times New Roman" w:cs="Times New Roman"/>
          <w:sz w:val="21"/>
          <w:szCs w:val="21"/>
        </w:rPr>
        <w:pPrChange w:id="185" w:author="Sarah Bergmann [2]" w:date="2024-09-28T21:32:00Z" w16du:dateUtc="2024-09-28T19:32:00Z">
          <w:pPr>
            <w:spacing w:after="0"/>
            <w:jc w:val="both"/>
          </w:pPr>
        </w:pPrChange>
      </w:pPr>
      <w:del w:id="186"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87" w:author="Sarah Bergmann" w:date="2024-09-24T12:17:00Z" w16du:dateUtc="2024-09-24T10:17:00Z"/>
          <w:rFonts w:ascii="Times New Roman" w:hAnsi="Times New Roman" w:cs="Times New Roman"/>
          <w:sz w:val="21"/>
          <w:szCs w:val="21"/>
        </w:rPr>
        <w:pPrChange w:id="188"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89" w:author="Sarah Bergmann" w:date="2024-09-24T12:17:00Z" w16du:dateUtc="2024-09-24T10:17:00Z"/>
          <w:rFonts w:ascii="Times New Roman" w:hAnsi="Times New Roman" w:cs="Times New Roman"/>
          <w:sz w:val="21"/>
          <w:szCs w:val="21"/>
        </w:rPr>
        <w:pPrChange w:id="190" w:author="Sarah Bergmann [2]" w:date="2024-09-28T21:32:00Z" w16du:dateUtc="2024-09-28T19:32:00Z">
          <w:pPr>
            <w:spacing w:after="0"/>
            <w:jc w:val="both"/>
          </w:pPr>
        </w:pPrChange>
      </w:pPr>
      <w:del w:id="191"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192" w:author="Sarah Bergmann" w:date="2024-09-24T12:17:00Z" w16du:dateUtc="2024-09-24T10:17:00Z"/>
          <w:rFonts w:ascii="Times New Roman" w:hAnsi="Times New Roman" w:cs="Times New Roman"/>
          <w:sz w:val="21"/>
          <w:szCs w:val="21"/>
        </w:rPr>
        <w:pPrChange w:id="193"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194" w:author="Sarah Bergmann" w:date="2024-09-24T12:17:00Z" w16du:dateUtc="2024-09-24T10:17:00Z"/>
          <w:rFonts w:ascii="Times New Roman" w:hAnsi="Times New Roman" w:cs="Times New Roman"/>
          <w:sz w:val="21"/>
          <w:szCs w:val="21"/>
        </w:rPr>
        <w:pPrChange w:id="195" w:author="Sarah Bergmann [2]" w:date="2024-09-28T21:32:00Z" w16du:dateUtc="2024-09-28T19:32:00Z">
          <w:pPr>
            <w:spacing w:after="0"/>
            <w:jc w:val="both"/>
          </w:pPr>
        </w:pPrChange>
      </w:pPr>
      <w:del w:id="196"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197" w:author="Sarah Bergmann" w:date="2024-09-24T12:17:00Z" w16du:dateUtc="2024-09-24T10:17:00Z"/>
          <w:rFonts w:ascii="Times New Roman" w:hAnsi="Times New Roman" w:cs="Times New Roman"/>
          <w:sz w:val="21"/>
          <w:szCs w:val="21"/>
        </w:rPr>
        <w:pPrChange w:id="198"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199" w:author="Sarah Bergmann" w:date="2024-09-24T12:17:00Z" w16du:dateUtc="2024-09-24T10:17:00Z"/>
          <w:rFonts w:ascii="Times New Roman" w:hAnsi="Times New Roman" w:cs="Times New Roman"/>
          <w:sz w:val="21"/>
          <w:szCs w:val="21"/>
        </w:rPr>
        <w:pPrChange w:id="200" w:author="Sarah Bergmann [2]" w:date="2024-09-28T21:32:00Z" w16du:dateUtc="2024-09-28T19:32:00Z">
          <w:pPr>
            <w:spacing w:after="0"/>
            <w:jc w:val="both"/>
          </w:pPr>
        </w:pPrChange>
      </w:pPr>
      <w:del w:id="201"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202" w:author="Sarah Bergmann" w:date="2024-09-24T12:17:00Z" w16du:dateUtc="2024-09-24T10:17:00Z"/>
          <w:rFonts w:ascii="Times New Roman" w:hAnsi="Times New Roman" w:cs="Times New Roman"/>
          <w:sz w:val="21"/>
          <w:szCs w:val="21"/>
        </w:rPr>
        <w:pPrChange w:id="203"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204" w:author="Sarah Bergmann [2]" w:date="2024-09-28T21:32:00Z" w16du:dateUtc="2024-09-28T19:32:00Z">
          <w:pPr>
            <w:spacing w:after="0"/>
            <w:jc w:val="both"/>
          </w:pPr>
        </w:pPrChange>
      </w:pPr>
      <w:del w:id="205"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06"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revisionView w:markup="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260BC"/>
    <w:rsid w:val="00034B68"/>
    <w:rsid w:val="0004591A"/>
    <w:rsid w:val="00046459"/>
    <w:rsid w:val="0004788F"/>
    <w:rsid w:val="00051E2F"/>
    <w:rsid w:val="00052D37"/>
    <w:rsid w:val="00053B49"/>
    <w:rsid w:val="000555E4"/>
    <w:rsid w:val="0005670D"/>
    <w:rsid w:val="0006313E"/>
    <w:rsid w:val="00065F7C"/>
    <w:rsid w:val="000710B0"/>
    <w:rsid w:val="0007260E"/>
    <w:rsid w:val="00073C82"/>
    <w:rsid w:val="00076B54"/>
    <w:rsid w:val="00081359"/>
    <w:rsid w:val="000839ED"/>
    <w:rsid w:val="00084317"/>
    <w:rsid w:val="00092779"/>
    <w:rsid w:val="0009522C"/>
    <w:rsid w:val="0009623C"/>
    <w:rsid w:val="000A154C"/>
    <w:rsid w:val="000A154E"/>
    <w:rsid w:val="000A3082"/>
    <w:rsid w:val="000A5AB8"/>
    <w:rsid w:val="000A6678"/>
    <w:rsid w:val="000A7DEB"/>
    <w:rsid w:val="000C55DE"/>
    <w:rsid w:val="000E2A8B"/>
    <w:rsid w:val="000E48CA"/>
    <w:rsid w:val="000E72CD"/>
    <w:rsid w:val="000F1987"/>
    <w:rsid w:val="000F371C"/>
    <w:rsid w:val="00102D7F"/>
    <w:rsid w:val="00112D3A"/>
    <w:rsid w:val="001138EF"/>
    <w:rsid w:val="0011639F"/>
    <w:rsid w:val="00117F83"/>
    <w:rsid w:val="001213A6"/>
    <w:rsid w:val="00122A12"/>
    <w:rsid w:val="0012498B"/>
    <w:rsid w:val="00137342"/>
    <w:rsid w:val="0013773D"/>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7576F"/>
    <w:rsid w:val="001806FF"/>
    <w:rsid w:val="001819B1"/>
    <w:rsid w:val="0018679C"/>
    <w:rsid w:val="00187B6B"/>
    <w:rsid w:val="00196FD0"/>
    <w:rsid w:val="001A4522"/>
    <w:rsid w:val="001C17FC"/>
    <w:rsid w:val="001C7869"/>
    <w:rsid w:val="001D079A"/>
    <w:rsid w:val="001D2305"/>
    <w:rsid w:val="001D4672"/>
    <w:rsid w:val="001D6F76"/>
    <w:rsid w:val="001E0088"/>
    <w:rsid w:val="001E0903"/>
    <w:rsid w:val="001E0DF2"/>
    <w:rsid w:val="001E1EE7"/>
    <w:rsid w:val="001E54E6"/>
    <w:rsid w:val="001E587B"/>
    <w:rsid w:val="001F33A5"/>
    <w:rsid w:val="001F3982"/>
    <w:rsid w:val="00203125"/>
    <w:rsid w:val="002042CB"/>
    <w:rsid w:val="002062F6"/>
    <w:rsid w:val="00212042"/>
    <w:rsid w:val="00215984"/>
    <w:rsid w:val="002213EE"/>
    <w:rsid w:val="0023054D"/>
    <w:rsid w:val="00234AD5"/>
    <w:rsid w:val="0023683A"/>
    <w:rsid w:val="00242446"/>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A40A4"/>
    <w:rsid w:val="002A5B9F"/>
    <w:rsid w:val="002B2D12"/>
    <w:rsid w:val="002B32D0"/>
    <w:rsid w:val="002B4F5F"/>
    <w:rsid w:val="002C4BF0"/>
    <w:rsid w:val="002D309E"/>
    <w:rsid w:val="002D594E"/>
    <w:rsid w:val="002E39B8"/>
    <w:rsid w:val="002F51FA"/>
    <w:rsid w:val="00302719"/>
    <w:rsid w:val="0031043C"/>
    <w:rsid w:val="00311A15"/>
    <w:rsid w:val="003250EA"/>
    <w:rsid w:val="00340141"/>
    <w:rsid w:val="003421B1"/>
    <w:rsid w:val="003526B8"/>
    <w:rsid w:val="0035454C"/>
    <w:rsid w:val="00362D33"/>
    <w:rsid w:val="00375D2D"/>
    <w:rsid w:val="0037658C"/>
    <w:rsid w:val="003811BC"/>
    <w:rsid w:val="0038671F"/>
    <w:rsid w:val="003873EC"/>
    <w:rsid w:val="003947A8"/>
    <w:rsid w:val="0039503B"/>
    <w:rsid w:val="003B00C2"/>
    <w:rsid w:val="003B63B7"/>
    <w:rsid w:val="003C1B8E"/>
    <w:rsid w:val="003D0644"/>
    <w:rsid w:val="003D2E2D"/>
    <w:rsid w:val="003D464F"/>
    <w:rsid w:val="003D5D1E"/>
    <w:rsid w:val="003D6365"/>
    <w:rsid w:val="003D66B9"/>
    <w:rsid w:val="003D7706"/>
    <w:rsid w:val="003E6B56"/>
    <w:rsid w:val="003E7274"/>
    <w:rsid w:val="003E7A19"/>
    <w:rsid w:val="003F3290"/>
    <w:rsid w:val="003F49DF"/>
    <w:rsid w:val="003F688C"/>
    <w:rsid w:val="004037CF"/>
    <w:rsid w:val="00412BB5"/>
    <w:rsid w:val="00412EA7"/>
    <w:rsid w:val="00415608"/>
    <w:rsid w:val="00424CAF"/>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85F33"/>
    <w:rsid w:val="0049177F"/>
    <w:rsid w:val="00492923"/>
    <w:rsid w:val="00494222"/>
    <w:rsid w:val="004959C4"/>
    <w:rsid w:val="004A1501"/>
    <w:rsid w:val="004A615C"/>
    <w:rsid w:val="004B2756"/>
    <w:rsid w:val="004B2953"/>
    <w:rsid w:val="004B4510"/>
    <w:rsid w:val="004B4FA7"/>
    <w:rsid w:val="004C156C"/>
    <w:rsid w:val="004C174A"/>
    <w:rsid w:val="004C7473"/>
    <w:rsid w:val="004D058C"/>
    <w:rsid w:val="004D47DE"/>
    <w:rsid w:val="004D6048"/>
    <w:rsid w:val="004E7074"/>
    <w:rsid w:val="004F62C6"/>
    <w:rsid w:val="00500EFA"/>
    <w:rsid w:val="00506322"/>
    <w:rsid w:val="00507BBD"/>
    <w:rsid w:val="00512AC9"/>
    <w:rsid w:val="005170EB"/>
    <w:rsid w:val="00521B94"/>
    <w:rsid w:val="00526222"/>
    <w:rsid w:val="00527918"/>
    <w:rsid w:val="00532E9F"/>
    <w:rsid w:val="00535BE3"/>
    <w:rsid w:val="005407D6"/>
    <w:rsid w:val="00542F06"/>
    <w:rsid w:val="0055051F"/>
    <w:rsid w:val="00553EC8"/>
    <w:rsid w:val="0056298A"/>
    <w:rsid w:val="005705F7"/>
    <w:rsid w:val="00570B1D"/>
    <w:rsid w:val="00571012"/>
    <w:rsid w:val="005720BB"/>
    <w:rsid w:val="00574140"/>
    <w:rsid w:val="005762CF"/>
    <w:rsid w:val="00577011"/>
    <w:rsid w:val="00577048"/>
    <w:rsid w:val="00582B33"/>
    <w:rsid w:val="00584166"/>
    <w:rsid w:val="005842A0"/>
    <w:rsid w:val="00590834"/>
    <w:rsid w:val="00590E7F"/>
    <w:rsid w:val="00593C9C"/>
    <w:rsid w:val="00595121"/>
    <w:rsid w:val="005A27F8"/>
    <w:rsid w:val="005B231F"/>
    <w:rsid w:val="005C4052"/>
    <w:rsid w:val="005C55F7"/>
    <w:rsid w:val="005D6B3C"/>
    <w:rsid w:val="005D7D49"/>
    <w:rsid w:val="005E00BC"/>
    <w:rsid w:val="005E0539"/>
    <w:rsid w:val="005E63B8"/>
    <w:rsid w:val="005E68A0"/>
    <w:rsid w:val="005F170E"/>
    <w:rsid w:val="005F350B"/>
    <w:rsid w:val="005F4D30"/>
    <w:rsid w:val="005F734F"/>
    <w:rsid w:val="00603752"/>
    <w:rsid w:val="00611B0D"/>
    <w:rsid w:val="006155E5"/>
    <w:rsid w:val="006163B8"/>
    <w:rsid w:val="0062553E"/>
    <w:rsid w:val="00626BD1"/>
    <w:rsid w:val="00632C19"/>
    <w:rsid w:val="00632F05"/>
    <w:rsid w:val="0063723B"/>
    <w:rsid w:val="00647413"/>
    <w:rsid w:val="006502BE"/>
    <w:rsid w:val="00655149"/>
    <w:rsid w:val="00663340"/>
    <w:rsid w:val="00665E7F"/>
    <w:rsid w:val="0066790D"/>
    <w:rsid w:val="00674332"/>
    <w:rsid w:val="00683051"/>
    <w:rsid w:val="00697CBE"/>
    <w:rsid w:val="006A12A4"/>
    <w:rsid w:val="006A7895"/>
    <w:rsid w:val="006B302C"/>
    <w:rsid w:val="006B4302"/>
    <w:rsid w:val="006C0767"/>
    <w:rsid w:val="006C32F5"/>
    <w:rsid w:val="006D2592"/>
    <w:rsid w:val="006D53D0"/>
    <w:rsid w:val="006E6A51"/>
    <w:rsid w:val="006E7481"/>
    <w:rsid w:val="006F1B14"/>
    <w:rsid w:val="006F58EC"/>
    <w:rsid w:val="006F5DB6"/>
    <w:rsid w:val="006F5EEB"/>
    <w:rsid w:val="006F738C"/>
    <w:rsid w:val="006F7EBC"/>
    <w:rsid w:val="00706233"/>
    <w:rsid w:val="00722966"/>
    <w:rsid w:val="007251EA"/>
    <w:rsid w:val="00726161"/>
    <w:rsid w:val="007340D7"/>
    <w:rsid w:val="00742FCC"/>
    <w:rsid w:val="00743863"/>
    <w:rsid w:val="00744702"/>
    <w:rsid w:val="007472BD"/>
    <w:rsid w:val="007476A2"/>
    <w:rsid w:val="00750EE1"/>
    <w:rsid w:val="007533AB"/>
    <w:rsid w:val="00755A3D"/>
    <w:rsid w:val="00760B40"/>
    <w:rsid w:val="00763D2D"/>
    <w:rsid w:val="00765FD9"/>
    <w:rsid w:val="007675B1"/>
    <w:rsid w:val="00770BC1"/>
    <w:rsid w:val="00781479"/>
    <w:rsid w:val="00797EF1"/>
    <w:rsid w:val="007A1721"/>
    <w:rsid w:val="007A3246"/>
    <w:rsid w:val="007A64C5"/>
    <w:rsid w:val="007A719D"/>
    <w:rsid w:val="007B1B2B"/>
    <w:rsid w:val="007C29F2"/>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38E0"/>
    <w:rsid w:val="0083750F"/>
    <w:rsid w:val="0084206B"/>
    <w:rsid w:val="008428CF"/>
    <w:rsid w:val="0085213A"/>
    <w:rsid w:val="008565FD"/>
    <w:rsid w:val="00857C6F"/>
    <w:rsid w:val="008657E3"/>
    <w:rsid w:val="00867CED"/>
    <w:rsid w:val="00867EC3"/>
    <w:rsid w:val="00874503"/>
    <w:rsid w:val="00883B55"/>
    <w:rsid w:val="0089337A"/>
    <w:rsid w:val="008933DC"/>
    <w:rsid w:val="00897BF6"/>
    <w:rsid w:val="008A248F"/>
    <w:rsid w:val="008A6D84"/>
    <w:rsid w:val="008A6E9E"/>
    <w:rsid w:val="008B1168"/>
    <w:rsid w:val="008B402E"/>
    <w:rsid w:val="008C0603"/>
    <w:rsid w:val="008C27C1"/>
    <w:rsid w:val="008D6664"/>
    <w:rsid w:val="008D7CDB"/>
    <w:rsid w:val="008E100E"/>
    <w:rsid w:val="008E2597"/>
    <w:rsid w:val="008E4BA9"/>
    <w:rsid w:val="008E7A27"/>
    <w:rsid w:val="008E7D17"/>
    <w:rsid w:val="00900D45"/>
    <w:rsid w:val="00907DDC"/>
    <w:rsid w:val="00916CA3"/>
    <w:rsid w:val="00926976"/>
    <w:rsid w:val="00930063"/>
    <w:rsid w:val="0093066A"/>
    <w:rsid w:val="009329AE"/>
    <w:rsid w:val="00937A6C"/>
    <w:rsid w:val="00944FAB"/>
    <w:rsid w:val="00954CE3"/>
    <w:rsid w:val="0096282F"/>
    <w:rsid w:val="0097054A"/>
    <w:rsid w:val="00974C4A"/>
    <w:rsid w:val="009844F7"/>
    <w:rsid w:val="00991E04"/>
    <w:rsid w:val="00996792"/>
    <w:rsid w:val="0099776A"/>
    <w:rsid w:val="009A256E"/>
    <w:rsid w:val="009C0AB8"/>
    <w:rsid w:val="009C4FD2"/>
    <w:rsid w:val="009D07DC"/>
    <w:rsid w:val="009D3BBF"/>
    <w:rsid w:val="009D3C3C"/>
    <w:rsid w:val="009E6758"/>
    <w:rsid w:val="009F46A7"/>
    <w:rsid w:val="00A0593F"/>
    <w:rsid w:val="00A06612"/>
    <w:rsid w:val="00A06A6A"/>
    <w:rsid w:val="00A10CE2"/>
    <w:rsid w:val="00A1282E"/>
    <w:rsid w:val="00A14247"/>
    <w:rsid w:val="00A17809"/>
    <w:rsid w:val="00A40D57"/>
    <w:rsid w:val="00A44493"/>
    <w:rsid w:val="00A53760"/>
    <w:rsid w:val="00A571E7"/>
    <w:rsid w:val="00A82A13"/>
    <w:rsid w:val="00A90B16"/>
    <w:rsid w:val="00A97D5D"/>
    <w:rsid w:val="00AA2791"/>
    <w:rsid w:val="00AA4C7C"/>
    <w:rsid w:val="00AB2C5F"/>
    <w:rsid w:val="00AB4CD0"/>
    <w:rsid w:val="00AC0C55"/>
    <w:rsid w:val="00AC61EE"/>
    <w:rsid w:val="00AC66C4"/>
    <w:rsid w:val="00AC7086"/>
    <w:rsid w:val="00AD2B27"/>
    <w:rsid w:val="00AE1CE3"/>
    <w:rsid w:val="00AE26F5"/>
    <w:rsid w:val="00AE3A33"/>
    <w:rsid w:val="00AF0746"/>
    <w:rsid w:val="00AF7B86"/>
    <w:rsid w:val="00B014A5"/>
    <w:rsid w:val="00B05610"/>
    <w:rsid w:val="00B07F04"/>
    <w:rsid w:val="00B135CE"/>
    <w:rsid w:val="00B275D0"/>
    <w:rsid w:val="00B339B8"/>
    <w:rsid w:val="00B346A7"/>
    <w:rsid w:val="00B35284"/>
    <w:rsid w:val="00B36640"/>
    <w:rsid w:val="00B407EB"/>
    <w:rsid w:val="00B40FD1"/>
    <w:rsid w:val="00B43970"/>
    <w:rsid w:val="00B44038"/>
    <w:rsid w:val="00B50A34"/>
    <w:rsid w:val="00B54C38"/>
    <w:rsid w:val="00B550FB"/>
    <w:rsid w:val="00B5613E"/>
    <w:rsid w:val="00B57CB1"/>
    <w:rsid w:val="00B65D8E"/>
    <w:rsid w:val="00B77DCE"/>
    <w:rsid w:val="00B8023D"/>
    <w:rsid w:val="00B81B0E"/>
    <w:rsid w:val="00B855B4"/>
    <w:rsid w:val="00B85D00"/>
    <w:rsid w:val="00B87CA9"/>
    <w:rsid w:val="00B902FD"/>
    <w:rsid w:val="00B9666E"/>
    <w:rsid w:val="00BA54C0"/>
    <w:rsid w:val="00BB093D"/>
    <w:rsid w:val="00BB0B9C"/>
    <w:rsid w:val="00BB3512"/>
    <w:rsid w:val="00BB3C75"/>
    <w:rsid w:val="00BC026F"/>
    <w:rsid w:val="00BD1576"/>
    <w:rsid w:val="00BD4D12"/>
    <w:rsid w:val="00BE64D8"/>
    <w:rsid w:val="00BF522D"/>
    <w:rsid w:val="00BF5F54"/>
    <w:rsid w:val="00C0214A"/>
    <w:rsid w:val="00C030C1"/>
    <w:rsid w:val="00C1562F"/>
    <w:rsid w:val="00C23EE8"/>
    <w:rsid w:val="00C250F4"/>
    <w:rsid w:val="00C2781A"/>
    <w:rsid w:val="00C307D3"/>
    <w:rsid w:val="00C41E66"/>
    <w:rsid w:val="00C56576"/>
    <w:rsid w:val="00C56BEA"/>
    <w:rsid w:val="00C65CF8"/>
    <w:rsid w:val="00C6717B"/>
    <w:rsid w:val="00C71380"/>
    <w:rsid w:val="00C7242C"/>
    <w:rsid w:val="00C728BD"/>
    <w:rsid w:val="00C72931"/>
    <w:rsid w:val="00C9003C"/>
    <w:rsid w:val="00C97ECA"/>
    <w:rsid w:val="00CA1160"/>
    <w:rsid w:val="00CA702E"/>
    <w:rsid w:val="00CA7350"/>
    <w:rsid w:val="00CB0A8C"/>
    <w:rsid w:val="00CB639D"/>
    <w:rsid w:val="00CC6C70"/>
    <w:rsid w:val="00CD34D3"/>
    <w:rsid w:val="00CD4961"/>
    <w:rsid w:val="00CD51E6"/>
    <w:rsid w:val="00CE433B"/>
    <w:rsid w:val="00D072BC"/>
    <w:rsid w:val="00D124F5"/>
    <w:rsid w:val="00D133AE"/>
    <w:rsid w:val="00D25032"/>
    <w:rsid w:val="00D25C06"/>
    <w:rsid w:val="00D30B5E"/>
    <w:rsid w:val="00D30CEA"/>
    <w:rsid w:val="00D33C99"/>
    <w:rsid w:val="00D4460D"/>
    <w:rsid w:val="00D51F75"/>
    <w:rsid w:val="00D60918"/>
    <w:rsid w:val="00D71D8E"/>
    <w:rsid w:val="00D72393"/>
    <w:rsid w:val="00D77B65"/>
    <w:rsid w:val="00D9281A"/>
    <w:rsid w:val="00D93EFF"/>
    <w:rsid w:val="00DA146D"/>
    <w:rsid w:val="00DA3404"/>
    <w:rsid w:val="00DA4943"/>
    <w:rsid w:val="00DA524B"/>
    <w:rsid w:val="00DB471D"/>
    <w:rsid w:val="00DB686B"/>
    <w:rsid w:val="00DB6EA1"/>
    <w:rsid w:val="00DC597D"/>
    <w:rsid w:val="00DD1863"/>
    <w:rsid w:val="00DD25DC"/>
    <w:rsid w:val="00DD3349"/>
    <w:rsid w:val="00DD54E1"/>
    <w:rsid w:val="00DD6747"/>
    <w:rsid w:val="00DE1FBC"/>
    <w:rsid w:val="00DE5C3D"/>
    <w:rsid w:val="00DF2383"/>
    <w:rsid w:val="00E012B6"/>
    <w:rsid w:val="00E02500"/>
    <w:rsid w:val="00E11F98"/>
    <w:rsid w:val="00E12ED8"/>
    <w:rsid w:val="00E162C9"/>
    <w:rsid w:val="00E17F3F"/>
    <w:rsid w:val="00E2083C"/>
    <w:rsid w:val="00E2142C"/>
    <w:rsid w:val="00E23D9C"/>
    <w:rsid w:val="00E27F55"/>
    <w:rsid w:val="00E3005D"/>
    <w:rsid w:val="00E30491"/>
    <w:rsid w:val="00E31C82"/>
    <w:rsid w:val="00E473ED"/>
    <w:rsid w:val="00E47DAF"/>
    <w:rsid w:val="00E5716A"/>
    <w:rsid w:val="00E5728F"/>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C24DD"/>
    <w:rsid w:val="00EF2FD5"/>
    <w:rsid w:val="00F11473"/>
    <w:rsid w:val="00F12D83"/>
    <w:rsid w:val="00F237FB"/>
    <w:rsid w:val="00F253C5"/>
    <w:rsid w:val="00F270C0"/>
    <w:rsid w:val="00F30624"/>
    <w:rsid w:val="00F40ED9"/>
    <w:rsid w:val="00F430FE"/>
    <w:rsid w:val="00F456FE"/>
    <w:rsid w:val="00F46DB7"/>
    <w:rsid w:val="00F4717F"/>
    <w:rsid w:val="00F476DA"/>
    <w:rsid w:val="00F52E61"/>
    <w:rsid w:val="00F5301B"/>
    <w:rsid w:val="00F5391D"/>
    <w:rsid w:val="00F552D5"/>
    <w:rsid w:val="00F55CE3"/>
    <w:rsid w:val="00F605BD"/>
    <w:rsid w:val="00F67A85"/>
    <w:rsid w:val="00F72500"/>
    <w:rsid w:val="00F7287C"/>
    <w:rsid w:val="00F73472"/>
    <w:rsid w:val="00F74175"/>
    <w:rsid w:val="00F81942"/>
    <w:rsid w:val="00F92A04"/>
    <w:rsid w:val="00FA1508"/>
    <w:rsid w:val="00FA3A76"/>
    <w:rsid w:val="00FA4972"/>
    <w:rsid w:val="00FA5291"/>
    <w:rsid w:val="00FB20B5"/>
    <w:rsid w:val="00FC151C"/>
    <w:rsid w:val="00FC2C2E"/>
    <w:rsid w:val="00FD553B"/>
    <w:rsid w:val="00FD6FAF"/>
    <w:rsid w:val="00FD7864"/>
    <w:rsid w:val="00FE3406"/>
    <w:rsid w:val="00FE38FF"/>
    <w:rsid w:val="00FE5540"/>
    <w:rsid w:val="00FE5F88"/>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1815</Words>
  <Characters>11436</Characters>
  <Application>Microsoft Office Word</Application>
  <DocSecurity>0</DocSecurity>
  <Lines>95</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Milena Tanja Abram</cp:lastModifiedBy>
  <cp:revision>2</cp:revision>
  <dcterms:created xsi:type="dcterms:W3CDTF">2024-10-22T23:45:00Z</dcterms:created>
  <dcterms:modified xsi:type="dcterms:W3CDTF">2024-10-22T23:45:00Z</dcterms:modified>
</cp:coreProperties>
</file>