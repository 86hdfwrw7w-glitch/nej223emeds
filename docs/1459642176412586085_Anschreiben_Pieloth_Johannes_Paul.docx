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09669BA" w:rsidR="006D2592" w:rsidRPr="00BB7387" w:rsidRDefault="002F4F22" w:rsidP="00BB7387">
      <w:pPr>
        <w:spacing w:after="0" w:line="240" w:lineRule="auto"/>
        <w:jc w:val="right"/>
        <w:rPr>
          <w:rFonts w:ascii="Optima" w:hAnsi="Optima" w:cs="Times New Roman"/>
          <w:sz w:val="20"/>
          <w:szCs w:val="20"/>
        </w:rPr>
      </w:pPr>
      <w:r w:rsidRPr="00BB7387">
        <w:rPr>
          <w:rFonts w:ascii="Optima" w:hAnsi="Optima" w:cs="Times New Roman"/>
          <w:sz w:val="20"/>
          <w:szCs w:val="20"/>
        </w:rPr>
        <w:t xml:space="preserve">Johannes Paul </w:t>
      </w:r>
      <w:proofErr w:type="spellStart"/>
      <w:r w:rsidRPr="00BB7387">
        <w:rPr>
          <w:rFonts w:ascii="Optima" w:hAnsi="Optima" w:cs="Times New Roman"/>
          <w:sz w:val="20"/>
          <w:szCs w:val="20"/>
        </w:rPr>
        <w:t>Pieloth</w:t>
      </w:r>
      <w:proofErr w:type="spellEnd"/>
    </w:p>
    <w:p w14:paraId="2458A2A0" w14:textId="0534706C" w:rsidR="00857C6F" w:rsidRPr="00BB7387" w:rsidRDefault="002F4F22" w:rsidP="00BB7387">
      <w:pPr>
        <w:spacing w:after="0" w:line="240" w:lineRule="auto"/>
        <w:jc w:val="right"/>
        <w:rPr>
          <w:rFonts w:ascii="Optima" w:hAnsi="Optima" w:cs="Times New Roman"/>
          <w:sz w:val="20"/>
          <w:szCs w:val="20"/>
        </w:rPr>
      </w:pPr>
      <w:r w:rsidRPr="00BB7387">
        <w:rPr>
          <w:rFonts w:ascii="Optima" w:hAnsi="Optima" w:cs="Times New Roman"/>
          <w:sz w:val="20"/>
          <w:szCs w:val="20"/>
        </w:rPr>
        <w:t>Max</w:t>
      </w:r>
      <w:r w:rsidR="002F1CDF" w:rsidRPr="00BB7387">
        <w:rPr>
          <w:rFonts w:ascii="Optima" w:hAnsi="Optima" w:cs="Times New Roman"/>
          <w:sz w:val="20"/>
          <w:szCs w:val="20"/>
        </w:rPr>
        <w:t>-</w:t>
      </w:r>
      <w:r w:rsidRPr="00BB7387">
        <w:rPr>
          <w:rFonts w:ascii="Optima" w:hAnsi="Optima" w:cs="Times New Roman"/>
          <w:sz w:val="20"/>
          <w:szCs w:val="20"/>
        </w:rPr>
        <w:t>Planck</w:t>
      </w:r>
      <w:r w:rsidR="002F1CDF" w:rsidRPr="00BB7387">
        <w:rPr>
          <w:rFonts w:ascii="Optima" w:hAnsi="Optima" w:cs="Times New Roman"/>
          <w:sz w:val="20"/>
          <w:szCs w:val="20"/>
        </w:rPr>
        <w:t>-</w:t>
      </w:r>
      <w:r w:rsidRPr="00BB7387">
        <w:rPr>
          <w:rFonts w:ascii="Optima" w:hAnsi="Optima" w:cs="Times New Roman"/>
          <w:sz w:val="20"/>
          <w:szCs w:val="20"/>
        </w:rPr>
        <w:t>Str</w:t>
      </w:r>
      <w:r w:rsidR="002F1CDF" w:rsidRPr="00BB7387">
        <w:rPr>
          <w:rFonts w:ascii="Optima" w:hAnsi="Optima" w:cs="Times New Roman"/>
          <w:sz w:val="20"/>
          <w:szCs w:val="20"/>
        </w:rPr>
        <w:t>aße</w:t>
      </w:r>
      <w:r w:rsidRPr="00BB7387">
        <w:rPr>
          <w:rFonts w:ascii="Optima" w:hAnsi="Optima" w:cs="Times New Roman"/>
          <w:sz w:val="20"/>
          <w:szCs w:val="20"/>
        </w:rPr>
        <w:t xml:space="preserve"> 7</w:t>
      </w:r>
    </w:p>
    <w:p w14:paraId="451AEE20" w14:textId="1AFFC270" w:rsidR="00857C6F" w:rsidRPr="00BB7387" w:rsidRDefault="002F4F22" w:rsidP="00BB7387">
      <w:pPr>
        <w:spacing w:after="0" w:line="240" w:lineRule="auto"/>
        <w:jc w:val="right"/>
        <w:rPr>
          <w:rFonts w:ascii="Optima" w:hAnsi="Optima" w:cs="Times New Roman"/>
          <w:sz w:val="20"/>
          <w:szCs w:val="20"/>
        </w:rPr>
      </w:pPr>
      <w:r w:rsidRPr="00BB7387">
        <w:rPr>
          <w:rFonts w:ascii="Optima" w:hAnsi="Optima" w:cs="Times New Roman"/>
          <w:sz w:val="20"/>
          <w:szCs w:val="20"/>
        </w:rPr>
        <w:t>15831</w:t>
      </w:r>
      <w:r w:rsidR="00857C6F" w:rsidRPr="00BB7387">
        <w:rPr>
          <w:rFonts w:ascii="Optima" w:hAnsi="Optima" w:cs="Times New Roman"/>
          <w:sz w:val="20"/>
          <w:szCs w:val="20"/>
        </w:rPr>
        <w:t xml:space="preserve"> </w:t>
      </w:r>
      <w:r w:rsidRPr="00BB7387">
        <w:rPr>
          <w:rFonts w:ascii="Optima" w:hAnsi="Optima" w:cs="Times New Roman"/>
          <w:sz w:val="20"/>
          <w:szCs w:val="20"/>
        </w:rPr>
        <w:t>Blankenfelde-Mahlow</w:t>
      </w:r>
    </w:p>
    <w:p w14:paraId="12BA391A" w14:textId="24E9988F" w:rsidR="006A7895" w:rsidRPr="00BB7387" w:rsidRDefault="002F4F22" w:rsidP="00BB7387">
      <w:pPr>
        <w:spacing w:after="0" w:line="240" w:lineRule="auto"/>
        <w:jc w:val="right"/>
        <w:rPr>
          <w:rFonts w:ascii="Optima" w:hAnsi="Optima" w:cs="Times New Roman"/>
          <w:sz w:val="20"/>
          <w:szCs w:val="20"/>
        </w:rPr>
      </w:pPr>
      <w:r w:rsidRPr="00BB7387">
        <w:rPr>
          <w:rFonts w:ascii="Optima" w:hAnsi="Optima" w:cs="Georgia"/>
          <w:color w:val="000000"/>
          <w:sz w:val="20"/>
          <w:szCs w:val="20"/>
        </w:rPr>
        <w:t>pielothjohannes</w:t>
      </w:r>
      <w:r w:rsidR="00857C6F" w:rsidRPr="00BB7387">
        <w:rPr>
          <w:rFonts w:ascii="Optima" w:hAnsi="Optima" w:cs="Georgia"/>
          <w:color w:val="000000"/>
          <w:sz w:val="20"/>
          <w:szCs w:val="20"/>
        </w:rPr>
        <w:t>@gmail.com</w:t>
      </w:r>
    </w:p>
    <w:p w14:paraId="170FE07D" w14:textId="42FC1CE8" w:rsidR="00F270C0" w:rsidRPr="00BB7387" w:rsidRDefault="006D2592" w:rsidP="00BB7387">
      <w:pPr>
        <w:spacing w:after="0" w:line="240" w:lineRule="auto"/>
        <w:jc w:val="right"/>
        <w:rPr>
          <w:rFonts w:ascii="Optima" w:hAnsi="Optima" w:cs="Georgia"/>
          <w:color w:val="000000"/>
          <w:sz w:val="20"/>
          <w:szCs w:val="20"/>
        </w:rPr>
      </w:pPr>
      <w:r w:rsidRPr="00BB7387">
        <w:rPr>
          <w:rFonts w:ascii="Optima" w:hAnsi="Optima" w:cs="Georgia"/>
          <w:color w:val="000000"/>
          <w:sz w:val="20"/>
          <w:szCs w:val="20"/>
        </w:rPr>
        <w:t>+</w:t>
      </w:r>
      <w:r w:rsidR="00857C6F" w:rsidRPr="00BB7387">
        <w:rPr>
          <w:rFonts w:ascii="Optima" w:hAnsi="Optima" w:cs="Georgia"/>
          <w:color w:val="000000"/>
          <w:sz w:val="20"/>
          <w:szCs w:val="20"/>
        </w:rPr>
        <w:t xml:space="preserve">49 </w:t>
      </w:r>
      <w:r w:rsidR="002F4F22" w:rsidRPr="00BB7387">
        <w:rPr>
          <w:rFonts w:ascii="Optima" w:hAnsi="Optima" w:cs="Georgia"/>
          <w:color w:val="000000"/>
          <w:sz w:val="20"/>
          <w:szCs w:val="20"/>
        </w:rPr>
        <w:t>151 11213089</w:t>
      </w:r>
    </w:p>
    <w:p w14:paraId="4F2C87D6" w14:textId="77777777" w:rsidR="002F4F22" w:rsidRPr="00BB7387" w:rsidRDefault="002F4F22" w:rsidP="00BB7387">
      <w:pPr>
        <w:spacing w:after="0" w:line="240" w:lineRule="auto"/>
        <w:rPr>
          <w:rFonts w:ascii="Optima" w:hAnsi="Optima"/>
          <w:sz w:val="20"/>
          <w:szCs w:val="20"/>
        </w:rPr>
      </w:pPr>
      <w:r w:rsidRPr="00BB7387">
        <w:rPr>
          <w:rFonts w:ascii="Optima" w:hAnsi="Optima"/>
          <w:sz w:val="20"/>
          <w:szCs w:val="20"/>
        </w:rPr>
        <w:t xml:space="preserve">PricewaterhouseCoopers GmbH </w:t>
      </w:r>
    </w:p>
    <w:p w14:paraId="32AF9A45" w14:textId="77777777" w:rsidR="002F4F22" w:rsidRPr="00BB7387" w:rsidRDefault="002F4F22" w:rsidP="00BB7387">
      <w:pPr>
        <w:spacing w:after="0" w:line="240" w:lineRule="auto"/>
        <w:rPr>
          <w:rFonts w:ascii="Optima" w:hAnsi="Optima"/>
          <w:sz w:val="20"/>
          <w:szCs w:val="20"/>
        </w:rPr>
      </w:pPr>
      <w:r w:rsidRPr="00BB7387">
        <w:rPr>
          <w:rFonts w:ascii="Optima" w:hAnsi="Optima"/>
          <w:sz w:val="20"/>
          <w:szCs w:val="20"/>
        </w:rPr>
        <w:t>Wirtschaftsprüfungsgesellschaft</w:t>
      </w:r>
    </w:p>
    <w:p w14:paraId="096C8AF5" w14:textId="60D30A51" w:rsidR="00647413" w:rsidRPr="00BB7387" w:rsidRDefault="002F4F22" w:rsidP="00BB7387">
      <w:pPr>
        <w:spacing w:after="0" w:line="240" w:lineRule="auto"/>
        <w:rPr>
          <w:rFonts w:ascii="Optima" w:hAnsi="Optima"/>
          <w:sz w:val="20"/>
          <w:szCs w:val="20"/>
        </w:rPr>
      </w:pPr>
      <w:r w:rsidRPr="00BB7387">
        <w:rPr>
          <w:rFonts w:ascii="Optima" w:hAnsi="Optima"/>
          <w:sz w:val="20"/>
          <w:szCs w:val="20"/>
        </w:rPr>
        <w:t>Kapelle</w:t>
      </w:r>
      <w:r w:rsidR="002F1CDF" w:rsidRPr="00BB7387">
        <w:rPr>
          <w:rFonts w:ascii="Optima" w:hAnsi="Optima"/>
          <w:sz w:val="20"/>
          <w:szCs w:val="20"/>
        </w:rPr>
        <w:t>-</w:t>
      </w:r>
      <w:r w:rsidRPr="00BB7387">
        <w:rPr>
          <w:rFonts w:ascii="Optima" w:hAnsi="Optima"/>
          <w:sz w:val="20"/>
          <w:szCs w:val="20"/>
        </w:rPr>
        <w:t>Ufer 4</w:t>
      </w:r>
      <w:r w:rsidR="00F74175" w:rsidRPr="00BB7387">
        <w:rPr>
          <w:rFonts w:ascii="Optima" w:hAnsi="Optima"/>
          <w:sz w:val="20"/>
          <w:szCs w:val="20"/>
        </w:rPr>
        <w:br/>
      </w:r>
      <w:r w:rsidRPr="00BB7387">
        <w:rPr>
          <w:rFonts w:ascii="Optima" w:hAnsi="Optima"/>
          <w:sz w:val="20"/>
          <w:szCs w:val="20"/>
        </w:rPr>
        <w:t>10117</w:t>
      </w:r>
      <w:r w:rsidR="00F74175" w:rsidRPr="00BB7387">
        <w:rPr>
          <w:rFonts w:ascii="Optima" w:hAnsi="Optima"/>
          <w:sz w:val="20"/>
          <w:szCs w:val="20"/>
        </w:rPr>
        <w:t xml:space="preserve"> </w:t>
      </w:r>
      <w:r w:rsidRPr="00BB7387">
        <w:rPr>
          <w:rFonts w:ascii="Optima" w:hAnsi="Optima"/>
          <w:sz w:val="20"/>
          <w:szCs w:val="20"/>
        </w:rPr>
        <w:t>Berlin</w:t>
      </w:r>
      <w:r w:rsidR="00F74175" w:rsidRPr="00BB7387">
        <w:rPr>
          <w:rFonts w:ascii="Optima" w:hAnsi="Optima"/>
          <w:sz w:val="20"/>
          <w:szCs w:val="20"/>
        </w:rPr>
        <w:t xml:space="preserve"> </w:t>
      </w:r>
    </w:p>
    <w:p w14:paraId="0731715D" w14:textId="7992F00A" w:rsidR="001E0088" w:rsidRPr="00BB7387" w:rsidRDefault="002F4F22" w:rsidP="00BB7387">
      <w:pPr>
        <w:spacing w:after="0" w:line="240" w:lineRule="auto"/>
        <w:jc w:val="right"/>
        <w:rPr>
          <w:rFonts w:ascii="Optima" w:hAnsi="Optima" w:cs="Times New Roman"/>
          <w:sz w:val="20"/>
          <w:szCs w:val="20"/>
        </w:rPr>
      </w:pPr>
      <w:r w:rsidRPr="00BB7387">
        <w:rPr>
          <w:rFonts w:ascii="Optima" w:hAnsi="Optima" w:cs="Times New Roman"/>
          <w:sz w:val="20"/>
          <w:szCs w:val="20"/>
        </w:rPr>
        <w:t>Blankenfelde-Mahlow</w:t>
      </w:r>
      <w:r w:rsidR="002D594E" w:rsidRPr="00BB7387">
        <w:rPr>
          <w:rFonts w:ascii="Optima" w:hAnsi="Optima" w:cs="Times New Roman"/>
          <w:sz w:val="20"/>
          <w:szCs w:val="20"/>
        </w:rPr>
        <w:t xml:space="preserve">, </w:t>
      </w:r>
      <w:r w:rsidRPr="00BB7387">
        <w:rPr>
          <w:rFonts w:ascii="Optima" w:hAnsi="Optima" w:cs="Times New Roman"/>
          <w:sz w:val="20"/>
          <w:szCs w:val="20"/>
        </w:rPr>
        <w:t>0</w:t>
      </w:r>
      <w:r w:rsidR="00C560B2">
        <w:rPr>
          <w:rFonts w:ascii="Optima" w:hAnsi="Optima" w:cs="Times New Roman"/>
          <w:sz w:val="20"/>
          <w:szCs w:val="20"/>
        </w:rPr>
        <w:t>9</w:t>
      </w:r>
      <w:r w:rsidRPr="00BB7387">
        <w:rPr>
          <w:rFonts w:ascii="Optima" w:hAnsi="Optima" w:cs="Times New Roman"/>
          <w:sz w:val="20"/>
          <w:szCs w:val="20"/>
        </w:rPr>
        <w:t>.01.2026</w:t>
      </w:r>
    </w:p>
    <w:p w14:paraId="551AAB48" w14:textId="77777777" w:rsidR="00B935D5" w:rsidRPr="00BB7387" w:rsidRDefault="00B935D5" w:rsidP="00BB7387">
      <w:pPr>
        <w:spacing w:after="0" w:line="240" w:lineRule="auto"/>
        <w:jc w:val="right"/>
        <w:rPr>
          <w:rFonts w:ascii="Optima" w:hAnsi="Optima" w:cs="Times New Roman"/>
          <w:sz w:val="20"/>
          <w:szCs w:val="20"/>
        </w:rPr>
      </w:pPr>
    </w:p>
    <w:p w14:paraId="0098600D" w14:textId="156AE545" w:rsidR="000A5AB8" w:rsidRPr="00BB7387" w:rsidRDefault="0099776A" w:rsidP="00BB7387">
      <w:pPr>
        <w:spacing w:after="0" w:line="240" w:lineRule="auto"/>
        <w:rPr>
          <w:rFonts w:ascii="Optima" w:hAnsi="Optima" w:cs="Times New Roman"/>
          <w:b/>
          <w:sz w:val="20"/>
          <w:szCs w:val="20"/>
        </w:rPr>
      </w:pPr>
      <w:r w:rsidRPr="00BB7387">
        <w:rPr>
          <w:rFonts w:ascii="Optima" w:hAnsi="Optima" w:cs="Times New Roman"/>
          <w:b/>
          <w:sz w:val="20"/>
          <w:szCs w:val="20"/>
        </w:rPr>
        <w:t xml:space="preserve">Bewerbung um ein Praktikum im Bereich </w:t>
      </w:r>
      <w:r w:rsidR="002F4F22" w:rsidRPr="00BB7387">
        <w:rPr>
          <w:rFonts w:ascii="Optima" w:hAnsi="Optima" w:cs="Times New Roman"/>
          <w:b/>
          <w:sz w:val="20"/>
          <w:szCs w:val="20"/>
        </w:rPr>
        <w:t xml:space="preserve">Deals </w:t>
      </w:r>
      <w:proofErr w:type="spellStart"/>
      <w:r w:rsidR="002F4F22" w:rsidRPr="00BB7387">
        <w:rPr>
          <w:rFonts w:ascii="Optima" w:hAnsi="Optima" w:cs="Times New Roman"/>
          <w:b/>
          <w:sz w:val="20"/>
          <w:szCs w:val="20"/>
        </w:rPr>
        <w:t>Tax</w:t>
      </w:r>
      <w:proofErr w:type="spellEnd"/>
      <w:r w:rsidR="002F4F22" w:rsidRPr="00BB7387">
        <w:rPr>
          <w:rFonts w:ascii="Optima" w:hAnsi="Optima" w:cs="Times New Roman"/>
          <w:b/>
          <w:sz w:val="20"/>
          <w:szCs w:val="20"/>
        </w:rPr>
        <w:t xml:space="preserve"> am Standort Berlin</w:t>
      </w:r>
    </w:p>
    <w:p w14:paraId="3A5BDDA8" w14:textId="77777777" w:rsidR="004A615C" w:rsidRPr="00BB7387" w:rsidRDefault="004A615C" w:rsidP="00BB7387">
      <w:pPr>
        <w:spacing w:after="0" w:line="240" w:lineRule="auto"/>
        <w:rPr>
          <w:rFonts w:ascii="Optima" w:hAnsi="Optima" w:cs="Times New Roman"/>
          <w:b/>
          <w:sz w:val="20"/>
          <w:szCs w:val="20"/>
        </w:rPr>
      </w:pPr>
    </w:p>
    <w:p w14:paraId="61CDE0AD" w14:textId="5D9C3695" w:rsidR="00034B68" w:rsidRPr="00BB7387" w:rsidRDefault="0099776A" w:rsidP="00BB7387">
      <w:pPr>
        <w:spacing w:after="0" w:line="240" w:lineRule="auto"/>
        <w:jc w:val="both"/>
        <w:rPr>
          <w:rFonts w:ascii="Optima" w:hAnsi="Optima" w:cs="Times New Roman"/>
          <w:sz w:val="20"/>
          <w:szCs w:val="20"/>
        </w:rPr>
      </w:pPr>
      <w:r w:rsidRPr="00BB7387">
        <w:rPr>
          <w:rFonts w:ascii="Optima" w:hAnsi="Optima" w:cs="Times New Roman"/>
          <w:sz w:val="20"/>
          <w:szCs w:val="20"/>
        </w:rPr>
        <w:t>Sehr geehrte Damen und Herren</w:t>
      </w:r>
      <w:r w:rsidR="00E65B09" w:rsidRPr="00BB7387">
        <w:rPr>
          <w:rFonts w:ascii="Optima" w:hAnsi="Optima" w:cs="Times New Roman"/>
          <w:sz w:val="20"/>
          <w:szCs w:val="20"/>
        </w:rPr>
        <w:t xml:space="preserve">, </w:t>
      </w:r>
    </w:p>
    <w:p w14:paraId="6D0D5A6D" w14:textId="77777777" w:rsidR="002F1CDF" w:rsidRPr="00BB7387" w:rsidRDefault="002F1CDF" w:rsidP="00BB7387">
      <w:pPr>
        <w:spacing w:after="0" w:line="240" w:lineRule="auto"/>
        <w:jc w:val="both"/>
        <w:rPr>
          <w:rFonts w:ascii="Optima" w:hAnsi="Optima" w:cs="Times New Roman"/>
          <w:sz w:val="20"/>
          <w:szCs w:val="20"/>
        </w:rPr>
      </w:pPr>
    </w:p>
    <w:p w14:paraId="0885E2A9" w14:textId="1D4E850C" w:rsidR="002F1CDF" w:rsidRPr="00BB7387" w:rsidRDefault="002F1CDF" w:rsidP="00BB7387">
      <w:pPr>
        <w:spacing w:after="0" w:line="240" w:lineRule="auto"/>
        <w:jc w:val="both"/>
        <w:rPr>
          <w:rFonts w:ascii="Optima" w:hAnsi="Optima"/>
          <w:sz w:val="20"/>
          <w:szCs w:val="20"/>
        </w:rPr>
      </w:pPr>
      <w:r w:rsidRPr="00BB7387">
        <w:rPr>
          <w:rFonts w:ascii="Optima" w:hAnsi="Optima"/>
          <w:sz w:val="20"/>
          <w:szCs w:val="20"/>
        </w:rPr>
        <w:t>die steuerliche Begleitung unternehmerischer Transaktionen vereint für mich genau die Aspekte, die mich fachlich nachhaltig motivieren: steuerliche Tiefe, unmittelbarer Mandantenkontakt und die Möglichkeit, Unternehmen in entscheidenden Phasen vor komplexen steuerlichen Fallstricken zu bewahren. Durch das unternehmerische Umfeld meines Vaters erlebte ich, welche zentrale Rolle eine fundierte steuerliche Beratung für nachhaltige Entscheidungen spielt. Dieses Interesse hat sich weiter vertieft, als ich 2021 selbst eine Vermögensverwaltungs-GmbH gründete und mich intensiv mit rechtlichen sowie steuerlichen Fragestellungen in diesem Kontext auseinandersetzte</w:t>
      </w:r>
      <w:ins w:id="0" w:author="David Döbele" w:date="2026-01-10T21:16:00Z" w16du:dateUtc="2026-01-10T20:16:00Z">
        <w:r w:rsidR="00A14040">
          <w:rPr>
            <w:rFonts w:ascii="Optima" w:hAnsi="Optima"/>
            <w:sz w:val="20"/>
            <w:szCs w:val="20"/>
          </w:rPr>
          <w:t xml:space="preserve"> sowie mein Studium gezielt in diesem Bereich begann. </w:t>
        </w:r>
      </w:ins>
      <w:del w:id="1" w:author="David Döbele" w:date="2026-01-10T21:16:00Z" w16du:dateUtc="2026-01-10T20:16:00Z">
        <w:r w:rsidRPr="00BB7387" w:rsidDel="00A14040">
          <w:rPr>
            <w:rFonts w:ascii="Optima" w:hAnsi="Optima"/>
            <w:sz w:val="20"/>
            <w:szCs w:val="20"/>
          </w:rPr>
          <w:delText xml:space="preserve">. </w:delText>
        </w:r>
      </w:del>
      <w:r w:rsidRPr="00BB7387">
        <w:rPr>
          <w:rFonts w:ascii="Optima" w:hAnsi="Optima"/>
          <w:sz w:val="20"/>
          <w:szCs w:val="20"/>
        </w:rPr>
        <w:t xml:space="preserve">Um meine bisherigen Kenntnisse nun gezielt in der Praxis zu vertiefen, möchte ich Sie ab August 2026 im Rahmen eines zwölfwöchigen Praktikums im Bereich Deals </w:t>
      </w:r>
      <w:proofErr w:type="spellStart"/>
      <w:r w:rsidRPr="00BB7387">
        <w:rPr>
          <w:rFonts w:ascii="Optima" w:hAnsi="Optima"/>
          <w:sz w:val="20"/>
          <w:szCs w:val="20"/>
        </w:rPr>
        <w:t>Tax</w:t>
      </w:r>
      <w:proofErr w:type="spellEnd"/>
      <w:r w:rsidRPr="00BB7387">
        <w:rPr>
          <w:rFonts w:ascii="Optima" w:hAnsi="Optima"/>
          <w:sz w:val="20"/>
          <w:szCs w:val="20"/>
        </w:rPr>
        <w:t xml:space="preserve"> unterstützen.</w:t>
      </w:r>
    </w:p>
    <w:p w14:paraId="13551EB3" w14:textId="77777777" w:rsidR="002F1CDF" w:rsidRPr="00BB7387" w:rsidRDefault="002F1CDF" w:rsidP="00BB7387">
      <w:pPr>
        <w:spacing w:after="0" w:line="240" w:lineRule="auto"/>
        <w:jc w:val="both"/>
        <w:rPr>
          <w:rFonts w:ascii="Optima" w:hAnsi="Optima"/>
          <w:sz w:val="20"/>
          <w:szCs w:val="20"/>
        </w:rPr>
      </w:pPr>
    </w:p>
    <w:p w14:paraId="4387806F" w14:textId="77777777" w:rsidR="002F1CDF" w:rsidRPr="00BB7387" w:rsidRDefault="002F1CDF" w:rsidP="00BB7387">
      <w:pPr>
        <w:spacing w:after="0" w:line="240" w:lineRule="auto"/>
        <w:jc w:val="both"/>
        <w:rPr>
          <w:rFonts w:ascii="Optima" w:hAnsi="Optima"/>
          <w:sz w:val="20"/>
          <w:szCs w:val="20"/>
        </w:rPr>
      </w:pPr>
      <w:r w:rsidRPr="00BB7387">
        <w:rPr>
          <w:rFonts w:ascii="Optima" w:hAnsi="Optima"/>
          <w:sz w:val="20"/>
          <w:szCs w:val="20"/>
        </w:rPr>
        <w:t xml:space="preserve">Meine berufliche Laufbahn begann im Polizeidienst, wo mir früh ein hohes Maß an Verantwortung übertragen wurde und ich gelernt habe, auch in herausfordernden Situationen ruhig, überlegt und entscheidungssicher zu agieren. Diese Erfahrung hat meine Resilienz, mein Verantwortungsbewusstsein sowie meine Fähigkeit geprägt, unter Druck strukturiert und fokussiert zu arbeiten. Aufbauend darauf konnte ich diese Stärken in meiner Tätigkeit als Consultant bei </w:t>
      </w:r>
      <w:proofErr w:type="spellStart"/>
      <w:r w:rsidRPr="00BB7387">
        <w:rPr>
          <w:rFonts w:ascii="Optima" w:hAnsi="Optima"/>
          <w:sz w:val="20"/>
          <w:szCs w:val="20"/>
        </w:rPr>
        <w:t>Logicalis</w:t>
      </w:r>
      <w:proofErr w:type="spellEnd"/>
      <w:r w:rsidRPr="00BB7387">
        <w:rPr>
          <w:rFonts w:ascii="Optima" w:hAnsi="Optima"/>
          <w:sz w:val="20"/>
          <w:szCs w:val="20"/>
        </w:rPr>
        <w:t xml:space="preserve"> weiter professionalisieren, indem ich mich innerhalb kurzer Zeit sicher in komplexe Sachverhalte einarbeitete und Aufgaben systematisch, zuverlässig und mit hohem Qualitätsanspruch umsetzte – auch bei wechselnden Anforderungen und hoher Arbeitsbelastung. Bereits zuvor sammelte ich im Rahmen meiner kaufmännischen Tätigkeit bei LE4F Agency praktische Einblicke in buchhalterische Abläufe, die Rechnungsstellung, das Forderungsmanagement sowie die Korrespondenz mit dem Finanzamt und dem Steuerberater, wodurch ich ein praxisnahes Verständnis für steuerlich relevante Prozesse entwickelte. Diese Stärken möchte ich nun gerne in Form eines Praktikums bei Ihnen einbringen.</w:t>
      </w:r>
    </w:p>
    <w:p w14:paraId="40570022" w14:textId="77777777" w:rsidR="002F1CDF" w:rsidRPr="00BB7387" w:rsidRDefault="002F1CDF" w:rsidP="00BB7387">
      <w:pPr>
        <w:spacing w:after="0" w:line="240" w:lineRule="auto"/>
        <w:jc w:val="both"/>
        <w:rPr>
          <w:rFonts w:ascii="Optima" w:hAnsi="Optima"/>
          <w:sz w:val="20"/>
          <w:szCs w:val="20"/>
        </w:rPr>
      </w:pPr>
    </w:p>
    <w:p w14:paraId="64AD0213" w14:textId="77777777" w:rsidR="002F1CDF" w:rsidRPr="00BB7387" w:rsidRDefault="002F1CDF" w:rsidP="00BB7387">
      <w:pPr>
        <w:spacing w:after="0" w:line="240" w:lineRule="auto"/>
        <w:jc w:val="both"/>
        <w:rPr>
          <w:rFonts w:ascii="Optima" w:hAnsi="Optima"/>
          <w:sz w:val="20"/>
          <w:szCs w:val="20"/>
        </w:rPr>
      </w:pPr>
      <w:r w:rsidRPr="00BB7387">
        <w:rPr>
          <w:rFonts w:ascii="Optima" w:hAnsi="Optima"/>
          <w:sz w:val="20"/>
          <w:szCs w:val="20"/>
        </w:rPr>
        <w:t>PwC scheint mir für dieses Praktikum ideal. Besonders überzeugt mich dabei die Verbindung aus fachlicher Exzellenz, Verantwortungsbewusstsein und interdisziplinärer Zusammenarbeit, die PwC als zentrale Werte lebt. Diese Prinzipien spiegeln sich auch in Ihrer Rolle bei aktuellen großvolumigen Transaktionen wider, etwa bei der Beteiligung eines internationalen Investorenkonsortiums an der TenneT TSO GmbH. Gerade bei solchen grenzüberschreitenden Investitionen, bei denen steuerliche Fragestellungen maßgeblich zur Stabilität und Rechtssicherheit beitragen, zeigt sich der Anspruch von PwC, Qualität, Vertrauen und nachhaltige Lösungen in den Mittelpunkt zu stellen. Diese Werte decken sich in hohem Maße mit meiner eigenen Arbeitsweise, die von Struktur, Verlässlichkeit und dem Anspruch geprägt ist, auch in anspruchsvollen Projektsituationen verantwortungsvoll zum Erfolg beizutragen. Ihre Mandanten erwarten durchgängig Leistungen auf höchstem Niveau – eine Herausforderung, der ich mich sehr gern stelle.</w:t>
      </w:r>
    </w:p>
    <w:p w14:paraId="5C35780E" w14:textId="77777777" w:rsidR="002F1CDF" w:rsidRPr="00BB7387" w:rsidRDefault="002F1CDF" w:rsidP="00BB7387">
      <w:pPr>
        <w:spacing w:after="0" w:line="240" w:lineRule="auto"/>
        <w:jc w:val="both"/>
        <w:rPr>
          <w:rFonts w:ascii="Optima" w:hAnsi="Optima"/>
          <w:sz w:val="20"/>
          <w:szCs w:val="20"/>
        </w:rPr>
      </w:pPr>
    </w:p>
    <w:p w14:paraId="0A4B932C" w14:textId="4EDC7B52" w:rsidR="002F1CDF" w:rsidRPr="00BB7387" w:rsidRDefault="002F1CDF" w:rsidP="00BB7387">
      <w:pPr>
        <w:spacing w:after="0" w:line="240" w:lineRule="auto"/>
        <w:jc w:val="both"/>
        <w:rPr>
          <w:rFonts w:ascii="Optima" w:hAnsi="Optima"/>
          <w:sz w:val="20"/>
          <w:szCs w:val="20"/>
        </w:rPr>
      </w:pPr>
      <w:r w:rsidRPr="00BB7387">
        <w:rPr>
          <w:rFonts w:ascii="Optima" w:hAnsi="Optima"/>
          <w:sz w:val="20"/>
          <w:szCs w:val="20"/>
        </w:rPr>
        <w:t>Vo</w:t>
      </w:r>
      <w:r w:rsidR="00B935D5">
        <w:rPr>
          <w:rFonts w:ascii="Optima" w:hAnsi="Optima"/>
          <w:sz w:val="20"/>
          <w:szCs w:val="20"/>
        </w:rPr>
        <w:t xml:space="preserve">n dem </w:t>
      </w:r>
      <w:r w:rsidRPr="00BB7387">
        <w:rPr>
          <w:rFonts w:ascii="Optima" w:hAnsi="Optima"/>
          <w:sz w:val="20"/>
          <w:szCs w:val="20"/>
        </w:rPr>
        <w:t xml:space="preserve">Praktikum im Bereich Deals </w:t>
      </w:r>
      <w:proofErr w:type="spellStart"/>
      <w:r w:rsidRPr="00BB7387">
        <w:rPr>
          <w:rFonts w:ascii="Optima" w:hAnsi="Optima"/>
          <w:sz w:val="20"/>
          <w:szCs w:val="20"/>
        </w:rPr>
        <w:t>Tax</w:t>
      </w:r>
      <w:proofErr w:type="spellEnd"/>
      <w:r w:rsidRPr="00BB7387">
        <w:rPr>
          <w:rFonts w:ascii="Optima" w:hAnsi="Optima"/>
          <w:sz w:val="20"/>
          <w:szCs w:val="20"/>
        </w:rPr>
        <w:t xml:space="preserve"> erhoffe ich mir insbesondere eine steile fachliche Lernkurve sowie die Möglichkeit, meine bisherigen Kenntnisse in einem professionellen Umfeld weiterzuentwickeln und aktiv Verantwortung zu übernehmen. Aufgrund meiner strukturierten Arbeitsweise, meiner hohen Einsatzbereitschaft sowie meiner Belastbarkeit auch unter anspruchsvollen Rahmenbedingungen bin ich sicher, einen verlässlichen Beitrag zum Team leisten zu können, und würde mich sehr freuen, Sie auch in einem persönlichen Gespräch von mir überzeugen zu dürfen.</w:t>
      </w:r>
    </w:p>
    <w:p w14:paraId="37F5FB48" w14:textId="77777777" w:rsidR="00A95A4E" w:rsidRPr="00BB7387" w:rsidRDefault="00A95A4E" w:rsidP="00BB7387">
      <w:pPr>
        <w:spacing w:after="0" w:line="240" w:lineRule="auto"/>
        <w:jc w:val="both"/>
        <w:rPr>
          <w:rFonts w:ascii="Optima" w:hAnsi="Optima" w:cs="Times New Roman"/>
          <w:sz w:val="20"/>
          <w:szCs w:val="20"/>
        </w:rPr>
      </w:pPr>
    </w:p>
    <w:p w14:paraId="4459D038" w14:textId="5294F7DF" w:rsidR="00E65B09" w:rsidRPr="00BB7387" w:rsidRDefault="0099776A" w:rsidP="00BB7387">
      <w:pPr>
        <w:spacing w:after="0" w:line="240" w:lineRule="auto"/>
        <w:jc w:val="both"/>
        <w:rPr>
          <w:rFonts w:ascii="Optima" w:hAnsi="Optima" w:cs="Times New Roman"/>
          <w:sz w:val="20"/>
          <w:szCs w:val="20"/>
        </w:rPr>
      </w:pPr>
      <w:r w:rsidRPr="00BB7387">
        <w:rPr>
          <w:rFonts w:ascii="Optima" w:hAnsi="Optima" w:cs="Times New Roman"/>
          <w:sz w:val="20"/>
          <w:szCs w:val="20"/>
        </w:rPr>
        <w:t>Mit freundlichen Grüßen</w:t>
      </w:r>
    </w:p>
    <w:p w14:paraId="7CE83450" w14:textId="01EE6366" w:rsidR="00B935D5" w:rsidRPr="00BB7387" w:rsidRDefault="00B935D5" w:rsidP="00BB7387">
      <w:pPr>
        <w:spacing w:after="0" w:line="240" w:lineRule="auto"/>
        <w:jc w:val="both"/>
        <w:rPr>
          <w:rFonts w:ascii="Optima" w:hAnsi="Optima" w:cs="Times New Roman"/>
          <w:sz w:val="20"/>
          <w:szCs w:val="20"/>
        </w:rPr>
      </w:pPr>
      <w:r w:rsidRPr="00BB7387">
        <w:rPr>
          <w:rFonts w:ascii="Optima" w:hAnsi="Optima" w:cs="Times New Roman"/>
          <w:sz w:val="20"/>
          <w:szCs w:val="20"/>
        </w:rPr>
        <w:t>Unterschrift</w:t>
      </w:r>
    </w:p>
    <w:sectPr w:rsidR="00B935D5" w:rsidRPr="00BB7387" w:rsidSect="00BB7387">
      <w:pgSz w:w="11906" w:h="16838"/>
      <w:pgMar w:top="1224" w:right="1440" w:bottom="58"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75DAF"/>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1CDF"/>
    <w:rsid w:val="002F4F22"/>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424B1"/>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152F7"/>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B7F42"/>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0F37"/>
    <w:rsid w:val="00A1282E"/>
    <w:rsid w:val="00A14040"/>
    <w:rsid w:val="00A14247"/>
    <w:rsid w:val="00A40D57"/>
    <w:rsid w:val="00A44493"/>
    <w:rsid w:val="00A53760"/>
    <w:rsid w:val="00A95A4E"/>
    <w:rsid w:val="00AA2791"/>
    <w:rsid w:val="00AA4C7C"/>
    <w:rsid w:val="00AB4CD0"/>
    <w:rsid w:val="00AC61EE"/>
    <w:rsid w:val="00AC66C4"/>
    <w:rsid w:val="00AC7086"/>
    <w:rsid w:val="00AE26F5"/>
    <w:rsid w:val="00AE3A33"/>
    <w:rsid w:val="00B135CE"/>
    <w:rsid w:val="00B339B8"/>
    <w:rsid w:val="00B346A7"/>
    <w:rsid w:val="00B43970"/>
    <w:rsid w:val="00B45015"/>
    <w:rsid w:val="00B45404"/>
    <w:rsid w:val="00B50A34"/>
    <w:rsid w:val="00B54C38"/>
    <w:rsid w:val="00B5613E"/>
    <w:rsid w:val="00B57CB1"/>
    <w:rsid w:val="00B77DCE"/>
    <w:rsid w:val="00B81B0E"/>
    <w:rsid w:val="00B87CA9"/>
    <w:rsid w:val="00B935D5"/>
    <w:rsid w:val="00B9666E"/>
    <w:rsid w:val="00BB3512"/>
    <w:rsid w:val="00BB3C75"/>
    <w:rsid w:val="00BB7387"/>
    <w:rsid w:val="00BF522D"/>
    <w:rsid w:val="00C0214A"/>
    <w:rsid w:val="00C030C1"/>
    <w:rsid w:val="00C1562F"/>
    <w:rsid w:val="00C560B2"/>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25EB2"/>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2F1CDF"/>
    <w:pPr>
      <w:spacing w:after="0" w:line="240" w:lineRule="auto"/>
    </w:pPr>
  </w:style>
  <w:style w:type="character" w:styleId="Kommentarzeichen">
    <w:name w:val="annotation reference"/>
    <w:basedOn w:val="Absatz-Standardschriftart"/>
    <w:uiPriority w:val="99"/>
    <w:semiHidden/>
    <w:unhideWhenUsed/>
    <w:rsid w:val="00075DAF"/>
    <w:rPr>
      <w:sz w:val="16"/>
      <w:szCs w:val="16"/>
    </w:rPr>
  </w:style>
  <w:style w:type="paragraph" w:styleId="Kommentartext">
    <w:name w:val="annotation text"/>
    <w:basedOn w:val="Standard"/>
    <w:link w:val="KommentartextZchn"/>
    <w:uiPriority w:val="99"/>
    <w:semiHidden/>
    <w:unhideWhenUsed/>
    <w:rsid w:val="00075DA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75DAF"/>
    <w:rPr>
      <w:sz w:val="20"/>
      <w:szCs w:val="20"/>
    </w:rPr>
  </w:style>
  <w:style w:type="paragraph" w:styleId="Kommentarthema">
    <w:name w:val="annotation subject"/>
    <w:basedOn w:val="Kommentartext"/>
    <w:next w:val="Kommentartext"/>
    <w:link w:val="KommentarthemaZchn"/>
    <w:uiPriority w:val="99"/>
    <w:semiHidden/>
    <w:unhideWhenUsed/>
    <w:rsid w:val="00075DAF"/>
    <w:rPr>
      <w:b/>
      <w:bCs/>
    </w:rPr>
  </w:style>
  <w:style w:type="character" w:customStyle="1" w:styleId="KommentarthemaZchn">
    <w:name w:val="Kommentarthema Zchn"/>
    <w:basedOn w:val="KommentartextZchn"/>
    <w:link w:val="Kommentarthema"/>
    <w:uiPriority w:val="99"/>
    <w:semiHidden/>
    <w:rsid w:val="00075D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545</Words>
  <Characters>3434</Characters>
  <Application>Microsoft Office Word</Application>
  <DocSecurity>0</DocSecurity>
  <Lines>28</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2026-01-09T14:20:00Z</dcterms:created>
  <dcterms:modified xsi:type="dcterms:W3CDTF">2026-01-10T20:16:00Z</dcterms:modified>
</cp:coreProperties>
</file>