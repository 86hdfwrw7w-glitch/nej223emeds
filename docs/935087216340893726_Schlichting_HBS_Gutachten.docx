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62723" w14:textId="76559659" w:rsidR="00E233CC" w:rsidRDefault="0091750F" w:rsidP="00246D03">
      <w:pPr>
        <w:pStyle w:val="Briefanschrift"/>
        <w:framePr w:h="451" w:hRule="exact" w:wrap="notBeside" w:y="2611"/>
      </w:pPr>
      <w:proofErr w:type="spellStart"/>
      <w:ins w:id="0" w:author="Paul Schlichting" w:date="2022-01-24T09:04:00Z">
        <w:r>
          <w:t>d</w:t>
        </w:r>
      </w:ins>
      <w:r w:rsidR="000E20E6">
        <w:t>Briefanschriften</w:t>
      </w:r>
      <w:proofErr w:type="spellEnd"/>
      <w:r w:rsidR="000E20E6">
        <w:t>:</w:t>
      </w:r>
      <w:r w:rsidR="00E233CC">
        <w:t xml:space="preserve"> IG Metall </w:t>
      </w:r>
      <w:r w:rsidR="00CD0A4F">
        <w:t>Kiel-Neumünster</w:t>
      </w:r>
      <w:r w:rsidR="00E233CC">
        <w:t xml:space="preserve">, </w:t>
      </w:r>
      <w:r w:rsidR="00CD0A4F">
        <w:t>Legienstr. 22 - 24, 24103 Kiel</w:t>
      </w:r>
    </w:p>
    <w:p w14:paraId="22A82A28" w14:textId="77777777" w:rsidR="000E20E6" w:rsidRDefault="000E20E6" w:rsidP="00246D03">
      <w:pPr>
        <w:pStyle w:val="Briefanschrift"/>
        <w:framePr w:h="451" w:hRule="exact" w:wrap="notBeside" w:y="2611"/>
      </w:pPr>
      <w:r>
        <w:t xml:space="preserve">                           IG Metall Kiel-Neumünster, Carlstr. 7, </w:t>
      </w:r>
      <w:proofErr w:type="gramStart"/>
      <w:r>
        <w:t>24534  Neumünster</w:t>
      </w:r>
      <w:proofErr w:type="gramEnd"/>
    </w:p>
    <w:p w14:paraId="2865FC1A" w14:textId="77777777" w:rsidR="000E20E6" w:rsidRDefault="000E20E6" w:rsidP="00DF1D08">
      <w:pPr>
        <w:framePr w:w="4253" w:h="1726" w:hRule="exact" w:hSpace="142" w:vSpace="142" w:wrap="notBeside" w:vAnchor="page" w:hAnchor="text" w:y="3063"/>
        <w:tabs>
          <w:tab w:val="left" w:pos="-283"/>
          <w:tab w:val="left" w:pos="1530"/>
          <w:tab w:val="left" w:pos="5613"/>
          <w:tab w:val="left" w:pos="7144"/>
        </w:tabs>
        <w:rPr>
          <w:rFonts w:cs="Arial"/>
          <w:szCs w:val="22"/>
        </w:rPr>
      </w:pPr>
    </w:p>
    <w:p w14:paraId="6B85346E" w14:textId="77777777" w:rsidR="00750054" w:rsidRDefault="00163B35" w:rsidP="00DF1D08">
      <w:pPr>
        <w:framePr w:w="4253" w:h="1726" w:hRule="exact" w:hSpace="142" w:vSpace="142" w:wrap="notBeside" w:vAnchor="page" w:hAnchor="text" w:y="3063"/>
        <w:tabs>
          <w:tab w:val="left" w:pos="-283"/>
          <w:tab w:val="left" w:pos="1530"/>
          <w:tab w:val="left" w:pos="5613"/>
          <w:tab w:val="left" w:pos="7144"/>
        </w:tabs>
        <w:rPr>
          <w:rFonts w:cs="Arial"/>
          <w:szCs w:val="22"/>
        </w:rPr>
      </w:pPr>
      <w:r>
        <w:rPr>
          <w:rFonts w:cs="Arial"/>
          <w:szCs w:val="22"/>
        </w:rPr>
        <w:t xml:space="preserve">An </w:t>
      </w:r>
    </w:p>
    <w:p w14:paraId="703948A2" w14:textId="77777777" w:rsidR="00DF1D08" w:rsidRPr="00977501" w:rsidRDefault="00DF1D08" w:rsidP="00DF1D08">
      <w:pPr>
        <w:framePr w:w="4253" w:h="1726" w:hRule="exact" w:hSpace="142" w:vSpace="142" w:wrap="notBeside" w:vAnchor="page" w:hAnchor="text" w:y="3063"/>
        <w:tabs>
          <w:tab w:val="left" w:pos="-283"/>
          <w:tab w:val="left" w:pos="1530"/>
          <w:tab w:val="left" w:pos="5613"/>
          <w:tab w:val="left" w:pos="7144"/>
        </w:tabs>
        <w:rPr>
          <w:rFonts w:cs="Arial"/>
          <w:szCs w:val="22"/>
        </w:rPr>
      </w:pPr>
    </w:p>
    <w:p w14:paraId="60A4659C" w14:textId="77777777" w:rsidR="00DF1D08" w:rsidRDefault="00AB1920" w:rsidP="00DF1D08">
      <w:pPr>
        <w:framePr w:w="4253" w:h="1726" w:hRule="exact" w:hSpace="142" w:vSpace="142" w:wrap="notBeside" w:vAnchor="page" w:hAnchor="text" w:y="3063"/>
        <w:tabs>
          <w:tab w:val="left" w:pos="-283"/>
          <w:tab w:val="left" w:pos="1530"/>
          <w:tab w:val="left" w:pos="5613"/>
          <w:tab w:val="left" w:pos="7144"/>
        </w:tabs>
        <w:rPr>
          <w:rFonts w:cs="Arial"/>
          <w:szCs w:val="22"/>
        </w:rPr>
      </w:pPr>
      <w:r>
        <w:rPr>
          <w:rFonts w:cs="Arial"/>
          <w:szCs w:val="22"/>
        </w:rPr>
        <w:t>Hans-Böckler-Stiftung</w:t>
      </w:r>
    </w:p>
    <w:p w14:paraId="1DDB0E21" w14:textId="77777777" w:rsidR="00DF1D08" w:rsidRPr="0056211F" w:rsidRDefault="00C8067B" w:rsidP="00DF1D08">
      <w:pPr>
        <w:framePr w:w="4253" w:h="1726" w:hRule="exact" w:hSpace="142" w:vSpace="142" w:wrap="notBeside" w:vAnchor="page" w:hAnchor="text" w:y="3063"/>
        <w:tabs>
          <w:tab w:val="left" w:pos="-283"/>
          <w:tab w:val="left" w:pos="1530"/>
          <w:tab w:val="left" w:pos="5613"/>
          <w:tab w:val="left" w:pos="7144"/>
        </w:tabs>
        <w:rPr>
          <w:rFonts w:cs="Arial"/>
          <w:szCs w:val="22"/>
        </w:rPr>
      </w:pPr>
      <w:r>
        <w:rPr>
          <w:rFonts w:cs="Arial"/>
          <w:szCs w:val="22"/>
        </w:rPr>
        <w:t>Hans-Böckler-Str.</w:t>
      </w:r>
      <w:r w:rsidR="00163B35">
        <w:rPr>
          <w:rFonts w:cs="Arial"/>
          <w:szCs w:val="22"/>
        </w:rPr>
        <w:t xml:space="preserve"> </w:t>
      </w:r>
      <w:r>
        <w:rPr>
          <w:rFonts w:cs="Arial"/>
          <w:szCs w:val="22"/>
        </w:rPr>
        <w:t>39</w:t>
      </w:r>
    </w:p>
    <w:p w14:paraId="77B9D683" w14:textId="77777777" w:rsidR="00DF1D08" w:rsidRPr="0056211F" w:rsidRDefault="00C8067B" w:rsidP="00DF1D08">
      <w:pPr>
        <w:framePr w:w="4253" w:h="1726" w:hRule="exact" w:hSpace="142" w:vSpace="142" w:wrap="notBeside" w:vAnchor="page" w:hAnchor="text" w:y="3063"/>
        <w:tabs>
          <w:tab w:val="left" w:pos="-283"/>
          <w:tab w:val="left" w:pos="1530"/>
          <w:tab w:val="left" w:pos="5613"/>
          <w:tab w:val="left" w:pos="7144"/>
        </w:tabs>
        <w:rPr>
          <w:rFonts w:cs="Arial"/>
          <w:szCs w:val="22"/>
        </w:rPr>
      </w:pPr>
      <w:r>
        <w:rPr>
          <w:rFonts w:cs="Arial"/>
          <w:szCs w:val="22"/>
        </w:rPr>
        <w:t xml:space="preserve">40476 </w:t>
      </w:r>
      <w:r w:rsidR="00597E0C">
        <w:rPr>
          <w:rFonts w:cs="Arial"/>
          <w:szCs w:val="22"/>
        </w:rPr>
        <w:t>Düsseldorf</w:t>
      </w:r>
    </w:p>
    <w:p w14:paraId="2F674738" w14:textId="77777777" w:rsidR="00844956" w:rsidRDefault="00844956" w:rsidP="00A059B7">
      <w:pPr>
        <w:pStyle w:val="Anschrift"/>
        <w:framePr w:h="1726" w:hRule="exact" w:wrap="notBeside"/>
        <w:rPr>
          <w:rFonts w:cs="Arial"/>
        </w:rPr>
      </w:pPr>
    </w:p>
    <w:p w14:paraId="2823EAEA" w14:textId="77777777" w:rsidR="00D75A02" w:rsidRPr="00D75A02" w:rsidRDefault="00D75A02" w:rsidP="00A059B7">
      <w:pPr>
        <w:pStyle w:val="Anschrift"/>
        <w:framePr w:h="1726" w:hRule="exact" w:wrap="notBeside"/>
        <w:rPr>
          <w:rFonts w:cs="Arial"/>
        </w:rPr>
      </w:pPr>
    </w:p>
    <w:p w14:paraId="04F7D5FF" w14:textId="77777777" w:rsidR="00D75A02" w:rsidRPr="00D75A02" w:rsidRDefault="00D75A02" w:rsidP="00A059B7">
      <w:pPr>
        <w:pStyle w:val="Anschrift"/>
        <w:framePr w:h="1726" w:hRule="exact" w:wrap="notBeside"/>
        <w:rPr>
          <w:rFonts w:cs="Arial"/>
        </w:rPr>
      </w:pPr>
    </w:p>
    <w:p w14:paraId="32D959F3" w14:textId="77777777" w:rsidR="00D24EB8" w:rsidRDefault="00D24EB8" w:rsidP="00A059B7">
      <w:pPr>
        <w:pStyle w:val="Anschrift"/>
        <w:framePr w:h="1726" w:hRule="exact" w:wrap="notBeside"/>
        <w:rPr>
          <w:rFonts w:cs="Arial"/>
        </w:rPr>
      </w:pPr>
    </w:p>
    <w:p w14:paraId="575C8F99" w14:textId="77777777" w:rsidR="00E233CC" w:rsidRDefault="00E233CC">
      <w:pPr>
        <w:pStyle w:val="Falzmarke"/>
        <w:framePr w:wrap="notBeside"/>
        <w:rPr>
          <w:rFonts w:ascii="Times New Roman" w:hAnsi="Times New Roman"/>
        </w:rPr>
      </w:pPr>
    </w:p>
    <w:p w14:paraId="14FDD5FF" w14:textId="77777777" w:rsidR="00E233CC" w:rsidRDefault="00E233CC">
      <w:pPr>
        <w:pStyle w:val="Falzmarke2"/>
        <w:framePr w:wrap="notBeside"/>
        <w:rPr>
          <w:rFonts w:ascii="Times New Roman" w:hAnsi="Times New Roman"/>
        </w:rPr>
      </w:pPr>
    </w:p>
    <w:p w14:paraId="69076350" w14:textId="3A02FDD4" w:rsidR="00111FBE" w:rsidRPr="000D7710" w:rsidRDefault="00111FBE" w:rsidP="00E97E11">
      <w:pPr>
        <w:pStyle w:val="AdressleisteZeichen"/>
        <w:framePr w:w="2134" w:h="5311" w:hRule="exact" w:wrap="around" w:x="9697" w:y="5731"/>
        <w:rPr>
          <w:rFonts w:cs="Arial"/>
          <w:sz w:val="14"/>
          <w:szCs w:val="14"/>
        </w:rPr>
      </w:pPr>
      <w:r w:rsidRPr="000D7710">
        <w:rPr>
          <w:rFonts w:cs="Arial"/>
          <w:sz w:val="14"/>
          <w:szCs w:val="14"/>
        </w:rPr>
        <w:t xml:space="preserve">Datum: </w:t>
      </w:r>
      <w:r w:rsidR="00023C96">
        <w:rPr>
          <w:rFonts w:cs="Arial"/>
          <w:sz w:val="14"/>
          <w:szCs w:val="14"/>
        </w:rPr>
        <w:br/>
      </w:r>
      <w:r w:rsidRPr="000D7710">
        <w:rPr>
          <w:rFonts w:cs="Arial"/>
          <w:sz w:val="14"/>
          <w:szCs w:val="14"/>
        </w:rPr>
        <w:fldChar w:fldCharType="begin"/>
      </w:r>
      <w:r w:rsidRPr="000D7710">
        <w:rPr>
          <w:rFonts w:cs="Arial"/>
          <w:sz w:val="14"/>
          <w:szCs w:val="14"/>
        </w:rPr>
        <w:instrText xml:space="preserve"> TIME \@ "dd.MM.yyyy" </w:instrText>
      </w:r>
      <w:r w:rsidRPr="000D7710">
        <w:rPr>
          <w:rFonts w:cs="Arial"/>
          <w:sz w:val="14"/>
          <w:szCs w:val="14"/>
        </w:rPr>
        <w:fldChar w:fldCharType="separate"/>
      </w:r>
      <w:r w:rsidR="00637CA3">
        <w:rPr>
          <w:rFonts w:cs="Arial"/>
          <w:noProof/>
          <w:sz w:val="14"/>
          <w:szCs w:val="14"/>
        </w:rPr>
        <w:t>24.01.2022</w:t>
      </w:r>
      <w:r w:rsidRPr="000D7710">
        <w:rPr>
          <w:rFonts w:cs="Arial"/>
          <w:sz w:val="14"/>
          <w:szCs w:val="14"/>
        </w:rPr>
        <w:fldChar w:fldCharType="end"/>
      </w:r>
    </w:p>
    <w:p w14:paraId="5B79DF6F" w14:textId="77777777" w:rsidR="00111FBE" w:rsidRPr="000D7710" w:rsidRDefault="00023C96" w:rsidP="00E97E11">
      <w:pPr>
        <w:pStyle w:val="AdressleisteZeichen"/>
        <w:framePr w:w="2134" w:h="5311" w:hRule="exact" w:wrap="around" w:x="9697" w:y="5731"/>
        <w:rPr>
          <w:rFonts w:cs="Arial"/>
          <w:sz w:val="14"/>
          <w:szCs w:val="14"/>
        </w:rPr>
      </w:pPr>
      <w:r>
        <w:rPr>
          <w:rFonts w:cs="Arial"/>
          <w:sz w:val="14"/>
          <w:szCs w:val="14"/>
        </w:rPr>
        <w:br/>
      </w:r>
    </w:p>
    <w:p w14:paraId="6D7D8A53" w14:textId="77777777" w:rsidR="00111FBE" w:rsidRPr="000D7710" w:rsidRDefault="00023C96" w:rsidP="00E97E11">
      <w:pPr>
        <w:pStyle w:val="AdressleisteZeichen"/>
        <w:framePr w:w="2134" w:h="5311" w:hRule="exact" w:wrap="around" w:x="9697" w:y="5731"/>
        <w:rPr>
          <w:rFonts w:cs="Arial"/>
          <w:sz w:val="14"/>
          <w:szCs w:val="14"/>
        </w:rPr>
      </w:pPr>
      <w:r>
        <w:rPr>
          <w:rFonts w:cs="Arial"/>
          <w:sz w:val="14"/>
          <w:szCs w:val="14"/>
        </w:rPr>
        <w:br/>
      </w:r>
    </w:p>
    <w:p w14:paraId="04308CAA" w14:textId="77777777" w:rsidR="00111FBE" w:rsidRPr="00FA468A" w:rsidRDefault="00111FBE" w:rsidP="00E97E11">
      <w:pPr>
        <w:pStyle w:val="AdressleisteZeichen"/>
        <w:framePr w:w="2134" w:h="5311" w:hRule="exact" w:wrap="around" w:x="9697" w:y="5731"/>
        <w:rPr>
          <w:rFonts w:cs="Arial"/>
          <w:sz w:val="14"/>
          <w:szCs w:val="14"/>
        </w:rPr>
      </w:pPr>
    </w:p>
    <w:p w14:paraId="559108A2" w14:textId="77777777" w:rsidR="00111FBE" w:rsidRPr="00FA468A" w:rsidRDefault="00111FBE" w:rsidP="00E97E11">
      <w:pPr>
        <w:pStyle w:val="AdressleisteZeichen"/>
        <w:framePr w:w="2134" w:h="5311" w:hRule="exact" w:wrap="around" w:x="9697" w:y="5731"/>
        <w:rPr>
          <w:rFonts w:cs="Arial"/>
          <w:sz w:val="14"/>
          <w:szCs w:val="14"/>
        </w:rPr>
      </w:pPr>
    </w:p>
    <w:p w14:paraId="38051581" w14:textId="77777777" w:rsidR="00982534" w:rsidRPr="00E049CC" w:rsidRDefault="00F92884" w:rsidP="004446C5">
      <w:pPr>
        <w:rPr>
          <w:rFonts w:ascii="Calibri" w:hAnsi="Calibri"/>
        </w:rPr>
      </w:pPr>
      <w:r w:rsidRPr="00E049CC">
        <w:rPr>
          <w:rFonts w:ascii="Calibri" w:hAnsi="Calibri"/>
        </w:rPr>
        <w:tab/>
      </w:r>
      <w:r w:rsidRPr="00E049CC">
        <w:rPr>
          <w:rFonts w:ascii="Calibri" w:hAnsi="Calibri"/>
        </w:rPr>
        <w:tab/>
      </w:r>
      <w:r w:rsidRPr="00E049CC">
        <w:rPr>
          <w:rFonts w:ascii="Calibri" w:hAnsi="Calibri"/>
        </w:rPr>
        <w:tab/>
      </w:r>
      <w:r w:rsidRPr="00E049CC">
        <w:rPr>
          <w:rFonts w:ascii="Calibri" w:hAnsi="Calibri"/>
        </w:rPr>
        <w:tab/>
      </w:r>
      <w:r w:rsidRPr="00E049CC">
        <w:rPr>
          <w:rFonts w:ascii="Calibri" w:hAnsi="Calibri"/>
        </w:rPr>
        <w:tab/>
      </w:r>
      <w:r w:rsidRPr="00E049CC">
        <w:rPr>
          <w:rFonts w:ascii="Calibri" w:hAnsi="Calibri"/>
        </w:rPr>
        <w:tab/>
      </w:r>
      <w:r w:rsidRPr="00E049CC">
        <w:rPr>
          <w:rFonts w:ascii="Calibri" w:hAnsi="Calibri"/>
        </w:rPr>
        <w:tab/>
      </w:r>
      <w:r w:rsidRPr="00E049CC">
        <w:rPr>
          <w:rFonts w:ascii="Calibri" w:hAnsi="Calibri"/>
        </w:rPr>
        <w:tab/>
      </w:r>
      <w:r w:rsidRPr="00E049CC">
        <w:rPr>
          <w:rFonts w:ascii="Calibri" w:hAnsi="Calibri"/>
        </w:rPr>
        <w:tab/>
      </w:r>
    </w:p>
    <w:p w14:paraId="3616C9DC" w14:textId="77777777" w:rsidR="0013114E" w:rsidRPr="00E049CC" w:rsidRDefault="00163B35" w:rsidP="00163B35">
      <w:pPr>
        <w:tabs>
          <w:tab w:val="left" w:pos="6000"/>
        </w:tabs>
        <w:rPr>
          <w:rFonts w:ascii="Calibri" w:hAnsi="Calibri"/>
        </w:rPr>
      </w:pPr>
      <w:r w:rsidRPr="00E049CC">
        <w:rPr>
          <w:rFonts w:ascii="Calibri" w:hAnsi="Calibri"/>
        </w:rPr>
        <w:tab/>
      </w:r>
    </w:p>
    <w:p w14:paraId="234AC827" w14:textId="77777777" w:rsidR="00634117" w:rsidRPr="00E049CC" w:rsidRDefault="00634117" w:rsidP="00D75A02">
      <w:pPr>
        <w:rPr>
          <w:rFonts w:ascii="Calibri" w:hAnsi="Calibri"/>
        </w:rPr>
      </w:pPr>
    </w:p>
    <w:p w14:paraId="06ED41BC" w14:textId="77777777" w:rsidR="002A4849" w:rsidRPr="00E049CC" w:rsidRDefault="002A4849" w:rsidP="002A4849">
      <w:pPr>
        <w:pStyle w:val="Absender"/>
        <w:framePr w:wrap="around"/>
        <w:rPr>
          <w:rFonts w:ascii="Calibri" w:hAnsi="Calibri"/>
        </w:rPr>
      </w:pPr>
      <w:r w:rsidRPr="00E049CC">
        <w:rPr>
          <w:rFonts w:ascii="Calibri" w:hAnsi="Calibri"/>
        </w:rPr>
        <w:t>Kiel-Neumünster</w:t>
      </w:r>
    </w:p>
    <w:p w14:paraId="56FF7A4D" w14:textId="77777777" w:rsidR="00634117" w:rsidRPr="00E049CC" w:rsidRDefault="002A4849" w:rsidP="00D75A02">
      <w:pPr>
        <w:rPr>
          <w:rFonts w:ascii="Calibri" w:hAnsi="Calibri"/>
        </w:rPr>
      </w:pPr>
      <w:r w:rsidRPr="00E049CC">
        <w:rPr>
          <w:rFonts w:ascii="Calibri" w:hAnsi="Calibri"/>
          <w:noProof/>
        </w:rPr>
        <w:drawing>
          <wp:anchor distT="0" distB="0" distL="114300" distR="114300" simplePos="0" relativeHeight="251659264" behindDoc="1" locked="1" layoutInCell="1" allowOverlap="1" wp14:anchorId="62F7D12F" wp14:editId="5820EE4F">
            <wp:simplePos x="0" y="0"/>
            <wp:positionH relativeFrom="page">
              <wp:posOffset>5758180</wp:posOffset>
            </wp:positionH>
            <wp:positionV relativeFrom="page">
              <wp:posOffset>324485</wp:posOffset>
            </wp:positionV>
            <wp:extent cx="715010" cy="715010"/>
            <wp:effectExtent l="0" t="0" r="8890" b="8890"/>
            <wp:wrapNone/>
            <wp:docPr id="1" name="Grafik 1" descr="IGM_rgb_2x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GM_rgb_2x2"/>
                    <pic:cNvPicPr preferRelativeResize="0">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5010" cy="715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03ADDF" w14:textId="77777777" w:rsidR="00930DD0" w:rsidRPr="00E049CC" w:rsidRDefault="00930DD0" w:rsidP="00D75A02">
      <w:pPr>
        <w:rPr>
          <w:rFonts w:ascii="Calibri" w:hAnsi="Calibri"/>
        </w:rPr>
      </w:pPr>
    </w:p>
    <w:p w14:paraId="02320BF2" w14:textId="77777777" w:rsidR="00EE31F1" w:rsidRPr="00E049CC" w:rsidRDefault="00AB1920" w:rsidP="00EE31F1">
      <w:pPr>
        <w:pStyle w:val="Betreff"/>
        <w:framePr w:w="7275" w:h="676" w:hRule="exact" w:wrap="around" w:hAnchor="page" w:x="1404" w:y="5566"/>
        <w:rPr>
          <w:rFonts w:ascii="Calibri" w:hAnsi="Calibri" w:cs="Arial"/>
          <w:sz w:val="24"/>
          <w:szCs w:val="24"/>
        </w:rPr>
      </w:pPr>
      <w:r w:rsidRPr="00E049CC">
        <w:rPr>
          <w:rFonts w:ascii="Calibri" w:hAnsi="Calibri" w:cs="Arial"/>
          <w:sz w:val="24"/>
          <w:szCs w:val="24"/>
        </w:rPr>
        <w:t>Gewerkschaftliches Gutachten</w:t>
      </w:r>
      <w:r w:rsidR="007C63E8">
        <w:rPr>
          <w:rFonts w:ascii="Calibri" w:hAnsi="Calibri" w:cs="Arial"/>
          <w:sz w:val="24"/>
          <w:szCs w:val="24"/>
        </w:rPr>
        <w:t xml:space="preserve"> / </w:t>
      </w:r>
      <w:r w:rsidR="00842C3D">
        <w:rPr>
          <w:rFonts w:ascii="Calibri" w:hAnsi="Calibri" w:cs="Arial"/>
          <w:sz w:val="24"/>
          <w:szCs w:val="24"/>
        </w:rPr>
        <w:t>Paul Schlichting</w:t>
      </w:r>
    </w:p>
    <w:p w14:paraId="550104C6" w14:textId="77777777" w:rsidR="00EC56D5" w:rsidRPr="00E049CC" w:rsidRDefault="00F52F75" w:rsidP="00C8067B">
      <w:pPr>
        <w:jc w:val="both"/>
        <w:rPr>
          <w:rFonts w:ascii="Calibri" w:hAnsi="Calibri"/>
          <w:szCs w:val="22"/>
        </w:rPr>
      </w:pPr>
      <w:r w:rsidRPr="00E049CC">
        <w:rPr>
          <w:rFonts w:ascii="Calibri" w:hAnsi="Calibri"/>
          <w:szCs w:val="22"/>
        </w:rPr>
        <w:t>Liebe Kollegen, liebe Kolleginnen,</w:t>
      </w:r>
    </w:p>
    <w:p w14:paraId="2321132C" w14:textId="77777777" w:rsidR="00F52F75" w:rsidRPr="00E049CC" w:rsidRDefault="00F52F75" w:rsidP="00C8067B">
      <w:pPr>
        <w:jc w:val="both"/>
        <w:rPr>
          <w:rFonts w:ascii="Calibri" w:hAnsi="Calibri"/>
          <w:szCs w:val="22"/>
        </w:rPr>
      </w:pPr>
    </w:p>
    <w:p w14:paraId="46E95766" w14:textId="77777777" w:rsidR="0064034B" w:rsidRDefault="00A76D83" w:rsidP="00DC45F7">
      <w:pPr>
        <w:spacing w:line="276" w:lineRule="auto"/>
        <w:jc w:val="both"/>
        <w:rPr>
          <w:rFonts w:ascii="Calibri" w:hAnsi="Calibri" w:cs="Arial"/>
          <w:szCs w:val="22"/>
        </w:rPr>
      </w:pPr>
      <w:r>
        <w:rPr>
          <w:rFonts w:ascii="Calibri" w:hAnsi="Calibri"/>
          <w:szCs w:val="22"/>
        </w:rPr>
        <w:t>a</w:t>
      </w:r>
      <w:r w:rsidR="004014A6" w:rsidRPr="00E049CC">
        <w:rPr>
          <w:rFonts w:ascii="Calibri" w:hAnsi="Calibri"/>
          <w:szCs w:val="22"/>
        </w:rPr>
        <w:t>nbei</w:t>
      </w:r>
      <w:r w:rsidR="00F52F75" w:rsidRPr="00E049CC">
        <w:rPr>
          <w:rFonts w:ascii="Calibri" w:hAnsi="Calibri"/>
          <w:szCs w:val="22"/>
        </w:rPr>
        <w:t xml:space="preserve"> erhaltet ihr </w:t>
      </w:r>
      <w:r w:rsidR="001A4428">
        <w:rPr>
          <w:rFonts w:ascii="Calibri" w:hAnsi="Calibri"/>
          <w:szCs w:val="22"/>
        </w:rPr>
        <w:t>das</w:t>
      </w:r>
      <w:r w:rsidR="00427BAB">
        <w:rPr>
          <w:rFonts w:ascii="Calibri" w:hAnsi="Calibri"/>
          <w:szCs w:val="22"/>
        </w:rPr>
        <w:t xml:space="preserve"> g</w:t>
      </w:r>
      <w:r w:rsidR="001A4428">
        <w:rPr>
          <w:rFonts w:ascii="Calibri" w:hAnsi="Calibri"/>
          <w:szCs w:val="22"/>
        </w:rPr>
        <w:t>ewerkschaftliche Referenzschreiben</w:t>
      </w:r>
      <w:r w:rsidR="00F52F75" w:rsidRPr="00E049CC">
        <w:rPr>
          <w:rFonts w:ascii="Calibri" w:hAnsi="Calibri"/>
          <w:szCs w:val="22"/>
        </w:rPr>
        <w:t xml:space="preserve"> für</w:t>
      </w:r>
      <w:r w:rsidR="00E46CF3">
        <w:rPr>
          <w:rFonts w:ascii="Calibri" w:hAnsi="Calibri"/>
          <w:szCs w:val="22"/>
        </w:rPr>
        <w:t xml:space="preserve"> unsere</w:t>
      </w:r>
      <w:r w:rsidR="00C22C83">
        <w:rPr>
          <w:rFonts w:ascii="Calibri" w:hAnsi="Calibri"/>
          <w:szCs w:val="22"/>
        </w:rPr>
        <w:t>n Kollege</w:t>
      </w:r>
      <w:r w:rsidR="005E4E69">
        <w:rPr>
          <w:rFonts w:ascii="Calibri" w:hAnsi="Calibri"/>
          <w:szCs w:val="22"/>
        </w:rPr>
        <w:t xml:space="preserve">n </w:t>
      </w:r>
      <w:r w:rsidR="004433B2">
        <w:rPr>
          <w:rFonts w:ascii="Calibri" w:hAnsi="Calibri"/>
          <w:szCs w:val="22"/>
        </w:rPr>
        <w:t>Paul Schlichting</w:t>
      </w:r>
      <w:r w:rsidR="002561B9">
        <w:rPr>
          <w:rFonts w:ascii="Calibri" w:hAnsi="Calibri"/>
          <w:szCs w:val="22"/>
        </w:rPr>
        <w:t>:</w:t>
      </w:r>
      <w:r w:rsidR="00B83F26">
        <w:rPr>
          <w:rFonts w:ascii="Calibri" w:hAnsi="Calibri"/>
          <w:szCs w:val="22"/>
        </w:rPr>
        <w:t xml:space="preserve"> </w:t>
      </w:r>
      <w:r w:rsidR="00941AC4" w:rsidRPr="00E049CC">
        <w:rPr>
          <w:rFonts w:ascii="Calibri" w:hAnsi="Calibri" w:cs="Arial"/>
          <w:szCs w:val="22"/>
        </w:rPr>
        <w:t xml:space="preserve">Der Ortsvorstand unterstützt die Aufnahme </w:t>
      </w:r>
      <w:r w:rsidR="00C22C83">
        <w:rPr>
          <w:rFonts w:ascii="Calibri" w:hAnsi="Calibri" w:cs="Arial"/>
          <w:szCs w:val="22"/>
        </w:rPr>
        <w:t>des Kollege</w:t>
      </w:r>
      <w:r w:rsidR="003B203C">
        <w:rPr>
          <w:rFonts w:ascii="Calibri" w:hAnsi="Calibri" w:cs="Arial"/>
          <w:szCs w:val="22"/>
        </w:rPr>
        <w:t xml:space="preserve">n </w:t>
      </w:r>
      <w:r w:rsidR="00427BAB">
        <w:rPr>
          <w:rFonts w:ascii="Calibri" w:hAnsi="Calibri" w:cs="Arial"/>
          <w:szCs w:val="22"/>
        </w:rPr>
        <w:t>Sch</w:t>
      </w:r>
      <w:r w:rsidR="004433B2">
        <w:rPr>
          <w:rFonts w:ascii="Calibri" w:hAnsi="Calibri" w:cs="Arial"/>
          <w:szCs w:val="22"/>
        </w:rPr>
        <w:t>lichting</w:t>
      </w:r>
      <w:r w:rsidR="00843D13">
        <w:rPr>
          <w:rFonts w:ascii="Calibri" w:hAnsi="Calibri" w:cs="Arial"/>
          <w:szCs w:val="22"/>
        </w:rPr>
        <w:t xml:space="preserve"> in die</w:t>
      </w:r>
      <w:r w:rsidR="005D47CD">
        <w:rPr>
          <w:rFonts w:ascii="Calibri" w:hAnsi="Calibri" w:cs="Arial"/>
          <w:szCs w:val="22"/>
        </w:rPr>
        <w:t xml:space="preserve"> Studienf</w:t>
      </w:r>
      <w:r w:rsidR="00843D13">
        <w:rPr>
          <w:rFonts w:ascii="Calibri" w:hAnsi="Calibri"/>
          <w:szCs w:val="22"/>
        </w:rPr>
        <w:t xml:space="preserve">örderung </w:t>
      </w:r>
      <w:r w:rsidR="00843D13" w:rsidRPr="00C8067B">
        <w:rPr>
          <w:rFonts w:ascii="Calibri" w:hAnsi="Calibri"/>
          <w:szCs w:val="22"/>
        </w:rPr>
        <w:t>der Hans-Böckler-Stiftung</w:t>
      </w:r>
      <w:r w:rsidR="00843D13">
        <w:rPr>
          <w:rFonts w:ascii="Calibri" w:hAnsi="Calibri" w:cs="Arial"/>
          <w:szCs w:val="22"/>
        </w:rPr>
        <w:t xml:space="preserve"> </w:t>
      </w:r>
      <w:r w:rsidR="0064034B">
        <w:rPr>
          <w:rFonts w:ascii="Calibri" w:hAnsi="Calibri" w:cs="Arial"/>
          <w:szCs w:val="22"/>
        </w:rPr>
        <w:t xml:space="preserve">mit </w:t>
      </w:r>
      <w:r w:rsidR="007C63E8">
        <w:rPr>
          <w:rFonts w:ascii="Calibri" w:hAnsi="Calibri" w:cs="Arial"/>
          <w:szCs w:val="22"/>
        </w:rPr>
        <w:t xml:space="preserve">besonderen </w:t>
      </w:r>
      <w:r w:rsidR="00AC6816">
        <w:rPr>
          <w:rFonts w:ascii="Calibri" w:hAnsi="Calibri" w:cs="Arial"/>
          <w:szCs w:val="22"/>
        </w:rPr>
        <w:t>Nachdruck.</w:t>
      </w:r>
    </w:p>
    <w:p w14:paraId="00CACAC9" w14:textId="77777777" w:rsidR="002263D7" w:rsidRDefault="002263D7" w:rsidP="00DC45F7">
      <w:pPr>
        <w:spacing w:line="276" w:lineRule="auto"/>
        <w:jc w:val="both"/>
        <w:rPr>
          <w:rFonts w:ascii="Calibri" w:hAnsi="Calibri" w:cs="Arial"/>
          <w:szCs w:val="22"/>
        </w:rPr>
      </w:pPr>
    </w:p>
    <w:p w14:paraId="7ED2359E" w14:textId="3A19F38A" w:rsidR="004433B2" w:rsidRDefault="00EB7EC1" w:rsidP="00DC45F7">
      <w:pPr>
        <w:spacing w:line="276" w:lineRule="auto"/>
        <w:jc w:val="both"/>
        <w:rPr>
          <w:rFonts w:ascii="Calibri" w:hAnsi="Calibri" w:cs="Arial"/>
          <w:szCs w:val="22"/>
        </w:rPr>
      </w:pPr>
      <w:r>
        <w:rPr>
          <w:rFonts w:ascii="Calibri" w:hAnsi="Calibri" w:cs="Arial"/>
          <w:szCs w:val="22"/>
        </w:rPr>
        <w:t xml:space="preserve">Kollege Schlichting ist </w:t>
      </w:r>
      <w:r w:rsidR="00FE76EC">
        <w:rPr>
          <w:rFonts w:ascii="Calibri" w:hAnsi="Calibri" w:cs="Arial"/>
          <w:szCs w:val="22"/>
        </w:rPr>
        <w:t xml:space="preserve">in </w:t>
      </w:r>
      <w:r>
        <w:rPr>
          <w:rFonts w:ascii="Calibri" w:hAnsi="Calibri" w:cs="Arial"/>
          <w:szCs w:val="22"/>
        </w:rPr>
        <w:t xml:space="preserve">Henstedt-Ulzburg geboren und aufgewachsen. Paul hat einen jüngeren und einen älteren Bruder. Sein jüngerer Bruder befindet sich in der Ausbildung zum Mechatroniker, sein älterer Bruder ist ausgebildete Fachkraft für Lagerlogistik. Pauls Vater ist Kfz-Mechatroniker, seine Mutter Sachbearbeiterin in der </w:t>
      </w:r>
      <w:del w:id="1" w:author="Paul Schlichting" w:date="2022-01-24T09:04:00Z">
        <w:r w:rsidDel="0091750F">
          <w:rPr>
            <w:rFonts w:ascii="Calibri" w:hAnsi="Calibri" w:cs="Arial"/>
            <w:szCs w:val="22"/>
          </w:rPr>
          <w:delText>Sparkasse</w:delText>
        </w:r>
      </w:del>
      <w:ins w:id="2" w:author="Paul Schlichting" w:date="2022-01-24T09:04:00Z">
        <w:r w:rsidR="0091750F">
          <w:rPr>
            <w:rFonts w:ascii="Calibri" w:hAnsi="Calibri" w:cs="Arial"/>
            <w:szCs w:val="22"/>
          </w:rPr>
          <w:t>Volksbank</w:t>
        </w:r>
      </w:ins>
      <w:r>
        <w:rPr>
          <w:rFonts w:ascii="Calibri" w:hAnsi="Calibri" w:cs="Arial"/>
          <w:szCs w:val="22"/>
        </w:rPr>
        <w:t>. Paul kommt aus einer klassischen Arbeiterfamilie und wir</w:t>
      </w:r>
      <w:r w:rsidR="00FE76EC">
        <w:rPr>
          <w:rFonts w:ascii="Calibri" w:hAnsi="Calibri" w:cs="Arial"/>
          <w:szCs w:val="22"/>
        </w:rPr>
        <w:t>d</w:t>
      </w:r>
      <w:r>
        <w:rPr>
          <w:rFonts w:ascii="Calibri" w:hAnsi="Calibri" w:cs="Arial"/>
          <w:szCs w:val="22"/>
        </w:rPr>
        <w:t xml:space="preserve"> der erste Akademiker in seiner Familie sein. </w:t>
      </w:r>
    </w:p>
    <w:p w14:paraId="615FDBDE" w14:textId="77777777" w:rsidR="00EB7EC1" w:rsidRDefault="00EB7EC1" w:rsidP="00DC45F7">
      <w:pPr>
        <w:spacing w:line="276" w:lineRule="auto"/>
        <w:jc w:val="both"/>
        <w:rPr>
          <w:rFonts w:ascii="Calibri" w:hAnsi="Calibri" w:cs="Arial"/>
          <w:szCs w:val="22"/>
        </w:rPr>
      </w:pPr>
    </w:p>
    <w:p w14:paraId="3582C790" w14:textId="5407E671" w:rsidR="00A84DEA" w:rsidRDefault="00FE76EC" w:rsidP="00DC45F7">
      <w:pPr>
        <w:spacing w:line="276" w:lineRule="auto"/>
        <w:jc w:val="both"/>
        <w:rPr>
          <w:rFonts w:ascii="Calibri" w:hAnsi="Calibri" w:cs="Arial"/>
          <w:szCs w:val="22"/>
        </w:rPr>
      </w:pPr>
      <w:r>
        <w:rPr>
          <w:rFonts w:ascii="Calibri" w:hAnsi="Calibri" w:cs="Arial"/>
          <w:szCs w:val="22"/>
        </w:rPr>
        <w:t xml:space="preserve">Paul hatte eine bewegte Schulzeit. In der Grundschule war er Opfer von Mobbing, weshalb er frühzeitig die Grundschule wechselte. Er beschreibt, dass er durch </w:t>
      </w:r>
      <w:r w:rsidR="00AF5A63">
        <w:rPr>
          <w:rFonts w:ascii="Calibri" w:hAnsi="Calibri" w:cs="Arial"/>
          <w:szCs w:val="22"/>
        </w:rPr>
        <w:t xml:space="preserve">das Mobbing lange Zeit schüchtern, zurückhaltend war und </w:t>
      </w:r>
      <w:r w:rsidR="00294066">
        <w:rPr>
          <w:rFonts w:ascii="Calibri" w:hAnsi="Calibri" w:cs="Arial"/>
          <w:szCs w:val="22"/>
        </w:rPr>
        <w:t>sein</w:t>
      </w:r>
      <w:r w:rsidR="00AF5A63">
        <w:rPr>
          <w:rFonts w:ascii="Calibri" w:hAnsi="Calibri" w:cs="Arial"/>
          <w:szCs w:val="22"/>
        </w:rPr>
        <w:t xml:space="preserve"> Selbstvertrauen </w:t>
      </w:r>
      <w:r w:rsidR="0053687E">
        <w:rPr>
          <w:rFonts w:ascii="Calibri" w:hAnsi="Calibri" w:cs="Arial"/>
          <w:szCs w:val="22"/>
        </w:rPr>
        <w:t>gering war</w:t>
      </w:r>
      <w:r w:rsidR="00AF5A63">
        <w:rPr>
          <w:rFonts w:ascii="Calibri" w:hAnsi="Calibri" w:cs="Arial"/>
          <w:szCs w:val="22"/>
        </w:rPr>
        <w:t xml:space="preserve">. </w:t>
      </w:r>
      <w:r w:rsidR="00DD5AA9">
        <w:rPr>
          <w:rFonts w:ascii="Calibri" w:hAnsi="Calibri" w:cs="Arial"/>
          <w:szCs w:val="22"/>
        </w:rPr>
        <w:t>Paul</w:t>
      </w:r>
      <w:ins w:id="3" w:author="Paul Schlichting" w:date="2022-01-24T09:06:00Z">
        <w:r w:rsidR="0091750F">
          <w:rPr>
            <w:rFonts w:ascii="Calibri" w:hAnsi="Calibri" w:cs="Arial"/>
            <w:szCs w:val="22"/>
          </w:rPr>
          <w:t xml:space="preserve"> konnte sich während der </w:t>
        </w:r>
      </w:ins>
      <w:ins w:id="4" w:author="Paul Schlichting" w:date="2022-01-24T09:07:00Z">
        <w:r w:rsidR="0091750F">
          <w:rPr>
            <w:rFonts w:ascii="Calibri" w:hAnsi="Calibri" w:cs="Arial"/>
            <w:szCs w:val="22"/>
          </w:rPr>
          <w:t>Sekundarstufe 1</w:t>
        </w:r>
      </w:ins>
      <w:ins w:id="5" w:author="Paul Schlichting" w:date="2022-01-24T09:06:00Z">
        <w:r w:rsidR="0091750F">
          <w:rPr>
            <w:rFonts w:ascii="Calibri" w:hAnsi="Calibri" w:cs="Arial"/>
            <w:szCs w:val="22"/>
          </w:rPr>
          <w:t xml:space="preserve"> persönlich stark weiterentwickeln</w:t>
        </w:r>
      </w:ins>
      <w:r w:rsidR="00DD5AA9">
        <w:rPr>
          <w:rFonts w:ascii="Calibri" w:hAnsi="Calibri" w:cs="Arial"/>
          <w:szCs w:val="22"/>
        </w:rPr>
        <w:t xml:space="preserve"> </w:t>
      </w:r>
      <w:ins w:id="6" w:author="Paul Schlichting" w:date="2022-01-24T09:06:00Z">
        <w:r w:rsidR="0091750F">
          <w:rPr>
            <w:rFonts w:ascii="Calibri" w:hAnsi="Calibri" w:cs="Arial"/>
            <w:szCs w:val="22"/>
          </w:rPr>
          <w:t xml:space="preserve">und </w:t>
        </w:r>
      </w:ins>
      <w:r w:rsidR="00DD5AA9">
        <w:rPr>
          <w:rFonts w:ascii="Calibri" w:hAnsi="Calibri" w:cs="Arial"/>
          <w:szCs w:val="22"/>
        </w:rPr>
        <w:t xml:space="preserve">schloss 2015 die Realschule mit dem Realschulabschluss ab. Auf </w:t>
      </w:r>
      <w:r w:rsidR="00A84DEA">
        <w:rPr>
          <w:rFonts w:ascii="Calibri" w:hAnsi="Calibri" w:cs="Arial"/>
          <w:szCs w:val="22"/>
        </w:rPr>
        <w:t>einem beruflichen Gymnasium</w:t>
      </w:r>
      <w:r w:rsidR="00DD5AA9">
        <w:rPr>
          <w:rFonts w:ascii="Calibri" w:hAnsi="Calibri" w:cs="Arial"/>
          <w:szCs w:val="22"/>
        </w:rPr>
        <w:t xml:space="preserve"> mit dem Schwerpunkt Technik machte Paul 2018 sein Abitur. </w:t>
      </w:r>
      <w:r w:rsidR="00A84DEA">
        <w:rPr>
          <w:rFonts w:ascii="Calibri" w:hAnsi="Calibri" w:cs="Arial"/>
          <w:szCs w:val="22"/>
        </w:rPr>
        <w:t xml:space="preserve">Im Anschluss an das Abitur startete Paul sein duales Studium zum Wirtschaftsingenieur bei Vossloh Locomotives, einem tarifgebunden Lokomotiven-Hersteller. </w:t>
      </w:r>
      <w:r w:rsidR="00741811">
        <w:rPr>
          <w:rFonts w:ascii="Calibri" w:hAnsi="Calibri" w:cs="Arial"/>
          <w:szCs w:val="22"/>
        </w:rPr>
        <w:t xml:space="preserve">Mit Beginn des dualen Studiums wurde Paul Mitglied der IG Metall. Es ist ihm wichtig sich für die eigenen Arbeitsbedingungen stark zu machen. </w:t>
      </w:r>
      <w:r w:rsidR="00011D89">
        <w:rPr>
          <w:rFonts w:ascii="Calibri" w:hAnsi="Calibri" w:cs="Arial"/>
          <w:szCs w:val="22"/>
        </w:rPr>
        <w:t xml:space="preserve">Auf der </w:t>
      </w:r>
      <w:r w:rsidR="0053687E">
        <w:rPr>
          <w:rFonts w:ascii="Calibri" w:hAnsi="Calibri" w:cs="Arial"/>
          <w:szCs w:val="22"/>
        </w:rPr>
        <w:t xml:space="preserve">IG Metall </w:t>
      </w:r>
      <w:r w:rsidR="00011D89">
        <w:rPr>
          <w:rFonts w:ascii="Calibri" w:hAnsi="Calibri" w:cs="Arial"/>
          <w:szCs w:val="22"/>
        </w:rPr>
        <w:t>dual Studierendenkonferenz „Impulse“ 2018 brachte sich Paul aktiv ein und trieb die Diskussionen voran. Seine</w:t>
      </w:r>
      <w:r w:rsidR="00E813F6">
        <w:rPr>
          <w:rFonts w:ascii="Calibri" w:hAnsi="Calibri" w:cs="Arial"/>
          <w:szCs w:val="22"/>
        </w:rPr>
        <w:t xml:space="preserve"> Hochschule, die Nordakademie, befindet sich in Elmshorn, weshalb es für Paul zeitlich oft nicht möglich war am Ortsjugendausschuss </w:t>
      </w:r>
      <w:r w:rsidR="002D5A80">
        <w:rPr>
          <w:rFonts w:ascii="Calibri" w:hAnsi="Calibri" w:cs="Arial"/>
          <w:szCs w:val="22"/>
        </w:rPr>
        <w:t xml:space="preserve">oder örtlichen Aktionen </w:t>
      </w:r>
      <w:r w:rsidR="00E813F6">
        <w:rPr>
          <w:rFonts w:ascii="Calibri" w:hAnsi="Calibri" w:cs="Arial"/>
          <w:szCs w:val="22"/>
        </w:rPr>
        <w:t xml:space="preserve">teilzunehmen. </w:t>
      </w:r>
    </w:p>
    <w:p w14:paraId="752EB913" w14:textId="77777777" w:rsidR="006F75E9" w:rsidRDefault="006F75E9" w:rsidP="00DC45F7">
      <w:pPr>
        <w:spacing w:line="276" w:lineRule="auto"/>
        <w:jc w:val="both"/>
        <w:rPr>
          <w:rFonts w:ascii="Calibri" w:hAnsi="Calibri" w:cs="Arial"/>
          <w:szCs w:val="22"/>
        </w:rPr>
      </w:pPr>
    </w:p>
    <w:p w14:paraId="1C7EFEF9" w14:textId="217A9465" w:rsidR="00EB12EA" w:rsidRDefault="00906173" w:rsidP="00DC45F7">
      <w:pPr>
        <w:spacing w:line="276" w:lineRule="auto"/>
        <w:jc w:val="both"/>
        <w:rPr>
          <w:rFonts w:ascii="Calibri" w:hAnsi="Calibri" w:cs="Arial"/>
          <w:szCs w:val="22"/>
        </w:rPr>
      </w:pPr>
      <w:r>
        <w:rPr>
          <w:rFonts w:ascii="Calibri" w:hAnsi="Calibri" w:cs="Arial"/>
          <w:szCs w:val="22"/>
        </w:rPr>
        <w:t xml:space="preserve">Sein Interesse an gemeinnütziger und gesellschaftspolitischer Arbeit konnte Paul in Projekten der Nordakademie forcieren. </w:t>
      </w:r>
      <w:r w:rsidR="00FF5E43">
        <w:rPr>
          <w:rFonts w:ascii="Calibri" w:hAnsi="Calibri" w:cs="Arial"/>
          <w:szCs w:val="22"/>
        </w:rPr>
        <w:t xml:space="preserve">Im Verein SUN </w:t>
      </w:r>
      <w:del w:id="7" w:author="Paul Schlichting" w:date="2022-01-24T09:09:00Z">
        <w:r w:rsidR="00FF5E43" w:rsidDel="000467F4">
          <w:rPr>
            <w:rFonts w:ascii="Calibri" w:hAnsi="Calibri" w:cs="Arial"/>
            <w:szCs w:val="22"/>
          </w:rPr>
          <w:delText>–</w:delText>
        </w:r>
      </w:del>
      <w:r w:rsidR="00FF5E43">
        <w:rPr>
          <w:rFonts w:ascii="Calibri" w:hAnsi="Calibri" w:cs="Arial"/>
          <w:szCs w:val="22"/>
        </w:rPr>
        <w:t xml:space="preserve"> </w:t>
      </w:r>
      <w:ins w:id="8" w:author="Paul Schlichting" w:date="2022-01-24T09:09:00Z">
        <w:r w:rsidR="000467F4">
          <w:rPr>
            <w:rFonts w:ascii="Calibri" w:hAnsi="Calibri" w:cs="Arial"/>
            <w:szCs w:val="22"/>
          </w:rPr>
          <w:t>N</w:t>
        </w:r>
      </w:ins>
      <w:del w:id="9" w:author="Paul Schlichting" w:date="2022-01-24T09:09:00Z">
        <w:r w:rsidR="00FF5E43" w:rsidDel="000467F4">
          <w:rPr>
            <w:rFonts w:ascii="Calibri" w:hAnsi="Calibri" w:cs="Arial"/>
            <w:szCs w:val="22"/>
          </w:rPr>
          <w:delText>n</w:delText>
        </w:r>
      </w:del>
      <w:r w:rsidR="00FF5E43">
        <w:rPr>
          <w:rFonts w:ascii="Calibri" w:hAnsi="Calibri" w:cs="Arial"/>
          <w:szCs w:val="22"/>
        </w:rPr>
        <w:t>on</w:t>
      </w:r>
      <w:ins w:id="10" w:author="Paul Schlichting" w:date="2022-01-24T09:09:00Z">
        <w:r w:rsidR="000467F4">
          <w:rPr>
            <w:rFonts w:ascii="Calibri" w:hAnsi="Calibri" w:cs="Arial"/>
            <w:szCs w:val="22"/>
          </w:rPr>
          <w:t>-</w:t>
        </w:r>
      </w:ins>
      <w:del w:id="11" w:author="Paul Schlichting" w:date="2022-01-24T09:09:00Z">
        <w:r w:rsidR="00FF5E43" w:rsidDel="000467F4">
          <w:rPr>
            <w:rFonts w:ascii="Calibri" w:hAnsi="Calibri" w:cs="Arial"/>
            <w:szCs w:val="22"/>
          </w:rPr>
          <w:delText xml:space="preserve"> </w:delText>
        </w:r>
      </w:del>
      <w:ins w:id="12" w:author="Paul Schlichting" w:date="2022-01-24T09:09:00Z">
        <w:r w:rsidR="000467F4">
          <w:rPr>
            <w:rFonts w:ascii="Calibri" w:hAnsi="Calibri" w:cs="Arial"/>
            <w:szCs w:val="22"/>
          </w:rPr>
          <w:t>P</w:t>
        </w:r>
      </w:ins>
      <w:del w:id="13" w:author="Paul Schlichting" w:date="2022-01-24T09:09:00Z">
        <w:r w:rsidR="00FF5E43" w:rsidDel="000467F4">
          <w:rPr>
            <w:rFonts w:ascii="Calibri" w:hAnsi="Calibri" w:cs="Arial"/>
            <w:szCs w:val="22"/>
          </w:rPr>
          <w:delText>p</w:delText>
        </w:r>
      </w:del>
      <w:r w:rsidR="00FF5E43">
        <w:rPr>
          <w:rFonts w:ascii="Calibri" w:hAnsi="Calibri" w:cs="Arial"/>
          <w:szCs w:val="22"/>
        </w:rPr>
        <w:t xml:space="preserve">rofit </w:t>
      </w:r>
      <w:ins w:id="14" w:author="Paul Schlichting" w:date="2022-01-24T09:09:00Z">
        <w:r w:rsidR="000467F4">
          <w:rPr>
            <w:rFonts w:ascii="Calibri" w:hAnsi="Calibri" w:cs="Arial"/>
            <w:szCs w:val="22"/>
          </w:rPr>
          <w:t>C</w:t>
        </w:r>
      </w:ins>
      <w:del w:id="15" w:author="Paul Schlichting" w:date="2022-01-24T09:09:00Z">
        <w:r w:rsidR="00FF5E43" w:rsidDel="000467F4">
          <w:rPr>
            <w:rFonts w:ascii="Calibri" w:hAnsi="Calibri" w:cs="Arial"/>
            <w:szCs w:val="22"/>
          </w:rPr>
          <w:delText>c</w:delText>
        </w:r>
      </w:del>
      <w:r w:rsidR="00FF5E43">
        <w:rPr>
          <w:rFonts w:ascii="Calibri" w:hAnsi="Calibri" w:cs="Arial"/>
          <w:szCs w:val="22"/>
        </w:rPr>
        <w:t xml:space="preserve">onsulting e.V. engagierte sich Paul während des Studiums ehrenamtlich. </w:t>
      </w:r>
      <w:del w:id="16" w:author="Paul Schlichting" w:date="2022-01-24T09:10:00Z">
        <w:r w:rsidR="00FF5E43" w:rsidDel="000467F4">
          <w:rPr>
            <w:rFonts w:ascii="Calibri" w:hAnsi="Calibri" w:cs="Arial"/>
            <w:szCs w:val="22"/>
          </w:rPr>
          <w:delText xml:space="preserve">Mittlerweile </w:delText>
        </w:r>
      </w:del>
      <w:ins w:id="17" w:author="Paul Schlichting" w:date="2022-01-24T09:10:00Z">
        <w:r w:rsidR="000467F4">
          <w:rPr>
            <w:rFonts w:ascii="Calibri" w:hAnsi="Calibri" w:cs="Arial"/>
            <w:szCs w:val="22"/>
          </w:rPr>
          <w:t xml:space="preserve">Seit 1¾ Jahren </w:t>
        </w:r>
      </w:ins>
      <w:r w:rsidR="00FF5E43">
        <w:rPr>
          <w:rFonts w:ascii="Calibri" w:hAnsi="Calibri" w:cs="Arial"/>
          <w:szCs w:val="22"/>
        </w:rPr>
        <w:t xml:space="preserve">ist Paul Mitglied im dreiköpfigen Vorstand. </w:t>
      </w:r>
      <w:del w:id="18" w:author="Paul Schlichting" w:date="2022-01-24T09:12:00Z">
        <w:r w:rsidR="00FF5E43" w:rsidDel="000467F4">
          <w:rPr>
            <w:rFonts w:ascii="Calibri" w:hAnsi="Calibri" w:cs="Arial"/>
            <w:szCs w:val="22"/>
          </w:rPr>
          <w:delText xml:space="preserve">Er </w:delText>
        </w:r>
      </w:del>
      <w:ins w:id="19" w:author="Paul Schlichting" w:date="2022-01-24T09:12:00Z">
        <w:r w:rsidR="000467F4">
          <w:rPr>
            <w:rFonts w:ascii="Calibri" w:hAnsi="Calibri" w:cs="Arial"/>
            <w:szCs w:val="22"/>
          </w:rPr>
          <w:t xml:space="preserve">Seit 2019 </w:t>
        </w:r>
      </w:ins>
      <w:del w:id="20" w:author="Paul Schlichting" w:date="2022-01-24T09:11:00Z">
        <w:r w:rsidR="00FF5E43" w:rsidDel="000467F4">
          <w:rPr>
            <w:rFonts w:ascii="Calibri" w:hAnsi="Calibri" w:cs="Arial"/>
            <w:szCs w:val="22"/>
          </w:rPr>
          <w:delText xml:space="preserve">wählt </w:delText>
        </w:r>
      </w:del>
      <w:ins w:id="21" w:author="Paul Schlichting" w:date="2022-01-24T09:19:00Z">
        <w:r w:rsidR="00637CA3">
          <w:rPr>
            <w:rFonts w:ascii="Calibri" w:hAnsi="Calibri" w:cs="Arial"/>
            <w:szCs w:val="22"/>
          </w:rPr>
          <w:t xml:space="preserve">hat er mehr </w:t>
        </w:r>
      </w:ins>
      <w:ins w:id="22" w:author="Paul Schlichting" w:date="2022-01-24T09:12:00Z">
        <w:r w:rsidR="000467F4">
          <w:rPr>
            <w:rFonts w:ascii="Calibri" w:hAnsi="Calibri" w:cs="Arial"/>
            <w:szCs w:val="22"/>
          </w:rPr>
          <w:t>1</w:t>
        </w:r>
      </w:ins>
      <w:ins w:id="23" w:author="Paul Schlichting" w:date="2022-01-24T09:19:00Z">
        <w:r w:rsidR="00637CA3">
          <w:rPr>
            <w:rFonts w:ascii="Calibri" w:hAnsi="Calibri" w:cs="Arial"/>
            <w:szCs w:val="22"/>
          </w:rPr>
          <w:t>4</w:t>
        </w:r>
      </w:ins>
      <w:ins w:id="24" w:author="Paul Schlichting" w:date="2022-01-24T09:11:00Z">
        <w:r w:rsidR="000467F4">
          <w:rPr>
            <w:rFonts w:ascii="Calibri" w:hAnsi="Calibri" w:cs="Arial"/>
            <w:szCs w:val="22"/>
          </w:rPr>
          <w:t xml:space="preserve"> </w:t>
        </w:r>
      </w:ins>
      <w:r w:rsidR="00FF5E43">
        <w:rPr>
          <w:rFonts w:ascii="Calibri" w:hAnsi="Calibri" w:cs="Arial"/>
          <w:szCs w:val="22"/>
        </w:rPr>
        <w:t xml:space="preserve">Projekte </w:t>
      </w:r>
      <w:del w:id="25" w:author="Paul Schlichting" w:date="2022-01-24T09:12:00Z">
        <w:r w:rsidR="00FF5E43" w:rsidDel="000467F4">
          <w:rPr>
            <w:rFonts w:ascii="Calibri" w:hAnsi="Calibri" w:cs="Arial"/>
            <w:szCs w:val="22"/>
          </w:rPr>
          <w:delText xml:space="preserve">von </w:delText>
        </w:r>
      </w:del>
      <w:ins w:id="26" w:author="Paul Schlichting" w:date="2022-01-24T09:12:00Z">
        <w:r w:rsidR="000467F4">
          <w:rPr>
            <w:rFonts w:ascii="Calibri" w:hAnsi="Calibri" w:cs="Arial"/>
            <w:szCs w:val="22"/>
          </w:rPr>
          <w:t xml:space="preserve">mit </w:t>
        </w:r>
      </w:ins>
      <w:r w:rsidR="00FF5E43">
        <w:rPr>
          <w:rFonts w:ascii="Calibri" w:hAnsi="Calibri" w:cs="Arial"/>
          <w:szCs w:val="22"/>
        </w:rPr>
        <w:t>NGO/NPOs</w:t>
      </w:r>
      <w:ins w:id="27" w:author="Paul Schlichting" w:date="2022-01-24T09:19:00Z">
        <w:r w:rsidR="00637CA3">
          <w:rPr>
            <w:rFonts w:ascii="Calibri" w:hAnsi="Calibri" w:cs="Arial"/>
            <w:szCs w:val="22"/>
          </w:rPr>
          <w:t xml:space="preserve"> begleitet</w:t>
        </w:r>
      </w:ins>
      <w:del w:id="28" w:author="Paul Schlichting" w:date="2022-01-24T09:12:00Z">
        <w:r w:rsidR="00FF5E43" w:rsidDel="000467F4">
          <w:rPr>
            <w:rFonts w:ascii="Calibri" w:hAnsi="Calibri" w:cs="Arial"/>
            <w:szCs w:val="22"/>
          </w:rPr>
          <w:delText xml:space="preserve"> aus</w:delText>
        </w:r>
      </w:del>
      <w:r w:rsidR="00FF5E43">
        <w:rPr>
          <w:rFonts w:ascii="Calibri" w:hAnsi="Calibri" w:cs="Arial"/>
          <w:szCs w:val="22"/>
        </w:rPr>
        <w:t xml:space="preserve">, an denen Studierende ehrenamtlich arbeiten. </w:t>
      </w:r>
      <w:r w:rsidR="00CA02C4">
        <w:rPr>
          <w:rFonts w:ascii="Calibri" w:hAnsi="Calibri" w:cs="Arial"/>
          <w:szCs w:val="22"/>
        </w:rPr>
        <w:t xml:space="preserve">Voraussetzung ist, dass die Projekte einen gesellschaftlichen und gemeinnützigen Mehrwert haben. Paul berichtet von der Zusammenarbeit mit einem Ehepaar, dass in Tansania eine berufliche Schule mittels Spenden aufbaut. </w:t>
      </w:r>
      <w:r w:rsidR="0064628F">
        <w:rPr>
          <w:rFonts w:ascii="Calibri" w:hAnsi="Calibri" w:cs="Arial"/>
          <w:szCs w:val="22"/>
        </w:rPr>
        <w:t>Die</w:t>
      </w:r>
      <w:r w:rsidR="00FC7FC8">
        <w:rPr>
          <w:rFonts w:ascii="Calibri" w:hAnsi="Calibri" w:cs="Arial"/>
          <w:szCs w:val="22"/>
        </w:rPr>
        <w:t xml:space="preserve"> Studierenden unterstützen das Projekt in logistischen Fragen, um den Bau und die Umsetzung voranzutreiben. </w:t>
      </w:r>
      <w:r w:rsidR="00EF4581">
        <w:rPr>
          <w:rFonts w:ascii="Calibri" w:hAnsi="Calibri" w:cs="Arial"/>
          <w:szCs w:val="22"/>
        </w:rPr>
        <w:t xml:space="preserve">Paul berichtet, dass sein Ehrenamt zehn Stunden die Woche beträgt und </w:t>
      </w:r>
      <w:ins w:id="29" w:author="Paul Schlichting" w:date="2022-01-24T09:20:00Z">
        <w:r w:rsidR="00637CA3">
          <w:rPr>
            <w:rFonts w:ascii="Calibri" w:hAnsi="Calibri" w:cs="Arial"/>
            <w:szCs w:val="22"/>
          </w:rPr>
          <w:t xml:space="preserve">neben der Projektarbeit </w:t>
        </w:r>
      </w:ins>
      <w:r w:rsidR="00EF4581">
        <w:rPr>
          <w:rFonts w:ascii="Calibri" w:hAnsi="Calibri" w:cs="Arial"/>
          <w:szCs w:val="22"/>
        </w:rPr>
        <w:t>viel organisatorische Arbeit beinhaltet. Er berichtet auch davon, dass es während Corona viele Herausforderungen gab, wie z.B. die Mobilisierung von Studierenden für dieses Ehrenamt.</w:t>
      </w:r>
    </w:p>
    <w:p w14:paraId="4F084DAE" w14:textId="77777777" w:rsidR="00030B12" w:rsidRDefault="00030B12" w:rsidP="00DC45F7">
      <w:pPr>
        <w:spacing w:line="276" w:lineRule="auto"/>
        <w:jc w:val="both"/>
        <w:rPr>
          <w:rFonts w:ascii="Calibri" w:hAnsi="Calibri" w:cs="Arial"/>
          <w:szCs w:val="22"/>
        </w:rPr>
      </w:pPr>
    </w:p>
    <w:p w14:paraId="0C98E109" w14:textId="0ED100E5" w:rsidR="00FE3249" w:rsidRDefault="00030B12" w:rsidP="00DC45F7">
      <w:pPr>
        <w:spacing w:line="276" w:lineRule="auto"/>
        <w:jc w:val="both"/>
        <w:rPr>
          <w:rFonts w:ascii="Calibri" w:hAnsi="Calibri" w:cs="Arial"/>
          <w:szCs w:val="22"/>
        </w:rPr>
      </w:pPr>
      <w:r>
        <w:rPr>
          <w:rFonts w:ascii="Calibri" w:hAnsi="Calibri" w:cs="Arial"/>
          <w:szCs w:val="22"/>
        </w:rPr>
        <w:t>Paul wird zum Wintersemester 2022 seinen Bachelor in Wirtschaftsingenieurwesen, voraussicht</w:t>
      </w:r>
      <w:r w:rsidR="0053687E">
        <w:rPr>
          <w:rFonts w:ascii="Calibri" w:hAnsi="Calibri" w:cs="Arial"/>
          <w:szCs w:val="22"/>
        </w:rPr>
        <w:t>lich mit einer Gesamtnote von 1,</w:t>
      </w:r>
      <w:r>
        <w:rPr>
          <w:rFonts w:ascii="Calibri" w:hAnsi="Calibri" w:cs="Arial"/>
          <w:szCs w:val="22"/>
        </w:rPr>
        <w:t xml:space="preserve">8, abschließen. Im Anschluss hat er den Plan seinen Master an der TU München zu beginnen. </w:t>
      </w:r>
      <w:r w:rsidR="00FF2561">
        <w:rPr>
          <w:rFonts w:ascii="Calibri" w:hAnsi="Calibri" w:cs="Arial"/>
          <w:szCs w:val="22"/>
        </w:rPr>
        <w:t xml:space="preserve">Er würde gern Management </w:t>
      </w:r>
      <w:ins w:id="30" w:author="Paul Schlichting" w:date="2022-01-24T09:14:00Z">
        <w:r w:rsidR="004B1842">
          <w:rPr>
            <w:rFonts w:ascii="Calibri" w:hAnsi="Calibri" w:cs="Arial"/>
            <w:szCs w:val="22"/>
          </w:rPr>
          <w:t>and</w:t>
        </w:r>
      </w:ins>
      <w:del w:id="31" w:author="Paul Schlichting" w:date="2022-01-24T09:14:00Z">
        <w:r w:rsidR="00FF2561" w:rsidDel="004B1842">
          <w:rPr>
            <w:rFonts w:ascii="Calibri" w:hAnsi="Calibri" w:cs="Arial"/>
            <w:szCs w:val="22"/>
          </w:rPr>
          <w:delText>&amp;</w:delText>
        </w:r>
      </w:del>
      <w:r w:rsidR="00FF2561">
        <w:rPr>
          <w:rFonts w:ascii="Calibri" w:hAnsi="Calibri" w:cs="Arial"/>
          <w:szCs w:val="22"/>
        </w:rPr>
        <w:t xml:space="preserve"> Technolog</w:t>
      </w:r>
      <w:ins w:id="32" w:author="Paul Schlichting" w:date="2022-01-24T09:14:00Z">
        <w:r w:rsidR="004B1842">
          <w:rPr>
            <w:rFonts w:ascii="Calibri" w:hAnsi="Calibri" w:cs="Arial"/>
            <w:szCs w:val="22"/>
          </w:rPr>
          <w:t>y</w:t>
        </w:r>
      </w:ins>
      <w:del w:id="33" w:author="Paul Schlichting" w:date="2022-01-24T09:14:00Z">
        <w:r w:rsidR="00FF2561" w:rsidDel="004B1842">
          <w:rPr>
            <w:rFonts w:ascii="Calibri" w:hAnsi="Calibri" w:cs="Arial"/>
            <w:szCs w:val="22"/>
          </w:rPr>
          <w:delText>ie</w:delText>
        </w:r>
      </w:del>
      <w:r w:rsidR="00FF2561">
        <w:rPr>
          <w:rFonts w:ascii="Calibri" w:hAnsi="Calibri" w:cs="Arial"/>
          <w:szCs w:val="22"/>
        </w:rPr>
        <w:t xml:space="preserve"> oder Finance </w:t>
      </w:r>
      <w:ins w:id="34" w:author="Paul Schlichting" w:date="2022-01-24T09:15:00Z">
        <w:r w:rsidR="004B1842">
          <w:rPr>
            <w:rFonts w:ascii="Calibri" w:hAnsi="Calibri" w:cs="Arial"/>
            <w:szCs w:val="22"/>
          </w:rPr>
          <w:t>and</w:t>
        </w:r>
      </w:ins>
      <w:del w:id="35" w:author="Paul Schlichting" w:date="2022-01-24T09:15:00Z">
        <w:r w:rsidR="00FF2561" w:rsidDel="004B1842">
          <w:rPr>
            <w:rFonts w:ascii="Calibri" w:hAnsi="Calibri" w:cs="Arial"/>
            <w:szCs w:val="22"/>
          </w:rPr>
          <w:delText>&amp;</w:delText>
        </w:r>
      </w:del>
      <w:r w:rsidR="00FF2561">
        <w:rPr>
          <w:rFonts w:ascii="Calibri" w:hAnsi="Calibri" w:cs="Arial"/>
          <w:szCs w:val="22"/>
        </w:rPr>
        <w:t xml:space="preserve"> Information</w:t>
      </w:r>
      <w:ins w:id="36" w:author="Paul Schlichting" w:date="2022-01-24T09:14:00Z">
        <w:r w:rsidR="004B1842">
          <w:rPr>
            <w:rFonts w:ascii="Calibri" w:hAnsi="Calibri" w:cs="Arial"/>
            <w:szCs w:val="22"/>
          </w:rPr>
          <w:t xml:space="preserve"> Management</w:t>
        </w:r>
      </w:ins>
      <w:del w:id="37" w:author="Paul Schlichting" w:date="2022-01-24T09:14:00Z">
        <w:r w:rsidR="00FF2561" w:rsidDel="004B1842">
          <w:rPr>
            <w:rFonts w:ascii="Calibri" w:hAnsi="Calibri" w:cs="Arial"/>
            <w:szCs w:val="22"/>
          </w:rPr>
          <w:delText>systems</w:delText>
        </w:r>
      </w:del>
      <w:r w:rsidR="00FF2561">
        <w:rPr>
          <w:rFonts w:ascii="Calibri" w:hAnsi="Calibri" w:cs="Arial"/>
          <w:szCs w:val="22"/>
        </w:rPr>
        <w:t xml:space="preserve"> studieren. </w:t>
      </w:r>
      <w:r w:rsidR="00BE0F7E">
        <w:rPr>
          <w:rFonts w:ascii="Calibri" w:hAnsi="Calibri" w:cs="Arial"/>
          <w:szCs w:val="22"/>
        </w:rPr>
        <w:t>Kollege Schlichting möchte in Zukunft sein gewerkschaftliches Engagement ausbauen und sich auf örtlicher Ebene engagieren. Solange er im Norden ist möchte er die DGB Berufsschultour unterstützen</w:t>
      </w:r>
      <w:r w:rsidR="00FE3249">
        <w:rPr>
          <w:rFonts w:ascii="Calibri" w:hAnsi="Calibri" w:cs="Arial"/>
          <w:szCs w:val="22"/>
        </w:rPr>
        <w:t xml:space="preserve">. </w:t>
      </w:r>
      <w:r w:rsidR="00476A81">
        <w:rPr>
          <w:rFonts w:ascii="Calibri" w:hAnsi="Calibri" w:cs="Arial"/>
          <w:szCs w:val="22"/>
        </w:rPr>
        <w:t xml:space="preserve">Des Weiteren möchte er an IG Metall Seminaren teilnehmen, um sein gewerkschaftliches und gesellschaftspolitisches Profil zu schärfen. </w:t>
      </w:r>
    </w:p>
    <w:p w14:paraId="5FFDBB0F" w14:textId="77777777" w:rsidR="00FE3249" w:rsidRDefault="00FE3249" w:rsidP="00DC45F7">
      <w:pPr>
        <w:spacing w:line="276" w:lineRule="auto"/>
        <w:jc w:val="both"/>
        <w:rPr>
          <w:rFonts w:ascii="Calibri" w:hAnsi="Calibri" w:cs="Arial"/>
          <w:szCs w:val="22"/>
        </w:rPr>
      </w:pPr>
    </w:p>
    <w:p w14:paraId="23FE0F69" w14:textId="77777777" w:rsidR="006F75E9" w:rsidRDefault="00FE3249" w:rsidP="00DC45F7">
      <w:pPr>
        <w:spacing w:line="276" w:lineRule="auto"/>
        <w:jc w:val="both"/>
        <w:rPr>
          <w:rFonts w:ascii="Calibri" w:hAnsi="Calibri" w:cs="Arial"/>
          <w:szCs w:val="22"/>
        </w:rPr>
      </w:pPr>
      <w:r>
        <w:rPr>
          <w:rFonts w:ascii="Calibri" w:hAnsi="Calibri" w:cs="Arial"/>
          <w:szCs w:val="22"/>
        </w:rPr>
        <w:t xml:space="preserve">Kollege Schlichting berichtet, dass </w:t>
      </w:r>
      <w:r w:rsidR="0053687E">
        <w:rPr>
          <w:rFonts w:ascii="Calibri" w:hAnsi="Calibri" w:cs="Arial"/>
          <w:szCs w:val="22"/>
        </w:rPr>
        <w:t xml:space="preserve">ihn die digitale Transformation stark beschäftigt. Es beschäftigt ihn vor allem die Thematik der arbeitnehmerfreundlichen Umgestaltung der Arbeitswelt. Die Qualifizierung und Umschulung von Beschäftigten </w:t>
      </w:r>
      <w:r w:rsidR="00140042">
        <w:rPr>
          <w:rFonts w:ascii="Calibri" w:hAnsi="Calibri" w:cs="Arial"/>
          <w:szCs w:val="22"/>
        </w:rPr>
        <w:t xml:space="preserve">sind für ihn die Kernthemen der Transformation. </w:t>
      </w:r>
      <w:r w:rsidR="0053687E">
        <w:rPr>
          <w:rFonts w:ascii="Calibri" w:hAnsi="Calibri" w:cs="Arial"/>
          <w:szCs w:val="22"/>
        </w:rPr>
        <w:t xml:space="preserve">Gern möchte er sich in diesem Bereich innerhalb der IG Metall engagieren. </w:t>
      </w:r>
    </w:p>
    <w:p w14:paraId="64A1E444" w14:textId="77777777" w:rsidR="005B1B2F" w:rsidRDefault="005B1B2F" w:rsidP="00B950CA">
      <w:pPr>
        <w:spacing w:line="276" w:lineRule="auto"/>
        <w:jc w:val="both"/>
        <w:rPr>
          <w:rFonts w:asciiTheme="minorHAnsi" w:hAnsiTheme="minorHAnsi" w:cstheme="minorHAnsi"/>
          <w:bCs/>
        </w:rPr>
      </w:pPr>
    </w:p>
    <w:p w14:paraId="31BEFC97" w14:textId="77777777" w:rsidR="00E26469" w:rsidRDefault="00E26469" w:rsidP="00E26469">
      <w:pPr>
        <w:spacing w:line="276" w:lineRule="auto"/>
        <w:jc w:val="both"/>
        <w:rPr>
          <w:rFonts w:asciiTheme="minorHAnsi" w:hAnsiTheme="minorHAnsi" w:cstheme="minorHAnsi"/>
          <w:bCs/>
        </w:rPr>
      </w:pPr>
      <w:r>
        <w:rPr>
          <w:rFonts w:asciiTheme="minorHAnsi" w:hAnsiTheme="minorHAnsi" w:cstheme="minorHAnsi"/>
          <w:bCs/>
        </w:rPr>
        <w:t xml:space="preserve">Paul wird in München in voraussichtlich in eine Wohngemeinschaft ziehen, diese wird er selbst finanzieren müssen. Er wird keine finanzielle Unterstützung von seinen Eltern erhalten. Er müsste, um sich sein Studium weiterhin finanzieren zu können, neben dem Studium arbeiten. </w:t>
      </w:r>
    </w:p>
    <w:p w14:paraId="06ECF850" w14:textId="77777777" w:rsidR="00982972" w:rsidRDefault="00982972" w:rsidP="00B950CA">
      <w:pPr>
        <w:spacing w:line="276" w:lineRule="auto"/>
        <w:jc w:val="both"/>
        <w:rPr>
          <w:rFonts w:asciiTheme="minorHAnsi" w:hAnsiTheme="minorHAnsi" w:cstheme="minorHAnsi"/>
          <w:bCs/>
        </w:rPr>
      </w:pPr>
    </w:p>
    <w:p w14:paraId="4BFEC52B" w14:textId="77777777" w:rsidR="00323F3D" w:rsidRDefault="00323F3D" w:rsidP="00B950CA">
      <w:pPr>
        <w:rPr>
          <w:rFonts w:ascii="Calibri" w:hAnsi="Calibri"/>
          <w:bCs/>
          <w:szCs w:val="22"/>
        </w:rPr>
      </w:pPr>
    </w:p>
    <w:p w14:paraId="07DECDA1" w14:textId="77777777" w:rsidR="00B950CA" w:rsidRPr="00E049CC" w:rsidRDefault="00B950CA" w:rsidP="00B950CA">
      <w:pPr>
        <w:rPr>
          <w:rFonts w:ascii="Calibri" w:hAnsi="Calibri"/>
          <w:bCs/>
          <w:szCs w:val="22"/>
        </w:rPr>
      </w:pPr>
      <w:r w:rsidRPr="00E049CC">
        <w:rPr>
          <w:rFonts w:ascii="Calibri" w:hAnsi="Calibri"/>
          <w:bCs/>
          <w:szCs w:val="22"/>
        </w:rPr>
        <w:t xml:space="preserve">IG Metall </w:t>
      </w:r>
    </w:p>
    <w:p w14:paraId="09834626" w14:textId="77777777" w:rsidR="00B950CA" w:rsidRDefault="00B950CA" w:rsidP="00B950CA">
      <w:pPr>
        <w:rPr>
          <w:rFonts w:ascii="Calibri" w:hAnsi="Calibri"/>
          <w:bCs/>
          <w:szCs w:val="22"/>
        </w:rPr>
      </w:pPr>
      <w:r w:rsidRPr="00E049CC">
        <w:rPr>
          <w:rFonts w:ascii="Calibri" w:hAnsi="Calibri"/>
          <w:bCs/>
          <w:szCs w:val="22"/>
        </w:rPr>
        <w:t>Geschäftsstelle Kiel-Neumünster</w:t>
      </w:r>
    </w:p>
    <w:p w14:paraId="0C26DD2D" w14:textId="77777777" w:rsidR="00B950CA" w:rsidRDefault="00B950CA" w:rsidP="00B950CA">
      <w:pPr>
        <w:rPr>
          <w:rFonts w:ascii="Calibri" w:hAnsi="Calibri"/>
          <w:bCs/>
          <w:szCs w:val="22"/>
        </w:rPr>
      </w:pPr>
    </w:p>
    <w:p w14:paraId="49FFB1C2" w14:textId="77777777" w:rsidR="00B950CA" w:rsidRDefault="00B950CA" w:rsidP="00B950CA">
      <w:pPr>
        <w:rPr>
          <w:rFonts w:ascii="Calibri" w:hAnsi="Calibri"/>
          <w:bCs/>
          <w:szCs w:val="22"/>
        </w:rPr>
      </w:pPr>
    </w:p>
    <w:p w14:paraId="715331F8" w14:textId="77777777" w:rsidR="00B950CA" w:rsidRPr="00E049CC" w:rsidRDefault="00842C3D" w:rsidP="00B950CA">
      <w:pPr>
        <w:rPr>
          <w:rFonts w:ascii="Calibri" w:hAnsi="Calibri"/>
          <w:bCs/>
          <w:szCs w:val="22"/>
        </w:rPr>
      </w:pPr>
      <w:r>
        <w:rPr>
          <w:rFonts w:ascii="Calibri" w:hAnsi="Calibri"/>
          <w:bCs/>
          <w:szCs w:val="22"/>
        </w:rPr>
        <w:t>Stephanie Schmoliner</w:t>
      </w:r>
      <w:r>
        <w:rPr>
          <w:rFonts w:ascii="Calibri" w:hAnsi="Calibri"/>
          <w:bCs/>
          <w:szCs w:val="22"/>
        </w:rPr>
        <w:tab/>
      </w:r>
      <w:r>
        <w:rPr>
          <w:rFonts w:ascii="Calibri" w:hAnsi="Calibri"/>
          <w:bCs/>
          <w:szCs w:val="22"/>
        </w:rPr>
        <w:tab/>
      </w:r>
      <w:r w:rsidR="000308A2">
        <w:rPr>
          <w:rFonts w:ascii="Calibri" w:hAnsi="Calibri"/>
          <w:bCs/>
          <w:szCs w:val="22"/>
        </w:rPr>
        <w:t xml:space="preserve">Annika </w:t>
      </w:r>
      <w:proofErr w:type="spellStart"/>
      <w:r w:rsidR="000308A2">
        <w:rPr>
          <w:rFonts w:ascii="Calibri" w:hAnsi="Calibri"/>
          <w:bCs/>
          <w:szCs w:val="22"/>
        </w:rPr>
        <w:t>Dobberschütz</w:t>
      </w:r>
      <w:proofErr w:type="spellEnd"/>
    </w:p>
    <w:p w14:paraId="1FB0F6C6" w14:textId="77777777" w:rsidR="00FB6AE5" w:rsidRPr="00FC0C51" w:rsidRDefault="00842C3D" w:rsidP="00FC0C51">
      <w:pPr>
        <w:rPr>
          <w:rFonts w:ascii="Calibri" w:hAnsi="Calibri"/>
          <w:bCs/>
          <w:szCs w:val="22"/>
        </w:rPr>
      </w:pPr>
      <w:r>
        <w:rPr>
          <w:rFonts w:ascii="Calibri" w:hAnsi="Calibri"/>
          <w:bCs/>
          <w:szCs w:val="22"/>
        </w:rPr>
        <w:t xml:space="preserve">Geschäftsführerin </w:t>
      </w:r>
      <w:r>
        <w:rPr>
          <w:rFonts w:ascii="Calibri" w:hAnsi="Calibri"/>
          <w:bCs/>
          <w:szCs w:val="22"/>
        </w:rPr>
        <w:tab/>
      </w:r>
      <w:r>
        <w:rPr>
          <w:rFonts w:ascii="Calibri" w:hAnsi="Calibri"/>
          <w:bCs/>
          <w:szCs w:val="22"/>
        </w:rPr>
        <w:tab/>
      </w:r>
      <w:r w:rsidR="00B950CA" w:rsidRPr="00E049CC">
        <w:rPr>
          <w:rFonts w:ascii="Calibri" w:hAnsi="Calibri"/>
          <w:bCs/>
          <w:szCs w:val="22"/>
        </w:rPr>
        <w:t>Gewerkschaftssekretär</w:t>
      </w:r>
      <w:r w:rsidR="000308A2">
        <w:rPr>
          <w:rFonts w:ascii="Calibri" w:hAnsi="Calibri"/>
          <w:bCs/>
          <w:szCs w:val="22"/>
        </w:rPr>
        <w:t>in</w:t>
      </w:r>
      <w:r>
        <w:rPr>
          <w:rFonts w:ascii="Calibri" w:hAnsi="Calibri"/>
          <w:bCs/>
          <w:szCs w:val="22"/>
        </w:rPr>
        <w:t xml:space="preserve"> Schwerpunkt </w:t>
      </w:r>
      <w:r w:rsidR="00B950CA" w:rsidRPr="00E049CC">
        <w:rPr>
          <w:rFonts w:ascii="Calibri" w:hAnsi="Calibri"/>
          <w:bCs/>
          <w:szCs w:val="22"/>
        </w:rPr>
        <w:t>Jugend</w:t>
      </w:r>
    </w:p>
    <w:sectPr w:rsidR="00FB6AE5" w:rsidRPr="00FC0C51" w:rsidSect="009C44D3">
      <w:footerReference w:type="first" r:id="rId8"/>
      <w:pgSz w:w="11906" w:h="16838" w:code="9"/>
      <w:pgMar w:top="1418" w:right="2268" w:bottom="1418" w:left="1418"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FBBB5" w14:textId="77777777" w:rsidR="00205EB8" w:rsidRDefault="00205EB8">
      <w:r>
        <w:separator/>
      </w:r>
    </w:p>
  </w:endnote>
  <w:endnote w:type="continuationSeparator" w:id="0">
    <w:p w14:paraId="0AFF1BEC" w14:textId="77777777" w:rsidR="00205EB8" w:rsidRDefault="00205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0" w:type="dxa"/>
      </w:tblCellMar>
      <w:tblLook w:val="0600" w:firstRow="0" w:lastRow="0" w:firstColumn="0" w:lastColumn="0" w:noHBand="1" w:noVBand="1"/>
    </w:tblPr>
    <w:tblGrid>
      <w:gridCol w:w="4400"/>
      <w:gridCol w:w="2655"/>
    </w:tblGrid>
    <w:tr w:rsidR="00D5131B" w:rsidRPr="00644980" w14:paraId="5C910E20" w14:textId="77777777" w:rsidTr="00295D3D">
      <w:trPr>
        <w:cantSplit/>
        <w:trHeight w:hRule="exact" w:val="255"/>
      </w:trPr>
      <w:tc>
        <w:tcPr>
          <w:tcW w:w="4400" w:type="dxa"/>
          <w:shd w:val="clear" w:color="auto" w:fill="auto"/>
          <w:vAlign w:val="center"/>
        </w:tcPr>
        <w:p w14:paraId="11BE8A58" w14:textId="77777777" w:rsidR="00D5131B" w:rsidRPr="00644980" w:rsidRDefault="00D5131B" w:rsidP="00295D3D">
          <w:pPr>
            <w:tabs>
              <w:tab w:val="center" w:pos="4536"/>
              <w:tab w:val="right" w:pos="9072"/>
            </w:tabs>
            <w:spacing w:line="260" w:lineRule="exact"/>
            <w:rPr>
              <w:sz w:val="15"/>
              <w:szCs w:val="15"/>
            </w:rPr>
          </w:pPr>
          <w:r>
            <w:rPr>
              <w:sz w:val="15"/>
              <w:szCs w:val="15"/>
            </w:rPr>
            <w:t>H</w:t>
          </w:r>
          <w:r w:rsidRPr="00E8048C">
            <w:rPr>
              <w:sz w:val="15"/>
              <w:szCs w:val="15"/>
            </w:rPr>
            <w:t>elaba Frankfurt</w:t>
          </w:r>
        </w:p>
      </w:tc>
      <w:tc>
        <w:tcPr>
          <w:tcW w:w="2655" w:type="dxa"/>
          <w:shd w:val="clear" w:color="auto" w:fill="auto"/>
          <w:vAlign w:val="center"/>
        </w:tcPr>
        <w:p w14:paraId="55CE0B37" w14:textId="77777777" w:rsidR="00D5131B" w:rsidRPr="00644980" w:rsidRDefault="00D5131B" w:rsidP="00295D3D">
          <w:pPr>
            <w:tabs>
              <w:tab w:val="center" w:pos="4536"/>
              <w:tab w:val="right" w:pos="9072"/>
            </w:tabs>
            <w:spacing w:line="260" w:lineRule="exact"/>
            <w:rPr>
              <w:sz w:val="15"/>
              <w:szCs w:val="15"/>
            </w:rPr>
          </w:pPr>
          <w:r w:rsidRPr="00644980">
            <w:rPr>
              <w:sz w:val="15"/>
              <w:szCs w:val="15"/>
            </w:rPr>
            <w:t xml:space="preserve">BIC: </w:t>
          </w:r>
          <w:r w:rsidRPr="00E8048C">
            <w:rPr>
              <w:sz w:val="15"/>
              <w:szCs w:val="15"/>
            </w:rPr>
            <w:t>HELADEFF</w:t>
          </w:r>
        </w:p>
      </w:tc>
    </w:tr>
    <w:tr w:rsidR="00D5131B" w:rsidRPr="00644980" w14:paraId="2758662F" w14:textId="77777777" w:rsidTr="00295D3D">
      <w:trPr>
        <w:cantSplit/>
        <w:trHeight w:hRule="exact" w:val="255"/>
      </w:trPr>
      <w:tc>
        <w:tcPr>
          <w:tcW w:w="4400" w:type="dxa"/>
          <w:shd w:val="clear" w:color="auto" w:fill="auto"/>
          <w:vAlign w:val="center"/>
        </w:tcPr>
        <w:p w14:paraId="43D7D6F6" w14:textId="77777777" w:rsidR="00D5131B" w:rsidRPr="00644980" w:rsidRDefault="00D5131B" w:rsidP="00295D3D">
          <w:pPr>
            <w:tabs>
              <w:tab w:val="center" w:pos="4536"/>
              <w:tab w:val="right" w:pos="9072"/>
            </w:tabs>
            <w:spacing w:after="120" w:line="260" w:lineRule="exact"/>
            <w:rPr>
              <w:sz w:val="15"/>
              <w:szCs w:val="15"/>
            </w:rPr>
          </w:pPr>
          <w:r w:rsidRPr="00644980">
            <w:rPr>
              <w:sz w:val="15"/>
              <w:szCs w:val="15"/>
            </w:rPr>
            <w:t xml:space="preserve">BLZ: </w:t>
          </w:r>
          <w:r w:rsidRPr="00E8048C">
            <w:rPr>
              <w:sz w:val="15"/>
              <w:szCs w:val="15"/>
            </w:rPr>
            <w:t>500 500 00</w:t>
          </w:r>
          <w:r w:rsidRPr="00644980">
            <w:rPr>
              <w:sz w:val="15"/>
              <w:szCs w:val="15"/>
            </w:rPr>
            <w:t xml:space="preserve">  Konto-Nr.:</w:t>
          </w:r>
          <w:r w:rsidRPr="00E8048C">
            <w:rPr>
              <w:sz w:val="15"/>
              <w:szCs w:val="15"/>
            </w:rPr>
            <w:t xml:space="preserve"> </w:t>
          </w:r>
          <w:r w:rsidR="007D5990">
            <w:rPr>
              <w:sz w:val="15"/>
              <w:szCs w:val="15"/>
            </w:rPr>
            <w:t>83 088 005</w:t>
          </w:r>
        </w:p>
      </w:tc>
      <w:tc>
        <w:tcPr>
          <w:tcW w:w="2655" w:type="dxa"/>
          <w:shd w:val="clear" w:color="auto" w:fill="auto"/>
          <w:vAlign w:val="center"/>
        </w:tcPr>
        <w:p w14:paraId="4A5E8670" w14:textId="77777777" w:rsidR="00D5131B" w:rsidRPr="00644980" w:rsidRDefault="00D5131B" w:rsidP="00295D3D">
          <w:pPr>
            <w:tabs>
              <w:tab w:val="center" w:pos="4536"/>
              <w:tab w:val="right" w:pos="9072"/>
            </w:tabs>
            <w:spacing w:after="120" w:line="260" w:lineRule="exact"/>
            <w:rPr>
              <w:sz w:val="15"/>
              <w:szCs w:val="15"/>
            </w:rPr>
          </w:pPr>
          <w:r w:rsidRPr="00644980">
            <w:rPr>
              <w:sz w:val="15"/>
              <w:szCs w:val="15"/>
            </w:rPr>
            <w:t>Gläubiger-ID: DE71ZZZ00000053593</w:t>
          </w:r>
        </w:p>
      </w:tc>
    </w:tr>
    <w:tr w:rsidR="00D5131B" w:rsidRPr="00644980" w14:paraId="063BD0D7" w14:textId="77777777" w:rsidTr="00295D3D">
      <w:trPr>
        <w:cantSplit/>
        <w:trHeight w:hRule="exact" w:val="255"/>
      </w:trPr>
      <w:tc>
        <w:tcPr>
          <w:tcW w:w="4400" w:type="dxa"/>
          <w:shd w:val="clear" w:color="auto" w:fill="auto"/>
          <w:vAlign w:val="center"/>
        </w:tcPr>
        <w:p w14:paraId="0554D758" w14:textId="77777777" w:rsidR="00D5131B" w:rsidRPr="00644980" w:rsidRDefault="00D5131B" w:rsidP="00295D3D">
          <w:pPr>
            <w:tabs>
              <w:tab w:val="center" w:pos="4536"/>
              <w:tab w:val="right" w:pos="9072"/>
            </w:tabs>
            <w:spacing w:after="120" w:line="260" w:lineRule="exact"/>
            <w:rPr>
              <w:sz w:val="15"/>
              <w:szCs w:val="15"/>
            </w:rPr>
          </w:pPr>
          <w:r w:rsidRPr="00644980">
            <w:rPr>
              <w:sz w:val="15"/>
              <w:szCs w:val="15"/>
            </w:rPr>
            <w:t xml:space="preserve">IBAN: </w:t>
          </w:r>
          <w:r w:rsidRPr="00E8048C">
            <w:rPr>
              <w:sz w:val="15"/>
              <w:szCs w:val="15"/>
            </w:rPr>
            <w:t>DE</w:t>
          </w:r>
          <w:r w:rsidR="003F5274">
            <w:rPr>
              <w:sz w:val="15"/>
              <w:szCs w:val="15"/>
            </w:rPr>
            <w:t>XY</w:t>
          </w:r>
          <w:r w:rsidRPr="00E8048C">
            <w:rPr>
              <w:sz w:val="15"/>
              <w:szCs w:val="15"/>
            </w:rPr>
            <w:t xml:space="preserve"> 5005 0000 00</w:t>
          </w:r>
          <w:r w:rsidR="007D5990">
            <w:rPr>
              <w:sz w:val="15"/>
              <w:szCs w:val="15"/>
            </w:rPr>
            <w:t>83 0880 05</w:t>
          </w:r>
        </w:p>
      </w:tc>
      <w:tc>
        <w:tcPr>
          <w:tcW w:w="2655" w:type="dxa"/>
          <w:shd w:val="clear" w:color="auto" w:fill="auto"/>
          <w:vAlign w:val="center"/>
        </w:tcPr>
        <w:p w14:paraId="22D5FC46" w14:textId="77777777" w:rsidR="00D5131B" w:rsidRPr="00644980" w:rsidRDefault="00D5131B" w:rsidP="00295D3D">
          <w:pPr>
            <w:tabs>
              <w:tab w:val="center" w:pos="4536"/>
              <w:tab w:val="right" w:pos="9072"/>
            </w:tabs>
            <w:spacing w:after="120" w:line="260" w:lineRule="exact"/>
            <w:rPr>
              <w:sz w:val="15"/>
              <w:szCs w:val="15"/>
            </w:rPr>
          </w:pPr>
          <w:r w:rsidRPr="00644980">
            <w:rPr>
              <w:sz w:val="15"/>
              <w:szCs w:val="15"/>
            </w:rPr>
            <w:t>Steuer-Nr.: 045 224 22021</w:t>
          </w:r>
        </w:p>
      </w:tc>
    </w:tr>
  </w:tbl>
  <w:p w14:paraId="3FC77F8E" w14:textId="77777777" w:rsidR="00F602B1" w:rsidRDefault="00F602B1" w:rsidP="00F602B1">
    <w:pPr>
      <w:pStyle w:val="Adressleiste"/>
      <w:framePr w:w="2074" w:h="5131" w:hRule="exact" w:wrap="around" w:x="9727" w:y="11506"/>
    </w:pPr>
    <w:r>
      <w:t>IG Metall Kiel-Neumünster</w:t>
    </w:r>
  </w:p>
  <w:p w14:paraId="63752DF2" w14:textId="77777777" w:rsidR="00F602B1" w:rsidRDefault="00F602B1" w:rsidP="00F602B1">
    <w:pPr>
      <w:pStyle w:val="Adressleiste"/>
      <w:framePr w:w="2074" w:h="5131" w:hRule="exact" w:wrap="around" w:x="9727" w:y="11506"/>
      <w:spacing w:before="0"/>
      <w:rPr>
        <w:b/>
      </w:rPr>
    </w:pPr>
  </w:p>
  <w:p w14:paraId="21708212" w14:textId="77777777" w:rsidR="00F602B1" w:rsidRDefault="00F602B1" w:rsidP="00F602B1">
    <w:pPr>
      <w:pStyle w:val="Adressleiste"/>
      <w:framePr w:w="2074" w:h="5131" w:hRule="exact" w:wrap="around" w:x="9727" w:y="11506"/>
      <w:spacing w:before="0"/>
      <w:rPr>
        <w:b/>
      </w:rPr>
    </w:pPr>
    <w:r>
      <w:rPr>
        <w:b/>
      </w:rPr>
      <w:t xml:space="preserve">Büro Kiel </w:t>
    </w:r>
  </w:p>
  <w:p w14:paraId="743AA841" w14:textId="77777777" w:rsidR="00F602B1" w:rsidRDefault="00F602B1" w:rsidP="00F602B1">
    <w:pPr>
      <w:pStyle w:val="Adressleiste"/>
      <w:framePr w:w="2074" w:h="5131" w:hRule="exact" w:wrap="around" w:x="9727" w:y="11506"/>
      <w:spacing w:before="0"/>
      <w:rPr>
        <w:b/>
      </w:rPr>
    </w:pPr>
    <w:r w:rsidRPr="00F602B1">
      <w:t>Legienstr.</w:t>
    </w:r>
    <w:r>
      <w:t xml:space="preserve"> 22–</w:t>
    </w:r>
    <w:r w:rsidRPr="00F602B1">
      <w:t>24</w:t>
    </w:r>
  </w:p>
  <w:p w14:paraId="0955BCE7" w14:textId="77777777" w:rsidR="00F602B1" w:rsidRDefault="00F602B1" w:rsidP="00F602B1">
    <w:pPr>
      <w:pStyle w:val="Adressleiste"/>
      <w:framePr w:w="2074" w:h="5131" w:hRule="exact" w:wrap="around" w:x="9727" w:y="11506"/>
      <w:spacing w:before="0"/>
      <w:rPr>
        <w:b/>
      </w:rPr>
    </w:pPr>
    <w:r w:rsidRPr="00F602B1">
      <w:t xml:space="preserve">24103 Kiel </w:t>
    </w:r>
  </w:p>
  <w:p w14:paraId="393CA3FD" w14:textId="77777777" w:rsidR="00F602B1" w:rsidRPr="00F602B1" w:rsidRDefault="00F602B1" w:rsidP="00F602B1">
    <w:pPr>
      <w:pStyle w:val="Adressleiste"/>
      <w:framePr w:w="2074" w:h="5131" w:hRule="exact" w:wrap="around" w:x="9727" w:y="11506"/>
      <w:spacing w:before="0"/>
      <w:rPr>
        <w:b/>
      </w:rPr>
    </w:pPr>
    <w:r w:rsidRPr="00F602B1">
      <w:t>Telefon: 0431 / 200869-10 Fax:    0431 / 200869-20</w:t>
    </w:r>
  </w:p>
  <w:p w14:paraId="666BF1FB" w14:textId="77777777" w:rsidR="00F602B1" w:rsidRDefault="00F602B1" w:rsidP="00F602B1">
    <w:pPr>
      <w:pStyle w:val="Adressleiste"/>
      <w:framePr w:w="2074" w:h="5131" w:hRule="exact" w:wrap="around" w:x="9727" w:y="11506"/>
      <w:spacing w:before="0"/>
      <w:rPr>
        <w:b/>
      </w:rPr>
    </w:pPr>
  </w:p>
  <w:p w14:paraId="562F188D" w14:textId="77777777" w:rsidR="00F602B1" w:rsidRDefault="00F602B1" w:rsidP="00F602B1">
    <w:pPr>
      <w:pStyle w:val="Adressleiste"/>
      <w:framePr w:w="2074" w:h="5131" w:hRule="exact" w:wrap="around" w:x="9727" w:y="11506"/>
      <w:spacing w:before="0"/>
      <w:rPr>
        <w:b/>
      </w:rPr>
    </w:pPr>
    <w:r w:rsidRPr="00F602B1">
      <w:rPr>
        <w:b/>
      </w:rPr>
      <w:t>Büro Neumünster</w:t>
    </w:r>
  </w:p>
  <w:p w14:paraId="67CDC86A" w14:textId="77777777" w:rsidR="00F602B1" w:rsidRDefault="00F602B1" w:rsidP="00F602B1">
    <w:pPr>
      <w:pStyle w:val="Adressleiste"/>
      <w:framePr w:w="2074" w:h="5131" w:hRule="exact" w:wrap="around" w:x="9727" w:y="11506"/>
      <w:spacing w:before="0"/>
      <w:rPr>
        <w:b/>
      </w:rPr>
    </w:pPr>
    <w:r w:rsidRPr="00F602B1">
      <w:t xml:space="preserve">Carlstr. 7 </w:t>
    </w:r>
  </w:p>
  <w:p w14:paraId="5C8E79A0" w14:textId="77777777" w:rsidR="00F602B1" w:rsidRDefault="00F602B1" w:rsidP="00F602B1">
    <w:pPr>
      <w:pStyle w:val="Adressleiste"/>
      <w:framePr w:w="2074" w:h="5131" w:hRule="exact" w:wrap="around" w:x="9727" w:y="11506"/>
      <w:spacing w:before="0"/>
    </w:pPr>
    <w:r w:rsidRPr="00F602B1">
      <w:t xml:space="preserve">24534 Neumünster </w:t>
    </w:r>
  </w:p>
  <w:p w14:paraId="60DCD746" w14:textId="77777777" w:rsidR="00F602B1" w:rsidRPr="00F602B1" w:rsidRDefault="00F602B1" w:rsidP="00F602B1">
    <w:pPr>
      <w:pStyle w:val="Adressleiste"/>
      <w:framePr w:w="2074" w:h="5131" w:hRule="exact" w:wrap="around" w:x="9727" w:y="11506"/>
      <w:spacing w:before="0"/>
      <w:rPr>
        <w:b/>
      </w:rPr>
    </w:pPr>
    <w:r w:rsidRPr="00F602B1">
      <w:t xml:space="preserve">Telefon: 04321 / 403699-1 Fax:       04321 / 403699-9 </w:t>
    </w:r>
  </w:p>
  <w:p w14:paraId="133B84B4" w14:textId="77777777" w:rsidR="00F602B1" w:rsidRDefault="00F602B1" w:rsidP="00F602B1">
    <w:pPr>
      <w:pStyle w:val="Adressleiste"/>
      <w:framePr w:w="2074" w:h="5131" w:hRule="exact" w:wrap="around" w:x="9727" w:y="11506"/>
    </w:pPr>
    <w:r>
      <w:t>E-Mail: kiel-neumuenster@igmetall.de</w:t>
    </w:r>
  </w:p>
  <w:p w14:paraId="6D5EB2EC" w14:textId="77777777" w:rsidR="00F602B1" w:rsidRDefault="00F602B1" w:rsidP="00F602B1">
    <w:pPr>
      <w:pStyle w:val="Adressleiste"/>
      <w:framePr w:w="2074" w:h="5131" w:hRule="exact" w:wrap="around" w:x="9727" w:y="11506"/>
    </w:pPr>
    <w:r>
      <w:t>Internet: www.igmetall.de</w:t>
    </w:r>
  </w:p>
  <w:p w14:paraId="6502F727" w14:textId="77777777" w:rsidR="00F602B1" w:rsidRDefault="00F602B1" w:rsidP="00F602B1">
    <w:pPr>
      <w:pStyle w:val="Adressleiste"/>
      <w:framePr w:w="2074" w:h="5131" w:hRule="exact" w:wrap="around" w:x="9727" w:y="11506"/>
    </w:pPr>
  </w:p>
  <w:p w14:paraId="3DD070E7" w14:textId="77777777" w:rsidR="00F602B1" w:rsidRDefault="00F602B1" w:rsidP="00F602B1">
    <w:pPr>
      <w:pStyle w:val="AdressleisteDatenschutz"/>
      <w:framePr w:w="2074" w:h="5131" w:hRule="exact" w:wrap="around" w:x="9727" w:y="11506"/>
    </w:pPr>
    <w:r>
      <w:t xml:space="preserve">Datenschutzhinweis: Name, </w:t>
    </w:r>
    <w:r>
      <w:br/>
      <w:t xml:space="preserve">Adresse und zur Bearbeitung </w:t>
    </w:r>
    <w:r>
      <w:br/>
      <w:t xml:space="preserve">nötige Angaben werden </w:t>
    </w:r>
    <w:r>
      <w:br/>
      <w:t>vorübergehend gespeichert.</w:t>
    </w:r>
  </w:p>
  <w:p w14:paraId="008830AD" w14:textId="77777777" w:rsidR="00F602B1" w:rsidRDefault="00F602B1" w:rsidP="00F602B1">
    <w:pPr>
      <w:pStyle w:val="Adressleiste"/>
      <w:framePr w:w="2074" w:h="5131" w:hRule="exact" w:wrap="around" w:x="9727" w:y="11506"/>
      <w:spacing w:before="240" w:line="154" w:lineRule="exact"/>
    </w:pPr>
    <w:r>
      <w:br/>
      <w:t xml:space="preserve">IG Metall – </w:t>
    </w:r>
    <w:r>
      <w:br/>
      <w:t xml:space="preserve">Gewerkschaft für Produktion </w:t>
    </w:r>
    <w:r>
      <w:br/>
      <w:t>und Dienstleistung im DGB</w:t>
    </w:r>
  </w:p>
  <w:p w14:paraId="03C01FC3" w14:textId="77777777" w:rsidR="00C92E31" w:rsidRDefault="00C92E31" w:rsidP="007A370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D66A4" w14:textId="77777777" w:rsidR="00205EB8" w:rsidRDefault="00205EB8">
      <w:r>
        <w:separator/>
      </w:r>
    </w:p>
  </w:footnote>
  <w:footnote w:type="continuationSeparator" w:id="0">
    <w:p w14:paraId="5B17A7BC" w14:textId="77777777" w:rsidR="00205EB8" w:rsidRDefault="00205E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D461C"/>
    <w:multiLevelType w:val="hybridMultilevel"/>
    <w:tmpl w:val="D73EF994"/>
    <w:lvl w:ilvl="0" w:tplc="D4D22B04">
      <w:start w:val="1"/>
      <w:numFmt w:val="bullet"/>
      <w:pStyle w:val="Aufzhlung"/>
      <w:lvlText w:val=""/>
      <w:lvlJc w:val="left"/>
      <w:pPr>
        <w:tabs>
          <w:tab w:val="num" w:pos="360"/>
        </w:tabs>
        <w:ind w:left="340" w:hanging="340"/>
      </w:pPr>
      <w:rPr>
        <w:rFonts w:ascii="Symbol" w:hAnsi="Symbol" w:hint="default"/>
      </w:rPr>
    </w:lvl>
    <w:lvl w:ilvl="1" w:tplc="B1C440E8" w:tentative="1">
      <w:start w:val="1"/>
      <w:numFmt w:val="bullet"/>
      <w:lvlText w:val="o"/>
      <w:lvlJc w:val="left"/>
      <w:pPr>
        <w:tabs>
          <w:tab w:val="num" w:pos="1440"/>
        </w:tabs>
        <w:ind w:left="1440" w:hanging="360"/>
      </w:pPr>
      <w:rPr>
        <w:rFonts w:ascii="Courier New" w:hAnsi="Courier New" w:hint="default"/>
      </w:rPr>
    </w:lvl>
    <w:lvl w:ilvl="2" w:tplc="7D467EC8" w:tentative="1">
      <w:start w:val="1"/>
      <w:numFmt w:val="bullet"/>
      <w:lvlText w:val=""/>
      <w:lvlJc w:val="left"/>
      <w:pPr>
        <w:tabs>
          <w:tab w:val="num" w:pos="2160"/>
        </w:tabs>
        <w:ind w:left="2160" w:hanging="360"/>
      </w:pPr>
      <w:rPr>
        <w:rFonts w:ascii="Wingdings" w:hAnsi="Wingdings" w:hint="default"/>
      </w:rPr>
    </w:lvl>
    <w:lvl w:ilvl="3" w:tplc="58ECEB26" w:tentative="1">
      <w:start w:val="1"/>
      <w:numFmt w:val="bullet"/>
      <w:lvlText w:val=""/>
      <w:lvlJc w:val="left"/>
      <w:pPr>
        <w:tabs>
          <w:tab w:val="num" w:pos="2880"/>
        </w:tabs>
        <w:ind w:left="2880" w:hanging="360"/>
      </w:pPr>
      <w:rPr>
        <w:rFonts w:ascii="Symbol" w:hAnsi="Symbol" w:hint="default"/>
      </w:rPr>
    </w:lvl>
    <w:lvl w:ilvl="4" w:tplc="9BE2C792" w:tentative="1">
      <w:start w:val="1"/>
      <w:numFmt w:val="bullet"/>
      <w:lvlText w:val="o"/>
      <w:lvlJc w:val="left"/>
      <w:pPr>
        <w:tabs>
          <w:tab w:val="num" w:pos="3600"/>
        </w:tabs>
        <w:ind w:left="3600" w:hanging="360"/>
      </w:pPr>
      <w:rPr>
        <w:rFonts w:ascii="Courier New" w:hAnsi="Courier New" w:hint="default"/>
      </w:rPr>
    </w:lvl>
    <w:lvl w:ilvl="5" w:tplc="B4E8C8F2" w:tentative="1">
      <w:start w:val="1"/>
      <w:numFmt w:val="bullet"/>
      <w:lvlText w:val=""/>
      <w:lvlJc w:val="left"/>
      <w:pPr>
        <w:tabs>
          <w:tab w:val="num" w:pos="4320"/>
        </w:tabs>
        <w:ind w:left="4320" w:hanging="360"/>
      </w:pPr>
      <w:rPr>
        <w:rFonts w:ascii="Wingdings" w:hAnsi="Wingdings" w:hint="default"/>
      </w:rPr>
    </w:lvl>
    <w:lvl w:ilvl="6" w:tplc="79F2D368" w:tentative="1">
      <w:start w:val="1"/>
      <w:numFmt w:val="bullet"/>
      <w:lvlText w:val=""/>
      <w:lvlJc w:val="left"/>
      <w:pPr>
        <w:tabs>
          <w:tab w:val="num" w:pos="5040"/>
        </w:tabs>
        <w:ind w:left="5040" w:hanging="360"/>
      </w:pPr>
      <w:rPr>
        <w:rFonts w:ascii="Symbol" w:hAnsi="Symbol" w:hint="default"/>
      </w:rPr>
    </w:lvl>
    <w:lvl w:ilvl="7" w:tplc="CB449F60" w:tentative="1">
      <w:start w:val="1"/>
      <w:numFmt w:val="bullet"/>
      <w:lvlText w:val="o"/>
      <w:lvlJc w:val="left"/>
      <w:pPr>
        <w:tabs>
          <w:tab w:val="num" w:pos="5760"/>
        </w:tabs>
        <w:ind w:left="5760" w:hanging="360"/>
      </w:pPr>
      <w:rPr>
        <w:rFonts w:ascii="Courier New" w:hAnsi="Courier New" w:hint="default"/>
      </w:rPr>
    </w:lvl>
    <w:lvl w:ilvl="8" w:tplc="C116E23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5DF34BF"/>
    <w:multiLevelType w:val="hybridMultilevel"/>
    <w:tmpl w:val="B6C66246"/>
    <w:lvl w:ilvl="0" w:tplc="0FB2735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90E43A0"/>
    <w:multiLevelType w:val="hybridMultilevel"/>
    <w:tmpl w:val="7E5AE1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ul Schlichting">
    <w15:presenceInfo w15:providerId="Windows Live" w15:userId="01910f46b2ade8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00A"/>
    <w:rsid w:val="00001343"/>
    <w:rsid w:val="00003FC5"/>
    <w:rsid w:val="00005F22"/>
    <w:rsid w:val="00007AE5"/>
    <w:rsid w:val="00011D89"/>
    <w:rsid w:val="00014058"/>
    <w:rsid w:val="00023C96"/>
    <w:rsid w:val="00024E71"/>
    <w:rsid w:val="000275F6"/>
    <w:rsid w:val="000308A2"/>
    <w:rsid w:val="00030B12"/>
    <w:rsid w:val="00036295"/>
    <w:rsid w:val="00042A24"/>
    <w:rsid w:val="000459B4"/>
    <w:rsid w:val="000462C5"/>
    <w:rsid w:val="000467F4"/>
    <w:rsid w:val="00047DB0"/>
    <w:rsid w:val="000517A2"/>
    <w:rsid w:val="00061418"/>
    <w:rsid w:val="00061B76"/>
    <w:rsid w:val="000637CE"/>
    <w:rsid w:val="00075D67"/>
    <w:rsid w:val="00077431"/>
    <w:rsid w:val="00081E06"/>
    <w:rsid w:val="0008555B"/>
    <w:rsid w:val="000870D9"/>
    <w:rsid w:val="00090609"/>
    <w:rsid w:val="00090D27"/>
    <w:rsid w:val="0009289B"/>
    <w:rsid w:val="00093429"/>
    <w:rsid w:val="000A3CA6"/>
    <w:rsid w:val="000A5237"/>
    <w:rsid w:val="000A6AE8"/>
    <w:rsid w:val="000B2ECF"/>
    <w:rsid w:val="000B4657"/>
    <w:rsid w:val="000B7AC4"/>
    <w:rsid w:val="000C0F1D"/>
    <w:rsid w:val="000C38EA"/>
    <w:rsid w:val="000D4363"/>
    <w:rsid w:val="000D7710"/>
    <w:rsid w:val="000E20E6"/>
    <w:rsid w:val="000E3975"/>
    <w:rsid w:val="000E4494"/>
    <w:rsid w:val="000E7FE8"/>
    <w:rsid w:val="000F19AA"/>
    <w:rsid w:val="000F4236"/>
    <w:rsid w:val="001069F0"/>
    <w:rsid w:val="00107C45"/>
    <w:rsid w:val="00110230"/>
    <w:rsid w:val="00110944"/>
    <w:rsid w:val="00111FBE"/>
    <w:rsid w:val="001137A9"/>
    <w:rsid w:val="00124DB0"/>
    <w:rsid w:val="00130FBB"/>
    <w:rsid w:val="0013114E"/>
    <w:rsid w:val="001352F1"/>
    <w:rsid w:val="00140042"/>
    <w:rsid w:val="00143F00"/>
    <w:rsid w:val="00144D0F"/>
    <w:rsid w:val="001478C5"/>
    <w:rsid w:val="00163B35"/>
    <w:rsid w:val="00163D20"/>
    <w:rsid w:val="00164A9D"/>
    <w:rsid w:val="00166D31"/>
    <w:rsid w:val="001804CF"/>
    <w:rsid w:val="001808BD"/>
    <w:rsid w:val="00185202"/>
    <w:rsid w:val="0018613B"/>
    <w:rsid w:val="00190338"/>
    <w:rsid w:val="0019469E"/>
    <w:rsid w:val="0019723A"/>
    <w:rsid w:val="001A4428"/>
    <w:rsid w:val="001B29F6"/>
    <w:rsid w:val="001B50CB"/>
    <w:rsid w:val="001B5EEE"/>
    <w:rsid w:val="001B6BC7"/>
    <w:rsid w:val="001C02BB"/>
    <w:rsid w:val="001D3D85"/>
    <w:rsid w:val="001D5236"/>
    <w:rsid w:val="001E23FD"/>
    <w:rsid w:val="001E495A"/>
    <w:rsid w:val="001E548A"/>
    <w:rsid w:val="001F6341"/>
    <w:rsid w:val="001F7487"/>
    <w:rsid w:val="002016B4"/>
    <w:rsid w:val="00201DDC"/>
    <w:rsid w:val="00205EB8"/>
    <w:rsid w:val="0021250B"/>
    <w:rsid w:val="00212FCC"/>
    <w:rsid w:val="002134BF"/>
    <w:rsid w:val="00214B9D"/>
    <w:rsid w:val="0021507C"/>
    <w:rsid w:val="00215F15"/>
    <w:rsid w:val="002214A5"/>
    <w:rsid w:val="00221A01"/>
    <w:rsid w:val="002263D7"/>
    <w:rsid w:val="00227254"/>
    <w:rsid w:val="00232366"/>
    <w:rsid w:val="00235374"/>
    <w:rsid w:val="00240401"/>
    <w:rsid w:val="00246392"/>
    <w:rsid w:val="00246D03"/>
    <w:rsid w:val="002475D6"/>
    <w:rsid w:val="00251297"/>
    <w:rsid w:val="0025239A"/>
    <w:rsid w:val="002540EF"/>
    <w:rsid w:val="002561B9"/>
    <w:rsid w:val="00256D4A"/>
    <w:rsid w:val="00267341"/>
    <w:rsid w:val="00271C23"/>
    <w:rsid w:val="00282C3F"/>
    <w:rsid w:val="002841E6"/>
    <w:rsid w:val="00285F46"/>
    <w:rsid w:val="00293BA5"/>
    <w:rsid w:val="00294066"/>
    <w:rsid w:val="00295D3D"/>
    <w:rsid w:val="00297BEB"/>
    <w:rsid w:val="002A151E"/>
    <w:rsid w:val="002A461C"/>
    <w:rsid w:val="002A4849"/>
    <w:rsid w:val="002A5C1E"/>
    <w:rsid w:val="002A5D20"/>
    <w:rsid w:val="002A601C"/>
    <w:rsid w:val="002A7B25"/>
    <w:rsid w:val="002B0F68"/>
    <w:rsid w:val="002B2D2A"/>
    <w:rsid w:val="002B463F"/>
    <w:rsid w:val="002B46F8"/>
    <w:rsid w:val="002B6989"/>
    <w:rsid w:val="002C1D89"/>
    <w:rsid w:val="002C4F8B"/>
    <w:rsid w:val="002C5BF6"/>
    <w:rsid w:val="002D1140"/>
    <w:rsid w:val="002D40F7"/>
    <w:rsid w:val="002D42E5"/>
    <w:rsid w:val="002D5A80"/>
    <w:rsid w:val="002D7D0D"/>
    <w:rsid w:val="002E7129"/>
    <w:rsid w:val="002F33B7"/>
    <w:rsid w:val="002F3DD3"/>
    <w:rsid w:val="00303510"/>
    <w:rsid w:val="003037D0"/>
    <w:rsid w:val="00305135"/>
    <w:rsid w:val="0031002D"/>
    <w:rsid w:val="00313696"/>
    <w:rsid w:val="0031410C"/>
    <w:rsid w:val="00316A4A"/>
    <w:rsid w:val="00317C2F"/>
    <w:rsid w:val="0032381E"/>
    <w:rsid w:val="00323F3D"/>
    <w:rsid w:val="00330D9F"/>
    <w:rsid w:val="003334EB"/>
    <w:rsid w:val="003401BB"/>
    <w:rsid w:val="00341929"/>
    <w:rsid w:val="003419F5"/>
    <w:rsid w:val="003503EF"/>
    <w:rsid w:val="00350ADB"/>
    <w:rsid w:val="003523B6"/>
    <w:rsid w:val="0035716A"/>
    <w:rsid w:val="0036000A"/>
    <w:rsid w:val="00363DB6"/>
    <w:rsid w:val="00365036"/>
    <w:rsid w:val="00366837"/>
    <w:rsid w:val="003715EE"/>
    <w:rsid w:val="00375AC1"/>
    <w:rsid w:val="00375C30"/>
    <w:rsid w:val="00377AF5"/>
    <w:rsid w:val="003846E4"/>
    <w:rsid w:val="00387031"/>
    <w:rsid w:val="00391C0F"/>
    <w:rsid w:val="003A400D"/>
    <w:rsid w:val="003A4E4D"/>
    <w:rsid w:val="003B203C"/>
    <w:rsid w:val="003B2484"/>
    <w:rsid w:val="003B47CF"/>
    <w:rsid w:val="003C01EA"/>
    <w:rsid w:val="003D0765"/>
    <w:rsid w:val="003D25B8"/>
    <w:rsid w:val="003D58B2"/>
    <w:rsid w:val="003D69FC"/>
    <w:rsid w:val="003D7FB4"/>
    <w:rsid w:val="003E414D"/>
    <w:rsid w:val="003E74FD"/>
    <w:rsid w:val="003F1221"/>
    <w:rsid w:val="003F291A"/>
    <w:rsid w:val="003F2DF4"/>
    <w:rsid w:val="003F3566"/>
    <w:rsid w:val="003F5274"/>
    <w:rsid w:val="003F5AB9"/>
    <w:rsid w:val="003F6B2E"/>
    <w:rsid w:val="003F7EB7"/>
    <w:rsid w:val="004014A6"/>
    <w:rsid w:val="004073FE"/>
    <w:rsid w:val="00414736"/>
    <w:rsid w:val="004256CA"/>
    <w:rsid w:val="00427BAB"/>
    <w:rsid w:val="00430666"/>
    <w:rsid w:val="004312D0"/>
    <w:rsid w:val="00431A8D"/>
    <w:rsid w:val="004404C1"/>
    <w:rsid w:val="00440CC8"/>
    <w:rsid w:val="004433B2"/>
    <w:rsid w:val="004446C5"/>
    <w:rsid w:val="004455C9"/>
    <w:rsid w:val="00445E04"/>
    <w:rsid w:val="004502E5"/>
    <w:rsid w:val="004514E2"/>
    <w:rsid w:val="00455243"/>
    <w:rsid w:val="00463A99"/>
    <w:rsid w:val="0046493B"/>
    <w:rsid w:val="0046791B"/>
    <w:rsid w:val="00467A30"/>
    <w:rsid w:val="0047234D"/>
    <w:rsid w:val="00473C34"/>
    <w:rsid w:val="00476A81"/>
    <w:rsid w:val="004817D2"/>
    <w:rsid w:val="0048750A"/>
    <w:rsid w:val="004916DB"/>
    <w:rsid w:val="00491A8C"/>
    <w:rsid w:val="0049476F"/>
    <w:rsid w:val="004962D6"/>
    <w:rsid w:val="004A1C11"/>
    <w:rsid w:val="004A41BD"/>
    <w:rsid w:val="004A4D14"/>
    <w:rsid w:val="004A5B0A"/>
    <w:rsid w:val="004A5DA1"/>
    <w:rsid w:val="004A5EC2"/>
    <w:rsid w:val="004A5FA5"/>
    <w:rsid w:val="004A61A5"/>
    <w:rsid w:val="004B1842"/>
    <w:rsid w:val="004B4271"/>
    <w:rsid w:val="004B6242"/>
    <w:rsid w:val="004B6736"/>
    <w:rsid w:val="004C00FC"/>
    <w:rsid w:val="004C3754"/>
    <w:rsid w:val="004C691B"/>
    <w:rsid w:val="004C7DB3"/>
    <w:rsid w:val="004D06F4"/>
    <w:rsid w:val="004D713B"/>
    <w:rsid w:val="004E400F"/>
    <w:rsid w:val="004F44FE"/>
    <w:rsid w:val="004F5BE8"/>
    <w:rsid w:val="004F7F17"/>
    <w:rsid w:val="0050028D"/>
    <w:rsid w:val="00500858"/>
    <w:rsid w:val="0050248A"/>
    <w:rsid w:val="00511D02"/>
    <w:rsid w:val="00512253"/>
    <w:rsid w:val="005210E3"/>
    <w:rsid w:val="00524056"/>
    <w:rsid w:val="005263A2"/>
    <w:rsid w:val="005339CC"/>
    <w:rsid w:val="00535E44"/>
    <w:rsid w:val="0053687E"/>
    <w:rsid w:val="00536C42"/>
    <w:rsid w:val="005376D1"/>
    <w:rsid w:val="005429E8"/>
    <w:rsid w:val="00552898"/>
    <w:rsid w:val="0055553E"/>
    <w:rsid w:val="005566FD"/>
    <w:rsid w:val="00563A3B"/>
    <w:rsid w:val="0056404F"/>
    <w:rsid w:val="00570964"/>
    <w:rsid w:val="00584E81"/>
    <w:rsid w:val="00593148"/>
    <w:rsid w:val="00597E0C"/>
    <w:rsid w:val="005A1BF2"/>
    <w:rsid w:val="005B0B25"/>
    <w:rsid w:val="005B12C7"/>
    <w:rsid w:val="005B1B2F"/>
    <w:rsid w:val="005B6A48"/>
    <w:rsid w:val="005C0CB0"/>
    <w:rsid w:val="005C2870"/>
    <w:rsid w:val="005C6C26"/>
    <w:rsid w:val="005D3B7C"/>
    <w:rsid w:val="005D47CD"/>
    <w:rsid w:val="005D5B3C"/>
    <w:rsid w:val="005E0CD6"/>
    <w:rsid w:val="005E4E69"/>
    <w:rsid w:val="005E6F72"/>
    <w:rsid w:val="00602DDC"/>
    <w:rsid w:val="00607343"/>
    <w:rsid w:val="00611DC7"/>
    <w:rsid w:val="00617E52"/>
    <w:rsid w:val="006201E8"/>
    <w:rsid w:val="00621E4E"/>
    <w:rsid w:val="006222E3"/>
    <w:rsid w:val="00624683"/>
    <w:rsid w:val="006326FF"/>
    <w:rsid w:val="00633BB9"/>
    <w:rsid w:val="00634117"/>
    <w:rsid w:val="006349B7"/>
    <w:rsid w:val="00637CA3"/>
    <w:rsid w:val="00637DD5"/>
    <w:rsid w:val="0064034B"/>
    <w:rsid w:val="00642408"/>
    <w:rsid w:val="00643F85"/>
    <w:rsid w:val="00644980"/>
    <w:rsid w:val="0064628F"/>
    <w:rsid w:val="0064783F"/>
    <w:rsid w:val="00656696"/>
    <w:rsid w:val="006578F3"/>
    <w:rsid w:val="00657BC2"/>
    <w:rsid w:val="0066113F"/>
    <w:rsid w:val="00661787"/>
    <w:rsid w:val="00664B5C"/>
    <w:rsid w:val="00667734"/>
    <w:rsid w:val="00673B52"/>
    <w:rsid w:val="006767DC"/>
    <w:rsid w:val="00677D76"/>
    <w:rsid w:val="006A2DDC"/>
    <w:rsid w:val="006A53B0"/>
    <w:rsid w:val="006B1D18"/>
    <w:rsid w:val="006B2D03"/>
    <w:rsid w:val="006B42AE"/>
    <w:rsid w:val="006B596A"/>
    <w:rsid w:val="006B7620"/>
    <w:rsid w:val="006C1E9E"/>
    <w:rsid w:val="006C4531"/>
    <w:rsid w:val="006C4C2A"/>
    <w:rsid w:val="006D0A45"/>
    <w:rsid w:val="006E0520"/>
    <w:rsid w:val="006E44D5"/>
    <w:rsid w:val="006E55BF"/>
    <w:rsid w:val="006F26F1"/>
    <w:rsid w:val="006F75E9"/>
    <w:rsid w:val="007021B1"/>
    <w:rsid w:val="00703FF1"/>
    <w:rsid w:val="0071053F"/>
    <w:rsid w:val="007140CB"/>
    <w:rsid w:val="007162E8"/>
    <w:rsid w:val="00716A2B"/>
    <w:rsid w:val="00720EC0"/>
    <w:rsid w:val="00725774"/>
    <w:rsid w:val="00726FEE"/>
    <w:rsid w:val="00731A03"/>
    <w:rsid w:val="007379A3"/>
    <w:rsid w:val="00741811"/>
    <w:rsid w:val="00742180"/>
    <w:rsid w:val="00744E37"/>
    <w:rsid w:val="00750054"/>
    <w:rsid w:val="00751E03"/>
    <w:rsid w:val="007610EC"/>
    <w:rsid w:val="007610F6"/>
    <w:rsid w:val="00762AAE"/>
    <w:rsid w:val="00774ADF"/>
    <w:rsid w:val="007753FC"/>
    <w:rsid w:val="0079127C"/>
    <w:rsid w:val="007931E3"/>
    <w:rsid w:val="00796F33"/>
    <w:rsid w:val="00797795"/>
    <w:rsid w:val="007A3705"/>
    <w:rsid w:val="007A3B00"/>
    <w:rsid w:val="007A7E58"/>
    <w:rsid w:val="007C2EC2"/>
    <w:rsid w:val="007C3625"/>
    <w:rsid w:val="007C63E8"/>
    <w:rsid w:val="007D3138"/>
    <w:rsid w:val="007D5990"/>
    <w:rsid w:val="007E2FEE"/>
    <w:rsid w:val="007E4F1A"/>
    <w:rsid w:val="007E55DB"/>
    <w:rsid w:val="007F1155"/>
    <w:rsid w:val="007F16DD"/>
    <w:rsid w:val="007F6C1E"/>
    <w:rsid w:val="007F7130"/>
    <w:rsid w:val="008008B4"/>
    <w:rsid w:val="00812FFE"/>
    <w:rsid w:val="00814D40"/>
    <w:rsid w:val="00814E70"/>
    <w:rsid w:val="00814FC7"/>
    <w:rsid w:val="008217F4"/>
    <w:rsid w:val="0083067E"/>
    <w:rsid w:val="0083708E"/>
    <w:rsid w:val="00842C3D"/>
    <w:rsid w:val="00843D13"/>
    <w:rsid w:val="00844956"/>
    <w:rsid w:val="008514C0"/>
    <w:rsid w:val="00851647"/>
    <w:rsid w:val="00854DE3"/>
    <w:rsid w:val="00857616"/>
    <w:rsid w:val="00865487"/>
    <w:rsid w:val="008772E7"/>
    <w:rsid w:val="00882E7E"/>
    <w:rsid w:val="00884BA6"/>
    <w:rsid w:val="0088556F"/>
    <w:rsid w:val="008857DE"/>
    <w:rsid w:val="00886CB7"/>
    <w:rsid w:val="0088748C"/>
    <w:rsid w:val="008945E5"/>
    <w:rsid w:val="008A060A"/>
    <w:rsid w:val="008A388E"/>
    <w:rsid w:val="008A4BFC"/>
    <w:rsid w:val="008A5696"/>
    <w:rsid w:val="008A6F18"/>
    <w:rsid w:val="008B0D2F"/>
    <w:rsid w:val="008B39A6"/>
    <w:rsid w:val="008B4935"/>
    <w:rsid w:val="008B7597"/>
    <w:rsid w:val="008B7605"/>
    <w:rsid w:val="008C291C"/>
    <w:rsid w:val="008C39D1"/>
    <w:rsid w:val="008D16DA"/>
    <w:rsid w:val="008F43CC"/>
    <w:rsid w:val="008F4572"/>
    <w:rsid w:val="008F4B5D"/>
    <w:rsid w:val="008F57D3"/>
    <w:rsid w:val="008F7599"/>
    <w:rsid w:val="00900506"/>
    <w:rsid w:val="00901CD8"/>
    <w:rsid w:val="00906173"/>
    <w:rsid w:val="00906472"/>
    <w:rsid w:val="00906A07"/>
    <w:rsid w:val="0091750F"/>
    <w:rsid w:val="00917C56"/>
    <w:rsid w:val="0092105F"/>
    <w:rsid w:val="00922238"/>
    <w:rsid w:val="00927754"/>
    <w:rsid w:val="00930DD0"/>
    <w:rsid w:val="00932059"/>
    <w:rsid w:val="00932639"/>
    <w:rsid w:val="00932BE0"/>
    <w:rsid w:val="00940982"/>
    <w:rsid w:val="00941AC4"/>
    <w:rsid w:val="00947BE3"/>
    <w:rsid w:val="009573B1"/>
    <w:rsid w:val="009574A5"/>
    <w:rsid w:val="009601A5"/>
    <w:rsid w:val="00970ACD"/>
    <w:rsid w:val="00977501"/>
    <w:rsid w:val="00982534"/>
    <w:rsid w:val="00982972"/>
    <w:rsid w:val="0098324D"/>
    <w:rsid w:val="00987E96"/>
    <w:rsid w:val="00994417"/>
    <w:rsid w:val="009A1804"/>
    <w:rsid w:val="009A26AF"/>
    <w:rsid w:val="009A6BDB"/>
    <w:rsid w:val="009B06BE"/>
    <w:rsid w:val="009B085B"/>
    <w:rsid w:val="009B1659"/>
    <w:rsid w:val="009B6F76"/>
    <w:rsid w:val="009C2BE3"/>
    <w:rsid w:val="009C44D3"/>
    <w:rsid w:val="009C7D15"/>
    <w:rsid w:val="009D409A"/>
    <w:rsid w:val="009D4C7E"/>
    <w:rsid w:val="009E153F"/>
    <w:rsid w:val="009E3526"/>
    <w:rsid w:val="009E5EC1"/>
    <w:rsid w:val="009F1A5A"/>
    <w:rsid w:val="009F4059"/>
    <w:rsid w:val="00A04886"/>
    <w:rsid w:val="00A059B7"/>
    <w:rsid w:val="00A125F0"/>
    <w:rsid w:val="00A173CE"/>
    <w:rsid w:val="00A221C8"/>
    <w:rsid w:val="00A26B3A"/>
    <w:rsid w:val="00A26FB0"/>
    <w:rsid w:val="00A32320"/>
    <w:rsid w:val="00A3536C"/>
    <w:rsid w:val="00A35C53"/>
    <w:rsid w:val="00A40630"/>
    <w:rsid w:val="00A42D2D"/>
    <w:rsid w:val="00A43400"/>
    <w:rsid w:val="00A444D1"/>
    <w:rsid w:val="00A45F62"/>
    <w:rsid w:val="00A71F3E"/>
    <w:rsid w:val="00A747F0"/>
    <w:rsid w:val="00A74CAE"/>
    <w:rsid w:val="00A76D83"/>
    <w:rsid w:val="00A825DC"/>
    <w:rsid w:val="00A835D0"/>
    <w:rsid w:val="00A8423D"/>
    <w:rsid w:val="00A84DEA"/>
    <w:rsid w:val="00A8599A"/>
    <w:rsid w:val="00A91871"/>
    <w:rsid w:val="00A96644"/>
    <w:rsid w:val="00A96D6B"/>
    <w:rsid w:val="00A96EE2"/>
    <w:rsid w:val="00AA4A7C"/>
    <w:rsid w:val="00AB1459"/>
    <w:rsid w:val="00AB1920"/>
    <w:rsid w:val="00AC1234"/>
    <w:rsid w:val="00AC3052"/>
    <w:rsid w:val="00AC4F6C"/>
    <w:rsid w:val="00AC518B"/>
    <w:rsid w:val="00AC5C06"/>
    <w:rsid w:val="00AC6816"/>
    <w:rsid w:val="00AD3365"/>
    <w:rsid w:val="00AE12A8"/>
    <w:rsid w:val="00AE4BD8"/>
    <w:rsid w:val="00AE772C"/>
    <w:rsid w:val="00AF2EAA"/>
    <w:rsid w:val="00AF3F35"/>
    <w:rsid w:val="00AF5A63"/>
    <w:rsid w:val="00B042BB"/>
    <w:rsid w:val="00B07A67"/>
    <w:rsid w:val="00B1141D"/>
    <w:rsid w:val="00B2343E"/>
    <w:rsid w:val="00B27934"/>
    <w:rsid w:val="00B300FB"/>
    <w:rsid w:val="00B31CC8"/>
    <w:rsid w:val="00B3670D"/>
    <w:rsid w:val="00B373B2"/>
    <w:rsid w:val="00B44A1A"/>
    <w:rsid w:val="00B46D0E"/>
    <w:rsid w:val="00B559FC"/>
    <w:rsid w:val="00B57EF2"/>
    <w:rsid w:val="00B77EF8"/>
    <w:rsid w:val="00B83F26"/>
    <w:rsid w:val="00B90A84"/>
    <w:rsid w:val="00B91DCD"/>
    <w:rsid w:val="00B93033"/>
    <w:rsid w:val="00B950CA"/>
    <w:rsid w:val="00B973EE"/>
    <w:rsid w:val="00BA495D"/>
    <w:rsid w:val="00BA695D"/>
    <w:rsid w:val="00BA74B1"/>
    <w:rsid w:val="00BC1C2E"/>
    <w:rsid w:val="00BD2EBE"/>
    <w:rsid w:val="00BD4C8B"/>
    <w:rsid w:val="00BE0F7E"/>
    <w:rsid w:val="00BE2A53"/>
    <w:rsid w:val="00BE4725"/>
    <w:rsid w:val="00BE6ED2"/>
    <w:rsid w:val="00BF3CAB"/>
    <w:rsid w:val="00BF66F0"/>
    <w:rsid w:val="00C02300"/>
    <w:rsid w:val="00C074EF"/>
    <w:rsid w:val="00C1093F"/>
    <w:rsid w:val="00C132F7"/>
    <w:rsid w:val="00C222AD"/>
    <w:rsid w:val="00C22C83"/>
    <w:rsid w:val="00C25640"/>
    <w:rsid w:val="00C2669C"/>
    <w:rsid w:val="00C32FF7"/>
    <w:rsid w:val="00C34270"/>
    <w:rsid w:val="00C37052"/>
    <w:rsid w:val="00C37EDD"/>
    <w:rsid w:val="00C43BC5"/>
    <w:rsid w:val="00C53E50"/>
    <w:rsid w:val="00C62EDD"/>
    <w:rsid w:val="00C6304B"/>
    <w:rsid w:val="00C70187"/>
    <w:rsid w:val="00C722C4"/>
    <w:rsid w:val="00C8067B"/>
    <w:rsid w:val="00C82122"/>
    <w:rsid w:val="00C84F42"/>
    <w:rsid w:val="00C87A92"/>
    <w:rsid w:val="00C87EA7"/>
    <w:rsid w:val="00C92E31"/>
    <w:rsid w:val="00CA02C4"/>
    <w:rsid w:val="00CA25E2"/>
    <w:rsid w:val="00CA2CA2"/>
    <w:rsid w:val="00CA5677"/>
    <w:rsid w:val="00CA5C7B"/>
    <w:rsid w:val="00CA5CB4"/>
    <w:rsid w:val="00CA7077"/>
    <w:rsid w:val="00CB2ACD"/>
    <w:rsid w:val="00CB4E71"/>
    <w:rsid w:val="00CC30A1"/>
    <w:rsid w:val="00CC30A6"/>
    <w:rsid w:val="00CC375B"/>
    <w:rsid w:val="00CC3CE7"/>
    <w:rsid w:val="00CD0A4F"/>
    <w:rsid w:val="00CD1443"/>
    <w:rsid w:val="00CD517D"/>
    <w:rsid w:val="00CD58DA"/>
    <w:rsid w:val="00CE0FBC"/>
    <w:rsid w:val="00CE4DF3"/>
    <w:rsid w:val="00CE51E2"/>
    <w:rsid w:val="00CF27EC"/>
    <w:rsid w:val="00CF6483"/>
    <w:rsid w:val="00D00377"/>
    <w:rsid w:val="00D07BFC"/>
    <w:rsid w:val="00D1201E"/>
    <w:rsid w:val="00D176C2"/>
    <w:rsid w:val="00D21439"/>
    <w:rsid w:val="00D237B1"/>
    <w:rsid w:val="00D24EB8"/>
    <w:rsid w:val="00D250B6"/>
    <w:rsid w:val="00D27AC7"/>
    <w:rsid w:val="00D306D0"/>
    <w:rsid w:val="00D30B24"/>
    <w:rsid w:val="00D3180F"/>
    <w:rsid w:val="00D367EE"/>
    <w:rsid w:val="00D4093E"/>
    <w:rsid w:val="00D4172C"/>
    <w:rsid w:val="00D42623"/>
    <w:rsid w:val="00D46317"/>
    <w:rsid w:val="00D46822"/>
    <w:rsid w:val="00D5131B"/>
    <w:rsid w:val="00D51D50"/>
    <w:rsid w:val="00D62803"/>
    <w:rsid w:val="00D65067"/>
    <w:rsid w:val="00D735E4"/>
    <w:rsid w:val="00D75A02"/>
    <w:rsid w:val="00D77A85"/>
    <w:rsid w:val="00D81660"/>
    <w:rsid w:val="00D82355"/>
    <w:rsid w:val="00D92ED6"/>
    <w:rsid w:val="00DA3793"/>
    <w:rsid w:val="00DA4FEA"/>
    <w:rsid w:val="00DB664D"/>
    <w:rsid w:val="00DB6930"/>
    <w:rsid w:val="00DC2811"/>
    <w:rsid w:val="00DC3F12"/>
    <w:rsid w:val="00DC45F7"/>
    <w:rsid w:val="00DD136E"/>
    <w:rsid w:val="00DD344C"/>
    <w:rsid w:val="00DD3B42"/>
    <w:rsid w:val="00DD5AA9"/>
    <w:rsid w:val="00DD7637"/>
    <w:rsid w:val="00DE204C"/>
    <w:rsid w:val="00DE20C7"/>
    <w:rsid w:val="00DE654B"/>
    <w:rsid w:val="00DF1D08"/>
    <w:rsid w:val="00DF452D"/>
    <w:rsid w:val="00E02065"/>
    <w:rsid w:val="00E02E5F"/>
    <w:rsid w:val="00E049CC"/>
    <w:rsid w:val="00E050E0"/>
    <w:rsid w:val="00E05CDA"/>
    <w:rsid w:val="00E065C3"/>
    <w:rsid w:val="00E06617"/>
    <w:rsid w:val="00E07233"/>
    <w:rsid w:val="00E1337C"/>
    <w:rsid w:val="00E233CC"/>
    <w:rsid w:val="00E26469"/>
    <w:rsid w:val="00E37E2E"/>
    <w:rsid w:val="00E41838"/>
    <w:rsid w:val="00E423DE"/>
    <w:rsid w:val="00E43BDF"/>
    <w:rsid w:val="00E46CF3"/>
    <w:rsid w:val="00E56225"/>
    <w:rsid w:val="00E646F5"/>
    <w:rsid w:val="00E649AC"/>
    <w:rsid w:val="00E67A66"/>
    <w:rsid w:val="00E71DD0"/>
    <w:rsid w:val="00E72A7A"/>
    <w:rsid w:val="00E73261"/>
    <w:rsid w:val="00E77EA2"/>
    <w:rsid w:val="00E813F6"/>
    <w:rsid w:val="00E863B1"/>
    <w:rsid w:val="00E87367"/>
    <w:rsid w:val="00E879D7"/>
    <w:rsid w:val="00E903BE"/>
    <w:rsid w:val="00E97E11"/>
    <w:rsid w:val="00EA0CBB"/>
    <w:rsid w:val="00EA4A15"/>
    <w:rsid w:val="00EB04A0"/>
    <w:rsid w:val="00EB12EA"/>
    <w:rsid w:val="00EB66EC"/>
    <w:rsid w:val="00EB6D40"/>
    <w:rsid w:val="00EB7EC1"/>
    <w:rsid w:val="00EC56D5"/>
    <w:rsid w:val="00EE31F1"/>
    <w:rsid w:val="00EF1AAB"/>
    <w:rsid w:val="00EF4581"/>
    <w:rsid w:val="00EF746E"/>
    <w:rsid w:val="00F01063"/>
    <w:rsid w:val="00F06FF6"/>
    <w:rsid w:val="00F076D4"/>
    <w:rsid w:val="00F2796C"/>
    <w:rsid w:val="00F40A18"/>
    <w:rsid w:val="00F42641"/>
    <w:rsid w:val="00F42DB0"/>
    <w:rsid w:val="00F43B01"/>
    <w:rsid w:val="00F52F75"/>
    <w:rsid w:val="00F5411D"/>
    <w:rsid w:val="00F56BB2"/>
    <w:rsid w:val="00F60100"/>
    <w:rsid w:val="00F602B1"/>
    <w:rsid w:val="00F609B4"/>
    <w:rsid w:val="00F61530"/>
    <w:rsid w:val="00F674B8"/>
    <w:rsid w:val="00F76AFA"/>
    <w:rsid w:val="00F803D7"/>
    <w:rsid w:val="00F8073D"/>
    <w:rsid w:val="00F81E31"/>
    <w:rsid w:val="00F8281A"/>
    <w:rsid w:val="00F84D75"/>
    <w:rsid w:val="00F90614"/>
    <w:rsid w:val="00F90690"/>
    <w:rsid w:val="00F9090E"/>
    <w:rsid w:val="00F92884"/>
    <w:rsid w:val="00F94681"/>
    <w:rsid w:val="00FA06CD"/>
    <w:rsid w:val="00FA468A"/>
    <w:rsid w:val="00FA4F5C"/>
    <w:rsid w:val="00FB01AD"/>
    <w:rsid w:val="00FB3849"/>
    <w:rsid w:val="00FB6AE5"/>
    <w:rsid w:val="00FB7820"/>
    <w:rsid w:val="00FC055B"/>
    <w:rsid w:val="00FC0C51"/>
    <w:rsid w:val="00FC3DD3"/>
    <w:rsid w:val="00FC7FC8"/>
    <w:rsid w:val="00FD00F4"/>
    <w:rsid w:val="00FD5199"/>
    <w:rsid w:val="00FE0614"/>
    <w:rsid w:val="00FE3249"/>
    <w:rsid w:val="00FE4483"/>
    <w:rsid w:val="00FE5886"/>
    <w:rsid w:val="00FE76EC"/>
    <w:rsid w:val="00FE7C6E"/>
    <w:rsid w:val="00FF2561"/>
    <w:rsid w:val="00FF30CB"/>
    <w:rsid w:val="00FF4C44"/>
    <w:rsid w:val="00FF5E4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5832E6"/>
  <w15:docId w15:val="{CBF01A10-4E86-45EC-A227-D10A77A98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56225"/>
    <w:rPr>
      <w:rFonts w:ascii="Arial" w:hAnsi="Arial"/>
      <w:sz w:val="22"/>
    </w:rPr>
  </w:style>
  <w:style w:type="paragraph" w:styleId="berschrift3">
    <w:name w:val="heading 3"/>
    <w:basedOn w:val="Standard"/>
    <w:next w:val="Standard"/>
    <w:qFormat/>
    <w:pPr>
      <w:keepNext/>
      <w:spacing w:before="240" w:after="60"/>
      <w:outlineLvl w:val="2"/>
    </w:pPr>
    <w:rPr>
      <w:b/>
      <w:sz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pPr>
      <w:spacing w:before="26" w:line="100" w:lineRule="exact"/>
    </w:pPr>
    <w:rPr>
      <w:rFonts w:eastAsia="Times"/>
      <w:sz w:val="9"/>
    </w:rPr>
  </w:style>
  <w:style w:type="paragraph" w:styleId="Textkrper2">
    <w:name w:val="Body Text 2"/>
    <w:basedOn w:val="Standard"/>
    <w:pPr>
      <w:spacing w:before="26" w:line="172" w:lineRule="exact"/>
    </w:pPr>
    <w:rPr>
      <w:rFonts w:eastAsia="Times"/>
      <w:w w:val="95"/>
      <w:sz w:val="15"/>
    </w:rPr>
  </w:style>
  <w:style w:type="paragraph" w:styleId="Kopfzeile">
    <w:name w:val="header"/>
    <w:basedOn w:val="Standard"/>
    <w:pPr>
      <w:tabs>
        <w:tab w:val="center" w:pos="4536"/>
        <w:tab w:val="right" w:pos="9072"/>
      </w:tabs>
    </w:pPr>
  </w:style>
  <w:style w:type="paragraph" w:customStyle="1" w:styleId="Anschrift">
    <w:name w:val="Anschrift"/>
    <w:basedOn w:val="Standard"/>
    <w:pPr>
      <w:framePr w:w="4253" w:h="1985" w:hRule="exact" w:hSpace="142" w:vSpace="142" w:wrap="notBeside" w:vAnchor="page" w:hAnchor="text" w:y="3063"/>
      <w:spacing w:line="260" w:lineRule="exact"/>
    </w:pPr>
  </w:style>
  <w:style w:type="paragraph" w:styleId="Textkrper-Zeileneinzug">
    <w:name w:val="Body Text Indent"/>
    <w:basedOn w:val="Standard"/>
    <w:pPr>
      <w:tabs>
        <w:tab w:val="left" w:pos="429"/>
        <w:tab w:val="left" w:pos="1131"/>
        <w:tab w:val="left" w:pos="3060"/>
        <w:tab w:val="left" w:pos="6348"/>
        <w:tab w:val="left" w:pos="7199"/>
      </w:tabs>
      <w:ind w:left="-1"/>
    </w:pPr>
    <w:rPr>
      <w:sz w:val="24"/>
    </w:rPr>
  </w:style>
  <w:style w:type="paragraph" w:customStyle="1" w:styleId="Betreff">
    <w:name w:val="Betreff"/>
    <w:basedOn w:val="Standard"/>
    <w:pPr>
      <w:framePr w:w="7088" w:h="567" w:hRule="exact" w:hSpace="142" w:vSpace="142" w:wrap="around" w:vAnchor="page" w:hAnchor="text" w:y="6238"/>
    </w:pPr>
    <w:rPr>
      <w:b/>
    </w:rPr>
  </w:style>
  <w:style w:type="paragraph" w:customStyle="1" w:styleId="Adressleiste">
    <w:name w:val="Adressleiste"/>
    <w:basedOn w:val="Standard"/>
    <w:pPr>
      <w:framePr w:w="2126" w:h="3827" w:hRule="exact" w:hSpace="1134" w:vSpace="142" w:wrap="around" w:vAnchor="page" w:hAnchor="page" w:x="9640" w:y="12021"/>
      <w:spacing w:before="100" w:line="172" w:lineRule="exact"/>
    </w:pPr>
    <w:rPr>
      <w:sz w:val="15"/>
    </w:rPr>
  </w:style>
  <w:style w:type="paragraph" w:customStyle="1" w:styleId="AdressleisteDatenschutz">
    <w:name w:val="Adressleiste (Datenschutz)"/>
    <w:basedOn w:val="Adressleiste"/>
    <w:pPr>
      <w:framePr w:wrap="around"/>
      <w:spacing w:before="0" w:line="130" w:lineRule="exact"/>
    </w:pPr>
    <w:rPr>
      <w:sz w:val="12"/>
    </w:rPr>
  </w:style>
  <w:style w:type="paragraph" w:customStyle="1" w:styleId="AdressleisteZeichen">
    <w:name w:val="Adressleiste (Zeichen)"/>
    <w:basedOn w:val="Adressleiste"/>
    <w:pPr>
      <w:framePr w:h="5783" w:hRule="exact" w:wrap="around" w:y="6238"/>
    </w:pPr>
  </w:style>
  <w:style w:type="paragraph" w:customStyle="1" w:styleId="Absender">
    <w:name w:val="Absender"/>
    <w:basedOn w:val="Adressleiste"/>
    <w:pPr>
      <w:framePr w:w="1899" w:hRule="auto" w:hSpace="142" w:wrap="around" w:x="9725" w:y="1730"/>
      <w:pBdr>
        <w:left w:val="single" w:sz="4" w:space="2" w:color="auto"/>
      </w:pBdr>
      <w:spacing w:before="0" w:line="220" w:lineRule="exact"/>
    </w:pPr>
    <w:rPr>
      <w:b/>
      <w:sz w:val="20"/>
    </w:rPr>
  </w:style>
  <w:style w:type="paragraph" w:customStyle="1" w:styleId="Headline1">
    <w:name w:val="Headline 1"/>
    <w:basedOn w:val="Standard"/>
    <w:next w:val="Standard"/>
    <w:pPr>
      <w:spacing w:after="320"/>
    </w:pPr>
    <w:rPr>
      <w:b/>
      <w:sz w:val="28"/>
    </w:rPr>
  </w:style>
  <w:style w:type="paragraph" w:customStyle="1" w:styleId="Headline2">
    <w:name w:val="Headline 2"/>
    <w:basedOn w:val="Standard"/>
    <w:next w:val="Standard"/>
    <w:rPr>
      <w:b/>
    </w:rPr>
  </w:style>
  <w:style w:type="paragraph" w:customStyle="1" w:styleId="Aufzhlung">
    <w:name w:val="Aufzählung"/>
    <w:basedOn w:val="Standard"/>
    <w:pPr>
      <w:numPr>
        <w:numId w:val="1"/>
      </w:numPr>
    </w:pPr>
  </w:style>
  <w:style w:type="paragraph" w:customStyle="1" w:styleId="Platzhalter">
    <w:name w:val="Platzhalter"/>
    <w:basedOn w:val="Anschrift"/>
    <w:pPr>
      <w:framePr w:h="1077" w:hRule="exact" w:wrap="notBeside" w:y="5047"/>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style>
  <w:style w:type="paragraph" w:customStyle="1" w:styleId="Falzmarke">
    <w:name w:val="Falzmarke"/>
    <w:basedOn w:val="Platzhalter"/>
    <w:pPr>
      <w:framePr w:w="170" w:h="284" w:hRule="exact" w:wrap="notBeside" w:vAnchor="margin" w:hAnchor="page" w:x="852" w:y="5955"/>
      <w:pBdr>
        <w:top w:val="dotted" w:sz="4" w:space="1" w:color="auto"/>
      </w:pBdr>
    </w:pPr>
  </w:style>
  <w:style w:type="paragraph" w:customStyle="1" w:styleId="Briefanschrift">
    <w:name w:val="Briefanschrift"/>
    <w:basedOn w:val="Anschrift"/>
    <w:pPr>
      <w:framePr w:h="340" w:hRule="exact" w:wrap="notBeside" w:y="2723"/>
      <w:spacing w:line="150" w:lineRule="exact"/>
    </w:pPr>
    <w:rPr>
      <w:sz w:val="12"/>
    </w:rPr>
  </w:style>
  <w:style w:type="paragraph" w:customStyle="1" w:styleId="Falzmarke2">
    <w:name w:val="Falzmarke 2"/>
    <w:basedOn w:val="Falzmarke"/>
    <w:pPr>
      <w:framePr w:wrap="notBeside" w:y="11908"/>
    </w:pPr>
  </w:style>
  <w:style w:type="paragraph" w:styleId="Sprechblasentext">
    <w:name w:val="Balloon Text"/>
    <w:basedOn w:val="Standard"/>
    <w:semiHidden/>
    <w:rsid w:val="008F57D3"/>
    <w:rPr>
      <w:rFonts w:ascii="Tahoma" w:hAnsi="Tahoma" w:cs="Tahoma"/>
      <w:sz w:val="16"/>
      <w:szCs w:val="16"/>
    </w:rPr>
  </w:style>
  <w:style w:type="table" w:styleId="Tabellenraster">
    <w:name w:val="Table Grid"/>
    <w:basedOn w:val="NormaleTabelle"/>
    <w:rsid w:val="006449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link w:val="Fuzeile"/>
    <w:uiPriority w:val="99"/>
    <w:rsid w:val="00797795"/>
    <w:rPr>
      <w:rFonts w:ascii="Arial" w:hAnsi="Arial"/>
      <w:sz w:val="22"/>
    </w:rPr>
  </w:style>
  <w:style w:type="paragraph" w:styleId="Listenabsatz">
    <w:name w:val="List Paragraph"/>
    <w:basedOn w:val="Standard"/>
    <w:uiPriority w:val="34"/>
    <w:qFormat/>
    <w:rsid w:val="007610F6"/>
    <w:pPr>
      <w:ind w:left="720"/>
      <w:contextualSpacing/>
    </w:pPr>
  </w:style>
  <w:style w:type="paragraph" w:styleId="berarbeitung">
    <w:name w:val="Revision"/>
    <w:hidden/>
    <w:uiPriority w:val="99"/>
    <w:semiHidden/>
    <w:rsid w:val="0091750F"/>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000277">
      <w:bodyDiv w:val="1"/>
      <w:marLeft w:val="0"/>
      <w:marRight w:val="0"/>
      <w:marTop w:val="0"/>
      <w:marBottom w:val="0"/>
      <w:divBdr>
        <w:top w:val="none" w:sz="0" w:space="0" w:color="auto"/>
        <w:left w:val="none" w:sz="0" w:space="0" w:color="auto"/>
        <w:bottom w:val="none" w:sz="0" w:space="0" w:color="auto"/>
        <w:right w:val="none" w:sz="0" w:space="0" w:color="auto"/>
      </w:divBdr>
    </w:div>
    <w:div w:id="1516846725">
      <w:bodyDiv w:val="1"/>
      <w:marLeft w:val="0"/>
      <w:marRight w:val="0"/>
      <w:marTop w:val="0"/>
      <w:marBottom w:val="0"/>
      <w:divBdr>
        <w:top w:val="none" w:sz="0" w:space="0" w:color="auto"/>
        <w:left w:val="none" w:sz="0" w:space="0" w:color="auto"/>
        <w:bottom w:val="none" w:sz="0" w:space="0" w:color="auto"/>
        <w:right w:val="none" w:sz="0" w:space="0" w:color="auto"/>
      </w:divBdr>
    </w:div>
    <w:div w:id="196765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4001</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IGM Geschäftsbrief-Vorlage Vorstand auf Vordruck</vt:lpstr>
    </vt:vector>
  </TitlesOfParts>
  <Company>Abt. OR/OE</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IGM Geschäftsbrief-Vorlage Vorstand auf Vordruck</dc:title>
  <dc:subject>Wordvorlage Standardbrief</dc:subject>
  <dc:creator>IG Metall Vorstand</dc:creator>
  <cp:keywords>Vorlage, Brief, Standard, IGM Vorstand, 1. Seite, Folgeseite</cp:keywords>
  <cp:lastModifiedBy>Paul Schlichting</cp:lastModifiedBy>
  <cp:revision>135</cp:revision>
  <cp:lastPrinted>2022-01-19T08:15:00Z</cp:lastPrinted>
  <dcterms:created xsi:type="dcterms:W3CDTF">2019-07-17T14:36:00Z</dcterms:created>
  <dcterms:modified xsi:type="dcterms:W3CDTF">2022-01-24T08:21:00Z</dcterms:modified>
  <cp:category>Büro</cp:category>
</cp:coreProperties>
</file>