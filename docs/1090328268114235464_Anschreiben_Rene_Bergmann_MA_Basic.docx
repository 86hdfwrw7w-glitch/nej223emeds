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7B2392B7" w:rsidR="006D2592" w:rsidRPr="001C684A" w:rsidRDefault="003738A0" w:rsidP="006A7895">
      <w:pPr>
        <w:spacing w:after="0" w:line="240" w:lineRule="auto"/>
        <w:jc w:val="right"/>
        <w:rPr>
          <w:rFonts w:ascii="Georgia" w:hAnsi="Georgia" w:cs="Times New Roman"/>
          <w:sz w:val="21"/>
          <w:szCs w:val="21"/>
        </w:rPr>
      </w:pPr>
      <w:r w:rsidRPr="001C684A">
        <w:rPr>
          <w:rFonts w:ascii="Georgia" w:hAnsi="Georgia" w:cs="Times New Roman"/>
          <w:sz w:val="21"/>
          <w:szCs w:val="21"/>
        </w:rPr>
        <w:t>René</w:t>
      </w:r>
      <w:r w:rsidR="003D5D1E" w:rsidRPr="001C684A">
        <w:rPr>
          <w:rFonts w:ascii="Georgia" w:hAnsi="Georgia" w:cs="Times New Roman"/>
          <w:sz w:val="21"/>
          <w:szCs w:val="21"/>
        </w:rPr>
        <w:t xml:space="preserve"> </w:t>
      </w:r>
      <w:r w:rsidRPr="001C684A">
        <w:rPr>
          <w:rFonts w:ascii="Georgia" w:hAnsi="Georgia" w:cs="Times New Roman"/>
          <w:sz w:val="21"/>
          <w:szCs w:val="21"/>
        </w:rPr>
        <w:t>Bergmann</w:t>
      </w:r>
    </w:p>
    <w:p w14:paraId="2458A2A0" w14:textId="11D98547" w:rsidR="00857C6F" w:rsidRPr="001C684A" w:rsidRDefault="003738A0" w:rsidP="006A7895">
      <w:pPr>
        <w:spacing w:after="0" w:line="240" w:lineRule="auto"/>
        <w:jc w:val="right"/>
        <w:rPr>
          <w:rFonts w:ascii="Georgia" w:hAnsi="Georgia" w:cs="Times New Roman"/>
          <w:sz w:val="21"/>
          <w:szCs w:val="21"/>
        </w:rPr>
      </w:pPr>
      <w:r w:rsidRPr="001C684A">
        <w:rPr>
          <w:rFonts w:ascii="Georgia" w:hAnsi="Georgia" w:cs="Times New Roman"/>
          <w:sz w:val="21"/>
          <w:szCs w:val="21"/>
        </w:rPr>
        <w:t>Konrad-Adenauer-Straße 20</w:t>
      </w:r>
    </w:p>
    <w:p w14:paraId="451AEE20" w14:textId="51061F5F" w:rsidR="00857C6F" w:rsidRPr="001C684A" w:rsidRDefault="003738A0" w:rsidP="006A7895">
      <w:pPr>
        <w:spacing w:after="0" w:line="240" w:lineRule="auto"/>
        <w:jc w:val="right"/>
        <w:rPr>
          <w:rFonts w:ascii="Georgia" w:hAnsi="Georgia" w:cs="Times New Roman"/>
          <w:sz w:val="21"/>
          <w:szCs w:val="21"/>
        </w:rPr>
      </w:pPr>
      <w:r w:rsidRPr="001C684A">
        <w:rPr>
          <w:rFonts w:ascii="Georgia" w:hAnsi="Georgia" w:cs="Times New Roman"/>
          <w:sz w:val="21"/>
          <w:szCs w:val="21"/>
        </w:rPr>
        <w:t>64347 Griesheim</w:t>
      </w:r>
    </w:p>
    <w:p w14:paraId="12BA391A" w14:textId="31968BBD" w:rsidR="006A7895" w:rsidRPr="001C684A" w:rsidRDefault="003738A0" w:rsidP="006A7895">
      <w:pPr>
        <w:spacing w:after="0" w:line="240" w:lineRule="auto"/>
        <w:jc w:val="right"/>
        <w:rPr>
          <w:rFonts w:ascii="Georgia" w:hAnsi="Georgia" w:cs="Times New Roman"/>
          <w:sz w:val="21"/>
          <w:szCs w:val="21"/>
        </w:rPr>
      </w:pPr>
      <w:proofErr w:type="spellStart"/>
      <w:r w:rsidRPr="001C684A">
        <w:rPr>
          <w:rFonts w:ascii="Georgia" w:hAnsi="Georgia" w:cs="Georgia"/>
          <w:color w:val="000000"/>
          <w:sz w:val="21"/>
          <w:szCs w:val="21"/>
        </w:rPr>
        <w:t>rene.bergmann@mein.gmx</w:t>
      </w:r>
      <w:proofErr w:type="spellEnd"/>
    </w:p>
    <w:p w14:paraId="2E7278C7" w14:textId="07ED5FB6" w:rsidR="00F74175" w:rsidRPr="001C684A" w:rsidRDefault="006D2592" w:rsidP="00BC5172">
      <w:pPr>
        <w:spacing w:after="0"/>
        <w:jc w:val="right"/>
        <w:rPr>
          <w:rFonts w:ascii="Georgia" w:hAnsi="Georgia" w:cs="Georgia"/>
          <w:color w:val="000000"/>
          <w:sz w:val="21"/>
          <w:szCs w:val="21"/>
        </w:rPr>
      </w:pPr>
      <w:r w:rsidRPr="001C684A">
        <w:rPr>
          <w:rFonts w:ascii="Georgia" w:hAnsi="Georgia" w:cs="Georgia"/>
          <w:color w:val="000000"/>
          <w:sz w:val="21"/>
          <w:szCs w:val="21"/>
        </w:rPr>
        <w:t>+</w:t>
      </w:r>
      <w:r w:rsidR="00857C6F" w:rsidRPr="001C684A">
        <w:rPr>
          <w:rFonts w:ascii="Georgia" w:hAnsi="Georgia" w:cs="Georgia"/>
          <w:color w:val="000000"/>
          <w:sz w:val="21"/>
          <w:szCs w:val="21"/>
        </w:rPr>
        <w:t>49 17</w:t>
      </w:r>
      <w:r w:rsidR="003738A0" w:rsidRPr="001C684A">
        <w:rPr>
          <w:rFonts w:ascii="Georgia" w:hAnsi="Georgia" w:cs="Georgia"/>
          <w:color w:val="000000"/>
          <w:sz w:val="21"/>
          <w:szCs w:val="21"/>
        </w:rPr>
        <w:t>3 6927759</w:t>
      </w:r>
    </w:p>
    <w:p w14:paraId="4FFA7063" w14:textId="702B210B" w:rsidR="00F74175" w:rsidRPr="001C684A" w:rsidRDefault="003D5D1E" w:rsidP="00F74175">
      <w:pPr>
        <w:spacing w:after="0"/>
        <w:rPr>
          <w:rFonts w:ascii="Georgia" w:hAnsi="Georgia" w:cs="Georgia"/>
          <w:color w:val="FF0000"/>
          <w:sz w:val="21"/>
          <w:szCs w:val="21"/>
        </w:rPr>
      </w:pPr>
      <w:r w:rsidRPr="001C684A">
        <w:rPr>
          <w:rFonts w:ascii="Georgia" w:hAnsi="Georgia" w:cs="Georgia"/>
          <w:color w:val="FF0000"/>
          <w:sz w:val="21"/>
          <w:szCs w:val="21"/>
        </w:rPr>
        <w:t>Corporate Finance Beratung</w:t>
      </w:r>
      <w:r w:rsidR="00F74175" w:rsidRPr="001C684A">
        <w:rPr>
          <w:rFonts w:ascii="Georgia" w:hAnsi="Georgia" w:cs="Georgia"/>
          <w:color w:val="FF0000"/>
          <w:sz w:val="21"/>
          <w:szCs w:val="21"/>
        </w:rPr>
        <w:t xml:space="preserve"> GmbH</w:t>
      </w:r>
    </w:p>
    <w:p w14:paraId="096C8AF5" w14:textId="72B005B8" w:rsidR="00647413" w:rsidRPr="001C684A" w:rsidRDefault="003D5D1E" w:rsidP="00F74175">
      <w:pPr>
        <w:spacing w:after="0"/>
        <w:rPr>
          <w:rFonts w:ascii="Georgia" w:hAnsi="Georgia"/>
          <w:color w:val="FF0000"/>
          <w:sz w:val="21"/>
          <w:szCs w:val="21"/>
        </w:rPr>
      </w:pPr>
      <w:r w:rsidRPr="001C684A">
        <w:rPr>
          <w:rFonts w:ascii="Georgia" w:hAnsi="Georgia"/>
          <w:color w:val="FF0000"/>
          <w:sz w:val="21"/>
          <w:szCs w:val="21"/>
        </w:rPr>
        <w:t>Musterstraße 99</w:t>
      </w:r>
      <w:r w:rsidR="00F74175" w:rsidRPr="001C684A">
        <w:rPr>
          <w:rFonts w:ascii="Georgia" w:hAnsi="Georgia"/>
          <w:color w:val="FF0000"/>
          <w:sz w:val="21"/>
          <w:szCs w:val="21"/>
        </w:rPr>
        <w:br/>
      </w:r>
      <w:r w:rsidRPr="001C684A">
        <w:rPr>
          <w:rFonts w:ascii="Georgia" w:hAnsi="Georgia"/>
          <w:color w:val="FF0000"/>
          <w:sz w:val="21"/>
          <w:szCs w:val="21"/>
        </w:rPr>
        <w:t>55005</w:t>
      </w:r>
      <w:r w:rsidR="00F74175" w:rsidRPr="001C684A">
        <w:rPr>
          <w:rFonts w:ascii="Georgia" w:hAnsi="Georgia"/>
          <w:color w:val="FF0000"/>
          <w:sz w:val="21"/>
          <w:szCs w:val="21"/>
        </w:rPr>
        <w:t xml:space="preserve"> </w:t>
      </w:r>
      <w:r w:rsidRPr="001C684A">
        <w:rPr>
          <w:rFonts w:ascii="Georgia" w:hAnsi="Georgia"/>
          <w:color w:val="FF0000"/>
          <w:sz w:val="21"/>
          <w:szCs w:val="21"/>
        </w:rPr>
        <w:t>Frankfurt am Main</w:t>
      </w:r>
    </w:p>
    <w:p w14:paraId="155B6E2E" w14:textId="1F53C0C0" w:rsidR="006A7895" w:rsidRPr="001C684A" w:rsidRDefault="003738A0" w:rsidP="0085213A">
      <w:pPr>
        <w:spacing w:after="0"/>
        <w:jc w:val="right"/>
        <w:rPr>
          <w:rFonts w:ascii="Georgia" w:hAnsi="Georgia" w:cs="Times New Roman"/>
          <w:color w:val="FF0000"/>
          <w:sz w:val="21"/>
          <w:szCs w:val="21"/>
        </w:rPr>
      </w:pPr>
      <w:r w:rsidRPr="001C684A">
        <w:rPr>
          <w:rFonts w:ascii="Georgia" w:hAnsi="Georgia" w:cs="Times New Roman"/>
          <w:color w:val="FF0000"/>
          <w:sz w:val="21"/>
          <w:szCs w:val="21"/>
        </w:rPr>
        <w:t>Griesheim</w:t>
      </w:r>
      <w:r w:rsidR="002D594E" w:rsidRPr="001C684A">
        <w:rPr>
          <w:rFonts w:ascii="Georgia" w:hAnsi="Georgia" w:cs="Times New Roman"/>
          <w:color w:val="FF0000"/>
          <w:sz w:val="21"/>
          <w:szCs w:val="21"/>
        </w:rPr>
        <w:t xml:space="preserve">, </w:t>
      </w:r>
      <w:r w:rsidR="0085213A" w:rsidRPr="001C684A">
        <w:rPr>
          <w:rFonts w:ascii="Georgia" w:hAnsi="Georgia" w:cs="Times New Roman"/>
          <w:color w:val="FF0000"/>
          <w:sz w:val="21"/>
          <w:szCs w:val="21"/>
        </w:rPr>
        <w:t>2</w:t>
      </w:r>
      <w:r w:rsidRPr="001C684A">
        <w:rPr>
          <w:rFonts w:ascii="Georgia" w:hAnsi="Georgia" w:cs="Times New Roman"/>
          <w:color w:val="FF0000"/>
          <w:sz w:val="21"/>
          <w:szCs w:val="21"/>
        </w:rPr>
        <w:t>0</w:t>
      </w:r>
      <w:r w:rsidR="002D594E" w:rsidRPr="001C684A">
        <w:rPr>
          <w:rFonts w:ascii="Georgia" w:hAnsi="Georgia" w:cs="Times New Roman"/>
          <w:color w:val="FF0000"/>
          <w:sz w:val="21"/>
          <w:szCs w:val="21"/>
        </w:rPr>
        <w:t>.</w:t>
      </w:r>
      <w:r w:rsidRPr="001C684A">
        <w:rPr>
          <w:rFonts w:ascii="Georgia" w:hAnsi="Georgia" w:cs="Times New Roman"/>
          <w:color w:val="FF0000"/>
          <w:sz w:val="21"/>
          <w:szCs w:val="21"/>
        </w:rPr>
        <w:t>03</w:t>
      </w:r>
      <w:r w:rsidR="006A7895" w:rsidRPr="001C684A">
        <w:rPr>
          <w:rFonts w:ascii="Georgia" w:hAnsi="Georgia" w:cs="Times New Roman"/>
          <w:color w:val="FF0000"/>
          <w:sz w:val="21"/>
          <w:szCs w:val="21"/>
        </w:rPr>
        <w:t>.</w:t>
      </w:r>
      <w:r w:rsidR="003D5D1E" w:rsidRPr="001C684A">
        <w:rPr>
          <w:rFonts w:ascii="Georgia" w:hAnsi="Georgia" w:cs="Times New Roman"/>
          <w:color w:val="FF0000"/>
          <w:sz w:val="21"/>
          <w:szCs w:val="21"/>
        </w:rPr>
        <w:t>20</w:t>
      </w:r>
      <w:r w:rsidRPr="001C684A">
        <w:rPr>
          <w:rFonts w:ascii="Georgia" w:hAnsi="Georgia" w:cs="Times New Roman"/>
          <w:color w:val="FF0000"/>
          <w:sz w:val="21"/>
          <w:szCs w:val="21"/>
        </w:rPr>
        <w:t>23</w:t>
      </w:r>
    </w:p>
    <w:p w14:paraId="6A16E540" w14:textId="77777777" w:rsidR="00364919" w:rsidRPr="001C684A" w:rsidRDefault="00364919" w:rsidP="00C77ED0">
      <w:pPr>
        <w:spacing w:after="0" w:line="264" w:lineRule="auto"/>
        <w:rPr>
          <w:rFonts w:ascii="Georgia" w:hAnsi="Georgia" w:cs="Times New Roman"/>
          <w:b/>
          <w:color w:val="FF0000"/>
          <w:sz w:val="21"/>
          <w:szCs w:val="21"/>
        </w:rPr>
      </w:pPr>
      <w:r w:rsidRPr="001C684A">
        <w:rPr>
          <w:rFonts w:ascii="Georgia" w:hAnsi="Georgia" w:cs="Times New Roman"/>
          <w:b/>
          <w:color w:val="FF0000"/>
          <w:sz w:val="21"/>
          <w:szCs w:val="21"/>
        </w:rPr>
        <w:t>Bewerbung um ein Praktikum im Investment Banking</w:t>
      </w:r>
    </w:p>
    <w:p w14:paraId="0B65B679" w14:textId="77777777" w:rsidR="00364919" w:rsidRPr="001C684A" w:rsidRDefault="00364919" w:rsidP="00C77ED0">
      <w:pPr>
        <w:spacing w:after="0" w:line="264" w:lineRule="auto"/>
        <w:rPr>
          <w:rFonts w:ascii="Georgia" w:hAnsi="Georgia" w:cs="Times New Roman"/>
          <w:b/>
          <w:sz w:val="21"/>
          <w:szCs w:val="21"/>
        </w:rPr>
      </w:pPr>
    </w:p>
    <w:p w14:paraId="5815FAD9" w14:textId="77777777" w:rsidR="00364919" w:rsidRPr="001C684A" w:rsidRDefault="00364919" w:rsidP="00C77ED0">
      <w:pPr>
        <w:spacing w:after="0" w:line="264" w:lineRule="auto"/>
        <w:rPr>
          <w:rFonts w:ascii="Georgia" w:hAnsi="Georgia" w:cs="Times New Roman"/>
          <w:sz w:val="21"/>
          <w:szCs w:val="21"/>
        </w:rPr>
      </w:pPr>
      <w:r w:rsidRPr="001C684A">
        <w:rPr>
          <w:rFonts w:ascii="Georgia" w:hAnsi="Georgia" w:cs="Times New Roman"/>
          <w:sz w:val="21"/>
          <w:szCs w:val="21"/>
        </w:rPr>
        <w:t>Sehr geehrte Damen und Herren,</w:t>
      </w:r>
    </w:p>
    <w:p w14:paraId="5E454E31" w14:textId="77777777" w:rsidR="00364919" w:rsidRPr="00C77ED0" w:rsidRDefault="00364919" w:rsidP="00C77ED0">
      <w:pPr>
        <w:spacing w:after="0" w:line="264" w:lineRule="auto"/>
        <w:rPr>
          <w:rFonts w:ascii="Georgia" w:hAnsi="Georgia" w:cs="Times New Roman"/>
          <w:sz w:val="21"/>
          <w:szCs w:val="21"/>
        </w:rPr>
      </w:pPr>
    </w:p>
    <w:p w14:paraId="23D59534" w14:textId="371520FA" w:rsidR="00364919" w:rsidRPr="001C684A" w:rsidRDefault="00364919" w:rsidP="00C77ED0">
      <w:pPr>
        <w:spacing w:after="0" w:line="264" w:lineRule="auto"/>
        <w:jc w:val="both"/>
        <w:rPr>
          <w:rFonts w:ascii="Georgia" w:hAnsi="Georgia" w:cs="Times New Roman"/>
          <w:color w:val="000000" w:themeColor="text1"/>
          <w:sz w:val="21"/>
          <w:szCs w:val="21"/>
        </w:rPr>
      </w:pPr>
      <w:r w:rsidRPr="001C684A">
        <w:rPr>
          <w:rFonts w:ascii="Georgia" w:hAnsi="Georgia" w:cs="Times New Roman"/>
          <w:color w:val="000000" w:themeColor="text1"/>
          <w:sz w:val="21"/>
          <w:szCs w:val="21"/>
        </w:rPr>
        <w:t>die Branche des Investment</w:t>
      </w:r>
      <w:r w:rsidR="00CB5E53" w:rsidRPr="005F73C8">
        <w:rPr>
          <w:rFonts w:ascii="Georgia" w:hAnsi="Georgia" w:cs="Times New Roman"/>
          <w:color w:val="000000" w:themeColor="text1"/>
          <w:sz w:val="21"/>
          <w:szCs w:val="21"/>
        </w:rPr>
        <w:t xml:space="preserve"> </w:t>
      </w:r>
      <w:r w:rsidR="00CB5E53" w:rsidRPr="001C684A">
        <w:rPr>
          <w:rFonts w:ascii="Georgia" w:hAnsi="Georgia" w:cs="Times New Roman"/>
          <w:color w:val="000000" w:themeColor="text1"/>
          <w:sz w:val="21"/>
          <w:szCs w:val="21"/>
        </w:rPr>
        <w:t>B</w:t>
      </w:r>
      <w:r w:rsidRPr="001C684A">
        <w:rPr>
          <w:rFonts w:ascii="Georgia" w:hAnsi="Georgia" w:cs="Times New Roman"/>
          <w:color w:val="000000" w:themeColor="text1"/>
          <w:sz w:val="21"/>
          <w:szCs w:val="21"/>
        </w:rPr>
        <w:t>ankings fasziniert mich durch ihr schnelllebiges Geschäft, die hohe persönliche Lernkurve und ihren großen Einfluss auf die Weltwirtschaft. Besonders begeistert mich die einzigartige Möglichkeit</w:t>
      </w:r>
      <w:r w:rsidR="00CB5E53" w:rsidRPr="001C684A">
        <w:rPr>
          <w:rFonts w:ascii="Georgia" w:hAnsi="Georgia" w:cs="Times New Roman"/>
          <w:color w:val="000000" w:themeColor="text1"/>
          <w:sz w:val="21"/>
          <w:szCs w:val="21"/>
        </w:rPr>
        <w:t>,</w:t>
      </w:r>
      <w:r w:rsidRPr="001C684A">
        <w:rPr>
          <w:rFonts w:ascii="Georgia" w:hAnsi="Georgia" w:cs="Times New Roman"/>
          <w:color w:val="000000" w:themeColor="text1"/>
          <w:sz w:val="21"/>
          <w:szCs w:val="21"/>
        </w:rPr>
        <w:t xml:space="preserve"> in einem hoch motivierten Team an spannenden Transaktionen wie </w:t>
      </w:r>
      <w:r w:rsidRPr="001C684A">
        <w:rPr>
          <w:rFonts w:ascii="Georgia" w:hAnsi="Georgia" w:cs="Times New Roman"/>
          <w:color w:val="FF0000"/>
          <w:sz w:val="21"/>
          <w:szCs w:val="21"/>
        </w:rPr>
        <w:t>(…)</w:t>
      </w:r>
      <w:r w:rsidRPr="001C684A">
        <w:rPr>
          <w:rFonts w:ascii="Georgia" w:hAnsi="Georgia" w:cs="Times New Roman"/>
          <w:color w:val="000000" w:themeColor="text1"/>
          <w:sz w:val="21"/>
          <w:szCs w:val="21"/>
        </w:rPr>
        <w:t xml:space="preserve"> mitwirken zu können und einzigartige Erfahrungen zu sammeln. Insbesondere als Praktikant gibt es keine vergleichbare Branche, in der man in jungen Jahren so viel lernen kann. Während meiner letzten Praxiserfahrung im Financial Advisory bei Mazars habe ich gelernt, was es bedeutet</w:t>
      </w:r>
      <w:r w:rsidR="00CB5E53" w:rsidRPr="001C684A">
        <w:rPr>
          <w:rFonts w:ascii="Georgia" w:hAnsi="Georgia" w:cs="Times New Roman"/>
          <w:color w:val="000000" w:themeColor="text1"/>
          <w:sz w:val="21"/>
          <w:szCs w:val="21"/>
        </w:rPr>
        <w:t>,</w:t>
      </w:r>
      <w:r w:rsidRPr="001C684A">
        <w:rPr>
          <w:rFonts w:ascii="Georgia" w:hAnsi="Georgia" w:cs="Times New Roman"/>
          <w:color w:val="000000" w:themeColor="text1"/>
          <w:sz w:val="21"/>
          <w:szCs w:val="21"/>
        </w:rPr>
        <w:t xml:space="preserve"> in einem schnellen und fordernden Arbeitsumfeld zu arbeiten. Ich habe für mich erkannt, dass mir eine solche Umgebung die Gelegenheit bietet, viel Verantwortung zu übernehmen und </w:t>
      </w:r>
      <w:del w:id="0" w:author="David Döbele" w:date="2023-03-28T19:32:00Z">
        <w:r w:rsidRPr="001C684A" w:rsidDel="00C1427D">
          <w:rPr>
            <w:rFonts w:ascii="Georgia" w:hAnsi="Georgia" w:cs="Times New Roman"/>
            <w:color w:val="000000" w:themeColor="text1"/>
            <w:sz w:val="21"/>
            <w:szCs w:val="21"/>
          </w:rPr>
          <w:delText>mir am meisten Freude bereitet</w:delText>
        </w:r>
      </w:del>
      <w:ins w:id="1" w:author="David Döbele" w:date="2023-03-28T19:32:00Z">
        <w:r w:rsidR="00C1427D">
          <w:rPr>
            <w:rFonts w:ascii="Georgia" w:hAnsi="Georgia" w:cs="Times New Roman"/>
            <w:color w:val="000000" w:themeColor="text1"/>
            <w:sz w:val="21"/>
            <w:szCs w:val="21"/>
          </w:rPr>
          <w:t>Tag für Tag an heraus</w:t>
        </w:r>
      </w:ins>
      <w:ins w:id="2" w:author="David Döbele" w:date="2023-03-28T19:33:00Z">
        <w:r w:rsidR="00C1427D">
          <w:rPr>
            <w:rFonts w:ascii="Georgia" w:hAnsi="Georgia" w:cs="Times New Roman"/>
            <w:color w:val="000000" w:themeColor="text1"/>
            <w:sz w:val="21"/>
            <w:szCs w:val="21"/>
          </w:rPr>
          <w:t>fordernden Aufgaben über mich hinaus zu wachsen</w:t>
        </w:r>
      </w:ins>
      <w:r w:rsidRPr="001C684A">
        <w:rPr>
          <w:rFonts w:ascii="Georgia" w:hAnsi="Georgia" w:cs="Times New Roman"/>
          <w:color w:val="000000" w:themeColor="text1"/>
          <w:sz w:val="21"/>
          <w:szCs w:val="21"/>
        </w:rPr>
        <w:t xml:space="preserve">. Bei </w:t>
      </w:r>
      <w:r w:rsidRPr="001C684A">
        <w:rPr>
          <w:rFonts w:ascii="Georgia" w:hAnsi="Georgia" w:cs="Times New Roman"/>
          <w:color w:val="FF0000"/>
          <w:sz w:val="21"/>
          <w:szCs w:val="21"/>
        </w:rPr>
        <w:t>XXX</w:t>
      </w:r>
      <w:r w:rsidRPr="001C684A">
        <w:rPr>
          <w:rFonts w:ascii="Georgia" w:hAnsi="Georgia" w:cs="Times New Roman"/>
          <w:color w:val="000000" w:themeColor="text1"/>
          <w:sz w:val="21"/>
          <w:szCs w:val="21"/>
        </w:rPr>
        <w:t xml:space="preserve"> sehe ich diese Aspekte ebenfalls als gegeben an, weshalb ich Ihr Haus gerne ab dem </w:t>
      </w:r>
      <w:r w:rsidRPr="001C684A">
        <w:rPr>
          <w:rFonts w:ascii="Georgia" w:hAnsi="Georgia" w:cs="Times New Roman"/>
          <w:color w:val="FF0000"/>
          <w:sz w:val="21"/>
          <w:szCs w:val="21"/>
        </w:rPr>
        <w:t>01.09.2020</w:t>
      </w:r>
      <w:r w:rsidR="00266600" w:rsidRPr="001C684A">
        <w:rPr>
          <w:rFonts w:ascii="Georgia" w:hAnsi="Georgia" w:cs="Times New Roman"/>
          <w:color w:val="FF0000"/>
          <w:sz w:val="21"/>
          <w:szCs w:val="21"/>
        </w:rPr>
        <w:t xml:space="preserve">, in einem Zeitraum von </w:t>
      </w:r>
      <w:r w:rsidR="00CB5E53" w:rsidRPr="001C684A">
        <w:rPr>
          <w:rFonts w:ascii="Georgia" w:hAnsi="Georgia" w:cs="Times New Roman"/>
          <w:color w:val="FF0000"/>
          <w:sz w:val="21"/>
          <w:szCs w:val="21"/>
        </w:rPr>
        <w:t>acht</w:t>
      </w:r>
      <w:r w:rsidR="00266600" w:rsidRPr="001C684A">
        <w:rPr>
          <w:rFonts w:ascii="Georgia" w:hAnsi="Georgia" w:cs="Times New Roman"/>
          <w:color w:val="FF0000"/>
          <w:sz w:val="21"/>
          <w:szCs w:val="21"/>
        </w:rPr>
        <w:t xml:space="preserve"> bis </w:t>
      </w:r>
      <w:r w:rsidR="00CB5E53" w:rsidRPr="001C684A">
        <w:rPr>
          <w:rFonts w:ascii="Georgia" w:hAnsi="Georgia" w:cs="Times New Roman"/>
          <w:color w:val="FF0000"/>
          <w:sz w:val="21"/>
          <w:szCs w:val="21"/>
        </w:rPr>
        <w:t>zwölf</w:t>
      </w:r>
      <w:r w:rsidR="00266600" w:rsidRPr="001C684A">
        <w:rPr>
          <w:rFonts w:ascii="Georgia" w:hAnsi="Georgia" w:cs="Times New Roman"/>
          <w:color w:val="FF0000"/>
          <w:sz w:val="21"/>
          <w:szCs w:val="21"/>
        </w:rPr>
        <w:t xml:space="preserve"> Wochen</w:t>
      </w:r>
      <w:r w:rsidRPr="001C684A">
        <w:rPr>
          <w:rFonts w:ascii="Georgia" w:hAnsi="Georgia" w:cs="Times New Roman"/>
          <w:color w:val="FF0000"/>
          <w:sz w:val="21"/>
          <w:szCs w:val="21"/>
        </w:rPr>
        <w:t xml:space="preserve"> als Praktikant im XXX </w:t>
      </w:r>
      <w:r w:rsidRPr="001C684A">
        <w:rPr>
          <w:rFonts w:ascii="Georgia" w:hAnsi="Georgia" w:cs="Times New Roman"/>
          <w:color w:val="000000" w:themeColor="text1"/>
          <w:sz w:val="21"/>
          <w:szCs w:val="21"/>
        </w:rPr>
        <w:t>unterstützen würde.</w:t>
      </w:r>
    </w:p>
    <w:p w14:paraId="53C9B8D7" w14:textId="77777777" w:rsidR="00364919" w:rsidRPr="00C77ED0" w:rsidRDefault="00364919" w:rsidP="00C77ED0">
      <w:pPr>
        <w:spacing w:after="0" w:line="264" w:lineRule="auto"/>
        <w:jc w:val="both"/>
        <w:rPr>
          <w:rFonts w:ascii="Georgia" w:hAnsi="Georgia" w:cs="Times New Roman"/>
          <w:sz w:val="21"/>
          <w:szCs w:val="21"/>
        </w:rPr>
      </w:pPr>
    </w:p>
    <w:p w14:paraId="7CC4FED9" w14:textId="259960E1" w:rsidR="00364919" w:rsidRPr="001C684A" w:rsidRDefault="00364919" w:rsidP="00C77ED0">
      <w:pPr>
        <w:spacing w:after="0" w:line="264" w:lineRule="auto"/>
        <w:jc w:val="both"/>
        <w:rPr>
          <w:rFonts w:ascii="Georgia" w:hAnsi="Georgia" w:cs="Times New Roman"/>
          <w:color w:val="000000" w:themeColor="text1"/>
          <w:sz w:val="21"/>
          <w:szCs w:val="21"/>
        </w:rPr>
      </w:pPr>
      <w:r w:rsidRPr="001C684A">
        <w:rPr>
          <w:rFonts w:ascii="Georgia" w:hAnsi="Georgia" w:cs="Times New Roman"/>
          <w:color w:val="000000" w:themeColor="text1"/>
          <w:sz w:val="21"/>
          <w:szCs w:val="21"/>
        </w:rPr>
        <w:t xml:space="preserve">Derzeit befinde ich mich kurz vor dem </w:t>
      </w:r>
      <w:r w:rsidR="00CB5E53" w:rsidRPr="001C684A">
        <w:rPr>
          <w:rFonts w:ascii="Georgia" w:hAnsi="Georgia" w:cs="Times New Roman"/>
          <w:color w:val="000000" w:themeColor="text1"/>
          <w:sz w:val="21"/>
          <w:szCs w:val="21"/>
        </w:rPr>
        <w:t>sechsten</w:t>
      </w:r>
      <w:r w:rsidRPr="001C684A">
        <w:rPr>
          <w:rFonts w:ascii="Georgia" w:hAnsi="Georgia" w:cs="Times New Roman"/>
          <w:color w:val="000000" w:themeColor="text1"/>
          <w:sz w:val="21"/>
          <w:szCs w:val="21"/>
        </w:rPr>
        <w:t xml:space="preserve"> Semester meines Bachelor-Studiums an der Johann </w:t>
      </w:r>
      <w:proofErr w:type="gramStart"/>
      <w:r w:rsidRPr="001C684A">
        <w:rPr>
          <w:rFonts w:ascii="Georgia" w:hAnsi="Georgia" w:cs="Times New Roman"/>
          <w:color w:val="000000" w:themeColor="text1"/>
          <w:sz w:val="21"/>
          <w:szCs w:val="21"/>
        </w:rPr>
        <w:t>Wolfgang Goethe-Universität</w:t>
      </w:r>
      <w:proofErr w:type="gramEnd"/>
      <w:r w:rsidRPr="001C684A">
        <w:rPr>
          <w:rFonts w:ascii="Georgia" w:hAnsi="Georgia" w:cs="Times New Roman"/>
          <w:color w:val="000000" w:themeColor="text1"/>
          <w:sz w:val="21"/>
          <w:szCs w:val="21"/>
        </w:rPr>
        <w:t xml:space="preserve"> in Frankfurt am Main. Seit meinem zweiten Semester unterstütze ich den </w:t>
      </w:r>
      <w:proofErr w:type="spellStart"/>
      <w:r w:rsidRPr="001C684A">
        <w:rPr>
          <w:rFonts w:ascii="Georgia" w:hAnsi="Georgia" w:cs="Times New Roman"/>
          <w:color w:val="000000" w:themeColor="text1"/>
          <w:sz w:val="21"/>
          <w:szCs w:val="21"/>
        </w:rPr>
        <w:t>Founders</w:t>
      </w:r>
      <w:proofErr w:type="spellEnd"/>
      <w:r w:rsidRPr="001C684A">
        <w:rPr>
          <w:rFonts w:ascii="Georgia" w:hAnsi="Georgia" w:cs="Times New Roman"/>
          <w:color w:val="000000" w:themeColor="text1"/>
          <w:sz w:val="21"/>
          <w:szCs w:val="21"/>
        </w:rPr>
        <w:t xml:space="preserve"> Club Frankfurt, die Gründungsinitiative der Goethe</w:t>
      </w:r>
      <w:r w:rsidR="001C684A">
        <w:rPr>
          <w:rFonts w:ascii="Georgia" w:hAnsi="Georgia" w:cs="Times New Roman"/>
          <w:color w:val="000000" w:themeColor="text1"/>
          <w:sz w:val="21"/>
          <w:szCs w:val="21"/>
        </w:rPr>
        <w:t>-</w:t>
      </w:r>
      <w:r w:rsidRPr="001C684A">
        <w:rPr>
          <w:rFonts w:ascii="Georgia" w:hAnsi="Georgia" w:cs="Times New Roman"/>
          <w:color w:val="000000" w:themeColor="text1"/>
          <w:sz w:val="21"/>
          <w:szCs w:val="21"/>
        </w:rPr>
        <w:t xml:space="preserve">Universität als </w:t>
      </w:r>
      <w:proofErr w:type="spellStart"/>
      <w:r w:rsidRPr="001C684A">
        <w:rPr>
          <w:rFonts w:ascii="Georgia" w:hAnsi="Georgia" w:cs="Times New Roman"/>
          <w:color w:val="000000" w:themeColor="text1"/>
          <w:sz w:val="21"/>
          <w:szCs w:val="21"/>
        </w:rPr>
        <w:t>Advisor</w:t>
      </w:r>
      <w:proofErr w:type="spellEnd"/>
      <w:r w:rsidRPr="001C684A">
        <w:rPr>
          <w:rFonts w:ascii="Georgia" w:hAnsi="Georgia" w:cs="Times New Roman"/>
          <w:color w:val="000000" w:themeColor="text1"/>
          <w:sz w:val="21"/>
          <w:szCs w:val="21"/>
        </w:rPr>
        <w:t xml:space="preserve"> und Associate </w:t>
      </w:r>
      <w:proofErr w:type="spellStart"/>
      <w:r w:rsidRPr="001C684A">
        <w:rPr>
          <w:rFonts w:ascii="Georgia" w:hAnsi="Georgia" w:cs="Times New Roman"/>
          <w:color w:val="000000" w:themeColor="text1"/>
          <w:sz w:val="21"/>
          <w:szCs w:val="21"/>
        </w:rPr>
        <w:t>of</w:t>
      </w:r>
      <w:proofErr w:type="spellEnd"/>
      <w:r w:rsidRPr="001C684A">
        <w:rPr>
          <w:rFonts w:ascii="Georgia" w:hAnsi="Georgia" w:cs="Times New Roman"/>
          <w:color w:val="000000" w:themeColor="text1"/>
          <w:sz w:val="21"/>
          <w:szCs w:val="21"/>
        </w:rPr>
        <w:t xml:space="preserve"> Finance. Meine primären Aufgaben liegen in der Akquise unserer Partnerunternehmen wie </w:t>
      </w:r>
      <w:proofErr w:type="spellStart"/>
      <w:r w:rsidRPr="001C684A">
        <w:rPr>
          <w:rFonts w:ascii="Georgia" w:hAnsi="Georgia" w:cs="Times New Roman"/>
          <w:color w:val="000000" w:themeColor="text1"/>
          <w:sz w:val="21"/>
          <w:szCs w:val="21"/>
        </w:rPr>
        <w:t>Binance</w:t>
      </w:r>
      <w:proofErr w:type="spellEnd"/>
      <w:r w:rsidRPr="001C684A">
        <w:rPr>
          <w:rFonts w:ascii="Georgia" w:hAnsi="Georgia" w:cs="Times New Roman"/>
          <w:color w:val="000000" w:themeColor="text1"/>
          <w:sz w:val="21"/>
          <w:szCs w:val="21"/>
        </w:rPr>
        <w:t xml:space="preserve"> und </w:t>
      </w:r>
      <w:proofErr w:type="spellStart"/>
      <w:r w:rsidRPr="001C684A">
        <w:rPr>
          <w:rFonts w:ascii="Georgia" w:hAnsi="Georgia" w:cs="Times New Roman"/>
          <w:color w:val="000000" w:themeColor="text1"/>
          <w:sz w:val="21"/>
          <w:szCs w:val="21"/>
        </w:rPr>
        <w:t>Scalable</w:t>
      </w:r>
      <w:proofErr w:type="spellEnd"/>
      <w:r w:rsidRPr="001C684A">
        <w:rPr>
          <w:rFonts w:ascii="Georgia" w:hAnsi="Georgia" w:cs="Times New Roman"/>
          <w:color w:val="000000" w:themeColor="text1"/>
          <w:sz w:val="21"/>
          <w:szCs w:val="21"/>
        </w:rPr>
        <w:t xml:space="preserve"> Capital. Durch diese Position konnte ich meine Führungsqualitäten unter Beweis stellen und innerhalb von vier Monaten 42.000 € an Kapital </w:t>
      </w:r>
      <w:r w:rsidR="00994190">
        <w:rPr>
          <w:rFonts w:ascii="Georgia" w:hAnsi="Georgia" w:cs="Times New Roman"/>
          <w:color w:val="000000" w:themeColor="text1"/>
          <w:sz w:val="21"/>
          <w:szCs w:val="21"/>
        </w:rPr>
        <w:t>akquirieren</w:t>
      </w:r>
      <w:r w:rsidRPr="001C684A">
        <w:rPr>
          <w:rFonts w:ascii="Georgia" w:hAnsi="Georgia" w:cs="Times New Roman"/>
          <w:color w:val="000000" w:themeColor="text1"/>
          <w:sz w:val="21"/>
          <w:szCs w:val="21"/>
        </w:rPr>
        <w:t xml:space="preserve">. Im Leistungssport konnte ich ergänzend dazu eine prägende Teamfähigkeit entwickeln und mit meinem Heimatverein TuS Griesheim Handball im letzten Jahr den Aufstieg in die </w:t>
      </w:r>
      <w:r w:rsidR="00CB5E53" w:rsidRPr="001C684A">
        <w:rPr>
          <w:rFonts w:ascii="Georgia" w:hAnsi="Georgia" w:cs="Times New Roman"/>
          <w:color w:val="000000" w:themeColor="text1"/>
          <w:sz w:val="21"/>
          <w:szCs w:val="21"/>
        </w:rPr>
        <w:t>vierte</w:t>
      </w:r>
      <w:r w:rsidRPr="001C684A">
        <w:rPr>
          <w:rFonts w:ascii="Georgia" w:hAnsi="Georgia" w:cs="Times New Roman"/>
          <w:color w:val="000000" w:themeColor="text1"/>
          <w:sz w:val="21"/>
          <w:szCs w:val="21"/>
        </w:rPr>
        <w:t xml:space="preserve"> Liga feiern. Diese Fähigkeiten halfen mir in meinen bisherigen Praktika lösungsorientiert und zielstrebig zu arbeiten. Speziell in meinem letzten Praktikum im Financial Advisory habe</w:t>
      </w:r>
      <w:r w:rsidR="00CD65F9" w:rsidRPr="001C684A">
        <w:rPr>
          <w:rFonts w:ascii="Georgia" w:hAnsi="Georgia" w:cs="Times New Roman"/>
          <w:color w:val="000000" w:themeColor="text1"/>
          <w:sz w:val="21"/>
          <w:szCs w:val="21"/>
        </w:rPr>
        <w:t xml:space="preserve"> ich</w:t>
      </w:r>
      <w:r w:rsidRPr="001C684A">
        <w:rPr>
          <w:rFonts w:ascii="Georgia" w:hAnsi="Georgia" w:cs="Times New Roman"/>
          <w:color w:val="000000" w:themeColor="text1"/>
          <w:sz w:val="21"/>
          <w:szCs w:val="21"/>
        </w:rPr>
        <w:t xml:space="preserve"> gelernt, was es heißt, analytisch zu arbeiten und war von der Arbeit an den Transaktionsprojekten nachhaltig begeistert. Aus den zuvor genannten Erfahrungen geht meine Motivation hervor, diese im Rahmen eines Praktikums im Investment Banking gewinnbringend einzusetzen und meinen Karrierehorizont zu erweitern.</w:t>
      </w:r>
    </w:p>
    <w:p w14:paraId="2C71B681" w14:textId="77777777" w:rsidR="00364919" w:rsidRPr="00C77ED0" w:rsidRDefault="00364919" w:rsidP="00C77ED0">
      <w:pPr>
        <w:spacing w:after="0" w:line="264" w:lineRule="auto"/>
        <w:jc w:val="both"/>
        <w:rPr>
          <w:rFonts w:ascii="Georgia" w:hAnsi="Georgia" w:cs="Times New Roman"/>
          <w:sz w:val="21"/>
          <w:szCs w:val="21"/>
        </w:rPr>
      </w:pPr>
    </w:p>
    <w:p w14:paraId="21734D74" w14:textId="77777777" w:rsidR="00364919" w:rsidRPr="001C684A" w:rsidRDefault="00364919" w:rsidP="00C77ED0">
      <w:pPr>
        <w:spacing w:after="0" w:line="264" w:lineRule="auto"/>
        <w:jc w:val="both"/>
        <w:rPr>
          <w:rFonts w:ascii="Georgia" w:hAnsi="Georgia" w:cs="Times New Roman"/>
          <w:color w:val="FF0000"/>
          <w:sz w:val="21"/>
          <w:szCs w:val="21"/>
        </w:rPr>
      </w:pPr>
      <w:r w:rsidRPr="001C684A">
        <w:rPr>
          <w:rFonts w:ascii="Georgia" w:hAnsi="Georgia" w:cs="Times New Roman"/>
          <w:color w:val="FF0000"/>
          <w:sz w:val="21"/>
          <w:szCs w:val="21"/>
        </w:rPr>
        <w:t>X</w:t>
      </w:r>
    </w:p>
    <w:p w14:paraId="5F6F25C5" w14:textId="77777777" w:rsidR="00364919" w:rsidRPr="001C684A" w:rsidRDefault="00364919" w:rsidP="00C77ED0">
      <w:pPr>
        <w:spacing w:after="0" w:line="264" w:lineRule="auto"/>
        <w:jc w:val="both"/>
        <w:rPr>
          <w:rFonts w:ascii="Georgia" w:hAnsi="Georgia" w:cs="Times New Roman"/>
          <w:color w:val="FF0000"/>
          <w:sz w:val="21"/>
          <w:szCs w:val="21"/>
        </w:rPr>
      </w:pPr>
      <w:r w:rsidRPr="001C684A">
        <w:rPr>
          <w:rFonts w:ascii="Georgia" w:hAnsi="Georgia" w:cs="Times New Roman"/>
          <w:color w:val="FF0000"/>
          <w:sz w:val="21"/>
          <w:szCs w:val="21"/>
        </w:rPr>
        <w:t>X</w:t>
      </w:r>
    </w:p>
    <w:p w14:paraId="4608CD1C" w14:textId="77777777" w:rsidR="00364919" w:rsidRPr="001C684A" w:rsidRDefault="00364919" w:rsidP="00C77ED0">
      <w:pPr>
        <w:spacing w:after="0" w:line="264" w:lineRule="auto"/>
        <w:jc w:val="both"/>
        <w:rPr>
          <w:rFonts w:ascii="Georgia" w:hAnsi="Georgia" w:cs="Times New Roman"/>
          <w:color w:val="FF0000"/>
          <w:sz w:val="21"/>
          <w:szCs w:val="21"/>
        </w:rPr>
      </w:pPr>
      <w:r w:rsidRPr="001C684A">
        <w:rPr>
          <w:rFonts w:ascii="Georgia" w:hAnsi="Georgia" w:cs="Times New Roman"/>
          <w:color w:val="FF0000"/>
          <w:sz w:val="21"/>
          <w:szCs w:val="21"/>
        </w:rPr>
        <w:t>X</w:t>
      </w:r>
    </w:p>
    <w:p w14:paraId="5AB17D24" w14:textId="77777777" w:rsidR="00364919" w:rsidRPr="001C684A" w:rsidRDefault="00364919" w:rsidP="00C77ED0">
      <w:pPr>
        <w:spacing w:after="0" w:line="264" w:lineRule="auto"/>
        <w:jc w:val="both"/>
        <w:rPr>
          <w:rFonts w:ascii="Georgia" w:hAnsi="Georgia" w:cs="Times New Roman"/>
          <w:color w:val="FF0000"/>
          <w:sz w:val="21"/>
          <w:szCs w:val="21"/>
        </w:rPr>
      </w:pPr>
      <w:r w:rsidRPr="001C684A">
        <w:rPr>
          <w:rFonts w:ascii="Georgia" w:hAnsi="Georgia" w:cs="Times New Roman"/>
          <w:color w:val="FF0000"/>
          <w:sz w:val="21"/>
          <w:szCs w:val="21"/>
        </w:rPr>
        <w:t>X</w:t>
      </w:r>
    </w:p>
    <w:p w14:paraId="661AC357" w14:textId="77777777" w:rsidR="00364919" w:rsidRPr="001C684A" w:rsidRDefault="00364919" w:rsidP="00C77ED0">
      <w:pPr>
        <w:spacing w:after="0" w:line="264" w:lineRule="auto"/>
        <w:jc w:val="both"/>
        <w:rPr>
          <w:rFonts w:ascii="Georgia" w:hAnsi="Georgia" w:cs="Times New Roman"/>
          <w:color w:val="FF0000"/>
          <w:sz w:val="21"/>
          <w:szCs w:val="21"/>
        </w:rPr>
      </w:pPr>
      <w:r w:rsidRPr="001C684A">
        <w:rPr>
          <w:rFonts w:ascii="Georgia" w:hAnsi="Georgia" w:cs="Times New Roman"/>
          <w:color w:val="FF0000"/>
          <w:sz w:val="21"/>
          <w:szCs w:val="21"/>
        </w:rPr>
        <w:t>X</w:t>
      </w:r>
    </w:p>
    <w:p w14:paraId="2BC4C4B6" w14:textId="77777777" w:rsidR="00364919" w:rsidRPr="001C684A" w:rsidRDefault="00364919" w:rsidP="00C77ED0">
      <w:pPr>
        <w:spacing w:after="0" w:line="264" w:lineRule="auto"/>
        <w:jc w:val="both"/>
        <w:rPr>
          <w:rFonts w:ascii="Georgia" w:hAnsi="Georgia" w:cs="Times New Roman"/>
          <w:color w:val="FF0000"/>
          <w:sz w:val="21"/>
          <w:szCs w:val="21"/>
        </w:rPr>
      </w:pPr>
      <w:r w:rsidRPr="001C684A">
        <w:rPr>
          <w:rFonts w:ascii="Georgia" w:hAnsi="Georgia" w:cs="Times New Roman"/>
          <w:color w:val="FF0000"/>
          <w:sz w:val="21"/>
          <w:szCs w:val="21"/>
        </w:rPr>
        <w:t>X</w:t>
      </w:r>
    </w:p>
    <w:p w14:paraId="36BB475F" w14:textId="77777777" w:rsidR="00364919" w:rsidRPr="001C684A" w:rsidRDefault="00364919" w:rsidP="00C77ED0">
      <w:pPr>
        <w:spacing w:after="0" w:line="264" w:lineRule="auto"/>
        <w:jc w:val="both"/>
        <w:rPr>
          <w:rFonts w:ascii="Georgia" w:hAnsi="Georgia" w:cs="Times New Roman"/>
          <w:color w:val="FF0000"/>
          <w:sz w:val="21"/>
          <w:szCs w:val="21"/>
        </w:rPr>
      </w:pPr>
      <w:r w:rsidRPr="001C684A">
        <w:rPr>
          <w:rFonts w:ascii="Georgia" w:hAnsi="Georgia" w:cs="Times New Roman"/>
          <w:color w:val="FF0000"/>
          <w:sz w:val="21"/>
          <w:szCs w:val="21"/>
        </w:rPr>
        <w:t>X</w:t>
      </w:r>
    </w:p>
    <w:p w14:paraId="49ADC567" w14:textId="77777777" w:rsidR="00364919" w:rsidRPr="001C684A" w:rsidRDefault="00364919" w:rsidP="00C77ED0">
      <w:pPr>
        <w:spacing w:after="0" w:line="264" w:lineRule="auto"/>
        <w:jc w:val="both"/>
        <w:rPr>
          <w:rFonts w:ascii="Georgia" w:hAnsi="Georgia" w:cs="Times New Roman"/>
          <w:color w:val="FF0000"/>
          <w:sz w:val="21"/>
          <w:szCs w:val="21"/>
        </w:rPr>
      </w:pPr>
      <w:r w:rsidRPr="001C684A">
        <w:rPr>
          <w:rFonts w:ascii="Georgia" w:hAnsi="Georgia" w:cs="Times New Roman"/>
          <w:color w:val="FF0000"/>
          <w:sz w:val="21"/>
          <w:szCs w:val="21"/>
        </w:rPr>
        <w:t>X</w:t>
      </w:r>
    </w:p>
    <w:p w14:paraId="2A7ADB9B" w14:textId="77777777" w:rsidR="00364919" w:rsidRPr="00C77ED0" w:rsidRDefault="00364919" w:rsidP="00C77ED0">
      <w:pPr>
        <w:spacing w:after="0" w:line="264" w:lineRule="auto"/>
        <w:rPr>
          <w:rFonts w:ascii="Georgia" w:hAnsi="Georgia" w:cs="Times New Roman"/>
          <w:sz w:val="21"/>
          <w:szCs w:val="21"/>
        </w:rPr>
      </w:pPr>
    </w:p>
    <w:p w14:paraId="4647A552" w14:textId="7EC9155B" w:rsidR="00364919" w:rsidRPr="001C684A" w:rsidRDefault="00364919" w:rsidP="00C77ED0">
      <w:pPr>
        <w:spacing w:after="0" w:line="264" w:lineRule="auto"/>
        <w:jc w:val="both"/>
        <w:rPr>
          <w:rFonts w:ascii="Georgia" w:hAnsi="Georgia" w:cs="Times New Roman"/>
          <w:sz w:val="21"/>
          <w:szCs w:val="21"/>
        </w:rPr>
      </w:pPr>
      <w:r w:rsidRPr="001C684A">
        <w:rPr>
          <w:rFonts w:ascii="Georgia" w:hAnsi="Georgia" w:cs="Times New Roman"/>
          <w:sz w:val="21"/>
          <w:szCs w:val="21"/>
        </w:rPr>
        <w:t>Ich bin zuversichtlich, dass mein persönlicher und akademischer Hintergrund die richtigen Voraussetzungen für ein M&amp;A Praktikum in Ihrem Unternehmen bieten und hoffe</w:t>
      </w:r>
      <w:r w:rsidR="001C684A">
        <w:rPr>
          <w:rFonts w:ascii="Georgia" w:hAnsi="Georgia" w:cs="Times New Roman"/>
          <w:sz w:val="21"/>
          <w:szCs w:val="21"/>
        </w:rPr>
        <w:t>,</w:t>
      </w:r>
      <w:r w:rsidRPr="001C684A">
        <w:rPr>
          <w:rFonts w:ascii="Georgia" w:hAnsi="Georgia" w:cs="Times New Roman"/>
          <w:sz w:val="21"/>
          <w:szCs w:val="21"/>
        </w:rPr>
        <w:t xml:space="preserve"> </w:t>
      </w:r>
      <w:r w:rsidR="001C684A">
        <w:rPr>
          <w:rFonts w:ascii="Georgia" w:hAnsi="Georgia" w:cs="Times New Roman"/>
          <w:sz w:val="21"/>
          <w:szCs w:val="21"/>
        </w:rPr>
        <w:t>zu dem</w:t>
      </w:r>
      <w:r w:rsidRPr="001C684A">
        <w:rPr>
          <w:rFonts w:ascii="Georgia" w:hAnsi="Georgia" w:cs="Times New Roman"/>
          <w:sz w:val="21"/>
          <w:szCs w:val="21"/>
        </w:rPr>
        <w:t xml:space="preserve"> weiteren Erfolg Ihres Hauses beitragen zu können. Ich würde mich sehr über die Gelegenheit freuen, Sie in einem persönlichen Gespräch von mir zu überzeugen. Vielen Dank für Ihre Berücksichtigung meiner Bewerbung.</w:t>
      </w:r>
    </w:p>
    <w:p w14:paraId="459E16BA" w14:textId="77777777" w:rsidR="00364919" w:rsidRPr="00C77ED0" w:rsidRDefault="00364919" w:rsidP="00C77ED0">
      <w:pPr>
        <w:spacing w:after="0" w:line="264" w:lineRule="auto"/>
        <w:rPr>
          <w:rFonts w:ascii="Georgia" w:hAnsi="Georgia" w:cs="Times New Roman"/>
          <w:sz w:val="21"/>
          <w:szCs w:val="21"/>
        </w:rPr>
      </w:pPr>
    </w:p>
    <w:p w14:paraId="099A95B9" w14:textId="4D003139" w:rsidR="00635B9E" w:rsidRPr="001C684A" w:rsidRDefault="00364919" w:rsidP="00C77ED0">
      <w:pPr>
        <w:spacing w:after="0" w:line="264" w:lineRule="auto"/>
        <w:rPr>
          <w:rFonts w:ascii="Georgia" w:hAnsi="Georgia" w:cs="Times New Roman"/>
          <w:sz w:val="21"/>
          <w:szCs w:val="21"/>
        </w:rPr>
      </w:pPr>
      <w:r w:rsidRPr="001C684A">
        <w:rPr>
          <w:rFonts w:ascii="Georgia" w:hAnsi="Georgia" w:cs="Times New Roman"/>
          <w:sz w:val="21"/>
          <w:szCs w:val="21"/>
        </w:rPr>
        <w:t>Mit freundlichen Grüßen</w:t>
      </w:r>
    </w:p>
    <w:sectPr w:rsidR="00635B9E" w:rsidRPr="001C684A" w:rsidSect="00474FC2">
      <w:pgSz w:w="11906" w:h="16838"/>
      <w:pgMar w:top="964" w:right="1247" w:bottom="964"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A154E"/>
    <w:rsid w:val="000A5AB8"/>
    <w:rsid w:val="000A6678"/>
    <w:rsid w:val="000A7DEB"/>
    <w:rsid w:val="000C55DE"/>
    <w:rsid w:val="000F371C"/>
    <w:rsid w:val="00117F83"/>
    <w:rsid w:val="00132923"/>
    <w:rsid w:val="0014521E"/>
    <w:rsid w:val="00146C8E"/>
    <w:rsid w:val="00152DF9"/>
    <w:rsid w:val="00156A98"/>
    <w:rsid w:val="001669DB"/>
    <w:rsid w:val="00171D11"/>
    <w:rsid w:val="001819B1"/>
    <w:rsid w:val="00195D13"/>
    <w:rsid w:val="001A07F9"/>
    <w:rsid w:val="001A4522"/>
    <w:rsid w:val="001C17FC"/>
    <w:rsid w:val="001C684A"/>
    <w:rsid w:val="001D079A"/>
    <w:rsid w:val="001E0088"/>
    <w:rsid w:val="001E0903"/>
    <w:rsid w:val="001E1EE7"/>
    <w:rsid w:val="002042CB"/>
    <w:rsid w:val="002062F6"/>
    <w:rsid w:val="00212042"/>
    <w:rsid w:val="0021555A"/>
    <w:rsid w:val="002213EE"/>
    <w:rsid w:val="0023683A"/>
    <w:rsid w:val="002467A0"/>
    <w:rsid w:val="00252B32"/>
    <w:rsid w:val="002536DC"/>
    <w:rsid w:val="00255EC1"/>
    <w:rsid w:val="00257D2A"/>
    <w:rsid w:val="00264191"/>
    <w:rsid w:val="00266600"/>
    <w:rsid w:val="0027047C"/>
    <w:rsid w:val="002708C2"/>
    <w:rsid w:val="00274324"/>
    <w:rsid w:val="002A5B9F"/>
    <w:rsid w:val="002D309E"/>
    <w:rsid w:val="002D594E"/>
    <w:rsid w:val="002E39B8"/>
    <w:rsid w:val="002F51FA"/>
    <w:rsid w:val="00311A15"/>
    <w:rsid w:val="003250EA"/>
    <w:rsid w:val="003421B1"/>
    <w:rsid w:val="00364919"/>
    <w:rsid w:val="003738A0"/>
    <w:rsid w:val="00375D2D"/>
    <w:rsid w:val="003811BC"/>
    <w:rsid w:val="0038671F"/>
    <w:rsid w:val="003947A8"/>
    <w:rsid w:val="003D464F"/>
    <w:rsid w:val="003D5D1E"/>
    <w:rsid w:val="003D5FE6"/>
    <w:rsid w:val="003E3064"/>
    <w:rsid w:val="003F3290"/>
    <w:rsid w:val="003F688C"/>
    <w:rsid w:val="00415608"/>
    <w:rsid w:val="00424CAF"/>
    <w:rsid w:val="00434D23"/>
    <w:rsid w:val="004403CB"/>
    <w:rsid w:val="00453C2F"/>
    <w:rsid w:val="00454C0B"/>
    <w:rsid w:val="0046226E"/>
    <w:rsid w:val="00474FC2"/>
    <w:rsid w:val="00492923"/>
    <w:rsid w:val="004A1501"/>
    <w:rsid w:val="004A615C"/>
    <w:rsid w:val="004B4510"/>
    <w:rsid w:val="004C156C"/>
    <w:rsid w:val="004C174A"/>
    <w:rsid w:val="004D4FF3"/>
    <w:rsid w:val="00500EFA"/>
    <w:rsid w:val="00506322"/>
    <w:rsid w:val="00507BBD"/>
    <w:rsid w:val="005407D6"/>
    <w:rsid w:val="00542F06"/>
    <w:rsid w:val="00553EC8"/>
    <w:rsid w:val="00565E06"/>
    <w:rsid w:val="005705F7"/>
    <w:rsid w:val="00570B1D"/>
    <w:rsid w:val="00574140"/>
    <w:rsid w:val="005762CF"/>
    <w:rsid w:val="005842A0"/>
    <w:rsid w:val="00590834"/>
    <w:rsid w:val="00590E7F"/>
    <w:rsid w:val="00593C9C"/>
    <w:rsid w:val="005B231F"/>
    <w:rsid w:val="005C55F7"/>
    <w:rsid w:val="005D7D49"/>
    <w:rsid w:val="005E00BC"/>
    <w:rsid w:val="005E63B8"/>
    <w:rsid w:val="005F1106"/>
    <w:rsid w:val="005F350B"/>
    <w:rsid w:val="00603752"/>
    <w:rsid w:val="00632F05"/>
    <w:rsid w:val="00635B9E"/>
    <w:rsid w:val="0063723B"/>
    <w:rsid w:val="00647413"/>
    <w:rsid w:val="006502BE"/>
    <w:rsid w:val="006A7895"/>
    <w:rsid w:val="006B302C"/>
    <w:rsid w:val="006D2592"/>
    <w:rsid w:val="006F58EC"/>
    <w:rsid w:val="00706233"/>
    <w:rsid w:val="007251EA"/>
    <w:rsid w:val="007340D7"/>
    <w:rsid w:val="00734CA0"/>
    <w:rsid w:val="007472BD"/>
    <w:rsid w:val="00755A3D"/>
    <w:rsid w:val="007675B1"/>
    <w:rsid w:val="00797EF1"/>
    <w:rsid w:val="007A3246"/>
    <w:rsid w:val="007A64C5"/>
    <w:rsid w:val="007A719D"/>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86EA7"/>
    <w:rsid w:val="00887376"/>
    <w:rsid w:val="0089337A"/>
    <w:rsid w:val="008A248F"/>
    <w:rsid w:val="008B402E"/>
    <w:rsid w:val="008C27C1"/>
    <w:rsid w:val="008D6664"/>
    <w:rsid w:val="008D7CDB"/>
    <w:rsid w:val="008E100E"/>
    <w:rsid w:val="008E4BA9"/>
    <w:rsid w:val="008E7A27"/>
    <w:rsid w:val="008E7D17"/>
    <w:rsid w:val="00991E04"/>
    <w:rsid w:val="00994190"/>
    <w:rsid w:val="009A256E"/>
    <w:rsid w:val="009B26AA"/>
    <w:rsid w:val="009D07DC"/>
    <w:rsid w:val="009D3BBF"/>
    <w:rsid w:val="009E7BFF"/>
    <w:rsid w:val="009F46A7"/>
    <w:rsid w:val="00A1282E"/>
    <w:rsid w:val="00A1289E"/>
    <w:rsid w:val="00A14247"/>
    <w:rsid w:val="00A40D57"/>
    <w:rsid w:val="00A44493"/>
    <w:rsid w:val="00A53760"/>
    <w:rsid w:val="00AA2791"/>
    <w:rsid w:val="00AA4C7C"/>
    <w:rsid w:val="00AB4CD0"/>
    <w:rsid w:val="00AC61EE"/>
    <w:rsid w:val="00AC66C4"/>
    <w:rsid w:val="00AC7086"/>
    <w:rsid w:val="00AE26F5"/>
    <w:rsid w:val="00AE3A33"/>
    <w:rsid w:val="00B135CE"/>
    <w:rsid w:val="00B339B8"/>
    <w:rsid w:val="00B346A7"/>
    <w:rsid w:val="00B43970"/>
    <w:rsid w:val="00B50A34"/>
    <w:rsid w:val="00B54C38"/>
    <w:rsid w:val="00B5613E"/>
    <w:rsid w:val="00B57CB1"/>
    <w:rsid w:val="00B77DCE"/>
    <w:rsid w:val="00B81B0E"/>
    <w:rsid w:val="00B8664D"/>
    <w:rsid w:val="00B87CA9"/>
    <w:rsid w:val="00B9666E"/>
    <w:rsid w:val="00BB16B8"/>
    <w:rsid w:val="00BB3512"/>
    <w:rsid w:val="00BB3C75"/>
    <w:rsid w:val="00BC5172"/>
    <w:rsid w:val="00BF522D"/>
    <w:rsid w:val="00C0214A"/>
    <w:rsid w:val="00C030C1"/>
    <w:rsid w:val="00C1427D"/>
    <w:rsid w:val="00C1562F"/>
    <w:rsid w:val="00C6717B"/>
    <w:rsid w:val="00C71380"/>
    <w:rsid w:val="00C77ED0"/>
    <w:rsid w:val="00C9003C"/>
    <w:rsid w:val="00C97ECA"/>
    <w:rsid w:val="00CA1160"/>
    <w:rsid w:val="00CA702E"/>
    <w:rsid w:val="00CA7350"/>
    <w:rsid w:val="00CB5E53"/>
    <w:rsid w:val="00CB639D"/>
    <w:rsid w:val="00CD51E6"/>
    <w:rsid w:val="00CD65F9"/>
    <w:rsid w:val="00CE433B"/>
    <w:rsid w:val="00D30495"/>
    <w:rsid w:val="00D70855"/>
    <w:rsid w:val="00D71D8E"/>
    <w:rsid w:val="00D9281A"/>
    <w:rsid w:val="00DA3404"/>
    <w:rsid w:val="00DA524B"/>
    <w:rsid w:val="00DB471D"/>
    <w:rsid w:val="00DD1863"/>
    <w:rsid w:val="00DD3349"/>
    <w:rsid w:val="00DD54E1"/>
    <w:rsid w:val="00DD6747"/>
    <w:rsid w:val="00DD680E"/>
    <w:rsid w:val="00DE1FBC"/>
    <w:rsid w:val="00DE5C3D"/>
    <w:rsid w:val="00E02500"/>
    <w:rsid w:val="00E12ED8"/>
    <w:rsid w:val="00E162C9"/>
    <w:rsid w:val="00E3005D"/>
    <w:rsid w:val="00E30491"/>
    <w:rsid w:val="00E473ED"/>
    <w:rsid w:val="00E47DAF"/>
    <w:rsid w:val="00E62550"/>
    <w:rsid w:val="00E83116"/>
    <w:rsid w:val="00E914E5"/>
    <w:rsid w:val="00E91B86"/>
    <w:rsid w:val="00EA6CEC"/>
    <w:rsid w:val="00EA7AC2"/>
    <w:rsid w:val="00EB5158"/>
    <w:rsid w:val="00EC000C"/>
    <w:rsid w:val="00EC0387"/>
    <w:rsid w:val="00EF2FD5"/>
    <w:rsid w:val="00F11473"/>
    <w:rsid w:val="00F253C5"/>
    <w:rsid w:val="00F30624"/>
    <w:rsid w:val="00F4717F"/>
    <w:rsid w:val="00F517BF"/>
    <w:rsid w:val="00F5301B"/>
    <w:rsid w:val="00F55CE3"/>
    <w:rsid w:val="00F56653"/>
    <w:rsid w:val="00F74175"/>
    <w:rsid w:val="00F75B22"/>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CB5E53"/>
    <w:pPr>
      <w:spacing w:after="0" w:line="240" w:lineRule="auto"/>
    </w:pPr>
  </w:style>
  <w:style w:type="character" w:styleId="Kommentarzeichen">
    <w:name w:val="annotation reference"/>
    <w:basedOn w:val="Absatz-Standardschriftart"/>
    <w:uiPriority w:val="99"/>
    <w:semiHidden/>
    <w:unhideWhenUsed/>
    <w:rsid w:val="00CB5E53"/>
    <w:rPr>
      <w:sz w:val="16"/>
      <w:szCs w:val="16"/>
    </w:rPr>
  </w:style>
  <w:style w:type="paragraph" w:styleId="Kommentartext">
    <w:name w:val="annotation text"/>
    <w:basedOn w:val="Standard"/>
    <w:link w:val="KommentartextZchn"/>
    <w:uiPriority w:val="99"/>
    <w:unhideWhenUsed/>
    <w:rsid w:val="00CB5E53"/>
    <w:pPr>
      <w:spacing w:line="240" w:lineRule="auto"/>
    </w:pPr>
    <w:rPr>
      <w:sz w:val="20"/>
      <w:szCs w:val="20"/>
    </w:rPr>
  </w:style>
  <w:style w:type="character" w:customStyle="1" w:styleId="KommentartextZchn">
    <w:name w:val="Kommentartext Zchn"/>
    <w:basedOn w:val="Absatz-Standardschriftart"/>
    <w:link w:val="Kommentartext"/>
    <w:uiPriority w:val="99"/>
    <w:rsid w:val="00CB5E53"/>
    <w:rPr>
      <w:sz w:val="20"/>
      <w:szCs w:val="20"/>
    </w:rPr>
  </w:style>
  <w:style w:type="paragraph" w:styleId="Kommentarthema">
    <w:name w:val="annotation subject"/>
    <w:basedOn w:val="Kommentartext"/>
    <w:next w:val="Kommentartext"/>
    <w:link w:val="KommentarthemaZchn"/>
    <w:uiPriority w:val="99"/>
    <w:semiHidden/>
    <w:unhideWhenUsed/>
    <w:rsid w:val="00CB5E53"/>
    <w:rPr>
      <w:b/>
      <w:bCs/>
    </w:rPr>
  </w:style>
  <w:style w:type="character" w:customStyle="1" w:styleId="KommentarthemaZchn">
    <w:name w:val="Kommentarthema Zchn"/>
    <w:basedOn w:val="KommentartextZchn"/>
    <w:link w:val="Kommentarthema"/>
    <w:uiPriority w:val="99"/>
    <w:semiHidden/>
    <w:rsid w:val="00CB5E5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420</Words>
  <Characters>2551</Characters>
  <Application>Microsoft Office Word</Application>
  <DocSecurity>0</DocSecurity>
  <Lines>39</Lines>
  <Paragraphs>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6</cp:revision>
  <dcterms:created xsi:type="dcterms:W3CDTF">2023-03-27T14:46:00Z</dcterms:created>
  <dcterms:modified xsi:type="dcterms:W3CDTF">2023-03-28T17:34:00Z</dcterms:modified>
</cp:coreProperties>
</file>