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95D8B" w14:textId="77777777" w:rsidR="00C16409" w:rsidRPr="001F31C7" w:rsidRDefault="00C16409" w:rsidP="00C16409">
      <w:pPr>
        <w:jc w:val="right"/>
        <w:rPr>
          <w:rFonts w:ascii="Times New Roman" w:hAnsi="Times New Roman" w:cs="Times New Roman"/>
          <w:color w:val="000000" w:themeColor="text1"/>
          <w:sz w:val="21"/>
          <w:szCs w:val="21"/>
        </w:rPr>
      </w:pPr>
      <w:r w:rsidRPr="001F31C7">
        <w:rPr>
          <w:rFonts w:ascii="Times New Roman" w:hAnsi="Times New Roman" w:cs="Times New Roman"/>
          <w:color w:val="000000" w:themeColor="text1"/>
          <w:sz w:val="21"/>
          <w:szCs w:val="21"/>
        </w:rPr>
        <w:t>Leander Schulze</w:t>
      </w:r>
    </w:p>
    <w:p w14:paraId="1CF65B17" w14:textId="0D7F22C8" w:rsidR="00C16409" w:rsidRPr="001F31C7" w:rsidRDefault="00BF2D9A" w:rsidP="00C16409">
      <w:pPr>
        <w:jc w:val="righ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Hansaallee 139</w:t>
      </w:r>
    </w:p>
    <w:p w14:paraId="321140AC" w14:textId="063DE970" w:rsidR="00C16409" w:rsidRPr="001F31C7" w:rsidRDefault="00C16409" w:rsidP="00C16409">
      <w:pPr>
        <w:jc w:val="right"/>
        <w:rPr>
          <w:rFonts w:ascii="Times New Roman" w:hAnsi="Times New Roman" w:cs="Times New Roman"/>
          <w:color w:val="000000" w:themeColor="text1"/>
          <w:sz w:val="21"/>
          <w:szCs w:val="21"/>
        </w:rPr>
      </w:pPr>
      <w:r w:rsidRPr="001F31C7">
        <w:rPr>
          <w:rFonts w:ascii="Times New Roman" w:hAnsi="Times New Roman" w:cs="Times New Roman"/>
          <w:color w:val="000000" w:themeColor="text1"/>
          <w:sz w:val="21"/>
          <w:szCs w:val="21"/>
        </w:rPr>
        <w:t>603</w:t>
      </w:r>
      <w:r w:rsidR="00BF2D9A">
        <w:rPr>
          <w:rFonts w:ascii="Times New Roman" w:hAnsi="Times New Roman" w:cs="Times New Roman"/>
          <w:color w:val="000000" w:themeColor="text1"/>
          <w:sz w:val="21"/>
          <w:szCs w:val="21"/>
        </w:rPr>
        <w:t>20</w:t>
      </w:r>
      <w:r w:rsidRPr="001F31C7">
        <w:rPr>
          <w:rFonts w:ascii="Times New Roman" w:hAnsi="Times New Roman" w:cs="Times New Roman"/>
          <w:color w:val="000000" w:themeColor="text1"/>
          <w:sz w:val="21"/>
          <w:szCs w:val="21"/>
        </w:rPr>
        <w:t xml:space="preserve"> Frankfurt am Main</w:t>
      </w:r>
    </w:p>
    <w:p w14:paraId="5AEACC9E" w14:textId="77777777" w:rsidR="00C16409" w:rsidRPr="00627F7E" w:rsidRDefault="00C16409" w:rsidP="00C16409">
      <w:pPr>
        <w:jc w:val="right"/>
        <w:rPr>
          <w:rFonts w:ascii="Times New Roman" w:hAnsi="Times New Roman" w:cs="Times New Roman"/>
          <w:color w:val="000000" w:themeColor="text1"/>
          <w:sz w:val="21"/>
          <w:szCs w:val="21"/>
        </w:rPr>
      </w:pPr>
      <w:r w:rsidRPr="00627F7E">
        <w:rPr>
          <w:rFonts w:ascii="Times New Roman" w:hAnsi="Times New Roman" w:cs="Times New Roman"/>
          <w:color w:val="000000" w:themeColor="text1"/>
          <w:sz w:val="21"/>
          <w:szCs w:val="21"/>
        </w:rPr>
        <w:t>leander.schulze@outlook.de</w:t>
      </w:r>
    </w:p>
    <w:p w14:paraId="7CB8A3D5" w14:textId="77777777" w:rsidR="00C16409" w:rsidRPr="00627F7E" w:rsidRDefault="00C16409" w:rsidP="00C16409">
      <w:pPr>
        <w:jc w:val="right"/>
        <w:rPr>
          <w:rFonts w:ascii="Times New Roman" w:hAnsi="Times New Roman" w:cs="Times New Roman"/>
          <w:color w:val="000000" w:themeColor="text1"/>
          <w:sz w:val="21"/>
          <w:szCs w:val="21"/>
        </w:rPr>
      </w:pPr>
      <w:r w:rsidRPr="00627F7E">
        <w:rPr>
          <w:rFonts w:ascii="Times New Roman" w:hAnsi="Times New Roman" w:cs="Times New Roman"/>
          <w:color w:val="000000" w:themeColor="text1"/>
          <w:sz w:val="21"/>
          <w:szCs w:val="21"/>
        </w:rPr>
        <w:t>0173 6187444</w:t>
      </w:r>
    </w:p>
    <w:p w14:paraId="52722BCC" w14:textId="77777777" w:rsidR="00C16409" w:rsidRPr="00627F7E" w:rsidRDefault="00C16409" w:rsidP="00C16409">
      <w:pPr>
        <w:jc w:val="right"/>
        <w:rPr>
          <w:rFonts w:ascii="Times New Roman" w:hAnsi="Times New Roman" w:cs="Times New Roman"/>
          <w:color w:val="000000" w:themeColor="text1"/>
          <w:sz w:val="21"/>
          <w:szCs w:val="21"/>
        </w:rPr>
      </w:pPr>
    </w:p>
    <w:p w14:paraId="0107100C" w14:textId="5836B5A2" w:rsidR="00C16409" w:rsidRPr="00BF2D9A" w:rsidRDefault="00BF2D9A" w:rsidP="00C16409">
      <w:pPr>
        <w:rPr>
          <w:rFonts w:ascii="Times New Roman" w:hAnsi="Times New Roman" w:cs="Times New Roman"/>
          <w:color w:val="000000" w:themeColor="text1"/>
          <w:sz w:val="21"/>
          <w:szCs w:val="21"/>
        </w:rPr>
      </w:pPr>
      <w:r w:rsidRPr="00BF2D9A">
        <w:rPr>
          <w:rFonts w:ascii="Times New Roman" w:hAnsi="Times New Roman" w:cs="Times New Roman"/>
          <w:color w:val="000000" w:themeColor="text1"/>
          <w:sz w:val="21"/>
          <w:szCs w:val="21"/>
        </w:rPr>
        <w:t>Sina Gassen</w:t>
      </w:r>
    </w:p>
    <w:p w14:paraId="06FF5529" w14:textId="134A4B0B" w:rsidR="00C16409" w:rsidRPr="003F33EC" w:rsidRDefault="00BF2D9A" w:rsidP="00C16409">
      <w:pPr>
        <w:rPr>
          <w:rFonts w:ascii="Times New Roman" w:hAnsi="Times New Roman" w:cs="Times New Roman"/>
          <w:color w:val="000000" w:themeColor="text1"/>
          <w:sz w:val="21"/>
          <w:szCs w:val="21"/>
          <w:shd w:val="clear" w:color="auto" w:fill="FFFFFF"/>
        </w:rPr>
      </w:pPr>
      <w:r>
        <w:rPr>
          <w:rFonts w:ascii="Times New Roman" w:hAnsi="Times New Roman" w:cs="Times New Roman"/>
          <w:color w:val="000000" w:themeColor="text1"/>
          <w:sz w:val="21"/>
          <w:szCs w:val="21"/>
          <w:shd w:val="clear" w:color="auto" w:fill="FFFFFF"/>
        </w:rPr>
        <w:t>Willy-Brandt-Allee 13</w:t>
      </w:r>
      <w:r w:rsidR="003F33EC" w:rsidRPr="003F33EC">
        <w:rPr>
          <w:rFonts w:ascii="Times New Roman" w:hAnsi="Times New Roman" w:cs="Times New Roman"/>
          <w:color w:val="000000" w:themeColor="text1"/>
          <w:sz w:val="21"/>
          <w:szCs w:val="21"/>
          <w:shd w:val="clear" w:color="auto" w:fill="FFFFFF"/>
        </w:rPr>
        <w:t xml:space="preserve"> </w:t>
      </w:r>
    </w:p>
    <w:p w14:paraId="0C72AD3D" w14:textId="09CAA689" w:rsidR="00C16409" w:rsidRPr="002930EB" w:rsidRDefault="00BF2D9A" w:rsidP="00C16409">
      <w:pP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shd w:val="clear" w:color="auto" w:fill="FFFFFF"/>
        </w:rPr>
        <w:t>53113</w:t>
      </w:r>
      <w:r w:rsidR="003F33EC">
        <w:rPr>
          <w:rFonts w:ascii="Times New Roman" w:hAnsi="Times New Roman" w:cs="Times New Roman"/>
          <w:color w:val="000000" w:themeColor="text1"/>
          <w:sz w:val="21"/>
          <w:szCs w:val="21"/>
          <w:shd w:val="clear" w:color="auto" w:fill="FFFFFF"/>
        </w:rPr>
        <w:t xml:space="preserve"> </w:t>
      </w:r>
      <w:r>
        <w:rPr>
          <w:rFonts w:ascii="Times New Roman" w:hAnsi="Times New Roman" w:cs="Times New Roman"/>
          <w:color w:val="000000" w:themeColor="text1"/>
          <w:sz w:val="21"/>
          <w:szCs w:val="21"/>
          <w:shd w:val="clear" w:color="auto" w:fill="FFFFFF"/>
        </w:rPr>
        <w:t>Bonn</w:t>
      </w:r>
    </w:p>
    <w:p w14:paraId="266CA3A3" w14:textId="12B34CD0" w:rsidR="00C16409" w:rsidRPr="001F31C7" w:rsidRDefault="00C16409" w:rsidP="00C16409">
      <w:pPr>
        <w:ind w:left="708" w:firstLine="708"/>
        <w:jc w:val="right"/>
        <w:rPr>
          <w:rFonts w:ascii="Times New Roman" w:hAnsi="Times New Roman" w:cs="Times New Roman"/>
          <w:color w:val="000000" w:themeColor="text1"/>
          <w:sz w:val="21"/>
          <w:szCs w:val="21"/>
        </w:rPr>
      </w:pPr>
      <w:r w:rsidRPr="001F31C7">
        <w:rPr>
          <w:rFonts w:ascii="Times New Roman" w:hAnsi="Times New Roman" w:cs="Times New Roman"/>
          <w:color w:val="000000" w:themeColor="text1"/>
          <w:sz w:val="21"/>
          <w:szCs w:val="21"/>
        </w:rPr>
        <w:t xml:space="preserve">Frankfurt am Main, </w:t>
      </w:r>
      <w:r w:rsidR="005E2836">
        <w:rPr>
          <w:rFonts w:ascii="Times New Roman" w:hAnsi="Times New Roman" w:cs="Times New Roman"/>
          <w:color w:val="000000" w:themeColor="text1"/>
          <w:sz w:val="21"/>
          <w:szCs w:val="21"/>
        </w:rPr>
        <w:t>28</w:t>
      </w:r>
      <w:r w:rsidRPr="001F31C7">
        <w:rPr>
          <w:rFonts w:ascii="Times New Roman" w:hAnsi="Times New Roman" w:cs="Times New Roman"/>
          <w:color w:val="000000" w:themeColor="text1"/>
          <w:sz w:val="21"/>
          <w:szCs w:val="21"/>
        </w:rPr>
        <w:t>.05.202</w:t>
      </w:r>
      <w:r w:rsidR="00BF2D9A">
        <w:rPr>
          <w:rFonts w:ascii="Times New Roman" w:hAnsi="Times New Roman" w:cs="Times New Roman"/>
          <w:color w:val="000000" w:themeColor="text1"/>
          <w:sz w:val="21"/>
          <w:szCs w:val="21"/>
        </w:rPr>
        <w:t>4</w:t>
      </w:r>
    </w:p>
    <w:p w14:paraId="30CE7553" w14:textId="77777777" w:rsidR="00C16409" w:rsidRPr="001F31C7" w:rsidRDefault="00C16409" w:rsidP="00C16409">
      <w:pPr>
        <w:ind w:left="708" w:firstLine="708"/>
        <w:jc w:val="right"/>
        <w:rPr>
          <w:rFonts w:ascii="Times New Roman" w:hAnsi="Times New Roman" w:cs="Times New Roman"/>
          <w:color w:val="000000" w:themeColor="text1"/>
          <w:sz w:val="21"/>
          <w:szCs w:val="21"/>
        </w:rPr>
      </w:pPr>
    </w:p>
    <w:p w14:paraId="7B77CFD2" w14:textId="1CBAB414" w:rsidR="00C16409" w:rsidRPr="001F31C7" w:rsidRDefault="00C16409" w:rsidP="00C16409">
      <w:pPr>
        <w:jc w:val="both"/>
        <w:rPr>
          <w:rFonts w:ascii="Times New Roman" w:hAnsi="Times New Roman" w:cs="Times New Roman"/>
          <w:b/>
          <w:bCs/>
          <w:color w:val="000000" w:themeColor="text1"/>
          <w:sz w:val="21"/>
          <w:szCs w:val="21"/>
        </w:rPr>
      </w:pPr>
      <w:r w:rsidRPr="001F31C7">
        <w:rPr>
          <w:rFonts w:ascii="Times New Roman" w:hAnsi="Times New Roman" w:cs="Times New Roman"/>
          <w:b/>
          <w:bCs/>
          <w:color w:val="000000" w:themeColor="text1"/>
          <w:sz w:val="21"/>
          <w:szCs w:val="21"/>
        </w:rPr>
        <w:t xml:space="preserve">Bewerbung um ein Praktikum </w:t>
      </w:r>
      <w:r w:rsidR="00BF2D9A">
        <w:rPr>
          <w:rFonts w:ascii="Times New Roman" w:hAnsi="Times New Roman" w:cs="Times New Roman"/>
          <w:b/>
          <w:bCs/>
          <w:color w:val="000000" w:themeColor="text1"/>
          <w:sz w:val="21"/>
          <w:szCs w:val="21"/>
        </w:rPr>
        <w:t>als Associate Consultant</w:t>
      </w:r>
    </w:p>
    <w:p w14:paraId="3E6CAB9B" w14:textId="77777777" w:rsidR="00C16409" w:rsidRPr="001F31C7" w:rsidRDefault="00C16409" w:rsidP="00C16409">
      <w:pPr>
        <w:jc w:val="both"/>
        <w:rPr>
          <w:rFonts w:ascii="Times New Roman" w:hAnsi="Times New Roman" w:cs="Times New Roman"/>
          <w:color w:val="000000" w:themeColor="text1"/>
          <w:sz w:val="21"/>
          <w:szCs w:val="21"/>
        </w:rPr>
      </w:pPr>
    </w:p>
    <w:p w14:paraId="256AD5C9" w14:textId="3457F4B8" w:rsidR="00C13887" w:rsidRPr="001F31C7" w:rsidRDefault="00C16409" w:rsidP="00C13887">
      <w:pPr>
        <w:pStyle w:val="StandardWeb"/>
        <w:spacing w:before="0" w:beforeAutospacing="0" w:after="300" w:afterAutospacing="0"/>
        <w:jc w:val="both"/>
        <w:rPr>
          <w:color w:val="000000" w:themeColor="text1"/>
          <w:sz w:val="21"/>
          <w:szCs w:val="21"/>
        </w:rPr>
      </w:pPr>
      <w:r w:rsidRPr="001F31C7">
        <w:rPr>
          <w:color w:val="000000" w:themeColor="text1"/>
          <w:sz w:val="21"/>
          <w:szCs w:val="21"/>
        </w:rPr>
        <w:t xml:space="preserve">Sehr geehrte </w:t>
      </w:r>
      <w:r w:rsidR="003F33EC">
        <w:rPr>
          <w:color w:val="000000" w:themeColor="text1"/>
          <w:sz w:val="21"/>
          <w:szCs w:val="21"/>
        </w:rPr>
        <w:t>Damen und Herren</w:t>
      </w:r>
      <w:r w:rsidRPr="001F31C7">
        <w:rPr>
          <w:color w:val="000000" w:themeColor="text1"/>
          <w:sz w:val="21"/>
          <w:szCs w:val="21"/>
        </w:rPr>
        <w:t>,</w:t>
      </w:r>
    </w:p>
    <w:p w14:paraId="22332773" w14:textId="3450E911" w:rsidR="00C16409" w:rsidRPr="001F31C7" w:rsidRDefault="00C16409" w:rsidP="00C13887">
      <w:pPr>
        <w:pStyle w:val="StandardWeb"/>
        <w:spacing w:before="300" w:beforeAutospacing="0" w:after="300" w:afterAutospacing="0"/>
        <w:jc w:val="both"/>
        <w:rPr>
          <w:color w:val="000000" w:themeColor="text1"/>
          <w:sz w:val="21"/>
          <w:szCs w:val="21"/>
        </w:rPr>
      </w:pPr>
      <w:r w:rsidRPr="001F31C7">
        <w:rPr>
          <w:color w:val="000000" w:themeColor="text1"/>
          <w:sz w:val="21"/>
          <w:szCs w:val="21"/>
        </w:rPr>
        <w:t>schon während meiner Zeit in der Oberstufe entfachte sich mein stetiges Interesse an makroökonomischen und wirtschaftlichen Themen. Filme und Literatur, die sich mit diesen Themen beschäftigten, weckten in mir eine tiefe Faszination für d</w:t>
      </w:r>
      <w:r w:rsidR="00BF2D9A">
        <w:rPr>
          <w:color w:val="000000" w:themeColor="text1"/>
          <w:sz w:val="21"/>
          <w:szCs w:val="21"/>
        </w:rPr>
        <w:t xml:space="preserve">ie Unternehmensberatung </w:t>
      </w:r>
      <w:r w:rsidRPr="001F31C7">
        <w:rPr>
          <w:color w:val="000000" w:themeColor="text1"/>
          <w:sz w:val="21"/>
          <w:szCs w:val="21"/>
        </w:rPr>
        <w:t xml:space="preserve">und den erheblichen Einfluss, den man durch die Mitarbeit an bedeutenden </w:t>
      </w:r>
      <w:r w:rsidR="00627F7E">
        <w:rPr>
          <w:color w:val="000000" w:themeColor="text1"/>
          <w:sz w:val="21"/>
          <w:szCs w:val="21"/>
        </w:rPr>
        <w:t xml:space="preserve">Projekten </w:t>
      </w:r>
      <w:r w:rsidRPr="001F31C7">
        <w:rPr>
          <w:color w:val="000000" w:themeColor="text1"/>
          <w:sz w:val="21"/>
          <w:szCs w:val="21"/>
        </w:rPr>
        <w:t xml:space="preserve">ausüben kann. </w:t>
      </w:r>
      <w:del w:id="0" w:author="David Döbele" w:date="2024-05-28T18:07:00Z">
        <w:r w:rsidRPr="001F31C7" w:rsidDel="009010D5">
          <w:rPr>
            <w:color w:val="000000" w:themeColor="text1"/>
            <w:sz w:val="21"/>
            <w:szCs w:val="21"/>
          </w:rPr>
          <w:delText>Inspirierende Gespräche mit Menschen in meinem Umfeld verdeutlichten mir, wie reizvoll eine Karriere in dieser Branche sein könnte</w:delText>
        </w:r>
      </w:del>
      <w:ins w:id="1" w:author="David Döbele" w:date="2024-05-28T18:07:00Z">
        <w:r w:rsidR="009010D5">
          <w:rPr>
            <w:color w:val="000000" w:themeColor="text1"/>
            <w:sz w:val="21"/>
            <w:szCs w:val="21"/>
          </w:rPr>
          <w:t>Vor allem durch meine letzten beiden Praktika in der Beratung und im M&amp;A</w:t>
        </w:r>
      </w:ins>
      <w:ins w:id="2" w:author="David Döbele" w:date="2024-05-28T18:08:00Z">
        <w:r w:rsidR="009010D5">
          <w:rPr>
            <w:color w:val="000000" w:themeColor="text1"/>
            <w:sz w:val="21"/>
            <w:szCs w:val="21"/>
          </w:rPr>
          <w:t xml:space="preserve"> wurde mein Berufsziel weiter gefestigt</w:t>
        </w:r>
      </w:ins>
      <w:r w:rsidRPr="001F31C7">
        <w:rPr>
          <w:color w:val="000000" w:themeColor="text1"/>
          <w:sz w:val="21"/>
          <w:szCs w:val="21"/>
        </w:rPr>
        <w:t xml:space="preserve">. </w:t>
      </w:r>
      <w:r w:rsidR="00627F7E" w:rsidRPr="00627F7E">
        <w:rPr>
          <w:color w:val="000000" w:themeColor="text1"/>
          <w:sz w:val="21"/>
          <w:szCs w:val="21"/>
        </w:rPr>
        <w:t xml:space="preserve">Die steile Lernkurve und das herausfordernde und spannende Arbeitsumfeld, </w:t>
      </w:r>
      <w:proofErr w:type="gramStart"/>
      <w:r w:rsidR="00627F7E" w:rsidRPr="00627F7E">
        <w:rPr>
          <w:color w:val="000000" w:themeColor="text1"/>
          <w:sz w:val="21"/>
          <w:szCs w:val="21"/>
        </w:rPr>
        <w:t>das</w:t>
      </w:r>
      <w:proofErr w:type="gramEnd"/>
      <w:r w:rsidR="00627F7E" w:rsidRPr="00627F7E">
        <w:rPr>
          <w:color w:val="000000" w:themeColor="text1"/>
          <w:sz w:val="21"/>
          <w:szCs w:val="21"/>
        </w:rPr>
        <w:t xml:space="preserve"> man in keiner anderen Branche findet, </w:t>
      </w:r>
      <w:r w:rsidR="00627F7E">
        <w:rPr>
          <w:color w:val="000000" w:themeColor="text1"/>
          <w:sz w:val="21"/>
          <w:szCs w:val="21"/>
        </w:rPr>
        <w:t xml:space="preserve">sprechen mich </w:t>
      </w:r>
      <w:ins w:id="3" w:author="David Döbele" w:date="2024-05-28T18:08:00Z">
        <w:r w:rsidR="009010D5">
          <w:rPr>
            <w:color w:val="000000" w:themeColor="text1"/>
            <w:sz w:val="21"/>
            <w:szCs w:val="21"/>
          </w:rPr>
          <w:t xml:space="preserve">dabei </w:t>
        </w:r>
      </w:ins>
      <w:r w:rsidR="00627F7E">
        <w:rPr>
          <w:color w:val="000000" w:themeColor="text1"/>
          <w:sz w:val="21"/>
          <w:szCs w:val="21"/>
        </w:rPr>
        <w:t>besonders an</w:t>
      </w:r>
      <w:r w:rsidR="00627F7E" w:rsidRPr="00627F7E">
        <w:rPr>
          <w:color w:val="000000" w:themeColor="text1"/>
          <w:sz w:val="21"/>
          <w:szCs w:val="21"/>
        </w:rPr>
        <w:t xml:space="preserve">. </w:t>
      </w:r>
      <w:r w:rsidRPr="001F31C7">
        <w:rPr>
          <w:color w:val="000000" w:themeColor="text1"/>
          <w:sz w:val="21"/>
          <w:szCs w:val="21"/>
        </w:rPr>
        <w:t xml:space="preserve">Nach Abschluss meines </w:t>
      </w:r>
      <w:r w:rsidR="00BF2D9A">
        <w:rPr>
          <w:color w:val="000000" w:themeColor="text1"/>
          <w:sz w:val="21"/>
          <w:szCs w:val="21"/>
        </w:rPr>
        <w:t>Auslandssemesters in Hong</w:t>
      </w:r>
      <w:r w:rsidR="00627F7E">
        <w:rPr>
          <w:color w:val="000000" w:themeColor="text1"/>
          <w:sz w:val="21"/>
          <w:szCs w:val="21"/>
        </w:rPr>
        <w:t>k</w:t>
      </w:r>
      <w:r w:rsidR="00BF2D9A">
        <w:rPr>
          <w:color w:val="000000" w:themeColor="text1"/>
          <w:sz w:val="21"/>
          <w:szCs w:val="21"/>
        </w:rPr>
        <w:t xml:space="preserve">ong </w:t>
      </w:r>
      <w:r w:rsidRPr="001F31C7">
        <w:rPr>
          <w:color w:val="000000" w:themeColor="text1"/>
          <w:sz w:val="21"/>
          <w:szCs w:val="21"/>
        </w:rPr>
        <w:t>i</w:t>
      </w:r>
      <w:r w:rsidR="00BF2D9A">
        <w:rPr>
          <w:color w:val="000000" w:themeColor="text1"/>
          <w:sz w:val="21"/>
          <w:szCs w:val="21"/>
        </w:rPr>
        <w:t>m</w:t>
      </w:r>
      <w:r w:rsidRPr="001F31C7">
        <w:rPr>
          <w:color w:val="000000" w:themeColor="text1"/>
          <w:sz w:val="21"/>
          <w:szCs w:val="21"/>
        </w:rPr>
        <w:t xml:space="preserve"> </w:t>
      </w:r>
      <w:r w:rsidR="00BF2D9A">
        <w:rPr>
          <w:color w:val="000000" w:themeColor="text1"/>
          <w:sz w:val="21"/>
          <w:szCs w:val="21"/>
        </w:rPr>
        <w:t>Dezember</w:t>
      </w:r>
      <w:r w:rsidRPr="001F31C7">
        <w:rPr>
          <w:color w:val="000000" w:themeColor="text1"/>
          <w:sz w:val="21"/>
          <w:szCs w:val="21"/>
        </w:rPr>
        <w:t xml:space="preserve"> 202</w:t>
      </w:r>
      <w:r w:rsidR="00BF2D9A">
        <w:rPr>
          <w:color w:val="000000" w:themeColor="text1"/>
          <w:sz w:val="21"/>
          <w:szCs w:val="21"/>
        </w:rPr>
        <w:t>4</w:t>
      </w:r>
      <w:r w:rsidRPr="001F31C7">
        <w:rPr>
          <w:color w:val="000000" w:themeColor="text1"/>
          <w:sz w:val="21"/>
          <w:szCs w:val="21"/>
        </w:rPr>
        <w:t xml:space="preserve"> strebe ich an, ab </w:t>
      </w:r>
      <w:r w:rsidR="00BF2D9A">
        <w:rPr>
          <w:color w:val="000000" w:themeColor="text1"/>
          <w:sz w:val="21"/>
          <w:szCs w:val="21"/>
        </w:rPr>
        <w:t xml:space="preserve">Januar </w:t>
      </w:r>
      <w:r w:rsidRPr="001F31C7">
        <w:rPr>
          <w:color w:val="000000" w:themeColor="text1"/>
          <w:sz w:val="21"/>
          <w:szCs w:val="21"/>
        </w:rPr>
        <w:t>202</w:t>
      </w:r>
      <w:r w:rsidR="00BF2D9A">
        <w:rPr>
          <w:color w:val="000000" w:themeColor="text1"/>
          <w:sz w:val="21"/>
          <w:szCs w:val="21"/>
        </w:rPr>
        <w:t>5</w:t>
      </w:r>
      <w:r>
        <w:rPr>
          <w:color w:val="000000" w:themeColor="text1"/>
          <w:sz w:val="21"/>
          <w:szCs w:val="21"/>
        </w:rPr>
        <w:t xml:space="preserve"> </w:t>
      </w:r>
      <w:r w:rsidRPr="001F31C7">
        <w:rPr>
          <w:color w:val="000000" w:themeColor="text1"/>
          <w:sz w:val="21"/>
          <w:szCs w:val="21"/>
        </w:rPr>
        <w:t>Ihr Team</w:t>
      </w:r>
      <w:r w:rsidR="00BB3D21">
        <w:rPr>
          <w:color w:val="000000" w:themeColor="text1"/>
          <w:sz w:val="21"/>
          <w:szCs w:val="21"/>
        </w:rPr>
        <w:t xml:space="preserve"> für </w:t>
      </w:r>
      <w:r w:rsidR="00127DAA">
        <w:rPr>
          <w:color w:val="000000" w:themeColor="text1"/>
          <w:sz w:val="21"/>
          <w:szCs w:val="21"/>
        </w:rPr>
        <w:t>zehn</w:t>
      </w:r>
      <w:r w:rsidR="00BB3D21">
        <w:rPr>
          <w:color w:val="000000" w:themeColor="text1"/>
          <w:sz w:val="21"/>
          <w:szCs w:val="21"/>
        </w:rPr>
        <w:t xml:space="preserve"> bis </w:t>
      </w:r>
      <w:r w:rsidR="00127DAA">
        <w:rPr>
          <w:color w:val="000000" w:themeColor="text1"/>
          <w:sz w:val="21"/>
          <w:szCs w:val="21"/>
        </w:rPr>
        <w:t>zwölf</w:t>
      </w:r>
      <w:r w:rsidR="00BB3D21">
        <w:rPr>
          <w:color w:val="000000" w:themeColor="text1"/>
          <w:sz w:val="21"/>
          <w:szCs w:val="21"/>
        </w:rPr>
        <w:t xml:space="preserve"> Wochen</w:t>
      </w:r>
      <w:r w:rsidRPr="001F31C7">
        <w:rPr>
          <w:color w:val="000000" w:themeColor="text1"/>
          <w:sz w:val="21"/>
          <w:szCs w:val="21"/>
        </w:rPr>
        <w:t xml:space="preserve"> zu unterstützen und mein Wissen in diesem Bereich weiter auszubauen und zu vertiefen.</w:t>
      </w:r>
    </w:p>
    <w:p w14:paraId="65715BA4" w14:textId="709AAF92" w:rsidR="00627F7E" w:rsidRDefault="00BF2D9A" w:rsidP="00C13887">
      <w:pPr>
        <w:pStyle w:val="StandardWeb"/>
        <w:spacing w:before="300" w:beforeAutospacing="0" w:after="300" w:afterAutospacing="0"/>
        <w:jc w:val="both"/>
        <w:rPr>
          <w:color w:val="000000" w:themeColor="text1"/>
          <w:sz w:val="21"/>
          <w:szCs w:val="21"/>
        </w:rPr>
      </w:pPr>
      <w:del w:id="4" w:author="David Döbele" w:date="2024-05-28T18:08:00Z">
        <w:r w:rsidDel="009010D5">
          <w:rPr>
            <w:color w:val="000000" w:themeColor="text1"/>
            <w:sz w:val="21"/>
            <w:szCs w:val="21"/>
          </w:rPr>
          <w:delText>Schon während der Oberstufe</w:delText>
        </w:r>
      </w:del>
      <w:ins w:id="5" w:author="David Döbele" w:date="2024-05-28T18:08:00Z">
        <w:r w:rsidR="009010D5">
          <w:rPr>
            <w:color w:val="000000" w:themeColor="text1"/>
            <w:sz w:val="21"/>
            <w:szCs w:val="21"/>
          </w:rPr>
          <w:t>In meiner Schulzeit</w:t>
        </w:r>
      </w:ins>
      <w:r>
        <w:rPr>
          <w:color w:val="000000" w:themeColor="text1"/>
          <w:sz w:val="21"/>
          <w:szCs w:val="21"/>
        </w:rPr>
        <w:t xml:space="preserve"> konnte ich </w:t>
      </w:r>
      <w:del w:id="6" w:author="David Döbele" w:date="2024-05-28T18:08:00Z">
        <w:r w:rsidDel="009010D5">
          <w:rPr>
            <w:color w:val="000000" w:themeColor="text1"/>
            <w:sz w:val="21"/>
            <w:szCs w:val="21"/>
          </w:rPr>
          <w:delText>bereits in meinen</w:delText>
        </w:r>
      </w:del>
      <w:ins w:id="7" w:author="David Döbele" w:date="2024-05-28T18:08:00Z">
        <w:r w:rsidR="009010D5">
          <w:rPr>
            <w:color w:val="000000" w:themeColor="text1"/>
            <w:sz w:val="21"/>
            <w:szCs w:val="21"/>
          </w:rPr>
          <w:t>während den</w:t>
        </w:r>
      </w:ins>
      <w:r>
        <w:rPr>
          <w:color w:val="000000" w:themeColor="text1"/>
          <w:sz w:val="21"/>
          <w:szCs w:val="21"/>
        </w:rPr>
        <w:t xml:space="preserve"> Sommerferien die Produktion bei VW hautnah miterleben. Teamfähigkeit, Durchhaltevermögen und emotionale Stärke waren </w:t>
      </w:r>
      <w:ins w:id="8" w:author="David Döbele" w:date="2024-05-28T18:08:00Z">
        <w:r w:rsidR="009010D5">
          <w:rPr>
            <w:color w:val="000000" w:themeColor="text1"/>
            <w:sz w:val="21"/>
            <w:szCs w:val="21"/>
          </w:rPr>
          <w:t xml:space="preserve">dabei besonders </w:t>
        </w:r>
      </w:ins>
      <w:r>
        <w:rPr>
          <w:color w:val="000000" w:themeColor="text1"/>
          <w:sz w:val="21"/>
          <w:szCs w:val="21"/>
        </w:rPr>
        <w:t>gefragt.</w:t>
      </w:r>
      <w:r w:rsidR="00C16409" w:rsidRPr="001F31C7">
        <w:rPr>
          <w:color w:val="000000" w:themeColor="text1"/>
          <w:sz w:val="21"/>
          <w:szCs w:val="21"/>
        </w:rPr>
        <w:t xml:space="preserve"> Meine Fähigkeit</w:t>
      </w:r>
      <w:r>
        <w:rPr>
          <w:color w:val="000000" w:themeColor="text1"/>
          <w:sz w:val="21"/>
          <w:szCs w:val="21"/>
        </w:rPr>
        <w:t>en</w:t>
      </w:r>
      <w:r w:rsidR="00C16409" w:rsidRPr="001F31C7">
        <w:rPr>
          <w:color w:val="000000" w:themeColor="text1"/>
          <w:sz w:val="21"/>
          <w:szCs w:val="21"/>
        </w:rPr>
        <w:t xml:space="preserve"> zur Teamarbeit konnte ich zusätzlich durch meine Tätigkeit als Besucherbetreuer im Science Center in Wolfsburg weiter stärken und den Wert der gegenseitigen Unterstützung im Team kennenlernen. Meine Hilfsbereitschaft, Ehrlichkeit und mein Humor sind Qualitäten, die meine Freunde an mir besonders schätzen. </w:t>
      </w:r>
      <w:r>
        <w:rPr>
          <w:color w:val="000000" w:themeColor="text1"/>
          <w:sz w:val="21"/>
          <w:szCs w:val="21"/>
        </w:rPr>
        <w:t>Einen Ausgleich zum Alltag finde ich insbesondere im</w:t>
      </w:r>
      <w:r w:rsidR="00C16409" w:rsidRPr="001F31C7">
        <w:rPr>
          <w:color w:val="000000" w:themeColor="text1"/>
          <w:sz w:val="21"/>
          <w:szCs w:val="21"/>
        </w:rPr>
        <w:t xml:space="preserve"> Kraftsport, dem ich seit drei Jahren diszipliniert nachgehe</w:t>
      </w:r>
      <w:r>
        <w:rPr>
          <w:color w:val="000000" w:themeColor="text1"/>
          <w:sz w:val="21"/>
          <w:szCs w:val="21"/>
        </w:rPr>
        <w:t xml:space="preserve">. </w:t>
      </w:r>
      <w:r w:rsidR="00C16409" w:rsidRPr="001F31C7">
        <w:rPr>
          <w:color w:val="000000" w:themeColor="text1"/>
          <w:sz w:val="21"/>
          <w:szCs w:val="21"/>
        </w:rPr>
        <w:t>So arbeite ich zielstrebig an meinen Zielen und strebe täglich nach Verbesserung. Es bereitet mir große Freude, ambitioniert zu sein und herausfordernde Projekte erfolgreich zu meistern. Dieser Ehrgeiz war auch der Antrieb für den Beginn meines</w:t>
      </w:r>
      <w:r w:rsidR="00C16409">
        <w:rPr>
          <w:color w:val="000000" w:themeColor="text1"/>
          <w:sz w:val="21"/>
          <w:szCs w:val="21"/>
        </w:rPr>
        <w:t xml:space="preserve"> Wirtschaftswissenschaften</w:t>
      </w:r>
      <w:r w:rsidR="00C16409" w:rsidRPr="001F31C7">
        <w:rPr>
          <w:color w:val="000000" w:themeColor="text1"/>
          <w:sz w:val="21"/>
          <w:szCs w:val="21"/>
        </w:rPr>
        <w:t xml:space="preserve"> Studium an der Goethe-Universität in Frankfurt am Main, wo ich bereits vor dem Studium wertvolle Praxiserfahrung in der Wirtschaftsprüfung sammeln konnte. Zusätzlich konnte ic</w:t>
      </w:r>
      <w:r>
        <w:rPr>
          <w:color w:val="000000" w:themeColor="text1"/>
          <w:sz w:val="21"/>
          <w:szCs w:val="21"/>
        </w:rPr>
        <w:t>h</w:t>
      </w:r>
      <w:r w:rsidR="00C16409" w:rsidRPr="001F31C7">
        <w:rPr>
          <w:color w:val="000000" w:themeColor="text1"/>
          <w:sz w:val="21"/>
          <w:szCs w:val="21"/>
        </w:rPr>
        <w:t xml:space="preserve"> </w:t>
      </w:r>
      <w:del w:id="9" w:author="David Döbele" w:date="2024-05-28T18:09:00Z">
        <w:r w:rsidR="00C16409" w:rsidRPr="001F31C7" w:rsidDel="009010D5">
          <w:rPr>
            <w:color w:val="000000" w:themeColor="text1"/>
            <w:sz w:val="21"/>
            <w:szCs w:val="21"/>
          </w:rPr>
          <w:delText>bereits</w:delText>
        </w:r>
        <w:r w:rsidR="00C16409" w:rsidDel="009010D5">
          <w:rPr>
            <w:color w:val="000000" w:themeColor="text1"/>
            <w:sz w:val="21"/>
            <w:szCs w:val="21"/>
          </w:rPr>
          <w:delText xml:space="preserve"> – </w:delText>
        </w:r>
      </w:del>
      <w:r w:rsidR="00C16409" w:rsidRPr="008124F4">
        <w:rPr>
          <w:color w:val="000000" w:themeColor="text1"/>
          <w:sz w:val="21"/>
          <w:szCs w:val="21"/>
        </w:rPr>
        <w:t>nach dem ersten Semester</w:t>
      </w:r>
      <w:r w:rsidR="00C16409">
        <w:rPr>
          <w:color w:val="000000" w:themeColor="text1"/>
          <w:sz w:val="21"/>
          <w:szCs w:val="21"/>
        </w:rPr>
        <w:t xml:space="preserve"> </w:t>
      </w:r>
      <w:del w:id="10" w:author="David Döbele" w:date="2024-05-28T18:09:00Z">
        <w:r w:rsidR="00C16409" w:rsidDel="009010D5">
          <w:rPr>
            <w:color w:val="000000" w:themeColor="text1"/>
            <w:sz w:val="21"/>
            <w:szCs w:val="21"/>
          </w:rPr>
          <w:delText xml:space="preserve">– </w:delText>
        </w:r>
      </w:del>
      <w:r w:rsidR="00C16409" w:rsidRPr="001F31C7">
        <w:rPr>
          <w:color w:val="000000" w:themeColor="text1"/>
          <w:sz w:val="21"/>
          <w:szCs w:val="21"/>
        </w:rPr>
        <w:t>ein Praktikum bei M2P Consulting</w:t>
      </w:r>
      <w:r w:rsidR="00C16409">
        <w:rPr>
          <w:color w:val="000000" w:themeColor="text1"/>
          <w:sz w:val="21"/>
          <w:szCs w:val="21"/>
        </w:rPr>
        <w:t xml:space="preserve"> </w:t>
      </w:r>
      <w:del w:id="11" w:author="David Döbele" w:date="2024-05-28T18:09:00Z">
        <w:r w:rsidR="00C16409" w:rsidRPr="001F31C7" w:rsidDel="009010D5">
          <w:rPr>
            <w:color w:val="000000" w:themeColor="text1"/>
            <w:sz w:val="21"/>
            <w:szCs w:val="21"/>
          </w:rPr>
          <w:delText>GmbH</w:delText>
        </w:r>
        <w:r w:rsidDel="009010D5">
          <w:rPr>
            <w:color w:val="000000" w:themeColor="text1"/>
            <w:sz w:val="21"/>
            <w:szCs w:val="21"/>
          </w:rPr>
          <w:delText xml:space="preserve"> </w:delText>
        </w:r>
      </w:del>
      <w:r>
        <w:rPr>
          <w:color w:val="000000" w:themeColor="text1"/>
          <w:sz w:val="21"/>
          <w:szCs w:val="21"/>
        </w:rPr>
        <w:t xml:space="preserve">absolvieren und dort in die Arbeit als Unternehmensberater eintauchen. Das Projekt bei einer großen deutschen Fluggesellschaft, wo ich für die Analyse und Auswertung großer Datenmengen zuständig war, stärkten meine analytischen Fähigkeiten und halfen mir Probleme herunterzubrechen und strategisch zu lösen. </w:t>
      </w:r>
      <w:r w:rsidR="00627F7E" w:rsidRPr="00627F7E">
        <w:rPr>
          <w:color w:val="000000" w:themeColor="text1"/>
          <w:sz w:val="21"/>
          <w:szCs w:val="21"/>
        </w:rPr>
        <w:t>Durch mein M&amp;A-Praktikum bei IMAP M&amp;A Consultants nach dem zweiten Semester wurde mir klar, dass die analytische Tiefe, die Vielfältigkeit der Projekte und die teamorientierte Problemlösung in der Managementberatung meine berufliche Motivation stärker antreiben</w:t>
      </w:r>
      <w:ins w:id="12" w:author="David Döbele" w:date="2024-05-28T18:10:00Z">
        <w:r w:rsidR="009010D5">
          <w:rPr>
            <w:color w:val="000000" w:themeColor="text1"/>
            <w:sz w:val="21"/>
            <w:szCs w:val="21"/>
          </w:rPr>
          <w:t>, weshalb ich nach meinem geplanten Auslandssemester nun ein Praktikum bei einer der führenden Adressen in der Managementberatung machen will</w:t>
        </w:r>
      </w:ins>
      <w:r w:rsidR="00627F7E">
        <w:rPr>
          <w:color w:val="000000" w:themeColor="text1"/>
          <w:sz w:val="21"/>
          <w:szCs w:val="21"/>
        </w:rPr>
        <w:t>.</w:t>
      </w:r>
    </w:p>
    <w:p w14:paraId="65DE0865" w14:textId="621DC1FA" w:rsidR="00627F7E" w:rsidRDefault="00627F7E" w:rsidP="00627F7E">
      <w:pPr>
        <w:pStyle w:val="StandardWeb"/>
        <w:spacing w:before="300" w:beforeAutospacing="0" w:after="300" w:afterAutospacing="0"/>
        <w:jc w:val="both"/>
        <w:rPr>
          <w:color w:val="000000" w:themeColor="text1"/>
          <w:sz w:val="21"/>
          <w:szCs w:val="21"/>
        </w:rPr>
      </w:pPr>
      <w:r>
        <w:rPr>
          <w:color w:val="000000" w:themeColor="text1"/>
          <w:sz w:val="21"/>
          <w:szCs w:val="21"/>
        </w:rPr>
        <w:t xml:space="preserve">Simon-Kucher </w:t>
      </w:r>
      <w:del w:id="13" w:author="David Döbele" w:date="2024-05-28T18:11:00Z">
        <w:r w:rsidDel="009010D5">
          <w:rPr>
            <w:color w:val="000000" w:themeColor="text1"/>
            <w:sz w:val="21"/>
            <w:szCs w:val="21"/>
          </w:rPr>
          <w:delText>&amp; Partners</w:delText>
        </w:r>
        <w:r w:rsidRPr="001F31C7" w:rsidDel="009010D5">
          <w:rPr>
            <w:color w:val="000000" w:themeColor="text1"/>
            <w:sz w:val="21"/>
            <w:szCs w:val="21"/>
          </w:rPr>
          <w:delText xml:space="preserve"> </w:delText>
        </w:r>
      </w:del>
      <w:r w:rsidRPr="001F31C7">
        <w:rPr>
          <w:color w:val="000000" w:themeColor="text1"/>
          <w:sz w:val="21"/>
          <w:szCs w:val="21"/>
        </w:rPr>
        <w:t xml:space="preserve">erscheint mir als die ideale </w:t>
      </w:r>
      <w:r>
        <w:rPr>
          <w:color w:val="000000" w:themeColor="text1"/>
          <w:sz w:val="21"/>
          <w:szCs w:val="21"/>
        </w:rPr>
        <w:t>Anlaufstelle</w:t>
      </w:r>
      <w:r w:rsidRPr="001F31C7">
        <w:rPr>
          <w:color w:val="000000" w:themeColor="text1"/>
          <w:sz w:val="21"/>
          <w:szCs w:val="21"/>
        </w:rPr>
        <w:t xml:space="preserve"> für dieses Praktikum.</w:t>
      </w:r>
      <w:r>
        <w:rPr>
          <w:color w:val="000000" w:themeColor="text1"/>
          <w:sz w:val="21"/>
          <w:szCs w:val="21"/>
        </w:rPr>
        <w:t xml:space="preserve"> Die </w:t>
      </w:r>
      <w:r w:rsidRPr="00CF68BD">
        <w:rPr>
          <w:color w:val="000000" w:themeColor="text1"/>
          <w:sz w:val="21"/>
          <w:szCs w:val="21"/>
        </w:rPr>
        <w:t xml:space="preserve">Leidenschaft, </w:t>
      </w:r>
      <w:r>
        <w:rPr>
          <w:color w:val="000000" w:themeColor="text1"/>
          <w:sz w:val="21"/>
          <w:szCs w:val="21"/>
        </w:rPr>
        <w:t xml:space="preserve">die Ihr </w:t>
      </w:r>
      <w:r w:rsidRPr="00CF68BD">
        <w:rPr>
          <w:color w:val="000000" w:themeColor="text1"/>
          <w:sz w:val="21"/>
          <w:szCs w:val="21"/>
        </w:rPr>
        <w:t xml:space="preserve">Unternehmen </w:t>
      </w:r>
      <w:r>
        <w:rPr>
          <w:color w:val="000000" w:themeColor="text1"/>
          <w:sz w:val="21"/>
          <w:szCs w:val="21"/>
        </w:rPr>
        <w:t>ausstrahlt, schafft</w:t>
      </w:r>
      <w:r w:rsidRPr="00CF68BD">
        <w:rPr>
          <w:color w:val="000000" w:themeColor="text1"/>
          <w:sz w:val="21"/>
          <w:szCs w:val="21"/>
        </w:rPr>
        <w:t xml:space="preserve"> tiefes Vertrauen bei den Kunden und ermöglicht es diesen, effiziente und nachhaltige Lösungen zu finden. Als internationale Management</w:t>
      </w:r>
      <w:r>
        <w:rPr>
          <w:color w:val="000000" w:themeColor="text1"/>
          <w:sz w:val="21"/>
          <w:szCs w:val="21"/>
        </w:rPr>
        <w:t>b</w:t>
      </w:r>
      <w:r w:rsidRPr="00CF68BD">
        <w:rPr>
          <w:color w:val="000000" w:themeColor="text1"/>
          <w:sz w:val="21"/>
          <w:szCs w:val="21"/>
        </w:rPr>
        <w:t>eratung gewährt mir Simon-Kucher hervorragende Einblicke in die Anforderungen von Unternehmensberatern weltweit.</w:t>
      </w:r>
      <w:r>
        <w:rPr>
          <w:color w:val="000000" w:themeColor="text1"/>
          <w:sz w:val="21"/>
          <w:szCs w:val="21"/>
        </w:rPr>
        <w:t xml:space="preserve"> </w:t>
      </w:r>
      <w:r w:rsidRPr="00CF68BD">
        <w:rPr>
          <w:color w:val="000000" w:themeColor="text1"/>
          <w:sz w:val="21"/>
          <w:szCs w:val="21"/>
        </w:rPr>
        <w:t>Die Werte, die Sie verkörpern - Integrität, Teamgeist und Exzellenz</w:t>
      </w:r>
      <w:r>
        <w:rPr>
          <w:color w:val="000000" w:themeColor="text1"/>
          <w:sz w:val="21"/>
          <w:szCs w:val="21"/>
        </w:rPr>
        <w:t xml:space="preserve"> </w:t>
      </w:r>
      <w:r w:rsidRPr="00CF68BD">
        <w:rPr>
          <w:color w:val="000000" w:themeColor="text1"/>
          <w:sz w:val="21"/>
          <w:szCs w:val="21"/>
        </w:rPr>
        <w:t xml:space="preserve">- decken sich mit meinen eigenen und bilden das Fundament, auf dem ich meine Karriere aufbauen möchte. Besonders </w:t>
      </w:r>
      <w:r>
        <w:rPr>
          <w:color w:val="000000" w:themeColor="text1"/>
          <w:sz w:val="21"/>
          <w:szCs w:val="21"/>
        </w:rPr>
        <w:t>spannend</w:t>
      </w:r>
      <w:r w:rsidRPr="00CF68BD">
        <w:rPr>
          <w:color w:val="000000" w:themeColor="text1"/>
          <w:sz w:val="21"/>
          <w:szCs w:val="21"/>
        </w:rPr>
        <w:t xml:space="preserve"> finde ich die Expertise von Simon-Kucher in Bereichen wie Pricing und Wachstum, wo das Unternehmen global führend ist</w:t>
      </w:r>
      <w:r>
        <w:rPr>
          <w:color w:val="000000" w:themeColor="text1"/>
          <w:sz w:val="21"/>
          <w:szCs w:val="21"/>
        </w:rPr>
        <w:t xml:space="preserve"> und das Interesse daran, an solchen Themen mitarbeiten zu dürfen.</w:t>
      </w:r>
    </w:p>
    <w:p w14:paraId="52246D18" w14:textId="45F2A47C" w:rsidR="00C13887" w:rsidDel="009010D5" w:rsidRDefault="00C16409" w:rsidP="00C13887">
      <w:pPr>
        <w:pStyle w:val="StandardWeb"/>
        <w:spacing w:before="300" w:beforeAutospacing="0" w:after="0" w:afterAutospacing="0"/>
        <w:jc w:val="both"/>
        <w:rPr>
          <w:del w:id="14" w:author="David Döbele" w:date="2024-05-28T18:10:00Z"/>
          <w:color w:val="000000" w:themeColor="text1"/>
          <w:sz w:val="21"/>
          <w:szCs w:val="21"/>
        </w:rPr>
      </w:pPr>
      <w:r w:rsidRPr="001F31C7">
        <w:rPr>
          <w:color w:val="000000" w:themeColor="text1"/>
          <w:sz w:val="21"/>
          <w:szCs w:val="21"/>
        </w:rPr>
        <w:t xml:space="preserve">Von diesem Praktikum erhoffe ich mir eine steile Lernkurve und die Möglichkeit, Verantwortung zu übernehmen sowie meine eigenen Ideen und Erfahrungen einbringen zu dürfen. </w:t>
      </w:r>
      <w:r w:rsidR="00627F7E" w:rsidRPr="00627F7E">
        <w:rPr>
          <w:color w:val="000000" w:themeColor="text1"/>
          <w:sz w:val="21"/>
          <w:szCs w:val="21"/>
        </w:rPr>
        <w:t xml:space="preserve">Das dabei </w:t>
      </w:r>
      <w:r w:rsidR="00627F7E">
        <w:rPr>
          <w:color w:val="000000" w:themeColor="text1"/>
          <w:sz w:val="21"/>
          <w:szCs w:val="21"/>
        </w:rPr>
        <w:t>erworbene</w:t>
      </w:r>
      <w:r w:rsidR="00627F7E" w:rsidRPr="00627F7E">
        <w:rPr>
          <w:color w:val="000000" w:themeColor="text1"/>
          <w:sz w:val="21"/>
          <w:szCs w:val="21"/>
        </w:rPr>
        <w:t xml:space="preserve"> Wissen wird eine solide Basis für meine langfristige Tätigkeit in der Strategieberatung schaffen</w:t>
      </w:r>
      <w:r w:rsidR="00414D36">
        <w:rPr>
          <w:color w:val="000000" w:themeColor="text1"/>
          <w:sz w:val="21"/>
          <w:szCs w:val="21"/>
        </w:rPr>
        <w:t xml:space="preserve">. </w:t>
      </w:r>
      <w:r w:rsidRPr="001F31C7">
        <w:rPr>
          <w:color w:val="000000" w:themeColor="text1"/>
          <w:sz w:val="21"/>
          <w:szCs w:val="21"/>
        </w:rPr>
        <w:t>Dank meiner starken Motivation, analytischen Fähigkeiten und ausgeprägten Teamfähigkeit bin ich überzeugt, dass ich eine Bereicherung für</w:t>
      </w:r>
      <w:r w:rsidR="00414D36">
        <w:rPr>
          <w:color w:val="000000" w:themeColor="text1"/>
          <w:sz w:val="21"/>
          <w:szCs w:val="21"/>
        </w:rPr>
        <w:t xml:space="preserve"> Simon-Kucher </w:t>
      </w:r>
      <w:del w:id="15" w:author="David Döbele" w:date="2024-05-28T18:11:00Z">
        <w:r w:rsidR="00414D36" w:rsidDel="009010D5">
          <w:rPr>
            <w:color w:val="000000" w:themeColor="text1"/>
            <w:sz w:val="21"/>
            <w:szCs w:val="21"/>
          </w:rPr>
          <w:delText>&amp; Partners</w:delText>
        </w:r>
        <w:r w:rsidRPr="001F31C7" w:rsidDel="009010D5">
          <w:rPr>
            <w:color w:val="000000" w:themeColor="text1"/>
            <w:sz w:val="21"/>
            <w:szCs w:val="21"/>
          </w:rPr>
          <w:delText xml:space="preserve"> </w:delText>
        </w:r>
      </w:del>
      <w:r w:rsidRPr="001F31C7">
        <w:rPr>
          <w:color w:val="000000" w:themeColor="text1"/>
          <w:sz w:val="21"/>
          <w:szCs w:val="21"/>
        </w:rPr>
        <w:t>sein werde. Ich freue mich darauf, Sie auch in einem persönlichen Gespräch von meinen Fähigkeiten überzeugen zu dürfen.</w:t>
      </w:r>
    </w:p>
    <w:p w14:paraId="0EBC729D" w14:textId="77777777" w:rsidR="002930EB" w:rsidRPr="001F31C7" w:rsidRDefault="002930EB" w:rsidP="00C13887">
      <w:pPr>
        <w:pStyle w:val="StandardWeb"/>
        <w:spacing w:before="300" w:beforeAutospacing="0" w:after="0" w:afterAutospacing="0"/>
        <w:jc w:val="both"/>
        <w:rPr>
          <w:color w:val="000000" w:themeColor="text1"/>
          <w:sz w:val="21"/>
          <w:szCs w:val="21"/>
        </w:rPr>
      </w:pPr>
    </w:p>
    <w:p w14:paraId="6D3EB73B" w14:textId="634E1DF6" w:rsidR="007B0E3C" w:rsidRPr="00C16409" w:rsidRDefault="009010D5" w:rsidP="00C16409">
      <w:pPr>
        <w:jc w:val="both"/>
        <w:rPr>
          <w:rFonts w:ascii="Times New Roman" w:hAnsi="Times New Roman" w:cs="Times New Roman"/>
          <w:color w:val="000000" w:themeColor="text1"/>
          <w:sz w:val="21"/>
          <w:szCs w:val="21"/>
          <w:u w:val="double"/>
        </w:rPr>
      </w:pPr>
      <w:r w:rsidRPr="001F31C7">
        <w:rPr>
          <w:noProof/>
          <w:color w:val="000000" w:themeColor="text1"/>
          <w:sz w:val="21"/>
          <w:szCs w:val="21"/>
        </w:rPr>
        <w:drawing>
          <wp:anchor distT="0" distB="0" distL="114300" distR="114300" simplePos="0" relativeHeight="251659264" behindDoc="0" locked="0" layoutInCell="1" allowOverlap="1" wp14:anchorId="170B8A7E" wp14:editId="2B60DAFB">
            <wp:simplePos x="0" y="0"/>
            <wp:positionH relativeFrom="column">
              <wp:posOffset>-62230</wp:posOffset>
            </wp:positionH>
            <wp:positionV relativeFrom="paragraph">
              <wp:posOffset>349992</wp:posOffset>
            </wp:positionV>
            <wp:extent cx="1245870" cy="314325"/>
            <wp:effectExtent l="0" t="0" r="0" b="9525"/>
            <wp:wrapNone/>
            <wp:docPr id="1" name="Grafik 1" descr="A close-up of a signa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A close-up of a signature&#10;&#10;Description automatically generated with medium confidenc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45870" cy="314325"/>
                    </a:xfrm>
                    <a:prstGeom prst="rect">
                      <a:avLst/>
                    </a:prstGeom>
                    <a:noFill/>
                  </pic:spPr>
                </pic:pic>
              </a:graphicData>
            </a:graphic>
            <wp14:sizeRelH relativeFrom="page">
              <wp14:pctWidth>0</wp14:pctWidth>
            </wp14:sizeRelH>
            <wp14:sizeRelV relativeFrom="page">
              <wp14:pctHeight>0</wp14:pctHeight>
            </wp14:sizeRelV>
          </wp:anchor>
        </w:drawing>
      </w:r>
      <w:ins w:id="16" w:author="David Döbele" w:date="2024-05-28T18:10:00Z">
        <w:r>
          <w:rPr>
            <w:rFonts w:ascii="Times New Roman" w:hAnsi="Times New Roman" w:cs="Times New Roman"/>
            <w:color w:val="000000" w:themeColor="text1"/>
            <w:sz w:val="21"/>
            <w:szCs w:val="21"/>
          </w:rPr>
          <w:br/>
        </w:r>
      </w:ins>
      <w:r w:rsidR="00C16409" w:rsidRPr="001F31C7">
        <w:rPr>
          <w:rFonts w:ascii="Times New Roman" w:hAnsi="Times New Roman" w:cs="Times New Roman"/>
          <w:color w:val="000000" w:themeColor="text1"/>
          <w:sz w:val="21"/>
          <w:szCs w:val="21"/>
        </w:rPr>
        <w:t>Mit freundlichen Grüßen</w:t>
      </w:r>
    </w:p>
    <w:sectPr w:rsidR="007B0E3C" w:rsidRPr="00C16409" w:rsidSect="006E5541">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305"/>
    <w:rsid w:val="00007AF9"/>
    <w:rsid w:val="00030EE2"/>
    <w:rsid w:val="000C2DE7"/>
    <w:rsid w:val="00127203"/>
    <w:rsid w:val="00127DAA"/>
    <w:rsid w:val="001A631F"/>
    <w:rsid w:val="001A6803"/>
    <w:rsid w:val="0022776D"/>
    <w:rsid w:val="002930EB"/>
    <w:rsid w:val="00355E58"/>
    <w:rsid w:val="003F33EC"/>
    <w:rsid w:val="00404A86"/>
    <w:rsid w:val="00414D36"/>
    <w:rsid w:val="004A1305"/>
    <w:rsid w:val="00515A84"/>
    <w:rsid w:val="005E2836"/>
    <w:rsid w:val="005E4EE7"/>
    <w:rsid w:val="005F2821"/>
    <w:rsid w:val="00627F7E"/>
    <w:rsid w:val="006E5541"/>
    <w:rsid w:val="007256C2"/>
    <w:rsid w:val="007A2BA3"/>
    <w:rsid w:val="007B0E3C"/>
    <w:rsid w:val="008A57CE"/>
    <w:rsid w:val="008C68F9"/>
    <w:rsid w:val="009010D5"/>
    <w:rsid w:val="0097169C"/>
    <w:rsid w:val="009D33A1"/>
    <w:rsid w:val="00B003A6"/>
    <w:rsid w:val="00BB3D21"/>
    <w:rsid w:val="00BE6A01"/>
    <w:rsid w:val="00BF2D9A"/>
    <w:rsid w:val="00C13887"/>
    <w:rsid w:val="00C16409"/>
    <w:rsid w:val="00CE3818"/>
    <w:rsid w:val="00D61FB7"/>
    <w:rsid w:val="00F83C1E"/>
    <w:rsid w:val="00F923F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92CA"/>
  <w15:chartTrackingRefBased/>
  <w15:docId w15:val="{A6488B52-71D3-BB47-B7AC-E3F09FBA2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A1305"/>
    <w:rPr>
      <w:kern w:val="0"/>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C16409"/>
    <w:pPr>
      <w:spacing w:before="100" w:beforeAutospacing="1" w:after="100" w:afterAutospacing="1"/>
    </w:pPr>
    <w:rPr>
      <w:rFonts w:ascii="Times New Roman" w:eastAsia="Times New Roman" w:hAnsi="Times New Roman" w:cs="Times New Roman"/>
      <w:lang w:eastAsia="de-DE"/>
    </w:rPr>
  </w:style>
  <w:style w:type="paragraph" w:styleId="berarbeitung">
    <w:name w:val="Revision"/>
    <w:hidden/>
    <w:uiPriority w:val="99"/>
    <w:semiHidden/>
    <w:rsid w:val="009010D5"/>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Design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616</Words>
  <Characters>3883</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Leander Schulze</dc:creator>
  <cp:keywords/>
  <dc:description/>
  <cp:lastModifiedBy>David Döbele</cp:lastModifiedBy>
  <cp:revision>26</cp:revision>
  <dcterms:created xsi:type="dcterms:W3CDTF">2023-01-29T15:34:00Z</dcterms:created>
  <dcterms:modified xsi:type="dcterms:W3CDTF">2024-05-28T16:11:00Z</dcterms:modified>
</cp:coreProperties>
</file>