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856"/>
        <w:gridCol w:w="142"/>
        <w:gridCol w:w="283"/>
        <w:gridCol w:w="142"/>
        <w:gridCol w:w="284"/>
        <w:gridCol w:w="425"/>
        <w:gridCol w:w="709"/>
        <w:gridCol w:w="141"/>
        <w:gridCol w:w="1701"/>
        <w:tblGridChange w:id="0">
          <w:tblGrid>
            <w:gridCol w:w="1418"/>
            <w:gridCol w:w="4105"/>
            <w:gridCol w:w="856"/>
            <w:gridCol w:w="142"/>
            <w:gridCol w:w="283"/>
            <w:gridCol w:w="142"/>
            <w:gridCol w:w="709"/>
            <w:gridCol w:w="709"/>
            <w:gridCol w:w="141"/>
            <w:gridCol w:w="1701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01B24DAA" w:rsidR="00E55D90" w:rsidRPr="00F44F5F" w:rsidRDefault="00AC1FC7" w:rsidP="007D47A5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Duc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Anh</w:t>
            </w:r>
            <w:proofErr w:type="spellEnd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Hoang</w:t>
            </w:r>
          </w:p>
          <w:p w14:paraId="2D363F9A" w14:textId="688E1400" w:rsidR="00F44F5F" w:rsidRPr="00F44F5F" w:rsidRDefault="00FD2015" w:rsidP="007D47A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Musterstraße 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Münster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10115</w:t>
            </w:r>
          </w:p>
          <w:p w14:paraId="135895E2" w14:textId="068DE795" w:rsidR="00F44F5F" w:rsidRPr="00F44F5F" w:rsidRDefault="00FD2015" w:rsidP="007D47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XXX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outlook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1111111</w:t>
            </w:r>
          </w:p>
        </w:tc>
      </w:tr>
      <w:tr w:rsidR="002508C2" w:rsidRPr="00F44F5F" w14:paraId="0FCADE56" w14:textId="77777777" w:rsidTr="00565E32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08-29T21:1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2" w:author="David Döbele" w:date="2023-08-29T21:17:00Z">
            <w:trPr>
              <w:trHeight w:val="454"/>
            </w:trPr>
          </w:trPrChange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  <w:tcPrChange w:id="3" w:author="David Döbele" w:date="2023-08-29T21:17:00Z">
              <w:tcPr>
                <w:tcW w:w="1020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2D1B56" w:rsidRDefault="00F44F5F" w:rsidP="007D47A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1D4C67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B97042F" w:rsidR="00D1492F" w:rsidRPr="00C52637" w:rsidRDefault="00006B73" w:rsidP="007D47A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Universität Münster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D117C1C" w:rsidR="00D1492F" w:rsidRPr="002D1B56" w:rsidRDefault="00B535F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C52637" w:rsidRPr="00F44F5F" w14:paraId="61E5D482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24B3F11" w:rsidR="00C52637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B.Sc. in Wirtschaftsinformatik (aktueller Schnitt</w:t>
            </w:r>
            <w:r w:rsidR="003906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2,</w:t>
            </w:r>
            <w:r w:rsidR="000A63F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683" w:type="dxa"/>
            <w:gridSpan w:val="9"/>
            <w:vAlign w:val="bottom"/>
          </w:tcPr>
          <w:p w14:paraId="419A9228" w14:textId="61259798" w:rsidR="00C52637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019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565E32" w:rsidRPr="00F44F5F" w14:paraId="2142943B" w14:textId="77777777" w:rsidTr="00565E32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3-08-29T21:1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5" w:author="David Döbele" w:date="2023-08-29T21:16:00Z"/>
          <w:trPrChange w:id="6" w:author="David Döbele" w:date="2023-08-29T21:17:00Z">
            <w:trPr>
              <w:trHeight w:val="20"/>
            </w:trPr>
          </w:trPrChange>
        </w:trPr>
        <w:tc>
          <w:tcPr>
            <w:tcW w:w="7230" w:type="dxa"/>
            <w:gridSpan w:val="7"/>
            <w:vAlign w:val="bottom"/>
            <w:tcPrChange w:id="7" w:author="David Döbele" w:date="2023-08-29T21:17:00Z">
              <w:tcPr>
                <w:tcW w:w="5523" w:type="dxa"/>
                <w:gridSpan w:val="2"/>
                <w:vAlign w:val="bottom"/>
              </w:tcPr>
            </w:tcPrChange>
          </w:tcPr>
          <w:p w14:paraId="03C1098C" w14:textId="12602EA5" w:rsidR="00565E32" w:rsidRPr="00565E32" w:rsidRDefault="00565E32" w:rsidP="00565E32">
            <w:pPr>
              <w:pStyle w:val="Listenabsatz"/>
              <w:numPr>
                <w:ilvl w:val="0"/>
                <w:numId w:val="37"/>
              </w:numPr>
              <w:rPr>
                <w:ins w:id="8" w:author="David Döbele" w:date="2023-08-29T21:16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9" w:author="David Döbele" w:date="2023-08-29T21:16:00Z">
                  <w:rPr>
                    <w:ins w:id="10" w:author="David Döbele" w:date="2023-08-29T21:16:00Z"/>
                    <w:i/>
                    <w:iCs/>
                    <w:lang w:val="de-AT"/>
                  </w:rPr>
                </w:rPrChange>
              </w:rPr>
              <w:pPrChange w:id="11" w:author="David Döbele" w:date="2023-08-29T21:16:00Z">
                <w:pPr/>
              </w:pPrChange>
            </w:pPr>
            <w:ins w:id="12" w:author="David Döbele" w:date="2023-08-29T21:16:00Z">
              <w:r w:rsidRPr="00565E32">
                <w:rPr>
                  <w:rFonts w:ascii="Times New Roman" w:hAnsi="Times New Roman" w:cs="Times New Roman"/>
                  <w:sz w:val="20"/>
                  <w:szCs w:val="20"/>
                  <w:rPrChange w:id="13" w:author="David Döbele" w:date="2023-08-29T21:17:00Z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rPrChange>
                </w:rPr>
                <w:t>Tutor für Informatik (Leitung einer Üb</w:t>
              </w:r>
            </w:ins>
            <w:ins w:id="14" w:author="David Döbele" w:date="2023-08-29T21:17:00Z">
              <w:r w:rsidRPr="00565E32">
                <w:rPr>
                  <w:rFonts w:ascii="Times New Roman" w:hAnsi="Times New Roman" w:cs="Times New Roman"/>
                  <w:sz w:val="20"/>
                  <w:szCs w:val="20"/>
                  <w:rPrChange w:id="15" w:author="David Döbele" w:date="2023-08-29T21:17:00Z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rPrChange>
                </w:rPr>
                <w:t xml:space="preserve">ungsgruppe aus +20 Studierenden, </w:t>
              </w:r>
              <w:r>
                <w:rPr>
                  <w:rFonts w:ascii="Times New Roman" w:hAnsi="Times New Roman" w:cs="Times New Roman"/>
                  <w:sz w:val="20"/>
                  <w:szCs w:val="20"/>
                </w:rPr>
                <w:t>Auswertung der Aufgaben, Konzeption von Lehrinhalten)</w:t>
              </w:r>
            </w:ins>
          </w:p>
        </w:tc>
        <w:tc>
          <w:tcPr>
            <w:tcW w:w="2976" w:type="dxa"/>
            <w:gridSpan w:val="4"/>
            <w:vAlign w:val="bottom"/>
            <w:tcPrChange w:id="16" w:author="David Döbele" w:date="2023-08-29T21:17:00Z">
              <w:tcPr>
                <w:tcW w:w="4683" w:type="dxa"/>
                <w:gridSpan w:val="8"/>
                <w:vAlign w:val="bottom"/>
              </w:tcPr>
            </w:tcPrChange>
          </w:tcPr>
          <w:p w14:paraId="1F97E540" w14:textId="77777777" w:rsidR="00565E32" w:rsidRDefault="00565E32" w:rsidP="007D47A5">
            <w:pPr>
              <w:jc w:val="right"/>
              <w:rPr>
                <w:ins w:id="17" w:author="David Döbele" w:date="2023-08-29T21:16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6B73" w:rsidRPr="00F44F5F" w14:paraId="013361E1" w14:textId="77777777" w:rsidTr="001D4C67">
        <w:trPr>
          <w:trHeight w:val="340"/>
        </w:trPr>
        <w:tc>
          <w:tcPr>
            <w:tcW w:w="8505" w:type="dxa"/>
            <w:gridSpan w:val="10"/>
            <w:vAlign w:val="bottom"/>
          </w:tcPr>
          <w:p w14:paraId="197620E3" w14:textId="5A294F3D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263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Ulsan National Institute of Science and Technology</w:t>
            </w:r>
          </w:p>
        </w:tc>
        <w:tc>
          <w:tcPr>
            <w:tcW w:w="1701" w:type="dxa"/>
            <w:vAlign w:val="bottom"/>
          </w:tcPr>
          <w:p w14:paraId="63D86F51" w14:textId="6E6EAA5B" w:rsidR="00006B73" w:rsidRPr="002D1B56" w:rsidRDefault="00B535F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Ulsan, Südkorea</w:t>
            </w:r>
          </w:p>
        </w:tc>
      </w:tr>
      <w:tr w:rsidR="00006B73" w:rsidRPr="00F44F5F" w14:paraId="62632213" w14:textId="77777777" w:rsidTr="001D4C67">
        <w:trPr>
          <w:trHeight w:val="20"/>
        </w:trPr>
        <w:tc>
          <w:tcPr>
            <w:tcW w:w="8505" w:type="dxa"/>
            <w:gridSpan w:val="10"/>
            <w:vAlign w:val="bottom"/>
          </w:tcPr>
          <w:p w14:paraId="5F71027E" w14:textId="32343DDD" w:rsidR="00006B73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  <w:r w:rsidR="001D4C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(Abschlussnote: 1,7)</w:t>
            </w:r>
          </w:p>
        </w:tc>
        <w:tc>
          <w:tcPr>
            <w:tcW w:w="1701" w:type="dxa"/>
            <w:vAlign w:val="bottom"/>
          </w:tcPr>
          <w:p w14:paraId="51FC9814" w14:textId="149F0146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</w:p>
        </w:tc>
      </w:tr>
      <w:tr w:rsidR="00006B73" w:rsidRPr="00565E32" w14:paraId="6A4BD22A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4F4D79F0" w14:textId="72F101A0" w:rsidR="00006B73" w:rsidRPr="00006B73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Relevante</w:t>
            </w:r>
            <w:proofErr w:type="spellEnd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Module: Strategic Management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Business Communication &amp; Leadership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Chinesisch</w:t>
            </w:r>
          </w:p>
        </w:tc>
      </w:tr>
      <w:tr w:rsidR="00006B73" w:rsidRPr="00F44F5F" w14:paraId="5175C1D7" w14:textId="77777777" w:rsidTr="001D4C67">
        <w:trPr>
          <w:trHeight w:val="340"/>
        </w:trPr>
        <w:tc>
          <w:tcPr>
            <w:tcW w:w="6946" w:type="dxa"/>
            <w:gridSpan w:val="6"/>
            <w:vAlign w:val="bottom"/>
          </w:tcPr>
          <w:p w14:paraId="797E901F" w14:textId="484D7D57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Sprachenzentrum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der Universität Münster</w:t>
            </w:r>
            <w:r w:rsidRPr="002D1B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260" w:type="dxa"/>
            <w:gridSpan w:val="5"/>
            <w:vAlign w:val="bottom"/>
          </w:tcPr>
          <w:p w14:paraId="076BE67B" w14:textId="0ECE2FFF" w:rsidR="00006B73" w:rsidRPr="002D1B56" w:rsidRDefault="00006B7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9C702F" w14:paraId="67E0B0B3" w14:textId="77777777" w:rsidTr="001D4C67">
        <w:trPr>
          <w:trHeight w:val="20"/>
        </w:trPr>
        <w:tc>
          <w:tcPr>
            <w:tcW w:w="6946" w:type="dxa"/>
            <w:gridSpan w:val="6"/>
            <w:vAlign w:val="bottom"/>
          </w:tcPr>
          <w:p w14:paraId="09302A42" w14:textId="02BB33E2" w:rsidR="00006B73" w:rsidRPr="002D1B56" w:rsidRDefault="007D47A5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Teilnehmer in verschiedenen Sprachkursen</w:t>
            </w:r>
          </w:p>
        </w:tc>
        <w:tc>
          <w:tcPr>
            <w:tcW w:w="3260" w:type="dxa"/>
            <w:gridSpan w:val="5"/>
            <w:vAlign w:val="bottom"/>
          </w:tcPr>
          <w:p w14:paraId="17D1D4E2" w14:textId="5CBB0EE8" w:rsidR="00006B73" w:rsidRPr="009C702F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702F">
              <w:rPr>
                <w:rFonts w:ascii="Times New Roman" w:hAnsi="Times New Roman" w:cs="Times New Roman"/>
                <w:sz w:val="20"/>
                <w:szCs w:val="20"/>
              </w:rPr>
              <w:t xml:space="preserve">04/2020 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03/2021 </w:t>
            </w:r>
          </w:p>
        </w:tc>
      </w:tr>
      <w:tr w:rsidR="00006B73" w:rsidRPr="00C52637" w14:paraId="0E812024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2B299DD8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Proficiency in English (Note: 1,0)</w:t>
            </w:r>
          </w:p>
          <w:p w14:paraId="769926B5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English for Business and Commerce (Note: 1,7)</w:t>
            </w:r>
          </w:p>
          <w:p w14:paraId="569ADF9B" w14:textId="7AE8F12E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Chinesisch für Anfänger (</w:t>
            </w:r>
            <w:r w:rsidR="000A0F42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hne Benotung)</w:t>
            </w:r>
          </w:p>
        </w:tc>
      </w:tr>
      <w:tr w:rsidR="00006B73" w:rsidRPr="00F44F5F" w14:paraId="69F47C1D" w14:textId="77777777" w:rsidTr="001D4C67">
        <w:trPr>
          <w:trHeight w:val="340"/>
        </w:trPr>
        <w:tc>
          <w:tcPr>
            <w:tcW w:w="6946" w:type="dxa"/>
            <w:gridSpan w:val="6"/>
            <w:vAlign w:val="bottom"/>
          </w:tcPr>
          <w:p w14:paraId="37A7D39E" w14:textId="77777777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Innerstädtisches Gymnasium Rostock</w:t>
            </w:r>
          </w:p>
        </w:tc>
        <w:tc>
          <w:tcPr>
            <w:tcW w:w="3260" w:type="dxa"/>
            <w:gridSpan w:val="5"/>
            <w:vAlign w:val="bottom"/>
          </w:tcPr>
          <w:p w14:paraId="23575F6C" w14:textId="73FA629B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Rostock</w:t>
            </w:r>
          </w:p>
        </w:tc>
      </w:tr>
      <w:tr w:rsidR="00006B73" w:rsidRPr="00F44F5F" w14:paraId="504C7E0C" w14:textId="77777777" w:rsidTr="001D4C67">
        <w:trPr>
          <w:trHeight w:val="20"/>
        </w:trPr>
        <w:tc>
          <w:tcPr>
            <w:tcW w:w="6946" w:type="dxa"/>
            <w:gridSpan w:val="6"/>
            <w:vAlign w:val="bottom"/>
          </w:tcPr>
          <w:p w14:paraId="769F4CC9" w14:textId="3592787A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(Abschlussnote: 2,1)</w:t>
            </w:r>
          </w:p>
        </w:tc>
        <w:tc>
          <w:tcPr>
            <w:tcW w:w="3260" w:type="dxa"/>
            <w:gridSpan w:val="5"/>
            <w:vAlign w:val="bottom"/>
          </w:tcPr>
          <w:p w14:paraId="36E37D59" w14:textId="6AE458AD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08/2012 – 06/2018</w:t>
            </w:r>
          </w:p>
        </w:tc>
      </w:tr>
      <w:tr w:rsidR="00006B73" w:rsidRPr="00F44F5F" w14:paraId="64B1300E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23509001" w14:textId="648F2645" w:rsidR="00006B73" w:rsidRPr="002D1B56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Schwerpunktfächer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Geografie</w:t>
            </w:r>
            <w:proofErr w:type="spellEnd"/>
          </w:p>
        </w:tc>
      </w:tr>
      <w:tr w:rsidR="00006B73" w:rsidRPr="00F44F5F" w14:paraId="3A2665B3" w14:textId="77777777" w:rsidTr="001D4C67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006B73" w:rsidRPr="002D1B56" w:rsidRDefault="00006B73" w:rsidP="007D47A5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006B73" w:rsidRPr="00F44F5F" w14:paraId="127C64E2" w14:textId="77777777" w:rsidTr="001D4C67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B99B405" w:rsidR="00006B73" w:rsidRPr="002D1B56" w:rsidRDefault="000946D9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zeb.rolfes</w:t>
            </w:r>
            <w:proofErr w:type="gram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.schierenbeck.associates</w:t>
            </w:r>
            <w:proofErr w:type="spell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12236F78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F44F5F" w14:paraId="335D84E9" w14:textId="77777777" w:rsidTr="001D4C67">
        <w:trPr>
          <w:trHeight w:val="20"/>
        </w:trPr>
        <w:tc>
          <w:tcPr>
            <w:tcW w:w="7655" w:type="dxa"/>
            <w:gridSpan w:val="8"/>
            <w:vAlign w:val="bottom"/>
          </w:tcPr>
          <w:p w14:paraId="20B1570F" w14:textId="5977A0F0" w:rsidR="00006B73" w:rsidRPr="00E46C4D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E46C4D"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der IT</w:t>
            </w:r>
            <w:r w:rsid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-Strategieberatung (geplant, Vertrag bereits unterzeichnet)</w:t>
            </w:r>
          </w:p>
        </w:tc>
        <w:tc>
          <w:tcPr>
            <w:tcW w:w="2551" w:type="dxa"/>
            <w:gridSpan w:val="3"/>
            <w:vAlign w:val="bottom"/>
          </w:tcPr>
          <w:p w14:paraId="0475B997" w14:textId="4AA14CAC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/2023</w:t>
            </w:r>
          </w:p>
        </w:tc>
      </w:tr>
      <w:tr w:rsidR="002D57FC" w:rsidRPr="000946D9" w14:paraId="45C02BBD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24516AE9" w14:textId="5812F065" w:rsidR="002D57FC" w:rsidRPr="000946D9" w:rsidRDefault="002D57FC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9"/>
            <w:vAlign w:val="bottom"/>
          </w:tcPr>
          <w:p w14:paraId="627F3925" w14:textId="3594B6E8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2D57FC" w:rsidRPr="00F44F5F" w14:paraId="7664B62B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2EDF2F2C" w14:textId="7B7DBD9F" w:rsidR="002D57FC" w:rsidRPr="002D1B56" w:rsidRDefault="002D57FC" w:rsidP="007D47A5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Consulting</w:t>
            </w:r>
          </w:p>
        </w:tc>
        <w:tc>
          <w:tcPr>
            <w:tcW w:w="4683" w:type="dxa"/>
            <w:gridSpan w:val="9"/>
            <w:vAlign w:val="bottom"/>
          </w:tcPr>
          <w:p w14:paraId="43217A7C" w14:textId="5A0625A3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10/2022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02/2023</w:t>
            </w:r>
          </w:p>
        </w:tc>
      </w:tr>
      <w:tr w:rsidR="002D57FC" w:rsidRPr="00F44F5F" w14:paraId="2D904022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44CEF6D3" w14:textId="2953613C" w:rsidR="005C436A" w:rsidRDefault="005C436A" w:rsidP="005C436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Assistieren in einem agilen Kundenprojekt bei der Erstellung und </w:t>
            </w:r>
            <w:r w:rsidR="002D57FC"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Dokumentierung von User Stor</w:t>
            </w:r>
            <w:r w:rsidR="000A0F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ys</w:t>
            </w:r>
          </w:p>
          <w:p w14:paraId="3F9E0E1D" w14:textId="6DDFFBE2" w:rsidR="002D57FC" w:rsidRPr="002D57FC" w:rsidRDefault="001D4C67" w:rsidP="005C436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Überprüfung</w:t>
            </w:r>
            <w:r w:rsidR="002D57FC" w:rsidRPr="002D57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Modifizierung</w:t>
            </w:r>
            <w:r w:rsidR="00823C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D57FC" w:rsidRPr="002D57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von Buchhaltungsprozessen in SAP Fiori</w:t>
            </w:r>
          </w:p>
        </w:tc>
      </w:tr>
      <w:tr w:rsidR="002D57FC" w:rsidRPr="00F44F5F" w14:paraId="45404236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55D9ED4E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509BF1E3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2D57FC" w:rsidRPr="00F44F5F" w14:paraId="16C6F7AD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60172322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Pr="00A61FEB">
              <w:rPr>
                <w:rFonts w:ascii="Times New Roman" w:hAnsi="Times New Roman" w:cs="Times New Roman"/>
                <w:sz w:val="20"/>
                <w:szCs w:val="20"/>
              </w:rPr>
              <w:t>im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Financial Services</w:t>
            </w:r>
          </w:p>
        </w:tc>
        <w:tc>
          <w:tcPr>
            <w:tcW w:w="4683" w:type="dxa"/>
            <w:gridSpan w:val="9"/>
            <w:vAlign w:val="bottom"/>
          </w:tcPr>
          <w:p w14:paraId="2D9DB8CA" w14:textId="0ADA49ED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09/2022</w:t>
            </w:r>
          </w:p>
        </w:tc>
      </w:tr>
      <w:tr w:rsidR="002D57FC" w:rsidRPr="00F44F5F" w14:paraId="7660C4BA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3CC0EE79" w14:textId="77777777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fachlicher Konzeption und operativer Einführung einer S/4HANA Transformation</w:t>
            </w:r>
          </w:p>
          <w:p w14:paraId="132465C4" w14:textId="6AA70F54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Modellierung, Digitalisierung und Optimierung von Prozessen mittels ARIS und BPMN2.0</w:t>
            </w:r>
          </w:p>
        </w:tc>
      </w:tr>
      <w:tr w:rsidR="002D57FC" w:rsidRPr="00F44F5F" w:rsidDel="00565E32" w14:paraId="50AFEA03" w14:textId="0FF1BEFE" w:rsidTr="001D4C67">
        <w:trPr>
          <w:trHeight w:val="340"/>
          <w:del w:id="18" w:author="David Döbele" w:date="2023-08-29T21:17:00Z"/>
        </w:trPr>
        <w:tc>
          <w:tcPr>
            <w:tcW w:w="5523" w:type="dxa"/>
            <w:gridSpan w:val="2"/>
            <w:vAlign w:val="bottom"/>
          </w:tcPr>
          <w:p w14:paraId="42FB0D26" w14:textId="2D133E8F" w:rsidR="002D57FC" w:rsidRPr="002D1B56" w:rsidDel="00565E32" w:rsidRDefault="002D57FC" w:rsidP="007D47A5">
            <w:pPr>
              <w:pStyle w:val="Bullets"/>
              <w:numPr>
                <w:ilvl w:val="0"/>
                <w:numId w:val="0"/>
              </w:numPr>
              <w:rPr>
                <w:del w:id="19" w:author="David Döbele" w:date="2023-08-29T21:17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del w:id="20" w:author="David Döbele" w:date="2023-08-29T21:17:00Z">
              <w:r w:rsidRPr="002D1B56" w:rsidDel="00565E32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delText>Universität</w:delText>
              </w:r>
              <w:r w:rsidDel="00565E32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delText xml:space="preserve"> Münster</w:delText>
              </w:r>
            </w:del>
          </w:p>
        </w:tc>
        <w:tc>
          <w:tcPr>
            <w:tcW w:w="4683" w:type="dxa"/>
            <w:gridSpan w:val="9"/>
            <w:vAlign w:val="bottom"/>
          </w:tcPr>
          <w:p w14:paraId="11E31BD8" w14:textId="67C87307" w:rsidR="002D57FC" w:rsidRPr="002D1B56" w:rsidDel="00565E32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del w:id="21" w:author="David Döbele" w:date="2023-08-29T21:17:00Z"/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del w:id="22" w:author="David Döbele" w:date="2023-08-29T21:17:00Z">
              <w:r w:rsidRPr="002D1B56" w:rsidDel="00565E32">
                <w:rPr>
                  <w:rFonts w:ascii="Times New Roman" w:hAnsi="Times New Roman" w:cs="Times New Roman"/>
                  <w:b/>
                  <w:bCs/>
                  <w:i w:val="0"/>
                  <w:sz w:val="20"/>
                  <w:szCs w:val="20"/>
                </w:rPr>
                <w:delText>Münster</w:delText>
              </w:r>
            </w:del>
          </w:p>
        </w:tc>
      </w:tr>
      <w:tr w:rsidR="002D57FC" w:rsidRPr="00F44F5F" w:rsidDel="00565E32" w14:paraId="48328CB9" w14:textId="64353527" w:rsidTr="001D4C67">
        <w:trPr>
          <w:trHeight w:val="20"/>
          <w:del w:id="23" w:author="David Döbele" w:date="2023-08-29T21:17:00Z"/>
        </w:trPr>
        <w:tc>
          <w:tcPr>
            <w:tcW w:w="6379" w:type="dxa"/>
            <w:gridSpan w:val="3"/>
            <w:vAlign w:val="bottom"/>
          </w:tcPr>
          <w:p w14:paraId="74B74B41" w14:textId="044AFD6C" w:rsidR="002D57FC" w:rsidRPr="002D1B56" w:rsidDel="00565E32" w:rsidRDefault="002D57FC" w:rsidP="007D47A5">
            <w:pPr>
              <w:rPr>
                <w:del w:id="24" w:author="David Döbele" w:date="2023-08-29T21:17:00Z"/>
                <w:rFonts w:ascii="Times New Roman" w:hAnsi="Times New Roman" w:cs="Times New Roman"/>
                <w:sz w:val="20"/>
                <w:szCs w:val="20"/>
              </w:rPr>
            </w:pPr>
            <w:del w:id="25" w:author="David Döbele" w:date="2023-08-29T21:17:00Z">
              <w:r w:rsidRPr="002D1B56" w:rsidDel="00565E32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>Tutor für Informatik –</w:delText>
              </w:r>
              <w:r w:rsidDel="00565E32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 xml:space="preserve"> </w:delText>
              </w:r>
              <w:r w:rsidRPr="002D1B56" w:rsidDel="00565E32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>Algorithmen und Datenstrukturen</w:delText>
              </w:r>
            </w:del>
          </w:p>
        </w:tc>
        <w:tc>
          <w:tcPr>
            <w:tcW w:w="3827" w:type="dxa"/>
            <w:gridSpan w:val="8"/>
            <w:vAlign w:val="bottom"/>
          </w:tcPr>
          <w:p w14:paraId="2CB21DEB" w14:textId="3F48BADB" w:rsidR="002D57FC" w:rsidRPr="002D1B56" w:rsidDel="00565E32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del w:id="26" w:author="David Döbele" w:date="2023-08-29T21:17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27" w:author="David Döbele" w:date="2023-08-29T21:17:00Z">
              <w:r w:rsidRPr="002D1B56" w:rsidDel="00565E3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04/2021 – 10/2021</w:delText>
              </w:r>
            </w:del>
          </w:p>
        </w:tc>
      </w:tr>
      <w:tr w:rsidR="002D57FC" w:rsidRPr="00F44F5F" w:rsidDel="00565E32" w14:paraId="7C4155D6" w14:textId="09B3854C" w:rsidTr="001D4C67">
        <w:trPr>
          <w:trHeight w:val="20"/>
          <w:del w:id="28" w:author="David Döbele" w:date="2023-08-29T21:17:00Z"/>
        </w:trPr>
        <w:tc>
          <w:tcPr>
            <w:tcW w:w="10206" w:type="dxa"/>
            <w:gridSpan w:val="11"/>
            <w:vAlign w:val="bottom"/>
          </w:tcPr>
          <w:p w14:paraId="342635E5" w14:textId="411FF4BA" w:rsidR="002D57FC" w:rsidRPr="002D1B56" w:rsidDel="00565E32" w:rsidRDefault="002D57FC" w:rsidP="007D47A5">
            <w:pPr>
              <w:pStyle w:val="Bullets"/>
              <w:rPr>
                <w:del w:id="29" w:author="David Döbele" w:date="2023-08-29T21:17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30" w:author="David Döbele" w:date="2023-08-29T21:17:00Z">
              <w:r w:rsidRPr="002D1B56" w:rsidDel="00565E3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Leitung und Betreuung einer Übungsgruppe (</w:delText>
              </w:r>
              <w:r w:rsidRPr="002D1B56" w:rsidDel="00565E32">
                <w:rPr>
                  <w:rFonts w:ascii="Times New Roman" w:hAnsi="Times New Roman" w:cs="Times New Roman"/>
                  <w:i w:val="0"/>
                  <w:iCs w:val="0"/>
                  <w:sz w:val="20"/>
                  <w:szCs w:val="24"/>
                  <w:lang w:val="de-AT"/>
                </w:rPr>
                <w:delText>~</w:delText>
              </w:r>
              <w:r w:rsidRPr="002D1B56" w:rsidDel="00565E32">
                <w:rPr>
                  <w:rFonts w:ascii="Times New Roman" w:hAnsi="Times New Roman" w:cs="Times New Roman"/>
                  <w:sz w:val="18"/>
                  <w:lang w:val="de-AT"/>
                </w:rPr>
                <w:delText xml:space="preserve"> </w:delText>
              </w:r>
              <w:r w:rsidRPr="002D1B56" w:rsidDel="00565E3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20 Studierende)</w:delText>
              </w:r>
            </w:del>
          </w:p>
          <w:p w14:paraId="1811BD8B" w14:textId="4884633B" w:rsidR="002D57FC" w:rsidRPr="002D1B56" w:rsidDel="00565E32" w:rsidRDefault="002D57FC" w:rsidP="007D47A5">
            <w:pPr>
              <w:pStyle w:val="Bullets"/>
              <w:rPr>
                <w:del w:id="31" w:author="David Döbele" w:date="2023-08-29T21:17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32" w:author="David Döbele" w:date="2023-08-29T21:17:00Z">
              <w:r w:rsidRPr="002D1B56" w:rsidDel="00565E3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Konzipierung von Lehrinhalten</w:delText>
              </w:r>
            </w:del>
          </w:p>
          <w:p w14:paraId="3658805E" w14:textId="36021A30" w:rsidR="002D57FC" w:rsidRPr="002D1B56" w:rsidDel="00565E32" w:rsidRDefault="002D57FC" w:rsidP="007D47A5">
            <w:pPr>
              <w:pStyle w:val="Bullets"/>
              <w:rPr>
                <w:del w:id="33" w:author="David Döbele" w:date="2023-08-29T21:17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34" w:author="David Döbele" w:date="2023-08-29T21:17:00Z">
              <w:r w:rsidRPr="002D1B56" w:rsidDel="00565E3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Auswertung wöchentlicher (Programmier-)Aufgaben</w:delText>
              </w:r>
            </w:del>
          </w:p>
        </w:tc>
      </w:tr>
      <w:tr w:rsidR="002D57FC" w:rsidRPr="00F44F5F" w14:paraId="34A2B5AB" w14:textId="77777777" w:rsidTr="001D4C67">
        <w:trPr>
          <w:trHeight w:val="340"/>
        </w:trPr>
        <w:tc>
          <w:tcPr>
            <w:tcW w:w="6946" w:type="dxa"/>
            <w:gridSpan w:val="6"/>
            <w:vAlign w:val="bottom"/>
          </w:tcPr>
          <w:p w14:paraId="30847274" w14:textId="77777777" w:rsidR="002D57FC" w:rsidRPr="002D1B56" w:rsidRDefault="002D57FC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Auslandsaufenthalt</w:t>
            </w:r>
          </w:p>
        </w:tc>
        <w:tc>
          <w:tcPr>
            <w:tcW w:w="3260" w:type="dxa"/>
            <w:gridSpan w:val="5"/>
            <w:vAlign w:val="bottom"/>
          </w:tcPr>
          <w:p w14:paraId="68B9A2AD" w14:textId="6C7DDCFC" w:rsidR="002D57FC" w:rsidRPr="002D1B56" w:rsidRDefault="005B333B" w:rsidP="007D47A5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Vancouver, </w:t>
            </w:r>
            <w:r w:rsidR="002D57FC"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Kanada</w:t>
            </w:r>
          </w:p>
        </w:tc>
      </w:tr>
      <w:tr w:rsidR="002D57FC" w:rsidRPr="00F44F5F" w14:paraId="195EAE43" w14:textId="77777777" w:rsidTr="001D4C67">
        <w:trPr>
          <w:trHeight w:val="20"/>
        </w:trPr>
        <w:tc>
          <w:tcPr>
            <w:tcW w:w="6946" w:type="dxa"/>
            <w:gridSpan w:val="6"/>
            <w:vAlign w:val="bottom"/>
          </w:tcPr>
          <w:p w14:paraId="7E03554E" w14:textId="3D2201BD" w:rsidR="002D57FC" w:rsidRPr="002D1B56" w:rsidRDefault="002D57FC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Work and Travel</w:t>
            </w:r>
          </w:p>
        </w:tc>
        <w:tc>
          <w:tcPr>
            <w:tcW w:w="3260" w:type="dxa"/>
            <w:gridSpan w:val="5"/>
            <w:vAlign w:val="bottom"/>
          </w:tcPr>
          <w:p w14:paraId="0FE32DBF" w14:textId="00A244AB" w:rsidR="002D57FC" w:rsidRPr="002D1B56" w:rsidRDefault="002D57FC" w:rsidP="007D47A5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08/2018 – 07/2019</w:t>
            </w:r>
          </w:p>
        </w:tc>
      </w:tr>
      <w:tr w:rsidR="002D57FC" w:rsidRPr="00F44F5F" w14:paraId="7E5E2A7F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30CB3287" w14:textId="3DF61238" w:rsidR="002D57FC" w:rsidRPr="00A61FEB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Arbeiten auf der Baustelle und in der Gastronomie</w:t>
            </w:r>
          </w:p>
        </w:tc>
      </w:tr>
      <w:tr w:rsidR="002D57FC" w:rsidRPr="00F44F5F" w14:paraId="414B4085" w14:textId="77777777" w:rsidTr="001D4C67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2D57FC" w:rsidRPr="002D1B56" w:rsidRDefault="002D57FC" w:rsidP="007D47A5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D57FC" w:rsidRPr="00F44F5F" w14:paraId="3B26943D" w14:textId="77777777" w:rsidTr="001D4C67">
        <w:trPr>
          <w:trHeight w:val="340"/>
        </w:trPr>
        <w:tc>
          <w:tcPr>
            <w:tcW w:w="7655" w:type="dxa"/>
            <w:gridSpan w:val="8"/>
            <w:vAlign w:val="bottom"/>
          </w:tcPr>
          <w:p w14:paraId="11E538C2" w14:textId="271A415B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Münsteraner Börsenparkett e.V.</w:t>
            </w:r>
          </w:p>
        </w:tc>
        <w:tc>
          <w:tcPr>
            <w:tcW w:w="2551" w:type="dxa"/>
            <w:gridSpan w:val="3"/>
            <w:vAlign w:val="bottom"/>
          </w:tcPr>
          <w:p w14:paraId="21BF18C9" w14:textId="5DD89563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Münster</w:t>
            </w:r>
          </w:p>
        </w:tc>
      </w:tr>
      <w:tr w:rsidR="002D57FC" w:rsidRPr="00F44F5F" w14:paraId="04BFDD79" w14:textId="77777777" w:rsidTr="001D4C67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41735F6A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des studentischen Börsenvereins</w:t>
            </w:r>
          </w:p>
        </w:tc>
        <w:tc>
          <w:tcPr>
            <w:tcW w:w="1842" w:type="dxa"/>
            <w:gridSpan w:val="2"/>
            <w:vAlign w:val="bottom"/>
          </w:tcPr>
          <w:p w14:paraId="0D2FFB14" w14:textId="673DE89A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2D57FC" w:rsidRPr="00F44F5F" w14:paraId="66A58453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50B5B9CB" w14:textId="71DA783C" w:rsidR="002D57FC" w:rsidRPr="002D1B56" w:rsidRDefault="002D57FC" w:rsidP="007D47A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Vorträgen von Unternehmen wie Accenture</w:t>
            </w:r>
            <w:r w:rsidR="001D4C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823C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zeb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Scalable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Capital</w:t>
            </w:r>
          </w:p>
        </w:tc>
      </w:tr>
      <w:tr w:rsidR="002D57FC" w:rsidRPr="00F44F5F" w14:paraId="4028871F" w14:textId="77777777" w:rsidTr="001D4C67">
        <w:trPr>
          <w:trHeight w:val="340"/>
        </w:trPr>
        <w:tc>
          <w:tcPr>
            <w:tcW w:w="7655" w:type="dxa"/>
            <w:gridSpan w:val="8"/>
            <w:vAlign w:val="bottom"/>
          </w:tcPr>
          <w:p w14:paraId="3B81DA34" w14:textId="73287490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Alimaus – Hilfsverein St. Ansgar e.V.</w:t>
            </w:r>
          </w:p>
        </w:tc>
        <w:tc>
          <w:tcPr>
            <w:tcW w:w="2551" w:type="dxa"/>
            <w:gridSpan w:val="3"/>
            <w:vAlign w:val="bottom"/>
          </w:tcPr>
          <w:p w14:paraId="7F9CDF1E" w14:textId="206FF801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2D57FC" w:rsidRPr="00F44F5F" w14:paraId="7B2F81B2" w14:textId="77777777" w:rsidTr="001D4C67">
        <w:trPr>
          <w:trHeight w:val="20"/>
        </w:trPr>
        <w:tc>
          <w:tcPr>
            <w:tcW w:w="7655" w:type="dxa"/>
            <w:gridSpan w:val="8"/>
            <w:vAlign w:val="bottom"/>
          </w:tcPr>
          <w:p w14:paraId="099DE2C5" w14:textId="15C78C31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Ehrenamtlicher Mitarbeiter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4C30B741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D57FC" w:rsidRPr="00F44F5F" w14:paraId="2618F0FF" w14:textId="77777777" w:rsidTr="001D4C67">
        <w:trPr>
          <w:trHeight w:val="20"/>
        </w:trPr>
        <w:tc>
          <w:tcPr>
            <w:tcW w:w="10206" w:type="dxa"/>
            <w:gridSpan w:val="11"/>
            <w:vAlign w:val="bottom"/>
          </w:tcPr>
          <w:p w14:paraId="47B17914" w14:textId="1A4F6D9F" w:rsidR="002D57FC" w:rsidRPr="002D1B56" w:rsidRDefault="002D57FC" w:rsidP="007D47A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einer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Einrichtung zur Versorgung von Hilfsbedürftigen</w:t>
            </w:r>
          </w:p>
          <w:p w14:paraId="1570DE9D" w14:textId="5D34B878" w:rsidR="002D57FC" w:rsidRPr="002D1B56" w:rsidRDefault="002D57FC" w:rsidP="007D47A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und Ausgeben von Mahlzeiten</w:t>
            </w:r>
          </w:p>
        </w:tc>
      </w:tr>
      <w:tr w:rsidR="002D57FC" w:rsidRPr="00F44F5F" w14:paraId="482569A2" w14:textId="77777777" w:rsidTr="001D4C67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2D57FC" w:rsidRPr="002D1B56" w:rsidRDefault="002D57FC" w:rsidP="007D47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2D57FC" w:rsidRPr="00F44F5F" w14:paraId="2B257790" w14:textId="77777777" w:rsidTr="006218EC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0E9C25FF" w14:textId="77777777" w:rsidR="002D57FC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6F9DAA53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5BEE5D8D" w14:textId="77777777" w:rsidR="002D57FC" w:rsidRDefault="002D57FC" w:rsidP="007D47A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Vietnamesisch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</w:p>
          <w:p w14:paraId="061D3FCE" w14:textId="47E18A33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Koreanisch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D57FC" w:rsidRPr="00565E32" w14:paraId="45706C3F" w14:textId="77777777" w:rsidTr="006218EC">
        <w:trPr>
          <w:trHeight w:val="567"/>
        </w:trPr>
        <w:tc>
          <w:tcPr>
            <w:tcW w:w="1418" w:type="dxa"/>
            <w:vAlign w:val="bottom"/>
          </w:tcPr>
          <w:p w14:paraId="652DC51A" w14:textId="77777777" w:rsidR="002D57FC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176A5439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vAlign w:val="bottom"/>
          </w:tcPr>
          <w:p w14:paraId="60CA2168" w14:textId="714C4259" w:rsidR="002D57FC" w:rsidRPr="002D1B56" w:rsidRDefault="002D57FC" w:rsidP="007D47A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SAP, Jira, Confluence, Java, HTML, CSS, Python, MySQL, Adobe (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Lightroom, Photoshop, Premiere Pro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2D57FC" w:rsidRPr="00F44F5F" w14:paraId="70CB01B0" w14:textId="77777777" w:rsidTr="006218EC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7957612" w:rsidR="002D57FC" w:rsidRPr="002D1B56" w:rsidRDefault="002D57FC" w:rsidP="007D47A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Fotografie, Videografie, Musik spielen 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(Klavier und Gitarre)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Taekwondo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und Fahrrad fahren</w:t>
            </w:r>
          </w:p>
        </w:tc>
      </w:tr>
      <w:tr w:rsidR="002D57FC" w:rsidRPr="00F44F5F" w14:paraId="071AB173" w14:textId="77777777" w:rsidTr="005B333B">
        <w:trPr>
          <w:trHeight w:val="737"/>
        </w:trPr>
        <w:tc>
          <w:tcPr>
            <w:tcW w:w="10206" w:type="dxa"/>
            <w:gridSpan w:val="11"/>
            <w:vAlign w:val="bottom"/>
          </w:tcPr>
          <w:p w14:paraId="6478BDEA" w14:textId="2B3D7105" w:rsidR="002D57FC" w:rsidRPr="002D1B56" w:rsidRDefault="00E46C4D" w:rsidP="007D47A5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486D5B">
              <w:rPr>
                <w:rFonts w:cs="Times New Roman"/>
                <w:noProof/>
                <w:color w:val="404040" w:themeColor="text1" w:themeTint="BF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63D8781D" wp14:editId="03DBB0A1">
                  <wp:simplePos x="0" y="0"/>
                  <wp:positionH relativeFrom="margin">
                    <wp:posOffset>75565</wp:posOffset>
                  </wp:positionH>
                  <wp:positionV relativeFrom="paragraph">
                    <wp:posOffset>-300990</wp:posOffset>
                  </wp:positionV>
                  <wp:extent cx="1257300" cy="387350"/>
                  <wp:effectExtent l="0" t="0" r="0" b="6350"/>
                  <wp:wrapNone/>
                  <wp:docPr id="6" name="Grafik 6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99"/>
                          <a:stretch/>
                        </pic:blipFill>
                        <pic:spPr bwMode="auto">
                          <a:xfrm>
                            <a:off x="0" y="0"/>
                            <a:ext cx="12573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57FC"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Münster, </w:t>
            </w:r>
            <w:r w:rsidR="002D57F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D57FC" w:rsidRPr="002D1B56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D57FC" w:rsidRPr="002D1B56">
              <w:rPr>
                <w:rFonts w:ascii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0747D2BF" w14:textId="42CF94BB" w:rsidR="00723643" w:rsidRPr="0074111D" w:rsidRDefault="00723643" w:rsidP="002D1B56">
      <w:pPr>
        <w:spacing w:line="240" w:lineRule="auto"/>
        <w:rPr>
          <w:sz w:val="18"/>
        </w:rPr>
      </w:pPr>
    </w:p>
    <w:sectPr w:rsidR="00723643" w:rsidRPr="0074111D" w:rsidSect="001D4C67">
      <w:footerReference w:type="even" r:id="rId9"/>
      <w:pgSz w:w="11906" w:h="16838"/>
      <w:pgMar w:top="680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23CCD" w14:textId="77777777" w:rsidR="00F86CAB" w:rsidRDefault="00F86CAB" w:rsidP="00BE053D">
      <w:pPr>
        <w:spacing w:after="0" w:line="240" w:lineRule="auto"/>
      </w:pPr>
      <w:r>
        <w:separator/>
      </w:r>
    </w:p>
  </w:endnote>
  <w:endnote w:type="continuationSeparator" w:id="0">
    <w:p w14:paraId="5227E1FF" w14:textId="77777777" w:rsidR="00F86CAB" w:rsidRDefault="00F86CA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42063" w14:textId="77777777" w:rsidR="00F86CAB" w:rsidRDefault="00F86CAB" w:rsidP="00BE053D">
      <w:pPr>
        <w:spacing w:after="0" w:line="240" w:lineRule="auto"/>
      </w:pPr>
      <w:r>
        <w:separator/>
      </w:r>
    </w:p>
  </w:footnote>
  <w:footnote w:type="continuationSeparator" w:id="0">
    <w:p w14:paraId="1073E1F6" w14:textId="77777777" w:rsidR="00F86CAB" w:rsidRDefault="00F86CA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04105"/>
    <w:multiLevelType w:val="hybridMultilevel"/>
    <w:tmpl w:val="1772F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6CCE932"/>
    <w:lvl w:ilvl="0" w:tplc="C63C7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83747060"/>
    <w:lvl w:ilvl="0" w:tplc="7DC8C21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5340DE"/>
    <w:multiLevelType w:val="hybridMultilevel"/>
    <w:tmpl w:val="74789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962698"/>
    <w:multiLevelType w:val="hybridMultilevel"/>
    <w:tmpl w:val="82DCCC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94C6E"/>
    <w:multiLevelType w:val="hybridMultilevel"/>
    <w:tmpl w:val="64FA688E"/>
    <w:lvl w:ilvl="0" w:tplc="327AD1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4F3E5EE2"/>
    <w:lvl w:ilvl="0" w:tplc="935CC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244">
    <w:abstractNumId w:val="15"/>
  </w:num>
  <w:num w:numId="2" w16cid:durableId="23992176">
    <w:abstractNumId w:val="18"/>
  </w:num>
  <w:num w:numId="3" w16cid:durableId="780299945">
    <w:abstractNumId w:val="21"/>
  </w:num>
  <w:num w:numId="4" w16cid:durableId="1211913959">
    <w:abstractNumId w:val="0"/>
  </w:num>
  <w:num w:numId="5" w16cid:durableId="1549680996">
    <w:abstractNumId w:val="1"/>
  </w:num>
  <w:num w:numId="6" w16cid:durableId="1846238716">
    <w:abstractNumId w:val="2"/>
  </w:num>
  <w:num w:numId="7" w16cid:durableId="1015888706">
    <w:abstractNumId w:val="14"/>
  </w:num>
  <w:num w:numId="8" w16cid:durableId="179510246">
    <w:abstractNumId w:val="24"/>
  </w:num>
  <w:num w:numId="9" w16cid:durableId="298456203">
    <w:abstractNumId w:val="13"/>
  </w:num>
  <w:num w:numId="10" w16cid:durableId="26178069">
    <w:abstractNumId w:val="26"/>
  </w:num>
  <w:num w:numId="11" w16cid:durableId="1263369345">
    <w:abstractNumId w:val="5"/>
  </w:num>
  <w:num w:numId="12" w16cid:durableId="939526280">
    <w:abstractNumId w:val="6"/>
  </w:num>
  <w:num w:numId="13" w16cid:durableId="1637948154">
    <w:abstractNumId w:val="8"/>
  </w:num>
  <w:num w:numId="14" w16cid:durableId="830407295">
    <w:abstractNumId w:val="10"/>
  </w:num>
  <w:num w:numId="15" w16cid:durableId="772482944">
    <w:abstractNumId w:val="23"/>
  </w:num>
  <w:num w:numId="16" w16cid:durableId="1882859210">
    <w:abstractNumId w:val="4"/>
  </w:num>
  <w:num w:numId="17" w16cid:durableId="1237277800">
    <w:abstractNumId w:val="17"/>
  </w:num>
  <w:num w:numId="18" w16cid:durableId="937761445">
    <w:abstractNumId w:val="3"/>
  </w:num>
  <w:num w:numId="19" w16cid:durableId="720441361">
    <w:abstractNumId w:val="20"/>
  </w:num>
  <w:num w:numId="20" w16cid:durableId="669723269">
    <w:abstractNumId w:val="11"/>
  </w:num>
  <w:num w:numId="21" w16cid:durableId="551885944">
    <w:abstractNumId w:val="12"/>
  </w:num>
  <w:num w:numId="22" w16cid:durableId="1303192160">
    <w:abstractNumId w:val="16"/>
  </w:num>
  <w:num w:numId="23" w16cid:durableId="798492869">
    <w:abstractNumId w:val="7"/>
  </w:num>
  <w:num w:numId="24" w16cid:durableId="1318068885">
    <w:abstractNumId w:val="22"/>
  </w:num>
  <w:num w:numId="25" w16cid:durableId="220101208">
    <w:abstractNumId w:val="29"/>
  </w:num>
  <w:num w:numId="26" w16cid:durableId="349647851">
    <w:abstractNumId w:val="19"/>
  </w:num>
  <w:num w:numId="27" w16cid:durableId="2133670091">
    <w:abstractNumId w:val="21"/>
  </w:num>
  <w:num w:numId="28" w16cid:durableId="1245342045">
    <w:abstractNumId w:val="21"/>
  </w:num>
  <w:num w:numId="29" w16cid:durableId="2043552425">
    <w:abstractNumId w:val="21"/>
  </w:num>
  <w:num w:numId="30" w16cid:durableId="1525553045">
    <w:abstractNumId w:val="21"/>
  </w:num>
  <w:num w:numId="31" w16cid:durableId="92213522">
    <w:abstractNumId w:val="9"/>
  </w:num>
  <w:num w:numId="32" w16cid:durableId="700209807">
    <w:abstractNumId w:val="21"/>
  </w:num>
  <w:num w:numId="33" w16cid:durableId="107164964">
    <w:abstractNumId w:val="25"/>
  </w:num>
  <w:num w:numId="34" w16cid:durableId="852456630">
    <w:abstractNumId w:val="21"/>
  </w:num>
  <w:num w:numId="35" w16cid:durableId="695473119">
    <w:abstractNumId w:val="28"/>
  </w:num>
  <w:num w:numId="36" w16cid:durableId="846486256">
    <w:abstractNumId w:val="21"/>
  </w:num>
  <w:num w:numId="37" w16cid:durableId="62462660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73"/>
    <w:rsid w:val="00061D33"/>
    <w:rsid w:val="00064643"/>
    <w:rsid w:val="00087747"/>
    <w:rsid w:val="000946D9"/>
    <w:rsid w:val="000A0F42"/>
    <w:rsid w:val="000A1615"/>
    <w:rsid w:val="000A1FDA"/>
    <w:rsid w:val="000A63F7"/>
    <w:rsid w:val="000B63E2"/>
    <w:rsid w:val="000B6548"/>
    <w:rsid w:val="000C086D"/>
    <w:rsid w:val="000D671A"/>
    <w:rsid w:val="00103EC5"/>
    <w:rsid w:val="00105219"/>
    <w:rsid w:val="00116C6E"/>
    <w:rsid w:val="00125CA6"/>
    <w:rsid w:val="00142C48"/>
    <w:rsid w:val="0015151A"/>
    <w:rsid w:val="00156FC9"/>
    <w:rsid w:val="00162A5A"/>
    <w:rsid w:val="001647AB"/>
    <w:rsid w:val="00172867"/>
    <w:rsid w:val="00175B6D"/>
    <w:rsid w:val="001901ED"/>
    <w:rsid w:val="00190643"/>
    <w:rsid w:val="0019483A"/>
    <w:rsid w:val="0019669F"/>
    <w:rsid w:val="001A46BF"/>
    <w:rsid w:val="001A481B"/>
    <w:rsid w:val="001B0186"/>
    <w:rsid w:val="001B62CA"/>
    <w:rsid w:val="001C74CE"/>
    <w:rsid w:val="001D4C67"/>
    <w:rsid w:val="001D4DCD"/>
    <w:rsid w:val="001F239E"/>
    <w:rsid w:val="001F4175"/>
    <w:rsid w:val="00223A4D"/>
    <w:rsid w:val="00226BB4"/>
    <w:rsid w:val="00232CB5"/>
    <w:rsid w:val="00234A7E"/>
    <w:rsid w:val="002377D0"/>
    <w:rsid w:val="0024276C"/>
    <w:rsid w:val="0024373D"/>
    <w:rsid w:val="002508C2"/>
    <w:rsid w:val="00267252"/>
    <w:rsid w:val="00282DB0"/>
    <w:rsid w:val="002A3895"/>
    <w:rsid w:val="002A65B2"/>
    <w:rsid w:val="002B2091"/>
    <w:rsid w:val="002B6623"/>
    <w:rsid w:val="002C6972"/>
    <w:rsid w:val="002D1B56"/>
    <w:rsid w:val="002D2B32"/>
    <w:rsid w:val="002D4516"/>
    <w:rsid w:val="002D57FC"/>
    <w:rsid w:val="002F40F9"/>
    <w:rsid w:val="002F46AD"/>
    <w:rsid w:val="003101F0"/>
    <w:rsid w:val="00314B7A"/>
    <w:rsid w:val="00317A1E"/>
    <w:rsid w:val="00324BC5"/>
    <w:rsid w:val="003317DC"/>
    <w:rsid w:val="00340BAB"/>
    <w:rsid w:val="003418E0"/>
    <w:rsid w:val="003475D2"/>
    <w:rsid w:val="00347F8D"/>
    <w:rsid w:val="0036149D"/>
    <w:rsid w:val="00372F7B"/>
    <w:rsid w:val="003733E5"/>
    <w:rsid w:val="0039063F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1E57"/>
    <w:rsid w:val="00476AF8"/>
    <w:rsid w:val="00484835"/>
    <w:rsid w:val="00484FD7"/>
    <w:rsid w:val="004929FB"/>
    <w:rsid w:val="004A54BA"/>
    <w:rsid w:val="004B6A5E"/>
    <w:rsid w:val="00507EA7"/>
    <w:rsid w:val="00526089"/>
    <w:rsid w:val="00527A28"/>
    <w:rsid w:val="00527DCA"/>
    <w:rsid w:val="005617FC"/>
    <w:rsid w:val="00562B21"/>
    <w:rsid w:val="00565E32"/>
    <w:rsid w:val="005716D4"/>
    <w:rsid w:val="00571B60"/>
    <w:rsid w:val="00572876"/>
    <w:rsid w:val="00585A4D"/>
    <w:rsid w:val="005B333B"/>
    <w:rsid w:val="005B63E1"/>
    <w:rsid w:val="005C436A"/>
    <w:rsid w:val="005D6329"/>
    <w:rsid w:val="005E57F6"/>
    <w:rsid w:val="006058D8"/>
    <w:rsid w:val="0060761D"/>
    <w:rsid w:val="00610200"/>
    <w:rsid w:val="0061086C"/>
    <w:rsid w:val="006218EC"/>
    <w:rsid w:val="00623699"/>
    <w:rsid w:val="00632D5A"/>
    <w:rsid w:val="00635515"/>
    <w:rsid w:val="00654333"/>
    <w:rsid w:val="006546FD"/>
    <w:rsid w:val="00665BF3"/>
    <w:rsid w:val="006732D6"/>
    <w:rsid w:val="006926A8"/>
    <w:rsid w:val="00693E09"/>
    <w:rsid w:val="006A2DE9"/>
    <w:rsid w:val="006A7230"/>
    <w:rsid w:val="006B4E32"/>
    <w:rsid w:val="006B72C7"/>
    <w:rsid w:val="006B7F78"/>
    <w:rsid w:val="006C2252"/>
    <w:rsid w:val="006D793F"/>
    <w:rsid w:val="006D7F7F"/>
    <w:rsid w:val="006E2C9C"/>
    <w:rsid w:val="006E40EF"/>
    <w:rsid w:val="006F0039"/>
    <w:rsid w:val="006F0074"/>
    <w:rsid w:val="00711CEF"/>
    <w:rsid w:val="00720320"/>
    <w:rsid w:val="00723643"/>
    <w:rsid w:val="00725D3C"/>
    <w:rsid w:val="00733DA1"/>
    <w:rsid w:val="00737822"/>
    <w:rsid w:val="0074111D"/>
    <w:rsid w:val="00753D4A"/>
    <w:rsid w:val="00756405"/>
    <w:rsid w:val="00756912"/>
    <w:rsid w:val="00761609"/>
    <w:rsid w:val="00763DCE"/>
    <w:rsid w:val="00776C46"/>
    <w:rsid w:val="0077789E"/>
    <w:rsid w:val="0078260B"/>
    <w:rsid w:val="007838D1"/>
    <w:rsid w:val="00785254"/>
    <w:rsid w:val="00785853"/>
    <w:rsid w:val="007966F0"/>
    <w:rsid w:val="00797BFC"/>
    <w:rsid w:val="007A65D6"/>
    <w:rsid w:val="007A720F"/>
    <w:rsid w:val="007C6A3C"/>
    <w:rsid w:val="007D47A5"/>
    <w:rsid w:val="007D4BEE"/>
    <w:rsid w:val="007D5BE9"/>
    <w:rsid w:val="007E3B99"/>
    <w:rsid w:val="007F13B5"/>
    <w:rsid w:val="007F78E2"/>
    <w:rsid w:val="008050E4"/>
    <w:rsid w:val="0082257D"/>
    <w:rsid w:val="00823C6C"/>
    <w:rsid w:val="00853438"/>
    <w:rsid w:val="00866846"/>
    <w:rsid w:val="00875DA9"/>
    <w:rsid w:val="008841FF"/>
    <w:rsid w:val="00895E38"/>
    <w:rsid w:val="008A782B"/>
    <w:rsid w:val="008B0FC0"/>
    <w:rsid w:val="008C429A"/>
    <w:rsid w:val="008D4731"/>
    <w:rsid w:val="008E1F3D"/>
    <w:rsid w:val="009053D7"/>
    <w:rsid w:val="0091331D"/>
    <w:rsid w:val="0093223C"/>
    <w:rsid w:val="00941A87"/>
    <w:rsid w:val="00946D1C"/>
    <w:rsid w:val="009501C2"/>
    <w:rsid w:val="009668B9"/>
    <w:rsid w:val="00976577"/>
    <w:rsid w:val="00996356"/>
    <w:rsid w:val="00997D9A"/>
    <w:rsid w:val="009B6ADB"/>
    <w:rsid w:val="009C1D44"/>
    <w:rsid w:val="009C702F"/>
    <w:rsid w:val="009D7C49"/>
    <w:rsid w:val="009E7297"/>
    <w:rsid w:val="00A0257D"/>
    <w:rsid w:val="00A12EDC"/>
    <w:rsid w:val="00A26D0D"/>
    <w:rsid w:val="00A27CBE"/>
    <w:rsid w:val="00A33BDE"/>
    <w:rsid w:val="00A34885"/>
    <w:rsid w:val="00A43BC1"/>
    <w:rsid w:val="00A61FEB"/>
    <w:rsid w:val="00A74225"/>
    <w:rsid w:val="00A92BD6"/>
    <w:rsid w:val="00A936D5"/>
    <w:rsid w:val="00AA1EB0"/>
    <w:rsid w:val="00AA2DA3"/>
    <w:rsid w:val="00AA5A9C"/>
    <w:rsid w:val="00AB016A"/>
    <w:rsid w:val="00AB2A5A"/>
    <w:rsid w:val="00AC1FC7"/>
    <w:rsid w:val="00AD28F8"/>
    <w:rsid w:val="00AE4ED3"/>
    <w:rsid w:val="00B0230B"/>
    <w:rsid w:val="00B17D95"/>
    <w:rsid w:val="00B2123D"/>
    <w:rsid w:val="00B21840"/>
    <w:rsid w:val="00B23509"/>
    <w:rsid w:val="00B359DB"/>
    <w:rsid w:val="00B3632B"/>
    <w:rsid w:val="00B409D8"/>
    <w:rsid w:val="00B5178D"/>
    <w:rsid w:val="00B535F3"/>
    <w:rsid w:val="00B552A2"/>
    <w:rsid w:val="00B67F1F"/>
    <w:rsid w:val="00B701D7"/>
    <w:rsid w:val="00B90595"/>
    <w:rsid w:val="00B9530D"/>
    <w:rsid w:val="00BA215A"/>
    <w:rsid w:val="00BB5F09"/>
    <w:rsid w:val="00BC0D9F"/>
    <w:rsid w:val="00BE053D"/>
    <w:rsid w:val="00BF0399"/>
    <w:rsid w:val="00BF1A7A"/>
    <w:rsid w:val="00BF1FA3"/>
    <w:rsid w:val="00C00974"/>
    <w:rsid w:val="00C018E4"/>
    <w:rsid w:val="00C065F5"/>
    <w:rsid w:val="00C066FA"/>
    <w:rsid w:val="00C1410D"/>
    <w:rsid w:val="00C170D7"/>
    <w:rsid w:val="00C25387"/>
    <w:rsid w:val="00C42399"/>
    <w:rsid w:val="00C52637"/>
    <w:rsid w:val="00C54BE3"/>
    <w:rsid w:val="00C57F80"/>
    <w:rsid w:val="00C74C81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DFE"/>
    <w:rsid w:val="00D27C62"/>
    <w:rsid w:val="00D3003C"/>
    <w:rsid w:val="00D331F4"/>
    <w:rsid w:val="00D470E4"/>
    <w:rsid w:val="00D52142"/>
    <w:rsid w:val="00D5280E"/>
    <w:rsid w:val="00D618AA"/>
    <w:rsid w:val="00D61F14"/>
    <w:rsid w:val="00D778A2"/>
    <w:rsid w:val="00D80D6B"/>
    <w:rsid w:val="00D85D41"/>
    <w:rsid w:val="00D90950"/>
    <w:rsid w:val="00DA69DF"/>
    <w:rsid w:val="00DB33F8"/>
    <w:rsid w:val="00DD1D73"/>
    <w:rsid w:val="00DD38E2"/>
    <w:rsid w:val="00DD5C47"/>
    <w:rsid w:val="00E00140"/>
    <w:rsid w:val="00E13110"/>
    <w:rsid w:val="00E22762"/>
    <w:rsid w:val="00E24DF1"/>
    <w:rsid w:val="00E266AC"/>
    <w:rsid w:val="00E3184D"/>
    <w:rsid w:val="00E40B9A"/>
    <w:rsid w:val="00E431ED"/>
    <w:rsid w:val="00E46C4D"/>
    <w:rsid w:val="00E55D90"/>
    <w:rsid w:val="00E64FF5"/>
    <w:rsid w:val="00E8762C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CAB"/>
    <w:rsid w:val="00FA02C7"/>
    <w:rsid w:val="00FA4186"/>
    <w:rsid w:val="00FC0531"/>
    <w:rsid w:val="00FC13F0"/>
    <w:rsid w:val="00FD0FB7"/>
    <w:rsid w:val="00FD2015"/>
    <w:rsid w:val="00FE0496"/>
    <w:rsid w:val="00FE084D"/>
    <w:rsid w:val="00FE6A0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A38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0761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0761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0761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0761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076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2527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2023-08-24T22:30:00Z</cp:lastPrinted>
  <dcterms:created xsi:type="dcterms:W3CDTF">2023-08-27T11:18:00Z</dcterms:created>
  <dcterms:modified xsi:type="dcterms:W3CDTF">2023-08-29T18:19:00Z</dcterms:modified>
</cp:coreProperties>
</file>