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491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6-08-12T10:00:00Z" w16du:dateUtc="2026-08-12T08:00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18"/>
        <w:gridCol w:w="4536"/>
        <w:gridCol w:w="425"/>
        <w:gridCol w:w="142"/>
        <w:gridCol w:w="283"/>
        <w:gridCol w:w="1560"/>
        <w:gridCol w:w="283"/>
        <w:gridCol w:w="1824"/>
        <w:gridCol w:w="20"/>
        <w:tblGridChange w:id="1">
          <w:tblGrid>
            <w:gridCol w:w="142"/>
            <w:gridCol w:w="1418"/>
            <w:gridCol w:w="4536"/>
            <w:gridCol w:w="425"/>
            <w:gridCol w:w="142"/>
            <w:gridCol w:w="283"/>
            <w:gridCol w:w="1560"/>
            <w:gridCol w:w="283"/>
            <w:gridCol w:w="1276"/>
            <w:gridCol w:w="283"/>
            <w:gridCol w:w="143"/>
          </w:tblGrid>
        </w:tblGridChange>
      </w:tblGrid>
      <w:tr w:rsidR="00E55D90" w:rsidRPr="00F44F5F" w14:paraId="487AC9CE" w14:textId="77777777" w:rsidTr="00D1191F">
        <w:trPr>
          <w:trHeight w:val="283"/>
          <w:trPrChange w:id="2" w:author="David Döbele" w:date="2026-08-12T10:00:00Z" w16du:dateUtc="2026-08-12T08:00:00Z">
            <w:trPr>
              <w:gridBefore w:val="1"/>
              <w:gridAfter w:val="0"/>
              <w:trHeight w:val="283"/>
            </w:trPr>
          </w:trPrChange>
        </w:trPr>
        <w:tc>
          <w:tcPr>
            <w:tcW w:w="10491" w:type="dxa"/>
            <w:gridSpan w:val="9"/>
            <w:vAlign w:val="bottom"/>
            <w:tcPrChange w:id="3" w:author="David Döbele" w:date="2026-08-12T10:00:00Z" w16du:dateUtc="2026-08-12T08:00:00Z">
              <w:tcPr>
                <w:tcW w:w="10206" w:type="dxa"/>
                <w:gridSpan w:val="9"/>
                <w:vAlign w:val="bottom"/>
              </w:tcPr>
            </w:tcPrChange>
          </w:tcPr>
          <w:p w14:paraId="0CBC6997" w14:textId="0AFC396C" w:rsidR="00E55D90" w:rsidRPr="00F44F5F" w:rsidRDefault="00C2653E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Dennis Malik Boga</w:t>
            </w:r>
          </w:p>
          <w:p w14:paraId="135895E2" w14:textId="3A67AD00" w:rsidR="00F44F5F" w:rsidRPr="009620C9" w:rsidRDefault="00C2653E" w:rsidP="009620C9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Bernhard-Klockenbusch 12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Oelde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9302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  <w:r w:rsidR="009620C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Dennis.malik.boga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@gm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.com | </w:t>
            </w:r>
            <w:r w:rsidRPr="00C2653E">
              <w:rPr>
                <w:rFonts w:ascii="Times New Roman" w:hAnsi="Times New Roman" w:cs="Times New Roman"/>
                <w:bCs/>
                <w:sz w:val="20"/>
                <w:szCs w:val="20"/>
              </w:rPr>
              <w:t>+49 155 60740945</w:t>
            </w:r>
          </w:p>
        </w:tc>
      </w:tr>
      <w:tr w:rsidR="002508C2" w:rsidRPr="00F44F5F" w14:paraId="0FCADE56" w14:textId="77777777" w:rsidTr="00D1191F">
        <w:trPr>
          <w:trHeight w:val="567"/>
          <w:trPrChange w:id="4" w:author="David Döbele" w:date="2026-08-12T10:00:00Z" w16du:dateUtc="2026-08-12T08:00:00Z">
            <w:trPr>
              <w:gridBefore w:val="1"/>
              <w:gridAfter w:val="0"/>
              <w:trHeight w:val="567"/>
            </w:trPr>
          </w:trPrChange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  <w:tcPrChange w:id="5" w:author="David Döbele" w:date="2026-08-12T10:00:00Z" w16du:dateUtc="2026-08-12T08:00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77752199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STUDIUM</w:t>
            </w:r>
          </w:p>
        </w:tc>
      </w:tr>
      <w:tr w:rsidR="009A4723" w:rsidRPr="00F44F5F" w14:paraId="482D1710" w14:textId="77777777" w:rsidTr="00D1191F">
        <w:trPr>
          <w:trHeight w:val="283"/>
          <w:trPrChange w:id="6" w:author="David Döbele" w:date="2026-08-12T10:00:00Z" w16du:dateUtc="2026-08-12T08:00:00Z">
            <w:trPr>
              <w:gridBefore w:val="1"/>
              <w:gridAfter w:val="0"/>
              <w:trHeight w:val="283"/>
            </w:trPr>
          </w:trPrChange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  <w:tcPrChange w:id="7" w:author="David Döbele" w:date="2026-08-12T10:00:00Z" w16du:dateUtc="2026-08-12T08:00:00Z">
              <w:tcPr>
                <w:tcW w:w="6804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20F8ABF" w14:textId="77777777" w:rsidR="009A4723" w:rsidRPr="00F44F5F" w:rsidRDefault="009A4723" w:rsidP="004B4A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C2653E">
              <w:rPr>
                <w:rFonts w:ascii="Times New Roman" w:hAnsi="Times New Roman" w:cs="Times New Roman"/>
                <w:b/>
                <w:sz w:val="21"/>
                <w:szCs w:val="21"/>
              </w:rPr>
              <w:t>Fachhochschule Dortmund</w:t>
            </w:r>
          </w:p>
        </w:tc>
        <w:tc>
          <w:tcPr>
            <w:tcW w:w="3687" w:type="dxa"/>
            <w:gridSpan w:val="4"/>
            <w:tcBorders>
              <w:top w:val="single" w:sz="4" w:space="0" w:color="auto"/>
            </w:tcBorders>
            <w:vAlign w:val="bottom"/>
            <w:tcPrChange w:id="8" w:author="David Döbele" w:date="2026-08-12T10:00:00Z" w16du:dateUtc="2026-08-12T08:00:00Z">
              <w:tcPr>
                <w:tcW w:w="3402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94A7310" w14:textId="77777777" w:rsidR="009A4723" w:rsidRPr="00F44F5F" w:rsidRDefault="009A4723" w:rsidP="004B4A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9A4723" w:rsidRPr="00F44F5F" w14:paraId="0E2E7145" w14:textId="77777777" w:rsidTr="00D1191F">
        <w:trPr>
          <w:trPrChange w:id="9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8647" w:type="dxa"/>
            <w:gridSpan w:val="7"/>
            <w:tcPrChange w:id="10" w:author="David Döbele" w:date="2026-08-12T10:00:00Z" w16du:dateUtc="2026-08-12T08:00:00Z">
              <w:tcPr>
                <w:tcW w:w="8647" w:type="dxa"/>
                <w:gridSpan w:val="7"/>
              </w:tcPr>
            </w:tcPrChange>
          </w:tcPr>
          <w:p w14:paraId="04DA8A05" w14:textId="77777777" w:rsidR="009A4723" w:rsidRPr="00F44F5F" w:rsidRDefault="009A4723" w:rsidP="004B4A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 Business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2,1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44" w:type="dxa"/>
            <w:gridSpan w:val="2"/>
            <w:tcPrChange w:id="11" w:author="David Döbele" w:date="2026-08-12T10:00:00Z" w16du:dateUtc="2026-08-12T08:00:00Z">
              <w:tcPr>
                <w:tcW w:w="1559" w:type="dxa"/>
                <w:gridSpan w:val="2"/>
              </w:tcPr>
            </w:tcPrChange>
          </w:tcPr>
          <w:p w14:paraId="4EEDA70D" w14:textId="77777777" w:rsidR="009A4723" w:rsidRPr="00F44F5F" w:rsidRDefault="009A4723" w:rsidP="004B4A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9A4723" w:rsidRPr="009A4723" w14:paraId="2123C062" w14:textId="77777777" w:rsidTr="00D1191F">
        <w:trPr>
          <w:trPrChange w:id="12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10491" w:type="dxa"/>
            <w:gridSpan w:val="9"/>
            <w:tcPrChange w:id="13" w:author="David Döbele" w:date="2026-08-12T10:00:00Z" w16du:dateUtc="2026-08-12T08:00:00Z">
              <w:tcPr>
                <w:tcW w:w="10206" w:type="dxa"/>
                <w:gridSpan w:val="9"/>
              </w:tcPr>
            </w:tcPrChange>
          </w:tcPr>
          <w:p w14:paraId="25BE7C13" w14:textId="77777777" w:rsidR="009A4723" w:rsidRDefault="009A4723" w:rsidP="009A4723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Vertiefung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: Finance, Accounting &amp; Risk Management</w:t>
            </w:r>
          </w:p>
          <w:p w14:paraId="17AAADA9" w14:textId="6C30D464" w:rsidR="009A4723" w:rsidDel="008E7921" w:rsidRDefault="009A4723" w:rsidP="008E7921">
            <w:pPr>
              <w:pStyle w:val="Listenabsatz"/>
              <w:numPr>
                <w:ilvl w:val="0"/>
                <w:numId w:val="2"/>
              </w:numPr>
              <w:rPr>
                <w:del w:id="14" w:author="David Döbele" w:date="2026-08-12T10:04:00Z" w16du:dateUtc="2026-08-12T08:04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pPrChange w:id="15" w:author="David Döbele" w:date="2026-08-12T10:04:00Z" w16du:dateUtc="2026-08-12T08:04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Relevante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Lehrveranstaltungen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: Corporate Finance (Note 1,0), </w:t>
            </w:r>
            <w:proofErr w:type="spellStart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Bilanzierung</w:t>
            </w:r>
            <w:proofErr w:type="spellEnd"/>
            <w:r w:rsidRPr="00C2653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2 (Note 1,0)</w:t>
            </w:r>
          </w:p>
          <w:p w14:paraId="1BEAFE20" w14:textId="06FB6E9A" w:rsidR="009A4723" w:rsidRPr="009A4723" w:rsidRDefault="009A4723" w:rsidP="008E792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del w:id="16" w:author="David Döbele" w:date="2026-08-12T10:04:00Z" w16du:dateUtc="2026-08-12T08:04:00Z">
              <w:r w:rsidRPr="00061EC2" w:rsidDel="008E7921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FH-Förderung</w:delText>
              </w:r>
              <w:r w:rsidDel="008E7921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 xml:space="preserve">: </w:delText>
              </w:r>
              <w:r w:rsidRPr="00061EC2" w:rsidDel="008E7921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Stipendium für Auslandsaufenthalte</w:delText>
              </w:r>
            </w:del>
          </w:p>
        </w:tc>
      </w:tr>
      <w:tr w:rsidR="00D1492F" w:rsidRPr="00F44F5F" w14:paraId="7D1DEBF7" w14:textId="77777777" w:rsidTr="00D1191F">
        <w:trPr>
          <w:trHeight w:val="283"/>
          <w:trPrChange w:id="17" w:author="David Döbele" w:date="2026-08-12T10:00:00Z" w16du:dateUtc="2026-08-12T08:00:00Z">
            <w:trPr>
              <w:gridBefore w:val="1"/>
              <w:gridAfter w:val="0"/>
              <w:trHeight w:val="283"/>
            </w:trPr>
          </w:trPrChange>
        </w:trPr>
        <w:tc>
          <w:tcPr>
            <w:tcW w:w="6804" w:type="dxa"/>
            <w:gridSpan w:val="5"/>
            <w:vAlign w:val="bottom"/>
            <w:tcPrChange w:id="18" w:author="David Döbele" w:date="2026-08-12T10:00:00Z" w16du:dateUtc="2026-08-12T08:00:00Z">
              <w:tcPr>
                <w:tcW w:w="6804" w:type="dxa"/>
                <w:gridSpan w:val="5"/>
                <w:vAlign w:val="bottom"/>
              </w:tcPr>
            </w:tcPrChange>
          </w:tcPr>
          <w:p w14:paraId="0C2B846F" w14:textId="49295E09" w:rsidR="00D1492F" w:rsidRPr="00F44F5F" w:rsidRDefault="009A4723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A4723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Berufskolleg St. Michael</w:t>
            </w:r>
          </w:p>
        </w:tc>
        <w:tc>
          <w:tcPr>
            <w:tcW w:w="3687" w:type="dxa"/>
            <w:gridSpan w:val="4"/>
            <w:vAlign w:val="bottom"/>
            <w:tcPrChange w:id="19" w:author="David Döbele" w:date="2026-08-12T10:00:00Z" w16du:dateUtc="2026-08-12T08:00:00Z">
              <w:tcPr>
                <w:tcW w:w="3402" w:type="dxa"/>
                <w:gridSpan w:val="4"/>
                <w:vAlign w:val="bottom"/>
              </w:tcPr>
            </w:tcPrChange>
          </w:tcPr>
          <w:p w14:paraId="7C845E2D" w14:textId="12073CEA" w:rsidR="00D1492F" w:rsidRPr="00F44F5F" w:rsidRDefault="009A4723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Ahlen</w:t>
            </w:r>
          </w:p>
        </w:tc>
      </w:tr>
      <w:tr w:rsidR="00D1492F" w:rsidRPr="00F44F5F" w14:paraId="61E5D482" w14:textId="77777777" w:rsidTr="00D1191F">
        <w:trPr>
          <w:trPrChange w:id="20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8647" w:type="dxa"/>
            <w:gridSpan w:val="7"/>
            <w:tcPrChange w:id="21" w:author="David Döbele" w:date="2026-08-12T10:00:00Z" w16du:dateUtc="2026-08-12T08:00:00Z">
              <w:tcPr>
                <w:tcW w:w="8647" w:type="dxa"/>
                <w:gridSpan w:val="7"/>
              </w:tcPr>
            </w:tcPrChange>
          </w:tcPr>
          <w:p w14:paraId="11CB9A0F" w14:textId="364F18FB" w:rsidR="00D1492F" w:rsidRPr="009A4723" w:rsidRDefault="009A472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9A472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Fachhochschulreife</w:t>
            </w:r>
            <w:ins w:id="22" w:author="David Döbele" w:date="2026-08-12T09:59:00Z" w16du:dateUtc="2026-08-12T07:59:00Z">
              <w:r w:rsidR="00D1191F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 xml:space="preserve"> mit </w:t>
              </w:r>
              <w:r w:rsidR="00D1191F" w:rsidRPr="00D1191F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t>Schwerpunkt Betriebswirtschaftslehre</w:t>
              </w:r>
            </w:ins>
          </w:p>
        </w:tc>
        <w:tc>
          <w:tcPr>
            <w:tcW w:w="1844" w:type="dxa"/>
            <w:gridSpan w:val="2"/>
            <w:tcPrChange w:id="23" w:author="David Döbele" w:date="2026-08-12T10:00:00Z" w16du:dateUtc="2026-08-12T08:00:00Z">
              <w:tcPr>
                <w:tcW w:w="1559" w:type="dxa"/>
                <w:gridSpan w:val="2"/>
              </w:tcPr>
            </w:tcPrChange>
          </w:tcPr>
          <w:p w14:paraId="419A9228" w14:textId="2A7723BB" w:rsidR="00D1492F" w:rsidRPr="00F44F5F" w:rsidRDefault="009A4723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C2653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04/2024</w:t>
            </w:r>
          </w:p>
        </w:tc>
      </w:tr>
      <w:tr w:rsidR="00D5280E" w:rsidRPr="00C2653E" w:rsidDel="00D1191F" w14:paraId="7EABE9F1" w14:textId="6AC3B28A" w:rsidTr="00D1191F">
        <w:trPr>
          <w:del w:id="24" w:author="David Döbele" w:date="2026-08-12T09:59:00Z" w16du:dateUtc="2026-08-12T07:59:00Z"/>
          <w:trPrChange w:id="25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10491" w:type="dxa"/>
            <w:gridSpan w:val="9"/>
            <w:tcPrChange w:id="26" w:author="David Döbele" w:date="2026-08-12T10:00:00Z" w16du:dateUtc="2026-08-12T08:00:00Z">
              <w:tcPr>
                <w:tcW w:w="10206" w:type="dxa"/>
                <w:gridSpan w:val="9"/>
              </w:tcPr>
            </w:tcPrChange>
          </w:tcPr>
          <w:p w14:paraId="7A71E6B0" w14:textId="3091F729" w:rsidR="000A58D4" w:rsidRPr="00061EC2" w:rsidDel="00D1191F" w:rsidRDefault="009A4723" w:rsidP="00C2653E">
            <w:pPr>
              <w:pStyle w:val="Listenabsatz"/>
              <w:numPr>
                <w:ilvl w:val="0"/>
                <w:numId w:val="2"/>
              </w:numPr>
              <w:rPr>
                <w:del w:id="27" w:author="David Döbele" w:date="2026-08-12T09:59:00Z" w16du:dateUtc="2026-08-12T07:59:00Z"/>
                <w:rFonts w:ascii="Times New Roman" w:hAnsi="Times New Roman" w:cs="Times New Roman"/>
                <w:color w:val="000000"/>
                <w:sz w:val="20"/>
                <w:szCs w:val="20"/>
              </w:rPr>
            </w:pPr>
            <w:del w:id="28" w:author="David Döbele" w:date="2026-08-12T09:59:00Z" w16du:dateUtc="2026-08-12T07:59:00Z">
              <w:r w:rsidRPr="009A4723" w:rsidDel="00D1191F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Schwerpunkt</w:delText>
              </w:r>
              <w:r w:rsidDel="00D1191F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 xml:space="preserve">: </w:delText>
              </w:r>
              <w:r w:rsidRPr="009A4723" w:rsidDel="00D1191F">
                <w:rPr>
                  <w:rFonts w:ascii="Times New Roman" w:hAnsi="Times New Roman" w:cs="Times New Roman"/>
                  <w:color w:val="000000"/>
                  <w:sz w:val="20"/>
                  <w:szCs w:val="20"/>
                </w:rPr>
                <w:delText>Betriebswirtschaftslehre</w:delText>
              </w:r>
            </w:del>
          </w:p>
        </w:tc>
      </w:tr>
      <w:tr w:rsidR="00E55D90" w:rsidRPr="00F44F5F" w14:paraId="3A2665B3" w14:textId="77777777" w:rsidTr="00D1191F">
        <w:trPr>
          <w:trHeight w:val="510"/>
          <w:trPrChange w:id="29" w:author="David Döbele" w:date="2026-08-12T10:00:00Z" w16du:dateUtc="2026-08-12T08:00:00Z">
            <w:trPr>
              <w:gridBefore w:val="1"/>
              <w:gridAfter w:val="0"/>
              <w:trHeight w:val="510"/>
            </w:trPr>
          </w:trPrChange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  <w:tcPrChange w:id="30" w:author="David Döbele" w:date="2026-08-12T10:00:00Z" w16du:dateUtc="2026-08-12T08:00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D1191F">
        <w:trPr>
          <w:trHeight w:val="283"/>
          <w:trPrChange w:id="31" w:author="David Döbele" w:date="2026-08-12T10:00:00Z" w16du:dateUtc="2026-08-12T08:00:00Z">
            <w:trPr>
              <w:gridBefore w:val="1"/>
              <w:gridAfter w:val="0"/>
              <w:trHeight w:val="283"/>
            </w:trPr>
          </w:trPrChange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  <w:tcPrChange w:id="32" w:author="David Döbele" w:date="2026-08-12T10:00:00Z" w16du:dateUtc="2026-08-12T08:00:00Z">
              <w:tcPr>
                <w:tcW w:w="6521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19519206" w:rsidR="00E55D90" w:rsidRPr="00F44F5F" w:rsidRDefault="005C51E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C51E0">
              <w:rPr>
                <w:rFonts w:ascii="Times New Roman" w:hAnsi="Times New Roman" w:cs="Times New Roman"/>
                <w:b/>
                <w:sz w:val="21"/>
                <w:szCs w:val="21"/>
              </w:rPr>
              <w:t>Ernst &amp; Young (EY)</w:t>
            </w:r>
          </w:p>
        </w:tc>
        <w:tc>
          <w:tcPr>
            <w:tcW w:w="3970" w:type="dxa"/>
            <w:gridSpan w:val="5"/>
            <w:tcBorders>
              <w:top w:val="single" w:sz="4" w:space="0" w:color="auto"/>
            </w:tcBorders>
            <w:vAlign w:val="bottom"/>
            <w:tcPrChange w:id="33" w:author="David Döbele" w:date="2026-08-12T10:00:00Z" w16du:dateUtc="2026-08-12T08:00:00Z">
              <w:tcPr>
                <w:tcW w:w="3685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72541F82" w:rsidR="00E55D90" w:rsidRPr="00F44F5F" w:rsidRDefault="005C51E0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Dortmund</w:t>
            </w:r>
          </w:p>
        </w:tc>
      </w:tr>
      <w:tr w:rsidR="00E55D90" w:rsidRPr="00F44F5F" w14:paraId="335D84E9" w14:textId="77777777" w:rsidTr="00D1191F">
        <w:trPr>
          <w:trPrChange w:id="34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5954" w:type="dxa"/>
            <w:gridSpan w:val="2"/>
            <w:tcPrChange w:id="35" w:author="David Döbele" w:date="2026-08-12T10:00:00Z" w16du:dateUtc="2026-08-12T08:00:00Z">
              <w:tcPr>
                <w:tcW w:w="5954" w:type="dxa"/>
                <w:gridSpan w:val="2"/>
              </w:tcPr>
            </w:tcPrChange>
          </w:tcPr>
          <w:p w14:paraId="20B1570F" w14:textId="107BA92C" w:rsidR="00E55D90" w:rsidRPr="000F4686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</w:t>
            </w:r>
            <w:r w:rsid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Audit</w:t>
            </w:r>
            <w:r w:rsidRP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0F4686" w:rsidRP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(gep</w:t>
            </w:r>
            <w:r w:rsidR="000F468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lant, Vertrag bereits unterzeichnet)</w:t>
            </w:r>
          </w:p>
        </w:tc>
        <w:tc>
          <w:tcPr>
            <w:tcW w:w="4537" w:type="dxa"/>
            <w:gridSpan w:val="7"/>
            <w:tcPrChange w:id="36" w:author="David Döbele" w:date="2026-08-12T10:00:00Z" w16du:dateUtc="2026-08-12T08:00:00Z">
              <w:tcPr>
                <w:tcW w:w="4252" w:type="dxa"/>
                <w:gridSpan w:val="7"/>
              </w:tcPr>
            </w:tcPrChange>
          </w:tcPr>
          <w:p w14:paraId="0475B997" w14:textId="28DC5212" w:rsidR="00E55D90" w:rsidRPr="00F44F5F" w:rsidRDefault="005C51E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27</w:t>
            </w:r>
          </w:p>
        </w:tc>
      </w:tr>
      <w:tr w:rsidR="00E55D90" w:rsidRPr="00F44F5F" w14:paraId="54C3D64C" w14:textId="77777777" w:rsidTr="00D1191F">
        <w:trPr>
          <w:trPrChange w:id="37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10491" w:type="dxa"/>
            <w:gridSpan w:val="9"/>
            <w:tcPrChange w:id="38" w:author="David Döbele" w:date="2026-08-12T10:00:00Z" w16du:dateUtc="2026-08-12T08:00:00Z">
              <w:tcPr>
                <w:tcW w:w="10206" w:type="dxa"/>
                <w:gridSpan w:val="9"/>
              </w:tcPr>
            </w:tcPrChange>
          </w:tcPr>
          <w:p w14:paraId="041BA465" w14:textId="49101066" w:rsidR="000F4686" w:rsidRPr="000F4686" w:rsidRDefault="000F4686" w:rsidP="000F468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0F4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Mitwirkung bei Jahres- und Konzernabschlussprüfungen nach HGB</w:t>
            </w:r>
          </w:p>
          <w:p w14:paraId="337E5EC7" w14:textId="5CF0F9B5" w:rsidR="000F4686" w:rsidRPr="000F4686" w:rsidRDefault="000F4686" w:rsidP="000F468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0F4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Unterstützung bei der Belegprüfung und Aufbereitung prüfungsrelevanter Arbeitspapiere</w:t>
            </w:r>
          </w:p>
          <w:p w14:paraId="6DD9BA0F" w14:textId="10A1A3A4" w:rsidR="00E55D90" w:rsidRPr="00FE0496" w:rsidRDefault="000F4686" w:rsidP="000F4686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F46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analytischer Prüfungshandlungen und Unternehmensanalysen</w:t>
            </w:r>
          </w:p>
        </w:tc>
      </w:tr>
      <w:tr w:rsidR="00FE0496" w:rsidRPr="00F44F5F" w14:paraId="4EC9DEB8" w14:textId="77777777" w:rsidTr="00D1191F">
        <w:trPr>
          <w:trHeight w:val="346"/>
          <w:trPrChange w:id="39" w:author="David Döbele" w:date="2026-08-12T10:00:00Z" w16du:dateUtc="2026-08-12T08:00:00Z">
            <w:trPr>
              <w:gridBefore w:val="1"/>
              <w:gridAfter w:val="0"/>
              <w:trHeight w:val="346"/>
            </w:trPr>
          </w:trPrChange>
        </w:trPr>
        <w:tc>
          <w:tcPr>
            <w:tcW w:w="8647" w:type="dxa"/>
            <w:gridSpan w:val="7"/>
            <w:vAlign w:val="bottom"/>
            <w:tcPrChange w:id="40" w:author="David Döbele" w:date="2026-08-12T10:00:00Z" w16du:dateUtc="2026-08-12T08:00:00Z">
              <w:tcPr>
                <w:tcW w:w="8647" w:type="dxa"/>
                <w:gridSpan w:val="7"/>
                <w:vAlign w:val="bottom"/>
              </w:tcPr>
            </w:tcPrChange>
          </w:tcPr>
          <w:p w14:paraId="061D97E7" w14:textId="18EDA4AA" w:rsidR="00FE0496" w:rsidRPr="00F44F5F" w:rsidRDefault="00B05D3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Unsigned</w:t>
            </w:r>
            <w:proofErr w:type="spellEnd"/>
          </w:p>
        </w:tc>
        <w:tc>
          <w:tcPr>
            <w:tcW w:w="1844" w:type="dxa"/>
            <w:gridSpan w:val="2"/>
            <w:vAlign w:val="bottom"/>
            <w:tcPrChange w:id="41" w:author="David Döbele" w:date="2026-08-12T10:00:00Z" w16du:dateUtc="2026-08-12T08:00:00Z">
              <w:tcPr>
                <w:tcW w:w="1559" w:type="dxa"/>
                <w:gridSpan w:val="2"/>
                <w:vAlign w:val="bottom"/>
              </w:tcPr>
            </w:tcPrChange>
          </w:tcPr>
          <w:p w14:paraId="38592414" w14:textId="0D201A35" w:rsidR="00FE0496" w:rsidRPr="00F44F5F" w:rsidRDefault="000F6E0A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Weidhausen</w:t>
            </w:r>
          </w:p>
        </w:tc>
      </w:tr>
      <w:tr w:rsidR="00FE0496" w:rsidRPr="00F44F5F" w14:paraId="0A0FFCF6" w14:textId="77777777" w:rsidTr="00D1191F">
        <w:trPr>
          <w:trHeight w:val="113"/>
          <w:trPrChange w:id="42" w:author="David Döbele" w:date="2026-08-12T10:00:00Z" w16du:dateUtc="2026-08-12T08:00:00Z">
            <w:trPr>
              <w:gridBefore w:val="1"/>
              <w:gridAfter w:val="0"/>
              <w:trHeight w:val="113"/>
            </w:trPr>
          </w:trPrChange>
        </w:trPr>
        <w:tc>
          <w:tcPr>
            <w:tcW w:w="8647" w:type="dxa"/>
            <w:gridSpan w:val="7"/>
            <w:tcPrChange w:id="43" w:author="David Döbele" w:date="2026-08-12T10:00:00Z" w16du:dateUtc="2026-08-12T08:00:00Z">
              <w:tcPr>
                <w:tcW w:w="8647" w:type="dxa"/>
                <w:gridSpan w:val="7"/>
              </w:tcPr>
            </w:tcPrChange>
          </w:tcPr>
          <w:p w14:paraId="30382087" w14:textId="69E9CA89" w:rsidR="00FE0496" w:rsidRPr="00FE0496" w:rsidRDefault="00B05D30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B05D3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E0496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FE0496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0F6E0A" w:rsidRPr="000F6E0A">
              <w:rPr>
                <w:rFonts w:ascii="Times New Roman" w:hAnsi="Times New Roman" w:cs="Times New Roman"/>
                <w:sz w:val="20"/>
                <w:szCs w:val="20"/>
              </w:rPr>
              <w:t xml:space="preserve">Finance &amp; </w:t>
            </w:r>
            <w:proofErr w:type="spellStart"/>
            <w:r w:rsidR="000F6E0A" w:rsidRPr="000F6E0A">
              <w:rPr>
                <w:rFonts w:ascii="Times New Roman" w:hAnsi="Times New Roman" w:cs="Times New Roman"/>
                <w:sz w:val="20"/>
                <w:szCs w:val="20"/>
              </w:rPr>
              <w:t>Operations</w:t>
            </w:r>
            <w:proofErr w:type="spellEnd"/>
          </w:p>
        </w:tc>
        <w:tc>
          <w:tcPr>
            <w:tcW w:w="1844" w:type="dxa"/>
            <w:gridSpan w:val="2"/>
            <w:tcPrChange w:id="44" w:author="David Döbele" w:date="2026-08-12T10:00:00Z" w16du:dateUtc="2026-08-12T08:00:00Z">
              <w:tcPr>
                <w:tcW w:w="1559" w:type="dxa"/>
                <w:gridSpan w:val="2"/>
              </w:tcPr>
            </w:tcPrChange>
          </w:tcPr>
          <w:p w14:paraId="7444AF8F" w14:textId="47274C6E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26</w:t>
            </w:r>
          </w:p>
        </w:tc>
      </w:tr>
      <w:tr w:rsidR="00FE0496" w:rsidRPr="00F44F5F" w14:paraId="4C00CD42" w14:textId="77777777" w:rsidTr="00D1191F">
        <w:trPr>
          <w:trHeight w:val="113"/>
          <w:trPrChange w:id="45" w:author="David Döbele" w:date="2026-08-12T10:00:00Z" w16du:dateUtc="2026-08-12T08:00:00Z">
            <w:trPr>
              <w:gridBefore w:val="1"/>
              <w:gridAfter w:val="0"/>
              <w:trHeight w:val="113"/>
            </w:trPr>
          </w:trPrChange>
        </w:trPr>
        <w:tc>
          <w:tcPr>
            <w:tcW w:w="10471" w:type="dxa"/>
            <w:gridSpan w:val="8"/>
            <w:tcPrChange w:id="46" w:author="David Döbele" w:date="2026-08-12T10:00:00Z" w16du:dateUtc="2026-08-12T08:00:00Z">
              <w:tcPr>
                <w:tcW w:w="9923" w:type="dxa"/>
                <w:gridSpan w:val="8"/>
              </w:tcPr>
            </w:tcPrChange>
          </w:tcPr>
          <w:p w14:paraId="4B788B5A" w14:textId="79C98E86" w:rsidR="000F6E0A" w:rsidRPr="000F6E0A" w:rsidRDefault="000F6E0A" w:rsidP="000F6E0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Buchung laufender Geschäftsvorfälle (DATEV, </w:t>
            </w:r>
            <w:proofErr w:type="spellStart"/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LexOffice</w:t>
            </w:r>
            <w:proofErr w:type="spellEnd"/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 sowie Vorbereitung von Unterlagen für den Jahresabschluss</w:t>
            </w:r>
          </w:p>
          <w:p w14:paraId="6A86C6FF" w14:textId="3E473197" w:rsidR="000F6E0A" w:rsidRPr="000F6E0A" w:rsidRDefault="000F6E0A" w:rsidP="000F6E0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Analyse monatlicher BWA sowie Aufbereitung von Finanzkennzahlen für die Geschäftsführung</w:t>
            </w:r>
          </w:p>
          <w:p w14:paraId="089C6F28" w14:textId="3EF72C50" w:rsidR="00FE0496" w:rsidRPr="00F44F5F" w:rsidRDefault="000F6E0A" w:rsidP="000F6E0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Budgetplanung und Kostenkontrolle sowie Mitwirkung bei der Optimierung interner Finanzprozesse</w:t>
            </w:r>
          </w:p>
        </w:tc>
        <w:tc>
          <w:tcPr>
            <w:tcW w:w="20" w:type="dxa"/>
            <w:tcPrChange w:id="47" w:author="David Döbele" w:date="2026-08-12T10:00:00Z" w16du:dateUtc="2026-08-12T08:00:00Z">
              <w:tcPr>
                <w:tcW w:w="283" w:type="dxa"/>
              </w:tcPr>
            </w:tcPrChange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D1191F">
        <w:trPr>
          <w:trHeight w:val="346"/>
          <w:trPrChange w:id="48" w:author="David Döbele" w:date="2026-08-12T10:00:00Z" w16du:dateUtc="2026-08-12T08:00:00Z">
            <w:trPr>
              <w:gridBefore w:val="1"/>
              <w:gridAfter w:val="0"/>
              <w:trHeight w:val="346"/>
            </w:trPr>
          </w:trPrChange>
        </w:trPr>
        <w:tc>
          <w:tcPr>
            <w:tcW w:w="8647" w:type="dxa"/>
            <w:gridSpan w:val="7"/>
            <w:vAlign w:val="bottom"/>
            <w:tcPrChange w:id="49" w:author="David Döbele" w:date="2026-08-12T10:00:00Z" w16du:dateUtc="2026-08-12T08:00:00Z">
              <w:tcPr>
                <w:tcW w:w="8647" w:type="dxa"/>
                <w:gridSpan w:val="7"/>
                <w:vAlign w:val="bottom"/>
              </w:tcPr>
            </w:tcPrChange>
          </w:tcPr>
          <w:p w14:paraId="42FB0D26" w14:textId="6412C367" w:rsidR="00E55D90" w:rsidRPr="00F44F5F" w:rsidRDefault="000F6E0A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Strictz</w:t>
            </w:r>
            <w:proofErr w:type="spellEnd"/>
          </w:p>
        </w:tc>
        <w:tc>
          <w:tcPr>
            <w:tcW w:w="1844" w:type="dxa"/>
            <w:gridSpan w:val="2"/>
            <w:vAlign w:val="bottom"/>
            <w:tcPrChange w:id="50" w:author="David Döbele" w:date="2026-08-12T10:00:00Z" w16du:dateUtc="2026-08-12T08:00:00Z">
              <w:tcPr>
                <w:tcW w:w="1559" w:type="dxa"/>
                <w:gridSpan w:val="2"/>
                <w:vAlign w:val="bottom"/>
              </w:tcPr>
            </w:tcPrChange>
          </w:tcPr>
          <w:p w14:paraId="11E31BD8" w14:textId="28EBBDDA" w:rsidR="00E55D90" w:rsidRPr="00F44F5F" w:rsidRDefault="000F6E0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Paderborn</w:t>
            </w:r>
          </w:p>
        </w:tc>
      </w:tr>
      <w:tr w:rsidR="00E55D90" w:rsidRPr="00F44F5F" w14:paraId="48328CB9" w14:textId="77777777" w:rsidTr="00D1191F">
        <w:trPr>
          <w:trPrChange w:id="51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6379" w:type="dxa"/>
            <w:gridSpan w:val="3"/>
            <w:tcPrChange w:id="52" w:author="David Döbele" w:date="2026-08-12T10:00:00Z" w16du:dateUtc="2026-08-12T08:00:00Z">
              <w:tcPr>
                <w:tcW w:w="6379" w:type="dxa"/>
                <w:gridSpan w:val="3"/>
              </w:tcPr>
            </w:tcPrChange>
          </w:tcPr>
          <w:p w14:paraId="74B74B41" w14:textId="14166EBC" w:rsidR="00E55D90" w:rsidRPr="000F6E0A" w:rsidRDefault="000F6E0A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0F6E0A">
              <w:rPr>
                <w:rFonts w:ascii="Times New Roman" w:hAnsi="Times New Roman" w:cs="Times New Roman"/>
                <w:sz w:val="20"/>
                <w:szCs w:val="20"/>
              </w:rPr>
              <w:t>Gründer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im </w:t>
            </w:r>
            <w:r w:rsidRPr="000F6E0A">
              <w:rPr>
                <w:rFonts w:ascii="Times New Roman" w:hAnsi="Times New Roman" w:cs="Times New Roman"/>
                <w:sz w:val="20"/>
                <w:szCs w:val="20"/>
              </w:rPr>
              <w:t>E-Commerce &amp; Einzelhandel</w:t>
            </w:r>
          </w:p>
        </w:tc>
        <w:tc>
          <w:tcPr>
            <w:tcW w:w="4112" w:type="dxa"/>
            <w:gridSpan w:val="6"/>
            <w:tcPrChange w:id="53" w:author="David Döbele" w:date="2026-08-12T10:00:00Z" w16du:dateUtc="2026-08-12T08:00:00Z">
              <w:tcPr>
                <w:tcW w:w="3827" w:type="dxa"/>
                <w:gridSpan w:val="6"/>
              </w:tcPr>
            </w:tcPrChange>
          </w:tcPr>
          <w:p w14:paraId="2CB21DEB" w14:textId="335B1E71" w:rsidR="00E55D90" w:rsidRPr="00F44F5F" w:rsidRDefault="000F6E0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05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E55D90" w:rsidRPr="00F44F5F" w14:paraId="7C4155D6" w14:textId="77777777" w:rsidTr="00D1191F">
        <w:trPr>
          <w:trPrChange w:id="54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10491" w:type="dxa"/>
            <w:gridSpan w:val="9"/>
            <w:tcPrChange w:id="55" w:author="David Döbele" w:date="2026-08-12T10:00:00Z" w16du:dateUtc="2026-08-12T08:00:00Z">
              <w:tcPr>
                <w:tcW w:w="10206" w:type="dxa"/>
                <w:gridSpan w:val="9"/>
              </w:tcPr>
            </w:tcPrChange>
          </w:tcPr>
          <w:p w14:paraId="7D84B3CC" w14:textId="658256E2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und eigenverantwortliche Leitung eines E-Commerce-Unternehmens mit 6-stelligem Jahresumsatz und stationärer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Expansion</w:t>
            </w:r>
          </w:p>
          <w:p w14:paraId="66F2A419" w14:textId="02888052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von Lieferantenbeziehungen und Vertragsverhandlungen mit internationalen Partnern</w:t>
            </w:r>
          </w:p>
          <w:p w14:paraId="058E5131" w14:textId="6B1ADA3F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Datenbasierte Steuerung von Margen, Preisstruktur und Working Capital mittels Excel-Analysen</w:t>
            </w:r>
          </w:p>
          <w:p w14:paraId="3658805E" w14:textId="57AE3EFB" w:rsidR="00E55D90" w:rsidRPr="00FE0496" w:rsidRDefault="000F6E0A" w:rsidP="000F6E0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0F6E0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Führung eines Teams von bis zu 5 Mitarbeitern</w:t>
            </w:r>
          </w:p>
        </w:tc>
      </w:tr>
      <w:tr w:rsidR="000F6E0A" w:rsidRPr="00F44F5F" w14:paraId="4D04933A" w14:textId="77777777" w:rsidTr="00D1191F">
        <w:trPr>
          <w:trPrChange w:id="56" w:author="David Döbele" w:date="2026-08-12T10:00:00Z" w16du:dateUtc="2026-08-12T08:00:00Z">
            <w:trPr>
              <w:gridBefore w:val="1"/>
              <w:gridAfter w:val="0"/>
            </w:trPr>
          </w:trPrChange>
        </w:trPr>
        <w:tc>
          <w:tcPr>
            <w:tcW w:w="10491" w:type="dxa"/>
            <w:gridSpan w:val="9"/>
            <w:tcPrChange w:id="57" w:author="David Döbele" w:date="2026-08-12T10:00:00Z" w16du:dateUtc="2026-08-12T08:00:00Z">
              <w:tcPr>
                <w:tcW w:w="10206" w:type="dxa"/>
                <w:gridSpan w:val="9"/>
              </w:tcPr>
            </w:tcPrChange>
          </w:tcPr>
          <w:tbl>
            <w:tblPr>
              <w:tblStyle w:val="Tabellenraster"/>
              <w:tblW w:w="104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58" w:author="David Döbele" w:date="2026-08-12T10:00:00Z" w16du:dateUtc="2026-08-12T08:00:00Z">
                <w:tblPr>
                  <w:tblStyle w:val="Tabellenraster"/>
                  <w:tblW w:w="10206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6379"/>
              <w:gridCol w:w="1843"/>
              <w:gridCol w:w="2273"/>
              <w:tblGridChange w:id="59">
                <w:tblGrid>
                  <w:gridCol w:w="6379"/>
                  <w:gridCol w:w="1843"/>
                  <w:gridCol w:w="1984"/>
                  <w:gridCol w:w="289"/>
                </w:tblGrid>
              </w:tblGridChange>
            </w:tblGrid>
            <w:tr w:rsidR="000F6E0A" w:rsidRPr="00524EBF" w14:paraId="137F95D3" w14:textId="77777777" w:rsidTr="00D1191F">
              <w:trPr>
                <w:trHeight w:val="346"/>
                <w:trPrChange w:id="60" w:author="David Döbele" w:date="2026-08-12T10:00:00Z" w16du:dateUtc="2026-08-12T08:00:00Z">
                  <w:trPr>
                    <w:gridAfter w:val="0"/>
                    <w:trHeight w:val="346"/>
                  </w:trPr>
                </w:trPrChange>
              </w:trPr>
              <w:tc>
                <w:tcPr>
                  <w:tcW w:w="8222" w:type="dxa"/>
                  <w:gridSpan w:val="2"/>
                  <w:vAlign w:val="bottom"/>
                  <w:tcPrChange w:id="61" w:author="David Döbele" w:date="2026-08-12T10:00:00Z" w16du:dateUtc="2026-08-12T08:00:00Z">
                    <w:tcPr>
                      <w:tcW w:w="8222" w:type="dxa"/>
                      <w:gridSpan w:val="2"/>
                      <w:vAlign w:val="bottom"/>
                    </w:tcPr>
                  </w:tcPrChange>
                </w:tcPr>
                <w:p w14:paraId="31CD97FE" w14:textId="7F1F4272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What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 xml:space="preserve"> the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shop</w:t>
                  </w:r>
                  <w:proofErr w:type="spellEnd"/>
                </w:p>
              </w:tc>
              <w:tc>
                <w:tcPr>
                  <w:tcW w:w="2273" w:type="dxa"/>
                  <w:vAlign w:val="bottom"/>
                  <w:tcPrChange w:id="62" w:author="David Döbele" w:date="2026-08-12T10:00:00Z" w16du:dateUtc="2026-08-12T08:00:00Z">
                    <w:tcPr>
                      <w:tcW w:w="1984" w:type="dxa"/>
                      <w:vAlign w:val="bottom"/>
                    </w:tcPr>
                  </w:tcPrChange>
                </w:tcPr>
                <w:p w14:paraId="374CAC6D" w14:textId="43CF9816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</w:pPr>
                  <w:r w:rsidRPr="000F6E0A"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Osterholz-Scharmbeck</w:t>
                  </w:r>
                </w:p>
              </w:tc>
            </w:tr>
            <w:tr w:rsidR="000F6E0A" w:rsidRPr="00524EBF" w14:paraId="428DE73C" w14:textId="77777777" w:rsidTr="00D1191F">
              <w:trPr>
                <w:trPrChange w:id="63" w:author="David Döbele" w:date="2026-08-12T10:00:00Z" w16du:dateUtc="2026-08-12T08:00:00Z">
                  <w:trPr>
                    <w:gridAfter w:val="0"/>
                  </w:trPr>
                </w:trPrChange>
              </w:trPr>
              <w:tc>
                <w:tcPr>
                  <w:tcW w:w="6379" w:type="dxa"/>
                  <w:tcPrChange w:id="64" w:author="David Döbele" w:date="2026-08-12T10:00:00Z" w16du:dateUtc="2026-08-12T08:00:00Z">
                    <w:tcPr>
                      <w:tcW w:w="6379" w:type="dxa"/>
                    </w:tcPr>
                  </w:tcPrChange>
                </w:tcPr>
                <w:p w14:paraId="20A36EB6" w14:textId="2B6C499C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0F6E0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Praktikant 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im</w:t>
                  </w:r>
                  <w:r w:rsidRPr="000F6E0A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E-Commerce</w:t>
                  </w:r>
                </w:p>
              </w:tc>
              <w:tc>
                <w:tcPr>
                  <w:tcW w:w="4116" w:type="dxa"/>
                  <w:gridSpan w:val="2"/>
                  <w:tcPrChange w:id="65" w:author="David Döbele" w:date="2026-08-12T10:00:00Z" w16du:dateUtc="2026-08-12T08:00:00Z">
                    <w:tcPr>
                      <w:tcW w:w="3827" w:type="dxa"/>
                      <w:gridSpan w:val="2"/>
                    </w:tcPr>
                  </w:tcPrChange>
                </w:tcPr>
                <w:p w14:paraId="38DAF24B" w14:textId="23EC3D79" w:rsidR="000F6E0A" w:rsidRPr="00524EBF" w:rsidRDefault="000F6E0A" w:rsidP="000F6E0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07</w:t>
                  </w:r>
                  <w:r w:rsidRPr="00524EB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/202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2</w:t>
                  </w:r>
                  <w:r w:rsidRPr="00524EB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 xml:space="preserve"> –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10</w:t>
                  </w:r>
                  <w:r w:rsidRPr="00524EB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/202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2</w:t>
                  </w:r>
                </w:p>
              </w:tc>
            </w:tr>
            <w:tr w:rsidR="000F6E0A" w:rsidRPr="00524EBF" w:rsidDel="008E7921" w14:paraId="04C2F3A7" w14:textId="7451CC6C" w:rsidTr="00D1191F">
              <w:trPr>
                <w:del w:id="66" w:author="David Döbele" w:date="2026-08-12T10:03:00Z" w16du:dateUtc="2026-08-12T08:03:00Z"/>
                <w:trPrChange w:id="67" w:author="David Döbele" w:date="2026-08-12T10:00:00Z" w16du:dateUtc="2026-08-12T08:00:00Z">
                  <w:trPr>
                    <w:gridAfter w:val="0"/>
                  </w:trPr>
                </w:trPrChange>
              </w:trPr>
              <w:tc>
                <w:tcPr>
                  <w:tcW w:w="10495" w:type="dxa"/>
                  <w:gridSpan w:val="3"/>
                  <w:tcPrChange w:id="68" w:author="David Döbele" w:date="2026-08-12T10:00:00Z" w16du:dateUtc="2026-08-12T08:00:00Z">
                    <w:tcPr>
                      <w:tcW w:w="10206" w:type="dxa"/>
                      <w:gridSpan w:val="3"/>
                    </w:tcPr>
                  </w:tcPrChange>
                </w:tcPr>
                <w:p w14:paraId="7398CA4C" w14:textId="35DAF0C9" w:rsidR="000F6E0A" w:rsidRPr="000F6E0A" w:rsidDel="008E7921" w:rsidRDefault="000F6E0A" w:rsidP="000F6E0A">
                  <w:pPr>
                    <w:pStyle w:val="Bullets"/>
                    <w:rPr>
                      <w:del w:id="69" w:author="David Döbele" w:date="2026-08-12T10:03:00Z" w16du:dateUtc="2026-08-12T08:03:00Z"/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de-AT"/>
                    </w:rPr>
                  </w:pPr>
                  <w:del w:id="70" w:author="David Döbele" w:date="2026-08-12T10:03:00Z" w16du:dateUtc="2026-08-12T08:03:00Z">
                    <w:r w:rsidRPr="000F6E0A" w:rsidDel="008E7921">
                      <w:rPr>
                        <w:rFonts w:ascii="Times New Roman" w:hAnsi="Times New Roman" w:cs="Times New Roman"/>
                        <w:i w:val="0"/>
                        <w:iCs w:val="0"/>
                        <w:sz w:val="20"/>
                        <w:szCs w:val="20"/>
                        <w:lang w:val="de-AT"/>
                      </w:rPr>
                      <w:delText>Analyse performancebasierter Vertriebskanäle (Amazon, eBay) inkl. Umsatz- und Profitabilitätsauswertung</w:delText>
                    </w:r>
                  </w:del>
                </w:p>
                <w:p w14:paraId="67B0CD5A" w14:textId="57A1C6BB" w:rsidR="000F6E0A" w:rsidRPr="00524EBF" w:rsidDel="008E7921" w:rsidRDefault="000F6E0A" w:rsidP="000F6E0A">
                  <w:pPr>
                    <w:pStyle w:val="Bullets"/>
                    <w:rPr>
                      <w:del w:id="71" w:author="David Döbele" w:date="2026-08-12T10:03:00Z" w16du:dateUtc="2026-08-12T08:03:00Z"/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del w:id="72" w:author="David Döbele" w:date="2026-08-12T10:03:00Z" w16du:dateUtc="2026-08-12T08:03:00Z">
                    <w:r w:rsidRPr="000F6E0A" w:rsidDel="008E7921">
                      <w:rPr>
                        <w:rFonts w:ascii="Times New Roman" w:hAnsi="Times New Roman" w:cs="Times New Roman"/>
                        <w:i w:val="0"/>
                        <w:iCs w:val="0"/>
                        <w:sz w:val="20"/>
                        <w:szCs w:val="20"/>
                        <w:lang w:val="de-AT"/>
                      </w:rPr>
                      <w:delText>Strukturierung von ERP- und WooCommerce-Daten zur Verbesserung der Reporting-Genauigkeit</w:delText>
                    </w:r>
                  </w:del>
                </w:p>
              </w:tc>
            </w:tr>
          </w:tbl>
          <w:p w14:paraId="645286A7" w14:textId="77777777" w:rsidR="000F6E0A" w:rsidRPr="000F6E0A" w:rsidRDefault="000F6E0A" w:rsidP="000F6E0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</w:tr>
      <w:tr w:rsidR="00E55D90" w:rsidRPr="00F44F5F" w14:paraId="414B4085" w14:textId="77777777" w:rsidTr="00D1191F">
        <w:trPr>
          <w:trHeight w:val="510"/>
          <w:trPrChange w:id="73" w:author="David Döbele" w:date="2026-08-12T10:00:00Z" w16du:dateUtc="2026-08-12T08:00:00Z">
            <w:trPr>
              <w:gridBefore w:val="1"/>
              <w:gridAfter w:val="0"/>
              <w:trHeight w:val="510"/>
            </w:trPr>
          </w:trPrChange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  <w:tcPrChange w:id="74" w:author="David Döbele" w:date="2026-08-12T10:00:00Z" w16du:dateUtc="2026-08-12T08:00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61DD47A3" w:rsidR="00E55D90" w:rsidRPr="00F44F5F" w:rsidRDefault="000F6E0A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ZERTIFIKATE &amp; </w:t>
            </w:r>
            <w:r w:rsidR="00F44F5F"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D1191F">
        <w:trPr>
          <w:trHeight w:val="283"/>
          <w:trPrChange w:id="75" w:author="David Döbele" w:date="2026-08-12T10:00:00Z" w16du:dateUtc="2026-08-12T08:00:00Z">
            <w:trPr>
              <w:gridBefore w:val="1"/>
              <w:gridAfter w:val="0"/>
              <w:trHeight w:val="283"/>
            </w:trPr>
          </w:trPrChange>
        </w:trPr>
        <w:tc>
          <w:tcPr>
            <w:tcW w:w="8647" w:type="dxa"/>
            <w:gridSpan w:val="7"/>
            <w:tcBorders>
              <w:top w:val="single" w:sz="4" w:space="0" w:color="auto"/>
            </w:tcBorders>
            <w:vAlign w:val="bottom"/>
            <w:tcPrChange w:id="76" w:author="David Döbele" w:date="2026-08-12T10:00:00Z" w16du:dateUtc="2026-08-12T08:00:00Z">
              <w:tcPr>
                <w:tcW w:w="8647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2EADA6A4" w:rsidR="00E55D90" w:rsidRPr="000F6E0A" w:rsidRDefault="000F6E0A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0F6E0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VIA e. V. – Studentische Unternehmensberatung</w:t>
            </w:r>
          </w:p>
        </w:tc>
        <w:tc>
          <w:tcPr>
            <w:tcW w:w="1844" w:type="dxa"/>
            <w:gridSpan w:val="2"/>
            <w:tcBorders>
              <w:top w:val="single" w:sz="4" w:space="0" w:color="auto"/>
            </w:tcBorders>
            <w:vAlign w:val="bottom"/>
            <w:tcPrChange w:id="77" w:author="David Döbele" w:date="2026-08-12T10:00:00Z" w16du:dateUtc="2026-08-12T08:00:00Z">
              <w:tcPr>
                <w:tcW w:w="1559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0D0C794E" w:rsidR="00E55D90" w:rsidRPr="001647AB" w:rsidRDefault="000F6E0A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0F6E0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Dortmund</w:t>
            </w:r>
          </w:p>
        </w:tc>
      </w:tr>
      <w:tr w:rsidR="00E55D90" w:rsidRPr="00F44F5F" w14:paraId="4F59C612" w14:textId="77777777" w:rsidTr="00D1191F">
        <w:trPr>
          <w:trHeight w:val="193"/>
          <w:trPrChange w:id="78" w:author="David Döbele" w:date="2026-08-12T10:00:00Z" w16du:dateUtc="2026-08-12T08:00:00Z">
            <w:trPr>
              <w:gridBefore w:val="1"/>
              <w:gridAfter w:val="0"/>
              <w:trHeight w:val="193"/>
            </w:trPr>
          </w:trPrChange>
        </w:trPr>
        <w:tc>
          <w:tcPr>
            <w:tcW w:w="6804" w:type="dxa"/>
            <w:gridSpan w:val="5"/>
            <w:tcPrChange w:id="79" w:author="David Döbele" w:date="2026-08-12T10:00:00Z" w16du:dateUtc="2026-08-12T08:00:00Z">
              <w:tcPr>
                <w:tcW w:w="6804" w:type="dxa"/>
                <w:gridSpan w:val="5"/>
              </w:tcPr>
            </w:tcPrChange>
          </w:tcPr>
          <w:p w14:paraId="32F07601" w14:textId="6F1E0F5F" w:rsidR="00E55D90" w:rsidRPr="001647AB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der studentischen Unternehmensberatung </w:t>
            </w:r>
            <w:r w:rsidR="00DA5D0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des Ruhrgebiets</w:t>
            </w:r>
          </w:p>
        </w:tc>
        <w:tc>
          <w:tcPr>
            <w:tcW w:w="3687" w:type="dxa"/>
            <w:gridSpan w:val="4"/>
            <w:tcPrChange w:id="80" w:author="David Döbele" w:date="2026-08-12T10:00:00Z" w16du:dateUtc="2026-08-12T08:00:00Z">
              <w:tcPr>
                <w:tcW w:w="3402" w:type="dxa"/>
                <w:gridSpan w:val="4"/>
              </w:tcPr>
            </w:tcPrChange>
          </w:tcPr>
          <w:p w14:paraId="45DD2178" w14:textId="309A36D6" w:rsidR="00E55D90" w:rsidRPr="00F44F5F" w:rsidRDefault="000F6E0A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F6E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11/2025 – </w:t>
            </w:r>
            <w:proofErr w:type="spellStart"/>
            <w:r w:rsidRPr="000F6E0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F44F5F" w14:paraId="02437711" w14:textId="77777777" w:rsidTr="00D1191F">
        <w:trPr>
          <w:trHeight w:val="193"/>
          <w:trPrChange w:id="81" w:author="David Döbele" w:date="2026-08-12T10:00:00Z" w16du:dateUtc="2026-08-12T08:00:00Z">
            <w:trPr>
              <w:gridBefore w:val="1"/>
              <w:gridAfter w:val="0"/>
              <w:trHeight w:val="193"/>
            </w:trPr>
          </w:trPrChange>
        </w:trPr>
        <w:tc>
          <w:tcPr>
            <w:tcW w:w="10491" w:type="dxa"/>
            <w:gridSpan w:val="9"/>
            <w:tcPrChange w:id="82" w:author="David Döbele" w:date="2026-08-12T10:00:00Z" w16du:dateUtc="2026-08-12T08:00:00Z">
              <w:tcPr>
                <w:tcW w:w="10206" w:type="dxa"/>
                <w:gridSpan w:val="9"/>
              </w:tcPr>
            </w:tcPrChange>
          </w:tcPr>
          <w:p w14:paraId="1586F3C6" w14:textId="77777777" w:rsidR="00D102FD" w:rsidRPr="00D102FD" w:rsidRDefault="00D102FD" w:rsidP="00D102FD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102F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Leitung eines vollständigen Beratungsprojekts inkl. Angebots-, Zwischen- und Ergebnispräsentation sowie Jour-fixe-Terminen mit dem Kunden</w:t>
            </w:r>
          </w:p>
          <w:p w14:paraId="7542AB93" w14:textId="77777777" w:rsidR="00D102FD" w:rsidRPr="00D102FD" w:rsidRDefault="00D102FD" w:rsidP="00D102FD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102F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Koordination des Projektteams und Entwicklung datengestützter Handlungsempfehlungen auf Basis von Markt- und Wettbewerbsanalysen</w:t>
            </w:r>
          </w:p>
          <w:p w14:paraId="68CFAD97" w14:textId="19BD0C88" w:rsidR="00CD7403" w:rsidRPr="00CD7403" w:rsidRDefault="00D102FD" w:rsidP="00D102F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102F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Mentoring neuer Trainees als aktives Mitglied, fachliche Begleitung ihrer Beratungsprojekte zur Sicherstellung von Qualitätsstandards und reibungslosem Projektverlauf</w:t>
            </w:r>
          </w:p>
        </w:tc>
      </w:tr>
      <w:tr w:rsidR="00CD7403" w:rsidRPr="00F44F5F" w14:paraId="3B26943D" w14:textId="77777777" w:rsidTr="00D1191F">
        <w:trPr>
          <w:trHeight w:val="346"/>
          <w:trPrChange w:id="83" w:author="David Döbele" w:date="2026-08-12T10:00:00Z" w16du:dateUtc="2026-08-12T08:00:00Z">
            <w:trPr>
              <w:gridBefore w:val="1"/>
              <w:gridAfter w:val="0"/>
              <w:trHeight w:val="346"/>
            </w:trPr>
          </w:trPrChange>
        </w:trPr>
        <w:tc>
          <w:tcPr>
            <w:tcW w:w="5954" w:type="dxa"/>
            <w:gridSpan w:val="2"/>
            <w:vAlign w:val="bottom"/>
            <w:tcPrChange w:id="84" w:author="David Döbele" w:date="2026-08-12T10:00:00Z" w16du:dateUtc="2026-08-12T08:00:00Z">
              <w:tcPr>
                <w:tcW w:w="5954" w:type="dxa"/>
                <w:gridSpan w:val="2"/>
                <w:vAlign w:val="bottom"/>
              </w:tcPr>
            </w:tcPrChange>
          </w:tcPr>
          <w:p w14:paraId="11E538C2" w14:textId="6807892A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DA5D0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Mandaco</w:t>
            </w:r>
            <w:proofErr w:type="spellEnd"/>
          </w:p>
        </w:tc>
        <w:tc>
          <w:tcPr>
            <w:tcW w:w="4537" w:type="dxa"/>
            <w:gridSpan w:val="7"/>
            <w:vAlign w:val="bottom"/>
            <w:tcPrChange w:id="85" w:author="David Döbele" w:date="2026-08-12T10:00:00Z" w16du:dateUtc="2026-08-12T08:00:00Z">
              <w:tcPr>
                <w:tcW w:w="4252" w:type="dxa"/>
                <w:gridSpan w:val="7"/>
                <w:vAlign w:val="bottom"/>
              </w:tcPr>
            </w:tcPrChange>
          </w:tcPr>
          <w:p w14:paraId="21BF18C9" w14:textId="2F56F94B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04BFDD79" w14:textId="77777777" w:rsidTr="00D1191F">
        <w:trPr>
          <w:trHeight w:val="20"/>
          <w:trPrChange w:id="86" w:author="David Döbele" w:date="2026-08-12T10:00:00Z" w16du:dateUtc="2026-08-12T08:00:00Z">
            <w:trPr>
              <w:gridBefore w:val="1"/>
              <w:gridAfter w:val="0"/>
              <w:trHeight w:val="20"/>
            </w:trPr>
          </w:trPrChange>
        </w:trPr>
        <w:tc>
          <w:tcPr>
            <w:tcW w:w="8364" w:type="dxa"/>
            <w:gridSpan w:val="6"/>
            <w:tcPrChange w:id="87" w:author="David Döbele" w:date="2026-08-12T10:00:00Z" w16du:dateUtc="2026-08-12T08:00:00Z">
              <w:tcPr>
                <w:tcW w:w="8364" w:type="dxa"/>
                <w:gridSpan w:val="6"/>
              </w:tcPr>
            </w:tcPrChange>
          </w:tcPr>
          <w:p w14:paraId="5D908AF7" w14:textId="29AC30C9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M&amp;A Curriculum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0006564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Strukturiertes Ausbildungsprogramm</w:t>
            </w:r>
          </w:p>
        </w:tc>
        <w:tc>
          <w:tcPr>
            <w:tcW w:w="2127" w:type="dxa"/>
            <w:gridSpan w:val="3"/>
            <w:tcPrChange w:id="88" w:author="David Döbele" w:date="2026-08-12T10:00:00Z" w16du:dateUtc="2026-08-12T08:00:00Z">
              <w:tcPr>
                <w:tcW w:w="1842" w:type="dxa"/>
                <w:gridSpan w:val="3"/>
              </w:tcPr>
            </w:tcPrChange>
          </w:tcPr>
          <w:p w14:paraId="0D2FFB14" w14:textId="06DC0423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27</w:t>
            </w:r>
          </w:p>
        </w:tc>
      </w:tr>
      <w:tr w:rsidR="00597244" w:rsidRPr="00F44F5F" w14:paraId="395DC65C" w14:textId="77777777" w:rsidTr="00D1191F">
        <w:trPr>
          <w:trHeight w:val="20"/>
          <w:trPrChange w:id="89" w:author="David Döbele" w:date="2026-08-12T10:00:00Z" w16du:dateUtc="2026-08-12T08:00:00Z">
            <w:trPr>
              <w:gridBefore w:val="1"/>
              <w:gridAfter w:val="0"/>
              <w:trHeight w:val="20"/>
            </w:trPr>
          </w:trPrChange>
        </w:trPr>
        <w:tc>
          <w:tcPr>
            <w:tcW w:w="10471" w:type="dxa"/>
            <w:gridSpan w:val="8"/>
            <w:tcPrChange w:id="90" w:author="David Döbele" w:date="2026-08-12T10:00:00Z" w16du:dateUtc="2026-08-12T08:00:00Z">
              <w:tcPr>
                <w:tcW w:w="8364" w:type="dxa"/>
                <w:gridSpan w:val="6"/>
              </w:tcPr>
            </w:tcPrChange>
          </w:tcPr>
          <w:p w14:paraId="167773C6" w14:textId="77777777" w:rsidR="004912D2" w:rsidRPr="004912D2" w:rsidRDefault="004912D2" w:rsidP="004912D2">
            <w:pPr>
              <w:pStyle w:val="Bullets"/>
              <w:numPr>
                <w:ilvl w:val="0"/>
                <w:numId w:val="27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4912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Kompetitive Aufnahme in ein einjähriges Ausbildungsprogramm für M&amp;A-Prozesse und Transaktionsberatung</w:t>
            </w:r>
          </w:p>
          <w:p w14:paraId="444843BB" w14:textId="4FA37E38" w:rsidR="00F92549" w:rsidRPr="00F92549" w:rsidDel="00D1191F" w:rsidRDefault="00F92549" w:rsidP="00D1191F">
            <w:pPr>
              <w:pStyle w:val="Listenabsatz"/>
              <w:numPr>
                <w:ilvl w:val="0"/>
                <w:numId w:val="27"/>
              </w:numPr>
              <w:rPr>
                <w:del w:id="91" w:author="David Döbele" w:date="2026-08-12T10:02:00Z" w16du:dateUtc="2026-08-12T08:02:00Z"/>
                <w:rFonts w:ascii="Times New Roman" w:hAnsi="Times New Roman" w:cs="Times New Roman"/>
                <w:color w:val="000000"/>
                <w:sz w:val="20"/>
                <w:szCs w:val="20"/>
              </w:rPr>
              <w:pPrChange w:id="92" w:author="David Döbele" w:date="2026-08-12T10:02:00Z" w16du:dateUtc="2026-08-12T08:02:00Z">
                <w:pPr>
                  <w:pStyle w:val="Listenabsatz"/>
                  <w:numPr>
                    <w:numId w:val="27"/>
                  </w:numPr>
                  <w:ind w:hanging="360"/>
                </w:pPr>
              </w:pPrChange>
            </w:pPr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Teilnahme an zweiwöchentlichen Workshops von Professionals aus Big </w:t>
            </w:r>
            <w:proofErr w:type="spellStart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Four</w:t>
            </w:r>
            <w:proofErr w:type="spellEnd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und M&amp;A-Boutiquen zu Themen entlang des gesamten Transaktionsprozesses, u. a. </w:t>
            </w:r>
            <w:proofErr w:type="spellStart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Valuation</w:t>
            </w:r>
            <w:proofErr w:type="spellEnd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Due Diligence und Deal </w:t>
            </w:r>
            <w:proofErr w:type="spellStart"/>
            <w:r w:rsidRPr="00F9254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Structuring</w:t>
            </w:r>
            <w:proofErr w:type="spellEnd"/>
          </w:p>
          <w:p w14:paraId="4338E49C" w14:textId="4E2E130E" w:rsidR="00597244" w:rsidRPr="00DA5D03" w:rsidRDefault="004912D2" w:rsidP="00D1191F">
            <w:pPr>
              <w:pStyle w:val="Listenabsatz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pPrChange w:id="93" w:author="David Döbele" w:date="2026-08-12T10:02:00Z" w16du:dateUtc="2026-08-12T08:02:00Z">
                <w:pPr>
                  <w:pStyle w:val="Bullets"/>
                  <w:numPr>
                    <w:numId w:val="27"/>
                  </w:numPr>
                </w:pPr>
              </w:pPrChange>
            </w:pPr>
            <w:del w:id="94" w:author="David Döbele" w:date="2026-08-12T10:02:00Z" w16du:dateUtc="2026-08-12T08:02:00Z">
              <w:r w:rsidRPr="004912D2" w:rsidDel="00D1191F">
                <w:rPr>
                  <w:rFonts w:ascii="Times New Roman" w:hAnsi="Times New Roman" w:cs="Times New Roman"/>
                  <w:sz w:val="20"/>
                  <w:szCs w:val="20"/>
                </w:rPr>
                <w:delText>Abschluss mit Zertifikat nach vollständigem Durchlauf des Curriculums</w:delText>
              </w:r>
            </w:del>
          </w:p>
        </w:tc>
        <w:tc>
          <w:tcPr>
            <w:tcW w:w="20" w:type="dxa"/>
            <w:tcPrChange w:id="95" w:author="David Döbele" w:date="2026-08-12T10:00:00Z" w16du:dateUtc="2026-08-12T08:00:00Z">
              <w:tcPr>
                <w:tcW w:w="1842" w:type="dxa"/>
                <w:gridSpan w:val="3"/>
              </w:tcPr>
            </w:tcPrChange>
          </w:tcPr>
          <w:p w14:paraId="78A6FDA6" w14:textId="77777777" w:rsidR="00597244" w:rsidRPr="00597244" w:rsidRDefault="00597244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4028871F" w14:textId="77777777" w:rsidTr="00D1191F">
        <w:trPr>
          <w:trHeight w:val="346"/>
          <w:trPrChange w:id="96" w:author="David Döbele" w:date="2026-08-12T10:00:00Z" w16du:dateUtc="2026-08-12T08:00:00Z">
            <w:trPr>
              <w:gridBefore w:val="1"/>
              <w:gridAfter w:val="0"/>
              <w:trHeight w:val="346"/>
            </w:trPr>
          </w:trPrChange>
        </w:trPr>
        <w:tc>
          <w:tcPr>
            <w:tcW w:w="5954" w:type="dxa"/>
            <w:gridSpan w:val="2"/>
            <w:vAlign w:val="bottom"/>
            <w:tcPrChange w:id="97" w:author="David Döbele" w:date="2026-08-12T10:00:00Z" w16du:dateUtc="2026-08-12T08:00:00Z">
              <w:tcPr>
                <w:tcW w:w="5954" w:type="dxa"/>
                <w:gridSpan w:val="2"/>
                <w:vAlign w:val="bottom"/>
              </w:tcPr>
            </w:tcPrChange>
          </w:tcPr>
          <w:p w14:paraId="3B81DA34" w14:textId="6A835CA3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A5D0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Corporate Finance Institute (CFI)</w:t>
            </w:r>
          </w:p>
        </w:tc>
        <w:tc>
          <w:tcPr>
            <w:tcW w:w="4537" w:type="dxa"/>
            <w:gridSpan w:val="7"/>
            <w:vAlign w:val="bottom"/>
            <w:tcPrChange w:id="98" w:author="David Döbele" w:date="2026-08-12T10:00:00Z" w16du:dateUtc="2026-08-12T08:00:00Z">
              <w:tcPr>
                <w:tcW w:w="4252" w:type="dxa"/>
                <w:gridSpan w:val="7"/>
                <w:vAlign w:val="bottom"/>
              </w:tcPr>
            </w:tcPrChange>
          </w:tcPr>
          <w:p w14:paraId="7F9CDF1E" w14:textId="567067C5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7B2F81B2" w14:textId="77777777" w:rsidTr="00D1191F">
        <w:trPr>
          <w:trHeight w:val="57"/>
          <w:trPrChange w:id="99" w:author="David Döbele" w:date="2026-08-12T10:00:00Z" w16du:dateUtc="2026-08-12T08:00:00Z">
            <w:trPr>
              <w:gridBefore w:val="1"/>
              <w:gridAfter w:val="0"/>
              <w:trHeight w:val="57"/>
            </w:trPr>
          </w:trPrChange>
        </w:trPr>
        <w:tc>
          <w:tcPr>
            <w:tcW w:w="8647" w:type="dxa"/>
            <w:gridSpan w:val="7"/>
            <w:tcPrChange w:id="100" w:author="David Döbele" w:date="2026-08-12T10:00:00Z" w16du:dateUtc="2026-08-12T08:00:00Z">
              <w:tcPr>
                <w:tcW w:w="8647" w:type="dxa"/>
                <w:gridSpan w:val="7"/>
              </w:tcPr>
            </w:tcPrChange>
          </w:tcPr>
          <w:p w14:paraId="099DE2C5" w14:textId="7B3DB490" w:rsidR="00CD7403" w:rsidRPr="00F44F5F" w:rsidRDefault="00CD7403" w:rsidP="00CD740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FMVA – Financial Modeling &amp; </w:t>
            </w:r>
            <w:proofErr w:type="spellStart"/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Valuation</w:t>
            </w:r>
            <w:proofErr w:type="spellEnd"/>
            <w:r w:rsidRPr="00DA5D0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Analyst</w:t>
            </w:r>
          </w:p>
        </w:tc>
        <w:tc>
          <w:tcPr>
            <w:tcW w:w="1844" w:type="dxa"/>
            <w:gridSpan w:val="2"/>
            <w:tcPrChange w:id="101" w:author="David Döbele" w:date="2026-08-12T10:00:00Z" w16du:dateUtc="2026-08-12T08:00:00Z">
              <w:tcPr>
                <w:tcW w:w="1559" w:type="dxa"/>
                <w:gridSpan w:val="2"/>
              </w:tcPr>
            </w:tcPrChange>
          </w:tcPr>
          <w:p w14:paraId="091163D4" w14:textId="3DCB5640" w:rsidR="00CD7403" w:rsidRPr="001647AB" w:rsidRDefault="00CD740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9A4723" w:rsidRPr="00F44F5F" w14:paraId="031B152F" w14:textId="77777777" w:rsidTr="00D1191F">
        <w:trPr>
          <w:trHeight w:val="57"/>
          <w:trPrChange w:id="102" w:author="David Döbele" w:date="2026-08-12T10:00:00Z" w16du:dateUtc="2026-08-12T08:00:00Z">
            <w:trPr>
              <w:gridBefore w:val="1"/>
              <w:gridAfter w:val="0"/>
              <w:trHeight w:val="57"/>
            </w:trPr>
          </w:trPrChange>
        </w:trPr>
        <w:tc>
          <w:tcPr>
            <w:tcW w:w="10471" w:type="dxa"/>
            <w:gridSpan w:val="8"/>
            <w:tcPrChange w:id="103" w:author="David Döbele" w:date="2026-08-12T10:00:00Z" w16du:dateUtc="2026-08-12T08:00:00Z">
              <w:tcPr>
                <w:tcW w:w="8647" w:type="dxa"/>
                <w:gridSpan w:val="7"/>
              </w:tcPr>
            </w:tcPrChange>
          </w:tcPr>
          <w:p w14:paraId="2FA004E7" w14:textId="0999A3A8" w:rsidR="009A4723" w:rsidRPr="009A4723" w:rsidRDefault="009A4723" w:rsidP="009A472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Abschluss eines Zertifizierungsprogramms mit 15 Kursen zu Financial Modeling, Unternehmensbewertung, </w:t>
            </w:r>
            <w:del w:id="104" w:author="David Döbele" w:date="2026-08-12T10:02:00Z" w16du:dateUtc="2026-08-12T08:02:00Z">
              <w:r w:rsidRPr="009A4723" w:rsidDel="00D1191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Budgeting und Forecasting</w:delText>
              </w:r>
            </w:del>
            <w:ins w:id="105" w:author="David Döbele" w:date="2026-08-12T10:02:00Z" w16du:dateUtc="2026-08-12T08:02:00Z">
              <w:r w:rsidR="00D1191F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etc.</w:t>
              </w:r>
            </w:ins>
          </w:p>
          <w:p w14:paraId="346BAC9E" w14:textId="77777777" w:rsidR="009A4723" w:rsidRPr="009A4723" w:rsidRDefault="009A4723" w:rsidP="009A472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eines Drei-Statement-Modells sowie Unternehmensbewertung mittels DCF, Trading und Transaction Multiples</w:t>
            </w:r>
          </w:p>
          <w:p w14:paraId="0685FA1C" w14:textId="46A1489E" w:rsidR="009A4723" w:rsidRPr="009A4723" w:rsidRDefault="009A4723" w:rsidP="009A4723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Bestehen der Abschlussprüfung mit Fokus auf </w:t>
            </w:r>
            <w:proofErr w:type="spellStart"/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Forecasting</w:t>
            </w:r>
            <w:proofErr w:type="spellEnd"/>
            <w:r w:rsidRPr="009A472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, Sensitivitäts- und Szenarioanalysen</w:t>
            </w:r>
          </w:p>
        </w:tc>
        <w:tc>
          <w:tcPr>
            <w:tcW w:w="20" w:type="dxa"/>
            <w:tcPrChange w:id="106" w:author="David Döbele" w:date="2026-08-12T10:00:00Z" w16du:dateUtc="2026-08-12T08:00:00Z">
              <w:tcPr>
                <w:tcW w:w="1559" w:type="dxa"/>
                <w:gridSpan w:val="2"/>
              </w:tcPr>
            </w:tcPrChange>
          </w:tcPr>
          <w:p w14:paraId="5CD8C56F" w14:textId="77777777" w:rsidR="009A4723" w:rsidRPr="009A4723" w:rsidRDefault="009A4723" w:rsidP="00CD740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CD7403" w:rsidRPr="00F44F5F" w14:paraId="482569A2" w14:textId="77777777" w:rsidTr="00D1191F">
        <w:trPr>
          <w:trHeight w:val="510"/>
          <w:trPrChange w:id="107" w:author="David Döbele" w:date="2026-08-12T10:00:00Z" w16du:dateUtc="2026-08-12T08:00:00Z">
            <w:trPr>
              <w:gridBefore w:val="1"/>
              <w:gridAfter w:val="0"/>
              <w:trHeight w:val="510"/>
            </w:trPr>
          </w:trPrChange>
        </w:trPr>
        <w:tc>
          <w:tcPr>
            <w:tcW w:w="10491" w:type="dxa"/>
            <w:gridSpan w:val="9"/>
            <w:tcBorders>
              <w:bottom w:val="single" w:sz="4" w:space="0" w:color="auto"/>
            </w:tcBorders>
            <w:vAlign w:val="bottom"/>
            <w:tcPrChange w:id="108" w:author="David Döbele" w:date="2026-08-12T10:00:00Z" w16du:dateUtc="2026-08-12T08:00:00Z">
              <w:tcPr>
                <w:tcW w:w="10206" w:type="dxa"/>
                <w:gridSpan w:val="9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CD7403" w:rsidRPr="001647AB" w:rsidRDefault="00CD7403" w:rsidP="00CD740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D7403" w:rsidRPr="00F44F5F" w14:paraId="2B257790" w14:textId="77777777" w:rsidTr="00D1191F">
        <w:trPr>
          <w:trHeight w:val="340"/>
          <w:trPrChange w:id="109" w:author="David Döbele" w:date="2026-08-12T10:00:00Z" w16du:dateUtc="2026-08-12T08:00:00Z">
            <w:trPr>
              <w:gridBefore w:val="1"/>
              <w:gridAfter w:val="0"/>
              <w:trHeight w:val="340"/>
            </w:trPr>
          </w:trPrChange>
        </w:trPr>
        <w:tc>
          <w:tcPr>
            <w:tcW w:w="1418" w:type="dxa"/>
            <w:tcBorders>
              <w:top w:val="single" w:sz="4" w:space="0" w:color="auto"/>
            </w:tcBorders>
            <w:vAlign w:val="bottom"/>
            <w:tcPrChange w:id="110" w:author="David Döbele" w:date="2026-08-12T10:00:00Z" w16du:dateUtc="2026-08-12T08:00:00Z">
              <w:tcPr>
                <w:tcW w:w="1418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3" w:type="dxa"/>
            <w:gridSpan w:val="8"/>
            <w:tcBorders>
              <w:top w:val="single" w:sz="4" w:space="0" w:color="auto"/>
            </w:tcBorders>
            <w:vAlign w:val="bottom"/>
            <w:tcPrChange w:id="111" w:author="David Döbele" w:date="2026-08-12T10:00:00Z" w16du:dateUtc="2026-08-12T08:00:00Z">
              <w:tcPr>
                <w:tcW w:w="8788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1744D0B8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(C2), Englisch (C1), Spanisch (A2)</w:t>
            </w:r>
          </w:p>
        </w:tc>
      </w:tr>
      <w:tr w:rsidR="00CD7403" w:rsidRPr="000A58D4" w14:paraId="45706C3F" w14:textId="77777777" w:rsidTr="00D1191F">
        <w:trPr>
          <w:trHeight w:val="283"/>
          <w:trPrChange w:id="112" w:author="David Döbele" w:date="2026-08-12T10:00:00Z" w16du:dateUtc="2026-08-12T08:00:00Z">
            <w:trPr>
              <w:gridBefore w:val="1"/>
              <w:gridAfter w:val="0"/>
              <w:trHeight w:val="283"/>
            </w:trPr>
          </w:trPrChange>
        </w:trPr>
        <w:tc>
          <w:tcPr>
            <w:tcW w:w="1418" w:type="dxa"/>
            <w:vAlign w:val="bottom"/>
            <w:tcPrChange w:id="113" w:author="David Döbele" w:date="2026-08-12T10:00:00Z" w16du:dateUtc="2026-08-12T08:00:00Z">
              <w:tcPr>
                <w:tcW w:w="1418" w:type="dxa"/>
                <w:vAlign w:val="bottom"/>
              </w:tcPr>
            </w:tcPrChange>
          </w:tcPr>
          <w:p w14:paraId="57688BDA" w14:textId="350496FE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3" w:type="dxa"/>
            <w:gridSpan w:val="8"/>
            <w:vAlign w:val="bottom"/>
            <w:tcPrChange w:id="114" w:author="David Döbele" w:date="2026-08-12T10:00:00Z" w16du:dateUtc="2026-08-12T08:00:00Z">
              <w:tcPr>
                <w:tcW w:w="8788" w:type="dxa"/>
                <w:gridSpan w:val="8"/>
                <w:vAlign w:val="bottom"/>
              </w:tcPr>
            </w:tcPrChange>
          </w:tcPr>
          <w:p w14:paraId="60CA2168" w14:textId="4E57A82C" w:rsidR="00CD7403" w:rsidRPr="001647AB" w:rsidRDefault="00CD7403" w:rsidP="00CD7403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MS Excel, MS PowerPoint, MS Word, DATEV, </w:t>
            </w:r>
            <w:proofErr w:type="spellStart"/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LexOffice</w:t>
            </w:r>
            <w:proofErr w:type="spellEnd"/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Shopify, Meta Ads</w:t>
            </w:r>
          </w:p>
        </w:tc>
      </w:tr>
      <w:tr w:rsidR="00CD7403" w:rsidRPr="00F44F5F" w14:paraId="70CB01B0" w14:textId="77777777" w:rsidTr="00D1191F">
        <w:trPr>
          <w:trHeight w:val="283"/>
          <w:trPrChange w:id="115" w:author="David Döbele" w:date="2026-08-12T10:00:00Z" w16du:dateUtc="2026-08-12T08:00:00Z">
            <w:trPr>
              <w:gridBefore w:val="1"/>
              <w:gridAfter w:val="0"/>
              <w:trHeight w:val="283"/>
            </w:trPr>
          </w:trPrChange>
        </w:trPr>
        <w:tc>
          <w:tcPr>
            <w:tcW w:w="1418" w:type="dxa"/>
            <w:vAlign w:val="bottom"/>
            <w:tcPrChange w:id="116" w:author="David Döbele" w:date="2026-08-12T10:00:00Z" w16du:dateUtc="2026-08-12T08:00:00Z">
              <w:tcPr>
                <w:tcW w:w="1418" w:type="dxa"/>
                <w:vAlign w:val="bottom"/>
              </w:tcPr>
            </w:tcPrChange>
          </w:tcPr>
          <w:p w14:paraId="04F58216" w14:textId="6D413C27" w:rsidR="00CD7403" w:rsidRPr="001647AB" w:rsidRDefault="00CD7403" w:rsidP="00CD74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073" w:type="dxa"/>
            <w:gridSpan w:val="8"/>
            <w:vAlign w:val="bottom"/>
            <w:tcPrChange w:id="117" w:author="David Döbele" w:date="2026-08-12T10:00:00Z" w16du:dateUtc="2026-08-12T08:00:00Z">
              <w:tcPr>
                <w:tcW w:w="8788" w:type="dxa"/>
                <w:gridSpan w:val="8"/>
                <w:vAlign w:val="bottom"/>
              </w:tcPr>
            </w:tcPrChange>
          </w:tcPr>
          <w:p w14:paraId="598C2742" w14:textId="1C16332F" w:rsidR="00CD7403" w:rsidRPr="001647AB" w:rsidRDefault="00CD7403" w:rsidP="00CD7403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DA5D0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Rennradfahren, Gitarre</w:t>
            </w:r>
          </w:p>
        </w:tc>
      </w:tr>
      <w:tr w:rsidR="00CD7403" w:rsidRPr="00F44F5F" w14:paraId="071AB173" w14:textId="77777777" w:rsidTr="008E7921">
        <w:trPr>
          <w:trHeight w:val="737"/>
          <w:trPrChange w:id="118" w:author="David Döbele" w:date="2026-08-12T10:04:00Z" w16du:dateUtc="2026-08-12T08:04:00Z">
            <w:trPr>
              <w:gridBefore w:val="1"/>
              <w:gridAfter w:val="0"/>
              <w:trHeight w:val="1279"/>
            </w:trPr>
          </w:trPrChange>
        </w:trPr>
        <w:tc>
          <w:tcPr>
            <w:tcW w:w="10491" w:type="dxa"/>
            <w:gridSpan w:val="9"/>
            <w:vAlign w:val="bottom"/>
            <w:tcPrChange w:id="119" w:author="David Döbele" w:date="2026-08-12T10:04:00Z" w16du:dateUtc="2026-08-12T08:04:00Z">
              <w:tcPr>
                <w:tcW w:w="10206" w:type="dxa"/>
                <w:gridSpan w:val="9"/>
                <w:vAlign w:val="bottom"/>
              </w:tcPr>
            </w:tcPrChange>
          </w:tcPr>
          <w:p w14:paraId="6478BDEA" w14:textId="083625A4" w:rsidR="00CD7403" w:rsidRPr="00F44F5F" w:rsidRDefault="00CD7403" w:rsidP="00CD7403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0FF18ED1" wp14:editId="2B100251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-300355</wp:posOffset>
                      </wp:positionV>
                      <wp:extent cx="1397635" cy="314325"/>
                      <wp:effectExtent l="38100" t="38100" r="0" b="41275"/>
                      <wp:wrapNone/>
                      <wp:docPr id="64812604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7635" cy="3143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23F24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7" o:spid="_x0000_s1026" type="#_x0000_t75" style="position:absolute;margin-left:.25pt;margin-top:-24.1pt;width:111pt;height:2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&#13;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Oelde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10.08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E96B7E" w14:textId="77777777" w:rsidR="00B160E5" w:rsidRDefault="00B160E5" w:rsidP="00BE053D">
      <w:pPr>
        <w:spacing w:after="0" w:line="240" w:lineRule="auto"/>
      </w:pPr>
      <w:r>
        <w:separator/>
      </w:r>
    </w:p>
  </w:endnote>
  <w:endnote w:type="continuationSeparator" w:id="0">
    <w:p w14:paraId="1736B555" w14:textId="77777777" w:rsidR="00B160E5" w:rsidRDefault="00B160E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4133B2" w14:textId="77777777" w:rsidR="00B160E5" w:rsidRDefault="00B160E5" w:rsidP="00BE053D">
      <w:pPr>
        <w:spacing w:after="0" w:line="240" w:lineRule="auto"/>
      </w:pPr>
      <w:r>
        <w:separator/>
      </w:r>
    </w:p>
  </w:footnote>
  <w:footnote w:type="continuationSeparator" w:id="0">
    <w:p w14:paraId="4607AFC6" w14:textId="77777777" w:rsidR="00B160E5" w:rsidRDefault="00B160E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5768DE"/>
    <w:multiLevelType w:val="hybridMultilevel"/>
    <w:tmpl w:val="C9B6E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5"/>
  </w:num>
  <w:num w:numId="2" w16cid:durableId="301497071">
    <w:abstractNumId w:val="18"/>
  </w:num>
  <w:num w:numId="3" w16cid:durableId="625507643">
    <w:abstractNumId w:val="21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4"/>
  </w:num>
  <w:num w:numId="8" w16cid:durableId="742141477">
    <w:abstractNumId w:val="24"/>
  </w:num>
  <w:num w:numId="9" w16cid:durableId="1349717396">
    <w:abstractNumId w:val="13"/>
  </w:num>
  <w:num w:numId="10" w16cid:durableId="555091926">
    <w:abstractNumId w:val="25"/>
  </w:num>
  <w:num w:numId="11" w16cid:durableId="1689914869">
    <w:abstractNumId w:val="5"/>
  </w:num>
  <w:num w:numId="12" w16cid:durableId="2088384140">
    <w:abstractNumId w:val="7"/>
  </w:num>
  <w:num w:numId="13" w16cid:durableId="1310012409">
    <w:abstractNumId w:val="9"/>
  </w:num>
  <w:num w:numId="14" w16cid:durableId="94133592">
    <w:abstractNumId w:val="10"/>
  </w:num>
  <w:num w:numId="15" w16cid:durableId="1822387717">
    <w:abstractNumId w:val="23"/>
  </w:num>
  <w:num w:numId="16" w16cid:durableId="484858084">
    <w:abstractNumId w:val="4"/>
  </w:num>
  <w:num w:numId="17" w16cid:durableId="504638541">
    <w:abstractNumId w:val="17"/>
  </w:num>
  <w:num w:numId="18" w16cid:durableId="1676376297">
    <w:abstractNumId w:val="3"/>
  </w:num>
  <w:num w:numId="19" w16cid:durableId="1198465825">
    <w:abstractNumId w:val="20"/>
  </w:num>
  <w:num w:numId="20" w16cid:durableId="2134670410">
    <w:abstractNumId w:val="11"/>
  </w:num>
  <w:num w:numId="21" w16cid:durableId="1926259457">
    <w:abstractNumId w:val="12"/>
  </w:num>
  <w:num w:numId="22" w16cid:durableId="488592739">
    <w:abstractNumId w:val="16"/>
  </w:num>
  <w:num w:numId="23" w16cid:durableId="292761314">
    <w:abstractNumId w:val="8"/>
  </w:num>
  <w:num w:numId="24" w16cid:durableId="1982152080">
    <w:abstractNumId w:val="22"/>
  </w:num>
  <w:num w:numId="25" w16cid:durableId="1401752265">
    <w:abstractNumId w:val="26"/>
  </w:num>
  <w:num w:numId="26" w16cid:durableId="1280138386">
    <w:abstractNumId w:val="19"/>
  </w:num>
  <w:num w:numId="27" w16cid:durableId="145668295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77DA"/>
    <w:rsid w:val="00057A21"/>
    <w:rsid w:val="00061D33"/>
    <w:rsid w:val="00061EC2"/>
    <w:rsid w:val="00064643"/>
    <w:rsid w:val="0006564E"/>
    <w:rsid w:val="00087747"/>
    <w:rsid w:val="000A1FDA"/>
    <w:rsid w:val="000A58D4"/>
    <w:rsid w:val="000B63E2"/>
    <w:rsid w:val="000B6548"/>
    <w:rsid w:val="000C3151"/>
    <w:rsid w:val="000D671A"/>
    <w:rsid w:val="000F4686"/>
    <w:rsid w:val="000F6E0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A6DE4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004A"/>
    <w:rsid w:val="002D2B32"/>
    <w:rsid w:val="002D4516"/>
    <w:rsid w:val="002F46AD"/>
    <w:rsid w:val="00307146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7D12"/>
    <w:rsid w:val="003B6575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12D2"/>
    <w:rsid w:val="004929FB"/>
    <w:rsid w:val="004A54BA"/>
    <w:rsid w:val="004B6A5E"/>
    <w:rsid w:val="0050606C"/>
    <w:rsid w:val="00507EA7"/>
    <w:rsid w:val="00526089"/>
    <w:rsid w:val="00527A28"/>
    <w:rsid w:val="00527DCA"/>
    <w:rsid w:val="005716D4"/>
    <w:rsid w:val="00571B60"/>
    <w:rsid w:val="00572876"/>
    <w:rsid w:val="005736B5"/>
    <w:rsid w:val="00585A4D"/>
    <w:rsid w:val="00585D25"/>
    <w:rsid w:val="00597244"/>
    <w:rsid w:val="005C51E0"/>
    <w:rsid w:val="005D6329"/>
    <w:rsid w:val="005E57F6"/>
    <w:rsid w:val="006016C0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54D4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A798A"/>
    <w:rsid w:val="007C6A3C"/>
    <w:rsid w:val="007D4BEE"/>
    <w:rsid w:val="007D5BE9"/>
    <w:rsid w:val="008050E4"/>
    <w:rsid w:val="00815CC3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E7921"/>
    <w:rsid w:val="009053D7"/>
    <w:rsid w:val="0091331D"/>
    <w:rsid w:val="0093223C"/>
    <w:rsid w:val="00941A87"/>
    <w:rsid w:val="009501C2"/>
    <w:rsid w:val="00957983"/>
    <w:rsid w:val="009620C9"/>
    <w:rsid w:val="009668B9"/>
    <w:rsid w:val="00976577"/>
    <w:rsid w:val="00996356"/>
    <w:rsid w:val="00997D9A"/>
    <w:rsid w:val="009A4723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A7F34"/>
    <w:rsid w:val="00AB016A"/>
    <w:rsid w:val="00AB2A5A"/>
    <w:rsid w:val="00AD28F8"/>
    <w:rsid w:val="00AE4ED3"/>
    <w:rsid w:val="00B0230B"/>
    <w:rsid w:val="00B05D30"/>
    <w:rsid w:val="00B160E5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BF5761"/>
    <w:rsid w:val="00C00974"/>
    <w:rsid w:val="00C018E4"/>
    <w:rsid w:val="00C066FA"/>
    <w:rsid w:val="00C25387"/>
    <w:rsid w:val="00C2653E"/>
    <w:rsid w:val="00C26A29"/>
    <w:rsid w:val="00C54BE3"/>
    <w:rsid w:val="00C57F80"/>
    <w:rsid w:val="00C768ED"/>
    <w:rsid w:val="00C82A8F"/>
    <w:rsid w:val="00C916C2"/>
    <w:rsid w:val="00CC7F56"/>
    <w:rsid w:val="00CD1B12"/>
    <w:rsid w:val="00CD55DC"/>
    <w:rsid w:val="00CD7403"/>
    <w:rsid w:val="00CE1BBC"/>
    <w:rsid w:val="00CE2595"/>
    <w:rsid w:val="00CE28CC"/>
    <w:rsid w:val="00CE72FC"/>
    <w:rsid w:val="00CF31EE"/>
    <w:rsid w:val="00D102FD"/>
    <w:rsid w:val="00D1191F"/>
    <w:rsid w:val="00D1492F"/>
    <w:rsid w:val="00D17B69"/>
    <w:rsid w:val="00D3003C"/>
    <w:rsid w:val="00D331F4"/>
    <w:rsid w:val="00D470E4"/>
    <w:rsid w:val="00D52142"/>
    <w:rsid w:val="00D5280E"/>
    <w:rsid w:val="00D55E6A"/>
    <w:rsid w:val="00D61F14"/>
    <w:rsid w:val="00D80D6B"/>
    <w:rsid w:val="00D85D41"/>
    <w:rsid w:val="00D90950"/>
    <w:rsid w:val="00DA5D03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67780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92549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119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8:00:17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37 170 24575,'2'25'0,"-2"32"0,-1-1 0,3-4 0,-2 161 0,-8-138 0,-7 66 0,14-216 0,1 73 0,18-303 0,-17 299 0,4-36 0,16-50 0,-18 81 0,1-1 0,1 1 0,0-1 0,2 1 0,-1 0 0,1 1 0,1 0 0,0 0 0,12-11 0,-16 18 0,1-1 0,-1 0 0,1 1 0,1 0 0,-1-1 0,0 1 0,1 1 0,-1-1 0,1 1 0,11-3 0,-13 4 0,0 0 0,-1 1 0,0 0 0,1-1 0,0 1 0,-1 0 0,0 1 0,1-1 0,0 0 0,-1 0 0,0 1 0,1 0 0,-1 0 0,1-1 0,-1 2 0,1-1 0,-1 0 0,-1 1 0,1-1 0,0 1 0,4 2 0,1 2 0,-2 0 0,1 0 0,0 0 0,-1 1 0,0 0 0,-1 0 0,-1 0 0,1 0 0,-1 0 0,3 10 0,0 1 0,-2-1 0,1 1 0,1 26 0,-5-23 0,-2 0 0,-1 0 0,-1 0 0,-1 0 0,-1 0 0,-1 0 0,-2 0 0,-20 38 0,13-33 0,-1-1 0,-3 0 0,-1-1 0,0 0 0,-3-2 0,-29 27 0,44-44 0,-1 1 0,1 0 0,-2-1 0,1 0 0,-1-1 0,0 1 0,-11 4 0,18-9 0,-1 2 0,0-2 0,1 1 0,-1 0 0,0-1 0,0 1 0,1 0 0,-1-1 0,0 0 0,0 0 0,0 0 0,0 0 0,0 0 0,0-1 0,1 1 0,-1-1 0,0 1 0,0-1 0,1 0 0,-1 0 0,0 0 0,1 0 0,-1 0 0,1 0 0,-1-1 0,1 1 0,0 0 0,0-1 0,0 1 0,-3-4 0,5 5 0,0-1 0,-1 1 0,1-1 0,-1 1 0,1 0 0,-1-1 0,1 0 0,0 1 0,0 0 0,0-1 0,0 0 0,0 1 0,0 0 0,0-1 0,-1 1 0,1-1 0,0 0 0,1 1 0,-1 0 0,0-1 0,0 0 0,0 1 0,0 0 0,0-1 0,1-1 0,1 1 0,-2 0 0,1-1 0,1 2 0,-2-1 0,2 0 0,-1 0 0,0 0 0,3-1 0,1-1 0,1 0 0,0 1 0,0 0 0,7-2 0,2 0 0,1 1 0,0 1 0,0-1 0,29 0 0,66 5 0,-87 0-341,1 1 0,-1 0-1,41 10 1,-46-8-6485</inkml:trace>
  <inkml:trace contextRef="#ctx0" brushRef="#br0" timeOffset="269.89">585 732 24575,'0'0'0,"0"0"0,0 0 0,0 0 0</inkml:trace>
  <inkml:trace contextRef="#ctx0" brushRef="#br0" timeOffset="3097.81">935 1 24575,'-4'11'0,"-3"14"0,0 2 0,-3 49 0,10 54 0,18 65 0,-7-96 0,12 35 0,-24-136 0,0 0 0,0 0 0,0 0 0,-1 0 0,2 0 0,-4-1 0,-3-7 0,-11-22 0,2-1 0,3 0 0,0 0 0,-6-37 0,14 43 0,2 0 0,0 0 0,3 0 0,0 0 0,11-49 0,-4 43 0,16-35 0,-18 56 0,1 0 0,0 1 0,1-1 0,0 1 0,2 0 0,10-11 0,-17 19 0,1 1 0,0-1 0,0 1 0,0 0 0,0 0 0,0 0 0,1 0 0,-1 0 0,0 1 0,1 0 0,0-1 0,-1 1 0,7-2 0,-6 3 0,0-1 0,-1 1 0,0 0 0,0 0 0,1 0 0,-1 0 0,1 1 0,-1-1 0,0 1 0,0-1 0,1 2 0,-1-2 0,0 1 0,0 0 0,0 0 0,4 3 0,4 2 0,-2 0 0,0 1 0,0-1 0,-1 1 0,1 1 0,-2-1 0,0 1 0,0 0 0,11 17 0,-8-7 0,0 1 0,-1-1 0,9 37 0,-15-44 0,-1-1 0,-1 1 0,0-1 0,-1 0 0,0 1 0,-3 12 0,2-17 0,-1 1 0,0 0 0,0 0 0,-1-1 0,0 1 0,-1-1 0,0 0 0,1 0 0,-2 0 0,-8 8 0,11-13 0,1 0 0,-1 0 0,1 1 0,-1-2 0,0 2 0,0-2 0,0 1 0,0 0 0,0-1 0,-2 1 0,3 0 0,0-1 0,1 0 0,-1 0 0,1 0 0,0 0 0,0 0 0,-1 0 0,0 0 0,1 0 0,-1 0 0,1 0 0,0 0 0,-1 0 0,1 0 0,-1-1 0,1 1 0,-1 0 0,1 0 0,0 0 0,0 0 0,-2-1 0,2 1 0,-1 0 0,1-1 0,0 1 0,0-1 0,0 1 0,0-1 0,0 1 0,0-1 0,0 1 0,-1-1 0,1 1 0,0-1 0,0 1 0,1-1 0,-1 1 0,0 0 0,0-1 0,0 0 0,0 1 0,0-2 0,3-1 0,-1-2 0,0 1 0,0 0 0,1 1 0,0-1 0,0 0 0,1 0 0,3-2 0,5-4 0,17-11 0,-24 18 0,1-1 0,0 1 0,0 0 0,-1 1 0,1-1 0,0 1 0,1 0 0,-1 0 0,1 0 0,-1 1 0,1 0 0,11-1 0,-12 2 0,0 0 0,0 1 0,0-1 0,0 0 0,0 1 0,0 1 0,-1-1 0,1 0 0,0 1 0,-1 0 0,0 0 0,0 1 0,0-2 0,9 7 0,-11-6 0,0 0 0,0 1 0,1 0 0,-1-1 0,-1 1 0,1 0 0,0-1 0,0 2 0,-1-1 0,-1 0 0,1 0 0,2 6 0,-2-4 0,-1 0 0,0 0 0,0 0 0,-1 0 0,0 0 0,0 1 0,-2 8 0,-2 2 0,-1-1 0,-1 0 0,0 0 0,-17 23 0,11-17 0,-2-1 0,-1 0 0,-34 32 0,41-44 0,-2 0 0,0 0 0,0-1 0,-1 1 0,-1-2 0,1 1 0,-1-1 0,1-1 0,-27 9 0,15-9 0,23-5 0,-1 0 0,1 0 0,-1 0 0,0 0 0,1 0 0,0 0 0,0 0 0,-1 0 0,0 0 0,1-1 0,-1 1 0,1 0 0,0 0 0,0 0 0,-1-1 0,1 1 0,-1 0 0,1 0 0,-1 0 0,1-1 0,0 0 0,0 1 0,0 0 0,0 0 0,0-1 0,0 1 0,0 0 0,0-1 0,0 1 0,0-1 0,0 1 0,0 0 0,0 0 0,0-1 0,0 0 0,0 1 0,0 0 0,0 0 0,1-1 0,-1 1 0,0-1 0,1 1 0,0 0 0,3-6 0,1 1 0,1-1 0,-1 2 0,1-1 0,0 0 0,0 1 0,8-4 0,1-1 0,2 1 0,18-6 0,2 1 0,3 2 0,-1 1 0,44-5 0,34-10 0,-77 15 0,76-30 0,-94 31 0,0-1 0,-1-1 0,-1 0 0,32-23 0,-46 29 0,-1 1 0,0-1 0,0 0 0,0 0 0,-1 0 0,1 0 0,4-10 0,-8 13 0,0 1 0,0-1 0,-1-1 0,1 1 0,-1 0 0,1 0 0,-1 0 0,0 0 0,0 0 0,0 0 0,-1 0 0,1 0 0,-1-1 0,1 1 0,-1 0 0,0 0 0,0 1 0,1-1 0,-2 0 0,1 0 0,0 0 0,0 0 0,-1 0 0,0 1 0,-3-3 0,1 0 0,-1 1 0,-1 0 0,1 0 0,-1 0 0,0 0 0,0 0 0,1 2 0,-1-1 0,-1 0 0,1 0 0,-1 1 0,1 0 0,-1 0 0,1 0 0,-1 0 0,1 1 0,-14 1 0,10 0 0,-1-1 0,2 2 0,-1-1 0,0 1 0,0 0 0,1 1 0,-1 0 0,1 0 0,0 1 0,0 0 0,-10 5 0,11-3 0,0 0 0,0 1 0,0-1 0,2 1 0,-1 0 0,1 0 0,0 1 0,1-1 0,0 1 0,-6 11 0,6-7 0,0 0 0,1 1 0,1 0 0,0-1 0,1 0 0,0 20 0,2-24 0,0 0 0,1 0 0,0-1 0,1 1 0,1-1 0,-1 1 0,1 0 0,0-1 0,1 0 0,0 0 0,0 0 0,2 0 0,-1 0 0,1-1 0,0 0 0,0 0 0,0 0 0,2-1 0,-1 1 0,1-1 0,-1 0 0,1-1 0,0 0 0,1 0 0,0 0 0,0-1 0,0 0 0,0-1 0,1 1 0,-1-1 0,12 1 0,-6-2 0,1 0 0,-2-1 0,1 0 0,1-1 0,-1-1 0,0 1 0,-1-2 0,1 0 0,-1 0 0,1-1 0,-1-1 0,-1 0 0,0 0 0,1-1 0,22-14 0,-20 11 0,-1-1 0,-1-1 0,1 1 0,-2-2 0,0 0 0,-1 0 0,-1-1 0,0 0 0,-2 0 0,1-1 0,11-26 0,-17 31 0,-1 0 0,0 1 0,-1-2 0,-1 1 0,1 0 0,-1-1 0,-1 1 0,0 0 0,-3-13 0,2 18 0,0 0 0,0 1 0,-1-1 0,1 0 0,-1 1 0,0-1 0,0 1 0,-1 0 0,1-1 0,-1 1 0,0 0 0,0 0 0,0 0 0,0 0 0,-1 1 0,0-1 0,0 1 0,1 0 0,-2-1 0,2 1 0,-2 0 0,1 1 0,-1-1 0,1 1 0,-7-2 0,3 2 0,0 0 0,0 0 0,-1 1 0,1-1 0,0 1 0,-1 1 0,0-1 0,1 1 0,-1 0 0,-11 3 0,14-3 0,1 0 0,0 1 0,1 0 0,-2 0 0,2 0 0,-1 0 0,0 1 0,1-1 0,0 1 0,0-1 0,0 1 0,0 0 0,0 1 0,1-1 0,0 0 0,0 1 0,-4 5 0,6-7 6,1 0 0,-1-1-1,0 1 1,1 0 0,-1-1-1,1 1 1,0 0 0,0 0 0,0-1-1,0 1 1,0 0 0,0-1-1,1 1 1,0 0 0,-1-1-1,1 1 1,-1 0 0,1-1 0,1 1-1,1 2 1,-3-4-57,1 2 0,0-1-1,0 0 1,0 0 0,0 0 0,0-1 0,1 1-1,-1 0 1,1 0 0,-2-1 0,2 1 0,-1 0-1,1-1 1,-1 0 0,1 1 0,-1 0-1,1-1 1,-1 0 0,1 0 0,0 0 0,-1 0-1,1 0 1,-1 0 0,1 0 0,-1 0 0,1 0-1,-1 0 1,3-1 0,8-2-6775</inkml:trace>
  <inkml:trace contextRef="#ctx0" brushRef="#br0" timeOffset="5069.18">2458 363 24575,'-30'4'0,"22"-3"0,1-1 0,1 1 0,-2 1 0,-9 2 0,7-1 0,-1 2 0,1-1 0,0 1 0,0 1 0,1-1 0,0 1 0,0 1 0,1-1 0,0 1 0,-9 8 0,13-10 0,0 1 0,-1 0 0,1-1 0,0 1 0,1 0 0,0 0 0,0 0 0,1 0 0,0 1 0,0-1 0,1 1 0,-1-1 0,2 0 0,-1 1 0,2 9 0,0-14 0,-1 0 0,1 0 0,-1 0 0,0 0 0,2 0 0,-1 0 0,-1 0 0,2 0 0,-1-1 0,0 1 0,1 0 0,-1 0 0,0-1 0,1 1 0,3 2 0,-3-3 0,0 0 0,-1-1 0,2 1 0,-2 0 0,1-1 0,1 1 0,-2 0 0,1-1 0,0 0 0,0 0 0,0 1 0,0-1 0,1 0 0,-2 0 0,1 0 0,1-1 0,-1 1 0,-1 0 0,2 0 0,2-2 0,5-1 0,1 0 0,-1-1 0,0 0 0,0-1 0,0 0 0,-1 0 0,16-11 0,2-5 0,24-23 0,-34 29 0,21-20 0,42-49 0,-133 138 0,-89 124 0,38-43 0,67-92 0,-45 41 0,78-81 0,-2 3 0,-1 0 0,2-1 0,-3 1 0,1-1 0,0 0 0,0-1 0,-14 6 0,21-10 0,0 0 0,0 0 0,0 0 0,0 0 0,0 1 0,0-1 0,0 0 0,0 0 0,0 0 0,0 0 0,0 0 0,0 0 0,0 0 0,-1 0 0,1 0 0,0 0 0,0 0 0,0 0 0,0 0 0,-1 0 0,1 0 0,0 0 0,0 0 0,0 0 0,0 0 0,0 0 0,-1 0 0,1 0 0,0 0 0,0 0 0,0 0 0,0 0 0,0 0 0,0-1 0,0 1 0,0 0 0,0 0 0,0 0 0,0 0 0,0 0 0,0 0 0,0 0 0,-1 0 0,1 0 0,0 0 0,0 0 0,0 0 0,0 0 0,1-7 0,8-7 0,-9 14 0,20-26 0,1 1 0,2 1 0,0 1 0,44-34 0,-26 27 0,2 2 0,70-37 0,-36 28 0,1 3 0,3 2 0,0 3 0,126-28 0,-166 48 0,-137 22 0,52-8 0,-67 16 0,97-18 0,-1 1 0,1 1 0,1 0 0,0 0 0,0 1 0,0 0 0,1 1 0,-20 14 0,21-12 0,0 1 0,0 0 0,1 0 0,-12 17 0,17-19 0,0 0 0,0-1 0,2 2 0,-1-2 0,1 1 0,0 1 0,-2 15 0,5-22 0,-1 0 0,1 0 0,0-1 0,0 1 0,0 0 0,1 1 0,-1-1 0,0 0 0,1 0 0,0-1 0,0 1 0,-1 0 0,1 0 0,1-1 0,-2 1 0,2 0 0,-1 0 0,1-1 0,-1 1 0,1 0 0,0-1 0,-1 0 0,2 0 0,-2 1 0,1-1 0,1 0 0,-1 0 0,0 0 0,0 0 0,1 0 0,-1 0 0,0-1 0,0 1 0,1-1 0,-1 1 0,1-1 0,3 0 0,5 1 0,0-1 0,0 0 0,0-1 0,0 0 0,0 0 0,-1-1 0,1 0 0,12-4 0,1-1 0,0-2 0,29-14 0,-19 7 0,-1-2 0,-2 0 0,-1-2 0,-1-1 0,-1-1 0,44-43 0,-72 65 0,28-32 0,-26 28 0,0 2 0,0-1 0,0 0 0,0-1 0,-1 1 0,0-1 0,0 1 0,0 0 0,0-5 0,0 8 0,-1 0 0,0 0 0,0-1 0,0 1 0,0 0 0,0-1 0,0 1 0,0 0 0,0 0 0,0 0 0,0-1 0,0 1 0,0 0 0,0 0 0,0 0 0,0-1 0,-1 1 0,1-1 0,0 1 0,0 0 0,0 0 0,-1 0 0,1 0 0,0-1 0,0 1 0,-1 0 0,1 0 0,0-1 0,0 1 0,0 0 0,0 0 0,-1 0 0,1 0 0,-1 0 0,1 0 0,0 0 0,-1 0 0,1-1 0,0 1 0,0 0 0,0 0 0,-1 0 0,1 0 0,-1 0 0,1 0 0,-1 0 0,1 0 0,0 0 0,0 0 0,0 0 0,-1 1 0,1-1 0,-1 0 0,1 0 0,0 0 0,-1 0 0,1 0 0,0 0 0,0 0 0,0 0 0,0 1 0,-1-1 0,1 0 0,-1 1 0,-16 10 0,14-7 0,-1-1 0,1 1 0,1 0 0,-1 0 0,0-1 0,0 1 0,1 1 0,1-2 0,-2 2 0,2-1 0,0 0 0,-1 8 0,1-6 0,1 1 0,1-1 0,-1 1 0,1 0 0,1-1 0,-1 0 0,6 11 0,-1-4 0,1-1 0,1 0 0,0 0 0,0-1 0,2 0 0,0-1 0,21 19 0,-12-16 0,0 0 0,0-2 0,0 1 0,2-2 0,0 0 0,0-1 0,2-1 0,0 0 0,-1-2 0,45 9 0,-5-6 0,0-2 0,126 1 0,-59-5-1365,-97-2-5461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3252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16</cp:revision>
  <dcterms:created xsi:type="dcterms:W3CDTF">2026-08-11T17:01:00Z</dcterms:created>
  <dcterms:modified xsi:type="dcterms:W3CDTF">2026-08-12T08:04:00Z</dcterms:modified>
</cp:coreProperties>
</file>