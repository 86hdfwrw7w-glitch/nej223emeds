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F6D4B" w14:textId="77777777" w:rsidR="0037112A" w:rsidRPr="00A32BFE" w:rsidRDefault="0037112A" w:rsidP="0037112A">
      <w:pPr>
        <w:spacing w:after="0" w:line="240" w:lineRule="auto"/>
        <w:jc w:val="right"/>
        <w:rPr>
          <w:ins w:id="0" w:author="Fynn Schneider" w:date="2024-08-23T16:01:00Z" w16du:dateUtc="2024-08-23T14:01:00Z"/>
          <w:rFonts w:ascii="Cambria" w:hAnsi="Cambria" w:cs="Times New Roman"/>
          <w:sz w:val="21"/>
          <w:szCs w:val="21"/>
          <w:rPrChange w:id="1" w:author="Fynn Schneider" w:date="2024-09-03T11:36:00Z" w16du:dateUtc="2024-09-03T09:36:00Z">
            <w:rPr>
              <w:ins w:id="2" w:author="Fynn Schneider" w:date="2024-08-23T16:01:00Z" w16du:dateUtc="2024-08-23T14:01:00Z"/>
              <w:rFonts w:ascii="Georgia" w:hAnsi="Georgia" w:cs="Times New Roman"/>
              <w:sz w:val="21"/>
              <w:szCs w:val="21"/>
            </w:rPr>
          </w:rPrChange>
        </w:rPr>
      </w:pPr>
      <w:ins w:id="3" w:author="Fynn Schneider" w:date="2024-08-23T16:01:00Z" w16du:dateUtc="2024-08-23T14:01:00Z">
        <w:r w:rsidRPr="00A32BFE">
          <w:rPr>
            <w:rFonts w:ascii="Cambria" w:hAnsi="Cambria" w:cs="Times New Roman"/>
            <w:sz w:val="21"/>
            <w:szCs w:val="21"/>
            <w:rPrChange w:id="4" w:author="Fynn Schneider" w:date="2024-09-03T11:36:00Z" w16du:dateUtc="2024-09-03T09:36:00Z">
              <w:rPr>
                <w:rFonts w:ascii="Georgia" w:hAnsi="Georgia" w:cs="Times New Roman"/>
                <w:sz w:val="21"/>
                <w:szCs w:val="21"/>
              </w:rPr>
            </w:rPrChange>
          </w:rPr>
          <w:t>Fynn Schneider</w:t>
        </w:r>
      </w:ins>
    </w:p>
    <w:p w14:paraId="43308573" w14:textId="77777777" w:rsidR="0037112A" w:rsidRPr="00A32BFE" w:rsidRDefault="0037112A" w:rsidP="0037112A">
      <w:pPr>
        <w:spacing w:after="0" w:line="240" w:lineRule="auto"/>
        <w:jc w:val="right"/>
        <w:rPr>
          <w:ins w:id="5" w:author="Fynn Schneider" w:date="2024-08-23T16:01:00Z" w16du:dateUtc="2024-08-23T14:01:00Z"/>
          <w:rFonts w:ascii="Cambria" w:hAnsi="Cambria" w:cs="Times New Roman"/>
          <w:sz w:val="21"/>
          <w:szCs w:val="21"/>
          <w:rPrChange w:id="6" w:author="Fynn Schneider" w:date="2024-09-03T11:36:00Z" w16du:dateUtc="2024-09-03T09:36:00Z">
            <w:rPr>
              <w:ins w:id="7" w:author="Fynn Schneider" w:date="2024-08-23T16:01:00Z" w16du:dateUtc="2024-08-23T14:01:00Z"/>
              <w:rFonts w:ascii="Georgia" w:hAnsi="Georgia" w:cs="Times New Roman"/>
              <w:sz w:val="21"/>
              <w:szCs w:val="21"/>
            </w:rPr>
          </w:rPrChange>
        </w:rPr>
      </w:pPr>
      <w:ins w:id="8" w:author="Fynn Schneider" w:date="2024-08-23T16:01:00Z" w16du:dateUtc="2024-08-23T14:01:00Z">
        <w:r w:rsidRPr="00A32BFE">
          <w:rPr>
            <w:rFonts w:ascii="Cambria" w:hAnsi="Cambria" w:cs="Times New Roman"/>
            <w:sz w:val="21"/>
            <w:szCs w:val="21"/>
            <w:rPrChange w:id="9" w:author="Fynn Schneider" w:date="2024-09-03T11:36:00Z" w16du:dateUtc="2024-09-03T09:36:00Z">
              <w:rPr>
                <w:rFonts w:ascii="Georgia" w:hAnsi="Georgia" w:cs="Times New Roman"/>
                <w:sz w:val="21"/>
                <w:szCs w:val="21"/>
              </w:rPr>
            </w:rPrChange>
          </w:rPr>
          <w:t>Am Heckmorgen 8</w:t>
        </w:r>
      </w:ins>
    </w:p>
    <w:p w14:paraId="377C7740" w14:textId="77777777" w:rsidR="0037112A" w:rsidRPr="00A32BFE" w:rsidRDefault="0037112A" w:rsidP="0037112A">
      <w:pPr>
        <w:spacing w:after="0" w:line="240" w:lineRule="auto"/>
        <w:jc w:val="right"/>
        <w:rPr>
          <w:ins w:id="10" w:author="Fynn Schneider" w:date="2024-08-23T16:01:00Z" w16du:dateUtc="2024-08-23T14:01:00Z"/>
          <w:rFonts w:ascii="Cambria" w:hAnsi="Cambria" w:cs="Times New Roman"/>
          <w:sz w:val="21"/>
          <w:szCs w:val="21"/>
          <w:rPrChange w:id="11" w:author="Fynn Schneider" w:date="2024-09-03T11:36:00Z" w16du:dateUtc="2024-09-03T09:36:00Z">
            <w:rPr>
              <w:ins w:id="12" w:author="Fynn Schneider" w:date="2024-08-23T16:01:00Z" w16du:dateUtc="2024-08-23T14:01:00Z"/>
              <w:rFonts w:ascii="Georgia" w:hAnsi="Georgia" w:cs="Times New Roman"/>
              <w:sz w:val="21"/>
              <w:szCs w:val="21"/>
            </w:rPr>
          </w:rPrChange>
        </w:rPr>
      </w:pPr>
      <w:ins w:id="13" w:author="Fynn Schneider" w:date="2024-08-23T16:01:00Z" w16du:dateUtc="2024-08-23T14:01:00Z">
        <w:r w:rsidRPr="00A32BFE">
          <w:rPr>
            <w:rFonts w:ascii="Cambria" w:hAnsi="Cambria" w:cs="Times New Roman"/>
            <w:sz w:val="21"/>
            <w:szCs w:val="21"/>
            <w:rPrChange w:id="14" w:author="Fynn Schneider" w:date="2024-09-03T11:36:00Z" w16du:dateUtc="2024-09-03T09:36:00Z">
              <w:rPr>
                <w:rFonts w:ascii="Georgia" w:hAnsi="Georgia" w:cs="Times New Roman"/>
                <w:sz w:val="21"/>
                <w:szCs w:val="21"/>
              </w:rPr>
            </w:rPrChange>
          </w:rPr>
          <w:t xml:space="preserve">67127 </w:t>
        </w:r>
        <w:proofErr w:type="spellStart"/>
        <w:r w:rsidRPr="00A32BFE">
          <w:rPr>
            <w:rFonts w:ascii="Cambria" w:hAnsi="Cambria" w:cs="Times New Roman"/>
            <w:sz w:val="21"/>
            <w:szCs w:val="21"/>
            <w:rPrChange w:id="15" w:author="Fynn Schneider" w:date="2024-09-03T11:36:00Z" w16du:dateUtc="2024-09-03T09:36:00Z">
              <w:rPr>
                <w:rFonts w:ascii="Georgia" w:hAnsi="Georgia" w:cs="Times New Roman"/>
                <w:sz w:val="21"/>
                <w:szCs w:val="21"/>
              </w:rPr>
            </w:rPrChange>
          </w:rPr>
          <w:t>Rödersheim</w:t>
        </w:r>
        <w:proofErr w:type="spellEnd"/>
        <w:r w:rsidRPr="00A32BFE">
          <w:rPr>
            <w:rFonts w:ascii="Cambria" w:hAnsi="Cambria" w:cs="Times New Roman"/>
            <w:sz w:val="21"/>
            <w:szCs w:val="21"/>
            <w:rPrChange w:id="16" w:author="Fynn Schneider" w:date="2024-09-03T11:36:00Z" w16du:dateUtc="2024-09-03T09:36:00Z">
              <w:rPr>
                <w:rFonts w:ascii="Georgia" w:hAnsi="Georgia" w:cs="Times New Roman"/>
                <w:sz w:val="21"/>
                <w:szCs w:val="21"/>
              </w:rPr>
            </w:rPrChange>
          </w:rPr>
          <w:t>-Gronau</w:t>
        </w:r>
      </w:ins>
    </w:p>
    <w:p w14:paraId="3CF7B05C" w14:textId="77777777" w:rsidR="0037112A" w:rsidRPr="00A32BFE" w:rsidRDefault="0037112A" w:rsidP="0037112A">
      <w:pPr>
        <w:spacing w:after="0" w:line="240" w:lineRule="auto"/>
        <w:jc w:val="right"/>
        <w:rPr>
          <w:ins w:id="17" w:author="Fynn Schneider" w:date="2024-08-23T16:01:00Z" w16du:dateUtc="2024-08-23T14:01:00Z"/>
          <w:rFonts w:ascii="Cambria" w:hAnsi="Cambria" w:cs="Times New Roman"/>
          <w:sz w:val="21"/>
          <w:szCs w:val="21"/>
          <w:lang w:val="en-US"/>
          <w:rPrChange w:id="18" w:author="Fynn Schneider" w:date="2024-09-03T11:36:00Z" w16du:dateUtc="2024-09-03T09:36:00Z">
            <w:rPr>
              <w:ins w:id="19" w:author="Fynn Schneider" w:date="2024-08-23T16:01:00Z" w16du:dateUtc="2024-08-23T14:01:00Z"/>
              <w:rFonts w:ascii="Georgia" w:hAnsi="Georgia" w:cs="Times New Roman"/>
              <w:sz w:val="21"/>
              <w:szCs w:val="21"/>
              <w:lang w:val="en-US"/>
            </w:rPr>
          </w:rPrChange>
        </w:rPr>
      </w:pPr>
      <w:ins w:id="20" w:author="Fynn Schneider" w:date="2024-08-23T16:01:00Z" w16du:dateUtc="2024-08-23T14:01:00Z">
        <w:r w:rsidRPr="00A32BFE">
          <w:rPr>
            <w:rFonts w:ascii="Cambria" w:hAnsi="Cambria" w:cs="Times New Roman"/>
            <w:color w:val="000000"/>
            <w:sz w:val="21"/>
            <w:szCs w:val="21"/>
            <w:lang w:val="en-US"/>
            <w:rPrChange w:id="21" w:author="Fynn Schneider" w:date="2024-09-03T11:36:00Z" w16du:dateUtc="2024-09-03T09:36:00Z">
              <w:rPr>
                <w:rFonts w:ascii="Georgia" w:hAnsi="Georgia" w:cs="Times New Roman"/>
                <w:color w:val="000000"/>
                <w:sz w:val="21"/>
                <w:szCs w:val="21"/>
                <w:lang w:val="en-US"/>
              </w:rPr>
            </w:rPrChange>
          </w:rPr>
          <w:t>fynnschneider05@gmail.com</w:t>
        </w:r>
      </w:ins>
    </w:p>
    <w:p w14:paraId="053598A9" w14:textId="77777777" w:rsidR="0037112A" w:rsidRPr="00A32BFE" w:rsidRDefault="0037112A" w:rsidP="0037112A">
      <w:pPr>
        <w:spacing w:after="0"/>
        <w:jc w:val="right"/>
        <w:rPr>
          <w:ins w:id="22" w:author="Fynn Schneider" w:date="2024-08-23T16:01:00Z" w16du:dateUtc="2024-08-23T14:01:00Z"/>
          <w:rFonts w:ascii="Cambria" w:hAnsi="Cambria" w:cs="Times New Roman"/>
          <w:color w:val="000000"/>
          <w:sz w:val="21"/>
          <w:szCs w:val="21"/>
          <w:lang w:val="en-US"/>
          <w:rPrChange w:id="23" w:author="Fynn Schneider" w:date="2024-09-03T11:36:00Z" w16du:dateUtc="2024-09-03T09:36:00Z">
            <w:rPr>
              <w:ins w:id="24" w:author="Fynn Schneider" w:date="2024-08-23T16:01:00Z" w16du:dateUtc="2024-08-23T14:01:00Z"/>
              <w:rFonts w:ascii="Georgia" w:hAnsi="Georgia" w:cs="Times New Roman"/>
              <w:color w:val="000000"/>
              <w:sz w:val="21"/>
              <w:szCs w:val="21"/>
              <w:lang w:val="en-US"/>
            </w:rPr>
          </w:rPrChange>
        </w:rPr>
      </w:pPr>
      <w:ins w:id="25" w:author="Fynn Schneider" w:date="2024-08-23T16:01:00Z" w16du:dateUtc="2024-08-23T14:01:00Z">
        <w:r w:rsidRPr="00A32BFE">
          <w:rPr>
            <w:rFonts w:ascii="Cambria" w:hAnsi="Cambria" w:cs="Times New Roman"/>
            <w:color w:val="000000"/>
            <w:sz w:val="21"/>
            <w:szCs w:val="21"/>
            <w:lang w:val="en-US"/>
            <w:rPrChange w:id="26" w:author="Fynn Schneider" w:date="2024-09-03T11:36:00Z" w16du:dateUtc="2024-09-03T09:36:00Z">
              <w:rPr>
                <w:rFonts w:ascii="Georgia" w:hAnsi="Georgia" w:cs="Times New Roman"/>
                <w:color w:val="000000"/>
                <w:sz w:val="21"/>
                <w:szCs w:val="21"/>
                <w:lang w:val="en-US"/>
              </w:rPr>
            </w:rPrChange>
          </w:rPr>
          <w:t>+49 15730496292</w:t>
        </w:r>
      </w:ins>
    </w:p>
    <w:p w14:paraId="36EB9BA0" w14:textId="77777777" w:rsidR="00DD151B" w:rsidRPr="00A32BFE" w:rsidRDefault="00DD151B" w:rsidP="00DD151B">
      <w:pPr>
        <w:spacing w:after="0"/>
        <w:rPr>
          <w:ins w:id="27" w:author="Fynn Schneider" w:date="2024-08-23T18:39:00Z" w16du:dateUtc="2024-08-23T16:39:00Z"/>
          <w:rFonts w:ascii="Cambria" w:hAnsi="Cambria" w:cs="Times New Roman"/>
          <w:color w:val="000000"/>
          <w:sz w:val="21"/>
          <w:szCs w:val="21"/>
          <w:rPrChange w:id="28" w:author="Fynn Schneider" w:date="2024-09-03T11:36:00Z" w16du:dateUtc="2024-09-03T09:36:00Z">
            <w:rPr>
              <w:ins w:id="29" w:author="Fynn Schneider" w:date="2024-08-23T18:39:00Z" w16du:dateUtc="2024-08-23T16:39:00Z"/>
              <w:rFonts w:ascii="Georgia" w:hAnsi="Georgia" w:cs="Times New Roman"/>
              <w:color w:val="000000"/>
              <w:sz w:val="21"/>
              <w:szCs w:val="21"/>
            </w:rPr>
          </w:rPrChange>
        </w:rPr>
      </w:pPr>
      <w:ins w:id="30" w:author="Fynn Schneider" w:date="2024-08-23T18:39:00Z" w16du:dateUtc="2024-08-23T16:39:00Z">
        <w:r w:rsidRPr="00A32BFE">
          <w:rPr>
            <w:rFonts w:ascii="Cambria" w:hAnsi="Cambria" w:cs="Times New Roman"/>
            <w:color w:val="000000"/>
            <w:sz w:val="21"/>
            <w:szCs w:val="21"/>
            <w:rPrChange w:id="31" w:author="Fynn Schneider" w:date="2024-09-03T11:36:00Z" w16du:dateUtc="2024-09-03T09:36:00Z">
              <w:rPr>
                <w:rFonts w:ascii="Georgia" w:hAnsi="Georgia" w:cs="Times New Roman"/>
                <w:color w:val="000000"/>
                <w:sz w:val="21"/>
                <w:szCs w:val="21"/>
              </w:rPr>
            </w:rPrChange>
          </w:rPr>
          <w:t xml:space="preserve">PricewaterhouseCoopers GmbH </w:t>
        </w:r>
      </w:ins>
    </w:p>
    <w:p w14:paraId="0DEE5E4C" w14:textId="3AD5CB78" w:rsidR="00DD151B" w:rsidRPr="00A32BFE" w:rsidRDefault="00DD151B" w:rsidP="00DD151B">
      <w:pPr>
        <w:spacing w:after="0"/>
        <w:rPr>
          <w:ins w:id="32" w:author="Fynn Schneider" w:date="2024-08-23T18:39:00Z" w16du:dateUtc="2024-08-23T16:39:00Z"/>
          <w:rFonts w:ascii="Cambria" w:hAnsi="Cambria" w:cs="Times New Roman"/>
          <w:color w:val="000000"/>
          <w:sz w:val="21"/>
          <w:szCs w:val="21"/>
          <w:rPrChange w:id="33" w:author="Fynn Schneider" w:date="2024-09-03T11:36:00Z" w16du:dateUtc="2024-09-03T09:36:00Z">
            <w:rPr>
              <w:ins w:id="34" w:author="Fynn Schneider" w:date="2024-08-23T18:39:00Z" w16du:dateUtc="2024-08-23T16:39:00Z"/>
              <w:rFonts w:ascii="Georgia" w:hAnsi="Georgia" w:cs="Times New Roman"/>
              <w:color w:val="000000"/>
              <w:sz w:val="21"/>
              <w:szCs w:val="21"/>
            </w:rPr>
          </w:rPrChange>
        </w:rPr>
      </w:pPr>
      <w:ins w:id="35" w:author="Fynn Schneider" w:date="2024-08-23T18:39:00Z" w16du:dateUtc="2024-08-23T16:39:00Z">
        <w:r w:rsidRPr="00A32BFE">
          <w:rPr>
            <w:rFonts w:ascii="Cambria" w:hAnsi="Cambria" w:cs="Times New Roman"/>
            <w:color w:val="000000"/>
            <w:sz w:val="21"/>
            <w:szCs w:val="21"/>
            <w:rPrChange w:id="36" w:author="Fynn Schneider" w:date="2024-09-03T11:36:00Z" w16du:dateUtc="2024-09-03T09:36:00Z">
              <w:rPr>
                <w:rFonts w:ascii="Georgia" w:hAnsi="Georgia" w:cs="Times New Roman"/>
                <w:color w:val="000000"/>
                <w:sz w:val="21"/>
                <w:szCs w:val="21"/>
              </w:rPr>
            </w:rPrChange>
          </w:rPr>
          <w:t>Wirtschaftsprüfungsgesellschaft</w:t>
        </w:r>
      </w:ins>
    </w:p>
    <w:p w14:paraId="4CF756D8" w14:textId="77777777" w:rsidR="00DD151B" w:rsidRPr="00A32BFE" w:rsidRDefault="00DD151B" w:rsidP="00DD151B">
      <w:pPr>
        <w:spacing w:after="0"/>
        <w:rPr>
          <w:ins w:id="37" w:author="Fynn Schneider" w:date="2024-08-23T18:40:00Z" w16du:dateUtc="2024-08-23T16:40:00Z"/>
          <w:rFonts w:ascii="Cambria" w:hAnsi="Cambria" w:cs="Times New Roman"/>
          <w:color w:val="000000"/>
          <w:sz w:val="21"/>
          <w:szCs w:val="21"/>
          <w:rPrChange w:id="38" w:author="Fynn Schneider" w:date="2024-09-03T11:36:00Z" w16du:dateUtc="2024-09-03T09:36:00Z">
            <w:rPr>
              <w:ins w:id="39" w:author="Fynn Schneider" w:date="2024-08-23T18:40:00Z" w16du:dateUtc="2024-08-23T16:40:00Z"/>
              <w:rFonts w:ascii="Georgia" w:hAnsi="Georgia" w:cs="Times New Roman"/>
              <w:color w:val="000000"/>
              <w:sz w:val="21"/>
              <w:szCs w:val="21"/>
            </w:rPr>
          </w:rPrChange>
        </w:rPr>
      </w:pPr>
      <w:ins w:id="40" w:author="Fynn Schneider" w:date="2024-08-23T18:40:00Z" w16du:dateUtc="2024-08-23T16:40:00Z">
        <w:r w:rsidRPr="00A32BFE">
          <w:rPr>
            <w:rFonts w:ascii="Cambria" w:hAnsi="Cambria" w:cs="Times New Roman"/>
            <w:color w:val="000000"/>
            <w:sz w:val="21"/>
            <w:szCs w:val="21"/>
            <w:rPrChange w:id="41" w:author="Fynn Schneider" w:date="2024-09-03T11:36:00Z" w16du:dateUtc="2024-09-03T09:36:00Z">
              <w:rPr>
                <w:rFonts w:ascii="Georgia" w:hAnsi="Georgia" w:cs="Times New Roman"/>
                <w:color w:val="000000"/>
                <w:sz w:val="21"/>
                <w:szCs w:val="21"/>
              </w:rPr>
            </w:rPrChange>
          </w:rPr>
          <w:t>Glücksteinallee 43-45</w:t>
        </w:r>
      </w:ins>
    </w:p>
    <w:p w14:paraId="18158755" w14:textId="3DDFC78E" w:rsidR="00DD151B" w:rsidRPr="00A32BFE" w:rsidRDefault="00DD151B">
      <w:pPr>
        <w:spacing w:after="0"/>
        <w:rPr>
          <w:ins w:id="42" w:author="Fynn Schneider" w:date="2024-08-23T18:39:00Z" w16du:dateUtc="2024-08-23T16:39:00Z"/>
          <w:rFonts w:ascii="Cambria" w:hAnsi="Cambria" w:cs="Times New Roman"/>
          <w:color w:val="000000"/>
          <w:sz w:val="21"/>
          <w:szCs w:val="21"/>
          <w:rPrChange w:id="43" w:author="Fynn Schneider" w:date="2024-09-03T11:36:00Z" w16du:dateUtc="2024-09-03T09:36:00Z">
            <w:rPr>
              <w:ins w:id="44" w:author="Fynn Schneider" w:date="2024-08-23T18:39:00Z" w16du:dateUtc="2024-08-23T16:39:00Z"/>
              <w:rFonts w:ascii="Georgia" w:hAnsi="Georgia" w:cs="Times New Roman"/>
              <w:color w:val="000000"/>
              <w:sz w:val="21"/>
              <w:szCs w:val="21"/>
            </w:rPr>
          </w:rPrChange>
        </w:rPr>
        <w:pPrChange w:id="45" w:author="Fynn Schneider" w:date="2024-08-23T18:39:00Z" w16du:dateUtc="2024-08-23T16:39:00Z">
          <w:pPr>
            <w:spacing w:after="0"/>
            <w:jc w:val="right"/>
          </w:pPr>
        </w:pPrChange>
      </w:pPr>
      <w:ins w:id="46" w:author="Fynn Schneider" w:date="2024-08-23T18:40:00Z" w16du:dateUtc="2024-08-23T16:40:00Z">
        <w:r w:rsidRPr="00A32BFE">
          <w:rPr>
            <w:rFonts w:ascii="Cambria" w:hAnsi="Cambria" w:cs="Times New Roman"/>
            <w:color w:val="000000"/>
            <w:sz w:val="21"/>
            <w:szCs w:val="21"/>
            <w:rPrChange w:id="47" w:author="Fynn Schneider" w:date="2024-09-03T11:36:00Z" w16du:dateUtc="2024-09-03T09:36:00Z">
              <w:rPr>
                <w:rFonts w:ascii="Georgia" w:hAnsi="Georgia" w:cs="Times New Roman"/>
                <w:color w:val="000000"/>
                <w:sz w:val="21"/>
                <w:szCs w:val="21"/>
              </w:rPr>
            </w:rPrChange>
          </w:rPr>
          <w:t>68163 Mannheim</w:t>
        </w:r>
      </w:ins>
    </w:p>
    <w:p w14:paraId="6DADB92F" w14:textId="18EE6D93" w:rsidR="0037112A" w:rsidRPr="00A32BFE" w:rsidRDefault="0037112A" w:rsidP="0037112A">
      <w:pPr>
        <w:spacing w:after="0"/>
        <w:jc w:val="right"/>
        <w:rPr>
          <w:ins w:id="48" w:author="Fynn Schneider" w:date="2024-08-23T16:01:00Z" w16du:dateUtc="2024-08-23T14:01:00Z"/>
          <w:rFonts w:ascii="Cambria" w:hAnsi="Cambria" w:cs="Times New Roman"/>
          <w:sz w:val="21"/>
          <w:szCs w:val="21"/>
          <w:rPrChange w:id="49" w:author="Fynn Schneider" w:date="2024-09-03T11:36:00Z" w16du:dateUtc="2024-09-03T09:36:00Z">
            <w:rPr>
              <w:ins w:id="50" w:author="Fynn Schneider" w:date="2024-08-23T16:01:00Z" w16du:dateUtc="2024-08-23T14:01:00Z"/>
              <w:rFonts w:ascii="Georgia" w:hAnsi="Georgia" w:cs="Times New Roman"/>
              <w:sz w:val="21"/>
              <w:szCs w:val="21"/>
            </w:rPr>
          </w:rPrChange>
        </w:rPr>
      </w:pPr>
      <w:proofErr w:type="spellStart"/>
      <w:ins w:id="51" w:author="Fynn Schneider" w:date="2024-08-23T16:01:00Z" w16du:dateUtc="2024-08-23T14:01:00Z">
        <w:r w:rsidRPr="00A32BFE">
          <w:rPr>
            <w:rFonts w:ascii="Cambria" w:hAnsi="Cambria" w:cs="Times New Roman"/>
            <w:sz w:val="21"/>
            <w:szCs w:val="21"/>
            <w:rPrChange w:id="52" w:author="Fynn Schneider" w:date="2024-09-03T11:36:00Z" w16du:dateUtc="2024-09-03T09:36:00Z">
              <w:rPr>
                <w:rFonts w:ascii="Georgia" w:hAnsi="Georgia" w:cs="Times New Roman"/>
                <w:sz w:val="21"/>
                <w:szCs w:val="21"/>
              </w:rPr>
            </w:rPrChange>
          </w:rPr>
          <w:t>Rödersheim</w:t>
        </w:r>
        <w:proofErr w:type="spellEnd"/>
        <w:r w:rsidRPr="00A32BFE">
          <w:rPr>
            <w:rFonts w:ascii="Cambria" w:hAnsi="Cambria" w:cs="Times New Roman"/>
            <w:sz w:val="21"/>
            <w:szCs w:val="21"/>
            <w:rPrChange w:id="53" w:author="Fynn Schneider" w:date="2024-09-03T11:36:00Z" w16du:dateUtc="2024-09-03T09:36:00Z">
              <w:rPr>
                <w:rFonts w:ascii="Georgia" w:hAnsi="Georgia" w:cs="Times New Roman"/>
                <w:sz w:val="21"/>
                <w:szCs w:val="21"/>
              </w:rPr>
            </w:rPrChange>
          </w:rPr>
          <w:t xml:space="preserve">-Gronau, </w:t>
        </w:r>
        <w:r w:rsidRPr="00A32BFE">
          <w:rPr>
            <w:rFonts w:ascii="Cambria" w:hAnsi="Cambria" w:cs="Times New Roman"/>
            <w:sz w:val="21"/>
            <w:szCs w:val="21"/>
            <w:highlight w:val="yellow"/>
            <w:rPrChange w:id="54" w:author="Fynn Schneider" w:date="2024-09-03T11:36:00Z" w16du:dateUtc="2024-09-03T09:36:00Z">
              <w:rPr>
                <w:rFonts w:ascii="Georgia" w:hAnsi="Georgia" w:cs="Times New Roman"/>
                <w:sz w:val="21"/>
                <w:szCs w:val="21"/>
                <w:highlight w:val="yellow"/>
              </w:rPr>
            </w:rPrChange>
          </w:rPr>
          <w:t>17.08.2024</w:t>
        </w:r>
      </w:ins>
    </w:p>
    <w:p w14:paraId="3CA6351D" w14:textId="77777777" w:rsidR="0037112A" w:rsidRPr="00A32BFE" w:rsidRDefault="0037112A" w:rsidP="0037112A">
      <w:pPr>
        <w:spacing w:after="0"/>
        <w:rPr>
          <w:ins w:id="55" w:author="Fynn Schneider" w:date="2024-08-23T16:01:00Z" w16du:dateUtc="2024-08-23T14:01:00Z"/>
          <w:rFonts w:ascii="Cambria" w:hAnsi="Cambria" w:cs="Times New Roman"/>
          <w:sz w:val="21"/>
          <w:szCs w:val="21"/>
          <w:rPrChange w:id="56" w:author="Fynn Schneider" w:date="2024-09-03T11:36:00Z" w16du:dateUtc="2024-09-03T09:36:00Z">
            <w:rPr>
              <w:ins w:id="57" w:author="Fynn Schneider" w:date="2024-08-23T16:01:00Z" w16du:dateUtc="2024-08-23T14:01:00Z"/>
              <w:rFonts w:ascii="Georgia" w:hAnsi="Georgia" w:cs="Times New Roman"/>
              <w:sz w:val="21"/>
              <w:szCs w:val="21"/>
            </w:rPr>
          </w:rPrChange>
        </w:rPr>
      </w:pPr>
    </w:p>
    <w:p w14:paraId="4F5068E2" w14:textId="4FB11256" w:rsidR="0037112A" w:rsidRPr="00A32BFE" w:rsidRDefault="0037112A" w:rsidP="0037112A">
      <w:pPr>
        <w:spacing w:after="240"/>
        <w:rPr>
          <w:ins w:id="58" w:author="Fynn Schneider" w:date="2024-08-23T16:01:00Z" w16du:dateUtc="2024-08-23T14:01:00Z"/>
          <w:rFonts w:ascii="Cambria" w:hAnsi="Cambria" w:cs="Times New Roman"/>
          <w:b/>
          <w:sz w:val="21"/>
          <w:szCs w:val="21"/>
          <w:rPrChange w:id="59" w:author="Fynn Schneider" w:date="2024-09-03T11:36:00Z" w16du:dateUtc="2024-09-03T09:36:00Z">
            <w:rPr>
              <w:ins w:id="60" w:author="Fynn Schneider" w:date="2024-08-23T16:01:00Z" w16du:dateUtc="2024-08-23T14:01:00Z"/>
              <w:rFonts w:ascii="Georgia" w:hAnsi="Georgia" w:cs="Times New Roman"/>
              <w:b/>
              <w:sz w:val="21"/>
              <w:szCs w:val="21"/>
            </w:rPr>
          </w:rPrChange>
        </w:rPr>
      </w:pPr>
      <w:ins w:id="61" w:author="Fynn Schneider" w:date="2024-08-23T16:01:00Z" w16du:dateUtc="2024-08-23T14:01:00Z">
        <w:r w:rsidRPr="00A32BFE">
          <w:rPr>
            <w:rFonts w:ascii="Cambria" w:hAnsi="Cambria" w:cs="Times New Roman"/>
            <w:b/>
            <w:sz w:val="21"/>
            <w:szCs w:val="21"/>
            <w:rPrChange w:id="62" w:author="Fynn Schneider" w:date="2024-09-03T11:36:00Z" w16du:dateUtc="2024-09-03T09:36:00Z">
              <w:rPr>
                <w:rFonts w:ascii="Georgia" w:hAnsi="Georgia" w:cs="Times New Roman"/>
                <w:b/>
                <w:sz w:val="21"/>
                <w:szCs w:val="21"/>
              </w:rPr>
            </w:rPrChange>
          </w:rPr>
          <w:t xml:space="preserve">Bewerbung um ein Praktikum im Bereich </w:t>
        </w:r>
      </w:ins>
      <w:ins w:id="63" w:author="Fynn Schneider" w:date="2024-08-23T16:54:00Z" w16du:dateUtc="2024-08-23T14:54:00Z">
        <w:r w:rsidR="00304CBA" w:rsidRPr="00A32BFE">
          <w:rPr>
            <w:rFonts w:ascii="Cambria" w:hAnsi="Cambria" w:cs="Times New Roman"/>
            <w:b/>
            <w:sz w:val="21"/>
            <w:szCs w:val="21"/>
            <w:rPrChange w:id="64" w:author="Fynn Schneider" w:date="2024-09-03T11:36:00Z" w16du:dateUtc="2024-09-03T09:36:00Z">
              <w:rPr>
                <w:rFonts w:ascii="Georgia" w:hAnsi="Georgia" w:cs="Times New Roman"/>
                <w:b/>
                <w:sz w:val="21"/>
                <w:szCs w:val="21"/>
              </w:rPr>
            </w:rPrChange>
          </w:rPr>
          <w:t xml:space="preserve">Audit </w:t>
        </w:r>
      </w:ins>
    </w:p>
    <w:p w14:paraId="5AD48DA7" w14:textId="77777777" w:rsidR="0037112A" w:rsidRPr="00A32BFE" w:rsidRDefault="0037112A" w:rsidP="0037112A">
      <w:pPr>
        <w:spacing w:after="120"/>
        <w:jc w:val="both"/>
        <w:rPr>
          <w:ins w:id="65" w:author="Fynn Schneider" w:date="2024-08-23T16:01:00Z" w16du:dateUtc="2024-08-23T14:01:00Z"/>
          <w:rFonts w:ascii="Cambria" w:hAnsi="Cambria" w:cs="Times New Roman"/>
          <w:sz w:val="21"/>
          <w:szCs w:val="21"/>
          <w:rPrChange w:id="66" w:author="Fynn Schneider" w:date="2024-09-03T11:36:00Z" w16du:dateUtc="2024-09-03T09:36:00Z">
            <w:rPr>
              <w:ins w:id="67" w:author="Fynn Schneider" w:date="2024-08-23T16:01:00Z" w16du:dateUtc="2024-08-23T14:01:00Z"/>
              <w:rFonts w:ascii="Georgia" w:hAnsi="Georgia" w:cs="Times New Roman"/>
              <w:sz w:val="21"/>
              <w:szCs w:val="21"/>
            </w:rPr>
          </w:rPrChange>
        </w:rPr>
      </w:pPr>
      <w:ins w:id="68" w:author="Fynn Schneider" w:date="2024-08-23T16:01:00Z" w16du:dateUtc="2024-08-23T14:01:00Z">
        <w:r w:rsidRPr="00A32BFE">
          <w:rPr>
            <w:rFonts w:ascii="Cambria" w:hAnsi="Cambria" w:cs="Times New Roman"/>
            <w:sz w:val="21"/>
            <w:szCs w:val="21"/>
            <w:rPrChange w:id="69" w:author="Fynn Schneider" w:date="2024-09-03T11:36:00Z" w16du:dateUtc="2024-09-03T09:36:00Z">
              <w:rPr>
                <w:rFonts w:ascii="Georgia" w:hAnsi="Georgia" w:cs="Times New Roman"/>
                <w:sz w:val="21"/>
                <w:szCs w:val="21"/>
              </w:rPr>
            </w:rPrChange>
          </w:rPr>
          <w:t xml:space="preserve">Sehr geehrte Damen und Herren, </w:t>
        </w:r>
      </w:ins>
    </w:p>
    <w:p w14:paraId="274B1A8F" w14:textId="4C8C0145" w:rsidR="0037112A" w:rsidRPr="00A32BFE" w:rsidRDefault="0037112A" w:rsidP="0037112A">
      <w:pPr>
        <w:spacing w:after="120"/>
        <w:jc w:val="both"/>
        <w:rPr>
          <w:ins w:id="70" w:author="Fynn Schneider" w:date="2024-08-23T16:01:00Z" w16du:dateUtc="2024-08-23T14:01:00Z"/>
          <w:rFonts w:ascii="Cambria" w:hAnsi="Cambria" w:cs="Times New Roman"/>
          <w:sz w:val="21"/>
          <w:szCs w:val="21"/>
          <w:rPrChange w:id="71" w:author="Fynn Schneider" w:date="2024-09-03T11:36:00Z" w16du:dateUtc="2024-09-03T09:36:00Z">
            <w:rPr>
              <w:ins w:id="72" w:author="Fynn Schneider" w:date="2024-08-23T16:01:00Z" w16du:dateUtc="2024-08-23T14:01:00Z"/>
              <w:rFonts w:ascii="Georgia" w:hAnsi="Georgia" w:cs="Times New Roman"/>
              <w:sz w:val="21"/>
              <w:szCs w:val="21"/>
            </w:rPr>
          </w:rPrChange>
        </w:rPr>
      </w:pPr>
      <w:ins w:id="73" w:author="Fynn Schneider" w:date="2024-08-23T16:01:00Z" w16du:dateUtc="2024-08-23T14:01:00Z">
        <w:r w:rsidRPr="00A32BFE">
          <w:rPr>
            <w:rFonts w:ascii="Cambria" w:hAnsi="Cambria" w:cs="Times New Roman"/>
            <w:sz w:val="21"/>
            <w:szCs w:val="21"/>
            <w:rPrChange w:id="74" w:author="Fynn Schneider" w:date="2024-09-03T11:36:00Z" w16du:dateUtc="2024-09-03T09:36:00Z">
              <w:rPr>
                <w:rFonts w:ascii="Georgia" w:hAnsi="Georgia" w:cs="Times New Roman"/>
                <w:sz w:val="21"/>
                <w:szCs w:val="21"/>
              </w:rPr>
            </w:rPrChange>
          </w:rPr>
          <w:t xml:space="preserve">der Beruf des Wirtschaftsprüfers fasziniert mich sehr, da er weit über die bloße Kontrolle von Unternehmenszahlen hinausgeht. Wirtschaftsprüfer sichern nicht nur die finanzielle Stabilität von Unternehmen, sondern tragen entscheidend zur Funktionsfähigkeit der gesamten Wirtschaft bei. Durch ihre Arbeit wird Transparenz geschaffen, Vertrauen gestärkt und letztlich das Fundament für nachhaltiges Wirtschaften gelegt. Dies ist für essenziell, um das Vertrauen von Investoren und Kunden in Unternehmen sicherzustellen und leistet einen wertvollen Beitrag zum globalen Wirtschaftssystem. Als Wirtschaftsinformatiker finde ich es besonders spannend, wie technologische Innovationen die Wirtschaftsprüfung transformieren. Die zunehmende Digitalisierung bietet nicht nur neue Möglichkeiten, Effizienz zu steigern und Risiken besser zu managen, sondern auch, die Qualität der Prüfungen auf ein neues Niveau zu heben. Mein Ziel ist es tiefere Einblicke in den Arbeitsalltag eines Wirtschaftsprüfers zu gewinnen und zu verstehen, wie Prüfungsprozesse im Detail ablaufen. Daher würde ich mich freuen, Sie in Form eines </w:t>
        </w:r>
        <w:proofErr w:type="gramStart"/>
        <w:r w:rsidRPr="00A32BFE">
          <w:rPr>
            <w:rFonts w:ascii="Cambria" w:hAnsi="Cambria" w:cs="Times New Roman"/>
            <w:sz w:val="21"/>
            <w:szCs w:val="21"/>
            <w:rPrChange w:id="75" w:author="Fynn Schneider" w:date="2024-09-03T11:36:00Z" w16du:dateUtc="2024-09-03T09:36:00Z">
              <w:rPr>
                <w:rFonts w:ascii="Georgia" w:hAnsi="Georgia" w:cs="Times New Roman"/>
                <w:sz w:val="21"/>
                <w:szCs w:val="21"/>
              </w:rPr>
            </w:rPrChange>
          </w:rPr>
          <w:t>8</w:t>
        </w:r>
      </w:ins>
      <w:ins w:id="76" w:author="Fynn Schneider" w:date="2024-08-23T17:17:00Z" w16du:dateUtc="2024-08-23T15:17:00Z">
        <w:r w:rsidR="00A50A65" w:rsidRPr="00A32BFE">
          <w:rPr>
            <w:rFonts w:ascii="Cambria" w:hAnsi="Cambria" w:cs="Times New Roman"/>
            <w:sz w:val="21"/>
            <w:szCs w:val="21"/>
            <w:rPrChange w:id="77" w:author="Fynn Schneider" w:date="2024-09-03T11:36:00Z" w16du:dateUtc="2024-09-03T09:36:00Z">
              <w:rPr>
                <w:rFonts w:ascii="Georgia" w:hAnsi="Georgia" w:cs="Times New Roman"/>
                <w:sz w:val="21"/>
                <w:szCs w:val="21"/>
              </w:rPr>
            </w:rPrChange>
          </w:rPr>
          <w:t xml:space="preserve"> - </w:t>
        </w:r>
        <w:r w:rsidR="001F2B28" w:rsidRPr="00A32BFE">
          <w:rPr>
            <w:rFonts w:ascii="Cambria" w:hAnsi="Cambria" w:cs="Times New Roman"/>
            <w:sz w:val="21"/>
            <w:szCs w:val="21"/>
            <w:rPrChange w:id="78" w:author="Fynn Schneider" w:date="2024-09-03T11:36:00Z" w16du:dateUtc="2024-09-03T09:36:00Z">
              <w:rPr>
                <w:rFonts w:ascii="Georgia" w:hAnsi="Georgia" w:cs="Times New Roman"/>
                <w:sz w:val="21"/>
                <w:szCs w:val="21"/>
              </w:rPr>
            </w:rPrChange>
          </w:rPr>
          <w:t>12</w:t>
        </w:r>
      </w:ins>
      <w:ins w:id="79" w:author="Fynn Schneider" w:date="2024-08-23T16:01:00Z" w16du:dateUtc="2024-08-23T14:01:00Z">
        <w:r w:rsidRPr="00A32BFE">
          <w:rPr>
            <w:rFonts w:ascii="Cambria" w:hAnsi="Cambria" w:cs="Times New Roman"/>
            <w:sz w:val="21"/>
            <w:szCs w:val="21"/>
            <w:rPrChange w:id="80" w:author="Fynn Schneider" w:date="2024-09-03T11:36:00Z" w16du:dateUtc="2024-09-03T09:36:00Z">
              <w:rPr>
                <w:rFonts w:ascii="Georgia" w:hAnsi="Georgia" w:cs="Times New Roman"/>
                <w:sz w:val="21"/>
                <w:szCs w:val="21"/>
              </w:rPr>
            </w:rPrChange>
          </w:rPr>
          <w:t xml:space="preserve"> wöchigen</w:t>
        </w:r>
        <w:proofErr w:type="gramEnd"/>
        <w:r w:rsidRPr="00A32BFE">
          <w:rPr>
            <w:rFonts w:ascii="Cambria" w:hAnsi="Cambria" w:cs="Times New Roman"/>
            <w:sz w:val="21"/>
            <w:szCs w:val="21"/>
            <w:rPrChange w:id="81" w:author="Fynn Schneider" w:date="2024-09-03T11:36:00Z" w16du:dateUtc="2024-09-03T09:36:00Z">
              <w:rPr>
                <w:rFonts w:ascii="Georgia" w:hAnsi="Georgia" w:cs="Times New Roman"/>
                <w:sz w:val="21"/>
                <w:szCs w:val="21"/>
              </w:rPr>
            </w:rPrChange>
          </w:rPr>
          <w:t xml:space="preserve"> Praktikums ab dem 01.01.2025 unterstützen zu dürfen, um meine Fähigkeiten in der Praxis weiterzuentwickeln und einen Beitrag zur Sicherstellung der finanziellen Integrität von Unternehmen zu leisten.</w:t>
        </w:r>
      </w:ins>
    </w:p>
    <w:p w14:paraId="0746A017" w14:textId="77777777" w:rsidR="0037112A" w:rsidRPr="00A32BFE" w:rsidRDefault="0037112A" w:rsidP="0037112A">
      <w:pPr>
        <w:spacing w:after="120"/>
        <w:jc w:val="both"/>
        <w:rPr>
          <w:ins w:id="82" w:author="Fynn Schneider" w:date="2024-08-23T16:01:00Z" w16du:dateUtc="2024-08-23T14:01:00Z"/>
          <w:rFonts w:ascii="Cambria" w:hAnsi="Cambria" w:cs="Times New Roman"/>
          <w:sz w:val="21"/>
          <w:szCs w:val="21"/>
          <w:rPrChange w:id="83" w:author="Fynn Schneider" w:date="2024-09-03T11:36:00Z" w16du:dateUtc="2024-09-03T09:36:00Z">
            <w:rPr>
              <w:ins w:id="84" w:author="Fynn Schneider" w:date="2024-08-23T16:01:00Z" w16du:dateUtc="2024-08-23T14:01:00Z"/>
              <w:rFonts w:ascii="Georgia" w:hAnsi="Georgia" w:cs="Times New Roman"/>
              <w:sz w:val="21"/>
              <w:szCs w:val="21"/>
            </w:rPr>
          </w:rPrChange>
        </w:rPr>
      </w:pPr>
      <w:ins w:id="85" w:author="Fynn Schneider" w:date="2024-08-23T16:01:00Z" w16du:dateUtc="2024-08-23T14:01:00Z">
        <w:r w:rsidRPr="00A32BFE">
          <w:rPr>
            <w:rFonts w:ascii="Cambria" w:hAnsi="Cambria" w:cs="Times New Roman"/>
            <w:sz w:val="21"/>
            <w:szCs w:val="21"/>
            <w:rPrChange w:id="86" w:author="Fynn Schneider" w:date="2024-09-03T11:36:00Z" w16du:dateUtc="2024-09-03T09:36:00Z">
              <w:rPr>
                <w:rFonts w:ascii="Georgia" w:hAnsi="Georgia" w:cs="Times New Roman"/>
                <w:sz w:val="21"/>
                <w:szCs w:val="21"/>
              </w:rPr>
            </w:rPrChange>
          </w:rPr>
          <w:t>Schon seit meiner Schulzeit faszinieren mich Mathematik und Naturwissenschaften, was mich dazu veranlasste, Mathematik und Physik als Leistungskurse zu wählen. Diese Faszination spiegelt sich auch in meinen Abiturergebnissen wider, wo ich beide Fächer mit 14 Punkten abschloss. Der sichere Umgang mit Zahlen und die Fähigkeit zu präzisem, analytischem Arbeiten zählen daher zu meinen größten Stärken. Auch der Bereich der Informatik begeisterte mich und so brachte ich mir bereits in der Mittelstufe eigenständig das Programmieren bei. Während meiner Schulzeit realisierte ich mehrere Projekte, darunter die Entwicklung einer Webseite zur automatisierten Berechnung der Abiturnote und ein eigenes Handyspiel. Diese Erfahrungen lehrten mich, komplexe Probleme systematisch zu lösen und anspruchsvolle Aufgaben in überschaubare Schritte zu zerlegen. Vor allem während der Oberstufe entwickelte sich dann ein starkes Interesse an wirtschaftlichen Zusammenhängen, was mich schließlich dazu führte, den Studiengang Wirtschaftsinformatik zu wählen. Da der Beruf des Wirtschaftsprüfers eine Kombination aus analytischer Arbeit und wirtschaftlichem Verständnis erfordert, trifft er genau meine Interessen und spricht mich daher besonders an.</w:t>
        </w:r>
      </w:ins>
    </w:p>
    <w:p w14:paraId="10202A04" w14:textId="1A15F944" w:rsidR="004C3190" w:rsidRPr="00A32BFE" w:rsidRDefault="0037112A" w:rsidP="004C3190">
      <w:pPr>
        <w:spacing w:after="120"/>
        <w:jc w:val="both"/>
        <w:rPr>
          <w:ins w:id="87" w:author="Fynn Schneider" w:date="2024-08-23T16:36:00Z" w16du:dateUtc="2024-08-23T14:36:00Z"/>
          <w:rFonts w:ascii="Cambria" w:hAnsi="Cambria" w:cs="Times New Roman"/>
          <w:sz w:val="21"/>
          <w:szCs w:val="21"/>
          <w:rPrChange w:id="88" w:author="Fynn Schneider" w:date="2024-09-03T11:36:00Z" w16du:dateUtc="2024-09-03T09:36:00Z">
            <w:rPr>
              <w:ins w:id="89" w:author="Fynn Schneider" w:date="2024-08-23T16:36:00Z" w16du:dateUtc="2024-08-23T14:36:00Z"/>
              <w:rFonts w:ascii="Georgia" w:hAnsi="Georgia" w:cs="Times New Roman"/>
              <w:sz w:val="21"/>
              <w:szCs w:val="21"/>
            </w:rPr>
          </w:rPrChange>
        </w:rPr>
      </w:pPr>
      <w:ins w:id="90" w:author="Fynn Schneider" w:date="2024-08-23T16:01:00Z" w16du:dateUtc="2024-08-23T14:01:00Z">
        <w:r w:rsidRPr="00A32BFE">
          <w:rPr>
            <w:rFonts w:ascii="Cambria" w:hAnsi="Cambria" w:cs="Times New Roman"/>
            <w:sz w:val="21"/>
            <w:szCs w:val="21"/>
            <w:rPrChange w:id="91" w:author="Fynn Schneider" w:date="2024-09-03T11:36:00Z" w16du:dateUtc="2024-09-03T09:36:00Z">
              <w:rPr>
                <w:rFonts w:ascii="Georgia" w:hAnsi="Georgia" w:cs="Times New Roman"/>
                <w:sz w:val="21"/>
                <w:szCs w:val="21"/>
              </w:rPr>
            </w:rPrChange>
          </w:rPr>
          <w:t xml:space="preserve">Von einem Praktikum erhoffe ich mir, meine Fähigkeiten in der Praxis anwenden zu können und Ihr Team bei realen Projekten zu unterstützen. Ich sehe es als Chance, mir die nötigen Fähigkeiten anzueignen, welche </w:t>
        </w:r>
        <w:proofErr w:type="gramStart"/>
        <w:r w:rsidRPr="00A32BFE">
          <w:rPr>
            <w:rFonts w:ascii="Cambria" w:hAnsi="Cambria" w:cs="Times New Roman"/>
            <w:sz w:val="21"/>
            <w:szCs w:val="21"/>
            <w:rPrChange w:id="92" w:author="Fynn Schneider" w:date="2024-09-03T11:36:00Z" w16du:dateUtc="2024-09-03T09:36:00Z">
              <w:rPr>
                <w:rFonts w:ascii="Georgia" w:hAnsi="Georgia" w:cs="Times New Roman"/>
                <w:sz w:val="21"/>
                <w:szCs w:val="21"/>
              </w:rPr>
            </w:rPrChange>
          </w:rPr>
          <w:t>einen top Wirtschaftsprüfer</w:t>
        </w:r>
        <w:proofErr w:type="gramEnd"/>
        <w:r w:rsidRPr="00A32BFE">
          <w:rPr>
            <w:rFonts w:ascii="Cambria" w:hAnsi="Cambria" w:cs="Times New Roman"/>
            <w:sz w:val="21"/>
            <w:szCs w:val="21"/>
            <w:rPrChange w:id="93" w:author="Fynn Schneider" w:date="2024-09-03T11:36:00Z" w16du:dateUtc="2024-09-03T09:36:00Z">
              <w:rPr>
                <w:rFonts w:ascii="Georgia" w:hAnsi="Georgia" w:cs="Times New Roman"/>
                <w:sz w:val="21"/>
                <w:szCs w:val="21"/>
              </w:rPr>
            </w:rPrChange>
          </w:rPr>
          <w:t xml:space="preserve"> auszeichnen. </w:t>
        </w:r>
      </w:ins>
      <w:ins w:id="94" w:author="Fynn Schneider" w:date="2024-08-23T18:21:00Z" w16du:dateUtc="2024-08-23T16:21:00Z">
        <w:r w:rsidR="00AD75DE" w:rsidRPr="00A32BFE">
          <w:rPr>
            <w:rFonts w:ascii="Cambria" w:hAnsi="Cambria" w:cs="Times New Roman"/>
            <w:sz w:val="21"/>
            <w:szCs w:val="21"/>
            <w:rPrChange w:id="95" w:author="Fynn Schneider" w:date="2024-09-03T11:36:00Z" w16du:dateUtc="2024-09-03T09:36:00Z">
              <w:rPr>
                <w:rFonts w:ascii="Georgia" w:hAnsi="Georgia" w:cs="Times New Roman"/>
                <w:sz w:val="21"/>
                <w:szCs w:val="21"/>
              </w:rPr>
            </w:rPrChange>
          </w:rPr>
          <w:t>PwC scheint mir dafür perfekt, da</w:t>
        </w:r>
      </w:ins>
      <w:ins w:id="96" w:author="Fynn Schneider" w:date="2024-08-23T18:22:00Z" w16du:dateUtc="2024-08-23T16:22:00Z">
        <w:r w:rsidR="00AD75DE" w:rsidRPr="00A32BFE">
          <w:rPr>
            <w:rFonts w:ascii="Cambria" w:hAnsi="Cambria" w:cs="Times New Roman"/>
            <w:sz w:val="21"/>
            <w:szCs w:val="21"/>
            <w:rPrChange w:id="97" w:author="Fynn Schneider" w:date="2024-09-03T11:36:00Z" w16du:dateUtc="2024-09-03T09:36:00Z">
              <w:rPr>
                <w:rFonts w:ascii="Georgia" w:hAnsi="Georgia" w:cs="Times New Roman"/>
                <w:sz w:val="21"/>
                <w:szCs w:val="21"/>
              </w:rPr>
            </w:rPrChange>
          </w:rPr>
          <w:t xml:space="preserve"> Ihr </w:t>
        </w:r>
      </w:ins>
      <w:ins w:id="98" w:author="Fynn Schneider" w:date="2024-08-23T18:21:00Z">
        <w:r w:rsidR="00AD75DE" w:rsidRPr="00A32BFE">
          <w:rPr>
            <w:rFonts w:ascii="Cambria" w:hAnsi="Cambria" w:cs="Times New Roman"/>
            <w:sz w:val="21"/>
            <w:szCs w:val="21"/>
            <w:rPrChange w:id="99" w:author="Fynn Schneider" w:date="2024-09-03T11:36:00Z" w16du:dateUtc="2024-09-03T09:36:00Z">
              <w:rPr>
                <w:rFonts w:ascii="Georgia" w:hAnsi="Georgia" w:cs="Times New Roman"/>
                <w:sz w:val="21"/>
                <w:szCs w:val="21"/>
              </w:rPr>
            </w:rPrChange>
          </w:rPr>
          <w:t xml:space="preserve">Unternehmen nicht nur </w:t>
        </w:r>
      </w:ins>
      <w:ins w:id="100" w:author="Fynn Schneider" w:date="2024-08-23T18:29:00Z" w16du:dateUtc="2024-08-23T16:29:00Z">
        <w:r w:rsidR="00BA63BE" w:rsidRPr="00A32BFE">
          <w:rPr>
            <w:rFonts w:ascii="Cambria" w:hAnsi="Cambria" w:cs="Times New Roman"/>
            <w:sz w:val="21"/>
            <w:szCs w:val="21"/>
            <w:rPrChange w:id="101" w:author="Fynn Schneider" w:date="2024-09-03T11:36:00Z" w16du:dateUtc="2024-09-03T09:36:00Z">
              <w:rPr>
                <w:rFonts w:ascii="Georgia" w:hAnsi="Georgia" w:cs="Times New Roman"/>
                <w:sz w:val="21"/>
                <w:szCs w:val="21"/>
              </w:rPr>
            </w:rPrChange>
          </w:rPr>
          <w:t xml:space="preserve">für </w:t>
        </w:r>
      </w:ins>
      <w:ins w:id="102" w:author="Fynn Schneider" w:date="2024-08-23T18:21:00Z">
        <w:r w:rsidR="00AD75DE" w:rsidRPr="00A32BFE">
          <w:rPr>
            <w:rFonts w:ascii="Cambria" w:hAnsi="Cambria" w:cs="Times New Roman"/>
            <w:sz w:val="21"/>
            <w:szCs w:val="21"/>
            <w:rPrChange w:id="103" w:author="Fynn Schneider" w:date="2024-09-03T11:36:00Z" w16du:dateUtc="2024-09-03T09:36:00Z">
              <w:rPr>
                <w:rFonts w:ascii="Georgia" w:hAnsi="Georgia" w:cs="Times New Roman"/>
                <w:sz w:val="21"/>
                <w:szCs w:val="21"/>
              </w:rPr>
            </w:rPrChange>
          </w:rPr>
          <w:t xml:space="preserve">exzellente Beratung und Wirtschaftsprüfung </w:t>
        </w:r>
      </w:ins>
      <w:ins w:id="104" w:author="Fynn Schneider" w:date="2024-08-23T18:29:00Z" w16du:dateUtc="2024-08-23T16:29:00Z">
        <w:r w:rsidR="00BA63BE" w:rsidRPr="00A32BFE">
          <w:rPr>
            <w:rFonts w:ascii="Cambria" w:hAnsi="Cambria" w:cs="Times New Roman"/>
            <w:sz w:val="21"/>
            <w:szCs w:val="21"/>
            <w:rPrChange w:id="105" w:author="Fynn Schneider" w:date="2024-09-03T11:36:00Z" w16du:dateUtc="2024-09-03T09:36:00Z">
              <w:rPr>
                <w:rFonts w:ascii="Georgia" w:hAnsi="Georgia" w:cs="Times New Roman"/>
                <w:sz w:val="21"/>
                <w:szCs w:val="21"/>
              </w:rPr>
            </w:rPrChange>
          </w:rPr>
          <w:t>steht</w:t>
        </w:r>
      </w:ins>
      <w:ins w:id="106" w:author="Fynn Schneider" w:date="2024-08-23T18:21:00Z">
        <w:r w:rsidR="00AD75DE" w:rsidRPr="00A32BFE">
          <w:rPr>
            <w:rFonts w:ascii="Cambria" w:hAnsi="Cambria" w:cs="Times New Roman"/>
            <w:sz w:val="21"/>
            <w:szCs w:val="21"/>
            <w:rPrChange w:id="107" w:author="Fynn Schneider" w:date="2024-09-03T11:36:00Z" w16du:dateUtc="2024-09-03T09:36:00Z">
              <w:rPr>
                <w:rFonts w:ascii="Georgia" w:hAnsi="Georgia" w:cs="Times New Roman"/>
                <w:sz w:val="21"/>
                <w:szCs w:val="21"/>
              </w:rPr>
            </w:rPrChange>
          </w:rPr>
          <w:t xml:space="preserve">, sondern auch einen besonderen Fokus auf die Werte Zusammenarbeit, Integrität und Innovation legt. </w:t>
        </w:r>
      </w:ins>
      <w:ins w:id="108" w:author="Fynn Schneider" w:date="2024-08-23T18:36:00Z" w16du:dateUtc="2024-08-23T16:36:00Z">
        <w:r w:rsidR="00321F13" w:rsidRPr="00A32BFE">
          <w:rPr>
            <w:rFonts w:ascii="Cambria" w:hAnsi="Cambria" w:cs="Times New Roman"/>
            <w:sz w:val="21"/>
            <w:szCs w:val="21"/>
            <w:rPrChange w:id="109" w:author="Fynn Schneider" w:date="2024-09-03T11:36:00Z" w16du:dateUtc="2024-09-03T09:36:00Z">
              <w:rPr>
                <w:rFonts w:ascii="Georgia" w:hAnsi="Georgia" w:cs="Times New Roman"/>
                <w:sz w:val="21"/>
                <w:szCs w:val="21"/>
              </w:rPr>
            </w:rPrChange>
          </w:rPr>
          <w:t>Man bekommt</w:t>
        </w:r>
      </w:ins>
      <w:ins w:id="110" w:author="Fynn Schneider" w:date="2024-08-23T18:30:00Z" w16du:dateUtc="2024-08-23T16:30:00Z">
        <w:r w:rsidR="00321F13" w:rsidRPr="00A32BFE">
          <w:rPr>
            <w:rFonts w:ascii="Cambria" w:hAnsi="Cambria" w:cs="Times New Roman"/>
            <w:sz w:val="21"/>
            <w:szCs w:val="21"/>
            <w:rPrChange w:id="111" w:author="Fynn Schneider" w:date="2024-09-03T11:36:00Z" w16du:dateUtc="2024-09-03T09:36:00Z">
              <w:rPr>
                <w:rFonts w:ascii="Georgia" w:hAnsi="Georgia" w:cs="Times New Roman"/>
                <w:sz w:val="21"/>
                <w:szCs w:val="21"/>
              </w:rPr>
            </w:rPrChange>
          </w:rPr>
          <w:t xml:space="preserve"> die Möglichkeit in einem </w:t>
        </w:r>
      </w:ins>
      <w:ins w:id="112" w:author="Fynn Schneider" w:date="2024-08-23T18:31:00Z" w16du:dateUtc="2024-08-23T16:31:00Z">
        <w:r w:rsidR="00321F13" w:rsidRPr="00A32BFE">
          <w:rPr>
            <w:rFonts w:ascii="Cambria" w:hAnsi="Cambria" w:cs="Times New Roman"/>
            <w:sz w:val="21"/>
            <w:szCs w:val="21"/>
            <w:rPrChange w:id="113" w:author="Fynn Schneider" w:date="2024-09-03T11:36:00Z" w16du:dateUtc="2024-09-03T09:36:00Z">
              <w:rPr>
                <w:rFonts w:ascii="Georgia" w:hAnsi="Georgia" w:cs="Times New Roman"/>
                <w:sz w:val="21"/>
                <w:szCs w:val="21"/>
              </w:rPr>
            </w:rPrChange>
          </w:rPr>
          <w:t>modernen und dynamischen Team zu arbeite</w:t>
        </w:r>
      </w:ins>
      <w:ins w:id="114" w:author="Fynn Schneider" w:date="2024-08-23T18:32:00Z" w16du:dateUtc="2024-08-23T16:32:00Z">
        <w:r w:rsidR="00321F13" w:rsidRPr="00A32BFE">
          <w:rPr>
            <w:rFonts w:ascii="Cambria" w:hAnsi="Cambria" w:cs="Times New Roman"/>
            <w:sz w:val="21"/>
            <w:szCs w:val="21"/>
            <w:rPrChange w:id="115" w:author="Fynn Schneider" w:date="2024-09-03T11:36:00Z" w16du:dateUtc="2024-09-03T09:36:00Z">
              <w:rPr>
                <w:rFonts w:ascii="Georgia" w:hAnsi="Georgia" w:cs="Times New Roman"/>
                <w:sz w:val="21"/>
                <w:szCs w:val="21"/>
              </w:rPr>
            </w:rPrChange>
          </w:rPr>
          <w:t>n, seine eigenen Stärken zu erkennen und diese zu fördern</w:t>
        </w:r>
      </w:ins>
      <w:ins w:id="116" w:author="Fynn Schneider" w:date="2024-08-23T18:21:00Z">
        <w:r w:rsidR="00AD75DE" w:rsidRPr="00A32BFE">
          <w:rPr>
            <w:rFonts w:ascii="Cambria" w:hAnsi="Cambria" w:cs="Times New Roman"/>
            <w:sz w:val="21"/>
            <w:szCs w:val="21"/>
            <w:rPrChange w:id="117" w:author="Fynn Schneider" w:date="2024-09-03T11:36:00Z" w16du:dateUtc="2024-09-03T09:36:00Z">
              <w:rPr>
                <w:rFonts w:ascii="Georgia" w:hAnsi="Georgia" w:cs="Times New Roman"/>
                <w:sz w:val="21"/>
                <w:szCs w:val="21"/>
              </w:rPr>
            </w:rPrChange>
          </w:rPr>
          <w:t xml:space="preserve">. </w:t>
        </w:r>
      </w:ins>
      <w:ins w:id="118" w:author="Fynn Schneider" w:date="2024-08-23T18:37:00Z" w16du:dateUtc="2024-08-23T16:37:00Z">
        <w:r w:rsidR="00321F13" w:rsidRPr="00A32BFE">
          <w:rPr>
            <w:rFonts w:ascii="Cambria" w:hAnsi="Cambria" w:cs="Times New Roman"/>
            <w:sz w:val="21"/>
            <w:szCs w:val="21"/>
            <w:rPrChange w:id="119" w:author="Fynn Schneider" w:date="2024-09-03T11:36:00Z" w16du:dateUtc="2024-09-03T09:36:00Z">
              <w:rPr>
                <w:rFonts w:ascii="Georgia" w:hAnsi="Georgia" w:cs="Times New Roman"/>
                <w:sz w:val="21"/>
                <w:szCs w:val="21"/>
              </w:rPr>
            </w:rPrChange>
          </w:rPr>
          <w:t>Bei PwC bekommt man die Chance</w:t>
        </w:r>
      </w:ins>
      <w:ins w:id="120" w:author="Fynn Schneider" w:date="2024-08-23T18:35:00Z" w16du:dateUtc="2024-08-23T16:35:00Z">
        <w:r w:rsidR="00321F13" w:rsidRPr="00A32BFE">
          <w:rPr>
            <w:rFonts w:ascii="Cambria" w:hAnsi="Cambria" w:cs="Times New Roman"/>
            <w:sz w:val="21"/>
            <w:szCs w:val="21"/>
            <w:rPrChange w:id="121" w:author="Fynn Schneider" w:date="2024-09-03T11:36:00Z" w16du:dateUtc="2024-09-03T09:36:00Z">
              <w:rPr>
                <w:rFonts w:ascii="Georgia" w:hAnsi="Georgia" w:cs="Times New Roman"/>
                <w:sz w:val="21"/>
                <w:szCs w:val="21"/>
              </w:rPr>
            </w:rPrChange>
          </w:rPr>
          <w:t xml:space="preserve"> gemeinsam </w:t>
        </w:r>
      </w:ins>
      <w:ins w:id="122" w:author="Fynn Schneider" w:date="2024-08-23T18:37:00Z" w16du:dateUtc="2024-08-23T16:37:00Z">
        <w:r w:rsidR="00321F13" w:rsidRPr="00A32BFE">
          <w:rPr>
            <w:rFonts w:ascii="Cambria" w:hAnsi="Cambria" w:cs="Times New Roman"/>
            <w:sz w:val="21"/>
            <w:szCs w:val="21"/>
            <w:rPrChange w:id="123" w:author="Fynn Schneider" w:date="2024-09-03T11:36:00Z" w16du:dateUtc="2024-09-03T09:36:00Z">
              <w:rPr>
                <w:rFonts w:ascii="Georgia" w:hAnsi="Georgia" w:cs="Times New Roman"/>
                <w:sz w:val="21"/>
                <w:szCs w:val="21"/>
              </w:rPr>
            </w:rPrChange>
          </w:rPr>
          <w:t xml:space="preserve">mit seinem Team </w:t>
        </w:r>
      </w:ins>
      <w:ins w:id="124" w:author="Fynn Schneider" w:date="2024-08-23T18:35:00Z" w16du:dateUtc="2024-08-23T16:35:00Z">
        <w:r w:rsidR="00321F13" w:rsidRPr="00A32BFE">
          <w:rPr>
            <w:rFonts w:ascii="Cambria" w:hAnsi="Cambria" w:cs="Times New Roman"/>
            <w:sz w:val="21"/>
            <w:szCs w:val="21"/>
            <w:rPrChange w:id="125" w:author="Fynn Schneider" w:date="2024-09-03T11:36:00Z" w16du:dateUtc="2024-09-03T09:36:00Z">
              <w:rPr>
                <w:rFonts w:ascii="Georgia" w:hAnsi="Georgia" w:cs="Times New Roman"/>
                <w:sz w:val="21"/>
                <w:szCs w:val="21"/>
              </w:rPr>
            </w:rPrChange>
          </w:rPr>
          <w:t xml:space="preserve">zu wachsen und das Unternehmen aktiv </w:t>
        </w:r>
      </w:ins>
      <w:ins w:id="126" w:author="Fynn Schneider" w:date="2024-08-23T18:37:00Z" w16du:dateUtc="2024-08-23T16:37:00Z">
        <w:r w:rsidR="00321F13" w:rsidRPr="00A32BFE">
          <w:rPr>
            <w:rFonts w:ascii="Cambria" w:hAnsi="Cambria" w:cs="Times New Roman"/>
            <w:sz w:val="21"/>
            <w:szCs w:val="21"/>
            <w:rPrChange w:id="127" w:author="Fynn Schneider" w:date="2024-09-03T11:36:00Z" w16du:dateUtc="2024-09-03T09:36:00Z">
              <w:rPr>
                <w:rFonts w:ascii="Georgia" w:hAnsi="Georgia" w:cs="Times New Roman"/>
                <w:sz w:val="21"/>
                <w:szCs w:val="21"/>
              </w:rPr>
            </w:rPrChange>
          </w:rPr>
          <w:t>voranzutreiben</w:t>
        </w:r>
      </w:ins>
      <w:ins w:id="128" w:author="Fynn Schneider" w:date="2024-08-23T18:35:00Z" w16du:dateUtc="2024-08-23T16:35:00Z">
        <w:r w:rsidR="00321F13" w:rsidRPr="00A32BFE">
          <w:rPr>
            <w:rFonts w:ascii="Cambria" w:hAnsi="Cambria" w:cs="Times New Roman"/>
            <w:sz w:val="21"/>
            <w:szCs w:val="21"/>
            <w:rPrChange w:id="129" w:author="Fynn Schneider" w:date="2024-09-03T11:36:00Z" w16du:dateUtc="2024-09-03T09:36:00Z">
              <w:rPr>
                <w:rFonts w:ascii="Georgia" w:hAnsi="Georgia" w:cs="Times New Roman"/>
                <w:sz w:val="21"/>
                <w:szCs w:val="21"/>
              </w:rPr>
            </w:rPrChange>
          </w:rPr>
          <w:t>.</w:t>
        </w:r>
      </w:ins>
      <w:ins w:id="130" w:author="Fynn Schneider" w:date="2024-08-23T18:36:00Z" w16du:dateUtc="2024-08-23T16:36:00Z">
        <w:r w:rsidR="00321F13" w:rsidRPr="00A32BFE">
          <w:rPr>
            <w:rFonts w:ascii="Cambria" w:hAnsi="Cambria" w:cs="Times New Roman"/>
            <w:sz w:val="21"/>
            <w:szCs w:val="21"/>
            <w:rPrChange w:id="131" w:author="Fynn Schneider" w:date="2024-09-03T11:36:00Z" w16du:dateUtc="2024-09-03T09:36:00Z">
              <w:rPr>
                <w:rFonts w:ascii="Georgia" w:hAnsi="Georgia" w:cs="Times New Roman"/>
                <w:sz w:val="21"/>
                <w:szCs w:val="21"/>
              </w:rPr>
            </w:rPrChange>
          </w:rPr>
          <w:t xml:space="preserve"> </w:t>
        </w:r>
      </w:ins>
      <w:ins w:id="132" w:author="Fynn Schneider" w:date="2024-08-23T18:37:00Z" w16du:dateUtc="2024-08-23T16:37:00Z">
        <w:r w:rsidR="00321F13" w:rsidRPr="00A32BFE">
          <w:rPr>
            <w:rFonts w:ascii="Cambria" w:hAnsi="Cambria" w:cs="Times New Roman"/>
            <w:sz w:val="21"/>
            <w:szCs w:val="21"/>
            <w:rPrChange w:id="133" w:author="Fynn Schneider" w:date="2024-09-03T11:36:00Z" w16du:dateUtc="2024-09-03T09:36:00Z">
              <w:rPr>
                <w:rFonts w:ascii="Georgia" w:hAnsi="Georgia" w:cs="Times New Roman"/>
                <w:sz w:val="21"/>
                <w:szCs w:val="21"/>
              </w:rPr>
            </w:rPrChange>
          </w:rPr>
          <w:t>Diese Werte spiegeln genau das wider, wonach ich in meiner beruflichen Entwicklung suche</w:t>
        </w:r>
      </w:ins>
      <w:ins w:id="134" w:author="Fynn Schneider" w:date="2024-08-23T18:38:00Z" w16du:dateUtc="2024-08-23T16:38:00Z">
        <w:r w:rsidR="00321F13" w:rsidRPr="00A32BFE">
          <w:rPr>
            <w:rFonts w:ascii="Cambria" w:hAnsi="Cambria" w:cs="Times New Roman"/>
            <w:sz w:val="21"/>
            <w:szCs w:val="21"/>
            <w:rPrChange w:id="135" w:author="Fynn Schneider" w:date="2024-09-03T11:36:00Z" w16du:dateUtc="2024-09-03T09:36:00Z">
              <w:rPr>
                <w:rFonts w:ascii="Georgia" w:hAnsi="Georgia" w:cs="Times New Roman"/>
                <w:sz w:val="21"/>
                <w:szCs w:val="21"/>
              </w:rPr>
            </w:rPrChange>
          </w:rPr>
          <w:t>, weshalb Ihr Unternehmen für mich der perfekte Ort ist, um dort mein anstehendes Praktikum anzutreten.</w:t>
        </w:r>
      </w:ins>
    </w:p>
    <w:p w14:paraId="709DECB9" w14:textId="545768C9" w:rsidR="000862BC" w:rsidRPr="00A32BFE" w:rsidRDefault="000862BC">
      <w:pPr>
        <w:spacing w:after="240"/>
        <w:jc w:val="both"/>
        <w:rPr>
          <w:ins w:id="136" w:author="Fynn Schneider" w:date="2024-08-23T16:01:00Z" w16du:dateUtc="2024-08-23T14:01:00Z"/>
          <w:rFonts w:ascii="Cambria" w:hAnsi="Cambria" w:cs="Times New Roman"/>
          <w:sz w:val="21"/>
          <w:szCs w:val="21"/>
          <w:rPrChange w:id="137" w:author="Fynn Schneider" w:date="2024-09-03T11:36:00Z" w16du:dateUtc="2024-09-03T09:36:00Z">
            <w:rPr>
              <w:ins w:id="138" w:author="Fynn Schneider" w:date="2024-08-23T16:01:00Z" w16du:dateUtc="2024-08-23T14:01:00Z"/>
              <w:rFonts w:ascii="Georgia" w:hAnsi="Georgia" w:cs="Times New Roman"/>
              <w:sz w:val="21"/>
              <w:szCs w:val="21"/>
            </w:rPr>
          </w:rPrChange>
        </w:rPr>
        <w:pPrChange w:id="139" w:author="Fynn Schneider" w:date="2024-08-23T16:51:00Z" w16du:dateUtc="2024-08-23T14:51:00Z">
          <w:pPr>
            <w:spacing w:after="120"/>
            <w:jc w:val="both"/>
          </w:pPr>
        </w:pPrChange>
      </w:pPr>
      <w:ins w:id="140" w:author="Fynn Schneider" w:date="2024-08-23T16:01:00Z" w16du:dateUtc="2024-08-23T14:01:00Z">
        <w:r w:rsidRPr="00A32BFE">
          <w:rPr>
            <w:rFonts w:ascii="Cambria" w:hAnsi="Cambria" w:cs="Times New Roman"/>
            <w:noProof/>
            <w:color w:val="000000"/>
            <w:sz w:val="21"/>
            <w:szCs w:val="21"/>
            <w:lang w:val="en-US"/>
            <w:rPrChange w:id="141" w:author="Fynn Schneider" w:date="2024-09-03T11:36:00Z" w16du:dateUtc="2024-09-03T09:36:00Z">
              <w:rPr>
                <w:rFonts w:ascii="Georgia" w:hAnsi="Georgia" w:cs="Times New Roman"/>
                <w:noProof/>
                <w:color w:val="000000"/>
                <w:sz w:val="21"/>
                <w:szCs w:val="21"/>
                <w:lang w:val="en-US"/>
              </w:rPr>
            </w:rPrChange>
          </w:rPr>
          <w:drawing>
            <wp:anchor distT="0" distB="0" distL="114300" distR="114300" simplePos="0" relativeHeight="251659264" behindDoc="1" locked="0" layoutInCell="1" allowOverlap="1" wp14:anchorId="1A8EA81B" wp14:editId="40083039">
              <wp:simplePos x="0" y="0"/>
              <wp:positionH relativeFrom="margin">
                <wp:posOffset>143192</wp:posOffset>
              </wp:positionH>
              <wp:positionV relativeFrom="paragraph">
                <wp:posOffset>776288</wp:posOffset>
              </wp:positionV>
              <wp:extent cx="582605" cy="993648"/>
              <wp:effectExtent l="4128" t="0" r="0" b="0"/>
              <wp:wrapNone/>
              <wp:docPr id="1383105798" name="Grafik 1" descr="Ein Bild, das Handschrift, Entwurf, Text, Kinderkuns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5798" name="Grafik 1" descr="Ein Bild, das Handschrift, Entwurf, Text, Kinderkunst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rot="5400000" flipH="1" flipV="1">
                        <a:off x="0" y="0"/>
                        <a:ext cx="582605" cy="993648"/>
                      </a:xfrm>
                      <a:prstGeom prst="rect">
                        <a:avLst/>
                      </a:prstGeom>
                    </pic:spPr>
                  </pic:pic>
                </a:graphicData>
              </a:graphic>
              <wp14:sizeRelH relativeFrom="margin">
                <wp14:pctWidth>0</wp14:pctWidth>
              </wp14:sizeRelH>
              <wp14:sizeRelV relativeFrom="margin">
                <wp14:pctHeight>0</wp14:pctHeight>
              </wp14:sizeRelV>
            </wp:anchor>
          </w:drawing>
        </w:r>
        <w:r w:rsidR="0037112A" w:rsidRPr="00A32BFE">
          <w:rPr>
            <w:rFonts w:ascii="Cambria" w:hAnsi="Cambria" w:cs="Times New Roman"/>
            <w:sz w:val="21"/>
            <w:szCs w:val="21"/>
            <w:rPrChange w:id="142" w:author="Fynn Schneider" w:date="2024-09-03T11:36:00Z" w16du:dateUtc="2024-09-03T09:36:00Z">
              <w:rPr>
                <w:rFonts w:ascii="Georgia" w:hAnsi="Georgia" w:cs="Times New Roman"/>
                <w:sz w:val="21"/>
                <w:szCs w:val="21"/>
              </w:rPr>
            </w:rPrChange>
          </w:rPr>
          <w:t>Ich bin mir sicher, dass ich durch meine analytische Denkweise, meine hohe Einsatzbereitschaft und den starken Willen mir die für die Wirtschaftsprüfung nötigen Fachkenntnisse anzueignen, eine Bereicherung für ihr Unternehmen sein werde und würde mich sehr darüber freuen, Sie auch in einem persönlichen Gespräch von mir und meinen Fähigkeiten überzeugen zu dürfen.</w:t>
        </w:r>
      </w:ins>
    </w:p>
    <w:p w14:paraId="69F336FF" w14:textId="59740E5A" w:rsidR="0037112A" w:rsidRPr="00A32BFE" w:rsidRDefault="0037112A" w:rsidP="0037112A">
      <w:pPr>
        <w:spacing w:after="0"/>
        <w:jc w:val="both"/>
        <w:rPr>
          <w:ins w:id="143" w:author="Fynn Schneider" w:date="2024-08-23T16:01:00Z" w16du:dateUtc="2024-08-23T14:01:00Z"/>
          <w:rFonts w:ascii="Cambria" w:hAnsi="Cambria" w:cs="Times New Roman"/>
          <w:sz w:val="21"/>
          <w:szCs w:val="21"/>
          <w:rPrChange w:id="144" w:author="Fynn Schneider" w:date="2024-09-03T11:36:00Z" w16du:dateUtc="2024-09-03T09:36:00Z">
            <w:rPr>
              <w:ins w:id="145" w:author="Fynn Schneider" w:date="2024-08-23T16:01:00Z" w16du:dateUtc="2024-08-23T14:01:00Z"/>
              <w:rFonts w:ascii="Georgia" w:hAnsi="Georgia" w:cs="Times New Roman"/>
              <w:sz w:val="21"/>
              <w:szCs w:val="21"/>
            </w:rPr>
          </w:rPrChange>
        </w:rPr>
      </w:pPr>
      <w:ins w:id="146" w:author="Fynn Schneider" w:date="2024-08-23T16:01:00Z" w16du:dateUtc="2024-08-23T14:01:00Z">
        <w:r w:rsidRPr="00A32BFE">
          <w:rPr>
            <w:rFonts w:ascii="Cambria" w:hAnsi="Cambria" w:cs="Times New Roman"/>
            <w:sz w:val="21"/>
            <w:szCs w:val="21"/>
            <w:rPrChange w:id="147" w:author="Fynn Schneider" w:date="2024-09-03T11:36:00Z" w16du:dateUtc="2024-09-03T09:36:00Z">
              <w:rPr>
                <w:rFonts w:ascii="Georgia" w:hAnsi="Georgia" w:cs="Times New Roman"/>
                <w:sz w:val="21"/>
                <w:szCs w:val="21"/>
              </w:rPr>
            </w:rPrChange>
          </w:rPr>
          <w:t>Mit freundlichen Grüßen</w:t>
        </w:r>
      </w:ins>
    </w:p>
    <w:p w14:paraId="3291B30C" w14:textId="77777777" w:rsidR="0037112A" w:rsidRPr="00A32BFE" w:rsidRDefault="0037112A" w:rsidP="0037112A">
      <w:pPr>
        <w:spacing w:after="0"/>
        <w:jc w:val="both"/>
        <w:rPr>
          <w:ins w:id="148" w:author="Fynn Schneider" w:date="2024-08-23T16:01:00Z" w16du:dateUtc="2024-08-23T14:01:00Z"/>
          <w:rFonts w:ascii="Cambria" w:hAnsi="Cambria" w:cs="Times New Roman"/>
          <w:sz w:val="21"/>
          <w:szCs w:val="21"/>
          <w:rPrChange w:id="149" w:author="Fynn Schneider" w:date="2024-09-03T11:36:00Z" w16du:dateUtc="2024-09-03T09:36:00Z">
            <w:rPr>
              <w:ins w:id="150" w:author="Fynn Schneider" w:date="2024-08-23T16:01:00Z" w16du:dateUtc="2024-08-23T14:01:00Z"/>
              <w:rFonts w:ascii="Georgia" w:hAnsi="Georgia" w:cs="Times New Roman"/>
              <w:sz w:val="21"/>
              <w:szCs w:val="21"/>
            </w:rPr>
          </w:rPrChange>
        </w:rPr>
      </w:pPr>
    </w:p>
    <w:p w14:paraId="7BFC7C9D" w14:textId="37E70644" w:rsidR="006D2592" w:rsidRPr="00A32BFE" w:rsidDel="0037112A" w:rsidRDefault="00AB7278" w:rsidP="006A7895">
      <w:pPr>
        <w:spacing w:after="0" w:line="240" w:lineRule="auto"/>
        <w:jc w:val="right"/>
        <w:rPr>
          <w:del w:id="151" w:author="Fynn Schneider" w:date="2024-08-23T16:01:00Z" w16du:dateUtc="2024-08-23T14:01:00Z"/>
          <w:rFonts w:ascii="Cambria" w:hAnsi="Cambria" w:cs="Times New Roman"/>
          <w:sz w:val="21"/>
          <w:szCs w:val="21"/>
          <w:rPrChange w:id="152" w:author="Fynn Schneider" w:date="2024-09-03T11:36:00Z" w16du:dateUtc="2024-09-03T09:36:00Z">
            <w:rPr>
              <w:del w:id="153" w:author="Fynn Schneider" w:date="2024-08-23T16:01:00Z" w16du:dateUtc="2024-08-23T14:01:00Z"/>
              <w:rFonts w:ascii="Georgia" w:hAnsi="Georgia" w:cs="Times New Roman"/>
              <w:sz w:val="21"/>
              <w:szCs w:val="21"/>
            </w:rPr>
          </w:rPrChange>
        </w:rPr>
      </w:pPr>
      <w:del w:id="154" w:author="Fynn Schneider" w:date="2024-08-23T16:01:00Z" w16du:dateUtc="2024-08-23T14:01:00Z">
        <w:r w:rsidRPr="00A32BFE" w:rsidDel="0037112A">
          <w:rPr>
            <w:rFonts w:ascii="Cambria" w:hAnsi="Cambria" w:cs="Times New Roman"/>
            <w:sz w:val="21"/>
            <w:szCs w:val="21"/>
            <w:rPrChange w:id="155" w:author="Fynn Schneider" w:date="2024-09-03T11:36:00Z" w16du:dateUtc="2024-09-03T09:36:00Z">
              <w:rPr>
                <w:rFonts w:ascii="Georgia" w:hAnsi="Georgia" w:cs="Times New Roman"/>
                <w:sz w:val="21"/>
                <w:szCs w:val="21"/>
              </w:rPr>
            </w:rPrChange>
          </w:rPr>
          <w:delText>Fynn Schneider</w:delText>
        </w:r>
      </w:del>
    </w:p>
    <w:p w14:paraId="2458A2A0" w14:textId="4CBC936F" w:rsidR="00857C6F" w:rsidRPr="00A32BFE" w:rsidDel="0037112A" w:rsidRDefault="00AB7278" w:rsidP="006A7895">
      <w:pPr>
        <w:spacing w:after="0" w:line="240" w:lineRule="auto"/>
        <w:jc w:val="right"/>
        <w:rPr>
          <w:del w:id="156" w:author="Fynn Schneider" w:date="2024-08-23T16:01:00Z" w16du:dateUtc="2024-08-23T14:01:00Z"/>
          <w:rFonts w:ascii="Cambria" w:hAnsi="Cambria" w:cs="Times New Roman"/>
          <w:sz w:val="21"/>
          <w:szCs w:val="21"/>
          <w:rPrChange w:id="157" w:author="Fynn Schneider" w:date="2024-09-03T11:36:00Z" w16du:dateUtc="2024-09-03T09:36:00Z">
            <w:rPr>
              <w:del w:id="158" w:author="Fynn Schneider" w:date="2024-08-23T16:01:00Z" w16du:dateUtc="2024-08-23T14:01:00Z"/>
              <w:rFonts w:ascii="Georgia" w:hAnsi="Georgia" w:cs="Times New Roman"/>
              <w:sz w:val="21"/>
              <w:szCs w:val="21"/>
            </w:rPr>
          </w:rPrChange>
        </w:rPr>
      </w:pPr>
      <w:del w:id="159" w:author="Fynn Schneider" w:date="2024-08-23T16:01:00Z" w16du:dateUtc="2024-08-23T14:01:00Z">
        <w:r w:rsidRPr="00A32BFE" w:rsidDel="0037112A">
          <w:rPr>
            <w:rFonts w:ascii="Cambria" w:hAnsi="Cambria" w:cs="Times New Roman"/>
            <w:sz w:val="21"/>
            <w:szCs w:val="21"/>
            <w:rPrChange w:id="160" w:author="Fynn Schneider" w:date="2024-09-03T11:36:00Z" w16du:dateUtc="2024-09-03T09:36:00Z">
              <w:rPr>
                <w:rFonts w:ascii="Georgia" w:hAnsi="Georgia" w:cs="Times New Roman"/>
                <w:sz w:val="21"/>
                <w:szCs w:val="21"/>
              </w:rPr>
            </w:rPrChange>
          </w:rPr>
          <w:delText>Am Heckmorgen 8</w:delText>
        </w:r>
      </w:del>
    </w:p>
    <w:p w14:paraId="451AEE20" w14:textId="45B038E1" w:rsidR="00857C6F" w:rsidRPr="00A32BFE" w:rsidDel="0037112A" w:rsidRDefault="003D5D1E" w:rsidP="006A7895">
      <w:pPr>
        <w:spacing w:after="0" w:line="240" w:lineRule="auto"/>
        <w:jc w:val="right"/>
        <w:rPr>
          <w:del w:id="161" w:author="Fynn Schneider" w:date="2024-08-23T16:01:00Z" w16du:dateUtc="2024-08-23T14:01:00Z"/>
          <w:rFonts w:ascii="Cambria" w:hAnsi="Cambria" w:cs="Times New Roman"/>
          <w:sz w:val="21"/>
          <w:szCs w:val="21"/>
          <w:rPrChange w:id="162" w:author="Fynn Schneider" w:date="2024-09-03T11:36:00Z" w16du:dateUtc="2024-09-03T09:36:00Z">
            <w:rPr>
              <w:del w:id="163" w:author="Fynn Schneider" w:date="2024-08-23T16:01:00Z" w16du:dateUtc="2024-08-23T14:01:00Z"/>
              <w:rFonts w:ascii="Georgia" w:hAnsi="Georgia" w:cs="Times New Roman"/>
              <w:sz w:val="21"/>
              <w:szCs w:val="21"/>
            </w:rPr>
          </w:rPrChange>
        </w:rPr>
      </w:pPr>
      <w:del w:id="164" w:author="Fynn Schneider" w:date="2024-08-23T16:01:00Z" w16du:dateUtc="2024-08-23T14:01:00Z">
        <w:r w:rsidRPr="00A32BFE" w:rsidDel="0037112A">
          <w:rPr>
            <w:rFonts w:ascii="Cambria" w:hAnsi="Cambria" w:cs="Times New Roman"/>
            <w:sz w:val="21"/>
            <w:szCs w:val="21"/>
            <w:rPrChange w:id="165" w:author="Fynn Schneider" w:date="2024-09-03T11:36:00Z" w16du:dateUtc="2024-09-03T09:36:00Z">
              <w:rPr>
                <w:rFonts w:ascii="Georgia" w:hAnsi="Georgia" w:cs="Times New Roman"/>
                <w:sz w:val="21"/>
                <w:szCs w:val="21"/>
              </w:rPr>
            </w:rPrChange>
          </w:rPr>
          <w:delText>6</w:delText>
        </w:r>
        <w:r w:rsidR="00AB7278" w:rsidRPr="00A32BFE" w:rsidDel="0037112A">
          <w:rPr>
            <w:rFonts w:ascii="Cambria" w:hAnsi="Cambria" w:cs="Times New Roman"/>
            <w:sz w:val="21"/>
            <w:szCs w:val="21"/>
            <w:rPrChange w:id="166" w:author="Fynn Schneider" w:date="2024-09-03T11:36:00Z" w16du:dateUtc="2024-09-03T09:36:00Z">
              <w:rPr>
                <w:rFonts w:ascii="Georgia" w:hAnsi="Georgia" w:cs="Times New Roman"/>
                <w:sz w:val="21"/>
                <w:szCs w:val="21"/>
              </w:rPr>
            </w:rPrChange>
          </w:rPr>
          <w:delText>7127 Rödersheim-Gronau</w:delText>
        </w:r>
      </w:del>
    </w:p>
    <w:p w14:paraId="12BA391A" w14:textId="2A978085" w:rsidR="006A7895" w:rsidRPr="00A32BFE" w:rsidDel="0037112A" w:rsidRDefault="00180952" w:rsidP="006A7895">
      <w:pPr>
        <w:spacing w:after="0" w:line="240" w:lineRule="auto"/>
        <w:jc w:val="right"/>
        <w:rPr>
          <w:del w:id="167" w:author="Fynn Schneider" w:date="2024-08-23T16:01:00Z" w16du:dateUtc="2024-08-23T14:01:00Z"/>
          <w:rFonts w:ascii="Cambria" w:hAnsi="Cambria" w:cs="Times New Roman"/>
          <w:sz w:val="21"/>
          <w:szCs w:val="21"/>
          <w:lang w:val="en-US"/>
          <w:rPrChange w:id="168" w:author="Fynn Schneider" w:date="2024-09-03T11:36:00Z" w16du:dateUtc="2024-09-03T09:36:00Z">
            <w:rPr>
              <w:del w:id="169" w:author="Fynn Schneider" w:date="2024-08-23T16:01:00Z" w16du:dateUtc="2024-08-23T14:01:00Z"/>
              <w:rFonts w:ascii="Georgia" w:hAnsi="Georgia" w:cs="Times New Roman"/>
              <w:sz w:val="21"/>
              <w:szCs w:val="21"/>
            </w:rPr>
          </w:rPrChange>
        </w:rPr>
      </w:pPr>
      <w:del w:id="170" w:author="Fynn Schneider" w:date="2024-08-23T16:01:00Z" w16du:dateUtc="2024-08-23T14:01:00Z">
        <w:r w:rsidRPr="00A32BFE" w:rsidDel="0037112A">
          <w:rPr>
            <w:rFonts w:ascii="Cambria" w:hAnsi="Cambria" w:cs="Times New Roman"/>
            <w:color w:val="000000"/>
            <w:sz w:val="21"/>
            <w:szCs w:val="21"/>
            <w:lang w:val="en-US"/>
            <w:rPrChange w:id="171" w:author="Fynn Schneider" w:date="2024-09-03T11:36:00Z" w16du:dateUtc="2024-09-03T09:36:00Z">
              <w:rPr>
                <w:rFonts w:ascii="Georgia" w:hAnsi="Georgia" w:cs="Times New Roman"/>
                <w:color w:val="000000"/>
                <w:sz w:val="21"/>
                <w:szCs w:val="21"/>
              </w:rPr>
            </w:rPrChange>
          </w:rPr>
          <w:delText>f</w:delText>
        </w:r>
        <w:r w:rsidR="00AB7278" w:rsidRPr="00A32BFE" w:rsidDel="0037112A">
          <w:rPr>
            <w:rFonts w:ascii="Cambria" w:hAnsi="Cambria" w:cs="Times New Roman"/>
            <w:color w:val="000000"/>
            <w:sz w:val="21"/>
            <w:szCs w:val="21"/>
            <w:lang w:val="en-US"/>
            <w:rPrChange w:id="172" w:author="Fynn Schneider" w:date="2024-09-03T11:36:00Z" w16du:dateUtc="2024-09-03T09:36:00Z">
              <w:rPr>
                <w:rFonts w:ascii="Georgia" w:hAnsi="Georgia" w:cs="Times New Roman"/>
                <w:color w:val="000000"/>
                <w:sz w:val="21"/>
                <w:szCs w:val="21"/>
              </w:rPr>
            </w:rPrChange>
          </w:rPr>
          <w:delText>ynnschneider05@gmail.com</w:delText>
        </w:r>
      </w:del>
    </w:p>
    <w:p w14:paraId="2DCD0CA9" w14:textId="75A17B0D" w:rsidR="00A43DD6" w:rsidRPr="00A32BFE" w:rsidDel="0037112A" w:rsidRDefault="006D2592" w:rsidP="00011DA1">
      <w:pPr>
        <w:spacing w:after="0"/>
        <w:jc w:val="right"/>
        <w:rPr>
          <w:del w:id="173" w:author="Fynn Schneider" w:date="2024-08-23T16:01:00Z" w16du:dateUtc="2024-08-23T14:01:00Z"/>
          <w:rFonts w:ascii="Cambria" w:hAnsi="Cambria" w:cs="Times New Roman"/>
          <w:color w:val="000000"/>
          <w:sz w:val="21"/>
          <w:szCs w:val="21"/>
          <w:lang w:val="en-US"/>
          <w:rPrChange w:id="174" w:author="Fynn Schneider" w:date="2024-09-03T11:36:00Z" w16du:dateUtc="2024-09-03T09:36:00Z">
            <w:rPr>
              <w:del w:id="175" w:author="Fynn Schneider" w:date="2024-08-23T16:01:00Z" w16du:dateUtc="2024-08-23T14:01:00Z"/>
              <w:rFonts w:ascii="Georgia" w:hAnsi="Georgia" w:cs="Times New Roman"/>
              <w:color w:val="000000"/>
              <w:sz w:val="21"/>
              <w:szCs w:val="21"/>
            </w:rPr>
          </w:rPrChange>
        </w:rPr>
      </w:pPr>
      <w:del w:id="176" w:author="Fynn Schneider" w:date="2024-08-23T16:01:00Z" w16du:dateUtc="2024-08-23T14:01:00Z">
        <w:r w:rsidRPr="00A32BFE" w:rsidDel="0037112A">
          <w:rPr>
            <w:rFonts w:ascii="Cambria" w:hAnsi="Cambria" w:cs="Times New Roman"/>
            <w:color w:val="000000"/>
            <w:sz w:val="21"/>
            <w:szCs w:val="21"/>
            <w:lang w:val="en-US"/>
            <w:rPrChange w:id="177" w:author="Fynn Schneider" w:date="2024-09-03T11:36:00Z" w16du:dateUtc="2024-09-03T09:36:00Z">
              <w:rPr>
                <w:rFonts w:ascii="Georgia" w:hAnsi="Georgia" w:cs="Times New Roman"/>
                <w:color w:val="000000"/>
                <w:sz w:val="21"/>
                <w:szCs w:val="21"/>
              </w:rPr>
            </w:rPrChange>
          </w:rPr>
          <w:delText>+</w:delText>
        </w:r>
        <w:r w:rsidR="00857C6F" w:rsidRPr="00A32BFE" w:rsidDel="0037112A">
          <w:rPr>
            <w:rFonts w:ascii="Cambria" w:hAnsi="Cambria" w:cs="Times New Roman"/>
            <w:color w:val="000000"/>
            <w:sz w:val="21"/>
            <w:szCs w:val="21"/>
            <w:lang w:val="en-US"/>
            <w:rPrChange w:id="178" w:author="Fynn Schneider" w:date="2024-09-03T11:36:00Z" w16du:dateUtc="2024-09-03T09:36:00Z">
              <w:rPr>
                <w:rFonts w:ascii="Georgia" w:hAnsi="Georgia" w:cs="Times New Roman"/>
                <w:color w:val="000000"/>
                <w:sz w:val="21"/>
                <w:szCs w:val="21"/>
              </w:rPr>
            </w:rPrChange>
          </w:rPr>
          <w:delText>49 1</w:delText>
        </w:r>
        <w:r w:rsidR="00AB7278" w:rsidRPr="00A32BFE" w:rsidDel="0037112A">
          <w:rPr>
            <w:rFonts w:ascii="Cambria" w:hAnsi="Cambria" w:cs="Times New Roman"/>
            <w:color w:val="000000"/>
            <w:sz w:val="21"/>
            <w:szCs w:val="21"/>
            <w:lang w:val="en-US"/>
            <w:rPrChange w:id="179" w:author="Fynn Schneider" w:date="2024-09-03T11:36:00Z" w16du:dateUtc="2024-09-03T09:36:00Z">
              <w:rPr>
                <w:rFonts w:ascii="Georgia" w:hAnsi="Georgia" w:cs="Times New Roman"/>
                <w:color w:val="000000"/>
                <w:sz w:val="21"/>
                <w:szCs w:val="21"/>
              </w:rPr>
            </w:rPrChange>
          </w:rPr>
          <w:delText>5730496292</w:delText>
        </w:r>
      </w:del>
    </w:p>
    <w:p w14:paraId="4FFA7063" w14:textId="13B97BE8" w:rsidR="00F74175" w:rsidRPr="00A32BFE" w:rsidDel="007D1E05" w:rsidRDefault="003D5D1E" w:rsidP="00F74175">
      <w:pPr>
        <w:spacing w:after="0"/>
        <w:rPr>
          <w:del w:id="180" w:author="Fynn Schneider" w:date="2024-08-21T20:19:00Z" w16du:dateUtc="2024-08-21T18:19:00Z"/>
          <w:rFonts w:ascii="Cambria" w:hAnsi="Cambria" w:cs="Times New Roman"/>
          <w:color w:val="000000"/>
          <w:sz w:val="21"/>
          <w:szCs w:val="21"/>
          <w:highlight w:val="yellow"/>
          <w:lang w:val="en-US"/>
          <w:rPrChange w:id="181" w:author="Fynn Schneider" w:date="2024-09-03T11:36:00Z" w16du:dateUtc="2024-09-03T09:36:00Z">
            <w:rPr>
              <w:del w:id="182" w:author="Fynn Schneider" w:date="2024-08-21T20:19:00Z" w16du:dateUtc="2024-08-21T18:19:00Z"/>
              <w:rFonts w:ascii="Georgia" w:hAnsi="Georgia" w:cs="Times New Roman"/>
              <w:color w:val="000000"/>
              <w:sz w:val="21"/>
              <w:szCs w:val="21"/>
              <w:highlight w:val="yellow"/>
            </w:rPr>
          </w:rPrChange>
        </w:rPr>
      </w:pPr>
      <w:del w:id="183" w:author="Fynn Schneider" w:date="2024-08-21T20:19:00Z" w16du:dateUtc="2024-08-21T18:19:00Z">
        <w:r w:rsidRPr="00A32BFE" w:rsidDel="007D1E05">
          <w:rPr>
            <w:rFonts w:ascii="Cambria" w:hAnsi="Cambria" w:cs="Times New Roman"/>
            <w:color w:val="000000"/>
            <w:sz w:val="21"/>
            <w:szCs w:val="21"/>
            <w:highlight w:val="yellow"/>
            <w:lang w:val="en-US"/>
            <w:rPrChange w:id="184" w:author="Fynn Schneider" w:date="2024-09-03T11:36:00Z" w16du:dateUtc="2024-09-03T09:36:00Z">
              <w:rPr>
                <w:rFonts w:ascii="Georgia" w:hAnsi="Georgia" w:cs="Times New Roman"/>
                <w:color w:val="000000"/>
                <w:sz w:val="21"/>
                <w:szCs w:val="21"/>
                <w:highlight w:val="yellow"/>
              </w:rPr>
            </w:rPrChange>
          </w:rPr>
          <w:delText>Corporate Finance Beratung</w:delText>
        </w:r>
        <w:r w:rsidR="00F74175" w:rsidRPr="00A32BFE" w:rsidDel="007D1E05">
          <w:rPr>
            <w:rFonts w:ascii="Cambria" w:hAnsi="Cambria" w:cs="Times New Roman"/>
            <w:color w:val="000000"/>
            <w:sz w:val="21"/>
            <w:szCs w:val="21"/>
            <w:highlight w:val="yellow"/>
            <w:lang w:val="en-US"/>
            <w:rPrChange w:id="185" w:author="Fynn Schneider" w:date="2024-09-03T11:36:00Z" w16du:dateUtc="2024-09-03T09:36:00Z">
              <w:rPr>
                <w:rFonts w:ascii="Georgia" w:hAnsi="Georgia" w:cs="Times New Roman"/>
                <w:color w:val="000000"/>
                <w:sz w:val="21"/>
                <w:szCs w:val="21"/>
                <w:highlight w:val="yellow"/>
              </w:rPr>
            </w:rPrChange>
          </w:rPr>
          <w:delText xml:space="preserve"> GmbH</w:delText>
        </w:r>
      </w:del>
    </w:p>
    <w:p w14:paraId="43DE1CB5" w14:textId="3C21C81E" w:rsidR="004300FF" w:rsidRPr="00A32BFE" w:rsidDel="007D1E05" w:rsidRDefault="003D5D1E" w:rsidP="007D1E05">
      <w:pPr>
        <w:spacing w:after="0"/>
        <w:rPr>
          <w:del w:id="186" w:author="Fynn Schneider" w:date="2024-08-21T20:20:00Z" w16du:dateUtc="2024-08-21T18:20:00Z"/>
          <w:rFonts w:ascii="Cambria" w:hAnsi="Cambria" w:cs="Times New Roman"/>
          <w:color w:val="000000"/>
          <w:sz w:val="21"/>
          <w:szCs w:val="21"/>
          <w:lang w:val="en-US"/>
          <w:rPrChange w:id="187" w:author="Fynn Schneider" w:date="2024-09-03T11:36:00Z" w16du:dateUtc="2024-09-03T09:36:00Z">
            <w:rPr>
              <w:del w:id="188" w:author="Fynn Schneider" w:date="2024-08-21T20:20:00Z" w16du:dateUtc="2024-08-21T18:20:00Z"/>
              <w:rFonts w:ascii="Georgia" w:hAnsi="Georgia" w:cs="Times New Roman"/>
              <w:color w:val="000000"/>
              <w:sz w:val="21"/>
              <w:szCs w:val="21"/>
              <w:lang w:val="en-US"/>
            </w:rPr>
          </w:rPrChange>
        </w:rPr>
      </w:pPr>
      <w:del w:id="189" w:author="Fynn Schneider" w:date="2024-08-21T20:20:00Z" w16du:dateUtc="2024-08-21T18:20:00Z">
        <w:r w:rsidRPr="00A32BFE" w:rsidDel="007D1E05">
          <w:rPr>
            <w:rFonts w:ascii="Cambria" w:hAnsi="Cambria" w:cs="Times New Roman"/>
            <w:sz w:val="21"/>
            <w:szCs w:val="21"/>
            <w:highlight w:val="yellow"/>
            <w:rPrChange w:id="190" w:author="Fynn Schneider" w:date="2024-09-03T11:36:00Z" w16du:dateUtc="2024-09-03T09:36:00Z">
              <w:rPr>
                <w:rFonts w:ascii="Georgia" w:hAnsi="Georgia" w:cs="Times New Roman"/>
                <w:sz w:val="21"/>
                <w:szCs w:val="21"/>
                <w:highlight w:val="yellow"/>
              </w:rPr>
            </w:rPrChange>
          </w:rPr>
          <w:delText>Musterstraße 99</w:delText>
        </w:r>
      </w:del>
    </w:p>
    <w:p w14:paraId="096C8AF5" w14:textId="47796A79" w:rsidR="00647413" w:rsidRPr="00A32BFE" w:rsidDel="007D1E05" w:rsidRDefault="003D5D1E">
      <w:pPr>
        <w:spacing w:after="0"/>
        <w:rPr>
          <w:del w:id="191" w:author="Fynn Schneider" w:date="2024-08-21T20:20:00Z" w16du:dateUtc="2024-08-21T18:20:00Z"/>
          <w:rFonts w:ascii="Cambria" w:hAnsi="Cambria" w:cs="Times New Roman"/>
          <w:sz w:val="21"/>
          <w:szCs w:val="21"/>
          <w:rPrChange w:id="192" w:author="Fynn Schneider" w:date="2024-09-03T11:36:00Z" w16du:dateUtc="2024-09-03T09:36:00Z">
            <w:rPr>
              <w:del w:id="193" w:author="Fynn Schneider" w:date="2024-08-21T20:20:00Z" w16du:dateUtc="2024-08-21T18:20:00Z"/>
              <w:rFonts w:ascii="Georgia" w:hAnsi="Georgia" w:cs="Times New Roman"/>
              <w:sz w:val="21"/>
              <w:szCs w:val="21"/>
            </w:rPr>
          </w:rPrChange>
        </w:rPr>
      </w:pPr>
      <w:del w:id="194" w:author="Fynn Schneider" w:date="2024-08-21T20:20:00Z" w16du:dateUtc="2024-08-21T18:20:00Z">
        <w:r w:rsidRPr="00A32BFE" w:rsidDel="007D1E05">
          <w:rPr>
            <w:rFonts w:ascii="Cambria" w:hAnsi="Cambria" w:cs="Times New Roman"/>
            <w:sz w:val="21"/>
            <w:szCs w:val="21"/>
            <w:highlight w:val="yellow"/>
            <w:rPrChange w:id="195" w:author="Fynn Schneider" w:date="2024-09-03T11:36:00Z" w16du:dateUtc="2024-09-03T09:36:00Z">
              <w:rPr>
                <w:rFonts w:ascii="Georgia" w:hAnsi="Georgia" w:cs="Times New Roman"/>
                <w:sz w:val="21"/>
                <w:szCs w:val="21"/>
                <w:highlight w:val="yellow"/>
              </w:rPr>
            </w:rPrChange>
          </w:rPr>
          <w:delText>55005</w:delText>
        </w:r>
        <w:r w:rsidR="00F74175" w:rsidRPr="00A32BFE" w:rsidDel="007D1E05">
          <w:rPr>
            <w:rFonts w:ascii="Cambria" w:hAnsi="Cambria" w:cs="Times New Roman"/>
            <w:sz w:val="21"/>
            <w:szCs w:val="21"/>
            <w:highlight w:val="yellow"/>
            <w:rPrChange w:id="196" w:author="Fynn Schneider" w:date="2024-09-03T11:36:00Z" w16du:dateUtc="2024-09-03T09:36:00Z">
              <w:rPr>
                <w:rFonts w:ascii="Georgia" w:hAnsi="Georgia" w:cs="Times New Roman"/>
                <w:sz w:val="21"/>
                <w:szCs w:val="21"/>
                <w:highlight w:val="yellow"/>
              </w:rPr>
            </w:rPrChange>
          </w:rPr>
          <w:delText xml:space="preserve"> </w:delText>
        </w:r>
        <w:r w:rsidRPr="00A32BFE" w:rsidDel="007D1E05">
          <w:rPr>
            <w:rFonts w:ascii="Cambria" w:hAnsi="Cambria" w:cs="Times New Roman"/>
            <w:sz w:val="21"/>
            <w:szCs w:val="21"/>
            <w:highlight w:val="yellow"/>
            <w:rPrChange w:id="197" w:author="Fynn Schneider" w:date="2024-09-03T11:36:00Z" w16du:dateUtc="2024-09-03T09:36:00Z">
              <w:rPr>
                <w:rFonts w:ascii="Georgia" w:hAnsi="Georgia" w:cs="Times New Roman"/>
                <w:sz w:val="21"/>
                <w:szCs w:val="21"/>
                <w:highlight w:val="yellow"/>
              </w:rPr>
            </w:rPrChange>
          </w:rPr>
          <w:delText>Frankfurt am Main</w:delText>
        </w:r>
        <w:r w:rsidR="00F74175" w:rsidRPr="00A32BFE" w:rsidDel="007D1E05">
          <w:rPr>
            <w:rFonts w:ascii="Cambria" w:hAnsi="Cambria" w:cs="Times New Roman"/>
            <w:sz w:val="21"/>
            <w:szCs w:val="21"/>
            <w:rPrChange w:id="198" w:author="Fynn Schneider" w:date="2024-09-03T11:36:00Z" w16du:dateUtc="2024-09-03T09:36:00Z">
              <w:rPr>
                <w:rFonts w:ascii="Georgia" w:hAnsi="Georgia" w:cs="Times New Roman"/>
                <w:sz w:val="21"/>
                <w:szCs w:val="21"/>
              </w:rPr>
            </w:rPrChange>
          </w:rPr>
          <w:delText xml:space="preserve"> </w:delText>
        </w:r>
      </w:del>
    </w:p>
    <w:p w14:paraId="155B6E2E" w14:textId="09678BDF" w:rsidR="006A7895" w:rsidRPr="00A32BFE" w:rsidDel="0057314A" w:rsidRDefault="00AB7278">
      <w:pPr>
        <w:spacing w:after="0"/>
        <w:jc w:val="right"/>
        <w:rPr>
          <w:del w:id="199" w:author="Fynn Schneider" w:date="2024-08-20T20:55:00Z" w16du:dateUtc="2024-08-20T18:55:00Z"/>
          <w:rFonts w:ascii="Cambria" w:hAnsi="Cambria" w:cs="Times New Roman"/>
          <w:sz w:val="21"/>
          <w:szCs w:val="21"/>
          <w:rPrChange w:id="200" w:author="Fynn Schneider" w:date="2024-09-03T11:36:00Z" w16du:dateUtc="2024-09-03T09:36:00Z">
            <w:rPr>
              <w:del w:id="201" w:author="Fynn Schneider" w:date="2024-08-20T20:55:00Z" w16du:dateUtc="2024-08-20T18:55:00Z"/>
              <w:rFonts w:ascii="Georgia" w:hAnsi="Georgia" w:cs="Times New Roman"/>
              <w:sz w:val="21"/>
              <w:szCs w:val="21"/>
            </w:rPr>
          </w:rPrChange>
        </w:rPr>
      </w:pPr>
      <w:del w:id="202" w:author="Fynn Schneider" w:date="2024-08-23T16:01:00Z" w16du:dateUtc="2024-08-23T14:01:00Z">
        <w:r w:rsidRPr="00A32BFE" w:rsidDel="0037112A">
          <w:rPr>
            <w:rFonts w:ascii="Cambria" w:hAnsi="Cambria" w:cs="Times New Roman"/>
            <w:sz w:val="21"/>
            <w:szCs w:val="21"/>
            <w:rPrChange w:id="203" w:author="Fynn Schneider" w:date="2024-09-03T11:36:00Z" w16du:dateUtc="2024-09-03T09:36:00Z">
              <w:rPr>
                <w:rFonts w:ascii="Georgia" w:hAnsi="Georgia" w:cs="Times New Roman"/>
                <w:sz w:val="21"/>
                <w:szCs w:val="21"/>
                <w:lang w:val="en-US"/>
              </w:rPr>
            </w:rPrChange>
          </w:rPr>
          <w:delText>Rödersheim-Gronau</w:delText>
        </w:r>
        <w:r w:rsidR="002D594E" w:rsidRPr="00A32BFE" w:rsidDel="0037112A">
          <w:rPr>
            <w:rFonts w:ascii="Cambria" w:hAnsi="Cambria" w:cs="Times New Roman"/>
            <w:sz w:val="21"/>
            <w:szCs w:val="21"/>
            <w:rPrChange w:id="204" w:author="Fynn Schneider" w:date="2024-09-03T11:36:00Z" w16du:dateUtc="2024-09-03T09:36:00Z">
              <w:rPr>
                <w:rFonts w:ascii="Georgia" w:hAnsi="Georgia" w:cs="Times New Roman"/>
                <w:sz w:val="21"/>
                <w:szCs w:val="21"/>
                <w:lang w:val="en-US"/>
              </w:rPr>
            </w:rPrChange>
          </w:rPr>
          <w:delText xml:space="preserve">, </w:delText>
        </w:r>
        <w:r w:rsidRPr="00A32BFE" w:rsidDel="0037112A">
          <w:rPr>
            <w:rFonts w:ascii="Cambria" w:hAnsi="Cambria" w:cs="Times New Roman"/>
            <w:sz w:val="21"/>
            <w:szCs w:val="21"/>
            <w:highlight w:val="yellow"/>
            <w:rPrChange w:id="205" w:author="Fynn Schneider" w:date="2024-09-03T11:36:00Z" w16du:dateUtc="2024-09-03T09:36:00Z">
              <w:rPr>
                <w:rFonts w:ascii="Georgia" w:hAnsi="Georgia" w:cs="Times New Roman"/>
                <w:sz w:val="21"/>
                <w:szCs w:val="21"/>
                <w:highlight w:val="yellow"/>
                <w:lang w:val="en-US"/>
              </w:rPr>
            </w:rPrChange>
          </w:rPr>
          <w:delText>17</w:delText>
        </w:r>
        <w:r w:rsidR="002D594E" w:rsidRPr="00A32BFE" w:rsidDel="0037112A">
          <w:rPr>
            <w:rFonts w:ascii="Cambria" w:hAnsi="Cambria" w:cs="Times New Roman"/>
            <w:sz w:val="21"/>
            <w:szCs w:val="21"/>
            <w:highlight w:val="yellow"/>
            <w:rPrChange w:id="206" w:author="Fynn Schneider" w:date="2024-09-03T11:36:00Z" w16du:dateUtc="2024-09-03T09:36:00Z">
              <w:rPr>
                <w:rFonts w:ascii="Georgia" w:hAnsi="Georgia" w:cs="Times New Roman"/>
                <w:sz w:val="21"/>
                <w:szCs w:val="21"/>
                <w:highlight w:val="yellow"/>
                <w:lang w:val="en-US"/>
              </w:rPr>
            </w:rPrChange>
          </w:rPr>
          <w:delText>.</w:delText>
        </w:r>
        <w:r w:rsidRPr="00A32BFE" w:rsidDel="0037112A">
          <w:rPr>
            <w:rFonts w:ascii="Cambria" w:hAnsi="Cambria" w:cs="Times New Roman"/>
            <w:sz w:val="21"/>
            <w:szCs w:val="21"/>
            <w:highlight w:val="yellow"/>
            <w:rPrChange w:id="207" w:author="Fynn Schneider" w:date="2024-09-03T11:36:00Z" w16du:dateUtc="2024-09-03T09:36:00Z">
              <w:rPr>
                <w:rFonts w:ascii="Georgia" w:hAnsi="Georgia" w:cs="Times New Roman"/>
                <w:sz w:val="21"/>
                <w:szCs w:val="21"/>
                <w:highlight w:val="yellow"/>
                <w:lang w:val="en-US"/>
              </w:rPr>
            </w:rPrChange>
          </w:rPr>
          <w:delText>08</w:delText>
        </w:r>
        <w:r w:rsidR="006A7895" w:rsidRPr="00A32BFE" w:rsidDel="0037112A">
          <w:rPr>
            <w:rFonts w:ascii="Cambria" w:hAnsi="Cambria" w:cs="Times New Roman"/>
            <w:sz w:val="21"/>
            <w:szCs w:val="21"/>
            <w:highlight w:val="yellow"/>
            <w:rPrChange w:id="208" w:author="Fynn Schneider" w:date="2024-09-03T11:36:00Z" w16du:dateUtc="2024-09-03T09:36:00Z">
              <w:rPr>
                <w:rFonts w:ascii="Georgia" w:hAnsi="Georgia" w:cs="Times New Roman"/>
                <w:sz w:val="21"/>
                <w:szCs w:val="21"/>
                <w:highlight w:val="yellow"/>
                <w:lang w:val="en-US"/>
              </w:rPr>
            </w:rPrChange>
          </w:rPr>
          <w:delText>.</w:delText>
        </w:r>
        <w:r w:rsidR="003D5D1E" w:rsidRPr="00A32BFE" w:rsidDel="0037112A">
          <w:rPr>
            <w:rFonts w:ascii="Cambria" w:hAnsi="Cambria" w:cs="Times New Roman"/>
            <w:sz w:val="21"/>
            <w:szCs w:val="21"/>
            <w:highlight w:val="yellow"/>
            <w:rPrChange w:id="209" w:author="Fynn Schneider" w:date="2024-09-03T11:36:00Z" w16du:dateUtc="2024-09-03T09:36:00Z">
              <w:rPr>
                <w:rFonts w:ascii="Georgia" w:hAnsi="Georgia" w:cs="Times New Roman"/>
                <w:sz w:val="21"/>
                <w:szCs w:val="21"/>
                <w:highlight w:val="yellow"/>
                <w:lang w:val="en-US"/>
              </w:rPr>
            </w:rPrChange>
          </w:rPr>
          <w:delText>20</w:delText>
        </w:r>
        <w:r w:rsidRPr="00A32BFE" w:rsidDel="0037112A">
          <w:rPr>
            <w:rFonts w:ascii="Cambria" w:hAnsi="Cambria" w:cs="Times New Roman"/>
            <w:sz w:val="21"/>
            <w:szCs w:val="21"/>
            <w:highlight w:val="yellow"/>
            <w:rPrChange w:id="210" w:author="Fynn Schneider" w:date="2024-09-03T11:36:00Z" w16du:dateUtc="2024-09-03T09:36:00Z">
              <w:rPr>
                <w:rFonts w:ascii="Georgia" w:hAnsi="Georgia" w:cs="Times New Roman"/>
                <w:sz w:val="21"/>
                <w:szCs w:val="21"/>
                <w:highlight w:val="yellow"/>
                <w:lang w:val="en-US"/>
              </w:rPr>
            </w:rPrChange>
          </w:rPr>
          <w:delText>24</w:delText>
        </w:r>
      </w:del>
    </w:p>
    <w:p w14:paraId="0731715D" w14:textId="646DADD2" w:rsidR="001E0088" w:rsidRPr="00A32BFE" w:rsidDel="0037112A" w:rsidRDefault="001E0088" w:rsidP="002F08B4">
      <w:pPr>
        <w:spacing w:after="0"/>
        <w:rPr>
          <w:del w:id="211" w:author="Fynn Schneider" w:date="2024-08-23T16:01:00Z" w16du:dateUtc="2024-08-23T14:01:00Z"/>
          <w:rFonts w:ascii="Cambria" w:hAnsi="Cambria" w:cs="Times New Roman"/>
          <w:sz w:val="21"/>
          <w:szCs w:val="21"/>
          <w:rPrChange w:id="212" w:author="Fynn Schneider" w:date="2024-09-03T11:36:00Z" w16du:dateUtc="2024-09-03T09:36:00Z">
            <w:rPr>
              <w:del w:id="213" w:author="Fynn Schneider" w:date="2024-08-23T16:01:00Z" w16du:dateUtc="2024-08-23T14:01:00Z"/>
              <w:rFonts w:ascii="Georgia" w:hAnsi="Georgia" w:cs="Times New Roman"/>
              <w:sz w:val="21"/>
              <w:szCs w:val="21"/>
              <w:lang w:val="en-US"/>
            </w:rPr>
          </w:rPrChange>
        </w:rPr>
      </w:pPr>
    </w:p>
    <w:p w14:paraId="4E46CF78" w14:textId="7663A92E" w:rsidR="001F35E1" w:rsidRPr="00A32BFE" w:rsidDel="0057314A" w:rsidRDefault="0099776A">
      <w:pPr>
        <w:spacing w:after="240"/>
        <w:rPr>
          <w:del w:id="214" w:author="Fynn Schneider" w:date="2024-08-20T20:55:00Z" w16du:dateUtc="2024-08-20T18:55:00Z"/>
          <w:rFonts w:ascii="Cambria" w:hAnsi="Cambria" w:cs="Times New Roman"/>
          <w:b/>
          <w:sz w:val="21"/>
          <w:szCs w:val="21"/>
          <w:rPrChange w:id="215" w:author="Fynn Schneider" w:date="2024-09-03T11:36:00Z" w16du:dateUtc="2024-09-03T09:36:00Z">
            <w:rPr>
              <w:del w:id="216" w:author="Fynn Schneider" w:date="2024-08-20T20:55:00Z" w16du:dateUtc="2024-08-20T18:55:00Z"/>
              <w:rFonts w:ascii="Georgia" w:hAnsi="Georgia" w:cs="Times New Roman"/>
              <w:b/>
              <w:sz w:val="21"/>
              <w:szCs w:val="21"/>
            </w:rPr>
          </w:rPrChange>
        </w:rPr>
        <w:pPrChange w:id="217" w:author="Fynn Schneider" w:date="2024-08-20T20:55:00Z" w16du:dateUtc="2024-08-20T18:55:00Z">
          <w:pPr>
            <w:spacing w:after="0"/>
          </w:pPr>
        </w:pPrChange>
      </w:pPr>
      <w:del w:id="218" w:author="Fynn Schneider" w:date="2024-08-23T16:01:00Z" w16du:dateUtc="2024-08-23T14:01:00Z">
        <w:r w:rsidRPr="00A32BFE" w:rsidDel="0037112A">
          <w:rPr>
            <w:rFonts w:ascii="Cambria" w:hAnsi="Cambria" w:cs="Times New Roman"/>
            <w:b/>
            <w:sz w:val="21"/>
            <w:szCs w:val="21"/>
            <w:rPrChange w:id="219" w:author="Fynn Schneider" w:date="2024-09-03T11:36:00Z" w16du:dateUtc="2024-09-03T09:36:00Z">
              <w:rPr>
                <w:rFonts w:ascii="Georgia" w:hAnsi="Georgia" w:cs="Times New Roman"/>
                <w:b/>
                <w:sz w:val="21"/>
                <w:szCs w:val="21"/>
              </w:rPr>
            </w:rPrChange>
          </w:rPr>
          <w:delText xml:space="preserve">Bewerbung um ein Praktikum im Bereich </w:delText>
        </w:r>
        <w:r w:rsidR="00F12B7A" w:rsidRPr="00A32BFE" w:rsidDel="0037112A">
          <w:rPr>
            <w:rFonts w:ascii="Cambria" w:hAnsi="Cambria" w:cs="Times New Roman"/>
            <w:b/>
            <w:sz w:val="21"/>
            <w:szCs w:val="21"/>
            <w:rPrChange w:id="220" w:author="Fynn Schneider" w:date="2024-09-03T11:36:00Z" w16du:dateUtc="2024-09-03T09:36:00Z">
              <w:rPr>
                <w:rFonts w:ascii="Georgia" w:hAnsi="Georgia" w:cs="Times New Roman"/>
                <w:b/>
                <w:sz w:val="21"/>
                <w:szCs w:val="21"/>
              </w:rPr>
            </w:rPrChange>
          </w:rPr>
          <w:delText>Wirtschaftsprüfung</w:delText>
        </w:r>
      </w:del>
    </w:p>
    <w:p w14:paraId="754933D5" w14:textId="685E433E" w:rsidR="00036F8E" w:rsidRPr="00A32BFE" w:rsidDel="0037112A" w:rsidRDefault="00036F8E">
      <w:pPr>
        <w:spacing w:after="240"/>
        <w:rPr>
          <w:del w:id="221" w:author="Fynn Schneider" w:date="2024-08-23T16:01:00Z" w16du:dateUtc="2024-08-23T14:01:00Z"/>
          <w:rFonts w:ascii="Cambria" w:hAnsi="Cambria" w:cs="Times New Roman"/>
          <w:b/>
          <w:sz w:val="21"/>
          <w:szCs w:val="21"/>
          <w:rPrChange w:id="222" w:author="Fynn Schneider" w:date="2024-09-03T11:36:00Z" w16du:dateUtc="2024-09-03T09:36:00Z">
            <w:rPr>
              <w:del w:id="223" w:author="Fynn Schneider" w:date="2024-08-23T16:01:00Z" w16du:dateUtc="2024-08-23T14:01:00Z"/>
              <w:rFonts w:ascii="Georgia" w:hAnsi="Georgia" w:cs="Times New Roman"/>
              <w:b/>
              <w:sz w:val="21"/>
              <w:szCs w:val="21"/>
            </w:rPr>
          </w:rPrChange>
        </w:rPr>
        <w:pPrChange w:id="224" w:author="Fynn Schneider" w:date="2024-08-20T20:55:00Z" w16du:dateUtc="2024-08-20T18:55:00Z">
          <w:pPr>
            <w:spacing w:after="0"/>
          </w:pPr>
        </w:pPrChange>
      </w:pPr>
    </w:p>
    <w:p w14:paraId="61CDE0AD" w14:textId="458F4713" w:rsidR="00034B68" w:rsidRPr="00A32BFE" w:rsidDel="0057314A" w:rsidRDefault="0099776A">
      <w:pPr>
        <w:spacing w:after="120"/>
        <w:jc w:val="both"/>
        <w:rPr>
          <w:del w:id="225" w:author="Fynn Schneider" w:date="2024-08-20T20:55:00Z" w16du:dateUtc="2024-08-20T18:55:00Z"/>
          <w:rFonts w:ascii="Cambria" w:hAnsi="Cambria" w:cs="Times New Roman"/>
          <w:sz w:val="21"/>
          <w:szCs w:val="21"/>
          <w:rPrChange w:id="226" w:author="Fynn Schneider" w:date="2024-09-03T11:36:00Z" w16du:dateUtc="2024-09-03T09:36:00Z">
            <w:rPr>
              <w:del w:id="227" w:author="Fynn Schneider" w:date="2024-08-20T20:55:00Z" w16du:dateUtc="2024-08-20T18:55:00Z"/>
              <w:rFonts w:ascii="Georgia" w:hAnsi="Georgia" w:cs="Times New Roman"/>
              <w:sz w:val="21"/>
              <w:szCs w:val="21"/>
            </w:rPr>
          </w:rPrChange>
        </w:rPr>
        <w:pPrChange w:id="228" w:author="Fynn Schneider" w:date="2024-08-20T20:55:00Z" w16du:dateUtc="2024-08-20T18:55:00Z">
          <w:pPr>
            <w:spacing w:after="0"/>
            <w:jc w:val="both"/>
          </w:pPr>
        </w:pPrChange>
      </w:pPr>
      <w:del w:id="229" w:author="Fynn Schneider" w:date="2024-08-23T16:01:00Z" w16du:dateUtc="2024-08-23T14:01:00Z">
        <w:r w:rsidRPr="00A32BFE" w:rsidDel="0037112A">
          <w:rPr>
            <w:rFonts w:ascii="Cambria" w:hAnsi="Cambria" w:cs="Times New Roman"/>
            <w:sz w:val="21"/>
            <w:szCs w:val="21"/>
            <w:rPrChange w:id="230" w:author="Fynn Schneider" w:date="2024-09-03T11:36:00Z" w16du:dateUtc="2024-09-03T09:36:00Z">
              <w:rPr>
                <w:rFonts w:ascii="Georgia" w:hAnsi="Georgia" w:cs="Times New Roman"/>
                <w:sz w:val="21"/>
                <w:szCs w:val="21"/>
              </w:rPr>
            </w:rPrChange>
          </w:rPr>
          <w:delText>Sehr geehrte Damen und Herren</w:delText>
        </w:r>
        <w:r w:rsidR="00E65B09" w:rsidRPr="00A32BFE" w:rsidDel="0037112A">
          <w:rPr>
            <w:rFonts w:ascii="Cambria" w:hAnsi="Cambria" w:cs="Times New Roman"/>
            <w:sz w:val="21"/>
            <w:szCs w:val="21"/>
            <w:rPrChange w:id="231" w:author="Fynn Schneider" w:date="2024-09-03T11:36:00Z" w16du:dateUtc="2024-09-03T09:36:00Z">
              <w:rPr>
                <w:rFonts w:ascii="Georgia" w:hAnsi="Georgia" w:cs="Times New Roman"/>
                <w:sz w:val="21"/>
                <w:szCs w:val="21"/>
              </w:rPr>
            </w:rPrChange>
          </w:rPr>
          <w:delText xml:space="preserve">, </w:delText>
        </w:r>
      </w:del>
    </w:p>
    <w:p w14:paraId="433CF1AE" w14:textId="24A66EE9" w:rsidR="00E65B09" w:rsidRPr="00A32BFE" w:rsidDel="0037112A" w:rsidRDefault="00E65B09">
      <w:pPr>
        <w:spacing w:after="120"/>
        <w:jc w:val="both"/>
        <w:rPr>
          <w:del w:id="232" w:author="Fynn Schneider" w:date="2024-08-23T16:01:00Z" w16du:dateUtc="2024-08-23T14:01:00Z"/>
          <w:rFonts w:ascii="Cambria" w:hAnsi="Cambria" w:cs="Times New Roman"/>
          <w:sz w:val="21"/>
          <w:szCs w:val="21"/>
          <w:rPrChange w:id="233" w:author="Fynn Schneider" w:date="2024-09-03T11:36:00Z" w16du:dateUtc="2024-09-03T09:36:00Z">
            <w:rPr>
              <w:del w:id="234" w:author="Fynn Schneider" w:date="2024-08-23T16:01:00Z" w16du:dateUtc="2024-08-23T14:01:00Z"/>
              <w:rFonts w:ascii="Georgia" w:hAnsi="Georgia" w:cs="Times New Roman"/>
              <w:sz w:val="21"/>
              <w:szCs w:val="21"/>
            </w:rPr>
          </w:rPrChange>
        </w:rPr>
        <w:pPrChange w:id="235" w:author="Fynn Schneider" w:date="2024-08-20T20:55:00Z" w16du:dateUtc="2024-08-20T18:55:00Z">
          <w:pPr>
            <w:spacing w:after="0"/>
            <w:jc w:val="both"/>
          </w:pPr>
        </w:pPrChange>
      </w:pPr>
    </w:p>
    <w:p w14:paraId="0600A566" w14:textId="6D766B8B" w:rsidR="00036F8E" w:rsidRPr="00A32BFE" w:rsidDel="00972610" w:rsidRDefault="00AB7278">
      <w:pPr>
        <w:spacing w:after="120"/>
        <w:jc w:val="both"/>
        <w:rPr>
          <w:del w:id="236" w:author="Fynn Schneider" w:date="2024-08-20T20:38:00Z" w16du:dateUtc="2024-08-20T18:38:00Z"/>
          <w:rFonts w:ascii="Cambria" w:hAnsi="Cambria" w:cs="Times New Roman"/>
          <w:sz w:val="21"/>
          <w:szCs w:val="21"/>
          <w:rPrChange w:id="237" w:author="Fynn Schneider" w:date="2024-09-03T11:36:00Z" w16du:dateUtc="2024-09-03T09:36:00Z">
            <w:rPr>
              <w:del w:id="238" w:author="Fynn Schneider" w:date="2024-08-20T20:38:00Z" w16du:dateUtc="2024-08-20T18:38:00Z"/>
              <w:rFonts w:ascii="Georgia" w:hAnsi="Georgia" w:cs="Times New Roman"/>
              <w:sz w:val="21"/>
              <w:szCs w:val="21"/>
            </w:rPr>
          </w:rPrChange>
        </w:rPr>
        <w:pPrChange w:id="239" w:author="Fynn Schneider" w:date="2024-08-21T19:22:00Z" w16du:dateUtc="2024-08-21T17:22:00Z">
          <w:pPr>
            <w:spacing w:after="0"/>
            <w:jc w:val="both"/>
          </w:pPr>
        </w:pPrChange>
      </w:pPr>
      <w:del w:id="240" w:author="Fynn Schneider" w:date="2024-08-20T20:38:00Z" w16du:dateUtc="2024-08-20T18:38:00Z">
        <w:r w:rsidRPr="00A32BFE" w:rsidDel="00972610">
          <w:rPr>
            <w:rFonts w:ascii="Cambria" w:hAnsi="Cambria" w:cs="Times New Roman"/>
            <w:sz w:val="21"/>
            <w:szCs w:val="21"/>
            <w:rPrChange w:id="241" w:author="Fynn Schneider" w:date="2024-09-03T11:36:00Z" w16du:dateUtc="2024-09-03T09:36:00Z">
              <w:rPr>
                <w:rFonts w:ascii="Georgia" w:hAnsi="Georgia" w:cs="Times New Roman"/>
                <w:sz w:val="21"/>
                <w:szCs w:val="21"/>
              </w:rPr>
            </w:rPrChange>
          </w:rPr>
          <w:delText>die</w:delText>
        </w:r>
        <w:r w:rsidR="00F9194E" w:rsidRPr="00A32BFE" w:rsidDel="00972610">
          <w:rPr>
            <w:rFonts w:ascii="Cambria" w:hAnsi="Cambria" w:cs="Times New Roman"/>
            <w:sz w:val="21"/>
            <w:szCs w:val="21"/>
            <w:rPrChange w:id="242" w:author="Fynn Schneider" w:date="2024-09-03T11:36:00Z" w16du:dateUtc="2024-09-03T09:36:00Z">
              <w:rPr>
                <w:rFonts w:ascii="Georgia" w:hAnsi="Georgia" w:cs="Times New Roman"/>
                <w:sz w:val="21"/>
                <w:szCs w:val="21"/>
              </w:rPr>
            </w:rPrChange>
          </w:rPr>
          <w:delText xml:space="preserve"> </w:delText>
        </w:r>
        <w:r w:rsidR="00263E94" w:rsidRPr="00A32BFE" w:rsidDel="00972610">
          <w:rPr>
            <w:rFonts w:ascii="Cambria" w:hAnsi="Cambria" w:cs="Times New Roman"/>
            <w:sz w:val="21"/>
            <w:szCs w:val="21"/>
            <w:rPrChange w:id="243" w:author="Fynn Schneider" w:date="2024-09-03T11:36:00Z" w16du:dateUtc="2024-09-03T09:36:00Z">
              <w:rPr>
                <w:rFonts w:ascii="Georgia" w:hAnsi="Georgia" w:cs="Times New Roman"/>
                <w:sz w:val="21"/>
                <w:szCs w:val="21"/>
              </w:rPr>
            </w:rPrChange>
          </w:rPr>
          <w:delText>Arbeit eines Wirtschaftsprüfers fasziniert mich</w:delText>
        </w:r>
        <w:r w:rsidR="00F55138" w:rsidRPr="00A32BFE" w:rsidDel="00972610">
          <w:rPr>
            <w:rFonts w:ascii="Cambria" w:hAnsi="Cambria" w:cs="Times New Roman"/>
            <w:sz w:val="21"/>
            <w:szCs w:val="21"/>
            <w:rPrChange w:id="244" w:author="Fynn Schneider" w:date="2024-09-03T11:36:00Z" w16du:dateUtc="2024-09-03T09:36:00Z">
              <w:rPr>
                <w:rFonts w:ascii="Georgia" w:hAnsi="Georgia" w:cs="Times New Roman"/>
                <w:sz w:val="21"/>
                <w:szCs w:val="21"/>
              </w:rPr>
            </w:rPrChange>
          </w:rPr>
          <w:delText xml:space="preserve"> sehr</w:delText>
        </w:r>
        <w:r w:rsidRPr="00A32BFE" w:rsidDel="00972610">
          <w:rPr>
            <w:rFonts w:ascii="Cambria" w:hAnsi="Cambria" w:cs="Times New Roman"/>
            <w:sz w:val="21"/>
            <w:szCs w:val="21"/>
            <w:rPrChange w:id="245" w:author="Fynn Schneider" w:date="2024-09-03T11:36:00Z" w16du:dateUtc="2024-09-03T09:36:00Z">
              <w:rPr>
                <w:rFonts w:ascii="Georgia" w:hAnsi="Georgia" w:cs="Times New Roman"/>
                <w:sz w:val="21"/>
                <w:szCs w:val="21"/>
              </w:rPr>
            </w:rPrChange>
          </w:rPr>
          <w:delText xml:space="preserve">, da sie nicht nur die finanzielle Stabilität von Unternehmen sichert, sondern auch eine unverzichtbare Rolle im reibungslosen Funktionieren der gesamten Wirtschaft einnimmt. Die Möglichkeit, durch Analysen und sorgfältige Prüfung von Unternehmenszahlen zur Transparenz und Integrität auf den Märkten beizutragen, sehe ich als entscheidenden Erfolgsfaktor, </w:delText>
        </w:r>
        <w:r w:rsidR="005A5DA9" w:rsidRPr="00A32BFE" w:rsidDel="00972610">
          <w:rPr>
            <w:rFonts w:ascii="Cambria" w:hAnsi="Cambria" w:cs="Times New Roman"/>
            <w:sz w:val="21"/>
            <w:szCs w:val="21"/>
            <w:rPrChange w:id="246" w:author="Fynn Schneider" w:date="2024-09-03T11:36:00Z" w16du:dateUtc="2024-09-03T09:36:00Z">
              <w:rPr>
                <w:rFonts w:ascii="Georgia" w:hAnsi="Georgia" w:cs="Times New Roman"/>
                <w:sz w:val="21"/>
                <w:szCs w:val="21"/>
              </w:rPr>
            </w:rPrChange>
          </w:rPr>
          <w:delText>um das</w:delText>
        </w:r>
        <w:r w:rsidRPr="00A32BFE" w:rsidDel="00972610">
          <w:rPr>
            <w:rFonts w:ascii="Cambria" w:hAnsi="Cambria" w:cs="Times New Roman"/>
            <w:sz w:val="21"/>
            <w:szCs w:val="21"/>
            <w:rPrChange w:id="247" w:author="Fynn Schneider" w:date="2024-09-03T11:36:00Z" w16du:dateUtc="2024-09-03T09:36:00Z">
              <w:rPr>
                <w:rFonts w:ascii="Georgia" w:hAnsi="Georgia" w:cs="Times New Roman"/>
                <w:sz w:val="21"/>
                <w:szCs w:val="21"/>
              </w:rPr>
            </w:rPrChange>
          </w:rPr>
          <w:delText xml:space="preserve"> Vertrauen von Investoren</w:delText>
        </w:r>
        <w:r w:rsidR="005A5DA9" w:rsidRPr="00A32BFE" w:rsidDel="00972610">
          <w:rPr>
            <w:rFonts w:ascii="Cambria" w:hAnsi="Cambria" w:cs="Times New Roman"/>
            <w:sz w:val="21"/>
            <w:szCs w:val="21"/>
            <w:rPrChange w:id="248" w:author="Fynn Schneider" w:date="2024-09-03T11:36:00Z" w16du:dateUtc="2024-09-03T09:36:00Z">
              <w:rPr>
                <w:rFonts w:ascii="Georgia" w:hAnsi="Georgia" w:cs="Times New Roman"/>
                <w:sz w:val="21"/>
                <w:szCs w:val="21"/>
              </w:rPr>
            </w:rPrChange>
          </w:rPr>
          <w:delText xml:space="preserve"> in Unternehmen zu gewährleisten</w:delText>
        </w:r>
        <w:r w:rsidRPr="00A32BFE" w:rsidDel="00972610">
          <w:rPr>
            <w:rFonts w:ascii="Cambria" w:hAnsi="Cambria" w:cs="Times New Roman"/>
            <w:sz w:val="21"/>
            <w:szCs w:val="21"/>
            <w:rPrChange w:id="249" w:author="Fynn Schneider" w:date="2024-09-03T11:36:00Z" w16du:dateUtc="2024-09-03T09:36:00Z">
              <w:rPr>
                <w:rFonts w:ascii="Georgia" w:hAnsi="Georgia" w:cs="Times New Roman"/>
                <w:sz w:val="21"/>
                <w:szCs w:val="21"/>
              </w:rPr>
            </w:rPrChange>
          </w:rPr>
          <w:delText xml:space="preserve">. Besonders reizvoll finde ich </w:delText>
        </w:r>
      </w:del>
      <w:ins w:id="250" w:author="David Döbele" w:date="2024-08-20T19:30:00Z" w16du:dateUtc="2024-08-20T17:30:00Z">
        <w:del w:id="251" w:author="Fynn Schneider" w:date="2024-08-20T20:38:00Z" w16du:dateUtc="2024-08-20T18:38:00Z">
          <w:r w:rsidR="00372989" w:rsidRPr="00A32BFE" w:rsidDel="00972610">
            <w:rPr>
              <w:rFonts w:ascii="Cambria" w:hAnsi="Cambria" w:cs="Times New Roman"/>
              <w:sz w:val="21"/>
              <w:szCs w:val="21"/>
              <w:rPrChange w:id="252" w:author="Fynn Schneider" w:date="2024-09-03T11:36:00Z" w16du:dateUtc="2024-09-03T09:36:00Z">
                <w:rPr>
                  <w:rFonts w:ascii="Georgia" w:hAnsi="Georgia" w:cs="Times New Roman"/>
                  <w:sz w:val="21"/>
                  <w:szCs w:val="21"/>
                </w:rPr>
              </w:rPrChange>
            </w:rPr>
            <w:delText>gleichzeitig die</w:delText>
          </w:r>
        </w:del>
      </w:ins>
      <w:ins w:id="253" w:author="David Döbele" w:date="2024-08-20T19:31:00Z" w16du:dateUtc="2024-08-20T17:31:00Z">
        <w:del w:id="254" w:author="Fynn Schneider" w:date="2024-08-20T20:38:00Z" w16du:dateUtc="2024-08-20T18:38:00Z">
          <w:r w:rsidR="00372989" w:rsidRPr="00A32BFE" w:rsidDel="00972610">
            <w:rPr>
              <w:rFonts w:ascii="Cambria" w:hAnsi="Cambria" w:cs="Times New Roman"/>
              <w:sz w:val="21"/>
              <w:szCs w:val="21"/>
              <w:rPrChange w:id="255" w:author="Fynn Schneider" w:date="2024-09-03T11:36:00Z" w16du:dateUtc="2024-09-03T09:36:00Z">
                <w:rPr>
                  <w:rFonts w:ascii="Georgia" w:hAnsi="Georgia" w:cs="Times New Roman"/>
                  <w:sz w:val="21"/>
                  <w:szCs w:val="21"/>
                </w:rPr>
              </w:rPrChange>
            </w:rPr>
            <w:delText xml:space="preserve"> Möglichkeiten, die sich im Berufsfeld der Wirtschaftsprüfung durch den technologischen Fortschritt ergeben – als Wirtschafts-Informatiker fände ich es spannend, hier an neuen Prozess-Digitalis</w:delText>
          </w:r>
        </w:del>
      </w:ins>
      <w:ins w:id="256" w:author="David Döbele" w:date="2024-08-20T19:32:00Z" w16du:dateUtc="2024-08-20T17:32:00Z">
        <w:del w:id="257" w:author="Fynn Schneider" w:date="2024-08-20T20:38:00Z" w16du:dateUtc="2024-08-20T18:38:00Z">
          <w:r w:rsidR="00372989" w:rsidRPr="00A32BFE" w:rsidDel="00972610">
            <w:rPr>
              <w:rFonts w:ascii="Cambria" w:hAnsi="Cambria" w:cs="Times New Roman"/>
              <w:sz w:val="21"/>
              <w:szCs w:val="21"/>
              <w:rPrChange w:id="258" w:author="Fynn Schneider" w:date="2024-09-03T11:36:00Z" w16du:dateUtc="2024-09-03T09:36:00Z">
                <w:rPr>
                  <w:rFonts w:ascii="Georgia" w:hAnsi="Georgia" w:cs="Times New Roman"/>
                  <w:sz w:val="21"/>
                  <w:szCs w:val="21"/>
                </w:rPr>
              </w:rPrChange>
            </w:rPr>
            <w:delText>ierungen mitarbeiten zu können.</w:delText>
          </w:r>
        </w:del>
      </w:ins>
      <w:del w:id="259" w:author="Fynn Schneider" w:date="2024-08-20T20:38:00Z" w16du:dateUtc="2024-08-20T18:38:00Z">
        <w:r w:rsidRPr="00A32BFE" w:rsidDel="00972610">
          <w:rPr>
            <w:rFonts w:ascii="Cambria" w:hAnsi="Cambria" w:cs="Times New Roman"/>
            <w:sz w:val="21"/>
            <w:szCs w:val="21"/>
            <w:rPrChange w:id="260" w:author="Fynn Schneider" w:date="2024-09-03T11:36:00Z" w16du:dateUtc="2024-09-03T09:36:00Z">
              <w:rPr>
                <w:rFonts w:ascii="Georgia" w:hAnsi="Georgia" w:cs="Times New Roman"/>
                <w:sz w:val="21"/>
                <w:szCs w:val="21"/>
              </w:rPr>
            </w:rPrChange>
          </w:rPr>
          <w:delText xml:space="preserve">die Vielfalt der Aufgaben, die dieser Beruf bietet, sowie die Herausforderung, mich stets neuen und komplexen Fragestellungen zu stellen. </w:delText>
        </w:r>
        <w:r w:rsidR="00A32F2F" w:rsidRPr="00A32BFE" w:rsidDel="00972610">
          <w:rPr>
            <w:rFonts w:ascii="Cambria" w:hAnsi="Cambria" w:cs="Times New Roman"/>
            <w:sz w:val="21"/>
            <w:szCs w:val="21"/>
            <w:rPrChange w:id="261" w:author="Fynn Schneider" w:date="2024-09-03T11:36:00Z" w16du:dateUtc="2024-09-03T09:36:00Z">
              <w:rPr>
                <w:rFonts w:ascii="Georgia" w:hAnsi="Georgia" w:cs="Times New Roman"/>
                <w:sz w:val="21"/>
                <w:szCs w:val="21"/>
              </w:rPr>
            </w:rPrChange>
          </w:rPr>
          <w:delText>Daher würde ich mich über die Chance freuen, Sie in Form eines X wöchigen Praktikums ab dem DD.MM.JJJJ zu unterstützen</w:delText>
        </w:r>
        <w:r w:rsidR="002F7263" w:rsidRPr="00A32BFE" w:rsidDel="00972610">
          <w:rPr>
            <w:rFonts w:ascii="Cambria" w:hAnsi="Cambria" w:cs="Times New Roman"/>
            <w:sz w:val="21"/>
            <w:szCs w:val="21"/>
            <w:rPrChange w:id="262" w:author="Fynn Schneider" w:date="2024-09-03T11:36:00Z" w16du:dateUtc="2024-09-03T09:36:00Z">
              <w:rPr>
                <w:rFonts w:ascii="Georgia" w:hAnsi="Georgia" w:cs="Times New Roman"/>
                <w:sz w:val="21"/>
                <w:szCs w:val="21"/>
              </w:rPr>
            </w:rPrChange>
          </w:rPr>
          <w:delText xml:space="preserve"> </w:delText>
        </w:r>
        <w:r w:rsidRPr="00A32BFE" w:rsidDel="00972610">
          <w:rPr>
            <w:rFonts w:ascii="Cambria" w:hAnsi="Cambria" w:cs="Times New Roman"/>
            <w:sz w:val="21"/>
            <w:szCs w:val="21"/>
            <w:rPrChange w:id="263" w:author="Fynn Schneider" w:date="2024-09-03T11:36:00Z" w16du:dateUtc="2024-09-03T09:36:00Z">
              <w:rPr>
                <w:rFonts w:ascii="Georgia" w:hAnsi="Georgia" w:cs="Times New Roman"/>
                <w:sz w:val="21"/>
                <w:szCs w:val="21"/>
              </w:rPr>
            </w:rPrChange>
          </w:rPr>
          <w:delText>und meinen Beitrag zur Sicherstellung der finanziellen Integrität von Unternehmen zu leisten.</w:delText>
        </w:r>
      </w:del>
    </w:p>
    <w:p w14:paraId="5589526B" w14:textId="7AD8F03A" w:rsidR="007D324F" w:rsidRPr="00A32BFE" w:rsidDel="0037112A" w:rsidRDefault="007D324F">
      <w:pPr>
        <w:spacing w:after="120"/>
        <w:jc w:val="both"/>
        <w:rPr>
          <w:del w:id="264" w:author="Fynn Schneider" w:date="2024-08-23T16:01:00Z" w16du:dateUtc="2024-08-23T14:01:00Z"/>
          <w:rFonts w:ascii="Cambria" w:hAnsi="Cambria" w:cs="Times New Roman"/>
          <w:sz w:val="21"/>
          <w:szCs w:val="21"/>
          <w:rPrChange w:id="265" w:author="Fynn Schneider" w:date="2024-09-03T11:36:00Z" w16du:dateUtc="2024-09-03T09:36:00Z">
            <w:rPr>
              <w:del w:id="266" w:author="Fynn Schneider" w:date="2024-08-23T16:01:00Z" w16du:dateUtc="2024-08-23T14:01:00Z"/>
              <w:rFonts w:ascii="Georgia" w:hAnsi="Georgia" w:cs="Times New Roman"/>
              <w:sz w:val="21"/>
              <w:szCs w:val="21"/>
            </w:rPr>
          </w:rPrChange>
        </w:rPr>
        <w:pPrChange w:id="267" w:author="Fynn Schneider" w:date="2024-08-20T20:56:00Z" w16du:dateUtc="2024-08-20T18:56:00Z">
          <w:pPr>
            <w:spacing w:after="240"/>
            <w:jc w:val="both"/>
          </w:pPr>
        </w:pPrChange>
      </w:pPr>
      <w:del w:id="268" w:author="Fynn Schneider" w:date="2024-08-23T16:01:00Z" w16du:dateUtc="2024-08-23T14:01:00Z">
        <w:r w:rsidRPr="00A32BFE" w:rsidDel="0037112A">
          <w:rPr>
            <w:rFonts w:ascii="Cambria" w:hAnsi="Cambria" w:cs="Times New Roman"/>
            <w:sz w:val="21"/>
            <w:szCs w:val="21"/>
            <w:rPrChange w:id="269" w:author="Fynn Schneider" w:date="2024-09-03T11:36:00Z" w16du:dateUtc="2024-09-03T09:36:00Z">
              <w:rPr>
                <w:rFonts w:ascii="Georgia" w:hAnsi="Georgia" w:cs="Times New Roman"/>
                <w:sz w:val="21"/>
                <w:szCs w:val="21"/>
              </w:rPr>
            </w:rPrChange>
          </w:rPr>
          <w:delText>Schon seit meiner Schulzeit faszinieren mich Mathematik und Naturwissenschaften, was mich dazu veranlasste, Mathematik und Physik als Leistungskurse zu wählen. Diese Faszination spiegelt sich auch in meinen Abiturergebnissen wider, wo ich</w:delText>
        </w:r>
        <w:r w:rsidR="00016327" w:rsidRPr="00A32BFE" w:rsidDel="0037112A">
          <w:rPr>
            <w:rFonts w:ascii="Cambria" w:hAnsi="Cambria" w:cs="Times New Roman"/>
            <w:sz w:val="21"/>
            <w:szCs w:val="21"/>
            <w:rPrChange w:id="270" w:author="Fynn Schneider" w:date="2024-09-03T11:36:00Z" w16du:dateUtc="2024-09-03T09:36:00Z">
              <w:rPr>
                <w:rFonts w:ascii="Georgia" w:hAnsi="Georgia" w:cs="Times New Roman"/>
                <w:sz w:val="21"/>
                <w:szCs w:val="21"/>
              </w:rPr>
            </w:rPrChange>
          </w:rPr>
          <w:delText xml:space="preserve"> </w:delText>
        </w:r>
        <w:r w:rsidRPr="00A32BFE" w:rsidDel="0037112A">
          <w:rPr>
            <w:rFonts w:ascii="Cambria" w:hAnsi="Cambria" w:cs="Times New Roman"/>
            <w:sz w:val="21"/>
            <w:szCs w:val="21"/>
            <w:rPrChange w:id="271" w:author="Fynn Schneider" w:date="2024-09-03T11:36:00Z" w16du:dateUtc="2024-09-03T09:36:00Z">
              <w:rPr>
                <w:rFonts w:ascii="Georgia" w:hAnsi="Georgia" w:cs="Times New Roman"/>
                <w:sz w:val="21"/>
                <w:szCs w:val="21"/>
              </w:rPr>
            </w:rPrChange>
          </w:rPr>
          <w:delText xml:space="preserve">beide Fächern mit 14 Punkten </w:delText>
        </w:r>
        <w:r w:rsidR="005A5DA9" w:rsidRPr="00A32BFE" w:rsidDel="0037112A">
          <w:rPr>
            <w:rFonts w:ascii="Cambria" w:hAnsi="Cambria" w:cs="Times New Roman"/>
            <w:sz w:val="21"/>
            <w:szCs w:val="21"/>
            <w:rPrChange w:id="272" w:author="Fynn Schneider" w:date="2024-09-03T11:36:00Z" w16du:dateUtc="2024-09-03T09:36:00Z">
              <w:rPr>
                <w:rFonts w:ascii="Georgia" w:hAnsi="Georgia" w:cs="Times New Roman"/>
                <w:sz w:val="21"/>
                <w:szCs w:val="21"/>
              </w:rPr>
            </w:rPrChange>
          </w:rPr>
          <w:delText>abschloss</w:delText>
        </w:r>
        <w:r w:rsidRPr="00A32BFE" w:rsidDel="0037112A">
          <w:rPr>
            <w:rFonts w:ascii="Cambria" w:hAnsi="Cambria" w:cs="Times New Roman"/>
            <w:sz w:val="21"/>
            <w:szCs w:val="21"/>
            <w:rPrChange w:id="273" w:author="Fynn Schneider" w:date="2024-09-03T11:36:00Z" w16du:dateUtc="2024-09-03T09:36:00Z">
              <w:rPr>
                <w:rFonts w:ascii="Georgia" w:hAnsi="Georgia" w:cs="Times New Roman"/>
                <w:sz w:val="21"/>
                <w:szCs w:val="21"/>
              </w:rPr>
            </w:rPrChange>
          </w:rPr>
          <w:delText>. Der sichere Umgang mit Zahlen und die Fähigkeit zu präzisem, analytischem Arbeiten zählen daher zu meinen größten Stärken.</w:delText>
        </w:r>
        <w:r w:rsidR="00622CE3" w:rsidRPr="00A32BFE" w:rsidDel="0037112A">
          <w:rPr>
            <w:rFonts w:ascii="Cambria" w:hAnsi="Cambria" w:cs="Times New Roman"/>
            <w:sz w:val="21"/>
            <w:szCs w:val="21"/>
            <w:rPrChange w:id="274" w:author="Fynn Schneider" w:date="2024-09-03T11:36:00Z" w16du:dateUtc="2024-09-03T09:36:00Z">
              <w:rPr>
                <w:rFonts w:ascii="Georgia" w:hAnsi="Georgia" w:cs="Times New Roman"/>
                <w:sz w:val="21"/>
                <w:szCs w:val="21"/>
              </w:rPr>
            </w:rPrChange>
          </w:rPr>
          <w:delText xml:space="preserve"> Auch der Bereich der </w:delText>
        </w:r>
        <w:r w:rsidRPr="00A32BFE" w:rsidDel="0037112A">
          <w:rPr>
            <w:rFonts w:ascii="Cambria" w:hAnsi="Cambria" w:cs="Times New Roman"/>
            <w:sz w:val="21"/>
            <w:szCs w:val="21"/>
            <w:rPrChange w:id="275" w:author="Fynn Schneider" w:date="2024-09-03T11:36:00Z" w16du:dateUtc="2024-09-03T09:36:00Z">
              <w:rPr>
                <w:rFonts w:ascii="Georgia" w:hAnsi="Georgia" w:cs="Times New Roman"/>
                <w:sz w:val="21"/>
                <w:szCs w:val="21"/>
              </w:rPr>
            </w:rPrChange>
          </w:rPr>
          <w:delText xml:space="preserve">Informatik </w:delText>
        </w:r>
        <w:r w:rsidR="00622CE3" w:rsidRPr="00A32BFE" w:rsidDel="0037112A">
          <w:rPr>
            <w:rFonts w:ascii="Cambria" w:hAnsi="Cambria" w:cs="Times New Roman"/>
            <w:sz w:val="21"/>
            <w:szCs w:val="21"/>
            <w:rPrChange w:id="276" w:author="Fynn Schneider" w:date="2024-09-03T11:36:00Z" w16du:dateUtc="2024-09-03T09:36:00Z">
              <w:rPr>
                <w:rFonts w:ascii="Georgia" w:hAnsi="Georgia" w:cs="Times New Roman"/>
                <w:sz w:val="21"/>
                <w:szCs w:val="21"/>
              </w:rPr>
            </w:rPrChange>
          </w:rPr>
          <w:delText xml:space="preserve">begeisterte mich </w:delText>
        </w:r>
        <w:r w:rsidRPr="00A32BFE" w:rsidDel="0037112A">
          <w:rPr>
            <w:rFonts w:ascii="Cambria" w:hAnsi="Cambria" w:cs="Times New Roman"/>
            <w:sz w:val="21"/>
            <w:szCs w:val="21"/>
            <w:rPrChange w:id="277" w:author="Fynn Schneider" w:date="2024-09-03T11:36:00Z" w16du:dateUtc="2024-09-03T09:36:00Z">
              <w:rPr>
                <w:rFonts w:ascii="Georgia" w:hAnsi="Georgia" w:cs="Times New Roman"/>
                <w:sz w:val="21"/>
                <w:szCs w:val="21"/>
              </w:rPr>
            </w:rPrChange>
          </w:rPr>
          <w:delText>und</w:delText>
        </w:r>
        <w:r w:rsidR="00622CE3" w:rsidRPr="00A32BFE" w:rsidDel="0037112A">
          <w:rPr>
            <w:rFonts w:ascii="Cambria" w:hAnsi="Cambria" w:cs="Times New Roman"/>
            <w:sz w:val="21"/>
            <w:szCs w:val="21"/>
            <w:rPrChange w:id="278" w:author="Fynn Schneider" w:date="2024-09-03T11:36:00Z" w16du:dateUtc="2024-09-03T09:36:00Z">
              <w:rPr>
                <w:rFonts w:ascii="Georgia" w:hAnsi="Georgia" w:cs="Times New Roman"/>
                <w:sz w:val="21"/>
                <w:szCs w:val="21"/>
              </w:rPr>
            </w:rPrChange>
          </w:rPr>
          <w:delText xml:space="preserve"> so</w:delText>
        </w:r>
        <w:r w:rsidRPr="00A32BFE" w:rsidDel="0037112A">
          <w:rPr>
            <w:rFonts w:ascii="Cambria" w:hAnsi="Cambria" w:cs="Times New Roman"/>
            <w:sz w:val="21"/>
            <w:szCs w:val="21"/>
            <w:rPrChange w:id="279" w:author="Fynn Schneider" w:date="2024-09-03T11:36:00Z" w16du:dateUtc="2024-09-03T09:36:00Z">
              <w:rPr>
                <w:rFonts w:ascii="Georgia" w:hAnsi="Georgia" w:cs="Times New Roman"/>
                <w:sz w:val="21"/>
                <w:szCs w:val="21"/>
              </w:rPr>
            </w:rPrChange>
          </w:rPr>
          <w:delText xml:space="preserve"> brachte </w:delText>
        </w:r>
        <w:r w:rsidR="00622CE3" w:rsidRPr="00A32BFE" w:rsidDel="0037112A">
          <w:rPr>
            <w:rFonts w:ascii="Cambria" w:hAnsi="Cambria" w:cs="Times New Roman"/>
            <w:sz w:val="21"/>
            <w:szCs w:val="21"/>
            <w:rPrChange w:id="280" w:author="Fynn Schneider" w:date="2024-09-03T11:36:00Z" w16du:dateUtc="2024-09-03T09:36:00Z">
              <w:rPr>
                <w:rFonts w:ascii="Georgia" w:hAnsi="Georgia" w:cs="Times New Roman"/>
                <w:sz w:val="21"/>
                <w:szCs w:val="21"/>
              </w:rPr>
            </w:rPrChange>
          </w:rPr>
          <w:delText xml:space="preserve">ich </w:delText>
        </w:r>
        <w:r w:rsidRPr="00A32BFE" w:rsidDel="0037112A">
          <w:rPr>
            <w:rFonts w:ascii="Cambria" w:hAnsi="Cambria" w:cs="Times New Roman"/>
            <w:sz w:val="21"/>
            <w:szCs w:val="21"/>
            <w:rPrChange w:id="281" w:author="Fynn Schneider" w:date="2024-09-03T11:36:00Z" w16du:dateUtc="2024-09-03T09:36:00Z">
              <w:rPr>
                <w:rFonts w:ascii="Georgia" w:hAnsi="Georgia" w:cs="Times New Roman"/>
                <w:sz w:val="21"/>
                <w:szCs w:val="21"/>
              </w:rPr>
            </w:rPrChange>
          </w:rPr>
          <w:delText xml:space="preserve">mir bereits in der Mittelstufe </w:delText>
        </w:r>
        <w:r w:rsidR="00622CE3" w:rsidRPr="00A32BFE" w:rsidDel="0037112A">
          <w:rPr>
            <w:rFonts w:ascii="Cambria" w:hAnsi="Cambria" w:cs="Times New Roman"/>
            <w:sz w:val="21"/>
            <w:szCs w:val="21"/>
            <w:rPrChange w:id="282" w:author="Fynn Schneider" w:date="2024-09-03T11:36:00Z" w16du:dateUtc="2024-09-03T09:36:00Z">
              <w:rPr>
                <w:rFonts w:ascii="Georgia" w:hAnsi="Georgia" w:cs="Times New Roman"/>
                <w:sz w:val="21"/>
                <w:szCs w:val="21"/>
              </w:rPr>
            </w:rPrChange>
          </w:rPr>
          <w:delText xml:space="preserve">eigenständig </w:delText>
        </w:r>
        <w:r w:rsidRPr="00A32BFE" w:rsidDel="0037112A">
          <w:rPr>
            <w:rFonts w:ascii="Cambria" w:hAnsi="Cambria" w:cs="Times New Roman"/>
            <w:sz w:val="21"/>
            <w:szCs w:val="21"/>
            <w:rPrChange w:id="283" w:author="Fynn Schneider" w:date="2024-09-03T11:36:00Z" w16du:dateUtc="2024-09-03T09:36:00Z">
              <w:rPr>
                <w:rFonts w:ascii="Georgia" w:hAnsi="Georgia" w:cs="Times New Roman"/>
                <w:sz w:val="21"/>
                <w:szCs w:val="21"/>
              </w:rPr>
            </w:rPrChange>
          </w:rPr>
          <w:delText>das Programmieren bei. Während meiner Schulzeit realisierte ich mehrere Projekte, darunter die Entwicklung einer Webseite zur automatisierten Berechnung der Abiturnote und ein eigene</w:delText>
        </w:r>
        <w:r w:rsidR="00BD7E8D" w:rsidRPr="00A32BFE" w:rsidDel="0037112A">
          <w:rPr>
            <w:rFonts w:ascii="Cambria" w:hAnsi="Cambria" w:cs="Times New Roman"/>
            <w:sz w:val="21"/>
            <w:szCs w:val="21"/>
            <w:rPrChange w:id="284" w:author="Fynn Schneider" w:date="2024-09-03T11:36:00Z" w16du:dateUtc="2024-09-03T09:36:00Z">
              <w:rPr>
                <w:rFonts w:ascii="Georgia" w:hAnsi="Georgia" w:cs="Times New Roman"/>
                <w:sz w:val="21"/>
                <w:szCs w:val="21"/>
              </w:rPr>
            </w:rPrChange>
          </w:rPr>
          <w:delText>s</w:delText>
        </w:r>
        <w:r w:rsidRPr="00A32BFE" w:rsidDel="0037112A">
          <w:rPr>
            <w:rFonts w:ascii="Cambria" w:hAnsi="Cambria" w:cs="Times New Roman"/>
            <w:sz w:val="21"/>
            <w:szCs w:val="21"/>
            <w:rPrChange w:id="285" w:author="Fynn Schneider" w:date="2024-09-03T11:36:00Z" w16du:dateUtc="2024-09-03T09:36:00Z">
              <w:rPr>
                <w:rFonts w:ascii="Georgia" w:hAnsi="Georgia" w:cs="Times New Roman"/>
                <w:sz w:val="21"/>
                <w:szCs w:val="21"/>
              </w:rPr>
            </w:rPrChange>
          </w:rPr>
          <w:delText xml:space="preserve"> Hand</w:delText>
        </w:r>
        <w:r w:rsidR="00F664F9" w:rsidRPr="00A32BFE" w:rsidDel="0037112A">
          <w:rPr>
            <w:rFonts w:ascii="Cambria" w:hAnsi="Cambria" w:cs="Times New Roman"/>
            <w:sz w:val="21"/>
            <w:szCs w:val="21"/>
            <w:rPrChange w:id="286" w:author="Fynn Schneider" w:date="2024-09-03T11:36:00Z" w16du:dateUtc="2024-09-03T09:36:00Z">
              <w:rPr>
                <w:rFonts w:ascii="Georgia" w:hAnsi="Georgia" w:cs="Times New Roman"/>
                <w:sz w:val="21"/>
                <w:szCs w:val="21"/>
              </w:rPr>
            </w:rPrChange>
          </w:rPr>
          <w:delText>y</w:delText>
        </w:r>
        <w:r w:rsidRPr="00A32BFE" w:rsidDel="0037112A">
          <w:rPr>
            <w:rFonts w:ascii="Cambria" w:hAnsi="Cambria" w:cs="Times New Roman"/>
            <w:sz w:val="21"/>
            <w:szCs w:val="21"/>
            <w:rPrChange w:id="287" w:author="Fynn Schneider" w:date="2024-09-03T11:36:00Z" w16du:dateUtc="2024-09-03T09:36:00Z">
              <w:rPr>
                <w:rFonts w:ascii="Georgia" w:hAnsi="Georgia" w:cs="Times New Roman"/>
                <w:sz w:val="21"/>
                <w:szCs w:val="21"/>
              </w:rPr>
            </w:rPrChange>
          </w:rPr>
          <w:delText xml:space="preserve">spiel. Diese Erfahrungen lehrten mich, komplexe Probleme systematisch zu lösen und anspruchsvolle Aufgaben in überschaubare Schritte zu zerlegen. </w:delText>
        </w:r>
        <w:r w:rsidR="00622CE3" w:rsidRPr="00A32BFE" w:rsidDel="0037112A">
          <w:rPr>
            <w:rFonts w:ascii="Cambria" w:hAnsi="Cambria" w:cs="Times New Roman"/>
            <w:sz w:val="21"/>
            <w:szCs w:val="21"/>
            <w:rPrChange w:id="288" w:author="Fynn Schneider" w:date="2024-09-03T11:36:00Z" w16du:dateUtc="2024-09-03T09:36:00Z">
              <w:rPr>
                <w:rFonts w:ascii="Georgia" w:hAnsi="Georgia" w:cs="Times New Roman"/>
                <w:sz w:val="21"/>
                <w:szCs w:val="21"/>
              </w:rPr>
            </w:rPrChange>
          </w:rPr>
          <w:delText>Vor allem während</w:delText>
        </w:r>
        <w:r w:rsidRPr="00A32BFE" w:rsidDel="0037112A">
          <w:rPr>
            <w:rFonts w:ascii="Cambria" w:hAnsi="Cambria" w:cs="Times New Roman"/>
            <w:sz w:val="21"/>
            <w:szCs w:val="21"/>
            <w:rPrChange w:id="289" w:author="Fynn Schneider" w:date="2024-09-03T11:36:00Z" w16du:dateUtc="2024-09-03T09:36:00Z">
              <w:rPr>
                <w:rFonts w:ascii="Georgia" w:hAnsi="Georgia" w:cs="Times New Roman"/>
                <w:sz w:val="21"/>
                <w:szCs w:val="21"/>
              </w:rPr>
            </w:rPrChange>
          </w:rPr>
          <w:delText xml:space="preserve"> der Oberstufe entwickelte </w:delText>
        </w:r>
        <w:r w:rsidR="00622CE3" w:rsidRPr="00A32BFE" w:rsidDel="0037112A">
          <w:rPr>
            <w:rFonts w:ascii="Cambria" w:hAnsi="Cambria" w:cs="Times New Roman"/>
            <w:sz w:val="21"/>
            <w:szCs w:val="21"/>
            <w:rPrChange w:id="290" w:author="Fynn Schneider" w:date="2024-09-03T11:36:00Z" w16du:dateUtc="2024-09-03T09:36:00Z">
              <w:rPr>
                <w:rFonts w:ascii="Georgia" w:hAnsi="Georgia" w:cs="Times New Roman"/>
                <w:sz w:val="21"/>
                <w:szCs w:val="21"/>
              </w:rPr>
            </w:rPrChange>
          </w:rPr>
          <w:delText>sich dann</w:delText>
        </w:r>
        <w:r w:rsidRPr="00A32BFE" w:rsidDel="0037112A">
          <w:rPr>
            <w:rFonts w:ascii="Cambria" w:hAnsi="Cambria" w:cs="Times New Roman"/>
            <w:sz w:val="21"/>
            <w:szCs w:val="21"/>
            <w:rPrChange w:id="291" w:author="Fynn Schneider" w:date="2024-09-03T11:36:00Z" w16du:dateUtc="2024-09-03T09:36:00Z">
              <w:rPr>
                <w:rFonts w:ascii="Georgia" w:hAnsi="Georgia" w:cs="Times New Roman"/>
                <w:sz w:val="21"/>
                <w:szCs w:val="21"/>
              </w:rPr>
            </w:rPrChange>
          </w:rPr>
          <w:delText xml:space="preserve"> ein starkes Interesse an wirtschaftlichen Zusammenhängen, was mich schließlich dazu führte, den Studiengang Wirtschaftsinformatik zu wählen. </w:delText>
        </w:r>
        <w:r w:rsidR="00622CE3" w:rsidRPr="00A32BFE" w:rsidDel="0037112A">
          <w:rPr>
            <w:rFonts w:ascii="Cambria" w:hAnsi="Cambria" w:cs="Times New Roman"/>
            <w:sz w:val="21"/>
            <w:szCs w:val="21"/>
            <w:rPrChange w:id="292" w:author="Fynn Schneider" w:date="2024-09-03T11:36:00Z" w16du:dateUtc="2024-09-03T09:36:00Z">
              <w:rPr>
                <w:rFonts w:ascii="Georgia" w:hAnsi="Georgia" w:cs="Times New Roman"/>
                <w:sz w:val="21"/>
                <w:szCs w:val="21"/>
              </w:rPr>
            </w:rPrChange>
          </w:rPr>
          <w:delText>Da der Beruf</w:delText>
        </w:r>
        <w:r w:rsidRPr="00A32BFE" w:rsidDel="0037112A">
          <w:rPr>
            <w:rFonts w:ascii="Cambria" w:hAnsi="Cambria" w:cs="Times New Roman"/>
            <w:sz w:val="21"/>
            <w:szCs w:val="21"/>
            <w:rPrChange w:id="293" w:author="Fynn Schneider" w:date="2024-09-03T11:36:00Z" w16du:dateUtc="2024-09-03T09:36:00Z">
              <w:rPr>
                <w:rFonts w:ascii="Georgia" w:hAnsi="Georgia" w:cs="Times New Roman"/>
                <w:sz w:val="21"/>
                <w:szCs w:val="21"/>
              </w:rPr>
            </w:rPrChange>
          </w:rPr>
          <w:delText xml:space="preserve"> des Wirtschaftsprüfers </w:delText>
        </w:r>
        <w:r w:rsidR="00622CE3" w:rsidRPr="00A32BFE" w:rsidDel="0037112A">
          <w:rPr>
            <w:rFonts w:ascii="Cambria" w:hAnsi="Cambria" w:cs="Times New Roman"/>
            <w:sz w:val="21"/>
            <w:szCs w:val="21"/>
            <w:rPrChange w:id="294" w:author="Fynn Schneider" w:date="2024-09-03T11:36:00Z" w16du:dateUtc="2024-09-03T09:36:00Z">
              <w:rPr>
                <w:rFonts w:ascii="Georgia" w:hAnsi="Georgia" w:cs="Times New Roman"/>
                <w:sz w:val="21"/>
                <w:szCs w:val="21"/>
              </w:rPr>
            </w:rPrChange>
          </w:rPr>
          <w:delText xml:space="preserve">eine Kombination aus analytischer Arbeit und wirtschaftlichem Verständnis erfordert, </w:delText>
        </w:r>
        <w:r w:rsidR="00681A80" w:rsidRPr="00A32BFE" w:rsidDel="0037112A">
          <w:rPr>
            <w:rFonts w:ascii="Cambria" w:hAnsi="Cambria" w:cs="Times New Roman"/>
            <w:sz w:val="21"/>
            <w:szCs w:val="21"/>
            <w:rPrChange w:id="295" w:author="Fynn Schneider" w:date="2024-09-03T11:36:00Z" w16du:dateUtc="2024-09-03T09:36:00Z">
              <w:rPr>
                <w:rFonts w:ascii="Georgia" w:hAnsi="Georgia" w:cs="Times New Roman"/>
                <w:sz w:val="21"/>
                <w:szCs w:val="21"/>
              </w:rPr>
            </w:rPrChange>
          </w:rPr>
          <w:delText xml:space="preserve">trifft er genau meine Interessen und </w:delText>
        </w:r>
        <w:r w:rsidRPr="00A32BFE" w:rsidDel="0037112A">
          <w:rPr>
            <w:rFonts w:ascii="Cambria" w:hAnsi="Cambria" w:cs="Times New Roman"/>
            <w:sz w:val="21"/>
            <w:szCs w:val="21"/>
            <w:rPrChange w:id="296" w:author="Fynn Schneider" w:date="2024-09-03T11:36:00Z" w16du:dateUtc="2024-09-03T09:36:00Z">
              <w:rPr>
                <w:rFonts w:ascii="Georgia" w:hAnsi="Georgia" w:cs="Times New Roman"/>
                <w:sz w:val="21"/>
                <w:szCs w:val="21"/>
              </w:rPr>
            </w:rPrChange>
          </w:rPr>
          <w:delText>spricht</w:delText>
        </w:r>
        <w:r w:rsidR="00622CE3" w:rsidRPr="00A32BFE" w:rsidDel="0037112A">
          <w:rPr>
            <w:rFonts w:ascii="Cambria" w:hAnsi="Cambria" w:cs="Times New Roman"/>
            <w:sz w:val="21"/>
            <w:szCs w:val="21"/>
            <w:rPrChange w:id="297" w:author="Fynn Schneider" w:date="2024-09-03T11:36:00Z" w16du:dateUtc="2024-09-03T09:36:00Z">
              <w:rPr>
                <w:rFonts w:ascii="Georgia" w:hAnsi="Georgia" w:cs="Times New Roman"/>
                <w:sz w:val="21"/>
                <w:szCs w:val="21"/>
              </w:rPr>
            </w:rPrChange>
          </w:rPr>
          <w:delText xml:space="preserve"> </w:delText>
        </w:r>
        <w:r w:rsidRPr="00A32BFE" w:rsidDel="0037112A">
          <w:rPr>
            <w:rFonts w:ascii="Cambria" w:hAnsi="Cambria" w:cs="Times New Roman"/>
            <w:sz w:val="21"/>
            <w:szCs w:val="21"/>
            <w:rPrChange w:id="298" w:author="Fynn Schneider" w:date="2024-09-03T11:36:00Z" w16du:dateUtc="2024-09-03T09:36:00Z">
              <w:rPr>
                <w:rFonts w:ascii="Georgia" w:hAnsi="Georgia" w:cs="Times New Roman"/>
                <w:sz w:val="21"/>
                <w:szCs w:val="21"/>
              </w:rPr>
            </w:rPrChange>
          </w:rPr>
          <w:delText>mich</w:delText>
        </w:r>
        <w:r w:rsidR="00B348D8" w:rsidRPr="00A32BFE" w:rsidDel="0037112A">
          <w:rPr>
            <w:rFonts w:ascii="Cambria" w:hAnsi="Cambria" w:cs="Times New Roman"/>
            <w:sz w:val="21"/>
            <w:szCs w:val="21"/>
            <w:rPrChange w:id="299" w:author="Fynn Schneider" w:date="2024-09-03T11:36:00Z" w16du:dateUtc="2024-09-03T09:36:00Z">
              <w:rPr>
                <w:rFonts w:ascii="Georgia" w:hAnsi="Georgia" w:cs="Times New Roman"/>
                <w:sz w:val="21"/>
                <w:szCs w:val="21"/>
              </w:rPr>
            </w:rPrChange>
          </w:rPr>
          <w:delText xml:space="preserve"> daher</w:delText>
        </w:r>
        <w:r w:rsidRPr="00A32BFE" w:rsidDel="0037112A">
          <w:rPr>
            <w:rFonts w:ascii="Cambria" w:hAnsi="Cambria" w:cs="Times New Roman"/>
            <w:sz w:val="21"/>
            <w:szCs w:val="21"/>
            <w:rPrChange w:id="300" w:author="Fynn Schneider" w:date="2024-09-03T11:36:00Z" w16du:dateUtc="2024-09-03T09:36:00Z">
              <w:rPr>
                <w:rFonts w:ascii="Georgia" w:hAnsi="Georgia" w:cs="Times New Roman"/>
                <w:sz w:val="21"/>
                <w:szCs w:val="21"/>
              </w:rPr>
            </w:rPrChange>
          </w:rPr>
          <w:delText xml:space="preserve"> besonder</w:delText>
        </w:r>
        <w:r w:rsidR="00681A80" w:rsidRPr="00A32BFE" w:rsidDel="0037112A">
          <w:rPr>
            <w:rFonts w:ascii="Cambria" w:hAnsi="Cambria" w:cs="Times New Roman"/>
            <w:sz w:val="21"/>
            <w:szCs w:val="21"/>
            <w:rPrChange w:id="301" w:author="Fynn Schneider" w:date="2024-09-03T11:36:00Z" w16du:dateUtc="2024-09-03T09:36:00Z">
              <w:rPr>
                <w:rFonts w:ascii="Georgia" w:hAnsi="Georgia" w:cs="Times New Roman"/>
                <w:sz w:val="21"/>
                <w:szCs w:val="21"/>
              </w:rPr>
            </w:rPrChange>
          </w:rPr>
          <w:delText>s an</w:delText>
        </w:r>
        <w:r w:rsidRPr="00A32BFE" w:rsidDel="0037112A">
          <w:rPr>
            <w:rFonts w:ascii="Cambria" w:hAnsi="Cambria" w:cs="Times New Roman"/>
            <w:sz w:val="21"/>
            <w:szCs w:val="21"/>
            <w:rPrChange w:id="302" w:author="Fynn Schneider" w:date="2024-09-03T11:36:00Z" w16du:dateUtc="2024-09-03T09:36:00Z">
              <w:rPr>
                <w:rFonts w:ascii="Georgia" w:hAnsi="Georgia" w:cs="Times New Roman"/>
                <w:sz w:val="21"/>
                <w:szCs w:val="21"/>
              </w:rPr>
            </w:rPrChange>
          </w:rPr>
          <w:delText>.</w:delText>
        </w:r>
      </w:del>
    </w:p>
    <w:p w14:paraId="0D1927BC" w14:textId="62A81747" w:rsidR="00E65B09" w:rsidRPr="00A32BFE" w:rsidDel="0097061C" w:rsidRDefault="008C3D8D" w:rsidP="0097061C">
      <w:pPr>
        <w:spacing w:after="120"/>
        <w:jc w:val="both"/>
        <w:rPr>
          <w:del w:id="303" w:author="Fynn Schneider" w:date="2024-08-21T19:56:00Z" w16du:dateUtc="2024-08-21T17:56:00Z"/>
          <w:rFonts w:ascii="Cambria" w:hAnsi="Cambria" w:cs="Times New Roman"/>
          <w:sz w:val="21"/>
          <w:szCs w:val="21"/>
          <w:rPrChange w:id="304" w:author="Fynn Schneider" w:date="2024-09-03T11:36:00Z" w16du:dateUtc="2024-09-03T09:36:00Z">
            <w:rPr>
              <w:del w:id="305" w:author="Fynn Schneider" w:date="2024-08-21T19:56:00Z" w16du:dateUtc="2024-08-21T17:56:00Z"/>
              <w:rFonts w:ascii="Georgia" w:hAnsi="Georgia" w:cs="Times New Roman"/>
              <w:sz w:val="21"/>
              <w:szCs w:val="21"/>
            </w:rPr>
          </w:rPrChange>
        </w:rPr>
      </w:pPr>
      <w:del w:id="306" w:author="Fynn Schneider" w:date="2024-08-23T16:01:00Z" w16du:dateUtc="2024-08-23T14:01:00Z">
        <w:r w:rsidRPr="00A32BFE" w:rsidDel="0037112A">
          <w:rPr>
            <w:rFonts w:ascii="Cambria" w:hAnsi="Cambria" w:cs="Times New Roman"/>
            <w:sz w:val="21"/>
            <w:szCs w:val="21"/>
            <w:rPrChange w:id="307" w:author="Fynn Schneider" w:date="2024-09-03T11:36:00Z" w16du:dateUtc="2024-09-03T09:36:00Z">
              <w:rPr>
                <w:rFonts w:ascii="Georgia" w:hAnsi="Georgia" w:cs="Times New Roman"/>
                <w:sz w:val="21"/>
                <w:szCs w:val="21"/>
              </w:rPr>
            </w:rPrChange>
          </w:rPr>
          <w:delText>Von einem Praktikum</w:delText>
        </w:r>
      </w:del>
      <w:del w:id="308" w:author="Fynn Schneider" w:date="2024-08-21T20:10:00Z" w16du:dateUtc="2024-08-21T18:10:00Z">
        <w:r w:rsidRPr="00A32BFE" w:rsidDel="00CF4356">
          <w:rPr>
            <w:rFonts w:ascii="Cambria" w:hAnsi="Cambria" w:cs="Times New Roman"/>
            <w:sz w:val="21"/>
            <w:szCs w:val="21"/>
            <w:rPrChange w:id="309" w:author="Fynn Schneider" w:date="2024-09-03T11:36:00Z" w16du:dateUtc="2024-09-03T09:36:00Z">
              <w:rPr>
                <w:rFonts w:ascii="Georgia" w:hAnsi="Georgia" w:cs="Times New Roman"/>
                <w:sz w:val="21"/>
                <w:szCs w:val="21"/>
              </w:rPr>
            </w:rPrChange>
          </w:rPr>
          <w:delText xml:space="preserve"> </w:delText>
        </w:r>
      </w:del>
      <w:del w:id="310" w:author="Fynn Schneider" w:date="2024-08-21T20:08:00Z" w16du:dateUtc="2024-08-21T18:08:00Z">
        <w:r w:rsidRPr="00A32BFE" w:rsidDel="00F45D92">
          <w:rPr>
            <w:rFonts w:ascii="Cambria" w:hAnsi="Cambria" w:cs="Times New Roman"/>
            <w:sz w:val="21"/>
            <w:szCs w:val="21"/>
            <w:rPrChange w:id="311" w:author="Fynn Schneider" w:date="2024-09-03T11:36:00Z" w16du:dateUtc="2024-09-03T09:36:00Z">
              <w:rPr>
                <w:rFonts w:ascii="Georgia" w:hAnsi="Georgia" w:cs="Times New Roman"/>
                <w:sz w:val="21"/>
                <w:szCs w:val="21"/>
              </w:rPr>
            </w:rPrChange>
          </w:rPr>
          <w:delText xml:space="preserve">in </w:delText>
        </w:r>
        <w:r w:rsidRPr="00A32BFE" w:rsidDel="00F45D92">
          <w:rPr>
            <w:rFonts w:ascii="Cambria" w:hAnsi="Cambria" w:cs="Times New Roman"/>
            <w:sz w:val="21"/>
            <w:szCs w:val="21"/>
            <w:highlight w:val="yellow"/>
            <w:rPrChange w:id="312" w:author="Fynn Schneider" w:date="2024-09-03T11:36:00Z" w16du:dateUtc="2024-09-03T09:36:00Z">
              <w:rPr>
                <w:rFonts w:ascii="Georgia" w:hAnsi="Georgia" w:cs="Times New Roman"/>
                <w:sz w:val="21"/>
                <w:szCs w:val="21"/>
                <w:highlight w:val="yellow"/>
              </w:rPr>
            </w:rPrChange>
          </w:rPr>
          <w:delText>Ihrem Unternehmen</w:delText>
        </w:r>
        <w:r w:rsidRPr="00A32BFE" w:rsidDel="00F45D92">
          <w:rPr>
            <w:rFonts w:ascii="Cambria" w:hAnsi="Cambria" w:cs="Times New Roman"/>
            <w:sz w:val="21"/>
            <w:szCs w:val="21"/>
            <w:rPrChange w:id="313" w:author="Fynn Schneider" w:date="2024-09-03T11:36:00Z" w16du:dateUtc="2024-09-03T09:36:00Z">
              <w:rPr>
                <w:rFonts w:ascii="Georgia" w:hAnsi="Georgia" w:cs="Times New Roman"/>
                <w:sz w:val="21"/>
                <w:szCs w:val="21"/>
              </w:rPr>
            </w:rPrChange>
          </w:rPr>
          <w:delText xml:space="preserve"> </w:delText>
        </w:r>
      </w:del>
      <w:del w:id="314" w:author="Fynn Schneider" w:date="2024-08-23T16:01:00Z" w16du:dateUtc="2024-08-23T14:01:00Z">
        <w:r w:rsidRPr="00A32BFE" w:rsidDel="0037112A">
          <w:rPr>
            <w:rFonts w:ascii="Cambria" w:hAnsi="Cambria" w:cs="Times New Roman"/>
            <w:sz w:val="21"/>
            <w:szCs w:val="21"/>
            <w:rPrChange w:id="315" w:author="Fynn Schneider" w:date="2024-09-03T11:36:00Z" w16du:dateUtc="2024-09-03T09:36:00Z">
              <w:rPr>
                <w:rFonts w:ascii="Georgia" w:hAnsi="Georgia" w:cs="Times New Roman"/>
                <w:sz w:val="21"/>
                <w:szCs w:val="21"/>
              </w:rPr>
            </w:rPrChange>
          </w:rPr>
          <w:delText xml:space="preserve">erhoffe ich mir, meine Fähigkeiten in der Praxis anwenden zu können und Ihr Team bei realen Projekten zu </w:delText>
        </w:r>
        <w:r w:rsidR="009B7612" w:rsidRPr="00A32BFE" w:rsidDel="0037112A">
          <w:rPr>
            <w:rFonts w:ascii="Cambria" w:hAnsi="Cambria" w:cs="Times New Roman"/>
            <w:sz w:val="21"/>
            <w:szCs w:val="21"/>
            <w:rPrChange w:id="316" w:author="Fynn Schneider" w:date="2024-09-03T11:36:00Z" w16du:dateUtc="2024-09-03T09:36:00Z">
              <w:rPr>
                <w:rFonts w:ascii="Georgia" w:hAnsi="Georgia" w:cs="Times New Roman"/>
                <w:sz w:val="21"/>
                <w:szCs w:val="21"/>
              </w:rPr>
            </w:rPrChange>
          </w:rPr>
          <w:delText>u</w:delText>
        </w:r>
        <w:r w:rsidRPr="00A32BFE" w:rsidDel="0037112A">
          <w:rPr>
            <w:rFonts w:ascii="Cambria" w:hAnsi="Cambria" w:cs="Times New Roman"/>
            <w:sz w:val="21"/>
            <w:szCs w:val="21"/>
            <w:rPrChange w:id="317" w:author="Fynn Schneider" w:date="2024-09-03T11:36:00Z" w16du:dateUtc="2024-09-03T09:36:00Z">
              <w:rPr>
                <w:rFonts w:ascii="Georgia" w:hAnsi="Georgia" w:cs="Times New Roman"/>
                <w:sz w:val="21"/>
                <w:szCs w:val="21"/>
              </w:rPr>
            </w:rPrChange>
          </w:rPr>
          <w:delText>nterstützen. Ich sehe es als Chance, mir die nötigen Fähigkeiten</w:delText>
        </w:r>
      </w:del>
      <w:del w:id="318" w:author="Fynn Schneider" w:date="2024-08-21T20:08:00Z" w16du:dateUtc="2024-08-21T18:08:00Z">
        <w:r w:rsidRPr="00A32BFE" w:rsidDel="00997342">
          <w:rPr>
            <w:rFonts w:ascii="Cambria" w:hAnsi="Cambria" w:cs="Times New Roman"/>
            <w:sz w:val="21"/>
            <w:szCs w:val="21"/>
            <w:rPrChange w:id="319" w:author="Fynn Schneider" w:date="2024-09-03T11:36:00Z" w16du:dateUtc="2024-09-03T09:36:00Z">
              <w:rPr>
                <w:rFonts w:ascii="Georgia" w:hAnsi="Georgia" w:cs="Times New Roman"/>
                <w:sz w:val="21"/>
                <w:szCs w:val="21"/>
              </w:rPr>
            </w:rPrChange>
          </w:rPr>
          <w:delText xml:space="preserve"> und das nötige Wissen </w:delText>
        </w:r>
      </w:del>
      <w:del w:id="320" w:author="Fynn Schneider" w:date="2024-08-23T16:01:00Z" w16du:dateUtc="2024-08-23T14:01:00Z">
        <w:r w:rsidRPr="00A32BFE" w:rsidDel="0037112A">
          <w:rPr>
            <w:rFonts w:ascii="Cambria" w:hAnsi="Cambria" w:cs="Times New Roman"/>
            <w:sz w:val="21"/>
            <w:szCs w:val="21"/>
            <w:rPrChange w:id="321" w:author="Fynn Schneider" w:date="2024-09-03T11:36:00Z" w16du:dateUtc="2024-09-03T09:36:00Z">
              <w:rPr>
                <w:rFonts w:ascii="Georgia" w:hAnsi="Georgia" w:cs="Times New Roman"/>
                <w:sz w:val="21"/>
                <w:szCs w:val="21"/>
              </w:rPr>
            </w:rPrChange>
          </w:rPr>
          <w:delText>anzueignen, welche</w:delText>
        </w:r>
      </w:del>
      <w:del w:id="322" w:author="Fynn Schneider" w:date="2024-08-21T20:08:00Z" w16du:dateUtc="2024-08-21T18:08:00Z">
        <w:r w:rsidR="006175F5" w:rsidRPr="00A32BFE" w:rsidDel="00997342">
          <w:rPr>
            <w:rFonts w:ascii="Cambria" w:hAnsi="Cambria" w:cs="Times New Roman"/>
            <w:sz w:val="21"/>
            <w:szCs w:val="21"/>
            <w:rPrChange w:id="323" w:author="Fynn Schneider" w:date="2024-09-03T11:36:00Z" w16du:dateUtc="2024-09-03T09:36:00Z">
              <w:rPr>
                <w:rFonts w:ascii="Georgia" w:hAnsi="Georgia" w:cs="Times New Roman"/>
                <w:sz w:val="21"/>
                <w:szCs w:val="21"/>
              </w:rPr>
            </w:rPrChange>
          </w:rPr>
          <w:delText>s</w:delText>
        </w:r>
      </w:del>
      <w:del w:id="324" w:author="Fynn Schneider" w:date="2024-08-23T16:01:00Z" w16du:dateUtc="2024-08-23T14:01:00Z">
        <w:r w:rsidRPr="00A32BFE" w:rsidDel="0037112A">
          <w:rPr>
            <w:rFonts w:ascii="Cambria" w:hAnsi="Cambria" w:cs="Times New Roman"/>
            <w:sz w:val="21"/>
            <w:szCs w:val="21"/>
            <w:rPrChange w:id="325" w:author="Fynn Schneider" w:date="2024-09-03T11:36:00Z" w16du:dateUtc="2024-09-03T09:36:00Z">
              <w:rPr>
                <w:rFonts w:ascii="Georgia" w:hAnsi="Georgia" w:cs="Times New Roman"/>
                <w:sz w:val="21"/>
                <w:szCs w:val="21"/>
              </w:rPr>
            </w:rPrChange>
          </w:rPr>
          <w:delText xml:space="preserve"> </w:delText>
        </w:r>
        <w:r w:rsidR="00036F8E" w:rsidRPr="00A32BFE" w:rsidDel="0037112A">
          <w:rPr>
            <w:rFonts w:ascii="Cambria" w:hAnsi="Cambria" w:cs="Times New Roman"/>
            <w:sz w:val="21"/>
            <w:szCs w:val="21"/>
            <w:rPrChange w:id="326" w:author="Fynn Schneider" w:date="2024-09-03T11:36:00Z" w16du:dateUtc="2024-09-03T09:36:00Z">
              <w:rPr>
                <w:rFonts w:ascii="Georgia" w:hAnsi="Georgia" w:cs="Times New Roman"/>
                <w:sz w:val="21"/>
                <w:szCs w:val="21"/>
              </w:rPr>
            </w:rPrChange>
          </w:rPr>
          <w:delText>ein</w:delText>
        </w:r>
        <w:r w:rsidR="008D613A" w:rsidRPr="00A32BFE" w:rsidDel="0037112A">
          <w:rPr>
            <w:rFonts w:ascii="Cambria" w:hAnsi="Cambria" w:cs="Times New Roman"/>
            <w:sz w:val="21"/>
            <w:szCs w:val="21"/>
            <w:rPrChange w:id="327" w:author="Fynn Schneider" w:date="2024-09-03T11:36:00Z" w16du:dateUtc="2024-09-03T09:36:00Z">
              <w:rPr>
                <w:rFonts w:ascii="Georgia" w:hAnsi="Georgia" w:cs="Times New Roman"/>
                <w:sz w:val="21"/>
                <w:szCs w:val="21"/>
              </w:rPr>
            </w:rPrChange>
          </w:rPr>
          <w:delText>en</w:delText>
        </w:r>
        <w:r w:rsidR="00036F8E" w:rsidRPr="00A32BFE" w:rsidDel="0037112A">
          <w:rPr>
            <w:rFonts w:ascii="Cambria" w:hAnsi="Cambria" w:cs="Times New Roman"/>
            <w:sz w:val="21"/>
            <w:szCs w:val="21"/>
            <w:rPrChange w:id="328" w:author="Fynn Schneider" w:date="2024-09-03T11:36:00Z" w16du:dateUtc="2024-09-03T09:36:00Z">
              <w:rPr>
                <w:rFonts w:ascii="Georgia" w:hAnsi="Georgia" w:cs="Times New Roman"/>
                <w:sz w:val="21"/>
                <w:szCs w:val="21"/>
              </w:rPr>
            </w:rPrChange>
          </w:rPr>
          <w:delText xml:space="preserve"> top Wirtschaftsprüfer</w:delText>
        </w:r>
        <w:r w:rsidRPr="00A32BFE" w:rsidDel="0037112A">
          <w:rPr>
            <w:rFonts w:ascii="Cambria" w:hAnsi="Cambria" w:cs="Times New Roman"/>
            <w:sz w:val="21"/>
            <w:szCs w:val="21"/>
            <w:rPrChange w:id="329" w:author="Fynn Schneider" w:date="2024-09-03T11:36:00Z" w16du:dateUtc="2024-09-03T09:36:00Z">
              <w:rPr>
                <w:rFonts w:ascii="Georgia" w:hAnsi="Georgia" w:cs="Times New Roman"/>
                <w:sz w:val="21"/>
                <w:szCs w:val="21"/>
              </w:rPr>
            </w:rPrChange>
          </w:rPr>
          <w:delText xml:space="preserve"> auszeichn</w:delText>
        </w:r>
        <w:r w:rsidR="00036F8E" w:rsidRPr="00A32BFE" w:rsidDel="0037112A">
          <w:rPr>
            <w:rFonts w:ascii="Cambria" w:hAnsi="Cambria" w:cs="Times New Roman"/>
            <w:sz w:val="21"/>
            <w:szCs w:val="21"/>
            <w:rPrChange w:id="330" w:author="Fynn Schneider" w:date="2024-09-03T11:36:00Z" w16du:dateUtc="2024-09-03T09:36:00Z">
              <w:rPr>
                <w:rFonts w:ascii="Georgia" w:hAnsi="Georgia" w:cs="Times New Roman"/>
                <w:sz w:val="21"/>
                <w:szCs w:val="21"/>
              </w:rPr>
            </w:rPrChange>
          </w:rPr>
          <w:delText>e</w:delText>
        </w:r>
      </w:del>
      <w:del w:id="331" w:author="Fynn Schneider" w:date="2024-08-21T20:09:00Z" w16du:dateUtc="2024-08-21T18:09:00Z">
        <w:r w:rsidR="00036F8E" w:rsidRPr="00A32BFE" w:rsidDel="00997342">
          <w:rPr>
            <w:rFonts w:ascii="Cambria" w:hAnsi="Cambria" w:cs="Times New Roman"/>
            <w:sz w:val="21"/>
            <w:szCs w:val="21"/>
            <w:rPrChange w:id="332" w:author="Fynn Schneider" w:date="2024-09-03T11:36:00Z" w16du:dateUtc="2024-09-03T09:36:00Z">
              <w:rPr>
                <w:rFonts w:ascii="Georgia" w:hAnsi="Georgia" w:cs="Times New Roman"/>
                <w:sz w:val="21"/>
                <w:szCs w:val="21"/>
              </w:rPr>
            </w:rPrChange>
          </w:rPr>
          <w:delText>t</w:delText>
        </w:r>
      </w:del>
      <w:del w:id="333" w:author="Fynn Schneider" w:date="2024-08-23T16:01:00Z" w16du:dateUtc="2024-08-23T14:01:00Z">
        <w:r w:rsidR="00036F8E" w:rsidRPr="00A32BFE" w:rsidDel="0037112A">
          <w:rPr>
            <w:rFonts w:ascii="Cambria" w:hAnsi="Cambria" w:cs="Times New Roman"/>
            <w:sz w:val="21"/>
            <w:szCs w:val="21"/>
            <w:rPrChange w:id="334" w:author="Fynn Schneider" w:date="2024-09-03T11:36:00Z" w16du:dateUtc="2024-09-03T09:36:00Z">
              <w:rPr>
                <w:rFonts w:ascii="Georgia" w:hAnsi="Georgia" w:cs="Times New Roman"/>
                <w:sz w:val="21"/>
                <w:szCs w:val="21"/>
              </w:rPr>
            </w:rPrChange>
          </w:rPr>
          <w:delText>.</w:delText>
        </w:r>
      </w:del>
      <w:del w:id="335" w:author="Fynn Schneider" w:date="2024-08-21T19:56:00Z" w16du:dateUtc="2024-08-21T17:56:00Z">
        <w:r w:rsidR="00036F8E" w:rsidRPr="00A32BFE" w:rsidDel="0097061C">
          <w:rPr>
            <w:rFonts w:ascii="Cambria" w:hAnsi="Cambria" w:cs="Times New Roman"/>
            <w:sz w:val="21"/>
            <w:szCs w:val="21"/>
            <w:rPrChange w:id="336" w:author="Fynn Schneider" w:date="2024-09-03T11:36:00Z" w16du:dateUtc="2024-09-03T09:36:00Z">
              <w:rPr>
                <w:rFonts w:ascii="Georgia" w:hAnsi="Georgia" w:cs="Times New Roman"/>
                <w:sz w:val="21"/>
                <w:szCs w:val="21"/>
              </w:rPr>
            </w:rPrChange>
          </w:rPr>
          <w:delText xml:space="preserve"> </w:delText>
        </w:r>
        <w:r w:rsidR="00036F8E" w:rsidRPr="00A32BFE" w:rsidDel="0097061C">
          <w:rPr>
            <w:rFonts w:ascii="Cambria" w:hAnsi="Cambria" w:cs="Times New Roman"/>
            <w:sz w:val="21"/>
            <w:szCs w:val="21"/>
            <w:highlight w:val="yellow"/>
            <w:rPrChange w:id="337" w:author="Fynn Schneider" w:date="2024-09-03T11:36:00Z" w16du:dateUtc="2024-09-03T09:36:00Z">
              <w:rPr>
                <w:rFonts w:ascii="Georgia" w:hAnsi="Georgia" w:cs="Times New Roman"/>
                <w:sz w:val="21"/>
                <w:szCs w:val="21"/>
                <w:highlight w:val="yellow"/>
              </w:rPr>
            </w:rPrChange>
          </w:rPr>
          <w:delText>Ihr Unternehmen</w:delText>
        </w:r>
        <w:r w:rsidR="00036F8E" w:rsidRPr="00A32BFE" w:rsidDel="0097061C">
          <w:rPr>
            <w:rFonts w:ascii="Cambria" w:hAnsi="Cambria" w:cs="Times New Roman"/>
            <w:sz w:val="21"/>
            <w:szCs w:val="21"/>
            <w:rPrChange w:id="338" w:author="Fynn Schneider" w:date="2024-09-03T11:36:00Z" w16du:dateUtc="2024-09-03T09:36:00Z">
              <w:rPr>
                <w:rFonts w:ascii="Georgia" w:hAnsi="Georgia" w:cs="Times New Roman"/>
                <w:sz w:val="21"/>
                <w:szCs w:val="21"/>
              </w:rPr>
            </w:rPrChange>
          </w:rPr>
          <w:delText xml:space="preserve"> erscheint mir dafür optimal, da </w:delText>
        </w:r>
        <w:r w:rsidR="00036F8E" w:rsidRPr="00A32BFE" w:rsidDel="0097061C">
          <w:rPr>
            <w:rFonts w:ascii="Cambria" w:hAnsi="Cambria" w:cs="Times New Roman"/>
            <w:sz w:val="21"/>
            <w:szCs w:val="21"/>
            <w:highlight w:val="yellow"/>
            <w:rPrChange w:id="339" w:author="Fynn Schneider" w:date="2024-09-03T11:36:00Z" w16du:dateUtc="2024-09-03T09:36:00Z">
              <w:rPr>
                <w:rFonts w:ascii="Georgia" w:hAnsi="Georgia" w:cs="Times New Roman"/>
                <w:sz w:val="21"/>
                <w:szCs w:val="21"/>
                <w:highlight w:val="yellow"/>
              </w:rPr>
            </w:rPrChange>
          </w:rPr>
          <w:delText xml:space="preserve">Lorem ipsum dolor sit amet, consetetur sadipscing elitr, sed diam nonumy eirmod tempor invidunt ut labore et dolore magna aliquyam erat, sed diam voluptua. </w:delText>
        </w:r>
        <w:r w:rsidR="00036F8E" w:rsidRPr="00A32BFE" w:rsidDel="0097061C">
          <w:rPr>
            <w:rFonts w:ascii="Cambria" w:hAnsi="Cambria" w:cs="Times New Roman"/>
            <w:sz w:val="21"/>
            <w:szCs w:val="21"/>
            <w:highlight w:val="yellow"/>
            <w:lang w:val="en-US"/>
            <w:rPrChange w:id="340" w:author="Fynn Schneider" w:date="2024-09-03T11:36:00Z" w16du:dateUtc="2024-09-03T09:36:00Z">
              <w:rPr>
                <w:rFonts w:ascii="Georgia" w:hAnsi="Georgia" w:cs="Times New Roman"/>
                <w:sz w:val="21"/>
                <w:szCs w:val="21"/>
                <w:highlight w:val="yellow"/>
              </w:rPr>
            </w:rPrChange>
          </w:rPr>
          <w:delTex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w:delText>
        </w:r>
      </w:del>
    </w:p>
    <w:p w14:paraId="737EC8A6" w14:textId="3A147633" w:rsidR="006A3865" w:rsidRPr="00A32BFE" w:rsidDel="0037112A" w:rsidRDefault="006A3865" w:rsidP="0097061C">
      <w:pPr>
        <w:spacing w:after="120"/>
        <w:jc w:val="both"/>
        <w:rPr>
          <w:del w:id="341" w:author="Fynn Schneider" w:date="2024-08-23T16:01:00Z" w16du:dateUtc="2024-08-23T14:01:00Z"/>
          <w:rFonts w:ascii="Cambria" w:hAnsi="Cambria" w:cs="Times New Roman"/>
          <w:sz w:val="21"/>
          <w:szCs w:val="21"/>
          <w:rPrChange w:id="342" w:author="Fynn Schneider" w:date="2024-09-03T11:36:00Z" w16du:dateUtc="2024-09-03T09:36:00Z">
            <w:rPr>
              <w:del w:id="343" w:author="Fynn Schneider" w:date="2024-08-23T16:01:00Z" w16du:dateUtc="2024-08-23T14:01:00Z"/>
              <w:rFonts w:ascii="Georgia" w:hAnsi="Georgia" w:cs="Times New Roman"/>
              <w:sz w:val="21"/>
              <w:szCs w:val="21"/>
            </w:rPr>
          </w:rPrChange>
        </w:rPr>
      </w:pPr>
      <w:del w:id="344" w:author="Fynn Schneider" w:date="2024-08-23T16:01:00Z" w16du:dateUtc="2024-08-23T14:01:00Z">
        <w:r w:rsidRPr="00A32BFE" w:rsidDel="0037112A">
          <w:rPr>
            <w:rFonts w:ascii="Cambria" w:hAnsi="Cambria" w:cs="Times New Roman"/>
            <w:sz w:val="21"/>
            <w:szCs w:val="21"/>
            <w:rPrChange w:id="345" w:author="Fynn Schneider" w:date="2024-09-03T11:36:00Z" w16du:dateUtc="2024-09-03T09:36:00Z">
              <w:rPr>
                <w:rFonts w:ascii="Georgia" w:hAnsi="Georgia" w:cs="Times New Roman"/>
                <w:sz w:val="21"/>
                <w:szCs w:val="21"/>
              </w:rPr>
            </w:rPrChange>
          </w:rPr>
          <w:delText xml:space="preserve">Ich </w:delText>
        </w:r>
        <w:r w:rsidR="00C04187" w:rsidRPr="00A32BFE" w:rsidDel="0037112A">
          <w:rPr>
            <w:rFonts w:ascii="Cambria" w:hAnsi="Cambria" w:cs="Times New Roman"/>
            <w:sz w:val="21"/>
            <w:szCs w:val="21"/>
            <w:rPrChange w:id="346" w:author="Fynn Schneider" w:date="2024-09-03T11:36:00Z" w16du:dateUtc="2024-09-03T09:36:00Z">
              <w:rPr>
                <w:rFonts w:ascii="Georgia" w:hAnsi="Georgia" w:cs="Times New Roman"/>
                <w:sz w:val="21"/>
                <w:szCs w:val="21"/>
              </w:rPr>
            </w:rPrChange>
          </w:rPr>
          <w:delText>bin mir sicher</w:delText>
        </w:r>
        <w:r w:rsidRPr="00A32BFE" w:rsidDel="0037112A">
          <w:rPr>
            <w:rFonts w:ascii="Cambria" w:hAnsi="Cambria" w:cs="Times New Roman"/>
            <w:sz w:val="21"/>
            <w:szCs w:val="21"/>
            <w:rPrChange w:id="347" w:author="Fynn Schneider" w:date="2024-09-03T11:36:00Z" w16du:dateUtc="2024-09-03T09:36:00Z">
              <w:rPr>
                <w:rFonts w:ascii="Georgia" w:hAnsi="Georgia" w:cs="Times New Roman"/>
                <w:sz w:val="21"/>
                <w:szCs w:val="21"/>
              </w:rPr>
            </w:rPrChange>
          </w:rPr>
          <w:delText>, dass ich durch</w:delText>
        </w:r>
        <w:r w:rsidR="00F47D02" w:rsidRPr="00A32BFE" w:rsidDel="0037112A">
          <w:rPr>
            <w:rFonts w:ascii="Cambria" w:hAnsi="Cambria" w:cs="Times New Roman"/>
            <w:sz w:val="21"/>
            <w:szCs w:val="21"/>
            <w:rPrChange w:id="348" w:author="Fynn Schneider" w:date="2024-09-03T11:36:00Z" w16du:dateUtc="2024-09-03T09:36:00Z">
              <w:rPr>
                <w:rFonts w:ascii="Georgia" w:hAnsi="Georgia" w:cs="Times New Roman"/>
                <w:sz w:val="21"/>
                <w:szCs w:val="21"/>
              </w:rPr>
            </w:rPrChange>
          </w:rPr>
          <w:delText xml:space="preserve"> meine analytisch</w:delText>
        </w:r>
        <w:r w:rsidRPr="00A32BFE" w:rsidDel="0037112A">
          <w:rPr>
            <w:rFonts w:ascii="Cambria" w:hAnsi="Cambria" w:cs="Times New Roman"/>
            <w:sz w:val="21"/>
            <w:szCs w:val="21"/>
            <w:rPrChange w:id="349" w:author="Fynn Schneider" w:date="2024-09-03T11:36:00Z" w16du:dateUtc="2024-09-03T09:36:00Z">
              <w:rPr>
                <w:rFonts w:ascii="Georgia" w:hAnsi="Georgia" w:cs="Times New Roman"/>
                <w:sz w:val="21"/>
                <w:szCs w:val="21"/>
              </w:rPr>
            </w:rPrChange>
          </w:rPr>
          <w:delText>e</w:delText>
        </w:r>
        <w:r w:rsidR="003273FB" w:rsidRPr="00A32BFE" w:rsidDel="0037112A">
          <w:rPr>
            <w:rFonts w:ascii="Cambria" w:hAnsi="Cambria" w:cs="Times New Roman"/>
            <w:sz w:val="21"/>
            <w:szCs w:val="21"/>
            <w:rPrChange w:id="350" w:author="Fynn Schneider" w:date="2024-09-03T11:36:00Z" w16du:dateUtc="2024-09-03T09:36:00Z">
              <w:rPr>
                <w:rFonts w:ascii="Georgia" w:hAnsi="Georgia" w:cs="Times New Roman"/>
                <w:sz w:val="21"/>
                <w:szCs w:val="21"/>
              </w:rPr>
            </w:rPrChange>
          </w:rPr>
          <w:delText xml:space="preserve"> Denkweise</w:delText>
        </w:r>
        <w:r w:rsidR="00277571" w:rsidRPr="00A32BFE" w:rsidDel="0037112A">
          <w:rPr>
            <w:rFonts w:ascii="Cambria" w:hAnsi="Cambria" w:cs="Times New Roman"/>
            <w:sz w:val="21"/>
            <w:szCs w:val="21"/>
            <w:rPrChange w:id="351" w:author="Fynn Schneider" w:date="2024-09-03T11:36:00Z" w16du:dateUtc="2024-09-03T09:36:00Z">
              <w:rPr>
                <w:rFonts w:ascii="Georgia" w:hAnsi="Georgia" w:cs="Times New Roman"/>
                <w:sz w:val="21"/>
                <w:szCs w:val="21"/>
              </w:rPr>
            </w:rPrChange>
          </w:rPr>
          <w:delText>,</w:delText>
        </w:r>
        <w:r w:rsidRPr="00A32BFE" w:rsidDel="0037112A">
          <w:rPr>
            <w:rFonts w:ascii="Cambria" w:hAnsi="Cambria" w:cs="Times New Roman"/>
            <w:sz w:val="21"/>
            <w:szCs w:val="21"/>
            <w:rPrChange w:id="352" w:author="Fynn Schneider" w:date="2024-09-03T11:36:00Z" w16du:dateUtc="2024-09-03T09:36:00Z">
              <w:rPr>
                <w:rFonts w:ascii="Georgia" w:hAnsi="Georgia" w:cs="Times New Roman"/>
                <w:sz w:val="21"/>
                <w:szCs w:val="21"/>
              </w:rPr>
            </w:rPrChange>
          </w:rPr>
          <w:delText xml:space="preserve"> </w:delText>
        </w:r>
        <w:r w:rsidR="00277571" w:rsidRPr="00A32BFE" w:rsidDel="0037112A">
          <w:rPr>
            <w:rFonts w:ascii="Cambria" w:hAnsi="Cambria" w:cs="Times New Roman"/>
            <w:sz w:val="21"/>
            <w:szCs w:val="21"/>
            <w:rPrChange w:id="353" w:author="Fynn Schneider" w:date="2024-09-03T11:36:00Z" w16du:dateUtc="2024-09-03T09:36:00Z">
              <w:rPr>
                <w:rFonts w:ascii="Georgia" w:hAnsi="Georgia" w:cs="Times New Roman"/>
                <w:sz w:val="21"/>
                <w:szCs w:val="21"/>
              </w:rPr>
            </w:rPrChange>
          </w:rPr>
          <w:delText>meine hohe</w:delText>
        </w:r>
        <w:r w:rsidR="00100673" w:rsidRPr="00A32BFE" w:rsidDel="0037112A">
          <w:rPr>
            <w:rFonts w:ascii="Cambria" w:hAnsi="Cambria" w:cs="Times New Roman"/>
            <w:sz w:val="21"/>
            <w:szCs w:val="21"/>
            <w:rPrChange w:id="354" w:author="Fynn Schneider" w:date="2024-09-03T11:36:00Z" w16du:dateUtc="2024-09-03T09:36:00Z">
              <w:rPr>
                <w:rFonts w:ascii="Georgia" w:hAnsi="Georgia" w:cs="Times New Roman"/>
                <w:sz w:val="21"/>
                <w:szCs w:val="21"/>
              </w:rPr>
            </w:rPrChange>
          </w:rPr>
          <w:delText xml:space="preserve"> </w:delText>
        </w:r>
        <w:r w:rsidR="00277571" w:rsidRPr="00A32BFE" w:rsidDel="0037112A">
          <w:rPr>
            <w:rFonts w:ascii="Cambria" w:hAnsi="Cambria" w:cs="Times New Roman"/>
            <w:sz w:val="21"/>
            <w:szCs w:val="21"/>
            <w:rPrChange w:id="355" w:author="Fynn Schneider" w:date="2024-09-03T11:36:00Z" w16du:dateUtc="2024-09-03T09:36:00Z">
              <w:rPr>
                <w:rFonts w:ascii="Georgia" w:hAnsi="Georgia" w:cs="Times New Roman"/>
                <w:sz w:val="21"/>
                <w:szCs w:val="21"/>
              </w:rPr>
            </w:rPrChange>
          </w:rPr>
          <w:delText>Einsatzbereitschaf</w:delText>
        </w:r>
        <w:r w:rsidRPr="00A32BFE" w:rsidDel="0037112A">
          <w:rPr>
            <w:rFonts w:ascii="Cambria" w:hAnsi="Cambria" w:cs="Times New Roman"/>
            <w:sz w:val="21"/>
            <w:szCs w:val="21"/>
            <w:rPrChange w:id="356" w:author="Fynn Schneider" w:date="2024-09-03T11:36:00Z" w16du:dateUtc="2024-09-03T09:36:00Z">
              <w:rPr>
                <w:rFonts w:ascii="Georgia" w:hAnsi="Georgia" w:cs="Times New Roman"/>
                <w:sz w:val="21"/>
                <w:szCs w:val="21"/>
              </w:rPr>
            </w:rPrChange>
          </w:rPr>
          <w:delText>t</w:delText>
        </w:r>
        <w:r w:rsidR="00277571" w:rsidRPr="00A32BFE" w:rsidDel="0037112A">
          <w:rPr>
            <w:rFonts w:ascii="Cambria" w:hAnsi="Cambria" w:cs="Times New Roman"/>
            <w:sz w:val="21"/>
            <w:szCs w:val="21"/>
            <w:rPrChange w:id="357" w:author="Fynn Schneider" w:date="2024-09-03T11:36:00Z" w16du:dateUtc="2024-09-03T09:36:00Z">
              <w:rPr>
                <w:rFonts w:ascii="Georgia" w:hAnsi="Georgia" w:cs="Times New Roman"/>
                <w:sz w:val="21"/>
                <w:szCs w:val="21"/>
              </w:rPr>
            </w:rPrChange>
          </w:rPr>
          <w:delText xml:space="preserve"> </w:delText>
        </w:r>
        <w:r w:rsidRPr="00A32BFE" w:rsidDel="0037112A">
          <w:rPr>
            <w:rFonts w:ascii="Cambria" w:hAnsi="Cambria" w:cs="Times New Roman"/>
            <w:sz w:val="21"/>
            <w:szCs w:val="21"/>
            <w:rPrChange w:id="358" w:author="Fynn Schneider" w:date="2024-09-03T11:36:00Z" w16du:dateUtc="2024-09-03T09:36:00Z">
              <w:rPr>
                <w:rFonts w:ascii="Georgia" w:hAnsi="Georgia" w:cs="Times New Roman"/>
                <w:sz w:val="21"/>
                <w:szCs w:val="21"/>
              </w:rPr>
            </w:rPrChange>
          </w:rPr>
          <w:delText xml:space="preserve">und den starken Willen mir die für die Wirtschaftsprüfung nötigen Fachkenntnisse anzueignen, </w:delText>
        </w:r>
        <w:r w:rsidR="00277571" w:rsidRPr="00A32BFE" w:rsidDel="0037112A">
          <w:rPr>
            <w:rFonts w:ascii="Cambria" w:hAnsi="Cambria" w:cs="Times New Roman"/>
            <w:sz w:val="21"/>
            <w:szCs w:val="21"/>
            <w:rPrChange w:id="359" w:author="Fynn Schneider" w:date="2024-09-03T11:36:00Z" w16du:dateUtc="2024-09-03T09:36:00Z">
              <w:rPr>
                <w:rFonts w:ascii="Georgia" w:hAnsi="Georgia" w:cs="Times New Roman"/>
                <w:sz w:val="21"/>
                <w:szCs w:val="21"/>
              </w:rPr>
            </w:rPrChange>
          </w:rPr>
          <w:delText xml:space="preserve">eine Bereicherung </w:delText>
        </w:r>
        <w:r w:rsidR="00277571" w:rsidRPr="00A32BFE" w:rsidDel="0037112A">
          <w:rPr>
            <w:rFonts w:ascii="Cambria" w:hAnsi="Cambria" w:cs="Times New Roman"/>
            <w:sz w:val="21"/>
            <w:szCs w:val="21"/>
            <w:rPrChange w:id="360" w:author="Fynn Schneider" w:date="2024-09-03T11:36:00Z" w16du:dateUtc="2024-09-03T09:36:00Z">
              <w:rPr>
                <w:rFonts w:ascii="Georgia" w:hAnsi="Georgia" w:cs="Times New Roman"/>
                <w:sz w:val="21"/>
                <w:szCs w:val="21"/>
                <w:highlight w:val="yellow"/>
              </w:rPr>
            </w:rPrChange>
          </w:rPr>
          <w:delText>für ihr Unternehmen</w:delText>
        </w:r>
        <w:r w:rsidR="00277571" w:rsidRPr="00A32BFE" w:rsidDel="0037112A">
          <w:rPr>
            <w:rFonts w:ascii="Cambria" w:hAnsi="Cambria" w:cs="Times New Roman"/>
            <w:sz w:val="21"/>
            <w:szCs w:val="21"/>
            <w:rPrChange w:id="361" w:author="Fynn Schneider" w:date="2024-09-03T11:36:00Z" w16du:dateUtc="2024-09-03T09:36:00Z">
              <w:rPr>
                <w:rFonts w:ascii="Georgia" w:hAnsi="Georgia" w:cs="Times New Roman"/>
                <w:sz w:val="21"/>
                <w:szCs w:val="21"/>
              </w:rPr>
            </w:rPrChange>
          </w:rPr>
          <w:delText xml:space="preserve"> sein werde </w:delText>
        </w:r>
        <w:r w:rsidR="00C04187" w:rsidRPr="00A32BFE" w:rsidDel="0037112A">
          <w:rPr>
            <w:rFonts w:ascii="Cambria" w:hAnsi="Cambria" w:cs="Times New Roman"/>
            <w:sz w:val="21"/>
            <w:szCs w:val="21"/>
            <w:rPrChange w:id="362" w:author="Fynn Schneider" w:date="2024-09-03T11:36:00Z" w16du:dateUtc="2024-09-03T09:36:00Z">
              <w:rPr>
                <w:rFonts w:ascii="Georgia" w:hAnsi="Georgia" w:cs="Times New Roman"/>
                <w:sz w:val="21"/>
                <w:szCs w:val="21"/>
              </w:rPr>
            </w:rPrChange>
          </w:rPr>
          <w:delText>und würde mich sehr darüber freuen, Sie auch in einem persönlichen Gespräch von mir und meinen Fähigkeiten überzeugen zu dürfen.</w:delText>
        </w:r>
      </w:del>
    </w:p>
    <w:p w14:paraId="19DA8FBA" w14:textId="77777777" w:rsidR="006A3865" w:rsidRPr="00A32BFE" w:rsidDel="00F141B6" w:rsidRDefault="006A3865" w:rsidP="00E65B09">
      <w:pPr>
        <w:spacing w:after="0"/>
        <w:jc w:val="both"/>
        <w:rPr>
          <w:del w:id="363" w:author="Fynn Schneider" w:date="2024-08-21T20:14:00Z" w16du:dateUtc="2024-08-21T18:14:00Z"/>
          <w:rFonts w:ascii="Cambria" w:hAnsi="Cambria" w:cs="Times New Roman"/>
          <w:sz w:val="21"/>
          <w:szCs w:val="21"/>
          <w:rPrChange w:id="364" w:author="Fynn Schneider" w:date="2024-09-03T11:36:00Z" w16du:dateUtc="2024-09-03T09:36:00Z">
            <w:rPr>
              <w:del w:id="365" w:author="Fynn Schneider" w:date="2024-08-21T20:14:00Z" w16du:dateUtc="2024-08-21T18:14:00Z"/>
              <w:rFonts w:ascii="Georgia" w:hAnsi="Georgia" w:cs="Times New Roman"/>
              <w:sz w:val="21"/>
              <w:szCs w:val="21"/>
            </w:rPr>
          </w:rPrChange>
        </w:rPr>
      </w:pPr>
    </w:p>
    <w:p w14:paraId="0B697486" w14:textId="3E075DCA" w:rsidR="0097264E" w:rsidRPr="00A32BFE" w:rsidDel="0037112A" w:rsidRDefault="0097264E" w:rsidP="00E65B09">
      <w:pPr>
        <w:spacing w:after="0"/>
        <w:jc w:val="both"/>
        <w:rPr>
          <w:del w:id="366" w:author="Fynn Schneider" w:date="2024-08-23T16:01:00Z" w16du:dateUtc="2024-08-23T14:01:00Z"/>
          <w:rFonts w:ascii="Cambria" w:hAnsi="Cambria" w:cs="Times New Roman"/>
          <w:sz w:val="21"/>
          <w:szCs w:val="21"/>
          <w:rPrChange w:id="367" w:author="Fynn Schneider" w:date="2024-09-03T11:36:00Z" w16du:dateUtc="2024-09-03T09:36:00Z">
            <w:rPr>
              <w:del w:id="368" w:author="Fynn Schneider" w:date="2024-08-23T16:01:00Z" w16du:dateUtc="2024-08-23T14:01:00Z"/>
              <w:rFonts w:ascii="Georgia" w:hAnsi="Georgia" w:cs="Times New Roman"/>
              <w:sz w:val="21"/>
              <w:szCs w:val="21"/>
            </w:rPr>
          </w:rPrChange>
        </w:rPr>
      </w:pPr>
    </w:p>
    <w:p w14:paraId="4459D038" w14:textId="68295499" w:rsidR="00E65B09" w:rsidRPr="00A32BFE" w:rsidDel="0037112A" w:rsidRDefault="0099776A" w:rsidP="00E65B09">
      <w:pPr>
        <w:spacing w:after="0"/>
        <w:jc w:val="both"/>
        <w:rPr>
          <w:del w:id="369" w:author="Fynn Schneider" w:date="2024-08-23T16:01:00Z" w16du:dateUtc="2024-08-23T14:01:00Z"/>
          <w:rFonts w:ascii="Cambria" w:hAnsi="Cambria" w:cs="Times New Roman"/>
          <w:sz w:val="21"/>
          <w:szCs w:val="21"/>
          <w:rPrChange w:id="370" w:author="Fynn Schneider" w:date="2024-09-03T11:36:00Z" w16du:dateUtc="2024-09-03T09:36:00Z">
            <w:rPr>
              <w:del w:id="371" w:author="Fynn Schneider" w:date="2024-08-23T16:01:00Z" w16du:dateUtc="2024-08-23T14:01:00Z"/>
              <w:rFonts w:ascii="Georgia" w:hAnsi="Georgia" w:cs="Times New Roman"/>
              <w:sz w:val="21"/>
              <w:szCs w:val="21"/>
            </w:rPr>
          </w:rPrChange>
        </w:rPr>
      </w:pPr>
      <w:del w:id="372" w:author="Fynn Schneider" w:date="2024-08-23T16:01:00Z" w16du:dateUtc="2024-08-23T14:01:00Z">
        <w:r w:rsidRPr="00A32BFE" w:rsidDel="0037112A">
          <w:rPr>
            <w:rFonts w:ascii="Cambria" w:hAnsi="Cambria" w:cs="Times New Roman"/>
            <w:sz w:val="21"/>
            <w:szCs w:val="21"/>
            <w:rPrChange w:id="373" w:author="Fynn Schneider" w:date="2024-09-03T11:36:00Z" w16du:dateUtc="2024-09-03T09:36:00Z">
              <w:rPr>
                <w:rFonts w:ascii="Georgia" w:hAnsi="Georgia" w:cs="Times New Roman"/>
                <w:sz w:val="21"/>
                <w:szCs w:val="21"/>
              </w:rPr>
            </w:rPrChange>
          </w:rPr>
          <w:delText>Mit freundlichen Grüßen</w:delText>
        </w:r>
      </w:del>
    </w:p>
    <w:p w14:paraId="323DB377" w14:textId="77777777" w:rsidR="0097264E" w:rsidRPr="00A32BFE" w:rsidDel="00F141B6" w:rsidRDefault="0097264E" w:rsidP="00E65B09">
      <w:pPr>
        <w:spacing w:after="0"/>
        <w:jc w:val="both"/>
        <w:rPr>
          <w:del w:id="374" w:author="Fynn Schneider" w:date="2024-08-21T20:14:00Z" w16du:dateUtc="2024-08-21T18:14:00Z"/>
          <w:rFonts w:ascii="Cambria" w:hAnsi="Cambria" w:cs="Times New Roman"/>
          <w:sz w:val="21"/>
          <w:szCs w:val="21"/>
          <w:lang w:val="en-US"/>
          <w:rPrChange w:id="375" w:author="Fynn Schneider" w:date="2024-09-03T11:36:00Z" w16du:dateUtc="2024-09-03T09:36:00Z">
            <w:rPr>
              <w:del w:id="376" w:author="Fynn Schneider" w:date="2024-08-21T20:14:00Z" w16du:dateUtc="2024-08-21T18:14:00Z"/>
              <w:rFonts w:ascii="Georgia" w:hAnsi="Georgia" w:cs="Times New Roman"/>
              <w:sz w:val="21"/>
              <w:szCs w:val="21"/>
              <w:lang w:val="en-US"/>
            </w:rPr>
          </w:rPrChange>
        </w:rPr>
      </w:pPr>
    </w:p>
    <w:p w14:paraId="3BDB02BA" w14:textId="4C019460" w:rsidR="00BB3512" w:rsidRPr="00A32BFE" w:rsidRDefault="0099776A" w:rsidP="00E65B09">
      <w:pPr>
        <w:spacing w:after="0"/>
        <w:jc w:val="both"/>
        <w:rPr>
          <w:rFonts w:ascii="Cambria" w:hAnsi="Cambria" w:cs="Times New Roman"/>
          <w:sz w:val="21"/>
          <w:szCs w:val="21"/>
          <w:rPrChange w:id="377" w:author="Fynn Schneider" w:date="2024-09-03T11:36:00Z" w16du:dateUtc="2024-09-03T09:36:00Z">
            <w:rPr>
              <w:rFonts w:ascii="Georgia" w:hAnsi="Georgia" w:cs="Times New Roman"/>
              <w:sz w:val="21"/>
              <w:szCs w:val="21"/>
            </w:rPr>
          </w:rPrChange>
        </w:rPr>
      </w:pPr>
      <w:del w:id="378" w:author="Fynn Schneider" w:date="2024-08-21T20:14:00Z" w16du:dateUtc="2024-08-21T18:14:00Z">
        <w:r w:rsidRPr="00A32BFE" w:rsidDel="00F141B6">
          <w:rPr>
            <w:rFonts w:ascii="Cambria" w:hAnsi="Cambria" w:cs="Times New Roman"/>
            <w:sz w:val="21"/>
            <w:szCs w:val="21"/>
            <w:highlight w:val="yellow"/>
            <w:lang w:val="en-US"/>
            <w:rPrChange w:id="379" w:author="Fynn Schneider" w:date="2024-09-03T11:36:00Z" w16du:dateUtc="2024-09-03T09:36:00Z">
              <w:rPr>
                <w:rFonts w:ascii="Georgia" w:hAnsi="Georgia" w:cs="Times New Roman"/>
                <w:sz w:val="21"/>
                <w:szCs w:val="21"/>
                <w:highlight w:val="yellow"/>
                <w:lang w:val="en-US"/>
              </w:rPr>
            </w:rPrChange>
          </w:rPr>
          <w:delText>Unterschrift</w:delText>
        </w:r>
      </w:del>
    </w:p>
    <w:sectPr w:rsidR="00BB3512" w:rsidRPr="00A32BFE" w:rsidSect="00F141B6">
      <w:pgSz w:w="11906" w:h="16838"/>
      <w:pgMar w:top="794" w:right="964" w:bottom="397" w:left="964" w:header="709" w:footer="709" w:gutter="0"/>
      <w:cols w:space="708"/>
      <w:docGrid w:linePitch="360"/>
      <w:sectPrChange w:id="380" w:author="Fynn Schneider" w:date="2024-08-21T20:14:00Z" w16du:dateUtc="2024-08-21T18:14:00Z">
        <w:sectPr w:rsidR="00BB3512" w:rsidRPr="00A32BFE" w:rsidSect="00F141B6">
          <w:pgMar w:top="851" w:right="1134" w:bottom="397" w:left="1134"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ynn Schneider">
    <w15:presenceInfo w15:providerId="AD" w15:userId="S::Fynn.Schneider@bwedu.de::e5c95308-c3e1-4edd-ab40-09f86af71edb"/>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DA1"/>
    <w:rsid w:val="00012D78"/>
    <w:rsid w:val="00016327"/>
    <w:rsid w:val="00034B68"/>
    <w:rsid w:val="00036F8E"/>
    <w:rsid w:val="0004591A"/>
    <w:rsid w:val="00046459"/>
    <w:rsid w:val="000555E4"/>
    <w:rsid w:val="0005670D"/>
    <w:rsid w:val="000710B0"/>
    <w:rsid w:val="00073C82"/>
    <w:rsid w:val="00081359"/>
    <w:rsid w:val="000862BC"/>
    <w:rsid w:val="000A154E"/>
    <w:rsid w:val="000A5AB8"/>
    <w:rsid w:val="000A6678"/>
    <w:rsid w:val="000A7DEB"/>
    <w:rsid w:val="000C54B8"/>
    <w:rsid w:val="000C55DE"/>
    <w:rsid w:val="000F371C"/>
    <w:rsid w:val="00100673"/>
    <w:rsid w:val="001030D3"/>
    <w:rsid w:val="00117F83"/>
    <w:rsid w:val="00146C8E"/>
    <w:rsid w:val="00152DF9"/>
    <w:rsid w:val="00156A98"/>
    <w:rsid w:val="001669DB"/>
    <w:rsid w:val="00171D11"/>
    <w:rsid w:val="00180952"/>
    <w:rsid w:val="001819B1"/>
    <w:rsid w:val="001A4522"/>
    <w:rsid w:val="001C17FC"/>
    <w:rsid w:val="001D079A"/>
    <w:rsid w:val="001E0088"/>
    <w:rsid w:val="001E0903"/>
    <w:rsid w:val="001E1EE7"/>
    <w:rsid w:val="001F2B28"/>
    <w:rsid w:val="001F35E1"/>
    <w:rsid w:val="002042CB"/>
    <w:rsid w:val="002062F6"/>
    <w:rsid w:val="00212042"/>
    <w:rsid w:val="00215A3A"/>
    <w:rsid w:val="002213EE"/>
    <w:rsid w:val="00227E06"/>
    <w:rsid w:val="0023378A"/>
    <w:rsid w:val="0023683A"/>
    <w:rsid w:val="002467A0"/>
    <w:rsid w:val="00250636"/>
    <w:rsid w:val="002536DC"/>
    <w:rsid w:val="00255EC1"/>
    <w:rsid w:val="00257D2A"/>
    <w:rsid w:val="00260ADE"/>
    <w:rsid w:val="002627D2"/>
    <w:rsid w:val="00263E94"/>
    <w:rsid w:val="00264191"/>
    <w:rsid w:val="0027047C"/>
    <w:rsid w:val="002708C2"/>
    <w:rsid w:val="00274324"/>
    <w:rsid w:val="00277571"/>
    <w:rsid w:val="00290D24"/>
    <w:rsid w:val="002A5B9F"/>
    <w:rsid w:val="002D309E"/>
    <w:rsid w:val="002D594E"/>
    <w:rsid w:val="002E39B8"/>
    <w:rsid w:val="002F08B4"/>
    <w:rsid w:val="002F51FA"/>
    <w:rsid w:val="002F60E8"/>
    <w:rsid w:val="002F7263"/>
    <w:rsid w:val="00304CBA"/>
    <w:rsid w:val="00311A15"/>
    <w:rsid w:val="00321F13"/>
    <w:rsid w:val="003250EA"/>
    <w:rsid w:val="003273FB"/>
    <w:rsid w:val="003421B1"/>
    <w:rsid w:val="0037112A"/>
    <w:rsid w:val="00372989"/>
    <w:rsid w:val="00373757"/>
    <w:rsid w:val="00375D2D"/>
    <w:rsid w:val="003811BC"/>
    <w:rsid w:val="0038671F"/>
    <w:rsid w:val="003947A8"/>
    <w:rsid w:val="003D287A"/>
    <w:rsid w:val="003D464F"/>
    <w:rsid w:val="003D5D1E"/>
    <w:rsid w:val="003D6569"/>
    <w:rsid w:val="003F098A"/>
    <w:rsid w:val="003F3290"/>
    <w:rsid w:val="003F688C"/>
    <w:rsid w:val="00415608"/>
    <w:rsid w:val="00424CAF"/>
    <w:rsid w:val="004300FF"/>
    <w:rsid w:val="0043026E"/>
    <w:rsid w:val="00434D23"/>
    <w:rsid w:val="00437945"/>
    <w:rsid w:val="004403CB"/>
    <w:rsid w:val="004526EB"/>
    <w:rsid w:val="00453C2F"/>
    <w:rsid w:val="00454C0B"/>
    <w:rsid w:val="0046226E"/>
    <w:rsid w:val="00465C98"/>
    <w:rsid w:val="00474FC2"/>
    <w:rsid w:val="00484A3A"/>
    <w:rsid w:val="00486A53"/>
    <w:rsid w:val="00492923"/>
    <w:rsid w:val="004A1501"/>
    <w:rsid w:val="004A615C"/>
    <w:rsid w:val="004B11A9"/>
    <w:rsid w:val="004B4510"/>
    <w:rsid w:val="004C156C"/>
    <w:rsid w:val="004C174A"/>
    <w:rsid w:val="004C3190"/>
    <w:rsid w:val="00500EFA"/>
    <w:rsid w:val="00506322"/>
    <w:rsid w:val="00506A3A"/>
    <w:rsid w:val="00507BBD"/>
    <w:rsid w:val="005360E2"/>
    <w:rsid w:val="005407D6"/>
    <w:rsid w:val="00542F06"/>
    <w:rsid w:val="00553EC8"/>
    <w:rsid w:val="005705F7"/>
    <w:rsid w:val="00570B1D"/>
    <w:rsid w:val="0057314A"/>
    <w:rsid w:val="00574140"/>
    <w:rsid w:val="005762CF"/>
    <w:rsid w:val="005842A0"/>
    <w:rsid w:val="00590834"/>
    <w:rsid w:val="00590E7F"/>
    <w:rsid w:val="00593C9C"/>
    <w:rsid w:val="005A25CF"/>
    <w:rsid w:val="005A5DA9"/>
    <w:rsid w:val="005B231F"/>
    <w:rsid w:val="005C55F7"/>
    <w:rsid w:val="005D7D49"/>
    <w:rsid w:val="005E00BC"/>
    <w:rsid w:val="005E63B8"/>
    <w:rsid w:val="005F350B"/>
    <w:rsid w:val="00603752"/>
    <w:rsid w:val="006175F5"/>
    <w:rsid w:val="006220E5"/>
    <w:rsid w:val="00622CE3"/>
    <w:rsid w:val="00632F05"/>
    <w:rsid w:val="0063723B"/>
    <w:rsid w:val="00647413"/>
    <w:rsid w:val="006502BE"/>
    <w:rsid w:val="00662DF2"/>
    <w:rsid w:val="00681181"/>
    <w:rsid w:val="00681A80"/>
    <w:rsid w:val="006A3865"/>
    <w:rsid w:val="006A7895"/>
    <w:rsid w:val="006B302C"/>
    <w:rsid w:val="006D0F3A"/>
    <w:rsid w:val="006D2592"/>
    <w:rsid w:val="006F58EC"/>
    <w:rsid w:val="00706233"/>
    <w:rsid w:val="00723C13"/>
    <w:rsid w:val="00723DB8"/>
    <w:rsid w:val="007251EA"/>
    <w:rsid w:val="007340D7"/>
    <w:rsid w:val="007472BD"/>
    <w:rsid w:val="00755A3D"/>
    <w:rsid w:val="007675B1"/>
    <w:rsid w:val="00797EF1"/>
    <w:rsid w:val="007A14F1"/>
    <w:rsid w:val="007A3246"/>
    <w:rsid w:val="007A64C5"/>
    <w:rsid w:val="007A719D"/>
    <w:rsid w:val="007B1B2B"/>
    <w:rsid w:val="007B228D"/>
    <w:rsid w:val="007C59D2"/>
    <w:rsid w:val="007D1E05"/>
    <w:rsid w:val="007D324F"/>
    <w:rsid w:val="007E4326"/>
    <w:rsid w:val="007E57FA"/>
    <w:rsid w:val="007F0344"/>
    <w:rsid w:val="007F7EA0"/>
    <w:rsid w:val="008049F7"/>
    <w:rsid w:val="00807293"/>
    <w:rsid w:val="0083750F"/>
    <w:rsid w:val="008428CF"/>
    <w:rsid w:val="0085213A"/>
    <w:rsid w:val="00853C10"/>
    <w:rsid w:val="008565FD"/>
    <w:rsid w:val="00857C6F"/>
    <w:rsid w:val="008657E3"/>
    <w:rsid w:val="00867CED"/>
    <w:rsid w:val="00874503"/>
    <w:rsid w:val="008771CC"/>
    <w:rsid w:val="00883B55"/>
    <w:rsid w:val="0089337A"/>
    <w:rsid w:val="008A248F"/>
    <w:rsid w:val="008B402E"/>
    <w:rsid w:val="008C27C1"/>
    <w:rsid w:val="008C3D8D"/>
    <w:rsid w:val="008D613A"/>
    <w:rsid w:val="008D6664"/>
    <w:rsid w:val="008D7CDB"/>
    <w:rsid w:val="008E100E"/>
    <w:rsid w:val="008E4BA9"/>
    <w:rsid w:val="008E7A27"/>
    <w:rsid w:val="008E7D17"/>
    <w:rsid w:val="0097061C"/>
    <w:rsid w:val="00972610"/>
    <w:rsid w:val="0097264E"/>
    <w:rsid w:val="00986E46"/>
    <w:rsid w:val="00991E04"/>
    <w:rsid w:val="00993D40"/>
    <w:rsid w:val="00997342"/>
    <w:rsid w:val="00997747"/>
    <w:rsid w:val="0099776A"/>
    <w:rsid w:val="009A256E"/>
    <w:rsid w:val="009B05D3"/>
    <w:rsid w:val="009B365D"/>
    <w:rsid w:val="009B3CB6"/>
    <w:rsid w:val="009B7612"/>
    <w:rsid w:val="009C01BD"/>
    <w:rsid w:val="009C0DA1"/>
    <w:rsid w:val="009D07DC"/>
    <w:rsid w:val="009D0AE3"/>
    <w:rsid w:val="009D3BBF"/>
    <w:rsid w:val="009F0799"/>
    <w:rsid w:val="009F46A7"/>
    <w:rsid w:val="009F79F1"/>
    <w:rsid w:val="00A03A32"/>
    <w:rsid w:val="00A1282E"/>
    <w:rsid w:val="00A14247"/>
    <w:rsid w:val="00A32BFE"/>
    <w:rsid w:val="00A32F2F"/>
    <w:rsid w:val="00A40D57"/>
    <w:rsid w:val="00A43DD6"/>
    <w:rsid w:val="00A44493"/>
    <w:rsid w:val="00A50A65"/>
    <w:rsid w:val="00A53760"/>
    <w:rsid w:val="00A5615F"/>
    <w:rsid w:val="00A77B38"/>
    <w:rsid w:val="00AA2791"/>
    <w:rsid w:val="00AA4C7C"/>
    <w:rsid w:val="00AB4CD0"/>
    <w:rsid w:val="00AB7278"/>
    <w:rsid w:val="00AC61EE"/>
    <w:rsid w:val="00AC66C4"/>
    <w:rsid w:val="00AC7086"/>
    <w:rsid w:val="00AD75DE"/>
    <w:rsid w:val="00AE26F5"/>
    <w:rsid w:val="00AE33AF"/>
    <w:rsid w:val="00AE3A33"/>
    <w:rsid w:val="00AE65E0"/>
    <w:rsid w:val="00B135CE"/>
    <w:rsid w:val="00B23B99"/>
    <w:rsid w:val="00B339B8"/>
    <w:rsid w:val="00B346A7"/>
    <w:rsid w:val="00B348D8"/>
    <w:rsid w:val="00B349F4"/>
    <w:rsid w:val="00B36641"/>
    <w:rsid w:val="00B43970"/>
    <w:rsid w:val="00B50A34"/>
    <w:rsid w:val="00B54C38"/>
    <w:rsid w:val="00B5613E"/>
    <w:rsid w:val="00B57CB1"/>
    <w:rsid w:val="00B6320E"/>
    <w:rsid w:val="00B77DCE"/>
    <w:rsid w:val="00B81B0E"/>
    <w:rsid w:val="00B87CA9"/>
    <w:rsid w:val="00B90BC2"/>
    <w:rsid w:val="00B9666E"/>
    <w:rsid w:val="00BA63BE"/>
    <w:rsid w:val="00BB3512"/>
    <w:rsid w:val="00BB3C75"/>
    <w:rsid w:val="00BC3EDC"/>
    <w:rsid w:val="00BD4D05"/>
    <w:rsid w:val="00BD7E8D"/>
    <w:rsid w:val="00BF522D"/>
    <w:rsid w:val="00C0214A"/>
    <w:rsid w:val="00C030C1"/>
    <w:rsid w:val="00C04187"/>
    <w:rsid w:val="00C1562F"/>
    <w:rsid w:val="00C17636"/>
    <w:rsid w:val="00C41F67"/>
    <w:rsid w:val="00C434F4"/>
    <w:rsid w:val="00C64EB7"/>
    <w:rsid w:val="00C6717B"/>
    <w:rsid w:val="00C71380"/>
    <w:rsid w:val="00C9003C"/>
    <w:rsid w:val="00C9187C"/>
    <w:rsid w:val="00C97ECA"/>
    <w:rsid w:val="00CA1160"/>
    <w:rsid w:val="00CA4AA2"/>
    <w:rsid w:val="00CA5606"/>
    <w:rsid w:val="00CA702E"/>
    <w:rsid w:val="00CA7350"/>
    <w:rsid w:val="00CB639D"/>
    <w:rsid w:val="00CD51E6"/>
    <w:rsid w:val="00CD76D7"/>
    <w:rsid w:val="00CE433B"/>
    <w:rsid w:val="00CE4C3B"/>
    <w:rsid w:val="00CF4356"/>
    <w:rsid w:val="00D02214"/>
    <w:rsid w:val="00D203E1"/>
    <w:rsid w:val="00D30CEA"/>
    <w:rsid w:val="00D71D8E"/>
    <w:rsid w:val="00D73121"/>
    <w:rsid w:val="00D76F79"/>
    <w:rsid w:val="00D9281A"/>
    <w:rsid w:val="00D95430"/>
    <w:rsid w:val="00DA23B8"/>
    <w:rsid w:val="00DA3404"/>
    <w:rsid w:val="00DA524B"/>
    <w:rsid w:val="00DB471D"/>
    <w:rsid w:val="00DC6F6B"/>
    <w:rsid w:val="00DD151B"/>
    <w:rsid w:val="00DD1863"/>
    <w:rsid w:val="00DD1CDC"/>
    <w:rsid w:val="00DD3349"/>
    <w:rsid w:val="00DD54E1"/>
    <w:rsid w:val="00DD6747"/>
    <w:rsid w:val="00DE194C"/>
    <w:rsid w:val="00DE1FBC"/>
    <w:rsid w:val="00DE5C3D"/>
    <w:rsid w:val="00E02500"/>
    <w:rsid w:val="00E12ED8"/>
    <w:rsid w:val="00E162C9"/>
    <w:rsid w:val="00E3005D"/>
    <w:rsid w:val="00E30491"/>
    <w:rsid w:val="00E473ED"/>
    <w:rsid w:val="00E47DAF"/>
    <w:rsid w:val="00E62550"/>
    <w:rsid w:val="00E65B09"/>
    <w:rsid w:val="00E7087D"/>
    <w:rsid w:val="00E83116"/>
    <w:rsid w:val="00E9020B"/>
    <w:rsid w:val="00E914E5"/>
    <w:rsid w:val="00E91B86"/>
    <w:rsid w:val="00EA6CEC"/>
    <w:rsid w:val="00EA7AC2"/>
    <w:rsid w:val="00EC000C"/>
    <w:rsid w:val="00ED6074"/>
    <w:rsid w:val="00EF2FD5"/>
    <w:rsid w:val="00F1082D"/>
    <w:rsid w:val="00F11473"/>
    <w:rsid w:val="00F12B7A"/>
    <w:rsid w:val="00F141B6"/>
    <w:rsid w:val="00F15BA5"/>
    <w:rsid w:val="00F17C54"/>
    <w:rsid w:val="00F253C5"/>
    <w:rsid w:val="00F270C0"/>
    <w:rsid w:val="00F30624"/>
    <w:rsid w:val="00F44BD7"/>
    <w:rsid w:val="00F45D92"/>
    <w:rsid w:val="00F4717F"/>
    <w:rsid w:val="00F47D02"/>
    <w:rsid w:val="00F5301B"/>
    <w:rsid w:val="00F55138"/>
    <w:rsid w:val="00F55CE3"/>
    <w:rsid w:val="00F664F9"/>
    <w:rsid w:val="00F74175"/>
    <w:rsid w:val="00F9194E"/>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72989"/>
    <w:pPr>
      <w:spacing w:after="0" w:line="240" w:lineRule="auto"/>
    </w:pPr>
  </w:style>
  <w:style w:type="character" w:styleId="NichtaufgelsteErwhnung">
    <w:name w:val="Unresolved Mention"/>
    <w:basedOn w:val="Absatz-Standardschriftart"/>
    <w:uiPriority w:val="99"/>
    <w:rsid w:val="007D1E05"/>
    <w:rPr>
      <w:color w:val="605E5C"/>
      <w:shd w:val="clear" w:color="auto" w:fill="E1DFDD"/>
    </w:rPr>
  </w:style>
  <w:style w:type="character" w:styleId="BesuchterLink">
    <w:name w:val="FollowedHyperlink"/>
    <w:basedOn w:val="Absatz-Standardschriftart"/>
    <w:uiPriority w:val="99"/>
    <w:semiHidden/>
    <w:unhideWhenUsed/>
    <w:rsid w:val="00DD15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2754379">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3109872">
      <w:bodyDiv w:val="1"/>
      <w:marLeft w:val="0"/>
      <w:marRight w:val="0"/>
      <w:marTop w:val="0"/>
      <w:marBottom w:val="0"/>
      <w:divBdr>
        <w:top w:val="none" w:sz="0" w:space="0" w:color="auto"/>
        <w:left w:val="none" w:sz="0" w:space="0" w:color="auto"/>
        <w:bottom w:val="none" w:sz="0" w:space="0" w:color="auto"/>
        <w:right w:val="none" w:sz="0" w:space="0" w:color="auto"/>
      </w:divBdr>
      <w:divsChild>
        <w:div w:id="1182889796">
          <w:marLeft w:val="0"/>
          <w:marRight w:val="0"/>
          <w:marTop w:val="0"/>
          <w:marBottom w:val="0"/>
          <w:divBdr>
            <w:top w:val="none" w:sz="0" w:space="0" w:color="auto"/>
            <w:left w:val="none" w:sz="0" w:space="0" w:color="auto"/>
            <w:bottom w:val="none" w:sz="0" w:space="0" w:color="auto"/>
            <w:right w:val="none" w:sz="0" w:space="0" w:color="auto"/>
          </w:divBdr>
          <w:divsChild>
            <w:div w:id="265697029">
              <w:marLeft w:val="0"/>
              <w:marRight w:val="0"/>
              <w:marTop w:val="0"/>
              <w:marBottom w:val="0"/>
              <w:divBdr>
                <w:top w:val="none" w:sz="0" w:space="0" w:color="auto"/>
                <w:left w:val="none" w:sz="0" w:space="0" w:color="auto"/>
                <w:bottom w:val="none" w:sz="0" w:space="0" w:color="auto"/>
                <w:right w:val="none" w:sz="0" w:space="0" w:color="auto"/>
              </w:divBdr>
              <w:divsChild>
                <w:div w:id="2086417746">
                  <w:marLeft w:val="0"/>
                  <w:marRight w:val="0"/>
                  <w:marTop w:val="0"/>
                  <w:marBottom w:val="0"/>
                  <w:divBdr>
                    <w:top w:val="none" w:sz="0" w:space="0" w:color="auto"/>
                    <w:left w:val="none" w:sz="0" w:space="0" w:color="auto"/>
                    <w:bottom w:val="none" w:sz="0" w:space="0" w:color="auto"/>
                    <w:right w:val="none" w:sz="0" w:space="0" w:color="auto"/>
                  </w:divBdr>
                  <w:divsChild>
                    <w:div w:id="525336859">
                      <w:marLeft w:val="0"/>
                      <w:marRight w:val="0"/>
                      <w:marTop w:val="0"/>
                      <w:marBottom w:val="0"/>
                      <w:divBdr>
                        <w:top w:val="none" w:sz="0" w:space="0" w:color="auto"/>
                        <w:left w:val="none" w:sz="0" w:space="0" w:color="auto"/>
                        <w:bottom w:val="none" w:sz="0" w:space="0" w:color="auto"/>
                        <w:right w:val="none" w:sz="0" w:space="0" w:color="auto"/>
                      </w:divBdr>
                      <w:divsChild>
                        <w:div w:id="1983776993">
                          <w:marLeft w:val="0"/>
                          <w:marRight w:val="0"/>
                          <w:marTop w:val="0"/>
                          <w:marBottom w:val="0"/>
                          <w:divBdr>
                            <w:top w:val="none" w:sz="0" w:space="0" w:color="auto"/>
                            <w:left w:val="none" w:sz="0" w:space="0" w:color="auto"/>
                            <w:bottom w:val="none" w:sz="0" w:space="0" w:color="auto"/>
                            <w:right w:val="none" w:sz="0" w:space="0" w:color="auto"/>
                          </w:divBdr>
                          <w:divsChild>
                            <w:div w:id="9451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0028">
      <w:bodyDiv w:val="1"/>
      <w:marLeft w:val="0"/>
      <w:marRight w:val="0"/>
      <w:marTop w:val="0"/>
      <w:marBottom w:val="0"/>
      <w:divBdr>
        <w:top w:val="none" w:sz="0" w:space="0" w:color="auto"/>
        <w:left w:val="none" w:sz="0" w:space="0" w:color="auto"/>
        <w:bottom w:val="none" w:sz="0" w:space="0" w:color="auto"/>
        <w:right w:val="none" w:sz="0" w:space="0" w:color="auto"/>
      </w:divBdr>
      <w:divsChild>
        <w:div w:id="285309270">
          <w:marLeft w:val="0"/>
          <w:marRight w:val="0"/>
          <w:marTop w:val="0"/>
          <w:marBottom w:val="0"/>
          <w:divBdr>
            <w:top w:val="none" w:sz="0" w:space="0" w:color="auto"/>
            <w:left w:val="none" w:sz="0" w:space="0" w:color="auto"/>
            <w:bottom w:val="none" w:sz="0" w:space="0" w:color="auto"/>
            <w:right w:val="none" w:sz="0" w:space="0" w:color="auto"/>
          </w:divBdr>
          <w:divsChild>
            <w:div w:id="1367749970">
              <w:marLeft w:val="0"/>
              <w:marRight w:val="0"/>
              <w:marTop w:val="0"/>
              <w:marBottom w:val="0"/>
              <w:divBdr>
                <w:top w:val="none" w:sz="0" w:space="0" w:color="auto"/>
                <w:left w:val="none" w:sz="0" w:space="0" w:color="auto"/>
                <w:bottom w:val="none" w:sz="0" w:space="0" w:color="auto"/>
                <w:right w:val="none" w:sz="0" w:space="0" w:color="auto"/>
              </w:divBdr>
              <w:divsChild>
                <w:div w:id="821309906">
                  <w:marLeft w:val="0"/>
                  <w:marRight w:val="0"/>
                  <w:marTop w:val="0"/>
                  <w:marBottom w:val="0"/>
                  <w:divBdr>
                    <w:top w:val="none" w:sz="0" w:space="0" w:color="auto"/>
                    <w:left w:val="none" w:sz="0" w:space="0" w:color="auto"/>
                    <w:bottom w:val="none" w:sz="0" w:space="0" w:color="auto"/>
                    <w:right w:val="none" w:sz="0" w:space="0" w:color="auto"/>
                  </w:divBdr>
                  <w:divsChild>
                    <w:div w:id="2133867292">
                      <w:marLeft w:val="0"/>
                      <w:marRight w:val="0"/>
                      <w:marTop w:val="0"/>
                      <w:marBottom w:val="0"/>
                      <w:divBdr>
                        <w:top w:val="none" w:sz="0" w:space="0" w:color="auto"/>
                        <w:left w:val="none" w:sz="0" w:space="0" w:color="auto"/>
                        <w:bottom w:val="none" w:sz="0" w:space="0" w:color="auto"/>
                        <w:right w:val="none" w:sz="0" w:space="0" w:color="auto"/>
                      </w:divBdr>
                      <w:divsChild>
                        <w:div w:id="67927305">
                          <w:marLeft w:val="0"/>
                          <w:marRight w:val="0"/>
                          <w:marTop w:val="0"/>
                          <w:marBottom w:val="0"/>
                          <w:divBdr>
                            <w:top w:val="none" w:sz="0" w:space="0" w:color="auto"/>
                            <w:left w:val="none" w:sz="0" w:space="0" w:color="auto"/>
                            <w:bottom w:val="none" w:sz="0" w:space="0" w:color="auto"/>
                            <w:right w:val="none" w:sz="0" w:space="0" w:color="auto"/>
                          </w:divBdr>
                          <w:divsChild>
                            <w:div w:id="7613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3929709">
      <w:bodyDiv w:val="1"/>
      <w:marLeft w:val="0"/>
      <w:marRight w:val="0"/>
      <w:marTop w:val="0"/>
      <w:marBottom w:val="0"/>
      <w:divBdr>
        <w:top w:val="none" w:sz="0" w:space="0" w:color="auto"/>
        <w:left w:val="none" w:sz="0" w:space="0" w:color="auto"/>
        <w:bottom w:val="none" w:sz="0" w:space="0" w:color="auto"/>
        <w:right w:val="none" w:sz="0" w:space="0" w:color="auto"/>
      </w:divBdr>
      <w:divsChild>
        <w:div w:id="549222142">
          <w:marLeft w:val="0"/>
          <w:marRight w:val="0"/>
          <w:marTop w:val="0"/>
          <w:marBottom w:val="0"/>
          <w:divBdr>
            <w:top w:val="none" w:sz="0" w:space="0" w:color="auto"/>
            <w:left w:val="none" w:sz="0" w:space="0" w:color="auto"/>
            <w:bottom w:val="none" w:sz="0" w:space="0" w:color="auto"/>
            <w:right w:val="none" w:sz="0" w:space="0" w:color="auto"/>
          </w:divBdr>
          <w:divsChild>
            <w:div w:id="1276985803">
              <w:marLeft w:val="0"/>
              <w:marRight w:val="0"/>
              <w:marTop w:val="0"/>
              <w:marBottom w:val="0"/>
              <w:divBdr>
                <w:top w:val="none" w:sz="0" w:space="0" w:color="auto"/>
                <w:left w:val="none" w:sz="0" w:space="0" w:color="auto"/>
                <w:bottom w:val="none" w:sz="0" w:space="0" w:color="auto"/>
                <w:right w:val="none" w:sz="0" w:space="0" w:color="auto"/>
              </w:divBdr>
              <w:divsChild>
                <w:div w:id="934166181">
                  <w:marLeft w:val="0"/>
                  <w:marRight w:val="0"/>
                  <w:marTop w:val="0"/>
                  <w:marBottom w:val="0"/>
                  <w:divBdr>
                    <w:top w:val="none" w:sz="0" w:space="0" w:color="auto"/>
                    <w:left w:val="none" w:sz="0" w:space="0" w:color="auto"/>
                    <w:bottom w:val="none" w:sz="0" w:space="0" w:color="auto"/>
                    <w:right w:val="none" w:sz="0" w:space="0" w:color="auto"/>
                  </w:divBdr>
                  <w:divsChild>
                    <w:div w:id="2085108708">
                      <w:marLeft w:val="0"/>
                      <w:marRight w:val="0"/>
                      <w:marTop w:val="0"/>
                      <w:marBottom w:val="0"/>
                      <w:divBdr>
                        <w:top w:val="none" w:sz="0" w:space="0" w:color="auto"/>
                        <w:left w:val="none" w:sz="0" w:space="0" w:color="auto"/>
                        <w:bottom w:val="none" w:sz="0" w:space="0" w:color="auto"/>
                        <w:right w:val="none" w:sz="0" w:space="0" w:color="auto"/>
                      </w:divBdr>
                      <w:divsChild>
                        <w:div w:id="176231725">
                          <w:marLeft w:val="0"/>
                          <w:marRight w:val="0"/>
                          <w:marTop w:val="0"/>
                          <w:marBottom w:val="0"/>
                          <w:divBdr>
                            <w:top w:val="none" w:sz="0" w:space="0" w:color="auto"/>
                            <w:left w:val="none" w:sz="0" w:space="0" w:color="auto"/>
                            <w:bottom w:val="none" w:sz="0" w:space="0" w:color="auto"/>
                            <w:right w:val="none" w:sz="0" w:space="0" w:color="auto"/>
                          </w:divBdr>
                          <w:divsChild>
                            <w:div w:id="6990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164763">
      <w:bodyDiv w:val="1"/>
      <w:marLeft w:val="0"/>
      <w:marRight w:val="0"/>
      <w:marTop w:val="0"/>
      <w:marBottom w:val="0"/>
      <w:divBdr>
        <w:top w:val="none" w:sz="0" w:space="0" w:color="auto"/>
        <w:left w:val="none" w:sz="0" w:space="0" w:color="auto"/>
        <w:bottom w:val="none" w:sz="0" w:space="0" w:color="auto"/>
        <w:right w:val="none" w:sz="0" w:space="0" w:color="auto"/>
      </w:divBdr>
      <w:divsChild>
        <w:div w:id="1197231053">
          <w:marLeft w:val="0"/>
          <w:marRight w:val="0"/>
          <w:marTop w:val="0"/>
          <w:marBottom w:val="0"/>
          <w:divBdr>
            <w:top w:val="none" w:sz="0" w:space="0" w:color="auto"/>
            <w:left w:val="none" w:sz="0" w:space="0" w:color="auto"/>
            <w:bottom w:val="none" w:sz="0" w:space="0" w:color="auto"/>
            <w:right w:val="none" w:sz="0" w:space="0" w:color="auto"/>
          </w:divBdr>
          <w:divsChild>
            <w:div w:id="1110591131">
              <w:marLeft w:val="0"/>
              <w:marRight w:val="0"/>
              <w:marTop w:val="0"/>
              <w:marBottom w:val="0"/>
              <w:divBdr>
                <w:top w:val="none" w:sz="0" w:space="0" w:color="auto"/>
                <w:left w:val="none" w:sz="0" w:space="0" w:color="auto"/>
                <w:bottom w:val="none" w:sz="0" w:space="0" w:color="auto"/>
                <w:right w:val="none" w:sz="0" w:space="0" w:color="auto"/>
              </w:divBdr>
              <w:divsChild>
                <w:div w:id="832841272">
                  <w:marLeft w:val="0"/>
                  <w:marRight w:val="0"/>
                  <w:marTop w:val="0"/>
                  <w:marBottom w:val="0"/>
                  <w:divBdr>
                    <w:top w:val="none" w:sz="0" w:space="0" w:color="auto"/>
                    <w:left w:val="none" w:sz="0" w:space="0" w:color="auto"/>
                    <w:bottom w:val="none" w:sz="0" w:space="0" w:color="auto"/>
                    <w:right w:val="none" w:sz="0" w:space="0" w:color="auto"/>
                  </w:divBdr>
                  <w:divsChild>
                    <w:div w:id="1781415588">
                      <w:marLeft w:val="0"/>
                      <w:marRight w:val="0"/>
                      <w:marTop w:val="0"/>
                      <w:marBottom w:val="0"/>
                      <w:divBdr>
                        <w:top w:val="none" w:sz="0" w:space="0" w:color="auto"/>
                        <w:left w:val="none" w:sz="0" w:space="0" w:color="auto"/>
                        <w:bottom w:val="none" w:sz="0" w:space="0" w:color="auto"/>
                        <w:right w:val="none" w:sz="0" w:space="0" w:color="auto"/>
                      </w:divBdr>
                      <w:divsChild>
                        <w:div w:id="337925756">
                          <w:marLeft w:val="0"/>
                          <w:marRight w:val="0"/>
                          <w:marTop w:val="0"/>
                          <w:marBottom w:val="0"/>
                          <w:divBdr>
                            <w:top w:val="none" w:sz="0" w:space="0" w:color="auto"/>
                            <w:left w:val="none" w:sz="0" w:space="0" w:color="auto"/>
                            <w:bottom w:val="none" w:sz="0" w:space="0" w:color="auto"/>
                            <w:right w:val="none" w:sz="0" w:space="0" w:color="auto"/>
                          </w:divBdr>
                          <w:divsChild>
                            <w:div w:id="15610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56894623">
      <w:bodyDiv w:val="1"/>
      <w:marLeft w:val="0"/>
      <w:marRight w:val="0"/>
      <w:marTop w:val="0"/>
      <w:marBottom w:val="0"/>
      <w:divBdr>
        <w:top w:val="none" w:sz="0" w:space="0" w:color="auto"/>
        <w:left w:val="none" w:sz="0" w:space="0" w:color="auto"/>
        <w:bottom w:val="none" w:sz="0" w:space="0" w:color="auto"/>
        <w:right w:val="none" w:sz="0" w:space="0" w:color="auto"/>
      </w:divBdr>
    </w:div>
    <w:div w:id="955717830">
      <w:bodyDiv w:val="1"/>
      <w:marLeft w:val="0"/>
      <w:marRight w:val="0"/>
      <w:marTop w:val="0"/>
      <w:marBottom w:val="0"/>
      <w:divBdr>
        <w:top w:val="none" w:sz="0" w:space="0" w:color="auto"/>
        <w:left w:val="none" w:sz="0" w:space="0" w:color="auto"/>
        <w:bottom w:val="none" w:sz="0" w:space="0" w:color="auto"/>
        <w:right w:val="none" w:sz="0" w:space="0" w:color="auto"/>
      </w:divBdr>
    </w:div>
    <w:div w:id="984578658">
      <w:bodyDiv w:val="1"/>
      <w:marLeft w:val="0"/>
      <w:marRight w:val="0"/>
      <w:marTop w:val="0"/>
      <w:marBottom w:val="0"/>
      <w:divBdr>
        <w:top w:val="none" w:sz="0" w:space="0" w:color="auto"/>
        <w:left w:val="none" w:sz="0" w:space="0" w:color="auto"/>
        <w:bottom w:val="none" w:sz="0" w:space="0" w:color="auto"/>
        <w:right w:val="none" w:sz="0" w:space="0" w:color="auto"/>
      </w:divBdr>
      <w:divsChild>
        <w:div w:id="990519486">
          <w:marLeft w:val="0"/>
          <w:marRight w:val="0"/>
          <w:marTop w:val="0"/>
          <w:marBottom w:val="0"/>
          <w:divBdr>
            <w:top w:val="none" w:sz="0" w:space="0" w:color="auto"/>
            <w:left w:val="none" w:sz="0" w:space="0" w:color="auto"/>
            <w:bottom w:val="none" w:sz="0" w:space="0" w:color="auto"/>
            <w:right w:val="none" w:sz="0" w:space="0" w:color="auto"/>
          </w:divBdr>
          <w:divsChild>
            <w:div w:id="347100774">
              <w:marLeft w:val="0"/>
              <w:marRight w:val="0"/>
              <w:marTop w:val="0"/>
              <w:marBottom w:val="0"/>
              <w:divBdr>
                <w:top w:val="none" w:sz="0" w:space="0" w:color="auto"/>
                <w:left w:val="none" w:sz="0" w:space="0" w:color="auto"/>
                <w:bottom w:val="none" w:sz="0" w:space="0" w:color="auto"/>
                <w:right w:val="none" w:sz="0" w:space="0" w:color="auto"/>
              </w:divBdr>
              <w:divsChild>
                <w:div w:id="540677936">
                  <w:marLeft w:val="0"/>
                  <w:marRight w:val="0"/>
                  <w:marTop w:val="0"/>
                  <w:marBottom w:val="0"/>
                  <w:divBdr>
                    <w:top w:val="none" w:sz="0" w:space="0" w:color="auto"/>
                    <w:left w:val="none" w:sz="0" w:space="0" w:color="auto"/>
                    <w:bottom w:val="none" w:sz="0" w:space="0" w:color="auto"/>
                    <w:right w:val="none" w:sz="0" w:space="0" w:color="auto"/>
                  </w:divBdr>
                  <w:divsChild>
                    <w:div w:id="1697807780">
                      <w:marLeft w:val="0"/>
                      <w:marRight w:val="0"/>
                      <w:marTop w:val="0"/>
                      <w:marBottom w:val="0"/>
                      <w:divBdr>
                        <w:top w:val="none" w:sz="0" w:space="0" w:color="auto"/>
                        <w:left w:val="none" w:sz="0" w:space="0" w:color="auto"/>
                        <w:bottom w:val="none" w:sz="0" w:space="0" w:color="auto"/>
                        <w:right w:val="none" w:sz="0" w:space="0" w:color="auto"/>
                      </w:divBdr>
                      <w:divsChild>
                        <w:div w:id="1935088404">
                          <w:marLeft w:val="0"/>
                          <w:marRight w:val="0"/>
                          <w:marTop w:val="0"/>
                          <w:marBottom w:val="0"/>
                          <w:divBdr>
                            <w:top w:val="none" w:sz="0" w:space="0" w:color="auto"/>
                            <w:left w:val="none" w:sz="0" w:space="0" w:color="auto"/>
                            <w:bottom w:val="none" w:sz="0" w:space="0" w:color="auto"/>
                            <w:right w:val="none" w:sz="0" w:space="0" w:color="auto"/>
                          </w:divBdr>
                          <w:divsChild>
                            <w:div w:id="18533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310956">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3915304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79964">
      <w:bodyDiv w:val="1"/>
      <w:marLeft w:val="0"/>
      <w:marRight w:val="0"/>
      <w:marTop w:val="0"/>
      <w:marBottom w:val="0"/>
      <w:divBdr>
        <w:top w:val="none" w:sz="0" w:space="0" w:color="auto"/>
        <w:left w:val="none" w:sz="0" w:space="0" w:color="auto"/>
        <w:bottom w:val="none" w:sz="0" w:space="0" w:color="auto"/>
        <w:right w:val="none" w:sz="0" w:space="0" w:color="auto"/>
      </w:divBdr>
      <w:divsChild>
        <w:div w:id="1733427419">
          <w:marLeft w:val="0"/>
          <w:marRight w:val="0"/>
          <w:marTop w:val="0"/>
          <w:marBottom w:val="0"/>
          <w:divBdr>
            <w:top w:val="none" w:sz="0" w:space="0" w:color="auto"/>
            <w:left w:val="none" w:sz="0" w:space="0" w:color="auto"/>
            <w:bottom w:val="none" w:sz="0" w:space="0" w:color="auto"/>
            <w:right w:val="none" w:sz="0" w:space="0" w:color="auto"/>
          </w:divBdr>
          <w:divsChild>
            <w:div w:id="1146582794">
              <w:marLeft w:val="0"/>
              <w:marRight w:val="0"/>
              <w:marTop w:val="0"/>
              <w:marBottom w:val="0"/>
              <w:divBdr>
                <w:top w:val="none" w:sz="0" w:space="0" w:color="auto"/>
                <w:left w:val="none" w:sz="0" w:space="0" w:color="auto"/>
                <w:bottom w:val="none" w:sz="0" w:space="0" w:color="auto"/>
                <w:right w:val="none" w:sz="0" w:space="0" w:color="auto"/>
              </w:divBdr>
              <w:divsChild>
                <w:div w:id="282812231">
                  <w:marLeft w:val="0"/>
                  <w:marRight w:val="0"/>
                  <w:marTop w:val="0"/>
                  <w:marBottom w:val="0"/>
                  <w:divBdr>
                    <w:top w:val="none" w:sz="0" w:space="0" w:color="auto"/>
                    <w:left w:val="none" w:sz="0" w:space="0" w:color="auto"/>
                    <w:bottom w:val="none" w:sz="0" w:space="0" w:color="auto"/>
                    <w:right w:val="none" w:sz="0" w:space="0" w:color="auto"/>
                  </w:divBdr>
                  <w:divsChild>
                    <w:div w:id="708410027">
                      <w:marLeft w:val="0"/>
                      <w:marRight w:val="0"/>
                      <w:marTop w:val="0"/>
                      <w:marBottom w:val="0"/>
                      <w:divBdr>
                        <w:top w:val="none" w:sz="0" w:space="0" w:color="auto"/>
                        <w:left w:val="none" w:sz="0" w:space="0" w:color="auto"/>
                        <w:bottom w:val="none" w:sz="0" w:space="0" w:color="auto"/>
                        <w:right w:val="none" w:sz="0" w:space="0" w:color="auto"/>
                      </w:divBdr>
                      <w:divsChild>
                        <w:div w:id="449321383">
                          <w:marLeft w:val="0"/>
                          <w:marRight w:val="0"/>
                          <w:marTop w:val="0"/>
                          <w:marBottom w:val="0"/>
                          <w:divBdr>
                            <w:top w:val="none" w:sz="0" w:space="0" w:color="auto"/>
                            <w:left w:val="none" w:sz="0" w:space="0" w:color="auto"/>
                            <w:bottom w:val="none" w:sz="0" w:space="0" w:color="auto"/>
                            <w:right w:val="none" w:sz="0" w:space="0" w:color="auto"/>
                          </w:divBdr>
                          <w:divsChild>
                            <w:div w:id="559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6374027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1093</Words>
  <Characters>6889</Characters>
  <Application>Microsoft Office Word</Application>
  <DocSecurity>0</DocSecurity>
  <Lines>57</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Fynn Schneider</cp:lastModifiedBy>
  <cp:revision>4</cp:revision>
  <dcterms:created xsi:type="dcterms:W3CDTF">2024-08-23T16:40:00Z</dcterms:created>
  <dcterms:modified xsi:type="dcterms:W3CDTF">2024-09-03T09:36:00Z</dcterms:modified>
</cp:coreProperties>
</file>