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FE07D" w14:textId="0FA8666A" w:rsidR="00F270C0" w:rsidRPr="00F33C31" w:rsidRDefault="00835382" w:rsidP="00BA5D3D">
      <w:pPr>
        <w:pBdr>
          <w:bottom w:val="single" w:sz="12" w:space="1" w:color="auto"/>
        </w:pBdr>
        <w:spacing w:after="0" w:line="240" w:lineRule="auto"/>
        <w:jc w:val="center"/>
        <w:rPr>
          <w:rFonts w:ascii="Optima" w:hAnsi="Optima" w:cs="Arial"/>
          <w:color w:val="000000"/>
          <w:sz w:val="20"/>
          <w:szCs w:val="20"/>
        </w:rPr>
      </w:pPr>
      <w:r>
        <w:rPr>
          <w:rFonts w:ascii="Optima" w:hAnsi="Optima" w:cs="Arial"/>
          <w:sz w:val="20"/>
          <w:szCs w:val="20"/>
        </w:rPr>
        <w:t>Glenn</w:t>
      </w:r>
      <w:r w:rsidR="00A857AB" w:rsidRPr="00F33C31">
        <w:rPr>
          <w:rFonts w:ascii="Optima" w:hAnsi="Optima" w:cs="Arial"/>
          <w:sz w:val="20"/>
          <w:szCs w:val="20"/>
        </w:rPr>
        <w:t xml:space="preserve"> </w:t>
      </w:r>
      <w:r>
        <w:rPr>
          <w:rFonts w:ascii="Optima" w:hAnsi="Optima" w:cs="Arial"/>
          <w:sz w:val="20"/>
          <w:szCs w:val="20"/>
        </w:rPr>
        <w:t>Sim</w:t>
      </w:r>
      <w:r w:rsidR="001E67E4" w:rsidRPr="00F33C31">
        <w:rPr>
          <w:rFonts w:ascii="Optima" w:hAnsi="Optima" w:cs="Arial"/>
          <w:sz w:val="20"/>
          <w:szCs w:val="20"/>
        </w:rPr>
        <w:br/>
      </w:r>
      <w:r>
        <w:rPr>
          <w:rFonts w:ascii="Optima" w:hAnsi="Optima" w:cs="Arial"/>
          <w:sz w:val="20"/>
          <w:szCs w:val="20"/>
        </w:rPr>
        <w:t>Hermann-Niebuhr-Straße 36, 32758 Detmold</w:t>
      </w:r>
      <w:r w:rsidR="001E67E4" w:rsidRPr="00F33C31">
        <w:rPr>
          <w:rFonts w:ascii="Optima" w:hAnsi="Optima" w:cs="Arial"/>
          <w:sz w:val="20"/>
          <w:szCs w:val="20"/>
        </w:rPr>
        <w:br/>
      </w:r>
      <w:r>
        <w:rPr>
          <w:rFonts w:ascii="Optima" w:hAnsi="Optima" w:cs="Arial"/>
          <w:color w:val="000000"/>
          <w:sz w:val="20"/>
          <w:szCs w:val="20"/>
        </w:rPr>
        <w:t>glenn.sim@gmx.net</w:t>
      </w:r>
      <w:r w:rsidR="00BA5D3D" w:rsidRPr="00F33C31">
        <w:rPr>
          <w:rFonts w:ascii="Optima" w:hAnsi="Optima" w:cs="Arial"/>
          <w:sz w:val="20"/>
          <w:szCs w:val="20"/>
        </w:rPr>
        <w:t xml:space="preserve"> | </w:t>
      </w:r>
      <w:r w:rsidR="006D2592" w:rsidRPr="00F33C31">
        <w:rPr>
          <w:rFonts w:ascii="Optima" w:hAnsi="Optima" w:cs="Arial"/>
          <w:color w:val="000000"/>
          <w:sz w:val="20"/>
          <w:szCs w:val="20"/>
        </w:rPr>
        <w:t>+</w:t>
      </w:r>
      <w:r w:rsidR="00857C6F" w:rsidRPr="00F33C31">
        <w:rPr>
          <w:rFonts w:ascii="Optima" w:hAnsi="Optima" w:cs="Arial"/>
          <w:color w:val="000000"/>
          <w:sz w:val="20"/>
          <w:szCs w:val="20"/>
        </w:rPr>
        <w:t>49</w:t>
      </w:r>
      <w:r w:rsidR="00FA3E2C" w:rsidRPr="00F33C31">
        <w:rPr>
          <w:rFonts w:ascii="Optima" w:hAnsi="Optima" w:cs="Arial"/>
          <w:color w:val="000000"/>
          <w:sz w:val="20"/>
          <w:szCs w:val="20"/>
        </w:rPr>
        <w:t>(0)1</w:t>
      </w:r>
      <w:r>
        <w:rPr>
          <w:rFonts w:ascii="Optima" w:hAnsi="Optima" w:cs="Arial"/>
          <w:color w:val="000000"/>
          <w:sz w:val="20"/>
          <w:szCs w:val="20"/>
        </w:rPr>
        <w:t>51-68137894</w:t>
      </w:r>
    </w:p>
    <w:p w14:paraId="7BAF7991" w14:textId="77777777" w:rsidR="00A35DC6" w:rsidRPr="00F33C31" w:rsidRDefault="00A35DC6" w:rsidP="00BA5D3D">
      <w:pPr>
        <w:pBdr>
          <w:bottom w:val="single" w:sz="12" w:space="1" w:color="auto"/>
        </w:pBdr>
        <w:spacing w:after="0" w:line="240" w:lineRule="auto"/>
        <w:jc w:val="center"/>
        <w:rPr>
          <w:rFonts w:ascii="Optima" w:hAnsi="Optima" w:cs="Arial"/>
          <w:color w:val="000000"/>
          <w:sz w:val="10"/>
          <w:szCs w:val="10"/>
        </w:rPr>
      </w:pPr>
    </w:p>
    <w:p w14:paraId="1A332BBC" w14:textId="77777777" w:rsidR="00A35DC6" w:rsidRPr="00F33C31" w:rsidRDefault="00A35DC6" w:rsidP="00BA5D3D">
      <w:pPr>
        <w:spacing w:after="0" w:line="240" w:lineRule="auto"/>
        <w:rPr>
          <w:rFonts w:ascii="Optima" w:hAnsi="Optima" w:cs="Arial"/>
          <w:sz w:val="10"/>
          <w:szCs w:val="10"/>
        </w:rPr>
      </w:pPr>
    </w:p>
    <w:p w14:paraId="7682C510" w14:textId="208CF57C" w:rsidR="00D01AE8" w:rsidRPr="00F33C31" w:rsidRDefault="00A565FF" w:rsidP="00F74175">
      <w:pPr>
        <w:spacing w:after="0"/>
        <w:rPr>
          <w:rFonts w:ascii="Optima" w:hAnsi="Optima" w:cs="Arial"/>
          <w:color w:val="000000"/>
          <w:sz w:val="20"/>
          <w:szCs w:val="20"/>
        </w:rPr>
      </w:pPr>
      <w:proofErr w:type="spellStart"/>
      <w:r w:rsidRPr="00795D77">
        <w:rPr>
          <w:rFonts w:ascii="Optima" w:hAnsi="Optima" w:cs="Arial"/>
          <w:color w:val="000000"/>
          <w:sz w:val="20"/>
          <w:szCs w:val="20"/>
          <w:highlight w:val="yellow"/>
        </w:rPr>
        <w:t>Xxx</w:t>
      </w:r>
      <w:proofErr w:type="spellEnd"/>
      <w:r>
        <w:rPr>
          <w:rFonts w:ascii="Optima" w:hAnsi="Optima" w:cs="Arial"/>
          <w:color w:val="000000"/>
          <w:sz w:val="20"/>
          <w:szCs w:val="20"/>
        </w:rPr>
        <w:t xml:space="preserve"> GmbH</w:t>
      </w:r>
    </w:p>
    <w:p w14:paraId="096C8AF5" w14:textId="384E188D" w:rsidR="00647413" w:rsidRPr="00F33C31" w:rsidRDefault="00A565FF" w:rsidP="00F74175">
      <w:pPr>
        <w:spacing w:after="0"/>
        <w:rPr>
          <w:rFonts w:ascii="Optima" w:hAnsi="Optima" w:cs="Arial"/>
          <w:sz w:val="20"/>
          <w:szCs w:val="20"/>
        </w:rPr>
      </w:pPr>
      <w:r w:rsidRPr="00795D77">
        <w:rPr>
          <w:rFonts w:ascii="Optima" w:hAnsi="Optima" w:cs="Arial"/>
          <w:sz w:val="20"/>
          <w:szCs w:val="20"/>
          <w:highlight w:val="yellow"/>
        </w:rPr>
        <w:t>Xxx</w:t>
      </w:r>
      <w:r>
        <w:rPr>
          <w:rFonts w:ascii="Optima" w:hAnsi="Optima" w:cs="Arial"/>
          <w:sz w:val="20"/>
          <w:szCs w:val="20"/>
        </w:rPr>
        <w:t xml:space="preserve"> Straße</w:t>
      </w:r>
      <w:r w:rsidR="00F74175" w:rsidRPr="00F33C31">
        <w:rPr>
          <w:rFonts w:ascii="Optima" w:hAnsi="Optima" w:cs="Arial"/>
          <w:sz w:val="20"/>
          <w:szCs w:val="20"/>
        </w:rPr>
        <w:br/>
      </w:r>
      <w:r w:rsidRPr="00795D77">
        <w:rPr>
          <w:rFonts w:ascii="Optima" w:hAnsi="Optima" w:cs="Arial"/>
          <w:sz w:val="20"/>
          <w:szCs w:val="20"/>
          <w:highlight w:val="yellow"/>
        </w:rPr>
        <w:t>xxx</w:t>
      </w:r>
      <w:r>
        <w:rPr>
          <w:rFonts w:ascii="Optima" w:hAnsi="Optima" w:cs="Arial"/>
          <w:sz w:val="20"/>
          <w:szCs w:val="20"/>
        </w:rPr>
        <w:t xml:space="preserve"> Ort</w:t>
      </w:r>
    </w:p>
    <w:p w14:paraId="0731715D" w14:textId="48896D2B" w:rsidR="001E0088" w:rsidRPr="00F33C31" w:rsidRDefault="00835382" w:rsidP="005D7B82">
      <w:pPr>
        <w:spacing w:after="0"/>
        <w:jc w:val="right"/>
        <w:rPr>
          <w:rFonts w:ascii="Optima" w:hAnsi="Optima" w:cs="Arial"/>
          <w:sz w:val="20"/>
          <w:szCs w:val="20"/>
        </w:rPr>
      </w:pPr>
      <w:r>
        <w:rPr>
          <w:rFonts w:ascii="Optima" w:hAnsi="Optima" w:cs="Arial"/>
          <w:sz w:val="20"/>
          <w:szCs w:val="20"/>
        </w:rPr>
        <w:t>Detmold</w:t>
      </w:r>
      <w:r w:rsidR="002D594E" w:rsidRPr="00F33C31">
        <w:rPr>
          <w:rFonts w:ascii="Optima" w:hAnsi="Optima" w:cs="Arial"/>
          <w:sz w:val="20"/>
          <w:szCs w:val="20"/>
        </w:rPr>
        <w:t xml:space="preserve">, </w:t>
      </w:r>
      <w:r w:rsidRPr="00F30AA2">
        <w:rPr>
          <w:rFonts w:ascii="Optima" w:hAnsi="Optima" w:cs="Arial"/>
          <w:sz w:val="20"/>
          <w:szCs w:val="20"/>
          <w:highlight w:val="yellow"/>
        </w:rPr>
        <w:t>xx.xx.24</w:t>
      </w:r>
    </w:p>
    <w:p w14:paraId="3C2BCF4D" w14:textId="28A750D0" w:rsidR="005D7B82" w:rsidRPr="00F33C31" w:rsidRDefault="005D7B82" w:rsidP="005D7B82">
      <w:pPr>
        <w:spacing w:after="0"/>
        <w:jc w:val="right"/>
        <w:rPr>
          <w:rFonts w:ascii="Optima" w:hAnsi="Optima" w:cs="Arial"/>
          <w:sz w:val="10"/>
          <w:szCs w:val="10"/>
        </w:rPr>
      </w:pPr>
    </w:p>
    <w:p w14:paraId="53126B89" w14:textId="047996A3" w:rsidR="005D7B82" w:rsidRPr="00F33C31" w:rsidRDefault="0099776A" w:rsidP="005D7B82">
      <w:pPr>
        <w:spacing w:after="0"/>
        <w:rPr>
          <w:rFonts w:ascii="Optima" w:hAnsi="Optima" w:cs="Arial"/>
          <w:b/>
          <w:bCs/>
          <w:sz w:val="20"/>
          <w:szCs w:val="20"/>
        </w:rPr>
      </w:pPr>
      <w:r w:rsidRPr="00F33C31">
        <w:rPr>
          <w:rFonts w:ascii="Optima" w:hAnsi="Optima" w:cs="Arial"/>
          <w:b/>
          <w:sz w:val="20"/>
          <w:szCs w:val="20"/>
        </w:rPr>
        <w:t xml:space="preserve">Bewerbung </w:t>
      </w:r>
      <w:r w:rsidR="00560CF6" w:rsidRPr="00F33C31">
        <w:rPr>
          <w:rFonts w:ascii="Optima" w:hAnsi="Optima" w:cs="Arial"/>
          <w:b/>
          <w:sz w:val="20"/>
          <w:szCs w:val="20"/>
        </w:rPr>
        <w:t xml:space="preserve">als Praktikant im </w:t>
      </w:r>
      <w:r w:rsidR="00DE07BF" w:rsidRPr="00DE07BF">
        <w:rPr>
          <w:rFonts w:ascii="Optima" w:hAnsi="Optima" w:cs="Arial"/>
          <w:b/>
          <w:bCs/>
          <w:sz w:val="20"/>
          <w:szCs w:val="20"/>
          <w:highlight w:val="yellow"/>
        </w:rPr>
        <w:t>XXX</w:t>
      </w:r>
    </w:p>
    <w:p w14:paraId="66A14381" w14:textId="77777777" w:rsidR="005D7B82" w:rsidRPr="00F33C31" w:rsidRDefault="005D7B82" w:rsidP="005D7B82">
      <w:pPr>
        <w:spacing w:after="0"/>
        <w:rPr>
          <w:rFonts w:ascii="Optima" w:hAnsi="Optima" w:cs="Arial"/>
          <w:b/>
          <w:bCs/>
          <w:sz w:val="20"/>
          <w:szCs w:val="20"/>
        </w:rPr>
      </w:pPr>
    </w:p>
    <w:p w14:paraId="61CDE0AD" w14:textId="1C8E7BED" w:rsidR="00034B68" w:rsidRPr="00F33C31" w:rsidRDefault="0099776A" w:rsidP="00375D2D">
      <w:pPr>
        <w:spacing w:after="0"/>
        <w:jc w:val="both"/>
        <w:rPr>
          <w:rFonts w:ascii="Optima" w:hAnsi="Optima" w:cs="Arial"/>
          <w:sz w:val="20"/>
          <w:szCs w:val="20"/>
        </w:rPr>
      </w:pPr>
      <w:r w:rsidRPr="00F33C31">
        <w:rPr>
          <w:rFonts w:ascii="Optima" w:hAnsi="Optima" w:cs="Arial"/>
          <w:sz w:val="20"/>
          <w:szCs w:val="20"/>
        </w:rPr>
        <w:t>Sehr geehrte Damen und Herren</w:t>
      </w:r>
      <w:r w:rsidR="00E65B09" w:rsidRPr="00F33C31">
        <w:rPr>
          <w:rFonts w:ascii="Optima" w:hAnsi="Optima" w:cs="Arial"/>
          <w:sz w:val="20"/>
          <w:szCs w:val="20"/>
        </w:rPr>
        <w:t>,</w:t>
      </w:r>
    </w:p>
    <w:p w14:paraId="46B7F1B9" w14:textId="52445347" w:rsidR="00907951" w:rsidRDefault="00907951" w:rsidP="00375D2D">
      <w:pPr>
        <w:spacing w:after="0"/>
        <w:jc w:val="both"/>
        <w:rPr>
          <w:rFonts w:ascii="Optima" w:hAnsi="Optima" w:cs="Arial"/>
          <w:sz w:val="20"/>
          <w:szCs w:val="20"/>
        </w:rPr>
      </w:pPr>
    </w:p>
    <w:p w14:paraId="688045FB" w14:textId="16CB4602" w:rsidR="00907951" w:rsidRDefault="00907951" w:rsidP="00375D2D">
      <w:pPr>
        <w:spacing w:after="0"/>
        <w:jc w:val="both"/>
        <w:rPr>
          <w:rFonts w:ascii="Optima" w:hAnsi="Optima" w:cs="Arial"/>
          <w:sz w:val="20"/>
          <w:szCs w:val="20"/>
        </w:rPr>
      </w:pPr>
      <w:r>
        <w:rPr>
          <w:rFonts w:ascii="Optima" w:hAnsi="Optima" w:cs="Arial"/>
          <w:sz w:val="20"/>
          <w:szCs w:val="20"/>
        </w:rPr>
        <w:t xml:space="preserve">mit diesem </w:t>
      </w:r>
      <w:r w:rsidR="002C2E21">
        <w:rPr>
          <w:rFonts w:ascii="Optima" w:hAnsi="Optima" w:cs="Arial"/>
          <w:sz w:val="20"/>
          <w:szCs w:val="20"/>
        </w:rPr>
        <w:t>Anschreiben</w:t>
      </w:r>
      <w:r>
        <w:rPr>
          <w:rFonts w:ascii="Optima" w:hAnsi="Optima" w:cs="Arial"/>
          <w:sz w:val="20"/>
          <w:szCs w:val="20"/>
        </w:rPr>
        <w:t xml:space="preserve"> möchte ich meine Begeisterung über die Praktikumsstelle als </w:t>
      </w:r>
      <w:r w:rsidR="004C16D8" w:rsidRPr="00DE07BF">
        <w:rPr>
          <w:rFonts w:ascii="Optima" w:hAnsi="Optima" w:cs="Arial"/>
          <w:sz w:val="20"/>
          <w:szCs w:val="20"/>
          <w:highlight w:val="yellow"/>
        </w:rPr>
        <w:t>XXX</w:t>
      </w:r>
      <w:r>
        <w:rPr>
          <w:rFonts w:ascii="Optima" w:hAnsi="Optima" w:cs="Arial"/>
          <w:sz w:val="20"/>
          <w:szCs w:val="20"/>
        </w:rPr>
        <w:t xml:space="preserve"> in </w:t>
      </w:r>
      <w:r w:rsidR="004C16D8" w:rsidRPr="00DE07BF">
        <w:rPr>
          <w:rFonts w:ascii="Optima" w:hAnsi="Optima" w:cs="Arial"/>
          <w:sz w:val="20"/>
          <w:szCs w:val="20"/>
          <w:highlight w:val="yellow"/>
        </w:rPr>
        <w:t>XXX</w:t>
      </w:r>
      <w:r w:rsidR="004C16D8">
        <w:rPr>
          <w:rFonts w:ascii="Optima" w:hAnsi="Optima" w:cs="Arial"/>
          <w:sz w:val="20"/>
          <w:szCs w:val="20"/>
        </w:rPr>
        <w:t xml:space="preserve"> </w:t>
      </w:r>
      <w:r>
        <w:rPr>
          <w:rFonts w:ascii="Optima" w:hAnsi="Optima" w:cs="Arial"/>
          <w:sz w:val="20"/>
          <w:szCs w:val="20"/>
        </w:rPr>
        <w:t xml:space="preserve">ausdrücken. Gerne möchte ich </w:t>
      </w:r>
      <w:ins w:id="0" w:author="David Döbele" w:date="2024-09-06T22:00:00Z" w16du:dateUtc="2024-09-06T20:00:00Z">
        <w:r w:rsidR="00225644">
          <w:rPr>
            <w:rFonts w:ascii="Optima" w:hAnsi="Optima" w:cs="Arial"/>
            <w:sz w:val="20"/>
            <w:szCs w:val="20"/>
          </w:rPr>
          <w:t>I</w:t>
        </w:r>
      </w:ins>
      <w:del w:id="1" w:author="David Döbele" w:date="2024-09-06T22:00:00Z" w16du:dateUtc="2024-09-06T20:00:00Z">
        <w:r w:rsidDel="00225644">
          <w:rPr>
            <w:rFonts w:ascii="Optima" w:hAnsi="Optima" w:cs="Arial"/>
            <w:sz w:val="20"/>
            <w:szCs w:val="20"/>
          </w:rPr>
          <w:delText>i</w:delText>
        </w:r>
      </w:del>
      <w:r>
        <w:rPr>
          <w:rFonts w:ascii="Optima" w:hAnsi="Optima" w:cs="Arial"/>
          <w:sz w:val="20"/>
          <w:szCs w:val="20"/>
        </w:rPr>
        <w:t>hr Team ab dem 01.03.</w:t>
      </w:r>
      <w:del w:id="2" w:author="David Döbele" w:date="2024-09-06T22:00:00Z" w16du:dateUtc="2024-09-06T20:00:00Z">
        <w:r w:rsidDel="00225644">
          <w:rPr>
            <w:rFonts w:ascii="Optima" w:hAnsi="Optima" w:cs="Arial"/>
            <w:sz w:val="20"/>
            <w:szCs w:val="20"/>
          </w:rPr>
          <w:delText xml:space="preserve">2024 </w:delText>
        </w:r>
      </w:del>
      <w:ins w:id="3" w:author="David Döbele" w:date="2024-09-06T22:00:00Z" w16du:dateUtc="2024-09-06T20:00:00Z">
        <w:r w:rsidR="00225644">
          <w:rPr>
            <w:rFonts w:ascii="Optima" w:hAnsi="Optima" w:cs="Arial"/>
            <w:sz w:val="20"/>
            <w:szCs w:val="20"/>
          </w:rPr>
          <w:t>202</w:t>
        </w:r>
        <w:r w:rsidR="00225644">
          <w:rPr>
            <w:rFonts w:ascii="Optima" w:hAnsi="Optima" w:cs="Arial"/>
            <w:sz w:val="20"/>
            <w:szCs w:val="20"/>
          </w:rPr>
          <w:t>5</w:t>
        </w:r>
        <w:r w:rsidR="00225644">
          <w:rPr>
            <w:rFonts w:ascii="Optima" w:hAnsi="Optima" w:cs="Arial"/>
            <w:sz w:val="20"/>
            <w:szCs w:val="20"/>
          </w:rPr>
          <w:t xml:space="preserve"> </w:t>
        </w:r>
      </w:ins>
      <w:r>
        <w:rPr>
          <w:rFonts w:ascii="Optima" w:hAnsi="Optima" w:cs="Arial"/>
          <w:sz w:val="20"/>
          <w:szCs w:val="20"/>
        </w:rPr>
        <w:t>unterstützen.</w:t>
      </w:r>
    </w:p>
    <w:p w14:paraId="3718FBCB" w14:textId="77777777" w:rsidR="00907951" w:rsidRPr="00907951" w:rsidRDefault="00907951" w:rsidP="00907951">
      <w:pPr>
        <w:spacing w:after="0"/>
        <w:jc w:val="both"/>
        <w:rPr>
          <w:rFonts w:ascii="Optima" w:hAnsi="Optima" w:cs="Arial"/>
          <w:sz w:val="20"/>
          <w:szCs w:val="20"/>
        </w:rPr>
      </w:pPr>
    </w:p>
    <w:p w14:paraId="78DBED41" w14:textId="499B8F08" w:rsidR="00907951" w:rsidRDefault="00907951" w:rsidP="00907951">
      <w:pPr>
        <w:spacing w:after="0"/>
        <w:jc w:val="both"/>
        <w:rPr>
          <w:rFonts w:ascii="Optima" w:hAnsi="Optima" w:cs="Arial"/>
          <w:sz w:val="20"/>
          <w:szCs w:val="20"/>
        </w:rPr>
      </w:pPr>
      <w:r w:rsidRPr="00907951">
        <w:rPr>
          <w:rFonts w:ascii="Optima" w:hAnsi="Optima" w:cs="Arial"/>
          <w:sz w:val="20"/>
          <w:szCs w:val="20"/>
        </w:rPr>
        <w:t>Als Student des International Managements und Absolvent der Ausbildung zum Industriekaufmann habe ich stets danach gestrebt, meine analytischen und numerischen Fähigkeiten bei praxisnahen Herausforderungen einzusetzen. Dabei war es mir immer wichtig, mit meinem Wissen und meiner Arbeit einen spürbaren Einfluss auf die wirtschaftliche Entwicklung zu nehmen. Mein Mantra „</w:t>
      </w:r>
      <w:proofErr w:type="spellStart"/>
      <w:r w:rsidRPr="00907951">
        <w:rPr>
          <w:rFonts w:ascii="Optima" w:hAnsi="Optima" w:cs="Arial"/>
          <w:sz w:val="20"/>
          <w:szCs w:val="20"/>
        </w:rPr>
        <w:t>Optimize</w:t>
      </w:r>
      <w:proofErr w:type="spellEnd"/>
      <w:r w:rsidRPr="00907951">
        <w:rPr>
          <w:rFonts w:ascii="Optima" w:hAnsi="Optima" w:cs="Arial"/>
          <w:sz w:val="20"/>
          <w:szCs w:val="20"/>
        </w:rPr>
        <w:t xml:space="preserve"> </w:t>
      </w:r>
      <w:proofErr w:type="spellStart"/>
      <w:r w:rsidRPr="00907951">
        <w:rPr>
          <w:rFonts w:ascii="Optima" w:hAnsi="Optima" w:cs="Arial"/>
          <w:sz w:val="20"/>
          <w:szCs w:val="20"/>
        </w:rPr>
        <w:t>for</w:t>
      </w:r>
      <w:proofErr w:type="spellEnd"/>
      <w:r w:rsidRPr="00907951">
        <w:rPr>
          <w:rFonts w:ascii="Optima" w:hAnsi="Optima" w:cs="Arial"/>
          <w:sz w:val="20"/>
          <w:szCs w:val="20"/>
        </w:rPr>
        <w:t xml:space="preserve"> Learning“ begleitete mich sowohl in meiner akademischen Laufbahn als auch im Berufsleben, und führte mich zu der Entscheidung, eine Karriere in der Beratung anzustreben.</w:t>
      </w:r>
      <w:r>
        <w:rPr>
          <w:rFonts w:ascii="Optima" w:hAnsi="Optima" w:cs="Arial"/>
          <w:sz w:val="20"/>
          <w:szCs w:val="20"/>
        </w:rPr>
        <w:t xml:space="preserve"> </w:t>
      </w:r>
      <w:r w:rsidRPr="00907951">
        <w:rPr>
          <w:rFonts w:ascii="Optima" w:hAnsi="Optima" w:cs="Arial"/>
          <w:sz w:val="20"/>
          <w:szCs w:val="20"/>
        </w:rPr>
        <w:t>Ich sehe in der Beratung die ideale Plattform, um meine Begeisterung für strategische Analysen und lösungsorientiertes Denken zu vertiefen. Besonders reizt mich, dass ich hier die Chance habe, Unternehmen aus einer umfassenden Perspektive zu betrachten, effiziente Wertschöpfungsprozesse zu verstehen und mit meinem Beitrag Wachstum und positive Veränderungen anzustoßen. Diese facettenreiche Rolle ermöglicht es mir, kontinuierlich zu lernen und dabei echte Mehrwerte für Unternehmen zu schaffen.</w:t>
      </w:r>
    </w:p>
    <w:p w14:paraId="5829E66C" w14:textId="77777777" w:rsidR="00907951" w:rsidRPr="00F33C31" w:rsidRDefault="00907951" w:rsidP="00907951">
      <w:pPr>
        <w:spacing w:after="0"/>
        <w:jc w:val="both"/>
        <w:rPr>
          <w:rFonts w:ascii="Optima" w:hAnsi="Optima" w:cs="Arial"/>
          <w:sz w:val="20"/>
          <w:szCs w:val="20"/>
        </w:rPr>
      </w:pPr>
    </w:p>
    <w:p w14:paraId="50FC7912" w14:textId="6D8BABF1" w:rsidR="003D5207" w:rsidRPr="003D5207" w:rsidRDefault="003D5207" w:rsidP="003D5207">
      <w:pPr>
        <w:spacing w:after="0"/>
        <w:jc w:val="both"/>
        <w:rPr>
          <w:rFonts w:ascii="Optima" w:hAnsi="Optima" w:cs="Arial"/>
          <w:sz w:val="20"/>
          <w:szCs w:val="20"/>
        </w:rPr>
      </w:pPr>
      <w:r w:rsidRPr="003D5207">
        <w:rPr>
          <w:rFonts w:ascii="Optima" w:hAnsi="Optima" w:cs="Arial"/>
          <w:sz w:val="20"/>
          <w:szCs w:val="20"/>
        </w:rPr>
        <w:t xml:space="preserve">Während meiner Ausbildung </w:t>
      </w:r>
      <w:r w:rsidR="008900E3">
        <w:rPr>
          <w:rFonts w:ascii="Optima" w:hAnsi="Optima" w:cs="Arial"/>
          <w:sz w:val="20"/>
          <w:szCs w:val="20"/>
        </w:rPr>
        <w:t xml:space="preserve">zum Industriekaufmann </w:t>
      </w:r>
      <w:r w:rsidRPr="003D5207">
        <w:rPr>
          <w:rFonts w:ascii="Optima" w:hAnsi="Optima" w:cs="Arial"/>
          <w:sz w:val="20"/>
          <w:szCs w:val="20"/>
        </w:rPr>
        <w:t>konnte ich wertvolle Erkenntnisse sammeln, die mir im Studium des International Managements von großem Nutzen waren. Aufbauend auf diesen Erfahrungen habe ich als Werkstudent im Vertrieb gearbeitet und mein Wissen in diesem Bereich weiter vertieft. Um meine Englischkenntnisse sowie interkulturellen Fähigkeiten auszubauen, entschied ich mich im Anschluss für ein Auslandssemester in Irland, was meine internationale Perspektive und sprachlichen Kompetenzen erheblich bereicherte.</w:t>
      </w:r>
      <w:r>
        <w:rPr>
          <w:rFonts w:ascii="Optima" w:hAnsi="Optima" w:cs="Arial"/>
          <w:sz w:val="20"/>
          <w:szCs w:val="20"/>
        </w:rPr>
        <w:t xml:space="preserve"> </w:t>
      </w:r>
      <w:r w:rsidRPr="003D5207">
        <w:rPr>
          <w:rFonts w:ascii="Optima" w:hAnsi="Optima" w:cs="Arial"/>
          <w:sz w:val="20"/>
          <w:szCs w:val="20"/>
        </w:rPr>
        <w:t xml:space="preserve">Nach meinem Auslandssemester absolvierte ich ein Praktikum bei einer Unternehmensberatung, in dem ich an der Optimierung von CRM-Systemen für Banken mitwirkte. Dabei lag mein Schwerpunkt auf der Datenanalyse und der Identifizierung von Optimierungspotenzialen, wodurch ich wertvolle Einblicke in die Prozesse der Finanzbranche gewann. Derzeit befinde ich mich in einem Praktikum </w:t>
      </w:r>
      <w:ins w:id="4" w:author="David Döbele" w:date="2024-09-06T22:01:00Z" w16du:dateUtc="2024-09-06T20:01:00Z">
        <w:r w:rsidR="00225644">
          <w:rPr>
            <w:rFonts w:ascii="Optima" w:hAnsi="Optima" w:cs="Arial"/>
            <w:sz w:val="20"/>
            <w:szCs w:val="20"/>
          </w:rPr>
          <w:t xml:space="preserve">in der Strategieabteilung von </w:t>
        </w:r>
      </w:ins>
      <w:del w:id="5" w:author="David Döbele" w:date="2024-09-06T22:01:00Z" w16du:dateUtc="2024-09-06T20:01:00Z">
        <w:r w:rsidRPr="003D5207" w:rsidDel="00225644">
          <w:rPr>
            <w:rFonts w:ascii="Optima" w:hAnsi="Optima" w:cs="Arial"/>
            <w:sz w:val="20"/>
            <w:szCs w:val="20"/>
          </w:rPr>
          <w:delText xml:space="preserve">bei </w:delText>
        </w:r>
      </w:del>
      <w:r w:rsidRPr="003D5207">
        <w:rPr>
          <w:rFonts w:ascii="Optima" w:hAnsi="Optima" w:cs="Arial"/>
          <w:sz w:val="20"/>
          <w:szCs w:val="20"/>
        </w:rPr>
        <w:t xml:space="preserve">Daimler Truck, wo ich </w:t>
      </w:r>
      <w:r w:rsidR="00743553">
        <w:rPr>
          <w:rFonts w:ascii="Optima" w:hAnsi="Optima" w:cs="Arial"/>
          <w:sz w:val="20"/>
          <w:szCs w:val="20"/>
        </w:rPr>
        <w:t xml:space="preserve">eigenständig </w:t>
      </w:r>
      <w:r w:rsidRPr="003D5207">
        <w:rPr>
          <w:rFonts w:ascii="Optima" w:hAnsi="Optima" w:cs="Arial"/>
          <w:sz w:val="20"/>
          <w:szCs w:val="20"/>
        </w:rPr>
        <w:t xml:space="preserve">ein Excel-basiertes Tool zur langfristigen Personalplanung entwickle, </w:t>
      </w:r>
      <w:r w:rsidR="008A7CEF">
        <w:rPr>
          <w:rFonts w:ascii="Optima" w:hAnsi="Optima" w:cs="Arial"/>
          <w:sz w:val="20"/>
          <w:szCs w:val="20"/>
        </w:rPr>
        <w:t>bei der ich neben den gängigen HR-Kennzahlen eine</w:t>
      </w:r>
      <w:r w:rsidR="008A7CEF" w:rsidRPr="003D5207">
        <w:rPr>
          <w:rFonts w:ascii="Optima" w:hAnsi="Optima" w:cs="Arial"/>
          <w:sz w:val="20"/>
          <w:szCs w:val="20"/>
        </w:rPr>
        <w:t>n besonderen Fokus</w:t>
      </w:r>
      <w:r w:rsidRPr="003D5207">
        <w:rPr>
          <w:rFonts w:ascii="Optima" w:hAnsi="Optima" w:cs="Arial"/>
          <w:sz w:val="20"/>
          <w:szCs w:val="20"/>
        </w:rPr>
        <w:t xml:space="preserve"> auf die Erhaltung der Kompetenzen in den </w:t>
      </w:r>
      <w:r w:rsidR="00B5158B">
        <w:rPr>
          <w:rFonts w:ascii="Optima" w:hAnsi="Optima" w:cs="Arial"/>
          <w:sz w:val="20"/>
          <w:szCs w:val="20"/>
        </w:rPr>
        <w:t>einzelnen Abteilungen</w:t>
      </w:r>
      <w:r w:rsidR="008A7CEF">
        <w:rPr>
          <w:rFonts w:ascii="Optima" w:hAnsi="Optima" w:cs="Arial"/>
          <w:sz w:val="20"/>
          <w:szCs w:val="20"/>
        </w:rPr>
        <w:t xml:space="preserve"> lege</w:t>
      </w:r>
      <w:r w:rsidRPr="003D5207">
        <w:rPr>
          <w:rFonts w:ascii="Optima" w:hAnsi="Optima" w:cs="Arial"/>
          <w:sz w:val="20"/>
          <w:szCs w:val="20"/>
        </w:rPr>
        <w:t>. Zudem erstelle ich einen umfassenden Business Case, der die Rentabilität und strategische Ausrichtung einer neuen Produkteinführung bewertet.</w:t>
      </w:r>
      <w:r>
        <w:rPr>
          <w:rFonts w:ascii="Optima" w:hAnsi="Optima" w:cs="Arial"/>
          <w:sz w:val="20"/>
          <w:szCs w:val="20"/>
        </w:rPr>
        <w:t xml:space="preserve"> </w:t>
      </w:r>
      <w:r w:rsidRPr="003D5207">
        <w:rPr>
          <w:rFonts w:ascii="Optima" w:hAnsi="Optima" w:cs="Arial"/>
          <w:sz w:val="20"/>
          <w:szCs w:val="20"/>
        </w:rPr>
        <w:t xml:space="preserve">Mit diesen Erfahrungen und meiner Leidenschaft für strategisches Arbeiten bin ich hochmotiviert, meine Kenntnisse und meinen Ehrgeiz bei </w:t>
      </w:r>
      <w:r w:rsidR="00795D77" w:rsidRPr="00795D77">
        <w:rPr>
          <w:rFonts w:ascii="Optima" w:hAnsi="Optima" w:cs="Arial"/>
          <w:sz w:val="20"/>
          <w:szCs w:val="20"/>
          <w:highlight w:val="yellow"/>
        </w:rPr>
        <w:t>XXX</w:t>
      </w:r>
      <w:r w:rsidRPr="003D5207">
        <w:rPr>
          <w:rFonts w:ascii="Optima" w:hAnsi="Optima" w:cs="Arial"/>
          <w:sz w:val="20"/>
          <w:szCs w:val="20"/>
        </w:rPr>
        <w:t xml:space="preserve"> einzubringen, um gemeinsam innovative Lösungen zu entwickeln und nachhaltige Erfolge zu erzielen.</w:t>
      </w:r>
    </w:p>
    <w:p w14:paraId="24E8ACB3" w14:textId="77777777" w:rsidR="00A222AA" w:rsidRPr="00F33C31" w:rsidRDefault="00A222AA" w:rsidP="00E65B09">
      <w:pPr>
        <w:spacing w:after="0"/>
        <w:jc w:val="both"/>
        <w:rPr>
          <w:rFonts w:ascii="Optima" w:hAnsi="Optima" w:cs="Arial"/>
          <w:sz w:val="20"/>
          <w:szCs w:val="20"/>
        </w:rPr>
      </w:pPr>
    </w:p>
    <w:p w14:paraId="21CF5F95" w14:textId="6F40E9CD" w:rsidR="00BA5D3D" w:rsidRDefault="00795D77" w:rsidP="00E65B09">
      <w:pPr>
        <w:spacing w:after="0"/>
        <w:jc w:val="both"/>
        <w:rPr>
          <w:rFonts w:ascii="Optima" w:hAnsi="Optima" w:cs="Arial"/>
          <w:sz w:val="20"/>
          <w:szCs w:val="20"/>
        </w:rPr>
      </w:pPr>
      <w:r w:rsidRPr="00795D77">
        <w:rPr>
          <w:rFonts w:ascii="Optima" w:hAnsi="Optima" w:cs="Arial"/>
          <w:sz w:val="20"/>
          <w:szCs w:val="20"/>
          <w:highlight w:val="yellow"/>
        </w:rPr>
        <w:t>XXX</w:t>
      </w:r>
      <w:r w:rsidRPr="00795D77">
        <w:rPr>
          <w:rFonts w:ascii="Optima" w:hAnsi="Optima" w:cs="Arial"/>
          <w:sz w:val="20"/>
          <w:szCs w:val="20"/>
        </w:rPr>
        <w:t xml:space="preserve"> erscheint mir als der ideale Ort für dieses Praktikum, da das Unternehmen nicht nur durch seine globale Präsenz und sein umfangreiches Netzwerk beeindruckt, sondern auch durch die Vielfalt der Beratungsprojekte, die es seinen Praktikanten bietet.</w:t>
      </w:r>
      <w:r>
        <w:rPr>
          <w:rFonts w:ascii="Optima" w:hAnsi="Optima" w:cs="Arial"/>
          <w:sz w:val="20"/>
          <w:szCs w:val="20"/>
        </w:rPr>
        <w:t xml:space="preserve"> </w:t>
      </w:r>
      <w:r w:rsidR="00D662FB" w:rsidRPr="00D662FB">
        <w:rPr>
          <w:rFonts w:ascii="Optima" w:hAnsi="Optima" w:cs="Arial"/>
          <w:sz w:val="20"/>
          <w:szCs w:val="20"/>
          <w:highlight w:val="yellow"/>
        </w:rPr>
        <w:t>RESTLICHER DRITTER ABSATZ</w:t>
      </w:r>
    </w:p>
    <w:p w14:paraId="5BDA16F8" w14:textId="77777777" w:rsidR="00795D77" w:rsidRPr="00F33C31" w:rsidRDefault="00795D77" w:rsidP="00E65B09">
      <w:pPr>
        <w:spacing w:after="0"/>
        <w:jc w:val="both"/>
        <w:rPr>
          <w:rFonts w:ascii="Optima" w:hAnsi="Optima" w:cs="Arial"/>
          <w:sz w:val="20"/>
          <w:szCs w:val="20"/>
        </w:rPr>
      </w:pPr>
    </w:p>
    <w:p w14:paraId="71CD5FBC" w14:textId="15EDCD20" w:rsidR="00097037" w:rsidRDefault="00230303" w:rsidP="00E65B09">
      <w:pPr>
        <w:spacing w:after="0"/>
        <w:jc w:val="both"/>
        <w:rPr>
          <w:rFonts w:ascii="Optima" w:hAnsi="Optima" w:cs="Arial"/>
          <w:sz w:val="20"/>
          <w:szCs w:val="20"/>
        </w:rPr>
      </w:pPr>
      <w:r w:rsidRPr="00230303">
        <w:rPr>
          <w:rFonts w:ascii="Optima" w:hAnsi="Optima" w:cs="Arial"/>
          <w:sz w:val="20"/>
          <w:szCs w:val="20"/>
        </w:rPr>
        <w:t xml:space="preserve">Bei </w:t>
      </w:r>
      <w:r w:rsidR="003A5B2F" w:rsidRPr="003A5B2F">
        <w:rPr>
          <w:rFonts w:ascii="Optima" w:hAnsi="Optima" w:cs="Arial"/>
          <w:sz w:val="20"/>
          <w:szCs w:val="20"/>
          <w:highlight w:val="yellow"/>
        </w:rPr>
        <w:t>XXX</w:t>
      </w:r>
      <w:r w:rsidRPr="00230303">
        <w:rPr>
          <w:rFonts w:ascii="Optima" w:hAnsi="Optima" w:cs="Arial"/>
          <w:sz w:val="20"/>
          <w:szCs w:val="20"/>
        </w:rPr>
        <w:t xml:space="preserve"> bin ich bestrebt, meine analytischen und kommunikativen Fähigkeiten anzuwenden und weitere Einblicke von der Arbeit in der Beratung zu bekommen und diese mit meiner vergangenen Ausbildung sowie Praktika in Kontrast zu stellen. Aus diesen Gründen bin ich zuversichtlich, dass wir zusammenpassen, und freue mich darauf, als nächstes meine Reise bei </w:t>
      </w:r>
      <w:r w:rsidR="00795D77" w:rsidRPr="004C16D8">
        <w:rPr>
          <w:rFonts w:ascii="Optima" w:hAnsi="Optima" w:cs="Arial"/>
          <w:sz w:val="20"/>
          <w:szCs w:val="20"/>
          <w:highlight w:val="yellow"/>
        </w:rPr>
        <w:t>XXX</w:t>
      </w:r>
      <w:r w:rsidRPr="00230303">
        <w:rPr>
          <w:rFonts w:ascii="Optima" w:hAnsi="Optima" w:cs="Arial"/>
          <w:sz w:val="20"/>
          <w:szCs w:val="20"/>
        </w:rPr>
        <w:t xml:space="preserve"> zu beginnen. Ich freue mich Sie in einem persönlichen Vorstellungsgespräch von mir zu überzeugen zu dürfen.</w:t>
      </w:r>
    </w:p>
    <w:p w14:paraId="6BE5FB68" w14:textId="69734404" w:rsidR="00CC3E9B" w:rsidRDefault="00CC3E9B" w:rsidP="00E65B09">
      <w:pPr>
        <w:spacing w:after="0"/>
        <w:jc w:val="both"/>
        <w:rPr>
          <w:rFonts w:ascii="Optima" w:hAnsi="Optima" w:cs="Arial"/>
          <w:sz w:val="20"/>
          <w:szCs w:val="20"/>
        </w:rPr>
      </w:pPr>
    </w:p>
    <w:p w14:paraId="25A3DEDB" w14:textId="77777777" w:rsidR="0090248E" w:rsidRPr="00F33C31" w:rsidRDefault="0090248E" w:rsidP="00E65B09">
      <w:pPr>
        <w:spacing w:after="0"/>
        <w:jc w:val="both"/>
        <w:rPr>
          <w:rFonts w:ascii="Optima" w:hAnsi="Optima" w:cs="Arial"/>
          <w:sz w:val="20"/>
          <w:szCs w:val="20"/>
        </w:rPr>
      </w:pPr>
    </w:p>
    <w:p w14:paraId="12F4E22D" w14:textId="17EEF20F" w:rsidR="00A35DC6" w:rsidRPr="00F33C31" w:rsidRDefault="0099776A" w:rsidP="00E65B09">
      <w:pPr>
        <w:spacing w:after="0"/>
        <w:jc w:val="both"/>
        <w:rPr>
          <w:rFonts w:ascii="Optima" w:hAnsi="Optima" w:cs="Arial"/>
          <w:sz w:val="20"/>
          <w:szCs w:val="20"/>
        </w:rPr>
      </w:pPr>
      <w:r w:rsidRPr="00F33C31">
        <w:rPr>
          <w:rFonts w:ascii="Optima" w:hAnsi="Optima" w:cs="Arial"/>
          <w:sz w:val="20"/>
          <w:szCs w:val="20"/>
        </w:rPr>
        <w:t>Mit freundlichen Grüßen</w:t>
      </w:r>
    </w:p>
    <w:p w14:paraId="2A50D263" w14:textId="77777777" w:rsidR="00D95023" w:rsidRPr="00BA5D3D" w:rsidRDefault="00D95023" w:rsidP="00E65B09">
      <w:pPr>
        <w:spacing w:after="0"/>
        <w:jc w:val="both"/>
        <w:rPr>
          <w:rFonts w:ascii="Arial" w:hAnsi="Arial" w:cs="Arial"/>
          <w:sz w:val="20"/>
          <w:szCs w:val="20"/>
        </w:rPr>
      </w:pPr>
    </w:p>
    <w:sectPr w:rsidR="00D95023" w:rsidRPr="00BA5D3D" w:rsidSect="00D95023">
      <w:pgSz w:w="11906" w:h="16838"/>
      <w:pgMar w:top="851" w:right="964" w:bottom="28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62A"/>
    <w:rsid w:val="000124ED"/>
    <w:rsid w:val="00012D78"/>
    <w:rsid w:val="00017CA5"/>
    <w:rsid w:val="00020698"/>
    <w:rsid w:val="0002481E"/>
    <w:rsid w:val="00034B68"/>
    <w:rsid w:val="00036142"/>
    <w:rsid w:val="00036EEA"/>
    <w:rsid w:val="00037791"/>
    <w:rsid w:val="00042ABD"/>
    <w:rsid w:val="0004591A"/>
    <w:rsid w:val="00046459"/>
    <w:rsid w:val="00055489"/>
    <w:rsid w:val="000555E4"/>
    <w:rsid w:val="0005670D"/>
    <w:rsid w:val="000710B0"/>
    <w:rsid w:val="00073C82"/>
    <w:rsid w:val="00081359"/>
    <w:rsid w:val="0008614B"/>
    <w:rsid w:val="00093795"/>
    <w:rsid w:val="00093D48"/>
    <w:rsid w:val="00094DC4"/>
    <w:rsid w:val="0009623C"/>
    <w:rsid w:val="00097037"/>
    <w:rsid w:val="000A0629"/>
    <w:rsid w:val="000A0B7B"/>
    <w:rsid w:val="000A154E"/>
    <w:rsid w:val="000A3082"/>
    <w:rsid w:val="000A5AB8"/>
    <w:rsid w:val="000A6678"/>
    <w:rsid w:val="000A7DEB"/>
    <w:rsid w:val="000B25AD"/>
    <w:rsid w:val="000B48A6"/>
    <w:rsid w:val="000C55DE"/>
    <w:rsid w:val="000D3DD1"/>
    <w:rsid w:val="000E106E"/>
    <w:rsid w:val="000E21CE"/>
    <w:rsid w:val="000F371C"/>
    <w:rsid w:val="000F52D9"/>
    <w:rsid w:val="00100D2B"/>
    <w:rsid w:val="0010139D"/>
    <w:rsid w:val="00101B72"/>
    <w:rsid w:val="00111EEA"/>
    <w:rsid w:val="001138EF"/>
    <w:rsid w:val="00117F83"/>
    <w:rsid w:val="00120568"/>
    <w:rsid w:val="00132166"/>
    <w:rsid w:val="00132F78"/>
    <w:rsid w:val="00137DA5"/>
    <w:rsid w:val="001424D8"/>
    <w:rsid w:val="00146C8E"/>
    <w:rsid w:val="00151806"/>
    <w:rsid w:val="00152DF9"/>
    <w:rsid w:val="00154643"/>
    <w:rsid w:val="00156A98"/>
    <w:rsid w:val="001669DB"/>
    <w:rsid w:val="00171D11"/>
    <w:rsid w:val="00177B9C"/>
    <w:rsid w:val="001819B1"/>
    <w:rsid w:val="00184D17"/>
    <w:rsid w:val="0018679C"/>
    <w:rsid w:val="00186B10"/>
    <w:rsid w:val="00190254"/>
    <w:rsid w:val="001A4522"/>
    <w:rsid w:val="001C17FC"/>
    <w:rsid w:val="001C3A39"/>
    <w:rsid w:val="001D079A"/>
    <w:rsid w:val="001D2305"/>
    <w:rsid w:val="001D2E3A"/>
    <w:rsid w:val="001E0088"/>
    <w:rsid w:val="001E0903"/>
    <w:rsid w:val="001E1EE7"/>
    <w:rsid w:val="001E54E6"/>
    <w:rsid w:val="001E67E4"/>
    <w:rsid w:val="00200039"/>
    <w:rsid w:val="00203125"/>
    <w:rsid w:val="002042CB"/>
    <w:rsid w:val="002062F6"/>
    <w:rsid w:val="00210D60"/>
    <w:rsid w:val="00212042"/>
    <w:rsid w:val="002143C3"/>
    <w:rsid w:val="002213EE"/>
    <w:rsid w:val="00225644"/>
    <w:rsid w:val="00226C28"/>
    <w:rsid w:val="00230303"/>
    <w:rsid w:val="0023054D"/>
    <w:rsid w:val="0023683A"/>
    <w:rsid w:val="0024372F"/>
    <w:rsid w:val="002467A0"/>
    <w:rsid w:val="002468ED"/>
    <w:rsid w:val="002536DC"/>
    <w:rsid w:val="00255EC1"/>
    <w:rsid w:val="00256C2B"/>
    <w:rsid w:val="00256FFB"/>
    <w:rsid w:val="00257D2A"/>
    <w:rsid w:val="002627D2"/>
    <w:rsid w:val="00264191"/>
    <w:rsid w:val="00266C8A"/>
    <w:rsid w:val="0027047C"/>
    <w:rsid w:val="002708C2"/>
    <w:rsid w:val="00274324"/>
    <w:rsid w:val="00286600"/>
    <w:rsid w:val="002A1FD0"/>
    <w:rsid w:val="002A2D04"/>
    <w:rsid w:val="002A40A4"/>
    <w:rsid w:val="002A5B9F"/>
    <w:rsid w:val="002B38F4"/>
    <w:rsid w:val="002C2E21"/>
    <w:rsid w:val="002C3875"/>
    <w:rsid w:val="002C4BF0"/>
    <w:rsid w:val="002D309E"/>
    <w:rsid w:val="002D594E"/>
    <w:rsid w:val="002E21E6"/>
    <w:rsid w:val="002E39B8"/>
    <w:rsid w:val="002F4B2A"/>
    <w:rsid w:val="002F51FA"/>
    <w:rsid w:val="002F7764"/>
    <w:rsid w:val="0030623F"/>
    <w:rsid w:val="00306DD5"/>
    <w:rsid w:val="003073F0"/>
    <w:rsid w:val="00311A15"/>
    <w:rsid w:val="003203AA"/>
    <w:rsid w:val="003218DD"/>
    <w:rsid w:val="00324D48"/>
    <w:rsid w:val="003250EA"/>
    <w:rsid w:val="003262B1"/>
    <w:rsid w:val="00330354"/>
    <w:rsid w:val="003421B1"/>
    <w:rsid w:val="00345B87"/>
    <w:rsid w:val="0034648F"/>
    <w:rsid w:val="003527F2"/>
    <w:rsid w:val="0036092E"/>
    <w:rsid w:val="00365CDA"/>
    <w:rsid w:val="003727B8"/>
    <w:rsid w:val="00375D2D"/>
    <w:rsid w:val="00376E5C"/>
    <w:rsid w:val="003801E1"/>
    <w:rsid w:val="003811BC"/>
    <w:rsid w:val="0038671F"/>
    <w:rsid w:val="00390E04"/>
    <w:rsid w:val="0039356C"/>
    <w:rsid w:val="003947A8"/>
    <w:rsid w:val="00396049"/>
    <w:rsid w:val="003A5B2F"/>
    <w:rsid w:val="003B00C2"/>
    <w:rsid w:val="003B5038"/>
    <w:rsid w:val="003C399B"/>
    <w:rsid w:val="003C56C0"/>
    <w:rsid w:val="003D4115"/>
    <w:rsid w:val="003D464F"/>
    <w:rsid w:val="003D5207"/>
    <w:rsid w:val="003D5D1E"/>
    <w:rsid w:val="003D6365"/>
    <w:rsid w:val="003E0D02"/>
    <w:rsid w:val="003E3DFB"/>
    <w:rsid w:val="003E73BA"/>
    <w:rsid w:val="003E7848"/>
    <w:rsid w:val="003F3290"/>
    <w:rsid w:val="003F688C"/>
    <w:rsid w:val="004022B1"/>
    <w:rsid w:val="004026D6"/>
    <w:rsid w:val="00415608"/>
    <w:rsid w:val="004178F9"/>
    <w:rsid w:val="00421C97"/>
    <w:rsid w:val="00424CAF"/>
    <w:rsid w:val="00426E64"/>
    <w:rsid w:val="004304E9"/>
    <w:rsid w:val="00431C68"/>
    <w:rsid w:val="00434D23"/>
    <w:rsid w:val="00435791"/>
    <w:rsid w:val="004403CB"/>
    <w:rsid w:val="004406DC"/>
    <w:rsid w:val="00441CC8"/>
    <w:rsid w:val="00445E3E"/>
    <w:rsid w:val="00453C2F"/>
    <w:rsid w:val="00454C0B"/>
    <w:rsid w:val="00456686"/>
    <w:rsid w:val="00460893"/>
    <w:rsid w:val="0046226E"/>
    <w:rsid w:val="0046682D"/>
    <w:rsid w:val="00470367"/>
    <w:rsid w:val="00472418"/>
    <w:rsid w:val="004737E5"/>
    <w:rsid w:val="00473D6D"/>
    <w:rsid w:val="00474FC2"/>
    <w:rsid w:val="00492923"/>
    <w:rsid w:val="00494F66"/>
    <w:rsid w:val="0049775F"/>
    <w:rsid w:val="004A0D0C"/>
    <w:rsid w:val="004A1501"/>
    <w:rsid w:val="004A330A"/>
    <w:rsid w:val="004A37CB"/>
    <w:rsid w:val="004A615C"/>
    <w:rsid w:val="004B1FC5"/>
    <w:rsid w:val="004B2953"/>
    <w:rsid w:val="004B4510"/>
    <w:rsid w:val="004C128E"/>
    <w:rsid w:val="004C156C"/>
    <w:rsid w:val="004C16D8"/>
    <w:rsid w:val="004C174A"/>
    <w:rsid w:val="004C2AC3"/>
    <w:rsid w:val="004C37E1"/>
    <w:rsid w:val="004C635A"/>
    <w:rsid w:val="004D03EE"/>
    <w:rsid w:val="004D36B3"/>
    <w:rsid w:val="004E7074"/>
    <w:rsid w:val="004F300A"/>
    <w:rsid w:val="00500EFA"/>
    <w:rsid w:val="00506322"/>
    <w:rsid w:val="00507BBD"/>
    <w:rsid w:val="00515E8C"/>
    <w:rsid w:val="005170EB"/>
    <w:rsid w:val="00520F4E"/>
    <w:rsid w:val="00532B4B"/>
    <w:rsid w:val="005407D6"/>
    <w:rsid w:val="00541313"/>
    <w:rsid w:val="00542F06"/>
    <w:rsid w:val="00546478"/>
    <w:rsid w:val="00553EC8"/>
    <w:rsid w:val="0055405B"/>
    <w:rsid w:val="00560CF6"/>
    <w:rsid w:val="00566918"/>
    <w:rsid w:val="005705F7"/>
    <w:rsid w:val="00570B1D"/>
    <w:rsid w:val="005717CC"/>
    <w:rsid w:val="00574140"/>
    <w:rsid w:val="005762CF"/>
    <w:rsid w:val="005842A0"/>
    <w:rsid w:val="00590834"/>
    <w:rsid w:val="00590E7F"/>
    <w:rsid w:val="0059101C"/>
    <w:rsid w:val="005934C5"/>
    <w:rsid w:val="00593C9C"/>
    <w:rsid w:val="005A27F8"/>
    <w:rsid w:val="005A7768"/>
    <w:rsid w:val="005B1A57"/>
    <w:rsid w:val="005B231F"/>
    <w:rsid w:val="005B6381"/>
    <w:rsid w:val="005C18F9"/>
    <w:rsid w:val="005C55F7"/>
    <w:rsid w:val="005C5E5A"/>
    <w:rsid w:val="005D4F14"/>
    <w:rsid w:val="005D7B82"/>
    <w:rsid w:val="005D7D49"/>
    <w:rsid w:val="005E00BC"/>
    <w:rsid w:val="005E167C"/>
    <w:rsid w:val="005E2E9D"/>
    <w:rsid w:val="005E3EA4"/>
    <w:rsid w:val="005E63B8"/>
    <w:rsid w:val="005F2606"/>
    <w:rsid w:val="005F2865"/>
    <w:rsid w:val="005F350B"/>
    <w:rsid w:val="005F3DBD"/>
    <w:rsid w:val="005F4D30"/>
    <w:rsid w:val="005F512D"/>
    <w:rsid w:val="00603752"/>
    <w:rsid w:val="00604826"/>
    <w:rsid w:val="00605059"/>
    <w:rsid w:val="006050C7"/>
    <w:rsid w:val="0060685C"/>
    <w:rsid w:val="00607C7C"/>
    <w:rsid w:val="00611860"/>
    <w:rsid w:val="00615C92"/>
    <w:rsid w:val="00621EB1"/>
    <w:rsid w:val="00632F05"/>
    <w:rsid w:val="00633AB9"/>
    <w:rsid w:val="00636F1E"/>
    <w:rsid w:val="0063723B"/>
    <w:rsid w:val="00647035"/>
    <w:rsid w:val="00647413"/>
    <w:rsid w:val="006502BE"/>
    <w:rsid w:val="00650513"/>
    <w:rsid w:val="00652ED3"/>
    <w:rsid w:val="006602DF"/>
    <w:rsid w:val="00661BD9"/>
    <w:rsid w:val="00667A61"/>
    <w:rsid w:val="0067303A"/>
    <w:rsid w:val="00674058"/>
    <w:rsid w:val="006755CD"/>
    <w:rsid w:val="00676C94"/>
    <w:rsid w:val="006868F4"/>
    <w:rsid w:val="00697CBE"/>
    <w:rsid w:val="006A40D9"/>
    <w:rsid w:val="006A7895"/>
    <w:rsid w:val="006B302C"/>
    <w:rsid w:val="006B3740"/>
    <w:rsid w:val="006B76D4"/>
    <w:rsid w:val="006C1F2A"/>
    <w:rsid w:val="006D0ED6"/>
    <w:rsid w:val="006D2592"/>
    <w:rsid w:val="006E27C7"/>
    <w:rsid w:val="006E59F6"/>
    <w:rsid w:val="006E6A51"/>
    <w:rsid w:val="006F0A10"/>
    <w:rsid w:val="006F58EC"/>
    <w:rsid w:val="0070187E"/>
    <w:rsid w:val="0070221A"/>
    <w:rsid w:val="00706233"/>
    <w:rsid w:val="00715546"/>
    <w:rsid w:val="007251EA"/>
    <w:rsid w:val="00726698"/>
    <w:rsid w:val="007340D7"/>
    <w:rsid w:val="00743553"/>
    <w:rsid w:val="007472BD"/>
    <w:rsid w:val="00750EE1"/>
    <w:rsid w:val="00751F52"/>
    <w:rsid w:val="00755A3D"/>
    <w:rsid w:val="00755D4F"/>
    <w:rsid w:val="0076270A"/>
    <w:rsid w:val="00763FEB"/>
    <w:rsid w:val="00766082"/>
    <w:rsid w:val="007674D3"/>
    <w:rsid w:val="007675B1"/>
    <w:rsid w:val="00774731"/>
    <w:rsid w:val="00774A64"/>
    <w:rsid w:val="00781479"/>
    <w:rsid w:val="00785792"/>
    <w:rsid w:val="00786694"/>
    <w:rsid w:val="00792DF8"/>
    <w:rsid w:val="00795D77"/>
    <w:rsid w:val="00797EF1"/>
    <w:rsid w:val="007A10F2"/>
    <w:rsid w:val="007A1721"/>
    <w:rsid w:val="007A3246"/>
    <w:rsid w:val="007A64C5"/>
    <w:rsid w:val="007A719D"/>
    <w:rsid w:val="007B1B2B"/>
    <w:rsid w:val="007B5270"/>
    <w:rsid w:val="007B6DB7"/>
    <w:rsid w:val="007C2A48"/>
    <w:rsid w:val="007C59D2"/>
    <w:rsid w:val="007C696D"/>
    <w:rsid w:val="007D104E"/>
    <w:rsid w:val="007D11E3"/>
    <w:rsid w:val="007E4326"/>
    <w:rsid w:val="007E44A7"/>
    <w:rsid w:val="007E5437"/>
    <w:rsid w:val="007F0344"/>
    <w:rsid w:val="007F2109"/>
    <w:rsid w:val="007F6739"/>
    <w:rsid w:val="007F7EA0"/>
    <w:rsid w:val="00800061"/>
    <w:rsid w:val="008049F7"/>
    <w:rsid w:val="00805AA9"/>
    <w:rsid w:val="00805F40"/>
    <w:rsid w:val="00807293"/>
    <w:rsid w:val="008100F8"/>
    <w:rsid w:val="00812579"/>
    <w:rsid w:val="00813EF2"/>
    <w:rsid w:val="00821B3C"/>
    <w:rsid w:val="00835382"/>
    <w:rsid w:val="0083750F"/>
    <w:rsid w:val="008428CF"/>
    <w:rsid w:val="00843606"/>
    <w:rsid w:val="0085213A"/>
    <w:rsid w:val="008565FD"/>
    <w:rsid w:val="00857C6F"/>
    <w:rsid w:val="00862596"/>
    <w:rsid w:val="00863C3A"/>
    <w:rsid w:val="0086442E"/>
    <w:rsid w:val="008657E3"/>
    <w:rsid w:val="00867CED"/>
    <w:rsid w:val="00874503"/>
    <w:rsid w:val="00883B55"/>
    <w:rsid w:val="008900E3"/>
    <w:rsid w:val="0089337A"/>
    <w:rsid w:val="008A1173"/>
    <w:rsid w:val="008A248F"/>
    <w:rsid w:val="008A2BDF"/>
    <w:rsid w:val="008A7CEF"/>
    <w:rsid w:val="008B402E"/>
    <w:rsid w:val="008B4C52"/>
    <w:rsid w:val="008C0603"/>
    <w:rsid w:val="008C27C1"/>
    <w:rsid w:val="008C4405"/>
    <w:rsid w:val="008C45F5"/>
    <w:rsid w:val="008D2AFA"/>
    <w:rsid w:val="008D421D"/>
    <w:rsid w:val="008D4FDA"/>
    <w:rsid w:val="008D558E"/>
    <w:rsid w:val="008D6664"/>
    <w:rsid w:val="008D7CDB"/>
    <w:rsid w:val="008D7E2A"/>
    <w:rsid w:val="008E0194"/>
    <w:rsid w:val="008E100E"/>
    <w:rsid w:val="008E1A86"/>
    <w:rsid w:val="008E4BA9"/>
    <w:rsid w:val="008E7A27"/>
    <w:rsid w:val="008E7D17"/>
    <w:rsid w:val="008F0576"/>
    <w:rsid w:val="00900BA2"/>
    <w:rsid w:val="009018AA"/>
    <w:rsid w:val="0090248E"/>
    <w:rsid w:val="00905F2B"/>
    <w:rsid w:val="00907951"/>
    <w:rsid w:val="009136A3"/>
    <w:rsid w:val="00923311"/>
    <w:rsid w:val="00923F67"/>
    <w:rsid w:val="009250BA"/>
    <w:rsid w:val="0093066A"/>
    <w:rsid w:val="00937AC0"/>
    <w:rsid w:val="00947B8D"/>
    <w:rsid w:val="009579F9"/>
    <w:rsid w:val="00960722"/>
    <w:rsid w:val="0099092C"/>
    <w:rsid w:val="00991E04"/>
    <w:rsid w:val="009932E8"/>
    <w:rsid w:val="0099776A"/>
    <w:rsid w:val="009A256E"/>
    <w:rsid w:val="009A3E72"/>
    <w:rsid w:val="009B4569"/>
    <w:rsid w:val="009B6C14"/>
    <w:rsid w:val="009C404D"/>
    <w:rsid w:val="009C414C"/>
    <w:rsid w:val="009C4179"/>
    <w:rsid w:val="009C4FD2"/>
    <w:rsid w:val="009C759F"/>
    <w:rsid w:val="009D07DC"/>
    <w:rsid w:val="009D35C6"/>
    <w:rsid w:val="009D3BBF"/>
    <w:rsid w:val="009D6B23"/>
    <w:rsid w:val="009E1E81"/>
    <w:rsid w:val="009E6C46"/>
    <w:rsid w:val="009F46A7"/>
    <w:rsid w:val="00A04163"/>
    <w:rsid w:val="00A10695"/>
    <w:rsid w:val="00A111DD"/>
    <w:rsid w:val="00A1282E"/>
    <w:rsid w:val="00A14247"/>
    <w:rsid w:val="00A222AA"/>
    <w:rsid w:val="00A32EBF"/>
    <w:rsid w:val="00A33387"/>
    <w:rsid w:val="00A35DC6"/>
    <w:rsid w:val="00A40D57"/>
    <w:rsid w:val="00A44493"/>
    <w:rsid w:val="00A4529B"/>
    <w:rsid w:val="00A53760"/>
    <w:rsid w:val="00A55011"/>
    <w:rsid w:val="00A565FF"/>
    <w:rsid w:val="00A5671A"/>
    <w:rsid w:val="00A6109E"/>
    <w:rsid w:val="00A83D87"/>
    <w:rsid w:val="00A854BF"/>
    <w:rsid w:val="00A857AB"/>
    <w:rsid w:val="00A860CD"/>
    <w:rsid w:val="00A90B16"/>
    <w:rsid w:val="00A95833"/>
    <w:rsid w:val="00AA2791"/>
    <w:rsid w:val="00AA4C7C"/>
    <w:rsid w:val="00AB4CD0"/>
    <w:rsid w:val="00AB5C5C"/>
    <w:rsid w:val="00AC3151"/>
    <w:rsid w:val="00AC61EE"/>
    <w:rsid w:val="00AC66C4"/>
    <w:rsid w:val="00AC7086"/>
    <w:rsid w:val="00AD2B27"/>
    <w:rsid w:val="00AE073F"/>
    <w:rsid w:val="00AE26F5"/>
    <w:rsid w:val="00AE3A33"/>
    <w:rsid w:val="00AE5039"/>
    <w:rsid w:val="00AF1135"/>
    <w:rsid w:val="00AF3E48"/>
    <w:rsid w:val="00B04C69"/>
    <w:rsid w:val="00B135CE"/>
    <w:rsid w:val="00B249C0"/>
    <w:rsid w:val="00B27CFD"/>
    <w:rsid w:val="00B31A4D"/>
    <w:rsid w:val="00B339B8"/>
    <w:rsid w:val="00B346A7"/>
    <w:rsid w:val="00B43970"/>
    <w:rsid w:val="00B45F4E"/>
    <w:rsid w:val="00B46803"/>
    <w:rsid w:val="00B50A34"/>
    <w:rsid w:val="00B5158B"/>
    <w:rsid w:val="00B54C38"/>
    <w:rsid w:val="00B54DFC"/>
    <w:rsid w:val="00B5613E"/>
    <w:rsid w:val="00B57CB1"/>
    <w:rsid w:val="00B61A16"/>
    <w:rsid w:val="00B70F5A"/>
    <w:rsid w:val="00B728D3"/>
    <w:rsid w:val="00B77DCE"/>
    <w:rsid w:val="00B803C9"/>
    <w:rsid w:val="00B81B0E"/>
    <w:rsid w:val="00B86766"/>
    <w:rsid w:val="00B87CA9"/>
    <w:rsid w:val="00B9666E"/>
    <w:rsid w:val="00BA5D3D"/>
    <w:rsid w:val="00BB3512"/>
    <w:rsid w:val="00BB3C75"/>
    <w:rsid w:val="00BB61C9"/>
    <w:rsid w:val="00BC3FFB"/>
    <w:rsid w:val="00BD4919"/>
    <w:rsid w:val="00BD4D12"/>
    <w:rsid w:val="00BD5433"/>
    <w:rsid w:val="00BD5EF3"/>
    <w:rsid w:val="00BF522D"/>
    <w:rsid w:val="00BF5F54"/>
    <w:rsid w:val="00C0214A"/>
    <w:rsid w:val="00C030C1"/>
    <w:rsid w:val="00C06D47"/>
    <w:rsid w:val="00C12F47"/>
    <w:rsid w:val="00C1528B"/>
    <w:rsid w:val="00C1562F"/>
    <w:rsid w:val="00C23EE8"/>
    <w:rsid w:val="00C250F4"/>
    <w:rsid w:val="00C50A33"/>
    <w:rsid w:val="00C532E1"/>
    <w:rsid w:val="00C5657A"/>
    <w:rsid w:val="00C6506F"/>
    <w:rsid w:val="00C66F60"/>
    <w:rsid w:val="00C6717B"/>
    <w:rsid w:val="00C71380"/>
    <w:rsid w:val="00C725D7"/>
    <w:rsid w:val="00C72BBB"/>
    <w:rsid w:val="00C72E0B"/>
    <w:rsid w:val="00C7396A"/>
    <w:rsid w:val="00C75F2B"/>
    <w:rsid w:val="00C81849"/>
    <w:rsid w:val="00C83856"/>
    <w:rsid w:val="00C874CB"/>
    <w:rsid w:val="00C9003C"/>
    <w:rsid w:val="00C9106F"/>
    <w:rsid w:val="00C97ECA"/>
    <w:rsid w:val="00CA060A"/>
    <w:rsid w:val="00CA1160"/>
    <w:rsid w:val="00CA164A"/>
    <w:rsid w:val="00CA56ED"/>
    <w:rsid w:val="00CA702E"/>
    <w:rsid w:val="00CA7350"/>
    <w:rsid w:val="00CB092C"/>
    <w:rsid w:val="00CB0CDF"/>
    <w:rsid w:val="00CB3238"/>
    <w:rsid w:val="00CB56FE"/>
    <w:rsid w:val="00CB639D"/>
    <w:rsid w:val="00CC3E9B"/>
    <w:rsid w:val="00CD3BB3"/>
    <w:rsid w:val="00CD51E6"/>
    <w:rsid w:val="00CE433B"/>
    <w:rsid w:val="00CE4F9C"/>
    <w:rsid w:val="00CE6FCF"/>
    <w:rsid w:val="00CF2874"/>
    <w:rsid w:val="00CF2D42"/>
    <w:rsid w:val="00D01AE8"/>
    <w:rsid w:val="00D064B1"/>
    <w:rsid w:val="00D133AE"/>
    <w:rsid w:val="00D15DAC"/>
    <w:rsid w:val="00D30B5E"/>
    <w:rsid w:val="00D30CEA"/>
    <w:rsid w:val="00D35ACA"/>
    <w:rsid w:val="00D42F0F"/>
    <w:rsid w:val="00D627FA"/>
    <w:rsid w:val="00D662FB"/>
    <w:rsid w:val="00D71799"/>
    <w:rsid w:val="00D71D8E"/>
    <w:rsid w:val="00D73290"/>
    <w:rsid w:val="00D827EE"/>
    <w:rsid w:val="00D87CE3"/>
    <w:rsid w:val="00D9126A"/>
    <w:rsid w:val="00D9281A"/>
    <w:rsid w:val="00D92F3A"/>
    <w:rsid w:val="00D95023"/>
    <w:rsid w:val="00D973B2"/>
    <w:rsid w:val="00DA3404"/>
    <w:rsid w:val="00DA524B"/>
    <w:rsid w:val="00DA7111"/>
    <w:rsid w:val="00DB2741"/>
    <w:rsid w:val="00DB471D"/>
    <w:rsid w:val="00DC7A50"/>
    <w:rsid w:val="00DD1863"/>
    <w:rsid w:val="00DD3349"/>
    <w:rsid w:val="00DD508B"/>
    <w:rsid w:val="00DD54E1"/>
    <w:rsid w:val="00DD6747"/>
    <w:rsid w:val="00DD6A2D"/>
    <w:rsid w:val="00DE07BF"/>
    <w:rsid w:val="00DE1FBC"/>
    <w:rsid w:val="00DE3A26"/>
    <w:rsid w:val="00DE5C3D"/>
    <w:rsid w:val="00DF23AC"/>
    <w:rsid w:val="00DF31F0"/>
    <w:rsid w:val="00E02500"/>
    <w:rsid w:val="00E05894"/>
    <w:rsid w:val="00E1076A"/>
    <w:rsid w:val="00E12ED8"/>
    <w:rsid w:val="00E162C9"/>
    <w:rsid w:val="00E3005D"/>
    <w:rsid w:val="00E30491"/>
    <w:rsid w:val="00E344EB"/>
    <w:rsid w:val="00E40FB2"/>
    <w:rsid w:val="00E43AD3"/>
    <w:rsid w:val="00E473ED"/>
    <w:rsid w:val="00E47DAF"/>
    <w:rsid w:val="00E62550"/>
    <w:rsid w:val="00E65B09"/>
    <w:rsid w:val="00E81B37"/>
    <w:rsid w:val="00E83116"/>
    <w:rsid w:val="00E914E5"/>
    <w:rsid w:val="00E91B86"/>
    <w:rsid w:val="00E971CE"/>
    <w:rsid w:val="00EA566C"/>
    <w:rsid w:val="00EA6CEC"/>
    <w:rsid w:val="00EA7AC2"/>
    <w:rsid w:val="00EB3153"/>
    <w:rsid w:val="00EC000C"/>
    <w:rsid w:val="00EC23D2"/>
    <w:rsid w:val="00EE0F9E"/>
    <w:rsid w:val="00EE26F3"/>
    <w:rsid w:val="00EE3608"/>
    <w:rsid w:val="00EE7C67"/>
    <w:rsid w:val="00EE7D95"/>
    <w:rsid w:val="00EF00D1"/>
    <w:rsid w:val="00EF2FD5"/>
    <w:rsid w:val="00F01AE4"/>
    <w:rsid w:val="00F01C83"/>
    <w:rsid w:val="00F02EB0"/>
    <w:rsid w:val="00F11473"/>
    <w:rsid w:val="00F253C5"/>
    <w:rsid w:val="00F26E60"/>
    <w:rsid w:val="00F270C0"/>
    <w:rsid w:val="00F30624"/>
    <w:rsid w:val="00F30AA2"/>
    <w:rsid w:val="00F30C42"/>
    <w:rsid w:val="00F33C31"/>
    <w:rsid w:val="00F35254"/>
    <w:rsid w:val="00F45BCB"/>
    <w:rsid w:val="00F4717F"/>
    <w:rsid w:val="00F5301B"/>
    <w:rsid w:val="00F55CE3"/>
    <w:rsid w:val="00F605BD"/>
    <w:rsid w:val="00F60B45"/>
    <w:rsid w:val="00F60EDF"/>
    <w:rsid w:val="00F7287C"/>
    <w:rsid w:val="00F74175"/>
    <w:rsid w:val="00F7425C"/>
    <w:rsid w:val="00F74731"/>
    <w:rsid w:val="00F860ED"/>
    <w:rsid w:val="00F923DC"/>
    <w:rsid w:val="00F92A04"/>
    <w:rsid w:val="00F94109"/>
    <w:rsid w:val="00F96987"/>
    <w:rsid w:val="00FA1508"/>
    <w:rsid w:val="00FA3A76"/>
    <w:rsid w:val="00FA3E2C"/>
    <w:rsid w:val="00FA4972"/>
    <w:rsid w:val="00FA5291"/>
    <w:rsid w:val="00FB40C6"/>
    <w:rsid w:val="00FC4206"/>
    <w:rsid w:val="00FC4689"/>
    <w:rsid w:val="00FD236D"/>
    <w:rsid w:val="00FD7864"/>
    <w:rsid w:val="00FE3960"/>
    <w:rsid w:val="00FF407E"/>
    <w:rsid w:val="00FF4FC8"/>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60C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B45F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560CF6"/>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semiHidden/>
    <w:rsid w:val="00B45F4E"/>
    <w:rPr>
      <w:rFonts w:asciiTheme="majorHAnsi" w:eastAsiaTheme="majorEastAsia" w:hAnsiTheme="majorHAnsi" w:cstheme="majorBidi"/>
      <w:color w:val="2E74B5" w:themeColor="accent1" w:themeShade="BF"/>
      <w:sz w:val="26"/>
      <w:szCs w:val="26"/>
    </w:rPr>
  </w:style>
  <w:style w:type="character" w:styleId="NichtaufgelsteErwhnung">
    <w:name w:val="Unresolved Mention"/>
    <w:basedOn w:val="Absatz-Standardschriftart"/>
    <w:uiPriority w:val="99"/>
    <w:rsid w:val="00BA5D3D"/>
    <w:rPr>
      <w:color w:val="605E5C"/>
      <w:shd w:val="clear" w:color="auto" w:fill="E1DFDD"/>
    </w:rPr>
  </w:style>
  <w:style w:type="paragraph" w:styleId="berarbeitung">
    <w:name w:val="Revision"/>
    <w:hidden/>
    <w:uiPriority w:val="99"/>
    <w:semiHidden/>
    <w:rsid w:val="002256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2775752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42262751">
      <w:bodyDiv w:val="1"/>
      <w:marLeft w:val="0"/>
      <w:marRight w:val="0"/>
      <w:marTop w:val="0"/>
      <w:marBottom w:val="0"/>
      <w:divBdr>
        <w:top w:val="none" w:sz="0" w:space="0" w:color="auto"/>
        <w:left w:val="none" w:sz="0" w:space="0" w:color="auto"/>
        <w:bottom w:val="none" w:sz="0" w:space="0" w:color="auto"/>
        <w:right w:val="none" w:sz="0" w:space="0" w:color="auto"/>
      </w:divBdr>
    </w:div>
    <w:div w:id="509175693">
      <w:bodyDiv w:val="1"/>
      <w:marLeft w:val="0"/>
      <w:marRight w:val="0"/>
      <w:marTop w:val="0"/>
      <w:marBottom w:val="0"/>
      <w:divBdr>
        <w:top w:val="none" w:sz="0" w:space="0" w:color="auto"/>
        <w:left w:val="none" w:sz="0" w:space="0" w:color="auto"/>
        <w:bottom w:val="none" w:sz="0" w:space="0" w:color="auto"/>
        <w:right w:val="none" w:sz="0" w:space="0" w:color="auto"/>
      </w:divBdr>
      <w:divsChild>
        <w:div w:id="1758019816">
          <w:marLeft w:val="0"/>
          <w:marRight w:val="0"/>
          <w:marTop w:val="0"/>
          <w:marBottom w:val="0"/>
          <w:divBdr>
            <w:top w:val="none" w:sz="0" w:space="0" w:color="auto"/>
            <w:left w:val="none" w:sz="0" w:space="0" w:color="auto"/>
            <w:bottom w:val="none" w:sz="0" w:space="0" w:color="auto"/>
            <w:right w:val="none" w:sz="0" w:space="0" w:color="auto"/>
          </w:divBdr>
          <w:divsChild>
            <w:div w:id="1820001546">
              <w:marLeft w:val="0"/>
              <w:marRight w:val="0"/>
              <w:marTop w:val="0"/>
              <w:marBottom w:val="0"/>
              <w:divBdr>
                <w:top w:val="none" w:sz="0" w:space="0" w:color="auto"/>
                <w:left w:val="none" w:sz="0" w:space="0" w:color="auto"/>
                <w:bottom w:val="none" w:sz="0" w:space="0" w:color="auto"/>
                <w:right w:val="none" w:sz="0" w:space="0" w:color="auto"/>
              </w:divBdr>
              <w:divsChild>
                <w:div w:id="504780952">
                  <w:marLeft w:val="0"/>
                  <w:marRight w:val="0"/>
                  <w:marTop w:val="0"/>
                  <w:marBottom w:val="0"/>
                  <w:divBdr>
                    <w:top w:val="none" w:sz="0" w:space="0" w:color="auto"/>
                    <w:left w:val="none" w:sz="0" w:space="0" w:color="auto"/>
                    <w:bottom w:val="none" w:sz="0" w:space="0" w:color="auto"/>
                    <w:right w:val="none" w:sz="0" w:space="0" w:color="auto"/>
                  </w:divBdr>
                  <w:divsChild>
                    <w:div w:id="1727338538">
                      <w:marLeft w:val="0"/>
                      <w:marRight w:val="0"/>
                      <w:marTop w:val="0"/>
                      <w:marBottom w:val="0"/>
                      <w:divBdr>
                        <w:top w:val="none" w:sz="0" w:space="0" w:color="auto"/>
                        <w:left w:val="none" w:sz="0" w:space="0" w:color="auto"/>
                        <w:bottom w:val="none" w:sz="0" w:space="0" w:color="auto"/>
                        <w:right w:val="none" w:sz="0" w:space="0" w:color="auto"/>
                      </w:divBdr>
                      <w:divsChild>
                        <w:div w:id="2122987480">
                          <w:marLeft w:val="0"/>
                          <w:marRight w:val="0"/>
                          <w:marTop w:val="0"/>
                          <w:marBottom w:val="0"/>
                          <w:divBdr>
                            <w:top w:val="none" w:sz="0" w:space="0" w:color="auto"/>
                            <w:left w:val="none" w:sz="0" w:space="0" w:color="auto"/>
                            <w:bottom w:val="none" w:sz="0" w:space="0" w:color="auto"/>
                            <w:right w:val="none" w:sz="0" w:space="0" w:color="auto"/>
                          </w:divBdr>
                          <w:divsChild>
                            <w:div w:id="36505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19476163">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3876372">
      <w:bodyDiv w:val="1"/>
      <w:marLeft w:val="0"/>
      <w:marRight w:val="0"/>
      <w:marTop w:val="0"/>
      <w:marBottom w:val="0"/>
      <w:divBdr>
        <w:top w:val="none" w:sz="0" w:space="0" w:color="auto"/>
        <w:left w:val="none" w:sz="0" w:space="0" w:color="auto"/>
        <w:bottom w:val="none" w:sz="0" w:space="0" w:color="auto"/>
        <w:right w:val="none" w:sz="0" w:space="0" w:color="auto"/>
      </w:divBdr>
      <w:divsChild>
        <w:div w:id="1616791085">
          <w:marLeft w:val="0"/>
          <w:marRight w:val="0"/>
          <w:marTop w:val="0"/>
          <w:marBottom w:val="0"/>
          <w:divBdr>
            <w:top w:val="none" w:sz="0" w:space="0" w:color="auto"/>
            <w:left w:val="none" w:sz="0" w:space="0" w:color="auto"/>
            <w:bottom w:val="none" w:sz="0" w:space="0" w:color="auto"/>
            <w:right w:val="none" w:sz="0" w:space="0" w:color="auto"/>
          </w:divBdr>
          <w:divsChild>
            <w:div w:id="413472448">
              <w:marLeft w:val="0"/>
              <w:marRight w:val="0"/>
              <w:marTop w:val="0"/>
              <w:marBottom w:val="0"/>
              <w:divBdr>
                <w:top w:val="none" w:sz="0" w:space="0" w:color="auto"/>
                <w:left w:val="none" w:sz="0" w:space="0" w:color="auto"/>
                <w:bottom w:val="none" w:sz="0" w:space="0" w:color="auto"/>
                <w:right w:val="none" w:sz="0" w:space="0" w:color="auto"/>
              </w:divBdr>
              <w:divsChild>
                <w:div w:id="2146309032">
                  <w:marLeft w:val="0"/>
                  <w:marRight w:val="0"/>
                  <w:marTop w:val="0"/>
                  <w:marBottom w:val="0"/>
                  <w:divBdr>
                    <w:top w:val="none" w:sz="0" w:space="0" w:color="auto"/>
                    <w:left w:val="none" w:sz="0" w:space="0" w:color="auto"/>
                    <w:bottom w:val="none" w:sz="0" w:space="0" w:color="auto"/>
                    <w:right w:val="none" w:sz="0" w:space="0" w:color="auto"/>
                  </w:divBdr>
                  <w:divsChild>
                    <w:div w:id="946739712">
                      <w:marLeft w:val="0"/>
                      <w:marRight w:val="0"/>
                      <w:marTop w:val="0"/>
                      <w:marBottom w:val="0"/>
                      <w:divBdr>
                        <w:top w:val="none" w:sz="0" w:space="0" w:color="auto"/>
                        <w:left w:val="none" w:sz="0" w:space="0" w:color="auto"/>
                        <w:bottom w:val="none" w:sz="0" w:space="0" w:color="auto"/>
                        <w:right w:val="none" w:sz="0" w:space="0" w:color="auto"/>
                      </w:divBdr>
                      <w:divsChild>
                        <w:div w:id="640430198">
                          <w:marLeft w:val="0"/>
                          <w:marRight w:val="0"/>
                          <w:marTop w:val="0"/>
                          <w:marBottom w:val="0"/>
                          <w:divBdr>
                            <w:top w:val="none" w:sz="0" w:space="0" w:color="auto"/>
                            <w:left w:val="none" w:sz="0" w:space="0" w:color="auto"/>
                            <w:bottom w:val="none" w:sz="0" w:space="0" w:color="auto"/>
                            <w:right w:val="none" w:sz="0" w:space="0" w:color="auto"/>
                          </w:divBdr>
                          <w:divsChild>
                            <w:div w:id="6196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886164">
      <w:bodyDiv w:val="1"/>
      <w:marLeft w:val="0"/>
      <w:marRight w:val="0"/>
      <w:marTop w:val="0"/>
      <w:marBottom w:val="0"/>
      <w:divBdr>
        <w:top w:val="none" w:sz="0" w:space="0" w:color="auto"/>
        <w:left w:val="none" w:sz="0" w:space="0" w:color="auto"/>
        <w:bottom w:val="none" w:sz="0" w:space="0" w:color="auto"/>
        <w:right w:val="none" w:sz="0" w:space="0" w:color="auto"/>
      </w:divBdr>
    </w:div>
    <w:div w:id="989867866">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06649">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74665127">
      <w:bodyDiv w:val="1"/>
      <w:marLeft w:val="0"/>
      <w:marRight w:val="0"/>
      <w:marTop w:val="0"/>
      <w:marBottom w:val="0"/>
      <w:divBdr>
        <w:top w:val="none" w:sz="0" w:space="0" w:color="auto"/>
        <w:left w:val="none" w:sz="0" w:space="0" w:color="auto"/>
        <w:bottom w:val="none" w:sz="0" w:space="0" w:color="auto"/>
        <w:right w:val="none" w:sz="0" w:space="0" w:color="auto"/>
      </w:divBdr>
    </w:div>
    <w:div w:id="2000107896">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516</Words>
  <Characters>3251</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369</cp:revision>
  <dcterms:created xsi:type="dcterms:W3CDTF">2024-07-17T05:49:00Z</dcterms:created>
  <dcterms:modified xsi:type="dcterms:W3CDTF">2024-09-06T20:01:00Z</dcterms:modified>
</cp:coreProperties>
</file>