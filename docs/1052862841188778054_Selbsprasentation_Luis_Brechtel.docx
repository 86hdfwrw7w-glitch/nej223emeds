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F715B" w14:textId="0057BD1A" w:rsidR="00C40A83" w:rsidRPr="00C47056" w:rsidRDefault="00C40A83">
      <w:pPr>
        <w:rPr>
          <w:sz w:val="22"/>
          <w:szCs w:val="22"/>
          <w:lang w:val="de-DE"/>
        </w:rPr>
      </w:pPr>
      <w:del w:id="0" w:author="jonas.stegh@pumpkincareers.com" w:date="2022-12-15T09:12:00Z">
        <w:r w:rsidRPr="00C47056" w:rsidDel="003A5A92">
          <w:rPr>
            <w:sz w:val="22"/>
            <w:szCs w:val="22"/>
            <w:lang w:val="de-DE"/>
          </w:rPr>
          <w:delText xml:space="preserve">Ich beginne erstmal mit meiner Schullaufbahn. </w:delText>
        </w:r>
      </w:del>
      <w:del w:id="1" w:author="jonas.stegh@pumpkincareers.com" w:date="2022-12-15T09:13:00Z">
        <w:r w:rsidRPr="00C47056" w:rsidDel="003A5A92">
          <w:rPr>
            <w:sz w:val="22"/>
            <w:szCs w:val="22"/>
            <w:lang w:val="de-DE"/>
          </w:rPr>
          <w:delText xml:space="preserve">Also ich habe im </w:delText>
        </w:r>
        <w:r w:rsidR="00A13D1F" w:rsidRPr="00C47056" w:rsidDel="003A5A92">
          <w:rPr>
            <w:sz w:val="22"/>
            <w:szCs w:val="22"/>
            <w:lang w:val="de-DE"/>
          </w:rPr>
          <w:delText>Zeitraum</w:delText>
        </w:r>
        <w:r w:rsidRPr="00C47056" w:rsidDel="003A5A92">
          <w:rPr>
            <w:sz w:val="22"/>
            <w:szCs w:val="22"/>
            <w:lang w:val="de-DE"/>
          </w:rPr>
          <w:delText xml:space="preserve"> 2014-2022 mein Abitur an der Hebbelschule in Kiel gemacht, mit den Schwerpunktfächern Wirtschaft &amp; Politik, Mathematik, Englisch und Geographie, wobei </w:delText>
        </w:r>
      </w:del>
      <w:r w:rsidRPr="00C47056">
        <w:rPr>
          <w:sz w:val="22"/>
          <w:szCs w:val="22"/>
          <w:lang w:val="de-DE"/>
        </w:rPr>
        <w:t>Wirtschaft &amp; Politik mein Profilfach war da ich mich auch schon zu dem Zeitpunkt als ich das gewählt</w:t>
      </w:r>
      <w:r w:rsidR="00A13D1F" w:rsidRPr="00C47056">
        <w:rPr>
          <w:sz w:val="22"/>
          <w:szCs w:val="22"/>
          <w:lang w:val="de-DE"/>
        </w:rPr>
        <w:t xml:space="preserve"> habe</w:t>
      </w:r>
      <w:r w:rsidRPr="00C47056">
        <w:rPr>
          <w:sz w:val="22"/>
          <w:szCs w:val="22"/>
          <w:lang w:val="de-DE"/>
        </w:rPr>
        <w:t xml:space="preserve">, </w:t>
      </w:r>
      <w:r w:rsidR="00A13D1F" w:rsidRPr="00C47056">
        <w:rPr>
          <w:sz w:val="22"/>
          <w:szCs w:val="22"/>
          <w:lang w:val="de-DE"/>
        </w:rPr>
        <w:t>vor allem</w:t>
      </w:r>
      <w:r w:rsidRPr="00C47056">
        <w:rPr>
          <w:sz w:val="22"/>
          <w:szCs w:val="22"/>
          <w:lang w:val="de-DE"/>
        </w:rPr>
        <w:t xml:space="preserve"> sehr für </w:t>
      </w:r>
      <w:r w:rsidR="00A13D1F" w:rsidRPr="00C47056">
        <w:rPr>
          <w:sz w:val="22"/>
          <w:szCs w:val="22"/>
          <w:lang w:val="de-DE"/>
        </w:rPr>
        <w:t xml:space="preserve">das Thema Wirtschaft </w:t>
      </w:r>
      <w:r w:rsidRPr="00C47056">
        <w:rPr>
          <w:sz w:val="22"/>
          <w:szCs w:val="22"/>
          <w:lang w:val="de-DE"/>
        </w:rPr>
        <w:t>interessiert habe</w:t>
      </w:r>
      <w:r w:rsidR="00A13D1F" w:rsidRPr="00C47056">
        <w:rPr>
          <w:sz w:val="22"/>
          <w:szCs w:val="22"/>
          <w:lang w:val="de-DE"/>
        </w:rPr>
        <w:t xml:space="preserve">. </w:t>
      </w:r>
    </w:p>
    <w:p w14:paraId="4EEDF485" w14:textId="77777777" w:rsidR="00E159D2" w:rsidRPr="00C47056" w:rsidRDefault="00E159D2">
      <w:pPr>
        <w:rPr>
          <w:sz w:val="22"/>
          <w:szCs w:val="22"/>
          <w:lang w:val="de-DE"/>
        </w:rPr>
      </w:pPr>
    </w:p>
    <w:p w14:paraId="0C09CB02" w14:textId="41C9D498" w:rsidR="00C40A83" w:rsidRPr="00C47056" w:rsidRDefault="00C40A83">
      <w:pPr>
        <w:rPr>
          <w:sz w:val="22"/>
          <w:szCs w:val="22"/>
          <w:lang w:val="de-DE"/>
        </w:rPr>
      </w:pPr>
      <w:r w:rsidRPr="00C47056">
        <w:rPr>
          <w:sz w:val="22"/>
          <w:szCs w:val="22"/>
          <w:lang w:val="de-DE"/>
        </w:rPr>
        <w:t xml:space="preserve">In der 10. Und 11. Klasse habe ich mich auch in unserem englischen </w:t>
      </w:r>
      <w:r w:rsidR="00A13D1F" w:rsidRPr="00C47056">
        <w:rPr>
          <w:sz w:val="22"/>
          <w:szCs w:val="22"/>
          <w:lang w:val="de-DE"/>
        </w:rPr>
        <w:t>Debattierklub</w:t>
      </w:r>
      <w:r w:rsidRPr="00C47056">
        <w:rPr>
          <w:sz w:val="22"/>
          <w:szCs w:val="22"/>
          <w:lang w:val="de-DE"/>
        </w:rPr>
        <w:t xml:space="preserve"> engagiert, </w:t>
      </w:r>
      <w:r w:rsidR="00A30449" w:rsidRPr="00C47056">
        <w:rPr>
          <w:sz w:val="22"/>
          <w:szCs w:val="22"/>
          <w:lang w:val="de-DE"/>
        </w:rPr>
        <w:t xml:space="preserve">da ich gerne meine </w:t>
      </w:r>
      <w:proofErr w:type="spellStart"/>
      <w:r w:rsidR="00A13D1F" w:rsidRPr="00C47056">
        <w:rPr>
          <w:sz w:val="22"/>
          <w:szCs w:val="22"/>
          <w:lang w:val="de-DE"/>
        </w:rPr>
        <w:t>präsentations</w:t>
      </w:r>
      <w:proofErr w:type="spellEnd"/>
      <w:r w:rsidR="00A13D1F" w:rsidRPr="00C47056">
        <w:rPr>
          <w:sz w:val="22"/>
          <w:szCs w:val="22"/>
          <w:lang w:val="de-DE"/>
        </w:rPr>
        <w:t xml:space="preserve"> Skills</w:t>
      </w:r>
      <w:r w:rsidR="00A30449" w:rsidRPr="00C47056">
        <w:rPr>
          <w:sz w:val="22"/>
          <w:szCs w:val="22"/>
          <w:lang w:val="de-DE"/>
        </w:rPr>
        <w:t xml:space="preserve"> und Englischkenntnisse verbessern wollte. Dort haben</w:t>
      </w:r>
      <w:r w:rsidRPr="00C47056">
        <w:rPr>
          <w:sz w:val="22"/>
          <w:szCs w:val="22"/>
          <w:lang w:val="de-DE"/>
        </w:rPr>
        <w:t xml:space="preserve"> wir </w:t>
      </w:r>
      <w:r w:rsidR="00A30449" w:rsidRPr="00C47056">
        <w:rPr>
          <w:sz w:val="22"/>
          <w:szCs w:val="22"/>
          <w:lang w:val="de-DE"/>
        </w:rPr>
        <w:t xml:space="preserve">dann </w:t>
      </w:r>
      <w:r w:rsidRPr="00C47056">
        <w:rPr>
          <w:sz w:val="22"/>
          <w:szCs w:val="22"/>
          <w:lang w:val="de-DE"/>
        </w:rPr>
        <w:t xml:space="preserve">immer im Team verschiedenste Debatten vorbereitet und dann auch durchgespielt haben. Wir haben es sogar geschafft, dass wir an einem </w:t>
      </w:r>
      <w:proofErr w:type="spellStart"/>
      <w:r w:rsidRPr="00C47056">
        <w:rPr>
          <w:sz w:val="22"/>
          <w:szCs w:val="22"/>
          <w:lang w:val="de-DE"/>
        </w:rPr>
        <w:t>Internationalen</w:t>
      </w:r>
      <w:proofErr w:type="spellEnd"/>
      <w:r w:rsidRPr="00C47056">
        <w:rPr>
          <w:sz w:val="22"/>
          <w:szCs w:val="22"/>
          <w:lang w:val="de-DE"/>
        </w:rPr>
        <w:t xml:space="preserve"> Wettbewerb teilnehmen durften wo wir dann </w:t>
      </w:r>
      <w:del w:id="2" w:author="jonas.stegh@pumpkincareers.com" w:date="2022-12-15T09:13:00Z">
        <w:r w:rsidRPr="00C47056" w:rsidDel="003A5A92">
          <w:rPr>
            <w:sz w:val="22"/>
            <w:szCs w:val="22"/>
            <w:lang w:val="de-DE"/>
          </w:rPr>
          <w:delText xml:space="preserve">immerhin </w:delText>
        </w:r>
      </w:del>
      <w:r w:rsidRPr="00C47056">
        <w:rPr>
          <w:sz w:val="22"/>
          <w:szCs w:val="22"/>
          <w:lang w:val="de-DE"/>
        </w:rPr>
        <w:t>in die 2. von 3 Runden gekommen sind</w:t>
      </w:r>
      <w:r w:rsidR="00353FAF" w:rsidRPr="00C47056">
        <w:rPr>
          <w:sz w:val="22"/>
          <w:szCs w:val="22"/>
          <w:lang w:val="de-DE"/>
        </w:rPr>
        <w:t xml:space="preserve"> was auf jeden Fall ein </w:t>
      </w:r>
      <w:r w:rsidR="00C5766F" w:rsidRPr="00C47056">
        <w:rPr>
          <w:sz w:val="22"/>
          <w:szCs w:val="22"/>
          <w:lang w:val="de-DE"/>
        </w:rPr>
        <w:t>tolles</w:t>
      </w:r>
      <w:r w:rsidR="00353FAF" w:rsidRPr="00C47056">
        <w:rPr>
          <w:sz w:val="22"/>
          <w:szCs w:val="22"/>
          <w:lang w:val="de-DE"/>
        </w:rPr>
        <w:t xml:space="preserve"> Erlebnis </w:t>
      </w:r>
      <w:r w:rsidR="00A13D1F" w:rsidRPr="00C47056">
        <w:rPr>
          <w:sz w:val="22"/>
          <w:szCs w:val="22"/>
          <w:lang w:val="de-DE"/>
        </w:rPr>
        <w:t>für das gesamte Team war</w:t>
      </w:r>
      <w:r w:rsidR="00353FAF" w:rsidRPr="00C47056">
        <w:rPr>
          <w:sz w:val="22"/>
          <w:szCs w:val="22"/>
          <w:lang w:val="de-DE"/>
        </w:rPr>
        <w:t>.</w:t>
      </w:r>
      <w:r w:rsidRPr="00C47056">
        <w:rPr>
          <w:sz w:val="22"/>
          <w:szCs w:val="22"/>
          <w:lang w:val="de-DE"/>
        </w:rPr>
        <w:t xml:space="preserve"> </w:t>
      </w:r>
      <w:ins w:id="3" w:author="jonas.stegh@pumpkincareers.com" w:date="2022-12-15T09:13:00Z">
        <w:r w:rsidR="003A5A92">
          <w:rPr>
            <w:sz w:val="22"/>
            <w:szCs w:val="22"/>
            <w:lang w:val="de-DE"/>
          </w:rPr>
          <w:t>Hier habe ich zum ersten Mal gemerkt, wie viel Spaß es macht mit einem m</w:t>
        </w:r>
      </w:ins>
      <w:ins w:id="4" w:author="jonas.stegh@pumpkincareers.com" w:date="2022-12-15T09:14:00Z">
        <w:r w:rsidR="003A5A92">
          <w:rPr>
            <w:sz w:val="22"/>
            <w:szCs w:val="22"/>
            <w:lang w:val="de-DE"/>
          </w:rPr>
          <w:t>otivierten Team an einem großen Ziel zu arbeiten.</w:t>
        </w:r>
      </w:ins>
    </w:p>
    <w:p w14:paraId="7ABEA034" w14:textId="3DD729F1" w:rsidR="00A13D1F" w:rsidRPr="00C47056" w:rsidDel="003A5A92" w:rsidRDefault="00A13D1F">
      <w:pPr>
        <w:rPr>
          <w:del w:id="5" w:author="jonas.stegh@pumpkincareers.com" w:date="2022-12-15T09:14:00Z"/>
          <w:sz w:val="22"/>
          <w:szCs w:val="22"/>
          <w:lang w:val="de-DE"/>
        </w:rPr>
      </w:pPr>
      <w:del w:id="6" w:author="jonas.stegh@pumpkincareers.com" w:date="2022-12-15T09:14:00Z">
        <w:r w:rsidRPr="00C47056" w:rsidDel="003A5A92">
          <w:rPr>
            <w:sz w:val="22"/>
            <w:szCs w:val="22"/>
            <w:lang w:val="de-DE"/>
          </w:rPr>
          <w:delText xml:space="preserve">Rückblickend war bei dieser Station </w:delText>
        </w:r>
        <w:r w:rsidR="00D722DA" w:rsidRPr="00C47056" w:rsidDel="003A5A92">
          <w:rPr>
            <w:sz w:val="22"/>
            <w:szCs w:val="22"/>
            <w:lang w:val="de-DE"/>
          </w:rPr>
          <w:delText>vor allem</w:delText>
        </w:r>
        <w:r w:rsidRPr="00C47056" w:rsidDel="003A5A92">
          <w:rPr>
            <w:sz w:val="22"/>
            <w:szCs w:val="22"/>
            <w:lang w:val="de-DE"/>
          </w:rPr>
          <w:delText xml:space="preserve"> </w:delText>
        </w:r>
        <w:r w:rsidR="00D722DA" w:rsidRPr="00C47056" w:rsidDel="003A5A92">
          <w:rPr>
            <w:sz w:val="22"/>
            <w:szCs w:val="22"/>
            <w:lang w:val="de-DE"/>
          </w:rPr>
          <w:delText xml:space="preserve">die tolle Teamarbeit dass was mir immer noch gut im Kopf geblieben ist, weil wir es ohne die definitiv nicht weiter geschafft hätten. </w:delText>
        </w:r>
      </w:del>
    </w:p>
    <w:p w14:paraId="35F9510B" w14:textId="38A6EEC9" w:rsidR="003E7372" w:rsidRPr="00C47056" w:rsidRDefault="003E7372">
      <w:pPr>
        <w:rPr>
          <w:sz w:val="22"/>
          <w:szCs w:val="22"/>
          <w:lang w:val="de-DE"/>
        </w:rPr>
      </w:pPr>
    </w:p>
    <w:p w14:paraId="0485960C" w14:textId="493B7C74" w:rsidR="00A13D1F" w:rsidRPr="00C47056" w:rsidDel="003A5A92" w:rsidRDefault="0078761F">
      <w:pPr>
        <w:rPr>
          <w:del w:id="7" w:author="jonas.stegh@pumpkincareers.com" w:date="2022-12-15T09:18:00Z"/>
          <w:sz w:val="22"/>
          <w:szCs w:val="22"/>
          <w:lang w:val="de-DE"/>
        </w:rPr>
      </w:pPr>
      <w:del w:id="8" w:author="jonas.stegh@pumpkincareers.com" w:date="2022-12-15T09:18:00Z">
        <w:r w:rsidRPr="00C47056" w:rsidDel="003A5A92">
          <w:rPr>
            <w:sz w:val="22"/>
            <w:szCs w:val="22"/>
            <w:lang w:val="de-DE"/>
          </w:rPr>
          <w:delText>In der 11. Klasse hab ich dann auch ein Schülerpraktikum gemacht im Slow Down Hotel in Travemünde weil ich die Hotelbranche zu d</w:delText>
        </w:r>
        <w:r w:rsidR="00C5766F" w:rsidRPr="00C47056" w:rsidDel="003A5A92">
          <w:rPr>
            <w:sz w:val="22"/>
            <w:szCs w:val="22"/>
            <w:lang w:val="de-DE"/>
          </w:rPr>
          <w:delText xml:space="preserve">er Zeit </w:delText>
        </w:r>
        <w:r w:rsidRPr="00C47056" w:rsidDel="003A5A92">
          <w:rPr>
            <w:sz w:val="22"/>
            <w:szCs w:val="22"/>
            <w:lang w:val="de-DE"/>
          </w:rPr>
          <w:delText xml:space="preserve">ganz interessant fand </w:delText>
        </w:r>
        <w:r w:rsidR="00A13D1F" w:rsidRPr="00C47056" w:rsidDel="003A5A92">
          <w:rPr>
            <w:sz w:val="22"/>
            <w:szCs w:val="22"/>
            <w:lang w:val="de-DE"/>
          </w:rPr>
          <w:delText xml:space="preserve">und ich mir auch eine Karriere in dem Bereich vorstellen konnte. </w:delText>
        </w:r>
        <w:commentRangeStart w:id="9"/>
        <w:r w:rsidR="00A13D1F" w:rsidRPr="00C47056" w:rsidDel="003A5A92">
          <w:rPr>
            <w:sz w:val="22"/>
            <w:szCs w:val="22"/>
            <w:lang w:val="de-DE"/>
          </w:rPr>
          <w:delText>A</w:delText>
        </w:r>
        <w:r w:rsidR="00C5766F" w:rsidRPr="00C47056" w:rsidDel="003A5A92">
          <w:rPr>
            <w:sz w:val="22"/>
            <w:szCs w:val="22"/>
            <w:lang w:val="de-DE"/>
          </w:rPr>
          <w:delText xml:space="preserve">llerdings </w:delText>
        </w:r>
        <w:r w:rsidR="00A13D1F" w:rsidRPr="00C47056" w:rsidDel="003A5A92">
          <w:rPr>
            <w:sz w:val="22"/>
            <w:szCs w:val="22"/>
            <w:lang w:val="de-DE"/>
          </w:rPr>
          <w:delText xml:space="preserve">hatte ich auch bereits in der Zeit des Praktikums </w:delText>
        </w:r>
      </w:del>
      <w:del w:id="10" w:author="jonas.stegh@pumpkincareers.com" w:date="2022-12-15T09:14:00Z">
        <w:r w:rsidR="00A13D1F" w:rsidRPr="00C47056" w:rsidDel="003A5A92">
          <w:rPr>
            <w:sz w:val="22"/>
            <w:szCs w:val="22"/>
            <w:lang w:val="de-DE"/>
          </w:rPr>
          <w:delText xml:space="preserve">die Idee oder bessergesagt </w:delText>
        </w:r>
      </w:del>
      <w:del w:id="11" w:author="jonas.stegh@pumpkincareers.com" w:date="2022-12-15T09:18:00Z">
        <w:r w:rsidR="00A13D1F" w:rsidRPr="00C47056" w:rsidDel="003A5A92">
          <w:rPr>
            <w:sz w:val="22"/>
            <w:szCs w:val="22"/>
            <w:lang w:val="de-DE"/>
          </w:rPr>
          <w:delText>den Wunsch später etwas zu machen was doch mehr mit Finanzen und Wirtschaft zu tun hat</w:delText>
        </w:r>
        <w:commentRangeEnd w:id="9"/>
        <w:r w:rsidR="003A5A92" w:rsidDel="003A5A92">
          <w:rPr>
            <w:rStyle w:val="CommentReference"/>
          </w:rPr>
          <w:commentReference w:id="9"/>
        </w:r>
        <w:r w:rsidR="00A13D1F" w:rsidRPr="00C47056" w:rsidDel="003A5A92">
          <w:rPr>
            <w:sz w:val="22"/>
            <w:szCs w:val="22"/>
            <w:lang w:val="de-DE"/>
          </w:rPr>
          <w:delText>. Deshalb hab ich mich dann am Ende doch dagegen Entschieden diese Idee weiter zu verfolgen.</w:delText>
        </w:r>
      </w:del>
    </w:p>
    <w:p w14:paraId="2AC9A4FD" w14:textId="77777777" w:rsidR="00A13D1F" w:rsidRPr="00C47056" w:rsidRDefault="00A13D1F">
      <w:pPr>
        <w:rPr>
          <w:sz w:val="22"/>
          <w:szCs w:val="22"/>
          <w:lang w:val="de-DE"/>
        </w:rPr>
      </w:pPr>
    </w:p>
    <w:p w14:paraId="63FC74F3" w14:textId="49969F81" w:rsidR="00D722DA" w:rsidRPr="00C47056" w:rsidRDefault="00D722DA">
      <w:pPr>
        <w:rPr>
          <w:sz w:val="22"/>
          <w:szCs w:val="22"/>
          <w:lang w:val="de-DE"/>
        </w:rPr>
      </w:pPr>
      <w:r w:rsidRPr="00C47056">
        <w:rPr>
          <w:sz w:val="22"/>
          <w:szCs w:val="22"/>
          <w:lang w:val="de-DE"/>
        </w:rPr>
        <w:t>D</w:t>
      </w:r>
      <w:r w:rsidR="001D4DEA" w:rsidRPr="00C47056">
        <w:rPr>
          <w:sz w:val="22"/>
          <w:szCs w:val="22"/>
          <w:lang w:val="de-DE"/>
        </w:rPr>
        <w:t xml:space="preserve">a ich mich halt auch recht früh schon auf für wirtschaftliche Themen </w:t>
      </w:r>
      <w:r w:rsidRPr="00C47056">
        <w:rPr>
          <w:sz w:val="22"/>
          <w:szCs w:val="22"/>
          <w:lang w:val="de-DE"/>
        </w:rPr>
        <w:t xml:space="preserve">und auch </w:t>
      </w:r>
      <w:r w:rsidR="001D4DEA" w:rsidRPr="00C47056">
        <w:rPr>
          <w:sz w:val="22"/>
          <w:szCs w:val="22"/>
          <w:lang w:val="de-DE"/>
        </w:rPr>
        <w:t>unternehmerische</w:t>
      </w:r>
      <w:r w:rsidRPr="00C47056">
        <w:rPr>
          <w:sz w:val="22"/>
          <w:szCs w:val="22"/>
          <w:lang w:val="de-DE"/>
        </w:rPr>
        <w:t xml:space="preserve"> Fragestellungen interessiert</w:t>
      </w:r>
      <w:r w:rsidR="001D4DEA" w:rsidRPr="00C47056">
        <w:rPr>
          <w:sz w:val="22"/>
          <w:szCs w:val="22"/>
          <w:lang w:val="de-DE"/>
        </w:rPr>
        <w:t xml:space="preserve"> habe </w:t>
      </w:r>
      <w:r w:rsidRPr="00C47056">
        <w:rPr>
          <w:sz w:val="22"/>
          <w:szCs w:val="22"/>
          <w:lang w:val="de-DE"/>
        </w:rPr>
        <w:t xml:space="preserve">und ich auch gerne neben dem was wir diesbezüglich in der Schule gemacht haben praktisch etwas machen wollte, habe </w:t>
      </w:r>
      <w:r w:rsidR="001D4DEA" w:rsidRPr="00C47056">
        <w:rPr>
          <w:sz w:val="22"/>
          <w:szCs w:val="22"/>
          <w:lang w:val="de-DE"/>
        </w:rPr>
        <w:t xml:space="preserve">ich mich dann dazu entschieden mit </w:t>
      </w:r>
      <w:commentRangeStart w:id="12"/>
      <w:r w:rsidR="001D4DEA" w:rsidRPr="00C47056">
        <w:rPr>
          <w:sz w:val="22"/>
          <w:szCs w:val="22"/>
          <w:lang w:val="de-DE"/>
        </w:rPr>
        <w:t xml:space="preserve">16 Jahren </w:t>
      </w:r>
      <w:commentRangeEnd w:id="12"/>
      <w:r w:rsidR="003A5A92">
        <w:rPr>
          <w:rStyle w:val="CommentReference"/>
        </w:rPr>
        <w:commentReference w:id="12"/>
      </w:r>
      <w:r w:rsidR="001D4DEA" w:rsidRPr="00C47056">
        <w:rPr>
          <w:sz w:val="22"/>
          <w:szCs w:val="22"/>
          <w:lang w:val="de-DE"/>
        </w:rPr>
        <w:t>meinen eigenen kleinen Onlineshop zu gründen und diesen auch Leg</w:t>
      </w:r>
      <w:r w:rsidRPr="00C47056">
        <w:rPr>
          <w:sz w:val="22"/>
          <w:szCs w:val="22"/>
          <w:lang w:val="de-DE"/>
        </w:rPr>
        <w:t>al</w:t>
      </w:r>
      <w:r w:rsidR="001D4DEA" w:rsidRPr="00C47056">
        <w:rPr>
          <w:sz w:val="22"/>
          <w:szCs w:val="22"/>
          <w:lang w:val="de-DE"/>
        </w:rPr>
        <w:t xml:space="preserve"> an</w:t>
      </w:r>
      <w:r w:rsidR="00DF3839" w:rsidRPr="00C47056">
        <w:rPr>
          <w:sz w:val="22"/>
          <w:szCs w:val="22"/>
          <w:lang w:val="de-DE"/>
        </w:rPr>
        <w:t>zu</w:t>
      </w:r>
      <w:r w:rsidRPr="00C47056">
        <w:rPr>
          <w:sz w:val="22"/>
          <w:szCs w:val="22"/>
          <w:lang w:val="de-DE"/>
        </w:rPr>
        <w:t>melde</w:t>
      </w:r>
      <w:r w:rsidR="00DF3839" w:rsidRPr="00C47056">
        <w:rPr>
          <w:sz w:val="22"/>
          <w:szCs w:val="22"/>
          <w:lang w:val="de-DE"/>
        </w:rPr>
        <w:t>n</w:t>
      </w:r>
      <w:r w:rsidRPr="00C47056">
        <w:rPr>
          <w:sz w:val="22"/>
          <w:szCs w:val="22"/>
          <w:lang w:val="de-DE"/>
        </w:rPr>
        <w:t xml:space="preserve">. Ich vertreibe </w:t>
      </w:r>
      <w:r w:rsidR="001D4DEA" w:rsidRPr="00C47056">
        <w:rPr>
          <w:sz w:val="22"/>
          <w:szCs w:val="22"/>
          <w:lang w:val="de-DE"/>
        </w:rPr>
        <w:t xml:space="preserve">in dem Shop hauptsächlich personalisierbare Produkte wie zum Beispiel </w:t>
      </w:r>
      <w:r w:rsidRPr="00C47056">
        <w:rPr>
          <w:sz w:val="22"/>
          <w:szCs w:val="22"/>
          <w:lang w:val="de-DE"/>
        </w:rPr>
        <w:t>Handyhüllen,</w:t>
      </w:r>
      <w:r w:rsidR="001D4DEA" w:rsidRPr="00C47056">
        <w:rPr>
          <w:sz w:val="22"/>
          <w:szCs w:val="22"/>
          <w:lang w:val="de-DE"/>
        </w:rPr>
        <w:t xml:space="preserve"> die man bedrucken kann mit seinem eigenen Foto</w:t>
      </w:r>
      <w:r w:rsidRPr="00C47056">
        <w:rPr>
          <w:sz w:val="22"/>
          <w:szCs w:val="22"/>
          <w:lang w:val="de-DE"/>
        </w:rPr>
        <w:t>. I</w:t>
      </w:r>
      <w:r w:rsidR="001D4DEA" w:rsidRPr="00C47056">
        <w:rPr>
          <w:sz w:val="22"/>
          <w:szCs w:val="22"/>
          <w:lang w:val="de-DE"/>
        </w:rPr>
        <w:t>ch habe da</w:t>
      </w:r>
      <w:r w:rsidRPr="00C47056">
        <w:rPr>
          <w:sz w:val="22"/>
          <w:szCs w:val="22"/>
          <w:lang w:val="de-DE"/>
        </w:rPr>
        <w:t>für</w:t>
      </w:r>
      <w:r w:rsidR="001D4DEA" w:rsidRPr="00C47056">
        <w:rPr>
          <w:sz w:val="22"/>
          <w:szCs w:val="22"/>
          <w:lang w:val="de-DE"/>
        </w:rPr>
        <w:t xml:space="preserve"> </w:t>
      </w:r>
      <w:r w:rsidRPr="00C47056">
        <w:rPr>
          <w:sz w:val="22"/>
          <w:szCs w:val="22"/>
          <w:lang w:val="de-DE"/>
        </w:rPr>
        <w:t xml:space="preserve">auch </w:t>
      </w:r>
      <w:r w:rsidR="001D4DEA" w:rsidRPr="00C47056">
        <w:rPr>
          <w:sz w:val="22"/>
          <w:szCs w:val="22"/>
          <w:lang w:val="de-DE"/>
        </w:rPr>
        <w:t xml:space="preserve">einen </w:t>
      </w:r>
      <w:r w:rsidRPr="00C47056">
        <w:rPr>
          <w:sz w:val="22"/>
          <w:szCs w:val="22"/>
          <w:lang w:val="de-DE"/>
        </w:rPr>
        <w:t>Partner in den Niederlanden</w:t>
      </w:r>
      <w:r w:rsidR="00DF3839" w:rsidRPr="00C47056">
        <w:rPr>
          <w:sz w:val="22"/>
          <w:szCs w:val="22"/>
          <w:lang w:val="de-DE"/>
        </w:rPr>
        <w:t>, der die Produkte dort für mich bedruckt</w:t>
      </w:r>
      <w:r w:rsidR="00910444" w:rsidRPr="00C47056">
        <w:rPr>
          <w:sz w:val="22"/>
          <w:szCs w:val="22"/>
          <w:lang w:val="de-DE"/>
        </w:rPr>
        <w:t xml:space="preserve"> und versendet</w:t>
      </w:r>
      <w:r w:rsidR="00DF3839" w:rsidRPr="00C47056">
        <w:rPr>
          <w:sz w:val="22"/>
          <w:szCs w:val="22"/>
          <w:lang w:val="de-DE"/>
        </w:rPr>
        <w:t xml:space="preserve">, </w:t>
      </w:r>
      <w:r w:rsidR="001D4DEA" w:rsidRPr="00C47056">
        <w:rPr>
          <w:sz w:val="22"/>
          <w:szCs w:val="22"/>
          <w:lang w:val="de-DE"/>
        </w:rPr>
        <w:t xml:space="preserve">mit dem ich </w:t>
      </w:r>
      <w:r w:rsidR="00DF3839" w:rsidRPr="00C47056">
        <w:rPr>
          <w:sz w:val="22"/>
          <w:szCs w:val="22"/>
          <w:lang w:val="de-DE"/>
        </w:rPr>
        <w:t xml:space="preserve">das auch seit gut zwei Jahren umsetze. </w:t>
      </w:r>
    </w:p>
    <w:p w14:paraId="3EB8EB64" w14:textId="3DAB426A" w:rsidR="00DF3839" w:rsidRPr="00C47056" w:rsidRDefault="00DF3839">
      <w:pPr>
        <w:rPr>
          <w:sz w:val="22"/>
          <w:szCs w:val="22"/>
          <w:lang w:val="de-DE"/>
        </w:rPr>
      </w:pPr>
      <w:r w:rsidRPr="00C47056">
        <w:rPr>
          <w:sz w:val="22"/>
          <w:szCs w:val="22"/>
          <w:lang w:val="de-DE"/>
        </w:rPr>
        <w:t xml:space="preserve">Dadurch das ich diese Tätigkeit auch anmelden musste und ich ja erst 16 war, </w:t>
      </w:r>
      <w:r w:rsidR="00910444" w:rsidRPr="00C47056">
        <w:rPr>
          <w:sz w:val="22"/>
          <w:szCs w:val="22"/>
          <w:lang w:val="de-DE"/>
        </w:rPr>
        <w:t>musste</w:t>
      </w:r>
      <w:r w:rsidRPr="00C47056">
        <w:rPr>
          <w:sz w:val="22"/>
          <w:szCs w:val="22"/>
          <w:lang w:val="de-DE"/>
        </w:rPr>
        <w:t xml:space="preserve"> ich bei der IHK und dem Familiengericht quasi geprüft werden, ob ich schon in der Lage bin, mit 16 ein „Unternehmen“ zu führen</w:t>
      </w:r>
      <w:r w:rsidR="00910444" w:rsidRPr="00C47056">
        <w:rPr>
          <w:sz w:val="22"/>
          <w:szCs w:val="22"/>
          <w:lang w:val="de-DE"/>
        </w:rPr>
        <w:t>, wenn man das so nennen kann</w:t>
      </w:r>
      <w:r w:rsidRPr="00C47056">
        <w:rPr>
          <w:sz w:val="22"/>
          <w:szCs w:val="22"/>
          <w:lang w:val="de-DE"/>
        </w:rPr>
        <w:t xml:space="preserve">. Dafür hatte ich </w:t>
      </w:r>
      <w:r w:rsidR="00910444" w:rsidRPr="00C47056">
        <w:rPr>
          <w:sz w:val="22"/>
          <w:szCs w:val="22"/>
          <w:lang w:val="de-DE"/>
        </w:rPr>
        <w:t xml:space="preserve">dann </w:t>
      </w:r>
      <w:r w:rsidRPr="00C47056">
        <w:rPr>
          <w:sz w:val="22"/>
          <w:szCs w:val="22"/>
          <w:lang w:val="de-DE"/>
        </w:rPr>
        <w:t xml:space="preserve">mehre Anhörungen und </w:t>
      </w:r>
      <w:r w:rsidR="00910444" w:rsidRPr="00C47056">
        <w:rPr>
          <w:sz w:val="22"/>
          <w:szCs w:val="22"/>
          <w:lang w:val="de-DE"/>
        </w:rPr>
        <w:t xml:space="preserve">musste auch bei der IHK ein Businessplan vorlegen zu meiner Idee. Am Ende hat das </w:t>
      </w:r>
      <w:proofErr w:type="spellStart"/>
      <w:r w:rsidR="00910444" w:rsidRPr="00C47056">
        <w:rPr>
          <w:sz w:val="22"/>
          <w:szCs w:val="22"/>
          <w:lang w:val="de-DE"/>
        </w:rPr>
        <w:t>ganze</w:t>
      </w:r>
      <w:proofErr w:type="spellEnd"/>
      <w:r w:rsidR="00910444" w:rsidRPr="00C47056">
        <w:rPr>
          <w:sz w:val="22"/>
          <w:szCs w:val="22"/>
          <w:lang w:val="de-DE"/>
        </w:rPr>
        <w:t xml:space="preserve"> dann </w:t>
      </w:r>
      <w:del w:id="13" w:author="jonas.stegh@pumpkincareers.com" w:date="2022-12-15T09:15:00Z">
        <w:r w:rsidR="00910444" w:rsidRPr="00C47056" w:rsidDel="003A5A92">
          <w:rPr>
            <w:sz w:val="22"/>
            <w:szCs w:val="22"/>
            <w:lang w:val="de-DE"/>
          </w:rPr>
          <w:delText xml:space="preserve">aber auch </w:delText>
        </w:r>
      </w:del>
      <w:r w:rsidR="00910444" w:rsidRPr="00C47056">
        <w:rPr>
          <w:sz w:val="22"/>
          <w:szCs w:val="22"/>
          <w:lang w:val="de-DE"/>
        </w:rPr>
        <w:t xml:space="preserve">geklappt und ich durfte mich dann tatsächlich legal als Einzelunternehmer eintragen lassen was mich </w:t>
      </w:r>
      <w:r w:rsidR="00C47056" w:rsidRPr="00C47056">
        <w:rPr>
          <w:sz w:val="22"/>
          <w:szCs w:val="22"/>
          <w:lang w:val="de-DE"/>
        </w:rPr>
        <w:t xml:space="preserve">natürlich </w:t>
      </w:r>
      <w:r w:rsidR="00910444" w:rsidRPr="00C47056">
        <w:rPr>
          <w:sz w:val="22"/>
          <w:szCs w:val="22"/>
          <w:lang w:val="de-DE"/>
        </w:rPr>
        <w:t xml:space="preserve">sehr gefreut hat. Seitdem betreibe ich den Shop und </w:t>
      </w:r>
      <w:r w:rsidR="003C7260">
        <w:rPr>
          <w:sz w:val="22"/>
          <w:szCs w:val="22"/>
          <w:lang w:val="de-DE"/>
        </w:rPr>
        <w:t>habe in der ganzen Zeit auch vieles gelernt, wie die korrekte Analyse der Statistiken zu Umsatz und Verkäufen oder auch das Finden von Potentialen zur Prozessoptimierung vom Verkauf bis zum Bearbeiten der Bestellung. S</w:t>
      </w:r>
      <w:r w:rsidR="00910444" w:rsidRPr="00C47056">
        <w:rPr>
          <w:sz w:val="22"/>
          <w:szCs w:val="22"/>
          <w:lang w:val="de-DE"/>
        </w:rPr>
        <w:t xml:space="preserve">eit gut einem Jahr </w:t>
      </w:r>
      <w:r w:rsidR="003C7260">
        <w:rPr>
          <w:sz w:val="22"/>
          <w:szCs w:val="22"/>
          <w:lang w:val="de-DE"/>
        </w:rPr>
        <w:t xml:space="preserve">bin ich jetzt </w:t>
      </w:r>
      <w:r w:rsidR="00910444" w:rsidRPr="00C47056">
        <w:rPr>
          <w:sz w:val="22"/>
          <w:szCs w:val="22"/>
          <w:lang w:val="de-DE"/>
        </w:rPr>
        <w:t>hauptsächlich fast nur noch im B2B Bereich aktiv und arbeite dort zum Beispiel mit der HanseMerkur Versicherung zusammen</w:t>
      </w:r>
      <w:r w:rsidR="003C7260">
        <w:rPr>
          <w:sz w:val="22"/>
          <w:szCs w:val="22"/>
          <w:lang w:val="de-DE"/>
        </w:rPr>
        <w:t>,</w:t>
      </w:r>
      <w:r w:rsidR="00910444" w:rsidRPr="00C47056">
        <w:rPr>
          <w:sz w:val="22"/>
          <w:szCs w:val="22"/>
          <w:lang w:val="de-DE"/>
        </w:rPr>
        <w:t xml:space="preserve"> die mit meinem Produkt als Kundengeschenk bei Aktionen Ihre Versicherungen bewirbt, was auch bis jetzt immer ganz gut funktioniert hat. </w:t>
      </w:r>
    </w:p>
    <w:p w14:paraId="0F724530" w14:textId="77777777" w:rsidR="001D4DEA" w:rsidRPr="00C47056" w:rsidRDefault="001D4DEA">
      <w:pPr>
        <w:rPr>
          <w:sz w:val="22"/>
          <w:szCs w:val="22"/>
          <w:lang w:val="de-DE"/>
        </w:rPr>
      </w:pPr>
    </w:p>
    <w:p w14:paraId="1B832283" w14:textId="4495097F" w:rsidR="00E159D2" w:rsidRPr="00C47056" w:rsidRDefault="00C47056">
      <w:pPr>
        <w:rPr>
          <w:sz w:val="22"/>
          <w:szCs w:val="22"/>
          <w:lang w:val="de-DE"/>
        </w:rPr>
      </w:pPr>
      <w:r w:rsidRPr="00C47056">
        <w:rPr>
          <w:sz w:val="22"/>
          <w:szCs w:val="22"/>
          <w:lang w:val="de-DE"/>
        </w:rPr>
        <w:t>A</w:t>
      </w:r>
      <w:r w:rsidR="00777C5F" w:rsidRPr="00C47056">
        <w:rPr>
          <w:sz w:val="22"/>
          <w:szCs w:val="22"/>
          <w:lang w:val="de-DE"/>
        </w:rPr>
        <w:t xml:space="preserve">llerdings </w:t>
      </w:r>
      <w:r w:rsidRPr="00C47056">
        <w:rPr>
          <w:sz w:val="22"/>
          <w:szCs w:val="22"/>
          <w:lang w:val="de-DE"/>
        </w:rPr>
        <w:t xml:space="preserve">bin ich in letzter Zeit </w:t>
      </w:r>
      <w:r w:rsidR="00777C5F" w:rsidRPr="00C47056">
        <w:rPr>
          <w:sz w:val="22"/>
          <w:szCs w:val="22"/>
          <w:lang w:val="de-DE"/>
        </w:rPr>
        <w:t xml:space="preserve">zu dem Entschluss gekommen dass ich den Shop zum Anfang des neuen Jahres </w:t>
      </w:r>
      <w:r w:rsidRPr="00C47056">
        <w:rPr>
          <w:sz w:val="22"/>
          <w:szCs w:val="22"/>
          <w:lang w:val="de-DE"/>
        </w:rPr>
        <w:t>schließen</w:t>
      </w:r>
      <w:r w:rsidR="00777C5F" w:rsidRPr="00C47056">
        <w:rPr>
          <w:sz w:val="22"/>
          <w:szCs w:val="22"/>
          <w:lang w:val="de-DE"/>
        </w:rPr>
        <w:t xml:space="preserve"> oder auch gegebenenfalls verkaufen </w:t>
      </w:r>
      <w:r w:rsidRPr="00C47056">
        <w:rPr>
          <w:sz w:val="22"/>
          <w:szCs w:val="22"/>
          <w:lang w:val="de-DE"/>
        </w:rPr>
        <w:t xml:space="preserve">werde, </w:t>
      </w:r>
      <w:r w:rsidR="00777C5F" w:rsidRPr="00C47056">
        <w:rPr>
          <w:sz w:val="22"/>
          <w:szCs w:val="22"/>
          <w:lang w:val="de-DE"/>
        </w:rPr>
        <w:t>je nachdem wie sich das anbietet</w:t>
      </w:r>
      <w:r w:rsidRPr="00C47056">
        <w:rPr>
          <w:sz w:val="22"/>
          <w:szCs w:val="22"/>
          <w:lang w:val="de-DE"/>
        </w:rPr>
        <w:t>,</w:t>
      </w:r>
      <w:r w:rsidR="00777C5F" w:rsidRPr="00C47056">
        <w:rPr>
          <w:sz w:val="22"/>
          <w:szCs w:val="22"/>
          <w:lang w:val="de-DE"/>
        </w:rPr>
        <w:t xml:space="preserve"> da ich </w:t>
      </w:r>
      <w:r>
        <w:rPr>
          <w:sz w:val="22"/>
          <w:szCs w:val="22"/>
          <w:lang w:val="de-DE"/>
        </w:rPr>
        <w:t xml:space="preserve">nicht vorhatte dieses Projekt mein </w:t>
      </w:r>
      <w:r w:rsidR="00DF79F7">
        <w:rPr>
          <w:sz w:val="22"/>
          <w:szCs w:val="22"/>
          <w:lang w:val="de-DE"/>
        </w:rPr>
        <w:t>ganzes Leben lang zu machen,</w:t>
      </w:r>
      <w:r>
        <w:rPr>
          <w:sz w:val="22"/>
          <w:szCs w:val="22"/>
          <w:lang w:val="de-DE"/>
        </w:rPr>
        <w:t xml:space="preserve"> </w:t>
      </w:r>
      <w:r w:rsidR="00DF79F7">
        <w:rPr>
          <w:sz w:val="22"/>
          <w:szCs w:val="22"/>
          <w:lang w:val="de-DE"/>
        </w:rPr>
        <w:t xml:space="preserve">weil ich einfach </w:t>
      </w:r>
      <w:r w:rsidR="00777C5F" w:rsidRPr="00C47056">
        <w:rPr>
          <w:sz w:val="22"/>
          <w:szCs w:val="22"/>
          <w:lang w:val="de-DE"/>
        </w:rPr>
        <w:t xml:space="preserve">davon überzeugt bin dass ich </w:t>
      </w:r>
      <w:r w:rsidRPr="00C47056">
        <w:rPr>
          <w:sz w:val="22"/>
          <w:szCs w:val="22"/>
          <w:lang w:val="de-DE"/>
        </w:rPr>
        <w:t xml:space="preserve">mehr erreichen kann, wenn ich </w:t>
      </w:r>
      <w:r w:rsidR="00DF79F7">
        <w:rPr>
          <w:sz w:val="22"/>
          <w:szCs w:val="22"/>
          <w:lang w:val="de-DE"/>
        </w:rPr>
        <w:t xml:space="preserve">jetzt </w:t>
      </w:r>
      <w:r w:rsidRPr="00C47056">
        <w:rPr>
          <w:sz w:val="22"/>
          <w:szCs w:val="22"/>
          <w:lang w:val="de-DE"/>
        </w:rPr>
        <w:t xml:space="preserve">meine Energie und Zeit nicht mehr </w:t>
      </w:r>
      <w:r w:rsidR="00DF79F7">
        <w:rPr>
          <w:sz w:val="22"/>
          <w:szCs w:val="22"/>
          <w:lang w:val="de-DE"/>
        </w:rPr>
        <w:t xml:space="preserve">in den Shop stecke </w:t>
      </w:r>
      <w:r w:rsidRPr="00C47056">
        <w:rPr>
          <w:sz w:val="22"/>
          <w:szCs w:val="22"/>
          <w:lang w:val="de-DE"/>
        </w:rPr>
        <w:t xml:space="preserve">sondern jetzt in ein Praktikum und später dann in die Uni. Vor allem bin ich mir auch sicher, dass das definitiv die langfristig bessere Entscheidung ist. </w:t>
      </w:r>
    </w:p>
    <w:p w14:paraId="3EF5C646" w14:textId="249A2EEC" w:rsidR="00A11579" w:rsidRDefault="00A11579">
      <w:pPr>
        <w:rPr>
          <w:sz w:val="21"/>
          <w:szCs w:val="21"/>
          <w:lang w:val="de-DE"/>
        </w:rPr>
      </w:pPr>
    </w:p>
    <w:p w14:paraId="4A06C8C9" w14:textId="34A0E0FA" w:rsidR="00DF79F7" w:rsidRDefault="00DF79F7">
      <w:pPr>
        <w:rPr>
          <w:sz w:val="21"/>
          <w:szCs w:val="21"/>
          <w:lang w:val="de-DE"/>
        </w:rPr>
      </w:pPr>
      <w:r>
        <w:rPr>
          <w:sz w:val="21"/>
          <w:szCs w:val="21"/>
          <w:lang w:val="de-DE"/>
        </w:rPr>
        <w:t xml:space="preserve">Da ich einfach ein großes Interesse </w:t>
      </w:r>
      <w:r w:rsidR="0048516B">
        <w:rPr>
          <w:sz w:val="21"/>
          <w:szCs w:val="21"/>
          <w:lang w:val="de-DE"/>
        </w:rPr>
        <w:t xml:space="preserve">habe für die Themen Wirtschaft und Finanzen und ich mir auch in den letzten Jahren wirklich klar machen konnte, dass das die Richtung ist in die ich gehen will, habe ich mich </w:t>
      </w:r>
      <w:r w:rsidR="0048516B">
        <w:rPr>
          <w:sz w:val="21"/>
          <w:szCs w:val="21"/>
          <w:lang w:val="de-DE"/>
        </w:rPr>
        <w:lastRenderedPageBreak/>
        <w:t>dann auch mit der Wirtschaftsprüfung auseinander gesetzt</w:t>
      </w:r>
      <w:r w:rsidR="00DC5D69">
        <w:rPr>
          <w:sz w:val="21"/>
          <w:szCs w:val="21"/>
          <w:lang w:val="de-DE"/>
        </w:rPr>
        <w:t xml:space="preserve">, habe </w:t>
      </w:r>
      <w:r w:rsidR="0048516B">
        <w:rPr>
          <w:sz w:val="21"/>
          <w:szCs w:val="21"/>
          <w:lang w:val="de-DE"/>
        </w:rPr>
        <w:t>mit einigen Leuten gesprochen die in diesem Bereich arbeiten</w:t>
      </w:r>
      <w:r w:rsidR="00DC5D69">
        <w:rPr>
          <w:sz w:val="21"/>
          <w:szCs w:val="21"/>
          <w:lang w:val="de-DE"/>
        </w:rPr>
        <w:t xml:space="preserve"> und war auch in der letzten Woche noch auf einem Case Study Event von KPMG in Hamburg wo ich auch schonmal ein paar praktische Einblicke sammeln konnte</w:t>
      </w:r>
      <w:r w:rsidR="0048516B">
        <w:rPr>
          <w:sz w:val="21"/>
          <w:szCs w:val="21"/>
          <w:lang w:val="de-DE"/>
        </w:rPr>
        <w:t xml:space="preserve">. Dabei hab ich gesehen wie interessant der Bereich ist, da man ja wirklich immer wieder neue Unternehmen kennen lernt, sich neue Sachzusammenhänge erarbeiten muss und auch viele interessante Leute kennen lernt. Dazu kommt noch die große Verantwortung die man in dem Beruf hat, da ohne die Wirtschaftsprüfer z.B. Börsen nicht richtig funktionieren würden oder auch Banken sich nicht auf die Zahlen der Unternehmen verlassen könnten. </w:t>
      </w:r>
    </w:p>
    <w:p w14:paraId="4094F5E1" w14:textId="2DA98AC9" w:rsidR="0048516B" w:rsidRDefault="0048516B">
      <w:pPr>
        <w:rPr>
          <w:sz w:val="21"/>
          <w:szCs w:val="21"/>
          <w:lang w:val="de-DE"/>
        </w:rPr>
      </w:pPr>
    </w:p>
    <w:p w14:paraId="5C3E16E3" w14:textId="5EAF98E3" w:rsidR="0048516B" w:rsidRDefault="0048516B">
      <w:pPr>
        <w:rPr>
          <w:sz w:val="21"/>
          <w:szCs w:val="21"/>
          <w:lang w:val="de-DE"/>
        </w:rPr>
      </w:pPr>
      <w:r>
        <w:rPr>
          <w:sz w:val="21"/>
          <w:szCs w:val="21"/>
          <w:lang w:val="de-DE"/>
        </w:rPr>
        <w:t>Als ich dan</w:t>
      </w:r>
      <w:r w:rsidR="00FA581E">
        <w:rPr>
          <w:sz w:val="21"/>
          <w:szCs w:val="21"/>
          <w:lang w:val="de-DE"/>
        </w:rPr>
        <w:t xml:space="preserve">n auf der </w:t>
      </w:r>
      <w:proofErr w:type="spellStart"/>
      <w:r w:rsidR="00FA581E">
        <w:rPr>
          <w:sz w:val="21"/>
          <w:szCs w:val="21"/>
          <w:lang w:val="de-DE"/>
        </w:rPr>
        <w:t>connecticum</w:t>
      </w:r>
      <w:proofErr w:type="spellEnd"/>
      <w:r w:rsidR="00FA581E">
        <w:rPr>
          <w:sz w:val="21"/>
          <w:szCs w:val="21"/>
          <w:lang w:val="de-DE"/>
        </w:rPr>
        <w:t xml:space="preserve"> Messe in Berlin war, um mich über die Wirtschaftsprüfung zu </w:t>
      </w:r>
      <w:proofErr w:type="spellStart"/>
      <w:r w:rsidR="00FA581E">
        <w:rPr>
          <w:sz w:val="21"/>
          <w:szCs w:val="21"/>
          <w:lang w:val="de-DE"/>
        </w:rPr>
        <w:t>Informieren</w:t>
      </w:r>
      <w:proofErr w:type="spellEnd"/>
      <w:r w:rsidR="00FA581E">
        <w:rPr>
          <w:sz w:val="21"/>
          <w:szCs w:val="21"/>
          <w:lang w:val="de-DE"/>
        </w:rPr>
        <w:t xml:space="preserve">, habe ich dann auch mit Herrn </w:t>
      </w:r>
      <w:proofErr w:type="spellStart"/>
      <w:r w:rsidR="00FA581E">
        <w:rPr>
          <w:sz w:val="21"/>
          <w:szCs w:val="21"/>
          <w:lang w:val="de-DE"/>
        </w:rPr>
        <w:t>Wieschollek</w:t>
      </w:r>
      <w:proofErr w:type="spellEnd"/>
      <w:r w:rsidR="00FA581E">
        <w:rPr>
          <w:sz w:val="21"/>
          <w:szCs w:val="21"/>
          <w:lang w:val="de-DE"/>
        </w:rPr>
        <w:t xml:space="preserve"> von BDO gesprochen, der mir einen sehr informativen und interessanten Einblick in seine Arbeit als WP gegeben </w:t>
      </w:r>
      <w:r w:rsidR="00F82E33">
        <w:rPr>
          <w:sz w:val="21"/>
          <w:szCs w:val="21"/>
          <w:lang w:val="de-DE"/>
        </w:rPr>
        <w:t xml:space="preserve">hat </w:t>
      </w:r>
      <w:r w:rsidR="00DC5D69">
        <w:rPr>
          <w:sz w:val="21"/>
          <w:szCs w:val="21"/>
          <w:lang w:val="de-DE"/>
        </w:rPr>
        <w:t xml:space="preserve">und mir auch viele meiner Vorstellungen zur Wirtschaftsprüfung bestätigt </w:t>
      </w:r>
      <w:r w:rsidR="00FA581E">
        <w:rPr>
          <w:sz w:val="21"/>
          <w:szCs w:val="21"/>
          <w:lang w:val="de-DE"/>
        </w:rPr>
        <w:t>hat</w:t>
      </w:r>
      <w:r w:rsidR="00DC5D69">
        <w:rPr>
          <w:sz w:val="21"/>
          <w:szCs w:val="21"/>
          <w:lang w:val="de-DE"/>
        </w:rPr>
        <w:t>.</w:t>
      </w:r>
      <w:r w:rsidR="00FA581E">
        <w:rPr>
          <w:sz w:val="21"/>
          <w:szCs w:val="21"/>
          <w:lang w:val="de-DE"/>
        </w:rPr>
        <w:t xml:space="preserve"> </w:t>
      </w:r>
      <w:r w:rsidR="00DC5D69">
        <w:rPr>
          <w:sz w:val="21"/>
          <w:szCs w:val="21"/>
          <w:lang w:val="de-DE"/>
        </w:rPr>
        <w:t>Außerdem hat er</w:t>
      </w:r>
      <w:r w:rsidR="00FA581E">
        <w:rPr>
          <w:sz w:val="21"/>
          <w:szCs w:val="21"/>
          <w:lang w:val="de-DE"/>
        </w:rPr>
        <w:t xml:space="preserve"> mir auch klar gemacht</w:t>
      </w:r>
      <w:r w:rsidR="00DC5D69">
        <w:rPr>
          <w:sz w:val="21"/>
          <w:szCs w:val="21"/>
          <w:lang w:val="de-DE"/>
        </w:rPr>
        <w:t xml:space="preserve">, </w:t>
      </w:r>
      <w:r w:rsidR="00FA581E">
        <w:rPr>
          <w:sz w:val="21"/>
          <w:szCs w:val="21"/>
          <w:lang w:val="de-DE"/>
        </w:rPr>
        <w:t>das BDO eines der führenden Unternehmen im Bereich der Wirtschaftsprüfung ist, das auch eine langjährige Erfahrung besitzt. Deshalb bin ich mir auch sicher dass ein Praktikum bei euch genau das ist, was ich suche</w:t>
      </w:r>
      <w:r w:rsidR="00F82E33">
        <w:rPr>
          <w:sz w:val="21"/>
          <w:szCs w:val="21"/>
          <w:lang w:val="de-DE"/>
        </w:rPr>
        <w:t xml:space="preserve">. </w:t>
      </w:r>
    </w:p>
    <w:p w14:paraId="053ABE66" w14:textId="77777777" w:rsidR="00A11579" w:rsidRPr="00777C5F" w:rsidRDefault="00A11579">
      <w:pPr>
        <w:rPr>
          <w:sz w:val="21"/>
          <w:szCs w:val="21"/>
          <w:lang w:val="de-DE"/>
        </w:rPr>
      </w:pPr>
    </w:p>
    <w:sectPr w:rsidR="00A11579" w:rsidRPr="00777C5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jonas.stegh@pumpkincareers.com" w:date="2022-12-15T09:14:00Z" w:initials="j">
    <w:p w14:paraId="13DA9D6A" w14:textId="77777777" w:rsidR="003A5A92" w:rsidRDefault="003A5A92" w:rsidP="00806584">
      <w:pPr>
        <w:pStyle w:val="CommentText"/>
      </w:pPr>
      <w:r>
        <w:rPr>
          <w:rStyle w:val="CommentReference"/>
        </w:rPr>
        <w:annotationRef/>
      </w:r>
      <w:r>
        <w:t>Warum?</w:t>
      </w:r>
    </w:p>
  </w:comment>
  <w:comment w:id="12" w:author="jonas.stegh@pumpkincareers.com" w:date="2022-12-15T09:15:00Z" w:initials="j">
    <w:p w14:paraId="204833AA" w14:textId="77777777" w:rsidR="003A5A92" w:rsidRDefault="003A5A92" w:rsidP="00BA5B76">
      <w:pPr>
        <w:pStyle w:val="CommentText"/>
      </w:pPr>
      <w:r>
        <w:rPr>
          <w:rStyle w:val="CommentReference"/>
        </w:rPr>
        <w:annotationRef/>
      </w:r>
      <w:r>
        <w:t>Timeline ggü. Praktikum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DA9D6A" w15:done="1"/>
  <w15:commentEx w15:paraId="204833A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5640B" w16cex:dateUtc="2022-12-15T08:14:00Z"/>
  <w16cex:commentExtensible w16cex:durableId="27456424" w16cex:dateUtc="2022-12-15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DA9D6A" w16cid:durableId="2745640B"/>
  <w16cid:commentId w16cid:paraId="204833AA" w16cid:durableId="274564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83"/>
    <w:rsid w:val="00071D19"/>
    <w:rsid w:val="001C7064"/>
    <w:rsid w:val="001D4DEA"/>
    <w:rsid w:val="002F7C46"/>
    <w:rsid w:val="00353FAF"/>
    <w:rsid w:val="003A5A92"/>
    <w:rsid w:val="003C7260"/>
    <w:rsid w:val="003E7372"/>
    <w:rsid w:val="0048516B"/>
    <w:rsid w:val="00777C5F"/>
    <w:rsid w:val="0078761F"/>
    <w:rsid w:val="00910444"/>
    <w:rsid w:val="00A11579"/>
    <w:rsid w:val="00A13D1F"/>
    <w:rsid w:val="00A30449"/>
    <w:rsid w:val="00BA50CE"/>
    <w:rsid w:val="00C40A83"/>
    <w:rsid w:val="00C47056"/>
    <w:rsid w:val="00C5766F"/>
    <w:rsid w:val="00D722DA"/>
    <w:rsid w:val="00DC5D69"/>
    <w:rsid w:val="00DF2D65"/>
    <w:rsid w:val="00DF3839"/>
    <w:rsid w:val="00DF79F7"/>
    <w:rsid w:val="00E159D2"/>
    <w:rsid w:val="00F82E33"/>
    <w:rsid w:val="00FA58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B6E1"/>
  <w15:chartTrackingRefBased/>
  <w15:docId w15:val="{EE78DAE5-D42C-0C4E-8BFF-E71FFB05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A5A92"/>
  </w:style>
  <w:style w:type="character" w:styleId="CommentReference">
    <w:name w:val="annotation reference"/>
    <w:basedOn w:val="DefaultParagraphFont"/>
    <w:uiPriority w:val="99"/>
    <w:semiHidden/>
    <w:unhideWhenUsed/>
    <w:rsid w:val="003A5A92"/>
    <w:rPr>
      <w:sz w:val="16"/>
      <w:szCs w:val="16"/>
    </w:rPr>
  </w:style>
  <w:style w:type="paragraph" w:styleId="CommentText">
    <w:name w:val="annotation text"/>
    <w:basedOn w:val="Normal"/>
    <w:link w:val="CommentTextChar"/>
    <w:uiPriority w:val="99"/>
    <w:unhideWhenUsed/>
    <w:rsid w:val="003A5A92"/>
    <w:rPr>
      <w:sz w:val="20"/>
      <w:szCs w:val="20"/>
    </w:rPr>
  </w:style>
  <w:style w:type="character" w:customStyle="1" w:styleId="CommentTextChar">
    <w:name w:val="Comment Text Char"/>
    <w:basedOn w:val="DefaultParagraphFont"/>
    <w:link w:val="CommentText"/>
    <w:uiPriority w:val="99"/>
    <w:rsid w:val="003A5A92"/>
    <w:rPr>
      <w:sz w:val="20"/>
      <w:szCs w:val="20"/>
    </w:rPr>
  </w:style>
  <w:style w:type="paragraph" w:styleId="CommentSubject">
    <w:name w:val="annotation subject"/>
    <w:basedOn w:val="CommentText"/>
    <w:next w:val="CommentText"/>
    <w:link w:val="CommentSubjectChar"/>
    <w:uiPriority w:val="99"/>
    <w:semiHidden/>
    <w:unhideWhenUsed/>
    <w:rsid w:val="003A5A92"/>
    <w:rPr>
      <w:b/>
      <w:bCs/>
    </w:rPr>
  </w:style>
  <w:style w:type="character" w:customStyle="1" w:styleId="CommentSubjectChar">
    <w:name w:val="Comment Subject Char"/>
    <w:basedOn w:val="CommentTextChar"/>
    <w:link w:val="CommentSubject"/>
    <w:uiPriority w:val="99"/>
    <w:semiHidden/>
    <w:rsid w:val="003A5A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752</Words>
  <Characters>4739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Brechtel</dc:creator>
  <cp:keywords/>
  <dc:description/>
  <cp:lastModifiedBy>jonas.stegh@pumpkincareers.com</cp:lastModifiedBy>
  <cp:revision>3</cp:revision>
  <dcterms:created xsi:type="dcterms:W3CDTF">2022-12-15T07:34:00Z</dcterms:created>
  <dcterms:modified xsi:type="dcterms:W3CDTF">2022-12-15T08:20:00Z</dcterms:modified>
</cp:coreProperties>
</file>