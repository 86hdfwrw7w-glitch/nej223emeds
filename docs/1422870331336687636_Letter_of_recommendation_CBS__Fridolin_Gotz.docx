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D27E" w14:textId="6D11FADF" w:rsidR="002B2AD9" w:rsidRDefault="00730D35" w:rsidP="002B2AD9">
      <w:pPr>
        <w:pStyle w:val="documentaddressfldinfo"/>
        <w:spacing w:line="240" w:lineRule="auto"/>
        <w:rPr>
          <w:rFonts w:eastAsia="Source Sans Pro"/>
          <w:color w:val="000000"/>
          <w:sz w:val="22"/>
          <w:szCs w:val="22"/>
        </w:rPr>
      </w:pPr>
      <w:r w:rsidRPr="00730D35">
        <w:rPr>
          <w:rFonts w:eastAsia="Source Sans Pro"/>
          <w:color w:val="000000"/>
          <w:sz w:val="22"/>
          <w:szCs w:val="22"/>
        </w:rPr>
        <w:t>Copenhagen Business School</w:t>
      </w:r>
    </w:p>
    <w:p w14:paraId="0C5E7D25" w14:textId="180289D8" w:rsidR="00730D35" w:rsidRDefault="00730D35" w:rsidP="002B2AD9">
      <w:pPr>
        <w:pStyle w:val="documentaddressfldinfo"/>
        <w:spacing w:line="240" w:lineRule="auto"/>
        <w:rPr>
          <w:rFonts w:eastAsia="Source Sans Pro"/>
          <w:color w:val="000000"/>
          <w:sz w:val="22"/>
          <w:szCs w:val="22"/>
        </w:rPr>
      </w:pPr>
      <w:r w:rsidRPr="00730D35">
        <w:rPr>
          <w:rFonts w:eastAsia="Source Sans Pro"/>
          <w:color w:val="000000"/>
          <w:sz w:val="22"/>
          <w:szCs w:val="22"/>
        </w:rPr>
        <w:t xml:space="preserve">Solbjerg </w:t>
      </w:r>
      <w:proofErr w:type="spellStart"/>
      <w:r w:rsidRPr="00730D35">
        <w:rPr>
          <w:rFonts w:eastAsia="Source Sans Pro"/>
          <w:color w:val="000000"/>
          <w:sz w:val="22"/>
          <w:szCs w:val="22"/>
        </w:rPr>
        <w:t>Plads</w:t>
      </w:r>
      <w:proofErr w:type="spellEnd"/>
      <w:r w:rsidRPr="00730D35">
        <w:rPr>
          <w:rFonts w:eastAsia="Source Sans Pro"/>
          <w:color w:val="000000"/>
          <w:sz w:val="22"/>
          <w:szCs w:val="22"/>
        </w:rPr>
        <w:t xml:space="preserve"> 3</w:t>
      </w:r>
    </w:p>
    <w:p w14:paraId="1C1069E4" w14:textId="0DC9F805" w:rsidR="00730D35" w:rsidRPr="00230B23" w:rsidRDefault="00730D35" w:rsidP="002B2AD9">
      <w:pPr>
        <w:pStyle w:val="documentaddressfldinfo"/>
        <w:spacing w:line="240" w:lineRule="auto"/>
        <w:rPr>
          <w:rFonts w:eastAsia="Source Sans Pro"/>
          <w:color w:val="000000"/>
          <w:sz w:val="22"/>
          <w:szCs w:val="22"/>
        </w:rPr>
      </w:pPr>
      <w:r w:rsidRPr="00730D35">
        <w:rPr>
          <w:rFonts w:eastAsia="Source Sans Pro"/>
          <w:color w:val="000000"/>
          <w:sz w:val="22"/>
          <w:szCs w:val="22"/>
        </w:rPr>
        <w:t>DK-2000 Frederiksberg</w:t>
      </w:r>
    </w:p>
    <w:p w14:paraId="4BBC489D" w14:textId="43DD6EB5" w:rsidR="00730D35" w:rsidRPr="00F64013" w:rsidRDefault="009A21C0" w:rsidP="00730D35">
      <w:pPr>
        <w:pStyle w:val="documentaddressfldinfo"/>
        <w:spacing w:line="240" w:lineRule="auto"/>
        <w:jc w:val="right"/>
        <w:rPr>
          <w:rStyle w:val="span"/>
          <w:rFonts w:eastAsia="Source Sans Pro"/>
          <w:b/>
          <w:bCs/>
          <w:color w:val="000000"/>
          <w:sz w:val="22"/>
          <w:szCs w:val="22"/>
        </w:rPr>
      </w:pPr>
      <w:r w:rsidRPr="00F64013">
        <w:rPr>
          <w:rStyle w:val="span"/>
          <w:rFonts w:eastAsia="Source Sans Pro"/>
          <w:b/>
          <w:bCs/>
          <w:color w:val="000000"/>
          <w:sz w:val="22"/>
          <w:szCs w:val="22"/>
        </w:rPr>
        <w:t>30</w:t>
      </w:r>
      <w:r w:rsidR="00730D35" w:rsidRPr="00F64013">
        <w:rPr>
          <w:rStyle w:val="span"/>
          <w:rFonts w:eastAsia="Source Sans Pro"/>
          <w:b/>
          <w:bCs/>
          <w:color w:val="000000"/>
          <w:sz w:val="22"/>
          <w:szCs w:val="22"/>
        </w:rPr>
        <w:t>.09.2025</w:t>
      </w:r>
    </w:p>
    <w:p w14:paraId="7BC454FC" w14:textId="77777777" w:rsidR="00230B23" w:rsidRPr="00730D35" w:rsidRDefault="00230B23" w:rsidP="00230B23">
      <w:pPr>
        <w:outlineLvl w:val="0"/>
        <w:rPr>
          <w:rFonts w:ascii="Arial" w:eastAsia="Times New Roman" w:hAnsi="Arial" w:cs="Arial"/>
          <w:b/>
          <w:bCs/>
          <w:sz w:val="22"/>
          <w:szCs w:val="20"/>
        </w:rPr>
      </w:pPr>
    </w:p>
    <w:p w14:paraId="52181268" w14:textId="26ACE350" w:rsidR="00230B23" w:rsidRPr="00D36501" w:rsidRDefault="00230B23" w:rsidP="00230B23">
      <w:pPr>
        <w:outlineLvl w:val="0"/>
        <w:rPr>
          <w:rFonts w:ascii="Times New Roman" w:eastAsia="Times New Roman" w:hAnsi="Times New Roman" w:cs="Times New Roman"/>
          <w:sz w:val="22"/>
        </w:rPr>
      </w:pPr>
      <w:r w:rsidRPr="00D36501">
        <w:rPr>
          <w:rFonts w:ascii="Arial" w:eastAsia="Times New Roman" w:hAnsi="Arial" w:cs="Arial"/>
          <w:b/>
          <w:bCs/>
          <w:sz w:val="22"/>
          <w:szCs w:val="20"/>
        </w:rPr>
        <w:t xml:space="preserve">Letter of </w:t>
      </w:r>
      <w:r>
        <w:rPr>
          <w:rFonts w:ascii="Arial" w:eastAsia="Times New Roman" w:hAnsi="Arial" w:cs="Arial"/>
          <w:b/>
          <w:bCs/>
          <w:sz w:val="22"/>
          <w:szCs w:val="20"/>
        </w:rPr>
        <w:t>R</w:t>
      </w:r>
      <w:r w:rsidRPr="00D36501">
        <w:rPr>
          <w:rFonts w:ascii="Arial" w:eastAsia="Times New Roman" w:hAnsi="Arial" w:cs="Arial"/>
          <w:b/>
          <w:bCs/>
          <w:sz w:val="22"/>
          <w:szCs w:val="20"/>
        </w:rPr>
        <w:t xml:space="preserve">ecommendation for </w:t>
      </w:r>
      <w:r>
        <w:rPr>
          <w:rFonts w:ascii="Arial" w:eastAsia="Times New Roman" w:hAnsi="Arial" w:cs="Arial"/>
          <w:b/>
          <w:bCs/>
          <w:sz w:val="22"/>
          <w:szCs w:val="20"/>
        </w:rPr>
        <w:t>Fridolin Götz</w:t>
      </w:r>
    </w:p>
    <w:p w14:paraId="0145C8FB" w14:textId="77777777" w:rsidR="00230B23" w:rsidRPr="00D36501" w:rsidRDefault="00230B23" w:rsidP="00230B23">
      <w:pPr>
        <w:jc w:val="both"/>
        <w:rPr>
          <w:rFonts w:ascii="Arial" w:hAnsi="Arial" w:cs="Arial"/>
          <w:sz w:val="22"/>
        </w:rPr>
      </w:pPr>
    </w:p>
    <w:p w14:paraId="3E3D794A" w14:textId="5B51F770" w:rsidR="00230B23" w:rsidRPr="00D36501" w:rsidRDefault="00730D35" w:rsidP="00230B23">
      <w:pPr>
        <w:rPr>
          <w:rFonts w:ascii="Times New Roman" w:eastAsia="Times New Roman" w:hAnsi="Times New Roman" w:cs="Times New Roman"/>
          <w:sz w:val="28"/>
        </w:rPr>
      </w:pPr>
      <w:r>
        <w:rPr>
          <w:rFonts w:ascii="Arial" w:eastAsia="Times New Roman" w:hAnsi="Arial" w:cs="Arial"/>
          <w:sz w:val="22"/>
          <w:szCs w:val="20"/>
        </w:rPr>
        <w:t xml:space="preserve">Dear </w:t>
      </w:r>
      <w:r w:rsidRPr="00F64013">
        <w:rPr>
          <w:rFonts w:ascii="Arial" w:eastAsia="Times New Roman" w:hAnsi="Arial" w:cs="Arial"/>
          <w:b/>
          <w:bCs/>
          <w:sz w:val="22"/>
          <w:szCs w:val="20"/>
        </w:rPr>
        <w:t>CBS admission team</w:t>
      </w:r>
      <w:r w:rsidR="00230B23" w:rsidRPr="00D36501">
        <w:rPr>
          <w:rFonts w:ascii="Arial" w:eastAsia="Times New Roman" w:hAnsi="Arial" w:cs="Arial"/>
          <w:sz w:val="22"/>
          <w:szCs w:val="20"/>
        </w:rPr>
        <w:t>,</w:t>
      </w:r>
    </w:p>
    <w:p w14:paraId="7D6EC337" w14:textId="77777777" w:rsidR="00730D35" w:rsidRDefault="00230B23" w:rsidP="00230B23">
      <w:pPr>
        <w:spacing w:before="100" w:beforeAutospacing="1" w:after="100" w:afterAutospacing="1"/>
        <w:jc w:val="both"/>
        <w:rPr>
          <w:rFonts w:ascii="Times New Roman" w:eastAsia="Times New Roman" w:hAnsi="Times New Roman" w:cs="Times New Roman"/>
          <w:sz w:val="28"/>
        </w:rPr>
      </w:pPr>
      <w:r>
        <w:rPr>
          <w:rFonts w:ascii="Arial" w:eastAsia="Times New Roman" w:hAnsi="Arial" w:cs="Arial"/>
          <w:sz w:val="22"/>
          <w:szCs w:val="20"/>
        </w:rPr>
        <w:t>I</w:t>
      </w:r>
      <w:r w:rsidRPr="00D36501">
        <w:rPr>
          <w:rFonts w:ascii="Arial" w:eastAsia="Times New Roman" w:hAnsi="Arial" w:cs="Arial"/>
          <w:sz w:val="22"/>
          <w:szCs w:val="20"/>
        </w:rPr>
        <w:t xml:space="preserve">t is my great pleasure to write this letter of recommendation for </w:t>
      </w:r>
      <w:r w:rsidR="0092277D">
        <w:rPr>
          <w:rFonts w:ascii="Arial" w:eastAsia="Times New Roman" w:hAnsi="Arial" w:cs="Arial"/>
          <w:sz w:val="22"/>
          <w:szCs w:val="20"/>
        </w:rPr>
        <w:t>Fridolin</w:t>
      </w:r>
      <w:r w:rsidRPr="00D36501">
        <w:rPr>
          <w:rFonts w:ascii="Arial" w:eastAsia="Times New Roman" w:hAnsi="Arial" w:cs="Arial"/>
          <w:sz w:val="22"/>
          <w:szCs w:val="20"/>
        </w:rPr>
        <w:t>, who</w:t>
      </w:r>
      <w:r>
        <w:rPr>
          <w:rFonts w:ascii="Arial" w:eastAsia="Times New Roman" w:hAnsi="Arial" w:cs="Arial"/>
          <w:sz w:val="22"/>
          <w:szCs w:val="20"/>
        </w:rPr>
        <w:t xml:space="preserve"> </w:t>
      </w:r>
      <w:r w:rsidRPr="00D36501">
        <w:rPr>
          <w:rFonts w:ascii="Arial" w:eastAsia="Times New Roman" w:hAnsi="Arial" w:cs="Arial"/>
          <w:sz w:val="22"/>
          <w:szCs w:val="20"/>
        </w:rPr>
        <w:t>successfully complete</w:t>
      </w:r>
      <w:r>
        <w:rPr>
          <w:rFonts w:ascii="Arial" w:eastAsia="Times New Roman" w:hAnsi="Arial" w:cs="Arial"/>
          <w:sz w:val="22"/>
          <w:szCs w:val="20"/>
        </w:rPr>
        <w:t>d</w:t>
      </w:r>
      <w:r w:rsidRPr="00D36501">
        <w:rPr>
          <w:rFonts w:ascii="Arial" w:eastAsia="Times New Roman" w:hAnsi="Arial" w:cs="Arial"/>
          <w:sz w:val="22"/>
          <w:szCs w:val="20"/>
        </w:rPr>
        <w:t xml:space="preserve"> the Bachelor of Science </w:t>
      </w:r>
      <w:r>
        <w:rPr>
          <w:rFonts w:ascii="Arial" w:eastAsia="Times New Roman" w:hAnsi="Arial" w:cs="Arial"/>
          <w:sz w:val="22"/>
          <w:szCs w:val="20"/>
        </w:rPr>
        <w:t>in International Business</w:t>
      </w:r>
      <w:r w:rsidRPr="00D36501">
        <w:rPr>
          <w:rFonts w:ascii="Arial" w:eastAsia="Times New Roman" w:hAnsi="Arial" w:cs="Arial"/>
          <w:sz w:val="22"/>
          <w:szCs w:val="20"/>
        </w:rPr>
        <w:t xml:space="preserve"> at </w:t>
      </w:r>
      <w:r>
        <w:rPr>
          <w:rFonts w:ascii="Arial" w:eastAsia="Times New Roman" w:hAnsi="Arial" w:cs="Arial"/>
          <w:sz w:val="22"/>
          <w:szCs w:val="20"/>
        </w:rPr>
        <w:t>ESB Business School</w:t>
      </w:r>
      <w:r w:rsidRPr="00D36501">
        <w:rPr>
          <w:rFonts w:ascii="Arial" w:eastAsia="Times New Roman" w:hAnsi="Arial" w:cs="Arial"/>
          <w:sz w:val="22"/>
          <w:szCs w:val="20"/>
        </w:rPr>
        <w:t xml:space="preserve"> in </w:t>
      </w:r>
      <w:r>
        <w:rPr>
          <w:rFonts w:ascii="Arial" w:eastAsia="Times New Roman" w:hAnsi="Arial" w:cs="Arial"/>
          <w:sz w:val="22"/>
          <w:szCs w:val="20"/>
        </w:rPr>
        <w:t>Oktober 2025</w:t>
      </w:r>
      <w:r w:rsidRPr="00D36501">
        <w:rPr>
          <w:rFonts w:ascii="Arial" w:eastAsia="Times New Roman" w:hAnsi="Arial" w:cs="Arial"/>
          <w:sz w:val="22"/>
          <w:szCs w:val="20"/>
        </w:rPr>
        <w:t>.</w:t>
      </w:r>
      <w:r w:rsidR="00730D35">
        <w:rPr>
          <w:rFonts w:ascii="Times New Roman" w:eastAsia="Times New Roman" w:hAnsi="Times New Roman" w:cs="Times New Roman"/>
          <w:sz w:val="28"/>
        </w:rPr>
        <w:t xml:space="preserve"> </w:t>
      </w:r>
    </w:p>
    <w:p w14:paraId="05679AAA" w14:textId="52E43BB8" w:rsidR="00230B23" w:rsidRPr="00D36501" w:rsidRDefault="00F64013" w:rsidP="00230B23">
      <w:pPr>
        <w:spacing w:before="100" w:beforeAutospacing="1" w:after="100" w:afterAutospacing="1"/>
        <w:jc w:val="both"/>
        <w:rPr>
          <w:rFonts w:ascii="Times New Roman" w:eastAsia="Times New Roman" w:hAnsi="Times New Roman" w:cs="Times New Roman"/>
          <w:sz w:val="28"/>
        </w:rPr>
      </w:pPr>
      <w:r w:rsidRPr="00F64013">
        <w:rPr>
          <w:rFonts w:ascii="Arial" w:eastAsia="Times New Roman" w:hAnsi="Arial" w:cs="Arial"/>
          <w:sz w:val="22"/>
          <w:szCs w:val="20"/>
        </w:rPr>
        <w:t>ESB Business School is a top tier German university with more than 100 renowned partner institutions in nearly 40 countries across five continents.</w:t>
      </w:r>
      <w:ins w:id="0" w:author="David Döbele" w:date="2025-10-01T10:55:00Z" w16du:dateUtc="2025-10-01T08:55:00Z">
        <w:r w:rsidR="00C56426">
          <w:rPr>
            <w:rFonts w:ascii="Arial" w:eastAsia="Times New Roman" w:hAnsi="Arial" w:cs="Arial"/>
            <w:sz w:val="22"/>
            <w:szCs w:val="20"/>
          </w:rPr>
          <w:t xml:space="preserve"> </w:t>
        </w:r>
      </w:ins>
      <w:del w:id="1" w:author="David Döbele" w:date="2025-10-01T10:56:00Z" w16du:dateUtc="2025-10-01T08:56:00Z">
        <w:r w:rsidR="00EA3003" w:rsidDel="00C56426">
          <w:rPr>
            <w:rFonts w:ascii="Arial" w:eastAsia="Times New Roman" w:hAnsi="Arial" w:cs="Arial"/>
            <w:sz w:val="22"/>
            <w:szCs w:val="20"/>
          </w:rPr>
          <w:delText xml:space="preserve">100 </w:delText>
        </w:r>
        <w:r w:rsidR="00230B23" w:rsidDel="00C56426">
          <w:rPr>
            <w:rFonts w:ascii="Arial" w:eastAsia="Times New Roman" w:hAnsi="Arial" w:cs="Arial"/>
            <w:sz w:val="22"/>
            <w:szCs w:val="20"/>
          </w:rPr>
          <w:delText>percent of a</w:delText>
        </w:r>
        <w:r w:rsidR="00230B23" w:rsidRPr="00D36501" w:rsidDel="00C56426">
          <w:rPr>
            <w:rFonts w:ascii="Arial" w:eastAsia="Times New Roman" w:hAnsi="Arial" w:cs="Arial"/>
            <w:sz w:val="22"/>
            <w:szCs w:val="20"/>
          </w:rPr>
          <w:delText>ll</w:delText>
        </w:r>
      </w:del>
      <w:proofErr w:type="gramStart"/>
      <w:ins w:id="2" w:author="David Döbele" w:date="2025-10-01T10:56:00Z" w16du:dateUtc="2025-10-01T08:56:00Z">
        <w:r w:rsidR="00C56426">
          <w:rPr>
            <w:rFonts w:ascii="Arial" w:eastAsia="Times New Roman" w:hAnsi="Arial" w:cs="Arial"/>
            <w:sz w:val="22"/>
            <w:szCs w:val="20"/>
          </w:rPr>
          <w:t>All of</w:t>
        </w:r>
        <w:proofErr w:type="gramEnd"/>
        <w:r w:rsidR="00C56426">
          <w:rPr>
            <w:rFonts w:ascii="Arial" w:eastAsia="Times New Roman" w:hAnsi="Arial" w:cs="Arial"/>
            <w:sz w:val="22"/>
            <w:szCs w:val="20"/>
          </w:rPr>
          <w:t xml:space="preserve"> our</w:t>
        </w:r>
      </w:ins>
      <w:r w:rsidR="00230B23" w:rsidRPr="00D36501">
        <w:rPr>
          <w:rFonts w:ascii="Arial" w:eastAsia="Times New Roman" w:hAnsi="Arial" w:cs="Arial"/>
          <w:sz w:val="22"/>
          <w:szCs w:val="20"/>
        </w:rPr>
        <w:t xml:space="preserve"> lectures and seminars are taught and assessed entirely in English as part of our undergraduate </w:t>
      </w:r>
      <w:r w:rsidR="00EA3003">
        <w:rPr>
          <w:rFonts w:ascii="Arial" w:eastAsia="Times New Roman" w:hAnsi="Arial" w:cs="Arial"/>
          <w:sz w:val="22"/>
          <w:szCs w:val="20"/>
        </w:rPr>
        <w:t xml:space="preserve">International Business </w:t>
      </w:r>
      <w:r w:rsidR="00230B23" w:rsidRPr="00D36501">
        <w:rPr>
          <w:rFonts w:ascii="Arial" w:eastAsia="Times New Roman" w:hAnsi="Arial" w:cs="Arial"/>
          <w:sz w:val="22"/>
          <w:szCs w:val="20"/>
        </w:rPr>
        <w:t>curricula. Specialized modules suc</w:t>
      </w:r>
      <w:r w:rsidR="00230B23" w:rsidRPr="00EA3003">
        <w:rPr>
          <w:rFonts w:ascii="Arial" w:eastAsia="Times New Roman" w:hAnsi="Arial" w:cs="Arial"/>
          <w:sz w:val="22"/>
          <w:szCs w:val="20"/>
        </w:rPr>
        <w:t>h as Foreign Languages</w:t>
      </w:r>
      <w:r w:rsidR="00EA3003" w:rsidRPr="00EA3003">
        <w:rPr>
          <w:rFonts w:ascii="Arial" w:eastAsia="Times New Roman" w:hAnsi="Arial" w:cs="Arial"/>
          <w:sz w:val="22"/>
          <w:szCs w:val="20"/>
        </w:rPr>
        <w:t>, Business Communication</w:t>
      </w:r>
      <w:r w:rsidR="00230B23" w:rsidRPr="00EA3003">
        <w:rPr>
          <w:rFonts w:ascii="Arial" w:eastAsia="Times New Roman" w:hAnsi="Arial" w:cs="Arial"/>
          <w:sz w:val="22"/>
          <w:szCs w:val="20"/>
        </w:rPr>
        <w:t xml:space="preserve"> and Business Ethics prepare </w:t>
      </w:r>
      <w:r w:rsidR="00230B23" w:rsidRPr="00D36501">
        <w:rPr>
          <w:rFonts w:ascii="Arial" w:eastAsia="Times New Roman" w:hAnsi="Arial" w:cs="Arial"/>
          <w:sz w:val="22"/>
          <w:szCs w:val="20"/>
        </w:rPr>
        <w:t xml:space="preserve">our students for future careers in international and intercultural contexts. </w:t>
      </w:r>
    </w:p>
    <w:p w14:paraId="10297BC6" w14:textId="77777777" w:rsidR="004601CE" w:rsidRDefault="004601CE" w:rsidP="004601CE">
      <w:pPr>
        <w:jc w:val="both"/>
        <w:rPr>
          <w:rFonts w:ascii="Arial" w:eastAsia="Times New Roman" w:hAnsi="Arial" w:cs="Arial"/>
          <w:sz w:val="22"/>
          <w:szCs w:val="20"/>
        </w:rPr>
      </w:pPr>
      <w:r w:rsidRPr="004601CE">
        <w:rPr>
          <w:rFonts w:ascii="Arial" w:eastAsia="Times New Roman" w:hAnsi="Arial" w:cs="Arial"/>
          <w:sz w:val="22"/>
          <w:szCs w:val="20"/>
        </w:rPr>
        <w:t>As at that time Dean of Studies of the International Business program at ESB Business School, I had the pleasure to teach Fridolin in the module Futures Thinking and supervise him during his final bachelor thesis. Knowing him for more than one year now, I am therefore in the position to characterize his abilities well.</w:t>
      </w:r>
    </w:p>
    <w:p w14:paraId="4160652A" w14:textId="77777777" w:rsidR="004601CE" w:rsidRPr="004601CE" w:rsidRDefault="004601CE" w:rsidP="004601CE">
      <w:pPr>
        <w:jc w:val="both"/>
        <w:rPr>
          <w:rFonts w:ascii="Arial" w:eastAsia="Times New Roman" w:hAnsi="Arial" w:cs="Arial"/>
          <w:sz w:val="22"/>
          <w:szCs w:val="20"/>
        </w:rPr>
      </w:pPr>
    </w:p>
    <w:p w14:paraId="5B1D2F06" w14:textId="69BFBC9C" w:rsidR="00045896" w:rsidRDefault="004601CE" w:rsidP="004601CE">
      <w:pPr>
        <w:jc w:val="both"/>
        <w:rPr>
          <w:rFonts w:ascii="Arial" w:eastAsia="Times New Roman" w:hAnsi="Arial" w:cs="Arial"/>
          <w:sz w:val="22"/>
          <w:szCs w:val="20"/>
        </w:rPr>
      </w:pPr>
      <w:r w:rsidRPr="004601CE">
        <w:rPr>
          <w:rFonts w:ascii="Arial" w:eastAsia="Times New Roman" w:hAnsi="Arial" w:cs="Arial"/>
          <w:sz w:val="22"/>
          <w:szCs w:val="20"/>
        </w:rPr>
        <w:t>Fridolin has proved to be a highly intelligent, very talented and hard-working student who impressed me with his ability to think creatively and innovatively, as well as with his active participation in class. He demonstrated his analytical strength, creative thinking, teamwork and presentation skills in my Futures Thinking module, where he achieved the best grade in class. Through his consistent and active contributions to lectures, he added great value to class discussions and group work. His high level of engagement, commitment and identification with the program was always evident throughout his studies.</w:t>
      </w:r>
      <w:r>
        <w:rPr>
          <w:rFonts w:ascii="Arial" w:eastAsia="Times New Roman" w:hAnsi="Arial" w:cs="Arial"/>
          <w:sz w:val="22"/>
          <w:szCs w:val="20"/>
        </w:rPr>
        <w:t xml:space="preserve"> </w:t>
      </w:r>
      <w:r w:rsidRPr="004601CE">
        <w:rPr>
          <w:rFonts w:ascii="Arial" w:eastAsia="Times New Roman" w:hAnsi="Arial" w:cs="Arial"/>
          <w:sz w:val="22"/>
          <w:szCs w:val="20"/>
        </w:rPr>
        <w:t xml:space="preserve">This dedication extended well beyond the classroom. </w:t>
      </w:r>
      <w:r w:rsidR="00F33A98">
        <w:rPr>
          <w:rFonts w:ascii="Arial" w:eastAsia="Times New Roman" w:hAnsi="Arial" w:cs="Arial"/>
          <w:sz w:val="22"/>
          <w:szCs w:val="20"/>
        </w:rPr>
        <w:t>Fridolin</w:t>
      </w:r>
      <w:r w:rsidRPr="004601CE">
        <w:rPr>
          <w:rFonts w:ascii="Arial" w:eastAsia="Times New Roman" w:hAnsi="Arial" w:cs="Arial"/>
          <w:sz w:val="22"/>
          <w:szCs w:val="20"/>
        </w:rPr>
        <w:t xml:space="preserve"> actively </w:t>
      </w:r>
      <w:r>
        <w:rPr>
          <w:rFonts w:ascii="Arial" w:eastAsia="Times New Roman" w:hAnsi="Arial" w:cs="Arial"/>
          <w:sz w:val="22"/>
          <w:szCs w:val="20"/>
        </w:rPr>
        <w:t xml:space="preserve">participated in </w:t>
      </w:r>
      <w:r w:rsidRPr="004601CE">
        <w:rPr>
          <w:rFonts w:ascii="Arial" w:eastAsia="Times New Roman" w:hAnsi="Arial" w:cs="Arial"/>
          <w:sz w:val="22"/>
          <w:szCs w:val="20"/>
        </w:rPr>
        <w:t xml:space="preserve">the ESB Student Consulting Club, where he demonstrated intrinsic motivation to gain practical experience in addition to his academic studies. His helpful and committed character was also apparent when he supported me in presenting the content of my course to prospective students during the university’s open </w:t>
      </w:r>
      <w:r>
        <w:rPr>
          <w:rFonts w:ascii="Arial" w:eastAsia="Times New Roman" w:hAnsi="Arial" w:cs="Arial"/>
          <w:sz w:val="22"/>
          <w:szCs w:val="20"/>
        </w:rPr>
        <w:t>day</w:t>
      </w:r>
      <w:r w:rsidRPr="004601CE">
        <w:rPr>
          <w:rFonts w:ascii="Arial" w:eastAsia="Times New Roman" w:hAnsi="Arial" w:cs="Arial"/>
          <w:sz w:val="22"/>
          <w:szCs w:val="20"/>
        </w:rPr>
        <w:t>.</w:t>
      </w:r>
    </w:p>
    <w:p w14:paraId="461B3D38" w14:textId="77777777" w:rsidR="00F63B74" w:rsidRDefault="00F63B74" w:rsidP="00230B23">
      <w:pPr>
        <w:spacing w:before="100" w:beforeAutospacing="1" w:after="100" w:afterAutospacing="1"/>
        <w:jc w:val="both"/>
        <w:rPr>
          <w:rFonts w:ascii="Arial" w:eastAsia="Times New Roman" w:hAnsi="Arial" w:cs="Arial"/>
          <w:color w:val="000000" w:themeColor="text1"/>
          <w:sz w:val="22"/>
          <w:szCs w:val="20"/>
        </w:rPr>
      </w:pPr>
      <w:r w:rsidRPr="00F64013">
        <w:rPr>
          <w:rFonts w:ascii="Arial" w:eastAsia="Times New Roman" w:hAnsi="Arial" w:cs="Arial"/>
          <w:color w:val="000000" w:themeColor="text1"/>
          <w:sz w:val="22"/>
          <w:szCs w:val="20"/>
        </w:rPr>
        <w:t xml:space="preserve">Fridolin also showed a high degree of independence and critical thinking during his bachelor thesis. While many students seek close guidance, he preferred to take responsibility himself </w:t>
      </w:r>
      <w:r>
        <w:rPr>
          <w:rFonts w:ascii="Arial" w:eastAsia="Times New Roman" w:hAnsi="Arial" w:cs="Arial"/>
          <w:color w:val="000000" w:themeColor="text1"/>
          <w:sz w:val="22"/>
          <w:szCs w:val="20"/>
        </w:rPr>
        <w:t>by</w:t>
      </w:r>
      <w:r w:rsidRPr="00F64013">
        <w:rPr>
          <w:rFonts w:ascii="Arial" w:eastAsia="Times New Roman" w:hAnsi="Arial" w:cs="Arial"/>
          <w:color w:val="000000" w:themeColor="text1"/>
          <w:sz w:val="22"/>
          <w:szCs w:val="20"/>
        </w:rPr>
        <w:t xml:space="preserve"> structuring his work independently and finding his own solutions. This independence will </w:t>
      </w:r>
      <w:r>
        <w:rPr>
          <w:rFonts w:ascii="Arial" w:eastAsia="Times New Roman" w:hAnsi="Arial" w:cs="Arial"/>
          <w:color w:val="000000" w:themeColor="text1"/>
          <w:sz w:val="22"/>
          <w:szCs w:val="20"/>
        </w:rPr>
        <w:t xml:space="preserve">surely </w:t>
      </w:r>
      <w:r w:rsidRPr="00F64013">
        <w:rPr>
          <w:rFonts w:ascii="Arial" w:eastAsia="Times New Roman" w:hAnsi="Arial" w:cs="Arial"/>
          <w:color w:val="000000" w:themeColor="text1"/>
          <w:sz w:val="22"/>
          <w:szCs w:val="20"/>
        </w:rPr>
        <w:t>help him in a demanding Master’s environment.</w:t>
      </w:r>
    </w:p>
    <w:p w14:paraId="51C3DDA0" w14:textId="48497BB2" w:rsidR="002B2AD9" w:rsidRDefault="00F33A98" w:rsidP="00230B23">
      <w:pPr>
        <w:spacing w:before="100" w:beforeAutospacing="1" w:after="100" w:afterAutospacing="1"/>
        <w:jc w:val="both"/>
        <w:rPr>
          <w:rFonts w:ascii="Arial" w:eastAsia="Times New Roman" w:hAnsi="Arial" w:cs="Arial"/>
          <w:color w:val="000000" w:themeColor="text1"/>
          <w:sz w:val="22"/>
          <w:szCs w:val="20"/>
        </w:rPr>
      </w:pPr>
      <w:r w:rsidRPr="00D36501">
        <w:rPr>
          <w:rFonts w:ascii="Arial" w:eastAsia="Times New Roman" w:hAnsi="Arial" w:cs="Arial"/>
          <w:color w:val="000000" w:themeColor="text1"/>
          <w:sz w:val="22"/>
          <w:szCs w:val="20"/>
        </w:rPr>
        <w:t xml:space="preserve">From personal </w:t>
      </w:r>
      <w:r>
        <w:rPr>
          <w:rFonts w:ascii="Arial" w:eastAsia="Times New Roman" w:hAnsi="Arial" w:cs="Arial"/>
          <w:color w:val="000000" w:themeColor="text1"/>
          <w:sz w:val="22"/>
          <w:szCs w:val="20"/>
        </w:rPr>
        <w:t>conversations</w:t>
      </w:r>
      <w:r w:rsidRPr="00D36501">
        <w:rPr>
          <w:rFonts w:ascii="Arial" w:eastAsia="Times New Roman" w:hAnsi="Arial" w:cs="Arial"/>
          <w:color w:val="000000" w:themeColor="text1"/>
          <w:sz w:val="22"/>
          <w:szCs w:val="20"/>
        </w:rPr>
        <w:t xml:space="preserve"> I am aware that</w:t>
      </w:r>
      <w:r>
        <w:rPr>
          <w:rFonts w:ascii="Arial" w:eastAsia="Times New Roman" w:hAnsi="Arial" w:cs="Arial"/>
          <w:color w:val="000000" w:themeColor="text1"/>
          <w:sz w:val="22"/>
          <w:szCs w:val="20"/>
        </w:rPr>
        <w:t xml:space="preserve"> Fridolin was</w:t>
      </w:r>
      <w:r w:rsidRPr="00D36501">
        <w:rPr>
          <w:rFonts w:ascii="Arial" w:eastAsia="Times New Roman" w:hAnsi="Arial" w:cs="Arial"/>
          <w:color w:val="000000" w:themeColor="text1"/>
          <w:sz w:val="22"/>
          <w:szCs w:val="20"/>
        </w:rPr>
        <w:t xml:space="preserve"> very engaged in social activities as </w:t>
      </w:r>
      <w:r w:rsidRPr="004601CE">
        <w:rPr>
          <w:rFonts w:ascii="Arial" w:eastAsia="Times New Roman" w:hAnsi="Arial" w:cs="Arial"/>
          <w:sz w:val="22"/>
          <w:szCs w:val="20"/>
        </w:rPr>
        <w:t>president of the ESB stu</w:t>
      </w:r>
      <w:r>
        <w:rPr>
          <w:rFonts w:ascii="Arial" w:eastAsia="Times New Roman" w:hAnsi="Arial" w:cs="Arial"/>
          <w:sz w:val="22"/>
          <w:szCs w:val="20"/>
        </w:rPr>
        <w:t>dent</w:t>
      </w:r>
      <w:r w:rsidRPr="004601CE">
        <w:rPr>
          <w:rFonts w:ascii="Arial" w:eastAsia="Times New Roman" w:hAnsi="Arial" w:cs="Arial"/>
          <w:sz w:val="22"/>
          <w:szCs w:val="20"/>
        </w:rPr>
        <w:t xml:space="preserve"> committee</w:t>
      </w:r>
      <w:r>
        <w:rPr>
          <w:rFonts w:ascii="Arial" w:eastAsia="Times New Roman" w:hAnsi="Arial" w:cs="Arial"/>
          <w:sz w:val="22"/>
          <w:szCs w:val="20"/>
        </w:rPr>
        <w:t xml:space="preserve"> </w:t>
      </w:r>
      <w:proofErr w:type="spellStart"/>
      <w:r>
        <w:rPr>
          <w:rFonts w:ascii="Arial" w:eastAsia="Times New Roman" w:hAnsi="Arial" w:cs="Arial"/>
          <w:sz w:val="22"/>
          <w:szCs w:val="20"/>
        </w:rPr>
        <w:t>StuCo</w:t>
      </w:r>
      <w:proofErr w:type="spellEnd"/>
      <w:r>
        <w:rPr>
          <w:rFonts w:ascii="Arial" w:eastAsia="Times New Roman" w:hAnsi="Arial" w:cs="Arial"/>
          <w:sz w:val="22"/>
          <w:szCs w:val="20"/>
        </w:rPr>
        <w:t>. Furthermore,</w:t>
      </w:r>
      <w:r w:rsidRPr="004601CE">
        <w:rPr>
          <w:rFonts w:ascii="Arial" w:eastAsia="Times New Roman" w:hAnsi="Arial" w:cs="Arial"/>
          <w:sz w:val="22"/>
          <w:szCs w:val="20"/>
        </w:rPr>
        <w:t xml:space="preserve"> </w:t>
      </w:r>
      <w:r>
        <w:rPr>
          <w:rFonts w:ascii="Arial" w:eastAsia="Times New Roman" w:hAnsi="Arial" w:cs="Arial"/>
          <w:sz w:val="22"/>
          <w:szCs w:val="20"/>
        </w:rPr>
        <w:t xml:space="preserve">he </w:t>
      </w:r>
      <w:r w:rsidRPr="004601CE">
        <w:rPr>
          <w:rFonts w:ascii="Arial" w:eastAsia="Times New Roman" w:hAnsi="Arial" w:cs="Arial"/>
          <w:sz w:val="22"/>
          <w:szCs w:val="20"/>
        </w:rPr>
        <w:t xml:space="preserve">mentored first-year students and played a key role in organizing major student events such as </w:t>
      </w:r>
      <w:r>
        <w:rPr>
          <w:rFonts w:ascii="Arial" w:eastAsia="Times New Roman" w:hAnsi="Arial" w:cs="Arial"/>
          <w:sz w:val="22"/>
          <w:szCs w:val="20"/>
        </w:rPr>
        <w:t xml:space="preserve">the </w:t>
      </w:r>
      <w:r w:rsidRPr="004601CE">
        <w:rPr>
          <w:rFonts w:ascii="Arial" w:eastAsia="Times New Roman" w:hAnsi="Arial" w:cs="Arial"/>
          <w:sz w:val="22"/>
          <w:szCs w:val="20"/>
        </w:rPr>
        <w:t>International Week and the Royals Cup.</w:t>
      </w:r>
      <w:r>
        <w:rPr>
          <w:rFonts w:ascii="Arial" w:eastAsia="Times New Roman" w:hAnsi="Arial" w:cs="Arial"/>
          <w:sz w:val="22"/>
          <w:szCs w:val="20"/>
        </w:rPr>
        <w:t xml:space="preserve"> </w:t>
      </w:r>
      <w:r w:rsidRPr="00D36501">
        <w:rPr>
          <w:rFonts w:ascii="Arial" w:eastAsia="Times New Roman" w:hAnsi="Arial" w:cs="Arial"/>
          <w:color w:val="000000" w:themeColor="text1"/>
          <w:sz w:val="22"/>
          <w:szCs w:val="20"/>
        </w:rPr>
        <w:t>Finally</w:t>
      </w:r>
      <w:r>
        <w:rPr>
          <w:rFonts w:ascii="Arial" w:eastAsia="Times New Roman" w:hAnsi="Arial" w:cs="Arial"/>
          <w:color w:val="000000" w:themeColor="text1"/>
          <w:sz w:val="22"/>
          <w:szCs w:val="20"/>
        </w:rPr>
        <w:t>,</w:t>
      </w:r>
      <w:r w:rsidRPr="00D36501">
        <w:rPr>
          <w:rFonts w:ascii="Arial" w:eastAsia="Times New Roman" w:hAnsi="Arial" w:cs="Arial"/>
          <w:color w:val="000000" w:themeColor="text1"/>
          <w:sz w:val="22"/>
          <w:szCs w:val="20"/>
        </w:rPr>
        <w:t xml:space="preserve"> </w:t>
      </w:r>
      <w:r>
        <w:rPr>
          <w:rFonts w:ascii="Arial" w:eastAsia="Times New Roman" w:hAnsi="Arial" w:cs="Arial"/>
          <w:color w:val="000000" w:themeColor="text1"/>
          <w:sz w:val="22"/>
          <w:szCs w:val="20"/>
        </w:rPr>
        <w:t xml:space="preserve">Fridolin </w:t>
      </w:r>
      <w:r w:rsidRPr="00D36501">
        <w:rPr>
          <w:rFonts w:ascii="Arial" w:eastAsia="Times New Roman" w:hAnsi="Arial" w:cs="Arial"/>
          <w:color w:val="000000" w:themeColor="text1"/>
          <w:sz w:val="22"/>
          <w:szCs w:val="20"/>
        </w:rPr>
        <w:t xml:space="preserve">is a very friendly and polite </w:t>
      </w:r>
      <w:r>
        <w:rPr>
          <w:rFonts w:ascii="Arial" w:eastAsia="Times New Roman" w:hAnsi="Arial" w:cs="Arial"/>
          <w:color w:val="000000" w:themeColor="text1"/>
          <w:sz w:val="22"/>
          <w:szCs w:val="20"/>
        </w:rPr>
        <w:t>student that</w:t>
      </w:r>
      <w:r w:rsidRPr="00D36501">
        <w:rPr>
          <w:rFonts w:ascii="Arial" w:eastAsia="Times New Roman" w:hAnsi="Arial" w:cs="Arial"/>
          <w:color w:val="000000" w:themeColor="text1"/>
          <w:sz w:val="22"/>
          <w:szCs w:val="20"/>
        </w:rPr>
        <w:t xml:space="preserve"> I personally appreciate to be in contact with.</w:t>
      </w:r>
      <w:r>
        <w:rPr>
          <w:rFonts w:ascii="Arial" w:eastAsia="Times New Roman" w:hAnsi="Arial" w:cs="Arial"/>
          <w:color w:val="000000" w:themeColor="text1"/>
          <w:sz w:val="22"/>
          <w:szCs w:val="20"/>
        </w:rPr>
        <w:t xml:space="preserve"> </w:t>
      </w:r>
      <w:r w:rsidRPr="00D36501">
        <w:rPr>
          <w:rFonts w:ascii="Arial" w:eastAsia="Times New Roman" w:hAnsi="Arial" w:cs="Arial"/>
          <w:color w:val="000000" w:themeColor="text1"/>
          <w:sz w:val="22"/>
          <w:szCs w:val="20"/>
        </w:rPr>
        <w:t xml:space="preserve">With </w:t>
      </w:r>
      <w:r>
        <w:rPr>
          <w:rFonts w:ascii="Arial" w:eastAsia="Times New Roman" w:hAnsi="Arial" w:cs="Arial"/>
          <w:color w:val="000000" w:themeColor="text1"/>
          <w:sz w:val="22"/>
          <w:szCs w:val="20"/>
        </w:rPr>
        <w:t>Fridolin</w:t>
      </w:r>
      <w:r w:rsidRPr="00D36501">
        <w:rPr>
          <w:rFonts w:ascii="Arial" w:eastAsia="Times New Roman" w:hAnsi="Arial" w:cs="Arial"/>
          <w:color w:val="000000" w:themeColor="text1"/>
          <w:sz w:val="22"/>
          <w:szCs w:val="20"/>
        </w:rPr>
        <w:t xml:space="preserve"> you will host an ambitious </w:t>
      </w:r>
      <w:r>
        <w:rPr>
          <w:rFonts w:ascii="Arial" w:eastAsia="Times New Roman" w:hAnsi="Arial" w:cs="Arial"/>
          <w:color w:val="000000" w:themeColor="text1"/>
          <w:sz w:val="22"/>
          <w:szCs w:val="20"/>
        </w:rPr>
        <w:t>student</w:t>
      </w:r>
      <w:r w:rsidRPr="00D36501">
        <w:rPr>
          <w:rFonts w:ascii="Arial" w:eastAsia="Times New Roman" w:hAnsi="Arial" w:cs="Arial"/>
          <w:color w:val="000000" w:themeColor="text1"/>
          <w:sz w:val="22"/>
          <w:szCs w:val="20"/>
        </w:rPr>
        <w:t xml:space="preserve"> with an open mind and a great passion for life itself. </w:t>
      </w:r>
      <w:r w:rsidR="00230B23">
        <w:rPr>
          <w:rFonts w:ascii="Arial" w:eastAsia="Times New Roman" w:hAnsi="Arial" w:cs="Arial"/>
          <w:color w:val="000000" w:themeColor="text1"/>
          <w:sz w:val="22"/>
          <w:szCs w:val="20"/>
        </w:rPr>
        <w:tab/>
      </w:r>
    </w:p>
    <w:p w14:paraId="5A3CC16F" w14:textId="2804F4EB" w:rsidR="00F64013" w:rsidRDefault="00F64013" w:rsidP="002B2AD9">
      <w:pPr>
        <w:spacing w:before="100" w:beforeAutospacing="1" w:after="100" w:afterAutospacing="1"/>
        <w:jc w:val="both"/>
        <w:rPr>
          <w:rFonts w:ascii="Arial" w:eastAsia="Times New Roman" w:hAnsi="Arial" w:cs="Arial"/>
          <w:color w:val="000000" w:themeColor="text1"/>
          <w:sz w:val="22"/>
          <w:szCs w:val="20"/>
        </w:rPr>
      </w:pPr>
      <w:r w:rsidRPr="00F64013">
        <w:rPr>
          <w:rFonts w:ascii="Arial" w:eastAsia="Times New Roman" w:hAnsi="Arial" w:cs="Arial"/>
          <w:color w:val="000000" w:themeColor="text1"/>
          <w:sz w:val="22"/>
          <w:szCs w:val="20"/>
        </w:rPr>
        <w:t>Beyond academics, Fridolin has proven resilience and discipline as a competitive tennis player. Balancing the demands of university life with competitive sports required perseverance</w:t>
      </w:r>
      <w:r>
        <w:rPr>
          <w:rFonts w:ascii="Arial" w:eastAsia="Times New Roman" w:hAnsi="Arial" w:cs="Arial"/>
          <w:color w:val="000000" w:themeColor="text1"/>
          <w:sz w:val="22"/>
          <w:szCs w:val="20"/>
        </w:rPr>
        <w:t xml:space="preserve"> and</w:t>
      </w:r>
      <w:del w:id="3" w:author="David Döbele" w:date="2025-10-01T10:57:00Z" w16du:dateUtc="2025-10-01T08:57:00Z">
        <w:r w:rsidDel="00C56426">
          <w:rPr>
            <w:rFonts w:ascii="Arial" w:eastAsia="Times New Roman" w:hAnsi="Arial" w:cs="Arial"/>
            <w:color w:val="000000" w:themeColor="text1"/>
            <w:sz w:val="22"/>
            <w:szCs w:val="20"/>
          </w:rPr>
          <w:delText xml:space="preserve"> </w:delText>
        </w:r>
      </w:del>
      <w:r w:rsidRPr="00F64013">
        <w:rPr>
          <w:rFonts w:ascii="Arial" w:eastAsia="Times New Roman" w:hAnsi="Arial" w:cs="Arial"/>
          <w:color w:val="000000" w:themeColor="text1"/>
          <w:sz w:val="22"/>
          <w:szCs w:val="20"/>
        </w:rPr>
        <w:t xml:space="preserve"> the ability to perform under pressure</w:t>
      </w:r>
      <w:r>
        <w:rPr>
          <w:rFonts w:ascii="Arial" w:eastAsia="Times New Roman" w:hAnsi="Arial" w:cs="Arial"/>
          <w:color w:val="000000" w:themeColor="text1"/>
          <w:sz w:val="22"/>
          <w:szCs w:val="20"/>
        </w:rPr>
        <w:t xml:space="preserve">. He managed to transfer these </w:t>
      </w:r>
      <w:r w:rsidRPr="00F64013">
        <w:rPr>
          <w:rFonts w:ascii="Arial" w:eastAsia="Times New Roman" w:hAnsi="Arial" w:cs="Arial"/>
          <w:color w:val="000000" w:themeColor="text1"/>
          <w:sz w:val="22"/>
          <w:szCs w:val="20"/>
        </w:rPr>
        <w:t>qualities into his academic work and leadership roles at ESB.</w:t>
      </w:r>
    </w:p>
    <w:p w14:paraId="489B0DB1" w14:textId="78523192" w:rsidR="00F64013" w:rsidRPr="00F64013" w:rsidRDefault="00F64013" w:rsidP="00F64013">
      <w:pPr>
        <w:spacing w:before="100" w:beforeAutospacing="1" w:after="100" w:afterAutospacing="1"/>
        <w:jc w:val="both"/>
        <w:rPr>
          <w:rFonts w:ascii="Arial" w:eastAsia="Times New Roman" w:hAnsi="Arial" w:cs="Arial"/>
          <w:sz w:val="22"/>
          <w:szCs w:val="20"/>
        </w:rPr>
      </w:pPr>
      <w:r w:rsidRPr="00F64013">
        <w:rPr>
          <w:rFonts w:ascii="Arial" w:eastAsia="Times New Roman" w:hAnsi="Arial" w:cs="Arial"/>
          <w:sz w:val="22"/>
          <w:szCs w:val="20"/>
        </w:rPr>
        <w:lastRenderedPageBreak/>
        <w:t xml:space="preserve">Considering his academic achievements, leadership experiences and personal qualities, I am convinced that Fridolin will be an outstanding addition to the </w:t>
      </w:r>
      <w:r w:rsidRPr="00F64013">
        <w:rPr>
          <w:rFonts w:ascii="Arial" w:eastAsia="Times New Roman" w:hAnsi="Arial" w:cs="Arial"/>
          <w:b/>
          <w:bCs/>
          <w:sz w:val="22"/>
          <w:szCs w:val="20"/>
        </w:rPr>
        <w:t xml:space="preserve">Strategy, </w:t>
      </w:r>
      <w:proofErr w:type="spellStart"/>
      <w:r w:rsidRPr="00F64013">
        <w:rPr>
          <w:rFonts w:ascii="Arial" w:eastAsia="Times New Roman" w:hAnsi="Arial" w:cs="Arial"/>
          <w:b/>
          <w:bCs/>
          <w:sz w:val="22"/>
          <w:szCs w:val="20"/>
        </w:rPr>
        <w:t>Organisation</w:t>
      </w:r>
      <w:proofErr w:type="spellEnd"/>
      <w:r w:rsidRPr="00F64013">
        <w:rPr>
          <w:rFonts w:ascii="Arial" w:eastAsia="Times New Roman" w:hAnsi="Arial" w:cs="Arial"/>
          <w:b/>
          <w:bCs/>
          <w:sz w:val="22"/>
          <w:szCs w:val="20"/>
        </w:rPr>
        <w:t xml:space="preserve"> and Leadership program at CBS</w:t>
      </w:r>
      <w:r w:rsidRPr="00F64013">
        <w:rPr>
          <w:rFonts w:ascii="Arial" w:eastAsia="Times New Roman" w:hAnsi="Arial" w:cs="Arial"/>
          <w:sz w:val="22"/>
          <w:szCs w:val="20"/>
        </w:rPr>
        <w:t>.</w:t>
      </w:r>
    </w:p>
    <w:p w14:paraId="573D7FFA" w14:textId="4AFEA634" w:rsidR="00F64013" w:rsidRDefault="00F64013" w:rsidP="00F64013">
      <w:pPr>
        <w:spacing w:before="100" w:beforeAutospacing="1" w:after="100" w:afterAutospacing="1"/>
        <w:jc w:val="both"/>
        <w:rPr>
          <w:rFonts w:ascii="Arial" w:eastAsia="Times New Roman" w:hAnsi="Arial" w:cs="Arial"/>
          <w:sz w:val="22"/>
          <w:szCs w:val="20"/>
        </w:rPr>
      </w:pPr>
      <w:r w:rsidRPr="00F64013">
        <w:rPr>
          <w:rFonts w:ascii="Arial" w:eastAsia="Times New Roman" w:hAnsi="Arial" w:cs="Arial"/>
          <w:sz w:val="22"/>
          <w:szCs w:val="20"/>
        </w:rPr>
        <w:t>It is therefore without any hesitation that I give Fridolin my strongest recommendation for admission to</w:t>
      </w:r>
      <w:r w:rsidRPr="00F64013">
        <w:rPr>
          <w:rFonts w:ascii="Arial" w:eastAsia="Times New Roman" w:hAnsi="Arial" w:cs="Arial"/>
          <w:b/>
          <w:bCs/>
          <w:sz w:val="22"/>
          <w:szCs w:val="20"/>
        </w:rPr>
        <w:t xml:space="preserve"> CBS</w:t>
      </w:r>
      <w:r w:rsidRPr="00F64013">
        <w:rPr>
          <w:rFonts w:ascii="Arial" w:eastAsia="Times New Roman" w:hAnsi="Arial" w:cs="Arial"/>
          <w:sz w:val="22"/>
          <w:szCs w:val="20"/>
        </w:rPr>
        <w:t>. I am confident that he will approach this next academic challenge with the same commitment, motivation and positive spirit that he has consistently demonstrated at ES</w:t>
      </w:r>
      <w:r>
        <w:rPr>
          <w:rFonts w:ascii="Arial" w:eastAsia="Times New Roman" w:hAnsi="Arial" w:cs="Arial"/>
          <w:sz w:val="22"/>
          <w:szCs w:val="20"/>
        </w:rPr>
        <w:t>B</w:t>
      </w:r>
      <w:r w:rsidRPr="00F64013">
        <w:rPr>
          <w:rFonts w:ascii="Arial" w:eastAsia="Times New Roman" w:hAnsi="Arial" w:cs="Arial"/>
          <w:sz w:val="22"/>
          <w:szCs w:val="20"/>
        </w:rPr>
        <w:t>.</w:t>
      </w:r>
    </w:p>
    <w:p w14:paraId="0D56FE98" w14:textId="1A656AC4" w:rsidR="0057227C" w:rsidRPr="00D36501" w:rsidRDefault="0057227C" w:rsidP="00F64013">
      <w:pPr>
        <w:spacing w:before="100" w:beforeAutospacing="1" w:after="100" w:afterAutospacing="1"/>
        <w:jc w:val="both"/>
        <w:rPr>
          <w:rFonts w:ascii="Arial" w:eastAsia="Times New Roman" w:hAnsi="Arial" w:cs="Arial"/>
          <w:sz w:val="22"/>
          <w:szCs w:val="20"/>
        </w:rPr>
      </w:pPr>
      <w:r w:rsidRPr="00D36501">
        <w:rPr>
          <w:rFonts w:ascii="Arial" w:eastAsia="Times New Roman" w:hAnsi="Arial" w:cs="Arial"/>
          <w:sz w:val="22"/>
          <w:szCs w:val="20"/>
        </w:rPr>
        <w:t>If you</w:t>
      </w:r>
      <w:r w:rsidR="00F64013">
        <w:rPr>
          <w:rFonts w:ascii="Arial" w:eastAsia="Times New Roman" w:hAnsi="Arial" w:cs="Arial"/>
          <w:sz w:val="22"/>
          <w:szCs w:val="20"/>
        </w:rPr>
        <w:t xml:space="preserve"> have any questions</w:t>
      </w:r>
      <w:r w:rsidRPr="00D36501">
        <w:rPr>
          <w:rFonts w:ascii="Arial" w:eastAsia="Times New Roman" w:hAnsi="Arial" w:cs="Arial"/>
          <w:sz w:val="22"/>
          <w:szCs w:val="20"/>
        </w:rPr>
        <w:t>, please feel free to contact me.</w:t>
      </w:r>
    </w:p>
    <w:p w14:paraId="5D71BE98" w14:textId="77777777" w:rsidR="0057227C" w:rsidRDefault="0057227C" w:rsidP="0057227C">
      <w:pPr>
        <w:spacing w:before="100" w:beforeAutospacing="1" w:after="240"/>
        <w:jc w:val="both"/>
        <w:rPr>
          <w:rFonts w:ascii="Arial" w:eastAsia="Times New Roman" w:hAnsi="Arial" w:cs="Arial"/>
          <w:sz w:val="22"/>
          <w:szCs w:val="20"/>
        </w:rPr>
      </w:pPr>
      <w:r w:rsidRPr="00D36501">
        <w:rPr>
          <w:rFonts w:ascii="Arial" w:eastAsia="Times New Roman" w:hAnsi="Arial" w:cs="Arial"/>
          <w:sz w:val="22"/>
          <w:szCs w:val="20"/>
        </w:rPr>
        <w:t>Yours sincerely,</w:t>
      </w:r>
    </w:p>
    <w:p w14:paraId="6FA9C1F4" w14:textId="77777777" w:rsidR="0057227C" w:rsidRDefault="0057227C" w:rsidP="0057227C">
      <w:pPr>
        <w:spacing w:before="100" w:beforeAutospacing="1" w:after="240"/>
        <w:jc w:val="both"/>
        <w:rPr>
          <w:rFonts w:ascii="Arial" w:eastAsia="Times New Roman" w:hAnsi="Arial" w:cs="Arial"/>
          <w:sz w:val="22"/>
          <w:szCs w:val="20"/>
        </w:rPr>
      </w:pPr>
      <w:r w:rsidRPr="00F33A98">
        <w:rPr>
          <w:rFonts w:ascii="Arial" w:eastAsia="Times New Roman" w:hAnsi="Arial" w:cs="Arial"/>
          <w:sz w:val="22"/>
          <w:szCs w:val="20"/>
        </w:rPr>
        <w:t xml:space="preserve">Prof. Dr. Elizabeth </w:t>
      </w:r>
      <w:proofErr w:type="spellStart"/>
      <w:r w:rsidRPr="00F33A98">
        <w:rPr>
          <w:rFonts w:ascii="Arial" w:eastAsia="Times New Roman" w:hAnsi="Arial" w:cs="Arial"/>
          <w:sz w:val="22"/>
          <w:szCs w:val="20"/>
        </w:rPr>
        <w:t>Hofvenschiöld</w:t>
      </w:r>
      <w:proofErr w:type="spellEnd"/>
    </w:p>
    <w:p w14:paraId="139528C0" w14:textId="7E3C9F9A" w:rsidR="003960F0" w:rsidRPr="0057227C" w:rsidRDefault="003960F0" w:rsidP="0057227C">
      <w:pPr>
        <w:spacing w:before="100" w:beforeAutospacing="1" w:after="100" w:afterAutospacing="1"/>
        <w:jc w:val="both"/>
        <w:rPr>
          <w:rFonts w:ascii="Arial" w:eastAsia="Times New Roman" w:hAnsi="Arial" w:cs="Arial"/>
          <w:color w:val="000000" w:themeColor="text1"/>
          <w:sz w:val="22"/>
          <w:szCs w:val="20"/>
        </w:rPr>
      </w:pPr>
    </w:p>
    <w:sectPr w:rsidR="003960F0" w:rsidRPr="0057227C">
      <w:foot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C6701" w14:textId="77777777" w:rsidR="00B70544" w:rsidRDefault="00B70544" w:rsidP="002B2AD9">
      <w:r>
        <w:separator/>
      </w:r>
    </w:p>
  </w:endnote>
  <w:endnote w:type="continuationSeparator" w:id="0">
    <w:p w14:paraId="1A48BCDC" w14:textId="77777777" w:rsidR="00B70544" w:rsidRDefault="00B70544" w:rsidP="002B2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D0D1" w14:textId="610E84E5" w:rsidR="002B2AD9" w:rsidRDefault="002B2AD9">
    <w:pPr>
      <w:pStyle w:val="Fuzeile"/>
      <w:rPr>
        <w:sz w:val="16"/>
        <w:szCs w:val="16"/>
        <w:lang w:val="de-DE"/>
      </w:rPr>
    </w:pPr>
    <w:r w:rsidRPr="002B2AD9">
      <w:rPr>
        <w:sz w:val="16"/>
        <w:szCs w:val="16"/>
        <w:lang w:val="de-DE"/>
      </w:rPr>
      <w:t xml:space="preserve">Prof. Dr. Elizabeth </w:t>
    </w:r>
    <w:proofErr w:type="spellStart"/>
    <w:r w:rsidRPr="002B2AD9">
      <w:rPr>
        <w:sz w:val="16"/>
        <w:szCs w:val="16"/>
        <w:lang w:val="de-DE"/>
      </w:rPr>
      <w:t>Hofvenschiöld</w:t>
    </w:r>
    <w:proofErr w:type="spellEnd"/>
    <w:r>
      <w:rPr>
        <w:sz w:val="16"/>
        <w:szCs w:val="16"/>
        <w:lang w:val="de-DE"/>
      </w:rPr>
      <w:t xml:space="preserve">                                                                                     E-Mail: </w:t>
    </w:r>
    <w:r w:rsidRPr="002B2AD9">
      <w:rPr>
        <w:sz w:val="16"/>
        <w:szCs w:val="16"/>
        <w:lang w:val="de-DE"/>
      </w:rPr>
      <w:t>elizabeth.hofvenschioeld@reutlingen-university.de</w:t>
    </w:r>
  </w:p>
  <w:p w14:paraId="21E7A42A" w14:textId="29D00CA6" w:rsidR="002B2AD9" w:rsidRPr="002B2AD9" w:rsidRDefault="002B2AD9" w:rsidP="002B2AD9">
    <w:pPr>
      <w:pStyle w:val="Fuzeile"/>
      <w:rPr>
        <w:sz w:val="16"/>
        <w:szCs w:val="16"/>
      </w:rPr>
    </w:pPr>
    <w:r w:rsidRPr="002B2AD9">
      <w:rPr>
        <w:sz w:val="16"/>
        <w:szCs w:val="16"/>
      </w:rPr>
      <w:t>ESB Business School</w:t>
    </w:r>
    <w:r>
      <w:rPr>
        <w:sz w:val="16"/>
        <w:szCs w:val="16"/>
      </w:rPr>
      <w:t xml:space="preserve">                                                                                                                                                                         Telephone: </w:t>
    </w:r>
    <w:r w:rsidRPr="002B2AD9">
      <w:rPr>
        <w:sz w:val="16"/>
        <w:szCs w:val="16"/>
      </w:rPr>
      <w:t>+49 7121 271 3143</w:t>
    </w:r>
  </w:p>
  <w:p w14:paraId="3A966D03" w14:textId="4E91B4AD" w:rsidR="002B2AD9" w:rsidRDefault="002B2AD9" w:rsidP="002B2AD9">
    <w:pPr>
      <w:pStyle w:val="Fuzeile"/>
      <w:rPr>
        <w:sz w:val="16"/>
        <w:szCs w:val="16"/>
      </w:rPr>
    </w:pPr>
    <w:r w:rsidRPr="002B2AD9">
      <w:rPr>
        <w:sz w:val="16"/>
        <w:szCs w:val="16"/>
      </w:rPr>
      <w:t>Dean of Studies, BSc International Business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FF72E" w14:textId="77777777" w:rsidR="00B70544" w:rsidRDefault="00B70544" w:rsidP="002B2AD9">
      <w:r>
        <w:separator/>
      </w:r>
    </w:p>
  </w:footnote>
  <w:footnote w:type="continuationSeparator" w:id="0">
    <w:p w14:paraId="1A09A592" w14:textId="77777777" w:rsidR="00B70544" w:rsidRDefault="00B70544" w:rsidP="002B2AD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23"/>
    <w:rsid w:val="00045896"/>
    <w:rsid w:val="00065F63"/>
    <w:rsid w:val="00230B23"/>
    <w:rsid w:val="002B2AD9"/>
    <w:rsid w:val="002F704F"/>
    <w:rsid w:val="003960F0"/>
    <w:rsid w:val="004601CE"/>
    <w:rsid w:val="0057227C"/>
    <w:rsid w:val="005D3DB1"/>
    <w:rsid w:val="00730D35"/>
    <w:rsid w:val="0092277D"/>
    <w:rsid w:val="009A21C0"/>
    <w:rsid w:val="009B4897"/>
    <w:rsid w:val="00B66152"/>
    <w:rsid w:val="00B70544"/>
    <w:rsid w:val="00BB69EB"/>
    <w:rsid w:val="00C56426"/>
    <w:rsid w:val="00CD14B5"/>
    <w:rsid w:val="00DA19BB"/>
    <w:rsid w:val="00DB41F5"/>
    <w:rsid w:val="00DD054F"/>
    <w:rsid w:val="00E23182"/>
    <w:rsid w:val="00EA3003"/>
    <w:rsid w:val="00F33A98"/>
    <w:rsid w:val="00F63B74"/>
    <w:rsid w:val="00F640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510DC6E"/>
  <w15:chartTrackingRefBased/>
  <w15:docId w15:val="{C75BD7DC-D320-804B-AD2A-98E97B519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0B23"/>
    <w:pPr>
      <w:spacing w:after="0" w:line="240" w:lineRule="auto"/>
    </w:pPr>
    <w:rPr>
      <w:rFonts w:eastAsiaTheme="minorEastAsia"/>
      <w:kern w:val="0"/>
      <w:lang w:val="en-US" w:eastAsia="de-DE"/>
      <w14:ligatures w14:val="none"/>
    </w:rPr>
  </w:style>
  <w:style w:type="paragraph" w:styleId="berschrift1">
    <w:name w:val="heading 1"/>
    <w:basedOn w:val="Standard"/>
    <w:next w:val="Standard"/>
    <w:link w:val="berschrift1Zchn"/>
    <w:uiPriority w:val="9"/>
    <w:qFormat/>
    <w:rsid w:val="00230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30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30B2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30B2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0B2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0B2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0B2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0B2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0B2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30B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30B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30B2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30B2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0B2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0B2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0B2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0B2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0B23"/>
    <w:rPr>
      <w:rFonts w:eastAsiaTheme="majorEastAsia" w:cstheme="majorBidi"/>
      <w:color w:val="272727" w:themeColor="text1" w:themeTint="D8"/>
    </w:rPr>
  </w:style>
  <w:style w:type="paragraph" w:styleId="Titel">
    <w:name w:val="Title"/>
    <w:basedOn w:val="Standard"/>
    <w:next w:val="Standard"/>
    <w:link w:val="TitelZchn"/>
    <w:uiPriority w:val="10"/>
    <w:qFormat/>
    <w:rsid w:val="00230B2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0B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0B2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0B2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0B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0B23"/>
    <w:rPr>
      <w:i/>
      <w:iCs/>
      <w:color w:val="404040" w:themeColor="text1" w:themeTint="BF"/>
    </w:rPr>
  </w:style>
  <w:style w:type="paragraph" w:styleId="Listenabsatz">
    <w:name w:val="List Paragraph"/>
    <w:basedOn w:val="Standard"/>
    <w:uiPriority w:val="34"/>
    <w:qFormat/>
    <w:rsid w:val="00230B23"/>
    <w:pPr>
      <w:ind w:left="720"/>
      <w:contextualSpacing/>
    </w:pPr>
  </w:style>
  <w:style w:type="character" w:styleId="IntensiveHervorhebung">
    <w:name w:val="Intense Emphasis"/>
    <w:basedOn w:val="Absatz-Standardschriftart"/>
    <w:uiPriority w:val="21"/>
    <w:qFormat/>
    <w:rsid w:val="00230B23"/>
    <w:rPr>
      <w:i/>
      <w:iCs/>
      <w:color w:val="0F4761" w:themeColor="accent1" w:themeShade="BF"/>
    </w:rPr>
  </w:style>
  <w:style w:type="paragraph" w:styleId="IntensivesZitat">
    <w:name w:val="Intense Quote"/>
    <w:basedOn w:val="Standard"/>
    <w:next w:val="Standard"/>
    <w:link w:val="IntensivesZitatZchn"/>
    <w:uiPriority w:val="30"/>
    <w:qFormat/>
    <w:rsid w:val="00230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0B23"/>
    <w:rPr>
      <w:i/>
      <w:iCs/>
      <w:color w:val="0F4761" w:themeColor="accent1" w:themeShade="BF"/>
    </w:rPr>
  </w:style>
  <w:style w:type="character" w:styleId="IntensiverVerweis">
    <w:name w:val="Intense Reference"/>
    <w:basedOn w:val="Absatz-Standardschriftart"/>
    <w:uiPriority w:val="32"/>
    <w:qFormat/>
    <w:rsid w:val="00230B23"/>
    <w:rPr>
      <w:b/>
      <w:bCs/>
      <w:smallCaps/>
      <w:color w:val="0F4761" w:themeColor="accent1" w:themeShade="BF"/>
      <w:spacing w:val="5"/>
    </w:rPr>
  </w:style>
  <w:style w:type="character" w:customStyle="1" w:styleId="span">
    <w:name w:val="span"/>
    <w:basedOn w:val="Absatz-Standardschriftart"/>
    <w:rsid w:val="00230B23"/>
    <w:rPr>
      <w:bdr w:val="none" w:sz="0" w:space="0" w:color="auto"/>
      <w:vertAlign w:val="baseline"/>
    </w:rPr>
  </w:style>
  <w:style w:type="paragraph" w:customStyle="1" w:styleId="documentaddressfldinfo">
    <w:name w:val="document_address_fldinfo"/>
    <w:basedOn w:val="Standard"/>
    <w:rsid w:val="00230B23"/>
    <w:pPr>
      <w:spacing w:line="240" w:lineRule="atLeast"/>
      <w:textAlignment w:val="baseline"/>
    </w:pPr>
    <w:rPr>
      <w:rFonts w:ascii="Times New Roman" w:eastAsia="Times New Roman" w:hAnsi="Times New Roman" w:cs="Times New Roman"/>
      <w:lang w:eastAsia="en-US"/>
    </w:rPr>
  </w:style>
  <w:style w:type="paragraph" w:styleId="Kopfzeile">
    <w:name w:val="header"/>
    <w:basedOn w:val="Standard"/>
    <w:link w:val="KopfzeileZchn"/>
    <w:uiPriority w:val="99"/>
    <w:unhideWhenUsed/>
    <w:rsid w:val="002B2AD9"/>
    <w:pPr>
      <w:tabs>
        <w:tab w:val="center" w:pos="4536"/>
        <w:tab w:val="right" w:pos="9072"/>
      </w:tabs>
    </w:pPr>
  </w:style>
  <w:style w:type="character" w:customStyle="1" w:styleId="KopfzeileZchn">
    <w:name w:val="Kopfzeile Zchn"/>
    <w:basedOn w:val="Absatz-Standardschriftart"/>
    <w:link w:val="Kopfzeile"/>
    <w:uiPriority w:val="99"/>
    <w:rsid w:val="002B2AD9"/>
    <w:rPr>
      <w:rFonts w:eastAsiaTheme="minorEastAsia"/>
      <w:kern w:val="0"/>
      <w:lang w:val="en-US" w:eastAsia="de-DE"/>
      <w14:ligatures w14:val="none"/>
    </w:rPr>
  </w:style>
  <w:style w:type="paragraph" w:styleId="Fuzeile">
    <w:name w:val="footer"/>
    <w:basedOn w:val="Standard"/>
    <w:link w:val="FuzeileZchn"/>
    <w:uiPriority w:val="99"/>
    <w:unhideWhenUsed/>
    <w:rsid w:val="002B2AD9"/>
    <w:pPr>
      <w:tabs>
        <w:tab w:val="center" w:pos="4536"/>
        <w:tab w:val="right" w:pos="9072"/>
      </w:tabs>
    </w:pPr>
  </w:style>
  <w:style w:type="character" w:customStyle="1" w:styleId="FuzeileZchn">
    <w:name w:val="Fußzeile Zchn"/>
    <w:basedOn w:val="Absatz-Standardschriftart"/>
    <w:link w:val="Fuzeile"/>
    <w:uiPriority w:val="99"/>
    <w:rsid w:val="002B2AD9"/>
    <w:rPr>
      <w:rFonts w:eastAsiaTheme="minorEastAsia"/>
      <w:kern w:val="0"/>
      <w:lang w:val="en-US" w:eastAsia="de-DE"/>
      <w14:ligatures w14:val="none"/>
    </w:rPr>
  </w:style>
  <w:style w:type="paragraph" w:styleId="berarbeitung">
    <w:name w:val="Revision"/>
    <w:hidden/>
    <w:uiPriority w:val="99"/>
    <w:semiHidden/>
    <w:rsid w:val="00C56426"/>
    <w:pPr>
      <w:spacing w:after="0" w:line="240" w:lineRule="auto"/>
    </w:pPr>
    <w:rPr>
      <w:rFonts w:eastAsiaTheme="minorEastAsia"/>
      <w:kern w:val="0"/>
      <w:lang w:val="en-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671415">
      <w:bodyDiv w:val="1"/>
      <w:marLeft w:val="0"/>
      <w:marRight w:val="0"/>
      <w:marTop w:val="0"/>
      <w:marBottom w:val="0"/>
      <w:divBdr>
        <w:top w:val="none" w:sz="0" w:space="0" w:color="auto"/>
        <w:left w:val="none" w:sz="0" w:space="0" w:color="auto"/>
        <w:bottom w:val="none" w:sz="0" w:space="0" w:color="auto"/>
        <w:right w:val="none" w:sz="0" w:space="0" w:color="auto"/>
      </w:divBdr>
    </w:div>
    <w:div w:id="1193150960">
      <w:bodyDiv w:val="1"/>
      <w:marLeft w:val="0"/>
      <w:marRight w:val="0"/>
      <w:marTop w:val="0"/>
      <w:marBottom w:val="0"/>
      <w:divBdr>
        <w:top w:val="none" w:sz="0" w:space="0" w:color="auto"/>
        <w:left w:val="none" w:sz="0" w:space="0" w:color="auto"/>
        <w:bottom w:val="none" w:sz="0" w:space="0" w:color="auto"/>
        <w:right w:val="none" w:sz="0" w:space="0" w:color="auto"/>
      </w:divBdr>
    </w:div>
    <w:div w:id="1748846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3380</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Götz, Fridolin</dc:creator>
  <cp:keywords/>
  <dc:description/>
  <cp:lastModifiedBy>David Döbele</cp:lastModifiedBy>
  <cp:revision>7</cp:revision>
  <dcterms:created xsi:type="dcterms:W3CDTF">2025-09-29T13:51:00Z</dcterms:created>
  <dcterms:modified xsi:type="dcterms:W3CDTF">2025-10-01T08:58:00Z</dcterms:modified>
</cp:coreProperties>
</file>