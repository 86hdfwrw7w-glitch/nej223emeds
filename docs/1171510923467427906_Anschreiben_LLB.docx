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F2DA" w14:textId="564CC439" w:rsidR="000E65AB" w:rsidRPr="007B2A61" w:rsidRDefault="00EE4185" w:rsidP="000E65AB">
      <w:pPr>
        <w:spacing w:after="0"/>
        <w:jc w:val="right"/>
        <w:rPr>
          <w:rFonts w:ascii="Georgia" w:hAnsi="Georgia" w:cs="Times New Roman"/>
          <w:sz w:val="21"/>
          <w:szCs w:val="21"/>
        </w:rPr>
      </w:pPr>
      <w:r w:rsidRPr="007B2A61">
        <w:rPr>
          <w:rFonts w:ascii="Georgia" w:hAnsi="Georgia" w:cs="Times New Roman"/>
          <w:sz w:val="21"/>
          <w:szCs w:val="21"/>
        </w:rPr>
        <w:t>Jonas Märzinger</w:t>
      </w:r>
    </w:p>
    <w:p w14:paraId="25238331" w14:textId="168DCDD7" w:rsidR="000E65AB" w:rsidRPr="007B2A61" w:rsidRDefault="00EE4185" w:rsidP="000E65AB">
      <w:pPr>
        <w:spacing w:after="0"/>
        <w:jc w:val="right"/>
        <w:rPr>
          <w:rFonts w:ascii="Georgia" w:hAnsi="Georgia" w:cs="Times New Roman"/>
          <w:sz w:val="21"/>
          <w:szCs w:val="21"/>
        </w:rPr>
      </w:pPr>
      <w:r w:rsidRPr="007B2A61">
        <w:rPr>
          <w:rFonts w:ascii="Georgia" w:hAnsi="Georgia" w:cs="Times New Roman"/>
          <w:sz w:val="21"/>
          <w:szCs w:val="21"/>
        </w:rPr>
        <w:t>Schottenring 28/3/14</w:t>
      </w:r>
    </w:p>
    <w:p w14:paraId="5E6CBB27" w14:textId="296C9B76" w:rsidR="000E65AB" w:rsidRPr="007B2A61" w:rsidRDefault="00EE4185" w:rsidP="000E65AB">
      <w:pPr>
        <w:spacing w:after="0"/>
        <w:jc w:val="right"/>
        <w:rPr>
          <w:rFonts w:ascii="Georgia" w:hAnsi="Georgia" w:cs="Times New Roman"/>
          <w:sz w:val="21"/>
          <w:szCs w:val="21"/>
        </w:rPr>
      </w:pPr>
      <w:r w:rsidRPr="007B2A61">
        <w:rPr>
          <w:rFonts w:ascii="Georgia" w:hAnsi="Georgia" w:cs="Times New Roman"/>
          <w:sz w:val="21"/>
          <w:szCs w:val="21"/>
        </w:rPr>
        <w:t>1010 Wien</w:t>
      </w:r>
    </w:p>
    <w:p w14:paraId="3127F864" w14:textId="27AD9D8E" w:rsidR="00197A84" w:rsidRPr="007B2A61" w:rsidRDefault="00197A84" w:rsidP="000E65AB">
      <w:pPr>
        <w:spacing w:after="0"/>
        <w:jc w:val="right"/>
        <w:rPr>
          <w:rFonts w:ascii="Georgia" w:hAnsi="Georgia" w:cs="Times New Roman"/>
          <w:sz w:val="21"/>
          <w:szCs w:val="21"/>
        </w:rPr>
      </w:pPr>
      <w:r w:rsidRPr="007B2A61">
        <w:rPr>
          <w:rFonts w:ascii="Georgia" w:hAnsi="Georgia" w:cs="Times New Roman"/>
          <w:sz w:val="21"/>
          <w:szCs w:val="21"/>
        </w:rPr>
        <w:t>Österreich</w:t>
      </w:r>
    </w:p>
    <w:p w14:paraId="0C54A488" w14:textId="38589247" w:rsidR="000E65AB" w:rsidRPr="007B2A61" w:rsidRDefault="000E65AB" w:rsidP="000E65AB">
      <w:pPr>
        <w:spacing w:after="0"/>
        <w:jc w:val="right"/>
        <w:rPr>
          <w:rFonts w:ascii="Georgia" w:hAnsi="Georgia" w:cs="Times New Roman"/>
          <w:sz w:val="21"/>
          <w:szCs w:val="21"/>
          <w:lang w:val="de-AT"/>
        </w:rPr>
      </w:pPr>
      <w:r w:rsidRPr="007B2A61">
        <w:rPr>
          <w:rFonts w:ascii="Georgia" w:hAnsi="Georgia" w:cs="Times New Roman"/>
          <w:sz w:val="21"/>
          <w:szCs w:val="21"/>
          <w:lang w:val="de-AT"/>
        </w:rPr>
        <w:t xml:space="preserve">Mail: </w:t>
      </w:r>
      <w:r w:rsidR="00ED6D87" w:rsidRPr="007B2A61">
        <w:rPr>
          <w:rFonts w:ascii="Georgia" w:hAnsi="Georgia" w:cs="Times New Roman"/>
          <w:sz w:val="21"/>
          <w:szCs w:val="21"/>
          <w:lang w:val="de-AT"/>
        </w:rPr>
        <w:t>jonas.maerzinger@yahoo.com</w:t>
      </w:r>
    </w:p>
    <w:p w14:paraId="6890E24E" w14:textId="73B626DD" w:rsidR="000E65AB" w:rsidRPr="007B2A61" w:rsidRDefault="000E65AB" w:rsidP="000E65AB">
      <w:pPr>
        <w:spacing w:after="0"/>
        <w:jc w:val="right"/>
        <w:rPr>
          <w:rFonts w:ascii="Georgia" w:hAnsi="Georgia" w:cs="Times New Roman"/>
          <w:sz w:val="21"/>
          <w:szCs w:val="21"/>
          <w:lang w:val="de-AT"/>
        </w:rPr>
      </w:pPr>
      <w:r w:rsidRPr="007B2A61">
        <w:rPr>
          <w:rFonts w:ascii="Georgia" w:hAnsi="Georgia" w:cs="Times New Roman"/>
          <w:sz w:val="21"/>
          <w:szCs w:val="21"/>
          <w:lang w:val="de-AT"/>
        </w:rPr>
        <w:t xml:space="preserve">Mobil: </w:t>
      </w:r>
      <w:r w:rsidR="00C4283C" w:rsidRPr="007B2A61">
        <w:rPr>
          <w:rFonts w:ascii="Georgia" w:hAnsi="Georgia" w:cs="Times New Roman"/>
          <w:sz w:val="21"/>
          <w:szCs w:val="21"/>
          <w:lang w:val="de-AT"/>
        </w:rPr>
        <w:t>+43 681 84565547</w:t>
      </w:r>
    </w:p>
    <w:p w14:paraId="0165779E" w14:textId="77777777" w:rsidR="005C48E3" w:rsidRPr="005C48E3" w:rsidRDefault="005C48E3" w:rsidP="005C48E3">
      <w:pPr>
        <w:spacing w:after="0"/>
        <w:rPr>
          <w:rFonts w:ascii="Georgia" w:hAnsi="Georgia" w:cs="Times New Roman"/>
          <w:sz w:val="21"/>
          <w:szCs w:val="21"/>
        </w:rPr>
      </w:pPr>
      <w:r w:rsidRPr="005C48E3">
        <w:rPr>
          <w:rFonts w:ascii="Georgia" w:hAnsi="Georgia" w:cs="Times New Roman"/>
          <w:sz w:val="21"/>
          <w:szCs w:val="21"/>
        </w:rPr>
        <w:t>Liechtensteinische Landesbank (Österreich) AG</w:t>
      </w:r>
    </w:p>
    <w:p w14:paraId="0DF76519" w14:textId="77777777" w:rsidR="005C48E3" w:rsidRDefault="005C48E3" w:rsidP="005C48E3">
      <w:pPr>
        <w:spacing w:after="0"/>
        <w:rPr>
          <w:rFonts w:ascii="Georgia" w:hAnsi="Georgia" w:cs="Times New Roman"/>
          <w:sz w:val="21"/>
          <w:szCs w:val="21"/>
        </w:rPr>
      </w:pPr>
      <w:proofErr w:type="spellStart"/>
      <w:r w:rsidRPr="005C48E3">
        <w:rPr>
          <w:rFonts w:ascii="Georgia" w:hAnsi="Georgia" w:cs="Times New Roman"/>
          <w:sz w:val="21"/>
          <w:szCs w:val="21"/>
        </w:rPr>
        <w:t>Heßgasse</w:t>
      </w:r>
      <w:proofErr w:type="spellEnd"/>
      <w:r w:rsidRPr="005C48E3">
        <w:rPr>
          <w:rFonts w:ascii="Georgia" w:hAnsi="Georgia" w:cs="Times New Roman"/>
          <w:sz w:val="21"/>
          <w:szCs w:val="21"/>
        </w:rPr>
        <w:t xml:space="preserve"> 1</w:t>
      </w:r>
    </w:p>
    <w:p w14:paraId="5B9CF6AD" w14:textId="2FB03625" w:rsidR="005C48E3" w:rsidRDefault="005C48E3" w:rsidP="005C48E3">
      <w:pPr>
        <w:spacing w:after="0"/>
        <w:rPr>
          <w:rFonts w:ascii="Georgia" w:hAnsi="Georgia" w:cs="Times New Roman"/>
          <w:sz w:val="21"/>
          <w:szCs w:val="21"/>
        </w:rPr>
      </w:pPr>
      <w:r w:rsidRPr="005C48E3">
        <w:rPr>
          <w:rFonts w:ascii="Georgia" w:hAnsi="Georgia" w:cs="Times New Roman"/>
          <w:sz w:val="21"/>
          <w:szCs w:val="21"/>
        </w:rPr>
        <w:t>1010 Wien</w:t>
      </w:r>
    </w:p>
    <w:p w14:paraId="54FA0CFD" w14:textId="55BD8A86" w:rsidR="00197A84" w:rsidRPr="007B2A61" w:rsidRDefault="005C48E3" w:rsidP="005C48E3">
      <w:pPr>
        <w:spacing w:after="0"/>
        <w:rPr>
          <w:rFonts w:ascii="Georgia" w:hAnsi="Georgia" w:cs="Times New Roman"/>
          <w:sz w:val="21"/>
          <w:szCs w:val="21"/>
        </w:rPr>
      </w:pPr>
      <w:r>
        <w:rPr>
          <w:rFonts w:ascii="Georgia" w:hAnsi="Georgia" w:cs="Times New Roman"/>
          <w:sz w:val="21"/>
          <w:szCs w:val="21"/>
        </w:rPr>
        <w:t>Österreich</w:t>
      </w:r>
    </w:p>
    <w:p w14:paraId="732ADE81" w14:textId="77777777" w:rsidR="00F817D1" w:rsidRPr="007B2A61" w:rsidRDefault="00F817D1" w:rsidP="00F817D1">
      <w:pPr>
        <w:spacing w:after="0"/>
        <w:rPr>
          <w:rFonts w:ascii="Georgia" w:hAnsi="Georgia" w:cs="Times New Roman"/>
          <w:sz w:val="21"/>
          <w:szCs w:val="21"/>
        </w:rPr>
      </w:pPr>
    </w:p>
    <w:p w14:paraId="47DDE741" w14:textId="351BDA8D" w:rsidR="000E65AB" w:rsidRPr="007B2A61" w:rsidRDefault="001E5046" w:rsidP="000E65AB">
      <w:pPr>
        <w:spacing w:after="0"/>
        <w:jc w:val="right"/>
        <w:rPr>
          <w:rFonts w:ascii="Georgia" w:hAnsi="Georgia" w:cs="Times New Roman"/>
          <w:sz w:val="21"/>
          <w:szCs w:val="21"/>
        </w:rPr>
      </w:pPr>
      <w:r w:rsidRPr="007B2A61">
        <w:rPr>
          <w:rFonts w:ascii="Georgia" w:hAnsi="Georgia" w:cs="Times New Roman"/>
          <w:sz w:val="21"/>
          <w:szCs w:val="21"/>
        </w:rPr>
        <w:t>Wien</w:t>
      </w:r>
      <w:r w:rsidR="000E65AB" w:rsidRPr="007B2A61">
        <w:rPr>
          <w:rFonts w:ascii="Georgia" w:hAnsi="Georgia" w:cs="Times New Roman"/>
          <w:sz w:val="21"/>
          <w:szCs w:val="21"/>
        </w:rPr>
        <w:t xml:space="preserve">, </w:t>
      </w:r>
      <w:r w:rsidR="00972549">
        <w:rPr>
          <w:rFonts w:ascii="Georgia" w:hAnsi="Georgia" w:cs="Times New Roman"/>
          <w:sz w:val="21"/>
          <w:szCs w:val="21"/>
        </w:rPr>
        <w:t>07</w:t>
      </w:r>
      <w:r w:rsidR="00041FA9" w:rsidRPr="007B2A61">
        <w:rPr>
          <w:rFonts w:ascii="Georgia" w:hAnsi="Georgia" w:cs="Times New Roman"/>
          <w:sz w:val="21"/>
          <w:szCs w:val="21"/>
        </w:rPr>
        <w:t>.1</w:t>
      </w:r>
      <w:r w:rsidR="00972549">
        <w:rPr>
          <w:rFonts w:ascii="Georgia" w:hAnsi="Georgia" w:cs="Times New Roman"/>
          <w:sz w:val="21"/>
          <w:szCs w:val="21"/>
        </w:rPr>
        <w:t>1</w:t>
      </w:r>
      <w:r w:rsidR="00041FA9" w:rsidRPr="007B2A61">
        <w:rPr>
          <w:rFonts w:ascii="Georgia" w:hAnsi="Georgia" w:cs="Times New Roman"/>
          <w:sz w:val="21"/>
          <w:szCs w:val="21"/>
        </w:rPr>
        <w:t>.2023</w:t>
      </w:r>
    </w:p>
    <w:p w14:paraId="48132F49" w14:textId="2A655185" w:rsidR="000E65AB" w:rsidRPr="007B2A61" w:rsidRDefault="000E65AB" w:rsidP="000E65AB">
      <w:pPr>
        <w:spacing w:after="0"/>
        <w:rPr>
          <w:rFonts w:ascii="Georgia" w:hAnsi="Georgia" w:cs="Times New Roman"/>
          <w:b/>
          <w:bCs/>
          <w:sz w:val="21"/>
          <w:szCs w:val="21"/>
        </w:rPr>
      </w:pPr>
      <w:r w:rsidRPr="007B2A61">
        <w:rPr>
          <w:rFonts w:ascii="Georgia" w:hAnsi="Georgia" w:cs="Times New Roman"/>
          <w:b/>
          <w:bCs/>
          <w:sz w:val="21"/>
          <w:szCs w:val="21"/>
        </w:rPr>
        <w:t xml:space="preserve">Bewerbung um ein Praktikum </w:t>
      </w:r>
      <w:r w:rsidR="00AC7571" w:rsidRPr="007B2A61">
        <w:rPr>
          <w:rFonts w:ascii="Georgia" w:hAnsi="Georgia" w:cs="Times New Roman"/>
          <w:b/>
          <w:bCs/>
          <w:sz w:val="21"/>
          <w:szCs w:val="21"/>
        </w:rPr>
        <w:t>i</w:t>
      </w:r>
      <w:r w:rsidR="00F975E0">
        <w:rPr>
          <w:rFonts w:ascii="Georgia" w:hAnsi="Georgia" w:cs="Times New Roman"/>
          <w:b/>
          <w:bCs/>
          <w:sz w:val="21"/>
          <w:szCs w:val="21"/>
        </w:rPr>
        <w:t>n der Liechtensteinischen Landesbank</w:t>
      </w:r>
    </w:p>
    <w:p w14:paraId="14F71CC2" w14:textId="7F1B5B1D" w:rsidR="000E65AB" w:rsidRPr="007B2A61" w:rsidRDefault="000E65AB" w:rsidP="000E65AB">
      <w:pPr>
        <w:spacing w:after="0"/>
        <w:rPr>
          <w:rFonts w:ascii="Georgia" w:hAnsi="Georgia" w:cs="Times New Roman"/>
          <w:b/>
          <w:sz w:val="21"/>
          <w:szCs w:val="21"/>
        </w:rPr>
      </w:pPr>
    </w:p>
    <w:p w14:paraId="5783711A" w14:textId="77777777" w:rsidR="000E65AB" w:rsidRPr="007B2A61" w:rsidRDefault="000E65AB" w:rsidP="000E1418">
      <w:pPr>
        <w:spacing w:after="0"/>
        <w:jc w:val="both"/>
        <w:rPr>
          <w:rFonts w:ascii="Georgia" w:hAnsi="Georgia" w:cs="Times New Roman"/>
          <w:b/>
          <w:sz w:val="21"/>
          <w:szCs w:val="21"/>
        </w:rPr>
      </w:pPr>
    </w:p>
    <w:p w14:paraId="3142BABE" w14:textId="71B58663" w:rsidR="00197A84" w:rsidRPr="007B2A61" w:rsidRDefault="000E65AB" w:rsidP="007B2A61">
      <w:pPr>
        <w:spacing w:after="0"/>
        <w:jc w:val="both"/>
        <w:rPr>
          <w:rFonts w:ascii="Georgia" w:eastAsia="Times New Roman" w:hAnsi="Georgia" w:cs="Times New Roman"/>
          <w:color w:val="000000"/>
          <w:sz w:val="21"/>
          <w:szCs w:val="21"/>
          <w:lang w:eastAsia="de-DE"/>
        </w:rPr>
      </w:pPr>
      <w:r w:rsidRPr="007B2A61">
        <w:rPr>
          <w:rFonts w:ascii="Georgia" w:hAnsi="Georgia" w:cs="Times New Roman"/>
          <w:sz w:val="21"/>
          <w:szCs w:val="21"/>
        </w:rPr>
        <w:t xml:space="preserve">Sehr geehrte </w:t>
      </w:r>
      <w:r w:rsidR="001E5046" w:rsidRPr="007B2A61">
        <w:rPr>
          <w:rFonts w:ascii="Georgia" w:hAnsi="Georgia" w:cs="Times New Roman"/>
          <w:sz w:val="21"/>
          <w:szCs w:val="21"/>
        </w:rPr>
        <w:t>Damen und Herren</w:t>
      </w:r>
      <w:r w:rsidRPr="007B2A61">
        <w:rPr>
          <w:rFonts w:ascii="Georgia" w:hAnsi="Georgia" w:cs="Times New Roman"/>
          <w:sz w:val="21"/>
          <w:szCs w:val="21"/>
        </w:rPr>
        <w:t>,</w:t>
      </w:r>
    </w:p>
    <w:p w14:paraId="16C9E265" w14:textId="41340B73" w:rsidR="007B2A61" w:rsidRPr="000E6FB5" w:rsidRDefault="007B2A61" w:rsidP="000E6FB5">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0E6FB5">
        <w:rPr>
          <w:rFonts w:ascii="Georgia" w:eastAsia="Times New Roman" w:hAnsi="Georgia" w:cs="Times New Roman"/>
          <w:color w:val="000000"/>
          <w:sz w:val="21"/>
          <w:szCs w:val="21"/>
          <w:lang w:eastAsia="de-DE"/>
        </w:rPr>
        <w:t>besonders in unsicheren Zeiten wie diesen werden die weltweiten Kapitalmärkte durch annähernd unendlich viele Faktoren beeinflusst und angetrieben. Wie bereits Fondsmanager Peter Lynch festhielt, ist jeder Handelstag unvorhersehbar, sodass an den Aktienmärkten täglich mit allem gerechnet werden muss. Vor allem das beeindruckt mich stets aufs Neue und verstärkt meinen Wunsch, in diesem Bereich zu arbeiten. Um diesem Ziel ein Stück näherzukommen, möchte ich Sie ab Juli 2024 für einen Zeitraum von drei Monaten als Praktikant unterstützen</w:t>
      </w:r>
      <w:r w:rsidR="00F75EA3">
        <w:rPr>
          <w:rFonts w:ascii="Georgia" w:eastAsia="Times New Roman" w:hAnsi="Georgia" w:cs="Times New Roman"/>
          <w:color w:val="000000"/>
          <w:sz w:val="21"/>
          <w:szCs w:val="21"/>
          <w:lang w:eastAsia="de-DE"/>
        </w:rPr>
        <w:t xml:space="preserve">, bin jedoch durchaus für andere Zeiträume ebenfalls </w:t>
      </w:r>
      <w:r w:rsidR="003B67A3">
        <w:rPr>
          <w:rFonts w:ascii="Georgia" w:eastAsia="Times New Roman" w:hAnsi="Georgia" w:cs="Times New Roman"/>
          <w:color w:val="000000"/>
          <w:sz w:val="21"/>
          <w:szCs w:val="21"/>
          <w:lang w:eastAsia="de-DE"/>
        </w:rPr>
        <w:t>verfügbar,</w:t>
      </w:r>
      <w:r w:rsidR="00F75EA3">
        <w:rPr>
          <w:rFonts w:ascii="Georgia" w:eastAsia="Times New Roman" w:hAnsi="Georgia" w:cs="Times New Roman"/>
          <w:color w:val="000000"/>
          <w:sz w:val="21"/>
          <w:szCs w:val="21"/>
          <w:lang w:eastAsia="de-DE"/>
        </w:rPr>
        <w:t xml:space="preserve"> falls dies </w:t>
      </w:r>
      <w:r w:rsidR="009962DD">
        <w:rPr>
          <w:rFonts w:ascii="Georgia" w:eastAsia="Times New Roman" w:hAnsi="Georgia" w:cs="Times New Roman"/>
          <w:color w:val="000000"/>
          <w:sz w:val="21"/>
          <w:szCs w:val="21"/>
          <w:lang w:eastAsia="de-DE"/>
        </w:rPr>
        <w:t>von Ihrer Seite von Vorteil sein sollte</w:t>
      </w:r>
      <w:r w:rsidRPr="000E6FB5">
        <w:rPr>
          <w:rFonts w:ascii="Georgia" w:eastAsia="Times New Roman" w:hAnsi="Georgia" w:cs="Times New Roman"/>
          <w:color w:val="000000"/>
          <w:sz w:val="21"/>
          <w:szCs w:val="21"/>
          <w:lang w:eastAsia="de-DE"/>
        </w:rPr>
        <w:t>.</w:t>
      </w:r>
    </w:p>
    <w:p w14:paraId="59FEFD0E" w14:textId="77777777" w:rsidR="007B2A61" w:rsidRPr="000E6FB5" w:rsidRDefault="007B2A61" w:rsidP="000E6FB5">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0E6FB5">
        <w:rPr>
          <w:rFonts w:ascii="Georgia" w:eastAsia="Times New Roman" w:hAnsi="Georgia" w:cs="Times New Roman"/>
          <w:color w:val="000000"/>
          <w:sz w:val="21"/>
          <w:szCs w:val="21"/>
          <w:lang w:eastAsia="de-DE"/>
        </w:rPr>
        <w:t>Schon zu Schulzeiten habe ich mich für die Aktienmärkte interessiert, weshalb ich im Oktober 2020 das Studium Wirtschaftsrecht und darauffolgend 2022 mein wirtschaftswissenschaftliches Studium an der Wirtschaftsuniversität Wien begann. Dabei konnte ich schnell meine Begeisterung für finanzwirtschaftliche Themen vertiefen und juristische Grundkenntnisse erwerben, was sich auch in den Ergebnissen relevanter Module widerspiegelte. Auch über das Studium hinaus ließen mich die Finanzmärkte nicht los, weshalb ich seit 2019 bei der Verwaltung von Wertpapierdepots meiner Familienmitglieder mitwirke. Dabei bin ich vorwiegend durch das Übernehmen von Verantwortung gewachsen, da ich selbstständig für Strategie, Diversifikation und Umsetzung verantwortlich bin. Während meines Praktikums im Private Equity und bei der Privatbank der Raiffeisenlandesbank Oberösterreich konnte ich insbesondere durch die Analyse von Unternehmensbilanzen meine analytischen Fähigkeiten vertiefen und erste wertvolle Erfahrungen in einer Bank sammeln. Bei meinem Praktikum in der Steuerberatung bei KPMG gewann ich hingegen einen umfassenden Überblick über steueroptimale Strukturen.</w:t>
      </w:r>
    </w:p>
    <w:p w14:paraId="263EDD0D" w14:textId="60CD7973" w:rsidR="007B2A61" w:rsidRPr="000E6FB5" w:rsidRDefault="004B58F5" w:rsidP="000E6FB5">
      <w:pPr>
        <w:spacing w:before="100" w:beforeAutospacing="1" w:after="100" w:afterAutospacing="1" w:line="240" w:lineRule="auto"/>
        <w:jc w:val="both"/>
        <w:rPr>
          <w:rFonts w:ascii="Georgia" w:eastAsia="Times New Roman" w:hAnsi="Georgia" w:cs="Times New Roman"/>
          <w:color w:val="000000"/>
          <w:sz w:val="21"/>
          <w:szCs w:val="21"/>
          <w:lang w:eastAsia="de-DE"/>
        </w:rPr>
      </w:pPr>
      <w:ins w:id="0" w:author="David Döbele" w:date="2023-11-07T19:04:00Z">
        <w:r>
          <w:rPr>
            <w:rFonts w:ascii="Georgia" w:eastAsia="Times New Roman" w:hAnsi="Georgia" w:cs="Times New Roman"/>
            <w:color w:val="000000"/>
            <w:sz w:val="21"/>
            <w:szCs w:val="21"/>
            <w:lang w:eastAsia="de-DE"/>
          </w:rPr>
          <w:t xml:space="preserve">Die </w:t>
        </w:r>
      </w:ins>
      <w:r w:rsidR="009962DD" w:rsidRPr="009962DD">
        <w:rPr>
          <w:rFonts w:ascii="Georgia" w:eastAsia="Times New Roman" w:hAnsi="Georgia" w:cs="Times New Roman"/>
          <w:color w:val="000000"/>
          <w:sz w:val="21"/>
          <w:szCs w:val="21"/>
          <w:lang w:eastAsia="de-DE"/>
        </w:rPr>
        <w:t>Liechtensteinische Landesbank (Österreich)</w:t>
      </w:r>
      <w:r w:rsidR="009962DD">
        <w:rPr>
          <w:rFonts w:ascii="Georgia" w:eastAsia="Times New Roman" w:hAnsi="Georgia" w:cs="Times New Roman"/>
          <w:color w:val="000000"/>
          <w:sz w:val="21"/>
          <w:szCs w:val="21"/>
          <w:lang w:eastAsia="de-DE"/>
        </w:rPr>
        <w:t xml:space="preserve"> </w:t>
      </w:r>
      <w:r w:rsidR="007B2A61" w:rsidRPr="000E6FB5">
        <w:rPr>
          <w:rFonts w:ascii="Georgia" w:eastAsia="Times New Roman" w:hAnsi="Georgia" w:cs="Times New Roman"/>
          <w:color w:val="000000"/>
          <w:sz w:val="21"/>
          <w:szCs w:val="21"/>
          <w:lang w:eastAsia="de-DE"/>
        </w:rPr>
        <w:t xml:space="preserve">AG erscheint mir ideal für ein Praktikum und als mein persönlicher nächster Schritt vor dem Eintritt in die Arbeitswelt. Aufgrund Ihres Status als führendes Finanzunternehmen mit dem Fokus auf Menschen und einem klaren Blick für das Machbare erhoffe ich mir, bereits als Student umfangreiche Einblicke in die Vermögensverwaltung zu gewinnen. Durch Ihre einzigartige Positionierung in </w:t>
      </w:r>
      <w:r w:rsidR="009962DD">
        <w:rPr>
          <w:rFonts w:ascii="Georgia" w:eastAsia="Times New Roman" w:hAnsi="Georgia" w:cs="Times New Roman"/>
          <w:color w:val="000000"/>
          <w:sz w:val="21"/>
          <w:szCs w:val="21"/>
          <w:lang w:eastAsia="de-DE"/>
        </w:rPr>
        <w:t>Österreich</w:t>
      </w:r>
      <w:r w:rsidR="007B2A61" w:rsidRPr="000E6FB5">
        <w:rPr>
          <w:rFonts w:ascii="Georgia" w:eastAsia="Times New Roman" w:hAnsi="Georgia" w:cs="Times New Roman"/>
          <w:color w:val="000000"/>
          <w:sz w:val="21"/>
          <w:szCs w:val="21"/>
          <w:lang w:eastAsia="de-DE"/>
        </w:rPr>
        <w:t xml:space="preserve"> gehören Sie im Private Banking und Asset Management zu den klaren Marktführern, weshalb in Ihrem Team ausschließlich </w:t>
      </w:r>
      <w:proofErr w:type="gramStart"/>
      <w:r w:rsidR="007B2A61" w:rsidRPr="000E6FB5">
        <w:rPr>
          <w:rFonts w:ascii="Georgia" w:eastAsia="Times New Roman" w:hAnsi="Georgia" w:cs="Times New Roman"/>
          <w:color w:val="000000"/>
          <w:sz w:val="21"/>
          <w:szCs w:val="21"/>
          <w:lang w:eastAsia="de-DE"/>
        </w:rPr>
        <w:t>hochkompetente Fachleute</w:t>
      </w:r>
      <w:proofErr w:type="gramEnd"/>
      <w:r w:rsidR="007B2A61" w:rsidRPr="000E6FB5">
        <w:rPr>
          <w:rFonts w:ascii="Georgia" w:eastAsia="Times New Roman" w:hAnsi="Georgia" w:cs="Times New Roman"/>
          <w:color w:val="000000"/>
          <w:sz w:val="21"/>
          <w:szCs w:val="21"/>
          <w:lang w:eastAsia="de-DE"/>
        </w:rPr>
        <w:t xml:space="preserve"> ihrer Branche arbeiten. Gerne würde ich von diesen ambitionierten Kolleginnen und Kollegen lernen und mich während des Praktikums für einen späteren Berufseinstieg positionieren. Mit de</w:t>
      </w:r>
      <w:r w:rsidR="009962DD">
        <w:rPr>
          <w:rFonts w:ascii="Georgia" w:eastAsia="Times New Roman" w:hAnsi="Georgia" w:cs="Times New Roman"/>
          <w:color w:val="000000"/>
          <w:sz w:val="21"/>
          <w:szCs w:val="21"/>
          <w:lang w:eastAsia="de-DE"/>
        </w:rPr>
        <w:t>r</w:t>
      </w:r>
      <w:r w:rsidR="009962DD" w:rsidRPr="009962DD">
        <w:t xml:space="preserve"> </w:t>
      </w:r>
      <w:r w:rsidR="009962DD" w:rsidRPr="009962DD">
        <w:rPr>
          <w:rFonts w:ascii="Georgia" w:eastAsia="Times New Roman" w:hAnsi="Georgia" w:cs="Times New Roman"/>
          <w:color w:val="000000"/>
          <w:sz w:val="21"/>
          <w:szCs w:val="21"/>
          <w:lang w:eastAsia="de-DE"/>
        </w:rPr>
        <w:t>Liechtensteinische</w:t>
      </w:r>
      <w:ins w:id="1" w:author="David Döbele" w:date="2023-11-07T19:05:00Z">
        <w:r>
          <w:rPr>
            <w:rFonts w:ascii="Georgia" w:eastAsia="Times New Roman" w:hAnsi="Georgia" w:cs="Times New Roman"/>
            <w:color w:val="000000"/>
            <w:sz w:val="21"/>
            <w:szCs w:val="21"/>
            <w:lang w:eastAsia="de-DE"/>
          </w:rPr>
          <w:t>n</w:t>
        </w:r>
      </w:ins>
      <w:r w:rsidR="009962DD" w:rsidRPr="009962DD">
        <w:rPr>
          <w:rFonts w:ascii="Georgia" w:eastAsia="Times New Roman" w:hAnsi="Georgia" w:cs="Times New Roman"/>
          <w:color w:val="000000"/>
          <w:sz w:val="21"/>
          <w:szCs w:val="21"/>
          <w:lang w:eastAsia="de-DE"/>
        </w:rPr>
        <w:t xml:space="preserve"> Landesbank</w:t>
      </w:r>
      <w:r w:rsidR="009962DD">
        <w:rPr>
          <w:rFonts w:ascii="Georgia" w:eastAsia="Times New Roman" w:hAnsi="Georgia" w:cs="Times New Roman"/>
          <w:color w:val="000000"/>
          <w:sz w:val="21"/>
          <w:szCs w:val="21"/>
          <w:lang w:eastAsia="de-DE"/>
        </w:rPr>
        <w:t xml:space="preserve"> a</w:t>
      </w:r>
      <w:r w:rsidR="007B2A61" w:rsidRPr="000E6FB5">
        <w:rPr>
          <w:rFonts w:ascii="Georgia" w:eastAsia="Times New Roman" w:hAnsi="Georgia" w:cs="Times New Roman"/>
          <w:color w:val="000000"/>
          <w:sz w:val="21"/>
          <w:szCs w:val="21"/>
          <w:lang w:eastAsia="de-DE"/>
        </w:rPr>
        <w:t>ssoziiere ich Ihre Handlungsprinzipien mit strategischen, menschlichen und pragmatischen Werten, mit denen ich mich voll und ganz identifiziere und auf denen ich meine berufliche Zukunft aufbauen möchte.</w:t>
      </w:r>
    </w:p>
    <w:p w14:paraId="43086245" w14:textId="6DEA2065" w:rsidR="007B2A61" w:rsidRPr="000E6FB5" w:rsidRDefault="007B2A61" w:rsidP="000E6FB5">
      <w:pPr>
        <w:spacing w:before="100" w:beforeAutospacing="1" w:after="100" w:afterAutospacing="1" w:line="240" w:lineRule="auto"/>
        <w:jc w:val="both"/>
        <w:rPr>
          <w:rFonts w:ascii="Georgia" w:eastAsia="Times New Roman" w:hAnsi="Georgia" w:cs="Times New Roman"/>
          <w:color w:val="000000"/>
          <w:sz w:val="21"/>
          <w:szCs w:val="21"/>
          <w:lang w:eastAsia="de-DE"/>
        </w:rPr>
      </w:pPr>
      <w:r w:rsidRPr="000E6FB5">
        <w:rPr>
          <w:rFonts w:ascii="Georgia" w:eastAsia="Times New Roman" w:hAnsi="Georgia" w:cs="Times New Roman"/>
          <w:color w:val="000000"/>
          <w:sz w:val="21"/>
          <w:szCs w:val="21"/>
          <w:lang w:eastAsia="de-DE"/>
        </w:rPr>
        <w:t xml:space="preserve">Ich hoffe, durch das Praktikum bei Ihnen essenzielle Erfahrungen im </w:t>
      </w:r>
      <w:r w:rsidR="00647EF3">
        <w:rPr>
          <w:rFonts w:ascii="Georgia" w:eastAsia="Times New Roman" w:hAnsi="Georgia" w:cs="Times New Roman"/>
          <w:color w:val="000000"/>
          <w:sz w:val="21"/>
          <w:szCs w:val="21"/>
          <w:lang w:eastAsia="de-DE"/>
        </w:rPr>
        <w:t xml:space="preserve">Private Banking und </w:t>
      </w:r>
      <w:r w:rsidRPr="000E6FB5">
        <w:rPr>
          <w:rFonts w:ascii="Georgia" w:eastAsia="Times New Roman" w:hAnsi="Georgia" w:cs="Times New Roman"/>
          <w:color w:val="000000"/>
          <w:sz w:val="21"/>
          <w:szCs w:val="21"/>
          <w:lang w:eastAsia="de-DE"/>
        </w:rPr>
        <w:t>Asset Management zu sammeln und meine analytischen Fähigkeiten in anspruchsvollen Aufgaben unter Beweis stellen zu können. Durch meine hohe Motivation, später in diese</w:t>
      </w:r>
      <w:r w:rsidR="00647EF3">
        <w:rPr>
          <w:rFonts w:ascii="Georgia" w:eastAsia="Times New Roman" w:hAnsi="Georgia" w:cs="Times New Roman"/>
          <w:color w:val="000000"/>
          <w:sz w:val="21"/>
          <w:szCs w:val="21"/>
          <w:lang w:eastAsia="de-DE"/>
        </w:rPr>
        <w:t>n</w:t>
      </w:r>
      <w:r w:rsidRPr="000E6FB5">
        <w:rPr>
          <w:rFonts w:ascii="Georgia" w:eastAsia="Times New Roman" w:hAnsi="Georgia" w:cs="Times New Roman"/>
          <w:color w:val="000000"/>
          <w:sz w:val="21"/>
          <w:szCs w:val="21"/>
          <w:lang w:eastAsia="de-DE"/>
        </w:rPr>
        <w:t xml:space="preserve"> Bereich</w:t>
      </w:r>
      <w:r w:rsidR="00647EF3">
        <w:rPr>
          <w:rFonts w:ascii="Georgia" w:eastAsia="Times New Roman" w:hAnsi="Georgia" w:cs="Times New Roman"/>
          <w:color w:val="000000"/>
          <w:sz w:val="21"/>
          <w:szCs w:val="21"/>
          <w:lang w:eastAsia="de-DE"/>
        </w:rPr>
        <w:t>en</w:t>
      </w:r>
      <w:r w:rsidRPr="000E6FB5">
        <w:rPr>
          <w:rFonts w:ascii="Georgia" w:eastAsia="Times New Roman" w:hAnsi="Georgia" w:cs="Times New Roman"/>
          <w:color w:val="000000"/>
          <w:sz w:val="21"/>
          <w:szCs w:val="21"/>
          <w:lang w:eastAsia="de-DE"/>
        </w:rPr>
        <w:t xml:space="preserve"> zu arbeiten, sowie meine selbstständige und verantwortungsbewusste Arbeitsweise bin ich überzeugt, dass ich eine wertvolle Ergänzung für Ihr Team sein werde. Ich würde mich sehr freuen, Sie in einem persönlichen Gespräch von meinen Fähigkeiten überzeugen zu dürfen.</w:t>
      </w:r>
    </w:p>
    <w:p w14:paraId="30B639C4" w14:textId="77777777" w:rsidR="000E65AB" w:rsidRPr="007B2A61" w:rsidRDefault="000E65AB" w:rsidP="007B2A61">
      <w:pPr>
        <w:spacing w:after="0"/>
        <w:jc w:val="both"/>
        <w:rPr>
          <w:rFonts w:ascii="Georgia" w:hAnsi="Georgia" w:cs="Times New Roman"/>
          <w:sz w:val="21"/>
          <w:szCs w:val="21"/>
        </w:rPr>
      </w:pPr>
      <w:r w:rsidRPr="007B2A61">
        <w:rPr>
          <w:rFonts w:ascii="Georgia" w:hAnsi="Georgia" w:cs="Times New Roman"/>
          <w:sz w:val="21"/>
          <w:szCs w:val="21"/>
        </w:rPr>
        <w:t xml:space="preserve">Mit freundlichen Grüßen </w:t>
      </w:r>
    </w:p>
    <w:p w14:paraId="2E1CA517" w14:textId="77777777" w:rsidR="00115E2A" w:rsidRPr="00197A84" w:rsidRDefault="00115E2A" w:rsidP="007B2A61">
      <w:pPr>
        <w:spacing w:after="0"/>
        <w:jc w:val="both"/>
        <w:rPr>
          <w:rFonts w:ascii="Georgia" w:hAnsi="Georgia" w:cs="Times New Roman"/>
          <w:sz w:val="21"/>
          <w:szCs w:val="21"/>
        </w:rPr>
      </w:pPr>
    </w:p>
    <w:p w14:paraId="565EF0A9" w14:textId="2871E75C" w:rsidR="00EA3DDD" w:rsidRPr="000E65AB" w:rsidRDefault="00EA3DDD">
      <w:pPr>
        <w:rPr>
          <w:rFonts w:ascii="Georgia" w:hAnsi="Georgia"/>
        </w:rPr>
      </w:pPr>
      <w:r>
        <w:rPr>
          <w:rFonts w:ascii="Georgia" w:hAnsi="Georgia"/>
          <w:noProof/>
        </w:rPr>
        <w:drawing>
          <wp:inline distT="0" distB="0" distL="0" distR="0" wp14:anchorId="34C57D7A" wp14:editId="1BA8C015">
            <wp:extent cx="1242060" cy="326690"/>
            <wp:effectExtent l="0" t="0" r="0" b="0"/>
            <wp:docPr id="1712495699" name="Grafik 1" descr="Ein Bild, das Handschrift, Kalligrafie, Schrift, Typografi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95699" name="Grafik 1" descr="Ein Bild, das Handschrift, Kalligrafie, Schrift, Typografie enthält.&#10;&#10;Automatisch generierte Beschreibu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86443" cy="338364"/>
                    </a:xfrm>
                    <a:prstGeom prst="rect">
                      <a:avLst/>
                    </a:prstGeom>
                  </pic:spPr>
                </pic:pic>
              </a:graphicData>
            </a:graphic>
          </wp:inline>
        </w:drawing>
      </w:r>
    </w:p>
    <w:sectPr w:rsidR="00EA3DDD" w:rsidRPr="000E65AB" w:rsidSect="00AC40FF">
      <w:pgSz w:w="11906" w:h="16838"/>
      <w:pgMar w:top="851" w:right="1077" w:bottom="73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AB"/>
    <w:rsid w:val="00041FA9"/>
    <w:rsid w:val="000431D4"/>
    <w:rsid w:val="0008325E"/>
    <w:rsid w:val="000C0445"/>
    <w:rsid w:val="000D5299"/>
    <w:rsid w:val="000D7333"/>
    <w:rsid w:val="000E1418"/>
    <w:rsid w:val="000E65AB"/>
    <w:rsid w:val="000E6FB5"/>
    <w:rsid w:val="000F7529"/>
    <w:rsid w:val="00115E2A"/>
    <w:rsid w:val="00173303"/>
    <w:rsid w:val="00197A84"/>
    <w:rsid w:val="001B3130"/>
    <w:rsid w:val="001E5046"/>
    <w:rsid w:val="00264F43"/>
    <w:rsid w:val="00277641"/>
    <w:rsid w:val="00297888"/>
    <w:rsid w:val="002A3437"/>
    <w:rsid w:val="002E0B81"/>
    <w:rsid w:val="0035649E"/>
    <w:rsid w:val="0036521B"/>
    <w:rsid w:val="003B3BED"/>
    <w:rsid w:val="003B67A3"/>
    <w:rsid w:val="003C2232"/>
    <w:rsid w:val="003C6D80"/>
    <w:rsid w:val="003D3DD9"/>
    <w:rsid w:val="004027BF"/>
    <w:rsid w:val="004160F5"/>
    <w:rsid w:val="00455555"/>
    <w:rsid w:val="00471D46"/>
    <w:rsid w:val="00475ED3"/>
    <w:rsid w:val="004B58F5"/>
    <w:rsid w:val="004D1703"/>
    <w:rsid w:val="0050295D"/>
    <w:rsid w:val="00502E73"/>
    <w:rsid w:val="005600CE"/>
    <w:rsid w:val="005C48E3"/>
    <w:rsid w:val="005D6830"/>
    <w:rsid w:val="00647EF3"/>
    <w:rsid w:val="006E633B"/>
    <w:rsid w:val="006E7A8D"/>
    <w:rsid w:val="00700AFA"/>
    <w:rsid w:val="007B2A61"/>
    <w:rsid w:val="007D195F"/>
    <w:rsid w:val="008436CD"/>
    <w:rsid w:val="0088388F"/>
    <w:rsid w:val="00884508"/>
    <w:rsid w:val="00886651"/>
    <w:rsid w:val="008A581F"/>
    <w:rsid w:val="00920D00"/>
    <w:rsid w:val="00972549"/>
    <w:rsid w:val="009962DD"/>
    <w:rsid w:val="009C275B"/>
    <w:rsid w:val="00A01157"/>
    <w:rsid w:val="00A10676"/>
    <w:rsid w:val="00A11823"/>
    <w:rsid w:val="00A11D09"/>
    <w:rsid w:val="00A70A3E"/>
    <w:rsid w:val="00AC7571"/>
    <w:rsid w:val="00AE1F9A"/>
    <w:rsid w:val="00AF77AD"/>
    <w:rsid w:val="00B55017"/>
    <w:rsid w:val="00BB0E60"/>
    <w:rsid w:val="00C1184F"/>
    <w:rsid w:val="00C27FB9"/>
    <w:rsid w:val="00C4283C"/>
    <w:rsid w:val="00C850DC"/>
    <w:rsid w:val="00D574D5"/>
    <w:rsid w:val="00DC2C6D"/>
    <w:rsid w:val="00DD6CE1"/>
    <w:rsid w:val="00DF0D44"/>
    <w:rsid w:val="00DF1D0A"/>
    <w:rsid w:val="00DF209C"/>
    <w:rsid w:val="00E33C15"/>
    <w:rsid w:val="00E42C58"/>
    <w:rsid w:val="00EA3DDD"/>
    <w:rsid w:val="00ED67CF"/>
    <w:rsid w:val="00ED6D87"/>
    <w:rsid w:val="00EE4185"/>
    <w:rsid w:val="00EE57B5"/>
    <w:rsid w:val="00F0110A"/>
    <w:rsid w:val="00F75EA3"/>
    <w:rsid w:val="00F817D1"/>
    <w:rsid w:val="00F83DA0"/>
    <w:rsid w:val="00F975E0"/>
    <w:rsid w:val="00FA1E61"/>
    <w:rsid w:val="00FF6DB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561D7"/>
  <w15:chartTrackingRefBased/>
  <w15:docId w15:val="{F105FD45-9213-1344-8905-121A9A64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65AB"/>
    <w:pPr>
      <w:spacing w:after="160" w:line="259" w:lineRule="auto"/>
    </w:pPr>
    <w:rPr>
      <w:sz w:val="22"/>
      <w:szCs w:val="22"/>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BB0E60"/>
    <w:rPr>
      <w:sz w:val="22"/>
      <w:szCs w:val="22"/>
      <w:lang w:val="de-DE"/>
    </w:rPr>
  </w:style>
  <w:style w:type="paragraph" w:styleId="StandardWeb">
    <w:name w:val="Normal (Web)"/>
    <w:basedOn w:val="Standard"/>
    <w:uiPriority w:val="99"/>
    <w:semiHidden/>
    <w:unhideWhenUsed/>
    <w:rsid w:val="00197A84"/>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221970">
      <w:bodyDiv w:val="1"/>
      <w:marLeft w:val="0"/>
      <w:marRight w:val="0"/>
      <w:marTop w:val="0"/>
      <w:marBottom w:val="0"/>
      <w:divBdr>
        <w:top w:val="none" w:sz="0" w:space="0" w:color="auto"/>
        <w:left w:val="none" w:sz="0" w:space="0" w:color="auto"/>
        <w:bottom w:val="none" w:sz="0" w:space="0" w:color="auto"/>
        <w:right w:val="none" w:sz="0" w:space="0" w:color="auto"/>
      </w:divBdr>
    </w:div>
    <w:div w:id="1988168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506</Words>
  <Characters>3189</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Märzinger</dc:creator>
  <cp:keywords/>
  <dc:description/>
  <cp:lastModifiedBy>David Döbele</cp:lastModifiedBy>
  <cp:revision>7</cp:revision>
  <cp:lastPrinted>2023-10-06T15:07:00Z</cp:lastPrinted>
  <dcterms:created xsi:type="dcterms:W3CDTF">2023-11-07T15:37:00Z</dcterms:created>
  <dcterms:modified xsi:type="dcterms:W3CDTF">2023-11-07T18:05:00Z</dcterms:modified>
</cp:coreProperties>
</file>