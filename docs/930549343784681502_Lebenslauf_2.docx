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ellenraster"/>
        <w:tblW w:w="10206" w:type="dxa"/>
        <w:tblInd w:w="-56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76"/>
        <w:gridCol w:w="4111"/>
        <w:gridCol w:w="136"/>
        <w:gridCol w:w="147"/>
        <w:gridCol w:w="284"/>
        <w:gridCol w:w="567"/>
        <w:gridCol w:w="283"/>
        <w:gridCol w:w="142"/>
        <w:gridCol w:w="425"/>
        <w:gridCol w:w="284"/>
        <w:gridCol w:w="709"/>
        <w:gridCol w:w="1842"/>
      </w:tblGrid>
      <w:tr w:rsidR="00E55D90" w:rsidRPr="00F44F5F" w14:paraId="487AC9CE" w14:textId="77777777" w:rsidTr="005C33AC">
        <w:trPr>
          <w:trHeight w:val="850"/>
        </w:trPr>
        <w:tc>
          <w:tcPr>
            <w:tcW w:w="10206" w:type="dxa"/>
            <w:gridSpan w:val="12"/>
            <w:vAlign w:val="bottom"/>
          </w:tcPr>
          <w:p w14:paraId="0CBC6997" w14:textId="7834858D" w:rsidR="00E55D90" w:rsidRPr="00FD37B3" w:rsidRDefault="00125593" w:rsidP="00E55D90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48"/>
                <w:szCs w:val="44"/>
              </w:rPr>
            </w:pPr>
            <w:proofErr w:type="spellStart"/>
            <w:r w:rsidRPr="00FD37B3">
              <w:rPr>
                <w:rFonts w:ascii="Times New Roman" w:hAnsi="Times New Roman" w:cs="Times New Roman"/>
                <w:b/>
                <w:sz w:val="48"/>
                <w:szCs w:val="44"/>
              </w:rPr>
              <w:t>Elaha</w:t>
            </w:r>
            <w:proofErr w:type="spellEnd"/>
            <w:r w:rsidRPr="00FD37B3">
              <w:rPr>
                <w:rFonts w:ascii="Times New Roman" w:hAnsi="Times New Roman" w:cs="Times New Roman"/>
                <w:b/>
                <w:sz w:val="48"/>
                <w:szCs w:val="44"/>
              </w:rPr>
              <w:t xml:space="preserve"> </w:t>
            </w:r>
            <w:proofErr w:type="spellStart"/>
            <w:r w:rsidRPr="00FD37B3">
              <w:rPr>
                <w:rFonts w:ascii="Times New Roman" w:hAnsi="Times New Roman" w:cs="Times New Roman"/>
                <w:b/>
                <w:sz w:val="48"/>
                <w:szCs w:val="44"/>
              </w:rPr>
              <w:t>Pouya</w:t>
            </w:r>
            <w:proofErr w:type="spellEnd"/>
          </w:p>
          <w:p w14:paraId="2D363F9A" w14:textId="23E29244" w:rsidR="00F44F5F" w:rsidRPr="00FD37B3" w:rsidRDefault="00125593" w:rsidP="00E55D90">
            <w:pPr>
              <w:spacing w:line="276" w:lineRule="auto"/>
              <w:jc w:val="center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FD37B3">
              <w:rPr>
                <w:rFonts w:ascii="Times New Roman" w:hAnsi="Times New Roman" w:cs="Times New Roman"/>
                <w:bCs/>
                <w:sz w:val="20"/>
                <w:szCs w:val="20"/>
              </w:rPr>
              <w:t>Poststraße 1</w:t>
            </w:r>
            <w:r w:rsidR="00F44F5F" w:rsidRPr="00FD37B3">
              <w:rPr>
                <w:rFonts w:ascii="Times New Roman" w:hAnsi="Times New Roman" w:cs="Times New Roman"/>
                <w:bCs/>
                <w:sz w:val="20"/>
                <w:szCs w:val="20"/>
              </w:rPr>
              <w:t>,</w:t>
            </w:r>
            <w:r w:rsidRPr="00FD37B3"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 64293 Darmstadt</w:t>
            </w:r>
            <w:r w:rsidR="00F44F5F" w:rsidRPr="00FD37B3"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, </w:t>
            </w:r>
            <w:r w:rsidRPr="00FD37B3">
              <w:rPr>
                <w:rFonts w:ascii="Times New Roman" w:hAnsi="Times New Roman" w:cs="Times New Roman"/>
                <w:bCs/>
                <w:sz w:val="20"/>
                <w:szCs w:val="20"/>
              </w:rPr>
              <w:t>Deutschland</w:t>
            </w:r>
          </w:p>
          <w:p w14:paraId="135895E2" w14:textId="2387EAEA" w:rsidR="00F44F5F" w:rsidRPr="005D2F6E" w:rsidRDefault="001B4593" w:rsidP="00E55D90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i/>
              </w:rPr>
            </w:pPr>
            <w:r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04.04.2000 </w:t>
            </w:r>
            <w:r w:rsidR="0010375F"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in </w:t>
            </w:r>
            <w:r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Herat, Afghanistan </w:t>
            </w:r>
            <w:r w:rsidRPr="00FD37B3"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| </w:t>
            </w:r>
            <w:r w:rsidR="005C33AC">
              <w:rPr>
                <w:rFonts w:ascii="Times New Roman" w:hAnsi="Times New Roman" w:cs="Times New Roman"/>
                <w:bCs/>
                <w:sz w:val="20"/>
                <w:szCs w:val="20"/>
              </w:rPr>
              <w:t>p</w:t>
            </w:r>
            <w:r w:rsidR="00125593" w:rsidRPr="00FD37B3">
              <w:rPr>
                <w:rFonts w:ascii="Times New Roman" w:hAnsi="Times New Roman" w:cs="Times New Roman"/>
                <w:bCs/>
                <w:sz w:val="20"/>
                <w:szCs w:val="20"/>
              </w:rPr>
              <w:t>ouyaelaha</w:t>
            </w:r>
            <w:r w:rsidR="00F44F5F" w:rsidRPr="00FD37B3">
              <w:rPr>
                <w:rFonts w:ascii="Times New Roman" w:hAnsi="Times New Roman" w:cs="Times New Roman"/>
                <w:bCs/>
                <w:sz w:val="20"/>
                <w:szCs w:val="20"/>
              </w:rPr>
              <w:t>@g</w:t>
            </w:r>
            <w:r w:rsidR="00125593" w:rsidRPr="00FD37B3">
              <w:rPr>
                <w:rFonts w:ascii="Times New Roman" w:hAnsi="Times New Roman" w:cs="Times New Roman"/>
                <w:bCs/>
                <w:sz w:val="20"/>
                <w:szCs w:val="20"/>
              </w:rPr>
              <w:t>mail</w:t>
            </w:r>
            <w:r w:rsidR="00F44F5F" w:rsidRPr="00FD37B3">
              <w:rPr>
                <w:rFonts w:ascii="Times New Roman" w:hAnsi="Times New Roman" w:cs="Times New Roman"/>
                <w:bCs/>
                <w:sz w:val="20"/>
                <w:szCs w:val="20"/>
              </w:rPr>
              <w:t>.com | +49(0)15</w:t>
            </w:r>
            <w:r w:rsidR="00125593" w:rsidRPr="00FD37B3">
              <w:rPr>
                <w:rFonts w:ascii="Times New Roman" w:hAnsi="Times New Roman" w:cs="Times New Roman"/>
                <w:bCs/>
                <w:sz w:val="20"/>
                <w:szCs w:val="20"/>
              </w:rPr>
              <w:t>738093539</w:t>
            </w:r>
          </w:p>
        </w:tc>
      </w:tr>
      <w:tr w:rsidR="002508C2" w:rsidRPr="00F44F5F" w14:paraId="0FCADE56" w14:textId="77777777" w:rsidTr="005C33AC">
        <w:trPr>
          <w:trHeight w:val="454"/>
        </w:trPr>
        <w:tc>
          <w:tcPr>
            <w:tcW w:w="10206" w:type="dxa"/>
            <w:gridSpan w:val="12"/>
            <w:tcBorders>
              <w:bottom w:val="single" w:sz="4" w:space="0" w:color="auto"/>
            </w:tcBorders>
            <w:vAlign w:val="bottom"/>
          </w:tcPr>
          <w:p w14:paraId="6219B894" w14:textId="1ED999E7" w:rsidR="002508C2" w:rsidRPr="00FD37B3" w:rsidRDefault="00F44F5F" w:rsidP="00F44F5F">
            <w:pPr>
              <w:rPr>
                <w:rFonts w:ascii="Times New Roman" w:hAnsi="Times New Roman" w:cs="Times New Roman"/>
                <w:b/>
                <w:sz w:val="28"/>
              </w:rPr>
            </w:pPr>
            <w:r w:rsidRPr="00FD37B3">
              <w:rPr>
                <w:rFonts w:ascii="Times New Roman" w:hAnsi="Times New Roman" w:cs="Times New Roman"/>
                <w:b/>
                <w:sz w:val="28"/>
                <w:szCs w:val="32"/>
              </w:rPr>
              <w:t>SCHULE &amp; STUDIUM</w:t>
            </w:r>
          </w:p>
        </w:tc>
      </w:tr>
      <w:tr w:rsidR="00D1492F" w:rsidRPr="00F44F5F" w14:paraId="7D1DEBF7" w14:textId="77777777" w:rsidTr="001E2071">
        <w:trPr>
          <w:trHeight w:val="340"/>
        </w:trPr>
        <w:tc>
          <w:tcPr>
            <w:tcW w:w="6804" w:type="dxa"/>
            <w:gridSpan w:val="7"/>
            <w:tcBorders>
              <w:top w:val="single" w:sz="4" w:space="0" w:color="auto"/>
            </w:tcBorders>
            <w:vAlign w:val="bottom"/>
          </w:tcPr>
          <w:p w14:paraId="0C2B846F" w14:textId="35083FF5" w:rsidR="00D1492F" w:rsidRPr="005D2F6E" w:rsidRDefault="00A61AF9" w:rsidP="00723643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5D2F6E">
              <w:rPr>
                <w:rFonts w:ascii="Times New Roman" w:hAnsi="Times New Roman" w:cs="Times New Roman"/>
                <w:b/>
                <w:sz w:val="21"/>
                <w:szCs w:val="21"/>
              </w:rPr>
              <w:t>Goethe-Universität</w:t>
            </w:r>
          </w:p>
        </w:tc>
        <w:tc>
          <w:tcPr>
            <w:tcW w:w="3402" w:type="dxa"/>
            <w:gridSpan w:val="5"/>
            <w:tcBorders>
              <w:top w:val="single" w:sz="4" w:space="0" w:color="auto"/>
            </w:tcBorders>
            <w:vAlign w:val="bottom"/>
          </w:tcPr>
          <w:p w14:paraId="7C845E2D" w14:textId="7B336F0D" w:rsidR="00D1492F" w:rsidRPr="005D2F6E" w:rsidRDefault="00B17D95" w:rsidP="00162A5A">
            <w:pPr>
              <w:jc w:val="right"/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</w:pPr>
            <w:r w:rsidRPr="005D2F6E"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  <w:t>Frankfurt am Main</w:t>
            </w:r>
          </w:p>
        </w:tc>
      </w:tr>
      <w:tr w:rsidR="00D1492F" w:rsidRPr="00F44F5F" w14:paraId="61E5D482" w14:textId="77777777" w:rsidTr="00FE0496">
        <w:tc>
          <w:tcPr>
            <w:tcW w:w="5523" w:type="dxa"/>
            <w:gridSpan w:val="3"/>
          </w:tcPr>
          <w:p w14:paraId="11CB9A0F" w14:textId="63E4A99B" w:rsidR="00D1492F" w:rsidRPr="005D2F6E" w:rsidRDefault="00D1492F">
            <w:pPr>
              <w:rPr>
                <w:rFonts w:ascii="Times New Roman" w:hAnsi="Times New Roman" w:cs="Times New Roman"/>
                <w:iCs/>
                <w:sz w:val="20"/>
                <w:szCs w:val="20"/>
              </w:rPr>
            </w:pPr>
            <w:proofErr w:type="spellStart"/>
            <w:r w:rsidRPr="005D2F6E">
              <w:rPr>
                <w:rFonts w:ascii="Times New Roman" w:hAnsi="Times New Roman" w:cs="Times New Roman"/>
                <w:iCs/>
                <w:sz w:val="20"/>
                <w:szCs w:val="20"/>
              </w:rPr>
              <w:t>B.Sc</w:t>
            </w:r>
            <w:proofErr w:type="spellEnd"/>
            <w:r w:rsidRPr="005D2F6E">
              <w:rPr>
                <w:rFonts w:ascii="Times New Roman" w:hAnsi="Times New Roman" w:cs="Times New Roman"/>
                <w:iCs/>
                <w:sz w:val="20"/>
                <w:szCs w:val="20"/>
              </w:rPr>
              <w:t xml:space="preserve">. in </w:t>
            </w:r>
            <w:r w:rsidR="00B17D95" w:rsidRPr="005D2F6E">
              <w:rPr>
                <w:rFonts w:ascii="Times New Roman" w:hAnsi="Times New Roman" w:cs="Times New Roman"/>
                <w:iCs/>
                <w:sz w:val="20"/>
                <w:szCs w:val="20"/>
              </w:rPr>
              <w:t>Wirtschaftswissenschaften (</w:t>
            </w:r>
            <w:r w:rsidR="00426D7E" w:rsidRPr="005D2F6E">
              <w:rPr>
                <w:rFonts w:ascii="Times New Roman" w:hAnsi="Times New Roman" w:cs="Times New Roman"/>
                <w:iCs/>
                <w:sz w:val="20"/>
                <w:szCs w:val="20"/>
              </w:rPr>
              <w:t xml:space="preserve">aktueller </w:t>
            </w:r>
            <w:r w:rsidR="00B17D95" w:rsidRPr="005D2F6E">
              <w:rPr>
                <w:rFonts w:ascii="Times New Roman" w:hAnsi="Times New Roman" w:cs="Times New Roman"/>
                <w:iCs/>
                <w:sz w:val="20"/>
                <w:szCs w:val="20"/>
              </w:rPr>
              <w:t>Schnitt: 1,</w:t>
            </w:r>
            <w:r w:rsidR="00A61AF9" w:rsidRPr="005D2F6E">
              <w:rPr>
                <w:rFonts w:ascii="Times New Roman" w:hAnsi="Times New Roman" w:cs="Times New Roman"/>
                <w:iCs/>
                <w:sz w:val="20"/>
                <w:szCs w:val="20"/>
              </w:rPr>
              <w:t>1</w:t>
            </w:r>
            <w:r w:rsidR="00B17D95" w:rsidRPr="005D2F6E">
              <w:rPr>
                <w:rFonts w:ascii="Times New Roman" w:hAnsi="Times New Roman" w:cs="Times New Roman"/>
                <w:iCs/>
                <w:sz w:val="20"/>
                <w:szCs w:val="20"/>
              </w:rPr>
              <w:t>)</w:t>
            </w:r>
          </w:p>
        </w:tc>
        <w:tc>
          <w:tcPr>
            <w:tcW w:w="4683" w:type="dxa"/>
            <w:gridSpan w:val="9"/>
          </w:tcPr>
          <w:p w14:paraId="419A9228" w14:textId="6DDCBBA5" w:rsidR="00D1492F" w:rsidRPr="005D2F6E" w:rsidRDefault="00D1492F" w:rsidP="00D1492F">
            <w:pPr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 w:rsidRPr="005D2F6E">
              <w:rPr>
                <w:rFonts w:ascii="Times New Roman" w:hAnsi="Times New Roman" w:cs="Times New Roman"/>
                <w:sz w:val="20"/>
                <w:szCs w:val="20"/>
              </w:rPr>
              <w:t>0</w:t>
            </w:r>
            <w:r w:rsidR="00A61AF9" w:rsidRPr="005D2F6E">
              <w:rPr>
                <w:rFonts w:ascii="Times New Roman" w:hAnsi="Times New Roman" w:cs="Times New Roman"/>
                <w:sz w:val="20"/>
                <w:szCs w:val="20"/>
              </w:rPr>
              <w:t>4</w:t>
            </w:r>
            <w:r w:rsidRPr="005D2F6E">
              <w:rPr>
                <w:rFonts w:ascii="Times New Roman" w:hAnsi="Times New Roman" w:cs="Times New Roman"/>
                <w:sz w:val="20"/>
                <w:szCs w:val="20"/>
              </w:rPr>
              <w:t>/20</w:t>
            </w:r>
            <w:r w:rsidR="00A61AF9" w:rsidRPr="005D2F6E">
              <w:rPr>
                <w:rFonts w:ascii="Times New Roman" w:hAnsi="Times New Roman" w:cs="Times New Roman"/>
                <w:sz w:val="20"/>
                <w:szCs w:val="20"/>
              </w:rPr>
              <w:t>21</w:t>
            </w:r>
            <w:r w:rsidRPr="005D2F6E">
              <w:rPr>
                <w:rFonts w:ascii="Times New Roman" w:hAnsi="Times New Roman" w:cs="Times New Roman"/>
                <w:sz w:val="20"/>
                <w:szCs w:val="20"/>
              </w:rPr>
              <w:t xml:space="preserve"> –</w:t>
            </w:r>
            <w:r w:rsidR="00B17D95" w:rsidRPr="005D2F6E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="00D5280E" w:rsidRPr="005D2F6E">
              <w:rPr>
                <w:rFonts w:ascii="Times New Roman" w:hAnsi="Times New Roman" w:cs="Times New Roman"/>
                <w:sz w:val="20"/>
                <w:szCs w:val="20"/>
              </w:rPr>
              <w:t>heute</w:t>
            </w:r>
          </w:p>
        </w:tc>
      </w:tr>
      <w:tr w:rsidR="00D5280E" w:rsidRPr="00F44F5F" w14:paraId="7EABE9F1" w14:textId="77777777" w:rsidTr="00FE0496">
        <w:tc>
          <w:tcPr>
            <w:tcW w:w="10206" w:type="dxa"/>
            <w:gridSpan w:val="12"/>
          </w:tcPr>
          <w:p w14:paraId="7A71E6B0" w14:textId="14427D06" w:rsidR="00426D7E" w:rsidRPr="00022D05" w:rsidRDefault="00A61AF9" w:rsidP="00FE0496">
            <w:pPr>
              <w:pStyle w:val="Listenabsatz"/>
              <w:numPr>
                <w:ilvl w:val="0"/>
                <w:numId w:val="2"/>
              </w:numPr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de-AT"/>
                <w:rPrChange w:id="0" w:author="David Döbele" w:date="2022-01-11T20:48:00Z">
                  <w:rPr>
                    <w:rFonts w:ascii="Times New Roman" w:hAnsi="Times New Roman" w:cs="Times New Roman"/>
                    <w:color w:val="000000"/>
                    <w:sz w:val="20"/>
                    <w:szCs w:val="20"/>
                    <w:lang w:val="de-AT"/>
                  </w:rPr>
                </w:rPrChange>
              </w:rPr>
            </w:pPr>
            <w:r w:rsidRPr="00022D05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de-AT"/>
                <w:rPrChange w:id="1" w:author="David Döbele" w:date="2022-01-11T20:48:00Z">
                  <w:rPr>
                    <w:rFonts w:ascii="Times New Roman" w:hAnsi="Times New Roman" w:cs="Times New Roman"/>
                    <w:color w:val="000000"/>
                    <w:sz w:val="20"/>
                    <w:szCs w:val="20"/>
                    <w:lang w:val="de-AT"/>
                  </w:rPr>
                </w:rPrChange>
              </w:rPr>
              <w:t>Relevante Module</w:t>
            </w:r>
            <w:r w:rsidR="00B17D95" w:rsidRPr="00022D05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de-AT"/>
                <w:rPrChange w:id="2" w:author="David Döbele" w:date="2022-01-11T20:48:00Z">
                  <w:rPr>
                    <w:rFonts w:ascii="Times New Roman" w:hAnsi="Times New Roman" w:cs="Times New Roman"/>
                    <w:color w:val="000000"/>
                    <w:sz w:val="20"/>
                    <w:szCs w:val="20"/>
                    <w:lang w:val="de-AT"/>
                  </w:rPr>
                </w:rPrChange>
              </w:rPr>
              <w:t xml:space="preserve">: </w:t>
            </w:r>
            <w:r w:rsidRPr="00022D05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de-AT"/>
                <w:rPrChange w:id="3" w:author="David Döbele" w:date="2022-01-11T20:48:00Z">
                  <w:rPr>
                    <w:rFonts w:ascii="Times New Roman" w:hAnsi="Times New Roman" w:cs="Times New Roman"/>
                    <w:color w:val="000000"/>
                    <w:sz w:val="20"/>
                    <w:szCs w:val="20"/>
                    <w:lang w:val="de-AT"/>
                  </w:rPr>
                </w:rPrChange>
              </w:rPr>
              <w:t>Statistik, Mathematik, Finanzen, Wirtschaftsinformatik</w:t>
            </w:r>
          </w:p>
        </w:tc>
      </w:tr>
      <w:tr w:rsidR="00D5280E" w:rsidRPr="00F44F5F" w14:paraId="013361E1" w14:textId="77777777" w:rsidTr="00FE0496">
        <w:trPr>
          <w:trHeight w:val="340"/>
        </w:trPr>
        <w:tc>
          <w:tcPr>
            <w:tcW w:w="6946" w:type="dxa"/>
            <w:gridSpan w:val="8"/>
            <w:vAlign w:val="bottom"/>
          </w:tcPr>
          <w:p w14:paraId="197620E3" w14:textId="04D0E462" w:rsidR="00D1492F" w:rsidRPr="005D2F6E" w:rsidRDefault="00A61AF9" w:rsidP="0072364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5D2F6E">
              <w:rPr>
                <w:rFonts w:ascii="Times New Roman" w:hAnsi="Times New Roman" w:cs="Times New Roman"/>
                <w:b/>
                <w:sz w:val="21"/>
                <w:szCs w:val="21"/>
              </w:rPr>
              <w:t>Technische Universität Darmstadt</w:t>
            </w:r>
          </w:p>
        </w:tc>
        <w:tc>
          <w:tcPr>
            <w:tcW w:w="3260" w:type="dxa"/>
            <w:gridSpan w:val="4"/>
            <w:vAlign w:val="bottom"/>
          </w:tcPr>
          <w:p w14:paraId="63D86F51" w14:textId="391717E7" w:rsidR="00D1492F" w:rsidRPr="005D2F6E" w:rsidRDefault="00AB1A8E" w:rsidP="00D5280E">
            <w:pPr>
              <w:ind w:left="-279"/>
              <w:jc w:val="right"/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</w:pPr>
            <w:r w:rsidRPr="005D2F6E"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  <w:t>Darmstadt</w:t>
            </w:r>
          </w:p>
        </w:tc>
      </w:tr>
      <w:tr w:rsidR="00D5280E" w:rsidRPr="00F44F5F" w14:paraId="62632213" w14:textId="77777777" w:rsidTr="00FE0496">
        <w:tc>
          <w:tcPr>
            <w:tcW w:w="5387" w:type="dxa"/>
            <w:gridSpan w:val="2"/>
          </w:tcPr>
          <w:p w14:paraId="5F71027E" w14:textId="4933A9BC" w:rsidR="00D1492F" w:rsidRPr="005D2F6E" w:rsidRDefault="00A61AF9">
            <w:pPr>
              <w:rPr>
                <w:rFonts w:ascii="Times New Roman" w:hAnsi="Times New Roman" w:cs="Times New Roman"/>
                <w:iCs/>
                <w:sz w:val="20"/>
                <w:szCs w:val="20"/>
              </w:rPr>
            </w:pPr>
            <w:proofErr w:type="spellStart"/>
            <w:r w:rsidRPr="005D2F6E">
              <w:rPr>
                <w:rFonts w:ascii="Times New Roman" w:hAnsi="Times New Roman" w:cs="Times New Roman"/>
                <w:iCs/>
                <w:sz w:val="20"/>
                <w:szCs w:val="20"/>
              </w:rPr>
              <w:t>B.Sc</w:t>
            </w:r>
            <w:proofErr w:type="spellEnd"/>
            <w:r w:rsidRPr="005D2F6E">
              <w:rPr>
                <w:rFonts w:ascii="Times New Roman" w:hAnsi="Times New Roman" w:cs="Times New Roman"/>
                <w:iCs/>
                <w:sz w:val="20"/>
                <w:szCs w:val="20"/>
              </w:rPr>
              <w:t>. in Informatik</w:t>
            </w:r>
            <w:del w:id="4" w:author="David Döbele" w:date="2022-01-11T20:48:00Z">
              <w:r w:rsidRPr="005D2F6E" w:rsidDel="00022D05">
                <w:rPr>
                  <w:rFonts w:ascii="Times New Roman" w:hAnsi="Times New Roman" w:cs="Times New Roman"/>
                  <w:iCs/>
                  <w:sz w:val="20"/>
                  <w:szCs w:val="20"/>
                </w:rPr>
                <w:delText xml:space="preserve"> (</w:delText>
              </w:r>
              <w:r w:rsidR="00DA4C27" w:rsidRPr="005D2F6E" w:rsidDel="00022D05">
                <w:rPr>
                  <w:rFonts w:ascii="Times New Roman" w:hAnsi="Times New Roman" w:cs="Times New Roman"/>
                  <w:iCs/>
                  <w:sz w:val="20"/>
                  <w:szCs w:val="20"/>
                </w:rPr>
                <w:delText>Schnitt:</w:delText>
              </w:r>
              <w:r w:rsidR="00022D05" w:rsidDel="00022D05">
                <w:rPr>
                  <w:rFonts w:ascii="Times New Roman" w:hAnsi="Times New Roman" w:cs="Times New Roman"/>
                  <w:iCs/>
                  <w:sz w:val="20"/>
                  <w:szCs w:val="20"/>
                </w:rPr>
                <w:delText xml:space="preserve"> </w:delText>
              </w:r>
              <w:r w:rsidR="00DA4C27" w:rsidRPr="005D2F6E" w:rsidDel="00022D05">
                <w:rPr>
                  <w:rFonts w:ascii="Times New Roman" w:hAnsi="Times New Roman" w:cs="Times New Roman"/>
                  <w:iCs/>
                  <w:sz w:val="20"/>
                  <w:szCs w:val="20"/>
                </w:rPr>
                <w:delText>2,4)</w:delText>
              </w:r>
            </w:del>
          </w:p>
        </w:tc>
        <w:tc>
          <w:tcPr>
            <w:tcW w:w="4819" w:type="dxa"/>
            <w:gridSpan w:val="10"/>
          </w:tcPr>
          <w:p w14:paraId="51FC9814" w14:textId="57E6F75B" w:rsidR="00D1492F" w:rsidRPr="005D2F6E" w:rsidRDefault="00426D7E" w:rsidP="00D1492F">
            <w:pPr>
              <w:jc w:val="right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5D2F6E">
              <w:rPr>
                <w:rFonts w:ascii="Times New Roman" w:hAnsi="Times New Roman" w:cs="Times New Roman"/>
                <w:sz w:val="20"/>
                <w:szCs w:val="20"/>
              </w:rPr>
              <w:t>09/20</w:t>
            </w:r>
            <w:r w:rsidR="0091331D" w:rsidRPr="005D2F6E">
              <w:rPr>
                <w:rFonts w:ascii="Times New Roman" w:hAnsi="Times New Roman" w:cs="Times New Roman"/>
                <w:sz w:val="20"/>
                <w:szCs w:val="20"/>
              </w:rPr>
              <w:t>1</w:t>
            </w:r>
            <w:r w:rsidR="00AB1A8E" w:rsidRPr="005D2F6E">
              <w:rPr>
                <w:rFonts w:ascii="Times New Roman" w:hAnsi="Times New Roman" w:cs="Times New Roman"/>
                <w:sz w:val="20"/>
                <w:szCs w:val="20"/>
              </w:rPr>
              <w:t>9</w:t>
            </w:r>
            <w:r w:rsidRPr="005D2F6E">
              <w:rPr>
                <w:rFonts w:ascii="Times New Roman" w:hAnsi="Times New Roman" w:cs="Times New Roman"/>
                <w:sz w:val="20"/>
                <w:szCs w:val="20"/>
              </w:rPr>
              <w:t xml:space="preserve"> – </w:t>
            </w:r>
            <w:r w:rsidR="0091331D" w:rsidRPr="005D2F6E">
              <w:rPr>
                <w:rFonts w:ascii="Times New Roman" w:hAnsi="Times New Roman" w:cs="Times New Roman"/>
                <w:sz w:val="20"/>
                <w:szCs w:val="20"/>
              </w:rPr>
              <w:t>0</w:t>
            </w:r>
            <w:r w:rsidR="00AB1A8E" w:rsidRPr="005D2F6E">
              <w:rPr>
                <w:rFonts w:ascii="Times New Roman" w:hAnsi="Times New Roman" w:cs="Times New Roman"/>
                <w:sz w:val="20"/>
                <w:szCs w:val="20"/>
              </w:rPr>
              <w:t>3</w:t>
            </w:r>
            <w:r w:rsidRPr="005D2F6E">
              <w:rPr>
                <w:rFonts w:ascii="Times New Roman" w:hAnsi="Times New Roman" w:cs="Times New Roman"/>
                <w:sz w:val="20"/>
                <w:szCs w:val="20"/>
              </w:rPr>
              <w:t>/20</w:t>
            </w:r>
            <w:r w:rsidR="00AB1A8E" w:rsidRPr="005D2F6E">
              <w:rPr>
                <w:rFonts w:ascii="Times New Roman" w:hAnsi="Times New Roman" w:cs="Times New Roman"/>
                <w:sz w:val="20"/>
                <w:szCs w:val="20"/>
              </w:rPr>
              <w:t>21</w:t>
            </w:r>
          </w:p>
        </w:tc>
      </w:tr>
      <w:tr w:rsidR="00D5280E" w:rsidRPr="00F44F5F" w14:paraId="4D68BFE7" w14:textId="77777777" w:rsidTr="00FE0496">
        <w:tc>
          <w:tcPr>
            <w:tcW w:w="10206" w:type="dxa"/>
            <w:gridSpan w:val="12"/>
          </w:tcPr>
          <w:p w14:paraId="47DB2F8D" w14:textId="77777777" w:rsidR="0091331D" w:rsidRPr="00022D05" w:rsidRDefault="00DA4C27" w:rsidP="001E2071">
            <w:pPr>
              <w:pStyle w:val="Listenabsatz"/>
              <w:numPr>
                <w:ilvl w:val="0"/>
                <w:numId w:val="2"/>
              </w:numPr>
              <w:rPr>
                <w:ins w:id="5" w:author="David Döbele" w:date="2022-01-11T20:48:00Z"/>
                <w:rFonts w:ascii="Times New Roman" w:hAnsi="Times New Roman" w:cs="Times New Roman"/>
                <w:i/>
                <w:iCs/>
                <w:sz w:val="20"/>
                <w:szCs w:val="20"/>
                <w:lang w:val="de-AT"/>
                <w:rPrChange w:id="6" w:author="David Döbele" w:date="2022-01-11T20:48:00Z">
                  <w:rPr>
                    <w:ins w:id="7" w:author="David Döbele" w:date="2022-01-11T20:48:00Z"/>
                    <w:rFonts w:ascii="Times New Roman" w:hAnsi="Times New Roman" w:cs="Times New Roman"/>
                    <w:i/>
                    <w:iCs/>
                    <w:sz w:val="20"/>
                    <w:szCs w:val="20"/>
                  </w:rPr>
                </w:rPrChange>
              </w:rPr>
            </w:pPr>
            <w:r w:rsidRPr="00022D05">
              <w:rPr>
                <w:rFonts w:ascii="Times New Roman" w:hAnsi="Times New Roman" w:cs="Times New Roman"/>
                <w:i/>
                <w:iCs/>
                <w:sz w:val="20"/>
                <w:szCs w:val="20"/>
                <w:rPrChange w:id="8" w:author="David Döbele" w:date="2022-01-11T20:48:00Z">
                  <w:rPr>
                    <w:rFonts w:ascii="Times New Roman" w:hAnsi="Times New Roman" w:cs="Times New Roman"/>
                    <w:sz w:val="20"/>
                    <w:szCs w:val="20"/>
                  </w:rPr>
                </w:rPrChange>
              </w:rPr>
              <w:t>Relevante Module: Mathematik</w:t>
            </w:r>
            <w:r w:rsidR="00074025" w:rsidRPr="00022D05">
              <w:rPr>
                <w:rFonts w:ascii="Times New Roman" w:hAnsi="Times New Roman" w:cs="Times New Roman"/>
                <w:i/>
                <w:iCs/>
                <w:sz w:val="20"/>
                <w:szCs w:val="20"/>
                <w:rPrChange w:id="9" w:author="David Döbele" w:date="2022-01-11T20:48:00Z">
                  <w:rPr>
                    <w:rFonts w:ascii="Times New Roman" w:hAnsi="Times New Roman" w:cs="Times New Roman"/>
                    <w:sz w:val="20"/>
                    <w:szCs w:val="20"/>
                  </w:rPr>
                </w:rPrChange>
              </w:rPr>
              <w:t xml:space="preserve"> Ⅰ &amp; Ⅱ, Funktionale &amp; objektorientierte Programmierkonzepte,</w:t>
            </w:r>
            <w:r w:rsidR="002E3E21" w:rsidRPr="00022D05">
              <w:rPr>
                <w:rFonts w:ascii="Times New Roman" w:hAnsi="Times New Roman" w:cs="Times New Roman"/>
                <w:i/>
                <w:iCs/>
                <w:sz w:val="20"/>
                <w:szCs w:val="20"/>
                <w:rPrChange w:id="10" w:author="David Döbele" w:date="2022-01-11T20:48:00Z">
                  <w:rPr>
                    <w:rFonts w:ascii="Times New Roman" w:hAnsi="Times New Roman" w:cs="Times New Roman"/>
                    <w:sz w:val="20"/>
                    <w:szCs w:val="20"/>
                  </w:rPr>
                </w:rPrChange>
              </w:rPr>
              <w:t xml:space="preserve"> </w:t>
            </w:r>
            <w:r w:rsidR="00074025" w:rsidRPr="00022D05">
              <w:rPr>
                <w:rFonts w:ascii="Times New Roman" w:hAnsi="Times New Roman" w:cs="Times New Roman"/>
                <w:i/>
                <w:iCs/>
                <w:sz w:val="20"/>
                <w:szCs w:val="20"/>
                <w:rPrChange w:id="11" w:author="David Döbele" w:date="2022-01-11T20:48:00Z">
                  <w:rPr>
                    <w:rFonts w:ascii="Times New Roman" w:hAnsi="Times New Roman" w:cs="Times New Roman"/>
                    <w:sz w:val="20"/>
                    <w:szCs w:val="20"/>
                  </w:rPr>
                </w:rPrChange>
              </w:rPr>
              <w:t>Digitaltechnik, Elektrotechnik &amp; Informationstechnik,</w:t>
            </w:r>
            <w:r w:rsidR="00074025" w:rsidRPr="00022D05">
              <w:rPr>
                <w:i/>
                <w:iCs/>
                <w:rPrChange w:id="12" w:author="David Döbele" w:date="2022-01-11T20:48:00Z">
                  <w:rPr/>
                </w:rPrChange>
              </w:rPr>
              <w:t xml:space="preserve"> </w:t>
            </w:r>
            <w:r w:rsidR="00074025" w:rsidRPr="00022D05">
              <w:rPr>
                <w:rFonts w:ascii="Times New Roman" w:hAnsi="Times New Roman" w:cs="Times New Roman"/>
                <w:i/>
                <w:iCs/>
                <w:sz w:val="20"/>
                <w:szCs w:val="20"/>
                <w:rPrChange w:id="13" w:author="David Döbele" w:date="2022-01-11T20:48:00Z">
                  <w:rPr>
                    <w:rFonts w:ascii="Times New Roman" w:hAnsi="Times New Roman" w:cs="Times New Roman"/>
                    <w:sz w:val="20"/>
                    <w:szCs w:val="20"/>
                  </w:rPr>
                </w:rPrChange>
              </w:rPr>
              <w:t>Algorithmen und Datenstrukturen</w:t>
            </w:r>
            <w:r w:rsidR="0082328E" w:rsidRPr="00022D05">
              <w:rPr>
                <w:rFonts w:ascii="Times New Roman" w:hAnsi="Times New Roman" w:cs="Times New Roman"/>
                <w:i/>
                <w:iCs/>
                <w:sz w:val="20"/>
                <w:szCs w:val="20"/>
                <w:rPrChange w:id="14" w:author="David Döbele" w:date="2022-01-11T20:48:00Z">
                  <w:rPr>
                    <w:rFonts w:ascii="Times New Roman" w:hAnsi="Times New Roman" w:cs="Times New Roman"/>
                    <w:sz w:val="20"/>
                    <w:szCs w:val="20"/>
                  </w:rPr>
                </w:rPrChange>
              </w:rPr>
              <w:t>,</w:t>
            </w:r>
            <w:r w:rsidR="002E3E21" w:rsidRPr="00022D05">
              <w:rPr>
                <w:rFonts w:ascii="Times New Roman" w:hAnsi="Times New Roman" w:cs="Times New Roman"/>
                <w:i/>
                <w:iCs/>
                <w:sz w:val="20"/>
                <w:szCs w:val="20"/>
                <w:rPrChange w:id="15" w:author="David Döbele" w:date="2022-01-11T20:48:00Z">
                  <w:rPr>
                    <w:rFonts w:ascii="Times New Roman" w:hAnsi="Times New Roman" w:cs="Times New Roman"/>
                    <w:sz w:val="20"/>
                    <w:szCs w:val="20"/>
                  </w:rPr>
                </w:rPrChange>
              </w:rPr>
              <w:t xml:space="preserve"> </w:t>
            </w:r>
            <w:r w:rsidR="0082328E" w:rsidRPr="00022D05">
              <w:rPr>
                <w:rFonts w:ascii="Times New Roman" w:hAnsi="Times New Roman" w:cs="Times New Roman"/>
                <w:i/>
                <w:iCs/>
                <w:sz w:val="20"/>
                <w:szCs w:val="20"/>
                <w:lang w:val="de-AT"/>
                <w:rPrChange w:id="16" w:author="David Döbele" w:date="2022-01-11T20:48:00Z">
                  <w:rPr>
                    <w:rFonts w:ascii="Times New Roman" w:hAnsi="Times New Roman" w:cs="Times New Roman"/>
                    <w:sz w:val="20"/>
                    <w:szCs w:val="20"/>
                    <w:lang w:val="de-AT"/>
                  </w:rPr>
                </w:rPrChange>
              </w:rPr>
              <w:t>Automaten &amp; Formalsprachen</w:t>
            </w:r>
            <w:r w:rsidR="00074025" w:rsidRPr="00022D05">
              <w:rPr>
                <w:rFonts w:ascii="Times New Roman" w:hAnsi="Times New Roman" w:cs="Times New Roman"/>
                <w:i/>
                <w:iCs/>
                <w:sz w:val="20"/>
                <w:szCs w:val="20"/>
                <w:rPrChange w:id="17" w:author="David Döbele" w:date="2022-01-11T20:48:00Z">
                  <w:rPr>
                    <w:rFonts w:ascii="Times New Roman" w:hAnsi="Times New Roman" w:cs="Times New Roman"/>
                    <w:sz w:val="20"/>
                    <w:szCs w:val="20"/>
                  </w:rPr>
                </w:rPrChange>
              </w:rPr>
              <w:t xml:space="preserve"> </w:t>
            </w:r>
          </w:p>
          <w:p w14:paraId="54BF63E9" w14:textId="18B877F8" w:rsidR="00022D05" w:rsidRPr="00022D05" w:rsidRDefault="00022D05" w:rsidP="001E2071">
            <w:pPr>
              <w:pStyle w:val="Listenabsatz"/>
              <w:numPr>
                <w:ilvl w:val="0"/>
                <w:numId w:val="2"/>
              </w:numPr>
              <w:rPr>
                <w:rFonts w:ascii="Times New Roman" w:hAnsi="Times New Roman" w:cs="Times New Roman"/>
                <w:i/>
                <w:iCs/>
                <w:sz w:val="20"/>
                <w:szCs w:val="20"/>
                <w:lang w:val="de-AT"/>
                <w:rPrChange w:id="18" w:author="David Döbele" w:date="2022-01-11T20:48:00Z">
                  <w:rPr>
                    <w:rFonts w:ascii="Times New Roman" w:hAnsi="Times New Roman" w:cs="Times New Roman"/>
                    <w:sz w:val="20"/>
                    <w:szCs w:val="20"/>
                    <w:lang w:val="de-AT"/>
                  </w:rPr>
                </w:rPrChange>
              </w:rPr>
            </w:pPr>
            <w:proofErr w:type="spellStart"/>
            <w:ins w:id="19" w:author="David Döbele" w:date="2022-01-11T20:48:00Z">
              <w:r>
                <w:rPr>
                  <w:rFonts w:ascii="Times New Roman" w:hAnsi="Times New Roman" w:cs="Times New Roman"/>
                  <w:i/>
                  <w:iCs/>
                  <w:sz w:val="20"/>
                  <w:szCs w:val="20"/>
                </w:rPr>
                <w:t>Studiengangswechsel</w:t>
              </w:r>
              <w:proofErr w:type="spellEnd"/>
              <w:r>
                <w:rPr>
                  <w:rFonts w:ascii="Times New Roman" w:hAnsi="Times New Roman" w:cs="Times New Roman"/>
                  <w:i/>
                  <w:iCs/>
                  <w:sz w:val="20"/>
                  <w:szCs w:val="20"/>
                </w:rPr>
                <w:t xml:space="preserve"> nach dem 3. Fachsemester aufgrund von mehr wirtschaftlichen Interessen</w:t>
              </w:r>
            </w:ins>
          </w:p>
        </w:tc>
      </w:tr>
      <w:tr w:rsidR="00AE4ED3" w:rsidRPr="00F44F5F" w14:paraId="6B19CF91" w14:textId="77777777" w:rsidTr="00FE0496">
        <w:trPr>
          <w:trHeight w:val="340"/>
        </w:trPr>
        <w:tc>
          <w:tcPr>
            <w:tcW w:w="5670" w:type="dxa"/>
            <w:gridSpan w:val="4"/>
            <w:vAlign w:val="bottom"/>
          </w:tcPr>
          <w:p w14:paraId="54F7169D" w14:textId="57C3B6ED" w:rsidR="00AE4ED3" w:rsidRPr="005D2F6E" w:rsidRDefault="0012701A" w:rsidP="00AE4ED3">
            <w:pPr>
              <w:rPr>
                <w:rFonts w:ascii="Times New Roman" w:hAnsi="Times New Roman" w:cs="Times New Roman"/>
                <w:b/>
                <w:sz w:val="21"/>
                <w:szCs w:val="21"/>
              </w:rPr>
            </w:pPr>
            <w:r w:rsidRPr="005D2F6E">
              <w:rPr>
                <w:rFonts w:ascii="Times New Roman" w:hAnsi="Times New Roman" w:cs="Times New Roman"/>
                <w:b/>
                <w:sz w:val="21"/>
                <w:szCs w:val="21"/>
              </w:rPr>
              <w:t>Martin-Luther-Schule</w:t>
            </w:r>
          </w:p>
        </w:tc>
        <w:tc>
          <w:tcPr>
            <w:tcW w:w="4536" w:type="dxa"/>
            <w:gridSpan w:val="8"/>
            <w:vAlign w:val="bottom"/>
          </w:tcPr>
          <w:p w14:paraId="262B6DA3" w14:textId="012879B3" w:rsidR="00AE4ED3" w:rsidRPr="005D2F6E" w:rsidRDefault="00AE4ED3" w:rsidP="00AE4ED3">
            <w:pPr>
              <w:jc w:val="right"/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</w:pPr>
            <w:r w:rsidRPr="005D2F6E"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  <w:t>M</w:t>
            </w:r>
            <w:r w:rsidR="00AB1A8E" w:rsidRPr="005D2F6E"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  <w:t>arburg</w:t>
            </w:r>
          </w:p>
        </w:tc>
      </w:tr>
      <w:tr w:rsidR="00AE4ED3" w:rsidRPr="00F44F5F" w14:paraId="263521E3" w14:textId="77777777" w:rsidTr="00FE0496">
        <w:trPr>
          <w:trHeight w:val="57"/>
        </w:trPr>
        <w:tc>
          <w:tcPr>
            <w:tcW w:w="5670" w:type="dxa"/>
            <w:gridSpan w:val="4"/>
          </w:tcPr>
          <w:p w14:paraId="36282A3A" w14:textId="0F98808D" w:rsidR="00AE4ED3" w:rsidRPr="005D2F6E" w:rsidRDefault="00AE4ED3" w:rsidP="00AE4ED3">
            <w:pPr>
              <w:rPr>
                <w:rFonts w:ascii="Times New Roman" w:hAnsi="Times New Roman" w:cs="Times New Roman"/>
                <w:b/>
                <w:sz w:val="21"/>
                <w:szCs w:val="21"/>
              </w:rPr>
            </w:pPr>
            <w:r w:rsidRPr="005D2F6E">
              <w:rPr>
                <w:rFonts w:ascii="Times New Roman" w:hAnsi="Times New Roman" w:cs="Times New Roman"/>
                <w:iCs/>
                <w:sz w:val="20"/>
                <w:szCs w:val="20"/>
                <w:lang w:val="de-AT"/>
              </w:rPr>
              <w:t xml:space="preserve">Allgemeine Hochschulreife (Note: </w:t>
            </w:r>
            <w:r w:rsidR="0012701A" w:rsidRPr="005D2F6E">
              <w:rPr>
                <w:rFonts w:ascii="Times New Roman" w:hAnsi="Times New Roman" w:cs="Times New Roman"/>
                <w:iCs/>
                <w:sz w:val="20"/>
                <w:szCs w:val="20"/>
                <w:lang w:val="de-AT"/>
              </w:rPr>
              <w:t>2,1</w:t>
            </w:r>
            <w:r w:rsidRPr="005D2F6E">
              <w:rPr>
                <w:rFonts w:ascii="Times New Roman" w:hAnsi="Times New Roman" w:cs="Times New Roman"/>
                <w:iCs/>
                <w:sz w:val="20"/>
                <w:szCs w:val="20"/>
                <w:lang w:val="de-AT"/>
              </w:rPr>
              <w:t>)</w:t>
            </w:r>
          </w:p>
        </w:tc>
        <w:tc>
          <w:tcPr>
            <w:tcW w:w="4536" w:type="dxa"/>
            <w:gridSpan w:val="8"/>
          </w:tcPr>
          <w:p w14:paraId="3DE8C75D" w14:textId="339F9D86" w:rsidR="00AE4ED3" w:rsidRPr="005D2F6E" w:rsidRDefault="00AE4ED3" w:rsidP="00AE4ED3">
            <w:pPr>
              <w:jc w:val="right"/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</w:pPr>
            <w:r w:rsidRPr="005D2F6E">
              <w:rPr>
                <w:rFonts w:ascii="Times New Roman" w:hAnsi="Times New Roman" w:cs="Times New Roman"/>
                <w:sz w:val="20"/>
                <w:szCs w:val="20"/>
              </w:rPr>
              <w:t>09/20</w:t>
            </w:r>
            <w:r w:rsidR="00AB1A8E" w:rsidRPr="005D2F6E">
              <w:rPr>
                <w:rFonts w:ascii="Times New Roman" w:hAnsi="Times New Roman" w:cs="Times New Roman"/>
                <w:sz w:val="20"/>
                <w:szCs w:val="20"/>
              </w:rPr>
              <w:t>16</w:t>
            </w:r>
            <w:r w:rsidRPr="005D2F6E">
              <w:rPr>
                <w:rFonts w:ascii="Times New Roman" w:hAnsi="Times New Roman" w:cs="Times New Roman"/>
                <w:sz w:val="20"/>
                <w:szCs w:val="20"/>
              </w:rPr>
              <w:t xml:space="preserve"> – 06/20</w:t>
            </w:r>
            <w:r w:rsidR="00AB1A8E" w:rsidRPr="005D2F6E">
              <w:rPr>
                <w:rFonts w:ascii="Times New Roman" w:hAnsi="Times New Roman" w:cs="Times New Roman"/>
                <w:sz w:val="20"/>
                <w:szCs w:val="20"/>
              </w:rPr>
              <w:t>19</w:t>
            </w:r>
          </w:p>
        </w:tc>
      </w:tr>
      <w:tr w:rsidR="00AE4ED3" w:rsidRPr="00F44F5F" w14:paraId="27601A10" w14:textId="77777777" w:rsidTr="00FE0496">
        <w:trPr>
          <w:trHeight w:val="57"/>
        </w:trPr>
        <w:tc>
          <w:tcPr>
            <w:tcW w:w="10206" w:type="dxa"/>
            <w:gridSpan w:val="12"/>
          </w:tcPr>
          <w:p w14:paraId="6ECF7248" w14:textId="24AB14D9" w:rsidR="00AE4ED3" w:rsidRPr="005D2F6E" w:rsidRDefault="00AE4ED3" w:rsidP="00275D2B">
            <w:pPr>
              <w:pStyle w:val="Listenabsatz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0"/>
                <w:szCs w:val="20"/>
                <w:lang w:val="de-AT"/>
              </w:rPr>
            </w:pPr>
            <w:r w:rsidRPr="005D2F6E">
              <w:rPr>
                <w:rFonts w:ascii="Times New Roman" w:hAnsi="Times New Roman" w:cs="Times New Roman"/>
                <w:sz w:val="20"/>
                <w:szCs w:val="20"/>
              </w:rPr>
              <w:t xml:space="preserve">Schwerpunktfächer: Mathematik, </w:t>
            </w:r>
            <w:r w:rsidR="00275D2B">
              <w:rPr>
                <w:rFonts w:ascii="Times New Roman" w:hAnsi="Times New Roman" w:cs="Times New Roman"/>
                <w:sz w:val="20"/>
                <w:szCs w:val="20"/>
              </w:rPr>
              <w:t>Physik</w:t>
            </w:r>
          </w:p>
        </w:tc>
      </w:tr>
      <w:tr w:rsidR="00D5280E" w:rsidRPr="00F44F5F" w14:paraId="1C51E2FF" w14:textId="77777777" w:rsidTr="00FE0496">
        <w:trPr>
          <w:trHeight w:val="340"/>
        </w:trPr>
        <w:tc>
          <w:tcPr>
            <w:tcW w:w="5670" w:type="dxa"/>
            <w:gridSpan w:val="4"/>
            <w:vAlign w:val="bottom"/>
          </w:tcPr>
          <w:p w14:paraId="4BAC65D2" w14:textId="19700EF9" w:rsidR="00665BF3" w:rsidRPr="005D2F6E" w:rsidRDefault="0012701A" w:rsidP="00665BF3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5D2F6E">
              <w:rPr>
                <w:rFonts w:ascii="Times New Roman" w:hAnsi="Times New Roman" w:cs="Times New Roman"/>
                <w:b/>
                <w:sz w:val="21"/>
                <w:szCs w:val="21"/>
              </w:rPr>
              <w:t>Realschule Im Kleefeld</w:t>
            </w:r>
          </w:p>
        </w:tc>
        <w:tc>
          <w:tcPr>
            <w:tcW w:w="4536" w:type="dxa"/>
            <w:gridSpan w:val="8"/>
            <w:vAlign w:val="bottom"/>
          </w:tcPr>
          <w:p w14:paraId="2FCB10D7" w14:textId="3E110C15" w:rsidR="00665BF3" w:rsidRPr="005D2F6E" w:rsidRDefault="00AB1A8E" w:rsidP="00665BF3">
            <w:pPr>
              <w:jc w:val="right"/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</w:pPr>
            <w:r w:rsidRPr="005D2F6E"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  <w:t>Bergisch Gladbach</w:t>
            </w:r>
          </w:p>
        </w:tc>
      </w:tr>
      <w:tr w:rsidR="0091331D" w:rsidRPr="00F44F5F" w14:paraId="312B82BC" w14:textId="77777777" w:rsidTr="001E2071">
        <w:trPr>
          <w:trHeight w:val="20"/>
        </w:trPr>
        <w:tc>
          <w:tcPr>
            <w:tcW w:w="5670" w:type="dxa"/>
            <w:gridSpan w:val="4"/>
            <w:vAlign w:val="bottom"/>
          </w:tcPr>
          <w:p w14:paraId="1CEE182B" w14:textId="4BEB86E9" w:rsidR="0091331D" w:rsidRPr="005D2F6E" w:rsidRDefault="0012701A" w:rsidP="00E1069F">
            <w:pPr>
              <w:rPr>
                <w:rFonts w:ascii="Times New Roman" w:hAnsi="Times New Roman" w:cs="Times New Roman"/>
                <w:iCs/>
                <w:sz w:val="16"/>
                <w:szCs w:val="16"/>
                <w:lang w:val="de-AT"/>
              </w:rPr>
            </w:pPr>
            <w:r w:rsidRPr="005D2F6E">
              <w:rPr>
                <w:rFonts w:ascii="Times New Roman" w:hAnsi="Times New Roman" w:cs="Times New Roman"/>
                <w:iCs/>
                <w:sz w:val="20"/>
                <w:szCs w:val="20"/>
                <w:lang w:val="de-AT"/>
              </w:rPr>
              <w:t>Mittlere Reife</w:t>
            </w:r>
            <w:r w:rsidR="0091331D" w:rsidRPr="005D2F6E">
              <w:rPr>
                <w:rFonts w:ascii="Times New Roman" w:hAnsi="Times New Roman" w:cs="Times New Roman"/>
                <w:iCs/>
                <w:sz w:val="20"/>
                <w:szCs w:val="20"/>
                <w:lang w:val="de-AT"/>
              </w:rPr>
              <w:t xml:space="preserve"> (Note: 1,</w:t>
            </w:r>
            <w:r w:rsidRPr="005D2F6E">
              <w:rPr>
                <w:rFonts w:ascii="Times New Roman" w:hAnsi="Times New Roman" w:cs="Times New Roman"/>
                <w:iCs/>
                <w:sz w:val="20"/>
                <w:szCs w:val="20"/>
                <w:lang w:val="de-AT"/>
              </w:rPr>
              <w:t>1</w:t>
            </w:r>
            <w:r w:rsidR="0091331D" w:rsidRPr="005D2F6E">
              <w:rPr>
                <w:rFonts w:ascii="Times New Roman" w:hAnsi="Times New Roman" w:cs="Times New Roman"/>
                <w:iCs/>
                <w:sz w:val="20"/>
                <w:szCs w:val="20"/>
                <w:lang w:val="de-AT"/>
              </w:rPr>
              <w:t>)</w:t>
            </w:r>
          </w:p>
        </w:tc>
        <w:tc>
          <w:tcPr>
            <w:tcW w:w="4536" w:type="dxa"/>
            <w:gridSpan w:val="8"/>
            <w:vAlign w:val="bottom"/>
          </w:tcPr>
          <w:p w14:paraId="7521EA6E" w14:textId="497933DF" w:rsidR="0091331D" w:rsidRPr="005D2F6E" w:rsidRDefault="0091331D">
            <w:pPr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 w:rsidRPr="005D2F6E">
              <w:rPr>
                <w:rFonts w:ascii="Times New Roman" w:hAnsi="Times New Roman" w:cs="Times New Roman"/>
                <w:sz w:val="20"/>
                <w:szCs w:val="20"/>
              </w:rPr>
              <w:t>09/20</w:t>
            </w:r>
            <w:r w:rsidR="00AB1A8E" w:rsidRPr="005D2F6E">
              <w:rPr>
                <w:rFonts w:ascii="Times New Roman" w:hAnsi="Times New Roman" w:cs="Times New Roman"/>
                <w:sz w:val="20"/>
                <w:szCs w:val="20"/>
              </w:rPr>
              <w:t>14</w:t>
            </w:r>
            <w:r w:rsidRPr="005D2F6E">
              <w:rPr>
                <w:rFonts w:ascii="Times New Roman" w:hAnsi="Times New Roman" w:cs="Times New Roman"/>
                <w:sz w:val="20"/>
                <w:szCs w:val="20"/>
              </w:rPr>
              <w:t xml:space="preserve"> – 06/2016</w:t>
            </w:r>
          </w:p>
        </w:tc>
      </w:tr>
      <w:tr w:rsidR="001D484D" w:rsidRPr="00F44F5F" w14:paraId="1565D595" w14:textId="77777777" w:rsidTr="001E2071">
        <w:trPr>
          <w:trHeight w:val="340"/>
        </w:trPr>
        <w:tc>
          <w:tcPr>
            <w:tcW w:w="5670" w:type="dxa"/>
            <w:gridSpan w:val="4"/>
            <w:vAlign w:val="bottom"/>
          </w:tcPr>
          <w:p w14:paraId="71791503" w14:textId="62125447" w:rsidR="001D484D" w:rsidRPr="005D2F6E" w:rsidRDefault="00DB146D">
            <w:pPr>
              <w:rPr>
                <w:rFonts w:ascii="Times New Roman" w:hAnsi="Times New Roman" w:cs="Times New Roman"/>
                <w:b/>
                <w:bCs/>
                <w:sz w:val="21"/>
                <w:szCs w:val="21"/>
                <w:lang w:val="de-AT"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  <w:sz w:val="21"/>
                <w:szCs w:val="21"/>
                <w:lang w:val="de-AT"/>
              </w:rPr>
              <w:t>Resalat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1"/>
                <w:szCs w:val="21"/>
                <w:lang w:val="de-AT"/>
              </w:rPr>
              <w:t xml:space="preserve"> Schule </w:t>
            </w:r>
            <w:r w:rsidR="001E2071">
              <w:rPr>
                <w:rFonts w:ascii="Times New Roman" w:hAnsi="Times New Roman" w:cs="Times New Roman"/>
                <w:b/>
                <w:bCs/>
                <w:sz w:val="21"/>
                <w:szCs w:val="21"/>
                <w:lang w:val="de-AT"/>
              </w:rPr>
              <w:t>(</w:t>
            </w:r>
            <w:r w:rsidRPr="005D2F6E">
              <w:rPr>
                <w:rFonts w:ascii="Times New Roman" w:hAnsi="Times New Roman" w:cs="Times New Roman"/>
                <w:b/>
                <w:bCs/>
                <w:sz w:val="21"/>
                <w:szCs w:val="21"/>
                <w:lang w:val="de-AT"/>
              </w:rPr>
              <w:t>Durchlauf des afghanischen Schulsystems</w:t>
            </w:r>
            <w:r w:rsidR="00896D0A">
              <w:rPr>
                <w:rFonts w:ascii="Times New Roman" w:hAnsi="Times New Roman" w:cs="Times New Roman"/>
                <w:b/>
                <w:bCs/>
                <w:sz w:val="21"/>
                <w:szCs w:val="21"/>
                <w:lang w:val="de-AT"/>
              </w:rPr>
              <w:t>)</w:t>
            </w:r>
          </w:p>
        </w:tc>
        <w:tc>
          <w:tcPr>
            <w:tcW w:w="4536" w:type="dxa"/>
            <w:gridSpan w:val="8"/>
            <w:vAlign w:val="bottom"/>
          </w:tcPr>
          <w:p w14:paraId="4D2812CB" w14:textId="1041CD4E" w:rsidR="001D484D" w:rsidRPr="005D2F6E" w:rsidRDefault="001D484D" w:rsidP="00E1069F">
            <w:pPr>
              <w:tabs>
                <w:tab w:val="left" w:pos="3770"/>
              </w:tabs>
              <w:jc w:val="right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5D2F6E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Herat</w:t>
            </w:r>
            <w:r w:rsidR="00AB1A8E" w:rsidRPr="005D2F6E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, Afghanistan</w:t>
            </w:r>
          </w:p>
        </w:tc>
      </w:tr>
      <w:tr w:rsidR="001D484D" w:rsidRPr="00F44F5F" w14:paraId="2D3E9D47" w14:textId="77777777" w:rsidTr="005C33AC">
        <w:tc>
          <w:tcPr>
            <w:tcW w:w="5670" w:type="dxa"/>
            <w:gridSpan w:val="4"/>
            <w:vAlign w:val="bottom"/>
          </w:tcPr>
          <w:p w14:paraId="73D289D3" w14:textId="5AB39D6B" w:rsidR="001D484D" w:rsidRPr="005D2F6E" w:rsidRDefault="00275DD2" w:rsidP="0010375F">
            <w:pPr>
              <w:rPr>
                <w:rFonts w:ascii="Times New Roman" w:hAnsi="Times New Roman" w:cs="Times New Roman"/>
                <w:iCs/>
                <w:sz w:val="20"/>
                <w:szCs w:val="20"/>
                <w:lang w:val="de-AT"/>
              </w:rPr>
            </w:pPr>
            <w:r>
              <w:rPr>
                <w:rFonts w:ascii="Times New Roman" w:hAnsi="Times New Roman" w:cs="Times New Roman"/>
                <w:iCs/>
                <w:sz w:val="20"/>
                <w:szCs w:val="20"/>
                <w:lang w:val="de-AT"/>
              </w:rPr>
              <w:t>Schullaufbahn bis zur elften</w:t>
            </w:r>
            <w:ins w:id="20" w:author="David Döbele" w:date="2022-01-11T20:48:00Z">
              <w:r w:rsidR="00022D05">
                <w:rPr>
                  <w:rFonts w:ascii="Times New Roman" w:hAnsi="Times New Roman" w:cs="Times New Roman"/>
                  <w:iCs/>
                  <w:sz w:val="20"/>
                  <w:szCs w:val="20"/>
                  <w:lang w:val="de-AT"/>
                </w:rPr>
                <w:t xml:space="preserve"> </w:t>
              </w:r>
            </w:ins>
            <w:del w:id="21" w:author="David Döbele" w:date="2022-01-11T20:48:00Z">
              <w:r w:rsidR="001D484D" w:rsidRPr="005D2F6E" w:rsidDel="00022D05">
                <w:rPr>
                  <w:rFonts w:ascii="Times New Roman" w:hAnsi="Times New Roman" w:cs="Times New Roman"/>
                  <w:iCs/>
                  <w:sz w:val="20"/>
                  <w:szCs w:val="20"/>
                  <w:lang w:val="de-AT"/>
                </w:rPr>
                <w:delText>.</w:delText>
              </w:r>
            </w:del>
            <w:r w:rsidR="001D484D" w:rsidRPr="005D2F6E">
              <w:rPr>
                <w:rFonts w:ascii="Times New Roman" w:hAnsi="Times New Roman" w:cs="Times New Roman"/>
                <w:iCs/>
                <w:sz w:val="20"/>
                <w:szCs w:val="20"/>
                <w:lang w:val="de-AT"/>
              </w:rPr>
              <w:t>Klasse (Note: 1,0)</w:t>
            </w:r>
          </w:p>
        </w:tc>
        <w:tc>
          <w:tcPr>
            <w:tcW w:w="4536" w:type="dxa"/>
            <w:gridSpan w:val="8"/>
            <w:vAlign w:val="bottom"/>
          </w:tcPr>
          <w:p w14:paraId="6EFE4F8C" w14:textId="3056DA5F" w:rsidR="001D484D" w:rsidRPr="005D2F6E" w:rsidRDefault="002E3E21" w:rsidP="001E2071">
            <w:pPr>
              <w:tabs>
                <w:tab w:val="left" w:pos="3785"/>
              </w:tabs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0</w:t>
            </w:r>
            <w:r w:rsidR="001D484D" w:rsidRPr="005D2F6E">
              <w:rPr>
                <w:rFonts w:ascii="Times New Roman" w:hAnsi="Times New Roman" w:cs="Times New Roman"/>
                <w:sz w:val="20"/>
                <w:szCs w:val="20"/>
              </w:rPr>
              <w:t xml:space="preserve">4/2004 </w:t>
            </w:r>
            <w:r w:rsidR="00AB1A8E" w:rsidRPr="005D2F6E">
              <w:rPr>
                <w:rFonts w:ascii="Times New Roman" w:hAnsi="Times New Roman" w:cs="Times New Roman"/>
                <w:sz w:val="20"/>
                <w:szCs w:val="20"/>
              </w:rPr>
              <w:t>– 07/2014</w:t>
            </w:r>
          </w:p>
        </w:tc>
      </w:tr>
      <w:tr w:rsidR="00D5280E" w:rsidRPr="00F44F5F" w14:paraId="69F47C1D" w14:textId="77777777" w:rsidTr="005C33AC">
        <w:tc>
          <w:tcPr>
            <w:tcW w:w="10206" w:type="dxa"/>
            <w:gridSpan w:val="12"/>
            <w:vAlign w:val="bottom"/>
          </w:tcPr>
          <w:p w14:paraId="23575F6C" w14:textId="0F0436AC" w:rsidR="0012701A" w:rsidRPr="00022D05" w:rsidRDefault="002E3E21" w:rsidP="0010375F">
            <w:pPr>
              <w:pStyle w:val="Listenabsatz"/>
              <w:numPr>
                <w:ilvl w:val="0"/>
                <w:numId w:val="2"/>
              </w:numPr>
              <w:rPr>
                <w:rFonts w:ascii="Times New Roman" w:hAnsi="Times New Roman" w:cs="Times New Roman"/>
                <w:i/>
                <w:iCs/>
                <w:sz w:val="20"/>
                <w:szCs w:val="20"/>
                <w:lang w:val="de-AT"/>
                <w:rPrChange w:id="22" w:author="David Döbele" w:date="2022-01-11T20:49:00Z">
                  <w:rPr>
                    <w:rFonts w:ascii="Times New Roman" w:hAnsi="Times New Roman" w:cs="Times New Roman"/>
                    <w:sz w:val="20"/>
                    <w:szCs w:val="20"/>
                    <w:lang w:val="de-AT"/>
                  </w:rPr>
                </w:rPrChange>
              </w:rPr>
            </w:pPr>
            <w:r w:rsidRPr="00022D05">
              <w:rPr>
                <w:rFonts w:ascii="Times New Roman" w:hAnsi="Times New Roman" w:cs="Times New Roman"/>
                <w:i/>
                <w:iCs/>
                <w:sz w:val="20"/>
                <w:szCs w:val="20"/>
                <w:lang w:val="de-AT"/>
                <w:rPrChange w:id="23" w:author="David Döbele" w:date="2022-01-11T20:49:00Z">
                  <w:rPr>
                    <w:rFonts w:ascii="Times New Roman" w:hAnsi="Times New Roman" w:cs="Times New Roman"/>
                    <w:sz w:val="20"/>
                    <w:szCs w:val="20"/>
                    <w:lang w:val="de-AT"/>
                  </w:rPr>
                </w:rPrChange>
              </w:rPr>
              <w:t xml:space="preserve">Sechste </w:t>
            </w:r>
            <w:r w:rsidR="0082328E" w:rsidRPr="00022D05">
              <w:rPr>
                <w:rFonts w:ascii="Times New Roman" w:hAnsi="Times New Roman" w:cs="Times New Roman"/>
                <w:i/>
                <w:iCs/>
                <w:sz w:val="20"/>
                <w:szCs w:val="20"/>
                <w:lang w:val="de-AT"/>
                <w:rPrChange w:id="24" w:author="David Döbele" w:date="2022-01-11T20:49:00Z">
                  <w:rPr>
                    <w:rFonts w:ascii="Times New Roman" w:hAnsi="Times New Roman" w:cs="Times New Roman"/>
                    <w:sz w:val="20"/>
                    <w:szCs w:val="20"/>
                    <w:lang w:val="de-AT"/>
                  </w:rPr>
                </w:rPrChange>
              </w:rPr>
              <w:t>Klasse übersprungen</w:t>
            </w:r>
          </w:p>
        </w:tc>
      </w:tr>
      <w:tr w:rsidR="00E55D90" w:rsidRPr="00F44F5F" w14:paraId="3A2665B3" w14:textId="77777777" w:rsidTr="005C33AC">
        <w:trPr>
          <w:trHeight w:val="454"/>
        </w:trPr>
        <w:tc>
          <w:tcPr>
            <w:tcW w:w="10206" w:type="dxa"/>
            <w:gridSpan w:val="12"/>
            <w:tcBorders>
              <w:bottom w:val="single" w:sz="4" w:space="0" w:color="auto"/>
            </w:tcBorders>
            <w:vAlign w:val="bottom"/>
          </w:tcPr>
          <w:p w14:paraId="239F87B8" w14:textId="5DD82F57" w:rsidR="00E55D90" w:rsidRPr="005D2F6E" w:rsidRDefault="00394417" w:rsidP="00F44F5F">
            <w:pPr>
              <w:pStyle w:val="BERSCHRIFT"/>
              <w:rPr>
                <w:rFonts w:ascii="Times New Roman" w:hAnsi="Times New Roman" w:cs="Times New Roman"/>
                <w:smallCaps w:val="0"/>
                <w:sz w:val="28"/>
              </w:rPr>
            </w:pPr>
            <w:r>
              <w:rPr>
                <w:rFonts w:ascii="Times New Roman" w:hAnsi="Times New Roman" w:cs="Times New Roman"/>
                <w:smallCaps w:val="0"/>
                <w:sz w:val="28"/>
              </w:rPr>
              <w:t>WEITERBILDUNG</w:t>
            </w:r>
          </w:p>
        </w:tc>
      </w:tr>
      <w:tr w:rsidR="00E55D90" w:rsidRPr="00F44F5F" w14:paraId="127C64E2" w14:textId="77777777" w:rsidTr="001E2071">
        <w:trPr>
          <w:trHeight w:val="340"/>
        </w:trPr>
        <w:tc>
          <w:tcPr>
            <w:tcW w:w="6521" w:type="dxa"/>
            <w:gridSpan w:val="6"/>
            <w:tcBorders>
              <w:top w:val="single" w:sz="4" w:space="0" w:color="auto"/>
            </w:tcBorders>
            <w:vAlign w:val="bottom"/>
          </w:tcPr>
          <w:p w14:paraId="38F27285" w14:textId="499D0581" w:rsidR="00E55D90" w:rsidRPr="005D2F6E" w:rsidRDefault="001E71E1" w:rsidP="00E55D9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5D2F6E">
              <w:rPr>
                <w:rFonts w:ascii="Times New Roman" w:hAnsi="Times New Roman" w:cs="Times New Roman"/>
                <w:b/>
                <w:sz w:val="21"/>
                <w:szCs w:val="21"/>
              </w:rPr>
              <w:t>MINT-EC-ZERTIFIKAT</w:t>
            </w:r>
            <w:r w:rsidR="002B6815" w:rsidRPr="005D2F6E">
              <w:rPr>
                <w:rFonts w:ascii="Times New Roman" w:hAnsi="Times New Roman" w:cs="Times New Roman"/>
                <w:b/>
                <w:sz w:val="21"/>
                <w:szCs w:val="21"/>
              </w:rPr>
              <w:t xml:space="preserve"> </w:t>
            </w:r>
          </w:p>
        </w:tc>
        <w:tc>
          <w:tcPr>
            <w:tcW w:w="3685" w:type="dxa"/>
            <w:gridSpan w:val="6"/>
            <w:tcBorders>
              <w:top w:val="single" w:sz="4" w:space="0" w:color="auto"/>
            </w:tcBorders>
            <w:vAlign w:val="bottom"/>
          </w:tcPr>
          <w:p w14:paraId="4820196E" w14:textId="757860A0" w:rsidR="00E55D90" w:rsidRPr="005D2F6E" w:rsidRDefault="00BB0759" w:rsidP="00BB0759">
            <w:pPr>
              <w:jc w:val="right"/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</w:pPr>
            <w:r w:rsidRPr="005D2F6E"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  <w:t>Marburg</w:t>
            </w:r>
          </w:p>
        </w:tc>
      </w:tr>
      <w:tr w:rsidR="00E55D90" w:rsidRPr="00F44F5F" w14:paraId="335D84E9" w14:textId="77777777" w:rsidTr="001E2071">
        <w:tc>
          <w:tcPr>
            <w:tcW w:w="7371" w:type="dxa"/>
            <w:gridSpan w:val="9"/>
            <w:vAlign w:val="bottom"/>
          </w:tcPr>
          <w:p w14:paraId="20B1570F" w14:textId="361C53D7" w:rsidR="00541B7A" w:rsidRPr="005D2F6E" w:rsidRDefault="00275DD2" w:rsidP="00E1069F">
            <w:pPr>
              <w:rPr>
                <w:rFonts w:ascii="Times New Roman" w:hAnsi="Times New Roman" w:cs="Times New Roman"/>
                <w:i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iCs/>
                <w:sz w:val="20"/>
                <w:szCs w:val="20"/>
              </w:rPr>
              <w:t>Teilnehmer</w:t>
            </w:r>
            <w:r w:rsidR="00DB5438">
              <w:rPr>
                <w:rFonts w:ascii="Times New Roman" w:hAnsi="Times New Roman" w:cs="Times New Roman"/>
                <w:iCs/>
                <w:sz w:val="20"/>
                <w:szCs w:val="20"/>
              </w:rPr>
              <w:t>in</w:t>
            </w:r>
            <w:r>
              <w:rPr>
                <w:rFonts w:ascii="Times New Roman" w:hAnsi="Times New Roman" w:cs="Times New Roman"/>
                <w:iCs/>
                <w:sz w:val="20"/>
                <w:szCs w:val="20"/>
              </w:rPr>
              <w:t xml:space="preserve"> zum Thema:</w:t>
            </w:r>
            <w:r w:rsidR="001E71E1" w:rsidRPr="005D2F6E">
              <w:rPr>
                <w:rFonts w:ascii="Times New Roman" w:hAnsi="Times New Roman" w:cs="Times New Roman"/>
                <w:iCs/>
                <w:sz w:val="20"/>
                <w:szCs w:val="20"/>
              </w:rPr>
              <w:t xml:space="preserve"> Die </w:t>
            </w:r>
            <w:proofErr w:type="spellStart"/>
            <w:r w:rsidR="001E71E1" w:rsidRPr="005D2F6E">
              <w:rPr>
                <w:rFonts w:ascii="Times New Roman" w:hAnsi="Times New Roman" w:cs="Times New Roman"/>
                <w:iCs/>
                <w:sz w:val="20"/>
                <w:szCs w:val="20"/>
              </w:rPr>
              <w:t>Schr</w:t>
            </w:r>
            <w:r w:rsidR="00BB0759" w:rsidRPr="005D2F6E">
              <w:rPr>
                <w:rFonts w:ascii="Times New Roman" w:hAnsi="Times New Roman" w:cs="Times New Roman"/>
                <w:iCs/>
                <w:sz w:val="20"/>
                <w:szCs w:val="20"/>
              </w:rPr>
              <w:t>ö</w:t>
            </w:r>
            <w:r w:rsidR="001E71E1" w:rsidRPr="005D2F6E">
              <w:rPr>
                <w:rFonts w:ascii="Times New Roman" w:hAnsi="Times New Roman" w:cs="Times New Roman"/>
                <w:iCs/>
                <w:sz w:val="20"/>
                <w:szCs w:val="20"/>
              </w:rPr>
              <w:t>dinger</w:t>
            </w:r>
            <w:proofErr w:type="spellEnd"/>
            <w:r w:rsidR="001E71E1" w:rsidRPr="005D2F6E">
              <w:rPr>
                <w:rFonts w:ascii="Times New Roman" w:hAnsi="Times New Roman" w:cs="Times New Roman"/>
                <w:iCs/>
                <w:sz w:val="20"/>
                <w:szCs w:val="20"/>
              </w:rPr>
              <w:t xml:space="preserve"> Gleichung für das Wasserstoffatom</w:t>
            </w:r>
          </w:p>
        </w:tc>
        <w:tc>
          <w:tcPr>
            <w:tcW w:w="2835" w:type="dxa"/>
            <w:gridSpan w:val="3"/>
            <w:vAlign w:val="bottom"/>
          </w:tcPr>
          <w:p w14:paraId="0475B997" w14:textId="18F3C5A1" w:rsidR="00E55D90" w:rsidRPr="005D2F6E" w:rsidRDefault="00C678D8">
            <w:pPr>
              <w:jc w:val="right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5D2F6E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09</w:t>
            </w:r>
            <w:r w:rsidR="00E55D90" w:rsidRPr="005D2F6E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/201</w:t>
            </w:r>
            <w:r w:rsidRPr="005D2F6E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6</w:t>
            </w:r>
            <w:r w:rsidR="00E55D90" w:rsidRPr="005D2F6E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– </w:t>
            </w:r>
            <w:r w:rsidRPr="005D2F6E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06</w:t>
            </w:r>
            <w:r w:rsidR="00E55D90" w:rsidRPr="005D2F6E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/2019</w:t>
            </w:r>
          </w:p>
        </w:tc>
      </w:tr>
      <w:tr w:rsidR="00E55D90" w:rsidRPr="00F44F5F" w14:paraId="54C3D64C" w14:textId="77777777" w:rsidTr="00FE0496">
        <w:tc>
          <w:tcPr>
            <w:tcW w:w="10206" w:type="dxa"/>
            <w:gridSpan w:val="12"/>
          </w:tcPr>
          <w:p w14:paraId="7AB556FD" w14:textId="4C2A78F0" w:rsidR="002E3E21" w:rsidRPr="00022D05" w:rsidRDefault="00413653" w:rsidP="001E2071">
            <w:pPr>
              <w:pStyle w:val="Bullets"/>
              <w:numPr>
                <w:ilvl w:val="0"/>
                <w:numId w:val="25"/>
              </w:numPr>
              <w:rPr>
                <w:rFonts w:ascii="Times New Roman" w:hAnsi="Times New Roman" w:cs="Times New Roman"/>
                <w:sz w:val="20"/>
                <w:szCs w:val="20"/>
                <w:lang w:val="de-AT"/>
                <w:rPrChange w:id="25" w:author="David Döbele" w:date="2022-01-11T20:49:00Z">
                  <w:rPr>
                    <w:rFonts w:ascii="Times New Roman" w:hAnsi="Times New Roman" w:cs="Times New Roman"/>
                    <w:i w:val="0"/>
                    <w:iCs w:val="0"/>
                    <w:sz w:val="20"/>
                    <w:szCs w:val="20"/>
                    <w:lang w:val="de-AT"/>
                  </w:rPr>
                </w:rPrChange>
              </w:rPr>
            </w:pPr>
            <w:r w:rsidRPr="00022D05">
              <w:rPr>
                <w:rFonts w:ascii="Times New Roman" w:hAnsi="Times New Roman" w:cs="Times New Roman"/>
                <w:sz w:val="20"/>
                <w:szCs w:val="20"/>
                <w:lang w:val="de-AT"/>
                <w:rPrChange w:id="26" w:author="David Döbele" w:date="2022-01-11T20:49:00Z">
                  <w:rPr>
                    <w:rFonts w:ascii="Times New Roman" w:hAnsi="Times New Roman" w:cs="Times New Roman"/>
                    <w:i w:val="0"/>
                    <w:iCs w:val="0"/>
                    <w:sz w:val="20"/>
                    <w:szCs w:val="20"/>
                    <w:lang w:val="de-AT"/>
                  </w:rPr>
                </w:rPrChange>
              </w:rPr>
              <w:t>Absolviert mit</w:t>
            </w:r>
            <w:r w:rsidR="002E3E21" w:rsidRPr="00022D05">
              <w:rPr>
                <w:rFonts w:ascii="Times New Roman" w:hAnsi="Times New Roman" w:cs="Times New Roman"/>
                <w:sz w:val="20"/>
                <w:szCs w:val="20"/>
                <w:lang w:val="de-AT"/>
                <w:rPrChange w:id="27" w:author="David Döbele" w:date="2022-01-11T20:49:00Z">
                  <w:rPr>
                    <w:rFonts w:ascii="Times New Roman" w:hAnsi="Times New Roman" w:cs="Times New Roman"/>
                    <w:i w:val="0"/>
                    <w:iCs w:val="0"/>
                    <w:sz w:val="20"/>
                    <w:szCs w:val="20"/>
                    <w:lang w:val="de-AT"/>
                  </w:rPr>
                </w:rPrChange>
              </w:rPr>
              <w:t xml:space="preserve"> besonderem Erfolg</w:t>
            </w:r>
          </w:p>
          <w:p w14:paraId="7BD0BE2B" w14:textId="231F16AB" w:rsidR="00541B7A" w:rsidRPr="00022D05" w:rsidRDefault="00541B7A" w:rsidP="001E2071">
            <w:pPr>
              <w:pStyle w:val="Bullets"/>
              <w:numPr>
                <w:ilvl w:val="0"/>
                <w:numId w:val="25"/>
              </w:numPr>
              <w:rPr>
                <w:rFonts w:ascii="Times New Roman" w:hAnsi="Times New Roman" w:cs="Times New Roman"/>
                <w:sz w:val="20"/>
                <w:szCs w:val="20"/>
                <w:lang w:val="de-AT"/>
                <w:rPrChange w:id="28" w:author="David Döbele" w:date="2022-01-11T20:49:00Z">
                  <w:rPr>
                    <w:rFonts w:ascii="Times New Roman" w:hAnsi="Times New Roman" w:cs="Times New Roman"/>
                    <w:i w:val="0"/>
                    <w:iCs w:val="0"/>
                    <w:sz w:val="20"/>
                    <w:szCs w:val="20"/>
                    <w:lang w:val="de-AT"/>
                  </w:rPr>
                </w:rPrChange>
              </w:rPr>
            </w:pPr>
            <w:r w:rsidRPr="00022D05">
              <w:rPr>
                <w:rFonts w:ascii="Times New Roman" w:hAnsi="Times New Roman" w:cs="Times New Roman"/>
                <w:sz w:val="20"/>
                <w:szCs w:val="20"/>
                <w:lang w:val="de-AT"/>
                <w:rPrChange w:id="29" w:author="David Döbele" w:date="2022-01-11T20:49:00Z">
                  <w:rPr>
                    <w:rFonts w:ascii="Times New Roman" w:hAnsi="Times New Roman" w:cs="Times New Roman"/>
                    <w:i w:val="0"/>
                    <w:iCs w:val="0"/>
                    <w:sz w:val="20"/>
                    <w:szCs w:val="20"/>
                    <w:lang w:val="de-AT"/>
                  </w:rPr>
                </w:rPrChange>
              </w:rPr>
              <w:t xml:space="preserve">Einwöchiges Projekt </w:t>
            </w:r>
            <w:r w:rsidR="00075531" w:rsidRPr="00022D05">
              <w:rPr>
                <w:rFonts w:ascii="Times New Roman" w:hAnsi="Times New Roman" w:cs="Times New Roman"/>
                <w:sz w:val="20"/>
                <w:szCs w:val="20"/>
                <w:lang w:val="de-AT"/>
                <w:rPrChange w:id="30" w:author="David Döbele" w:date="2022-01-11T20:49:00Z">
                  <w:rPr>
                    <w:rFonts w:ascii="Times New Roman" w:hAnsi="Times New Roman" w:cs="Times New Roman"/>
                    <w:i w:val="0"/>
                    <w:iCs w:val="0"/>
                    <w:sz w:val="20"/>
                    <w:szCs w:val="20"/>
                    <w:lang w:val="de-AT"/>
                  </w:rPr>
                </w:rPrChange>
              </w:rPr>
              <w:t>„</w:t>
            </w:r>
            <w:r w:rsidRPr="00022D05">
              <w:rPr>
                <w:rFonts w:ascii="Times New Roman" w:hAnsi="Times New Roman" w:cs="Times New Roman"/>
                <w:sz w:val="20"/>
                <w:szCs w:val="20"/>
                <w:lang w:val="de-AT"/>
                <w:rPrChange w:id="31" w:author="David Döbele" w:date="2022-01-11T20:49:00Z">
                  <w:rPr>
                    <w:rFonts w:ascii="Times New Roman" w:hAnsi="Times New Roman" w:cs="Times New Roman"/>
                    <w:i w:val="0"/>
                    <w:iCs w:val="0"/>
                    <w:sz w:val="20"/>
                    <w:szCs w:val="20"/>
                    <w:lang w:val="de-AT"/>
                  </w:rPr>
                </w:rPrChange>
              </w:rPr>
              <w:t xml:space="preserve">Atelier de la </w:t>
            </w:r>
            <w:proofErr w:type="spellStart"/>
            <w:r w:rsidRPr="00022D05">
              <w:rPr>
                <w:rFonts w:ascii="Times New Roman" w:hAnsi="Times New Roman" w:cs="Times New Roman"/>
                <w:sz w:val="20"/>
                <w:szCs w:val="20"/>
                <w:lang w:val="de-AT"/>
                <w:rPrChange w:id="32" w:author="David Döbele" w:date="2022-01-11T20:49:00Z">
                  <w:rPr>
                    <w:rFonts w:ascii="Times New Roman" w:hAnsi="Times New Roman" w:cs="Times New Roman"/>
                    <w:i w:val="0"/>
                    <w:iCs w:val="0"/>
                    <w:sz w:val="20"/>
                    <w:szCs w:val="20"/>
                    <w:lang w:val="de-AT"/>
                  </w:rPr>
                </w:rPrChange>
              </w:rPr>
              <w:t>Padioprotection</w:t>
            </w:r>
            <w:proofErr w:type="spellEnd"/>
            <w:r w:rsidRPr="00022D05">
              <w:rPr>
                <w:rFonts w:ascii="Times New Roman" w:hAnsi="Times New Roman" w:cs="Times New Roman"/>
                <w:sz w:val="20"/>
                <w:szCs w:val="20"/>
                <w:lang w:val="de-AT"/>
                <w:rPrChange w:id="33" w:author="David Döbele" w:date="2022-01-11T20:49:00Z">
                  <w:rPr>
                    <w:rFonts w:ascii="Times New Roman" w:hAnsi="Times New Roman" w:cs="Times New Roman"/>
                    <w:i w:val="0"/>
                    <w:iCs w:val="0"/>
                    <w:sz w:val="20"/>
                    <w:szCs w:val="20"/>
                    <w:lang w:val="de-AT"/>
                  </w:rPr>
                </w:rPrChange>
              </w:rPr>
              <w:t xml:space="preserve"> 2018</w:t>
            </w:r>
            <w:r w:rsidR="00075531" w:rsidRPr="00022D05">
              <w:rPr>
                <w:rFonts w:ascii="Times New Roman" w:hAnsi="Times New Roman" w:cs="Times New Roman"/>
                <w:sz w:val="20"/>
                <w:szCs w:val="20"/>
                <w:lang w:val="de-AT"/>
                <w:rPrChange w:id="34" w:author="David Döbele" w:date="2022-01-11T20:49:00Z">
                  <w:rPr>
                    <w:rFonts w:ascii="Times New Roman" w:hAnsi="Times New Roman" w:cs="Times New Roman"/>
                    <w:i w:val="0"/>
                    <w:iCs w:val="0"/>
                    <w:sz w:val="20"/>
                    <w:szCs w:val="20"/>
                    <w:lang w:val="de-AT"/>
                  </w:rPr>
                </w:rPrChange>
              </w:rPr>
              <w:t>”</w:t>
            </w:r>
            <w:r w:rsidRPr="00022D05">
              <w:rPr>
                <w:rFonts w:ascii="Times New Roman" w:hAnsi="Times New Roman" w:cs="Times New Roman"/>
                <w:sz w:val="20"/>
                <w:szCs w:val="20"/>
                <w:lang w:val="de-AT"/>
                <w:rPrChange w:id="35" w:author="David Döbele" w:date="2022-01-11T20:49:00Z">
                  <w:rPr>
                    <w:rFonts w:ascii="Times New Roman" w:hAnsi="Times New Roman" w:cs="Times New Roman"/>
                    <w:i w:val="0"/>
                    <w:iCs w:val="0"/>
                    <w:sz w:val="20"/>
                    <w:szCs w:val="20"/>
                    <w:lang w:val="de-AT"/>
                  </w:rPr>
                </w:rPrChange>
              </w:rPr>
              <w:t xml:space="preserve"> in </w:t>
            </w:r>
            <w:r w:rsidR="006B50E9" w:rsidRPr="00022D05">
              <w:rPr>
                <w:rFonts w:ascii="Times New Roman" w:hAnsi="Times New Roman" w:cs="Times New Roman"/>
                <w:sz w:val="20"/>
                <w:szCs w:val="20"/>
                <w:lang w:val="de-AT"/>
                <w:rPrChange w:id="36" w:author="David Döbele" w:date="2022-01-11T20:49:00Z">
                  <w:rPr>
                    <w:rFonts w:ascii="Times New Roman" w:hAnsi="Times New Roman" w:cs="Times New Roman"/>
                    <w:i w:val="0"/>
                    <w:iCs w:val="0"/>
                    <w:sz w:val="20"/>
                    <w:szCs w:val="20"/>
                    <w:lang w:val="de-AT"/>
                  </w:rPr>
                </w:rPrChange>
              </w:rPr>
              <w:t>Dijon</w:t>
            </w:r>
            <w:r w:rsidR="005D2F6E" w:rsidRPr="00022D05">
              <w:rPr>
                <w:rFonts w:ascii="Times New Roman" w:hAnsi="Times New Roman" w:cs="Times New Roman"/>
                <w:sz w:val="20"/>
                <w:szCs w:val="20"/>
                <w:lang w:val="de-AT"/>
                <w:rPrChange w:id="37" w:author="David Döbele" w:date="2022-01-11T20:49:00Z">
                  <w:rPr>
                    <w:rFonts w:ascii="Times New Roman" w:hAnsi="Times New Roman" w:cs="Times New Roman"/>
                    <w:i w:val="0"/>
                    <w:iCs w:val="0"/>
                    <w:sz w:val="20"/>
                    <w:szCs w:val="20"/>
                    <w:lang w:val="de-AT"/>
                  </w:rPr>
                </w:rPrChange>
              </w:rPr>
              <w:t>,</w:t>
            </w:r>
            <w:r w:rsidR="006B50E9" w:rsidRPr="00022D05">
              <w:rPr>
                <w:rFonts w:ascii="Times New Roman" w:hAnsi="Times New Roman" w:cs="Times New Roman"/>
                <w:sz w:val="20"/>
                <w:szCs w:val="20"/>
                <w:lang w:val="de-AT"/>
                <w:rPrChange w:id="38" w:author="David Döbele" w:date="2022-01-11T20:49:00Z">
                  <w:rPr>
                    <w:rFonts w:ascii="Times New Roman" w:hAnsi="Times New Roman" w:cs="Times New Roman"/>
                    <w:i w:val="0"/>
                    <w:iCs w:val="0"/>
                    <w:sz w:val="20"/>
                    <w:szCs w:val="20"/>
                    <w:lang w:val="de-AT"/>
                  </w:rPr>
                </w:rPrChange>
              </w:rPr>
              <w:t xml:space="preserve"> Frankreich </w:t>
            </w:r>
          </w:p>
          <w:p w14:paraId="55E4986C" w14:textId="51B0F78D" w:rsidR="00BB0759" w:rsidRPr="00022D05" w:rsidRDefault="00BB0759" w:rsidP="001E2071">
            <w:pPr>
              <w:pStyle w:val="Bullets"/>
              <w:numPr>
                <w:ilvl w:val="0"/>
                <w:numId w:val="25"/>
              </w:numPr>
              <w:rPr>
                <w:rFonts w:ascii="Times New Roman" w:hAnsi="Times New Roman" w:cs="Times New Roman"/>
                <w:sz w:val="20"/>
                <w:szCs w:val="20"/>
                <w:lang w:val="de-AT"/>
                <w:rPrChange w:id="39" w:author="David Döbele" w:date="2022-01-11T20:49:00Z">
                  <w:rPr>
                    <w:rFonts w:ascii="Times New Roman" w:hAnsi="Times New Roman" w:cs="Times New Roman"/>
                    <w:i w:val="0"/>
                    <w:iCs w:val="0"/>
                    <w:sz w:val="20"/>
                    <w:szCs w:val="20"/>
                    <w:lang w:val="de-AT"/>
                  </w:rPr>
                </w:rPrChange>
              </w:rPr>
            </w:pPr>
            <w:r w:rsidRPr="00022D05">
              <w:rPr>
                <w:rFonts w:ascii="Times New Roman" w:hAnsi="Times New Roman" w:cs="Times New Roman"/>
                <w:sz w:val="20"/>
                <w:szCs w:val="20"/>
                <w:lang w:val="de-AT"/>
                <w:rPrChange w:id="40" w:author="David Döbele" w:date="2022-01-11T20:49:00Z">
                  <w:rPr>
                    <w:rFonts w:ascii="Times New Roman" w:hAnsi="Times New Roman" w:cs="Times New Roman"/>
                    <w:i w:val="0"/>
                    <w:iCs w:val="0"/>
                    <w:sz w:val="20"/>
                    <w:szCs w:val="20"/>
                    <w:lang w:val="de-AT"/>
                  </w:rPr>
                </w:rPrChange>
              </w:rPr>
              <w:t>MINT-EC-Veranstaltung „</w:t>
            </w:r>
            <w:proofErr w:type="spellStart"/>
            <w:r w:rsidRPr="00022D05">
              <w:rPr>
                <w:rFonts w:ascii="Times New Roman" w:hAnsi="Times New Roman" w:cs="Times New Roman"/>
                <w:sz w:val="20"/>
                <w:szCs w:val="20"/>
                <w:lang w:val="de-AT"/>
                <w:rPrChange w:id="41" w:author="David Döbele" w:date="2022-01-11T20:49:00Z">
                  <w:rPr>
                    <w:rFonts w:ascii="Times New Roman" w:hAnsi="Times New Roman" w:cs="Times New Roman"/>
                    <w:i w:val="0"/>
                    <w:iCs w:val="0"/>
                    <w:sz w:val="20"/>
                    <w:szCs w:val="20"/>
                    <w:lang w:val="de-AT"/>
                  </w:rPr>
                </w:rPrChange>
              </w:rPr>
              <w:t>Math</w:t>
            </w:r>
            <w:proofErr w:type="spellEnd"/>
            <w:r w:rsidRPr="00022D05">
              <w:rPr>
                <w:rFonts w:ascii="Times New Roman" w:hAnsi="Times New Roman" w:cs="Times New Roman"/>
                <w:sz w:val="20"/>
                <w:szCs w:val="20"/>
                <w:lang w:val="de-AT"/>
                <w:rPrChange w:id="42" w:author="David Döbele" w:date="2022-01-11T20:49:00Z">
                  <w:rPr>
                    <w:rFonts w:ascii="Times New Roman" w:hAnsi="Times New Roman" w:cs="Times New Roman"/>
                    <w:i w:val="0"/>
                    <w:iCs w:val="0"/>
                    <w:sz w:val="20"/>
                    <w:szCs w:val="20"/>
                    <w:lang w:val="de-AT"/>
                  </w:rPr>
                </w:rPrChange>
              </w:rPr>
              <w:t>- Talent School für Schülerinnen“</w:t>
            </w:r>
          </w:p>
          <w:p w14:paraId="27184178" w14:textId="63DD8CCD" w:rsidR="00E55D90" w:rsidRPr="00022D05" w:rsidRDefault="00C678D8" w:rsidP="001E2071">
            <w:pPr>
              <w:pStyle w:val="Bullets"/>
              <w:numPr>
                <w:ilvl w:val="0"/>
                <w:numId w:val="25"/>
              </w:numPr>
              <w:rPr>
                <w:rFonts w:ascii="Times New Roman" w:hAnsi="Times New Roman" w:cs="Times New Roman"/>
                <w:sz w:val="20"/>
                <w:szCs w:val="20"/>
                <w:lang w:val="de-AT"/>
                <w:rPrChange w:id="43" w:author="David Döbele" w:date="2022-01-11T20:49:00Z">
                  <w:rPr>
                    <w:rFonts w:ascii="Times New Roman" w:hAnsi="Times New Roman" w:cs="Times New Roman"/>
                    <w:i w:val="0"/>
                    <w:iCs w:val="0"/>
                    <w:sz w:val="20"/>
                    <w:szCs w:val="20"/>
                    <w:lang w:val="de-AT"/>
                  </w:rPr>
                </w:rPrChange>
              </w:rPr>
            </w:pPr>
            <w:r w:rsidRPr="00022D05">
              <w:rPr>
                <w:rFonts w:ascii="Times New Roman" w:hAnsi="Times New Roman" w:cs="Times New Roman"/>
                <w:sz w:val="20"/>
                <w:szCs w:val="20"/>
                <w:lang w:val="de-AT"/>
                <w:rPrChange w:id="44" w:author="David Döbele" w:date="2022-01-11T20:49:00Z">
                  <w:rPr>
                    <w:rFonts w:ascii="Times New Roman" w:hAnsi="Times New Roman" w:cs="Times New Roman"/>
                    <w:i w:val="0"/>
                    <w:iCs w:val="0"/>
                    <w:sz w:val="20"/>
                    <w:szCs w:val="20"/>
                    <w:lang w:val="de-AT"/>
                  </w:rPr>
                </w:rPrChange>
              </w:rPr>
              <w:t>Einwöchiges Erasmus</w:t>
            </w:r>
            <w:r w:rsidR="00541B7A" w:rsidRPr="00022D05">
              <w:rPr>
                <w:rFonts w:ascii="Times New Roman" w:hAnsi="Times New Roman" w:cs="Times New Roman"/>
                <w:sz w:val="20"/>
                <w:szCs w:val="20"/>
                <w:lang w:val="de-AT"/>
                <w:rPrChange w:id="45" w:author="David Döbele" w:date="2022-01-11T20:49:00Z">
                  <w:rPr>
                    <w:rFonts w:ascii="Times New Roman" w:hAnsi="Times New Roman" w:cs="Times New Roman"/>
                    <w:i w:val="0"/>
                    <w:iCs w:val="0"/>
                    <w:sz w:val="20"/>
                    <w:szCs w:val="20"/>
                    <w:lang w:val="de-AT"/>
                  </w:rPr>
                </w:rPrChange>
              </w:rPr>
              <w:t>projekt</w:t>
            </w:r>
            <w:r w:rsidRPr="00022D05">
              <w:rPr>
                <w:rFonts w:ascii="Times New Roman" w:hAnsi="Times New Roman" w:cs="Times New Roman"/>
                <w:sz w:val="20"/>
                <w:szCs w:val="20"/>
                <w:lang w:val="de-AT"/>
                <w:rPrChange w:id="46" w:author="David Döbele" w:date="2022-01-11T20:49:00Z">
                  <w:rPr>
                    <w:rFonts w:ascii="Times New Roman" w:hAnsi="Times New Roman" w:cs="Times New Roman"/>
                    <w:i w:val="0"/>
                    <w:iCs w:val="0"/>
                    <w:sz w:val="20"/>
                    <w:szCs w:val="20"/>
                    <w:lang w:val="de-AT"/>
                  </w:rPr>
                </w:rPrChange>
              </w:rPr>
              <w:t xml:space="preserve"> „Schools </w:t>
            </w:r>
            <w:proofErr w:type="spellStart"/>
            <w:r w:rsidRPr="00022D05">
              <w:rPr>
                <w:rFonts w:ascii="Times New Roman" w:hAnsi="Times New Roman" w:cs="Times New Roman"/>
                <w:sz w:val="20"/>
                <w:szCs w:val="20"/>
                <w:lang w:val="de-AT"/>
                <w:rPrChange w:id="47" w:author="David Döbele" w:date="2022-01-11T20:49:00Z">
                  <w:rPr>
                    <w:rFonts w:ascii="Times New Roman" w:hAnsi="Times New Roman" w:cs="Times New Roman"/>
                    <w:i w:val="0"/>
                    <w:iCs w:val="0"/>
                    <w:sz w:val="20"/>
                    <w:szCs w:val="20"/>
                    <w:lang w:val="de-AT"/>
                  </w:rPr>
                </w:rPrChange>
              </w:rPr>
              <w:t>promoting</w:t>
            </w:r>
            <w:proofErr w:type="spellEnd"/>
            <w:r w:rsidRPr="00022D05">
              <w:rPr>
                <w:rFonts w:ascii="Times New Roman" w:hAnsi="Times New Roman" w:cs="Times New Roman"/>
                <w:sz w:val="20"/>
                <w:szCs w:val="20"/>
                <w:lang w:val="de-AT"/>
                <w:rPrChange w:id="48" w:author="David Döbele" w:date="2022-01-11T20:49:00Z">
                  <w:rPr>
                    <w:rFonts w:ascii="Times New Roman" w:hAnsi="Times New Roman" w:cs="Times New Roman"/>
                    <w:i w:val="0"/>
                    <w:iCs w:val="0"/>
                    <w:sz w:val="20"/>
                    <w:szCs w:val="20"/>
                    <w:lang w:val="de-AT"/>
                  </w:rPr>
                </w:rPrChange>
              </w:rPr>
              <w:t xml:space="preserve"> </w:t>
            </w:r>
            <w:proofErr w:type="spellStart"/>
            <w:r w:rsidRPr="00022D05">
              <w:rPr>
                <w:rFonts w:ascii="Times New Roman" w:hAnsi="Times New Roman" w:cs="Times New Roman"/>
                <w:sz w:val="20"/>
                <w:szCs w:val="20"/>
                <w:lang w:val="de-AT"/>
                <w:rPrChange w:id="49" w:author="David Döbele" w:date="2022-01-11T20:49:00Z">
                  <w:rPr>
                    <w:rFonts w:ascii="Times New Roman" w:hAnsi="Times New Roman" w:cs="Times New Roman"/>
                    <w:i w:val="0"/>
                    <w:iCs w:val="0"/>
                    <w:sz w:val="20"/>
                    <w:szCs w:val="20"/>
                    <w:lang w:val="de-AT"/>
                  </w:rPr>
                </w:rPrChange>
              </w:rPr>
              <w:t>ReNEWable</w:t>
            </w:r>
            <w:proofErr w:type="spellEnd"/>
            <w:r w:rsidRPr="00022D05">
              <w:rPr>
                <w:rFonts w:ascii="Times New Roman" w:hAnsi="Times New Roman" w:cs="Times New Roman"/>
                <w:sz w:val="20"/>
                <w:szCs w:val="20"/>
                <w:lang w:val="de-AT"/>
                <w:rPrChange w:id="50" w:author="David Döbele" w:date="2022-01-11T20:49:00Z">
                  <w:rPr>
                    <w:rFonts w:ascii="Times New Roman" w:hAnsi="Times New Roman" w:cs="Times New Roman"/>
                    <w:i w:val="0"/>
                    <w:iCs w:val="0"/>
                    <w:sz w:val="20"/>
                    <w:szCs w:val="20"/>
                    <w:lang w:val="de-AT"/>
                  </w:rPr>
                </w:rPrChange>
              </w:rPr>
              <w:t xml:space="preserve"> </w:t>
            </w:r>
            <w:proofErr w:type="spellStart"/>
            <w:r w:rsidRPr="00022D05">
              <w:rPr>
                <w:rFonts w:ascii="Times New Roman" w:hAnsi="Times New Roman" w:cs="Times New Roman"/>
                <w:sz w:val="20"/>
                <w:szCs w:val="20"/>
                <w:lang w:val="de-AT"/>
                <w:rPrChange w:id="51" w:author="David Döbele" w:date="2022-01-11T20:49:00Z">
                  <w:rPr>
                    <w:rFonts w:ascii="Times New Roman" w:hAnsi="Times New Roman" w:cs="Times New Roman"/>
                    <w:i w:val="0"/>
                    <w:iCs w:val="0"/>
                    <w:sz w:val="20"/>
                    <w:szCs w:val="20"/>
                    <w:lang w:val="de-AT"/>
                  </w:rPr>
                </w:rPrChange>
              </w:rPr>
              <w:t>Energy</w:t>
            </w:r>
            <w:proofErr w:type="spellEnd"/>
            <w:r w:rsidRPr="00022D05">
              <w:rPr>
                <w:rFonts w:ascii="Times New Roman" w:hAnsi="Times New Roman" w:cs="Times New Roman"/>
                <w:sz w:val="20"/>
                <w:szCs w:val="20"/>
                <w:lang w:val="de-AT"/>
                <w:rPrChange w:id="52" w:author="David Döbele" w:date="2022-01-11T20:49:00Z">
                  <w:rPr>
                    <w:rFonts w:ascii="Times New Roman" w:hAnsi="Times New Roman" w:cs="Times New Roman"/>
                    <w:i w:val="0"/>
                    <w:iCs w:val="0"/>
                    <w:sz w:val="20"/>
                    <w:szCs w:val="20"/>
                    <w:lang w:val="de-AT"/>
                  </w:rPr>
                </w:rPrChange>
              </w:rPr>
              <w:t>” in Venedig</w:t>
            </w:r>
            <w:r w:rsidR="005D2F6E" w:rsidRPr="00022D05">
              <w:rPr>
                <w:rFonts w:ascii="Times New Roman" w:hAnsi="Times New Roman" w:cs="Times New Roman"/>
                <w:sz w:val="20"/>
                <w:szCs w:val="20"/>
                <w:lang w:val="de-AT"/>
                <w:rPrChange w:id="53" w:author="David Döbele" w:date="2022-01-11T20:49:00Z">
                  <w:rPr>
                    <w:rFonts w:ascii="Times New Roman" w:hAnsi="Times New Roman" w:cs="Times New Roman"/>
                    <w:i w:val="0"/>
                    <w:iCs w:val="0"/>
                    <w:sz w:val="20"/>
                    <w:szCs w:val="20"/>
                    <w:lang w:val="de-AT"/>
                  </w:rPr>
                </w:rPrChange>
              </w:rPr>
              <w:t>,</w:t>
            </w:r>
            <w:r w:rsidRPr="00022D05">
              <w:rPr>
                <w:rFonts w:ascii="Times New Roman" w:hAnsi="Times New Roman" w:cs="Times New Roman"/>
                <w:sz w:val="20"/>
                <w:szCs w:val="20"/>
                <w:lang w:val="de-AT"/>
                <w:rPrChange w:id="54" w:author="David Döbele" w:date="2022-01-11T20:49:00Z">
                  <w:rPr>
                    <w:rFonts w:ascii="Times New Roman" w:hAnsi="Times New Roman" w:cs="Times New Roman"/>
                    <w:i w:val="0"/>
                    <w:iCs w:val="0"/>
                    <w:sz w:val="20"/>
                    <w:szCs w:val="20"/>
                    <w:lang w:val="de-AT"/>
                  </w:rPr>
                </w:rPrChange>
              </w:rPr>
              <w:t xml:space="preserve"> Italien</w:t>
            </w:r>
          </w:p>
          <w:p w14:paraId="14A43F37" w14:textId="7C19CACA" w:rsidR="000B248E" w:rsidRPr="00022D05" w:rsidRDefault="000B248E" w:rsidP="001E2071">
            <w:pPr>
              <w:pStyle w:val="Bullets"/>
              <w:numPr>
                <w:ilvl w:val="0"/>
                <w:numId w:val="25"/>
              </w:numPr>
              <w:rPr>
                <w:rFonts w:ascii="Times New Roman" w:hAnsi="Times New Roman" w:cs="Times New Roman"/>
                <w:sz w:val="20"/>
                <w:szCs w:val="20"/>
                <w:lang w:val="de-AT"/>
                <w:rPrChange w:id="55" w:author="David Döbele" w:date="2022-01-11T20:49:00Z">
                  <w:rPr>
                    <w:rFonts w:ascii="Times New Roman" w:hAnsi="Times New Roman" w:cs="Times New Roman"/>
                    <w:i w:val="0"/>
                    <w:iCs w:val="0"/>
                    <w:sz w:val="20"/>
                    <w:szCs w:val="20"/>
                    <w:lang w:val="de-AT"/>
                  </w:rPr>
                </w:rPrChange>
              </w:rPr>
            </w:pPr>
            <w:r w:rsidRPr="00022D05">
              <w:rPr>
                <w:rFonts w:ascii="Times New Roman" w:hAnsi="Times New Roman" w:cs="Times New Roman"/>
                <w:sz w:val="20"/>
                <w:szCs w:val="20"/>
                <w:lang w:val="de-AT"/>
                <w:rPrChange w:id="56" w:author="David Döbele" w:date="2022-01-11T20:49:00Z">
                  <w:rPr>
                    <w:rFonts w:ascii="Times New Roman" w:hAnsi="Times New Roman" w:cs="Times New Roman"/>
                    <w:i w:val="0"/>
                    <w:iCs w:val="0"/>
                    <w:sz w:val="20"/>
                    <w:szCs w:val="20"/>
                    <w:lang w:val="de-AT"/>
                  </w:rPr>
                </w:rPrChange>
              </w:rPr>
              <w:t>Mathematik-</w:t>
            </w:r>
            <w:proofErr w:type="spellStart"/>
            <w:r w:rsidRPr="00022D05">
              <w:rPr>
                <w:rFonts w:ascii="Times New Roman" w:hAnsi="Times New Roman" w:cs="Times New Roman"/>
                <w:sz w:val="20"/>
                <w:szCs w:val="20"/>
                <w:lang w:val="de-AT"/>
                <w:rPrChange w:id="57" w:author="David Döbele" w:date="2022-01-11T20:49:00Z">
                  <w:rPr>
                    <w:rFonts w:ascii="Times New Roman" w:hAnsi="Times New Roman" w:cs="Times New Roman"/>
                    <w:i w:val="0"/>
                    <w:iCs w:val="0"/>
                    <w:sz w:val="20"/>
                    <w:szCs w:val="20"/>
                    <w:lang w:val="de-AT"/>
                  </w:rPr>
                </w:rPrChange>
              </w:rPr>
              <w:t>Propädeutikum</w:t>
            </w:r>
            <w:proofErr w:type="spellEnd"/>
            <w:r w:rsidRPr="00022D05">
              <w:rPr>
                <w:rFonts w:ascii="Times New Roman" w:hAnsi="Times New Roman" w:cs="Times New Roman"/>
                <w:sz w:val="20"/>
                <w:szCs w:val="20"/>
                <w:lang w:val="de-AT"/>
                <w:rPrChange w:id="58" w:author="David Döbele" w:date="2022-01-11T20:49:00Z">
                  <w:rPr>
                    <w:rFonts w:ascii="Times New Roman" w:hAnsi="Times New Roman" w:cs="Times New Roman"/>
                    <w:i w:val="0"/>
                    <w:iCs w:val="0"/>
                    <w:sz w:val="20"/>
                    <w:szCs w:val="20"/>
                    <w:lang w:val="de-AT"/>
                  </w:rPr>
                </w:rPrChange>
              </w:rPr>
              <w:t xml:space="preserve"> „Mathematik der Wellen und Atome“</w:t>
            </w:r>
          </w:p>
          <w:p w14:paraId="6DD9BA0F" w14:textId="456F83E4" w:rsidR="00E55D90" w:rsidRPr="005D2F6E" w:rsidRDefault="006B50E9" w:rsidP="001E2071">
            <w:pPr>
              <w:pStyle w:val="Bullets"/>
              <w:numPr>
                <w:ilvl w:val="0"/>
                <w:numId w:val="25"/>
              </w:numP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</w:pPr>
            <w:r w:rsidRPr="00022D05">
              <w:rPr>
                <w:rFonts w:ascii="Times New Roman" w:hAnsi="Times New Roman" w:cs="Times New Roman"/>
                <w:sz w:val="20"/>
                <w:szCs w:val="20"/>
                <w:lang w:val="de-AT"/>
                <w:rPrChange w:id="59" w:author="David Döbele" w:date="2022-01-11T20:49:00Z">
                  <w:rPr>
                    <w:rFonts w:ascii="Times New Roman" w:hAnsi="Times New Roman" w:cs="Times New Roman"/>
                    <w:i w:val="0"/>
                    <w:iCs w:val="0"/>
                    <w:sz w:val="20"/>
                    <w:szCs w:val="20"/>
                    <w:lang w:val="de-AT"/>
                  </w:rPr>
                </w:rPrChange>
              </w:rPr>
              <w:t xml:space="preserve">Einwöchiges Projekt „Atelier de la </w:t>
            </w:r>
            <w:proofErr w:type="spellStart"/>
            <w:r w:rsidRPr="00022D05">
              <w:rPr>
                <w:rFonts w:ascii="Times New Roman" w:hAnsi="Times New Roman" w:cs="Times New Roman"/>
                <w:sz w:val="20"/>
                <w:szCs w:val="20"/>
                <w:lang w:val="de-AT"/>
                <w:rPrChange w:id="60" w:author="David Döbele" w:date="2022-01-11T20:49:00Z">
                  <w:rPr>
                    <w:rFonts w:ascii="Times New Roman" w:hAnsi="Times New Roman" w:cs="Times New Roman"/>
                    <w:i w:val="0"/>
                    <w:iCs w:val="0"/>
                    <w:sz w:val="20"/>
                    <w:szCs w:val="20"/>
                    <w:lang w:val="de-AT"/>
                  </w:rPr>
                </w:rPrChange>
              </w:rPr>
              <w:t>Padioprotection</w:t>
            </w:r>
            <w:proofErr w:type="spellEnd"/>
            <w:r w:rsidRPr="00022D05">
              <w:rPr>
                <w:rFonts w:ascii="Times New Roman" w:hAnsi="Times New Roman" w:cs="Times New Roman"/>
                <w:sz w:val="20"/>
                <w:szCs w:val="20"/>
                <w:lang w:val="de-AT"/>
                <w:rPrChange w:id="61" w:author="David Döbele" w:date="2022-01-11T20:49:00Z">
                  <w:rPr>
                    <w:rFonts w:ascii="Times New Roman" w:hAnsi="Times New Roman" w:cs="Times New Roman"/>
                    <w:i w:val="0"/>
                    <w:iCs w:val="0"/>
                    <w:sz w:val="20"/>
                    <w:szCs w:val="20"/>
                    <w:lang w:val="de-AT"/>
                  </w:rPr>
                </w:rPrChange>
              </w:rPr>
              <w:t xml:space="preserve"> 2017” in Paris</w:t>
            </w:r>
            <w:r w:rsidR="005D2F6E" w:rsidRPr="00022D05">
              <w:rPr>
                <w:rFonts w:ascii="Times New Roman" w:hAnsi="Times New Roman" w:cs="Times New Roman"/>
                <w:sz w:val="20"/>
                <w:szCs w:val="20"/>
                <w:lang w:val="de-AT"/>
                <w:rPrChange w:id="62" w:author="David Döbele" w:date="2022-01-11T20:49:00Z">
                  <w:rPr>
                    <w:rFonts w:ascii="Times New Roman" w:hAnsi="Times New Roman" w:cs="Times New Roman"/>
                    <w:i w:val="0"/>
                    <w:iCs w:val="0"/>
                    <w:sz w:val="20"/>
                    <w:szCs w:val="20"/>
                    <w:lang w:val="de-AT"/>
                  </w:rPr>
                </w:rPrChange>
              </w:rPr>
              <w:t>,</w:t>
            </w:r>
            <w:r w:rsidRPr="00022D05">
              <w:rPr>
                <w:rFonts w:ascii="Times New Roman" w:hAnsi="Times New Roman" w:cs="Times New Roman"/>
                <w:sz w:val="20"/>
                <w:szCs w:val="20"/>
                <w:lang w:val="de-AT"/>
                <w:rPrChange w:id="63" w:author="David Döbele" w:date="2022-01-11T20:49:00Z">
                  <w:rPr>
                    <w:rFonts w:ascii="Times New Roman" w:hAnsi="Times New Roman" w:cs="Times New Roman"/>
                    <w:i w:val="0"/>
                    <w:iCs w:val="0"/>
                    <w:sz w:val="20"/>
                    <w:szCs w:val="20"/>
                    <w:lang w:val="de-AT"/>
                  </w:rPr>
                </w:rPrChange>
              </w:rPr>
              <w:t xml:space="preserve"> Frankreich</w:t>
            </w:r>
          </w:p>
        </w:tc>
      </w:tr>
      <w:tr w:rsidR="00E55D90" w:rsidRPr="00F44F5F" w14:paraId="414B4085" w14:textId="77777777" w:rsidTr="005C33AC">
        <w:trPr>
          <w:trHeight w:val="454"/>
        </w:trPr>
        <w:tc>
          <w:tcPr>
            <w:tcW w:w="10206" w:type="dxa"/>
            <w:gridSpan w:val="12"/>
            <w:tcBorders>
              <w:bottom w:val="single" w:sz="4" w:space="0" w:color="auto"/>
            </w:tcBorders>
            <w:vAlign w:val="bottom"/>
          </w:tcPr>
          <w:p w14:paraId="4741C5BA" w14:textId="1A1B7CE9" w:rsidR="00E55D90" w:rsidRPr="00FD37B3" w:rsidRDefault="00F44F5F" w:rsidP="00F44F5F">
            <w:pPr>
              <w:pStyle w:val="BERSCHRIFT"/>
              <w:rPr>
                <w:rFonts w:ascii="Times New Roman" w:hAnsi="Times New Roman" w:cs="Times New Roman"/>
                <w:smallCaps w:val="0"/>
                <w:sz w:val="26"/>
                <w:szCs w:val="26"/>
              </w:rPr>
            </w:pPr>
            <w:r w:rsidRPr="00FD37B3">
              <w:rPr>
                <w:rFonts w:ascii="Times New Roman" w:hAnsi="Times New Roman" w:cs="Times New Roman"/>
                <w:smallCaps w:val="0"/>
                <w:sz w:val="26"/>
                <w:szCs w:val="26"/>
              </w:rPr>
              <w:t>EXTRACURRICULARES ENGAGEMENT</w:t>
            </w:r>
          </w:p>
        </w:tc>
      </w:tr>
      <w:tr w:rsidR="00E55D90" w:rsidRPr="005D2F6E" w14:paraId="74251178" w14:textId="77777777" w:rsidTr="001E2071">
        <w:trPr>
          <w:trHeight w:val="340"/>
        </w:trPr>
        <w:tc>
          <w:tcPr>
            <w:tcW w:w="5523" w:type="dxa"/>
            <w:gridSpan w:val="3"/>
            <w:tcBorders>
              <w:top w:val="single" w:sz="4" w:space="0" w:color="auto"/>
            </w:tcBorders>
            <w:vAlign w:val="bottom"/>
          </w:tcPr>
          <w:p w14:paraId="23826F21" w14:textId="146E5CBE" w:rsidR="00E55D90" w:rsidRPr="005D2F6E" w:rsidRDefault="003111AF" w:rsidP="00E55D90">
            <w:pPr>
              <w:pStyle w:val="Ort"/>
              <w:jc w:val="left"/>
              <w:rPr>
                <w:rFonts w:ascii="Times New Roman" w:hAnsi="Times New Roman" w:cs="Times New Roman"/>
                <w:b/>
                <w:bCs/>
                <w:i w:val="0"/>
                <w:iCs/>
                <w:smallCaps w:val="0"/>
                <w:sz w:val="20"/>
                <w:szCs w:val="20"/>
              </w:rPr>
            </w:pPr>
            <w:r w:rsidRPr="005D2F6E">
              <w:rPr>
                <w:rFonts w:ascii="Times New Roman" w:hAnsi="Times New Roman" w:cs="Times New Roman"/>
                <w:b/>
                <w:i w:val="0"/>
                <w:iCs/>
                <w:smallCaps w:val="0"/>
                <w:sz w:val="21"/>
                <w:szCs w:val="21"/>
              </w:rPr>
              <w:t>D</w:t>
            </w:r>
            <w:r w:rsidR="005F0024" w:rsidRPr="005D2F6E">
              <w:rPr>
                <w:rFonts w:ascii="Times New Roman" w:hAnsi="Times New Roman" w:cs="Times New Roman"/>
                <w:b/>
                <w:i w:val="0"/>
                <w:iCs/>
                <w:smallCaps w:val="0"/>
                <w:sz w:val="21"/>
                <w:szCs w:val="21"/>
              </w:rPr>
              <w:t>ie Nachh</w:t>
            </w:r>
            <w:r w:rsidR="00275DD2">
              <w:rPr>
                <w:rFonts w:ascii="Times New Roman" w:hAnsi="Times New Roman" w:cs="Times New Roman"/>
                <w:b/>
                <w:i w:val="0"/>
                <w:iCs/>
                <w:smallCaps w:val="0"/>
                <w:sz w:val="21"/>
                <w:szCs w:val="21"/>
              </w:rPr>
              <w:t>e</w:t>
            </w:r>
            <w:r w:rsidR="005F0024" w:rsidRPr="005D2F6E">
              <w:rPr>
                <w:rFonts w:ascii="Times New Roman" w:hAnsi="Times New Roman" w:cs="Times New Roman"/>
                <w:b/>
                <w:i w:val="0"/>
                <w:iCs/>
                <w:smallCaps w:val="0"/>
                <w:sz w:val="21"/>
                <w:szCs w:val="21"/>
              </w:rPr>
              <w:t>lfer für kostenfreie Schülerbetreuung e.V.</w:t>
            </w:r>
          </w:p>
        </w:tc>
        <w:tc>
          <w:tcPr>
            <w:tcW w:w="4683" w:type="dxa"/>
            <w:gridSpan w:val="9"/>
            <w:tcBorders>
              <w:top w:val="single" w:sz="4" w:space="0" w:color="auto"/>
            </w:tcBorders>
            <w:vAlign w:val="bottom"/>
          </w:tcPr>
          <w:p w14:paraId="58208F44" w14:textId="44EB1AA4" w:rsidR="00E55D90" w:rsidRPr="005D2F6E" w:rsidRDefault="005F0024" w:rsidP="00E55D90">
            <w:pPr>
              <w:pStyle w:val="Ort"/>
              <w:rPr>
                <w:rFonts w:ascii="Times New Roman" w:hAnsi="Times New Roman" w:cs="Times New Roman"/>
                <w:b/>
                <w:bCs/>
                <w:i w:val="0"/>
                <w:iCs/>
                <w:smallCaps w:val="0"/>
                <w:sz w:val="20"/>
                <w:szCs w:val="20"/>
              </w:rPr>
            </w:pPr>
            <w:r w:rsidRPr="005D2F6E">
              <w:rPr>
                <w:rFonts w:ascii="Times New Roman" w:hAnsi="Times New Roman" w:cs="Times New Roman"/>
                <w:b/>
                <w:bCs/>
                <w:i w:val="0"/>
                <w:iCs/>
                <w:smallCaps w:val="0"/>
                <w:sz w:val="20"/>
                <w:szCs w:val="20"/>
              </w:rPr>
              <w:t>Darmstadt</w:t>
            </w:r>
          </w:p>
        </w:tc>
      </w:tr>
      <w:tr w:rsidR="00F74732" w:rsidRPr="005D2F6E" w14:paraId="4F59C612" w14:textId="77777777" w:rsidTr="00FE0496">
        <w:trPr>
          <w:trHeight w:val="193"/>
        </w:trPr>
        <w:tc>
          <w:tcPr>
            <w:tcW w:w="6804" w:type="dxa"/>
            <w:gridSpan w:val="7"/>
          </w:tcPr>
          <w:p w14:paraId="32F07601" w14:textId="5980A571" w:rsidR="00F74732" w:rsidRPr="005D2F6E" w:rsidRDefault="00E854E3" w:rsidP="00F74732">
            <w:pPr>
              <w:pStyle w:val="Beschreibung"/>
              <w:rPr>
                <w:rFonts w:ascii="Times New Roman" w:hAnsi="Times New Roman" w:cs="Times New Roman"/>
                <w:iCs/>
                <w:sz w:val="20"/>
                <w:szCs w:val="20"/>
                <w:lang w:val="de-AT"/>
              </w:rPr>
            </w:pPr>
            <w:r w:rsidRPr="005D2F6E">
              <w:rPr>
                <w:rFonts w:ascii="Times New Roman" w:hAnsi="Times New Roman" w:cs="Times New Roman"/>
                <w:sz w:val="20"/>
                <w:szCs w:val="20"/>
                <w:lang w:val="de-AT"/>
              </w:rPr>
              <w:t xml:space="preserve">Aktives Mitglied </w:t>
            </w:r>
          </w:p>
        </w:tc>
        <w:tc>
          <w:tcPr>
            <w:tcW w:w="3402" w:type="dxa"/>
            <w:gridSpan w:val="5"/>
          </w:tcPr>
          <w:p w14:paraId="45DD2178" w14:textId="100838EA" w:rsidR="00F74732" w:rsidRPr="005D2F6E" w:rsidRDefault="00F74732" w:rsidP="00F74732">
            <w:pPr>
              <w:pStyle w:val="Beschreibung"/>
              <w:jc w:val="right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5D2F6E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09/2</w:t>
            </w:r>
            <w:r w:rsidR="002E0727" w:rsidRPr="005D2F6E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021</w:t>
            </w:r>
            <w:r w:rsidRPr="005D2F6E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– </w:t>
            </w:r>
            <w:proofErr w:type="spellStart"/>
            <w:r w:rsidRPr="005D2F6E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heute</w:t>
            </w:r>
            <w:proofErr w:type="spellEnd"/>
          </w:p>
        </w:tc>
      </w:tr>
      <w:tr w:rsidR="00E55D90" w:rsidRPr="005D2F6E" w14:paraId="02437711" w14:textId="77777777" w:rsidTr="00FE0496">
        <w:trPr>
          <w:trHeight w:val="193"/>
        </w:trPr>
        <w:tc>
          <w:tcPr>
            <w:tcW w:w="10206" w:type="dxa"/>
            <w:gridSpan w:val="12"/>
          </w:tcPr>
          <w:p w14:paraId="31E16BD4" w14:textId="3E2C584D" w:rsidR="00760B41" w:rsidRPr="00022D05" w:rsidRDefault="00E854E3" w:rsidP="001E2071">
            <w:pPr>
              <w:pStyle w:val="Bullets"/>
              <w:numPr>
                <w:ilvl w:val="0"/>
                <w:numId w:val="25"/>
              </w:numPr>
              <w:rPr>
                <w:rFonts w:ascii="Times New Roman" w:hAnsi="Times New Roman" w:cs="Times New Roman"/>
                <w:sz w:val="20"/>
                <w:szCs w:val="20"/>
                <w:lang w:val="de-AT"/>
              </w:rPr>
            </w:pPr>
            <w:r w:rsidRPr="00022D05">
              <w:rPr>
                <w:rFonts w:ascii="Times New Roman" w:hAnsi="Times New Roman" w:cs="Times New Roman"/>
                <w:sz w:val="20"/>
                <w:szCs w:val="20"/>
                <w:lang w:val="de-AT"/>
                <w:rPrChange w:id="64" w:author="David Döbele" w:date="2022-01-11T20:49:00Z">
                  <w:rPr>
                    <w:rFonts w:ascii="Times New Roman" w:hAnsi="Times New Roman" w:cs="Times New Roman"/>
                    <w:i w:val="0"/>
                    <w:iCs w:val="0"/>
                    <w:sz w:val="20"/>
                    <w:szCs w:val="20"/>
                    <w:lang w:val="de-AT"/>
                  </w:rPr>
                </w:rPrChange>
              </w:rPr>
              <w:t xml:space="preserve">Individuelle Förderung von versetzungsgefährdeten </w:t>
            </w:r>
            <w:proofErr w:type="spellStart"/>
            <w:proofErr w:type="gramStart"/>
            <w:r w:rsidR="00E1069F" w:rsidRPr="00022D05">
              <w:rPr>
                <w:rFonts w:ascii="Times New Roman" w:hAnsi="Times New Roman" w:cs="Times New Roman"/>
                <w:sz w:val="20"/>
                <w:szCs w:val="20"/>
                <w:lang w:val="de-AT"/>
                <w:rPrChange w:id="65" w:author="David Döbele" w:date="2022-01-11T20:49:00Z">
                  <w:rPr>
                    <w:rFonts w:ascii="Times New Roman" w:hAnsi="Times New Roman" w:cs="Times New Roman"/>
                    <w:i w:val="0"/>
                    <w:iCs w:val="0"/>
                    <w:sz w:val="20"/>
                    <w:szCs w:val="20"/>
                    <w:lang w:val="de-AT"/>
                  </w:rPr>
                </w:rPrChange>
              </w:rPr>
              <w:t>Schüler:innen</w:t>
            </w:r>
            <w:proofErr w:type="spellEnd"/>
            <w:proofErr w:type="gramEnd"/>
            <w:r w:rsidR="00275DD2" w:rsidRPr="00022D05">
              <w:rPr>
                <w:rFonts w:ascii="Times New Roman" w:hAnsi="Times New Roman" w:cs="Times New Roman"/>
                <w:sz w:val="20"/>
                <w:szCs w:val="20"/>
                <w:lang w:val="de-AT"/>
                <w:rPrChange w:id="66" w:author="David Döbele" w:date="2022-01-11T20:49:00Z">
                  <w:rPr>
                    <w:rFonts w:ascii="Times New Roman" w:hAnsi="Times New Roman" w:cs="Times New Roman"/>
                    <w:i w:val="0"/>
                    <w:iCs w:val="0"/>
                    <w:sz w:val="20"/>
                    <w:szCs w:val="20"/>
                    <w:lang w:val="de-AT"/>
                  </w:rPr>
                </w:rPrChange>
              </w:rPr>
              <w:t xml:space="preserve"> </w:t>
            </w:r>
            <w:r w:rsidRPr="00022D05">
              <w:rPr>
                <w:rFonts w:ascii="Times New Roman" w:hAnsi="Times New Roman" w:cs="Times New Roman"/>
                <w:sz w:val="20"/>
                <w:szCs w:val="20"/>
                <w:lang w:val="de-AT"/>
                <w:rPrChange w:id="67" w:author="David Döbele" w:date="2022-01-11T20:49:00Z">
                  <w:rPr>
                    <w:rFonts w:ascii="Times New Roman" w:hAnsi="Times New Roman" w:cs="Times New Roman"/>
                    <w:i w:val="0"/>
                    <w:iCs w:val="0"/>
                    <w:sz w:val="20"/>
                    <w:szCs w:val="20"/>
                    <w:lang w:val="de-AT"/>
                  </w:rPr>
                </w:rPrChange>
              </w:rPr>
              <w:t>im Fach Mathematik und Physik</w:t>
            </w:r>
          </w:p>
          <w:p w14:paraId="68CFAD97" w14:textId="46445F7C" w:rsidR="00FA7BAF" w:rsidRPr="005D2F6E" w:rsidRDefault="00E854E3" w:rsidP="001E2071">
            <w:pPr>
              <w:pStyle w:val="Bullets"/>
              <w:numPr>
                <w:ilvl w:val="0"/>
                <w:numId w:val="25"/>
              </w:numPr>
              <w:rPr>
                <w:rFonts w:ascii="Times New Roman" w:hAnsi="Times New Roman" w:cs="Times New Roman"/>
                <w:sz w:val="20"/>
                <w:szCs w:val="20"/>
                <w:lang w:val="de-AT"/>
              </w:rPr>
            </w:pPr>
            <w:r w:rsidRPr="00022D05">
              <w:rPr>
                <w:rFonts w:ascii="Times New Roman" w:hAnsi="Times New Roman" w:cs="Times New Roman"/>
                <w:sz w:val="20"/>
                <w:szCs w:val="20"/>
                <w:lang w:val="de-AT"/>
                <w:rPrChange w:id="68" w:author="David Döbele" w:date="2022-01-11T20:49:00Z">
                  <w:rPr>
                    <w:rFonts w:ascii="Times New Roman" w:hAnsi="Times New Roman" w:cs="Times New Roman"/>
                    <w:i w:val="0"/>
                    <w:iCs w:val="0"/>
                    <w:sz w:val="20"/>
                    <w:szCs w:val="20"/>
                    <w:lang w:val="de-AT"/>
                  </w:rPr>
                </w:rPrChange>
              </w:rPr>
              <w:t>Nachhaltige Behandlung von punktuellen Schwächen in Abstimmung mit Fachlehrern sowie Entwicklung von individualisierten Lernplänen</w:t>
            </w:r>
          </w:p>
        </w:tc>
      </w:tr>
      <w:tr w:rsidR="00FE0496" w:rsidRPr="005D2F6E" w14:paraId="3B26943D" w14:textId="77777777" w:rsidTr="00FE0496">
        <w:trPr>
          <w:trHeight w:val="346"/>
        </w:trPr>
        <w:tc>
          <w:tcPr>
            <w:tcW w:w="5954" w:type="dxa"/>
            <w:gridSpan w:val="5"/>
            <w:vAlign w:val="bottom"/>
          </w:tcPr>
          <w:p w14:paraId="11E538C2" w14:textId="278C0667" w:rsidR="00FE0496" w:rsidRPr="005D2F6E" w:rsidRDefault="00466F28" w:rsidP="00FE0496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  <w:lang w:val="en-US"/>
              </w:rPr>
            </w:pPr>
            <w:r w:rsidRPr="005D2F6E"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  <w:lang w:val="en-US"/>
              </w:rPr>
              <w:t>Founder</w:t>
            </w:r>
            <w:r w:rsidR="002E0727" w:rsidRPr="005D2F6E"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  <w:lang w:val="en-US"/>
              </w:rPr>
              <w:t>s</w:t>
            </w:r>
            <w:r w:rsidRPr="005D2F6E"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  <w:lang w:val="en-US"/>
              </w:rPr>
              <w:t xml:space="preserve"> Club Frankfurt</w:t>
            </w:r>
            <w:r w:rsidR="002E0727" w:rsidRPr="005D2F6E"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  <w:lang w:val="en-US"/>
              </w:rPr>
              <w:t xml:space="preserve"> </w:t>
            </w:r>
            <w:proofErr w:type="spellStart"/>
            <w:r w:rsidR="002E0727" w:rsidRPr="005D2F6E"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  <w:lang w:val="en-US"/>
              </w:rPr>
              <w:t>e.V</w:t>
            </w:r>
            <w:proofErr w:type="spellEnd"/>
            <w:r w:rsidR="002E0727" w:rsidRPr="005D2F6E"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  <w:lang w:val="en-US"/>
              </w:rPr>
              <w:t>.</w:t>
            </w:r>
          </w:p>
        </w:tc>
        <w:tc>
          <w:tcPr>
            <w:tcW w:w="4252" w:type="dxa"/>
            <w:gridSpan w:val="7"/>
            <w:vAlign w:val="bottom"/>
          </w:tcPr>
          <w:p w14:paraId="21BF18C9" w14:textId="25F34A5B" w:rsidR="00FE0496" w:rsidRPr="005D2F6E" w:rsidRDefault="00FE0496" w:rsidP="00FE0496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b/>
                <w:bCs/>
                <w:i w:val="0"/>
                <w:iCs w:val="0"/>
                <w:sz w:val="20"/>
                <w:szCs w:val="20"/>
              </w:rPr>
            </w:pPr>
            <w:r w:rsidRPr="005D2F6E">
              <w:rPr>
                <w:rFonts w:ascii="Times New Roman" w:hAnsi="Times New Roman" w:cs="Times New Roman"/>
                <w:b/>
                <w:bCs/>
                <w:i w:val="0"/>
                <w:iCs w:val="0"/>
                <w:sz w:val="20"/>
                <w:szCs w:val="20"/>
              </w:rPr>
              <w:t>Frankfurt am Main</w:t>
            </w:r>
          </w:p>
        </w:tc>
      </w:tr>
      <w:tr w:rsidR="00FE0496" w:rsidRPr="005D2F6E" w14:paraId="04BFDD79" w14:textId="77777777" w:rsidTr="00FE0496">
        <w:trPr>
          <w:trHeight w:val="20"/>
        </w:trPr>
        <w:tc>
          <w:tcPr>
            <w:tcW w:w="8364" w:type="dxa"/>
            <w:gridSpan w:val="11"/>
          </w:tcPr>
          <w:p w14:paraId="5D908AF7" w14:textId="6E255621" w:rsidR="00FE0496" w:rsidRPr="005D2F6E" w:rsidRDefault="00E1069F" w:rsidP="00FE0496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</w:rPr>
            </w:pPr>
            <w:bookmarkStart w:id="69" w:name="_Hlk88912306"/>
            <w:r>
              <w:rPr>
                <w:rFonts w:ascii="Times New Roman" w:hAnsi="Times New Roman" w:cs="Times New Roman"/>
                <w:i w:val="0"/>
                <w:sz w:val="20"/>
                <w:szCs w:val="20"/>
                <w:lang w:val="de-AT"/>
              </w:rPr>
              <w:t xml:space="preserve">Aktives </w:t>
            </w:r>
            <w:r w:rsidR="002650B5" w:rsidRPr="005D2F6E">
              <w:rPr>
                <w:rFonts w:ascii="Times New Roman" w:hAnsi="Times New Roman" w:cs="Times New Roman"/>
                <w:i w:val="0"/>
                <w:sz w:val="20"/>
                <w:szCs w:val="20"/>
                <w:lang w:val="de-AT"/>
              </w:rPr>
              <w:t>Mitglied der studentische Initiative f</w:t>
            </w:r>
            <w:proofErr w:type="spellStart"/>
            <w:r w:rsidR="00636FBB" w:rsidRPr="005D2F6E">
              <w:rPr>
                <w:rFonts w:ascii="Times New Roman" w:hAnsi="Times New Roman" w:cs="Times New Roman"/>
                <w:i w:val="0"/>
                <w:sz w:val="20"/>
                <w:szCs w:val="20"/>
              </w:rPr>
              <w:t>ür</w:t>
            </w:r>
            <w:proofErr w:type="spellEnd"/>
            <w:r w:rsidR="002650B5" w:rsidRPr="005D2F6E">
              <w:rPr>
                <w:rFonts w:ascii="Times New Roman" w:hAnsi="Times New Roman" w:cs="Times New Roman"/>
                <w:i w:val="0"/>
                <w:sz w:val="20"/>
                <w:szCs w:val="20"/>
              </w:rPr>
              <w:t xml:space="preserve"> </w:t>
            </w:r>
            <w:r w:rsidR="00636FBB" w:rsidRPr="005D2F6E">
              <w:rPr>
                <w:rFonts w:ascii="Times New Roman" w:hAnsi="Times New Roman" w:cs="Times New Roman"/>
                <w:i w:val="0"/>
                <w:sz w:val="20"/>
                <w:szCs w:val="20"/>
              </w:rPr>
              <w:t>zukünftige</w:t>
            </w:r>
            <w:r w:rsidR="002650B5" w:rsidRPr="005D2F6E">
              <w:rPr>
                <w:rFonts w:ascii="Times New Roman" w:hAnsi="Times New Roman" w:cs="Times New Roman"/>
                <w:i w:val="0"/>
                <w:sz w:val="20"/>
                <w:szCs w:val="20"/>
              </w:rPr>
              <w:t xml:space="preserve"> </w:t>
            </w:r>
            <w:proofErr w:type="spellStart"/>
            <w:proofErr w:type="gramStart"/>
            <w:r w:rsidR="00636FBB" w:rsidRPr="005D2F6E">
              <w:rPr>
                <w:rFonts w:ascii="Times New Roman" w:hAnsi="Times New Roman" w:cs="Times New Roman"/>
                <w:i w:val="0"/>
                <w:sz w:val="20"/>
                <w:szCs w:val="20"/>
              </w:rPr>
              <w:t>Gründer:innen</w:t>
            </w:r>
            <w:proofErr w:type="spellEnd"/>
            <w:proofErr w:type="gramEnd"/>
          </w:p>
        </w:tc>
        <w:tc>
          <w:tcPr>
            <w:tcW w:w="1842" w:type="dxa"/>
          </w:tcPr>
          <w:p w14:paraId="0D2FFB14" w14:textId="0F7ADCB8" w:rsidR="00FE0496" w:rsidRPr="005D2F6E" w:rsidRDefault="00FE0496" w:rsidP="00FE0496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b/>
                <w:bCs/>
                <w:i w:val="0"/>
                <w:iCs w:val="0"/>
                <w:sz w:val="20"/>
                <w:szCs w:val="20"/>
              </w:rPr>
            </w:pPr>
            <w:r w:rsidRPr="005D2F6E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0</w:t>
            </w:r>
            <w:r w:rsidR="002E0727" w:rsidRPr="005D2F6E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4</w:t>
            </w:r>
            <w:r w:rsidRPr="005D2F6E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/20</w:t>
            </w:r>
            <w:r w:rsidR="002E0727" w:rsidRPr="005D2F6E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21</w:t>
            </w:r>
            <w:r w:rsidRPr="005D2F6E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 xml:space="preserve"> – </w:t>
            </w:r>
            <w:proofErr w:type="spellStart"/>
            <w:r w:rsidR="002E0727" w:rsidRPr="005D2F6E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heute</w:t>
            </w:r>
            <w:proofErr w:type="spellEnd"/>
          </w:p>
        </w:tc>
      </w:tr>
      <w:bookmarkEnd w:id="69"/>
      <w:tr w:rsidR="00FE0496" w:rsidRPr="005D2F6E" w14:paraId="66A58453" w14:textId="77777777" w:rsidTr="00FE0496">
        <w:trPr>
          <w:trHeight w:val="20"/>
        </w:trPr>
        <w:tc>
          <w:tcPr>
            <w:tcW w:w="10206" w:type="dxa"/>
            <w:gridSpan w:val="12"/>
          </w:tcPr>
          <w:p w14:paraId="50B5B9CB" w14:textId="480FE5E6" w:rsidR="00FE0496" w:rsidRPr="00022D05" w:rsidRDefault="00636FBB" w:rsidP="001E2071">
            <w:pPr>
              <w:pStyle w:val="Bullets"/>
              <w:numPr>
                <w:ilvl w:val="0"/>
                <w:numId w:val="25"/>
              </w:numPr>
              <w:rPr>
                <w:rFonts w:ascii="Times New Roman" w:hAnsi="Times New Roman" w:cs="Times New Roman"/>
                <w:sz w:val="20"/>
                <w:szCs w:val="20"/>
                <w:lang w:val="de-AT"/>
                <w:rPrChange w:id="70" w:author="David Döbele" w:date="2022-01-11T20:49:00Z">
                  <w:rPr>
                    <w:rFonts w:ascii="Times New Roman" w:hAnsi="Times New Roman" w:cs="Times New Roman"/>
                    <w:i w:val="0"/>
                    <w:iCs w:val="0"/>
                    <w:sz w:val="20"/>
                    <w:szCs w:val="20"/>
                    <w:lang w:val="de-AT"/>
                  </w:rPr>
                </w:rPrChange>
              </w:rPr>
            </w:pPr>
            <w:r w:rsidRPr="00022D05">
              <w:rPr>
                <w:rFonts w:ascii="Times New Roman" w:hAnsi="Times New Roman" w:cs="Times New Roman"/>
                <w:sz w:val="20"/>
                <w:szCs w:val="20"/>
                <w:lang w:val="de-AT"/>
                <w:rPrChange w:id="71" w:author="David Döbele" w:date="2022-01-11T20:49:00Z">
                  <w:rPr>
                    <w:rFonts w:ascii="Times New Roman" w:hAnsi="Times New Roman" w:cs="Times New Roman"/>
                    <w:i w:val="0"/>
                    <w:iCs w:val="0"/>
                    <w:sz w:val="20"/>
                    <w:szCs w:val="20"/>
                    <w:lang w:val="de-AT"/>
                  </w:rPr>
                </w:rPrChange>
              </w:rPr>
              <w:t xml:space="preserve">Teilnahme an Workshops, Arbeitsgruppen und </w:t>
            </w:r>
            <w:proofErr w:type="spellStart"/>
            <w:r w:rsidRPr="00022D05">
              <w:rPr>
                <w:rFonts w:ascii="Times New Roman" w:hAnsi="Times New Roman" w:cs="Times New Roman"/>
                <w:sz w:val="20"/>
                <w:szCs w:val="20"/>
                <w:lang w:val="de-AT"/>
                <w:rPrChange w:id="72" w:author="David Döbele" w:date="2022-01-11T20:49:00Z">
                  <w:rPr>
                    <w:rFonts w:ascii="Times New Roman" w:hAnsi="Times New Roman" w:cs="Times New Roman"/>
                    <w:i w:val="0"/>
                    <w:iCs w:val="0"/>
                    <w:sz w:val="20"/>
                    <w:szCs w:val="20"/>
                    <w:lang w:val="de-AT"/>
                  </w:rPr>
                </w:rPrChange>
              </w:rPr>
              <w:t>Founder</w:t>
            </w:r>
            <w:proofErr w:type="spellEnd"/>
            <w:r w:rsidRPr="00022D05">
              <w:rPr>
                <w:rFonts w:ascii="Times New Roman" w:hAnsi="Times New Roman" w:cs="Times New Roman"/>
                <w:sz w:val="20"/>
                <w:szCs w:val="20"/>
                <w:lang w:val="de-AT"/>
                <w:rPrChange w:id="73" w:author="David Döbele" w:date="2022-01-11T20:49:00Z">
                  <w:rPr>
                    <w:rFonts w:ascii="Times New Roman" w:hAnsi="Times New Roman" w:cs="Times New Roman"/>
                    <w:i w:val="0"/>
                    <w:iCs w:val="0"/>
                    <w:sz w:val="20"/>
                    <w:szCs w:val="20"/>
                    <w:lang w:val="de-AT"/>
                  </w:rPr>
                </w:rPrChange>
              </w:rPr>
              <w:t xml:space="preserve"> Talks &amp; Vorträgen</w:t>
            </w:r>
          </w:p>
        </w:tc>
      </w:tr>
      <w:tr w:rsidR="00FE0496" w:rsidRPr="005D2F6E" w14:paraId="4028871F" w14:textId="77777777" w:rsidTr="00FE0496">
        <w:trPr>
          <w:trHeight w:val="346"/>
        </w:trPr>
        <w:tc>
          <w:tcPr>
            <w:tcW w:w="5954" w:type="dxa"/>
            <w:gridSpan w:val="5"/>
            <w:vAlign w:val="bottom"/>
          </w:tcPr>
          <w:p w14:paraId="3B81DA34" w14:textId="2B48E09A" w:rsidR="00FE0496" w:rsidRPr="005D2F6E" w:rsidRDefault="00FE0496" w:rsidP="00FE0496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  <w:lang w:val="en-US"/>
              </w:rPr>
            </w:pPr>
            <w:r w:rsidRPr="005D2F6E"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</w:rPr>
              <w:t>Deutsch</w:t>
            </w:r>
            <w:r w:rsidR="00F74732" w:rsidRPr="005D2F6E"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</w:rPr>
              <w:t>e</w:t>
            </w:r>
            <w:r w:rsidRPr="005D2F6E"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</w:rPr>
              <w:t xml:space="preserve"> Universität</w:t>
            </w:r>
            <w:r w:rsidR="00F74732" w:rsidRPr="005D2F6E"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</w:rPr>
              <w:t>sstiftung</w:t>
            </w:r>
            <w:r w:rsidR="002E0727" w:rsidRPr="005D2F6E"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</w:rPr>
              <w:t xml:space="preserve"> (</w:t>
            </w:r>
            <w:r w:rsidR="00E1069F" w:rsidRPr="005D2F6E"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</w:rPr>
              <w:t>Programm</w:t>
            </w:r>
            <w:r w:rsidR="00E1069F" w:rsidRPr="005D2F6E"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  <w:lang w:val="en-US"/>
              </w:rPr>
              <w:t>: TANDEM</w:t>
            </w:r>
            <w:r w:rsidR="002E0727" w:rsidRPr="005D2F6E"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  <w:lang w:val="en-US"/>
              </w:rPr>
              <w:t>)</w:t>
            </w:r>
          </w:p>
        </w:tc>
        <w:tc>
          <w:tcPr>
            <w:tcW w:w="4252" w:type="dxa"/>
            <w:gridSpan w:val="7"/>
            <w:vAlign w:val="bottom"/>
          </w:tcPr>
          <w:p w14:paraId="7F9CDF1E" w14:textId="0128BEBD" w:rsidR="00FE0496" w:rsidRPr="005D2F6E" w:rsidRDefault="00264CF2" w:rsidP="00FE0496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b/>
                <w:bCs/>
                <w:i w:val="0"/>
                <w:iCs w:val="0"/>
                <w:sz w:val="20"/>
                <w:szCs w:val="20"/>
              </w:rPr>
            </w:pPr>
            <w:r w:rsidRPr="005D2F6E">
              <w:rPr>
                <w:rFonts w:ascii="Times New Roman" w:hAnsi="Times New Roman" w:cs="Times New Roman"/>
                <w:b/>
                <w:bCs/>
                <w:i w:val="0"/>
                <w:iCs w:val="0"/>
                <w:sz w:val="20"/>
                <w:szCs w:val="20"/>
              </w:rPr>
              <w:t>Bon</w:t>
            </w:r>
            <w:r w:rsidR="00FE0496" w:rsidRPr="005D2F6E">
              <w:rPr>
                <w:rFonts w:ascii="Times New Roman" w:hAnsi="Times New Roman" w:cs="Times New Roman"/>
                <w:b/>
                <w:bCs/>
                <w:i w:val="0"/>
                <w:iCs w:val="0"/>
                <w:sz w:val="20"/>
                <w:szCs w:val="20"/>
              </w:rPr>
              <w:t>n</w:t>
            </w:r>
          </w:p>
        </w:tc>
      </w:tr>
      <w:tr w:rsidR="00FE0496" w:rsidRPr="005D2F6E" w14:paraId="7B2F81B2" w14:textId="77777777" w:rsidTr="001E2071">
        <w:trPr>
          <w:trHeight w:val="57"/>
        </w:trPr>
        <w:tc>
          <w:tcPr>
            <w:tcW w:w="7655" w:type="dxa"/>
            <w:gridSpan w:val="10"/>
          </w:tcPr>
          <w:p w14:paraId="099DE2C5" w14:textId="0AFAA3F5" w:rsidR="00FE0496" w:rsidRPr="005D2F6E" w:rsidRDefault="00EF062C" w:rsidP="00FE0496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</w:rPr>
            </w:pPr>
            <w:r w:rsidRPr="00EF062C">
              <w:rPr>
                <w:rFonts w:ascii="Times New Roman" w:hAnsi="Times New Roman" w:cs="Times New Roman"/>
                <w:i w:val="0"/>
                <w:sz w:val="20"/>
                <w:szCs w:val="20"/>
                <w:lang w:val="de-AT"/>
              </w:rPr>
              <w:t>Ideelle und finanzielle Förderung für Wissenschaftler</w:t>
            </w:r>
          </w:p>
        </w:tc>
        <w:tc>
          <w:tcPr>
            <w:tcW w:w="2551" w:type="dxa"/>
            <w:gridSpan w:val="2"/>
            <w:vAlign w:val="bottom"/>
          </w:tcPr>
          <w:p w14:paraId="091163D4" w14:textId="3FCF0E42" w:rsidR="00FE0496" w:rsidRPr="005D2F6E" w:rsidRDefault="00FE0496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b/>
                <w:bCs/>
                <w:i w:val="0"/>
                <w:iCs w:val="0"/>
                <w:sz w:val="20"/>
                <w:szCs w:val="20"/>
              </w:rPr>
            </w:pPr>
            <w:r w:rsidRPr="005D2F6E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0</w:t>
            </w:r>
            <w:r w:rsidR="002E0727" w:rsidRPr="005D2F6E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1</w:t>
            </w:r>
            <w:r w:rsidRPr="005D2F6E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/20</w:t>
            </w:r>
            <w:r w:rsidR="002E0727" w:rsidRPr="005D2F6E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20</w:t>
            </w:r>
            <w:r w:rsidRPr="005D2F6E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 xml:space="preserve"> – </w:t>
            </w:r>
            <w:proofErr w:type="spellStart"/>
            <w:r w:rsidR="002E0727" w:rsidRPr="005D2F6E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heute</w:t>
            </w:r>
            <w:proofErr w:type="spellEnd"/>
          </w:p>
        </w:tc>
      </w:tr>
      <w:tr w:rsidR="00FE0496" w:rsidRPr="005D2F6E" w14:paraId="2618F0FF" w14:textId="77777777" w:rsidTr="00FE0496">
        <w:trPr>
          <w:trHeight w:val="57"/>
        </w:trPr>
        <w:tc>
          <w:tcPr>
            <w:tcW w:w="10206" w:type="dxa"/>
            <w:gridSpan w:val="12"/>
            <w:vAlign w:val="bottom"/>
          </w:tcPr>
          <w:p w14:paraId="1C32A5B5" w14:textId="77777777" w:rsidR="00FE0496" w:rsidRPr="00022D05" w:rsidRDefault="00FE0496" w:rsidP="00137A64">
            <w:pPr>
              <w:pStyle w:val="Bullets"/>
              <w:numPr>
                <w:ilvl w:val="0"/>
                <w:numId w:val="25"/>
              </w:numPr>
              <w:rPr>
                <w:rFonts w:ascii="Times New Roman" w:hAnsi="Times New Roman" w:cs="Times New Roman"/>
                <w:b/>
                <w:bCs/>
                <w:sz w:val="20"/>
                <w:szCs w:val="20"/>
                <w:rPrChange w:id="74" w:author="David Döbele" w:date="2022-01-11T20:49:00Z">
                  <w:rPr>
                    <w:rFonts w:ascii="Times New Roman" w:hAnsi="Times New Roman" w:cs="Times New Roman"/>
                    <w:b/>
                    <w:bCs/>
                    <w:i w:val="0"/>
                    <w:iCs w:val="0"/>
                    <w:sz w:val="20"/>
                    <w:szCs w:val="20"/>
                  </w:rPr>
                </w:rPrChange>
              </w:rPr>
            </w:pPr>
            <w:r w:rsidRPr="00022D05">
              <w:rPr>
                <w:rFonts w:ascii="Times New Roman" w:hAnsi="Times New Roman" w:cs="Times New Roman"/>
                <w:sz w:val="20"/>
                <w:szCs w:val="20"/>
                <w:lang w:val="de-AT"/>
                <w:rPrChange w:id="75" w:author="David Döbele" w:date="2022-01-11T20:49:00Z">
                  <w:rPr>
                    <w:rFonts w:ascii="Times New Roman" w:hAnsi="Times New Roman" w:cs="Times New Roman"/>
                    <w:i w:val="0"/>
                    <w:iCs w:val="0"/>
                    <w:sz w:val="20"/>
                    <w:szCs w:val="20"/>
                    <w:lang w:val="de-AT"/>
                  </w:rPr>
                </w:rPrChange>
              </w:rPr>
              <w:t xml:space="preserve">Teilnahme an Workshops zur Erlangung von Schlüsselqualifikationen wie IT- und </w:t>
            </w:r>
            <w:proofErr w:type="spellStart"/>
            <w:r w:rsidRPr="00022D05">
              <w:rPr>
                <w:rFonts w:ascii="Times New Roman" w:hAnsi="Times New Roman" w:cs="Times New Roman"/>
                <w:sz w:val="20"/>
                <w:szCs w:val="20"/>
                <w:lang w:val="de-AT"/>
                <w:rPrChange w:id="76" w:author="David Döbele" w:date="2022-01-11T20:49:00Z">
                  <w:rPr>
                    <w:rFonts w:ascii="Times New Roman" w:hAnsi="Times New Roman" w:cs="Times New Roman"/>
                    <w:i w:val="0"/>
                    <w:iCs w:val="0"/>
                    <w:sz w:val="20"/>
                    <w:szCs w:val="20"/>
                    <w:lang w:val="de-AT"/>
                  </w:rPr>
                </w:rPrChange>
              </w:rPr>
              <w:t>Präsentationsskills</w:t>
            </w:r>
            <w:proofErr w:type="spellEnd"/>
          </w:p>
          <w:p w14:paraId="1570DE9D" w14:textId="6D1EB29C" w:rsidR="00137A64" w:rsidRPr="00022D05" w:rsidRDefault="00DB5438" w:rsidP="001E2071">
            <w:pPr>
              <w:pStyle w:val="Bullets"/>
              <w:numPr>
                <w:ilvl w:val="0"/>
                <w:numId w:val="25"/>
              </w:numPr>
              <w:rPr>
                <w:rFonts w:ascii="Times New Roman" w:hAnsi="Times New Roman" w:cs="Times New Roman"/>
                <w:sz w:val="20"/>
                <w:szCs w:val="20"/>
                <w:lang w:val="de-AT"/>
              </w:rPr>
            </w:pPr>
            <w:r w:rsidRPr="00022D05">
              <w:rPr>
                <w:rFonts w:ascii="Times New Roman" w:hAnsi="Times New Roman" w:cs="Times New Roman"/>
                <w:sz w:val="20"/>
                <w:szCs w:val="20"/>
                <w:lang w:val="de-AT"/>
                <w:rPrChange w:id="77" w:author="David Döbele" w:date="2022-01-11T20:49:00Z">
                  <w:rPr>
                    <w:rFonts w:ascii="Times New Roman" w:hAnsi="Times New Roman" w:cs="Times New Roman"/>
                    <w:i w:val="0"/>
                    <w:iCs w:val="0"/>
                    <w:sz w:val="20"/>
                    <w:szCs w:val="20"/>
                    <w:lang w:val="de-AT"/>
                  </w:rPr>
                </w:rPrChange>
              </w:rPr>
              <w:t xml:space="preserve">Besuch von </w:t>
            </w:r>
            <w:r w:rsidR="00137A64" w:rsidRPr="00022D05">
              <w:rPr>
                <w:rFonts w:ascii="Times New Roman" w:hAnsi="Times New Roman" w:cs="Times New Roman"/>
                <w:sz w:val="20"/>
                <w:szCs w:val="20"/>
                <w:lang w:val="de-AT"/>
                <w:rPrChange w:id="78" w:author="David Döbele" w:date="2022-01-11T20:49:00Z">
                  <w:rPr>
                    <w:rFonts w:ascii="Times New Roman" w:hAnsi="Times New Roman" w:cs="Times New Roman"/>
                    <w:i w:val="0"/>
                    <w:iCs w:val="0"/>
                    <w:sz w:val="20"/>
                    <w:szCs w:val="20"/>
                    <w:lang w:val="de-AT"/>
                  </w:rPr>
                </w:rPrChange>
              </w:rPr>
              <w:t>Workshop</w:t>
            </w:r>
            <w:r w:rsidR="00394417" w:rsidRPr="00022D05">
              <w:rPr>
                <w:rFonts w:ascii="Times New Roman" w:hAnsi="Times New Roman" w:cs="Times New Roman"/>
                <w:sz w:val="20"/>
                <w:szCs w:val="20"/>
                <w:lang w:val="de-AT"/>
                <w:rPrChange w:id="79" w:author="David Döbele" w:date="2022-01-11T20:49:00Z">
                  <w:rPr>
                    <w:rFonts w:ascii="Times New Roman" w:hAnsi="Times New Roman" w:cs="Times New Roman"/>
                    <w:i w:val="0"/>
                    <w:iCs w:val="0"/>
                    <w:sz w:val="20"/>
                    <w:szCs w:val="20"/>
                    <w:lang w:val="de-AT"/>
                  </w:rPr>
                </w:rPrChange>
              </w:rPr>
              <w:t xml:space="preserve">s zur </w:t>
            </w:r>
            <w:r w:rsidR="00137A64" w:rsidRPr="00022D05">
              <w:rPr>
                <w:rFonts w:ascii="Times New Roman" w:hAnsi="Times New Roman" w:cs="Times New Roman"/>
                <w:sz w:val="20"/>
                <w:szCs w:val="20"/>
                <w:lang w:val="de-AT"/>
                <w:rPrChange w:id="80" w:author="David Döbele" w:date="2022-01-11T20:49:00Z">
                  <w:rPr>
                    <w:rFonts w:ascii="Times New Roman" w:hAnsi="Times New Roman" w:cs="Times New Roman"/>
                    <w:i w:val="0"/>
                    <w:iCs w:val="0"/>
                    <w:sz w:val="20"/>
                    <w:szCs w:val="20"/>
                    <w:lang w:val="de-AT"/>
                  </w:rPr>
                </w:rPrChange>
              </w:rPr>
              <w:t xml:space="preserve">Businessetikette </w:t>
            </w:r>
            <w:r w:rsidR="00E1069F" w:rsidRPr="00022D05">
              <w:rPr>
                <w:rFonts w:ascii="Times New Roman" w:hAnsi="Times New Roman" w:cs="Times New Roman"/>
                <w:sz w:val="20"/>
                <w:szCs w:val="20"/>
                <w:lang w:val="de-AT"/>
                <w:rPrChange w:id="81" w:author="David Döbele" w:date="2022-01-11T20:49:00Z">
                  <w:rPr>
                    <w:rFonts w:ascii="Times New Roman" w:hAnsi="Times New Roman" w:cs="Times New Roman"/>
                    <w:i w:val="0"/>
                    <w:iCs w:val="0"/>
                    <w:sz w:val="20"/>
                    <w:szCs w:val="20"/>
                    <w:lang w:val="de-AT"/>
                  </w:rPr>
                </w:rPrChange>
              </w:rPr>
              <w:t>und</w:t>
            </w:r>
            <w:r w:rsidR="00137A64" w:rsidRPr="00022D05">
              <w:rPr>
                <w:rFonts w:ascii="Times New Roman" w:hAnsi="Times New Roman" w:cs="Times New Roman"/>
                <w:sz w:val="20"/>
                <w:szCs w:val="20"/>
                <w:lang w:val="de-AT"/>
                <w:rPrChange w:id="82" w:author="David Döbele" w:date="2022-01-11T20:49:00Z">
                  <w:rPr>
                    <w:rFonts w:ascii="Times New Roman" w:hAnsi="Times New Roman" w:cs="Times New Roman"/>
                    <w:i w:val="0"/>
                    <w:iCs w:val="0"/>
                    <w:sz w:val="20"/>
                    <w:szCs w:val="20"/>
                    <w:lang w:val="de-AT"/>
                  </w:rPr>
                </w:rPrChange>
              </w:rPr>
              <w:t xml:space="preserve"> Kommunikation, Präsentationstraining</w:t>
            </w:r>
            <w:r w:rsidR="00466F28" w:rsidRPr="00022D05">
              <w:rPr>
                <w:rFonts w:ascii="Times New Roman" w:hAnsi="Times New Roman" w:cs="Times New Roman"/>
                <w:sz w:val="20"/>
                <w:szCs w:val="20"/>
                <w:lang w:val="de-AT"/>
                <w:rPrChange w:id="83" w:author="David Döbele" w:date="2022-01-11T20:49:00Z">
                  <w:rPr>
                    <w:rFonts w:ascii="Times New Roman" w:hAnsi="Times New Roman" w:cs="Times New Roman"/>
                    <w:i w:val="0"/>
                    <w:iCs w:val="0"/>
                    <w:sz w:val="20"/>
                    <w:szCs w:val="20"/>
                    <w:lang w:val="de-AT"/>
                  </w:rPr>
                </w:rPrChange>
              </w:rPr>
              <w:t xml:space="preserve"> und Zeitmanagement</w:t>
            </w:r>
          </w:p>
        </w:tc>
      </w:tr>
      <w:tr w:rsidR="00E55D90" w:rsidRPr="005D2F6E" w14:paraId="4AF19DD1" w14:textId="77777777" w:rsidTr="00FE0496">
        <w:trPr>
          <w:trHeight w:val="346"/>
        </w:trPr>
        <w:tc>
          <w:tcPr>
            <w:tcW w:w="5954" w:type="dxa"/>
            <w:gridSpan w:val="5"/>
            <w:vAlign w:val="bottom"/>
          </w:tcPr>
          <w:p w14:paraId="7756FD9A" w14:textId="42C21FFD" w:rsidR="00E55D90" w:rsidRPr="005D2F6E" w:rsidRDefault="00470F56" w:rsidP="00470F56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i w:val="0"/>
                <w:sz w:val="20"/>
                <w:szCs w:val="20"/>
              </w:rPr>
            </w:pPr>
            <w:r w:rsidRPr="005D2F6E"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</w:rPr>
              <w:t>START-Stiftung GmbH</w:t>
            </w:r>
          </w:p>
        </w:tc>
        <w:tc>
          <w:tcPr>
            <w:tcW w:w="4252" w:type="dxa"/>
            <w:gridSpan w:val="7"/>
            <w:vAlign w:val="bottom"/>
          </w:tcPr>
          <w:p w14:paraId="30626CB8" w14:textId="60374110" w:rsidR="00E55D90" w:rsidRPr="005D2F6E" w:rsidRDefault="00E55D90" w:rsidP="00E55D90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b/>
                <w:bCs/>
                <w:i w:val="0"/>
                <w:iCs w:val="0"/>
                <w:sz w:val="20"/>
                <w:szCs w:val="20"/>
              </w:rPr>
            </w:pPr>
            <w:r w:rsidRPr="005D2F6E">
              <w:rPr>
                <w:rFonts w:ascii="Times New Roman" w:hAnsi="Times New Roman" w:cs="Times New Roman"/>
                <w:b/>
                <w:bCs/>
                <w:i w:val="0"/>
                <w:iCs w:val="0"/>
                <w:sz w:val="20"/>
                <w:szCs w:val="20"/>
              </w:rPr>
              <w:t>Frankfurt am Main</w:t>
            </w:r>
          </w:p>
        </w:tc>
      </w:tr>
      <w:tr w:rsidR="00E55D90" w:rsidRPr="005D2F6E" w14:paraId="56372BDE" w14:textId="77777777" w:rsidTr="001E2071">
        <w:trPr>
          <w:trHeight w:val="193"/>
        </w:trPr>
        <w:tc>
          <w:tcPr>
            <w:tcW w:w="7371" w:type="dxa"/>
            <w:gridSpan w:val="9"/>
          </w:tcPr>
          <w:p w14:paraId="3C87D247" w14:textId="7364D136" w:rsidR="00E55D90" w:rsidRPr="005D2F6E" w:rsidRDefault="00394417" w:rsidP="00F773B1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i w:val="0"/>
                <w:sz w:val="20"/>
                <w:szCs w:val="20"/>
                <w:lang w:val="de-AT"/>
              </w:rPr>
            </w:pPr>
            <w:r>
              <w:rPr>
                <w:rFonts w:ascii="Times New Roman" w:hAnsi="Times New Roman" w:cs="Times New Roman"/>
                <w:i w:val="0"/>
                <w:sz w:val="20"/>
                <w:szCs w:val="20"/>
              </w:rPr>
              <w:t>Aktive Teilnehmer</w:t>
            </w:r>
            <w:r w:rsidR="00413653">
              <w:rPr>
                <w:rFonts w:ascii="Times New Roman" w:hAnsi="Times New Roman" w:cs="Times New Roman"/>
                <w:i w:val="0"/>
                <w:sz w:val="20"/>
                <w:szCs w:val="20"/>
              </w:rPr>
              <w:t>in</w:t>
            </w:r>
          </w:p>
        </w:tc>
        <w:tc>
          <w:tcPr>
            <w:tcW w:w="2835" w:type="dxa"/>
            <w:gridSpan w:val="3"/>
            <w:vAlign w:val="bottom"/>
          </w:tcPr>
          <w:p w14:paraId="288A2195" w14:textId="1B136FE1" w:rsidR="00E55D90" w:rsidRPr="005D2F6E" w:rsidRDefault="00E55D90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</w:pPr>
            <w:r w:rsidRPr="005D2F6E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0</w:t>
            </w:r>
            <w:r w:rsidR="002E0727" w:rsidRPr="005D2F6E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9</w:t>
            </w:r>
            <w:r w:rsidRPr="005D2F6E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/201</w:t>
            </w:r>
            <w:r w:rsidR="002E0727" w:rsidRPr="005D2F6E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6</w:t>
            </w:r>
            <w:r w:rsidRPr="005D2F6E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 xml:space="preserve"> – 0</w:t>
            </w:r>
            <w:r w:rsidR="002E0727" w:rsidRPr="005D2F6E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6</w:t>
            </w:r>
            <w:r w:rsidRPr="005D2F6E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/2019</w:t>
            </w:r>
          </w:p>
        </w:tc>
      </w:tr>
      <w:tr w:rsidR="00E55D90" w:rsidRPr="005D2F6E" w14:paraId="7ECB507F" w14:textId="77777777" w:rsidTr="00FE0496">
        <w:trPr>
          <w:trHeight w:val="193"/>
        </w:trPr>
        <w:tc>
          <w:tcPr>
            <w:tcW w:w="10206" w:type="dxa"/>
            <w:gridSpan w:val="12"/>
          </w:tcPr>
          <w:p w14:paraId="2CC438FF" w14:textId="08B7F501" w:rsidR="00FA7BAF" w:rsidRPr="00022D05" w:rsidRDefault="00E55D90" w:rsidP="00DB359B">
            <w:pPr>
              <w:pStyle w:val="Beschreibung"/>
              <w:numPr>
                <w:ilvl w:val="0"/>
                <w:numId w:val="24"/>
              </w:numPr>
              <w:rPr>
                <w:rFonts w:ascii="Times New Roman" w:hAnsi="Times New Roman" w:cs="Times New Roman"/>
                <w:i/>
                <w:sz w:val="20"/>
                <w:szCs w:val="20"/>
                <w:rPrChange w:id="84" w:author="David Döbele" w:date="2022-01-11T20:49:00Z">
                  <w:rPr>
                    <w:rFonts w:ascii="Times New Roman" w:hAnsi="Times New Roman" w:cs="Times New Roman"/>
                    <w:iCs/>
                    <w:sz w:val="20"/>
                    <w:szCs w:val="20"/>
                  </w:rPr>
                </w:rPrChange>
              </w:rPr>
            </w:pPr>
            <w:r w:rsidRPr="00022D05">
              <w:rPr>
                <w:rFonts w:ascii="Times New Roman" w:hAnsi="Times New Roman" w:cs="Times New Roman"/>
                <w:i/>
                <w:sz w:val="20"/>
                <w:szCs w:val="20"/>
                <w:lang w:val="de-AT"/>
                <w:rPrChange w:id="85" w:author="David Döbele" w:date="2022-01-11T20:49:00Z">
                  <w:rPr>
                    <w:rFonts w:ascii="Times New Roman" w:hAnsi="Times New Roman" w:cs="Times New Roman"/>
                    <w:iCs/>
                    <w:sz w:val="20"/>
                    <w:szCs w:val="20"/>
                    <w:lang w:val="de-AT"/>
                  </w:rPr>
                </w:rPrChange>
              </w:rPr>
              <w:t xml:space="preserve">Teilnahme an </w:t>
            </w:r>
            <w:r w:rsidR="00466F28" w:rsidRPr="00022D05">
              <w:rPr>
                <w:rFonts w:ascii="Times New Roman" w:hAnsi="Times New Roman" w:cs="Times New Roman"/>
                <w:i/>
                <w:sz w:val="20"/>
                <w:szCs w:val="20"/>
                <w:lang w:val="de-AT"/>
                <w:rPrChange w:id="86" w:author="David Döbele" w:date="2022-01-11T20:49:00Z">
                  <w:rPr>
                    <w:rFonts w:ascii="Times New Roman" w:hAnsi="Times New Roman" w:cs="Times New Roman"/>
                    <w:iCs/>
                    <w:sz w:val="20"/>
                    <w:szCs w:val="20"/>
                    <w:lang w:val="de-AT"/>
                  </w:rPr>
                </w:rPrChange>
              </w:rPr>
              <w:t>Seminare</w:t>
            </w:r>
            <w:r w:rsidR="00413653" w:rsidRPr="00022D05">
              <w:rPr>
                <w:rFonts w:ascii="Times New Roman" w:hAnsi="Times New Roman" w:cs="Times New Roman"/>
                <w:i/>
                <w:sz w:val="20"/>
                <w:szCs w:val="20"/>
                <w:lang w:val="de-AT"/>
                <w:rPrChange w:id="87" w:author="David Döbele" w:date="2022-01-11T20:49:00Z">
                  <w:rPr>
                    <w:rFonts w:ascii="Times New Roman" w:hAnsi="Times New Roman" w:cs="Times New Roman"/>
                    <w:iCs/>
                    <w:sz w:val="20"/>
                    <w:szCs w:val="20"/>
                    <w:lang w:val="de-AT"/>
                  </w:rPr>
                </w:rPrChange>
              </w:rPr>
              <w:t>n</w:t>
            </w:r>
            <w:r w:rsidR="00466F28" w:rsidRPr="00022D05">
              <w:rPr>
                <w:rFonts w:ascii="Times New Roman" w:hAnsi="Times New Roman" w:cs="Times New Roman"/>
                <w:i/>
                <w:sz w:val="20"/>
                <w:szCs w:val="20"/>
                <w:lang w:val="de-AT"/>
                <w:rPrChange w:id="88" w:author="David Döbele" w:date="2022-01-11T20:49:00Z">
                  <w:rPr>
                    <w:rFonts w:ascii="Times New Roman" w:hAnsi="Times New Roman" w:cs="Times New Roman"/>
                    <w:iCs/>
                    <w:sz w:val="20"/>
                    <w:szCs w:val="20"/>
                    <w:lang w:val="de-AT"/>
                  </w:rPr>
                </w:rPrChange>
              </w:rPr>
              <w:t xml:space="preserve"> </w:t>
            </w:r>
            <w:r w:rsidR="00F773B1" w:rsidRPr="00022D05">
              <w:rPr>
                <w:rFonts w:ascii="Times New Roman" w:hAnsi="Times New Roman" w:cs="Times New Roman"/>
                <w:i/>
                <w:sz w:val="20"/>
                <w:szCs w:val="20"/>
                <w:lang w:val="de-AT"/>
                <w:rPrChange w:id="89" w:author="David Döbele" w:date="2022-01-11T20:49:00Z">
                  <w:rPr>
                    <w:rFonts w:ascii="Times New Roman" w:hAnsi="Times New Roman" w:cs="Times New Roman"/>
                    <w:iCs/>
                    <w:sz w:val="20"/>
                    <w:szCs w:val="20"/>
                    <w:lang w:val="de-AT"/>
                  </w:rPr>
                </w:rPrChange>
              </w:rPr>
              <w:t xml:space="preserve">zur Erlangung von </w:t>
            </w:r>
            <w:r w:rsidR="00413653" w:rsidRPr="00022D05">
              <w:rPr>
                <w:rFonts w:ascii="Times New Roman" w:hAnsi="Times New Roman" w:cs="Times New Roman"/>
                <w:i/>
                <w:sz w:val="20"/>
                <w:szCs w:val="20"/>
                <w:rPrChange w:id="90" w:author="David Döbele" w:date="2022-01-11T20:49:00Z">
                  <w:rPr>
                    <w:rFonts w:ascii="Times New Roman" w:hAnsi="Times New Roman" w:cs="Times New Roman"/>
                    <w:iCs/>
                    <w:sz w:val="20"/>
                    <w:szCs w:val="20"/>
                  </w:rPr>
                </w:rPrChange>
              </w:rPr>
              <w:t>Schlüssel</w:t>
            </w:r>
            <w:r w:rsidR="00F773B1" w:rsidRPr="00022D05">
              <w:rPr>
                <w:rFonts w:ascii="Times New Roman" w:hAnsi="Times New Roman" w:cs="Times New Roman"/>
                <w:i/>
                <w:sz w:val="20"/>
                <w:szCs w:val="20"/>
                <w:rPrChange w:id="91" w:author="David Döbele" w:date="2022-01-11T20:49:00Z">
                  <w:rPr>
                    <w:rFonts w:ascii="Times New Roman" w:hAnsi="Times New Roman" w:cs="Times New Roman"/>
                    <w:iCs/>
                    <w:sz w:val="20"/>
                    <w:szCs w:val="20"/>
                  </w:rPr>
                </w:rPrChange>
              </w:rPr>
              <w:t>qualifikation</w:t>
            </w:r>
            <w:r w:rsidR="00413653" w:rsidRPr="00022D05">
              <w:rPr>
                <w:rFonts w:ascii="Times New Roman" w:hAnsi="Times New Roman" w:cs="Times New Roman"/>
                <w:i/>
                <w:sz w:val="20"/>
                <w:szCs w:val="20"/>
                <w:rPrChange w:id="92" w:author="David Döbele" w:date="2022-01-11T20:49:00Z">
                  <w:rPr>
                    <w:rFonts w:ascii="Times New Roman" w:hAnsi="Times New Roman" w:cs="Times New Roman"/>
                    <w:iCs/>
                    <w:sz w:val="20"/>
                    <w:szCs w:val="20"/>
                  </w:rPr>
                </w:rPrChange>
              </w:rPr>
              <w:t xml:space="preserve"> und zur</w:t>
            </w:r>
            <w:r w:rsidR="00F773B1" w:rsidRPr="00022D05">
              <w:rPr>
                <w:rFonts w:ascii="Times New Roman" w:hAnsi="Times New Roman" w:cs="Times New Roman"/>
                <w:i/>
                <w:sz w:val="20"/>
                <w:szCs w:val="20"/>
                <w:rPrChange w:id="93" w:author="David Döbele" w:date="2022-01-11T20:49:00Z">
                  <w:rPr>
                    <w:rFonts w:ascii="Times New Roman" w:hAnsi="Times New Roman" w:cs="Times New Roman"/>
                    <w:iCs/>
                    <w:sz w:val="20"/>
                    <w:szCs w:val="20"/>
                  </w:rPr>
                </w:rPrChange>
              </w:rPr>
              <w:t xml:space="preserve"> </w:t>
            </w:r>
            <w:r w:rsidR="00DB359B" w:rsidRPr="00022D05">
              <w:rPr>
                <w:rFonts w:ascii="Times New Roman" w:hAnsi="Times New Roman" w:cs="Times New Roman"/>
                <w:i/>
                <w:sz w:val="20"/>
                <w:szCs w:val="20"/>
                <w:rPrChange w:id="94" w:author="David Döbele" w:date="2022-01-11T20:49:00Z">
                  <w:rPr>
                    <w:rFonts w:ascii="Times New Roman" w:hAnsi="Times New Roman" w:cs="Times New Roman"/>
                    <w:iCs/>
                    <w:sz w:val="20"/>
                    <w:szCs w:val="20"/>
                  </w:rPr>
                </w:rPrChange>
              </w:rPr>
              <w:t xml:space="preserve">Persönlichkeitsentwicklung </w:t>
            </w:r>
          </w:p>
        </w:tc>
      </w:tr>
      <w:tr w:rsidR="00E55D90" w:rsidRPr="00F44F5F" w14:paraId="482569A2" w14:textId="77777777" w:rsidTr="005C33AC">
        <w:trPr>
          <w:trHeight w:val="454"/>
        </w:trPr>
        <w:tc>
          <w:tcPr>
            <w:tcW w:w="10206" w:type="dxa"/>
            <w:gridSpan w:val="12"/>
            <w:tcBorders>
              <w:bottom w:val="single" w:sz="4" w:space="0" w:color="auto"/>
            </w:tcBorders>
            <w:vAlign w:val="bottom"/>
          </w:tcPr>
          <w:p w14:paraId="1CFA4492" w14:textId="2B27A1F2" w:rsidR="00E55D90" w:rsidRPr="00FD37B3" w:rsidRDefault="001647AB" w:rsidP="001647AB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FD37B3">
              <w:rPr>
                <w:rFonts w:ascii="Times New Roman" w:hAnsi="Times New Roman" w:cs="Times New Roman"/>
                <w:b/>
                <w:sz w:val="26"/>
                <w:szCs w:val="26"/>
              </w:rPr>
              <w:t>FÄHIGKEITEN &amp; INTERESSEN</w:t>
            </w:r>
          </w:p>
        </w:tc>
      </w:tr>
      <w:tr w:rsidR="00E55D90" w:rsidRPr="00F44F5F" w14:paraId="2B257790" w14:textId="77777777" w:rsidTr="001E2071">
        <w:trPr>
          <w:trHeight w:val="340"/>
        </w:trPr>
        <w:tc>
          <w:tcPr>
            <w:tcW w:w="1276" w:type="dxa"/>
            <w:tcBorders>
              <w:top w:val="single" w:sz="4" w:space="0" w:color="auto"/>
            </w:tcBorders>
            <w:vAlign w:val="bottom"/>
          </w:tcPr>
          <w:p w14:paraId="15B2C431" w14:textId="56F73C25" w:rsidR="00E55D90" w:rsidRPr="005D2F6E" w:rsidRDefault="00E55D90" w:rsidP="00E55D9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5D2F6E">
              <w:rPr>
                <w:rFonts w:ascii="Times New Roman" w:hAnsi="Times New Roman" w:cs="Times New Roman"/>
                <w:sz w:val="20"/>
                <w:szCs w:val="20"/>
              </w:rPr>
              <w:t>Sprachen:</w:t>
            </w:r>
          </w:p>
        </w:tc>
        <w:tc>
          <w:tcPr>
            <w:tcW w:w="8930" w:type="dxa"/>
            <w:gridSpan w:val="11"/>
            <w:tcBorders>
              <w:top w:val="single" w:sz="4" w:space="0" w:color="auto"/>
            </w:tcBorders>
            <w:vAlign w:val="bottom"/>
          </w:tcPr>
          <w:p w14:paraId="061D3FCE" w14:textId="1F06BACD" w:rsidR="00E55D90" w:rsidRPr="005D2F6E" w:rsidRDefault="000B248E" w:rsidP="00E55D90">
            <w:pPr>
              <w:rPr>
                <w:rFonts w:ascii="Times New Roman" w:hAnsi="Times New Roman" w:cs="Times New Roman"/>
                <w:sz w:val="20"/>
                <w:szCs w:val="20"/>
                <w:lang w:val="de-AT"/>
              </w:rPr>
            </w:pPr>
            <w:r w:rsidRPr="005D2F6E">
              <w:rPr>
                <w:rFonts w:ascii="Times New Roman" w:hAnsi="Times New Roman" w:cs="Times New Roman"/>
                <w:color w:val="000000"/>
                <w:sz w:val="20"/>
                <w:szCs w:val="20"/>
                <w:lang w:val="de-AT"/>
              </w:rPr>
              <w:t xml:space="preserve">Persisch </w:t>
            </w:r>
            <w:r w:rsidRPr="0010375F">
              <w:rPr>
                <w:rFonts w:ascii="Times New Roman" w:hAnsi="Times New Roman" w:cs="Times New Roman"/>
                <w:iCs/>
                <w:color w:val="000000"/>
                <w:sz w:val="20"/>
                <w:szCs w:val="20"/>
                <w:lang w:val="de-AT"/>
              </w:rPr>
              <w:t>(Muttersprache),</w:t>
            </w:r>
            <w:r w:rsidRPr="005D2F6E">
              <w:rPr>
                <w:rFonts w:ascii="Times New Roman" w:hAnsi="Times New Roman" w:cs="Times New Roman"/>
                <w:color w:val="000000"/>
                <w:sz w:val="20"/>
                <w:szCs w:val="20"/>
                <w:lang w:val="de-AT"/>
              </w:rPr>
              <w:t xml:space="preserve"> </w:t>
            </w:r>
            <w:r w:rsidR="00E55D90" w:rsidRPr="005D2F6E">
              <w:rPr>
                <w:rFonts w:ascii="Times New Roman" w:hAnsi="Times New Roman" w:cs="Times New Roman"/>
                <w:color w:val="000000"/>
                <w:sz w:val="20"/>
                <w:szCs w:val="20"/>
                <w:lang w:val="de-AT"/>
              </w:rPr>
              <w:t xml:space="preserve">Deutsch </w:t>
            </w:r>
            <w:r w:rsidR="0010375F" w:rsidRPr="0010375F">
              <w:rPr>
                <w:rFonts w:ascii="Times New Roman" w:hAnsi="Times New Roman" w:cs="Times New Roman"/>
                <w:iCs/>
                <w:color w:val="000000"/>
                <w:sz w:val="20"/>
                <w:szCs w:val="20"/>
                <w:lang w:val="de-AT"/>
              </w:rPr>
              <w:t>(V</w:t>
            </w:r>
            <w:r w:rsidR="00E1069F" w:rsidRPr="0010375F">
              <w:rPr>
                <w:rFonts w:ascii="Times New Roman" w:hAnsi="Times New Roman" w:cs="Times New Roman"/>
                <w:iCs/>
                <w:color w:val="000000"/>
                <w:sz w:val="20"/>
                <w:szCs w:val="20"/>
                <w:lang w:val="de-AT"/>
              </w:rPr>
              <w:t>erhandlungssicher</w:t>
            </w:r>
            <w:r w:rsidR="00E55D90" w:rsidRPr="0010375F">
              <w:rPr>
                <w:rFonts w:ascii="Times New Roman" w:hAnsi="Times New Roman" w:cs="Times New Roman"/>
                <w:iCs/>
                <w:color w:val="000000"/>
                <w:sz w:val="20"/>
                <w:szCs w:val="20"/>
                <w:lang w:val="de-AT"/>
              </w:rPr>
              <w:t>),</w:t>
            </w:r>
            <w:r w:rsidR="00E55D90" w:rsidRPr="005D2F6E">
              <w:rPr>
                <w:rFonts w:ascii="Times New Roman" w:hAnsi="Times New Roman" w:cs="Times New Roman"/>
                <w:color w:val="000000"/>
                <w:sz w:val="20"/>
                <w:szCs w:val="20"/>
                <w:lang w:val="de-AT"/>
              </w:rPr>
              <w:t xml:space="preserve"> Englisch </w:t>
            </w:r>
            <w:r w:rsidR="00E55D90" w:rsidRPr="0010375F">
              <w:rPr>
                <w:rFonts w:ascii="Times New Roman" w:hAnsi="Times New Roman" w:cs="Times New Roman"/>
                <w:iCs/>
                <w:color w:val="000000"/>
                <w:sz w:val="20"/>
                <w:szCs w:val="20"/>
                <w:lang w:val="de-AT"/>
              </w:rPr>
              <w:t>(Verhandlungssicher),</w:t>
            </w:r>
            <w:r w:rsidR="00E55D90" w:rsidRPr="005D2F6E">
              <w:rPr>
                <w:rFonts w:ascii="Times New Roman" w:hAnsi="Times New Roman" w:cs="Times New Roman"/>
                <w:color w:val="000000"/>
                <w:sz w:val="20"/>
                <w:szCs w:val="20"/>
                <w:lang w:val="de-AT"/>
              </w:rPr>
              <w:t xml:space="preserve"> </w:t>
            </w:r>
            <w:r w:rsidRPr="005D2F6E">
              <w:rPr>
                <w:rFonts w:ascii="Times New Roman" w:hAnsi="Times New Roman" w:cs="Times New Roman"/>
                <w:color w:val="000000"/>
                <w:sz w:val="20"/>
                <w:szCs w:val="20"/>
                <w:lang w:val="de-AT"/>
              </w:rPr>
              <w:t>Spanisch</w:t>
            </w:r>
            <w:r w:rsidR="00E55D90" w:rsidRPr="005D2F6E">
              <w:rPr>
                <w:rFonts w:ascii="Times New Roman" w:hAnsi="Times New Roman" w:cs="Times New Roman"/>
                <w:color w:val="000000"/>
                <w:sz w:val="20"/>
                <w:szCs w:val="20"/>
                <w:lang w:val="de-AT"/>
              </w:rPr>
              <w:t xml:space="preserve"> </w:t>
            </w:r>
            <w:r w:rsidR="00E55D90" w:rsidRPr="0010375F">
              <w:rPr>
                <w:rFonts w:ascii="Times New Roman" w:hAnsi="Times New Roman" w:cs="Times New Roman"/>
                <w:iCs/>
                <w:color w:val="000000"/>
                <w:sz w:val="20"/>
                <w:szCs w:val="20"/>
                <w:lang w:val="de-AT"/>
              </w:rPr>
              <w:t>(</w:t>
            </w:r>
            <w:r w:rsidR="0048082F">
              <w:rPr>
                <w:rFonts w:ascii="Times New Roman" w:hAnsi="Times New Roman" w:cs="Times New Roman"/>
                <w:iCs/>
                <w:color w:val="000000"/>
                <w:sz w:val="20"/>
                <w:szCs w:val="20"/>
                <w:lang w:val="de-AT"/>
              </w:rPr>
              <w:t>B1</w:t>
            </w:r>
            <w:r w:rsidR="00E55D90" w:rsidRPr="0010375F">
              <w:rPr>
                <w:rFonts w:ascii="Times New Roman" w:hAnsi="Times New Roman" w:cs="Times New Roman"/>
                <w:iCs/>
                <w:color w:val="000000"/>
                <w:sz w:val="20"/>
                <w:szCs w:val="20"/>
                <w:lang w:val="de-AT"/>
              </w:rPr>
              <w:t>)</w:t>
            </w:r>
            <w:r w:rsidR="00E55D90" w:rsidRPr="005D2F6E">
              <w:rPr>
                <w:rFonts w:ascii="Times New Roman" w:hAnsi="Times New Roman" w:cs="Times New Roman"/>
                <w:color w:val="000000"/>
                <w:sz w:val="20"/>
                <w:szCs w:val="20"/>
                <w:lang w:val="de-AT"/>
              </w:rPr>
              <w:t xml:space="preserve"> </w:t>
            </w:r>
          </w:p>
        </w:tc>
      </w:tr>
      <w:tr w:rsidR="00E55D90" w:rsidRPr="00022D05" w14:paraId="45706C3F" w14:textId="77777777" w:rsidTr="001E2071">
        <w:trPr>
          <w:trHeight w:val="340"/>
        </w:trPr>
        <w:tc>
          <w:tcPr>
            <w:tcW w:w="1276" w:type="dxa"/>
            <w:vAlign w:val="bottom"/>
          </w:tcPr>
          <w:p w14:paraId="57688BDA" w14:textId="350496FE" w:rsidR="00E55D90" w:rsidRPr="005D2F6E" w:rsidRDefault="00E55D90" w:rsidP="00E55D9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5D2F6E">
              <w:rPr>
                <w:rFonts w:ascii="Times New Roman" w:hAnsi="Times New Roman" w:cs="Times New Roman"/>
                <w:sz w:val="20"/>
                <w:szCs w:val="20"/>
              </w:rPr>
              <w:t>Technisch:</w:t>
            </w:r>
          </w:p>
        </w:tc>
        <w:tc>
          <w:tcPr>
            <w:tcW w:w="8930" w:type="dxa"/>
            <w:gridSpan w:val="11"/>
            <w:vAlign w:val="bottom"/>
          </w:tcPr>
          <w:p w14:paraId="60CA2168" w14:textId="342F8FA2" w:rsidR="00E55D90" w:rsidRPr="001E2071" w:rsidRDefault="00E55D90" w:rsidP="00E55D90">
            <w:pPr>
              <w:rPr>
                <w:rFonts w:ascii="Times New Roman" w:hAnsi="Times New Roman" w:cs="Times New Roman"/>
                <w:iCs/>
                <w:color w:val="000000"/>
                <w:sz w:val="20"/>
                <w:szCs w:val="20"/>
                <w:lang w:val="en-US"/>
              </w:rPr>
            </w:pPr>
            <w:r w:rsidRPr="001E2071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 xml:space="preserve">Microsoft Office, </w:t>
            </w:r>
            <w:proofErr w:type="spellStart"/>
            <w:r w:rsidR="000B248E" w:rsidRPr="001E2071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>Programmiersprachen</w:t>
            </w:r>
            <w:proofErr w:type="spellEnd"/>
            <w:r w:rsidR="000B248E" w:rsidRPr="001E2071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 xml:space="preserve"> </w:t>
            </w:r>
            <w:r w:rsidR="000B248E" w:rsidRPr="0010375F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>(Java, Python, Racket)</w:t>
            </w:r>
          </w:p>
        </w:tc>
      </w:tr>
      <w:tr w:rsidR="00321C6E" w:rsidRPr="00F44F5F" w14:paraId="70CB01B0" w14:textId="77777777" w:rsidTr="001E2071">
        <w:trPr>
          <w:trHeight w:val="340"/>
        </w:trPr>
        <w:tc>
          <w:tcPr>
            <w:tcW w:w="1276" w:type="dxa"/>
            <w:vAlign w:val="bottom"/>
          </w:tcPr>
          <w:p w14:paraId="04F58216" w14:textId="55125906" w:rsidR="00321C6E" w:rsidRPr="001647AB" w:rsidRDefault="00321C6E" w:rsidP="00321C6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Interessen:</w:t>
            </w:r>
          </w:p>
        </w:tc>
        <w:tc>
          <w:tcPr>
            <w:tcW w:w="8930" w:type="dxa"/>
            <w:gridSpan w:val="11"/>
            <w:vAlign w:val="bottom"/>
          </w:tcPr>
          <w:p w14:paraId="598C2742" w14:textId="688EBE18" w:rsidR="00321C6E" w:rsidRPr="001647AB" w:rsidRDefault="00321C6E" w:rsidP="00321C6E">
            <w:pPr>
              <w:rPr>
                <w:rFonts w:ascii="Times New Roman" w:hAnsi="Times New Roman" w:cs="Times New Roman"/>
                <w:color w:val="000000"/>
                <w:sz w:val="20"/>
                <w:szCs w:val="20"/>
                <w:lang w:val="de-AT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  <w:lang w:val="de-AT"/>
              </w:rPr>
              <w:t xml:space="preserve">Zeichnen, Fitness, Bücher/Hörbücher </w:t>
            </w:r>
            <w:r w:rsidRPr="005C33AC">
              <w:rPr>
                <w:rFonts w:ascii="Times New Roman" w:hAnsi="Times New Roman" w:cs="Times New Roman"/>
                <w:color w:val="000000"/>
                <w:sz w:val="20"/>
                <w:szCs w:val="20"/>
                <w:lang w:val="de-AT"/>
              </w:rPr>
              <w:t>(Biografien, Persönlichkeitsentwicklung &amp; andere Sachbücher)</w:t>
            </w:r>
          </w:p>
        </w:tc>
      </w:tr>
      <w:tr w:rsidR="00321C6E" w:rsidRPr="00F44F5F" w14:paraId="071AB173" w14:textId="77777777" w:rsidTr="005C33AC">
        <w:trPr>
          <w:trHeight w:val="1247"/>
        </w:trPr>
        <w:tc>
          <w:tcPr>
            <w:tcW w:w="10206" w:type="dxa"/>
            <w:gridSpan w:val="12"/>
            <w:vAlign w:val="bottom"/>
          </w:tcPr>
          <w:p w14:paraId="4F0B4B34" w14:textId="2D5FE0A4" w:rsidR="00321C6E" w:rsidRDefault="0010375F" w:rsidP="00321C6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noProof/>
              </w:rPr>
              <w:drawing>
                <wp:anchor distT="0" distB="0" distL="114300" distR="114300" simplePos="0" relativeHeight="251658240" behindDoc="0" locked="0" layoutInCell="1" allowOverlap="1" wp14:anchorId="5458C2B4" wp14:editId="21523B17">
                  <wp:simplePos x="0" y="0"/>
                  <wp:positionH relativeFrom="margin">
                    <wp:posOffset>29210</wp:posOffset>
                  </wp:positionH>
                  <wp:positionV relativeFrom="margin">
                    <wp:posOffset>-181610</wp:posOffset>
                  </wp:positionV>
                  <wp:extent cx="1368425" cy="587375"/>
                  <wp:effectExtent l="0" t="0" r="3175" b="3175"/>
                  <wp:wrapNone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68425" cy="5873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21845690" w14:textId="7F02E6DE" w:rsidR="00DB146D" w:rsidRPr="00DB146D" w:rsidRDefault="00DB146D" w:rsidP="00DB146D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5E684127" w14:textId="57F32EE1" w:rsidR="00DB146D" w:rsidRPr="00DB146D" w:rsidRDefault="00DB146D" w:rsidP="00DB146D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6478BDEA" w14:textId="7D6E5C09" w:rsidR="00DB146D" w:rsidRPr="00DB146D" w:rsidRDefault="00DB146D" w:rsidP="00DB146D">
            <w:pPr>
              <w:rPr>
                <w:rFonts w:ascii="Times New Roman" w:hAnsi="Times New Roman" w:cs="Times New Roman"/>
                <w:sz w:val="18"/>
                <w:lang w:val="de-AT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Darmstadt</w:t>
            </w:r>
            <w:r w:rsidRPr="001647AB">
              <w:rPr>
                <w:rFonts w:ascii="Times New Roman" w:hAnsi="Times New Roman" w:cs="Times New Roman"/>
                <w:sz w:val="20"/>
                <w:szCs w:val="20"/>
              </w:rPr>
              <w:t xml:space="preserve">,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1</w:t>
            </w:r>
            <w:r w:rsidR="0048082F">
              <w:rPr>
                <w:rFonts w:ascii="Times New Roman" w:hAnsi="Times New Roman" w:cs="Times New Roman"/>
                <w:sz w:val="20"/>
                <w:szCs w:val="20"/>
              </w:rPr>
              <w:t>6</w:t>
            </w:r>
            <w:r w:rsidRPr="001647AB">
              <w:rPr>
                <w:rFonts w:ascii="Times New Roman" w:hAnsi="Times New Roman" w:cs="Times New Roman"/>
                <w:sz w:val="20"/>
                <w:szCs w:val="20"/>
              </w:rPr>
              <w:t>.1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2</w:t>
            </w:r>
            <w:r w:rsidRPr="001647AB">
              <w:rPr>
                <w:rFonts w:ascii="Times New Roman" w:hAnsi="Times New Roman" w:cs="Times New Roman"/>
                <w:sz w:val="20"/>
                <w:szCs w:val="20"/>
              </w:rPr>
              <w:t>.20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21</w:t>
            </w:r>
          </w:p>
        </w:tc>
      </w:tr>
    </w:tbl>
    <w:p w14:paraId="0747D2BF" w14:textId="69F47280" w:rsidR="00723643" w:rsidRPr="0074111D" w:rsidRDefault="00723643">
      <w:pPr>
        <w:rPr>
          <w:sz w:val="18"/>
        </w:rPr>
      </w:pPr>
    </w:p>
    <w:sectPr w:rsidR="00723643" w:rsidRPr="0074111D" w:rsidSect="00022D05">
      <w:footerReference w:type="even" r:id="rId9"/>
      <w:pgSz w:w="11906" w:h="16838"/>
      <w:pgMar w:top="794" w:right="1418" w:bottom="113" w:left="1418" w:header="709" w:footer="709" w:gutter="0"/>
      <w:cols w:space="708"/>
      <w:docGrid w:linePitch="360"/>
      <w:sectPrChange w:id="95" w:author="David Döbele" w:date="2022-01-11T20:50:00Z">
        <w:sectPr w:rsidR="00723643" w:rsidRPr="0074111D" w:rsidSect="00022D05">
          <w:pgMar w:top="794" w:right="1418" w:bottom="340" w:left="1418" w:header="709" w:footer="709" w:gutter="0"/>
        </w:sectPr>
      </w:sectPrChange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1C5309A" w14:textId="77777777" w:rsidR="001E0427" w:rsidRDefault="001E0427" w:rsidP="00BE053D">
      <w:pPr>
        <w:spacing w:after="0" w:line="240" w:lineRule="auto"/>
      </w:pPr>
      <w:r>
        <w:separator/>
      </w:r>
    </w:p>
  </w:endnote>
  <w:endnote w:type="continuationSeparator" w:id="0">
    <w:p w14:paraId="0DD22875" w14:textId="77777777" w:rsidR="001E0427" w:rsidRDefault="001E0427" w:rsidP="00BE05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Seitenzahl"/>
      </w:rPr>
      <w:id w:val="-1142877997"/>
      <w:docPartObj>
        <w:docPartGallery w:val="Page Numbers (Bottom of Page)"/>
        <w:docPartUnique/>
      </w:docPartObj>
    </w:sdtPr>
    <w:sdtEndPr>
      <w:rPr>
        <w:rStyle w:val="Seitenzahl"/>
      </w:rPr>
    </w:sdtEndPr>
    <w:sdtContent>
      <w:p w14:paraId="7509FA38" w14:textId="68685C1F" w:rsidR="00875DA9" w:rsidRDefault="00875DA9" w:rsidP="000D5A33">
        <w:pPr>
          <w:pStyle w:val="Fuzeile"/>
          <w:framePr w:wrap="none" w:vAnchor="text" w:hAnchor="margin" w:xAlign="center" w:y="1"/>
          <w:rPr>
            <w:rStyle w:val="Seitenzahl"/>
          </w:rPr>
        </w:pPr>
        <w:r>
          <w:rPr>
            <w:rStyle w:val="Seitenzahl"/>
          </w:rPr>
          <w:fldChar w:fldCharType="begin"/>
        </w:r>
        <w:r>
          <w:rPr>
            <w:rStyle w:val="Seitenzahl"/>
          </w:rPr>
          <w:instrText xml:space="preserve"> PAGE </w:instrText>
        </w:r>
        <w:r>
          <w:rPr>
            <w:rStyle w:val="Seitenzahl"/>
          </w:rPr>
          <w:fldChar w:fldCharType="end"/>
        </w:r>
      </w:p>
    </w:sdtContent>
  </w:sdt>
  <w:p w14:paraId="6B121AC6" w14:textId="77777777" w:rsidR="00875DA9" w:rsidRDefault="00875DA9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73E592C" w14:textId="77777777" w:rsidR="001E0427" w:rsidRDefault="001E0427" w:rsidP="00BE053D">
      <w:pPr>
        <w:spacing w:after="0" w:line="240" w:lineRule="auto"/>
      </w:pPr>
      <w:r>
        <w:separator/>
      </w:r>
    </w:p>
  </w:footnote>
  <w:footnote w:type="continuationSeparator" w:id="0">
    <w:p w14:paraId="6EDA0A4B" w14:textId="77777777" w:rsidR="001E0427" w:rsidRDefault="001E0427" w:rsidP="00BE05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hybridMultilevel"/>
    <w:tmpl w:val="00000001"/>
    <w:lvl w:ilvl="0" w:tplc="0000000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000002"/>
    <w:multiLevelType w:val="hybridMultilevel"/>
    <w:tmpl w:val="00000002"/>
    <w:lvl w:ilvl="0" w:tplc="00000065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0000003"/>
    <w:multiLevelType w:val="hybridMultilevel"/>
    <w:tmpl w:val="00000003"/>
    <w:lvl w:ilvl="0" w:tplc="000000C9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0AAD4CEA"/>
    <w:multiLevelType w:val="multilevel"/>
    <w:tmpl w:val="06449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1AD4DC6"/>
    <w:multiLevelType w:val="multilevel"/>
    <w:tmpl w:val="DB362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2487D76"/>
    <w:multiLevelType w:val="multilevel"/>
    <w:tmpl w:val="E18A1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CA80DF5"/>
    <w:multiLevelType w:val="multilevel"/>
    <w:tmpl w:val="24BE1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FCD3DE6"/>
    <w:multiLevelType w:val="multilevel"/>
    <w:tmpl w:val="DFECF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22C47841"/>
    <w:multiLevelType w:val="multilevel"/>
    <w:tmpl w:val="4B9C0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267A5E7A"/>
    <w:multiLevelType w:val="multilevel"/>
    <w:tmpl w:val="7310A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2AAA6D24"/>
    <w:multiLevelType w:val="multilevel"/>
    <w:tmpl w:val="767CF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2FCB2833"/>
    <w:multiLevelType w:val="hybridMultilevel"/>
    <w:tmpl w:val="8F4E248A"/>
    <w:lvl w:ilvl="0" w:tplc="AB3C8E2C">
      <w:start w:val="2011"/>
      <w:numFmt w:val="bullet"/>
      <w:lvlText w:val="-"/>
      <w:lvlJc w:val="left"/>
      <w:pPr>
        <w:ind w:left="720" w:hanging="360"/>
      </w:pPr>
      <w:rPr>
        <w:rFonts w:ascii="Georgia" w:eastAsiaTheme="minorHAnsi" w:hAnsi="Georgia" w:cs="Georgia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5361A45"/>
    <w:multiLevelType w:val="multilevel"/>
    <w:tmpl w:val="05DAE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38194319"/>
    <w:multiLevelType w:val="multilevel"/>
    <w:tmpl w:val="90AA3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38DE4DB4"/>
    <w:multiLevelType w:val="hybridMultilevel"/>
    <w:tmpl w:val="928C7F2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FCA7992"/>
    <w:multiLevelType w:val="hybridMultilevel"/>
    <w:tmpl w:val="EF2E5CB4"/>
    <w:lvl w:ilvl="0" w:tplc="04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43AB43E9"/>
    <w:multiLevelType w:val="multilevel"/>
    <w:tmpl w:val="ECD0A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457F645E"/>
    <w:multiLevelType w:val="hybridMultilevel"/>
    <w:tmpl w:val="BF6041EA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7F01635"/>
    <w:multiLevelType w:val="hybridMultilevel"/>
    <w:tmpl w:val="53B00BEA"/>
    <w:lvl w:ilvl="0" w:tplc="D366854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16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BB94DF1"/>
    <w:multiLevelType w:val="multilevel"/>
    <w:tmpl w:val="99CA7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4CD967CD"/>
    <w:multiLevelType w:val="hybridMultilevel"/>
    <w:tmpl w:val="10AA92D0"/>
    <w:lvl w:ilvl="0" w:tplc="BE705070">
      <w:start w:val="1"/>
      <w:numFmt w:val="bullet"/>
      <w:pStyle w:val="Bullets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25670E2"/>
    <w:multiLevelType w:val="hybridMultilevel"/>
    <w:tmpl w:val="9B5E0CC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92A5913"/>
    <w:multiLevelType w:val="multilevel"/>
    <w:tmpl w:val="E98C3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60585CB3"/>
    <w:multiLevelType w:val="multilevel"/>
    <w:tmpl w:val="21DE8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757B2E0C"/>
    <w:multiLevelType w:val="multilevel"/>
    <w:tmpl w:val="6AD62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7E723BCA"/>
    <w:multiLevelType w:val="hybridMultilevel"/>
    <w:tmpl w:val="DCDEDAF6"/>
    <w:lvl w:ilvl="0" w:tplc="D366854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16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4"/>
  </w:num>
  <w:num w:numId="2">
    <w:abstractNumId w:val="17"/>
  </w:num>
  <w:num w:numId="3">
    <w:abstractNumId w:val="20"/>
  </w:num>
  <w:num w:numId="4">
    <w:abstractNumId w:val="0"/>
  </w:num>
  <w:num w:numId="5">
    <w:abstractNumId w:val="1"/>
  </w:num>
  <w:num w:numId="6">
    <w:abstractNumId w:val="2"/>
  </w:num>
  <w:num w:numId="7">
    <w:abstractNumId w:val="13"/>
  </w:num>
  <w:num w:numId="8">
    <w:abstractNumId w:val="23"/>
  </w:num>
  <w:num w:numId="9">
    <w:abstractNumId w:val="12"/>
  </w:num>
  <w:num w:numId="10">
    <w:abstractNumId w:val="24"/>
  </w:num>
  <w:num w:numId="11">
    <w:abstractNumId w:val="5"/>
  </w:num>
  <w:num w:numId="12">
    <w:abstractNumId w:val="6"/>
  </w:num>
  <w:num w:numId="13">
    <w:abstractNumId w:val="8"/>
  </w:num>
  <w:num w:numId="14">
    <w:abstractNumId w:val="9"/>
  </w:num>
  <w:num w:numId="15">
    <w:abstractNumId w:val="22"/>
  </w:num>
  <w:num w:numId="16">
    <w:abstractNumId w:val="4"/>
  </w:num>
  <w:num w:numId="17">
    <w:abstractNumId w:val="16"/>
  </w:num>
  <w:num w:numId="18">
    <w:abstractNumId w:val="3"/>
  </w:num>
  <w:num w:numId="19">
    <w:abstractNumId w:val="19"/>
  </w:num>
  <w:num w:numId="20">
    <w:abstractNumId w:val="10"/>
  </w:num>
  <w:num w:numId="21">
    <w:abstractNumId w:val="11"/>
  </w:num>
  <w:num w:numId="22">
    <w:abstractNumId w:val="15"/>
  </w:num>
  <w:num w:numId="23">
    <w:abstractNumId w:val="7"/>
  </w:num>
  <w:num w:numId="24">
    <w:abstractNumId w:val="21"/>
  </w:num>
  <w:num w:numId="25">
    <w:abstractNumId w:val="25"/>
  </w:num>
  <w:num w:numId="26">
    <w:abstractNumId w:val="18"/>
  </w:num>
  <w:num w:numId="27">
    <w:abstractNumId w:val="20"/>
  </w:num>
  <w:num w:numId="28">
    <w:abstractNumId w:val="20"/>
  </w:num>
  <w:num w:numId="29">
    <w:abstractNumId w:val="20"/>
  </w:num>
  <w:num w:numId="30">
    <w:abstractNumId w:val="2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David Döbele">
    <w15:presenceInfo w15:providerId="AD" w15:userId="S::david.doebele@pumpkincareeres.onmicrosoft.com::9046cfa8-3fc7-4052-9daa-75c97e906e36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8"/>
  <w:proofState w:spelling="clean" w:grammar="clean"/>
  <w:trackRevisions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5254"/>
    <w:rsid w:val="00022D05"/>
    <w:rsid w:val="00045FB3"/>
    <w:rsid w:val="00061D33"/>
    <w:rsid w:val="00064643"/>
    <w:rsid w:val="00074025"/>
    <w:rsid w:val="00075531"/>
    <w:rsid w:val="00087747"/>
    <w:rsid w:val="000951B7"/>
    <w:rsid w:val="000A1FDA"/>
    <w:rsid w:val="000B248E"/>
    <w:rsid w:val="000B63E2"/>
    <w:rsid w:val="000B6548"/>
    <w:rsid w:val="000D671A"/>
    <w:rsid w:val="0010375F"/>
    <w:rsid w:val="00103EC5"/>
    <w:rsid w:val="00116C6E"/>
    <w:rsid w:val="00122496"/>
    <w:rsid w:val="00125593"/>
    <w:rsid w:val="00125CA6"/>
    <w:rsid w:val="0012701A"/>
    <w:rsid w:val="00137A64"/>
    <w:rsid w:val="00156232"/>
    <w:rsid w:val="00156FC9"/>
    <w:rsid w:val="00162A5A"/>
    <w:rsid w:val="001647AB"/>
    <w:rsid w:val="00172867"/>
    <w:rsid w:val="00175B6D"/>
    <w:rsid w:val="001901ED"/>
    <w:rsid w:val="0019483A"/>
    <w:rsid w:val="001A0589"/>
    <w:rsid w:val="001A46BF"/>
    <w:rsid w:val="001A481B"/>
    <w:rsid w:val="001B0186"/>
    <w:rsid w:val="001B4593"/>
    <w:rsid w:val="001B62CA"/>
    <w:rsid w:val="001D166D"/>
    <w:rsid w:val="001D484D"/>
    <w:rsid w:val="001D4DCD"/>
    <w:rsid w:val="001E0427"/>
    <w:rsid w:val="001E2071"/>
    <w:rsid w:val="001E71E1"/>
    <w:rsid w:val="001F4175"/>
    <w:rsid w:val="00223A4D"/>
    <w:rsid w:val="00232CB5"/>
    <w:rsid w:val="00234A7E"/>
    <w:rsid w:val="0024373D"/>
    <w:rsid w:val="002508C2"/>
    <w:rsid w:val="00264CF2"/>
    <w:rsid w:val="002650B5"/>
    <w:rsid w:val="00267252"/>
    <w:rsid w:val="00275D2B"/>
    <w:rsid w:val="00275DD2"/>
    <w:rsid w:val="00282DB0"/>
    <w:rsid w:val="00293E2C"/>
    <w:rsid w:val="002B2091"/>
    <w:rsid w:val="002B6815"/>
    <w:rsid w:val="002C6972"/>
    <w:rsid w:val="002D2B32"/>
    <w:rsid w:val="002D4516"/>
    <w:rsid w:val="002E0727"/>
    <w:rsid w:val="002E3E21"/>
    <w:rsid w:val="002F46AD"/>
    <w:rsid w:val="003101F0"/>
    <w:rsid w:val="003111AF"/>
    <w:rsid w:val="00314B7A"/>
    <w:rsid w:val="00321C6E"/>
    <w:rsid w:val="00324BC5"/>
    <w:rsid w:val="00340BAB"/>
    <w:rsid w:val="003418E0"/>
    <w:rsid w:val="00347F8D"/>
    <w:rsid w:val="00372F7B"/>
    <w:rsid w:val="003733E5"/>
    <w:rsid w:val="00390EA6"/>
    <w:rsid w:val="00394417"/>
    <w:rsid w:val="003A36C6"/>
    <w:rsid w:val="003C6367"/>
    <w:rsid w:val="003E27C3"/>
    <w:rsid w:val="003F3E3F"/>
    <w:rsid w:val="004067B8"/>
    <w:rsid w:val="00413653"/>
    <w:rsid w:val="004154BE"/>
    <w:rsid w:val="0042013D"/>
    <w:rsid w:val="00422F83"/>
    <w:rsid w:val="00426D7E"/>
    <w:rsid w:val="0042746A"/>
    <w:rsid w:val="0043430C"/>
    <w:rsid w:val="00435E6D"/>
    <w:rsid w:val="00443668"/>
    <w:rsid w:val="00456B0D"/>
    <w:rsid w:val="00465B0C"/>
    <w:rsid w:val="00466F28"/>
    <w:rsid w:val="00470F56"/>
    <w:rsid w:val="00476AF8"/>
    <w:rsid w:val="0048082F"/>
    <w:rsid w:val="00484FD7"/>
    <w:rsid w:val="004929FB"/>
    <w:rsid w:val="004A54BA"/>
    <w:rsid w:val="004B6A5E"/>
    <w:rsid w:val="00507EA7"/>
    <w:rsid w:val="00526089"/>
    <w:rsid w:val="00527A28"/>
    <w:rsid w:val="00527DCA"/>
    <w:rsid w:val="00541B7A"/>
    <w:rsid w:val="005716D4"/>
    <w:rsid w:val="00571B60"/>
    <w:rsid w:val="00572876"/>
    <w:rsid w:val="00585A4D"/>
    <w:rsid w:val="005A1792"/>
    <w:rsid w:val="005C33AC"/>
    <w:rsid w:val="005D2F6E"/>
    <w:rsid w:val="005D6329"/>
    <w:rsid w:val="005E57F6"/>
    <w:rsid w:val="005F0024"/>
    <w:rsid w:val="006058D8"/>
    <w:rsid w:val="00610200"/>
    <w:rsid w:val="00623699"/>
    <w:rsid w:val="00632D5A"/>
    <w:rsid w:val="00635515"/>
    <w:rsid w:val="00636FBB"/>
    <w:rsid w:val="006501C6"/>
    <w:rsid w:val="006546FD"/>
    <w:rsid w:val="006641BC"/>
    <w:rsid w:val="00665BF3"/>
    <w:rsid w:val="006732D6"/>
    <w:rsid w:val="00693E09"/>
    <w:rsid w:val="006964E6"/>
    <w:rsid w:val="006A2DE9"/>
    <w:rsid w:val="006A7230"/>
    <w:rsid w:val="006B4E32"/>
    <w:rsid w:val="006B50E9"/>
    <w:rsid w:val="006B72C7"/>
    <w:rsid w:val="006B7F78"/>
    <w:rsid w:val="006C2252"/>
    <w:rsid w:val="006C4A22"/>
    <w:rsid w:val="006D7F7F"/>
    <w:rsid w:val="006E2C9C"/>
    <w:rsid w:val="006E40EF"/>
    <w:rsid w:val="006F0039"/>
    <w:rsid w:val="00706808"/>
    <w:rsid w:val="00711CEF"/>
    <w:rsid w:val="00720320"/>
    <w:rsid w:val="00723643"/>
    <w:rsid w:val="00725D3C"/>
    <w:rsid w:val="00732E76"/>
    <w:rsid w:val="00733DA1"/>
    <w:rsid w:val="00737822"/>
    <w:rsid w:val="0074111D"/>
    <w:rsid w:val="00751C9E"/>
    <w:rsid w:val="00753D4A"/>
    <w:rsid w:val="00756912"/>
    <w:rsid w:val="00757111"/>
    <w:rsid w:val="00760B41"/>
    <w:rsid w:val="00761609"/>
    <w:rsid w:val="00763DCE"/>
    <w:rsid w:val="00776C46"/>
    <w:rsid w:val="0078260B"/>
    <w:rsid w:val="007838D1"/>
    <w:rsid w:val="00785254"/>
    <w:rsid w:val="00785853"/>
    <w:rsid w:val="007966F0"/>
    <w:rsid w:val="00797BFC"/>
    <w:rsid w:val="007A720F"/>
    <w:rsid w:val="007C6A3C"/>
    <w:rsid w:val="007D4BEE"/>
    <w:rsid w:val="007D5BE9"/>
    <w:rsid w:val="008050E4"/>
    <w:rsid w:val="008102EB"/>
    <w:rsid w:val="0082257D"/>
    <w:rsid w:val="0082328E"/>
    <w:rsid w:val="00853438"/>
    <w:rsid w:val="00866846"/>
    <w:rsid w:val="00875DA9"/>
    <w:rsid w:val="00895E38"/>
    <w:rsid w:val="00896D0A"/>
    <w:rsid w:val="008A782B"/>
    <w:rsid w:val="008B0FC0"/>
    <w:rsid w:val="008C429A"/>
    <w:rsid w:val="008E1F3D"/>
    <w:rsid w:val="009053D7"/>
    <w:rsid w:val="0091331D"/>
    <w:rsid w:val="0093223C"/>
    <w:rsid w:val="00941A87"/>
    <w:rsid w:val="009501C2"/>
    <w:rsid w:val="009668B9"/>
    <w:rsid w:val="00976577"/>
    <w:rsid w:val="009834EC"/>
    <w:rsid w:val="00996356"/>
    <w:rsid w:val="00997D9A"/>
    <w:rsid w:val="009D7C49"/>
    <w:rsid w:val="009E7297"/>
    <w:rsid w:val="00A0257D"/>
    <w:rsid w:val="00A12EDC"/>
    <w:rsid w:val="00A26D0D"/>
    <w:rsid w:val="00A33BDE"/>
    <w:rsid w:val="00A34885"/>
    <w:rsid w:val="00A43BC1"/>
    <w:rsid w:val="00A61AF9"/>
    <w:rsid w:val="00A74225"/>
    <w:rsid w:val="00A936D5"/>
    <w:rsid w:val="00AA1EB0"/>
    <w:rsid w:val="00AA2DA3"/>
    <w:rsid w:val="00AA5A9C"/>
    <w:rsid w:val="00AB016A"/>
    <w:rsid w:val="00AB1A8E"/>
    <w:rsid w:val="00AB2A5A"/>
    <w:rsid w:val="00AB4815"/>
    <w:rsid w:val="00AD28F8"/>
    <w:rsid w:val="00AD72DB"/>
    <w:rsid w:val="00AE4ED3"/>
    <w:rsid w:val="00B0230B"/>
    <w:rsid w:val="00B17D95"/>
    <w:rsid w:val="00B23509"/>
    <w:rsid w:val="00B359DB"/>
    <w:rsid w:val="00B3632B"/>
    <w:rsid w:val="00B409D8"/>
    <w:rsid w:val="00B5178D"/>
    <w:rsid w:val="00B66926"/>
    <w:rsid w:val="00B67F1F"/>
    <w:rsid w:val="00B701D7"/>
    <w:rsid w:val="00B90595"/>
    <w:rsid w:val="00BA215A"/>
    <w:rsid w:val="00BB0759"/>
    <w:rsid w:val="00BB5F09"/>
    <w:rsid w:val="00BC0D9F"/>
    <w:rsid w:val="00BE053D"/>
    <w:rsid w:val="00BF1A7A"/>
    <w:rsid w:val="00BF1FA3"/>
    <w:rsid w:val="00C00974"/>
    <w:rsid w:val="00C018E4"/>
    <w:rsid w:val="00C02E21"/>
    <w:rsid w:val="00C066FA"/>
    <w:rsid w:val="00C25387"/>
    <w:rsid w:val="00C30701"/>
    <w:rsid w:val="00C54BE3"/>
    <w:rsid w:val="00C57F80"/>
    <w:rsid w:val="00C64EB7"/>
    <w:rsid w:val="00C678D8"/>
    <w:rsid w:val="00C768ED"/>
    <w:rsid w:val="00C80DDB"/>
    <w:rsid w:val="00C82A8F"/>
    <w:rsid w:val="00C916C2"/>
    <w:rsid w:val="00CC7F56"/>
    <w:rsid w:val="00CD1B12"/>
    <w:rsid w:val="00CD55DC"/>
    <w:rsid w:val="00CE1BBC"/>
    <w:rsid w:val="00CE2595"/>
    <w:rsid w:val="00CE28CC"/>
    <w:rsid w:val="00CE72FC"/>
    <w:rsid w:val="00CF31EE"/>
    <w:rsid w:val="00D1492F"/>
    <w:rsid w:val="00D17B69"/>
    <w:rsid w:val="00D3003C"/>
    <w:rsid w:val="00D331F4"/>
    <w:rsid w:val="00D470E4"/>
    <w:rsid w:val="00D52142"/>
    <w:rsid w:val="00D5280E"/>
    <w:rsid w:val="00D61F14"/>
    <w:rsid w:val="00D80D6B"/>
    <w:rsid w:val="00D835A3"/>
    <w:rsid w:val="00D85D41"/>
    <w:rsid w:val="00D90950"/>
    <w:rsid w:val="00D91E3D"/>
    <w:rsid w:val="00D9704A"/>
    <w:rsid w:val="00DA4C27"/>
    <w:rsid w:val="00DA553D"/>
    <w:rsid w:val="00DA69DF"/>
    <w:rsid w:val="00DB146D"/>
    <w:rsid w:val="00DB33F8"/>
    <w:rsid w:val="00DB359B"/>
    <w:rsid w:val="00DB5438"/>
    <w:rsid w:val="00DD38E2"/>
    <w:rsid w:val="00E00140"/>
    <w:rsid w:val="00E1069F"/>
    <w:rsid w:val="00E13110"/>
    <w:rsid w:val="00E24DF1"/>
    <w:rsid w:val="00E40B9A"/>
    <w:rsid w:val="00E431ED"/>
    <w:rsid w:val="00E55D90"/>
    <w:rsid w:val="00E64FF5"/>
    <w:rsid w:val="00E854E3"/>
    <w:rsid w:val="00E907EC"/>
    <w:rsid w:val="00EA5421"/>
    <w:rsid w:val="00EB34FC"/>
    <w:rsid w:val="00EB5816"/>
    <w:rsid w:val="00ED0EA9"/>
    <w:rsid w:val="00EF062C"/>
    <w:rsid w:val="00EF77DF"/>
    <w:rsid w:val="00F00478"/>
    <w:rsid w:val="00F11BEF"/>
    <w:rsid w:val="00F165E1"/>
    <w:rsid w:val="00F258E7"/>
    <w:rsid w:val="00F31B84"/>
    <w:rsid w:val="00F44F5F"/>
    <w:rsid w:val="00F57BA5"/>
    <w:rsid w:val="00F631EC"/>
    <w:rsid w:val="00F64C22"/>
    <w:rsid w:val="00F64FA7"/>
    <w:rsid w:val="00F74732"/>
    <w:rsid w:val="00F74D19"/>
    <w:rsid w:val="00F773B1"/>
    <w:rsid w:val="00F80053"/>
    <w:rsid w:val="00FA02C7"/>
    <w:rsid w:val="00FA4186"/>
    <w:rsid w:val="00FA7BAF"/>
    <w:rsid w:val="00FB242F"/>
    <w:rsid w:val="00FC0531"/>
    <w:rsid w:val="00FC13F0"/>
    <w:rsid w:val="00FC38A2"/>
    <w:rsid w:val="00FD0FB7"/>
    <w:rsid w:val="00FD37B3"/>
    <w:rsid w:val="00FE0496"/>
    <w:rsid w:val="00FE79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22283A"/>
  <w15:chartTrackingRefBased/>
  <w15:docId w15:val="{C4242189-ABA6-4B14-ADFD-A97E7E297D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F773B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styleId="Tabellenraster">
    <w:name w:val="Table Grid"/>
    <w:basedOn w:val="NormaleTabelle"/>
    <w:uiPriority w:val="39"/>
    <w:rsid w:val="0078525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Absatz-Standardschriftart"/>
    <w:uiPriority w:val="99"/>
    <w:unhideWhenUsed/>
    <w:rsid w:val="007966F0"/>
    <w:rPr>
      <w:color w:val="0563C1" w:themeColor="hyperlink"/>
      <w:u w:val="single"/>
    </w:rPr>
  </w:style>
  <w:style w:type="character" w:customStyle="1" w:styleId="Erwhnung1">
    <w:name w:val="Erwähnung1"/>
    <w:basedOn w:val="Absatz-Standardschriftart"/>
    <w:uiPriority w:val="99"/>
    <w:semiHidden/>
    <w:unhideWhenUsed/>
    <w:rsid w:val="007966F0"/>
    <w:rPr>
      <w:color w:val="2B579A"/>
      <w:shd w:val="clear" w:color="auto" w:fill="E6E6E6"/>
    </w:rPr>
  </w:style>
  <w:style w:type="paragraph" w:styleId="Listenabsatz">
    <w:name w:val="List Paragraph"/>
    <w:basedOn w:val="Standard"/>
    <w:uiPriority w:val="34"/>
    <w:qFormat/>
    <w:rsid w:val="00B5178D"/>
    <w:pPr>
      <w:ind w:left="720"/>
      <w:contextualSpacing/>
    </w:pPr>
  </w:style>
  <w:style w:type="paragraph" w:customStyle="1" w:styleId="1ZeileStation">
    <w:name w:val="1. Zeile Station"/>
    <w:basedOn w:val="Standard"/>
    <w:qFormat/>
    <w:rsid w:val="00737822"/>
    <w:pPr>
      <w:spacing w:after="0" w:line="240" w:lineRule="auto"/>
    </w:pPr>
    <w:rPr>
      <w:rFonts w:ascii="Georgia" w:hAnsi="Georgia"/>
    </w:rPr>
  </w:style>
  <w:style w:type="paragraph" w:customStyle="1" w:styleId="DATUM">
    <w:name w:val="DATUM"/>
    <w:basedOn w:val="Standard"/>
    <w:qFormat/>
    <w:rsid w:val="00FC0531"/>
    <w:pPr>
      <w:spacing w:after="0" w:line="240" w:lineRule="auto"/>
    </w:pPr>
    <w:rPr>
      <w:rFonts w:ascii="Georgia" w:hAnsi="Georgia" w:cs="Georgia"/>
      <w:color w:val="000000"/>
    </w:rPr>
  </w:style>
  <w:style w:type="table" w:styleId="TabelleSpezial1">
    <w:name w:val="Table Subtle 1"/>
    <w:basedOn w:val="NormaleTabelle"/>
    <w:uiPriority w:val="99"/>
    <w:semiHidden/>
    <w:unhideWhenUsed/>
    <w:rsid w:val="00FC0531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customStyle="1" w:styleId="BERSCHRIFT">
    <w:name w:val="ÜBERSCHRIFT"/>
    <w:basedOn w:val="KeinLeerraum"/>
    <w:qFormat/>
    <w:rsid w:val="00FC0531"/>
    <w:rPr>
      <w:rFonts w:ascii="Georgia" w:hAnsi="Georgia"/>
      <w:b/>
      <w:smallCaps/>
      <w:sz w:val="32"/>
      <w:szCs w:val="32"/>
    </w:rPr>
  </w:style>
  <w:style w:type="paragraph" w:styleId="KeinLeerraum">
    <w:name w:val="No Spacing"/>
    <w:uiPriority w:val="1"/>
    <w:qFormat/>
    <w:rsid w:val="00FC0531"/>
    <w:pPr>
      <w:spacing w:after="0" w:line="240" w:lineRule="auto"/>
    </w:pPr>
  </w:style>
  <w:style w:type="paragraph" w:customStyle="1" w:styleId="Unternehmen">
    <w:name w:val="Unternehmen"/>
    <w:basedOn w:val="Standard"/>
    <w:qFormat/>
    <w:rsid w:val="00FC0531"/>
    <w:pPr>
      <w:spacing w:after="0" w:line="240" w:lineRule="auto"/>
    </w:pPr>
    <w:rPr>
      <w:rFonts w:ascii="Georgia" w:hAnsi="Georgia"/>
      <w:b/>
      <w:smallCaps/>
      <w:sz w:val="28"/>
    </w:rPr>
  </w:style>
  <w:style w:type="paragraph" w:customStyle="1" w:styleId="Ort">
    <w:name w:val="Ort"/>
    <w:basedOn w:val="Standard"/>
    <w:qFormat/>
    <w:rsid w:val="00FC0531"/>
    <w:pPr>
      <w:spacing w:after="0" w:line="240" w:lineRule="auto"/>
      <w:jc w:val="right"/>
    </w:pPr>
    <w:rPr>
      <w:rFonts w:ascii="Georgia" w:hAnsi="Georgia"/>
      <w:i/>
      <w:smallCaps/>
      <w:sz w:val="28"/>
    </w:rPr>
  </w:style>
  <w:style w:type="paragraph" w:customStyle="1" w:styleId="Beschreibung">
    <w:name w:val="Beschreibung"/>
    <w:basedOn w:val="Standard"/>
    <w:qFormat/>
    <w:rsid w:val="00FC0531"/>
    <w:pPr>
      <w:spacing w:after="0" w:line="240" w:lineRule="auto"/>
    </w:pPr>
    <w:rPr>
      <w:rFonts w:ascii="Georgia" w:hAnsi="Georgia"/>
    </w:rPr>
  </w:style>
  <w:style w:type="paragraph" w:customStyle="1" w:styleId="Bullets">
    <w:name w:val="Bullets"/>
    <w:basedOn w:val="Listenabsatz"/>
    <w:qFormat/>
    <w:rsid w:val="00FC0531"/>
    <w:pPr>
      <w:numPr>
        <w:numId w:val="3"/>
      </w:numPr>
      <w:spacing w:after="0" w:line="240" w:lineRule="auto"/>
    </w:pPr>
    <w:rPr>
      <w:rFonts w:ascii="Georgia" w:hAnsi="Georgia" w:cs="Georgia"/>
      <w:i/>
      <w:iCs/>
      <w:color w:val="000000"/>
    </w:rPr>
  </w:style>
  <w:style w:type="paragraph" w:styleId="StandardWeb">
    <w:name w:val="Normal (Web)"/>
    <w:basedOn w:val="Standard"/>
    <w:uiPriority w:val="99"/>
    <w:semiHidden/>
    <w:unhideWhenUsed/>
    <w:rsid w:val="00FC053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styleId="Kopfzeile">
    <w:name w:val="header"/>
    <w:basedOn w:val="Standard"/>
    <w:link w:val="KopfzeileZchn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BE053D"/>
  </w:style>
  <w:style w:type="paragraph" w:styleId="Fuzeile">
    <w:name w:val="footer"/>
    <w:basedOn w:val="Standard"/>
    <w:link w:val="FuzeileZchn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BE053D"/>
  </w:style>
  <w:style w:type="character" w:styleId="Seitenzahl">
    <w:name w:val="page number"/>
    <w:basedOn w:val="Absatz-Standardschriftart"/>
    <w:uiPriority w:val="99"/>
    <w:semiHidden/>
    <w:unhideWhenUsed/>
    <w:rsid w:val="00875DA9"/>
  </w:style>
  <w:style w:type="character" w:customStyle="1" w:styleId="NichtaufgelsteErwhnung1">
    <w:name w:val="Nicht aufgelöste Erwähnung1"/>
    <w:basedOn w:val="Absatz-Standardschriftart"/>
    <w:uiPriority w:val="99"/>
    <w:rsid w:val="008050E4"/>
    <w:rPr>
      <w:color w:val="605E5C"/>
      <w:shd w:val="clear" w:color="auto" w:fill="E1DFDD"/>
    </w:rPr>
  </w:style>
  <w:style w:type="character" w:styleId="BesuchterLink">
    <w:name w:val="FollowedHyperlink"/>
    <w:basedOn w:val="Absatz-Standardschriftart"/>
    <w:uiPriority w:val="99"/>
    <w:semiHidden/>
    <w:unhideWhenUsed/>
    <w:rsid w:val="002B2091"/>
    <w:rPr>
      <w:color w:val="954F72" w:themeColor="followedHyperlink"/>
      <w:u w:val="single"/>
    </w:rPr>
  </w:style>
  <w:style w:type="character" w:customStyle="1" w:styleId="berschrift1Zchn">
    <w:name w:val="Überschrift 1 Zchn"/>
    <w:basedOn w:val="Absatz-Standardschriftart"/>
    <w:link w:val="berschrift1"/>
    <w:uiPriority w:val="9"/>
    <w:rsid w:val="00F773B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styleId="Kommentarzeichen">
    <w:name w:val="annotation reference"/>
    <w:basedOn w:val="Absatz-Standardschriftart"/>
    <w:uiPriority w:val="99"/>
    <w:semiHidden/>
    <w:unhideWhenUsed/>
    <w:rsid w:val="002E3E21"/>
    <w:rPr>
      <w:sz w:val="16"/>
      <w:szCs w:val="16"/>
    </w:rPr>
  </w:style>
  <w:style w:type="paragraph" w:styleId="Kommentartext">
    <w:name w:val="annotation text"/>
    <w:basedOn w:val="Standard"/>
    <w:link w:val="KommentartextZchn"/>
    <w:uiPriority w:val="99"/>
    <w:semiHidden/>
    <w:unhideWhenUsed/>
    <w:rsid w:val="002E3E21"/>
    <w:pPr>
      <w:spacing w:line="240" w:lineRule="auto"/>
    </w:pPr>
    <w:rPr>
      <w:sz w:val="20"/>
      <w:szCs w:val="20"/>
    </w:rPr>
  </w:style>
  <w:style w:type="character" w:customStyle="1" w:styleId="KommentartextZchn">
    <w:name w:val="Kommentartext Zchn"/>
    <w:basedOn w:val="Absatz-Standardschriftart"/>
    <w:link w:val="Kommentartext"/>
    <w:uiPriority w:val="99"/>
    <w:semiHidden/>
    <w:rsid w:val="002E3E21"/>
    <w:rPr>
      <w:sz w:val="20"/>
      <w:szCs w:val="20"/>
    </w:rPr>
  </w:style>
  <w:style w:type="paragraph" w:styleId="Kommentarthema">
    <w:name w:val="annotation subject"/>
    <w:basedOn w:val="Kommentartext"/>
    <w:next w:val="Kommentartext"/>
    <w:link w:val="KommentarthemaZchn"/>
    <w:uiPriority w:val="99"/>
    <w:semiHidden/>
    <w:unhideWhenUsed/>
    <w:rsid w:val="002E3E21"/>
    <w:rPr>
      <w:b/>
      <w:bCs/>
    </w:rPr>
  </w:style>
  <w:style w:type="character" w:customStyle="1" w:styleId="KommentarthemaZchn">
    <w:name w:val="Kommentarthema Zchn"/>
    <w:basedOn w:val="KommentartextZchn"/>
    <w:link w:val="Kommentarthema"/>
    <w:uiPriority w:val="99"/>
    <w:semiHidden/>
    <w:rsid w:val="002E3E21"/>
    <w:rPr>
      <w:b/>
      <w:bCs/>
      <w:sz w:val="20"/>
      <w:szCs w:val="20"/>
    </w:rPr>
  </w:style>
  <w:style w:type="paragraph" w:styleId="berarbeitung">
    <w:name w:val="Revision"/>
    <w:hidden/>
    <w:uiPriority w:val="99"/>
    <w:semiHidden/>
    <w:rsid w:val="001E2071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8065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46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79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961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2263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1400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02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8984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7720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9333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472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7329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237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8048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06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578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8474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7716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999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8557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8988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9514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2095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64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8430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0797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7980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6448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49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9230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9443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1281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18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5719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04437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1972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08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8078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43365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2498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96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8042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1496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3982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69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1473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1567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469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02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5109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65301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6922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61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164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1179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3706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051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2191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406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68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69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9071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94741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0354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27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2980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3348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2572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24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3685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8472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7182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37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9978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79350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4308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191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3868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6119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8995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01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2295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9588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7154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450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7146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48048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6789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536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9469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91365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5796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906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2783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06362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1724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1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6531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30367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7742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23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9765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4031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9264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86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5399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92080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1927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44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8772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07495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5352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93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480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54826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061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8183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570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0777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02950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21994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2677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382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63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44539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854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70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390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67280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2028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78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3243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97432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2784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64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6232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20752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702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418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5625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1164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9168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871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2743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96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0143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40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4648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987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3051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76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3010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83654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198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20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4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95912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3094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300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1720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2154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968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92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771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55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5849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92997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5916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356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0959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0852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7990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00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9736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4926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8534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59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0957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549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6399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85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4732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842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3553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720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5701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0998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6747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195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4131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4664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6509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01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0021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0019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923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95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0567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0636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000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79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9926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23739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328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244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3023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3401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486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53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7716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6332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4522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25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8790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1843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552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11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6565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7780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1026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71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4847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2691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2778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90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6040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5190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2882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263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492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3508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039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4167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1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0728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1080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8751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82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49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3851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4354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23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2547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78135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1370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82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1090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81951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6798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892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5843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39078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6636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830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6041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126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590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195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5542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8956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5989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00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8852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92693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3565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200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356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30889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21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64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6615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42451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2684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20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456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1163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1148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39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0493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95789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3875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15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8425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04355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464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44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7235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41272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9526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370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963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7450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9528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593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4885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5765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5535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32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7013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7917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1891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82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6735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8311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4050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16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5927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8772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139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9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4407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microsoft.com/office/2011/relationships/people" Target="people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/>
</file>

<file path=customXml/itemProps1.xml><?xml version="1.0" encoding="utf-8"?>
<ds:datastoreItem xmlns:ds="http://schemas.openxmlformats.org/officeDocument/2006/customXml" ds:itemID="{CE952AA2-8C23-4C67-8573-888F4CE8E23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420</Words>
  <Characters>2653</Characters>
  <Application>Microsoft Office Word</Application>
  <DocSecurity>0</DocSecurity>
  <Lines>22</Lines>
  <Paragraphs>6</Paragraphs>
  <ScaleCrop>false</ScaleCrop>
  <HeadingPairs>
    <vt:vector size="4" baseType="variant">
      <vt:variant>
        <vt:lpstr>Titel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3067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</dc:creator>
  <cp:keywords/>
  <dc:description/>
  <cp:lastModifiedBy>David Döbele</cp:lastModifiedBy>
  <cp:revision>6</cp:revision>
  <dcterms:created xsi:type="dcterms:W3CDTF">2021-12-14T20:11:00Z</dcterms:created>
  <dcterms:modified xsi:type="dcterms:W3CDTF">2022-01-11T19:50:00Z</dcterms:modified>
</cp:coreProperties>
</file>