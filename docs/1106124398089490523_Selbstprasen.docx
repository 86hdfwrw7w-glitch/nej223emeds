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E7B4F" w:rsidRDefault="00000000">
      <w:r>
        <w:t>Erstmal möchte ich mich für die Einladung herzlich bedanken und hoffe das ich das Praktikum bei Ihnen absolvieren kann</w:t>
      </w:r>
    </w:p>
    <w:p w14:paraId="00000002" w14:textId="77777777" w:rsidR="00EE7B4F" w:rsidRDefault="00EE7B4F"/>
    <w:p w14:paraId="00000003" w14:textId="4E7C1523" w:rsidR="00EE7B4F" w:rsidRDefault="00000000">
      <w:del w:id="0" w:author="jonas.stegh@pumpkincareers.com" w:date="2023-05-11T09:31:00Z">
        <w:r w:rsidDel="00385E1C">
          <w:delText xml:space="preserve">Ich möchte zuerst auf meine schulische Laufbahn eingehen. </w:delText>
        </w:r>
      </w:del>
      <w:r>
        <w:t xml:space="preserve">2014 begann ich das Abitur an der Friedrich Ludwig Jahn Gymnasium </w:t>
      </w:r>
      <w:proofErr w:type="spellStart"/>
      <w:r>
        <w:t>alzwedel</w:t>
      </w:r>
      <w:proofErr w:type="spellEnd"/>
      <w:r>
        <w:t xml:space="preserve"> und habe dieses mit 1,9 im Jahre 2022 abgeschlossen. In dieser Zeit war ich zum einen in der Wasserwacht. Dort habe ich Disziplin, Durchhaltevermögen und handeln unter Stress erlernt. Denn dort mussten wir im Winter durch einen See mit 5 km2 Wasserfläche einmal hin und zurückschwimmen, </w:t>
      </w:r>
      <w:proofErr w:type="spellStart"/>
      <w:r>
        <w:t>dass</w:t>
      </w:r>
      <w:proofErr w:type="spellEnd"/>
      <w:r>
        <w:t xml:space="preserve"> war schon extrem anstrengend. </w:t>
      </w:r>
      <w:ins w:id="1" w:author="jonas.stegh@pumpkincareers.com" w:date="2023-05-11T09:32:00Z">
        <w:r w:rsidR="00385E1C">
          <w:t xml:space="preserve">Seit </w:t>
        </w:r>
      </w:ins>
      <w:r>
        <w:t xml:space="preserve">2017 habe ich dann Basketball gespielt. </w:t>
      </w:r>
      <w:commentRangeStart w:id="2"/>
      <w:r>
        <w:t>Dort konnte ich meine Teamfähigkeit deutlich verbessern</w:t>
      </w:r>
      <w:commentRangeEnd w:id="2"/>
      <w:r w:rsidR="00385E1C">
        <w:rPr>
          <w:rStyle w:val="CommentReference"/>
        </w:rPr>
        <w:commentReference w:id="2"/>
      </w:r>
      <w:del w:id="3" w:author="jonas.stegh@pumpkincareers.com" w:date="2023-05-11T09:34:00Z">
        <w:r w:rsidDel="00385E1C">
          <w:delText>, welche ich später in der studentischen Unternehmensberatung auch noch mal aufs nächste Level heben konnte</w:delText>
        </w:r>
      </w:del>
      <w:r>
        <w:t>. Damit musste ich dann durch eine schwere Verletzung am Knie 2019 aufhören. Das hat mich schon sehr fertig gemacht.</w:t>
      </w:r>
    </w:p>
    <w:p w14:paraId="00000004" w14:textId="77777777" w:rsidR="00EE7B4F" w:rsidRDefault="00EE7B4F"/>
    <w:p w14:paraId="00000005" w14:textId="13A4FFA0" w:rsidR="00EE7B4F" w:rsidDel="00385E1C" w:rsidRDefault="00000000">
      <w:pPr>
        <w:rPr>
          <w:del w:id="4" w:author="jonas.stegh@pumpkincareers.com" w:date="2023-05-11T09:32:00Z"/>
        </w:rPr>
      </w:pPr>
      <w:del w:id="5" w:author="jonas.stegh@pumpkincareers.com" w:date="2023-05-11T09:32:00Z">
        <w:r w:rsidDel="00385E1C">
          <w:delText>Zudem fehlte mir  Über die ganze Schulzeit die Perspektive, da ich nicht genau wusste was ich machen wollte und nur eine grobe Orientierung Richtung des Studienganges. Aus diesem Grund habe ich mich nur bedingt angestrengt und mit wenig auf 1,9 zukommen. So hatte ich beispielsweise im Deutsch Abitur nur 7 Punkte.</w:delText>
        </w:r>
      </w:del>
    </w:p>
    <w:p w14:paraId="00000006" w14:textId="77777777" w:rsidR="00EE7B4F" w:rsidRDefault="00EE7B4F">
      <w:pPr>
        <w:rPr>
          <w:ins w:id="6" w:author="jonas.stegh@pumpkincareers.com" w:date="2023-05-11T09:33:00Z"/>
        </w:rPr>
      </w:pPr>
    </w:p>
    <w:p w14:paraId="19BE8F03" w14:textId="7D413B13" w:rsidR="00385E1C" w:rsidRDefault="00385E1C">
      <w:ins w:id="7" w:author="jonas.stegh@pumpkincareers.com" w:date="2023-05-11T09:33:00Z">
        <w:r>
          <w:t xml:space="preserve">Verlorenen Posten; </w:t>
        </w:r>
        <w:proofErr w:type="spellStart"/>
        <w:r>
          <w:t>Einfach</w:t>
        </w:r>
        <w:proofErr w:type="spellEnd"/>
        <w:r>
          <w:t xml:space="preserve"> mal drauf los gelesen/gemacht </w:t>
        </w:r>
        <w:r>
          <w:sym w:font="Wingdings" w:char="F0E0"/>
        </w:r>
        <w:r>
          <w:t xml:space="preserve"> Wirtschaftsinformatik</w:t>
        </w:r>
      </w:ins>
    </w:p>
    <w:p w14:paraId="00000007" w14:textId="77777777" w:rsidR="00EE7B4F" w:rsidRDefault="00000000">
      <w:r>
        <w:t xml:space="preserve">In der Zeit vom Abi und zwischen Schule und Studium habe ich mich immer mehr für wirtschaftliche und technische Themen interessiert. So habe ich mich Beispielsweise durch </w:t>
      </w:r>
      <w:proofErr w:type="spellStart"/>
      <w:r>
        <w:t>finanzfluss</w:t>
      </w:r>
      <w:proofErr w:type="spellEnd"/>
      <w:r>
        <w:t xml:space="preserve"> mich ein bisschen mit ETFs wie </w:t>
      </w:r>
      <w:proofErr w:type="spellStart"/>
      <w:r>
        <w:t>Mcsi</w:t>
      </w:r>
      <w:proofErr w:type="spellEnd"/>
      <w:r>
        <w:t xml:space="preserve"> </w:t>
      </w:r>
      <w:proofErr w:type="spellStart"/>
      <w:r>
        <w:t>world</w:t>
      </w:r>
      <w:proofErr w:type="spellEnd"/>
      <w:r>
        <w:t xml:space="preserve">, MSCI </w:t>
      </w:r>
      <w:proofErr w:type="spellStart"/>
      <w:r>
        <w:t>emerging</w:t>
      </w:r>
      <w:proofErr w:type="spellEnd"/>
      <w:r>
        <w:t xml:space="preserve"> </w:t>
      </w:r>
      <w:proofErr w:type="spellStart"/>
      <w:r>
        <w:t>markets</w:t>
      </w:r>
      <w:proofErr w:type="spellEnd"/>
      <w:r>
        <w:t xml:space="preserve"> und </w:t>
      </w:r>
      <w:proofErr w:type="spellStart"/>
      <w:r>
        <w:t>Ftsi</w:t>
      </w:r>
      <w:proofErr w:type="spellEnd"/>
      <w:r>
        <w:t xml:space="preserve"> all </w:t>
      </w:r>
      <w:proofErr w:type="spellStart"/>
      <w:r>
        <w:t>world</w:t>
      </w:r>
      <w:proofErr w:type="spellEnd"/>
      <w:r>
        <w:t xml:space="preserve"> und mich ein bisschen mit Programmiersprachen wie </w:t>
      </w:r>
      <w:proofErr w:type="spellStart"/>
      <w:r>
        <w:t>java</w:t>
      </w:r>
      <w:proofErr w:type="spellEnd"/>
      <w:r>
        <w:t xml:space="preserve"> mit dem Buch Sprechen sie </w:t>
      </w:r>
      <w:proofErr w:type="spellStart"/>
      <w:r>
        <w:t>java</w:t>
      </w:r>
      <w:proofErr w:type="spellEnd"/>
      <w:r>
        <w:t xml:space="preserve"> und Python  beschäftigt. So bin ich dann zum Studiengang Wirtschaftsinformatik gekommen. </w:t>
      </w:r>
    </w:p>
    <w:p w14:paraId="00000008" w14:textId="77777777" w:rsidR="00EE7B4F" w:rsidRDefault="00000000">
      <w:commentRangeStart w:id="8"/>
      <w:r>
        <w:t xml:space="preserve">Ich habe dort die Leuphana Universität aufgrund ihres unkonventionellen Aufbaus des Studiums gewählt, da dieses Major, Minor Prinzip mit Komplementärstudium perfekt war, um alle meine Interessen abzudecken. </w:t>
      </w:r>
      <w:commentRangeEnd w:id="8"/>
      <w:r w:rsidR="00385E1C">
        <w:rPr>
          <w:rStyle w:val="CommentReference"/>
        </w:rPr>
        <w:commentReference w:id="8"/>
      </w:r>
    </w:p>
    <w:p w14:paraId="00000009" w14:textId="77777777" w:rsidR="00EE7B4F" w:rsidRDefault="00EE7B4F"/>
    <w:p w14:paraId="0000000A" w14:textId="77777777" w:rsidR="00EE7B4F" w:rsidRDefault="00000000">
      <w:r>
        <w:t xml:space="preserve">Im Studium bin ich dann schnell zur studentischen Unternehmensberatung </w:t>
      </w:r>
      <w:commentRangeStart w:id="9"/>
      <w:r>
        <w:t>gelangt</w:t>
      </w:r>
      <w:commentRangeEnd w:id="9"/>
      <w:r w:rsidR="00385E1C">
        <w:rPr>
          <w:rStyle w:val="CommentReference"/>
        </w:rPr>
        <w:commentReference w:id="9"/>
      </w:r>
      <w:r>
        <w:t xml:space="preserve">. Dort konnte ich erste Projekterfahrung erlangen und habe gemerkt, dass mir das Beraten von Projekten viel Spaß macht. Da diese UB ehrenamtlich tätig ist und die Berater das Geld nicht selbst bekommen, zeigt dies meine intrinsische Motivation an spannenden Projekten zu arbeiten. Durch diese Tätigkeit fand ich dann zu meinem Berufswunsch in der Beratung, einschließlich des Praktikums bei euch. Durch diesen Perspektivenwechsel erlangte ich dann auch die Motivation mich im Studium anzustrengen und sehr gute Noten zu schreiben. So habe ich mein erstes Semester mit 1,5 abgeschnitten. Zur Zeit befinde ich mich im zweiten Semester und befinde mich in der studentischen UB in der Rolle einer Ressortleitung. In dieser Position habe ich mehr </w:t>
      </w:r>
      <w:commentRangeStart w:id="10"/>
      <w:r>
        <w:t xml:space="preserve">Verantwortung </w:t>
      </w:r>
      <w:commentRangeEnd w:id="10"/>
      <w:r w:rsidR="00385E1C">
        <w:rPr>
          <w:rStyle w:val="CommentReference"/>
        </w:rPr>
        <w:commentReference w:id="10"/>
      </w:r>
      <w:r>
        <w:t>übernommen und dadurch gelernt, was Verantwortung ist und wie man mit einem Team gut kommuniziert.</w:t>
      </w:r>
    </w:p>
    <w:p w14:paraId="0000000B" w14:textId="77777777" w:rsidR="00EE7B4F" w:rsidRDefault="00000000">
      <w:r>
        <w:t>Ich versuche mich sowohl im Studium, in der studentischen UB und im praktischen Umfeld, mich immer anzustrengen und mich stetig zu verbessern.</w:t>
      </w:r>
    </w:p>
    <w:p w14:paraId="0000000C" w14:textId="77777777" w:rsidR="00EE7B4F" w:rsidRDefault="00EE7B4F"/>
    <w:p w14:paraId="0000000D" w14:textId="77777777" w:rsidR="00EE7B4F" w:rsidRDefault="00EE7B4F"/>
    <w:p w14:paraId="0000000E" w14:textId="77777777" w:rsidR="00EE7B4F" w:rsidRDefault="00000000">
      <w:r>
        <w:t>Was sind meine Stärken?</w:t>
      </w:r>
    </w:p>
    <w:p w14:paraId="0000000F" w14:textId="77777777" w:rsidR="00EE7B4F" w:rsidRDefault="00000000">
      <w:r>
        <w:t>Sollen relevant sein</w:t>
      </w:r>
    </w:p>
    <w:p w14:paraId="00000010" w14:textId="77777777" w:rsidR="00EE7B4F" w:rsidRDefault="00000000">
      <w:r>
        <w:t xml:space="preserve">Zeigen wie und wann man diese zeigt </w:t>
      </w:r>
    </w:p>
    <w:p w14:paraId="00000011" w14:textId="77777777" w:rsidR="00EE7B4F" w:rsidRDefault="00000000">
      <w:r>
        <w:lastRenderedPageBreak/>
        <w:t>Stärken reflektieren</w:t>
      </w:r>
    </w:p>
    <w:p w14:paraId="00000012" w14:textId="77777777" w:rsidR="00EE7B4F" w:rsidRDefault="00EE7B4F"/>
    <w:p w14:paraId="00000013" w14:textId="77777777" w:rsidR="00EE7B4F" w:rsidRDefault="00000000">
      <w:r>
        <w:t>Teamfähigkeit: Bist du sehr gut darin dich mit anderen zu arrangieren und bist auch anpassungsfähig im</w:t>
      </w:r>
    </w:p>
    <w:p w14:paraId="00000014" w14:textId="77777777" w:rsidR="00EE7B4F" w:rsidRDefault="00000000">
      <w:r>
        <w:t>Persönlichkeitstypen</w:t>
      </w:r>
    </w:p>
    <w:p w14:paraId="00000015" w14:textId="77777777" w:rsidR="00EE7B4F" w:rsidRDefault="00000000">
      <w:r>
        <w:t>Analysefähigkeit: /Verstehst du viele Situationen oder Zusammenhänge sehr gut und klar und schlussfolgerst daraus auch schnell</w:t>
      </w:r>
    </w:p>
    <w:p w14:paraId="00000016" w14:textId="77777777" w:rsidR="00EE7B4F" w:rsidRDefault="00000000">
      <w:r>
        <w:t xml:space="preserve">Lernbereitschaft: </w:t>
      </w:r>
      <w:proofErr w:type="spellStart"/>
      <w:r>
        <w:t>Lerst</w:t>
      </w:r>
      <w:proofErr w:type="spellEnd"/>
      <w:r>
        <w:t xml:space="preserve"> du gerne neue Dinge, </w:t>
      </w:r>
      <w:proofErr w:type="spellStart"/>
      <w:r>
        <w:t>vorallem</w:t>
      </w:r>
      <w:proofErr w:type="spellEnd"/>
      <w:r>
        <w:t xml:space="preserve"> dann, wenn diese nur eine kleiner Schritt sind damit du etwas größeres erledigen</w:t>
      </w:r>
    </w:p>
    <w:p w14:paraId="00000017" w14:textId="77777777" w:rsidR="00EE7B4F" w:rsidRDefault="00000000">
      <w:r>
        <w:t>kannst</w:t>
      </w:r>
    </w:p>
    <w:p w14:paraId="00000018" w14:textId="77777777" w:rsidR="00EE7B4F" w:rsidRDefault="00000000">
      <w:r>
        <w:t xml:space="preserve">Kritikfähigkeit: </w:t>
      </w:r>
    </w:p>
    <w:p w14:paraId="00000019" w14:textId="77777777" w:rsidR="00EE7B4F" w:rsidRDefault="00000000">
      <w:r>
        <w:t>Disziplin</w:t>
      </w:r>
    </w:p>
    <w:p w14:paraId="0000001A" w14:textId="77777777" w:rsidR="00EE7B4F" w:rsidRDefault="00EE7B4F"/>
    <w:p w14:paraId="0000001B" w14:textId="77777777" w:rsidR="00EE7B4F" w:rsidRDefault="00EE7B4F"/>
    <w:p w14:paraId="0000001C" w14:textId="77777777" w:rsidR="00EE7B4F" w:rsidRDefault="00EE7B4F"/>
    <w:p w14:paraId="0000001D" w14:textId="77777777" w:rsidR="00EE7B4F" w:rsidRDefault="00EE7B4F"/>
    <w:p w14:paraId="0000001E" w14:textId="77777777" w:rsidR="00EE7B4F" w:rsidRDefault="00000000">
      <w:r>
        <w:t>Schwächen</w:t>
      </w:r>
    </w:p>
    <w:p w14:paraId="0000001F" w14:textId="77777777" w:rsidR="00EE7B4F" w:rsidRDefault="00000000">
      <w:r>
        <w:t xml:space="preserve">Ehrlich, Intelligent, authentisch mit Selbstbewusstsein </w:t>
      </w:r>
    </w:p>
    <w:p w14:paraId="00000020" w14:textId="77777777" w:rsidR="00EE7B4F" w:rsidRDefault="00000000">
      <w:r>
        <w:t>Reflektiert und Besserung aufzeigen</w:t>
      </w:r>
    </w:p>
    <w:p w14:paraId="00000021" w14:textId="77777777" w:rsidR="00EE7B4F" w:rsidRDefault="00000000">
      <w:r>
        <w:t>Zurückhaltend lakonisch</w:t>
      </w:r>
    </w:p>
    <w:p w14:paraId="00000022" w14:textId="77777777" w:rsidR="00EE7B4F" w:rsidRDefault="00000000">
      <w:r>
        <w:t>Abwartend</w:t>
      </w:r>
    </w:p>
    <w:p w14:paraId="00000023" w14:textId="77777777" w:rsidR="00EE7B4F" w:rsidRDefault="00000000">
      <w:r>
        <w:t>Spontan keinen fixen Zeitplan</w:t>
      </w:r>
    </w:p>
    <w:p w14:paraId="00000024" w14:textId="77777777" w:rsidR="00EE7B4F" w:rsidRDefault="00000000">
      <w:r>
        <w:t xml:space="preserve">Vorsichtig </w:t>
      </w:r>
    </w:p>
    <w:p w14:paraId="00000025" w14:textId="77777777" w:rsidR="00EE7B4F" w:rsidRDefault="00000000">
      <w:r>
        <w:t xml:space="preserve">Verschlossen </w:t>
      </w:r>
    </w:p>
    <w:p w14:paraId="00000026" w14:textId="77777777" w:rsidR="00EE7B4F" w:rsidRDefault="00000000">
      <w:r>
        <w:t xml:space="preserve">Skeptisch </w:t>
      </w:r>
    </w:p>
    <w:sectPr w:rsidR="00EE7B4F">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jonas.stegh@pumpkincareers.com" w:date="2023-05-11T09:34:00Z" w:initials="j">
    <w:p w14:paraId="677FA24C" w14:textId="77777777" w:rsidR="00385E1C" w:rsidRDefault="00385E1C" w:rsidP="00471199">
      <w:pPr>
        <w:pStyle w:val="CommentText"/>
      </w:pPr>
      <w:r>
        <w:rPr>
          <w:rStyle w:val="CommentReference"/>
        </w:rPr>
        <w:annotationRef/>
      </w:r>
      <w:r>
        <w:t>Eher Freude ausdrücken</w:t>
      </w:r>
    </w:p>
  </w:comment>
  <w:comment w:id="8" w:author="jonas.stegh@pumpkincareers.com" w:date="2023-05-11T09:34:00Z" w:initials="j">
    <w:p w14:paraId="2D87F54F" w14:textId="20B6936F" w:rsidR="00385E1C" w:rsidRDefault="00385E1C" w:rsidP="00FF65AA">
      <w:pPr>
        <w:pStyle w:val="CommentText"/>
      </w:pPr>
      <w:r>
        <w:rPr>
          <w:rStyle w:val="CommentReference"/>
        </w:rPr>
        <w:annotationRef/>
      </w:r>
      <w:r>
        <w:t>Versteht man als nicht Student von dort nicht</w:t>
      </w:r>
    </w:p>
  </w:comment>
  <w:comment w:id="9" w:author="jonas.stegh@pumpkincareers.com" w:date="2023-05-11T09:34:00Z" w:initials="j">
    <w:p w14:paraId="4265923A" w14:textId="77777777" w:rsidR="00385E1C" w:rsidRDefault="00385E1C" w:rsidP="00254487">
      <w:pPr>
        <w:pStyle w:val="CommentText"/>
      </w:pPr>
      <w:r>
        <w:rPr>
          <w:rStyle w:val="CommentReference"/>
        </w:rPr>
        <w:annotationRef/>
      </w:r>
      <w:r>
        <w:t>Eher die eigene Entscheidung betonen</w:t>
      </w:r>
    </w:p>
  </w:comment>
  <w:comment w:id="10" w:author="jonas.stegh@pumpkincareers.com" w:date="2023-05-11T09:35:00Z" w:initials="j">
    <w:p w14:paraId="2F3F254C" w14:textId="77777777" w:rsidR="00385E1C" w:rsidRDefault="00385E1C" w:rsidP="008A6271">
      <w:pPr>
        <w:pStyle w:val="CommentText"/>
      </w:pPr>
      <w:r>
        <w:rPr>
          <w:rStyle w:val="CommentReference"/>
        </w:rPr>
        <w:annotationRef/>
      </w:r>
      <w:r>
        <w:t>Lieber das genauer definieren als Learnings zu teilen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7FA24C" w15:done="0"/>
  <w15:commentEx w15:paraId="2D87F54F" w15:done="0"/>
  <w15:commentEx w15:paraId="4265923A" w15:done="0"/>
  <w15:commentEx w15:paraId="2F3F25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073524" w16cex:dateUtc="2023-05-11T07:34:00Z"/>
  <w16cex:commentExtensible w16cex:durableId="2807350C" w16cex:dateUtc="2023-05-11T07:34:00Z"/>
  <w16cex:commentExtensible w16cex:durableId="28073536" w16cex:dateUtc="2023-05-11T07:34:00Z"/>
  <w16cex:commentExtensible w16cex:durableId="28073560" w16cex:dateUtc="2023-05-11T0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7FA24C" w16cid:durableId="28073524"/>
  <w16cid:commentId w16cid:paraId="2D87F54F" w16cid:durableId="2807350C"/>
  <w16cid:commentId w16cid:paraId="4265923A" w16cid:durableId="28073536"/>
  <w16cid:commentId w16cid:paraId="2F3F254C" w16cid:durableId="280735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B4F"/>
    <w:rsid w:val="000850B5"/>
    <w:rsid w:val="00385E1C"/>
    <w:rsid w:val="00EE7B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14B04"/>
  <w15:docId w15:val="{4A3ECCBC-CA7F-42B5-83E5-9D245B2BD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385E1C"/>
    <w:pPr>
      <w:spacing w:line="240" w:lineRule="auto"/>
    </w:pPr>
  </w:style>
  <w:style w:type="character" w:styleId="CommentReference">
    <w:name w:val="annotation reference"/>
    <w:basedOn w:val="DefaultParagraphFont"/>
    <w:uiPriority w:val="99"/>
    <w:semiHidden/>
    <w:unhideWhenUsed/>
    <w:rsid w:val="00385E1C"/>
    <w:rPr>
      <w:sz w:val="16"/>
      <w:szCs w:val="16"/>
    </w:rPr>
  </w:style>
  <w:style w:type="paragraph" w:styleId="CommentText">
    <w:name w:val="annotation text"/>
    <w:basedOn w:val="Normal"/>
    <w:link w:val="CommentTextChar"/>
    <w:uiPriority w:val="99"/>
    <w:unhideWhenUsed/>
    <w:rsid w:val="00385E1C"/>
    <w:pPr>
      <w:spacing w:line="240" w:lineRule="auto"/>
    </w:pPr>
    <w:rPr>
      <w:sz w:val="20"/>
      <w:szCs w:val="20"/>
    </w:rPr>
  </w:style>
  <w:style w:type="character" w:customStyle="1" w:styleId="CommentTextChar">
    <w:name w:val="Comment Text Char"/>
    <w:basedOn w:val="DefaultParagraphFont"/>
    <w:link w:val="CommentText"/>
    <w:uiPriority w:val="99"/>
    <w:rsid w:val="00385E1C"/>
    <w:rPr>
      <w:sz w:val="20"/>
      <w:szCs w:val="20"/>
    </w:rPr>
  </w:style>
  <w:style w:type="paragraph" w:styleId="CommentSubject">
    <w:name w:val="annotation subject"/>
    <w:basedOn w:val="CommentText"/>
    <w:next w:val="CommentText"/>
    <w:link w:val="CommentSubjectChar"/>
    <w:uiPriority w:val="99"/>
    <w:semiHidden/>
    <w:unhideWhenUsed/>
    <w:rsid w:val="00385E1C"/>
    <w:rPr>
      <w:b/>
      <w:bCs/>
    </w:rPr>
  </w:style>
  <w:style w:type="character" w:customStyle="1" w:styleId="CommentSubjectChar">
    <w:name w:val="Comment Subject Char"/>
    <w:basedOn w:val="CommentTextChar"/>
    <w:link w:val="CommentSubject"/>
    <w:uiPriority w:val="99"/>
    <w:semiHidden/>
    <w:rsid w:val="00385E1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jonas.stegh@pumpkincareers.com</cp:lastModifiedBy>
  <cp:revision>2</cp:revision>
  <dcterms:created xsi:type="dcterms:W3CDTF">2023-05-11T07:30:00Z</dcterms:created>
  <dcterms:modified xsi:type="dcterms:W3CDTF">2023-05-11T07:43:00Z</dcterms:modified>
</cp:coreProperties>
</file>