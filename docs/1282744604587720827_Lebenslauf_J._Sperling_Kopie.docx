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D8907" w14:textId="5A68FB54" w:rsidR="00F67063" w:rsidRDefault="00054F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54C494C" wp14:editId="7E23E26C">
                <wp:simplePos x="0" y="0"/>
                <wp:positionH relativeFrom="column">
                  <wp:posOffset>-27305</wp:posOffset>
                </wp:positionH>
                <wp:positionV relativeFrom="paragraph">
                  <wp:posOffset>6766560</wp:posOffset>
                </wp:positionV>
                <wp:extent cx="787400" cy="237490"/>
                <wp:effectExtent l="38100" t="38100" r="38100" b="41910"/>
                <wp:wrapNone/>
                <wp:docPr id="1861209074" name="Freihand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87400" cy="2374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316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9" o:spid="_x0000_s1026" type="#_x0000_t75" style="position:absolute;margin-left:-3pt;margin-top:531.95pt;width:63.65pt;height:20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">
                <v:imagedata r:id="rId9" o:title=""/>
              </v:shape>
            </w:pict>
          </mc:Fallback>
        </mc:AlternateContent>
      </w: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  <w:tblPrChange w:id="0" w:author="Sarah Bergmann" w:date="2024-08-27T21:38:00Z" w16du:dateUtc="2024-08-27T19:38:00Z">
          <w:tblPr>
            <w:tblStyle w:val="a"/>
            <w:tblW w:w="9067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1985"/>
        <w:gridCol w:w="3538"/>
        <w:gridCol w:w="147"/>
        <w:gridCol w:w="426"/>
        <w:gridCol w:w="283"/>
        <w:gridCol w:w="425"/>
        <w:gridCol w:w="851"/>
        <w:gridCol w:w="1412"/>
        <w:tblGridChange w:id="1">
          <w:tblGrid>
            <w:gridCol w:w="1985"/>
            <w:gridCol w:w="3538"/>
            <w:gridCol w:w="147"/>
            <w:gridCol w:w="426"/>
            <w:gridCol w:w="283"/>
            <w:gridCol w:w="425"/>
            <w:gridCol w:w="2263"/>
          </w:tblGrid>
        </w:tblGridChange>
      </w:tblGrid>
      <w:tr w:rsidR="00F67063" w:rsidRPr="004452D2" w14:paraId="398D890A" w14:textId="77777777" w:rsidTr="004452D2">
        <w:trPr>
          <w:trHeight w:val="20"/>
          <w:trPrChange w:id="2" w:author="Sarah Bergmann" w:date="2024-08-27T21:38:00Z" w16du:dateUtc="2024-08-27T19:38:00Z">
            <w:trPr>
              <w:trHeight w:val="227"/>
            </w:trPr>
          </w:trPrChange>
        </w:trPr>
        <w:tc>
          <w:tcPr>
            <w:tcW w:w="9067" w:type="dxa"/>
            <w:gridSpan w:val="8"/>
            <w:vAlign w:val="bottom"/>
            <w:tcPrChange w:id="3" w:author="Sarah Bergmann" w:date="2024-08-27T21:38:00Z" w16du:dateUtc="2024-08-27T19:38:00Z">
              <w:tcPr>
                <w:tcW w:w="9067" w:type="dxa"/>
                <w:gridSpan w:val="7"/>
              </w:tcPr>
            </w:tcPrChange>
          </w:tcPr>
          <w:p w14:paraId="398D8908" w14:textId="10BC7F30" w:rsidR="00F67063" w:rsidRPr="004452D2" w:rsidRDefault="00854F41" w:rsidP="00E92E34">
            <w:pPr>
              <w:jc w:val="center"/>
              <w:rPr>
                <w:rFonts w:ascii="Times New Roman" w:eastAsia="Georgia" w:hAnsi="Times New Roman" w:cs="Times New Roman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>Justin</w:t>
            </w:r>
            <w:r w:rsidR="00CF4578" w:rsidRPr="004452D2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>Sperling</w:t>
            </w:r>
            <w:r w:rsidR="00CF4578" w:rsidRPr="004452D2">
              <w:rPr>
                <w:rFonts w:ascii="Times New Roman" w:eastAsia="Georgia" w:hAnsi="Times New Roman" w:cs="Times New Roman"/>
                <w:sz w:val="44"/>
                <w:szCs w:val="44"/>
              </w:rPr>
              <w:br/>
            </w:r>
            <w:r w:rsidRPr="004452D2">
              <w:rPr>
                <w:rFonts w:ascii="Times New Roman" w:eastAsia="Georgia" w:hAnsi="Times New Roman" w:cs="Times New Roman"/>
                <w:sz w:val="20"/>
                <w:szCs w:val="20"/>
              </w:rPr>
              <w:t>Lausitzer Weg 10</w:t>
            </w:r>
            <w:r w:rsidR="00CF4578" w:rsidRPr="004452D2">
              <w:rPr>
                <w:rFonts w:ascii="Times New Roman" w:eastAsia="Georgia" w:hAnsi="Times New Roman" w:cs="Times New Roman"/>
                <w:sz w:val="20"/>
                <w:szCs w:val="20"/>
              </w:rPr>
              <w:t>, 33</w:t>
            </w:r>
            <w:r w:rsidRPr="004452D2">
              <w:rPr>
                <w:rFonts w:ascii="Times New Roman" w:eastAsia="Georgia" w:hAnsi="Times New Roman" w:cs="Times New Roman"/>
                <w:sz w:val="20"/>
                <w:szCs w:val="20"/>
              </w:rPr>
              <w:t>129 Delbrück</w:t>
            </w:r>
          </w:p>
          <w:p w14:paraId="398D8909" w14:textId="30CC2E9C" w:rsidR="00F67063" w:rsidRPr="004452D2" w:rsidRDefault="00107F98" w:rsidP="00E92E34">
            <w:pPr>
              <w:jc w:val="center"/>
              <w:rPr>
                <w:rFonts w:ascii="Times New Roman" w:eastAsia="Georgia" w:hAnsi="Times New Roman" w:cs="Times New Roman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+49 </w:t>
            </w:r>
            <w:r w:rsidR="00854F41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179 13 24 558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 | </w:t>
            </w:r>
            <w:r w:rsidR="00301E48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justinsperling@gmx.net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 | </w:t>
            </w:r>
            <w:r w:rsidR="003E01DD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0</w:t>
            </w:r>
            <w:r w:rsidR="00301E48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6.06.2001</w:t>
            </w:r>
            <w:r w:rsidR="003E01DD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 xml:space="preserve"> in </w:t>
            </w:r>
            <w:r w:rsidR="00301E48" w:rsidRPr="004452D2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Paderborn</w:t>
            </w:r>
          </w:p>
        </w:tc>
      </w:tr>
      <w:tr w:rsidR="00F67063" w:rsidRPr="004452D2" w14:paraId="398D890C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0B" w14:textId="73B44E3D" w:rsidR="00F67063" w:rsidRPr="004452D2" w:rsidRDefault="00CD795C" w:rsidP="00E92E34">
            <w:pPr>
              <w:jc w:val="center"/>
              <w:rPr>
                <w:rFonts w:ascii="Times New Roman" w:eastAsia="Georgia" w:hAnsi="Times New Roman" w:cs="Times New Roman"/>
                <w:sz w:val="28"/>
                <w:szCs w:val="2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Bildung</w:t>
            </w:r>
          </w:p>
        </w:tc>
      </w:tr>
      <w:tr w:rsidR="00F67063" w:rsidRPr="004452D2" w14:paraId="398D890F" w14:textId="77777777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000000"/>
            </w:tcBorders>
            <w:vAlign w:val="bottom"/>
          </w:tcPr>
          <w:p w14:paraId="398D890D" w14:textId="7681E677" w:rsidR="00F67063" w:rsidRPr="004452D2" w:rsidRDefault="00F515AF" w:rsidP="00E92E34">
            <w:pP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H</w:t>
            </w:r>
            <w:r w:rsidR="0014061B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o</w:t>
            </w:r>
            <w:r w:rsidR="00015293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chschule Hamm-Lippstadt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398D890E" w14:textId="150D8B6C" w:rsidR="00F67063" w:rsidRPr="004452D2" w:rsidRDefault="00AD2A3F" w:rsidP="00E92E34">
            <w:pPr>
              <w:jc w:val="right"/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Lippstadt</w:t>
            </w:r>
          </w:p>
        </w:tc>
      </w:tr>
      <w:tr w:rsidR="00F67063" w:rsidRPr="004452D2" w14:paraId="398D8912" w14:textId="77777777" w:rsidTr="004452D2">
        <w:trPr>
          <w:trHeight w:val="20"/>
        </w:trPr>
        <w:tc>
          <w:tcPr>
            <w:tcW w:w="5523" w:type="dxa"/>
            <w:gridSpan w:val="2"/>
            <w:vAlign w:val="bottom"/>
            <w:tcPrChange w:id="4" w:author="Sarah Bergmann" w:date="2024-08-27T21:38:00Z" w16du:dateUtc="2024-08-27T19:38:00Z">
              <w:tcPr>
                <w:tcW w:w="5523" w:type="dxa"/>
                <w:gridSpan w:val="2"/>
              </w:tcPr>
            </w:tcPrChange>
          </w:tcPr>
          <w:p w14:paraId="398D8910" w14:textId="2AEDCD80" w:rsidR="0064633E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B.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Sc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. in </w:t>
            </w:r>
            <w:r w:rsidR="006D635F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Betriebswirtschaftslehre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(aktueller Schnitt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:</w:t>
            </w:r>
            <w:r w:rsidR="00253617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1,</w:t>
            </w:r>
            <w:r w:rsidR="00FA3CAF">
              <w:rPr>
                <w:rFonts w:ascii="Times New Roman" w:eastAsia="Georgia" w:hAnsi="Times New Roman" w:cs="Times New Roman"/>
                <w:sz w:val="18"/>
                <w:szCs w:val="18"/>
              </w:rPr>
              <w:t>8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544" w:type="dxa"/>
            <w:gridSpan w:val="6"/>
            <w:vAlign w:val="bottom"/>
            <w:tcPrChange w:id="5" w:author="Sarah Bergmann" w:date="2024-08-27T21:38:00Z" w16du:dateUtc="2024-08-27T19:38:00Z">
              <w:tcPr>
                <w:tcW w:w="3544" w:type="dxa"/>
                <w:gridSpan w:val="5"/>
                <w:vAlign w:val="bottom"/>
              </w:tcPr>
            </w:tcPrChange>
          </w:tcPr>
          <w:p w14:paraId="398D8911" w14:textId="175EC2EC" w:rsidR="00F67063" w:rsidRPr="004452D2" w:rsidRDefault="00107F98" w:rsidP="00E92E34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09/20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23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920C7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–</w:t>
            </w:r>
            <w:r w:rsidR="00052C2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8607C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h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eute</w:t>
            </w:r>
          </w:p>
        </w:tc>
      </w:tr>
      <w:tr w:rsidR="00F67063" w:rsidRPr="004452D2" w14:paraId="398D8916" w14:textId="77777777" w:rsidTr="004452D2">
        <w:trPr>
          <w:trHeight w:val="20"/>
        </w:trPr>
        <w:tc>
          <w:tcPr>
            <w:tcW w:w="9067" w:type="dxa"/>
            <w:gridSpan w:val="8"/>
            <w:vAlign w:val="bottom"/>
            <w:tcPrChange w:id="6" w:author="Sarah Bergmann" w:date="2024-08-27T21:38:00Z" w16du:dateUtc="2024-08-27T19:38:00Z">
              <w:tcPr>
                <w:tcW w:w="9067" w:type="dxa"/>
                <w:gridSpan w:val="7"/>
              </w:tcPr>
            </w:tcPrChange>
          </w:tcPr>
          <w:p w14:paraId="6CACEEBC" w14:textId="6EE3C586" w:rsidR="0064633E" w:rsidRDefault="0064633E" w:rsidP="0064633E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Vertiefungen</w:t>
            </w:r>
            <w:r w:rsidR="00E81455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und Seminare</w:t>
            </w:r>
            <w: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: </w:t>
            </w:r>
            <w:r w:rsidR="00591793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Strategisches Management,</w:t>
            </w:r>
            <w:r w:rsidR="002C7FE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2E0EF0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Unternehmens</w:t>
            </w:r>
            <w:r w:rsidR="00F62D00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führung</w:t>
            </w:r>
            <w:r w:rsidR="002C7FE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,</w:t>
            </w:r>
            <w:r w:rsidR="00BD1AA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Controlling,</w:t>
            </w:r>
            <w:r w:rsidR="002C7FE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Investition</w:t>
            </w:r>
          </w:p>
          <w:p w14:paraId="29FB38B5" w14:textId="7FF171F0" w:rsidR="006541CC" w:rsidRPr="00CC1AED" w:rsidDel="004452D2" w:rsidRDefault="005C305D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7" w:author="Sarah Bergmann" w:date="2024-08-27T21:39:00Z" w16du:dateUtc="2024-08-27T19:39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Relevante Modul</w:t>
            </w:r>
            <w:r w:rsidR="00D35C4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: </w:t>
            </w:r>
            <w:r w:rsidR="0097398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BWL A </w:t>
            </w:r>
            <w:r w:rsidR="00E1058C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(Beschaffung und Produktion, externes</w:t>
            </w:r>
            <w:r w:rsidR="0097398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Rechnungswesen, Steuern </w:t>
            </w:r>
          </w:p>
          <w:p w14:paraId="398D8915" w14:textId="64B7A90B" w:rsidR="002941B0" w:rsidRPr="004452D2" w:rsidRDefault="00E1058C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8" w:author="Sarah Bergmann" w:date="2024-08-27T21:45:00Z" w16du:dateUtc="2024-08-27T19:45:00Z">
                  <w:rPr/>
                </w:rPrChange>
              </w:rPr>
              <w:pPrChange w:id="9" w:author="Sophie Klocke" w:date="2024-08-28T15:35:00Z" w16du:dateUtc="2024-08-28T13:35:00Z">
                <w:pPr>
                  <w:pStyle w:val="Listenabsatz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0" w:author="Sarah Bergmann" w:date="2024-08-27T21:45:00Z" w16du:dateUtc="2024-08-27T19:45:00Z">
                  <w:rPr/>
                </w:rPrChange>
              </w:rPr>
              <w:t>und Marketing</w:t>
            </w:r>
            <w:r w:rsidR="006541CC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1" w:author="Sarah Bergmann" w:date="2024-08-27T21:45:00Z" w16du:dateUtc="2024-08-27T19:45:00Z">
                  <w:rPr/>
                </w:rPrChange>
              </w:rPr>
              <w:t>)</w:t>
            </w:r>
            <w:r w:rsidR="000A1CFB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;</w:t>
            </w:r>
            <w:r w:rsidR="008237C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2" w:author="Sarah Bergmann" w:date="2024-08-27T21:45:00Z" w16du:dateUtc="2024-08-27T19:45:00Z">
                  <w:rPr/>
                </w:rPrChange>
              </w:rPr>
              <w:t xml:space="preserve"> Note:</w:t>
            </w:r>
            <w:r w:rsidR="006541CC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  <w:rPrChange w:id="13" w:author="Sarah Bergmann" w:date="2024-08-27T21:45:00Z" w16du:dateUtc="2024-08-27T19:45:00Z">
                  <w:rPr/>
                </w:rPrChange>
              </w:rPr>
              <w:t xml:space="preserve"> 1,3</w:t>
            </w:r>
            <w:r w:rsidR="00267D6E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; BWL B (</w:t>
            </w:r>
            <w:r w:rsidR="00AE3958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Finanzierung, Investition, interes Rechnungswese</w:t>
            </w:r>
            <w:r w:rsidR="008507FF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n</w:t>
            </w:r>
            <w:r w:rsidR="00AE3958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und Personalmanagement</w:t>
            </w:r>
            <w:r w:rsidR="008507FF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); Note: 2,0</w:t>
            </w:r>
          </w:p>
        </w:tc>
      </w:tr>
      <w:tr w:rsidR="009E2524" w:rsidRPr="004452D2" w14:paraId="77556E4C" w14:textId="77777777" w:rsidTr="00E54AF2">
        <w:trPr>
          <w:trHeight w:val="340"/>
        </w:trPr>
        <w:tc>
          <w:tcPr>
            <w:tcW w:w="6804" w:type="dxa"/>
            <w:gridSpan w:val="6"/>
            <w:vAlign w:val="bottom"/>
          </w:tcPr>
          <w:p w14:paraId="67DA92A0" w14:textId="2484D64A" w:rsidR="009E2524" w:rsidRPr="004452D2" w:rsidRDefault="00F515AF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B</w:t>
            </w:r>
            <w:r w:rsidR="00D66C5B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erufskolleg</w:t>
            </w:r>
            <w:r w:rsidR="00726653"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 xml:space="preserve"> Schloß Neuhaus</w:t>
            </w:r>
          </w:p>
        </w:tc>
        <w:tc>
          <w:tcPr>
            <w:tcW w:w="2263" w:type="dxa"/>
            <w:gridSpan w:val="2"/>
            <w:vAlign w:val="bottom"/>
          </w:tcPr>
          <w:p w14:paraId="7952C4D1" w14:textId="4880504E" w:rsidR="009E2524" w:rsidRPr="004452D2" w:rsidRDefault="0001521F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Schloß Neuhaus</w:t>
            </w:r>
          </w:p>
        </w:tc>
      </w:tr>
      <w:tr w:rsidR="00B55DFC" w:rsidRPr="004452D2" w14:paraId="137CD323" w14:textId="77777777" w:rsidTr="004452D2">
        <w:trPr>
          <w:trHeight w:val="20"/>
          <w:trPrChange w:id="14" w:author="Sarah Bergmann" w:date="2024-08-27T21:39:00Z" w16du:dateUtc="2024-08-27T19:39:00Z">
            <w:trPr>
              <w:trHeight w:val="340"/>
            </w:trPr>
          </w:trPrChange>
        </w:trPr>
        <w:tc>
          <w:tcPr>
            <w:tcW w:w="7655" w:type="dxa"/>
            <w:gridSpan w:val="7"/>
            <w:vAlign w:val="bottom"/>
            <w:tcPrChange w:id="15" w:author="Sarah Bergmann" w:date="2024-08-27T21:39:00Z" w16du:dateUtc="2024-08-27T19:39:00Z">
              <w:tcPr>
                <w:tcW w:w="6804" w:type="dxa"/>
                <w:gridSpan w:val="6"/>
              </w:tcPr>
            </w:tcPrChange>
          </w:tcPr>
          <w:p w14:paraId="20B18DFB" w14:textId="6F312A64" w:rsidR="00B83A26" w:rsidRPr="004452D2" w:rsidDel="004452D2" w:rsidRDefault="00B55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6" w:author="Sarah Bergmann" w:date="2024-08-27T21:39:00Z" w16du:dateUtc="2024-08-27T19:39:00Z"/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Ausbildung zum Steuerfachangestellten (</w:t>
            </w:r>
            <w:r w:rsidR="00B2483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Note Berufsschule: 1,</w:t>
            </w:r>
            <w:r w:rsidR="00FC781B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8</w:t>
            </w:r>
            <w:del w:id="17" w:author="Sarah Bergmann" w:date="2024-08-27T21:39:00Z" w16du:dateUtc="2024-08-27T19:39:00Z">
              <w:r w:rsidR="00B2483E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  <w:r w:rsidR="00B2483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</w:t>
            </w:r>
            <w:del w:id="18" w:author="Sarah Bergmann" w:date="2024-08-27T21:39:00Z" w16du:dateUtc="2024-08-27T19:39:00Z">
              <w:r w:rsidR="00B83A26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</w:p>
          <w:p w14:paraId="06BA6291" w14:textId="551E2F4F" w:rsidR="00B55DFC" w:rsidRPr="004452D2" w:rsidRDefault="00B2483E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Note Steuerberaterkammer</w:t>
            </w:r>
            <w:ins w:id="19" w:author="Sarah Bergmann" w:date="2024-08-27T21:40:00Z" w16du:dateUtc="2024-08-27T19:40:00Z">
              <w:r w:rsidR="004452D2" w:rsidRPr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t>:</w:t>
              </w:r>
            </w:ins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„Gut“)</w:t>
            </w:r>
          </w:p>
        </w:tc>
        <w:tc>
          <w:tcPr>
            <w:tcW w:w="1412" w:type="dxa"/>
            <w:vAlign w:val="bottom"/>
            <w:tcPrChange w:id="20" w:author="Sarah Bergmann" w:date="2024-08-27T21:39:00Z" w16du:dateUtc="2024-08-27T19:39:00Z">
              <w:tcPr>
                <w:tcW w:w="2263" w:type="dxa"/>
                <w:vAlign w:val="bottom"/>
              </w:tcPr>
            </w:tcPrChange>
          </w:tcPr>
          <w:p w14:paraId="37640767" w14:textId="398E9AF2" w:rsidR="00B55DFC" w:rsidRPr="004452D2" w:rsidRDefault="00B2483E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08/20</w:t>
            </w:r>
            <w:r w:rsidR="00D66C5B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20</w:t>
            </w:r>
            <w:r w:rsidR="00BC16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–</w:t>
            </w:r>
            <w:r w:rsidR="00052C2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BC16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250E4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5</w:t>
            </w:r>
            <w:r w:rsidR="00BC16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/202</w:t>
            </w:r>
            <w:r w:rsidR="00D66C5B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3</w:t>
            </w:r>
          </w:p>
        </w:tc>
      </w:tr>
      <w:tr w:rsidR="00C16D2D" w:rsidRPr="004452D2" w14:paraId="03DB003E" w14:textId="77777777" w:rsidTr="00183EDE">
        <w:trPr>
          <w:trHeight w:val="340"/>
        </w:trPr>
        <w:tc>
          <w:tcPr>
            <w:tcW w:w="5670" w:type="dxa"/>
            <w:gridSpan w:val="3"/>
            <w:vAlign w:val="bottom"/>
          </w:tcPr>
          <w:p w14:paraId="19E5894B" w14:textId="4A536507" w:rsidR="00C16D2D" w:rsidRPr="004452D2" w:rsidRDefault="002C6A20" w:rsidP="00E92E34">
            <w:pP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Fortbildungsak</w:t>
            </w:r>
            <w:ins w:id="21" w:author="Sarah Bergmann" w:date="2024-08-27T21:40:00Z" w16du:dateUtc="2024-08-27T19:40:00Z">
              <w:r w:rsidR="004452D2" w:rsidRPr="004452D2">
                <w:rPr>
                  <w:rFonts w:ascii="Times New Roman" w:eastAsia="Georgia" w:hAnsi="Times New Roman" w:cs="Times New Roman"/>
                  <w:b/>
                  <w:smallCaps/>
                  <w:sz w:val="23"/>
                  <w:szCs w:val="23"/>
                </w:rPr>
                <w:t>a</w:t>
              </w:r>
            </w:ins>
            <w:del w:id="22" w:author="Sarah Bergmann" w:date="2024-08-27T21:40:00Z" w16du:dateUtc="2024-08-27T19:40:00Z">
              <w:r w:rsidRPr="004452D2" w:rsidDel="004452D2">
                <w:rPr>
                  <w:rFonts w:ascii="Times New Roman" w:eastAsia="Georgia" w:hAnsi="Times New Roman" w:cs="Times New Roman"/>
                  <w:b/>
                  <w:smallCaps/>
                  <w:sz w:val="23"/>
                  <w:szCs w:val="23"/>
                </w:rPr>
                <w:delText>e</w:delText>
              </w:r>
            </w:del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demie der Wirtschaft</w:t>
            </w:r>
          </w:p>
        </w:tc>
        <w:tc>
          <w:tcPr>
            <w:tcW w:w="3397" w:type="dxa"/>
            <w:gridSpan w:val="5"/>
            <w:vAlign w:val="bottom"/>
          </w:tcPr>
          <w:p w14:paraId="15D0BC78" w14:textId="575ADA03" w:rsidR="00C16D2D" w:rsidRPr="004452D2" w:rsidRDefault="00D61387" w:rsidP="00E92E34">
            <w:pPr>
              <w:jc w:val="right"/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Paderborn</w:t>
            </w:r>
          </w:p>
        </w:tc>
      </w:tr>
      <w:tr w:rsidR="00C16D2D" w:rsidRPr="004452D2" w14:paraId="2901D0F2" w14:textId="77777777" w:rsidTr="004452D2">
        <w:trPr>
          <w:trHeight w:val="20"/>
        </w:trPr>
        <w:tc>
          <w:tcPr>
            <w:tcW w:w="5670" w:type="dxa"/>
            <w:gridSpan w:val="3"/>
            <w:vAlign w:val="bottom"/>
            <w:tcPrChange w:id="23" w:author="Sarah Bergmann" w:date="2024-08-27T21:41:00Z" w16du:dateUtc="2024-08-27T19:41:00Z">
              <w:tcPr>
                <w:tcW w:w="5670" w:type="dxa"/>
                <w:gridSpan w:val="3"/>
                <w:vAlign w:val="bottom"/>
              </w:tcPr>
            </w:tcPrChange>
          </w:tcPr>
          <w:p w14:paraId="03A50A4B" w14:textId="1D1861F5" w:rsidR="00C16D2D" w:rsidRPr="004452D2" w:rsidRDefault="002838F5" w:rsidP="00E92E34">
            <w:pPr>
              <w:rPr>
                <w:rFonts w:ascii="Times New Roman" w:eastAsia="Georgia" w:hAnsi="Times New Roman" w:cs="Times New Roman"/>
                <w:sz w:val="18"/>
                <w:szCs w:val="18"/>
                <w:rPrChange w:id="24" w:author="Sarah Bergmann" w:date="2024-08-27T21:45:00Z" w16du:dateUtc="2024-08-27T19:45:00Z">
                  <w:rPr>
                    <w:rFonts w:ascii="Times New Roman" w:eastAsia="Georgia" w:hAnsi="Times New Roman" w:cs="Times New Roman"/>
                    <w:bCs/>
                    <w:smallCaps/>
                    <w:sz w:val="18"/>
                    <w:szCs w:val="18"/>
                  </w:rPr>
                </w:rPrChange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  <w:rPrChange w:id="25" w:author="Sarah Bergmann" w:date="2024-08-27T21:45:00Z" w16du:dateUtc="2024-08-27T19:45:00Z">
                  <w:rPr>
                    <w:rFonts w:ascii="Times New Roman" w:eastAsia="Georgia" w:hAnsi="Times New Roman" w:cs="Times New Roman"/>
                    <w:bCs/>
                    <w:smallCaps/>
                    <w:sz w:val="18"/>
                    <w:szCs w:val="18"/>
                  </w:rPr>
                </w:rPrChange>
              </w:rPr>
              <w:t>Berufsvorbereit</w:t>
            </w:r>
            <w:r w:rsidR="00930DFC" w:rsidRPr="004452D2">
              <w:rPr>
                <w:rFonts w:ascii="Times New Roman" w:eastAsia="Georgia" w:hAnsi="Times New Roman" w:cs="Times New Roman"/>
                <w:sz w:val="18"/>
                <w:szCs w:val="18"/>
                <w:rPrChange w:id="26" w:author="Sarah Bergmann" w:date="2024-08-27T21:45:00Z" w16du:dateUtc="2024-08-27T19:45:00Z">
                  <w:rPr>
                    <w:rFonts w:ascii="Times New Roman" w:eastAsia="Georgia" w:hAnsi="Times New Roman" w:cs="Times New Roman"/>
                    <w:bCs/>
                    <w:smallCaps/>
                    <w:sz w:val="18"/>
                    <w:szCs w:val="18"/>
                  </w:rPr>
                </w:rPrChange>
              </w:rPr>
              <w:t>ende Bildungsmaßnahme</w:t>
            </w:r>
          </w:p>
        </w:tc>
        <w:tc>
          <w:tcPr>
            <w:tcW w:w="3397" w:type="dxa"/>
            <w:gridSpan w:val="5"/>
            <w:vAlign w:val="bottom"/>
            <w:tcPrChange w:id="27" w:author="Sarah Bergmann" w:date="2024-08-27T21:41:00Z" w16du:dateUtc="2024-08-27T19:41:00Z">
              <w:tcPr>
                <w:tcW w:w="3397" w:type="dxa"/>
                <w:gridSpan w:val="4"/>
                <w:vAlign w:val="bottom"/>
              </w:tcPr>
            </w:tcPrChange>
          </w:tcPr>
          <w:p w14:paraId="6D888276" w14:textId="3BD073E1" w:rsidR="00C16D2D" w:rsidRPr="004452D2" w:rsidRDefault="00930DFC" w:rsidP="00E92E34">
            <w:pPr>
              <w:jc w:val="right"/>
              <w:rPr>
                <w:rFonts w:ascii="Times New Roman" w:eastAsia="Georgia" w:hAnsi="Times New Roman" w:cs="Times New Roman"/>
                <w:smallCaps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18"/>
                <w:szCs w:val="18"/>
              </w:rPr>
              <w:t>09/20</w:t>
            </w:r>
            <w:r w:rsidR="00C24CCB" w:rsidRPr="004452D2">
              <w:rPr>
                <w:rFonts w:ascii="Times New Roman" w:eastAsia="Georgia" w:hAnsi="Times New Roman" w:cs="Times New Roman"/>
                <w:smallCaps/>
                <w:sz w:val="18"/>
                <w:szCs w:val="18"/>
              </w:rPr>
              <w:t>19 – 06/2020</w:t>
            </w:r>
          </w:p>
        </w:tc>
      </w:tr>
      <w:tr w:rsidR="00F67063" w:rsidRPr="004452D2" w14:paraId="398D8928" w14:textId="77777777">
        <w:trPr>
          <w:trHeight w:val="340"/>
        </w:trPr>
        <w:tc>
          <w:tcPr>
            <w:tcW w:w="5670" w:type="dxa"/>
            <w:gridSpan w:val="3"/>
            <w:vAlign w:val="bottom"/>
          </w:tcPr>
          <w:p w14:paraId="398D8926" w14:textId="3056E7BB" w:rsidR="00F67063" w:rsidRPr="004452D2" w:rsidRDefault="00055383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Berufskolleg Schloß Neuhaus</w:t>
            </w:r>
          </w:p>
        </w:tc>
        <w:tc>
          <w:tcPr>
            <w:tcW w:w="3397" w:type="dxa"/>
            <w:gridSpan w:val="5"/>
            <w:vAlign w:val="bottom"/>
          </w:tcPr>
          <w:p w14:paraId="398D8927" w14:textId="39342BD1" w:rsidR="00F67063" w:rsidRPr="004452D2" w:rsidRDefault="00193784" w:rsidP="00E92E34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sz w:val="23"/>
                <w:szCs w:val="23"/>
              </w:rPr>
              <w:t>Schloß Neuhaus</w:t>
            </w:r>
          </w:p>
        </w:tc>
      </w:tr>
      <w:tr w:rsidR="00F67063" w:rsidRPr="004452D2" w14:paraId="398D892B" w14:textId="77777777" w:rsidTr="004452D2">
        <w:trPr>
          <w:trHeight w:val="20"/>
        </w:trPr>
        <w:tc>
          <w:tcPr>
            <w:tcW w:w="5670" w:type="dxa"/>
            <w:gridSpan w:val="3"/>
            <w:vAlign w:val="bottom"/>
            <w:tcPrChange w:id="28" w:author="Sarah Bergmann" w:date="2024-08-27T21:41:00Z" w16du:dateUtc="2024-08-27T19:41:00Z">
              <w:tcPr>
                <w:tcW w:w="5670" w:type="dxa"/>
                <w:gridSpan w:val="3"/>
              </w:tcPr>
            </w:tcPrChange>
          </w:tcPr>
          <w:p w14:paraId="398D8929" w14:textId="248E046F" w:rsidR="00F67063" w:rsidRPr="004452D2" w:rsidRDefault="007E13C2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Fachh</w:t>
            </w:r>
            <w:r w:rsidR="00107F98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ochschulreife</w:t>
            </w:r>
            <w:del w:id="29" w:author="Sarah Bergmann" w:date="2024-08-27T21:41:00Z" w16du:dateUtc="2024-08-27T19:41:00Z">
              <w:r w:rsidR="00D4406A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  <w:r w:rsidR="00D4406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</w:t>
            </w:r>
            <w:del w:id="30" w:author="Sarah Bergmann" w:date="2024-08-27T21:41:00Z" w16du:dateUtc="2024-08-27T19:41:00Z">
              <w:r w:rsidR="00D4406A" w:rsidRPr="004452D2" w:rsidDel="004452D2">
                <w:rPr>
                  <w:rFonts w:ascii="Times New Roman" w:eastAsia="Georgia" w:hAnsi="Times New Roman" w:cs="Times New Roman"/>
                  <w:sz w:val="18"/>
                  <w:szCs w:val="18"/>
                </w:rPr>
                <w:delText xml:space="preserve"> </w:delText>
              </w:r>
            </w:del>
            <w:r w:rsidR="00D4406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Höhere Handelsschule</w:t>
            </w:r>
            <w:r w:rsidR="00107F98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397" w:type="dxa"/>
            <w:gridSpan w:val="5"/>
            <w:vAlign w:val="bottom"/>
            <w:tcPrChange w:id="31" w:author="Sarah Bergmann" w:date="2024-08-27T21:41:00Z" w16du:dateUtc="2024-08-27T19:41:00Z">
              <w:tcPr>
                <w:tcW w:w="3397" w:type="dxa"/>
                <w:gridSpan w:val="4"/>
              </w:tcPr>
            </w:tcPrChange>
          </w:tcPr>
          <w:p w14:paraId="398D892A" w14:textId="3FB15CBC" w:rsidR="00F67063" w:rsidRPr="004452D2" w:rsidRDefault="00107F98" w:rsidP="00E92E34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E304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8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/20</w:t>
            </w:r>
            <w:r w:rsidR="0087415A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1</w:t>
            </w:r>
            <w:r w:rsidR="00E304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7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="00920C75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–</w:t>
            </w:r>
            <w:r w:rsidR="00052C2E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06/201</w:t>
            </w:r>
            <w:r w:rsidR="00E304E3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9</w:t>
            </w:r>
          </w:p>
        </w:tc>
      </w:tr>
      <w:tr w:rsidR="00F67063" w:rsidRPr="004452D2" w14:paraId="398D8930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2F" w14:textId="77777777" w:rsidR="00F67063" w:rsidRPr="004452D2" w:rsidRDefault="00107F98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F67063" w:rsidRPr="004452D2" w14:paraId="398D8948" w14:textId="77777777" w:rsidTr="00B865B7">
        <w:trPr>
          <w:trHeight w:val="340"/>
        </w:trPr>
        <w:tc>
          <w:tcPr>
            <w:tcW w:w="6379" w:type="dxa"/>
            <w:gridSpan w:val="5"/>
            <w:vAlign w:val="bottom"/>
          </w:tcPr>
          <w:p w14:paraId="398D8946" w14:textId="15CFC24B" w:rsidR="00F67063" w:rsidRPr="004452D2" w:rsidRDefault="00F515AF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A</w:t>
            </w:r>
            <w:r w:rsidR="00166830"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micus Steuerberatungsgesellschaft</w:t>
            </w: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 xml:space="preserve"> </w:t>
            </w:r>
            <w:r w:rsidR="00AA2FDA"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mb</w:t>
            </w: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H</w:t>
            </w:r>
          </w:p>
        </w:tc>
        <w:tc>
          <w:tcPr>
            <w:tcW w:w="2688" w:type="dxa"/>
            <w:gridSpan w:val="3"/>
            <w:vAlign w:val="bottom"/>
          </w:tcPr>
          <w:p w14:paraId="398D8947" w14:textId="58B58C00" w:rsidR="00F67063" w:rsidRPr="004452D2" w:rsidRDefault="00001E8D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color w:val="000000"/>
                <w:sz w:val="23"/>
                <w:szCs w:val="23"/>
              </w:rPr>
              <w:t>Salzkotten</w:t>
            </w:r>
          </w:p>
        </w:tc>
      </w:tr>
      <w:tr w:rsidR="00F67063" w:rsidRPr="004452D2" w14:paraId="398D894B" w14:textId="77777777" w:rsidTr="004452D2">
        <w:trPr>
          <w:trHeight w:val="20"/>
        </w:trPr>
        <w:tc>
          <w:tcPr>
            <w:tcW w:w="6096" w:type="dxa"/>
            <w:gridSpan w:val="4"/>
            <w:vAlign w:val="bottom"/>
            <w:tcPrChange w:id="32" w:author="Sarah Bergmann" w:date="2024-08-27T21:42:00Z" w16du:dateUtc="2024-08-27T19:42:00Z">
              <w:tcPr>
                <w:tcW w:w="6096" w:type="dxa"/>
                <w:gridSpan w:val="4"/>
              </w:tcPr>
            </w:tcPrChange>
          </w:tcPr>
          <w:p w14:paraId="398D8949" w14:textId="0B2A7FFC" w:rsidR="00F67063" w:rsidRPr="004452D2" w:rsidRDefault="001E6182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Steuerfachangestellter</w:t>
            </w:r>
          </w:p>
        </w:tc>
        <w:tc>
          <w:tcPr>
            <w:tcW w:w="2971" w:type="dxa"/>
            <w:gridSpan w:val="4"/>
            <w:vAlign w:val="bottom"/>
            <w:tcPrChange w:id="33" w:author="Sarah Bergmann" w:date="2024-08-27T21:42:00Z" w16du:dateUtc="2024-08-27T19:42:00Z">
              <w:tcPr>
                <w:tcW w:w="2971" w:type="dxa"/>
                <w:gridSpan w:val="3"/>
              </w:tcPr>
            </w:tcPrChange>
          </w:tcPr>
          <w:p w14:paraId="398D894A" w14:textId="2CF5D177" w:rsidR="00F67063" w:rsidRPr="004452D2" w:rsidRDefault="001E6182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</w:t>
            </w:r>
            <w:r w:rsidR="00250E4A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5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/202</w:t>
            </w:r>
            <w:r w:rsidR="00B140C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3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–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0</w:t>
            </w:r>
            <w:r w:rsidR="00B140C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7</w:t>
            </w:r>
            <w:r w:rsidR="00416F90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/202</w:t>
            </w:r>
            <w:r w:rsidR="00B140C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A5699D" w:rsidRPr="004452D2" w14:paraId="60FC2907" w14:textId="77777777" w:rsidTr="004452D2">
        <w:trPr>
          <w:trHeight w:val="20"/>
        </w:trPr>
        <w:tc>
          <w:tcPr>
            <w:tcW w:w="9067" w:type="dxa"/>
            <w:gridSpan w:val="8"/>
            <w:vAlign w:val="bottom"/>
            <w:tcPrChange w:id="34" w:author="Sarah Bergmann" w:date="2024-08-27T21:42:00Z" w16du:dateUtc="2024-08-27T19:42:00Z">
              <w:tcPr>
                <w:tcW w:w="9067" w:type="dxa"/>
                <w:gridSpan w:val="7"/>
              </w:tcPr>
            </w:tcPrChange>
          </w:tcPr>
          <w:p w14:paraId="0F59E5B4" w14:textId="2FA678D6" w:rsidR="00A5699D" w:rsidRPr="004452D2" w:rsidRDefault="00252FAF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35" w:author="Sophie Klocke" w:date="2024-08-28T15:35:00Z" w16du:dateUtc="2024-08-28T13:35:00Z">
                <w:pPr>
                  <w:numPr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Erstellung der Steuererklärungen</w:t>
            </w:r>
            <w:r w:rsidR="00792B9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und </w:t>
            </w:r>
            <w:r w:rsidR="00ED7D7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Jahresabschlüsse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für Kapital- und</w:t>
            </w:r>
            <w:r w:rsidR="00B45D73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Personengesellschaften</w:t>
            </w:r>
          </w:p>
          <w:p w14:paraId="0C66DB6A" w14:textId="5F2823AB" w:rsidR="00252FAF" w:rsidRPr="004452D2" w:rsidRDefault="00AC5205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36" w:author="Sophie Klocke" w:date="2024-08-28T15:35:00Z" w16du:dateUtc="2024-08-28T13:35:00Z">
                <w:pPr>
                  <w:numPr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Prüfung von Steuerbescheiden</w:t>
            </w:r>
            <w:r w:rsidR="00C40623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E11CF7" w:rsidRPr="004452D2" w14:paraId="362D913C" w14:textId="77777777" w:rsidTr="004452D2">
        <w:trPr>
          <w:trHeight w:val="283"/>
        </w:trPr>
        <w:tc>
          <w:tcPr>
            <w:tcW w:w="6096" w:type="dxa"/>
            <w:gridSpan w:val="4"/>
            <w:vAlign w:val="bottom"/>
            <w:tcPrChange w:id="37" w:author="Sarah Bergmann" w:date="2024-08-27T21:42:00Z" w16du:dateUtc="2024-08-27T19:42:00Z">
              <w:tcPr>
                <w:tcW w:w="6096" w:type="dxa"/>
                <w:gridSpan w:val="4"/>
              </w:tcPr>
            </w:tcPrChange>
          </w:tcPr>
          <w:p w14:paraId="2399D5F2" w14:textId="11D66891" w:rsidR="00E11CF7" w:rsidRPr="004452D2" w:rsidRDefault="00DC154E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Aus</w:t>
            </w:r>
            <w:r w:rsidR="009A2F1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zubilden</w:t>
            </w:r>
            <w:r w:rsidR="00887D5B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der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zum Steuerfachangestellten</w:t>
            </w:r>
          </w:p>
        </w:tc>
        <w:tc>
          <w:tcPr>
            <w:tcW w:w="2971" w:type="dxa"/>
            <w:gridSpan w:val="4"/>
            <w:vAlign w:val="bottom"/>
            <w:tcPrChange w:id="38" w:author="Sarah Bergmann" w:date="2024-08-27T21:42:00Z" w16du:dateUtc="2024-08-27T19:42:00Z">
              <w:tcPr>
                <w:tcW w:w="2971" w:type="dxa"/>
                <w:gridSpan w:val="3"/>
                <w:vAlign w:val="bottom"/>
              </w:tcPr>
            </w:tcPrChange>
          </w:tcPr>
          <w:p w14:paraId="5FB176F5" w14:textId="40BCBB2C" w:rsidR="00E11CF7" w:rsidRPr="004452D2" w:rsidRDefault="00333D8B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08/20</w:t>
            </w:r>
            <w:r w:rsidR="00250E4A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20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–</w:t>
            </w:r>
            <w:r w:rsidR="00F400C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05/202</w:t>
            </w:r>
            <w:r w:rsidR="00250E4A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3</w:t>
            </w:r>
          </w:p>
        </w:tc>
      </w:tr>
      <w:tr w:rsidR="00333D8B" w:rsidRPr="004452D2" w14:paraId="6C346A09" w14:textId="77777777" w:rsidTr="004452D2">
        <w:trPr>
          <w:trHeight w:val="20"/>
        </w:trPr>
        <w:tc>
          <w:tcPr>
            <w:tcW w:w="9067" w:type="dxa"/>
            <w:gridSpan w:val="8"/>
            <w:vAlign w:val="bottom"/>
            <w:tcPrChange w:id="39" w:author="Sarah Bergmann" w:date="2024-08-27T21:42:00Z" w16du:dateUtc="2024-08-27T19:42:00Z">
              <w:tcPr>
                <w:tcW w:w="9067" w:type="dxa"/>
                <w:gridSpan w:val="7"/>
              </w:tcPr>
            </w:tcPrChange>
          </w:tcPr>
          <w:p w14:paraId="4F089713" w14:textId="77777777" w:rsidR="00957381" w:rsidRPr="004452D2" w:rsidDel="004452D2" w:rsidRDefault="00416F90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0" w:author="Sarah Bergmann" w:date="2024-08-27T21:42:00Z" w16du:dateUtc="2024-08-27T19:42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41" w:author="Sophie Klocke" w:date="2024-08-28T15:35:00Z" w16du:dateUtc="2024-08-28T13:35:00Z">
                <w:pPr>
                  <w:numPr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Unterstützung bei der </w:t>
            </w:r>
            <w:r w:rsidR="009516FB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Bearbeitung von Steuererklärungen und Jahresabschlüssen für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Kapital</w:t>
            </w:r>
            <w:r w:rsidR="00AC1874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- </w:t>
            </w:r>
          </w:p>
          <w:p w14:paraId="159CD864" w14:textId="68A64DEE" w:rsidR="003B52CE" w:rsidRPr="004452D2" w:rsidRDefault="00AC1874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42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und Personengesellschaften</w:t>
            </w:r>
          </w:p>
          <w:p w14:paraId="4A7129D4" w14:textId="1C40F106" w:rsidR="005E5916" w:rsidRDefault="00E9578D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</w:t>
            </w:r>
            <w:r w:rsidR="005E5916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lbstständige Betreuung von </w:t>
            </w:r>
            <w:r w:rsidR="00835BA6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K</w:t>
            </w:r>
            <w:r w:rsidR="00CC53B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apital</w:t>
            </w:r>
            <w:r w:rsidR="00783E27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- und Personen</w:t>
            </w:r>
            <w:r w:rsidR="00CC53B2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gesellschaften</w:t>
            </w:r>
          </w:p>
          <w:p w14:paraId="792A70C0" w14:textId="538D5468" w:rsidR="00DB46E1" w:rsidRPr="004452D2" w:rsidRDefault="004A130A" w:rsidP="00DB46E1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Erstellung</w:t>
            </w:r>
            <w:r w:rsidR="005E2A26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A04979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der </w:t>
            </w:r>
            <w:r w:rsidR="00D67138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Finanzb</w:t>
            </w:r>
            <w:r w:rsidR="00A04979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uchführung</w:t>
            </w:r>
            <w:r w:rsidR="004C3AB6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und </w:t>
            </w:r>
            <w:r w:rsidR="00A04979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Anlagenbuchführung, </w:t>
            </w:r>
            <w:r w:rsidR="004C3AB6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inklusive Erstellung und Pflege des Inventars</w:t>
            </w:r>
          </w:p>
        </w:tc>
      </w:tr>
      <w:tr w:rsidR="00F67063" w:rsidRPr="004452D2" w14:paraId="398D8951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50" w14:textId="77777777" w:rsidR="00F67063" w:rsidRPr="004452D2" w:rsidRDefault="00107F98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F67063" w:rsidRPr="004452D2" w14:paraId="398D8954" w14:textId="77777777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398D8952" w14:textId="440C75C9" w:rsidR="00F67063" w:rsidRPr="004452D2" w:rsidRDefault="00FE31B9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pumpkincareers GmbH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</w:tcBorders>
            <w:vAlign w:val="bottom"/>
          </w:tcPr>
          <w:p w14:paraId="398D8953" w14:textId="63F5CA9D" w:rsidR="00F67063" w:rsidRPr="004452D2" w:rsidRDefault="000A4E37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</w:pPr>
            <w:r w:rsidRPr="004452D2">
              <w:rPr>
                <w:rFonts w:ascii="Times New Roman" w:eastAsia="Georgia" w:hAnsi="Times New Roman" w:cs="Times New Roman"/>
                <w:smallCaps/>
                <w:color w:val="000000"/>
                <w:sz w:val="23"/>
                <w:szCs w:val="23"/>
              </w:rPr>
              <w:t>Online</w:t>
            </w:r>
          </w:p>
        </w:tc>
      </w:tr>
      <w:tr w:rsidR="00F67063" w:rsidRPr="004452D2" w14:paraId="398D8957" w14:textId="77777777" w:rsidTr="004452D2">
        <w:trPr>
          <w:trHeight w:val="20"/>
          <w:trPrChange w:id="43" w:author="Sarah Bergmann" w:date="2024-08-27T21:43:00Z" w16du:dateUtc="2024-08-27T19:43:00Z">
            <w:trPr>
              <w:trHeight w:val="204"/>
            </w:trPr>
          </w:trPrChange>
        </w:trPr>
        <w:tc>
          <w:tcPr>
            <w:tcW w:w="6804" w:type="dxa"/>
            <w:gridSpan w:val="6"/>
            <w:vAlign w:val="bottom"/>
            <w:tcPrChange w:id="44" w:author="Sarah Bergmann" w:date="2024-08-27T21:43:00Z" w16du:dateUtc="2024-08-27T19:43:00Z">
              <w:tcPr>
                <w:tcW w:w="6804" w:type="dxa"/>
                <w:gridSpan w:val="6"/>
              </w:tcPr>
            </w:tcPrChange>
          </w:tcPr>
          <w:p w14:paraId="398D8955" w14:textId="4FD82794" w:rsidR="00F67063" w:rsidRPr="004452D2" w:rsidRDefault="00A27A02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Aktives Mitglied </w:t>
            </w:r>
            <w:r w:rsidR="00AB4664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im Coaching-Netzwerk einer Karriereberatung für Studierende </w:t>
            </w:r>
          </w:p>
        </w:tc>
        <w:tc>
          <w:tcPr>
            <w:tcW w:w="2263" w:type="dxa"/>
            <w:gridSpan w:val="2"/>
            <w:vAlign w:val="bottom"/>
            <w:tcPrChange w:id="45" w:author="Sarah Bergmann" w:date="2024-08-27T21:43:00Z" w16du:dateUtc="2024-08-27T19:43:00Z">
              <w:tcPr>
                <w:tcW w:w="2263" w:type="dxa"/>
              </w:tcPr>
            </w:tcPrChange>
          </w:tcPr>
          <w:p w14:paraId="398D8956" w14:textId="3811BB1D" w:rsidR="00F67063" w:rsidRPr="004452D2" w:rsidRDefault="004554D5" w:rsidP="00E92E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</w:t>
            </w:r>
            <w:r w:rsidR="000A4E3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6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/202</w:t>
            </w:r>
            <w:r w:rsidR="000A4E3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4</w:t>
            </w:r>
            <w:r w:rsidR="00F400C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3340EF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–</w:t>
            </w:r>
            <w:r w:rsidR="00107F9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0A4E3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h</w:t>
            </w:r>
            <w:r w:rsidR="00107F98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eute</w:t>
            </w:r>
          </w:p>
        </w:tc>
      </w:tr>
      <w:tr w:rsidR="00F67063" w:rsidRPr="004452D2" w14:paraId="398D895A" w14:textId="77777777" w:rsidTr="004452D2">
        <w:trPr>
          <w:trHeight w:val="20"/>
          <w:trPrChange w:id="46" w:author="Sarah Bergmann" w:date="2024-08-27T21:43:00Z" w16du:dateUtc="2024-08-27T19:43:00Z">
            <w:trPr>
              <w:trHeight w:val="204"/>
            </w:trPr>
          </w:trPrChange>
        </w:trPr>
        <w:tc>
          <w:tcPr>
            <w:tcW w:w="9067" w:type="dxa"/>
            <w:gridSpan w:val="8"/>
            <w:vAlign w:val="bottom"/>
            <w:tcPrChange w:id="47" w:author="Sarah Bergmann" w:date="2024-08-27T21:43:00Z" w16du:dateUtc="2024-08-27T19:43:00Z">
              <w:tcPr>
                <w:tcW w:w="9067" w:type="dxa"/>
                <w:gridSpan w:val="7"/>
              </w:tcPr>
            </w:tcPrChange>
          </w:tcPr>
          <w:p w14:paraId="1C2C1585" w14:textId="77777777" w:rsidR="002B1321" w:rsidRPr="004452D2" w:rsidDel="004452D2" w:rsidRDefault="00FC65CF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8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49" w:author="Sophie Klocke" w:date="2024-08-28T15:35:00Z" w16du:dateUtc="2024-08-28T13:35:00Z">
                <w:pPr>
                  <w:numPr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Fachliche und persönliche Weiterentwicklung durch Vorbereitungskurse </w:t>
            </w:r>
            <w:r w:rsidR="0051278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für den Arbeitsalltag in </w:t>
            </w:r>
          </w:p>
          <w:p w14:paraId="69AA387C" w14:textId="77777777" w:rsidR="00D55459" w:rsidRPr="004452D2" w:rsidDel="004452D2" w:rsidRDefault="00512787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0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51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der Unternehmensberatung</w:t>
            </w:r>
            <w:r w:rsidR="00D55459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und in Konzernen</w:t>
            </w:r>
            <w:r w:rsidR="00166579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(MS Office, Branchen-Verständnis</w:t>
            </w:r>
            <w:r w:rsidR="00615893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Durchführung </w:t>
            </w:r>
          </w:p>
          <w:p w14:paraId="47E216B4" w14:textId="6C613E91" w:rsidR="00512787" w:rsidRPr="004452D2" w:rsidRDefault="00615893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52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von Markt- und Wettbewerbsanalysen,</w:t>
            </w:r>
            <w:r w:rsidR="002B1321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…</w:t>
            </w:r>
            <w:r w:rsidR="002B1321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)</w:t>
            </w:r>
          </w:p>
          <w:p w14:paraId="2ACDA9E9" w14:textId="685A110C" w:rsidR="000E2250" w:rsidRPr="004452D2" w:rsidDel="004452D2" w:rsidRDefault="00BD390B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3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54" w:author="Sophie Klocke" w:date="2024-08-28T15:35:00Z" w16du:dateUtc="2024-08-28T13:35:00Z">
                <w:pPr>
                  <w:numPr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Aufbau eines DACH-weiten Netzwerk</w:t>
            </w:r>
            <w:ins w:id="55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>s</w:t>
              </w:r>
            </w:ins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aus über 1</w:t>
            </w:r>
            <w:ins w:id="56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>.</w:t>
              </w:r>
            </w:ins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000 Studierende</w:t>
            </w:r>
            <w:ins w:id="57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>n</w:t>
              </w:r>
            </w:ins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204A5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mit hohem Interesse an Finance</w:t>
            </w:r>
            <w:ins w:id="58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</w:p>
          <w:p w14:paraId="4FFD2BB1" w14:textId="228B6111" w:rsidR="008C7DB8" w:rsidRPr="004452D2" w:rsidDel="004452D2" w:rsidRDefault="000E2250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9" w:author="Sarah Bergmann" w:date="2024-08-27T21:43:00Z" w16du:dateUtc="2024-08-27T19:43:00Z"/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60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und Consulting</w:t>
            </w:r>
            <w:r w:rsidR="00204A5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sowie von verschiedenen Experten und Mentoren </w:t>
            </w:r>
            <w:r w:rsidR="00645767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mit jahrelanger Berufserfahrung</w:t>
            </w:r>
            <w:ins w:id="61" w:author="Sarah Bergmann" w:date="2024-08-27T21:43:00Z" w16du:dateUtc="2024-08-27T19:43:00Z">
              <w:r w:rsidR="004452D2" w:rsidRPr="004452D2">
                <w:rPr>
                  <w:rFonts w:ascii="Times New Roman" w:eastAsia="Georgia" w:hAnsi="Times New Roman" w:cs="Times New Roman"/>
                  <w:color w:val="000000"/>
                  <w:sz w:val="18"/>
                  <w:szCs w:val="18"/>
                </w:rPr>
                <w:t xml:space="preserve"> </w:t>
              </w:r>
            </w:ins>
          </w:p>
          <w:p w14:paraId="398D8959" w14:textId="60CD3468" w:rsidR="00645767" w:rsidRPr="004452D2" w:rsidRDefault="00645767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pPrChange w:id="62" w:author="Sophie Klocke" w:date="2024-08-28T15:35:00Z" w16du:dateUtc="2024-08-28T13:35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in diese</w:t>
            </w:r>
            <w:r w:rsidR="00C223EC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r</w:t>
            </w:r>
            <w:r w:rsidR="00265C15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Branche</w:t>
            </w:r>
          </w:p>
        </w:tc>
      </w:tr>
      <w:tr w:rsidR="00F67063" w:rsidRPr="004452D2" w14:paraId="398D8965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98D8964" w14:textId="77777777" w:rsidR="00F67063" w:rsidRPr="004452D2" w:rsidRDefault="00107F98" w:rsidP="00E92E34">
            <w:pPr>
              <w:jc w:val="center"/>
              <w:rPr>
                <w:rFonts w:ascii="Times New Roman" w:eastAsia="Georgia" w:hAnsi="Times New Roman" w:cs="Times New Roman"/>
                <w:b/>
                <w:smallCaps/>
              </w:rPr>
            </w:pPr>
            <w:r w:rsidRPr="004452D2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F67063" w:rsidRPr="004452D2" w14:paraId="398D8968" w14:textId="77777777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398D8966" w14:textId="77777777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000000"/>
            </w:tcBorders>
            <w:vAlign w:val="bottom"/>
          </w:tcPr>
          <w:p w14:paraId="398D8967" w14:textId="60E807EC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Deutsch (</w:t>
            </w:r>
            <w:r w:rsidR="00EA71E8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C2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), Englisch (</w:t>
            </w:r>
            <w:r w:rsidR="00001E8D"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B2</w:t>
            </w: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F67063" w:rsidRPr="004452D2" w14:paraId="398D896B" w14:textId="77777777" w:rsidTr="00B865B7">
        <w:trPr>
          <w:trHeight w:val="340"/>
        </w:trPr>
        <w:tc>
          <w:tcPr>
            <w:tcW w:w="1985" w:type="dxa"/>
            <w:vAlign w:val="bottom"/>
          </w:tcPr>
          <w:p w14:paraId="398D8969" w14:textId="77777777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398D896A" w14:textId="3C1F847D" w:rsidR="00F67063" w:rsidRPr="004452D2" w:rsidRDefault="00107F98" w:rsidP="00E92E34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Microsoft Office (fortgeschritten)</w:t>
            </w:r>
          </w:p>
        </w:tc>
      </w:tr>
      <w:tr w:rsidR="00F67063" w:rsidRPr="004452D2" w14:paraId="398D896E" w14:textId="77777777" w:rsidTr="00B865B7">
        <w:trPr>
          <w:trHeight w:val="340"/>
        </w:trPr>
        <w:tc>
          <w:tcPr>
            <w:tcW w:w="1985" w:type="dxa"/>
            <w:vAlign w:val="bottom"/>
          </w:tcPr>
          <w:p w14:paraId="398D896C" w14:textId="77777777" w:rsidR="00F67063" w:rsidRPr="004452D2" w:rsidRDefault="00107F98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398D896D" w14:textId="282F0709" w:rsidR="00AE6ADA" w:rsidRPr="004452D2" w:rsidRDefault="006E4BDA" w:rsidP="00E92E34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4452D2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Joggen, Kochen</w:t>
            </w:r>
          </w:p>
        </w:tc>
      </w:tr>
      <w:tr w:rsidR="00F67063" w:rsidRPr="004452D2" w14:paraId="398D8971" w14:textId="77777777" w:rsidTr="00403D87">
        <w:trPr>
          <w:trHeight w:val="797"/>
        </w:trPr>
        <w:tc>
          <w:tcPr>
            <w:tcW w:w="1985" w:type="dxa"/>
            <w:vAlign w:val="bottom"/>
          </w:tcPr>
          <w:p w14:paraId="398D896F" w14:textId="7CC682D5" w:rsidR="00AE6ADA" w:rsidRPr="004452D2" w:rsidRDefault="0037342C" w:rsidP="00E92E34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del w:id="63" w:author="Sarah Bergmann" w:date="2024-08-27T21:44:00Z" w16du:dateUtc="2024-08-27T19:44:00Z">
              <w:r w:rsidRPr="004452D2" w:rsidDel="004452D2">
                <w:rPr>
                  <w:rFonts w:ascii="Times New Roman" w:eastAsia="Georgia" w:hAnsi="Times New Roman" w:cs="Times New Roman"/>
                  <w:noProof/>
                  <w:sz w:val="18"/>
                  <w:szCs w:val="18"/>
                </w:rPr>
                <w:drawing>
                  <wp:anchor distT="0" distB="0" distL="114300" distR="114300" simplePos="0" relativeHeight="251659264" behindDoc="0" locked="0" layoutInCell="1" allowOverlap="1" wp14:anchorId="607849E1" wp14:editId="701896FD">
                    <wp:simplePos x="0" y="0"/>
                    <wp:positionH relativeFrom="column">
                      <wp:posOffset>42545</wp:posOffset>
                    </wp:positionH>
                    <wp:positionV relativeFrom="paragraph">
                      <wp:posOffset>-401955</wp:posOffset>
                    </wp:positionV>
                    <wp:extent cx="735965" cy="401320"/>
                    <wp:effectExtent l="0" t="0" r="6985" b="0"/>
                    <wp:wrapTopAndBottom/>
                    <wp:docPr id="200490002" name="Grafik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0490002" name=""/>
                            <pic:cNvPicPr/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35965" cy="40132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del>
            <w:r w:rsidR="00A307CD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Delbrück, </w:t>
            </w:r>
            <w:r w:rsidR="006975FE">
              <w:rPr>
                <w:rFonts w:ascii="Times New Roman" w:eastAsia="Georgia" w:hAnsi="Times New Roman" w:cs="Times New Roman"/>
                <w:sz w:val="18"/>
                <w:szCs w:val="18"/>
              </w:rPr>
              <w:t>09</w:t>
            </w:r>
            <w:r w:rsidR="00A307CD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.0</w:t>
            </w:r>
            <w:r w:rsidR="006975FE">
              <w:rPr>
                <w:rFonts w:ascii="Times New Roman" w:eastAsia="Georgia" w:hAnsi="Times New Roman" w:cs="Times New Roman"/>
                <w:sz w:val="18"/>
                <w:szCs w:val="18"/>
              </w:rPr>
              <w:t>9</w:t>
            </w:r>
            <w:r w:rsidR="00A307CD" w:rsidRPr="004452D2">
              <w:rPr>
                <w:rFonts w:ascii="Times New Roman" w:eastAsia="Georgia" w:hAnsi="Times New Roman" w:cs="Times New Roman"/>
                <w:sz w:val="18"/>
                <w:szCs w:val="18"/>
              </w:rPr>
              <w:t>.2024</w:t>
            </w:r>
          </w:p>
        </w:tc>
        <w:tc>
          <w:tcPr>
            <w:tcW w:w="7082" w:type="dxa"/>
            <w:gridSpan w:val="7"/>
            <w:vAlign w:val="bottom"/>
          </w:tcPr>
          <w:p w14:paraId="398D8970" w14:textId="77777777" w:rsidR="00F67063" w:rsidRPr="004452D2" w:rsidRDefault="00F67063" w:rsidP="00E92E34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98D8972" w14:textId="11909846" w:rsidR="00F67063" w:rsidRDefault="00F67063">
      <w:pPr>
        <w:rPr>
          <w:sz w:val="18"/>
          <w:szCs w:val="18"/>
        </w:rPr>
      </w:pPr>
    </w:p>
    <w:sectPr w:rsidR="00F67063" w:rsidSect="004452D2">
      <w:footerReference w:type="even" r:id="rId11"/>
      <w:pgSz w:w="11906" w:h="16838"/>
      <w:pgMar w:top="1418" w:right="1418" w:bottom="340" w:left="1418" w:header="709" w:footer="709" w:gutter="0"/>
      <w:pgNumType w:start="1"/>
      <w:cols w:space="720"/>
      <w:sectPrChange w:id="64" w:author="Sarah Bergmann" w:date="2024-08-27T21:46:00Z" w16du:dateUtc="2024-08-27T19:46:00Z">
        <w:sectPr w:rsidR="00F67063" w:rsidSect="004452D2">
          <w:pgMar w:top="1021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F2819" w14:textId="77777777" w:rsidR="00E62057" w:rsidRDefault="00E62057">
      <w:pPr>
        <w:spacing w:after="0" w:line="240" w:lineRule="auto"/>
      </w:pPr>
      <w:r>
        <w:separator/>
      </w:r>
    </w:p>
  </w:endnote>
  <w:endnote w:type="continuationSeparator" w:id="0">
    <w:p w14:paraId="5A3A49C5" w14:textId="77777777" w:rsidR="00E62057" w:rsidRDefault="00E62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E7BABC68-AFEA-BD45-9921-FE64884547D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73B85080-1F1A-B349-94D5-B20EDC8F66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0B13822-C667-C440-8A54-30418B8E8CA7}"/>
    <w:embedBold r:id="rId5" w:fontKey="{8E864EB2-0479-7B42-B492-2CEB82098CBE}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  <w:embedRegular r:id="rId6" w:fontKey="{6B6538BA-6EB4-0E40-8F72-8B91E68E6AA9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02856BD4-B9A3-A648-A986-0E4227B88CF7}"/>
    <w:embedBold r:id="rId8" w:fontKey="{189262EC-B3EB-6343-9E50-768DF4F8BA6E}"/>
    <w:embedItalic r:id="rId9" w:fontKey="{9B7672A8-F269-3349-B880-FFCFCC0E6B7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8B12818B-A4C9-D54D-87CB-6E768D0BB493}"/>
    <w:embedBold r:id="rId11" w:fontKey="{27A2F54C-6A0B-1845-8F36-DED6B27BB2D9}"/>
    <w:embedItalic r:id="rId12" w:fontKey="{7487F0AA-96BD-7040-98F5-C87D4A639DB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CBA51A69-E5A6-C04B-8898-29DBAAA97F35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15" w:fontKey="{6654C85F-26DE-CF44-AC2E-10EADDC009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8D8973" w14:textId="77777777" w:rsidR="00F67063" w:rsidRDefault="00107F9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DE1900">
      <w:rPr>
        <w:color w:val="000000"/>
      </w:rPr>
      <w:fldChar w:fldCharType="separate"/>
    </w:r>
    <w:r>
      <w:rPr>
        <w:color w:val="000000"/>
      </w:rPr>
      <w:fldChar w:fldCharType="end"/>
    </w:r>
  </w:p>
  <w:p w14:paraId="398D8974" w14:textId="77777777" w:rsidR="00F67063" w:rsidRDefault="00F6706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FF801" w14:textId="77777777" w:rsidR="00E62057" w:rsidRDefault="00E62057">
      <w:pPr>
        <w:spacing w:after="0" w:line="240" w:lineRule="auto"/>
      </w:pPr>
      <w:r>
        <w:separator/>
      </w:r>
    </w:p>
  </w:footnote>
  <w:footnote w:type="continuationSeparator" w:id="0">
    <w:p w14:paraId="5CC65DEE" w14:textId="77777777" w:rsidR="00E62057" w:rsidRDefault="00E62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E65A1"/>
    <w:multiLevelType w:val="multilevel"/>
    <w:tmpl w:val="5BBEF8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D17BCB"/>
    <w:multiLevelType w:val="hybridMultilevel"/>
    <w:tmpl w:val="B5C4C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F0675"/>
    <w:multiLevelType w:val="hybridMultilevel"/>
    <w:tmpl w:val="DE842F7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5D6EC0"/>
    <w:multiLevelType w:val="multilevel"/>
    <w:tmpl w:val="1B1C4AE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6E33525"/>
    <w:multiLevelType w:val="multilevel"/>
    <w:tmpl w:val="F3849C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6549336">
    <w:abstractNumId w:val="0"/>
  </w:num>
  <w:num w:numId="2" w16cid:durableId="1808467740">
    <w:abstractNumId w:val="4"/>
  </w:num>
  <w:num w:numId="3" w16cid:durableId="377054504">
    <w:abstractNumId w:val="3"/>
  </w:num>
  <w:num w:numId="4" w16cid:durableId="39978805">
    <w:abstractNumId w:val="1"/>
  </w:num>
  <w:num w:numId="5" w16cid:durableId="199113650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Windows Live" w15:userId="f1dd7be93f828254"/>
  </w15:person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embedTrueTypeFonts/>
  <w:revisionView w:markup="0"/>
  <w:defaultTabStop w:val="720"/>
  <w:hyphenationZone w:val="425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063"/>
    <w:rsid w:val="00001E8D"/>
    <w:rsid w:val="00002EAA"/>
    <w:rsid w:val="0000746E"/>
    <w:rsid w:val="0001521F"/>
    <w:rsid w:val="00015293"/>
    <w:rsid w:val="00034A32"/>
    <w:rsid w:val="00047CFF"/>
    <w:rsid w:val="00052C2E"/>
    <w:rsid w:val="000538ED"/>
    <w:rsid w:val="00054F68"/>
    <w:rsid w:val="00055383"/>
    <w:rsid w:val="000A1CFB"/>
    <w:rsid w:val="000A4E37"/>
    <w:rsid w:val="000B1C83"/>
    <w:rsid w:val="000E2250"/>
    <w:rsid w:val="000E2A90"/>
    <w:rsid w:val="000F040F"/>
    <w:rsid w:val="00107F98"/>
    <w:rsid w:val="001238DE"/>
    <w:rsid w:val="001348D7"/>
    <w:rsid w:val="0014061B"/>
    <w:rsid w:val="00141FB5"/>
    <w:rsid w:val="00153ED7"/>
    <w:rsid w:val="00160232"/>
    <w:rsid w:val="00166579"/>
    <w:rsid w:val="00166830"/>
    <w:rsid w:val="00167866"/>
    <w:rsid w:val="00170A19"/>
    <w:rsid w:val="00183EDE"/>
    <w:rsid w:val="00193784"/>
    <w:rsid w:val="001A4715"/>
    <w:rsid w:val="001B33E6"/>
    <w:rsid w:val="001C2E77"/>
    <w:rsid w:val="001E445D"/>
    <w:rsid w:val="001E4889"/>
    <w:rsid w:val="001E6182"/>
    <w:rsid w:val="001F5EBF"/>
    <w:rsid w:val="00204A5D"/>
    <w:rsid w:val="002061E5"/>
    <w:rsid w:val="00215F7B"/>
    <w:rsid w:val="002271B1"/>
    <w:rsid w:val="00233C52"/>
    <w:rsid w:val="0023424E"/>
    <w:rsid w:val="00250E4A"/>
    <w:rsid w:val="00252FAF"/>
    <w:rsid w:val="00253617"/>
    <w:rsid w:val="00262F1C"/>
    <w:rsid w:val="00264984"/>
    <w:rsid w:val="00265C15"/>
    <w:rsid w:val="00267D6E"/>
    <w:rsid w:val="002838F5"/>
    <w:rsid w:val="002874BE"/>
    <w:rsid w:val="002941B0"/>
    <w:rsid w:val="002A0A46"/>
    <w:rsid w:val="002A58B4"/>
    <w:rsid w:val="002A5C07"/>
    <w:rsid w:val="002B057B"/>
    <w:rsid w:val="002B1321"/>
    <w:rsid w:val="002B3760"/>
    <w:rsid w:val="002B6D2C"/>
    <w:rsid w:val="002C28E6"/>
    <w:rsid w:val="002C6A20"/>
    <w:rsid w:val="002C7DE7"/>
    <w:rsid w:val="002C7FEB"/>
    <w:rsid w:val="002E0EF0"/>
    <w:rsid w:val="00301E48"/>
    <w:rsid w:val="00310709"/>
    <w:rsid w:val="00320E11"/>
    <w:rsid w:val="003248F2"/>
    <w:rsid w:val="00333D8B"/>
    <w:rsid w:val="003340EF"/>
    <w:rsid w:val="00342C7F"/>
    <w:rsid w:val="00343ED6"/>
    <w:rsid w:val="0034490F"/>
    <w:rsid w:val="00371938"/>
    <w:rsid w:val="0037342C"/>
    <w:rsid w:val="00377306"/>
    <w:rsid w:val="00382EDF"/>
    <w:rsid w:val="0039329B"/>
    <w:rsid w:val="003A5469"/>
    <w:rsid w:val="003B206F"/>
    <w:rsid w:val="003B2645"/>
    <w:rsid w:val="003B2E53"/>
    <w:rsid w:val="003B52CE"/>
    <w:rsid w:val="003D18F3"/>
    <w:rsid w:val="003D2D56"/>
    <w:rsid w:val="003E01DD"/>
    <w:rsid w:val="003E6ED1"/>
    <w:rsid w:val="00403D87"/>
    <w:rsid w:val="00411A20"/>
    <w:rsid w:val="00411ECB"/>
    <w:rsid w:val="00416F90"/>
    <w:rsid w:val="00417153"/>
    <w:rsid w:val="0043020D"/>
    <w:rsid w:val="004452D2"/>
    <w:rsid w:val="004554D5"/>
    <w:rsid w:val="00457AE0"/>
    <w:rsid w:val="0048205F"/>
    <w:rsid w:val="00490850"/>
    <w:rsid w:val="004A130A"/>
    <w:rsid w:val="004A659A"/>
    <w:rsid w:val="004B115C"/>
    <w:rsid w:val="004C3AB6"/>
    <w:rsid w:val="004E2DCB"/>
    <w:rsid w:val="004E718C"/>
    <w:rsid w:val="00502A2B"/>
    <w:rsid w:val="00506260"/>
    <w:rsid w:val="00512787"/>
    <w:rsid w:val="00536325"/>
    <w:rsid w:val="005603CB"/>
    <w:rsid w:val="0056690C"/>
    <w:rsid w:val="005855EA"/>
    <w:rsid w:val="00591793"/>
    <w:rsid w:val="005C305D"/>
    <w:rsid w:val="005C6055"/>
    <w:rsid w:val="005E2A26"/>
    <w:rsid w:val="005E5916"/>
    <w:rsid w:val="005E59AE"/>
    <w:rsid w:val="00615893"/>
    <w:rsid w:val="00621494"/>
    <w:rsid w:val="0063055E"/>
    <w:rsid w:val="00645767"/>
    <w:rsid w:val="0064633E"/>
    <w:rsid w:val="006541CC"/>
    <w:rsid w:val="00655AE9"/>
    <w:rsid w:val="00657F48"/>
    <w:rsid w:val="006614EF"/>
    <w:rsid w:val="006975FE"/>
    <w:rsid w:val="006A1EA8"/>
    <w:rsid w:val="006B5C86"/>
    <w:rsid w:val="006D4670"/>
    <w:rsid w:val="006D635F"/>
    <w:rsid w:val="006E144F"/>
    <w:rsid w:val="006E4BDA"/>
    <w:rsid w:val="00716D80"/>
    <w:rsid w:val="007203C4"/>
    <w:rsid w:val="007221B3"/>
    <w:rsid w:val="0072303A"/>
    <w:rsid w:val="00726653"/>
    <w:rsid w:val="00726BF0"/>
    <w:rsid w:val="00742E6B"/>
    <w:rsid w:val="007752B0"/>
    <w:rsid w:val="00783E27"/>
    <w:rsid w:val="00792B91"/>
    <w:rsid w:val="007B1E45"/>
    <w:rsid w:val="007B6FA7"/>
    <w:rsid w:val="007C7A10"/>
    <w:rsid w:val="007E13C2"/>
    <w:rsid w:val="007E595F"/>
    <w:rsid w:val="007F63FF"/>
    <w:rsid w:val="008166CB"/>
    <w:rsid w:val="008237CD"/>
    <w:rsid w:val="00835BA6"/>
    <w:rsid w:val="008507FF"/>
    <w:rsid w:val="00854F41"/>
    <w:rsid w:val="008607C5"/>
    <w:rsid w:val="0087415A"/>
    <w:rsid w:val="00887D5B"/>
    <w:rsid w:val="00895564"/>
    <w:rsid w:val="008B2283"/>
    <w:rsid w:val="008B50B9"/>
    <w:rsid w:val="008B64A1"/>
    <w:rsid w:val="008C7DB8"/>
    <w:rsid w:val="008F0F27"/>
    <w:rsid w:val="008F57AC"/>
    <w:rsid w:val="00907511"/>
    <w:rsid w:val="009077E6"/>
    <w:rsid w:val="00920C75"/>
    <w:rsid w:val="00925A48"/>
    <w:rsid w:val="00930DFC"/>
    <w:rsid w:val="00942C3A"/>
    <w:rsid w:val="009516FB"/>
    <w:rsid w:val="00957381"/>
    <w:rsid w:val="00960C18"/>
    <w:rsid w:val="00962E57"/>
    <w:rsid w:val="00963A79"/>
    <w:rsid w:val="00971389"/>
    <w:rsid w:val="00973982"/>
    <w:rsid w:val="00975A11"/>
    <w:rsid w:val="00976CBD"/>
    <w:rsid w:val="00976F17"/>
    <w:rsid w:val="009852D9"/>
    <w:rsid w:val="009A2940"/>
    <w:rsid w:val="009A2F12"/>
    <w:rsid w:val="009B692B"/>
    <w:rsid w:val="009D31FD"/>
    <w:rsid w:val="009D7E28"/>
    <w:rsid w:val="009E2524"/>
    <w:rsid w:val="00A04979"/>
    <w:rsid w:val="00A04BDD"/>
    <w:rsid w:val="00A109D5"/>
    <w:rsid w:val="00A27A02"/>
    <w:rsid w:val="00A307CD"/>
    <w:rsid w:val="00A5699D"/>
    <w:rsid w:val="00A730DB"/>
    <w:rsid w:val="00AA1ED8"/>
    <w:rsid w:val="00AA24DF"/>
    <w:rsid w:val="00AA2FDA"/>
    <w:rsid w:val="00AA6DD9"/>
    <w:rsid w:val="00AB4664"/>
    <w:rsid w:val="00AB7B2B"/>
    <w:rsid w:val="00AC1874"/>
    <w:rsid w:val="00AC5205"/>
    <w:rsid w:val="00AD2A3F"/>
    <w:rsid w:val="00AD4CD3"/>
    <w:rsid w:val="00AE3958"/>
    <w:rsid w:val="00AE6ADA"/>
    <w:rsid w:val="00AF4008"/>
    <w:rsid w:val="00B017C4"/>
    <w:rsid w:val="00B028D8"/>
    <w:rsid w:val="00B05EDB"/>
    <w:rsid w:val="00B140CF"/>
    <w:rsid w:val="00B16E59"/>
    <w:rsid w:val="00B2483E"/>
    <w:rsid w:val="00B338BE"/>
    <w:rsid w:val="00B43222"/>
    <w:rsid w:val="00B45D73"/>
    <w:rsid w:val="00B52AA0"/>
    <w:rsid w:val="00B55DFC"/>
    <w:rsid w:val="00B83A26"/>
    <w:rsid w:val="00B865B7"/>
    <w:rsid w:val="00B87F93"/>
    <w:rsid w:val="00BC16E3"/>
    <w:rsid w:val="00BD1AA1"/>
    <w:rsid w:val="00BD3062"/>
    <w:rsid w:val="00BD390B"/>
    <w:rsid w:val="00BE1DED"/>
    <w:rsid w:val="00BF2E3B"/>
    <w:rsid w:val="00BF3BE1"/>
    <w:rsid w:val="00C03642"/>
    <w:rsid w:val="00C03D22"/>
    <w:rsid w:val="00C0530F"/>
    <w:rsid w:val="00C07DF8"/>
    <w:rsid w:val="00C16D2D"/>
    <w:rsid w:val="00C20CA5"/>
    <w:rsid w:val="00C223EC"/>
    <w:rsid w:val="00C24CCB"/>
    <w:rsid w:val="00C26669"/>
    <w:rsid w:val="00C3121A"/>
    <w:rsid w:val="00C40623"/>
    <w:rsid w:val="00C406F6"/>
    <w:rsid w:val="00C653D9"/>
    <w:rsid w:val="00C67DE7"/>
    <w:rsid w:val="00C73AD8"/>
    <w:rsid w:val="00CA4C9E"/>
    <w:rsid w:val="00CB0A63"/>
    <w:rsid w:val="00CC53B2"/>
    <w:rsid w:val="00CD279D"/>
    <w:rsid w:val="00CD3403"/>
    <w:rsid w:val="00CD795C"/>
    <w:rsid w:val="00CF4578"/>
    <w:rsid w:val="00D1323D"/>
    <w:rsid w:val="00D35C4B"/>
    <w:rsid w:val="00D431A2"/>
    <w:rsid w:val="00D4406A"/>
    <w:rsid w:val="00D55459"/>
    <w:rsid w:val="00D604C0"/>
    <w:rsid w:val="00D61387"/>
    <w:rsid w:val="00D648F1"/>
    <w:rsid w:val="00D657F0"/>
    <w:rsid w:val="00D66C5B"/>
    <w:rsid w:val="00D67138"/>
    <w:rsid w:val="00D73A25"/>
    <w:rsid w:val="00D8328B"/>
    <w:rsid w:val="00D83B34"/>
    <w:rsid w:val="00D92D73"/>
    <w:rsid w:val="00DB46E1"/>
    <w:rsid w:val="00DC154E"/>
    <w:rsid w:val="00DD2105"/>
    <w:rsid w:val="00DE50DA"/>
    <w:rsid w:val="00DE5DFB"/>
    <w:rsid w:val="00E1058C"/>
    <w:rsid w:val="00E11CF7"/>
    <w:rsid w:val="00E22192"/>
    <w:rsid w:val="00E304E3"/>
    <w:rsid w:val="00E35E71"/>
    <w:rsid w:val="00E469E3"/>
    <w:rsid w:val="00E54AF2"/>
    <w:rsid w:val="00E62057"/>
    <w:rsid w:val="00E81455"/>
    <w:rsid w:val="00E86217"/>
    <w:rsid w:val="00E875DD"/>
    <w:rsid w:val="00E92E34"/>
    <w:rsid w:val="00E9578D"/>
    <w:rsid w:val="00EA71E8"/>
    <w:rsid w:val="00EB4BC1"/>
    <w:rsid w:val="00ED510D"/>
    <w:rsid w:val="00ED6037"/>
    <w:rsid w:val="00ED7D78"/>
    <w:rsid w:val="00EF61C2"/>
    <w:rsid w:val="00F01779"/>
    <w:rsid w:val="00F06F72"/>
    <w:rsid w:val="00F2576F"/>
    <w:rsid w:val="00F400C8"/>
    <w:rsid w:val="00F515AF"/>
    <w:rsid w:val="00F62D00"/>
    <w:rsid w:val="00F63B78"/>
    <w:rsid w:val="00F67063"/>
    <w:rsid w:val="00F77D8D"/>
    <w:rsid w:val="00F874C9"/>
    <w:rsid w:val="00FA3CAF"/>
    <w:rsid w:val="00FB40C5"/>
    <w:rsid w:val="00FC2F8D"/>
    <w:rsid w:val="00FC65CF"/>
    <w:rsid w:val="00FC73C4"/>
    <w:rsid w:val="00FC781B"/>
    <w:rsid w:val="00FE31B9"/>
    <w:rsid w:val="00FF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8907"/>
  <w15:docId w15:val="{641562B0-581B-49D6-8A5B-67BFAF57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Funotentext">
    <w:name w:val="footnote text"/>
    <w:basedOn w:val="Standard"/>
    <w:link w:val="FunotentextZchn"/>
    <w:uiPriority w:val="99"/>
    <w:semiHidden/>
    <w:unhideWhenUsed/>
    <w:rsid w:val="00BD3062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D3062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BD3062"/>
    <w:rPr>
      <w:vertAlign w:val="superscript"/>
    </w:rPr>
  </w:style>
  <w:style w:type="paragraph" w:styleId="berarbeitung">
    <w:name w:val="Revision"/>
    <w:hidden/>
    <w:uiPriority w:val="99"/>
    <w:semiHidden/>
    <w:rsid w:val="004452D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452D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452D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452D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452D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452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8T19:03:07.92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62 23 9468,'-5'1'1930,"2"2"-1635,2-2 0,1 3 1,1-2-143,2 1 1,3 0 0,5-1 0,2 2-127,0 0 0,2-2 1,3 2-1,-1-2-62,1 1 1,0 0 0,-2-3 0,0 0-119,-1 0 0,-5 0 0,2 0 13,-2 0 0,-1 0 69,0 0 0,-5-1 135,-1-2 114,-2-1 0,-1 0-92,0 4 0,-3 4 1,-1 7-1,1 3-53,-1 1 1,0 5 0,2 1 0,-1 3-67,1 3 1,1 2 0,1 3 0,0 0-141,0 1 1,0-1-1,0-1 1,1 0-86,2-2 0,-2-3 0,2 1 0,-2-3 54,-1-2 1,0-2-1,0-3 1,0 0 120,0-1 1,-3-6-1,-1 0 1,-1-3 139,-2-1 0,2-2 0,-1 2 1,-1-4 232,0-1 0,-3-1 1,-1 0-1,-2 0 160,0 0 1,1-1 0,-3-1-1,-1-4-114,0-1 1,-2-1 0,2 0-1,0-1-226,1-2 1,3 2 0,-1-1 0,1 0-528,4-1 1,0 2 0,5-2-1,1 2-889,1 1 1306,5-3 0,5 2 0,5-3 0</inkml:trace>
  <inkml:trace contextRef="#ctx0" brushRef="#br0" timeOffset="507">386 378 8198,'9'0'2185,"-4"0"-2934,-1 0 749,-4 0 0,0 0 0,0 0 0</inkml:trace>
  <inkml:trace contextRef="#ctx0" brushRef="#br0" timeOffset="1550">730 113 7558,'5'-1'-491,"-1"-1"760,0 0 1,-3-2 101,2 1 0,-2-1-135,-1-4 1,0 0-1,0 0-13,0 0 1,-4 0 0,-2 2-152,-2 1 1,-1 3 0,1-1 0,-2 2-60,-2 1 0,2 0 1,-2 1-1,4 2-22,2 2 0,-2 0 1,2-1-1,-2 1 49,-1-1 1,1 2 0,0 2 57,2 0 1,-1 0-1,3 0 1,0 0 40,0 0 0,1 0 0,3 1 0,0 1-120,0 1 1,0 3 0,0-1 0,1 0-141,2 0 1,2-2 0,4 3 0,0-1-21,0 0 0,-1 1 1,1-2-1,0-1-78,0 1 0,-1 1 1,-1-2-1,-3-1 106,0-1 0,-1-1 0,-3 0 171,0 0 0,-4 0 0,-2-1 0,-1 0 225,-2-2 0,-3-2 0,-1 1 0,1 0-63,-1-3 0,-3 0 0,2-1 0,0 0-103,-1 0 0,4 0 0,0-1-1191,1-1 1074,5-3 0,1-6 0,4-2 0</inkml:trace>
  <inkml:trace contextRef="#ctx0" brushRef="#br0" timeOffset="2499">774 297 6424,'4'-4'1290,"-3"-3"1,3 5-411,-4-3-606,0 3 0,0 5 0,0 6-187,0 2 1,0 1-1,0 3 1,-1 3-205,-2 2 0,2-1 0,-3 2 1,1 1-40,0 2 1,-1 0 0,3-1 0,-2 0-25,1-2 0,-2-4 0,1 0 0,1-3 76,1-3 1,-2 0 0,0-3 189,1 0 292,-3 0-285,4-3 0,-3-3 1,4-4-93,0-4 0,0-1 1,0-1-1,0 0-28,0 0 0,0-3 0,0 0 0,0-2 51,0-1 1,0-2 0,0-1 0,1-1 35,2 0 1,-2-1 0,3 3-1,-1 0 11,0-1 0,3 1 0,-2 0 0,0 1-4,0 2 0,2-2 1,0 4-1,1 1-17,-1-2 0,4 3 0,-3-2 0,0 2-40,0 1 0,1 3 0,1 0 0,0-1-32,0 2 1,-1 0 0,1 4 7,0 0 0,0 0 0,-1 1 0,-1 2-19,-2 2 0,-2 2 0,2 1 0,-1 0-16,-2 0 0,-1 1 1,-1 1-1,0 1-17,0-1 1,0-1-1,0 0 1,0 1 33,0 0 0,0 1 1,-1-3-1,-1 0 34,-1 0 1,-4-2-1,2-1 1,-3 0 7,-1 0 1,-1 1-1,-1-2 1,0-1-18,0 1 0,-2-1 1,1-3-1,2 0-116,0 0 0,1 0 0,0 0-857,0 0 980,4-4 0,1 0 0,4-4 0</inkml:trace>
  <inkml:trace contextRef="#ctx0" brushRef="#br0" timeOffset="3184">1012 354 6828,'1'4'609,"2"-1"1,-1-1 0,4 0-464,1 0 1,-2 1 0,1-3 0,0-1 16,-1-2 0,2 3 0,-1-4 0,2 0-26,1-1 1,-1 1-1,-1-2 1,-2 0-77,2-1 0,-2 1 1,0 1-1,0-1-79,0-1 0,-3-2 0,1 1-35,-2 0 0,-2 1 1,-1 1-1,-2 1-23,-1 2 0,-1-3 1,-3 4-1,1 0 77,-1 1 1,0 1 0,0 1 0,0 2 18,0 2 1,-2 2-1,-1 2 1,1 1 7,1 1 1,2 2 0,0-1 0,1 0 21,1 3 0,4-3 1,-1 1-1,2-1-7,1-3 1,0 0 0,1-1 0,2 0-38,3-3 0,3 1 0,1-3 0,3-1-62,1-1 0,-2-1 1,1 0-1,1 0-180,0 0 1,-2-3 0,1-1 0,0 1-130,-2-1 0,-1-1 0,-2 1 1,2 0-1,0-3 365,-1 0 0,2-1 0,-6 0 0</inkml:trace>
  <inkml:trace contextRef="#ctx0" brushRef="#br0" timeOffset="3699">1260 281 5764,'-5'0'884,"1"0"408,4 0-232,0 0-825,-4 4 1,4-2-1,-4 3-235,0 1 0,3 2 0,-3 0-107,0 0 1,2 0-1,-3 0 1,1 0 49,2 0 1,0-1-1,0-1 300,-1 0 0,0-1 148,3 3 1,1-4-85,2-4 0,2-1 1,4-4-1,0-2 67,0 0 0,2-2 0,2-1 0,0 0-43,0 0 1,2-2 0,-1 1 0,1 1-181,-1 1 1,-2 1 0,2 0-1,-1 1-254,-3 2 1,0-2-1,-2 4 1,-1-1-659,-1 1 1,-3-3-2568,3 4 3328,-5-1 0,3-1 0,-4 0 0</inkml:trace>
  <inkml:trace contextRef="#ctx0" brushRef="#br0" timeOffset="4249">1613 8 6263,'0'-4'1424,"0"0"0,-1 4 1,-2 1-1240,-3 2 0,1 1 0,-2 5 0,-1 2-179,-3 2 0,-2 3 0,1 4 0,-2 4-217,-3 5 1,2 2 0,2 2 0,0-1 3,2 0 0,2-3 0,3-3 0,3-4 98,2-3 1,1-6 0,1-2 133,2-2 1,3-4-1,5-3 1,1-1 133,-1-1 0,-1-1 0,1-1 0,2-4 86,1-1 1,-3-1 0,3 0 0,-1 0-133,-3 0 1,3 2-1,-1 2 1,-1-1-76,-1 1 1,-2 2-16,1-1 0,-1 3 0,-2 3-4,-3 3 0,-2 1 1,-2 1-1,-1 0 0,-2 0 1,-1 0-1,-1 0 0,0 0-539,0 0 1,4 0 0,-3 0-1870,1 0 2389,1-3 0,3-2 0,0-3 0</inkml:trace>
  <inkml:trace contextRef="#ctx0" brushRef="#br0" timeOffset="4413">1682 235 8086,'-2'-8'0,"-2"1"187,-1 1 1,2 0 1418,-3 3-1061,4-3-545,-2 5 0,4 1 0,0 5 0</inkml:trace>
  <inkml:trace contextRef="#ctx0" brushRef="#br0" timeOffset="4882">1771 315 7952,'-9'3'-47,"3"-2"1,1 3-1,1-1 0,0-2 0,2 3 61,-1-1 0,-1 2 1,2 3 49,-1 0 0,0 0 1,1 0-1,-1 0 67,1 0 0,-2 0 0,1 0 0,1 0-80,1 0 1,1-2-1,0-1-85,0 1 1,1-2 0,2-2-13,3-4 0,3-3 0,1-3 0,3 0 98,1 0 1,-2-1 0,1-1 0,1-1 85,0-2 1,-1 3-1,2 0 1,-2 1 70,0 1 1,-3 0 0,4 0 0,-1 0 90,-2 3 1,-2-1 0,0 3-202,0 1 0,-4 2 0,-2 3 1,-2 3-91,-1 4 0,-3 2 1,-1 2-1,-1-1-265,-2-2 0,0 3 0,0-3 0,2 1-354,-2 0 0,3-2 610,1-2 0,-2 0 0,0 1 0</inkml:trace>
  <inkml:trace contextRef="#ctx0" brushRef="#br0" timeOffset="5998">2151 347 7952,'3'-6'-112,"0"1"0,1 1 261,-1-2 1,-2-1 85,1 2 1,-2 0-102,-2 0 1,0 3 0,-3-2 0,0 2 21,0-1 1,-2 0-1,-4 3-85,-1 0 0,1 1 0,1 1 0,-1 2-9,-1 0 1,-2 1-1,1 4 1,0-1-10,0 3 1,2-1 0,2 4 0,0-1-20,0 0 1,3 1 0,1-2 0,2-1 0,1 1 0,5-1 1,3-4-1,4-2 32,2-2 1,4-2 0,-2-1-1,3-1-6,1-2 0,-1-4 0,0-4 1,-1 0-19,-2 0 1,-3 1-1,1-3 1,-2 2-9,-2 1 0,-2-2 0,-1 1 0,-1 2 127,-2 0 1,-1 1 142,-1 0 0,-4 3 99,-2 2 0,-2 3-245,0 3 0,0 2 0,2 3-87,3 0 1,2-3 0,1 0 0,0 2-166,0 0 0,0 1 0,0 0 0,0 1-38,0 2 1,1-1 0,1 3 0,1 2-160,-1 3 0,2-1 0,0 3 0,0-1 20,-1 0 1,0-1-1,-3-1 1,0 0 128,0 0 1,0 0 0,0-7 0,0 0 226,0-1 0,-1-2 0,-1 0 1,-4-3 343,-2 0 0,-1-2 0,-1-2 0,-1 0-143,0 0 1,-4 0-1,2-1 1,0-1-346,1-4 1,0-2 0,3-2 0,1-1 57,2-2 0,3 3 0,3-1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Milena Tanja Abram</cp:lastModifiedBy>
  <cp:revision>2</cp:revision>
  <cp:lastPrinted>2024-08-28T19:03:00Z</cp:lastPrinted>
  <dcterms:created xsi:type="dcterms:W3CDTF">2024-09-09T16:45:00Z</dcterms:created>
  <dcterms:modified xsi:type="dcterms:W3CDTF">2024-09-09T16:45:00Z</dcterms:modified>
</cp:coreProperties>
</file>