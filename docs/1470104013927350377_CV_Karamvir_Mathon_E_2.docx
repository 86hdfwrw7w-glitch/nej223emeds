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94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8"/>
        <w:gridCol w:w="6911"/>
        <w:gridCol w:w="2304"/>
      </w:tblGrid>
      <w:tr w:rsidR="00E55D90" w:rsidRPr="0065639F" w14:paraId="487AC9CE" w14:textId="77777777" w:rsidTr="00F34527">
        <w:trPr>
          <w:trHeight w:val="20"/>
          <w:jc w:val="center"/>
        </w:trPr>
        <w:tc>
          <w:tcPr>
            <w:tcW w:w="10943" w:type="dxa"/>
            <w:gridSpan w:val="3"/>
            <w:vAlign w:val="bottom"/>
          </w:tcPr>
          <w:p w14:paraId="0CBC6997" w14:textId="17506C30" w:rsidR="00E55D90" w:rsidRPr="0065639F" w:rsidRDefault="008719D0" w:rsidP="001E3AF8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sz w:val="48"/>
                <w:szCs w:val="44"/>
                <w:lang w:val="en-GB"/>
              </w:rPr>
              <w:t>Karamvir Singh Mathon</w:t>
            </w:r>
          </w:p>
          <w:p w14:paraId="135895E2" w14:textId="69C00122" w:rsidR="00F44F5F" w:rsidRPr="0065639F" w:rsidRDefault="00562C17" w:rsidP="00153AC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Remscheider Str. 106</w:t>
            </w:r>
            <w:r w:rsidRPr="0065639F">
              <w:rPr>
                <w:rFonts w:ascii="Times New Roman" w:hAnsi="Times New Roman" w:cs="Times New Roman"/>
                <w:bCs/>
                <w:sz w:val="18"/>
                <w:szCs w:val="18"/>
                <w:lang w:val="en-GB"/>
              </w:rPr>
              <w:t xml:space="preserve">, </w:t>
            </w:r>
            <w:r w:rsidRPr="0065639F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51103 </w:t>
            </w:r>
            <w:r w:rsidRPr="0065639F">
              <w:rPr>
                <w:rFonts w:ascii="Times New Roman" w:hAnsi="Times New Roman" w:cs="Times New Roman"/>
                <w:bCs/>
                <w:sz w:val="18"/>
                <w:szCs w:val="18"/>
                <w:lang w:val="en-GB"/>
              </w:rPr>
              <w:t xml:space="preserve">Cologne, </w:t>
            </w:r>
            <w:r w:rsidRPr="0065639F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Germany </w:t>
            </w:r>
            <w:r w:rsidR="002551C9" w:rsidRPr="0065639F">
              <w:rPr>
                <w:rFonts w:ascii="Times New Roman" w:hAnsi="Times New Roman" w:cs="Times New Roman"/>
                <w:bCs/>
                <w:sz w:val="18"/>
                <w:szCs w:val="18"/>
                <w:lang w:val="en-GB"/>
              </w:rPr>
              <w:t xml:space="preserve">| </w:t>
            </w:r>
            <w:r w:rsidRPr="0065639F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+49 (0)173 2587624 | </w:t>
            </w:r>
            <w:r w:rsidR="002723D8" w:rsidRPr="0065639F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karamvir.m@outlook.com</w:t>
            </w:r>
            <w:r w:rsidR="008338FA" w:rsidRPr="0065639F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 </w:t>
            </w:r>
          </w:p>
        </w:tc>
      </w:tr>
      <w:tr w:rsidR="002508C2" w:rsidRPr="0065639F" w14:paraId="0FCADE56" w14:textId="77777777" w:rsidTr="00CB7E94">
        <w:trPr>
          <w:trHeight w:val="454"/>
          <w:jc w:val="center"/>
        </w:trPr>
        <w:tc>
          <w:tcPr>
            <w:tcW w:w="10943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4011DCC0" w:rsidR="002508C2" w:rsidRPr="0065639F" w:rsidRDefault="0014736F" w:rsidP="00562C17">
            <w:pPr>
              <w:pStyle w:val="BERSCHRIFT"/>
              <w:rPr>
                <w:rFonts w:ascii="Times New Roman" w:hAnsi="Times New Roman" w:cs="Times New Roman"/>
                <w:b w:val="0"/>
                <w:sz w:val="28"/>
                <w:lang w:val="en-GB"/>
              </w:rPr>
            </w:pPr>
            <w:r w:rsidRPr="0065639F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EDUCATION</w:t>
            </w:r>
          </w:p>
        </w:tc>
      </w:tr>
      <w:tr w:rsidR="007F1117" w:rsidRPr="0065639F" w14:paraId="25E89AC7" w14:textId="77777777" w:rsidTr="00F34527">
        <w:trPr>
          <w:trHeight w:val="340"/>
          <w:jc w:val="center"/>
        </w:trPr>
        <w:tc>
          <w:tcPr>
            <w:tcW w:w="8639" w:type="dxa"/>
            <w:gridSpan w:val="2"/>
            <w:tcBorders>
              <w:top w:val="single" w:sz="4" w:space="0" w:color="auto"/>
            </w:tcBorders>
            <w:vAlign w:val="bottom"/>
          </w:tcPr>
          <w:p w14:paraId="20A4D60F" w14:textId="6205F2FC" w:rsidR="007F1117" w:rsidRPr="0065639F" w:rsidRDefault="007F1117" w:rsidP="007F1117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65639F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GB" w:eastAsia="en-GB"/>
              </w:rPr>
              <w:t>Católica Lisbon School of Business and Economics</w:t>
            </w:r>
          </w:p>
        </w:tc>
        <w:tc>
          <w:tcPr>
            <w:tcW w:w="2304" w:type="dxa"/>
            <w:tcBorders>
              <w:top w:val="single" w:sz="4" w:space="0" w:color="auto"/>
            </w:tcBorders>
            <w:vAlign w:val="bottom"/>
          </w:tcPr>
          <w:p w14:paraId="6EB4B74B" w14:textId="701E24E9" w:rsidR="007F1117" w:rsidRPr="0065639F" w:rsidRDefault="007F1117" w:rsidP="007F111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  <w:t xml:space="preserve">Lisbon, </w:t>
            </w:r>
            <w:r w:rsidR="0023721F" w:rsidRPr="0065639F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  <w:t>PT</w:t>
            </w:r>
          </w:p>
        </w:tc>
      </w:tr>
      <w:tr w:rsidR="007F1117" w:rsidRPr="0065639F" w14:paraId="3583E0BD" w14:textId="77777777" w:rsidTr="00F34527">
        <w:trPr>
          <w:trHeight w:val="20"/>
          <w:jc w:val="center"/>
        </w:trPr>
        <w:tc>
          <w:tcPr>
            <w:tcW w:w="8639" w:type="dxa"/>
            <w:gridSpan w:val="2"/>
            <w:vAlign w:val="bottom"/>
          </w:tcPr>
          <w:p w14:paraId="16A103B2" w14:textId="1459FEFA" w:rsidR="007F1117" w:rsidRPr="0065639F" w:rsidRDefault="007F1117" w:rsidP="007F1117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M.Sc. in Finance</w:t>
            </w:r>
            <w:r w:rsidR="001E55A6" w:rsidRPr="006563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 w:rsidR="000F1A64" w:rsidRPr="0065639F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|</w:t>
            </w:r>
            <w:r w:rsidR="001E55A6" w:rsidRPr="006563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#23 Worldwide (FT Master</w:t>
            </w:r>
            <w:r w:rsidR="00946606" w:rsidRPr="006563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’</w:t>
            </w:r>
            <w:r w:rsidR="001E55A6" w:rsidRPr="006563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s in Finance</w:t>
            </w:r>
            <w:r w:rsidR="00FB1B9A" w:rsidRPr="006563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Ranking</w:t>
            </w:r>
            <w:r w:rsidR="001E55A6" w:rsidRPr="006563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2025)</w:t>
            </w:r>
          </w:p>
        </w:tc>
        <w:tc>
          <w:tcPr>
            <w:tcW w:w="2304" w:type="dxa"/>
            <w:vAlign w:val="bottom"/>
          </w:tcPr>
          <w:p w14:paraId="3A17938A" w14:textId="4D52E448" w:rsidR="007F1117" w:rsidRPr="0065639F" w:rsidRDefault="007F1117" w:rsidP="007F111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 xml:space="preserve">Aug 2026 – </w:t>
            </w:r>
            <w:r w:rsidR="00D344B2" w:rsidRPr="0065639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Feb</w:t>
            </w:r>
            <w:r w:rsidRPr="0065639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 xml:space="preserve"> 202</w:t>
            </w:r>
            <w:r w:rsidR="00D344B2" w:rsidRPr="0065639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8</w:t>
            </w:r>
          </w:p>
        </w:tc>
      </w:tr>
      <w:tr w:rsidR="00562C17" w:rsidRPr="0065639F" w14:paraId="2B98720E" w14:textId="77777777" w:rsidTr="00F34527">
        <w:trPr>
          <w:trHeight w:val="340"/>
          <w:jc w:val="center"/>
        </w:trPr>
        <w:tc>
          <w:tcPr>
            <w:tcW w:w="8639" w:type="dxa"/>
            <w:gridSpan w:val="2"/>
            <w:vAlign w:val="bottom"/>
          </w:tcPr>
          <w:p w14:paraId="7433D36A" w14:textId="70C2B01A" w:rsidR="00562C17" w:rsidRPr="0065639F" w:rsidRDefault="00562C17" w:rsidP="00562C17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Cologne University of Applied Sciences</w:t>
            </w:r>
          </w:p>
        </w:tc>
        <w:tc>
          <w:tcPr>
            <w:tcW w:w="2304" w:type="dxa"/>
            <w:vAlign w:val="bottom"/>
          </w:tcPr>
          <w:p w14:paraId="03428FEF" w14:textId="05610682" w:rsidR="00562C17" w:rsidRPr="0065639F" w:rsidRDefault="00562C17" w:rsidP="00562C1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  <w:t>Cologne, DE</w:t>
            </w:r>
          </w:p>
        </w:tc>
      </w:tr>
      <w:tr w:rsidR="00562C17" w:rsidRPr="0065639F" w14:paraId="61E5D482" w14:textId="77777777" w:rsidTr="00F34527">
        <w:trPr>
          <w:trHeight w:val="113"/>
          <w:jc w:val="center"/>
        </w:trPr>
        <w:tc>
          <w:tcPr>
            <w:tcW w:w="8639" w:type="dxa"/>
            <w:gridSpan w:val="2"/>
            <w:vAlign w:val="bottom"/>
          </w:tcPr>
          <w:p w14:paraId="11CB9A0F" w14:textId="545BB060" w:rsidR="00562C17" w:rsidRPr="0065639F" w:rsidRDefault="00562C17" w:rsidP="006E77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B.Sc. </w:t>
            </w:r>
            <w:r w:rsidR="006175E5" w:rsidRPr="006563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in </w:t>
            </w:r>
            <w:r w:rsidRPr="006563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Banking &amp; Finance </w:t>
            </w:r>
            <w:r w:rsidR="000F1A64" w:rsidRPr="0065639F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|</w:t>
            </w:r>
            <w:r w:rsidR="006E77EA" w:rsidRPr="0065639F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 </w:t>
            </w:r>
            <w:r w:rsidR="006E77EA" w:rsidRPr="0065639F">
              <w:rPr>
                <w:rFonts w:ascii="Times New Roman" w:eastAsia="Georgia" w:hAnsi="Times New Roman" w:cs="Times New Roman"/>
                <w:i/>
                <w:sz w:val="20"/>
                <w:szCs w:val="20"/>
                <w:lang w:val="en-GB"/>
              </w:rPr>
              <w:t>Final GPA: 1.9 (1.0 – 4.0, with 1.0 being best, Top 25%)</w:t>
            </w:r>
          </w:p>
        </w:tc>
        <w:tc>
          <w:tcPr>
            <w:tcW w:w="2304" w:type="dxa"/>
            <w:vAlign w:val="bottom"/>
          </w:tcPr>
          <w:p w14:paraId="419A9228" w14:textId="02788105" w:rsidR="00562C17" w:rsidRPr="0065639F" w:rsidRDefault="00562C17" w:rsidP="00562C17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Sep 2021 – Feb 2025</w:t>
            </w:r>
          </w:p>
        </w:tc>
      </w:tr>
      <w:tr w:rsidR="00562C17" w:rsidRPr="0065639F" w14:paraId="7EABE9F1" w14:textId="77777777" w:rsidTr="00F34527">
        <w:trPr>
          <w:trHeight w:val="20"/>
          <w:jc w:val="center"/>
        </w:trPr>
        <w:tc>
          <w:tcPr>
            <w:tcW w:w="10943" w:type="dxa"/>
            <w:gridSpan w:val="3"/>
            <w:vAlign w:val="bottom"/>
          </w:tcPr>
          <w:p w14:paraId="79FE7D81" w14:textId="77777777" w:rsidR="00562C17" w:rsidRPr="0065639F" w:rsidRDefault="00562C17" w:rsidP="00562C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65639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Bachelor Thesis: Catastrophe Bonds – Characteristics and Valuation (grade: 1.0)</w:t>
            </w:r>
          </w:p>
          <w:p w14:paraId="7A71E6B0" w14:textId="3321C02A" w:rsidR="00562C17" w:rsidRPr="0065639F" w:rsidRDefault="00562C17" w:rsidP="00562C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65639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Specialisation Modules: Business Analysis and Valuation, Entrepreneurial and Growth Financing, Financial Derivatives</w:t>
            </w:r>
          </w:p>
        </w:tc>
      </w:tr>
      <w:tr w:rsidR="00562C17" w:rsidRPr="0065639F" w14:paraId="1C51E2FF" w14:textId="77777777" w:rsidTr="00F34527">
        <w:trPr>
          <w:trHeight w:val="340"/>
          <w:jc w:val="center"/>
        </w:trPr>
        <w:tc>
          <w:tcPr>
            <w:tcW w:w="8639" w:type="dxa"/>
            <w:gridSpan w:val="2"/>
            <w:vAlign w:val="bottom"/>
          </w:tcPr>
          <w:p w14:paraId="4BAC65D2" w14:textId="180ACA09" w:rsidR="00562C17" w:rsidRPr="0065639F" w:rsidRDefault="00562C17" w:rsidP="00562C17">
            <w:pPr>
              <w:rPr>
                <w:rFonts w:ascii="Times New Roman" w:hAnsi="Times New Roman" w:cs="Times New Roman"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Vocational College Deutzer Freiheit</w:t>
            </w:r>
          </w:p>
        </w:tc>
        <w:tc>
          <w:tcPr>
            <w:tcW w:w="2304" w:type="dxa"/>
            <w:vAlign w:val="bottom"/>
          </w:tcPr>
          <w:p w14:paraId="2FCB10D7" w14:textId="11DD301D" w:rsidR="00562C17" w:rsidRPr="0065639F" w:rsidRDefault="00562C17" w:rsidP="00562C1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  <w:t>Cologne, DE</w:t>
            </w:r>
          </w:p>
        </w:tc>
      </w:tr>
      <w:tr w:rsidR="00562C17" w:rsidRPr="0065639F" w14:paraId="312B82BC" w14:textId="77777777" w:rsidTr="00F34527">
        <w:trPr>
          <w:trHeight w:val="20"/>
          <w:jc w:val="center"/>
        </w:trPr>
        <w:tc>
          <w:tcPr>
            <w:tcW w:w="8639" w:type="dxa"/>
            <w:gridSpan w:val="2"/>
            <w:vAlign w:val="bottom"/>
          </w:tcPr>
          <w:p w14:paraId="1CEE182B" w14:textId="40177864" w:rsidR="00562C17" w:rsidRPr="0065639F" w:rsidRDefault="00562C17" w:rsidP="00562C1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Fachhochschulreife</w:t>
            </w:r>
            <w:r w:rsidR="00601EC8" w:rsidRPr="006563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 w:rsidRPr="006563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(German A-level Equivalent)</w:t>
            </w:r>
            <w:r w:rsidR="006E77EA" w:rsidRPr="006563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 w:rsidR="006E77EA" w:rsidRPr="0065639F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GB"/>
              </w:rPr>
              <w:t>|</w:t>
            </w:r>
            <w:r w:rsidR="006E77EA" w:rsidRPr="0065639F">
              <w:rPr>
                <w:i/>
                <w:iCs/>
                <w:sz w:val="20"/>
                <w:szCs w:val="20"/>
                <w:lang w:val="en-GB"/>
              </w:rPr>
              <w:t xml:space="preserve"> </w:t>
            </w:r>
            <w:r w:rsidR="006E77EA" w:rsidRPr="0065639F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GB"/>
              </w:rPr>
              <w:t>Final GPA: 1.5 (1.0 – 6.0, with 1.0 being best)</w:t>
            </w:r>
          </w:p>
        </w:tc>
        <w:tc>
          <w:tcPr>
            <w:tcW w:w="2304" w:type="dxa"/>
            <w:vAlign w:val="bottom"/>
          </w:tcPr>
          <w:p w14:paraId="7521EA6E" w14:textId="26C37461" w:rsidR="00562C17" w:rsidRPr="0065639F" w:rsidRDefault="00562C17" w:rsidP="00562C17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Aug 2019 – Jun 2021</w:t>
            </w:r>
          </w:p>
        </w:tc>
      </w:tr>
      <w:tr w:rsidR="00562C17" w:rsidRPr="0065639F" w14:paraId="69F47C1D" w14:textId="77777777" w:rsidTr="00F34527">
        <w:trPr>
          <w:trHeight w:val="20"/>
          <w:jc w:val="center"/>
        </w:trPr>
        <w:tc>
          <w:tcPr>
            <w:tcW w:w="10943" w:type="dxa"/>
            <w:gridSpan w:val="3"/>
            <w:vAlign w:val="bottom"/>
          </w:tcPr>
          <w:p w14:paraId="0CCF0706" w14:textId="0164D0D6" w:rsidR="006E77EA" w:rsidRPr="0065639F" w:rsidRDefault="006E77EA" w:rsidP="00562C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65639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Focus: Economics and Administration</w:t>
            </w:r>
          </w:p>
          <w:p w14:paraId="23575F6C" w14:textId="2D4304E7" w:rsidR="00562C17" w:rsidRPr="0065639F" w:rsidRDefault="00601EC8" w:rsidP="002551C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65639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Specialisation</w:t>
            </w:r>
            <w:r w:rsidR="00562C17" w:rsidRPr="0065639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:</w:t>
            </w:r>
            <w:r w:rsidR="002551C9" w:rsidRPr="0065639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 </w:t>
            </w:r>
            <w:r w:rsidR="00562C17" w:rsidRPr="0065639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Intercultural Studies (grade: 1.0)</w:t>
            </w:r>
          </w:p>
        </w:tc>
      </w:tr>
      <w:tr w:rsidR="00934BDD" w:rsidRPr="0065639F" w14:paraId="3A2665B3" w14:textId="77777777" w:rsidTr="00CB7E94">
        <w:trPr>
          <w:trHeight w:val="454"/>
          <w:jc w:val="center"/>
        </w:trPr>
        <w:tc>
          <w:tcPr>
            <w:tcW w:w="10943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2AD0ADF6" w:rsidR="00934BDD" w:rsidRPr="0065639F" w:rsidRDefault="0014736F" w:rsidP="00562C17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lang w:val="en-GB"/>
              </w:rPr>
            </w:pPr>
            <w:r w:rsidRPr="0065639F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RELEVANT</w:t>
            </w:r>
            <w:r w:rsidR="00437D8C" w:rsidRPr="0065639F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r w:rsidRPr="0065639F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EXPERIENCE</w:t>
            </w:r>
          </w:p>
        </w:tc>
      </w:tr>
      <w:tr w:rsidR="00562C17" w:rsidRPr="0065639F" w14:paraId="6E0EE81C" w14:textId="77777777" w:rsidTr="00F34527">
        <w:trPr>
          <w:trHeight w:val="340"/>
          <w:jc w:val="center"/>
        </w:trPr>
        <w:tc>
          <w:tcPr>
            <w:tcW w:w="8639" w:type="dxa"/>
            <w:gridSpan w:val="2"/>
            <w:tcBorders>
              <w:top w:val="single" w:sz="4" w:space="0" w:color="auto"/>
            </w:tcBorders>
            <w:vAlign w:val="bottom"/>
          </w:tcPr>
          <w:p w14:paraId="49B8EA31" w14:textId="6F7C5825" w:rsidR="00562C17" w:rsidRPr="0065639F" w:rsidRDefault="00562C17" w:rsidP="00562C17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Majer GmbH &amp; Co. KG</w:t>
            </w:r>
          </w:p>
        </w:tc>
        <w:tc>
          <w:tcPr>
            <w:tcW w:w="2304" w:type="dxa"/>
            <w:tcBorders>
              <w:top w:val="single" w:sz="4" w:space="0" w:color="auto"/>
            </w:tcBorders>
            <w:vAlign w:val="bottom"/>
          </w:tcPr>
          <w:p w14:paraId="55FD3609" w14:textId="2DEF5032" w:rsidR="00562C17" w:rsidRPr="0065639F" w:rsidRDefault="00562C17" w:rsidP="00562C1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  <w:t>Frankfurt am Main, DE</w:t>
            </w:r>
          </w:p>
        </w:tc>
      </w:tr>
      <w:tr w:rsidR="00562C17" w:rsidRPr="0065639F" w14:paraId="42036C53" w14:textId="77777777" w:rsidTr="00F34527">
        <w:trPr>
          <w:trHeight w:val="113"/>
          <w:jc w:val="center"/>
        </w:trPr>
        <w:tc>
          <w:tcPr>
            <w:tcW w:w="8639" w:type="dxa"/>
            <w:gridSpan w:val="2"/>
            <w:vAlign w:val="bottom"/>
          </w:tcPr>
          <w:p w14:paraId="1FD10433" w14:textId="1BCEF333" w:rsidR="00562C17" w:rsidRPr="0065639F" w:rsidRDefault="00562C17" w:rsidP="00562C17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Intern Corporate Finance and Mergers &amp; Acquisitions</w:t>
            </w:r>
          </w:p>
        </w:tc>
        <w:tc>
          <w:tcPr>
            <w:tcW w:w="2304" w:type="dxa"/>
            <w:vAlign w:val="bottom"/>
          </w:tcPr>
          <w:p w14:paraId="309AE9AD" w14:textId="4BED8F95" w:rsidR="00562C17" w:rsidRPr="0065639F" w:rsidRDefault="00562C17" w:rsidP="00562C1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Dec 2025 – Mar 2026</w:t>
            </w:r>
          </w:p>
        </w:tc>
      </w:tr>
      <w:tr w:rsidR="002A7FF2" w:rsidRPr="0065639F" w14:paraId="7347B1DA" w14:textId="77777777" w:rsidTr="009C6548">
        <w:trPr>
          <w:trHeight w:val="113"/>
          <w:jc w:val="center"/>
        </w:trPr>
        <w:tc>
          <w:tcPr>
            <w:tcW w:w="10943" w:type="dxa"/>
            <w:gridSpan w:val="3"/>
            <w:vAlign w:val="bottom"/>
          </w:tcPr>
          <w:p w14:paraId="2222AEEE" w14:textId="76A03FB5" w:rsidR="001519CD" w:rsidRPr="001519CD" w:rsidRDefault="00DE0A23" w:rsidP="001519CD">
            <w:pPr>
              <w:pStyle w:val="StandardWeb"/>
              <w:numPr>
                <w:ilvl w:val="0"/>
                <w:numId w:val="40"/>
              </w:numPr>
              <w:spacing w:before="0" w:beforeAutospacing="0" w:after="0" w:afterAutospacing="0"/>
              <w:rPr>
                <w:sz w:val="20"/>
                <w:szCs w:val="20"/>
                <w:lang w:val="en-GB" w:eastAsia="en-GB"/>
              </w:rPr>
            </w:pPr>
            <w:r w:rsidRPr="00DE0A23">
              <w:rPr>
                <w:sz w:val="20"/>
                <w:szCs w:val="20"/>
                <w:lang w:val="en-GB" w:eastAsia="en-GB"/>
              </w:rPr>
              <w:t xml:space="preserve">Prepared 15+ in-depth company profiles in the automotive sector for a Chinese Tier-1 supplier, </w:t>
            </w:r>
            <w:r w:rsidR="000D6646">
              <w:rPr>
                <w:sz w:val="20"/>
                <w:szCs w:val="20"/>
                <w:lang w:val="en-GB" w:eastAsia="en-GB"/>
              </w:rPr>
              <w:t xml:space="preserve">leading to a </w:t>
            </w:r>
            <w:r w:rsidRPr="00DE0A23">
              <w:rPr>
                <w:sz w:val="20"/>
                <w:szCs w:val="20"/>
                <w:lang w:val="en-GB" w:eastAsia="en-GB"/>
              </w:rPr>
              <w:t>a successful mandate win and subsequent follow-on longlist in an adjacent sector for the same client</w:t>
            </w:r>
          </w:p>
          <w:p w14:paraId="724B25C6" w14:textId="220BD92B" w:rsidR="00DE0A23" w:rsidRDefault="00DE0A23" w:rsidP="002B211A">
            <w:pPr>
              <w:pStyle w:val="StandardWeb"/>
              <w:numPr>
                <w:ilvl w:val="0"/>
                <w:numId w:val="40"/>
              </w:numPr>
              <w:spacing w:before="0" w:beforeAutospacing="0" w:after="0" w:afterAutospacing="0"/>
              <w:rPr>
                <w:sz w:val="20"/>
                <w:szCs w:val="20"/>
                <w:lang w:val="en-GB" w:eastAsia="en-GB"/>
              </w:rPr>
            </w:pPr>
            <w:r w:rsidRPr="00DE0A23">
              <w:rPr>
                <w:sz w:val="20"/>
                <w:szCs w:val="20"/>
                <w:lang w:val="en-GB" w:eastAsia="en-GB"/>
              </w:rPr>
              <w:t xml:space="preserve">Contributed to a successful pitch by building transaction comparables and valuation slides, helping secure the mandate </w:t>
            </w:r>
          </w:p>
          <w:p w14:paraId="73D63226" w14:textId="047F4878" w:rsidR="001519CD" w:rsidRPr="0090619E" w:rsidRDefault="001519CD" w:rsidP="002B211A">
            <w:pPr>
              <w:pStyle w:val="StandardWeb"/>
              <w:numPr>
                <w:ilvl w:val="0"/>
                <w:numId w:val="40"/>
              </w:numPr>
              <w:spacing w:before="0" w:beforeAutospacing="0" w:after="0" w:afterAutospacing="0"/>
              <w:rPr>
                <w:sz w:val="20"/>
                <w:szCs w:val="20"/>
                <w:lang w:val="en-GB" w:eastAsia="en-GB"/>
              </w:rPr>
            </w:pPr>
            <w:r w:rsidRPr="001519CD">
              <w:rPr>
                <w:sz w:val="20"/>
                <w:szCs w:val="20"/>
                <w:lang w:val="en-GB" w:eastAsia="en-GB"/>
              </w:rPr>
              <w:t>Developed strategic positioning and negotiation materials for a sell-side process, including value-creation arguments and an investment rationale tailored to a strategic buyer</w:t>
            </w:r>
          </w:p>
          <w:p w14:paraId="12982ECA" w14:textId="52A7A83E" w:rsidR="002B211A" w:rsidRPr="00DE0A23" w:rsidRDefault="00DE0A23" w:rsidP="00DE0A23">
            <w:pPr>
              <w:pStyle w:val="StandardWeb"/>
              <w:numPr>
                <w:ilvl w:val="0"/>
                <w:numId w:val="40"/>
              </w:numPr>
              <w:spacing w:before="0" w:beforeAutospacing="0" w:after="0" w:afterAutospacing="0"/>
              <w:rPr>
                <w:sz w:val="20"/>
                <w:szCs w:val="20"/>
                <w:lang w:val="en-GB" w:eastAsia="en-GB"/>
              </w:rPr>
            </w:pPr>
            <w:r w:rsidRPr="0090619E">
              <w:rPr>
                <w:sz w:val="20"/>
                <w:szCs w:val="20"/>
                <w:lang w:val="en-GB"/>
              </w:rPr>
              <w:t xml:space="preserve">Independently </w:t>
            </w:r>
            <w:r>
              <w:rPr>
                <w:sz w:val="20"/>
                <w:szCs w:val="20"/>
                <w:lang w:val="en-GB"/>
              </w:rPr>
              <w:t>b</w:t>
            </w:r>
            <w:r w:rsidRPr="00DE0A23">
              <w:rPr>
                <w:sz w:val="20"/>
                <w:szCs w:val="20"/>
                <w:lang w:val="en-GB"/>
              </w:rPr>
              <w:t xml:space="preserve">uilt a full chapter and multiple slides for a management presentation in a transaction </w:t>
            </w:r>
            <w:r w:rsidRPr="0090619E">
              <w:rPr>
                <w:sz w:val="20"/>
                <w:szCs w:val="20"/>
                <w:lang w:val="en-GB"/>
              </w:rPr>
              <w:t>with an EV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90619E">
              <w:rPr>
                <w:sz w:val="20"/>
                <w:szCs w:val="20"/>
                <w:lang w:val="en-GB"/>
              </w:rPr>
              <w:t>of €80m</w:t>
            </w:r>
            <w:r w:rsidRPr="00DE0A23">
              <w:rPr>
                <w:sz w:val="20"/>
                <w:szCs w:val="20"/>
                <w:lang w:val="en-GB"/>
              </w:rPr>
              <w:t>, working directly with senior bankers</w:t>
            </w:r>
          </w:p>
        </w:tc>
      </w:tr>
      <w:tr w:rsidR="00562C17" w:rsidRPr="0065639F" w14:paraId="127C64E2" w14:textId="77777777" w:rsidTr="00F34527">
        <w:trPr>
          <w:trHeight w:val="340"/>
          <w:jc w:val="center"/>
        </w:trPr>
        <w:tc>
          <w:tcPr>
            <w:tcW w:w="8639" w:type="dxa"/>
            <w:gridSpan w:val="2"/>
            <w:vAlign w:val="bottom"/>
          </w:tcPr>
          <w:p w14:paraId="38F27285" w14:textId="6112F803" w:rsidR="00562C17" w:rsidRPr="0065639F" w:rsidRDefault="00562C17" w:rsidP="00562C17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BDO AG</w:t>
            </w:r>
          </w:p>
        </w:tc>
        <w:tc>
          <w:tcPr>
            <w:tcW w:w="2304" w:type="dxa"/>
            <w:vAlign w:val="bottom"/>
          </w:tcPr>
          <w:p w14:paraId="4820196E" w14:textId="2E519632" w:rsidR="00562C17" w:rsidRPr="0065639F" w:rsidRDefault="00562C17" w:rsidP="00562C1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  <w:t>Dusseldorf, DE</w:t>
            </w:r>
          </w:p>
        </w:tc>
      </w:tr>
      <w:tr w:rsidR="00562C17" w:rsidRPr="0065639F" w14:paraId="335D84E9" w14:textId="77777777" w:rsidTr="00F34527">
        <w:trPr>
          <w:trHeight w:val="20"/>
          <w:jc w:val="center"/>
        </w:trPr>
        <w:tc>
          <w:tcPr>
            <w:tcW w:w="8639" w:type="dxa"/>
            <w:gridSpan w:val="2"/>
            <w:vAlign w:val="bottom"/>
          </w:tcPr>
          <w:p w14:paraId="20B1570F" w14:textId="22DC0717" w:rsidR="00562C17" w:rsidRPr="0065639F" w:rsidRDefault="00562C17" w:rsidP="00562C1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Intern Deal Advisory – Private Equity and Mid Cap Coverage</w:t>
            </w:r>
          </w:p>
        </w:tc>
        <w:tc>
          <w:tcPr>
            <w:tcW w:w="2304" w:type="dxa"/>
            <w:vAlign w:val="bottom"/>
          </w:tcPr>
          <w:p w14:paraId="0475B997" w14:textId="543E4380" w:rsidR="00562C17" w:rsidRPr="0065639F" w:rsidRDefault="00562C17" w:rsidP="00562C17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Mar – May 2025</w:t>
            </w:r>
          </w:p>
        </w:tc>
      </w:tr>
      <w:tr w:rsidR="00562C17" w:rsidRPr="0065639F" w14:paraId="54C3D64C" w14:textId="77777777" w:rsidTr="00F34527">
        <w:trPr>
          <w:trHeight w:val="20"/>
          <w:jc w:val="center"/>
        </w:trPr>
        <w:tc>
          <w:tcPr>
            <w:tcW w:w="10943" w:type="dxa"/>
            <w:gridSpan w:val="3"/>
            <w:vAlign w:val="bottom"/>
          </w:tcPr>
          <w:p w14:paraId="6903CB49" w14:textId="154104C1" w:rsidR="00304311" w:rsidRPr="0065639F" w:rsidRDefault="00304311" w:rsidP="00562C17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30431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Performed </w:t>
            </w:r>
            <w:r w:rsidR="00CE2B25" w:rsidRPr="00CE2B25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buy- and sell-side </w:t>
            </w:r>
            <w:r w:rsidRPr="0030431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financial due diligence for transactions </w:t>
            </w:r>
            <w:r w:rsidRPr="0065639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ranging from €50m to €1,000m in EV</w:t>
            </w:r>
            <w:r w:rsidRPr="0030431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, analysing financial statements, Net Debt and Working Capital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items</w:t>
            </w:r>
            <w:r w:rsidRPr="0030431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, and identifying key value drivers and transaction risks</w:t>
            </w:r>
          </w:p>
          <w:p w14:paraId="64D52A75" w14:textId="65721668" w:rsidR="008105B4" w:rsidRPr="0065639F" w:rsidRDefault="008105B4" w:rsidP="00562C17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commentRangeStart w:id="0"/>
            <w:commentRangeStart w:id="1"/>
            <w:r w:rsidRPr="0065639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Designed 80+ PowerPoint slides for financial fact books, vendor due diligence, and red-flag reports, supporting negotiations and enabling PE firms and strategic investors to make informed decisions</w:t>
            </w:r>
            <w:commentRangeEnd w:id="0"/>
            <w:r w:rsidR="003B0EC6" w:rsidRPr="0065639F">
              <w:rPr>
                <w:rStyle w:val="Kommentarzeichen"/>
                <w:rFonts w:ascii="Times New Roman" w:hAnsi="Times New Roman" w:cs="Times New Roman"/>
                <w:sz w:val="20"/>
                <w:szCs w:val="20"/>
                <w:lang w:val="en-GB"/>
              </w:rPr>
              <w:commentReference w:id="0"/>
            </w:r>
            <w:commentRangeEnd w:id="1"/>
            <w:r w:rsidR="00310D70" w:rsidRPr="0065639F">
              <w:rPr>
                <w:rStyle w:val="Kommentarzeichen"/>
                <w:rFonts w:ascii="Times New Roman" w:hAnsi="Times New Roman" w:cs="Times New Roman"/>
                <w:sz w:val="20"/>
                <w:szCs w:val="20"/>
                <w:lang w:val="en-GB"/>
              </w:rPr>
              <w:commentReference w:id="1"/>
            </w:r>
          </w:p>
          <w:p w14:paraId="7F75E12D" w14:textId="77777777" w:rsidR="001519CD" w:rsidRDefault="001519CD" w:rsidP="00562C17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1519CD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Independently conducted a Selected Financial Review for a healthcare buy-and-build platform, preparing P&amp;L analyses, KPI dashboards, Quality of Earnings insights, and drafting the client-facing report</w:t>
            </w:r>
          </w:p>
          <w:p w14:paraId="6DD9BA0F" w14:textId="36D2E2CC" w:rsidR="00562C17" w:rsidRPr="0065639F" w:rsidRDefault="00716D08" w:rsidP="00562C17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716D0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Performed solvency and liquidity analyses for a restructuring expert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opinion</w:t>
            </w:r>
            <w:r w:rsidRPr="00716D0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, building financial status statements from AP aging, bank data, and committed credit lines to assess historical financial obligations</w:t>
            </w:r>
          </w:p>
        </w:tc>
      </w:tr>
      <w:tr w:rsidR="00562C17" w:rsidRPr="0065639F" w14:paraId="45404236" w14:textId="77777777" w:rsidTr="00F34527">
        <w:trPr>
          <w:trHeight w:val="340"/>
          <w:jc w:val="center"/>
        </w:trPr>
        <w:tc>
          <w:tcPr>
            <w:tcW w:w="8639" w:type="dxa"/>
            <w:gridSpan w:val="2"/>
            <w:vAlign w:val="bottom"/>
          </w:tcPr>
          <w:p w14:paraId="3CF978EE" w14:textId="3FC31AE5" w:rsidR="00562C17" w:rsidRPr="0065639F" w:rsidRDefault="00562C17" w:rsidP="00562C1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>Mazars GmbH &amp; Co. KG</w:t>
            </w:r>
          </w:p>
        </w:tc>
        <w:tc>
          <w:tcPr>
            <w:tcW w:w="2304" w:type="dxa"/>
            <w:vAlign w:val="bottom"/>
          </w:tcPr>
          <w:p w14:paraId="49A11F72" w14:textId="7BA950F0" w:rsidR="00562C17" w:rsidRPr="0065639F" w:rsidRDefault="00562C17" w:rsidP="00562C1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  <w:lang w:val="en-GB"/>
              </w:rPr>
              <w:t>Cologne, DE</w:t>
            </w:r>
          </w:p>
        </w:tc>
      </w:tr>
      <w:tr w:rsidR="00562C17" w:rsidRPr="0065639F" w14:paraId="16C6F7AD" w14:textId="77777777" w:rsidTr="00F34527">
        <w:trPr>
          <w:trHeight w:val="20"/>
          <w:jc w:val="center"/>
        </w:trPr>
        <w:tc>
          <w:tcPr>
            <w:tcW w:w="8639" w:type="dxa"/>
            <w:gridSpan w:val="2"/>
            <w:vAlign w:val="bottom"/>
          </w:tcPr>
          <w:p w14:paraId="5D8760E9" w14:textId="5C0A5A8F" w:rsidR="00562C17" w:rsidRPr="0065639F" w:rsidRDefault="00562C17" w:rsidP="00562C1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color w:val="auto"/>
                <w:sz w:val="20"/>
                <w:szCs w:val="20"/>
                <w:lang w:val="en-GB"/>
              </w:rPr>
              <w:t>Working Student Audit &amp; Assurance – Financial Services</w:t>
            </w:r>
          </w:p>
        </w:tc>
        <w:tc>
          <w:tcPr>
            <w:tcW w:w="2304" w:type="dxa"/>
            <w:vAlign w:val="bottom"/>
          </w:tcPr>
          <w:p w14:paraId="2D9DB8CA" w14:textId="4821D3BC" w:rsidR="00562C17" w:rsidRPr="0065639F" w:rsidRDefault="00562C17" w:rsidP="00562C1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Dec 2023 – Apr 2024</w:t>
            </w:r>
          </w:p>
        </w:tc>
      </w:tr>
      <w:tr w:rsidR="00562C17" w:rsidRPr="0065639F" w14:paraId="7660C4BA" w14:textId="77777777" w:rsidTr="00F34527">
        <w:trPr>
          <w:trHeight w:val="20"/>
          <w:jc w:val="center"/>
        </w:trPr>
        <w:tc>
          <w:tcPr>
            <w:tcW w:w="10943" w:type="dxa"/>
            <w:gridSpan w:val="3"/>
            <w:vAlign w:val="bottom"/>
          </w:tcPr>
          <w:p w14:paraId="51AD4E71" w14:textId="77777777" w:rsidR="009B43FF" w:rsidRPr="0065639F" w:rsidRDefault="009B43FF" w:rsidP="009B43FF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</w:pPr>
            <w:r w:rsidRPr="0065639F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Supported annual and consolidated HGB financial statement audits in the Financial Services sector, reviewing €4.3bn in assets</w:t>
            </w:r>
          </w:p>
          <w:p w14:paraId="00A72C15" w14:textId="2A53B2C3" w:rsidR="009B43FF" w:rsidRPr="0065639F" w:rsidRDefault="009B43FF" w:rsidP="009B43FF">
            <w:pPr>
              <w:pStyle w:val="Listenabsatz"/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65639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Analysed 500+ transactions monthly, using Excel, detecting errors in approx. </w:t>
            </w:r>
            <w:r w:rsidR="00F24521" w:rsidRPr="0065639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3</w:t>
            </w:r>
            <w:r w:rsidRPr="0065639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 % of entries and improving reporting accuracy</w:t>
            </w:r>
          </w:p>
          <w:p w14:paraId="132465C4" w14:textId="50EE9209" w:rsidR="00CE2B25" w:rsidRPr="009C27FC" w:rsidRDefault="009B43FF" w:rsidP="009C27FC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65639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Prepared income statements, balance sheets, cash flow statements, and </w:t>
            </w:r>
            <w:r w:rsidR="009C27FC" w:rsidRPr="00CE2B25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supporting </w:t>
            </w:r>
            <w:r w:rsidRPr="0065639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schedules (e.g., fixed assets, provisions) independently for multiple clients, </w:t>
            </w:r>
            <w:r w:rsidR="009C27FC" w:rsidRPr="00CE2B25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ensuring timely and reliable audit deliverables</w:t>
            </w:r>
          </w:p>
        </w:tc>
      </w:tr>
      <w:tr w:rsidR="00562C17" w:rsidRPr="0065639F" w14:paraId="4EC9DEB8" w14:textId="77777777" w:rsidTr="00F34527">
        <w:trPr>
          <w:trHeight w:val="340"/>
          <w:jc w:val="center"/>
        </w:trPr>
        <w:tc>
          <w:tcPr>
            <w:tcW w:w="8639" w:type="dxa"/>
            <w:gridSpan w:val="2"/>
            <w:vAlign w:val="bottom"/>
          </w:tcPr>
          <w:p w14:paraId="061D97E7" w14:textId="4FCBC10E" w:rsidR="00562C17" w:rsidRPr="0065639F" w:rsidRDefault="00562C17" w:rsidP="00562C1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>Deloitte GmbH</w:t>
            </w:r>
          </w:p>
        </w:tc>
        <w:tc>
          <w:tcPr>
            <w:tcW w:w="2304" w:type="dxa"/>
            <w:vAlign w:val="bottom"/>
          </w:tcPr>
          <w:p w14:paraId="38592414" w14:textId="3C9FB626" w:rsidR="00562C17" w:rsidRPr="0065639F" w:rsidRDefault="00562C17" w:rsidP="00562C1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  <w:lang w:val="en-GB"/>
              </w:rPr>
              <w:t>Cologne, DE</w:t>
            </w:r>
          </w:p>
        </w:tc>
      </w:tr>
      <w:tr w:rsidR="00562C17" w:rsidRPr="0065639F" w14:paraId="0A0FFCF6" w14:textId="77777777" w:rsidTr="00F34527">
        <w:trPr>
          <w:trHeight w:val="20"/>
          <w:jc w:val="center"/>
        </w:trPr>
        <w:tc>
          <w:tcPr>
            <w:tcW w:w="8639" w:type="dxa"/>
            <w:gridSpan w:val="2"/>
            <w:vAlign w:val="bottom"/>
          </w:tcPr>
          <w:p w14:paraId="30382087" w14:textId="4144ACA2" w:rsidR="00562C17" w:rsidRPr="0065639F" w:rsidRDefault="00562C17" w:rsidP="00562C1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color w:val="auto"/>
                <w:sz w:val="20"/>
                <w:szCs w:val="20"/>
                <w:lang w:val="en-GB"/>
              </w:rPr>
              <w:t xml:space="preserve">Intern Audit – Capital Markets </w:t>
            </w:r>
          </w:p>
        </w:tc>
        <w:tc>
          <w:tcPr>
            <w:tcW w:w="2304" w:type="dxa"/>
            <w:vAlign w:val="bottom"/>
          </w:tcPr>
          <w:p w14:paraId="7444AF8F" w14:textId="04EA6205" w:rsidR="00562C17" w:rsidRPr="0065639F" w:rsidRDefault="00562C17" w:rsidP="00562C1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Jul – Oct 2023</w:t>
            </w:r>
          </w:p>
        </w:tc>
      </w:tr>
      <w:tr w:rsidR="00562C17" w:rsidRPr="0065639F" w14:paraId="4C00CD42" w14:textId="77777777" w:rsidTr="00F34527">
        <w:trPr>
          <w:trHeight w:val="20"/>
          <w:jc w:val="center"/>
        </w:trPr>
        <w:tc>
          <w:tcPr>
            <w:tcW w:w="10943" w:type="dxa"/>
            <w:gridSpan w:val="3"/>
            <w:vAlign w:val="bottom"/>
          </w:tcPr>
          <w:p w14:paraId="208B5E97" w14:textId="77CF5827" w:rsidR="009B43FF" w:rsidRPr="0065639F" w:rsidRDefault="009B43FF" w:rsidP="009B43FF">
            <w:pPr>
              <w:pStyle w:val="Listenabsatz"/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65639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Performed audit procedures on consolidated IFRS and HGB financial statements for</w:t>
            </w:r>
            <w:r w:rsidR="009C6AA4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 a</w:t>
            </w:r>
            <w:r w:rsidRPr="0065639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 DAX40 Life Science client, supporting sign-off on statements, covering over €116bn in assets</w:t>
            </w:r>
          </w:p>
          <w:p w14:paraId="1DB88C51" w14:textId="77777777" w:rsidR="009B43FF" w:rsidRPr="0065639F" w:rsidRDefault="009B43FF" w:rsidP="009B43FF">
            <w:pPr>
              <w:pStyle w:val="Listenabsatz"/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65639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Scoped 350 subsidiaries, coordinated with 10+ component auditors, and calculated materiality to focus audits on key entities</w:t>
            </w:r>
          </w:p>
          <w:p w14:paraId="746118C9" w14:textId="05CB90E0" w:rsidR="00B77ABD" w:rsidRPr="0065639F" w:rsidRDefault="009B43FF" w:rsidP="009B43FF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</w:pPr>
            <w:r w:rsidRPr="0065639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Uncovered previously unidentified climate-related financial risks by analysing external disclosures and reports</w:t>
            </w:r>
            <w:del w:id="2" w:author="David Döbele" w:date="2026-02-08T18:07:00Z" w16du:dateUtc="2026-02-08T17:07:00Z">
              <w:r w:rsidRPr="0065639F" w:rsidDel="00310D70">
                <w:rPr>
                  <w:rFonts w:ascii="Times New Roman" w:eastAsia="Georgia" w:hAnsi="Times New Roman" w:cs="Times New Roman"/>
                  <w:iCs/>
                  <w:sz w:val="20"/>
                  <w:szCs w:val="20"/>
                  <w:lang w:val="en-GB"/>
                </w:rPr>
                <w:delText>, producing a presentation that directly influenced the audit team’s assessment</w:delText>
              </w:r>
            </w:del>
          </w:p>
        </w:tc>
      </w:tr>
      <w:tr w:rsidR="00B1362D" w:rsidRPr="0065639F" w14:paraId="414B4085" w14:textId="77777777" w:rsidTr="00CB7E94">
        <w:trPr>
          <w:trHeight w:val="454"/>
          <w:jc w:val="center"/>
        </w:trPr>
        <w:tc>
          <w:tcPr>
            <w:tcW w:w="10943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4D200B81" w:rsidR="00B1362D" w:rsidRPr="0065639F" w:rsidRDefault="0014736F" w:rsidP="00562C17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  <w:lang w:val="en-GB"/>
              </w:rPr>
            </w:pPr>
            <w:r w:rsidRPr="0065639F">
              <w:rPr>
                <w:rFonts w:ascii="Times New Roman" w:hAnsi="Times New Roman" w:cs="Times New Roman"/>
                <w:iCs/>
                <w:color w:val="000000"/>
                <w:sz w:val="23"/>
                <w:szCs w:val="23"/>
                <w:lang w:val="en-GB"/>
              </w:rPr>
              <w:t>EXTRACURRICULAR ACTIVITIES</w:t>
            </w:r>
          </w:p>
        </w:tc>
      </w:tr>
      <w:tr w:rsidR="00562C17" w:rsidRPr="0065639F" w14:paraId="74251178" w14:textId="77777777" w:rsidTr="00F34527">
        <w:trPr>
          <w:trHeight w:val="340"/>
          <w:jc w:val="center"/>
        </w:trPr>
        <w:tc>
          <w:tcPr>
            <w:tcW w:w="8639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6541C441" w:rsidR="00562C17" w:rsidRPr="0065639F" w:rsidRDefault="00562C17" w:rsidP="00562C17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i w:val="0"/>
                <w:smallCaps w:val="0"/>
                <w:color w:val="000000"/>
                <w:sz w:val="21"/>
                <w:szCs w:val="21"/>
                <w:lang w:val="en-GB"/>
              </w:rPr>
              <w:t xml:space="preserve">Entrepreneurs Club Cologne e.V. </w:t>
            </w:r>
            <w:r w:rsidRPr="0065639F">
              <w:rPr>
                <w:rFonts w:ascii="Times New Roman" w:hAnsi="Times New Roman" w:cs="Times New Roman"/>
                <w:b/>
                <w:i w:val="0"/>
                <w:iCs/>
                <w:sz w:val="20"/>
                <w:szCs w:val="20"/>
                <w:lang w:val="en-GB"/>
              </w:rPr>
              <w:t>|</w:t>
            </w:r>
            <w:r w:rsidRPr="0065639F">
              <w:rPr>
                <w:rFonts w:ascii="Times New Roman" w:hAnsi="Times New Roman" w:cs="Times New Roman"/>
                <w:b/>
                <w:i w:val="0"/>
                <w:iCs/>
                <w:smallCaps w:val="0"/>
                <w:color w:val="000000"/>
                <w:sz w:val="21"/>
                <w:szCs w:val="21"/>
                <w:lang w:val="en-GB"/>
              </w:rPr>
              <w:t xml:space="preserve"> </w:t>
            </w:r>
            <w:r w:rsidRPr="0065639F">
              <w:rPr>
                <w:rFonts w:ascii="Times New Roman" w:hAnsi="Times New Roman" w:cs="Times New Roman"/>
                <w:b/>
                <w:i w:val="0"/>
                <w:smallCaps w:val="0"/>
                <w:color w:val="000000"/>
                <w:sz w:val="21"/>
                <w:szCs w:val="21"/>
                <w:lang w:val="en-GB"/>
              </w:rPr>
              <w:t>Organiser of Germany’s largest student-run startup fairs</w:t>
            </w:r>
          </w:p>
        </w:tc>
        <w:tc>
          <w:tcPr>
            <w:tcW w:w="2304" w:type="dxa"/>
            <w:tcBorders>
              <w:top w:val="single" w:sz="4" w:space="0" w:color="auto"/>
            </w:tcBorders>
            <w:vAlign w:val="bottom"/>
          </w:tcPr>
          <w:p w14:paraId="58208F44" w14:textId="1A444E16" w:rsidR="00562C17" w:rsidRPr="0065639F" w:rsidRDefault="00562C17" w:rsidP="00562C1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  <w:lang w:val="en-GB"/>
              </w:rPr>
              <w:t>Cologne, DE</w:t>
            </w:r>
          </w:p>
        </w:tc>
      </w:tr>
      <w:tr w:rsidR="00562C17" w:rsidRPr="0065639F" w14:paraId="4F59C612" w14:textId="77777777" w:rsidTr="00F34527">
        <w:trPr>
          <w:trHeight w:val="20"/>
          <w:jc w:val="center"/>
        </w:trPr>
        <w:tc>
          <w:tcPr>
            <w:tcW w:w="8639" w:type="dxa"/>
            <w:gridSpan w:val="2"/>
            <w:vAlign w:val="bottom"/>
          </w:tcPr>
          <w:p w14:paraId="32F07601" w14:textId="11C2CE74" w:rsidR="00562C17" w:rsidRPr="0065639F" w:rsidRDefault="00562C17" w:rsidP="00562C17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Co-Head of Finance</w:t>
            </w:r>
          </w:p>
        </w:tc>
        <w:tc>
          <w:tcPr>
            <w:tcW w:w="2304" w:type="dxa"/>
            <w:vAlign w:val="bottom"/>
          </w:tcPr>
          <w:p w14:paraId="45DD2178" w14:textId="6575B8D3" w:rsidR="00562C17" w:rsidRPr="0065639F" w:rsidRDefault="00562C17" w:rsidP="00562C17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Aug 2023 – Feb 2024</w:t>
            </w:r>
          </w:p>
        </w:tc>
      </w:tr>
      <w:tr w:rsidR="00562C17" w:rsidRPr="0065639F" w14:paraId="02437711" w14:textId="77777777" w:rsidTr="00F34527">
        <w:trPr>
          <w:trHeight w:val="20"/>
          <w:jc w:val="center"/>
        </w:trPr>
        <w:tc>
          <w:tcPr>
            <w:tcW w:w="10943" w:type="dxa"/>
            <w:gridSpan w:val="3"/>
            <w:vAlign w:val="bottom"/>
          </w:tcPr>
          <w:p w14:paraId="6EA78015" w14:textId="45421512" w:rsidR="00562C17" w:rsidRPr="0065639F" w:rsidRDefault="00562C17" w:rsidP="00562C17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</w:pPr>
            <w:r w:rsidRPr="0065639F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Managed budgets</w:t>
            </w:r>
            <w:r w:rsidR="00825F06" w:rsidRPr="0065639F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 ranging</w:t>
            </w:r>
            <w:r w:rsidRPr="0065639F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 from €10k to €20k and invoicing processes using Excel, improving cost reconciliation accuracy</w:t>
            </w:r>
          </w:p>
          <w:p w14:paraId="68CFAD97" w14:textId="2AE986F6" w:rsidR="00562C17" w:rsidRPr="0065639F" w:rsidRDefault="00562C17" w:rsidP="00562C17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</w:pPr>
            <w:r w:rsidRPr="0065639F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Developed automated Excel models and reporting tools, cutting financial analysis and reporting time by approx. 90%</w:t>
            </w:r>
          </w:p>
        </w:tc>
      </w:tr>
      <w:tr w:rsidR="00562C17" w:rsidRPr="0065639F" w14:paraId="04BFDD79" w14:textId="77777777" w:rsidTr="00F34527">
        <w:trPr>
          <w:trHeight w:val="283"/>
          <w:jc w:val="center"/>
        </w:trPr>
        <w:tc>
          <w:tcPr>
            <w:tcW w:w="8639" w:type="dxa"/>
            <w:gridSpan w:val="2"/>
            <w:vAlign w:val="bottom"/>
          </w:tcPr>
          <w:p w14:paraId="5D908AF7" w14:textId="4E6E5A7F" w:rsidR="00562C17" w:rsidRPr="0065639F" w:rsidRDefault="00562C17" w:rsidP="00562C1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Member Finance</w:t>
            </w:r>
          </w:p>
        </w:tc>
        <w:tc>
          <w:tcPr>
            <w:tcW w:w="2304" w:type="dxa"/>
            <w:vAlign w:val="bottom"/>
          </w:tcPr>
          <w:p w14:paraId="0D2FFB14" w14:textId="2D633C47" w:rsidR="00562C17" w:rsidRPr="0065639F" w:rsidRDefault="00562C17" w:rsidP="00562C1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>Sep 2021 –</w:t>
            </w:r>
            <w:r w:rsidR="00825F06" w:rsidRPr="0065639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 xml:space="preserve"> </w:t>
            </w:r>
            <w:r w:rsidRPr="0065639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>Jul 2023</w:t>
            </w:r>
          </w:p>
        </w:tc>
      </w:tr>
      <w:tr w:rsidR="00562C17" w:rsidRPr="0065639F" w14:paraId="66A58453" w14:textId="77777777" w:rsidTr="00F34527">
        <w:trPr>
          <w:trHeight w:val="20"/>
          <w:jc w:val="center"/>
        </w:trPr>
        <w:tc>
          <w:tcPr>
            <w:tcW w:w="10943" w:type="dxa"/>
            <w:gridSpan w:val="3"/>
            <w:vAlign w:val="bottom"/>
          </w:tcPr>
          <w:p w14:paraId="3851C598" w14:textId="77777777" w:rsidR="00562C17" w:rsidRPr="0065639F" w:rsidRDefault="00562C17" w:rsidP="00562C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</w:pPr>
            <w:r w:rsidRPr="0065639F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Co-developed a comprehensive financial planning, budgeting, and reporting process, improving financial stability</w:t>
            </w:r>
          </w:p>
          <w:p w14:paraId="50B5B9CB" w14:textId="34162E2A" w:rsidR="00562C17" w:rsidRPr="0065639F" w:rsidRDefault="00562C17" w:rsidP="00562C17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</w:pPr>
            <w:r w:rsidRPr="0065639F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Maintained the cash book and supported the planning of budgets and half-year reports</w:t>
            </w:r>
          </w:p>
        </w:tc>
      </w:tr>
      <w:tr w:rsidR="00B1362D" w:rsidRPr="0065639F" w14:paraId="482569A2" w14:textId="77777777" w:rsidTr="00CB7E94">
        <w:trPr>
          <w:trHeight w:val="454"/>
          <w:jc w:val="center"/>
        </w:trPr>
        <w:tc>
          <w:tcPr>
            <w:tcW w:w="10943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0E8AD28D" w:rsidR="00B1362D" w:rsidRPr="0065639F" w:rsidRDefault="0014736F" w:rsidP="0014736F">
            <w:pPr>
              <w:pStyle w:val="BERSCHRIFT"/>
              <w:rPr>
                <w:rFonts w:ascii="Times New Roman" w:hAnsi="Times New Roman" w:cs="Times New Roman"/>
                <w:b w:val="0"/>
                <w:sz w:val="28"/>
                <w:szCs w:val="28"/>
                <w:lang w:val="en-GB"/>
              </w:rPr>
            </w:pPr>
            <w:r w:rsidRPr="0065639F">
              <w:rPr>
                <w:rFonts w:ascii="Times New Roman" w:hAnsi="Times New Roman" w:cs="Times New Roman"/>
                <w:iCs/>
                <w:color w:val="000000"/>
                <w:sz w:val="23"/>
                <w:szCs w:val="23"/>
                <w:lang w:val="en-GB"/>
              </w:rPr>
              <w:t>SKILLS &amp; INTERESTS</w:t>
            </w:r>
          </w:p>
        </w:tc>
      </w:tr>
      <w:tr w:rsidR="00B1362D" w:rsidRPr="0065639F" w14:paraId="2B257790" w14:textId="77777777" w:rsidTr="00F34527">
        <w:trPr>
          <w:trHeight w:val="283"/>
          <w:jc w:val="center"/>
        </w:trPr>
        <w:tc>
          <w:tcPr>
            <w:tcW w:w="1728" w:type="dxa"/>
            <w:tcBorders>
              <w:top w:val="single" w:sz="4" w:space="0" w:color="auto"/>
            </w:tcBorders>
            <w:vAlign w:val="bottom"/>
          </w:tcPr>
          <w:p w14:paraId="15B2C431" w14:textId="07BC8EE1" w:rsidR="00B1362D" w:rsidRPr="0065639F" w:rsidRDefault="00B1362D" w:rsidP="00B1362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Languages:</w:t>
            </w:r>
          </w:p>
        </w:tc>
        <w:tc>
          <w:tcPr>
            <w:tcW w:w="9215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535E0659" w:rsidR="00B1362D" w:rsidRPr="0065639F" w:rsidRDefault="00B1362D" w:rsidP="00B1362D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>German (</w:t>
            </w:r>
            <w:r w:rsidRPr="0065639F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GB"/>
              </w:rPr>
              <w:t>native</w:t>
            </w:r>
            <w:r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>), Punjabi (</w:t>
            </w:r>
            <w:r w:rsidRPr="0065639F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GB"/>
              </w:rPr>
              <w:t>native</w:t>
            </w:r>
            <w:r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>), English (</w:t>
            </w:r>
            <w:r w:rsidR="00484EBE" w:rsidRPr="0065639F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GB"/>
              </w:rPr>
              <w:t>C1</w:t>
            </w:r>
            <w:r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>), Hindi (</w:t>
            </w:r>
            <w:r w:rsidR="00484EBE" w:rsidRPr="0065639F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GB"/>
              </w:rPr>
              <w:t>C1</w:t>
            </w:r>
            <w:r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>), French (</w:t>
            </w:r>
            <w:r w:rsidR="00484EBE" w:rsidRPr="0065639F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GB"/>
              </w:rPr>
              <w:t>B1</w:t>
            </w:r>
            <w:r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>)</w:t>
            </w:r>
          </w:p>
        </w:tc>
      </w:tr>
      <w:tr w:rsidR="00B1362D" w:rsidRPr="0065639F" w14:paraId="45706C3F" w14:textId="77777777" w:rsidTr="0028036E">
        <w:trPr>
          <w:trHeight w:val="283"/>
          <w:jc w:val="center"/>
        </w:trPr>
        <w:tc>
          <w:tcPr>
            <w:tcW w:w="1728" w:type="dxa"/>
            <w:vAlign w:val="bottom"/>
          </w:tcPr>
          <w:p w14:paraId="57688BDA" w14:textId="08C6CF10" w:rsidR="00B1362D" w:rsidRPr="0065639F" w:rsidRDefault="00B1362D" w:rsidP="00B1362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Skills:</w:t>
            </w:r>
          </w:p>
        </w:tc>
        <w:tc>
          <w:tcPr>
            <w:tcW w:w="9215" w:type="dxa"/>
            <w:gridSpan w:val="2"/>
            <w:vAlign w:val="bottom"/>
          </w:tcPr>
          <w:p w14:paraId="60CA2168" w14:textId="3017B252" w:rsidR="00B1362D" w:rsidRPr="0065639F" w:rsidRDefault="00B1362D" w:rsidP="00B1362D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 xml:space="preserve">Microsoft Office </w:t>
            </w:r>
            <w:r w:rsidRPr="0065639F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GB"/>
              </w:rPr>
              <w:t>(Word, Excel, PowerPoint)</w:t>
            </w:r>
            <w:r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 xml:space="preserve">, Power BI, </w:t>
            </w:r>
            <w:r w:rsidR="002F1AB7"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 xml:space="preserve">Capital IQ, </w:t>
            </w:r>
            <w:r w:rsidR="00233A82"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>Mergermarket</w:t>
            </w:r>
            <w:r w:rsidR="000E473A"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>,</w:t>
            </w:r>
            <w:r w:rsidR="002F1AB7"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 xml:space="preserve"> </w:t>
            </w:r>
            <w:r w:rsidR="006F0B95"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 xml:space="preserve">SQL, </w:t>
            </w:r>
            <w:r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>Python</w:t>
            </w:r>
          </w:p>
        </w:tc>
      </w:tr>
      <w:tr w:rsidR="0028036E" w:rsidRPr="0065639F" w14:paraId="0164D089" w14:textId="77777777" w:rsidTr="0028036E">
        <w:trPr>
          <w:trHeight w:val="283"/>
          <w:jc w:val="center"/>
        </w:trPr>
        <w:tc>
          <w:tcPr>
            <w:tcW w:w="1728" w:type="dxa"/>
            <w:vAlign w:val="bottom"/>
          </w:tcPr>
          <w:p w14:paraId="2ABB6F29" w14:textId="05819A34" w:rsidR="0028036E" w:rsidRPr="0065639F" w:rsidRDefault="0028036E" w:rsidP="00B1362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Certificate:</w:t>
            </w:r>
          </w:p>
        </w:tc>
        <w:tc>
          <w:tcPr>
            <w:tcW w:w="9215" w:type="dxa"/>
            <w:gridSpan w:val="2"/>
            <w:vAlign w:val="bottom"/>
          </w:tcPr>
          <w:p w14:paraId="73A44E82" w14:textId="6044B509" w:rsidR="002723D8" w:rsidRPr="0065639F" w:rsidRDefault="002723D8" w:rsidP="00A04DA6">
            <w:pPr>
              <w:pStyle w:val="p1"/>
              <w:rPr>
                <w:rFonts w:ascii="Times New Roman" w:eastAsiaTheme="minorHAnsi" w:hAnsi="Times New Roman"/>
                <w:iCs/>
                <w:color w:val="000000"/>
                <w:lang w:val="en-GB" w:eastAsia="en-US"/>
              </w:rPr>
            </w:pPr>
            <w:r w:rsidRPr="0065639F">
              <w:rPr>
                <w:rFonts w:ascii="Times New Roman" w:eastAsiaTheme="minorHAnsi" w:hAnsi="Times New Roman"/>
                <w:iCs/>
                <w:color w:val="000000"/>
                <w:lang w:val="en-GB" w:eastAsia="en-US"/>
              </w:rPr>
              <w:t>Advanced Valuation and Strategy – M&amp;A, PE and VC | Erasmus University Rotterdam, Nov 2025</w:t>
            </w:r>
          </w:p>
        </w:tc>
      </w:tr>
      <w:tr w:rsidR="00B1362D" w:rsidRPr="0065639F" w14:paraId="70CB01B0" w14:textId="77777777" w:rsidTr="0028036E">
        <w:trPr>
          <w:trHeight w:val="283"/>
          <w:jc w:val="center"/>
        </w:trPr>
        <w:tc>
          <w:tcPr>
            <w:tcW w:w="1728" w:type="dxa"/>
            <w:vAlign w:val="bottom"/>
          </w:tcPr>
          <w:p w14:paraId="04F58216" w14:textId="048C328E" w:rsidR="00B1362D" w:rsidRPr="0065639F" w:rsidRDefault="00B1362D" w:rsidP="00B1362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 xml:space="preserve">Interests: </w:t>
            </w:r>
          </w:p>
        </w:tc>
        <w:tc>
          <w:tcPr>
            <w:tcW w:w="9215" w:type="dxa"/>
            <w:gridSpan w:val="2"/>
            <w:vAlign w:val="bottom"/>
          </w:tcPr>
          <w:p w14:paraId="598C2742" w14:textId="1672BF2C" w:rsidR="00B1362D" w:rsidRPr="0065639F" w:rsidRDefault="00B1362D" w:rsidP="00B1362D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>Capital Markets</w:t>
            </w:r>
            <w:r w:rsidRPr="0065639F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 xml:space="preserve">and </w:t>
            </w:r>
            <w:r w:rsidR="0023721F"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>E</w:t>
            </w:r>
            <w:r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 xml:space="preserve">conomic </w:t>
            </w:r>
            <w:r w:rsidR="0023721F"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>T</w:t>
            </w:r>
            <w:r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>rends, Calisthenics,</w:t>
            </w:r>
            <w:r w:rsidR="00450F7A"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 xml:space="preserve"> Mixed Martial Arts,</w:t>
            </w:r>
            <w:r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 xml:space="preserve"> Personal Development</w:t>
            </w:r>
          </w:p>
        </w:tc>
      </w:tr>
    </w:tbl>
    <w:p w14:paraId="0747D2BF" w14:textId="69F47280" w:rsidR="00723643" w:rsidRPr="0065639F" w:rsidRDefault="00723643">
      <w:pPr>
        <w:rPr>
          <w:rFonts w:ascii="Times New Roman" w:hAnsi="Times New Roman" w:cs="Times New Roman"/>
          <w:sz w:val="18"/>
          <w:lang w:val="en-GB"/>
        </w:rPr>
      </w:pPr>
    </w:p>
    <w:sectPr w:rsidR="00723643" w:rsidRPr="0065639F" w:rsidSect="00813D33">
      <w:footerReference w:type="even" r:id="rId12"/>
      <w:pgSz w:w="11906" w:h="16838"/>
      <w:pgMar w:top="397" w:right="1418" w:bottom="17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aramvir Singh Mathon" w:date="2026-02-07T22:54:00Z" w:initials="KM">
    <w:p w14:paraId="072A1141" w14:textId="77777777" w:rsidR="003B0EC6" w:rsidRDefault="003B0EC6" w:rsidP="003B0EC6">
      <w:r>
        <w:rPr>
          <w:rStyle w:val="Kommentarzeichen"/>
        </w:rPr>
        <w:annotationRef/>
      </w:r>
      <w:r>
        <w:rPr>
          <w:sz w:val="20"/>
          <w:szCs w:val="20"/>
        </w:rPr>
        <w:t>Evtl. weglassen?</w:t>
      </w:r>
    </w:p>
  </w:comment>
  <w:comment w:id="1" w:author="David Döbele" w:date="2026-02-08T18:07:00Z" w:initials="DD">
    <w:p w14:paraId="09D98C8B" w14:textId="77777777" w:rsidR="00310D70" w:rsidRDefault="00310D70" w:rsidP="00310D70">
      <w:r>
        <w:rPr>
          <w:rStyle w:val="Kommentarzeichen"/>
        </w:rPr>
        <w:annotationRef/>
      </w:r>
      <w:r>
        <w:rPr>
          <w:sz w:val="20"/>
          <w:szCs w:val="20"/>
        </w:rPr>
        <w:t>ne lieber 1 zeile bei audit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2A1141" w15:done="0"/>
  <w15:commentEx w15:paraId="09D98C8B" w15:paraIdParent="072A11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4AEA4A2" w16cex:dateUtc="2026-02-07T21:54:00Z"/>
  <w16cex:commentExtensible w16cex:durableId="2C768D7F" w16cex:dateUtc="2026-02-08T17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2A1141" w16cid:durableId="34AEA4A2"/>
  <w16cid:commentId w16cid:paraId="09D98C8B" w16cid:durableId="2C768D7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8E61A" w14:textId="77777777" w:rsidR="00C91AF8" w:rsidRDefault="00C91AF8" w:rsidP="00BE053D">
      <w:pPr>
        <w:spacing w:after="0" w:line="240" w:lineRule="auto"/>
      </w:pPr>
      <w:r>
        <w:separator/>
      </w:r>
    </w:p>
  </w:endnote>
  <w:endnote w:type="continuationSeparator" w:id="0">
    <w:p w14:paraId="4778F638" w14:textId="77777777" w:rsidR="00C91AF8" w:rsidRDefault="00C91AF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169E8" w14:textId="77777777" w:rsidR="00C91AF8" w:rsidRDefault="00C91AF8" w:rsidP="00BE053D">
      <w:pPr>
        <w:spacing w:after="0" w:line="240" w:lineRule="auto"/>
      </w:pPr>
      <w:r>
        <w:separator/>
      </w:r>
    </w:p>
  </w:footnote>
  <w:footnote w:type="continuationSeparator" w:id="0">
    <w:p w14:paraId="5863CD79" w14:textId="77777777" w:rsidR="00C91AF8" w:rsidRDefault="00C91AF8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62C6809"/>
    <w:multiLevelType w:val="multilevel"/>
    <w:tmpl w:val="199A7B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F94965"/>
    <w:multiLevelType w:val="multilevel"/>
    <w:tmpl w:val="648CA9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277401"/>
    <w:multiLevelType w:val="multilevel"/>
    <w:tmpl w:val="2090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937AFF"/>
    <w:multiLevelType w:val="hybridMultilevel"/>
    <w:tmpl w:val="ACF6FE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CA72287"/>
    <w:multiLevelType w:val="multilevel"/>
    <w:tmpl w:val="84C6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522090">
    <w:abstractNumId w:val="17"/>
  </w:num>
  <w:num w:numId="2" w16cid:durableId="2092114607">
    <w:abstractNumId w:val="21"/>
  </w:num>
  <w:num w:numId="3" w16cid:durableId="581567977">
    <w:abstractNumId w:val="24"/>
  </w:num>
  <w:num w:numId="4" w16cid:durableId="2018069003">
    <w:abstractNumId w:val="0"/>
  </w:num>
  <w:num w:numId="5" w16cid:durableId="556204087">
    <w:abstractNumId w:val="1"/>
  </w:num>
  <w:num w:numId="6" w16cid:durableId="1455320999">
    <w:abstractNumId w:val="2"/>
  </w:num>
  <w:num w:numId="7" w16cid:durableId="1679499401">
    <w:abstractNumId w:val="16"/>
  </w:num>
  <w:num w:numId="8" w16cid:durableId="1270699157">
    <w:abstractNumId w:val="27"/>
  </w:num>
  <w:num w:numId="9" w16cid:durableId="1377118456">
    <w:abstractNumId w:val="15"/>
  </w:num>
  <w:num w:numId="10" w16cid:durableId="8720927">
    <w:abstractNumId w:val="29"/>
  </w:num>
  <w:num w:numId="11" w16cid:durableId="1821537735">
    <w:abstractNumId w:val="7"/>
  </w:num>
  <w:num w:numId="12" w16cid:durableId="2084637794">
    <w:abstractNumId w:val="8"/>
  </w:num>
  <w:num w:numId="13" w16cid:durableId="969288569">
    <w:abstractNumId w:val="10"/>
  </w:num>
  <w:num w:numId="14" w16cid:durableId="878009146">
    <w:abstractNumId w:val="11"/>
  </w:num>
  <w:num w:numId="15" w16cid:durableId="45417358">
    <w:abstractNumId w:val="26"/>
  </w:num>
  <w:num w:numId="16" w16cid:durableId="1287854693">
    <w:abstractNumId w:val="6"/>
  </w:num>
  <w:num w:numId="17" w16cid:durableId="8339296">
    <w:abstractNumId w:val="19"/>
  </w:num>
  <w:num w:numId="18" w16cid:durableId="1634288336">
    <w:abstractNumId w:val="4"/>
  </w:num>
  <w:num w:numId="19" w16cid:durableId="861435694">
    <w:abstractNumId w:val="23"/>
  </w:num>
  <w:num w:numId="20" w16cid:durableId="934283679">
    <w:abstractNumId w:val="12"/>
  </w:num>
  <w:num w:numId="21" w16cid:durableId="2123373661">
    <w:abstractNumId w:val="13"/>
  </w:num>
  <w:num w:numId="22" w16cid:durableId="168641109">
    <w:abstractNumId w:val="18"/>
  </w:num>
  <w:num w:numId="23" w16cid:durableId="1089695783">
    <w:abstractNumId w:val="9"/>
  </w:num>
  <w:num w:numId="24" w16cid:durableId="1603369400">
    <w:abstractNumId w:val="25"/>
  </w:num>
  <w:num w:numId="25" w16cid:durableId="1730768819">
    <w:abstractNumId w:val="30"/>
  </w:num>
  <w:num w:numId="26" w16cid:durableId="169027515">
    <w:abstractNumId w:val="22"/>
  </w:num>
  <w:num w:numId="27" w16cid:durableId="1567062956">
    <w:abstractNumId w:val="20"/>
  </w:num>
  <w:num w:numId="28" w16cid:durableId="1798796807">
    <w:abstractNumId w:val="24"/>
  </w:num>
  <w:num w:numId="29" w16cid:durableId="100607183">
    <w:abstractNumId w:val="14"/>
  </w:num>
  <w:num w:numId="30" w16cid:durableId="971515990">
    <w:abstractNumId w:val="24"/>
  </w:num>
  <w:num w:numId="31" w16cid:durableId="116030637">
    <w:abstractNumId w:val="24"/>
  </w:num>
  <w:num w:numId="32" w16cid:durableId="370158089">
    <w:abstractNumId w:val="24"/>
  </w:num>
  <w:num w:numId="33" w16cid:durableId="1505316387">
    <w:abstractNumId w:val="24"/>
  </w:num>
  <w:num w:numId="34" w16cid:durableId="1978804290">
    <w:abstractNumId w:val="5"/>
  </w:num>
  <w:num w:numId="35" w16cid:durableId="189071952">
    <w:abstractNumId w:val="3"/>
  </w:num>
  <w:num w:numId="36" w16cid:durableId="1233740254">
    <w:abstractNumId w:val="24"/>
  </w:num>
  <w:num w:numId="37" w16cid:durableId="404187743">
    <w:abstractNumId w:val="24"/>
  </w:num>
  <w:num w:numId="38" w16cid:durableId="59716602">
    <w:abstractNumId w:val="24"/>
  </w:num>
  <w:num w:numId="39" w16cid:durableId="1394693500">
    <w:abstractNumId w:val="24"/>
  </w:num>
  <w:num w:numId="40" w16cid:durableId="1253005050">
    <w:abstractNumId w:val="2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ramvir Singh Mathon">
    <w15:presenceInfo w15:providerId="Windows Live" w15:userId="f723b19e57dd5b12"/>
  </w15:person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1AC5"/>
    <w:rsid w:val="0001705C"/>
    <w:rsid w:val="00023D79"/>
    <w:rsid w:val="00033636"/>
    <w:rsid w:val="00042657"/>
    <w:rsid w:val="000459A9"/>
    <w:rsid w:val="00052404"/>
    <w:rsid w:val="00061D33"/>
    <w:rsid w:val="000623D9"/>
    <w:rsid w:val="0006454B"/>
    <w:rsid w:val="00064643"/>
    <w:rsid w:val="0007643E"/>
    <w:rsid w:val="00081383"/>
    <w:rsid w:val="00087747"/>
    <w:rsid w:val="0009046F"/>
    <w:rsid w:val="000A1FDA"/>
    <w:rsid w:val="000A7E12"/>
    <w:rsid w:val="000B0932"/>
    <w:rsid w:val="000B2AE1"/>
    <w:rsid w:val="000B541F"/>
    <w:rsid w:val="000B63E2"/>
    <w:rsid w:val="000B6548"/>
    <w:rsid w:val="000C7AC8"/>
    <w:rsid w:val="000D0E09"/>
    <w:rsid w:val="000D0E59"/>
    <w:rsid w:val="000D177C"/>
    <w:rsid w:val="000D6646"/>
    <w:rsid w:val="000D671A"/>
    <w:rsid w:val="000E473A"/>
    <w:rsid w:val="000F1A64"/>
    <w:rsid w:val="0010022F"/>
    <w:rsid w:val="00103EC5"/>
    <w:rsid w:val="001044B4"/>
    <w:rsid w:val="00116C6E"/>
    <w:rsid w:val="001171F2"/>
    <w:rsid w:val="00125CA6"/>
    <w:rsid w:val="0013440F"/>
    <w:rsid w:val="0013463F"/>
    <w:rsid w:val="00136213"/>
    <w:rsid w:val="0014736F"/>
    <w:rsid w:val="00151162"/>
    <w:rsid w:val="001519CD"/>
    <w:rsid w:val="00153AC2"/>
    <w:rsid w:val="00155F42"/>
    <w:rsid w:val="00156FC9"/>
    <w:rsid w:val="00162A5A"/>
    <w:rsid w:val="001647AB"/>
    <w:rsid w:val="00172867"/>
    <w:rsid w:val="00175B6D"/>
    <w:rsid w:val="001814D1"/>
    <w:rsid w:val="001901ED"/>
    <w:rsid w:val="00192A8D"/>
    <w:rsid w:val="0019483A"/>
    <w:rsid w:val="00196977"/>
    <w:rsid w:val="001A2A95"/>
    <w:rsid w:val="001A46BF"/>
    <w:rsid w:val="001A481B"/>
    <w:rsid w:val="001A4A2A"/>
    <w:rsid w:val="001A5106"/>
    <w:rsid w:val="001A7D89"/>
    <w:rsid w:val="001B0186"/>
    <w:rsid w:val="001B3E2B"/>
    <w:rsid w:val="001B506D"/>
    <w:rsid w:val="001B62CA"/>
    <w:rsid w:val="001C1E8D"/>
    <w:rsid w:val="001C6CB5"/>
    <w:rsid w:val="001D4DCD"/>
    <w:rsid w:val="001E1C71"/>
    <w:rsid w:val="001E2EE9"/>
    <w:rsid w:val="001E3AF8"/>
    <w:rsid w:val="001E3EF4"/>
    <w:rsid w:val="001E55A6"/>
    <w:rsid w:val="001E5792"/>
    <w:rsid w:val="001E6311"/>
    <w:rsid w:val="001E6E35"/>
    <w:rsid w:val="001F12CC"/>
    <w:rsid w:val="001F4175"/>
    <w:rsid w:val="001F7995"/>
    <w:rsid w:val="001F7BC2"/>
    <w:rsid w:val="00200BF1"/>
    <w:rsid w:val="00213626"/>
    <w:rsid w:val="0022081D"/>
    <w:rsid w:val="00221938"/>
    <w:rsid w:val="00223A4D"/>
    <w:rsid w:val="0022491A"/>
    <w:rsid w:val="00232CB5"/>
    <w:rsid w:val="00233A82"/>
    <w:rsid w:val="00234A7E"/>
    <w:rsid w:val="0023721F"/>
    <w:rsid w:val="0024373D"/>
    <w:rsid w:val="002508C2"/>
    <w:rsid w:val="002551C9"/>
    <w:rsid w:val="0026376D"/>
    <w:rsid w:val="00267252"/>
    <w:rsid w:val="002706AC"/>
    <w:rsid w:val="00270F35"/>
    <w:rsid w:val="00271A74"/>
    <w:rsid w:val="002723D8"/>
    <w:rsid w:val="002741AA"/>
    <w:rsid w:val="00277BCA"/>
    <w:rsid w:val="0028036E"/>
    <w:rsid w:val="00282DB0"/>
    <w:rsid w:val="00286636"/>
    <w:rsid w:val="00287750"/>
    <w:rsid w:val="002A7FF2"/>
    <w:rsid w:val="002B2091"/>
    <w:rsid w:val="002B211A"/>
    <w:rsid w:val="002B35FC"/>
    <w:rsid w:val="002C0276"/>
    <w:rsid w:val="002C6972"/>
    <w:rsid w:val="002D0E34"/>
    <w:rsid w:val="002D1FE5"/>
    <w:rsid w:val="002D2B32"/>
    <w:rsid w:val="002D4516"/>
    <w:rsid w:val="002D644F"/>
    <w:rsid w:val="002E07CC"/>
    <w:rsid w:val="002F1AB7"/>
    <w:rsid w:val="002F2DE7"/>
    <w:rsid w:val="002F46AD"/>
    <w:rsid w:val="003040ED"/>
    <w:rsid w:val="00304311"/>
    <w:rsid w:val="00305465"/>
    <w:rsid w:val="003101F0"/>
    <w:rsid w:val="00310D70"/>
    <w:rsid w:val="00313317"/>
    <w:rsid w:val="00314B7A"/>
    <w:rsid w:val="00324BC5"/>
    <w:rsid w:val="00334F31"/>
    <w:rsid w:val="00340BAB"/>
    <w:rsid w:val="003418E0"/>
    <w:rsid w:val="0034445C"/>
    <w:rsid w:val="003469F5"/>
    <w:rsid w:val="00347F8D"/>
    <w:rsid w:val="00350172"/>
    <w:rsid w:val="003638CB"/>
    <w:rsid w:val="00370103"/>
    <w:rsid w:val="00372F7B"/>
    <w:rsid w:val="003733E5"/>
    <w:rsid w:val="00390EA6"/>
    <w:rsid w:val="003922B2"/>
    <w:rsid w:val="003B0EC6"/>
    <w:rsid w:val="003B3793"/>
    <w:rsid w:val="003D00E5"/>
    <w:rsid w:val="003D25BB"/>
    <w:rsid w:val="003D4A92"/>
    <w:rsid w:val="003E27C3"/>
    <w:rsid w:val="003E5195"/>
    <w:rsid w:val="003F3E3F"/>
    <w:rsid w:val="004036DD"/>
    <w:rsid w:val="004067B8"/>
    <w:rsid w:val="00413113"/>
    <w:rsid w:val="004154BE"/>
    <w:rsid w:val="00416F39"/>
    <w:rsid w:val="00417424"/>
    <w:rsid w:val="0042013D"/>
    <w:rsid w:val="00422F83"/>
    <w:rsid w:val="004241F3"/>
    <w:rsid w:val="004268A3"/>
    <w:rsid w:val="00426AFA"/>
    <w:rsid w:val="00426D7E"/>
    <w:rsid w:val="0043430C"/>
    <w:rsid w:val="00435E6D"/>
    <w:rsid w:val="0043700B"/>
    <w:rsid w:val="00437D8C"/>
    <w:rsid w:val="00441EAB"/>
    <w:rsid w:val="00443668"/>
    <w:rsid w:val="00447F39"/>
    <w:rsid w:val="00450F7A"/>
    <w:rsid w:val="00456590"/>
    <w:rsid w:val="00456B0D"/>
    <w:rsid w:val="00456C81"/>
    <w:rsid w:val="00464BC6"/>
    <w:rsid w:val="00476AF8"/>
    <w:rsid w:val="00484EBE"/>
    <w:rsid w:val="00484FD7"/>
    <w:rsid w:val="004929FB"/>
    <w:rsid w:val="004940D1"/>
    <w:rsid w:val="00494E62"/>
    <w:rsid w:val="004A54BA"/>
    <w:rsid w:val="004B6A5E"/>
    <w:rsid w:val="004C5C05"/>
    <w:rsid w:val="004C6091"/>
    <w:rsid w:val="004D268E"/>
    <w:rsid w:val="004D6105"/>
    <w:rsid w:val="00501191"/>
    <w:rsid w:val="00507EA7"/>
    <w:rsid w:val="00523BA1"/>
    <w:rsid w:val="00526089"/>
    <w:rsid w:val="005261A6"/>
    <w:rsid w:val="00527A28"/>
    <w:rsid w:val="00527DCA"/>
    <w:rsid w:val="00552B11"/>
    <w:rsid w:val="00552D98"/>
    <w:rsid w:val="0055413A"/>
    <w:rsid w:val="00555927"/>
    <w:rsid w:val="00561E9A"/>
    <w:rsid w:val="00562C17"/>
    <w:rsid w:val="00570F53"/>
    <w:rsid w:val="005716D4"/>
    <w:rsid w:val="00571B60"/>
    <w:rsid w:val="00572876"/>
    <w:rsid w:val="00584019"/>
    <w:rsid w:val="00585A4D"/>
    <w:rsid w:val="00587F96"/>
    <w:rsid w:val="00591EA9"/>
    <w:rsid w:val="005958BA"/>
    <w:rsid w:val="005A0D49"/>
    <w:rsid w:val="005B329F"/>
    <w:rsid w:val="005B7D96"/>
    <w:rsid w:val="005C23CC"/>
    <w:rsid w:val="005C5890"/>
    <w:rsid w:val="005D6329"/>
    <w:rsid w:val="005E5282"/>
    <w:rsid w:val="005E57F6"/>
    <w:rsid w:val="005E5A27"/>
    <w:rsid w:val="005F5007"/>
    <w:rsid w:val="005F53F9"/>
    <w:rsid w:val="00601EC8"/>
    <w:rsid w:val="006058D8"/>
    <w:rsid w:val="0060780C"/>
    <w:rsid w:val="00610200"/>
    <w:rsid w:val="0061060D"/>
    <w:rsid w:val="006175E5"/>
    <w:rsid w:val="00617F4C"/>
    <w:rsid w:val="00622494"/>
    <w:rsid w:val="00623699"/>
    <w:rsid w:val="006320B2"/>
    <w:rsid w:val="00632901"/>
    <w:rsid w:val="00632D5A"/>
    <w:rsid w:val="00635515"/>
    <w:rsid w:val="00635E26"/>
    <w:rsid w:val="006451C6"/>
    <w:rsid w:val="00646BED"/>
    <w:rsid w:val="00653627"/>
    <w:rsid w:val="006546FD"/>
    <w:rsid w:val="0065639F"/>
    <w:rsid w:val="0065796D"/>
    <w:rsid w:val="00662CE0"/>
    <w:rsid w:val="00665BF3"/>
    <w:rsid w:val="006732D6"/>
    <w:rsid w:val="006734C5"/>
    <w:rsid w:val="006813BF"/>
    <w:rsid w:val="0068265B"/>
    <w:rsid w:val="00684CDB"/>
    <w:rsid w:val="00693E09"/>
    <w:rsid w:val="00696210"/>
    <w:rsid w:val="006A0980"/>
    <w:rsid w:val="006A2DE9"/>
    <w:rsid w:val="006A7230"/>
    <w:rsid w:val="006B4E32"/>
    <w:rsid w:val="006B72C7"/>
    <w:rsid w:val="006B7BFC"/>
    <w:rsid w:val="006B7F78"/>
    <w:rsid w:val="006C2252"/>
    <w:rsid w:val="006C36A3"/>
    <w:rsid w:val="006D7F7F"/>
    <w:rsid w:val="006E2B62"/>
    <w:rsid w:val="006E2C9C"/>
    <w:rsid w:val="006E40EF"/>
    <w:rsid w:val="006E77EA"/>
    <w:rsid w:val="006F0039"/>
    <w:rsid w:val="006F0B95"/>
    <w:rsid w:val="006F12A0"/>
    <w:rsid w:val="006F1FDC"/>
    <w:rsid w:val="006F3107"/>
    <w:rsid w:val="00707E80"/>
    <w:rsid w:val="00710B7D"/>
    <w:rsid w:val="00711CEF"/>
    <w:rsid w:val="00716D08"/>
    <w:rsid w:val="00720320"/>
    <w:rsid w:val="00723643"/>
    <w:rsid w:val="00724348"/>
    <w:rsid w:val="0072528D"/>
    <w:rsid w:val="00725D3C"/>
    <w:rsid w:val="00733DA1"/>
    <w:rsid w:val="00737822"/>
    <w:rsid w:val="0074111D"/>
    <w:rsid w:val="00747C44"/>
    <w:rsid w:val="00753D4A"/>
    <w:rsid w:val="00753FDD"/>
    <w:rsid w:val="00756912"/>
    <w:rsid w:val="007575D9"/>
    <w:rsid w:val="00761609"/>
    <w:rsid w:val="00761AB6"/>
    <w:rsid w:val="00763DCE"/>
    <w:rsid w:val="00766D87"/>
    <w:rsid w:val="00771298"/>
    <w:rsid w:val="00771436"/>
    <w:rsid w:val="00772365"/>
    <w:rsid w:val="007732BA"/>
    <w:rsid w:val="00776C46"/>
    <w:rsid w:val="00781820"/>
    <w:rsid w:val="0078260B"/>
    <w:rsid w:val="007838D1"/>
    <w:rsid w:val="00785254"/>
    <w:rsid w:val="00785853"/>
    <w:rsid w:val="007934C4"/>
    <w:rsid w:val="00793863"/>
    <w:rsid w:val="007950D8"/>
    <w:rsid w:val="007966F0"/>
    <w:rsid w:val="00797555"/>
    <w:rsid w:val="00797BFC"/>
    <w:rsid w:val="007A720F"/>
    <w:rsid w:val="007A7568"/>
    <w:rsid w:val="007B54B7"/>
    <w:rsid w:val="007C6A3C"/>
    <w:rsid w:val="007D4BEE"/>
    <w:rsid w:val="007D5BE9"/>
    <w:rsid w:val="007E2296"/>
    <w:rsid w:val="007F1117"/>
    <w:rsid w:val="007F4E17"/>
    <w:rsid w:val="007F5C3F"/>
    <w:rsid w:val="00800D20"/>
    <w:rsid w:val="008050E4"/>
    <w:rsid w:val="00806F6E"/>
    <w:rsid w:val="008105B4"/>
    <w:rsid w:val="00812859"/>
    <w:rsid w:val="00813D33"/>
    <w:rsid w:val="0082257D"/>
    <w:rsid w:val="0082405A"/>
    <w:rsid w:val="00825F06"/>
    <w:rsid w:val="008275C0"/>
    <w:rsid w:val="00831A1C"/>
    <w:rsid w:val="008338FA"/>
    <w:rsid w:val="00847721"/>
    <w:rsid w:val="008527E0"/>
    <w:rsid w:val="00853438"/>
    <w:rsid w:val="0085479D"/>
    <w:rsid w:val="00866846"/>
    <w:rsid w:val="008719D0"/>
    <w:rsid w:val="0087429C"/>
    <w:rsid w:val="00875DA9"/>
    <w:rsid w:val="00875F38"/>
    <w:rsid w:val="00880924"/>
    <w:rsid w:val="00881725"/>
    <w:rsid w:val="00895B38"/>
    <w:rsid w:val="00895E38"/>
    <w:rsid w:val="008A2982"/>
    <w:rsid w:val="008A637A"/>
    <w:rsid w:val="008A782B"/>
    <w:rsid w:val="008B0FC0"/>
    <w:rsid w:val="008B1679"/>
    <w:rsid w:val="008B27A7"/>
    <w:rsid w:val="008C429A"/>
    <w:rsid w:val="008C7861"/>
    <w:rsid w:val="008D413D"/>
    <w:rsid w:val="008E1F3D"/>
    <w:rsid w:val="00903FD0"/>
    <w:rsid w:val="009053D7"/>
    <w:rsid w:val="0090619E"/>
    <w:rsid w:val="0091331D"/>
    <w:rsid w:val="0093223C"/>
    <w:rsid w:val="00933C9E"/>
    <w:rsid w:val="00934BDD"/>
    <w:rsid w:val="00935CEC"/>
    <w:rsid w:val="0093656A"/>
    <w:rsid w:val="0094082C"/>
    <w:rsid w:val="00941A87"/>
    <w:rsid w:val="009421E7"/>
    <w:rsid w:val="009426E1"/>
    <w:rsid w:val="00946606"/>
    <w:rsid w:val="009501C2"/>
    <w:rsid w:val="009519B1"/>
    <w:rsid w:val="00952068"/>
    <w:rsid w:val="009668B9"/>
    <w:rsid w:val="0096786F"/>
    <w:rsid w:val="00967AB5"/>
    <w:rsid w:val="00967BED"/>
    <w:rsid w:val="009729A1"/>
    <w:rsid w:val="0097536B"/>
    <w:rsid w:val="00976577"/>
    <w:rsid w:val="00980EAD"/>
    <w:rsid w:val="00982F44"/>
    <w:rsid w:val="00996356"/>
    <w:rsid w:val="00996D69"/>
    <w:rsid w:val="0099725F"/>
    <w:rsid w:val="00997D9A"/>
    <w:rsid w:val="009A42C9"/>
    <w:rsid w:val="009B2CB9"/>
    <w:rsid w:val="009B43FF"/>
    <w:rsid w:val="009C27FC"/>
    <w:rsid w:val="009C6AA4"/>
    <w:rsid w:val="009D0126"/>
    <w:rsid w:val="009D7C49"/>
    <w:rsid w:val="009E7297"/>
    <w:rsid w:val="009F2F08"/>
    <w:rsid w:val="00A0257D"/>
    <w:rsid w:val="00A028A5"/>
    <w:rsid w:val="00A034E6"/>
    <w:rsid w:val="00A037F6"/>
    <w:rsid w:val="00A03812"/>
    <w:rsid w:val="00A04DA6"/>
    <w:rsid w:val="00A12EDC"/>
    <w:rsid w:val="00A13813"/>
    <w:rsid w:val="00A21F56"/>
    <w:rsid w:val="00A25501"/>
    <w:rsid w:val="00A26D0D"/>
    <w:rsid w:val="00A27ABB"/>
    <w:rsid w:val="00A27ECB"/>
    <w:rsid w:val="00A33BDE"/>
    <w:rsid w:val="00A34885"/>
    <w:rsid w:val="00A439BB"/>
    <w:rsid w:val="00A43BC1"/>
    <w:rsid w:val="00A51BE5"/>
    <w:rsid w:val="00A55844"/>
    <w:rsid w:val="00A63CFA"/>
    <w:rsid w:val="00A74225"/>
    <w:rsid w:val="00A853F5"/>
    <w:rsid w:val="00A8679E"/>
    <w:rsid w:val="00A86909"/>
    <w:rsid w:val="00A87253"/>
    <w:rsid w:val="00A90A4F"/>
    <w:rsid w:val="00A936D5"/>
    <w:rsid w:val="00AA1EB0"/>
    <w:rsid w:val="00AA2DA3"/>
    <w:rsid w:val="00AA5A9C"/>
    <w:rsid w:val="00AA7275"/>
    <w:rsid w:val="00AB016A"/>
    <w:rsid w:val="00AB2A5A"/>
    <w:rsid w:val="00AD28F8"/>
    <w:rsid w:val="00AE2203"/>
    <w:rsid w:val="00AE4ED3"/>
    <w:rsid w:val="00AF1663"/>
    <w:rsid w:val="00AF1F50"/>
    <w:rsid w:val="00AF51E8"/>
    <w:rsid w:val="00AF72B4"/>
    <w:rsid w:val="00B0230B"/>
    <w:rsid w:val="00B1362D"/>
    <w:rsid w:val="00B15B7D"/>
    <w:rsid w:val="00B17D95"/>
    <w:rsid w:val="00B23509"/>
    <w:rsid w:val="00B23AEA"/>
    <w:rsid w:val="00B25247"/>
    <w:rsid w:val="00B266E9"/>
    <w:rsid w:val="00B27123"/>
    <w:rsid w:val="00B359DB"/>
    <w:rsid w:val="00B3632B"/>
    <w:rsid w:val="00B40007"/>
    <w:rsid w:val="00B409D8"/>
    <w:rsid w:val="00B5178D"/>
    <w:rsid w:val="00B51874"/>
    <w:rsid w:val="00B54D89"/>
    <w:rsid w:val="00B67F1F"/>
    <w:rsid w:val="00B701D7"/>
    <w:rsid w:val="00B756A2"/>
    <w:rsid w:val="00B77ABD"/>
    <w:rsid w:val="00B83170"/>
    <w:rsid w:val="00B839EA"/>
    <w:rsid w:val="00B90595"/>
    <w:rsid w:val="00B93F80"/>
    <w:rsid w:val="00BA14E4"/>
    <w:rsid w:val="00BA215A"/>
    <w:rsid w:val="00BA22D6"/>
    <w:rsid w:val="00BA4ED1"/>
    <w:rsid w:val="00BB5F09"/>
    <w:rsid w:val="00BB733F"/>
    <w:rsid w:val="00BB7B50"/>
    <w:rsid w:val="00BC0D9F"/>
    <w:rsid w:val="00BC6880"/>
    <w:rsid w:val="00BD002A"/>
    <w:rsid w:val="00BE053D"/>
    <w:rsid w:val="00BE2631"/>
    <w:rsid w:val="00BE3C30"/>
    <w:rsid w:val="00BE4A14"/>
    <w:rsid w:val="00BF1A7A"/>
    <w:rsid w:val="00BF1FA3"/>
    <w:rsid w:val="00C00974"/>
    <w:rsid w:val="00C018E4"/>
    <w:rsid w:val="00C04C70"/>
    <w:rsid w:val="00C066FA"/>
    <w:rsid w:val="00C06F98"/>
    <w:rsid w:val="00C16886"/>
    <w:rsid w:val="00C21C97"/>
    <w:rsid w:val="00C22248"/>
    <w:rsid w:val="00C25387"/>
    <w:rsid w:val="00C27372"/>
    <w:rsid w:val="00C31D21"/>
    <w:rsid w:val="00C417F7"/>
    <w:rsid w:val="00C54BE3"/>
    <w:rsid w:val="00C57F80"/>
    <w:rsid w:val="00C62D87"/>
    <w:rsid w:val="00C71278"/>
    <w:rsid w:val="00C768ED"/>
    <w:rsid w:val="00C82A8F"/>
    <w:rsid w:val="00C916C2"/>
    <w:rsid w:val="00C91AF8"/>
    <w:rsid w:val="00C92BB0"/>
    <w:rsid w:val="00C956D5"/>
    <w:rsid w:val="00CA7E2A"/>
    <w:rsid w:val="00CB7E94"/>
    <w:rsid w:val="00CC43BA"/>
    <w:rsid w:val="00CC7C6A"/>
    <w:rsid w:val="00CC7F56"/>
    <w:rsid w:val="00CD1B12"/>
    <w:rsid w:val="00CD55DC"/>
    <w:rsid w:val="00CD60DD"/>
    <w:rsid w:val="00CD6947"/>
    <w:rsid w:val="00CE1BBC"/>
    <w:rsid w:val="00CE24E0"/>
    <w:rsid w:val="00CE2595"/>
    <w:rsid w:val="00CE28CC"/>
    <w:rsid w:val="00CE2B25"/>
    <w:rsid w:val="00CE72FC"/>
    <w:rsid w:val="00CF18E7"/>
    <w:rsid w:val="00CF31EE"/>
    <w:rsid w:val="00CF50AD"/>
    <w:rsid w:val="00D02BA4"/>
    <w:rsid w:val="00D03058"/>
    <w:rsid w:val="00D04EEB"/>
    <w:rsid w:val="00D1492F"/>
    <w:rsid w:val="00D15140"/>
    <w:rsid w:val="00D17B69"/>
    <w:rsid w:val="00D3003C"/>
    <w:rsid w:val="00D331F4"/>
    <w:rsid w:val="00D344B2"/>
    <w:rsid w:val="00D3451B"/>
    <w:rsid w:val="00D46050"/>
    <w:rsid w:val="00D470E4"/>
    <w:rsid w:val="00D476B6"/>
    <w:rsid w:val="00D52142"/>
    <w:rsid w:val="00D5280E"/>
    <w:rsid w:val="00D56F33"/>
    <w:rsid w:val="00D6091F"/>
    <w:rsid w:val="00D61F14"/>
    <w:rsid w:val="00D65863"/>
    <w:rsid w:val="00D7472A"/>
    <w:rsid w:val="00D779F5"/>
    <w:rsid w:val="00D80D6B"/>
    <w:rsid w:val="00D823E7"/>
    <w:rsid w:val="00D85D41"/>
    <w:rsid w:val="00D90950"/>
    <w:rsid w:val="00DA0E54"/>
    <w:rsid w:val="00DA69DF"/>
    <w:rsid w:val="00DB33F8"/>
    <w:rsid w:val="00DB4754"/>
    <w:rsid w:val="00DB4A91"/>
    <w:rsid w:val="00DB68DB"/>
    <w:rsid w:val="00DB733F"/>
    <w:rsid w:val="00DD38E2"/>
    <w:rsid w:val="00DE0A23"/>
    <w:rsid w:val="00DE1BD2"/>
    <w:rsid w:val="00DE2EAC"/>
    <w:rsid w:val="00DF7009"/>
    <w:rsid w:val="00E00140"/>
    <w:rsid w:val="00E045AD"/>
    <w:rsid w:val="00E048DA"/>
    <w:rsid w:val="00E1006E"/>
    <w:rsid w:val="00E123EF"/>
    <w:rsid w:val="00E13110"/>
    <w:rsid w:val="00E1345D"/>
    <w:rsid w:val="00E136F4"/>
    <w:rsid w:val="00E137E6"/>
    <w:rsid w:val="00E2114A"/>
    <w:rsid w:val="00E24DF1"/>
    <w:rsid w:val="00E40B9A"/>
    <w:rsid w:val="00E431ED"/>
    <w:rsid w:val="00E47921"/>
    <w:rsid w:val="00E55D90"/>
    <w:rsid w:val="00E562DC"/>
    <w:rsid w:val="00E60C06"/>
    <w:rsid w:val="00E64410"/>
    <w:rsid w:val="00E64FF5"/>
    <w:rsid w:val="00E667C0"/>
    <w:rsid w:val="00E77F3E"/>
    <w:rsid w:val="00E8452A"/>
    <w:rsid w:val="00E907EC"/>
    <w:rsid w:val="00E92C4D"/>
    <w:rsid w:val="00E95752"/>
    <w:rsid w:val="00E9748A"/>
    <w:rsid w:val="00E97D3F"/>
    <w:rsid w:val="00EA5421"/>
    <w:rsid w:val="00EA74DF"/>
    <w:rsid w:val="00EA7DAB"/>
    <w:rsid w:val="00EB34FC"/>
    <w:rsid w:val="00EB3F2D"/>
    <w:rsid w:val="00EB5816"/>
    <w:rsid w:val="00EB73EB"/>
    <w:rsid w:val="00EC4050"/>
    <w:rsid w:val="00ED0EA9"/>
    <w:rsid w:val="00ED190A"/>
    <w:rsid w:val="00ED3505"/>
    <w:rsid w:val="00ED42DD"/>
    <w:rsid w:val="00EE36F8"/>
    <w:rsid w:val="00EE4A75"/>
    <w:rsid w:val="00EF77DF"/>
    <w:rsid w:val="00F03542"/>
    <w:rsid w:val="00F11BEF"/>
    <w:rsid w:val="00F165E1"/>
    <w:rsid w:val="00F22322"/>
    <w:rsid w:val="00F23C3D"/>
    <w:rsid w:val="00F24521"/>
    <w:rsid w:val="00F258E7"/>
    <w:rsid w:val="00F31B84"/>
    <w:rsid w:val="00F34527"/>
    <w:rsid w:val="00F4314A"/>
    <w:rsid w:val="00F44F5F"/>
    <w:rsid w:val="00F5535A"/>
    <w:rsid w:val="00F57BA5"/>
    <w:rsid w:val="00F631EC"/>
    <w:rsid w:val="00F64C22"/>
    <w:rsid w:val="00F64FA7"/>
    <w:rsid w:val="00F74D19"/>
    <w:rsid w:val="00F772C7"/>
    <w:rsid w:val="00F80053"/>
    <w:rsid w:val="00FA02C7"/>
    <w:rsid w:val="00FA4186"/>
    <w:rsid w:val="00FB1B9A"/>
    <w:rsid w:val="00FB1DD9"/>
    <w:rsid w:val="00FC0531"/>
    <w:rsid w:val="00FC13F0"/>
    <w:rsid w:val="00FC5120"/>
    <w:rsid w:val="00FC6D04"/>
    <w:rsid w:val="00FD0FB7"/>
    <w:rsid w:val="00FD3346"/>
    <w:rsid w:val="00FE01D7"/>
    <w:rsid w:val="00FE0496"/>
    <w:rsid w:val="00FE79A2"/>
    <w:rsid w:val="00FF0819"/>
    <w:rsid w:val="00FF141D"/>
    <w:rsid w:val="00FF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1E1C71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1E1C7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E1C7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E1C7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E1C7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E1C71"/>
    <w:rPr>
      <w:b/>
      <w:bCs/>
      <w:sz w:val="20"/>
      <w:szCs w:val="20"/>
    </w:rPr>
  </w:style>
  <w:style w:type="character" w:customStyle="1" w:styleId="fadeinm1hgl8">
    <w:name w:val="_fadein_m1hgl_8"/>
    <w:basedOn w:val="Absatz-Standardschriftart"/>
    <w:rsid w:val="00E048DA"/>
  </w:style>
  <w:style w:type="character" w:styleId="Fett">
    <w:name w:val="Strong"/>
    <w:basedOn w:val="Absatz-Standardschriftart"/>
    <w:uiPriority w:val="22"/>
    <w:qFormat/>
    <w:rsid w:val="001C1E8D"/>
    <w:rPr>
      <w:b/>
      <w:bCs/>
    </w:rPr>
  </w:style>
  <w:style w:type="paragraph" w:customStyle="1" w:styleId="p1">
    <w:name w:val="p1"/>
    <w:basedOn w:val="Standard"/>
    <w:rsid w:val="00A04DA6"/>
    <w:pPr>
      <w:spacing w:after="0" w:line="240" w:lineRule="auto"/>
    </w:pPr>
    <w:rPr>
      <w:rFonts w:ascii="Helvetica" w:eastAsia="Times New Roman" w:hAnsi="Helvetica" w:cs="Times New Roman"/>
      <w:color w:val="262626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3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6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33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30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0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4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72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661</Words>
  <Characters>4168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122</cp:revision>
  <cp:lastPrinted>2025-12-31T08:51:00Z</cp:lastPrinted>
  <dcterms:created xsi:type="dcterms:W3CDTF">2025-05-12T21:28:00Z</dcterms:created>
  <dcterms:modified xsi:type="dcterms:W3CDTF">2026-02-08T17:07:00Z</dcterms:modified>
</cp:coreProperties>
</file>