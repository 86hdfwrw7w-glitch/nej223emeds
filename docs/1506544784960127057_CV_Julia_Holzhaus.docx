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80" w:rightFromText="180" w:vertAnchor="text" w:horzAnchor="margin" w:tblpX="-993" w:tblpY="-242"/>
        <w:tblW w:w="110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A0" w:firstRow="1" w:lastRow="0" w:firstColumn="1" w:lastColumn="0" w:noHBand="1" w:noVBand="1"/>
        <w:tblPrChange w:id="0" w:author="David Döbele" w:date="2026-05-20T08:29:00Z" w16du:dateUtc="2026-05-20T06:29:00Z">
          <w:tblPr>
            <w:tblStyle w:val="Tabellenraster"/>
            <w:tblpPr w:leftFromText="180" w:rightFromText="180" w:vertAnchor="text" w:horzAnchor="margin" w:tblpX="-993" w:tblpY="-242"/>
            <w:tblW w:w="11053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6A0" w:firstRow="1" w:lastRow="0" w:firstColumn="1" w:lastColumn="0" w:noHBand="1" w:noVBand="1"/>
          </w:tblPr>
        </w:tblPrChange>
      </w:tblPr>
      <w:tblGrid>
        <w:gridCol w:w="1276"/>
        <w:gridCol w:w="4111"/>
        <w:gridCol w:w="214"/>
        <w:gridCol w:w="211"/>
        <w:gridCol w:w="776"/>
        <w:gridCol w:w="138"/>
        <w:gridCol w:w="442"/>
        <w:gridCol w:w="22"/>
        <w:gridCol w:w="40"/>
        <w:gridCol w:w="1134"/>
        <w:gridCol w:w="567"/>
        <w:gridCol w:w="1417"/>
        <w:gridCol w:w="684"/>
        <w:gridCol w:w="21"/>
        <w:tblGridChange w:id="1">
          <w:tblGrid>
            <w:gridCol w:w="1276"/>
            <w:gridCol w:w="4111"/>
            <w:gridCol w:w="214"/>
            <w:gridCol w:w="211"/>
            <w:gridCol w:w="776"/>
            <w:gridCol w:w="138"/>
            <w:gridCol w:w="442"/>
            <w:gridCol w:w="22"/>
            <w:gridCol w:w="1174"/>
            <w:gridCol w:w="567"/>
            <w:gridCol w:w="1417"/>
            <w:gridCol w:w="684"/>
            <w:gridCol w:w="21"/>
          </w:tblGrid>
        </w:tblGridChange>
      </w:tblGrid>
      <w:tr w:rsidR="00FF3062" w:rsidRPr="00E55D90" w14:paraId="3C24D972" w14:textId="77777777" w:rsidTr="007F5C68">
        <w:trPr>
          <w:trHeight w:val="300"/>
          <w:trPrChange w:id="2" w:author="David Döbele" w:date="2026-05-20T08:29:00Z" w16du:dateUtc="2026-05-20T06:29:00Z">
            <w:trPr>
              <w:trHeight w:val="300"/>
            </w:trPr>
          </w:trPrChange>
        </w:trPr>
        <w:tc>
          <w:tcPr>
            <w:tcW w:w="11053" w:type="dxa"/>
            <w:gridSpan w:val="14"/>
            <w:tcBorders>
              <w:bottom w:val="single" w:sz="4" w:space="0" w:color="auto"/>
            </w:tcBorders>
            <w:vAlign w:val="bottom"/>
            <w:tcPrChange w:id="3" w:author="David Döbele" w:date="2026-05-20T08:29:00Z" w16du:dateUtc="2026-05-20T06:29:00Z">
              <w:tcPr>
                <w:tcW w:w="11053" w:type="dxa"/>
                <w:gridSpan w:val="13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028B7C1B" w14:textId="7B1A4777" w:rsidR="00FF3062" w:rsidRPr="00E55D90" w:rsidRDefault="007D4FF6" w:rsidP="007F5C68">
            <w:pPr>
              <w:spacing w:line="276" w:lineRule="auto"/>
              <w:jc w:val="center"/>
              <w:rPr>
                <w:rFonts w:ascii="Optima" w:hAnsi="Optima" w:cs="Times New Roman (Body CS)"/>
                <w:b/>
                <w:bCs/>
                <w:sz w:val="36"/>
                <w:szCs w:val="36"/>
              </w:rPr>
            </w:pPr>
            <w:r>
              <w:rPr>
                <w:rFonts w:ascii="Optima" w:hAnsi="Optima" w:cs="Times New Roman (Body CS)"/>
                <w:b/>
                <w:bCs/>
                <w:sz w:val="36"/>
                <w:szCs w:val="36"/>
              </w:rPr>
              <w:t>Julia Holzhaus</w:t>
            </w:r>
          </w:p>
        </w:tc>
      </w:tr>
      <w:tr w:rsidR="00FF3062" w:rsidRPr="00BF7525" w14:paraId="3B405287" w14:textId="77777777" w:rsidTr="007F5C68">
        <w:trPr>
          <w:trHeight w:val="300"/>
          <w:trPrChange w:id="4" w:author="David Döbele" w:date="2026-05-20T08:29:00Z" w16du:dateUtc="2026-05-20T06:29:00Z">
            <w:trPr>
              <w:trHeight w:val="300"/>
            </w:trPr>
          </w:trPrChange>
        </w:trPr>
        <w:tc>
          <w:tcPr>
            <w:tcW w:w="11053" w:type="dxa"/>
            <w:gridSpan w:val="14"/>
            <w:tcBorders>
              <w:top w:val="single" w:sz="4" w:space="0" w:color="auto"/>
            </w:tcBorders>
            <w:vAlign w:val="bottom"/>
            <w:tcPrChange w:id="5" w:author="David Döbele" w:date="2026-05-20T08:29:00Z" w16du:dateUtc="2026-05-20T06:29:00Z">
              <w:tcPr>
                <w:tcW w:w="11053" w:type="dxa"/>
                <w:gridSpan w:val="1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6CB6C8C0" w14:textId="6A4D6F2C" w:rsidR="00FF3062" w:rsidRPr="00BF7525" w:rsidRDefault="00FC3D68" w:rsidP="007F5C68">
            <w:pPr>
              <w:spacing w:line="276" w:lineRule="auto"/>
              <w:jc w:val="center"/>
              <w:rPr>
                <w:rFonts w:ascii="Optima" w:hAnsi="Optima" w:cs="Times New Roman (Body CS)"/>
                <w:sz w:val="18"/>
                <w:szCs w:val="18"/>
              </w:rPr>
            </w:pPr>
            <w:r>
              <w:rPr>
                <w:rFonts w:ascii="Optima" w:hAnsi="Optima" w:cs="Times New Roman (Body CS)"/>
                <w:sz w:val="18"/>
                <w:szCs w:val="18"/>
              </w:rPr>
              <w:t>Munich, Germany</w:t>
            </w:r>
            <w:r w:rsidR="00FF3062">
              <w:rPr>
                <w:rFonts w:ascii="Optima" w:hAnsi="Optima" w:cs="Times New Roman (Body CS)"/>
                <w:sz w:val="18"/>
                <w:szCs w:val="18"/>
              </w:rPr>
              <w:t xml:space="preserve"> • julia.holzhaus@gmail.com • +49(0)176 54167990</w:t>
            </w:r>
            <w:r>
              <w:rPr>
                <w:rFonts w:ascii="Optima" w:hAnsi="Optima" w:cs="Times New Roman (Body CS)"/>
                <w:sz w:val="18"/>
                <w:szCs w:val="18"/>
              </w:rPr>
              <w:t xml:space="preserve"> • </w:t>
            </w:r>
            <w:r w:rsidRPr="006B6C4F">
              <w:rPr>
                <w:rFonts w:ascii="Optima" w:hAnsi="Optima" w:cs="Segoe UI"/>
                <w:sz w:val="18"/>
                <w:szCs w:val="18"/>
                <w:shd w:val="clear" w:color="auto" w:fill="FFFFFF"/>
              </w:rPr>
              <w:t>www.linkedin.com/in/julia-holzhaus</w:t>
            </w:r>
          </w:p>
        </w:tc>
      </w:tr>
      <w:tr w:rsidR="00FF3062" w:rsidRPr="00D5527A" w14:paraId="10FB8158" w14:textId="77777777" w:rsidTr="007F5C68">
        <w:trPr>
          <w:trHeight w:val="454"/>
          <w:trPrChange w:id="6" w:author="David Döbele" w:date="2026-05-20T08:29:00Z" w16du:dateUtc="2026-05-20T06:29:00Z">
            <w:trPr>
              <w:trHeight w:val="454"/>
            </w:trPr>
          </w:trPrChange>
        </w:trPr>
        <w:tc>
          <w:tcPr>
            <w:tcW w:w="11053" w:type="dxa"/>
            <w:gridSpan w:val="14"/>
            <w:tcBorders>
              <w:bottom w:val="single" w:sz="4" w:space="0" w:color="auto"/>
            </w:tcBorders>
            <w:vAlign w:val="bottom"/>
            <w:tcPrChange w:id="7" w:author="David Döbele" w:date="2026-05-20T08:29:00Z" w16du:dateUtc="2026-05-20T06:29:00Z">
              <w:tcPr>
                <w:tcW w:w="11053" w:type="dxa"/>
                <w:gridSpan w:val="13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DAAEAB9" w14:textId="37AED54F" w:rsidR="00FF3062" w:rsidRPr="000311AC" w:rsidRDefault="007E69B9" w:rsidP="007F5C68">
            <w:pPr>
              <w:pStyle w:val="BERSCHRIFT"/>
              <w:jc w:val="center"/>
              <w:rPr>
                <w:rFonts w:ascii="Optima" w:hAnsi="Optima"/>
                <w:sz w:val="26"/>
                <w:szCs w:val="26"/>
              </w:rPr>
            </w:pPr>
            <w:r>
              <w:rPr>
                <w:rFonts w:ascii="Optima" w:hAnsi="Optima"/>
                <w:sz w:val="26"/>
                <w:szCs w:val="26"/>
              </w:rPr>
              <w:t>Education</w:t>
            </w:r>
          </w:p>
        </w:tc>
      </w:tr>
      <w:tr w:rsidR="00FF3062" w:rsidRPr="00E55D90" w14:paraId="3D061F82" w14:textId="77777777" w:rsidTr="007F5C68">
        <w:trPr>
          <w:trHeight w:val="340"/>
          <w:trPrChange w:id="8" w:author="David Döbele" w:date="2026-05-20T08:29:00Z" w16du:dateUtc="2026-05-20T06:29:00Z">
            <w:trPr>
              <w:trHeight w:val="340"/>
            </w:trPr>
          </w:trPrChange>
        </w:trPr>
        <w:tc>
          <w:tcPr>
            <w:tcW w:w="6588" w:type="dxa"/>
            <w:gridSpan w:val="5"/>
            <w:tcBorders>
              <w:top w:val="single" w:sz="4" w:space="0" w:color="auto"/>
            </w:tcBorders>
            <w:vAlign w:val="bottom"/>
            <w:tcPrChange w:id="9" w:author="David Döbele" w:date="2026-05-20T08:29:00Z" w16du:dateUtc="2026-05-20T06:29:00Z">
              <w:tcPr>
                <w:tcW w:w="6588" w:type="dxa"/>
                <w:gridSpan w:val="5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B9DC10C" w14:textId="493A07DF" w:rsidR="00FF3062" w:rsidRPr="00E55D90" w:rsidRDefault="007E69B9" w:rsidP="007F5C68">
            <w:pPr>
              <w:rPr>
                <w:rFonts w:ascii="Optima" w:hAnsi="Optima"/>
                <w:b/>
                <w:bCs/>
                <w:smallCaps/>
              </w:rPr>
            </w:pPr>
            <w:r>
              <w:rPr>
                <w:rFonts w:ascii="Optima" w:hAnsi="Optima"/>
                <w:b/>
                <w:bCs/>
                <w:smallCaps/>
              </w:rPr>
              <w:t>Technical University of Munich</w:t>
            </w:r>
            <w:r w:rsidR="00FF3062">
              <w:rPr>
                <w:rFonts w:ascii="Optima" w:hAnsi="Optima"/>
                <w:b/>
                <w:bCs/>
                <w:smallCaps/>
              </w:rPr>
              <w:t xml:space="preserve"> </w:t>
            </w:r>
          </w:p>
        </w:tc>
        <w:tc>
          <w:tcPr>
            <w:tcW w:w="4465" w:type="dxa"/>
            <w:gridSpan w:val="9"/>
            <w:tcBorders>
              <w:top w:val="single" w:sz="4" w:space="0" w:color="auto"/>
            </w:tcBorders>
            <w:vAlign w:val="bottom"/>
            <w:tcPrChange w:id="10" w:author="David Döbele" w:date="2026-05-20T08:29:00Z" w16du:dateUtc="2026-05-20T06:29:00Z">
              <w:tcPr>
                <w:tcW w:w="4465" w:type="dxa"/>
                <w:gridSpan w:val="8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E03A60E" w14:textId="69D9D854" w:rsidR="00FF3062" w:rsidRPr="00E55D90" w:rsidRDefault="007E69B9" w:rsidP="007F5C68">
            <w:pPr>
              <w:jc w:val="right"/>
            </w:pPr>
            <w:r>
              <w:rPr>
                <w:rFonts w:ascii="Optima" w:hAnsi="Optima"/>
                <w:i/>
                <w:iCs/>
                <w:smallCaps/>
                <w:sz w:val="23"/>
                <w:szCs w:val="23"/>
              </w:rPr>
              <w:t>Munich, DE</w:t>
            </w:r>
          </w:p>
        </w:tc>
      </w:tr>
      <w:tr w:rsidR="00FF3062" w14:paraId="4A68EDCB" w14:textId="77777777" w:rsidTr="007F5C68">
        <w:trPr>
          <w:trHeight w:val="57"/>
          <w:trPrChange w:id="11" w:author="David Döbele" w:date="2026-05-20T08:29:00Z" w16du:dateUtc="2026-05-20T06:29:00Z">
            <w:trPr>
              <w:trHeight w:val="57"/>
            </w:trPr>
          </w:trPrChange>
        </w:trPr>
        <w:tc>
          <w:tcPr>
            <w:tcW w:w="7230" w:type="dxa"/>
            <w:gridSpan w:val="9"/>
            <w:vAlign w:val="bottom"/>
            <w:tcPrChange w:id="12" w:author="David Döbele" w:date="2026-05-20T08:29:00Z" w16du:dateUtc="2026-05-20T06:29:00Z">
              <w:tcPr>
                <w:tcW w:w="5601" w:type="dxa"/>
                <w:gridSpan w:val="3"/>
                <w:vAlign w:val="bottom"/>
              </w:tcPr>
            </w:tcPrChange>
          </w:tcPr>
          <w:p w14:paraId="2EF38F73" w14:textId="3B1C01CE" w:rsidR="00FF3062" w:rsidRPr="006B6C4F" w:rsidRDefault="00FF3062" w:rsidP="007F5C68">
            <w:pPr>
              <w:rPr>
                <w:rFonts w:ascii="Optima" w:hAnsi="Optima"/>
                <w:sz w:val="18"/>
                <w:szCs w:val="18"/>
                <w:lang w:val="en-GB"/>
              </w:rPr>
            </w:pPr>
            <w:r w:rsidRPr="006B6C4F">
              <w:rPr>
                <w:rFonts w:ascii="Optima" w:hAnsi="Optima"/>
                <w:sz w:val="18"/>
                <w:szCs w:val="18"/>
                <w:lang w:val="en-GB"/>
              </w:rPr>
              <w:t>B.Sc. in Management &amp; Technology (</w:t>
            </w:r>
            <w:r w:rsidR="007E69B9" w:rsidRPr="006B6C4F">
              <w:rPr>
                <w:rFonts w:ascii="Optima" w:hAnsi="Optima"/>
                <w:sz w:val="18"/>
                <w:szCs w:val="18"/>
                <w:lang w:val="en-GB"/>
              </w:rPr>
              <w:t xml:space="preserve">Current </w:t>
            </w:r>
            <w:r w:rsidR="007E69B9">
              <w:rPr>
                <w:rFonts w:ascii="Optima" w:hAnsi="Optima"/>
                <w:sz w:val="18"/>
                <w:szCs w:val="18"/>
                <w:lang w:val="en-GB"/>
              </w:rPr>
              <w:t xml:space="preserve">GPA: </w:t>
            </w:r>
            <w:r w:rsidRPr="006B6C4F">
              <w:rPr>
                <w:rFonts w:ascii="Optima" w:hAnsi="Optima"/>
                <w:sz w:val="18"/>
                <w:szCs w:val="18"/>
                <w:lang w:val="en-GB"/>
              </w:rPr>
              <w:t>1</w:t>
            </w:r>
            <w:ins w:id="13" w:author="David Döbele" w:date="2026-05-20T08:27:00Z" w16du:dateUtc="2026-05-20T06:27:00Z">
              <w:r w:rsidR="006B6C4F">
                <w:rPr>
                  <w:rFonts w:ascii="Optima" w:hAnsi="Optima"/>
                  <w:sz w:val="18"/>
                  <w:szCs w:val="18"/>
                  <w:lang w:val="en-GB"/>
                </w:rPr>
                <w:t>.</w:t>
              </w:r>
            </w:ins>
            <w:del w:id="14" w:author="David Döbele" w:date="2026-05-20T08:27:00Z" w16du:dateUtc="2026-05-20T06:27:00Z">
              <w:r w:rsidRPr="006B6C4F" w:rsidDel="006B6C4F">
                <w:rPr>
                  <w:rFonts w:ascii="Optima" w:hAnsi="Optima"/>
                  <w:sz w:val="18"/>
                  <w:szCs w:val="18"/>
                  <w:lang w:val="en-GB"/>
                </w:rPr>
                <w:delText>,</w:delText>
              </w:r>
            </w:del>
            <w:r w:rsidRPr="006B6C4F">
              <w:rPr>
                <w:rFonts w:ascii="Optima" w:hAnsi="Optima"/>
                <w:sz w:val="18"/>
                <w:szCs w:val="18"/>
                <w:lang w:val="en-GB"/>
              </w:rPr>
              <w:t>6</w:t>
            </w:r>
            <w:ins w:id="15" w:author="David Döbele" w:date="2026-05-20T08:28:00Z" w16du:dateUtc="2026-05-20T06:28:00Z">
              <w:r w:rsidR="006B6C4F">
                <w:rPr>
                  <w:rFonts w:ascii="Optima" w:hAnsi="Optima"/>
                  <w:sz w:val="18"/>
                  <w:szCs w:val="18"/>
                  <w:lang w:val="en-GB"/>
                </w:rPr>
                <w:t xml:space="preserve">; </w:t>
              </w:r>
            </w:ins>
            <w:del w:id="16" w:author="David Döbele" w:date="2026-05-20T08:28:00Z" w16du:dateUtc="2026-05-20T06:28:00Z">
              <w:r w:rsidRPr="006B6C4F" w:rsidDel="006B6C4F">
                <w:rPr>
                  <w:rFonts w:ascii="Optima" w:hAnsi="Optima"/>
                  <w:sz w:val="18"/>
                  <w:szCs w:val="18"/>
                  <w:lang w:val="en-GB"/>
                </w:rPr>
                <w:delText>)</w:delText>
              </w:r>
            </w:del>
            <w:ins w:id="17" w:author="David Döbele" w:date="2026-05-20T08:27:00Z" w16du:dateUtc="2026-05-20T06:27:00Z">
              <w:r w:rsidR="006B6C4F" w:rsidRPr="006B6C4F">
                <w:rPr>
                  <w:rFonts w:ascii="Optima" w:hAnsi="Optima"/>
                  <w:sz w:val="18"/>
                  <w:szCs w:val="18"/>
                  <w:lang w:val="en-GB"/>
                  <w:rPrChange w:id="18" w:author="David Döbele" w:date="2026-05-20T08:27:00Z" w16du:dateUtc="2026-05-20T06:27:00Z">
                    <w:rPr>
                      <w:rFonts w:ascii="Optima" w:hAnsi="Optima"/>
                      <w:i/>
                      <w:iCs/>
                      <w:sz w:val="17"/>
                      <w:szCs w:val="17"/>
                      <w:lang w:val="en-GB"/>
                    </w:rPr>
                  </w:rPrChange>
                </w:rPr>
                <w:t>1.0 – 5.0, 1.0 being best)</w:t>
              </w:r>
            </w:ins>
          </w:p>
        </w:tc>
        <w:tc>
          <w:tcPr>
            <w:tcW w:w="3823" w:type="dxa"/>
            <w:gridSpan w:val="5"/>
            <w:vAlign w:val="bottom"/>
            <w:tcPrChange w:id="19" w:author="David Döbele" w:date="2026-05-20T08:29:00Z" w16du:dateUtc="2026-05-20T06:29:00Z">
              <w:tcPr>
                <w:tcW w:w="5452" w:type="dxa"/>
                <w:gridSpan w:val="10"/>
                <w:vAlign w:val="bottom"/>
              </w:tcPr>
            </w:tcPrChange>
          </w:tcPr>
          <w:p w14:paraId="50D304B8" w14:textId="77777777" w:rsidR="00FF3062" w:rsidRDefault="00FF3062" w:rsidP="007F5C68">
            <w:pPr>
              <w:jc w:val="right"/>
              <w:rPr>
                <w:rFonts w:ascii="Optima" w:hAnsi="Optima"/>
                <w:sz w:val="18"/>
                <w:szCs w:val="18"/>
              </w:rPr>
            </w:pPr>
            <w:r w:rsidRPr="006B6C4F">
              <w:rPr>
                <w:rFonts w:ascii="Optima" w:hAnsi="Optima"/>
                <w:sz w:val="18"/>
                <w:szCs w:val="18"/>
                <w:lang w:val="en-GB"/>
              </w:rPr>
              <w:t xml:space="preserve">                                      </w:t>
            </w:r>
            <w:r>
              <w:rPr>
                <w:rFonts w:ascii="Optima" w:hAnsi="Optima"/>
                <w:sz w:val="18"/>
                <w:szCs w:val="18"/>
              </w:rPr>
              <w:t>10/2025 – heute</w:t>
            </w:r>
          </w:p>
        </w:tc>
      </w:tr>
      <w:tr w:rsidR="00FF3062" w:rsidRPr="00E55D90" w14:paraId="5F2A2A80" w14:textId="77777777" w:rsidTr="007F5C68">
        <w:trPr>
          <w:trHeight w:val="227"/>
          <w:trPrChange w:id="20" w:author="David Döbele" w:date="2026-05-20T08:29:00Z" w16du:dateUtc="2026-05-20T06:29:00Z">
            <w:trPr>
              <w:trHeight w:val="227"/>
            </w:trPr>
          </w:trPrChange>
        </w:trPr>
        <w:tc>
          <w:tcPr>
            <w:tcW w:w="5601" w:type="dxa"/>
            <w:gridSpan w:val="3"/>
            <w:vAlign w:val="bottom"/>
            <w:tcPrChange w:id="21" w:author="David Döbele" w:date="2026-05-20T08:29:00Z" w16du:dateUtc="2026-05-20T06:29:00Z">
              <w:tcPr>
                <w:tcW w:w="5601" w:type="dxa"/>
                <w:gridSpan w:val="3"/>
                <w:vAlign w:val="bottom"/>
              </w:tcPr>
            </w:tcPrChange>
          </w:tcPr>
          <w:p w14:paraId="3677749D" w14:textId="54FE9FC3" w:rsidR="00FF3062" w:rsidRPr="00B43D8C" w:rsidRDefault="007E69B9" w:rsidP="007F5C68">
            <w:pPr>
              <w:pStyle w:val="Listenabsatz"/>
              <w:numPr>
                <w:ilvl w:val="0"/>
                <w:numId w:val="27"/>
              </w:numPr>
              <w:rPr>
                <w:rFonts w:ascii="Optima" w:hAnsi="Optima"/>
                <w:sz w:val="17"/>
                <w:szCs w:val="17"/>
              </w:rPr>
            </w:pPr>
            <w:r>
              <w:rPr>
                <w:rFonts w:ascii="Optima" w:hAnsi="Optima"/>
                <w:i/>
                <w:iCs/>
                <w:sz w:val="17"/>
                <w:szCs w:val="17"/>
              </w:rPr>
              <w:t>Technical focus</w:t>
            </w:r>
            <w:r w:rsidR="00FF3062">
              <w:rPr>
                <w:rFonts w:ascii="Optima" w:hAnsi="Optima"/>
                <w:i/>
                <w:iCs/>
                <w:sz w:val="17"/>
                <w:szCs w:val="17"/>
              </w:rPr>
              <w:t xml:space="preserve">: </w:t>
            </w:r>
            <w:r w:rsidR="004A48B7">
              <w:rPr>
                <w:rFonts w:ascii="Optima" w:hAnsi="Optima"/>
                <w:i/>
                <w:iCs/>
                <w:sz w:val="17"/>
                <w:szCs w:val="17"/>
              </w:rPr>
              <w:t xml:space="preserve">Computer Engineering </w:t>
            </w:r>
          </w:p>
        </w:tc>
        <w:tc>
          <w:tcPr>
            <w:tcW w:w="5452" w:type="dxa"/>
            <w:gridSpan w:val="11"/>
            <w:vAlign w:val="bottom"/>
            <w:tcPrChange w:id="22" w:author="David Döbele" w:date="2026-05-20T08:29:00Z" w16du:dateUtc="2026-05-20T06:29:00Z">
              <w:tcPr>
                <w:tcW w:w="5452" w:type="dxa"/>
                <w:gridSpan w:val="10"/>
                <w:vAlign w:val="bottom"/>
              </w:tcPr>
            </w:tcPrChange>
          </w:tcPr>
          <w:p w14:paraId="1FC18C25" w14:textId="77777777" w:rsidR="00FF3062" w:rsidRPr="00E55D90" w:rsidRDefault="00FF3062" w:rsidP="007F5C68">
            <w:pPr>
              <w:rPr>
                <w:rFonts w:ascii="Optima" w:hAnsi="Optima"/>
                <w:sz w:val="18"/>
                <w:szCs w:val="18"/>
              </w:rPr>
            </w:pPr>
            <w:r>
              <w:rPr>
                <w:rFonts w:ascii="Optima" w:hAnsi="Optima"/>
                <w:sz w:val="18"/>
                <w:szCs w:val="18"/>
              </w:rPr>
              <w:t xml:space="preserve">                                          </w:t>
            </w:r>
          </w:p>
        </w:tc>
      </w:tr>
      <w:tr w:rsidR="00FF3062" w:rsidRPr="00E55D90" w14:paraId="78B98470" w14:textId="77777777" w:rsidTr="007F5C68">
        <w:trPr>
          <w:trHeight w:val="340"/>
          <w:trPrChange w:id="23" w:author="David Döbele" w:date="2026-05-20T08:29:00Z" w16du:dateUtc="2026-05-20T06:29:00Z">
            <w:trPr>
              <w:trHeight w:val="340"/>
            </w:trPr>
          </w:trPrChange>
        </w:trPr>
        <w:tc>
          <w:tcPr>
            <w:tcW w:w="6726" w:type="dxa"/>
            <w:gridSpan w:val="6"/>
            <w:vAlign w:val="bottom"/>
            <w:tcPrChange w:id="24" w:author="David Döbele" w:date="2026-05-20T08:29:00Z" w16du:dateUtc="2026-05-20T06:29:00Z">
              <w:tcPr>
                <w:tcW w:w="6726" w:type="dxa"/>
                <w:gridSpan w:val="6"/>
                <w:vAlign w:val="bottom"/>
              </w:tcPr>
            </w:tcPrChange>
          </w:tcPr>
          <w:p w14:paraId="6FAD6024" w14:textId="77777777" w:rsidR="00FF3062" w:rsidRPr="00E55D90" w:rsidRDefault="00FF3062" w:rsidP="007F5C68">
            <w:pPr>
              <w:rPr>
                <w:rFonts w:ascii="Optima" w:hAnsi="Optima"/>
                <w:b/>
                <w:bCs/>
                <w:smallCaps/>
              </w:rPr>
            </w:pPr>
            <w:r>
              <w:rPr>
                <w:rFonts w:ascii="Optima" w:hAnsi="Optima"/>
                <w:b/>
                <w:bCs/>
                <w:smallCaps/>
              </w:rPr>
              <w:t>Harvard University</w:t>
            </w:r>
          </w:p>
        </w:tc>
        <w:tc>
          <w:tcPr>
            <w:tcW w:w="4327" w:type="dxa"/>
            <w:gridSpan w:val="8"/>
            <w:vAlign w:val="bottom"/>
            <w:tcPrChange w:id="25" w:author="David Döbele" w:date="2026-05-20T08:29:00Z" w16du:dateUtc="2026-05-20T06:29:00Z">
              <w:tcPr>
                <w:tcW w:w="4327" w:type="dxa"/>
                <w:gridSpan w:val="7"/>
                <w:vAlign w:val="bottom"/>
              </w:tcPr>
            </w:tcPrChange>
          </w:tcPr>
          <w:p w14:paraId="694E37A4" w14:textId="77777777" w:rsidR="00FF3062" w:rsidRPr="00E55D90" w:rsidRDefault="00FF3062" w:rsidP="007F5C68">
            <w:pPr>
              <w:ind w:left="-279"/>
              <w:jc w:val="right"/>
              <w:rPr>
                <w:rFonts w:ascii="Optima" w:hAnsi="Optima"/>
                <w:i/>
                <w:iCs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iCs/>
                <w:smallCaps/>
                <w:sz w:val="23"/>
                <w:szCs w:val="23"/>
              </w:rPr>
              <w:t>Cambridge, USA</w:t>
            </w:r>
          </w:p>
        </w:tc>
      </w:tr>
      <w:tr w:rsidR="00FF3062" w:rsidRPr="00E55D90" w14:paraId="710E0986" w14:textId="77777777" w:rsidTr="007F5C68">
        <w:trPr>
          <w:trHeight w:val="57"/>
          <w:trPrChange w:id="26" w:author="David Döbele" w:date="2026-05-20T08:29:00Z" w16du:dateUtc="2026-05-20T06:29:00Z">
            <w:trPr>
              <w:trHeight w:val="57"/>
            </w:trPr>
          </w:trPrChange>
        </w:trPr>
        <w:tc>
          <w:tcPr>
            <w:tcW w:w="5387" w:type="dxa"/>
            <w:gridSpan w:val="2"/>
            <w:vAlign w:val="bottom"/>
            <w:tcPrChange w:id="27" w:author="David Döbele" w:date="2026-05-20T08:29:00Z" w16du:dateUtc="2026-05-20T06:29:00Z">
              <w:tcPr>
                <w:tcW w:w="5387" w:type="dxa"/>
                <w:gridSpan w:val="2"/>
                <w:vAlign w:val="bottom"/>
              </w:tcPr>
            </w:tcPrChange>
          </w:tcPr>
          <w:p w14:paraId="001AB22E" w14:textId="5FF7D9C6" w:rsidR="00FF3062" w:rsidRPr="006B6C4F" w:rsidRDefault="00FF3062" w:rsidP="007F5C68">
            <w:pPr>
              <w:rPr>
                <w:lang w:val="en-GB"/>
              </w:rPr>
            </w:pPr>
            <w:r w:rsidRPr="006B6C4F">
              <w:rPr>
                <w:rFonts w:ascii="Optima" w:eastAsia="Optima" w:hAnsi="Optima" w:cs="Optima"/>
                <w:sz w:val="18"/>
                <w:szCs w:val="18"/>
                <w:lang w:val="en-GB"/>
              </w:rPr>
              <w:t>Pre-College-Program (Non</w:t>
            </w:r>
            <w:r w:rsidR="007E69B9" w:rsidRPr="006B6C4F">
              <w:rPr>
                <w:rFonts w:ascii="Optima" w:eastAsia="Optima" w:hAnsi="Optima" w:cs="Optima"/>
                <w:sz w:val="18"/>
                <w:szCs w:val="18"/>
                <w:lang w:val="en-GB"/>
              </w:rPr>
              <w:t>-</w:t>
            </w:r>
            <w:r w:rsidRPr="006B6C4F">
              <w:rPr>
                <w:rFonts w:ascii="Optima" w:eastAsia="Optima" w:hAnsi="Optima" w:cs="Optima"/>
                <w:sz w:val="18"/>
                <w:szCs w:val="18"/>
                <w:lang w:val="en-GB"/>
              </w:rPr>
              <w:t>credit)</w:t>
            </w:r>
          </w:p>
        </w:tc>
        <w:tc>
          <w:tcPr>
            <w:tcW w:w="5666" w:type="dxa"/>
            <w:gridSpan w:val="12"/>
            <w:vAlign w:val="bottom"/>
            <w:tcPrChange w:id="28" w:author="David Döbele" w:date="2026-05-20T08:29:00Z" w16du:dateUtc="2026-05-20T06:29:00Z">
              <w:tcPr>
                <w:tcW w:w="5666" w:type="dxa"/>
                <w:gridSpan w:val="11"/>
                <w:vAlign w:val="bottom"/>
              </w:tcPr>
            </w:tcPrChange>
          </w:tcPr>
          <w:p w14:paraId="1B323AFF" w14:textId="77777777" w:rsidR="00FF3062" w:rsidRPr="00E55D90" w:rsidRDefault="00FF3062" w:rsidP="007F5C68">
            <w:pPr>
              <w:jc w:val="right"/>
              <w:rPr>
                <w:rFonts w:ascii="Optima" w:hAnsi="Optima"/>
                <w:sz w:val="18"/>
                <w:szCs w:val="18"/>
                <w:lang w:val="en-US"/>
              </w:rPr>
            </w:pPr>
            <w:r>
              <w:rPr>
                <w:rFonts w:ascii="Optima" w:hAnsi="Optima"/>
                <w:sz w:val="18"/>
                <w:szCs w:val="18"/>
              </w:rPr>
              <w:t>06/2025 – 07/2025</w:t>
            </w:r>
          </w:p>
        </w:tc>
      </w:tr>
      <w:tr w:rsidR="00FF3062" w:rsidRPr="007E69B9" w14:paraId="6147F53E" w14:textId="77777777" w:rsidTr="007F5C68">
        <w:trPr>
          <w:trHeight w:val="57"/>
          <w:trPrChange w:id="29" w:author="David Döbele" w:date="2026-05-20T08:29:00Z" w16du:dateUtc="2026-05-20T06:29:00Z">
            <w:trPr>
              <w:trHeight w:val="57"/>
            </w:trPr>
          </w:trPrChange>
        </w:trPr>
        <w:tc>
          <w:tcPr>
            <w:tcW w:w="11053" w:type="dxa"/>
            <w:gridSpan w:val="14"/>
            <w:vAlign w:val="bottom"/>
            <w:tcPrChange w:id="30" w:author="David Döbele" w:date="2026-05-20T08:29:00Z" w16du:dateUtc="2026-05-20T06:29:00Z">
              <w:tcPr>
                <w:tcW w:w="11053" w:type="dxa"/>
                <w:gridSpan w:val="13"/>
                <w:vAlign w:val="bottom"/>
              </w:tcPr>
            </w:tcPrChange>
          </w:tcPr>
          <w:p w14:paraId="42904D72" w14:textId="4743D2D5" w:rsidR="00FF3062" w:rsidRPr="006B6C4F" w:rsidRDefault="007E69B9" w:rsidP="007F5C68">
            <w:pPr>
              <w:pStyle w:val="Listenabsatz"/>
              <w:numPr>
                <w:ilvl w:val="0"/>
                <w:numId w:val="4"/>
              </w:numPr>
              <w:rPr>
                <w:rFonts w:ascii="Optima" w:hAnsi="Optima"/>
                <w:i/>
                <w:iCs/>
                <w:sz w:val="17"/>
                <w:szCs w:val="17"/>
                <w:lang w:val="en-GB"/>
              </w:rPr>
            </w:pPr>
            <w:r w:rsidRPr="006B6C4F">
              <w:rPr>
                <w:rFonts w:ascii="Optima" w:hAnsi="Optima"/>
                <w:i/>
                <w:iCs/>
                <w:sz w:val="17"/>
                <w:szCs w:val="17"/>
                <w:lang w:val="en-GB"/>
              </w:rPr>
              <w:t>University-level course: Introduction to D</w:t>
            </w:r>
            <w:r>
              <w:rPr>
                <w:rFonts w:ascii="Optima" w:hAnsi="Optima"/>
                <w:i/>
                <w:iCs/>
                <w:sz w:val="17"/>
                <w:szCs w:val="17"/>
                <w:lang w:val="en-GB"/>
              </w:rPr>
              <w:t>ata Science with a Focus on Visualization – including Python, JavaScript and Web Scraping</w:t>
            </w:r>
          </w:p>
          <w:p w14:paraId="34F7DA51" w14:textId="0FFC0ACD" w:rsidR="00FF3062" w:rsidRPr="006B6C4F" w:rsidRDefault="007E69B9" w:rsidP="007F5C68">
            <w:pPr>
              <w:pStyle w:val="Listenabsatz"/>
              <w:numPr>
                <w:ilvl w:val="0"/>
                <w:numId w:val="4"/>
              </w:numPr>
              <w:rPr>
                <w:rFonts w:ascii="Optima" w:hAnsi="Optima"/>
                <w:i/>
                <w:iCs/>
                <w:sz w:val="17"/>
                <w:szCs w:val="17"/>
                <w:lang w:val="en-GB"/>
              </w:rPr>
            </w:pPr>
            <w:r w:rsidRPr="006B6C4F">
              <w:rPr>
                <w:rFonts w:ascii="Optima" w:hAnsi="Optima"/>
                <w:i/>
                <w:iCs/>
                <w:sz w:val="17"/>
                <w:szCs w:val="17"/>
                <w:lang w:val="en-GB"/>
              </w:rPr>
              <w:t>Academic workshops on neuroscience and lan</w:t>
            </w:r>
            <w:r>
              <w:rPr>
                <w:rFonts w:ascii="Optima" w:hAnsi="Optima"/>
                <w:i/>
                <w:iCs/>
                <w:sz w:val="17"/>
                <w:szCs w:val="17"/>
                <w:lang w:val="en-GB"/>
              </w:rPr>
              <w:t>guage learning by Harvard Alumni</w:t>
            </w:r>
          </w:p>
          <w:p w14:paraId="237F2F58" w14:textId="533710A5" w:rsidR="00FF3062" w:rsidRPr="006B6C4F" w:rsidRDefault="007E69B9" w:rsidP="007F5C68">
            <w:pPr>
              <w:pStyle w:val="Listenabsatz"/>
              <w:numPr>
                <w:ilvl w:val="0"/>
                <w:numId w:val="4"/>
              </w:numPr>
              <w:rPr>
                <w:rFonts w:ascii="Optima" w:hAnsi="Optima"/>
                <w:i/>
                <w:iCs/>
                <w:sz w:val="16"/>
                <w:szCs w:val="16"/>
                <w:lang w:val="en-GB"/>
              </w:rPr>
            </w:pPr>
            <w:r w:rsidRPr="006B6C4F">
              <w:rPr>
                <w:rFonts w:ascii="Optima" w:hAnsi="Optima"/>
                <w:i/>
                <w:iCs/>
                <w:sz w:val="17"/>
                <w:szCs w:val="17"/>
                <w:lang w:val="en-GB"/>
              </w:rPr>
              <w:t xml:space="preserve">Winner </w:t>
            </w:r>
            <w:r w:rsidRPr="007E69B9">
              <w:rPr>
                <w:rFonts w:ascii="Optima" w:hAnsi="Optima"/>
                <w:i/>
                <w:iCs/>
                <w:sz w:val="17"/>
                <w:szCs w:val="17"/>
                <w:lang w:val="en-GB"/>
              </w:rPr>
              <w:t>of the</w:t>
            </w:r>
            <w:r w:rsidRPr="006B6C4F">
              <w:rPr>
                <w:rFonts w:ascii="Optima" w:hAnsi="Optima"/>
                <w:i/>
                <w:iCs/>
                <w:sz w:val="17"/>
                <w:szCs w:val="17"/>
                <w:lang w:val="en-GB"/>
              </w:rPr>
              <w:t xml:space="preserve"> Road to </w:t>
            </w:r>
            <w:r>
              <w:rPr>
                <w:rFonts w:ascii="Optima" w:hAnsi="Optima"/>
                <w:i/>
                <w:iCs/>
                <w:sz w:val="17"/>
                <w:szCs w:val="17"/>
                <w:lang w:val="en-GB"/>
              </w:rPr>
              <w:t>Harvard Essay Competition – scholarship from the Harvard Scholarship Foundation Germany (essay on AI &amp; motivation letter, interviews with Harvard Alumni)</w:t>
            </w:r>
          </w:p>
        </w:tc>
      </w:tr>
      <w:tr w:rsidR="00FF3062" w:rsidRPr="00E55D90" w14:paraId="384F1895" w14:textId="77777777" w:rsidTr="007F5C68">
        <w:trPr>
          <w:trHeight w:val="340"/>
          <w:trPrChange w:id="31" w:author="David Döbele" w:date="2026-05-20T08:29:00Z" w16du:dateUtc="2026-05-20T06:29:00Z">
            <w:trPr>
              <w:trHeight w:val="340"/>
            </w:trPr>
          </w:trPrChange>
        </w:trPr>
        <w:tc>
          <w:tcPr>
            <w:tcW w:w="5812" w:type="dxa"/>
            <w:gridSpan w:val="4"/>
            <w:vAlign w:val="bottom"/>
            <w:tcPrChange w:id="32" w:author="David Döbele" w:date="2026-05-20T08:29:00Z" w16du:dateUtc="2026-05-20T06:29:00Z">
              <w:tcPr>
                <w:tcW w:w="5812" w:type="dxa"/>
                <w:gridSpan w:val="4"/>
                <w:vAlign w:val="bottom"/>
              </w:tcPr>
            </w:tcPrChange>
          </w:tcPr>
          <w:p w14:paraId="20984728" w14:textId="77777777" w:rsidR="00FF3062" w:rsidRPr="00E55D90" w:rsidRDefault="00FF3062" w:rsidP="007F5C68">
            <w:pPr>
              <w:rPr>
                <w:rFonts w:ascii="Optima" w:hAnsi="Optima"/>
                <w:b/>
                <w:bCs/>
                <w:smallCaps/>
              </w:rPr>
            </w:pPr>
            <w:r>
              <w:rPr>
                <w:rFonts w:ascii="Optima" w:hAnsi="Optima"/>
                <w:b/>
                <w:bCs/>
                <w:smallCaps/>
              </w:rPr>
              <w:t>Oberstufe am Heidberg</w:t>
            </w:r>
          </w:p>
        </w:tc>
        <w:tc>
          <w:tcPr>
            <w:tcW w:w="5241" w:type="dxa"/>
            <w:gridSpan w:val="10"/>
            <w:vAlign w:val="bottom"/>
            <w:tcPrChange w:id="33" w:author="David Döbele" w:date="2026-05-20T08:29:00Z" w16du:dateUtc="2026-05-20T06:29:00Z">
              <w:tcPr>
                <w:tcW w:w="5241" w:type="dxa"/>
                <w:gridSpan w:val="9"/>
                <w:vAlign w:val="bottom"/>
              </w:tcPr>
            </w:tcPrChange>
          </w:tcPr>
          <w:p w14:paraId="0CEE9822" w14:textId="2B98C35A" w:rsidR="00FF3062" w:rsidRPr="00E55D90" w:rsidRDefault="00FF3062" w:rsidP="007F5C68">
            <w:pPr>
              <w:jc w:val="right"/>
            </w:pPr>
            <w:r>
              <w:rPr>
                <w:rFonts w:ascii="Optima" w:hAnsi="Optima"/>
                <w:i/>
                <w:iCs/>
                <w:smallCaps/>
                <w:sz w:val="23"/>
                <w:szCs w:val="23"/>
              </w:rPr>
              <w:t>Hamburg</w:t>
            </w:r>
            <w:r w:rsidR="00F529BC">
              <w:rPr>
                <w:rFonts w:ascii="Optima" w:hAnsi="Optima"/>
                <w:i/>
                <w:iCs/>
                <w:smallCaps/>
                <w:sz w:val="23"/>
                <w:szCs w:val="23"/>
              </w:rPr>
              <w:t>, DE</w:t>
            </w:r>
          </w:p>
        </w:tc>
      </w:tr>
      <w:tr w:rsidR="00FF3062" w:rsidRPr="044F8135" w14:paraId="5404B6E8" w14:textId="77777777" w:rsidTr="007F5C68">
        <w:trPr>
          <w:trHeight w:val="57"/>
          <w:trPrChange w:id="34" w:author="David Döbele" w:date="2026-05-20T08:29:00Z" w16du:dateUtc="2026-05-20T06:29:00Z">
            <w:trPr>
              <w:trHeight w:val="57"/>
            </w:trPr>
          </w:trPrChange>
        </w:trPr>
        <w:tc>
          <w:tcPr>
            <w:tcW w:w="7190" w:type="dxa"/>
            <w:gridSpan w:val="8"/>
            <w:vAlign w:val="bottom"/>
            <w:tcPrChange w:id="35" w:author="David Döbele" w:date="2026-05-20T08:29:00Z" w16du:dateUtc="2026-05-20T06:29:00Z">
              <w:tcPr>
                <w:tcW w:w="7190" w:type="dxa"/>
                <w:gridSpan w:val="8"/>
                <w:vAlign w:val="bottom"/>
              </w:tcPr>
            </w:tcPrChange>
          </w:tcPr>
          <w:p w14:paraId="4D6EE9DD" w14:textId="7A8ECBBA" w:rsidR="00FF3062" w:rsidRPr="4501C97A" w:rsidRDefault="00FF3062" w:rsidP="007F5C68">
            <w:pPr>
              <w:rPr>
                <w:rFonts w:ascii="Optima" w:hAnsi="Optima"/>
                <w:sz w:val="18"/>
                <w:szCs w:val="18"/>
                <w:lang w:val="de-AT"/>
              </w:rPr>
            </w:pPr>
            <w:r>
              <w:rPr>
                <w:rFonts w:ascii="Optima" w:hAnsi="Optima"/>
                <w:sz w:val="18"/>
                <w:szCs w:val="18"/>
                <w:lang w:val="de-AT"/>
              </w:rPr>
              <w:t>Allgemeine Hochschulreife (</w:t>
            </w:r>
            <w:r w:rsidR="00F529BC">
              <w:rPr>
                <w:rFonts w:ascii="Optima" w:hAnsi="Optima"/>
                <w:sz w:val="18"/>
                <w:szCs w:val="18"/>
                <w:lang w:val="de-AT"/>
              </w:rPr>
              <w:t>German A-Level equivalent)</w:t>
            </w:r>
          </w:p>
        </w:tc>
        <w:tc>
          <w:tcPr>
            <w:tcW w:w="3863" w:type="dxa"/>
            <w:gridSpan w:val="6"/>
            <w:vAlign w:val="bottom"/>
            <w:tcPrChange w:id="36" w:author="David Döbele" w:date="2026-05-20T08:29:00Z" w16du:dateUtc="2026-05-20T06:29:00Z">
              <w:tcPr>
                <w:tcW w:w="3863" w:type="dxa"/>
                <w:gridSpan w:val="5"/>
                <w:vAlign w:val="bottom"/>
              </w:tcPr>
            </w:tcPrChange>
          </w:tcPr>
          <w:p w14:paraId="330EA60B" w14:textId="77777777" w:rsidR="00FF3062" w:rsidRPr="044F8135" w:rsidRDefault="00FF3062" w:rsidP="007F5C68">
            <w:pPr>
              <w:jc w:val="right"/>
              <w:rPr>
                <w:rFonts w:ascii="Optima" w:hAnsi="Optima"/>
                <w:sz w:val="18"/>
                <w:szCs w:val="18"/>
              </w:rPr>
            </w:pPr>
            <w:r>
              <w:rPr>
                <w:rFonts w:ascii="Optima" w:hAnsi="Optima"/>
                <w:sz w:val="18"/>
                <w:szCs w:val="18"/>
              </w:rPr>
              <w:t>08/2022 – 07/2025</w:t>
            </w:r>
          </w:p>
        </w:tc>
      </w:tr>
      <w:tr w:rsidR="00FF3062" w:rsidRPr="00F529BC" w14:paraId="602FB2D3" w14:textId="77777777" w:rsidTr="007F5C68">
        <w:trPr>
          <w:trHeight w:val="57"/>
          <w:trPrChange w:id="37" w:author="David Döbele" w:date="2026-05-20T08:29:00Z" w16du:dateUtc="2026-05-20T06:29:00Z">
            <w:trPr>
              <w:trHeight w:val="57"/>
            </w:trPr>
          </w:trPrChange>
        </w:trPr>
        <w:tc>
          <w:tcPr>
            <w:tcW w:w="11053" w:type="dxa"/>
            <w:gridSpan w:val="14"/>
            <w:vAlign w:val="bottom"/>
            <w:tcPrChange w:id="38" w:author="David Döbele" w:date="2026-05-20T08:29:00Z" w16du:dateUtc="2026-05-20T06:29:00Z">
              <w:tcPr>
                <w:tcW w:w="11053" w:type="dxa"/>
                <w:gridSpan w:val="13"/>
                <w:vAlign w:val="bottom"/>
              </w:tcPr>
            </w:tcPrChange>
          </w:tcPr>
          <w:p w14:paraId="04F9D9FB" w14:textId="77777777" w:rsidR="00F529BC" w:rsidRPr="006B6C4F" w:rsidRDefault="00F529BC" w:rsidP="007F5C68">
            <w:pPr>
              <w:pStyle w:val="Listenabsatz"/>
              <w:numPr>
                <w:ilvl w:val="0"/>
                <w:numId w:val="1"/>
              </w:numPr>
              <w:rPr>
                <w:rFonts w:ascii="Optima" w:hAnsi="Optima"/>
                <w:i/>
                <w:iCs/>
                <w:sz w:val="17"/>
                <w:szCs w:val="17"/>
                <w:lang w:val="en-US"/>
              </w:rPr>
            </w:pPr>
            <w:r w:rsidRPr="006B6C4F">
              <w:rPr>
                <w:rFonts w:ascii="Optima" w:hAnsi="Optima"/>
                <w:i/>
                <w:iCs/>
                <w:sz w:val="17"/>
                <w:szCs w:val="17"/>
              </w:rPr>
              <w:t xml:space="preserve">Final GPA: 1.0 </w:t>
            </w:r>
            <w:r w:rsidRPr="006B6C4F">
              <w:rPr>
                <w:rFonts w:ascii="Optima" w:hAnsi="Optima"/>
                <w:i/>
                <w:iCs/>
                <w:sz w:val="17"/>
                <w:szCs w:val="17"/>
                <w:lang w:val="en-GB"/>
              </w:rPr>
              <w:t>(1.0 – 5.0, 1.0 being best)</w:t>
            </w:r>
          </w:p>
          <w:p w14:paraId="002C188D" w14:textId="77777777" w:rsidR="00F529BC" w:rsidRPr="006B6C4F" w:rsidRDefault="00F529BC" w:rsidP="007F5C68">
            <w:pPr>
              <w:pStyle w:val="Listenabsatz"/>
              <w:numPr>
                <w:ilvl w:val="0"/>
                <w:numId w:val="1"/>
              </w:numPr>
              <w:rPr>
                <w:rFonts w:ascii="Optima" w:hAnsi="Optima"/>
                <w:i/>
                <w:iCs/>
                <w:sz w:val="17"/>
                <w:szCs w:val="17"/>
                <w:lang w:val="en-US"/>
              </w:rPr>
            </w:pPr>
            <w:r w:rsidRPr="006B6C4F">
              <w:rPr>
                <w:rFonts w:ascii="Optima" w:hAnsi="Optima"/>
                <w:i/>
                <w:iCs/>
                <w:sz w:val="17"/>
                <w:szCs w:val="17"/>
                <w:lang w:val="en-US"/>
              </w:rPr>
              <w:t xml:space="preserve">Advanced courses: English (grade: 1.0), Geography (grade: 1.0), German (1.0), Mathematics (1.3) </w:t>
            </w:r>
          </w:p>
          <w:p w14:paraId="36B68CB3" w14:textId="77777777" w:rsidR="00F529BC" w:rsidRPr="006B6C4F" w:rsidRDefault="00F529BC" w:rsidP="007F5C68">
            <w:pPr>
              <w:pStyle w:val="Listenabsatz"/>
              <w:numPr>
                <w:ilvl w:val="0"/>
                <w:numId w:val="1"/>
              </w:numPr>
              <w:rPr>
                <w:rFonts w:ascii="Optima" w:hAnsi="Optima"/>
                <w:i/>
                <w:iCs/>
                <w:sz w:val="17"/>
                <w:szCs w:val="17"/>
                <w:lang w:val="en-US"/>
              </w:rPr>
            </w:pPr>
            <w:r w:rsidRPr="006B6C4F">
              <w:rPr>
                <w:rFonts w:ascii="Optima" w:hAnsi="Optima"/>
                <w:i/>
                <w:iCs/>
                <w:sz w:val="17"/>
                <w:szCs w:val="17"/>
                <w:lang w:val="en-US"/>
              </w:rPr>
              <w:t>Class spokeswoman in classes 11 to 13</w:t>
            </w:r>
          </w:p>
          <w:p w14:paraId="144080B4" w14:textId="51CACCB3" w:rsidR="00F529BC" w:rsidRPr="006B6C4F" w:rsidRDefault="00F529BC" w:rsidP="007F5C68">
            <w:pPr>
              <w:pStyle w:val="Listenabsatz"/>
              <w:numPr>
                <w:ilvl w:val="0"/>
                <w:numId w:val="1"/>
              </w:numPr>
              <w:rPr>
                <w:rFonts w:ascii="Optima" w:hAnsi="Optima"/>
                <w:i/>
                <w:iCs/>
                <w:sz w:val="17"/>
                <w:szCs w:val="17"/>
                <w:lang w:val="en-US"/>
              </w:rPr>
            </w:pPr>
            <w:r w:rsidRPr="006B6C4F">
              <w:rPr>
                <w:rFonts w:ascii="Optima" w:hAnsi="Optima"/>
                <w:i/>
                <w:iCs/>
                <w:sz w:val="17"/>
                <w:szCs w:val="17"/>
                <w:lang w:val="en-US"/>
              </w:rPr>
              <w:t xml:space="preserve">Member of the prom committee – jointly responsible for planning, </w:t>
            </w:r>
            <w:r w:rsidRPr="00F529BC">
              <w:rPr>
                <w:rFonts w:ascii="Optima" w:hAnsi="Optima"/>
                <w:i/>
                <w:iCs/>
                <w:sz w:val="17"/>
                <w:szCs w:val="17"/>
                <w:lang w:val="en-US"/>
              </w:rPr>
              <w:t>organizing</w:t>
            </w:r>
            <w:r w:rsidRPr="006B6C4F">
              <w:rPr>
                <w:rFonts w:ascii="Optima" w:hAnsi="Optima"/>
                <w:i/>
                <w:iCs/>
                <w:sz w:val="17"/>
                <w:szCs w:val="17"/>
                <w:lang w:val="en-US"/>
              </w:rPr>
              <w:t xml:space="preserve"> and implementing fundraising activities (e.g. sales campaigns to finance the prom and other graduation projects)</w:t>
            </w:r>
          </w:p>
          <w:p w14:paraId="7090057E" w14:textId="401E26D0" w:rsidR="00FF3062" w:rsidRPr="006B6C4F" w:rsidRDefault="00F529BC" w:rsidP="007F5C68">
            <w:pPr>
              <w:pStyle w:val="Listenabsatz"/>
              <w:numPr>
                <w:ilvl w:val="0"/>
                <w:numId w:val="1"/>
              </w:numPr>
              <w:rPr>
                <w:rFonts w:ascii="Optima" w:hAnsi="Optima"/>
                <w:i/>
                <w:iCs/>
                <w:sz w:val="17"/>
                <w:szCs w:val="17"/>
                <w:lang w:val="en-GB"/>
              </w:rPr>
            </w:pPr>
            <w:r w:rsidRPr="006B6C4F">
              <w:rPr>
                <w:rFonts w:ascii="Optima" w:hAnsi="Optima"/>
                <w:i/>
                <w:iCs/>
                <w:sz w:val="17"/>
                <w:szCs w:val="17"/>
                <w:lang w:val="en-US"/>
              </w:rPr>
              <w:t>Member of the yearbook team – collaboration on the concept, design and content creation for the yearbook</w:t>
            </w:r>
          </w:p>
        </w:tc>
      </w:tr>
      <w:tr w:rsidR="00FF3062" w14:paraId="2066B141" w14:textId="77777777" w:rsidTr="007F5C68">
        <w:trPr>
          <w:trHeight w:val="397"/>
          <w:trPrChange w:id="39" w:author="David Döbele" w:date="2026-05-20T08:29:00Z" w16du:dateUtc="2026-05-20T06:29:00Z">
            <w:trPr>
              <w:trHeight w:val="397"/>
            </w:trPr>
          </w:trPrChange>
        </w:trPr>
        <w:tc>
          <w:tcPr>
            <w:tcW w:w="11053" w:type="dxa"/>
            <w:gridSpan w:val="14"/>
            <w:tcBorders>
              <w:bottom w:val="single" w:sz="4" w:space="0" w:color="auto"/>
            </w:tcBorders>
            <w:vAlign w:val="bottom"/>
            <w:tcPrChange w:id="40" w:author="David Döbele" w:date="2026-05-20T08:29:00Z" w16du:dateUtc="2026-05-20T06:29:00Z">
              <w:tcPr>
                <w:tcW w:w="11053" w:type="dxa"/>
                <w:gridSpan w:val="13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0EC32D4" w14:textId="5FC3DFFD" w:rsidR="00FF3062" w:rsidRPr="000311AC" w:rsidRDefault="00FC3D68" w:rsidP="007F5C68">
            <w:pPr>
              <w:pStyle w:val="BERSCHRIFT"/>
              <w:rPr>
                <w:rFonts w:ascii="Optima" w:hAnsi="Optima" w:cs="Times New Roman (Body CS)"/>
                <w:sz w:val="26"/>
                <w:szCs w:val="26"/>
              </w:rPr>
            </w:pPr>
            <w:r>
              <w:rPr>
                <w:rFonts w:ascii="Optima" w:hAnsi="Optima" w:cs="Times New Roman (Body CS)"/>
                <w:sz w:val="26"/>
                <w:szCs w:val="26"/>
              </w:rPr>
              <w:t>Sports Achievements</w:t>
            </w:r>
          </w:p>
        </w:tc>
      </w:tr>
      <w:tr w:rsidR="00FF3062" w:rsidRPr="00E55D90" w14:paraId="06B49003" w14:textId="77777777" w:rsidTr="007F5C68">
        <w:trPr>
          <w:trHeight w:val="340"/>
          <w:trPrChange w:id="41" w:author="David Döbele" w:date="2026-05-20T08:29:00Z" w16du:dateUtc="2026-05-20T06:29:00Z">
            <w:trPr>
              <w:trHeight w:val="340"/>
            </w:trPr>
          </w:trPrChange>
        </w:trPr>
        <w:tc>
          <w:tcPr>
            <w:tcW w:w="8364" w:type="dxa"/>
            <w:gridSpan w:val="10"/>
            <w:tcBorders>
              <w:top w:val="single" w:sz="4" w:space="0" w:color="auto"/>
            </w:tcBorders>
            <w:vAlign w:val="bottom"/>
            <w:tcPrChange w:id="42" w:author="David Döbele" w:date="2026-05-20T08:29:00Z" w16du:dateUtc="2026-05-20T06:29:00Z">
              <w:tcPr>
                <w:tcW w:w="8364" w:type="dxa"/>
                <w:gridSpan w:val="9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EAAD3F8" w14:textId="77777777" w:rsidR="00FF3062" w:rsidRPr="00E55D90" w:rsidRDefault="00FF3062" w:rsidP="007F5C68">
            <w:pPr>
              <w:rPr>
                <w:rFonts w:ascii="Optima" w:hAnsi="Optima"/>
              </w:rPr>
            </w:pPr>
            <w:r>
              <w:rPr>
                <w:rFonts w:ascii="Optima" w:eastAsia="Optima" w:hAnsi="Optima" w:cs="Optima"/>
                <w:b/>
                <w:bCs/>
                <w:smallCaps/>
              </w:rPr>
              <w:t>1.FFC Turbine Potsdam</w:t>
            </w:r>
          </w:p>
        </w:tc>
        <w:tc>
          <w:tcPr>
            <w:tcW w:w="2689" w:type="dxa"/>
            <w:gridSpan w:val="4"/>
            <w:tcBorders>
              <w:top w:val="single" w:sz="4" w:space="0" w:color="auto"/>
            </w:tcBorders>
            <w:vAlign w:val="bottom"/>
            <w:tcPrChange w:id="43" w:author="David Döbele" w:date="2026-05-20T08:29:00Z" w16du:dateUtc="2026-05-20T06:29:00Z">
              <w:tcPr>
                <w:tcW w:w="2689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A92A444" w14:textId="3A65B52C" w:rsidR="00FF3062" w:rsidRPr="00E55D90" w:rsidRDefault="00FF3062" w:rsidP="007F5C68">
            <w:pPr>
              <w:jc w:val="right"/>
            </w:pPr>
            <w:r>
              <w:rPr>
                <w:rFonts w:ascii="Optima" w:eastAsia="Optima" w:hAnsi="Optima" w:cs="Optima"/>
                <w:i/>
                <w:iCs/>
                <w:smallCaps/>
              </w:rPr>
              <w:t>Potsdam</w:t>
            </w:r>
            <w:r w:rsidR="00F529BC">
              <w:rPr>
                <w:rFonts w:ascii="Optima" w:eastAsia="Optima" w:hAnsi="Optima" w:cs="Optima"/>
                <w:i/>
                <w:iCs/>
                <w:smallCaps/>
              </w:rPr>
              <w:t>, DE</w:t>
            </w:r>
          </w:p>
        </w:tc>
      </w:tr>
      <w:tr w:rsidR="00FF3062" w:rsidRPr="00E55D90" w14:paraId="444D24FA" w14:textId="77777777" w:rsidTr="007F5C68">
        <w:trPr>
          <w:trHeight w:val="57"/>
          <w:trPrChange w:id="44" w:author="David Döbele" w:date="2026-05-20T08:29:00Z" w16du:dateUtc="2026-05-20T06:29:00Z">
            <w:trPr>
              <w:trHeight w:val="57"/>
            </w:trPr>
          </w:trPrChange>
        </w:trPr>
        <w:tc>
          <w:tcPr>
            <w:tcW w:w="8931" w:type="dxa"/>
            <w:gridSpan w:val="11"/>
            <w:vAlign w:val="bottom"/>
            <w:tcPrChange w:id="45" w:author="David Döbele" w:date="2026-05-20T08:29:00Z" w16du:dateUtc="2026-05-20T06:29:00Z">
              <w:tcPr>
                <w:tcW w:w="8931" w:type="dxa"/>
                <w:gridSpan w:val="10"/>
                <w:vAlign w:val="bottom"/>
              </w:tcPr>
            </w:tcPrChange>
          </w:tcPr>
          <w:p w14:paraId="58056542" w14:textId="7874D25C" w:rsidR="00FF3062" w:rsidRPr="006B6C4F" w:rsidRDefault="00F529BC" w:rsidP="007F5C68">
            <w:pPr>
              <w:rPr>
                <w:lang w:val="en-GB"/>
              </w:rPr>
            </w:pPr>
            <w:r w:rsidRPr="00E3320D">
              <w:rPr>
                <w:rFonts w:ascii="Optima" w:eastAsia="Optima" w:hAnsi="Optima" w:cs="Optima"/>
                <w:sz w:val="18"/>
                <w:szCs w:val="18"/>
                <w:lang w:val="en-GB"/>
              </w:rPr>
              <w:t>Competitive footballer with women's Bundesliga club Turbine Potsdam</w:t>
            </w:r>
          </w:p>
        </w:tc>
        <w:tc>
          <w:tcPr>
            <w:tcW w:w="2122" w:type="dxa"/>
            <w:gridSpan w:val="3"/>
            <w:tcPrChange w:id="46" w:author="David Döbele" w:date="2026-05-20T08:29:00Z" w16du:dateUtc="2026-05-20T06:29:00Z">
              <w:tcPr>
                <w:tcW w:w="2122" w:type="dxa"/>
                <w:gridSpan w:val="3"/>
              </w:tcPr>
            </w:tcPrChange>
          </w:tcPr>
          <w:p w14:paraId="620A6838" w14:textId="77777777" w:rsidR="00FF3062" w:rsidRPr="00E55D90" w:rsidRDefault="00FF3062" w:rsidP="007F5C68">
            <w:pPr>
              <w:jc w:val="right"/>
              <w:rPr>
                <w:rFonts w:ascii="Optima" w:hAnsi="Optima"/>
                <w:sz w:val="18"/>
                <w:szCs w:val="18"/>
                <w:lang w:val="en-US"/>
              </w:rPr>
            </w:pPr>
            <w:r>
              <w:rPr>
                <w:rFonts w:ascii="Optima" w:eastAsia="Optima" w:hAnsi="Optima" w:cs="Optima"/>
                <w:sz w:val="18"/>
                <w:szCs w:val="18"/>
              </w:rPr>
              <w:t>07/2018 – 07/2022</w:t>
            </w:r>
          </w:p>
        </w:tc>
      </w:tr>
      <w:tr w:rsidR="00FF3062" w:rsidRPr="00F529BC" w14:paraId="4A4D08BA" w14:textId="77777777" w:rsidTr="007F5C68">
        <w:trPr>
          <w:trHeight w:val="57"/>
          <w:trPrChange w:id="47" w:author="David Döbele" w:date="2026-05-20T08:29:00Z" w16du:dateUtc="2026-05-20T06:29:00Z">
            <w:trPr>
              <w:trHeight w:val="57"/>
            </w:trPr>
          </w:trPrChange>
        </w:trPr>
        <w:tc>
          <w:tcPr>
            <w:tcW w:w="11053" w:type="dxa"/>
            <w:gridSpan w:val="14"/>
            <w:vAlign w:val="bottom"/>
            <w:tcPrChange w:id="48" w:author="David Döbele" w:date="2026-05-20T08:29:00Z" w16du:dateUtc="2026-05-20T06:29:00Z">
              <w:tcPr>
                <w:tcW w:w="11053" w:type="dxa"/>
                <w:gridSpan w:val="13"/>
                <w:vAlign w:val="bottom"/>
              </w:tcPr>
            </w:tcPrChange>
          </w:tcPr>
          <w:p w14:paraId="3F4A64A6" w14:textId="77777777" w:rsidR="00F529BC" w:rsidRPr="007F5C68" w:rsidRDefault="00F529BC" w:rsidP="007F5C68">
            <w:pPr>
              <w:pStyle w:val="Bullets"/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</w:rPr>
            </w:pPr>
            <w:r w:rsidRPr="007F5C68"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</w:rPr>
              <w:t>Player for the U15 &amp; U17 teams – regular training 8 times a week, including twice a day</w:t>
            </w:r>
          </w:p>
          <w:p w14:paraId="24040F58" w14:textId="77777777" w:rsidR="00F529BC" w:rsidRPr="007F5C68" w:rsidRDefault="00F529BC" w:rsidP="007F5C68">
            <w:pPr>
              <w:pStyle w:val="Bullets"/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</w:rPr>
            </w:pPr>
            <w:r w:rsidRPr="007F5C68"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</w:rPr>
              <w:t>Appearances in the U17 Junior Women's Bundesliga</w:t>
            </w:r>
          </w:p>
          <w:p w14:paraId="70C4D5DA" w14:textId="5323C774" w:rsidR="00FF3062" w:rsidRPr="007F5C68" w:rsidRDefault="00F529BC" w:rsidP="007F5C68">
            <w:pPr>
              <w:pStyle w:val="Bullets"/>
              <w:rPr>
                <w:rFonts w:ascii="Optima" w:eastAsia="Optima" w:hAnsi="Optima" w:cs="Optima"/>
                <w:color w:val="000000" w:themeColor="text1"/>
                <w:sz w:val="16"/>
                <w:szCs w:val="16"/>
                <w:lang w:val="en-GB"/>
              </w:rPr>
            </w:pPr>
            <w:r w:rsidRPr="007F5C68"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  <w:rPrChange w:id="49" w:author="David Döbele" w:date="2026-05-20T08:29:00Z" w16du:dateUtc="2026-05-20T06:29:00Z">
                  <w:rPr>
                    <w:rFonts w:ascii="Optima" w:eastAsia="Optima" w:hAnsi="Optima" w:cs="Optima"/>
                    <w:i w:val="0"/>
                    <w:iCs w:val="0"/>
                    <w:color w:val="000000" w:themeColor="text1"/>
                    <w:sz w:val="17"/>
                    <w:szCs w:val="17"/>
                    <w:lang w:val="en-GB"/>
                  </w:rPr>
                </w:rPrChange>
              </w:rPr>
              <w:t>Captain of the Brandenburg selection team – participation in selection courses and national tournaments, e.g. DFB trial tournament/state cup</w:t>
            </w:r>
          </w:p>
        </w:tc>
      </w:tr>
      <w:tr w:rsidR="00FF3062" w:rsidRPr="00E55D90" w14:paraId="311A5252" w14:textId="77777777" w:rsidTr="007F5C68">
        <w:trPr>
          <w:trHeight w:val="397"/>
          <w:trPrChange w:id="50" w:author="David Döbele" w:date="2026-05-20T08:29:00Z" w16du:dateUtc="2026-05-20T06:29:00Z">
            <w:trPr>
              <w:trHeight w:val="397"/>
            </w:trPr>
          </w:trPrChange>
        </w:trPr>
        <w:tc>
          <w:tcPr>
            <w:tcW w:w="11053" w:type="dxa"/>
            <w:gridSpan w:val="14"/>
            <w:tcBorders>
              <w:bottom w:val="single" w:sz="4" w:space="0" w:color="auto"/>
            </w:tcBorders>
            <w:vAlign w:val="bottom"/>
            <w:tcPrChange w:id="51" w:author="David Döbele" w:date="2026-05-20T08:29:00Z" w16du:dateUtc="2026-05-20T06:29:00Z">
              <w:tcPr>
                <w:tcW w:w="11053" w:type="dxa"/>
                <w:gridSpan w:val="13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08549D11" w14:textId="1EA7A04F" w:rsidR="00FF3062" w:rsidRPr="000311AC" w:rsidRDefault="00FC3D68" w:rsidP="007F5C68">
            <w:pPr>
              <w:pStyle w:val="BERSCHRIFT"/>
              <w:jc w:val="center"/>
              <w:rPr>
                <w:rFonts w:ascii="Optima" w:hAnsi="Optima" w:cs="Times New Roman (Body CS)"/>
                <w:sz w:val="26"/>
                <w:szCs w:val="26"/>
              </w:rPr>
            </w:pPr>
            <w:r>
              <w:rPr>
                <w:rFonts w:ascii="Optima" w:hAnsi="Optima"/>
                <w:sz w:val="28"/>
              </w:rPr>
              <w:t>Work Experience</w:t>
            </w:r>
          </w:p>
        </w:tc>
      </w:tr>
      <w:tr w:rsidR="006802C0" w:rsidRPr="002A18F7" w14:paraId="01AD48F4" w14:textId="77777777" w:rsidTr="007F5C68">
        <w:trPr>
          <w:trHeight w:val="340"/>
          <w:trPrChange w:id="52" w:author="David Döbele" w:date="2026-05-20T08:29:00Z" w16du:dateUtc="2026-05-20T06:29:00Z">
            <w:trPr>
              <w:trHeight w:val="340"/>
            </w:trPr>
          </w:trPrChange>
        </w:trPr>
        <w:tc>
          <w:tcPr>
            <w:tcW w:w="8364" w:type="dxa"/>
            <w:gridSpan w:val="10"/>
            <w:tcBorders>
              <w:top w:val="single" w:sz="4" w:space="0" w:color="auto"/>
            </w:tcBorders>
            <w:vAlign w:val="bottom"/>
            <w:tcPrChange w:id="53" w:author="David Döbele" w:date="2026-05-20T08:29:00Z" w16du:dateUtc="2026-05-20T06:29:00Z">
              <w:tcPr>
                <w:tcW w:w="8364" w:type="dxa"/>
                <w:gridSpan w:val="9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86A8EC" w14:textId="2AF9FCDE" w:rsidR="006802C0" w:rsidRPr="4501C97A" w:rsidRDefault="006802C0" w:rsidP="007F5C68">
            <w:pPr>
              <w:rPr>
                <w:rFonts w:ascii="Optima" w:hAnsi="Optima"/>
                <w:b/>
                <w:bCs/>
                <w:smallCaps/>
              </w:rPr>
            </w:pPr>
            <w:r>
              <w:rPr>
                <w:rFonts w:ascii="Optima" w:hAnsi="Optima"/>
                <w:b/>
                <w:bCs/>
                <w:smallCaps/>
              </w:rPr>
              <w:t>Deutsche Bank AG</w:t>
            </w:r>
          </w:p>
        </w:tc>
        <w:tc>
          <w:tcPr>
            <w:tcW w:w="2689" w:type="dxa"/>
            <w:gridSpan w:val="4"/>
            <w:tcBorders>
              <w:top w:val="single" w:sz="4" w:space="0" w:color="auto"/>
            </w:tcBorders>
            <w:vAlign w:val="bottom"/>
            <w:tcPrChange w:id="54" w:author="David Döbele" w:date="2026-05-20T08:29:00Z" w16du:dateUtc="2026-05-20T06:29:00Z">
              <w:tcPr>
                <w:tcW w:w="2689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70B2592" w14:textId="1FBDB125" w:rsidR="006802C0" w:rsidRPr="002A18F7" w:rsidRDefault="006802C0" w:rsidP="007F5C68">
            <w:pPr>
              <w:jc w:val="right"/>
              <w:rPr>
                <w:rFonts w:ascii="Optima" w:hAnsi="Optima"/>
                <w:i/>
                <w:iCs/>
                <w:smallCaps/>
              </w:rPr>
            </w:pPr>
            <w:r>
              <w:rPr>
                <w:rFonts w:ascii="Optima" w:hAnsi="Optima"/>
                <w:i/>
                <w:iCs/>
                <w:smallCaps/>
              </w:rPr>
              <w:t>Frankfurt</w:t>
            </w:r>
            <w:r w:rsidR="00FC3D68">
              <w:rPr>
                <w:rFonts w:ascii="Optima" w:hAnsi="Optima"/>
                <w:i/>
                <w:iCs/>
                <w:smallCaps/>
              </w:rPr>
              <w:t>, De</w:t>
            </w:r>
          </w:p>
        </w:tc>
      </w:tr>
      <w:tr w:rsidR="006802C0" w:rsidRPr="002A18F7" w14:paraId="4D39EE7C" w14:textId="77777777" w:rsidTr="007F5C68">
        <w:trPr>
          <w:trHeight w:val="57"/>
          <w:trPrChange w:id="55" w:author="David Döbele" w:date="2026-05-20T08:29:00Z" w16du:dateUtc="2026-05-20T06:29:00Z">
            <w:trPr>
              <w:trHeight w:val="57"/>
            </w:trPr>
          </w:trPrChange>
        </w:trPr>
        <w:tc>
          <w:tcPr>
            <w:tcW w:w="8364" w:type="dxa"/>
            <w:gridSpan w:val="10"/>
            <w:vAlign w:val="bottom"/>
            <w:tcPrChange w:id="56" w:author="David Döbele" w:date="2026-05-20T08:29:00Z" w16du:dateUtc="2026-05-20T06:29:00Z">
              <w:tcPr>
                <w:tcW w:w="8364" w:type="dxa"/>
                <w:gridSpan w:val="9"/>
                <w:vAlign w:val="bottom"/>
              </w:tcPr>
            </w:tcPrChange>
          </w:tcPr>
          <w:p w14:paraId="6FD4764E" w14:textId="33A4D956" w:rsidR="006802C0" w:rsidRPr="006B6C4F" w:rsidRDefault="007E69B9" w:rsidP="007F5C68">
            <w:pPr>
              <w:rPr>
                <w:rFonts w:ascii="Optima" w:hAnsi="Optima"/>
                <w:b/>
                <w:bCs/>
                <w:smallCaps/>
                <w:lang w:val="en-GB"/>
              </w:rPr>
            </w:pPr>
            <w:r w:rsidRPr="006B6C4F">
              <w:rPr>
                <w:rFonts w:ascii="Optima" w:eastAsia="Optima" w:hAnsi="Optima" w:cs="Optima"/>
                <w:sz w:val="18"/>
                <w:szCs w:val="18"/>
                <w:lang w:val="en-GB"/>
              </w:rPr>
              <w:t>Participant of</w:t>
            </w:r>
            <w:r w:rsidR="006802C0" w:rsidRPr="006B6C4F">
              <w:rPr>
                <w:rFonts w:ascii="Optima" w:eastAsia="Optima" w:hAnsi="Optima" w:cs="Optima"/>
                <w:sz w:val="18"/>
                <w:szCs w:val="18"/>
                <w:lang w:val="en-GB"/>
              </w:rPr>
              <w:t xml:space="preserve"> „Spring Into Banking“ Program</w:t>
            </w:r>
          </w:p>
        </w:tc>
        <w:tc>
          <w:tcPr>
            <w:tcW w:w="2689" w:type="dxa"/>
            <w:gridSpan w:val="4"/>
            <w:vAlign w:val="bottom"/>
            <w:tcPrChange w:id="57" w:author="David Döbele" w:date="2026-05-20T08:29:00Z" w16du:dateUtc="2026-05-20T06:29:00Z">
              <w:tcPr>
                <w:tcW w:w="2689" w:type="dxa"/>
                <w:gridSpan w:val="4"/>
                <w:vAlign w:val="bottom"/>
              </w:tcPr>
            </w:tcPrChange>
          </w:tcPr>
          <w:p w14:paraId="44CB7AFC" w14:textId="0C67C8F1" w:rsidR="006802C0" w:rsidRPr="002A18F7" w:rsidRDefault="006802C0" w:rsidP="007F5C68">
            <w:pPr>
              <w:jc w:val="right"/>
              <w:rPr>
                <w:rFonts w:ascii="Optima" w:hAnsi="Optima"/>
                <w:i/>
                <w:iCs/>
                <w:smallCaps/>
              </w:rPr>
            </w:pPr>
            <w:r>
              <w:rPr>
                <w:rFonts w:ascii="Optima" w:eastAsia="Optima" w:hAnsi="Optima" w:cs="Optima"/>
                <w:color w:val="000000" w:themeColor="text1"/>
                <w:sz w:val="18"/>
                <w:szCs w:val="18"/>
              </w:rPr>
              <w:t>03/2026</w:t>
            </w:r>
          </w:p>
        </w:tc>
      </w:tr>
      <w:tr w:rsidR="00774502" w:rsidRPr="00FC3D68" w14:paraId="7622AF01" w14:textId="77777777" w:rsidTr="007F5C68">
        <w:trPr>
          <w:trHeight w:val="113"/>
          <w:trPrChange w:id="58" w:author="David Döbele" w:date="2026-05-20T08:29:00Z" w16du:dateUtc="2026-05-20T06:29:00Z">
            <w:trPr>
              <w:trHeight w:val="113"/>
            </w:trPr>
          </w:trPrChange>
        </w:trPr>
        <w:tc>
          <w:tcPr>
            <w:tcW w:w="11032" w:type="dxa"/>
            <w:gridSpan w:val="13"/>
            <w:vAlign w:val="bottom"/>
            <w:tcPrChange w:id="59" w:author="David Döbele" w:date="2026-05-20T08:29:00Z" w16du:dateUtc="2026-05-20T06:29:00Z">
              <w:tcPr>
                <w:tcW w:w="11032" w:type="dxa"/>
                <w:gridSpan w:val="12"/>
                <w:vAlign w:val="bottom"/>
              </w:tcPr>
            </w:tcPrChange>
          </w:tcPr>
          <w:p w14:paraId="365C27BA" w14:textId="563295C0" w:rsidR="00774502" w:rsidRPr="00BF7525" w:rsidRDefault="00FC3D68" w:rsidP="007F5C68">
            <w:pPr>
              <w:pStyle w:val="Bullets"/>
              <w:numPr>
                <w:ilvl w:val="0"/>
                <w:numId w:val="28"/>
              </w:numPr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</w:rPr>
            </w:pPr>
            <w:r>
              <w:rPr>
                <w:rFonts w:ascii="Optima" w:hAnsi="Optima"/>
                <w:sz w:val="17"/>
                <w:szCs w:val="17"/>
                <w:lang w:val="en-GB"/>
              </w:rPr>
              <w:t xml:space="preserve">Insights into Corporate Finance, Equity Research and Fixed Income &amp; Currencies within a selective investment banking program </w:t>
            </w:r>
          </w:p>
          <w:p w14:paraId="08F54188" w14:textId="624D3DEC" w:rsidR="00BF7525" w:rsidRPr="006B6C4F" w:rsidRDefault="00FC3D68" w:rsidP="007F5C68">
            <w:pPr>
              <w:pStyle w:val="Bullets"/>
              <w:numPr>
                <w:ilvl w:val="0"/>
                <w:numId w:val="28"/>
              </w:numPr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</w:rPr>
            </w:pPr>
            <w:r w:rsidRPr="006B6C4F">
              <w:rPr>
                <w:rFonts w:ascii="Optima" w:hAnsi="Optima"/>
                <w:sz w:val="17"/>
                <w:szCs w:val="17"/>
                <w:lang w:val="en-GB"/>
              </w:rPr>
              <w:t xml:space="preserve">Application of </w:t>
            </w:r>
            <w:r>
              <w:rPr>
                <w:rFonts w:ascii="Optima" w:hAnsi="Optima"/>
                <w:sz w:val="17"/>
                <w:szCs w:val="17"/>
                <w:lang w:val="en-GB"/>
              </w:rPr>
              <w:t>financial</w:t>
            </w:r>
            <w:r w:rsidRPr="006B6C4F">
              <w:rPr>
                <w:rFonts w:ascii="Optima" w:hAnsi="Optima"/>
                <w:sz w:val="17"/>
                <w:szCs w:val="17"/>
                <w:lang w:val="en-GB"/>
              </w:rPr>
              <w:t xml:space="preserve"> analysis methods in an interactiv</w:t>
            </w:r>
            <w:r>
              <w:rPr>
                <w:rFonts w:ascii="Optima" w:hAnsi="Optima"/>
                <w:sz w:val="17"/>
                <w:szCs w:val="17"/>
                <w:lang w:val="en-GB"/>
              </w:rPr>
              <w:t>e Corporate Finance &amp; Fixed Income case study – 1</w:t>
            </w:r>
            <w:r w:rsidRPr="006B6C4F">
              <w:rPr>
                <w:rFonts w:ascii="Optima" w:hAnsi="Optima"/>
                <w:sz w:val="17"/>
                <w:szCs w:val="17"/>
                <w:vertAlign w:val="superscript"/>
                <w:lang w:val="en-GB"/>
              </w:rPr>
              <w:t>st</w:t>
            </w:r>
            <w:r>
              <w:rPr>
                <w:rFonts w:ascii="Optima" w:hAnsi="Optima"/>
                <w:sz w:val="17"/>
                <w:szCs w:val="17"/>
                <w:lang w:val="en-GB"/>
              </w:rPr>
              <w:t xml:space="preserve"> place in team competition </w:t>
            </w:r>
          </w:p>
        </w:tc>
        <w:tc>
          <w:tcPr>
            <w:tcW w:w="21" w:type="dxa"/>
            <w:vAlign w:val="bottom"/>
            <w:tcPrChange w:id="60" w:author="David Döbele" w:date="2026-05-20T08:29:00Z" w16du:dateUtc="2026-05-20T06:29:00Z">
              <w:tcPr>
                <w:tcW w:w="21" w:type="dxa"/>
                <w:vAlign w:val="bottom"/>
              </w:tcPr>
            </w:tcPrChange>
          </w:tcPr>
          <w:p w14:paraId="43DFA751" w14:textId="77777777" w:rsidR="00774502" w:rsidRPr="006B6C4F" w:rsidRDefault="00774502" w:rsidP="007F5C68">
            <w:pPr>
              <w:jc w:val="right"/>
              <w:rPr>
                <w:rFonts w:ascii="Optima" w:eastAsia="Optima" w:hAnsi="Optima" w:cs="Optima"/>
                <w:color w:val="000000" w:themeColor="text1"/>
                <w:sz w:val="18"/>
                <w:szCs w:val="18"/>
                <w:lang w:val="en-GB"/>
              </w:rPr>
            </w:pPr>
          </w:p>
        </w:tc>
      </w:tr>
      <w:tr w:rsidR="00FF3062" w:rsidRPr="002A18F7" w14:paraId="1AAC657C" w14:textId="77777777" w:rsidTr="007F5C68">
        <w:trPr>
          <w:trHeight w:val="340"/>
          <w:trPrChange w:id="61" w:author="David Döbele" w:date="2026-05-20T08:29:00Z" w16du:dateUtc="2026-05-20T06:29:00Z">
            <w:trPr>
              <w:trHeight w:val="340"/>
            </w:trPr>
          </w:trPrChange>
        </w:trPr>
        <w:tc>
          <w:tcPr>
            <w:tcW w:w="8364" w:type="dxa"/>
            <w:gridSpan w:val="10"/>
            <w:vAlign w:val="bottom"/>
            <w:tcPrChange w:id="62" w:author="David Döbele" w:date="2026-05-20T08:29:00Z" w16du:dateUtc="2026-05-20T06:29:00Z">
              <w:tcPr>
                <w:tcW w:w="8364" w:type="dxa"/>
                <w:gridSpan w:val="9"/>
                <w:vAlign w:val="bottom"/>
              </w:tcPr>
            </w:tcPrChange>
          </w:tcPr>
          <w:p w14:paraId="2A466216" w14:textId="0E1613A1" w:rsidR="00FF3062" w:rsidRPr="4501C97A" w:rsidRDefault="00B109B0" w:rsidP="007F5C68">
            <w:pPr>
              <w:rPr>
                <w:rFonts w:ascii="Optima" w:hAnsi="Optima"/>
                <w:b/>
                <w:bCs/>
                <w:smallCaps/>
              </w:rPr>
            </w:pPr>
            <w:r>
              <w:rPr>
                <w:rFonts w:ascii="Optima" w:hAnsi="Optima"/>
                <w:b/>
                <w:bCs/>
                <w:smallCaps/>
              </w:rPr>
              <w:t xml:space="preserve">Lufthansa Industry Solutions </w:t>
            </w:r>
          </w:p>
        </w:tc>
        <w:tc>
          <w:tcPr>
            <w:tcW w:w="2689" w:type="dxa"/>
            <w:gridSpan w:val="4"/>
            <w:vAlign w:val="bottom"/>
            <w:tcPrChange w:id="63" w:author="David Döbele" w:date="2026-05-20T08:29:00Z" w16du:dateUtc="2026-05-20T06:29:00Z">
              <w:tcPr>
                <w:tcW w:w="2689" w:type="dxa"/>
                <w:gridSpan w:val="4"/>
                <w:vAlign w:val="bottom"/>
              </w:tcPr>
            </w:tcPrChange>
          </w:tcPr>
          <w:p w14:paraId="692DBCAF" w14:textId="5D5623DD" w:rsidR="00FF3062" w:rsidRPr="002A18F7" w:rsidRDefault="00FF3062" w:rsidP="007F5C68">
            <w:pPr>
              <w:jc w:val="right"/>
              <w:rPr>
                <w:rFonts w:ascii="Optima" w:hAnsi="Optima"/>
                <w:i/>
                <w:iCs/>
                <w:smallCaps/>
              </w:rPr>
            </w:pPr>
            <w:r>
              <w:rPr>
                <w:rFonts w:ascii="Optima" w:hAnsi="Optima"/>
                <w:i/>
                <w:iCs/>
                <w:smallCaps/>
              </w:rPr>
              <w:t>Hamburg</w:t>
            </w:r>
            <w:r w:rsidR="00F529BC">
              <w:rPr>
                <w:rFonts w:ascii="Optima" w:hAnsi="Optima"/>
                <w:i/>
                <w:iCs/>
                <w:smallCaps/>
              </w:rPr>
              <w:t>/</w:t>
            </w:r>
            <w:r>
              <w:rPr>
                <w:rFonts w:ascii="Optima" w:hAnsi="Optima"/>
                <w:i/>
                <w:iCs/>
                <w:smallCaps/>
              </w:rPr>
              <w:t>Arnstadt</w:t>
            </w:r>
            <w:r w:rsidR="00F529BC">
              <w:rPr>
                <w:rFonts w:ascii="Optima" w:hAnsi="Optima"/>
                <w:i/>
                <w:iCs/>
                <w:smallCaps/>
              </w:rPr>
              <w:t>, De</w:t>
            </w:r>
          </w:p>
        </w:tc>
      </w:tr>
      <w:tr w:rsidR="00B109B0" w:rsidRPr="002A18F7" w14:paraId="2D994919" w14:textId="77777777" w:rsidTr="007F5C68">
        <w:trPr>
          <w:trHeight w:val="57"/>
          <w:trPrChange w:id="64" w:author="David Döbele" w:date="2026-05-20T08:29:00Z" w16du:dateUtc="2026-05-20T06:29:00Z">
            <w:trPr>
              <w:trHeight w:val="57"/>
            </w:trPr>
          </w:trPrChange>
        </w:trPr>
        <w:tc>
          <w:tcPr>
            <w:tcW w:w="8364" w:type="dxa"/>
            <w:gridSpan w:val="10"/>
            <w:vAlign w:val="bottom"/>
            <w:tcPrChange w:id="65" w:author="David Döbele" w:date="2026-05-20T08:29:00Z" w16du:dateUtc="2026-05-20T06:29:00Z">
              <w:tcPr>
                <w:tcW w:w="8364" w:type="dxa"/>
                <w:gridSpan w:val="9"/>
                <w:vAlign w:val="bottom"/>
              </w:tcPr>
            </w:tcPrChange>
          </w:tcPr>
          <w:p w14:paraId="62BE0CB4" w14:textId="4CAABD5C" w:rsidR="00B109B0" w:rsidRPr="006B6C4F" w:rsidRDefault="00F529BC" w:rsidP="007F5C68">
            <w:pPr>
              <w:rPr>
                <w:rFonts w:ascii="Optima" w:hAnsi="Optima"/>
                <w:b/>
                <w:bCs/>
                <w:smallCaps/>
                <w:lang w:val="en-GB"/>
              </w:rPr>
            </w:pPr>
            <w:r w:rsidRPr="009869BC">
              <w:rPr>
                <w:rFonts w:ascii="Optima" w:eastAsia="Optima" w:hAnsi="Optima" w:cs="Optima"/>
                <w:sz w:val="18"/>
                <w:szCs w:val="18"/>
                <w:lang w:val="en-GB"/>
              </w:rPr>
              <w:t xml:space="preserve">Intern in IT Consulting &amp; Project Management  </w:t>
            </w:r>
          </w:p>
        </w:tc>
        <w:tc>
          <w:tcPr>
            <w:tcW w:w="2689" w:type="dxa"/>
            <w:gridSpan w:val="4"/>
            <w:vAlign w:val="bottom"/>
            <w:tcPrChange w:id="66" w:author="David Döbele" w:date="2026-05-20T08:29:00Z" w16du:dateUtc="2026-05-20T06:29:00Z">
              <w:tcPr>
                <w:tcW w:w="2689" w:type="dxa"/>
                <w:gridSpan w:val="4"/>
                <w:vAlign w:val="bottom"/>
              </w:tcPr>
            </w:tcPrChange>
          </w:tcPr>
          <w:p w14:paraId="2FFA3A3F" w14:textId="07A0567A" w:rsidR="00B109B0" w:rsidRPr="002A18F7" w:rsidRDefault="00B109B0" w:rsidP="007F5C68">
            <w:pPr>
              <w:jc w:val="right"/>
              <w:rPr>
                <w:rFonts w:ascii="Optima" w:hAnsi="Optima"/>
                <w:i/>
                <w:iCs/>
                <w:smallCaps/>
              </w:rPr>
            </w:pPr>
            <w:r>
              <w:rPr>
                <w:rFonts w:ascii="Optima" w:eastAsia="Optima" w:hAnsi="Optima" w:cs="Optima"/>
                <w:color w:val="000000" w:themeColor="text1"/>
                <w:sz w:val="18"/>
                <w:szCs w:val="18"/>
              </w:rPr>
              <w:t>06/2024 – 07/2024</w:t>
            </w:r>
          </w:p>
        </w:tc>
      </w:tr>
      <w:tr w:rsidR="00F529BC" w:rsidRPr="00F529BC" w14:paraId="2A7E4DBF" w14:textId="77777777" w:rsidTr="007F5C68">
        <w:trPr>
          <w:trHeight w:val="340"/>
          <w:trPrChange w:id="67" w:author="David Döbele" w:date="2026-05-20T08:29:00Z" w16du:dateUtc="2026-05-20T06:29:00Z">
            <w:trPr>
              <w:trHeight w:val="340"/>
            </w:trPr>
          </w:trPrChange>
        </w:trPr>
        <w:tc>
          <w:tcPr>
            <w:tcW w:w="10348" w:type="dxa"/>
            <w:gridSpan w:val="12"/>
            <w:vAlign w:val="bottom"/>
            <w:tcPrChange w:id="68" w:author="David Döbele" w:date="2026-05-20T08:29:00Z" w16du:dateUtc="2026-05-20T06:29:00Z">
              <w:tcPr>
                <w:tcW w:w="10348" w:type="dxa"/>
                <w:gridSpan w:val="11"/>
                <w:vAlign w:val="bottom"/>
              </w:tcPr>
            </w:tcPrChange>
          </w:tcPr>
          <w:p w14:paraId="4FEE2771" w14:textId="77777777" w:rsidR="00F529BC" w:rsidRPr="006B6C4F" w:rsidRDefault="00F529BC" w:rsidP="007F5C68">
            <w:pPr>
              <w:pStyle w:val="Bullets"/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</w:rPr>
            </w:pPr>
            <w:commentRangeStart w:id="69"/>
            <w:r w:rsidRPr="006B6C4F"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</w:rPr>
              <w:t>Supporting the implementation and rollout of SAP/ERP systems</w:t>
            </w:r>
          </w:p>
          <w:p w14:paraId="7E6C0C63" w14:textId="77777777" w:rsidR="00F529BC" w:rsidRPr="006B6C4F" w:rsidRDefault="00F529BC" w:rsidP="007F5C68">
            <w:pPr>
              <w:pStyle w:val="Bullets"/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</w:rPr>
            </w:pPr>
            <w:r w:rsidRPr="006B6C4F"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</w:rPr>
              <w:t>Performing integration tests to ensure system compatibility</w:t>
            </w:r>
          </w:p>
          <w:p w14:paraId="12243937" w14:textId="77777777" w:rsidR="00F529BC" w:rsidRPr="006B6C4F" w:rsidRDefault="00F529BC" w:rsidP="007F5C68">
            <w:pPr>
              <w:pStyle w:val="Bullets"/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</w:rPr>
            </w:pPr>
            <w:r w:rsidRPr="006B6C4F"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</w:rPr>
              <w:t>Analysis and documentation of cross-departmental system architectures</w:t>
            </w:r>
          </w:p>
          <w:p w14:paraId="12B3A137" w14:textId="77777777" w:rsidR="00F529BC" w:rsidRPr="006B6C4F" w:rsidRDefault="00F529BC" w:rsidP="007F5C68">
            <w:pPr>
              <w:pStyle w:val="Bullets"/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</w:rPr>
            </w:pPr>
            <w:r w:rsidRPr="006B6C4F"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</w:rPr>
              <w:t>Close cooperation with IT consultants in project teams</w:t>
            </w:r>
          </w:p>
          <w:p w14:paraId="51694D8F" w14:textId="17937100" w:rsidR="00F529BC" w:rsidRPr="00D05892" w:rsidRDefault="00F529BC" w:rsidP="007F5C68">
            <w:pPr>
              <w:pStyle w:val="Bullets"/>
              <w:numPr>
                <w:ilvl w:val="0"/>
                <w:numId w:val="28"/>
              </w:numPr>
              <w:rPr>
                <w:rFonts w:ascii="Optima" w:eastAsia="Optima" w:hAnsi="Optima" w:cs="Optima"/>
                <w:color w:val="000000" w:themeColor="text1"/>
                <w:sz w:val="18"/>
                <w:szCs w:val="18"/>
                <w:lang w:val="en-GB"/>
              </w:rPr>
            </w:pPr>
            <w:r w:rsidRPr="00D05892"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  <w:rPrChange w:id="70" w:author="David Döbele" w:date="2026-05-20T08:29:00Z" w16du:dateUtc="2026-05-20T06:29:00Z">
                  <w:rPr>
                    <w:rFonts w:ascii="Optima" w:eastAsia="Optima" w:hAnsi="Optima" w:cs="Optima"/>
                    <w:i w:val="0"/>
                    <w:iCs w:val="0"/>
                    <w:color w:val="000000" w:themeColor="text1"/>
                    <w:sz w:val="17"/>
                    <w:szCs w:val="17"/>
                    <w:lang w:val="en-GB"/>
                  </w:rPr>
                </w:rPrChange>
              </w:rPr>
              <w:t>Participation in project planning and control</w:t>
            </w:r>
            <w:commentRangeEnd w:id="69"/>
            <w:r w:rsidR="00D05892" w:rsidRPr="006B6C4F">
              <w:rPr>
                <w:rStyle w:val="Kommentarzeichen"/>
                <w:rFonts w:ascii="Optima" w:eastAsia="Optima" w:hAnsi="Optima" w:cs="Optima"/>
                <w:color w:val="000000" w:themeColor="text1"/>
                <w:sz w:val="18"/>
                <w:szCs w:val="18"/>
                <w:lang w:val="en-GB"/>
              </w:rPr>
              <w:commentReference w:id="69"/>
            </w:r>
          </w:p>
        </w:tc>
        <w:tc>
          <w:tcPr>
            <w:tcW w:w="705" w:type="dxa"/>
            <w:gridSpan w:val="2"/>
            <w:vAlign w:val="bottom"/>
            <w:tcPrChange w:id="71" w:author="David Döbele" w:date="2026-05-20T08:29:00Z" w16du:dateUtc="2026-05-20T06:29:00Z">
              <w:tcPr>
                <w:tcW w:w="705" w:type="dxa"/>
                <w:gridSpan w:val="2"/>
                <w:vAlign w:val="bottom"/>
              </w:tcPr>
            </w:tcPrChange>
          </w:tcPr>
          <w:p w14:paraId="4FD1462F" w14:textId="77777777" w:rsidR="00F529BC" w:rsidRPr="006B6C4F" w:rsidRDefault="00F529BC" w:rsidP="007F5C68">
            <w:pPr>
              <w:jc w:val="right"/>
              <w:rPr>
                <w:rFonts w:ascii="Optima" w:hAnsi="Optima"/>
                <w:i/>
                <w:iCs/>
                <w:smallCaps/>
                <w:sz w:val="18"/>
                <w:szCs w:val="18"/>
                <w:lang w:val="en-GB"/>
              </w:rPr>
            </w:pPr>
          </w:p>
        </w:tc>
      </w:tr>
      <w:tr w:rsidR="00B109B0" w:rsidRPr="00E55D90" w14:paraId="2BD5DE25" w14:textId="77777777" w:rsidTr="007F5C68">
        <w:trPr>
          <w:trHeight w:val="397"/>
          <w:trPrChange w:id="72" w:author="David Döbele" w:date="2026-05-20T08:29:00Z" w16du:dateUtc="2026-05-20T06:29:00Z">
            <w:trPr>
              <w:trHeight w:val="397"/>
            </w:trPr>
          </w:trPrChange>
        </w:trPr>
        <w:tc>
          <w:tcPr>
            <w:tcW w:w="11053" w:type="dxa"/>
            <w:gridSpan w:val="14"/>
            <w:tcBorders>
              <w:top w:val="single" w:sz="4" w:space="0" w:color="FFFFFF"/>
              <w:bottom w:val="single" w:sz="4" w:space="0" w:color="auto"/>
            </w:tcBorders>
            <w:vAlign w:val="bottom"/>
            <w:tcPrChange w:id="73" w:author="David Döbele" w:date="2026-05-20T08:29:00Z" w16du:dateUtc="2026-05-20T06:29:00Z">
              <w:tcPr>
                <w:tcW w:w="11053" w:type="dxa"/>
                <w:gridSpan w:val="13"/>
                <w:tcBorders>
                  <w:top w:val="single" w:sz="4" w:space="0" w:color="FFFFFF"/>
                  <w:bottom w:val="single" w:sz="4" w:space="0" w:color="auto"/>
                </w:tcBorders>
                <w:vAlign w:val="bottom"/>
              </w:tcPr>
            </w:tcPrChange>
          </w:tcPr>
          <w:p w14:paraId="4A79559A" w14:textId="0E62D10A" w:rsidR="00B109B0" w:rsidRPr="00E55D90" w:rsidRDefault="007E69B9" w:rsidP="007F5C68">
            <w:pPr>
              <w:pStyle w:val="BERSCHRIFT"/>
              <w:jc w:val="center"/>
              <w:rPr>
                <w:rFonts w:ascii="Optima" w:hAnsi="Optima"/>
                <w:i/>
                <w:iCs/>
                <w:sz w:val="26"/>
                <w:szCs w:val="26"/>
              </w:rPr>
            </w:pPr>
            <w:r>
              <w:rPr>
                <w:rFonts w:ascii="Optima" w:hAnsi="Optima"/>
                <w:sz w:val="26"/>
                <w:szCs w:val="26"/>
              </w:rPr>
              <w:t xml:space="preserve">Extracurricular Activities  </w:t>
            </w:r>
          </w:p>
        </w:tc>
      </w:tr>
      <w:tr w:rsidR="00BF0C12" w:rsidRPr="002A18F7" w14:paraId="1779BB7B" w14:textId="77777777" w:rsidTr="007F5C68">
        <w:trPr>
          <w:trHeight w:val="340"/>
          <w:trPrChange w:id="74" w:author="David Döbele" w:date="2026-05-20T08:29:00Z" w16du:dateUtc="2026-05-20T06:29:00Z">
            <w:trPr>
              <w:trHeight w:val="54"/>
            </w:trPr>
          </w:trPrChange>
        </w:trPr>
        <w:tc>
          <w:tcPr>
            <w:tcW w:w="5601" w:type="dxa"/>
            <w:gridSpan w:val="3"/>
            <w:tcBorders>
              <w:top w:val="single" w:sz="4" w:space="0" w:color="auto"/>
            </w:tcBorders>
            <w:vAlign w:val="bottom"/>
            <w:tcPrChange w:id="75" w:author="David Döbele" w:date="2026-05-20T08:29:00Z" w16du:dateUtc="2026-05-20T06:29:00Z">
              <w:tcPr>
                <w:tcW w:w="5601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6D8F584D" w14:textId="5016E50F" w:rsidR="00BF0C12" w:rsidRDefault="00BF0C12" w:rsidP="007F5C68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sz w:val="22"/>
                <w:lang w:val="en-US"/>
              </w:rPr>
            </w:pPr>
            <w:r>
              <w:rPr>
                <w:rFonts w:ascii="Optima" w:hAnsi="Optima"/>
                <w:b/>
                <w:bCs/>
                <w:i w:val="0"/>
                <w:sz w:val="22"/>
                <w:lang w:val="en-US"/>
              </w:rPr>
              <w:t>180 Degrees Consulting</w:t>
            </w:r>
          </w:p>
        </w:tc>
        <w:tc>
          <w:tcPr>
            <w:tcW w:w="5452" w:type="dxa"/>
            <w:gridSpan w:val="11"/>
            <w:tcBorders>
              <w:top w:val="single" w:sz="4" w:space="0" w:color="auto"/>
            </w:tcBorders>
            <w:vAlign w:val="bottom"/>
            <w:tcPrChange w:id="76" w:author="David Döbele" w:date="2026-05-20T08:29:00Z" w16du:dateUtc="2026-05-20T06:29:00Z">
              <w:tcPr>
                <w:tcW w:w="5452" w:type="dxa"/>
                <w:gridSpan w:val="10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F3B7810" w14:textId="7FFA1D68" w:rsidR="00BF0C12" w:rsidRPr="002A18F7" w:rsidRDefault="007E69B9" w:rsidP="007F5C68">
            <w:pPr>
              <w:pStyle w:val="Ort"/>
              <w:rPr>
                <w:rFonts w:ascii="Optima" w:hAnsi="Optima"/>
                <w:sz w:val="22"/>
              </w:rPr>
            </w:pPr>
            <w:r>
              <w:rPr>
                <w:rFonts w:ascii="Optima" w:hAnsi="Optima"/>
                <w:iCs/>
                <w:sz w:val="23"/>
                <w:szCs w:val="23"/>
              </w:rPr>
              <w:t>Munich, De</w:t>
            </w:r>
          </w:p>
        </w:tc>
      </w:tr>
      <w:tr w:rsidR="00272A08" w14:paraId="1A2B3C01" w14:textId="77777777" w:rsidTr="007F5C68">
        <w:trPr>
          <w:trHeight w:val="57"/>
          <w:trPrChange w:id="77" w:author="David Döbele" w:date="2026-05-20T08:29:00Z" w16du:dateUtc="2026-05-20T06:29:00Z">
            <w:trPr>
              <w:trHeight w:val="57"/>
            </w:trPr>
          </w:trPrChange>
        </w:trPr>
        <w:tc>
          <w:tcPr>
            <w:tcW w:w="6588" w:type="dxa"/>
            <w:gridSpan w:val="5"/>
            <w:vAlign w:val="bottom"/>
            <w:tcPrChange w:id="78" w:author="David Döbele" w:date="2026-05-20T08:29:00Z" w16du:dateUtc="2026-05-20T06:29:00Z">
              <w:tcPr>
                <w:tcW w:w="6588" w:type="dxa"/>
                <w:gridSpan w:val="5"/>
                <w:vAlign w:val="bottom"/>
              </w:tcPr>
            </w:tcPrChange>
          </w:tcPr>
          <w:p w14:paraId="1A2B3C02" w14:textId="77777777" w:rsidR="00272A08" w:rsidRDefault="00000000" w:rsidP="007F5C68">
            <w:pPr>
              <w:pStyle w:val="Beschreibung"/>
              <w:rPr>
                <w:rFonts w:ascii="Optima" w:hAnsi="Optima"/>
                <w:sz w:val="18"/>
                <w:szCs w:val="18"/>
                <w:lang w:val="de-AT"/>
              </w:rPr>
            </w:pPr>
            <w:r>
              <w:rPr>
                <w:rFonts w:ascii="Optima" w:hAnsi="Optima"/>
                <w:sz w:val="18"/>
                <w:szCs w:val="18"/>
                <w:lang w:val="de-AT"/>
              </w:rPr>
              <w:t>Student Consultant</w:t>
            </w:r>
          </w:p>
        </w:tc>
        <w:tc>
          <w:tcPr>
            <w:tcW w:w="4465" w:type="dxa"/>
            <w:gridSpan w:val="9"/>
            <w:vAlign w:val="bottom"/>
            <w:tcPrChange w:id="79" w:author="David Döbele" w:date="2026-05-20T08:29:00Z" w16du:dateUtc="2026-05-20T06:29:00Z">
              <w:tcPr>
                <w:tcW w:w="4465" w:type="dxa"/>
                <w:gridSpan w:val="8"/>
                <w:vAlign w:val="bottom"/>
              </w:tcPr>
            </w:tcPrChange>
          </w:tcPr>
          <w:p w14:paraId="1A2B3C03" w14:textId="39472880" w:rsidR="00272A08" w:rsidRDefault="00000000" w:rsidP="007F5C68">
            <w:pPr>
              <w:pStyle w:val="Beschreibung"/>
              <w:jc w:val="right"/>
              <w:rPr>
                <w:rFonts w:ascii="Optima" w:hAnsi="Optima"/>
                <w:sz w:val="18"/>
                <w:szCs w:val="18"/>
                <w:lang w:val="en-US"/>
              </w:rPr>
            </w:pPr>
            <w:r>
              <w:rPr>
                <w:rFonts w:ascii="Optima" w:hAnsi="Optima"/>
                <w:sz w:val="18"/>
                <w:szCs w:val="18"/>
                <w:lang w:val="en-US"/>
              </w:rPr>
              <w:t xml:space="preserve">05/2026 – </w:t>
            </w:r>
            <w:r w:rsidR="00F529BC">
              <w:rPr>
                <w:rFonts w:ascii="Optima" w:hAnsi="Optima"/>
                <w:sz w:val="18"/>
                <w:szCs w:val="18"/>
                <w:lang w:val="en-US"/>
              </w:rPr>
              <w:t>present</w:t>
            </w:r>
          </w:p>
        </w:tc>
      </w:tr>
      <w:tr w:rsidR="00272A08" w:rsidRPr="007E69B9" w14:paraId="1A2B3C04" w14:textId="77777777" w:rsidTr="007F5C68">
        <w:trPr>
          <w:trHeight w:val="57"/>
          <w:trPrChange w:id="80" w:author="David Döbele" w:date="2026-05-20T08:29:00Z" w16du:dateUtc="2026-05-20T06:29:00Z">
            <w:trPr>
              <w:trHeight w:val="57"/>
            </w:trPr>
          </w:trPrChange>
        </w:trPr>
        <w:tc>
          <w:tcPr>
            <w:tcW w:w="11053" w:type="dxa"/>
            <w:gridSpan w:val="14"/>
            <w:vAlign w:val="bottom"/>
            <w:tcPrChange w:id="81" w:author="David Döbele" w:date="2026-05-20T08:29:00Z" w16du:dateUtc="2026-05-20T06:29:00Z">
              <w:tcPr>
                <w:tcW w:w="11053" w:type="dxa"/>
                <w:gridSpan w:val="13"/>
                <w:vAlign w:val="bottom"/>
              </w:tcPr>
            </w:tcPrChange>
          </w:tcPr>
          <w:p w14:paraId="1A2B3C05" w14:textId="79E98ACB" w:rsidR="00272A08" w:rsidRPr="006B6C4F" w:rsidRDefault="007E69B9" w:rsidP="007F5C68">
            <w:pPr>
              <w:pStyle w:val="Beschreibung"/>
              <w:numPr>
                <w:ilvl w:val="0"/>
                <w:numId w:val="26"/>
              </w:numP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en-GB"/>
              </w:rPr>
            </w:pPr>
            <w:r w:rsidRPr="006B6C4F"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en-GB"/>
              </w:rPr>
              <w:t xml:space="preserve">Strategic </w:t>
            </w:r>
            <w: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en-GB"/>
              </w:rPr>
              <w:t>C</w:t>
            </w:r>
            <w:r w:rsidRPr="006B6C4F"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en-GB"/>
              </w:rPr>
              <w:t>onsulting for non-pro</w:t>
            </w:r>
            <w: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en-GB"/>
              </w:rPr>
              <w:t>fit organizations to strengthen social and sustainable impact</w:t>
            </w:r>
            <w:r w:rsidRPr="006B6C4F"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en-GB"/>
              </w:rPr>
              <w:t xml:space="preserve"> </w:t>
            </w:r>
          </w:p>
          <w:p w14:paraId="1A2B3C06" w14:textId="0F7E74DA" w:rsidR="00272A08" w:rsidRPr="006B6C4F" w:rsidRDefault="007E69B9" w:rsidP="007F5C68">
            <w:pPr>
              <w:pStyle w:val="Beschreibung"/>
              <w:numPr>
                <w:ilvl w:val="0"/>
                <w:numId w:val="26"/>
              </w:numPr>
              <w:rPr>
                <w:rFonts w:ascii="Optima" w:eastAsia="Optima" w:hAnsi="Optima" w:cs="Optima"/>
                <w:i/>
                <w:iCs/>
                <w:color w:val="000000" w:themeColor="text1"/>
                <w:sz w:val="16"/>
                <w:szCs w:val="16"/>
                <w:lang w:val="en-GB"/>
              </w:rPr>
            </w:pPr>
            <w:r w:rsidRPr="006B6C4F"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en-GB"/>
              </w:rPr>
              <w:t>Development of an Impact M</w:t>
            </w:r>
            <w: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en-GB"/>
              </w:rPr>
              <w:t>easurement &amp; Management Framework for an agri-fintech company in Cambodia</w:t>
            </w:r>
          </w:p>
        </w:tc>
      </w:tr>
      <w:tr w:rsidR="00272A08" w14:paraId="1A2B3C07" w14:textId="77777777" w:rsidTr="007F5C68">
        <w:trPr>
          <w:trHeight w:val="340"/>
          <w:trPrChange w:id="82" w:author="David Döbele" w:date="2026-05-20T08:29:00Z" w16du:dateUtc="2026-05-20T06:29:00Z">
            <w:trPr>
              <w:trHeight w:val="340"/>
            </w:trPr>
          </w:trPrChange>
        </w:trPr>
        <w:tc>
          <w:tcPr>
            <w:tcW w:w="5601" w:type="dxa"/>
            <w:gridSpan w:val="3"/>
            <w:vAlign w:val="bottom"/>
            <w:tcPrChange w:id="83" w:author="David Döbele" w:date="2026-05-20T08:29:00Z" w16du:dateUtc="2026-05-20T06:29:00Z">
              <w:tcPr>
                <w:tcW w:w="5601" w:type="dxa"/>
                <w:gridSpan w:val="3"/>
                <w:vAlign w:val="bottom"/>
              </w:tcPr>
            </w:tcPrChange>
          </w:tcPr>
          <w:p w14:paraId="1A2B3C08" w14:textId="77777777" w:rsidR="00272A08" w:rsidRDefault="00000000" w:rsidP="007F5C68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sz w:val="22"/>
                <w:lang w:val="en-US"/>
              </w:rPr>
            </w:pPr>
            <w:r>
              <w:rPr>
                <w:rFonts w:ascii="Optima" w:hAnsi="Optima"/>
                <w:b/>
                <w:bCs/>
                <w:i w:val="0"/>
                <w:sz w:val="22"/>
                <w:lang w:val="en-US"/>
              </w:rPr>
              <w:t>TU Investment Club</w:t>
            </w:r>
          </w:p>
        </w:tc>
        <w:tc>
          <w:tcPr>
            <w:tcW w:w="5452" w:type="dxa"/>
            <w:gridSpan w:val="11"/>
            <w:vAlign w:val="bottom"/>
            <w:tcPrChange w:id="84" w:author="David Döbele" w:date="2026-05-20T08:29:00Z" w16du:dateUtc="2026-05-20T06:29:00Z">
              <w:tcPr>
                <w:tcW w:w="5452" w:type="dxa"/>
                <w:gridSpan w:val="10"/>
                <w:vAlign w:val="bottom"/>
              </w:tcPr>
            </w:tcPrChange>
          </w:tcPr>
          <w:p w14:paraId="1A2B3C09" w14:textId="01558047" w:rsidR="00272A08" w:rsidRDefault="007E69B9" w:rsidP="007F5C68">
            <w:pPr>
              <w:pStyle w:val="Ort"/>
              <w:rPr>
                <w:rFonts w:ascii="Optima" w:hAnsi="Optima"/>
                <w:sz w:val="22"/>
              </w:rPr>
            </w:pPr>
            <w:r>
              <w:rPr>
                <w:rFonts w:ascii="Optima" w:hAnsi="Optima"/>
                <w:iCs/>
                <w:sz w:val="23"/>
                <w:szCs w:val="23"/>
              </w:rPr>
              <w:t>Munich, De</w:t>
            </w:r>
          </w:p>
        </w:tc>
      </w:tr>
      <w:tr w:rsidR="00272A08" w14:paraId="1A2B3C10" w14:textId="77777777" w:rsidTr="007F5C68">
        <w:trPr>
          <w:trHeight w:val="57"/>
          <w:trPrChange w:id="85" w:author="David Döbele" w:date="2026-05-20T08:29:00Z" w16du:dateUtc="2026-05-20T06:29:00Z">
            <w:trPr>
              <w:trHeight w:val="57"/>
            </w:trPr>
          </w:trPrChange>
        </w:trPr>
        <w:tc>
          <w:tcPr>
            <w:tcW w:w="6588" w:type="dxa"/>
            <w:gridSpan w:val="5"/>
            <w:vAlign w:val="bottom"/>
            <w:tcPrChange w:id="86" w:author="David Döbele" w:date="2026-05-20T08:29:00Z" w16du:dateUtc="2026-05-20T06:29:00Z">
              <w:tcPr>
                <w:tcW w:w="6588" w:type="dxa"/>
                <w:gridSpan w:val="5"/>
                <w:vAlign w:val="bottom"/>
              </w:tcPr>
            </w:tcPrChange>
          </w:tcPr>
          <w:p w14:paraId="1A2B3C11" w14:textId="54C2F8BD" w:rsidR="00272A08" w:rsidRDefault="00000000" w:rsidP="007F5C68">
            <w:pPr>
              <w:pStyle w:val="Beschreibung"/>
              <w:rPr>
                <w:rFonts w:ascii="Optima" w:hAnsi="Optima"/>
                <w:sz w:val="18"/>
                <w:szCs w:val="18"/>
                <w:lang w:val="de-AT"/>
              </w:rPr>
            </w:pPr>
            <w:r>
              <w:rPr>
                <w:rFonts w:ascii="Optima" w:hAnsi="Optima"/>
                <w:sz w:val="18"/>
                <w:szCs w:val="18"/>
                <w:lang w:val="de-AT"/>
              </w:rPr>
              <w:t>Analyst Trainee</w:t>
            </w:r>
          </w:p>
        </w:tc>
        <w:tc>
          <w:tcPr>
            <w:tcW w:w="4465" w:type="dxa"/>
            <w:gridSpan w:val="9"/>
            <w:vAlign w:val="bottom"/>
            <w:tcPrChange w:id="87" w:author="David Döbele" w:date="2026-05-20T08:29:00Z" w16du:dateUtc="2026-05-20T06:29:00Z">
              <w:tcPr>
                <w:tcW w:w="4465" w:type="dxa"/>
                <w:gridSpan w:val="8"/>
                <w:vAlign w:val="bottom"/>
              </w:tcPr>
            </w:tcPrChange>
          </w:tcPr>
          <w:p w14:paraId="1A2B3C12" w14:textId="4826D64B" w:rsidR="00272A08" w:rsidRDefault="00000000" w:rsidP="007F5C68">
            <w:pPr>
              <w:pStyle w:val="Beschreibung"/>
              <w:jc w:val="right"/>
              <w:rPr>
                <w:rFonts w:ascii="Optima" w:hAnsi="Optima"/>
                <w:sz w:val="18"/>
                <w:szCs w:val="18"/>
                <w:lang w:val="en-US"/>
              </w:rPr>
            </w:pPr>
            <w:r>
              <w:rPr>
                <w:rFonts w:ascii="Optima" w:hAnsi="Optima"/>
                <w:sz w:val="18"/>
                <w:szCs w:val="18"/>
                <w:lang w:val="en-US"/>
              </w:rPr>
              <w:t xml:space="preserve">05/2026 – </w:t>
            </w:r>
            <w:r w:rsidR="00F529BC">
              <w:rPr>
                <w:rFonts w:ascii="Optima" w:hAnsi="Optima"/>
                <w:sz w:val="18"/>
                <w:szCs w:val="18"/>
                <w:lang w:val="en-US"/>
              </w:rPr>
              <w:t>present</w:t>
            </w:r>
          </w:p>
        </w:tc>
      </w:tr>
      <w:tr w:rsidR="00272A08" w:rsidRPr="00F529BC" w14:paraId="1A2B3C13" w14:textId="77777777" w:rsidTr="007F5C68">
        <w:trPr>
          <w:trHeight w:val="57"/>
          <w:trPrChange w:id="88" w:author="David Döbele" w:date="2026-05-20T08:29:00Z" w16du:dateUtc="2026-05-20T06:29:00Z">
            <w:trPr>
              <w:trHeight w:val="57"/>
            </w:trPr>
          </w:trPrChange>
        </w:trPr>
        <w:tc>
          <w:tcPr>
            <w:tcW w:w="11053" w:type="dxa"/>
            <w:gridSpan w:val="14"/>
            <w:vAlign w:val="bottom"/>
            <w:tcPrChange w:id="89" w:author="David Döbele" w:date="2026-05-20T08:29:00Z" w16du:dateUtc="2026-05-20T06:29:00Z">
              <w:tcPr>
                <w:tcW w:w="11053" w:type="dxa"/>
                <w:gridSpan w:val="13"/>
                <w:vAlign w:val="bottom"/>
              </w:tcPr>
            </w:tcPrChange>
          </w:tcPr>
          <w:p w14:paraId="1A2B3C14" w14:textId="05292DF0" w:rsidR="00272A08" w:rsidRPr="006B6C4F" w:rsidRDefault="00F529BC" w:rsidP="007F5C68">
            <w:pPr>
              <w:pStyle w:val="Beschreibung"/>
              <w:numPr>
                <w:ilvl w:val="0"/>
                <w:numId w:val="26"/>
              </w:numP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en-GB"/>
              </w:rPr>
            </w:pPr>
            <w:r w:rsidRPr="006B6C4F"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en-GB"/>
              </w:rPr>
              <w:t xml:space="preserve">Analysis of </w:t>
            </w:r>
            <w:r w:rsidR="00FC3D68"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en-GB"/>
              </w:rPr>
              <w:t>equities</w:t>
            </w:r>
            <w:r w:rsidRPr="006B6C4F"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en-GB"/>
              </w:rPr>
              <w:t xml:space="preserve"> and </w:t>
            </w:r>
            <w: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en-GB"/>
              </w:rPr>
              <w:t>preparation of DCF valuations and investment theses for DACH companies</w:t>
            </w:r>
          </w:p>
          <w:p w14:paraId="1A2B3C15" w14:textId="4F72136E" w:rsidR="00272A08" w:rsidRPr="006B6C4F" w:rsidRDefault="00F529BC" w:rsidP="007F5C68">
            <w:pPr>
              <w:pStyle w:val="Beschreibung"/>
              <w:numPr>
                <w:ilvl w:val="0"/>
                <w:numId w:val="26"/>
              </w:numPr>
              <w:rPr>
                <w:rFonts w:ascii="Optima" w:eastAsia="Optima" w:hAnsi="Optima" w:cs="Optima"/>
                <w:i/>
                <w:iCs/>
                <w:color w:val="000000" w:themeColor="text1"/>
                <w:sz w:val="16"/>
                <w:szCs w:val="16"/>
                <w:lang w:val="en-GB"/>
              </w:rPr>
            </w:pPr>
            <w:r w:rsidRPr="006B6C4F"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en-GB"/>
              </w:rPr>
              <w:t xml:space="preserve">Presentation and discussion of investment </w:t>
            </w:r>
            <w: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en-GB"/>
              </w:rPr>
              <w:t xml:space="preserve">ideas within the club portfolio </w:t>
            </w:r>
            <w:r w:rsidR="00084597" w:rsidRPr="006B6C4F">
              <w:rPr>
                <w:rFonts w:ascii="Optima" w:eastAsia="Optima" w:hAnsi="Optima" w:cs="Optima"/>
                <w:i/>
                <w:iCs/>
                <w:color w:val="000000" w:themeColor="text1"/>
                <w:sz w:val="16"/>
                <w:szCs w:val="16"/>
                <w:lang w:val="en-GB"/>
              </w:rPr>
              <w:t xml:space="preserve"> </w:t>
            </w:r>
          </w:p>
        </w:tc>
      </w:tr>
      <w:tr w:rsidR="00BF0C12" w:rsidRPr="002A18F7" w14:paraId="3AAE8718" w14:textId="77777777" w:rsidTr="007F5C68">
        <w:trPr>
          <w:trHeight w:val="340"/>
          <w:trPrChange w:id="90" w:author="David Döbele" w:date="2026-05-20T08:29:00Z" w16du:dateUtc="2026-05-20T06:29:00Z">
            <w:trPr>
              <w:trHeight w:val="340"/>
            </w:trPr>
          </w:trPrChange>
        </w:trPr>
        <w:tc>
          <w:tcPr>
            <w:tcW w:w="5601" w:type="dxa"/>
            <w:gridSpan w:val="3"/>
            <w:vAlign w:val="bottom"/>
            <w:tcPrChange w:id="91" w:author="David Döbele" w:date="2026-05-20T08:29:00Z" w16du:dateUtc="2026-05-20T06:29:00Z">
              <w:tcPr>
                <w:tcW w:w="5601" w:type="dxa"/>
                <w:gridSpan w:val="3"/>
                <w:vAlign w:val="bottom"/>
              </w:tcPr>
            </w:tcPrChange>
          </w:tcPr>
          <w:p w14:paraId="46B80C2E" w14:textId="6B720A34" w:rsidR="00BF0C12" w:rsidRPr="00E55D90" w:rsidRDefault="00BF0C12" w:rsidP="007F5C68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sz w:val="22"/>
                <w:lang w:val="en-US"/>
              </w:rPr>
            </w:pPr>
            <w:r>
              <w:rPr>
                <w:rFonts w:ascii="Optima" w:hAnsi="Optima"/>
                <w:b/>
                <w:bCs/>
                <w:i w:val="0"/>
                <w:sz w:val="22"/>
                <w:lang w:val="en-US"/>
              </w:rPr>
              <w:t>Mentoring</w:t>
            </w:r>
          </w:p>
        </w:tc>
        <w:tc>
          <w:tcPr>
            <w:tcW w:w="5452" w:type="dxa"/>
            <w:gridSpan w:val="11"/>
            <w:vAlign w:val="bottom"/>
            <w:tcPrChange w:id="92" w:author="David Döbele" w:date="2026-05-20T08:29:00Z" w16du:dateUtc="2026-05-20T06:29:00Z">
              <w:tcPr>
                <w:tcW w:w="5452" w:type="dxa"/>
                <w:gridSpan w:val="10"/>
                <w:vAlign w:val="bottom"/>
              </w:tcPr>
            </w:tcPrChange>
          </w:tcPr>
          <w:p w14:paraId="1DB81947" w14:textId="666055C0" w:rsidR="00BF0C12" w:rsidRPr="002A18F7" w:rsidRDefault="00BF0C12" w:rsidP="007F5C68">
            <w:pPr>
              <w:pStyle w:val="Ort"/>
              <w:rPr>
                <w:sz w:val="22"/>
              </w:rPr>
            </w:pPr>
            <w:r>
              <w:rPr>
                <w:rFonts w:ascii="Optima" w:hAnsi="Optima"/>
                <w:sz w:val="22"/>
              </w:rPr>
              <w:t>Hamburg</w:t>
            </w:r>
            <w:r w:rsidR="00F529BC">
              <w:rPr>
                <w:rFonts w:ascii="Optima" w:hAnsi="Optima"/>
                <w:sz w:val="22"/>
              </w:rPr>
              <w:t>/</w:t>
            </w:r>
            <w:r>
              <w:rPr>
                <w:rFonts w:ascii="Optima" w:hAnsi="Optima"/>
                <w:sz w:val="22"/>
              </w:rPr>
              <w:t xml:space="preserve"> Potsdam</w:t>
            </w:r>
            <w:r w:rsidR="00F529BC">
              <w:rPr>
                <w:rFonts w:ascii="Optima" w:hAnsi="Optima"/>
                <w:sz w:val="22"/>
              </w:rPr>
              <w:t>, De</w:t>
            </w:r>
          </w:p>
        </w:tc>
      </w:tr>
      <w:tr w:rsidR="00F529BC" w:rsidRPr="00E55D90" w14:paraId="55C2698A" w14:textId="77777777" w:rsidTr="007F5C68">
        <w:trPr>
          <w:trHeight w:val="57"/>
          <w:trPrChange w:id="93" w:author="David Döbele" w:date="2026-05-20T08:29:00Z" w16du:dateUtc="2026-05-20T06:29:00Z">
            <w:trPr>
              <w:trHeight w:val="57"/>
            </w:trPr>
          </w:trPrChange>
        </w:trPr>
        <w:tc>
          <w:tcPr>
            <w:tcW w:w="6588" w:type="dxa"/>
            <w:gridSpan w:val="5"/>
            <w:vAlign w:val="bottom"/>
            <w:tcPrChange w:id="94" w:author="David Döbele" w:date="2026-05-20T08:29:00Z" w16du:dateUtc="2026-05-20T06:29:00Z">
              <w:tcPr>
                <w:tcW w:w="6588" w:type="dxa"/>
                <w:gridSpan w:val="5"/>
                <w:vAlign w:val="bottom"/>
              </w:tcPr>
            </w:tcPrChange>
          </w:tcPr>
          <w:p w14:paraId="54817670" w14:textId="18C68B15" w:rsidR="00F529BC" w:rsidRPr="006B6C4F" w:rsidRDefault="00F529BC" w:rsidP="007F5C68">
            <w:pPr>
              <w:pStyle w:val="Beschreibung"/>
              <w:rPr>
                <w:rFonts w:ascii="Optima" w:hAnsi="Optima"/>
                <w:sz w:val="18"/>
                <w:szCs w:val="18"/>
                <w:lang w:val="en-GB"/>
              </w:rPr>
            </w:pPr>
            <w:r w:rsidRPr="009869BC">
              <w:rPr>
                <w:rFonts w:ascii="Optima" w:hAnsi="Optima"/>
                <w:sz w:val="18"/>
                <w:lang w:val="en-US"/>
              </w:rPr>
              <w:t>Voluntary, independent support for young female footballers after injuries</w:t>
            </w:r>
          </w:p>
        </w:tc>
        <w:tc>
          <w:tcPr>
            <w:tcW w:w="4465" w:type="dxa"/>
            <w:gridSpan w:val="9"/>
            <w:vAlign w:val="bottom"/>
            <w:tcPrChange w:id="95" w:author="David Döbele" w:date="2026-05-20T08:29:00Z" w16du:dateUtc="2026-05-20T06:29:00Z">
              <w:tcPr>
                <w:tcW w:w="4465" w:type="dxa"/>
                <w:gridSpan w:val="8"/>
                <w:vAlign w:val="bottom"/>
              </w:tcPr>
            </w:tcPrChange>
          </w:tcPr>
          <w:p w14:paraId="05A994E9" w14:textId="13D2606D" w:rsidR="00F529BC" w:rsidRPr="00E55D90" w:rsidRDefault="00F529BC" w:rsidP="007F5C68">
            <w:pPr>
              <w:pStyle w:val="Beschreibung"/>
              <w:jc w:val="right"/>
              <w:rPr>
                <w:rFonts w:ascii="Optima" w:hAnsi="Optima"/>
                <w:sz w:val="18"/>
                <w:szCs w:val="18"/>
                <w:lang w:val="en-US"/>
              </w:rPr>
            </w:pPr>
            <w:r>
              <w:rPr>
                <w:rFonts w:ascii="Optima" w:hAnsi="Optima"/>
                <w:sz w:val="18"/>
                <w:szCs w:val="18"/>
                <w:lang w:val="en-US"/>
              </w:rPr>
              <w:t>07/2021– present</w:t>
            </w:r>
          </w:p>
        </w:tc>
      </w:tr>
      <w:tr w:rsidR="00F529BC" w:rsidRPr="00FC3D68" w14:paraId="79B16247" w14:textId="77777777" w:rsidTr="007F5C68">
        <w:trPr>
          <w:trHeight w:val="57"/>
          <w:trPrChange w:id="96" w:author="David Döbele" w:date="2026-05-20T08:29:00Z" w16du:dateUtc="2026-05-20T06:29:00Z">
            <w:trPr>
              <w:trHeight w:val="57"/>
            </w:trPr>
          </w:trPrChange>
        </w:trPr>
        <w:tc>
          <w:tcPr>
            <w:tcW w:w="11053" w:type="dxa"/>
            <w:gridSpan w:val="14"/>
            <w:vAlign w:val="bottom"/>
            <w:tcPrChange w:id="97" w:author="David Döbele" w:date="2026-05-20T08:29:00Z" w16du:dateUtc="2026-05-20T06:29:00Z">
              <w:tcPr>
                <w:tcW w:w="11053" w:type="dxa"/>
                <w:gridSpan w:val="13"/>
                <w:vAlign w:val="bottom"/>
              </w:tcPr>
            </w:tcPrChange>
          </w:tcPr>
          <w:p w14:paraId="23406D64" w14:textId="5E75D2A2" w:rsidR="00F529BC" w:rsidRPr="006B6C4F" w:rsidRDefault="00FC3D68" w:rsidP="007F5C68">
            <w:pPr>
              <w:pStyle w:val="Beschreibung"/>
              <w:numPr>
                <w:ilvl w:val="0"/>
                <w:numId w:val="26"/>
              </w:numP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en-GB"/>
              </w:rPr>
            </w:pPr>
            <w:r w:rsidRPr="006B6C4F"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en-GB"/>
              </w:rPr>
              <w:t xml:space="preserve">  Support during physical and mental rehabilitation, as well as building self-confidence and motivation</w:t>
            </w:r>
          </w:p>
        </w:tc>
      </w:tr>
      <w:tr w:rsidR="00F529BC" w:rsidRPr="002A18F7" w14:paraId="42A91C90" w14:textId="77777777" w:rsidTr="007F5C68">
        <w:trPr>
          <w:trHeight w:val="340"/>
          <w:trPrChange w:id="98" w:author="David Döbele" w:date="2026-05-20T08:29:00Z" w16du:dateUtc="2026-05-20T06:29:00Z">
            <w:trPr>
              <w:trHeight w:val="340"/>
            </w:trPr>
          </w:trPrChange>
        </w:trPr>
        <w:tc>
          <w:tcPr>
            <w:tcW w:w="8931" w:type="dxa"/>
            <w:gridSpan w:val="11"/>
            <w:vAlign w:val="bottom"/>
            <w:tcPrChange w:id="99" w:author="David Döbele" w:date="2026-05-20T08:29:00Z" w16du:dateUtc="2026-05-20T06:29:00Z">
              <w:tcPr>
                <w:tcW w:w="8931" w:type="dxa"/>
                <w:gridSpan w:val="10"/>
                <w:vAlign w:val="bottom"/>
              </w:tcPr>
            </w:tcPrChange>
          </w:tcPr>
          <w:p w14:paraId="25142C8A" w14:textId="691E7BB2" w:rsidR="00F529BC" w:rsidRPr="00E55D90" w:rsidRDefault="00FC3D68" w:rsidP="007F5C68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bCs/>
                <w:i w:val="0"/>
                <w:iCs w:val="0"/>
                <w:smallCaps/>
              </w:rPr>
            </w:pPr>
            <w:r>
              <w:rPr>
                <w:rFonts w:ascii="Optima" w:hAnsi="Optima"/>
                <w:b/>
                <w:bCs/>
                <w:i w:val="0"/>
                <w:iCs w:val="0"/>
                <w:smallCaps/>
              </w:rPr>
              <w:t>Voluntary Tutoring</w:t>
            </w:r>
          </w:p>
        </w:tc>
        <w:tc>
          <w:tcPr>
            <w:tcW w:w="2122" w:type="dxa"/>
            <w:gridSpan w:val="3"/>
            <w:vAlign w:val="bottom"/>
            <w:tcPrChange w:id="100" w:author="David Döbele" w:date="2026-05-20T08:29:00Z" w16du:dateUtc="2026-05-20T06:29:00Z">
              <w:tcPr>
                <w:tcW w:w="2122" w:type="dxa"/>
                <w:gridSpan w:val="3"/>
                <w:vAlign w:val="bottom"/>
              </w:tcPr>
            </w:tcPrChange>
          </w:tcPr>
          <w:p w14:paraId="11FD6F72" w14:textId="71761E51" w:rsidR="00F529BC" w:rsidRPr="002A18F7" w:rsidRDefault="00F529BC" w:rsidP="007F5C6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</w:rPr>
            </w:pPr>
            <w:r>
              <w:rPr>
                <w:rFonts w:ascii="Optima" w:hAnsi="Optima"/>
                <w:smallCaps/>
              </w:rPr>
              <w:t>Hamburg, De</w:t>
            </w:r>
          </w:p>
        </w:tc>
      </w:tr>
      <w:tr w:rsidR="00F529BC" w:rsidRPr="00E55D90" w14:paraId="0BDFB8E2" w14:textId="77777777" w:rsidTr="007F5C68">
        <w:trPr>
          <w:trHeight w:val="57"/>
          <w:trPrChange w:id="101" w:author="David Döbele" w:date="2026-05-20T08:29:00Z" w16du:dateUtc="2026-05-20T06:29:00Z">
            <w:trPr>
              <w:trHeight w:val="57"/>
            </w:trPr>
          </w:trPrChange>
        </w:trPr>
        <w:tc>
          <w:tcPr>
            <w:tcW w:w="7168" w:type="dxa"/>
            <w:gridSpan w:val="7"/>
            <w:vAlign w:val="bottom"/>
            <w:tcPrChange w:id="102" w:author="David Döbele" w:date="2026-05-20T08:29:00Z" w16du:dateUtc="2026-05-20T06:29:00Z">
              <w:tcPr>
                <w:tcW w:w="7168" w:type="dxa"/>
                <w:gridSpan w:val="7"/>
                <w:vAlign w:val="bottom"/>
              </w:tcPr>
            </w:tcPrChange>
          </w:tcPr>
          <w:p w14:paraId="6CB9AA55" w14:textId="517C5C9D" w:rsidR="00F529BC" w:rsidRPr="006B6C4F" w:rsidRDefault="00FC3D68" w:rsidP="007F5C68">
            <w:pPr>
              <w:rPr>
                <w:rFonts w:ascii="Optima" w:eastAsia="Optima" w:hAnsi="Optima" w:cs="Optima"/>
                <w:sz w:val="18"/>
                <w:szCs w:val="18"/>
                <w:lang w:val="en-GB"/>
              </w:rPr>
            </w:pPr>
            <w:r w:rsidRPr="009869BC">
              <w:rPr>
                <w:rFonts w:ascii="Optima" w:hAnsi="Optima"/>
                <w:sz w:val="18"/>
                <w:lang w:val="en-US"/>
              </w:rPr>
              <w:t>Independent support for school pupils</w:t>
            </w:r>
          </w:p>
        </w:tc>
        <w:tc>
          <w:tcPr>
            <w:tcW w:w="3885" w:type="dxa"/>
            <w:gridSpan w:val="7"/>
            <w:vAlign w:val="bottom"/>
            <w:tcPrChange w:id="103" w:author="David Döbele" w:date="2026-05-20T08:29:00Z" w16du:dateUtc="2026-05-20T06:29:00Z">
              <w:tcPr>
                <w:tcW w:w="3885" w:type="dxa"/>
                <w:gridSpan w:val="6"/>
                <w:vAlign w:val="bottom"/>
              </w:tcPr>
            </w:tcPrChange>
          </w:tcPr>
          <w:p w14:paraId="29C87FE8" w14:textId="0970164A" w:rsidR="00F529BC" w:rsidRPr="00E55D90" w:rsidRDefault="00F529BC" w:rsidP="007F5C6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ascii="Optima" w:hAnsi="Optima"/>
                <w:i w:val="0"/>
                <w:iCs w:val="0"/>
                <w:sz w:val="18"/>
                <w:szCs w:val="18"/>
                <w:lang w:val="en-US"/>
              </w:rPr>
              <w:t>08/2022 – 07/2025</w:t>
            </w:r>
          </w:p>
        </w:tc>
      </w:tr>
      <w:tr w:rsidR="00F529BC" w:rsidRPr="00FC3D68" w14:paraId="162EC2E7" w14:textId="77777777" w:rsidTr="007F5C68">
        <w:trPr>
          <w:trHeight w:val="57"/>
          <w:trPrChange w:id="104" w:author="David Döbele" w:date="2026-05-20T08:29:00Z" w16du:dateUtc="2026-05-20T06:29:00Z">
            <w:trPr>
              <w:trHeight w:val="57"/>
            </w:trPr>
          </w:trPrChange>
        </w:trPr>
        <w:tc>
          <w:tcPr>
            <w:tcW w:w="11053" w:type="dxa"/>
            <w:gridSpan w:val="14"/>
            <w:vAlign w:val="bottom"/>
            <w:tcPrChange w:id="105" w:author="David Döbele" w:date="2026-05-20T08:29:00Z" w16du:dateUtc="2026-05-20T06:29:00Z">
              <w:tcPr>
                <w:tcW w:w="11053" w:type="dxa"/>
                <w:gridSpan w:val="13"/>
                <w:vAlign w:val="bottom"/>
              </w:tcPr>
            </w:tcPrChange>
          </w:tcPr>
          <w:p w14:paraId="17FF3F6A" w14:textId="77777777" w:rsidR="00FC3D68" w:rsidRPr="006B6C4F" w:rsidRDefault="00FC3D68" w:rsidP="007F5C68">
            <w:pPr>
              <w:pStyle w:val="Beschreibung"/>
              <w:numPr>
                <w:ilvl w:val="0"/>
                <w:numId w:val="26"/>
              </w:numPr>
              <w:rPr>
                <w:rFonts w:ascii="Optima" w:hAnsi="Optima"/>
                <w:i/>
                <w:iCs/>
                <w:sz w:val="17"/>
                <w:szCs w:val="17"/>
                <w:lang w:val="en-GB"/>
              </w:rPr>
            </w:pPr>
            <w:r w:rsidRPr="006B6C4F">
              <w:rPr>
                <w:rFonts w:ascii="Optima" w:hAnsi="Optima"/>
                <w:i/>
                <w:sz w:val="17"/>
                <w:szCs w:val="17"/>
                <w:lang w:val="en-US"/>
              </w:rPr>
              <w:t xml:space="preserve">Teaching interdisciplinary content with a focus on Mathematics and English </w:t>
            </w:r>
          </w:p>
          <w:p w14:paraId="28F6913E" w14:textId="565598F6" w:rsidR="00F529BC" w:rsidRPr="006B6C4F" w:rsidRDefault="00FC3D68" w:rsidP="007F5C68">
            <w:pPr>
              <w:pStyle w:val="Beschreibung"/>
              <w:numPr>
                <w:ilvl w:val="0"/>
                <w:numId w:val="26"/>
              </w:numPr>
              <w:rPr>
                <w:rFonts w:ascii="Optima" w:hAnsi="Optima"/>
                <w:i/>
                <w:iCs/>
                <w:sz w:val="17"/>
                <w:szCs w:val="17"/>
                <w:lang w:val="en-GB"/>
              </w:rPr>
            </w:pPr>
            <w:r w:rsidRPr="006B6C4F">
              <w:rPr>
                <w:rFonts w:ascii="Optima" w:hAnsi="Optima"/>
                <w:i/>
                <w:sz w:val="17"/>
                <w:szCs w:val="17"/>
                <w:lang w:val="en-US"/>
              </w:rPr>
              <w:t>Support with targeted preparation for upcoming exams</w:t>
            </w:r>
          </w:p>
        </w:tc>
      </w:tr>
      <w:tr w:rsidR="00F529BC" w:rsidRPr="00E55D90" w14:paraId="3375C2FF" w14:textId="77777777" w:rsidTr="007F5C68">
        <w:trPr>
          <w:trHeight w:val="397"/>
          <w:trPrChange w:id="106" w:author="David Döbele" w:date="2026-05-20T08:29:00Z" w16du:dateUtc="2026-05-20T06:29:00Z">
            <w:trPr>
              <w:trHeight w:val="397"/>
            </w:trPr>
          </w:trPrChange>
        </w:trPr>
        <w:tc>
          <w:tcPr>
            <w:tcW w:w="11053" w:type="dxa"/>
            <w:gridSpan w:val="14"/>
            <w:tcBorders>
              <w:bottom w:val="single" w:sz="4" w:space="0" w:color="auto"/>
            </w:tcBorders>
            <w:vAlign w:val="bottom"/>
            <w:tcPrChange w:id="107" w:author="David Döbele" w:date="2026-05-20T08:29:00Z" w16du:dateUtc="2026-05-20T06:29:00Z">
              <w:tcPr>
                <w:tcW w:w="11053" w:type="dxa"/>
                <w:gridSpan w:val="13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AF7E76B" w14:textId="2CDA0AA2" w:rsidR="00F529BC" w:rsidRPr="00E55D90" w:rsidRDefault="00FC3D68" w:rsidP="007F5C68">
            <w:pPr>
              <w:pStyle w:val="BERSCHRIFT"/>
              <w:jc w:val="center"/>
              <w:rPr>
                <w:rFonts w:ascii="Optima" w:hAnsi="Optima"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F61C02">
              <w:rPr>
                <w:rFonts w:ascii="Optima" w:hAnsi="Optima"/>
                <w:sz w:val="28"/>
                <w:szCs w:val="28"/>
              </w:rPr>
              <w:t>Skills &amp; Interests</w:t>
            </w:r>
          </w:p>
        </w:tc>
      </w:tr>
      <w:tr w:rsidR="00FC3D68" w:rsidRPr="00FC3D68" w14:paraId="1D91A329" w14:textId="77777777" w:rsidTr="007F5C68">
        <w:trPr>
          <w:trHeight w:val="283"/>
          <w:trPrChange w:id="108" w:author="David Döbele" w:date="2026-05-20T08:29:00Z" w16du:dateUtc="2026-05-20T06:29:00Z">
            <w:trPr>
              <w:trHeight w:val="283"/>
            </w:trPr>
          </w:trPrChange>
        </w:trPr>
        <w:tc>
          <w:tcPr>
            <w:tcW w:w="1276" w:type="dxa"/>
            <w:tcBorders>
              <w:top w:val="single" w:sz="4" w:space="0" w:color="auto"/>
            </w:tcBorders>
            <w:vAlign w:val="bottom"/>
            <w:tcPrChange w:id="109" w:author="David Döbele" w:date="2026-05-20T08:29:00Z" w16du:dateUtc="2026-05-20T06:29:00Z">
              <w:tcPr>
                <w:tcW w:w="1276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7C68348" w14:textId="43D6A698" w:rsidR="00FC3D68" w:rsidRPr="00B43D8C" w:rsidRDefault="00FC3D68" w:rsidP="007F5C68">
            <w:pPr>
              <w:rPr>
                <w:rFonts w:ascii="Optima" w:hAnsi="Optima"/>
                <w:sz w:val="17"/>
                <w:szCs w:val="17"/>
              </w:rPr>
            </w:pPr>
            <w:r w:rsidRPr="00F61C02">
              <w:rPr>
                <w:rFonts w:ascii="Optima" w:hAnsi="Optima"/>
                <w:sz w:val="18"/>
                <w:szCs w:val="18"/>
              </w:rPr>
              <w:t>Languages:</w:t>
            </w:r>
          </w:p>
        </w:tc>
        <w:tc>
          <w:tcPr>
            <w:tcW w:w="9777" w:type="dxa"/>
            <w:gridSpan w:val="13"/>
            <w:tcBorders>
              <w:top w:val="single" w:sz="4" w:space="0" w:color="auto"/>
            </w:tcBorders>
            <w:vAlign w:val="bottom"/>
            <w:tcPrChange w:id="110" w:author="David Döbele" w:date="2026-05-20T08:29:00Z" w16du:dateUtc="2026-05-20T06:29:00Z">
              <w:tcPr>
                <w:tcW w:w="9777" w:type="dxa"/>
                <w:gridSpan w:val="1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5A74869" w14:textId="308B61AF" w:rsidR="00FC3D68" w:rsidRPr="006B6C4F" w:rsidRDefault="00FC3D68" w:rsidP="007F5C68">
            <w:pPr>
              <w:rPr>
                <w:rFonts w:ascii="Optima" w:hAnsi="Optima" w:cs="Georgia"/>
                <w:i/>
                <w:iCs/>
                <w:color w:val="000000" w:themeColor="text1"/>
                <w:sz w:val="17"/>
                <w:szCs w:val="17"/>
                <w:lang w:val="en-GB"/>
              </w:rPr>
            </w:pPr>
            <w:r w:rsidRPr="006B6C4F">
              <w:rPr>
                <w:rFonts w:ascii="Optima" w:hAnsi="Optima"/>
                <w:sz w:val="17"/>
                <w:szCs w:val="17"/>
                <w:lang w:val="en-US"/>
              </w:rPr>
              <w:t>German (</w:t>
            </w:r>
            <w:r w:rsidRPr="006B6C4F">
              <w:rPr>
                <w:rFonts w:ascii="Optima" w:hAnsi="Optima"/>
                <w:i/>
                <w:iCs/>
                <w:sz w:val="17"/>
                <w:szCs w:val="17"/>
                <w:lang w:val="en-US"/>
              </w:rPr>
              <w:t>native</w:t>
            </w:r>
            <w:r w:rsidRPr="006B6C4F">
              <w:rPr>
                <w:rFonts w:ascii="Optima" w:hAnsi="Optima"/>
                <w:sz w:val="17"/>
                <w:szCs w:val="17"/>
                <w:lang w:val="en-US"/>
              </w:rPr>
              <w:t>), English (</w:t>
            </w:r>
            <w:r w:rsidRPr="006B6C4F">
              <w:rPr>
                <w:rFonts w:ascii="Optima" w:hAnsi="Optima"/>
                <w:i/>
                <w:iCs/>
                <w:sz w:val="17"/>
                <w:szCs w:val="17"/>
                <w:lang w:val="en-US"/>
              </w:rPr>
              <w:t>C2</w:t>
            </w:r>
            <w:r w:rsidRPr="006B6C4F">
              <w:rPr>
                <w:rFonts w:ascii="Optima" w:hAnsi="Optima"/>
                <w:sz w:val="17"/>
                <w:szCs w:val="17"/>
                <w:lang w:val="en-US"/>
              </w:rPr>
              <w:t>), Portuguese (</w:t>
            </w:r>
            <w:r w:rsidRPr="006B6C4F">
              <w:rPr>
                <w:rFonts w:ascii="Optima" w:hAnsi="Optima"/>
                <w:i/>
                <w:iCs/>
                <w:sz w:val="17"/>
                <w:szCs w:val="17"/>
                <w:lang w:val="en-US"/>
              </w:rPr>
              <w:t>native</w:t>
            </w:r>
            <w:r w:rsidRPr="006B6C4F">
              <w:rPr>
                <w:rFonts w:ascii="Optima" w:hAnsi="Optima"/>
                <w:sz w:val="17"/>
                <w:szCs w:val="17"/>
                <w:lang w:val="en-US"/>
              </w:rPr>
              <w:t>), Spanish (</w:t>
            </w:r>
            <w:r w:rsidRPr="006B6C4F">
              <w:rPr>
                <w:rFonts w:ascii="Optima" w:hAnsi="Optima"/>
                <w:i/>
                <w:iCs/>
                <w:sz w:val="17"/>
                <w:szCs w:val="17"/>
                <w:lang w:val="en-US"/>
              </w:rPr>
              <w:t>basic</w:t>
            </w:r>
            <w:r w:rsidRPr="006B6C4F">
              <w:rPr>
                <w:rFonts w:ascii="Optima" w:hAnsi="Optima"/>
                <w:sz w:val="17"/>
                <w:szCs w:val="17"/>
                <w:lang w:val="en-US"/>
              </w:rPr>
              <w:t xml:space="preserve">) </w:t>
            </w:r>
          </w:p>
        </w:tc>
      </w:tr>
      <w:tr w:rsidR="00F529BC" w:rsidRPr="00FC3D68" w14:paraId="106EA903" w14:textId="77777777" w:rsidTr="007F5C68">
        <w:trPr>
          <w:trHeight w:val="283"/>
          <w:trPrChange w:id="111" w:author="David Döbele" w:date="2026-05-20T08:29:00Z" w16du:dateUtc="2026-05-20T06:29:00Z">
            <w:trPr>
              <w:trHeight w:val="510"/>
            </w:trPr>
          </w:trPrChange>
        </w:trPr>
        <w:tc>
          <w:tcPr>
            <w:tcW w:w="1276" w:type="dxa"/>
            <w:vAlign w:val="bottom"/>
            <w:tcPrChange w:id="112" w:author="David Döbele" w:date="2026-05-20T08:29:00Z" w16du:dateUtc="2026-05-20T06:29:00Z">
              <w:tcPr>
                <w:tcW w:w="1276" w:type="dxa"/>
                <w:vAlign w:val="bottom"/>
              </w:tcPr>
            </w:tcPrChange>
          </w:tcPr>
          <w:p w14:paraId="772D2C84" w14:textId="6E2F56A1" w:rsidR="00F529BC" w:rsidRPr="00B43D8C" w:rsidRDefault="00FC3D68" w:rsidP="007F5C68">
            <w:pPr>
              <w:rPr>
                <w:rFonts w:ascii="Optima" w:hAnsi="Optima"/>
                <w:sz w:val="17"/>
                <w:szCs w:val="17"/>
              </w:rPr>
            </w:pPr>
            <w:r w:rsidRPr="00F61C02">
              <w:rPr>
                <w:rFonts w:ascii="Optima" w:hAnsi="Optima"/>
                <w:sz w:val="18"/>
                <w:szCs w:val="18"/>
              </w:rPr>
              <w:t>IT:</w:t>
            </w:r>
            <w:del w:id="113" w:author="David Döbele" w:date="2026-05-20T08:28:00Z" w16du:dateUtc="2026-05-20T06:28:00Z">
              <w:r w:rsidR="00F529BC" w:rsidDel="006B6C4F">
                <w:rPr>
                  <w:rFonts w:ascii="Optima" w:hAnsi="Optima"/>
                  <w:sz w:val="17"/>
                  <w:szCs w:val="17"/>
                </w:rPr>
                <w:br/>
              </w:r>
            </w:del>
          </w:p>
        </w:tc>
        <w:tc>
          <w:tcPr>
            <w:tcW w:w="9777" w:type="dxa"/>
            <w:gridSpan w:val="13"/>
            <w:vAlign w:val="bottom"/>
            <w:tcPrChange w:id="114" w:author="David Döbele" w:date="2026-05-20T08:29:00Z" w16du:dateUtc="2026-05-20T06:29:00Z">
              <w:tcPr>
                <w:tcW w:w="9777" w:type="dxa"/>
                <w:gridSpan w:val="12"/>
                <w:vAlign w:val="bottom"/>
              </w:tcPr>
            </w:tcPrChange>
          </w:tcPr>
          <w:p w14:paraId="1B11AEE1" w14:textId="5FA89A7A" w:rsidR="00F529BC" w:rsidRPr="006B6C4F" w:rsidRDefault="00FC3D68" w:rsidP="007F5C68">
            <w:pPr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</w:rPr>
            </w:pPr>
            <w:r w:rsidRPr="006B6C4F">
              <w:rPr>
                <w:rFonts w:ascii="Optima" w:hAnsi="Optima"/>
                <w:color w:val="000000" w:themeColor="text1"/>
                <w:sz w:val="17"/>
                <w:szCs w:val="17"/>
                <w:lang w:val="en-GB"/>
              </w:rPr>
              <w:t>Microsoft Office (advanced),</w:t>
            </w:r>
            <w:r w:rsidRPr="006B6C4F"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</w:rPr>
              <w:t xml:space="preserve"> HTML/CSS (practical knowledge), Python (practical knowledge), JavaScript//MySQL/ PHP (basic)</w:t>
            </w:r>
          </w:p>
        </w:tc>
      </w:tr>
      <w:tr w:rsidR="00F529BC" w:rsidRPr="00FC3D68" w14:paraId="619EEEC3" w14:textId="77777777" w:rsidTr="007F5C68">
        <w:trPr>
          <w:trHeight w:val="283"/>
          <w:trPrChange w:id="115" w:author="David Döbele" w:date="2026-05-20T08:29:00Z" w16du:dateUtc="2026-05-20T06:29:00Z">
            <w:trPr>
              <w:trHeight w:val="283"/>
            </w:trPr>
          </w:trPrChange>
        </w:trPr>
        <w:tc>
          <w:tcPr>
            <w:tcW w:w="1276" w:type="dxa"/>
            <w:vAlign w:val="bottom"/>
            <w:tcPrChange w:id="116" w:author="David Döbele" w:date="2026-05-20T08:29:00Z" w16du:dateUtc="2026-05-20T06:29:00Z">
              <w:tcPr>
                <w:tcW w:w="1276" w:type="dxa"/>
                <w:vAlign w:val="bottom"/>
              </w:tcPr>
            </w:tcPrChange>
          </w:tcPr>
          <w:p w14:paraId="00567F35" w14:textId="623B32BA" w:rsidR="00F529BC" w:rsidRPr="00B43D8C" w:rsidRDefault="00FC3D68" w:rsidP="007F5C68">
            <w:pPr>
              <w:rPr>
                <w:rFonts w:ascii="Optima" w:hAnsi="Optima"/>
                <w:sz w:val="17"/>
                <w:szCs w:val="17"/>
              </w:rPr>
            </w:pPr>
            <w:r w:rsidRPr="00F61C02">
              <w:rPr>
                <w:rFonts w:ascii="Optima" w:hAnsi="Optima"/>
                <w:sz w:val="18"/>
                <w:szCs w:val="18"/>
              </w:rPr>
              <w:t>Interests:</w:t>
            </w:r>
          </w:p>
        </w:tc>
        <w:tc>
          <w:tcPr>
            <w:tcW w:w="9777" w:type="dxa"/>
            <w:gridSpan w:val="13"/>
            <w:vAlign w:val="bottom"/>
            <w:tcPrChange w:id="117" w:author="David Döbele" w:date="2026-05-20T08:29:00Z" w16du:dateUtc="2026-05-20T06:29:00Z">
              <w:tcPr>
                <w:tcW w:w="9777" w:type="dxa"/>
                <w:gridSpan w:val="12"/>
                <w:vAlign w:val="bottom"/>
              </w:tcPr>
            </w:tcPrChange>
          </w:tcPr>
          <w:p w14:paraId="115AC0B1" w14:textId="2BE96975" w:rsidR="00F529BC" w:rsidRPr="006B6C4F" w:rsidRDefault="00FC3D68" w:rsidP="007F5C68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color w:val="000000" w:themeColor="text1"/>
                <w:sz w:val="17"/>
                <w:szCs w:val="17"/>
                <w:lang w:val="en-GB"/>
              </w:rPr>
            </w:pPr>
            <w:r w:rsidRPr="006B6C4F">
              <w:rPr>
                <w:rFonts w:ascii="Optima" w:hAnsi="Optima"/>
                <w:i w:val="0"/>
                <w:iCs w:val="0"/>
                <w:sz w:val="17"/>
                <w:szCs w:val="17"/>
                <w:lang w:val="en-US"/>
              </w:rPr>
              <w:t xml:space="preserve">Fitness, football, dancing, artificial intelligence </w:t>
            </w:r>
          </w:p>
        </w:tc>
      </w:tr>
      <w:tr w:rsidR="00F529BC" w:rsidRPr="0065714B" w14:paraId="3C2DD8A0" w14:textId="77777777" w:rsidTr="007F5C68">
        <w:trPr>
          <w:trHeight w:val="680"/>
          <w:trPrChange w:id="118" w:author="David Döbele" w:date="2026-05-20T08:29:00Z" w16du:dateUtc="2026-05-20T06:29:00Z">
            <w:trPr>
              <w:trHeight w:val="680"/>
            </w:trPr>
          </w:trPrChange>
        </w:trPr>
        <w:tc>
          <w:tcPr>
            <w:tcW w:w="11053" w:type="dxa"/>
            <w:gridSpan w:val="14"/>
            <w:vAlign w:val="bottom"/>
            <w:tcPrChange w:id="119" w:author="David Döbele" w:date="2026-05-20T08:29:00Z" w16du:dateUtc="2026-05-20T06:29:00Z">
              <w:tcPr>
                <w:tcW w:w="11053" w:type="dxa"/>
                <w:gridSpan w:val="13"/>
                <w:vAlign w:val="bottom"/>
              </w:tcPr>
            </w:tcPrChange>
          </w:tcPr>
          <w:p w14:paraId="11F697E5" w14:textId="351DF785" w:rsidR="00F529BC" w:rsidRPr="003E48CC" w:rsidRDefault="00FC3D68" w:rsidP="007F5C68">
            <w:pPr>
              <w:pStyle w:val="Bullets"/>
              <w:numPr>
                <w:ilvl w:val="0"/>
                <w:numId w:val="0"/>
              </w:numPr>
              <w:rPr>
                <w:rFonts w:ascii="Optima" w:eastAsia="Optima" w:hAnsi="Optima" w:cs="Optima"/>
                <w:i w:val="0"/>
                <w:iCs w:val="0"/>
                <w:sz w:val="17"/>
                <w:szCs w:val="17"/>
              </w:rPr>
            </w:pPr>
            <w:del w:id="120" w:author="David Döbele" w:date="2026-05-20T08:28:00Z" w16du:dateUtc="2026-05-20T06:28:00Z">
              <w:r w:rsidDel="006B6C4F">
                <w:rPr>
                  <w:i w:val="0"/>
                  <w:iCs w:val="0"/>
                  <w:noProof/>
                  <w:sz w:val="17"/>
                  <w:szCs w:val="17"/>
                </w:rPr>
                <w:drawing>
                  <wp:anchor distT="0" distB="0" distL="114300" distR="114300" simplePos="0" relativeHeight="251665408" behindDoc="0" locked="0" layoutInCell="1" allowOverlap="1" wp14:anchorId="329AD9C3" wp14:editId="59AD6F39">
                    <wp:simplePos x="0" y="0"/>
                    <wp:positionH relativeFrom="margin">
                      <wp:posOffset>6035675</wp:posOffset>
                    </wp:positionH>
                    <wp:positionV relativeFrom="margin">
                      <wp:posOffset>-137160</wp:posOffset>
                    </wp:positionV>
                    <wp:extent cx="613410" cy="283845"/>
                    <wp:effectExtent l="0" t="0" r="0" b="0"/>
                    <wp:wrapNone/>
                    <wp:docPr id="1242058408" name="drawing" descr="A signature on a white background  AI-generated content may be incorrect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719940066" name="drawing" descr="A signature on a white background  AI-generated content may be incorrect."/>
                            <pic:cNvPicPr/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13410" cy="28384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 w:rsidDel="006B6C4F">
                <w:rPr>
                  <w:rFonts w:ascii="Optima" w:eastAsia="Optima" w:hAnsi="Optima" w:cs="Optima"/>
                  <w:i w:val="0"/>
                  <w:iCs w:val="0"/>
                  <w:sz w:val="17"/>
                  <w:szCs w:val="17"/>
                </w:rPr>
                <w:delText>Munich</w:delText>
              </w:r>
              <w:r w:rsidR="00F529BC" w:rsidDel="006B6C4F">
                <w:rPr>
                  <w:rFonts w:ascii="Optima" w:eastAsia="Optima" w:hAnsi="Optima" w:cs="Optima"/>
                  <w:i w:val="0"/>
                  <w:iCs w:val="0"/>
                  <w:sz w:val="17"/>
                  <w:szCs w:val="17"/>
                </w:rPr>
                <w:delText>, 1</w:delText>
              </w:r>
              <w:r w:rsidDel="006B6C4F">
                <w:rPr>
                  <w:rFonts w:ascii="Optima" w:eastAsia="Optima" w:hAnsi="Optima" w:cs="Optima"/>
                  <w:i w:val="0"/>
                  <w:iCs w:val="0"/>
                  <w:sz w:val="17"/>
                  <w:szCs w:val="17"/>
                </w:rPr>
                <w:delText>9</w:delText>
              </w:r>
              <w:r w:rsidR="00F529BC" w:rsidDel="006B6C4F">
                <w:rPr>
                  <w:rFonts w:ascii="Optima" w:eastAsia="Optima" w:hAnsi="Optima" w:cs="Optima"/>
                  <w:i w:val="0"/>
                  <w:iCs w:val="0"/>
                  <w:sz w:val="17"/>
                  <w:szCs w:val="17"/>
                </w:rPr>
                <w:delText>.05.2026</w:delText>
              </w:r>
            </w:del>
          </w:p>
        </w:tc>
      </w:tr>
    </w:tbl>
    <w:p w14:paraId="1DB1354F" w14:textId="4D90D93E" w:rsidR="00FF3062" w:rsidRPr="00C569BB" w:rsidRDefault="00FF3062" w:rsidP="00A63C95">
      <w:pPr>
        <w:pStyle w:val="1ZeileStation"/>
        <w:rPr>
          <w:rFonts w:ascii="Optima" w:hAnsi="Optima"/>
          <w:sz w:val="17"/>
          <w:szCs w:val="17"/>
        </w:rPr>
      </w:pPr>
    </w:p>
    <w:sectPr w:rsidR="00FF3062" w:rsidRPr="00C569BB" w:rsidSect="006B6C4F">
      <w:footerReference w:type="even" r:id="rId13"/>
      <w:pgSz w:w="11906" w:h="16838"/>
      <w:pgMar w:top="510" w:right="1418" w:bottom="57" w:left="1418" w:header="454" w:footer="17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9" w:author="David Döbele" w:date="2026-05-20T08:30:00Z" w:initials="DD">
    <w:p w14:paraId="616EF385" w14:textId="77777777" w:rsidR="00D05892" w:rsidRDefault="00D05892" w:rsidP="00D05892">
      <w:r>
        <w:rPr>
          <w:rStyle w:val="Kommentarzeichen"/>
        </w:rPr>
        <w:annotationRef/>
      </w:r>
      <w:r>
        <w:rPr>
          <w:sz w:val="20"/>
          <w:szCs w:val="20"/>
        </w:rPr>
        <w:t xml:space="preserve">bullets bei vergangenen stationen lieber in "simple past" formulieren, also zb "supported the ..."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16EF38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215FFE7" w16cex:dateUtc="2026-05-20T06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6EF385" w16cid:durableId="7215FFE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2A30A" w14:textId="77777777" w:rsidR="00AF505F" w:rsidRDefault="00AF505F" w:rsidP="00BE053D">
      <w:pPr>
        <w:spacing w:after="0" w:line="240" w:lineRule="auto"/>
      </w:pPr>
      <w:r>
        <w:separator/>
      </w:r>
    </w:p>
  </w:endnote>
  <w:endnote w:type="continuationSeparator" w:id="0">
    <w:p w14:paraId="2AFAD6C5" w14:textId="77777777" w:rsidR="00AF505F" w:rsidRDefault="00AF505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6C67B" w14:textId="77777777" w:rsidR="00AF505F" w:rsidRDefault="00AF505F" w:rsidP="00BE053D">
      <w:pPr>
        <w:spacing w:after="0" w:line="240" w:lineRule="auto"/>
      </w:pPr>
      <w:r>
        <w:separator/>
      </w:r>
    </w:p>
  </w:footnote>
  <w:footnote w:type="continuationSeparator" w:id="0">
    <w:p w14:paraId="7D5691AF" w14:textId="77777777" w:rsidR="00AF505F" w:rsidRDefault="00AF505F" w:rsidP="00BE053D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Fj7UIBJkQMct2" int2:id="dP6t2E4n">
      <int2:state int2:value="Rejected" int2:type="spell"/>
    </int2:textHash>
    <int2:textHash int2:hashCode="otJ4xJzFaualkI" int2:id="DxrLTti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B2351A"/>
    <w:multiLevelType w:val="hybridMultilevel"/>
    <w:tmpl w:val="AF68CE60"/>
    <w:lvl w:ilvl="0" w:tplc="7AE65838">
      <w:start w:val="2"/>
      <w:numFmt w:val="bullet"/>
      <w:lvlText w:val="-"/>
      <w:lvlJc w:val="left"/>
      <w:pPr>
        <w:ind w:left="720" w:hanging="360"/>
      </w:pPr>
      <w:rPr>
        <w:rFonts w:ascii="Optima" w:eastAsiaTheme="minorHAnsi" w:hAnsi="Optima" w:cstheme="minorBidi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0EF78B"/>
    <w:multiLevelType w:val="hybridMultilevel"/>
    <w:tmpl w:val="160AC5B4"/>
    <w:lvl w:ilvl="0" w:tplc="38FCA7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125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54B2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EEF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4E45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624F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4E8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944B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64A8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B71D0F"/>
    <w:multiLevelType w:val="hybridMultilevel"/>
    <w:tmpl w:val="ED9891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AB72B4"/>
    <w:multiLevelType w:val="hybridMultilevel"/>
    <w:tmpl w:val="4EE4F8A2"/>
    <w:lvl w:ilvl="0" w:tplc="10D07A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4B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10FF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40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96A5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2439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E58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B60F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9ADA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790C9C"/>
    <w:multiLevelType w:val="hybridMultilevel"/>
    <w:tmpl w:val="DA768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7C5516"/>
    <w:multiLevelType w:val="hybridMultilevel"/>
    <w:tmpl w:val="CC8CB47A"/>
    <w:lvl w:ilvl="0" w:tplc="70CCABC2">
      <w:start w:val="3"/>
      <w:numFmt w:val="bullet"/>
      <w:lvlText w:val="-"/>
      <w:lvlJc w:val="left"/>
      <w:pPr>
        <w:ind w:left="720" w:hanging="360"/>
      </w:pPr>
      <w:rPr>
        <w:rFonts w:ascii="Optima" w:eastAsia="Optima" w:hAnsi="Optima" w:cs="Opti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646076">
    <w:abstractNumId w:val="24"/>
  </w:num>
  <w:num w:numId="2" w16cid:durableId="469396435">
    <w:abstractNumId w:val="8"/>
  </w:num>
  <w:num w:numId="3" w16cid:durableId="1772429498">
    <w:abstractNumId w:val="17"/>
  </w:num>
  <w:num w:numId="4" w16cid:durableId="1796295327">
    <w:abstractNumId w:val="20"/>
  </w:num>
  <w:num w:numId="5" w16cid:durableId="280959997">
    <w:abstractNumId w:val="22"/>
  </w:num>
  <w:num w:numId="6" w16cid:durableId="182791291">
    <w:abstractNumId w:val="0"/>
  </w:num>
  <w:num w:numId="7" w16cid:durableId="219024806">
    <w:abstractNumId w:val="1"/>
  </w:num>
  <w:num w:numId="8" w16cid:durableId="163398700">
    <w:abstractNumId w:val="2"/>
  </w:num>
  <w:num w:numId="9" w16cid:durableId="940840913">
    <w:abstractNumId w:val="16"/>
  </w:num>
  <w:num w:numId="10" w16cid:durableId="646321739">
    <w:abstractNumId w:val="26"/>
  </w:num>
  <w:num w:numId="11" w16cid:durableId="1915895640">
    <w:abstractNumId w:val="15"/>
  </w:num>
  <w:num w:numId="12" w16cid:durableId="244847512">
    <w:abstractNumId w:val="28"/>
  </w:num>
  <w:num w:numId="13" w16cid:durableId="919169343">
    <w:abstractNumId w:val="6"/>
  </w:num>
  <w:num w:numId="14" w16cid:durableId="1654479990">
    <w:abstractNumId w:val="7"/>
  </w:num>
  <w:num w:numId="15" w16cid:durableId="1835756308">
    <w:abstractNumId w:val="10"/>
  </w:num>
  <w:num w:numId="16" w16cid:durableId="1997223693">
    <w:abstractNumId w:val="11"/>
  </w:num>
  <w:num w:numId="17" w16cid:durableId="1637830078">
    <w:abstractNumId w:val="25"/>
  </w:num>
  <w:num w:numId="18" w16cid:durableId="1541281684">
    <w:abstractNumId w:val="5"/>
  </w:num>
  <w:num w:numId="19" w16cid:durableId="1847669099">
    <w:abstractNumId w:val="19"/>
  </w:num>
  <w:num w:numId="20" w16cid:durableId="210918526">
    <w:abstractNumId w:val="4"/>
  </w:num>
  <w:num w:numId="21" w16cid:durableId="1920284112">
    <w:abstractNumId w:val="21"/>
  </w:num>
  <w:num w:numId="22" w16cid:durableId="1737044371">
    <w:abstractNumId w:val="12"/>
  </w:num>
  <w:num w:numId="23" w16cid:durableId="742028144">
    <w:abstractNumId w:val="13"/>
  </w:num>
  <w:num w:numId="24" w16cid:durableId="1738939285">
    <w:abstractNumId w:val="18"/>
  </w:num>
  <w:num w:numId="25" w16cid:durableId="1744646040">
    <w:abstractNumId w:val="9"/>
  </w:num>
  <w:num w:numId="26" w16cid:durableId="155195665">
    <w:abstractNumId w:val="23"/>
  </w:num>
  <w:num w:numId="27" w16cid:durableId="321665308">
    <w:abstractNumId w:val="14"/>
  </w:num>
  <w:num w:numId="28" w16cid:durableId="491916698">
    <w:abstractNumId w:val="27"/>
  </w:num>
  <w:num w:numId="29" w16cid:durableId="1973172842">
    <w:abstractNumId w:val="3"/>
  </w:num>
  <w:num w:numId="30" w16cid:durableId="1483236680">
    <w:abstractNumId w:val="2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BFF"/>
    <w:rsid w:val="00007F13"/>
    <w:rsid w:val="00013051"/>
    <w:rsid w:val="000222A0"/>
    <w:rsid w:val="000311AC"/>
    <w:rsid w:val="00031DF8"/>
    <w:rsid w:val="00045C58"/>
    <w:rsid w:val="00061D33"/>
    <w:rsid w:val="00064643"/>
    <w:rsid w:val="00084597"/>
    <w:rsid w:val="00087747"/>
    <w:rsid w:val="000A1FDA"/>
    <w:rsid w:val="000A304A"/>
    <w:rsid w:val="000A4A49"/>
    <w:rsid w:val="000B5BE9"/>
    <w:rsid w:val="000B63E2"/>
    <w:rsid w:val="000B6548"/>
    <w:rsid w:val="000D671A"/>
    <w:rsid w:val="00103106"/>
    <w:rsid w:val="00103EC5"/>
    <w:rsid w:val="00116C6E"/>
    <w:rsid w:val="00125CA6"/>
    <w:rsid w:val="00147018"/>
    <w:rsid w:val="00156FC9"/>
    <w:rsid w:val="001603CC"/>
    <w:rsid w:val="00162A5A"/>
    <w:rsid w:val="00172867"/>
    <w:rsid w:val="0017558E"/>
    <w:rsid w:val="00175B6D"/>
    <w:rsid w:val="001901ED"/>
    <w:rsid w:val="0019483A"/>
    <w:rsid w:val="001A46BF"/>
    <w:rsid w:val="001A481B"/>
    <w:rsid w:val="001A5A18"/>
    <w:rsid w:val="001A773C"/>
    <w:rsid w:val="001B0186"/>
    <w:rsid w:val="001B62CA"/>
    <w:rsid w:val="001B7B92"/>
    <w:rsid w:val="001D4DCD"/>
    <w:rsid w:val="001D6F7C"/>
    <w:rsid w:val="001F12CE"/>
    <w:rsid w:val="001F4175"/>
    <w:rsid w:val="00202E3E"/>
    <w:rsid w:val="0021466A"/>
    <w:rsid w:val="00223A4D"/>
    <w:rsid w:val="00232CB5"/>
    <w:rsid w:val="00234A7E"/>
    <w:rsid w:val="00240F6A"/>
    <w:rsid w:val="0024373D"/>
    <w:rsid w:val="00246C2B"/>
    <w:rsid w:val="002508C2"/>
    <w:rsid w:val="002553BA"/>
    <w:rsid w:val="00263E3E"/>
    <w:rsid w:val="00267252"/>
    <w:rsid w:val="00272A08"/>
    <w:rsid w:val="002771A9"/>
    <w:rsid w:val="0027792B"/>
    <w:rsid w:val="00282DB0"/>
    <w:rsid w:val="0029145B"/>
    <w:rsid w:val="002A18F7"/>
    <w:rsid w:val="002B2091"/>
    <w:rsid w:val="002C0F2E"/>
    <w:rsid w:val="002C6972"/>
    <w:rsid w:val="002D2B32"/>
    <w:rsid w:val="002D4516"/>
    <w:rsid w:val="002F46AD"/>
    <w:rsid w:val="003101F0"/>
    <w:rsid w:val="00314B7A"/>
    <w:rsid w:val="00324BC5"/>
    <w:rsid w:val="00327776"/>
    <w:rsid w:val="00340BAB"/>
    <w:rsid w:val="003418E0"/>
    <w:rsid w:val="0034747B"/>
    <w:rsid w:val="00347F8D"/>
    <w:rsid w:val="0035664B"/>
    <w:rsid w:val="00372F7B"/>
    <w:rsid w:val="003733E5"/>
    <w:rsid w:val="00375513"/>
    <w:rsid w:val="00385A89"/>
    <w:rsid w:val="00390EA6"/>
    <w:rsid w:val="003912CA"/>
    <w:rsid w:val="003A1089"/>
    <w:rsid w:val="003A2884"/>
    <w:rsid w:val="003A7867"/>
    <w:rsid w:val="003E27C3"/>
    <w:rsid w:val="003E48CC"/>
    <w:rsid w:val="003E5458"/>
    <w:rsid w:val="003F3E3F"/>
    <w:rsid w:val="0040607B"/>
    <w:rsid w:val="004067B8"/>
    <w:rsid w:val="004154BE"/>
    <w:rsid w:val="0042013D"/>
    <w:rsid w:val="00422F83"/>
    <w:rsid w:val="00426D7E"/>
    <w:rsid w:val="0043430C"/>
    <w:rsid w:val="00435E6D"/>
    <w:rsid w:val="00436050"/>
    <w:rsid w:val="00443668"/>
    <w:rsid w:val="00456B0D"/>
    <w:rsid w:val="0046424D"/>
    <w:rsid w:val="00476AF8"/>
    <w:rsid w:val="00484FD7"/>
    <w:rsid w:val="004860AF"/>
    <w:rsid w:val="004929FB"/>
    <w:rsid w:val="004A48B7"/>
    <w:rsid w:val="004A54BA"/>
    <w:rsid w:val="004B6A5E"/>
    <w:rsid w:val="004D4D42"/>
    <w:rsid w:val="004E3B7E"/>
    <w:rsid w:val="004F25C6"/>
    <w:rsid w:val="00507EA7"/>
    <w:rsid w:val="0052598B"/>
    <w:rsid w:val="00526089"/>
    <w:rsid w:val="00527A28"/>
    <w:rsid w:val="00527DCA"/>
    <w:rsid w:val="00532256"/>
    <w:rsid w:val="0053523F"/>
    <w:rsid w:val="00555CAE"/>
    <w:rsid w:val="00561C9F"/>
    <w:rsid w:val="005716D4"/>
    <w:rsid w:val="00571B60"/>
    <w:rsid w:val="00585A4D"/>
    <w:rsid w:val="005D6329"/>
    <w:rsid w:val="005E0743"/>
    <w:rsid w:val="005E4883"/>
    <w:rsid w:val="005E57F6"/>
    <w:rsid w:val="005F4C81"/>
    <w:rsid w:val="00603C95"/>
    <w:rsid w:val="006058D8"/>
    <w:rsid w:val="00610200"/>
    <w:rsid w:val="00623699"/>
    <w:rsid w:val="006264CD"/>
    <w:rsid w:val="00632D5A"/>
    <w:rsid w:val="00635515"/>
    <w:rsid w:val="006546FD"/>
    <w:rsid w:val="00664E25"/>
    <w:rsid w:val="00665BF3"/>
    <w:rsid w:val="006732D6"/>
    <w:rsid w:val="006802C0"/>
    <w:rsid w:val="00693E09"/>
    <w:rsid w:val="006A2DE9"/>
    <w:rsid w:val="006A7230"/>
    <w:rsid w:val="006B2673"/>
    <w:rsid w:val="006B3413"/>
    <w:rsid w:val="006B4E32"/>
    <w:rsid w:val="006B6C4F"/>
    <w:rsid w:val="006B72C7"/>
    <w:rsid w:val="006B7F78"/>
    <w:rsid w:val="006C2252"/>
    <w:rsid w:val="006D7F7F"/>
    <w:rsid w:val="006E2C9C"/>
    <w:rsid w:val="006E40EF"/>
    <w:rsid w:val="006F0039"/>
    <w:rsid w:val="00700053"/>
    <w:rsid w:val="007003A5"/>
    <w:rsid w:val="007107AD"/>
    <w:rsid w:val="00711CEF"/>
    <w:rsid w:val="00712D2B"/>
    <w:rsid w:val="00720320"/>
    <w:rsid w:val="0072100E"/>
    <w:rsid w:val="00722104"/>
    <w:rsid w:val="00723643"/>
    <w:rsid w:val="00725D3C"/>
    <w:rsid w:val="00733DA1"/>
    <w:rsid w:val="00737822"/>
    <w:rsid w:val="0074111D"/>
    <w:rsid w:val="00742175"/>
    <w:rsid w:val="00753D4A"/>
    <w:rsid w:val="00756912"/>
    <w:rsid w:val="00761609"/>
    <w:rsid w:val="00763DCE"/>
    <w:rsid w:val="007642AB"/>
    <w:rsid w:val="00774502"/>
    <w:rsid w:val="0077629F"/>
    <w:rsid w:val="00776C46"/>
    <w:rsid w:val="0078260B"/>
    <w:rsid w:val="007838D1"/>
    <w:rsid w:val="00785254"/>
    <w:rsid w:val="00785853"/>
    <w:rsid w:val="00790528"/>
    <w:rsid w:val="007966F0"/>
    <w:rsid w:val="00796E56"/>
    <w:rsid w:val="00797BFC"/>
    <w:rsid w:val="007A720F"/>
    <w:rsid w:val="007C6A3C"/>
    <w:rsid w:val="007D4BEE"/>
    <w:rsid w:val="007D4FF6"/>
    <w:rsid w:val="007D5BE9"/>
    <w:rsid w:val="007E69B9"/>
    <w:rsid w:val="007F5C68"/>
    <w:rsid w:val="008050E4"/>
    <w:rsid w:val="0082257D"/>
    <w:rsid w:val="00853438"/>
    <w:rsid w:val="008611BF"/>
    <w:rsid w:val="00866846"/>
    <w:rsid w:val="00875DA9"/>
    <w:rsid w:val="00880D97"/>
    <w:rsid w:val="008833AA"/>
    <w:rsid w:val="00891DCF"/>
    <w:rsid w:val="00895E38"/>
    <w:rsid w:val="008A782B"/>
    <w:rsid w:val="008B0FC0"/>
    <w:rsid w:val="008C14A2"/>
    <w:rsid w:val="008C429A"/>
    <w:rsid w:val="008E1F3D"/>
    <w:rsid w:val="009053D7"/>
    <w:rsid w:val="0091331D"/>
    <w:rsid w:val="00931321"/>
    <w:rsid w:val="0093223C"/>
    <w:rsid w:val="00936517"/>
    <w:rsid w:val="00941A87"/>
    <w:rsid w:val="00944517"/>
    <w:rsid w:val="009501C2"/>
    <w:rsid w:val="009668B9"/>
    <w:rsid w:val="00976203"/>
    <w:rsid w:val="00976577"/>
    <w:rsid w:val="00993ADA"/>
    <w:rsid w:val="00996356"/>
    <w:rsid w:val="00997D9A"/>
    <w:rsid w:val="009A162A"/>
    <w:rsid w:val="009C0E66"/>
    <w:rsid w:val="009C21F7"/>
    <w:rsid w:val="009D3E37"/>
    <w:rsid w:val="009D7C49"/>
    <w:rsid w:val="009E5F63"/>
    <w:rsid w:val="009E7297"/>
    <w:rsid w:val="00A0257D"/>
    <w:rsid w:val="00A12EDC"/>
    <w:rsid w:val="00A2028E"/>
    <w:rsid w:val="00A26D0D"/>
    <w:rsid w:val="00A33BDE"/>
    <w:rsid w:val="00A342EE"/>
    <w:rsid w:val="00A34885"/>
    <w:rsid w:val="00A36A1D"/>
    <w:rsid w:val="00A43BC1"/>
    <w:rsid w:val="00A61617"/>
    <w:rsid w:val="00A63C95"/>
    <w:rsid w:val="00A67FFE"/>
    <w:rsid w:val="00A74225"/>
    <w:rsid w:val="00A936D5"/>
    <w:rsid w:val="00AA1EB0"/>
    <w:rsid w:val="00AA2DA3"/>
    <w:rsid w:val="00AA5A9C"/>
    <w:rsid w:val="00AA5D1B"/>
    <w:rsid w:val="00AB016A"/>
    <w:rsid w:val="00AB2A5A"/>
    <w:rsid w:val="00AB335D"/>
    <w:rsid w:val="00AD28F8"/>
    <w:rsid w:val="00AE2159"/>
    <w:rsid w:val="00AF0917"/>
    <w:rsid w:val="00AF505F"/>
    <w:rsid w:val="00B0230B"/>
    <w:rsid w:val="00B109B0"/>
    <w:rsid w:val="00B153B9"/>
    <w:rsid w:val="00B17D95"/>
    <w:rsid w:val="00B23509"/>
    <w:rsid w:val="00B27BB0"/>
    <w:rsid w:val="00B359DB"/>
    <w:rsid w:val="00B3632B"/>
    <w:rsid w:val="00B409D8"/>
    <w:rsid w:val="00B43D8C"/>
    <w:rsid w:val="00B4742A"/>
    <w:rsid w:val="00B5178D"/>
    <w:rsid w:val="00B57687"/>
    <w:rsid w:val="00B67F1F"/>
    <w:rsid w:val="00B701D7"/>
    <w:rsid w:val="00B7712F"/>
    <w:rsid w:val="00B872C8"/>
    <w:rsid w:val="00B90595"/>
    <w:rsid w:val="00BA215A"/>
    <w:rsid w:val="00BB36F6"/>
    <w:rsid w:val="00BB5F09"/>
    <w:rsid w:val="00BC0D9F"/>
    <w:rsid w:val="00BC622A"/>
    <w:rsid w:val="00BE053D"/>
    <w:rsid w:val="00BF0C12"/>
    <w:rsid w:val="00BF1A7A"/>
    <w:rsid w:val="00BF1FA3"/>
    <w:rsid w:val="00BF7525"/>
    <w:rsid w:val="00C00974"/>
    <w:rsid w:val="00C018E4"/>
    <w:rsid w:val="00C066FA"/>
    <w:rsid w:val="00C25387"/>
    <w:rsid w:val="00C26540"/>
    <w:rsid w:val="00C445B4"/>
    <w:rsid w:val="00C51833"/>
    <w:rsid w:val="00C54BE3"/>
    <w:rsid w:val="00C569BB"/>
    <w:rsid w:val="00C57F80"/>
    <w:rsid w:val="00C768ED"/>
    <w:rsid w:val="00C77BB3"/>
    <w:rsid w:val="00C82A8F"/>
    <w:rsid w:val="00C916C2"/>
    <w:rsid w:val="00C94A55"/>
    <w:rsid w:val="00CA25DF"/>
    <w:rsid w:val="00CA3B36"/>
    <w:rsid w:val="00CC7F56"/>
    <w:rsid w:val="00CD1B12"/>
    <w:rsid w:val="00CD462B"/>
    <w:rsid w:val="00CD55DC"/>
    <w:rsid w:val="00CE1BBC"/>
    <w:rsid w:val="00CE2595"/>
    <w:rsid w:val="00CE28CC"/>
    <w:rsid w:val="00CE6DB0"/>
    <w:rsid w:val="00CE72FC"/>
    <w:rsid w:val="00CF31EE"/>
    <w:rsid w:val="00CF6503"/>
    <w:rsid w:val="00D05892"/>
    <w:rsid w:val="00D13BCA"/>
    <w:rsid w:val="00D1492F"/>
    <w:rsid w:val="00D17A67"/>
    <w:rsid w:val="00D17B69"/>
    <w:rsid w:val="00D3003C"/>
    <w:rsid w:val="00D331F4"/>
    <w:rsid w:val="00D421A7"/>
    <w:rsid w:val="00D470E4"/>
    <w:rsid w:val="00D52142"/>
    <w:rsid w:val="00D5280E"/>
    <w:rsid w:val="00D5509C"/>
    <w:rsid w:val="00D5527A"/>
    <w:rsid w:val="00D61F14"/>
    <w:rsid w:val="00D80D6B"/>
    <w:rsid w:val="00D81B20"/>
    <w:rsid w:val="00D90950"/>
    <w:rsid w:val="00DA69DF"/>
    <w:rsid w:val="00DB33F8"/>
    <w:rsid w:val="00DC20CE"/>
    <w:rsid w:val="00DD210E"/>
    <w:rsid w:val="00DD38E2"/>
    <w:rsid w:val="00DD5A0F"/>
    <w:rsid w:val="00E021A6"/>
    <w:rsid w:val="00E05FEA"/>
    <w:rsid w:val="00E077B7"/>
    <w:rsid w:val="00E103DD"/>
    <w:rsid w:val="00E12B8A"/>
    <w:rsid w:val="00E13110"/>
    <w:rsid w:val="00E24DF1"/>
    <w:rsid w:val="00E40B9A"/>
    <w:rsid w:val="00E431ED"/>
    <w:rsid w:val="00E47D2A"/>
    <w:rsid w:val="00E55D90"/>
    <w:rsid w:val="00E64FF5"/>
    <w:rsid w:val="00E85957"/>
    <w:rsid w:val="00E861AC"/>
    <w:rsid w:val="00E872F8"/>
    <w:rsid w:val="00E907EC"/>
    <w:rsid w:val="00EA5421"/>
    <w:rsid w:val="00EB34FC"/>
    <w:rsid w:val="00EB5816"/>
    <w:rsid w:val="00EC061C"/>
    <w:rsid w:val="00ED0EA9"/>
    <w:rsid w:val="00ED5B13"/>
    <w:rsid w:val="00EF77DF"/>
    <w:rsid w:val="00F11BEF"/>
    <w:rsid w:val="00F21CDA"/>
    <w:rsid w:val="00F258E7"/>
    <w:rsid w:val="00F31B84"/>
    <w:rsid w:val="00F529BC"/>
    <w:rsid w:val="00F57BA5"/>
    <w:rsid w:val="00F631EC"/>
    <w:rsid w:val="00F64C22"/>
    <w:rsid w:val="00F64FA7"/>
    <w:rsid w:val="00F74D19"/>
    <w:rsid w:val="00F80053"/>
    <w:rsid w:val="00F928D8"/>
    <w:rsid w:val="00FA02C7"/>
    <w:rsid w:val="00FA4186"/>
    <w:rsid w:val="00FC0531"/>
    <w:rsid w:val="00FC093B"/>
    <w:rsid w:val="00FC13F0"/>
    <w:rsid w:val="00FC3D68"/>
    <w:rsid w:val="00FD0FB7"/>
    <w:rsid w:val="00FD3E26"/>
    <w:rsid w:val="00FE79A2"/>
    <w:rsid w:val="00FF3062"/>
    <w:rsid w:val="0105F5DA"/>
    <w:rsid w:val="012ED603"/>
    <w:rsid w:val="017CB893"/>
    <w:rsid w:val="01FD7805"/>
    <w:rsid w:val="03A7BD3E"/>
    <w:rsid w:val="03DCAF44"/>
    <w:rsid w:val="043BAC54"/>
    <w:rsid w:val="044F8135"/>
    <w:rsid w:val="04D6B420"/>
    <w:rsid w:val="05AD9B9E"/>
    <w:rsid w:val="06741647"/>
    <w:rsid w:val="06B4D139"/>
    <w:rsid w:val="08726CF3"/>
    <w:rsid w:val="0896781F"/>
    <w:rsid w:val="08DE0299"/>
    <w:rsid w:val="0A19F27F"/>
    <w:rsid w:val="0B1FC6DA"/>
    <w:rsid w:val="0B269E6D"/>
    <w:rsid w:val="0B429B2E"/>
    <w:rsid w:val="0C454573"/>
    <w:rsid w:val="0DA52167"/>
    <w:rsid w:val="0DC264E4"/>
    <w:rsid w:val="0DC9741A"/>
    <w:rsid w:val="0DEAD92E"/>
    <w:rsid w:val="0E235254"/>
    <w:rsid w:val="0E35D678"/>
    <w:rsid w:val="0F38005C"/>
    <w:rsid w:val="0FB77CAB"/>
    <w:rsid w:val="10CA9B4A"/>
    <w:rsid w:val="128E754A"/>
    <w:rsid w:val="13000688"/>
    <w:rsid w:val="1320027E"/>
    <w:rsid w:val="1354667A"/>
    <w:rsid w:val="13894AB1"/>
    <w:rsid w:val="17A1A5C4"/>
    <w:rsid w:val="17F50E7E"/>
    <w:rsid w:val="18712961"/>
    <w:rsid w:val="188D150B"/>
    <w:rsid w:val="18BBD17D"/>
    <w:rsid w:val="18DE31BC"/>
    <w:rsid w:val="18E84730"/>
    <w:rsid w:val="1AF3DB93"/>
    <w:rsid w:val="1C0653F9"/>
    <w:rsid w:val="1C07C73D"/>
    <w:rsid w:val="1CEBDFA4"/>
    <w:rsid w:val="1CF45786"/>
    <w:rsid w:val="1D846E0A"/>
    <w:rsid w:val="1EA0D790"/>
    <w:rsid w:val="1F40E43A"/>
    <w:rsid w:val="20460C12"/>
    <w:rsid w:val="2054A0B0"/>
    <w:rsid w:val="20B49156"/>
    <w:rsid w:val="210F3C21"/>
    <w:rsid w:val="21B06402"/>
    <w:rsid w:val="21D12127"/>
    <w:rsid w:val="223B77CF"/>
    <w:rsid w:val="237EA756"/>
    <w:rsid w:val="25B3E22C"/>
    <w:rsid w:val="26D08784"/>
    <w:rsid w:val="273552CB"/>
    <w:rsid w:val="2747C710"/>
    <w:rsid w:val="281493D6"/>
    <w:rsid w:val="286DEFFE"/>
    <w:rsid w:val="295EA96B"/>
    <w:rsid w:val="2ACF5D35"/>
    <w:rsid w:val="2AF22E81"/>
    <w:rsid w:val="2BD09EE3"/>
    <w:rsid w:val="2C87E4F4"/>
    <w:rsid w:val="2CB71EDB"/>
    <w:rsid w:val="2D63C892"/>
    <w:rsid w:val="2F464697"/>
    <w:rsid w:val="2F693839"/>
    <w:rsid w:val="2F6B0CB0"/>
    <w:rsid w:val="3125637D"/>
    <w:rsid w:val="33AB180E"/>
    <w:rsid w:val="33B61ECD"/>
    <w:rsid w:val="33B72CA1"/>
    <w:rsid w:val="33D25576"/>
    <w:rsid w:val="3499B44E"/>
    <w:rsid w:val="34ECBE0E"/>
    <w:rsid w:val="35BE86AF"/>
    <w:rsid w:val="361C5146"/>
    <w:rsid w:val="37E7BCDD"/>
    <w:rsid w:val="37FC764E"/>
    <w:rsid w:val="380821A1"/>
    <w:rsid w:val="38E1931B"/>
    <w:rsid w:val="397AD42C"/>
    <w:rsid w:val="39F07E49"/>
    <w:rsid w:val="3A2B2E59"/>
    <w:rsid w:val="3AB8925D"/>
    <w:rsid w:val="3B95DE29"/>
    <w:rsid w:val="3BB31B0F"/>
    <w:rsid w:val="3CA787BC"/>
    <w:rsid w:val="3CCD16EB"/>
    <w:rsid w:val="3D091C77"/>
    <w:rsid w:val="3E7C478E"/>
    <w:rsid w:val="3E8A291C"/>
    <w:rsid w:val="40FFE740"/>
    <w:rsid w:val="412D4837"/>
    <w:rsid w:val="415564BD"/>
    <w:rsid w:val="41CC8538"/>
    <w:rsid w:val="4281FD23"/>
    <w:rsid w:val="42E08D3B"/>
    <w:rsid w:val="430DB176"/>
    <w:rsid w:val="430F3DDA"/>
    <w:rsid w:val="442C612B"/>
    <w:rsid w:val="44960AC4"/>
    <w:rsid w:val="4501C97A"/>
    <w:rsid w:val="451A8E74"/>
    <w:rsid w:val="45795A4C"/>
    <w:rsid w:val="4599ECF2"/>
    <w:rsid w:val="45FACBD9"/>
    <w:rsid w:val="4650B202"/>
    <w:rsid w:val="4659DFF0"/>
    <w:rsid w:val="47A549D1"/>
    <w:rsid w:val="47D3C7F7"/>
    <w:rsid w:val="480FECA0"/>
    <w:rsid w:val="49886D99"/>
    <w:rsid w:val="4ACBF7D4"/>
    <w:rsid w:val="4AD2C4C9"/>
    <w:rsid w:val="4AE6D141"/>
    <w:rsid w:val="4C4EB8DA"/>
    <w:rsid w:val="4C7485C5"/>
    <w:rsid w:val="4C854211"/>
    <w:rsid w:val="4CC38353"/>
    <w:rsid w:val="4D34F966"/>
    <w:rsid w:val="4D374B95"/>
    <w:rsid w:val="4D3FFC12"/>
    <w:rsid w:val="4DB2ACA8"/>
    <w:rsid w:val="4ECA085C"/>
    <w:rsid w:val="4EE045CE"/>
    <w:rsid w:val="4F2D4260"/>
    <w:rsid w:val="4F6105B5"/>
    <w:rsid w:val="4FC94891"/>
    <w:rsid w:val="4FF3F479"/>
    <w:rsid w:val="4FFA4E5F"/>
    <w:rsid w:val="506F3898"/>
    <w:rsid w:val="50A160B3"/>
    <w:rsid w:val="51896491"/>
    <w:rsid w:val="526D53FE"/>
    <w:rsid w:val="52787140"/>
    <w:rsid w:val="53F70D47"/>
    <w:rsid w:val="54A6625B"/>
    <w:rsid w:val="559FCE6A"/>
    <w:rsid w:val="56772C65"/>
    <w:rsid w:val="575C4180"/>
    <w:rsid w:val="584BD26C"/>
    <w:rsid w:val="5970C028"/>
    <w:rsid w:val="59A34C12"/>
    <w:rsid w:val="59EE5678"/>
    <w:rsid w:val="5A8F8593"/>
    <w:rsid w:val="5CD81A58"/>
    <w:rsid w:val="5CFEA951"/>
    <w:rsid w:val="5DD6FDBC"/>
    <w:rsid w:val="5E60E9D4"/>
    <w:rsid w:val="5E9A5C86"/>
    <w:rsid w:val="5EAB073C"/>
    <w:rsid w:val="5ED09DCD"/>
    <w:rsid w:val="5F6A0EB9"/>
    <w:rsid w:val="5FA3251A"/>
    <w:rsid w:val="603E39DB"/>
    <w:rsid w:val="623FD374"/>
    <w:rsid w:val="62CC6BAD"/>
    <w:rsid w:val="63047549"/>
    <w:rsid w:val="631B0312"/>
    <w:rsid w:val="63AFC236"/>
    <w:rsid w:val="64C0F3E3"/>
    <w:rsid w:val="6616B9BD"/>
    <w:rsid w:val="666E711F"/>
    <w:rsid w:val="6675A06A"/>
    <w:rsid w:val="6695AC09"/>
    <w:rsid w:val="66A8921B"/>
    <w:rsid w:val="66D6CC3A"/>
    <w:rsid w:val="671D5608"/>
    <w:rsid w:val="68304CBC"/>
    <w:rsid w:val="6893CB48"/>
    <w:rsid w:val="6A424B1C"/>
    <w:rsid w:val="6A58616B"/>
    <w:rsid w:val="6A8A3E4C"/>
    <w:rsid w:val="6C56AB47"/>
    <w:rsid w:val="6CD62A5C"/>
    <w:rsid w:val="6D239900"/>
    <w:rsid w:val="6EAB599F"/>
    <w:rsid w:val="6EF28F16"/>
    <w:rsid w:val="7001EBBE"/>
    <w:rsid w:val="70836CA9"/>
    <w:rsid w:val="7197B290"/>
    <w:rsid w:val="72DC6717"/>
    <w:rsid w:val="738516FB"/>
    <w:rsid w:val="74582E54"/>
    <w:rsid w:val="7533F9BC"/>
    <w:rsid w:val="75E38F64"/>
    <w:rsid w:val="75F00327"/>
    <w:rsid w:val="774B8FBF"/>
    <w:rsid w:val="78BF4CC3"/>
    <w:rsid w:val="7984F39E"/>
    <w:rsid w:val="7A45DEF4"/>
    <w:rsid w:val="7AA070C1"/>
    <w:rsid w:val="7ACF06BA"/>
    <w:rsid w:val="7CCE8A25"/>
    <w:rsid w:val="7D417567"/>
    <w:rsid w:val="7F96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5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Fett">
    <w:name w:val="Strong"/>
    <w:basedOn w:val="Absatz-Standardschriftart"/>
    <w:uiPriority w:val="22"/>
    <w:qFormat/>
    <w:rsid w:val="00A63C95"/>
    <w:rPr>
      <w:b/>
      <w:bCs/>
    </w:rPr>
  </w:style>
  <w:style w:type="character" w:customStyle="1" w:styleId="apple-converted-space">
    <w:name w:val="apple-converted-space"/>
    <w:basedOn w:val="Absatz-Standardschriftart"/>
    <w:rsid w:val="00A63C95"/>
  </w:style>
  <w:style w:type="table" w:styleId="TabellemithellemGitternetz">
    <w:name w:val="Grid Table Light"/>
    <w:basedOn w:val="NormaleTabelle"/>
    <w:uiPriority w:val="40"/>
    <w:rsid w:val="00AB335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EinfacheTabelle1">
    <w:name w:val="Plain Table 1"/>
    <w:basedOn w:val="NormaleTabelle"/>
    <w:uiPriority w:val="41"/>
    <w:rsid w:val="00AB335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6farbigAkzent3">
    <w:name w:val="Grid Table 6 Colorful Accent 3"/>
    <w:basedOn w:val="NormaleTabelle"/>
    <w:uiPriority w:val="51"/>
    <w:rsid w:val="00AB335D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berarbeitung">
    <w:name w:val="Revision"/>
    <w:hidden/>
    <w:uiPriority w:val="99"/>
    <w:semiHidden/>
    <w:rsid w:val="006802C0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D0589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0589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0589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0589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058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d1c7476-f302-47ca-97a0-972f32671471}" enabled="1" method="Standard" siteId="{72e15514-5be9-46a8-8b0b-af9b1b77b3b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541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7</cp:revision>
  <cp:lastPrinted>2026-05-18T10:22:00Z</cp:lastPrinted>
  <dcterms:created xsi:type="dcterms:W3CDTF">2026-05-19T21:15:00Z</dcterms:created>
  <dcterms:modified xsi:type="dcterms:W3CDTF">2026-05-20T06:30:00Z</dcterms:modified>
</cp:coreProperties>
</file>