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3D031" w14:textId="77777777" w:rsidR="0021437D" w:rsidRPr="00B853F2" w:rsidRDefault="0021437D" w:rsidP="0021437D">
      <w:pPr>
        <w:spacing w:after="0" w:line="240" w:lineRule="auto"/>
        <w:jc w:val="right"/>
        <w:rPr>
          <w:rFonts w:ascii="Times New Roman" w:hAnsi="Times New Roman" w:cs="Times New Roman"/>
          <w:sz w:val="21"/>
          <w:szCs w:val="21"/>
        </w:rPr>
      </w:pPr>
      <w:r w:rsidRPr="00B853F2">
        <w:rPr>
          <w:rFonts w:ascii="Times New Roman" w:hAnsi="Times New Roman" w:cs="Times New Roman"/>
          <w:sz w:val="21"/>
          <w:szCs w:val="21"/>
        </w:rPr>
        <w:t>Luca Hofmann</w:t>
      </w:r>
    </w:p>
    <w:p w14:paraId="4476CE14" w14:textId="77777777" w:rsidR="0021437D" w:rsidRPr="00B853F2" w:rsidRDefault="0021437D" w:rsidP="0021437D">
      <w:pPr>
        <w:spacing w:after="0" w:line="240" w:lineRule="auto"/>
        <w:jc w:val="right"/>
        <w:rPr>
          <w:rFonts w:ascii="Times New Roman" w:hAnsi="Times New Roman" w:cs="Times New Roman"/>
          <w:sz w:val="21"/>
          <w:szCs w:val="21"/>
        </w:rPr>
      </w:pPr>
      <w:proofErr w:type="spellStart"/>
      <w:r w:rsidRPr="00B853F2">
        <w:rPr>
          <w:rFonts w:ascii="Times New Roman" w:hAnsi="Times New Roman" w:cs="Times New Roman"/>
          <w:sz w:val="21"/>
          <w:szCs w:val="21"/>
        </w:rPr>
        <w:t>Uppentalstraße</w:t>
      </w:r>
      <w:proofErr w:type="spellEnd"/>
      <w:r w:rsidRPr="00B853F2">
        <w:rPr>
          <w:rFonts w:ascii="Times New Roman" w:hAnsi="Times New Roman" w:cs="Times New Roman"/>
          <w:sz w:val="21"/>
          <w:szCs w:val="21"/>
        </w:rPr>
        <w:t xml:space="preserve"> 2</w:t>
      </w:r>
    </w:p>
    <w:p w14:paraId="1CCCACC9" w14:textId="77777777" w:rsidR="0021437D" w:rsidRPr="00B853F2" w:rsidRDefault="0021437D" w:rsidP="0021437D">
      <w:pPr>
        <w:spacing w:after="0" w:line="240" w:lineRule="auto"/>
        <w:jc w:val="right"/>
        <w:rPr>
          <w:rFonts w:ascii="Times New Roman" w:hAnsi="Times New Roman" w:cs="Times New Roman"/>
          <w:sz w:val="21"/>
          <w:szCs w:val="21"/>
        </w:rPr>
      </w:pPr>
      <w:r w:rsidRPr="00B853F2">
        <w:rPr>
          <w:rFonts w:ascii="Times New Roman" w:hAnsi="Times New Roman" w:cs="Times New Roman"/>
          <w:sz w:val="21"/>
          <w:szCs w:val="21"/>
        </w:rPr>
        <w:t>97252 Frickenhausen</w:t>
      </w:r>
    </w:p>
    <w:p w14:paraId="730D547D" w14:textId="77777777" w:rsidR="0021437D" w:rsidRPr="00B853F2" w:rsidRDefault="0021437D" w:rsidP="0021437D">
      <w:pPr>
        <w:spacing w:after="0" w:line="240" w:lineRule="auto"/>
        <w:jc w:val="right"/>
        <w:rPr>
          <w:rFonts w:ascii="Times New Roman" w:hAnsi="Times New Roman" w:cs="Times New Roman"/>
          <w:sz w:val="21"/>
          <w:szCs w:val="21"/>
        </w:rPr>
      </w:pPr>
      <w:proofErr w:type="spellStart"/>
      <w:r w:rsidRPr="00B853F2">
        <w:rPr>
          <w:rFonts w:ascii="Times New Roman" w:hAnsi="Times New Roman" w:cs="Times New Roman"/>
          <w:color w:val="000000"/>
          <w:sz w:val="21"/>
          <w:szCs w:val="21"/>
        </w:rPr>
        <w:t>hofmann_luca@mein.gmx</w:t>
      </w:r>
      <w:proofErr w:type="spellEnd"/>
    </w:p>
    <w:p w14:paraId="616F2576" w14:textId="77777777" w:rsidR="0021437D" w:rsidRPr="00B853F2" w:rsidRDefault="0021437D" w:rsidP="0021437D">
      <w:pPr>
        <w:spacing w:after="0"/>
        <w:jc w:val="right"/>
        <w:rPr>
          <w:rFonts w:ascii="Times New Roman" w:hAnsi="Times New Roman" w:cs="Times New Roman"/>
          <w:color w:val="000000"/>
          <w:sz w:val="21"/>
          <w:szCs w:val="21"/>
        </w:rPr>
      </w:pPr>
      <w:r w:rsidRPr="00B853F2">
        <w:rPr>
          <w:rFonts w:ascii="Times New Roman" w:hAnsi="Times New Roman" w:cs="Times New Roman"/>
          <w:color w:val="000000"/>
          <w:sz w:val="21"/>
          <w:szCs w:val="21"/>
        </w:rPr>
        <w:t>+49 151 51954726</w:t>
      </w:r>
    </w:p>
    <w:p w14:paraId="7FFD08D7" w14:textId="526978B6" w:rsidR="0021437D" w:rsidRPr="002E6DA7" w:rsidRDefault="002E6DA7" w:rsidP="0021437D">
      <w:pPr>
        <w:spacing w:after="0"/>
        <w:rPr>
          <w:rFonts w:ascii="Times New Roman" w:hAnsi="Times New Roman" w:cs="Times New Roman"/>
          <w:color w:val="000000"/>
          <w:sz w:val="21"/>
          <w:szCs w:val="21"/>
        </w:rPr>
      </w:pPr>
      <w:r w:rsidRPr="002E6DA7">
        <w:rPr>
          <w:rFonts w:ascii="Times New Roman" w:hAnsi="Times New Roman" w:cs="Times New Roman"/>
          <w:color w:val="000000"/>
          <w:sz w:val="21"/>
          <w:szCs w:val="21"/>
        </w:rPr>
        <w:t>C.H. Reynolds Corporate Finance AG</w:t>
      </w:r>
    </w:p>
    <w:p w14:paraId="29490C4E" w14:textId="21DEA613" w:rsidR="0021437D" w:rsidRPr="002E6DA7" w:rsidRDefault="002E6DA7" w:rsidP="0021437D">
      <w:pPr>
        <w:spacing w:after="0"/>
        <w:rPr>
          <w:rFonts w:ascii="Times New Roman" w:hAnsi="Times New Roman" w:cs="Times New Roman"/>
          <w:sz w:val="21"/>
          <w:szCs w:val="21"/>
        </w:rPr>
      </w:pPr>
      <w:r w:rsidRPr="002E6DA7">
        <w:rPr>
          <w:rFonts w:ascii="Times New Roman" w:hAnsi="Times New Roman" w:cs="Times New Roman"/>
          <w:sz w:val="21"/>
          <w:szCs w:val="21"/>
        </w:rPr>
        <w:t>Bockenheimer Landstr. 101</w:t>
      </w:r>
      <w:r w:rsidR="0021437D" w:rsidRPr="002E6DA7">
        <w:rPr>
          <w:rFonts w:ascii="Times New Roman" w:hAnsi="Times New Roman" w:cs="Times New Roman"/>
          <w:sz w:val="21"/>
          <w:szCs w:val="21"/>
        </w:rPr>
        <w:br/>
        <w:t xml:space="preserve">60325 Frankfurt am Main </w:t>
      </w:r>
    </w:p>
    <w:p w14:paraId="7269CAE6" w14:textId="77777777" w:rsidR="0021437D" w:rsidRPr="002E6DA7" w:rsidRDefault="0021437D" w:rsidP="0021437D">
      <w:pPr>
        <w:spacing w:after="0"/>
        <w:rPr>
          <w:rFonts w:ascii="Times New Roman" w:hAnsi="Times New Roman" w:cs="Times New Roman"/>
          <w:color w:val="000000"/>
          <w:sz w:val="21"/>
          <w:szCs w:val="21"/>
        </w:rPr>
      </w:pPr>
    </w:p>
    <w:p w14:paraId="5F99CD18" w14:textId="73418495" w:rsidR="0021437D" w:rsidRPr="002E6DA7" w:rsidRDefault="0021437D" w:rsidP="0021437D">
      <w:pPr>
        <w:spacing w:after="0"/>
        <w:jc w:val="right"/>
        <w:rPr>
          <w:rFonts w:ascii="Times New Roman" w:hAnsi="Times New Roman" w:cs="Times New Roman"/>
          <w:sz w:val="21"/>
          <w:szCs w:val="21"/>
        </w:rPr>
      </w:pPr>
      <w:r w:rsidRPr="002E6DA7">
        <w:rPr>
          <w:rFonts w:ascii="Times New Roman" w:hAnsi="Times New Roman" w:cs="Times New Roman"/>
          <w:sz w:val="21"/>
          <w:szCs w:val="21"/>
        </w:rPr>
        <w:t xml:space="preserve">Frickenhausen, </w:t>
      </w:r>
      <w:r w:rsidR="002E6DA7" w:rsidRPr="002E6DA7">
        <w:rPr>
          <w:rFonts w:ascii="Times New Roman" w:hAnsi="Times New Roman" w:cs="Times New Roman"/>
          <w:sz w:val="21"/>
          <w:szCs w:val="21"/>
        </w:rPr>
        <w:t>06</w:t>
      </w:r>
      <w:r w:rsidRPr="002E6DA7">
        <w:rPr>
          <w:rFonts w:ascii="Times New Roman" w:hAnsi="Times New Roman" w:cs="Times New Roman"/>
          <w:sz w:val="21"/>
          <w:szCs w:val="21"/>
        </w:rPr>
        <w:t>.0</w:t>
      </w:r>
      <w:r w:rsidR="002E6DA7" w:rsidRPr="002E6DA7">
        <w:rPr>
          <w:rFonts w:ascii="Times New Roman" w:hAnsi="Times New Roman" w:cs="Times New Roman"/>
          <w:sz w:val="21"/>
          <w:szCs w:val="21"/>
        </w:rPr>
        <w:t>4</w:t>
      </w:r>
      <w:r w:rsidRPr="002E6DA7">
        <w:rPr>
          <w:rFonts w:ascii="Times New Roman" w:hAnsi="Times New Roman" w:cs="Times New Roman"/>
          <w:sz w:val="21"/>
          <w:szCs w:val="21"/>
        </w:rPr>
        <w:t>.2026</w:t>
      </w:r>
    </w:p>
    <w:p w14:paraId="2A5DEF02" w14:textId="77777777" w:rsidR="0021437D" w:rsidRPr="002E6DA7" w:rsidRDefault="0021437D" w:rsidP="0021437D">
      <w:pPr>
        <w:spacing w:after="0"/>
        <w:jc w:val="right"/>
        <w:rPr>
          <w:rFonts w:ascii="Times New Roman" w:hAnsi="Times New Roman" w:cs="Times New Roman"/>
          <w:sz w:val="21"/>
          <w:szCs w:val="21"/>
        </w:rPr>
      </w:pPr>
    </w:p>
    <w:p w14:paraId="70A6D8AB" w14:textId="48CC098A" w:rsidR="0021437D" w:rsidRPr="00B853F2" w:rsidRDefault="0021437D" w:rsidP="0021437D">
      <w:pPr>
        <w:spacing w:after="0"/>
        <w:rPr>
          <w:rFonts w:ascii="Times New Roman" w:hAnsi="Times New Roman" w:cs="Times New Roman"/>
          <w:b/>
          <w:sz w:val="21"/>
          <w:szCs w:val="21"/>
        </w:rPr>
      </w:pPr>
      <w:r w:rsidRPr="002E6DA7">
        <w:rPr>
          <w:rFonts w:ascii="Times New Roman" w:hAnsi="Times New Roman" w:cs="Times New Roman"/>
          <w:b/>
          <w:sz w:val="21"/>
          <w:szCs w:val="21"/>
        </w:rPr>
        <w:t xml:space="preserve">Bewerbung um ein Praktikum im Bereich Corporate </w:t>
      </w:r>
      <w:r w:rsidR="002E6DA7" w:rsidRPr="002E6DA7">
        <w:rPr>
          <w:rFonts w:ascii="Times New Roman" w:hAnsi="Times New Roman" w:cs="Times New Roman"/>
          <w:b/>
          <w:sz w:val="21"/>
          <w:szCs w:val="21"/>
        </w:rPr>
        <w:t>Finance</w:t>
      </w:r>
    </w:p>
    <w:p w14:paraId="4BD31A1F" w14:textId="77777777" w:rsidR="0021437D" w:rsidRPr="00B853F2" w:rsidRDefault="0021437D" w:rsidP="0021437D">
      <w:pPr>
        <w:spacing w:after="0"/>
        <w:rPr>
          <w:rFonts w:ascii="Times New Roman" w:hAnsi="Times New Roman" w:cs="Times New Roman"/>
          <w:b/>
          <w:sz w:val="21"/>
          <w:szCs w:val="21"/>
        </w:rPr>
      </w:pPr>
    </w:p>
    <w:p w14:paraId="7C9DF6CB" w14:textId="77777777" w:rsidR="0021437D" w:rsidRPr="00B853F2" w:rsidRDefault="0021437D" w:rsidP="0021437D">
      <w:pPr>
        <w:spacing w:after="0"/>
        <w:rPr>
          <w:rFonts w:ascii="Times New Roman" w:hAnsi="Times New Roman" w:cs="Times New Roman"/>
          <w:b/>
          <w:sz w:val="21"/>
          <w:szCs w:val="21"/>
        </w:rPr>
      </w:pPr>
    </w:p>
    <w:p w14:paraId="5311BA4A" w14:textId="77777777" w:rsidR="0021437D" w:rsidRPr="00B853F2" w:rsidRDefault="0021437D" w:rsidP="0021437D">
      <w:pPr>
        <w:spacing w:after="0"/>
        <w:jc w:val="both"/>
        <w:rPr>
          <w:rFonts w:ascii="Times New Roman" w:hAnsi="Times New Roman" w:cs="Times New Roman"/>
          <w:sz w:val="21"/>
          <w:szCs w:val="21"/>
        </w:rPr>
      </w:pPr>
      <w:r w:rsidRPr="002E6DA7">
        <w:rPr>
          <w:rFonts w:ascii="Times New Roman" w:hAnsi="Times New Roman" w:cs="Times New Roman"/>
          <w:sz w:val="21"/>
          <w:szCs w:val="21"/>
        </w:rPr>
        <w:t>Sehr geehrte Damen und Herren,</w:t>
      </w:r>
      <w:r w:rsidRPr="00B853F2">
        <w:rPr>
          <w:rFonts w:ascii="Times New Roman" w:hAnsi="Times New Roman" w:cs="Times New Roman"/>
          <w:sz w:val="21"/>
          <w:szCs w:val="21"/>
        </w:rPr>
        <w:t xml:space="preserve"> </w:t>
      </w:r>
    </w:p>
    <w:p w14:paraId="6A247BFA" w14:textId="77777777" w:rsidR="0021437D" w:rsidRPr="00B853F2" w:rsidRDefault="0021437D" w:rsidP="0021437D">
      <w:pPr>
        <w:spacing w:after="0"/>
        <w:jc w:val="both"/>
        <w:rPr>
          <w:rFonts w:ascii="Times New Roman" w:hAnsi="Times New Roman" w:cs="Times New Roman"/>
          <w:sz w:val="21"/>
          <w:szCs w:val="21"/>
        </w:rPr>
      </w:pPr>
    </w:p>
    <w:p w14:paraId="14B51085" w14:textId="58E7B201" w:rsidR="0021437D" w:rsidRPr="00216A62" w:rsidRDefault="0021437D" w:rsidP="0021437D">
      <w:pPr>
        <w:spacing w:after="0"/>
        <w:jc w:val="both"/>
        <w:rPr>
          <w:rFonts w:ascii="Times New Roman" w:hAnsi="Times New Roman" w:cs="Times New Roman"/>
          <w:sz w:val="21"/>
          <w:szCs w:val="21"/>
        </w:rPr>
      </w:pPr>
      <w:r w:rsidRPr="00216A62">
        <w:rPr>
          <w:rFonts w:ascii="Times New Roman" w:hAnsi="Times New Roman" w:cs="Times New Roman"/>
          <w:sz w:val="21"/>
          <w:szCs w:val="21"/>
        </w:rPr>
        <w:t>mein ausgeprägtes Interesse an Finanz- und Kapitalmarktthemen habe ich früh entwickelt und durch eigenständige Auseinandersetzung mit Anlagestrategien konsequent vertieft. Dabei habe ich Verantwortung im familiären Umfeld übernommen und mich intensiv mit der Strukturierung von Vermögenswerten beschäftigt. Durch das kontinuierliche, fast tägliche Hören von Finanzpodcasts</w:t>
      </w:r>
      <w:ins w:id="0" w:author="David Döbele" w:date="2026-04-07T18:39:00Z" w16du:dateUtc="2026-04-07T16:39:00Z">
        <w:r w:rsidR="00AF31D2">
          <w:rPr>
            <w:rFonts w:ascii="Times New Roman" w:hAnsi="Times New Roman" w:cs="Times New Roman"/>
            <w:sz w:val="21"/>
            <w:szCs w:val="21"/>
          </w:rPr>
          <w:t xml:space="preserve">, </w:t>
        </w:r>
      </w:ins>
      <w:del w:id="1" w:author="David Döbele" w:date="2026-04-07T18:39:00Z" w16du:dateUtc="2026-04-07T16:39:00Z">
        <w:r w:rsidRPr="00216A62" w:rsidDel="00AF31D2">
          <w:rPr>
            <w:rFonts w:ascii="Times New Roman" w:hAnsi="Times New Roman" w:cs="Times New Roman"/>
            <w:sz w:val="21"/>
            <w:szCs w:val="21"/>
          </w:rPr>
          <w:delText xml:space="preserve"> und </w:delText>
        </w:r>
      </w:del>
      <w:r w:rsidRPr="00216A62">
        <w:rPr>
          <w:rFonts w:ascii="Times New Roman" w:hAnsi="Times New Roman" w:cs="Times New Roman"/>
          <w:sz w:val="21"/>
          <w:szCs w:val="21"/>
        </w:rPr>
        <w:t xml:space="preserve">das Lesen von Fachliteratur </w:t>
      </w:r>
      <w:ins w:id="2" w:author="David Döbele" w:date="2026-04-07T18:39:00Z" w16du:dateUtc="2026-04-07T16:39:00Z">
        <w:r w:rsidR="00AF31D2">
          <w:rPr>
            <w:rFonts w:ascii="Times New Roman" w:hAnsi="Times New Roman" w:cs="Times New Roman"/>
            <w:sz w:val="21"/>
            <w:szCs w:val="21"/>
          </w:rPr>
          <w:t xml:space="preserve">sowie meine Tätigkeit im Treasury </w:t>
        </w:r>
      </w:ins>
      <w:r w:rsidRPr="00216A62">
        <w:rPr>
          <w:rFonts w:ascii="Times New Roman" w:hAnsi="Times New Roman" w:cs="Times New Roman"/>
          <w:sz w:val="21"/>
          <w:szCs w:val="21"/>
        </w:rPr>
        <w:t xml:space="preserve">entstand der Anspruch, finanzielle Zusammenhänge nicht nur zu verstehen, sondern aktiv umzusetzen und fundierte Entscheidungen zu treffen. </w:t>
      </w:r>
      <w:r w:rsidR="002E6DA7" w:rsidRPr="006F7A98">
        <w:rPr>
          <w:rFonts w:ascii="Times New Roman" w:hAnsi="Times New Roman" w:cs="Times New Roman"/>
          <w:sz w:val="21"/>
          <w:szCs w:val="21"/>
        </w:rPr>
        <w:t xml:space="preserve">Nun strebe ich an, meine Kenntnisse im Bereich </w:t>
      </w:r>
      <w:r w:rsidR="002E6DA7">
        <w:rPr>
          <w:rFonts w:ascii="Times New Roman" w:hAnsi="Times New Roman" w:cs="Times New Roman"/>
          <w:sz w:val="21"/>
          <w:szCs w:val="21"/>
        </w:rPr>
        <w:t>Corporate Finance</w:t>
      </w:r>
      <w:r w:rsidR="002E6DA7" w:rsidRPr="006F7A98">
        <w:rPr>
          <w:rFonts w:ascii="Times New Roman" w:hAnsi="Times New Roman" w:cs="Times New Roman"/>
          <w:sz w:val="21"/>
          <w:szCs w:val="21"/>
        </w:rPr>
        <w:t xml:space="preserve"> weiter auszubauen und Ihr Team ab Oktober 2026 für zwölf Wochen zu unterstützen.</w:t>
      </w:r>
    </w:p>
    <w:p w14:paraId="01478AF9" w14:textId="77777777" w:rsidR="0021437D" w:rsidRPr="00216A62" w:rsidRDefault="0021437D" w:rsidP="0021437D">
      <w:pPr>
        <w:spacing w:after="0"/>
        <w:jc w:val="both"/>
        <w:rPr>
          <w:rFonts w:ascii="Times New Roman" w:hAnsi="Times New Roman" w:cs="Times New Roman"/>
          <w:sz w:val="21"/>
          <w:szCs w:val="21"/>
        </w:rPr>
      </w:pPr>
    </w:p>
    <w:p w14:paraId="30AB1EF7" w14:textId="1521F662" w:rsidR="0021437D" w:rsidRPr="002E6DA7" w:rsidRDefault="0021437D" w:rsidP="0021437D">
      <w:pPr>
        <w:spacing w:after="0"/>
        <w:jc w:val="both"/>
        <w:rPr>
          <w:rFonts w:ascii="Times New Roman" w:hAnsi="Times New Roman" w:cs="Times New Roman"/>
          <w:sz w:val="21"/>
          <w:szCs w:val="21"/>
        </w:rPr>
      </w:pPr>
      <w:r w:rsidRPr="00216A62">
        <w:rPr>
          <w:rFonts w:ascii="Times New Roman" w:hAnsi="Times New Roman" w:cs="Times New Roman"/>
          <w:sz w:val="21"/>
          <w:szCs w:val="21"/>
        </w:rPr>
        <w:t xml:space="preserve">Während meines Studiums konnte ich im Rahmen eines Praktikums sowie einer anschließenden Werkstudententätigkeit im Bereich Treasury und Capital Services bei </w:t>
      </w:r>
      <w:proofErr w:type="spellStart"/>
      <w:r w:rsidRPr="00216A62">
        <w:rPr>
          <w:rFonts w:ascii="Times New Roman" w:hAnsi="Times New Roman" w:cs="Times New Roman"/>
          <w:sz w:val="21"/>
          <w:szCs w:val="21"/>
        </w:rPr>
        <w:t>s.Oliver</w:t>
      </w:r>
      <w:proofErr w:type="spellEnd"/>
      <w:r w:rsidRPr="00216A62">
        <w:rPr>
          <w:rFonts w:ascii="Times New Roman" w:hAnsi="Times New Roman" w:cs="Times New Roman"/>
          <w:sz w:val="21"/>
          <w:szCs w:val="21"/>
        </w:rPr>
        <w:t xml:space="preserve"> fundierte Erfahrung in der Analyse und Aufbereitung finanzwirtschaftlicher Daten sammeln. Dabei lag mein Fokus insbesondere auf eigenständigen FX-Hedging-Analysen sowie der Erstellung entscheidungsrelevanter Reports für das Management. Parallel dazu bin ich früh in die Berufswelt eingestiegen und habe in einer operativ anspruchsvollen Branche unter hohem Zeitdruck und Arbeitsvolumen Verantwortung übernommen, wodurch ich eine hohe Belastbarkeit, schnelle Auffassungsgabe und eine konsequent strukturierte Arbeitsweise entwickelt habe. Meine Disziplin und Resilienz spiegeln sich zudem in meiner erfolgreichen Rückkehr zum Leistungssport nach einer Operation mit dem Ziel eines Halbmarathons wider. Ergänzt wird dies durch ausgeprägte Eigeninitiative und Organisationsstärke, die ich </w:t>
      </w:r>
      <w:r w:rsidRPr="002E6DA7">
        <w:rPr>
          <w:rFonts w:ascii="Times New Roman" w:hAnsi="Times New Roman" w:cs="Times New Roman"/>
          <w:sz w:val="21"/>
          <w:szCs w:val="21"/>
        </w:rPr>
        <w:t>unter anderem bei der eigenverantwortlichen Planung größerer Events unter Beweis stelle. Diese Kombination aus analytischer Tiefe, Umsetzungsstärke und hoher Leistungsbereitschaft ermöglicht es mir, mich schnell in komplexe Corporate</w:t>
      </w:r>
      <w:r w:rsidR="002E6DA7" w:rsidRPr="002E6DA7">
        <w:rPr>
          <w:rFonts w:ascii="Times New Roman" w:hAnsi="Times New Roman" w:cs="Times New Roman"/>
          <w:sz w:val="21"/>
          <w:szCs w:val="21"/>
        </w:rPr>
        <w:t xml:space="preserve"> </w:t>
      </w:r>
      <w:r w:rsidRPr="002E6DA7">
        <w:rPr>
          <w:rFonts w:ascii="Times New Roman" w:hAnsi="Times New Roman" w:cs="Times New Roman"/>
          <w:sz w:val="21"/>
          <w:szCs w:val="21"/>
        </w:rPr>
        <w:t>Finance</w:t>
      </w:r>
      <w:r w:rsidR="002E6DA7" w:rsidRPr="002E6DA7">
        <w:rPr>
          <w:rFonts w:ascii="Times New Roman" w:hAnsi="Times New Roman" w:cs="Times New Roman"/>
          <w:sz w:val="21"/>
          <w:szCs w:val="21"/>
        </w:rPr>
        <w:t xml:space="preserve"> </w:t>
      </w:r>
      <w:r w:rsidRPr="002E6DA7">
        <w:rPr>
          <w:rFonts w:ascii="Times New Roman" w:hAnsi="Times New Roman" w:cs="Times New Roman"/>
          <w:sz w:val="21"/>
          <w:szCs w:val="21"/>
        </w:rPr>
        <w:t>Themen einzuarbeiten und von Beginn an einen substanziellen Beitrag zu leisten.</w:t>
      </w:r>
    </w:p>
    <w:p w14:paraId="2FCFBF87" w14:textId="77777777" w:rsidR="0021437D" w:rsidRPr="002E6DA7" w:rsidRDefault="0021437D" w:rsidP="0021437D">
      <w:pPr>
        <w:spacing w:after="0"/>
        <w:jc w:val="both"/>
        <w:rPr>
          <w:rFonts w:ascii="Times New Roman" w:hAnsi="Times New Roman" w:cs="Times New Roman"/>
          <w:sz w:val="21"/>
          <w:szCs w:val="21"/>
        </w:rPr>
      </w:pPr>
    </w:p>
    <w:p w14:paraId="1320B34F" w14:textId="2FC79D02" w:rsidR="002E6DA7" w:rsidRPr="002E6DA7" w:rsidRDefault="002E6DA7" w:rsidP="002E6DA7">
      <w:pPr>
        <w:spacing w:after="0"/>
        <w:jc w:val="both"/>
        <w:rPr>
          <w:rFonts w:ascii="Times New Roman" w:hAnsi="Times New Roman" w:cs="Times New Roman"/>
          <w:sz w:val="21"/>
          <w:szCs w:val="21"/>
        </w:rPr>
      </w:pPr>
      <w:r>
        <w:rPr>
          <w:rFonts w:ascii="Times New Roman" w:hAnsi="Times New Roman" w:cs="Times New Roman"/>
          <w:sz w:val="21"/>
          <w:szCs w:val="21"/>
        </w:rPr>
        <w:t xml:space="preserve">Die </w:t>
      </w:r>
      <w:r w:rsidRPr="002E6DA7">
        <w:rPr>
          <w:rFonts w:ascii="Times New Roman" w:hAnsi="Times New Roman" w:cs="Times New Roman"/>
          <w:sz w:val="21"/>
          <w:szCs w:val="21"/>
        </w:rPr>
        <w:t>C.H. Reynolds</w:t>
      </w:r>
      <w:r>
        <w:rPr>
          <w:rFonts w:ascii="Times New Roman" w:hAnsi="Times New Roman" w:cs="Times New Roman"/>
          <w:sz w:val="21"/>
          <w:szCs w:val="21"/>
        </w:rPr>
        <w:t xml:space="preserve"> </w:t>
      </w:r>
      <w:r w:rsidRPr="002E6DA7">
        <w:rPr>
          <w:rFonts w:ascii="Times New Roman" w:hAnsi="Times New Roman" w:cs="Times New Roman"/>
          <w:color w:val="000000"/>
          <w:sz w:val="21"/>
          <w:szCs w:val="21"/>
        </w:rPr>
        <w:t>Corporate Finance AG</w:t>
      </w:r>
      <w:r w:rsidRPr="002E6DA7">
        <w:rPr>
          <w:rFonts w:ascii="Times New Roman" w:hAnsi="Times New Roman" w:cs="Times New Roman"/>
          <w:sz w:val="21"/>
          <w:szCs w:val="21"/>
        </w:rPr>
        <w:t xml:space="preserve"> scheint mir ideal, da Sie als führendes bankenunabhängiges </w:t>
      </w:r>
      <w:proofErr w:type="spellStart"/>
      <w:r w:rsidRPr="002E6DA7">
        <w:rPr>
          <w:rFonts w:ascii="Times New Roman" w:hAnsi="Times New Roman" w:cs="Times New Roman"/>
          <w:sz w:val="21"/>
          <w:szCs w:val="21"/>
        </w:rPr>
        <w:t>MidCap</w:t>
      </w:r>
      <w:proofErr w:type="spellEnd"/>
      <w:r w:rsidRPr="002E6DA7">
        <w:rPr>
          <w:rFonts w:ascii="Times New Roman" w:hAnsi="Times New Roman" w:cs="Times New Roman"/>
          <w:sz w:val="21"/>
          <w:szCs w:val="21"/>
        </w:rPr>
        <w:t xml:space="preserve">-M&amp;A-Beratungshaus in Deutschland mittelständische Unternehmen, Konzerne und Finanzinvestoren bei nationalen und internationalen Transaktionen begleiten. Ich selbst schätze ein Umfeld, in dem analytische Präzision, strukturierte Arbeitsweise und Eigenverantwortung im Mittelpunkt stehen. Daher finde ich es besonders bemerkenswert, dass Praktikanten bei Ihnen den gesamten Transaktionsprozess unterstützen – von Markt-, Wettbewerbs- und Unternehmensanalysen über Bewertungen bis hin zur Begleitung von Due-Diligence-Prüfungen. Außerdem erachte ich Ihren </w:t>
      </w:r>
      <w:del w:id="3" w:author="David Döbele" w:date="2026-04-07T18:38:00Z" w16du:dateUtc="2026-04-07T16:38:00Z">
        <w:r w:rsidRPr="002E6DA7" w:rsidDel="00AF31D2">
          <w:rPr>
            <w:rFonts w:ascii="Times New Roman" w:hAnsi="Times New Roman" w:cs="Times New Roman"/>
            <w:sz w:val="21"/>
            <w:szCs w:val="21"/>
          </w:rPr>
          <w:delText>S</w:delText>
        </w:r>
      </w:del>
      <w:proofErr w:type="spellStart"/>
      <w:ins w:id="4" w:author="David Döbele" w:date="2026-04-07T18:38:00Z" w16du:dateUtc="2026-04-07T16:38:00Z">
        <w:r w:rsidR="00AF31D2">
          <w:rPr>
            <w:rFonts w:ascii="Times New Roman" w:hAnsi="Times New Roman" w:cs="Times New Roman"/>
            <w:sz w:val="21"/>
            <w:szCs w:val="21"/>
          </w:rPr>
          <w:t>s</w:t>
        </w:r>
      </w:ins>
      <w:r w:rsidRPr="002E6DA7">
        <w:rPr>
          <w:rFonts w:ascii="Times New Roman" w:hAnsi="Times New Roman" w:cs="Times New Roman"/>
          <w:sz w:val="21"/>
          <w:szCs w:val="21"/>
        </w:rPr>
        <w:t>ektor</w:t>
      </w:r>
      <w:del w:id="5" w:author="David Döbele" w:date="2026-04-07T18:38:00Z" w16du:dateUtc="2026-04-07T16:38:00Z">
        <w:r w:rsidRPr="002E6DA7" w:rsidDel="00AF31D2">
          <w:rPr>
            <w:rFonts w:ascii="Times New Roman" w:hAnsi="Times New Roman" w:cs="Times New Roman"/>
            <w:sz w:val="21"/>
            <w:szCs w:val="21"/>
          </w:rPr>
          <w:delText xml:space="preserve"> </w:delText>
        </w:r>
      </w:del>
      <w:r w:rsidRPr="002E6DA7">
        <w:rPr>
          <w:rFonts w:ascii="Times New Roman" w:hAnsi="Times New Roman" w:cs="Times New Roman"/>
          <w:sz w:val="21"/>
          <w:szCs w:val="21"/>
        </w:rPr>
        <w:t>fokussierten</w:t>
      </w:r>
      <w:proofErr w:type="spellEnd"/>
      <w:r w:rsidRPr="002E6DA7">
        <w:rPr>
          <w:rFonts w:ascii="Times New Roman" w:hAnsi="Times New Roman" w:cs="Times New Roman"/>
          <w:sz w:val="21"/>
          <w:szCs w:val="21"/>
        </w:rPr>
        <w:t xml:space="preserve"> und internationalen Beratungsansatz als sehr spannend, </w:t>
      </w:r>
      <w:del w:id="6" w:author="David Döbele" w:date="2026-04-07T18:38:00Z" w16du:dateUtc="2026-04-07T16:38:00Z">
        <w:r w:rsidRPr="002E6DA7" w:rsidDel="00AF31D2">
          <w:rPr>
            <w:rFonts w:ascii="Times New Roman" w:hAnsi="Times New Roman" w:cs="Times New Roman"/>
            <w:sz w:val="21"/>
            <w:szCs w:val="21"/>
          </w:rPr>
          <w:delText xml:space="preserve">da </w:delText>
        </w:r>
      </w:del>
      <w:ins w:id="7" w:author="David Döbele" w:date="2026-04-07T18:38:00Z" w16du:dateUtc="2026-04-07T16:38:00Z">
        <w:r w:rsidR="00AF31D2">
          <w:rPr>
            <w:rFonts w:ascii="Times New Roman" w:hAnsi="Times New Roman" w:cs="Times New Roman"/>
            <w:sz w:val="21"/>
            <w:szCs w:val="21"/>
          </w:rPr>
          <w:t>wodurch</w:t>
        </w:r>
        <w:r w:rsidR="00AF31D2" w:rsidRPr="002E6DA7">
          <w:rPr>
            <w:rFonts w:ascii="Times New Roman" w:hAnsi="Times New Roman" w:cs="Times New Roman"/>
            <w:sz w:val="21"/>
            <w:szCs w:val="21"/>
          </w:rPr>
          <w:t xml:space="preserve"> </w:t>
        </w:r>
      </w:ins>
      <w:r w:rsidRPr="002E6DA7">
        <w:rPr>
          <w:rFonts w:ascii="Times New Roman" w:hAnsi="Times New Roman" w:cs="Times New Roman"/>
          <w:sz w:val="21"/>
          <w:szCs w:val="21"/>
        </w:rPr>
        <w:t xml:space="preserve">Sie zuletzt unter anderem den Verkauf einer 51%-Beteiligung an SUPREMO </w:t>
      </w:r>
      <w:proofErr w:type="spellStart"/>
      <w:r w:rsidRPr="002E6DA7">
        <w:rPr>
          <w:rFonts w:ascii="Times New Roman" w:hAnsi="Times New Roman" w:cs="Times New Roman"/>
          <w:sz w:val="21"/>
          <w:szCs w:val="21"/>
        </w:rPr>
        <w:t>Shoes</w:t>
      </w:r>
      <w:proofErr w:type="spellEnd"/>
      <w:r w:rsidRPr="002E6DA7">
        <w:rPr>
          <w:rFonts w:ascii="Times New Roman" w:hAnsi="Times New Roman" w:cs="Times New Roman"/>
          <w:sz w:val="21"/>
          <w:szCs w:val="21"/>
        </w:rPr>
        <w:t xml:space="preserve"> + Boots an </w:t>
      </w:r>
      <w:proofErr w:type="spellStart"/>
      <w:r w:rsidRPr="002E6DA7">
        <w:rPr>
          <w:rFonts w:ascii="Times New Roman" w:hAnsi="Times New Roman" w:cs="Times New Roman"/>
          <w:sz w:val="21"/>
          <w:szCs w:val="21"/>
        </w:rPr>
        <w:t>Fasbra</w:t>
      </w:r>
      <w:proofErr w:type="spellEnd"/>
      <w:r w:rsidRPr="002E6DA7">
        <w:rPr>
          <w:rFonts w:ascii="Times New Roman" w:hAnsi="Times New Roman" w:cs="Times New Roman"/>
          <w:sz w:val="21"/>
          <w:szCs w:val="21"/>
        </w:rPr>
        <w:t>/Deichmann begleitet haben.</w:t>
      </w:r>
    </w:p>
    <w:p w14:paraId="4624CA8F" w14:textId="77777777" w:rsidR="0021437D" w:rsidRPr="002E6DA7" w:rsidRDefault="0021437D" w:rsidP="0021437D">
      <w:pPr>
        <w:spacing w:after="0"/>
        <w:jc w:val="both"/>
        <w:rPr>
          <w:rFonts w:ascii="Times New Roman" w:hAnsi="Times New Roman" w:cs="Times New Roman"/>
          <w:sz w:val="21"/>
          <w:szCs w:val="21"/>
        </w:rPr>
      </w:pPr>
    </w:p>
    <w:p w14:paraId="0C7BB0C3" w14:textId="3A33D2DB" w:rsidR="0021437D" w:rsidRPr="00216A62" w:rsidRDefault="0021437D" w:rsidP="0021437D">
      <w:pPr>
        <w:spacing w:after="0"/>
        <w:jc w:val="both"/>
        <w:rPr>
          <w:rFonts w:ascii="Times New Roman" w:hAnsi="Times New Roman" w:cs="Times New Roman"/>
          <w:sz w:val="21"/>
          <w:szCs w:val="21"/>
        </w:rPr>
      </w:pPr>
      <w:r w:rsidRPr="002E6DA7">
        <w:rPr>
          <w:rFonts w:ascii="Times New Roman" w:hAnsi="Times New Roman" w:cs="Times New Roman"/>
          <w:sz w:val="21"/>
          <w:szCs w:val="21"/>
        </w:rPr>
        <w:t>Von dem Praktikum erhoffe ich mir eine steile Lernkurve sowie die Möglichkeit, meine bisherigen Erfahrungen aktiv einzubringen und früh Verantwortung zu übernehmen. Aufgrund meines ausgeprägten Interesses a</w:t>
      </w:r>
      <w:r w:rsidR="002E6DA7" w:rsidRPr="002E6DA7">
        <w:rPr>
          <w:rFonts w:ascii="Times New Roman" w:hAnsi="Times New Roman" w:cs="Times New Roman"/>
          <w:sz w:val="21"/>
          <w:szCs w:val="21"/>
        </w:rPr>
        <w:t>n</w:t>
      </w:r>
      <w:r w:rsidRPr="002E6DA7">
        <w:rPr>
          <w:rFonts w:ascii="Times New Roman" w:hAnsi="Times New Roman" w:cs="Times New Roman"/>
          <w:sz w:val="21"/>
          <w:szCs w:val="21"/>
        </w:rPr>
        <w:t xml:space="preserve"> Corporate </w:t>
      </w:r>
      <w:r w:rsidR="002E6DA7" w:rsidRPr="002E6DA7">
        <w:rPr>
          <w:rFonts w:ascii="Times New Roman" w:hAnsi="Times New Roman" w:cs="Times New Roman"/>
          <w:sz w:val="21"/>
          <w:szCs w:val="21"/>
        </w:rPr>
        <w:t>Finance</w:t>
      </w:r>
      <w:r w:rsidRPr="002E6DA7">
        <w:rPr>
          <w:rFonts w:ascii="Times New Roman" w:hAnsi="Times New Roman" w:cs="Times New Roman"/>
          <w:sz w:val="21"/>
          <w:szCs w:val="21"/>
        </w:rPr>
        <w:t>, meiner hohen Einsatzbereitschaft sowie meiner analytischen Stärke bin ich überzeugt, einen direkten Mehrwert für Ihr Haus leisten zu können. Über die Gelegenheit, Sie in einem persönlichen Gespräch von meiner Motivation und Eignung zu überzeugen, freue ich mich sehr.</w:t>
      </w:r>
    </w:p>
    <w:p w14:paraId="0038D008" w14:textId="77777777" w:rsidR="0021437D" w:rsidRPr="00B853F2" w:rsidRDefault="0021437D" w:rsidP="0021437D">
      <w:pPr>
        <w:spacing w:after="0"/>
        <w:jc w:val="both"/>
        <w:rPr>
          <w:rFonts w:ascii="Times New Roman" w:hAnsi="Times New Roman" w:cs="Times New Roman"/>
          <w:sz w:val="21"/>
          <w:szCs w:val="21"/>
        </w:rPr>
      </w:pPr>
    </w:p>
    <w:p w14:paraId="1E91764F" w14:textId="77777777" w:rsidR="0021437D" w:rsidRPr="00B853F2" w:rsidRDefault="0021437D" w:rsidP="0021437D">
      <w:pPr>
        <w:spacing w:after="0"/>
        <w:jc w:val="both"/>
        <w:rPr>
          <w:rFonts w:ascii="Times New Roman" w:hAnsi="Times New Roman" w:cs="Times New Roman"/>
          <w:sz w:val="21"/>
          <w:szCs w:val="21"/>
        </w:rPr>
      </w:pPr>
      <w:r w:rsidRPr="00B853F2">
        <w:rPr>
          <w:rFonts w:ascii="Times New Roman" w:hAnsi="Times New Roman" w:cs="Times New Roman"/>
          <w:sz w:val="21"/>
          <w:szCs w:val="21"/>
        </w:rPr>
        <w:t>Mit freundlichen Grüßen</w:t>
      </w:r>
    </w:p>
    <w:p w14:paraId="47D98641" w14:textId="76BCC2FB" w:rsidR="006C5B56" w:rsidRPr="00974BE9" w:rsidRDefault="0021437D" w:rsidP="00216A62">
      <w:pPr>
        <w:spacing w:after="0"/>
        <w:jc w:val="both"/>
        <w:rPr>
          <w:rFonts w:ascii="Times New Roman" w:hAnsi="Times New Roman" w:cs="Times New Roman"/>
          <w:sz w:val="21"/>
          <w:szCs w:val="21"/>
          <w:lang w:val="en-US"/>
        </w:rPr>
      </w:pPr>
      <w:r>
        <w:rPr>
          <w:rFonts w:ascii="Times New Roman" w:hAnsi="Times New Roman" w:cs="Times New Roman"/>
          <w:noProof/>
          <w:sz w:val="21"/>
          <w:szCs w:val="21"/>
          <w:lang w:val="en-US"/>
        </w:rPr>
        <w:drawing>
          <wp:inline distT="0" distB="0" distL="0" distR="0" wp14:anchorId="09487E52" wp14:editId="3D22B27B">
            <wp:extent cx="1183773" cy="520700"/>
            <wp:effectExtent l="0" t="0" r="0" b="0"/>
            <wp:docPr id="205011488" name="Grafik 1" descr="Ein Bild, das Handschrift, Entwurf, Kinderkunst, Zeichnung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11488" name="Grafik 1" descr="Ein Bild, das Handschrift, Entwurf, Kinderkunst, Zeichnung enthält.&#10;&#10;KI-generierte Inhalte können fehlerhaft sein."/>
                    <pic:cNvPicPr/>
                  </pic:nvPicPr>
                  <pic:blipFill rotWithShape="1">
                    <a:blip r:embed="rId7" cstate="print">
                      <a:extLst>
                        <a:ext uri="{28A0092B-C50C-407E-A947-70E740481C1C}">
                          <a14:useLocalDpi xmlns:a14="http://schemas.microsoft.com/office/drawing/2010/main" val="0"/>
                        </a:ext>
                      </a:extLst>
                    </a:blip>
                    <a:srcRect l="8757" t="14220" r="30796" b="24080"/>
                    <a:stretch>
                      <a:fillRect/>
                    </a:stretch>
                  </pic:blipFill>
                  <pic:spPr bwMode="auto">
                    <a:xfrm>
                      <a:off x="0" y="0"/>
                      <a:ext cx="1196365" cy="526239"/>
                    </a:xfrm>
                    <a:prstGeom prst="rect">
                      <a:avLst/>
                    </a:prstGeom>
                    <a:ln>
                      <a:noFill/>
                    </a:ln>
                    <a:extLst>
                      <a:ext uri="{53640926-AAD7-44D8-BBD7-CCE9431645EC}">
                        <a14:shadowObscured xmlns:a14="http://schemas.microsoft.com/office/drawing/2010/main"/>
                      </a:ext>
                    </a:extLst>
                  </pic:spPr>
                </pic:pic>
              </a:graphicData>
            </a:graphic>
          </wp:inline>
        </w:drawing>
      </w:r>
    </w:p>
    <w:sectPr w:rsidR="006C5B56" w:rsidRPr="00974BE9" w:rsidSect="002627D2">
      <w:headerReference w:type="even" r:id="rId8"/>
      <w:headerReference w:type="default" r:id="rId9"/>
      <w:footerReference w:type="even" r:id="rId10"/>
      <w:footerReference w:type="default" r:id="rId11"/>
      <w:headerReference w:type="first" r:id="rId12"/>
      <w:footerReference w:type="first" r:id="rId13"/>
      <w:pgSz w:w="11906" w:h="16838"/>
      <w:pgMar w:top="1021" w:right="1247" w:bottom="397" w:left="124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E11F6A" w14:textId="77777777" w:rsidR="00D91552" w:rsidRDefault="00D91552" w:rsidP="00656372">
      <w:pPr>
        <w:spacing w:after="0" w:line="240" w:lineRule="auto"/>
      </w:pPr>
      <w:r>
        <w:separator/>
      </w:r>
    </w:p>
  </w:endnote>
  <w:endnote w:type="continuationSeparator" w:id="0">
    <w:p w14:paraId="5BCB8BD6" w14:textId="77777777" w:rsidR="00D91552" w:rsidRDefault="00D91552" w:rsidP="006563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82F12" w14:textId="77777777" w:rsidR="00656372" w:rsidRDefault="00656372">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C2D8B" w14:textId="77777777" w:rsidR="00656372" w:rsidRDefault="00656372">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88848" w14:textId="77777777" w:rsidR="00656372" w:rsidRDefault="00656372">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FA9C95" w14:textId="77777777" w:rsidR="00D91552" w:rsidRDefault="00D91552" w:rsidP="00656372">
      <w:pPr>
        <w:spacing w:after="0" w:line="240" w:lineRule="auto"/>
      </w:pPr>
      <w:r>
        <w:separator/>
      </w:r>
    </w:p>
  </w:footnote>
  <w:footnote w:type="continuationSeparator" w:id="0">
    <w:p w14:paraId="7D0B4E1F" w14:textId="77777777" w:rsidR="00D91552" w:rsidRDefault="00D91552" w:rsidP="006563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57DC9" w14:textId="77777777" w:rsidR="00656372" w:rsidRDefault="00656372">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B948F" w14:textId="77777777" w:rsidR="00656372" w:rsidRDefault="00656372">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E4C54" w14:textId="77777777" w:rsidR="00656372" w:rsidRDefault="00656372">
    <w:pPr>
      <w:pStyle w:val="Kopfzeile"/>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Döbele">
    <w15:presenceInfo w15:providerId="AD" w15:userId="S::david.doebele@pumpkincareeres.onmicrosoft.com::9046cfa8-3fc7-4052-9daa-75c97e906e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proofState w:spelling="clean" w:grammar="clean"/>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134D8"/>
    <w:rsid w:val="00030BD8"/>
    <w:rsid w:val="00034B68"/>
    <w:rsid w:val="0004591A"/>
    <w:rsid w:val="00046459"/>
    <w:rsid w:val="000555E4"/>
    <w:rsid w:val="0005670D"/>
    <w:rsid w:val="0006490B"/>
    <w:rsid w:val="000710B0"/>
    <w:rsid w:val="00073C82"/>
    <w:rsid w:val="00081359"/>
    <w:rsid w:val="000A154E"/>
    <w:rsid w:val="000A5AB8"/>
    <w:rsid w:val="000A6678"/>
    <w:rsid w:val="000A7DEB"/>
    <w:rsid w:val="000B5CDB"/>
    <w:rsid w:val="000C55DE"/>
    <w:rsid w:val="000C7612"/>
    <w:rsid w:val="000F078E"/>
    <w:rsid w:val="000F371C"/>
    <w:rsid w:val="00117F83"/>
    <w:rsid w:val="00146C8E"/>
    <w:rsid w:val="00152DF9"/>
    <w:rsid w:val="00156A98"/>
    <w:rsid w:val="001669DB"/>
    <w:rsid w:val="00171D11"/>
    <w:rsid w:val="001819B1"/>
    <w:rsid w:val="00195AAC"/>
    <w:rsid w:val="001A4522"/>
    <w:rsid w:val="001C17FC"/>
    <w:rsid w:val="001D079A"/>
    <w:rsid w:val="001E0088"/>
    <w:rsid w:val="001E0903"/>
    <w:rsid w:val="001E1EE7"/>
    <w:rsid w:val="002042CB"/>
    <w:rsid w:val="002062F6"/>
    <w:rsid w:val="00212042"/>
    <w:rsid w:val="0021437D"/>
    <w:rsid w:val="00216A62"/>
    <w:rsid w:val="002213EE"/>
    <w:rsid w:val="0023683A"/>
    <w:rsid w:val="00243875"/>
    <w:rsid w:val="002467A0"/>
    <w:rsid w:val="002536DC"/>
    <w:rsid w:val="00255EC1"/>
    <w:rsid w:val="00257D2A"/>
    <w:rsid w:val="002627D2"/>
    <w:rsid w:val="00264191"/>
    <w:rsid w:val="00266EBC"/>
    <w:rsid w:val="002703B7"/>
    <w:rsid w:val="0027047C"/>
    <w:rsid w:val="002708C2"/>
    <w:rsid w:val="00274324"/>
    <w:rsid w:val="00293F69"/>
    <w:rsid w:val="002A5B9F"/>
    <w:rsid w:val="002D309E"/>
    <w:rsid w:val="002D594E"/>
    <w:rsid w:val="002E39B8"/>
    <w:rsid w:val="002E6DA7"/>
    <w:rsid w:val="002F51FA"/>
    <w:rsid w:val="0030432A"/>
    <w:rsid w:val="00311A15"/>
    <w:rsid w:val="003250EA"/>
    <w:rsid w:val="003421B1"/>
    <w:rsid w:val="00375D2D"/>
    <w:rsid w:val="003811BC"/>
    <w:rsid w:val="0038671F"/>
    <w:rsid w:val="003947A8"/>
    <w:rsid w:val="003A14B7"/>
    <w:rsid w:val="003D464F"/>
    <w:rsid w:val="003D5D1E"/>
    <w:rsid w:val="003F3290"/>
    <w:rsid w:val="003F688C"/>
    <w:rsid w:val="00414281"/>
    <w:rsid w:val="00415608"/>
    <w:rsid w:val="00424CAF"/>
    <w:rsid w:val="00434D23"/>
    <w:rsid w:val="004403CB"/>
    <w:rsid w:val="00453C2F"/>
    <w:rsid w:val="00454C0B"/>
    <w:rsid w:val="0046226E"/>
    <w:rsid w:val="004734D7"/>
    <w:rsid w:val="004748E8"/>
    <w:rsid w:val="00474FC2"/>
    <w:rsid w:val="00484E7A"/>
    <w:rsid w:val="00492923"/>
    <w:rsid w:val="004A0AAB"/>
    <w:rsid w:val="004A1501"/>
    <w:rsid w:val="004A615C"/>
    <w:rsid w:val="004B4510"/>
    <w:rsid w:val="004C156C"/>
    <w:rsid w:val="004C174A"/>
    <w:rsid w:val="004F6A16"/>
    <w:rsid w:val="00500EFA"/>
    <w:rsid w:val="00506322"/>
    <w:rsid w:val="00507BBD"/>
    <w:rsid w:val="00515731"/>
    <w:rsid w:val="005304E9"/>
    <w:rsid w:val="005407D6"/>
    <w:rsid w:val="00542F06"/>
    <w:rsid w:val="0054626F"/>
    <w:rsid w:val="00553EC8"/>
    <w:rsid w:val="005705F7"/>
    <w:rsid w:val="00570B1D"/>
    <w:rsid w:val="00574140"/>
    <w:rsid w:val="005762CF"/>
    <w:rsid w:val="005842A0"/>
    <w:rsid w:val="00590834"/>
    <w:rsid w:val="00590E7F"/>
    <w:rsid w:val="00593C9C"/>
    <w:rsid w:val="005A5DE7"/>
    <w:rsid w:val="005A78A6"/>
    <w:rsid w:val="005B231F"/>
    <w:rsid w:val="005C55F7"/>
    <w:rsid w:val="005D3E4A"/>
    <w:rsid w:val="005D7D49"/>
    <w:rsid w:val="005E00BC"/>
    <w:rsid w:val="005E63B8"/>
    <w:rsid w:val="005F350B"/>
    <w:rsid w:val="00603752"/>
    <w:rsid w:val="00622589"/>
    <w:rsid w:val="00632F05"/>
    <w:rsid w:val="0063723B"/>
    <w:rsid w:val="006374E9"/>
    <w:rsid w:val="00647413"/>
    <w:rsid w:val="006502BE"/>
    <w:rsid w:val="00656372"/>
    <w:rsid w:val="006A7895"/>
    <w:rsid w:val="006B302C"/>
    <w:rsid w:val="006C5B56"/>
    <w:rsid w:val="006D2592"/>
    <w:rsid w:val="006D4D7C"/>
    <w:rsid w:val="006F1B02"/>
    <w:rsid w:val="006F58EC"/>
    <w:rsid w:val="006F773C"/>
    <w:rsid w:val="00706233"/>
    <w:rsid w:val="00712592"/>
    <w:rsid w:val="007251EA"/>
    <w:rsid w:val="007340D7"/>
    <w:rsid w:val="00736FA6"/>
    <w:rsid w:val="007472BD"/>
    <w:rsid w:val="00755A3D"/>
    <w:rsid w:val="00762932"/>
    <w:rsid w:val="007675B1"/>
    <w:rsid w:val="00797EF1"/>
    <w:rsid w:val="007A3246"/>
    <w:rsid w:val="007A64C5"/>
    <w:rsid w:val="007A6991"/>
    <w:rsid w:val="007A719D"/>
    <w:rsid w:val="007B1B2B"/>
    <w:rsid w:val="007C59D2"/>
    <w:rsid w:val="007E4326"/>
    <w:rsid w:val="007F0344"/>
    <w:rsid w:val="007F6940"/>
    <w:rsid w:val="007F7EA0"/>
    <w:rsid w:val="008049F7"/>
    <w:rsid w:val="00807293"/>
    <w:rsid w:val="00820C00"/>
    <w:rsid w:val="00825165"/>
    <w:rsid w:val="00834B73"/>
    <w:rsid w:val="0083750F"/>
    <w:rsid w:val="008428CF"/>
    <w:rsid w:val="0085213A"/>
    <w:rsid w:val="008565FD"/>
    <w:rsid w:val="00857C6F"/>
    <w:rsid w:val="008657E3"/>
    <w:rsid w:val="00867CED"/>
    <w:rsid w:val="00874503"/>
    <w:rsid w:val="00883B55"/>
    <w:rsid w:val="0089337A"/>
    <w:rsid w:val="008969C5"/>
    <w:rsid w:val="008A248F"/>
    <w:rsid w:val="008B402E"/>
    <w:rsid w:val="008C27C1"/>
    <w:rsid w:val="008D6664"/>
    <w:rsid w:val="008D7CDB"/>
    <w:rsid w:val="008E100E"/>
    <w:rsid w:val="008E4BA9"/>
    <w:rsid w:val="008E7A27"/>
    <w:rsid w:val="008E7D17"/>
    <w:rsid w:val="009044E5"/>
    <w:rsid w:val="00945049"/>
    <w:rsid w:val="009728F5"/>
    <w:rsid w:val="00974BE9"/>
    <w:rsid w:val="00991E04"/>
    <w:rsid w:val="0099776A"/>
    <w:rsid w:val="009A256E"/>
    <w:rsid w:val="009A7FC7"/>
    <w:rsid w:val="009D07DC"/>
    <w:rsid w:val="009D3BBF"/>
    <w:rsid w:val="009D6DED"/>
    <w:rsid w:val="009F46A7"/>
    <w:rsid w:val="00A021CE"/>
    <w:rsid w:val="00A1282E"/>
    <w:rsid w:val="00A14247"/>
    <w:rsid w:val="00A40D57"/>
    <w:rsid w:val="00A44493"/>
    <w:rsid w:val="00A53760"/>
    <w:rsid w:val="00A609D0"/>
    <w:rsid w:val="00AA2791"/>
    <w:rsid w:val="00AA4C7C"/>
    <w:rsid w:val="00AB4CD0"/>
    <w:rsid w:val="00AC61EE"/>
    <w:rsid w:val="00AC66C4"/>
    <w:rsid w:val="00AC7086"/>
    <w:rsid w:val="00AE26F5"/>
    <w:rsid w:val="00AE3A33"/>
    <w:rsid w:val="00AF31D2"/>
    <w:rsid w:val="00B035BC"/>
    <w:rsid w:val="00B135CE"/>
    <w:rsid w:val="00B21F9E"/>
    <w:rsid w:val="00B339B8"/>
    <w:rsid w:val="00B346A7"/>
    <w:rsid w:val="00B43970"/>
    <w:rsid w:val="00B50A34"/>
    <w:rsid w:val="00B54C38"/>
    <w:rsid w:val="00B5613E"/>
    <w:rsid w:val="00B57CB1"/>
    <w:rsid w:val="00B77DCE"/>
    <w:rsid w:val="00B81B0E"/>
    <w:rsid w:val="00B853F2"/>
    <w:rsid w:val="00B87CA9"/>
    <w:rsid w:val="00B9666E"/>
    <w:rsid w:val="00BB3512"/>
    <w:rsid w:val="00BB3C75"/>
    <w:rsid w:val="00BC021A"/>
    <w:rsid w:val="00BD3093"/>
    <w:rsid w:val="00BE428B"/>
    <w:rsid w:val="00BF522D"/>
    <w:rsid w:val="00C0214A"/>
    <w:rsid w:val="00C030C1"/>
    <w:rsid w:val="00C1562F"/>
    <w:rsid w:val="00C6717B"/>
    <w:rsid w:val="00C67B15"/>
    <w:rsid w:val="00C71380"/>
    <w:rsid w:val="00C9003C"/>
    <w:rsid w:val="00C96850"/>
    <w:rsid w:val="00C97ECA"/>
    <w:rsid w:val="00CA1160"/>
    <w:rsid w:val="00CA702E"/>
    <w:rsid w:val="00CA7350"/>
    <w:rsid w:val="00CB639D"/>
    <w:rsid w:val="00CD51E6"/>
    <w:rsid w:val="00CE433B"/>
    <w:rsid w:val="00D224E8"/>
    <w:rsid w:val="00D30CEA"/>
    <w:rsid w:val="00D71D8E"/>
    <w:rsid w:val="00D91552"/>
    <w:rsid w:val="00D9281A"/>
    <w:rsid w:val="00DA3404"/>
    <w:rsid w:val="00DA524B"/>
    <w:rsid w:val="00DA7059"/>
    <w:rsid w:val="00DB471D"/>
    <w:rsid w:val="00DD1863"/>
    <w:rsid w:val="00DD3349"/>
    <w:rsid w:val="00DD54E1"/>
    <w:rsid w:val="00DD6747"/>
    <w:rsid w:val="00DE1FBC"/>
    <w:rsid w:val="00DE5C3D"/>
    <w:rsid w:val="00E02500"/>
    <w:rsid w:val="00E12ED8"/>
    <w:rsid w:val="00E162C9"/>
    <w:rsid w:val="00E3005D"/>
    <w:rsid w:val="00E30491"/>
    <w:rsid w:val="00E331D8"/>
    <w:rsid w:val="00E473ED"/>
    <w:rsid w:val="00E47DAF"/>
    <w:rsid w:val="00E52193"/>
    <w:rsid w:val="00E568F7"/>
    <w:rsid w:val="00E62550"/>
    <w:rsid w:val="00E65B09"/>
    <w:rsid w:val="00E7516B"/>
    <w:rsid w:val="00E83116"/>
    <w:rsid w:val="00E914E5"/>
    <w:rsid w:val="00E91B86"/>
    <w:rsid w:val="00EA6CEC"/>
    <w:rsid w:val="00EA7AC2"/>
    <w:rsid w:val="00EC000C"/>
    <w:rsid w:val="00ED62CB"/>
    <w:rsid w:val="00EF2FD5"/>
    <w:rsid w:val="00F01DBB"/>
    <w:rsid w:val="00F11473"/>
    <w:rsid w:val="00F253C5"/>
    <w:rsid w:val="00F270C0"/>
    <w:rsid w:val="00F30624"/>
    <w:rsid w:val="00F4717F"/>
    <w:rsid w:val="00F5301B"/>
    <w:rsid w:val="00F55CE3"/>
    <w:rsid w:val="00F74175"/>
    <w:rsid w:val="00F92A04"/>
    <w:rsid w:val="00FA4972"/>
    <w:rsid w:val="00FA5291"/>
    <w:rsid w:val="00FD7864"/>
    <w:rsid w:val="00FF5030"/>
    <w:rsid w:val="00FF620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erarbeitung">
    <w:name w:val="Revision"/>
    <w:hidden/>
    <w:uiPriority w:val="99"/>
    <w:semiHidden/>
    <w:rsid w:val="00216A62"/>
    <w:pPr>
      <w:spacing w:after="0" w:line="240" w:lineRule="auto"/>
    </w:pPr>
  </w:style>
  <w:style w:type="paragraph" w:styleId="Kopfzeile">
    <w:name w:val="header"/>
    <w:basedOn w:val="Standard"/>
    <w:link w:val="KopfzeileZchn"/>
    <w:uiPriority w:val="99"/>
    <w:unhideWhenUsed/>
    <w:rsid w:val="00656372"/>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656372"/>
  </w:style>
  <w:style w:type="paragraph" w:styleId="Fuzeile">
    <w:name w:val="footer"/>
    <w:basedOn w:val="Standard"/>
    <w:link w:val="FuzeileZchn"/>
    <w:uiPriority w:val="99"/>
    <w:unhideWhenUsed/>
    <w:rsid w:val="00656372"/>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6563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microsoft.com/office/2011/relationships/people" Target="people.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504</Words>
  <Characters>3182</Characters>
  <Application>Microsoft Office Word</Application>
  <DocSecurity>0</DocSecurity>
  <Lines>26</Lines>
  <Paragraphs>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David Döbele</cp:lastModifiedBy>
  <cp:revision>4</cp:revision>
  <cp:lastPrinted>2026-03-17T13:43:00Z</cp:lastPrinted>
  <dcterms:created xsi:type="dcterms:W3CDTF">2026-04-07T06:28:00Z</dcterms:created>
  <dcterms:modified xsi:type="dcterms:W3CDTF">2026-04-07T16:39:00Z</dcterms:modified>
</cp:coreProperties>
</file>