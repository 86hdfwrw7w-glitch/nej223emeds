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147"/>
        <w:gridCol w:w="284"/>
        <w:gridCol w:w="567"/>
        <w:gridCol w:w="283"/>
        <w:gridCol w:w="851"/>
        <w:gridCol w:w="425"/>
        <w:gridCol w:w="142"/>
        <w:gridCol w:w="142"/>
        <w:gridCol w:w="141"/>
        <w:gridCol w:w="2269"/>
        <w:tblGridChange w:id="0">
          <w:tblGrid>
            <w:gridCol w:w="1418"/>
            <w:gridCol w:w="4105"/>
            <w:gridCol w:w="147"/>
            <w:gridCol w:w="284"/>
            <w:gridCol w:w="567"/>
            <w:gridCol w:w="283"/>
            <w:gridCol w:w="851"/>
            <w:gridCol w:w="425"/>
            <w:gridCol w:w="142"/>
            <w:gridCol w:w="142"/>
            <w:gridCol w:w="141"/>
            <w:gridCol w:w="2269"/>
          </w:tblGrid>
        </w:tblGridChange>
      </w:tblGrid>
      <w:tr w:rsidR="001031EE" w:rsidRPr="001D16CB" w14:paraId="487AC9CE" w14:textId="77777777" w:rsidTr="001031EE">
        <w:trPr>
          <w:trHeight w:val="20"/>
        </w:trPr>
        <w:tc>
          <w:tcPr>
            <w:tcW w:w="10774" w:type="dxa"/>
            <w:gridSpan w:val="12"/>
            <w:vAlign w:val="bottom"/>
          </w:tcPr>
          <w:p w14:paraId="0CBC6997" w14:textId="7E20B7D3" w:rsidR="00E55D90" w:rsidRPr="00D85D6C" w:rsidRDefault="008F64BE" w:rsidP="00F52E0C">
            <w:pPr>
              <w:jc w:val="center"/>
              <w:rPr>
                <w:rFonts w:ascii="Optima" w:hAnsi="Optima" w:cs="Times New Roman"/>
                <w:b/>
                <w:color w:val="000000" w:themeColor="text1"/>
                <w:sz w:val="40"/>
                <w:szCs w:val="36"/>
                <w:rPrChange w:id="1" w:author="David Döbele" w:date="2026-01-15T20:45:00Z" w16du:dateUtc="2026-01-15T19:45:00Z">
                  <w:rPr>
                    <w:rFonts w:ascii="Optima" w:hAnsi="Optima" w:cs="Times New Roman"/>
                    <w:b/>
                    <w:color w:val="000000" w:themeColor="text1"/>
                    <w:sz w:val="48"/>
                    <w:szCs w:val="44"/>
                  </w:rPr>
                </w:rPrChange>
              </w:rPr>
            </w:pPr>
            <w:proofErr w:type="spellStart"/>
            <w:r w:rsidRPr="00D85D6C">
              <w:rPr>
                <w:rFonts w:ascii="Optima" w:hAnsi="Optima" w:cs="Times New Roman"/>
                <w:b/>
                <w:color w:val="000000" w:themeColor="text1"/>
                <w:sz w:val="40"/>
                <w:szCs w:val="36"/>
                <w:rPrChange w:id="2" w:author="David Döbele" w:date="2026-01-15T20:45:00Z" w16du:dateUtc="2026-01-15T19:45:00Z">
                  <w:rPr>
                    <w:rFonts w:ascii="Optima" w:hAnsi="Optima" w:cs="Times New Roman"/>
                    <w:b/>
                    <w:color w:val="000000" w:themeColor="text1"/>
                    <w:sz w:val="48"/>
                    <w:szCs w:val="44"/>
                  </w:rPr>
                </w:rPrChange>
              </w:rPr>
              <w:t>Elaha</w:t>
            </w:r>
            <w:proofErr w:type="spellEnd"/>
            <w:r w:rsidRPr="00D85D6C">
              <w:rPr>
                <w:rFonts w:ascii="Optima" w:hAnsi="Optima" w:cs="Times New Roman"/>
                <w:b/>
                <w:color w:val="000000" w:themeColor="text1"/>
                <w:sz w:val="40"/>
                <w:szCs w:val="36"/>
                <w:rPrChange w:id="3" w:author="David Döbele" w:date="2026-01-15T20:45:00Z" w16du:dateUtc="2026-01-15T19:45:00Z">
                  <w:rPr>
                    <w:rFonts w:ascii="Optima" w:hAnsi="Optima" w:cs="Times New Roman"/>
                    <w:b/>
                    <w:color w:val="000000" w:themeColor="text1"/>
                    <w:sz w:val="48"/>
                    <w:szCs w:val="44"/>
                  </w:rPr>
                </w:rPrChange>
              </w:rPr>
              <w:t xml:space="preserve"> </w:t>
            </w:r>
            <w:proofErr w:type="spellStart"/>
            <w:r w:rsidRPr="00D85D6C">
              <w:rPr>
                <w:rFonts w:ascii="Optima" w:hAnsi="Optima" w:cs="Times New Roman"/>
                <w:b/>
                <w:color w:val="000000" w:themeColor="text1"/>
                <w:sz w:val="40"/>
                <w:szCs w:val="36"/>
                <w:rPrChange w:id="4" w:author="David Döbele" w:date="2026-01-15T20:45:00Z" w16du:dateUtc="2026-01-15T19:45:00Z">
                  <w:rPr>
                    <w:rFonts w:ascii="Optima" w:hAnsi="Optima" w:cs="Times New Roman"/>
                    <w:b/>
                    <w:color w:val="000000" w:themeColor="text1"/>
                    <w:sz w:val="48"/>
                    <w:szCs w:val="44"/>
                  </w:rPr>
                </w:rPrChange>
              </w:rPr>
              <w:t>Pouya</w:t>
            </w:r>
            <w:proofErr w:type="spellEnd"/>
          </w:p>
          <w:p w14:paraId="135895E2" w14:textId="2752979E" w:rsidR="00F44F5F" w:rsidRPr="001D16CB" w:rsidRDefault="008F64BE" w:rsidP="00F52E0C">
            <w:pPr>
              <w:jc w:val="center"/>
              <w:rPr>
                <w:rFonts w:ascii="Optima" w:hAnsi="Optima" w:cs="Times New Roman"/>
                <w:bCs/>
                <w:color w:val="000000" w:themeColor="text1"/>
                <w:sz w:val="20"/>
                <w:szCs w:val="20"/>
              </w:rPr>
            </w:pPr>
            <w:r w:rsidRPr="00D85D6C">
              <w:rPr>
                <w:rFonts w:ascii="Optima" w:hAnsi="Optima" w:cs="Times New Roman"/>
                <w:bCs/>
                <w:color w:val="000000" w:themeColor="text1"/>
                <w:sz w:val="18"/>
                <w:szCs w:val="18"/>
                <w:rPrChange w:id="5" w:author="David Döbele" w:date="2026-01-15T20:45:00Z" w16du:dateUtc="2026-01-15T19:45:00Z">
                  <w:rPr>
                    <w:rFonts w:ascii="Optima" w:hAnsi="Optima" w:cs="Times New Roman"/>
                    <w:bCs/>
                    <w:color w:val="000000" w:themeColor="text1"/>
                    <w:sz w:val="20"/>
                    <w:szCs w:val="20"/>
                  </w:rPr>
                </w:rPrChange>
              </w:rPr>
              <w:t>Ginnheimer Landstraße 39c, 60487 Frankfurt am Main</w:t>
            </w:r>
            <w:r w:rsidRPr="00D85D6C">
              <w:rPr>
                <w:rFonts w:ascii="Optima" w:hAnsi="Optima" w:cs="Times New Roman (Body CS)"/>
                <w:bCs/>
                <w:color w:val="000000" w:themeColor="text1"/>
                <w:sz w:val="18"/>
                <w:szCs w:val="18"/>
                <w:lang w:val="de-AT"/>
                <w:rPrChange w:id="6" w:author="David Döbele" w:date="2026-01-15T20:45:00Z" w16du:dateUtc="2026-01-15T19:45:00Z">
                  <w:rPr>
                    <w:rFonts w:ascii="Optima" w:hAnsi="Optima" w:cs="Times New Roman (Body CS)"/>
                    <w:bCs/>
                    <w:color w:val="000000" w:themeColor="text1"/>
                    <w:sz w:val="20"/>
                    <w:szCs w:val="20"/>
                    <w:lang w:val="de-AT"/>
                  </w:rPr>
                </w:rPrChange>
              </w:rPr>
              <w:t xml:space="preserve"> </w:t>
            </w:r>
            <w:r w:rsidR="000C71ED" w:rsidRPr="00D85D6C">
              <w:rPr>
                <w:rFonts w:ascii="Optima" w:hAnsi="Optima" w:cs="Times New Roman"/>
                <w:bCs/>
                <w:color w:val="000000" w:themeColor="text1"/>
                <w:sz w:val="18"/>
                <w:szCs w:val="18"/>
                <w:rPrChange w:id="7" w:author="David Döbele" w:date="2026-01-15T20:45:00Z" w16du:dateUtc="2026-01-15T19:45:00Z">
                  <w:rPr>
                    <w:rFonts w:ascii="Optima" w:hAnsi="Optima" w:cs="Times New Roman"/>
                    <w:bCs/>
                    <w:color w:val="000000" w:themeColor="text1"/>
                    <w:sz w:val="20"/>
                    <w:szCs w:val="20"/>
                  </w:rPr>
                </w:rPrChange>
              </w:rPr>
              <w:t xml:space="preserve">| </w:t>
            </w:r>
            <w:r w:rsidRPr="00D85D6C">
              <w:rPr>
                <w:rFonts w:ascii="Optima" w:hAnsi="Optima" w:cs="Times New Roman"/>
                <w:bCs/>
                <w:color w:val="000000" w:themeColor="text1"/>
                <w:sz w:val="18"/>
                <w:szCs w:val="18"/>
                <w:rPrChange w:id="8" w:author="David Döbele" w:date="2026-01-15T20:45:00Z" w16du:dateUtc="2026-01-15T19:45:00Z">
                  <w:rPr>
                    <w:rFonts w:ascii="Optima" w:hAnsi="Optima" w:cs="Times New Roman"/>
                    <w:bCs/>
                    <w:color w:val="000000" w:themeColor="text1"/>
                    <w:sz w:val="20"/>
                    <w:szCs w:val="20"/>
                  </w:rPr>
                </w:rPrChange>
              </w:rPr>
              <w:t>pouyaelaha@gmail.com</w:t>
            </w:r>
            <w:r w:rsidRPr="00D85D6C">
              <w:rPr>
                <w:rFonts w:ascii="Optima" w:hAnsi="Optima" w:cs="Times New Roman (Body CS)"/>
                <w:bCs/>
                <w:color w:val="000000" w:themeColor="text1"/>
                <w:sz w:val="18"/>
                <w:szCs w:val="18"/>
                <w:lang w:val="de-AT"/>
                <w:rPrChange w:id="9" w:author="David Döbele" w:date="2026-01-15T20:45:00Z" w16du:dateUtc="2026-01-15T19:45:00Z">
                  <w:rPr>
                    <w:rFonts w:ascii="Optima" w:hAnsi="Optima" w:cs="Times New Roman (Body CS)"/>
                    <w:bCs/>
                    <w:color w:val="000000" w:themeColor="text1"/>
                    <w:sz w:val="20"/>
                    <w:szCs w:val="20"/>
                    <w:lang w:val="de-AT"/>
                  </w:rPr>
                </w:rPrChange>
              </w:rPr>
              <w:t xml:space="preserve"> </w:t>
            </w:r>
            <w:r w:rsidR="00F44F5F" w:rsidRPr="00D85D6C">
              <w:rPr>
                <w:rFonts w:ascii="Optima" w:hAnsi="Optima" w:cs="Times New Roman"/>
                <w:bCs/>
                <w:color w:val="000000" w:themeColor="text1"/>
                <w:sz w:val="18"/>
                <w:szCs w:val="18"/>
                <w:rPrChange w:id="10" w:author="David Döbele" w:date="2026-01-15T20:45:00Z" w16du:dateUtc="2026-01-15T19:45:00Z">
                  <w:rPr>
                    <w:rFonts w:ascii="Optima" w:hAnsi="Optima" w:cs="Times New Roman"/>
                    <w:bCs/>
                    <w:color w:val="000000" w:themeColor="text1"/>
                    <w:sz w:val="20"/>
                    <w:szCs w:val="20"/>
                  </w:rPr>
                </w:rPrChange>
              </w:rPr>
              <w:t xml:space="preserve">| </w:t>
            </w:r>
            <w:r w:rsidRPr="00D85D6C">
              <w:rPr>
                <w:rFonts w:ascii="Optima" w:hAnsi="Optima" w:cs="Times New Roman (Body CS)"/>
                <w:bCs/>
                <w:color w:val="000000" w:themeColor="text1"/>
                <w:sz w:val="18"/>
                <w:szCs w:val="18"/>
                <w:lang w:val="de-AT"/>
                <w:rPrChange w:id="11" w:author="David Döbele" w:date="2026-01-15T20:45:00Z" w16du:dateUtc="2026-01-15T19:45:00Z">
                  <w:rPr>
                    <w:rFonts w:ascii="Optima" w:hAnsi="Optima" w:cs="Times New Roman (Body CS)"/>
                    <w:bCs/>
                    <w:color w:val="000000" w:themeColor="text1"/>
                    <w:sz w:val="20"/>
                    <w:szCs w:val="20"/>
                    <w:lang w:val="de-AT"/>
                  </w:rPr>
                </w:rPrChange>
              </w:rPr>
              <w:t>+</w:t>
            </w:r>
            <w:r w:rsidRPr="00D85D6C">
              <w:rPr>
                <w:rFonts w:ascii="Optima" w:hAnsi="Optima" w:cs="Times New Roman"/>
                <w:bCs/>
                <w:color w:val="000000" w:themeColor="text1"/>
                <w:sz w:val="18"/>
                <w:szCs w:val="18"/>
                <w:rPrChange w:id="12" w:author="David Döbele" w:date="2026-01-15T20:45:00Z" w16du:dateUtc="2026-01-15T19:45:00Z">
                  <w:rPr>
                    <w:rFonts w:ascii="Optima" w:hAnsi="Optima" w:cs="Times New Roman"/>
                    <w:bCs/>
                    <w:color w:val="000000" w:themeColor="text1"/>
                    <w:sz w:val="20"/>
                    <w:szCs w:val="20"/>
                  </w:rPr>
                </w:rPrChange>
              </w:rPr>
              <w:t>49(0)15738093539</w:t>
            </w:r>
          </w:p>
        </w:tc>
      </w:tr>
      <w:tr w:rsidR="001031EE" w:rsidRPr="001D16CB" w14:paraId="0FCADE56" w14:textId="77777777" w:rsidTr="001031EE">
        <w:trPr>
          <w:trHeight w:val="454"/>
        </w:trPr>
        <w:tc>
          <w:tcPr>
            <w:tcW w:w="10774" w:type="dxa"/>
            <w:gridSpan w:val="12"/>
            <w:tcBorders>
              <w:bottom w:val="single" w:sz="6" w:space="0" w:color="214461"/>
            </w:tcBorders>
            <w:vAlign w:val="bottom"/>
          </w:tcPr>
          <w:p w14:paraId="6219B894" w14:textId="1ED999E7" w:rsidR="002508C2" w:rsidRPr="001D16CB" w:rsidRDefault="00F44F5F" w:rsidP="001D16CB">
            <w:pPr>
              <w:jc w:val="center"/>
              <w:rPr>
                <w:rFonts w:ascii="Optima" w:hAnsi="Optima" w:cs="Times New Roman"/>
                <w:b/>
                <w:color w:val="000000" w:themeColor="text1"/>
                <w:sz w:val="26"/>
                <w:szCs w:val="26"/>
              </w:rPr>
            </w:pPr>
            <w:r w:rsidRPr="001D16CB">
              <w:rPr>
                <w:rFonts w:ascii="Optima" w:hAnsi="Optima" w:cs="Times New Roman"/>
                <w:b/>
                <w:color w:val="000000" w:themeColor="text1"/>
                <w:sz w:val="26"/>
                <w:szCs w:val="26"/>
              </w:rPr>
              <w:t>SCHULE &amp; STUDIUM</w:t>
            </w:r>
          </w:p>
        </w:tc>
      </w:tr>
      <w:tr w:rsidR="001031EE" w:rsidRPr="001D16CB" w14:paraId="7D1DEBF7" w14:textId="77777777" w:rsidTr="001031EE">
        <w:trPr>
          <w:trHeight w:val="340"/>
        </w:trPr>
        <w:tc>
          <w:tcPr>
            <w:tcW w:w="6804" w:type="dxa"/>
            <w:gridSpan w:val="6"/>
            <w:tcBorders>
              <w:top w:val="single" w:sz="6" w:space="0" w:color="214461"/>
            </w:tcBorders>
            <w:vAlign w:val="bottom"/>
          </w:tcPr>
          <w:p w14:paraId="0C2B846F" w14:textId="342E8E16" w:rsidR="00D1492F" w:rsidRPr="001D16CB" w:rsidRDefault="00B17D95" w:rsidP="001D16CB">
            <w:pPr>
              <w:rPr>
                <w:rFonts w:ascii="Optima" w:hAnsi="Optima" w:cs="Times New Roman"/>
                <w:b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 w:cs="Times New Roman"/>
                <w:b/>
                <w:color w:val="000000" w:themeColor="text1"/>
                <w:sz w:val="20"/>
                <w:szCs w:val="20"/>
              </w:rPr>
              <w:t xml:space="preserve">Johann </w:t>
            </w:r>
            <w:proofErr w:type="gramStart"/>
            <w:r w:rsidRPr="001D16CB">
              <w:rPr>
                <w:rFonts w:ascii="Optima" w:hAnsi="Optima" w:cs="Times New Roman"/>
                <w:b/>
                <w:color w:val="000000" w:themeColor="text1"/>
                <w:sz w:val="20"/>
                <w:szCs w:val="20"/>
              </w:rPr>
              <w:t>Wolfgang Goethe-Universität</w:t>
            </w:r>
            <w:proofErr w:type="gramEnd"/>
          </w:p>
        </w:tc>
        <w:tc>
          <w:tcPr>
            <w:tcW w:w="3970" w:type="dxa"/>
            <w:gridSpan w:val="6"/>
            <w:tcBorders>
              <w:top w:val="single" w:sz="6" w:space="0" w:color="214461"/>
            </w:tcBorders>
            <w:vAlign w:val="bottom"/>
          </w:tcPr>
          <w:p w14:paraId="7C845E2D" w14:textId="7B336F0D" w:rsidR="00D1492F" w:rsidRPr="001D16CB" w:rsidRDefault="00B17D95" w:rsidP="001D16CB">
            <w:pPr>
              <w:jc w:val="right"/>
              <w:rPr>
                <w:rFonts w:ascii="Optima" w:hAnsi="Optima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 w:cs="Times New Roman"/>
                <w:b/>
                <w:bCs/>
                <w:color w:val="000000" w:themeColor="text1"/>
                <w:sz w:val="20"/>
                <w:szCs w:val="20"/>
              </w:rPr>
              <w:t>Frankfurt am Main</w:t>
            </w:r>
          </w:p>
        </w:tc>
      </w:tr>
      <w:tr w:rsidR="001031EE" w:rsidRPr="001D16CB" w14:paraId="61E5D482" w14:textId="77777777" w:rsidTr="001031EE">
        <w:trPr>
          <w:trHeight w:val="20"/>
        </w:trPr>
        <w:tc>
          <w:tcPr>
            <w:tcW w:w="6804" w:type="dxa"/>
            <w:gridSpan w:val="6"/>
            <w:vAlign w:val="bottom"/>
          </w:tcPr>
          <w:p w14:paraId="11CB9A0F" w14:textId="5F39E5D1" w:rsidR="008F64BE" w:rsidRPr="001D16CB" w:rsidRDefault="008F64BE" w:rsidP="001D16CB">
            <w:pPr>
              <w:rPr>
                <w:rFonts w:ascii="Optima" w:hAnsi="Optima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D16CB">
              <w:rPr>
                <w:rFonts w:ascii="Optima" w:hAnsi="Optima" w:cs="Times New Roman"/>
                <w:color w:val="000000" w:themeColor="text1"/>
                <w:sz w:val="18"/>
                <w:szCs w:val="18"/>
              </w:rPr>
              <w:t>M.Sc</w:t>
            </w:r>
            <w:proofErr w:type="spellEnd"/>
            <w:r w:rsidRPr="001D16CB">
              <w:rPr>
                <w:rFonts w:ascii="Optima" w:hAnsi="Optima" w:cs="Times New Roman"/>
                <w:color w:val="000000" w:themeColor="text1"/>
                <w:sz w:val="18"/>
                <w:szCs w:val="18"/>
              </w:rPr>
              <w:t>. in Wirtschaftsinformatik</w:t>
            </w:r>
          </w:p>
        </w:tc>
        <w:tc>
          <w:tcPr>
            <w:tcW w:w="3970" w:type="dxa"/>
            <w:gridSpan w:val="6"/>
          </w:tcPr>
          <w:p w14:paraId="419A9228" w14:textId="323B3671" w:rsidR="008F64BE" w:rsidRPr="001D16CB" w:rsidRDefault="00A630AC" w:rsidP="001D16CB">
            <w:pPr>
              <w:jc w:val="right"/>
              <w:rPr>
                <w:rFonts w:ascii="Optima" w:hAnsi="Optima" w:cs="Times New Roman"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  <w:lang w:val="de-AT"/>
              </w:rPr>
              <w:t>10/202</w:t>
            </w:r>
            <w:r>
              <w:rPr>
                <w:rFonts w:ascii="Optima" w:hAnsi="Optima"/>
                <w:color w:val="000000" w:themeColor="text1"/>
                <w:sz w:val="18"/>
                <w:lang w:val="de-AT"/>
              </w:rPr>
              <w:t>5</w:t>
            </w:r>
            <w:r w:rsidRPr="001D16CB">
              <w:rPr>
                <w:rFonts w:ascii="Optima" w:hAnsi="Optima"/>
                <w:color w:val="000000" w:themeColor="text1"/>
                <w:sz w:val="18"/>
                <w:lang w:val="de-AT"/>
              </w:rPr>
              <w:t xml:space="preserve"> – heute</w:t>
            </w:r>
          </w:p>
        </w:tc>
      </w:tr>
      <w:tr w:rsidR="001031EE" w:rsidRPr="001D16CB" w14:paraId="62632213" w14:textId="77777777" w:rsidTr="001031EE">
        <w:trPr>
          <w:trHeight w:val="283"/>
        </w:trPr>
        <w:tc>
          <w:tcPr>
            <w:tcW w:w="8222" w:type="dxa"/>
            <w:gridSpan w:val="9"/>
            <w:vAlign w:val="bottom"/>
          </w:tcPr>
          <w:p w14:paraId="5F71027E" w14:textId="51082200" w:rsidR="008F64BE" w:rsidRPr="001D16CB" w:rsidRDefault="008F64BE" w:rsidP="001D16CB">
            <w:pPr>
              <w:rPr>
                <w:rFonts w:ascii="Optima" w:hAnsi="Optima" w:cs="Times New Roman"/>
                <w:color w:val="000000" w:themeColor="text1"/>
                <w:sz w:val="18"/>
                <w:szCs w:val="18"/>
              </w:rPr>
            </w:pPr>
            <w:r w:rsidRPr="001D16CB">
              <w:rPr>
                <w:rFonts w:ascii="Optima" w:hAnsi="Optima" w:cs="Times New Roman"/>
                <w:color w:val="000000" w:themeColor="text1"/>
                <w:sz w:val="18"/>
                <w:szCs w:val="18"/>
              </w:rPr>
              <w:t>B.Sc. in Wirtschaftswissenschaften (</w:t>
            </w:r>
            <w:r w:rsidR="00B843E0">
              <w:rPr>
                <w:rFonts w:ascii="Optima" w:hAnsi="Optima" w:cs="Times New Roman"/>
                <w:color w:val="000000" w:themeColor="text1"/>
                <w:sz w:val="18"/>
                <w:szCs w:val="18"/>
              </w:rPr>
              <w:t>Note</w:t>
            </w:r>
            <w:r w:rsidRPr="001D16CB">
              <w:rPr>
                <w:rFonts w:ascii="Optima" w:hAnsi="Optima" w:cs="Times New Roman"/>
                <w:color w:val="000000" w:themeColor="text1"/>
                <w:sz w:val="18"/>
                <w:szCs w:val="18"/>
              </w:rPr>
              <w:t>: 1,7</w:t>
            </w:r>
            <w:r w:rsidRPr="001D16CB">
              <w:rPr>
                <w:rFonts w:ascii="Optima" w:hAnsi="Optima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552" w:type="dxa"/>
            <w:gridSpan w:val="3"/>
            <w:vAlign w:val="bottom"/>
          </w:tcPr>
          <w:p w14:paraId="51FC9814" w14:textId="06C1F088" w:rsidR="008F64BE" w:rsidRPr="001D16CB" w:rsidRDefault="006752AF" w:rsidP="00EE554E">
            <w:pPr>
              <w:jc w:val="right"/>
              <w:rPr>
                <w:rFonts w:ascii="Optima" w:hAnsi="Optima" w:cs="Times New Roman"/>
                <w:color w:val="000000" w:themeColor="text1"/>
                <w:sz w:val="20"/>
                <w:szCs w:val="20"/>
                <w:lang w:val="en-US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  <w:lang w:val="de-AT"/>
              </w:rPr>
              <w:t>04/2021 – 04/2025</w:t>
            </w:r>
          </w:p>
        </w:tc>
      </w:tr>
      <w:tr w:rsidR="001031EE" w:rsidRPr="001D16CB" w14:paraId="4D68BFE7" w14:textId="77777777" w:rsidTr="001031EE">
        <w:trPr>
          <w:trHeight w:val="20"/>
        </w:trPr>
        <w:tc>
          <w:tcPr>
            <w:tcW w:w="10774" w:type="dxa"/>
            <w:gridSpan w:val="12"/>
            <w:vAlign w:val="bottom"/>
          </w:tcPr>
          <w:p w14:paraId="7055465E" w14:textId="13FDE3AA" w:rsidR="007429A6" w:rsidRPr="001D16CB" w:rsidDel="00FF7A01" w:rsidRDefault="00FF7A01" w:rsidP="00FF7A01">
            <w:pPr>
              <w:pStyle w:val="Listenabsatz"/>
              <w:numPr>
                <w:ilvl w:val="0"/>
                <w:numId w:val="35"/>
              </w:numPr>
              <w:rPr>
                <w:del w:id="13" w:author="David Döbele" w:date="2026-01-15T20:43:00Z" w16du:dateUtc="2026-01-15T19:43:00Z"/>
                <w:rFonts w:ascii="Optima" w:hAnsi="Optima" w:cs="Georgia"/>
                <w:i/>
                <w:iCs/>
                <w:color w:val="000000" w:themeColor="text1"/>
                <w:sz w:val="18"/>
              </w:rPr>
              <w:pPrChange w:id="14" w:author="David Döbele" w:date="2026-01-15T20:43:00Z" w16du:dateUtc="2026-01-15T19:43:00Z">
                <w:pPr>
                  <w:pStyle w:val="Listenabsatz"/>
                  <w:numPr>
                    <w:numId w:val="35"/>
                  </w:numPr>
                  <w:ind w:hanging="360"/>
                </w:pPr>
              </w:pPrChange>
            </w:pPr>
            <w:ins w:id="15" w:author="David Döbele" w:date="2026-01-15T20:43:00Z" w16du:dateUtc="2026-01-15T19:43:00Z">
              <w:r w:rsidRPr="001D16CB">
                <w:rPr>
                  <w:rFonts w:ascii="Optima" w:hAnsi="Optima" w:cs="Georgia"/>
                  <w:i/>
                  <w:iCs/>
                  <w:color w:val="000000" w:themeColor="text1"/>
                  <w:sz w:val="18"/>
                </w:rPr>
                <w:t xml:space="preserve">Tutorin für das </w:t>
              </w:r>
              <w:r>
                <w:rPr>
                  <w:rFonts w:ascii="Optima" w:hAnsi="Optima" w:cs="Georgia"/>
                  <w:i/>
                  <w:iCs/>
                  <w:color w:val="000000" w:themeColor="text1"/>
                  <w:sz w:val="18"/>
                </w:rPr>
                <w:t>Modul</w:t>
              </w:r>
              <w:r w:rsidRPr="001D16CB">
                <w:rPr>
                  <w:rFonts w:ascii="Optima" w:hAnsi="Optima" w:cs="Georgia"/>
                  <w:i/>
                  <w:iCs/>
                  <w:color w:val="000000" w:themeColor="text1"/>
                  <w:sz w:val="18"/>
                </w:rPr>
                <w:t xml:space="preserve"> Statistik</w:t>
              </w:r>
              <w:r>
                <w:rPr>
                  <w:rFonts w:ascii="Optima" w:hAnsi="Optima" w:cs="Georgia"/>
                  <w:i/>
                  <w:iCs/>
                  <w:color w:val="000000" w:themeColor="text1"/>
                  <w:sz w:val="18"/>
                </w:rPr>
                <w:t xml:space="preserve"> und </w:t>
              </w:r>
              <w:r w:rsidRPr="001D16CB">
                <w:rPr>
                  <w:rFonts w:ascii="Optima" w:hAnsi="Optima" w:cs="Georgia"/>
                  <w:i/>
                  <w:iCs/>
                  <w:color w:val="000000" w:themeColor="text1"/>
                  <w:sz w:val="18"/>
                </w:rPr>
                <w:t>Stipendiatin des Deutschlandstipendiums (ideelle und finanzielle Förderung)</w:t>
              </w:r>
            </w:ins>
            <w:del w:id="16" w:author="David Döbele" w:date="2026-01-15T20:43:00Z" w16du:dateUtc="2026-01-15T19:43:00Z">
              <w:r w:rsidR="007429A6" w:rsidRPr="001D16CB" w:rsidDel="00FF7A01">
                <w:rPr>
                  <w:rFonts w:ascii="Optima" w:hAnsi="Optima" w:cs="Georgia"/>
                  <w:i/>
                  <w:iCs/>
                  <w:color w:val="000000" w:themeColor="text1"/>
                  <w:sz w:val="18"/>
                </w:rPr>
                <w:delText xml:space="preserve">Tutorin für das </w:delText>
              </w:r>
              <w:r w:rsidR="00EE554E" w:rsidDel="00FF7A01">
                <w:rPr>
                  <w:rFonts w:ascii="Optima" w:hAnsi="Optima" w:cs="Georgia"/>
                  <w:i/>
                  <w:iCs/>
                  <w:color w:val="000000" w:themeColor="text1"/>
                  <w:sz w:val="18"/>
                </w:rPr>
                <w:delText>Modul</w:delText>
              </w:r>
              <w:r w:rsidR="007429A6" w:rsidRPr="001D16CB" w:rsidDel="00FF7A01">
                <w:rPr>
                  <w:rFonts w:ascii="Optima" w:hAnsi="Optima" w:cs="Georgia"/>
                  <w:i/>
                  <w:iCs/>
                  <w:color w:val="000000" w:themeColor="text1"/>
                  <w:sz w:val="18"/>
                </w:rPr>
                <w:delText xml:space="preserve"> Statisti</w:delText>
              </w:r>
              <w:r w:rsidR="001E32E2" w:rsidRPr="001D16CB" w:rsidDel="00FF7A01">
                <w:rPr>
                  <w:rFonts w:ascii="Optima" w:hAnsi="Optima" w:cs="Georgia"/>
                  <w:i/>
                  <w:iCs/>
                  <w:color w:val="000000" w:themeColor="text1"/>
                  <w:sz w:val="18"/>
                </w:rPr>
                <w:delText>k</w:delText>
              </w:r>
            </w:del>
          </w:p>
          <w:p w14:paraId="54BF63E9" w14:textId="470EC23F" w:rsidR="008F64BE" w:rsidRPr="001D16CB" w:rsidRDefault="007429A6" w:rsidP="00FF7A01">
            <w:pPr>
              <w:pStyle w:val="Listenabsatz"/>
              <w:numPr>
                <w:ilvl w:val="0"/>
                <w:numId w:val="35"/>
              </w:numPr>
              <w:rPr>
                <w:rFonts w:ascii="Optima" w:hAnsi="Optima" w:cs="Georgia"/>
                <w:i/>
                <w:iCs/>
                <w:color w:val="000000" w:themeColor="text1"/>
                <w:sz w:val="18"/>
              </w:rPr>
            </w:pPr>
            <w:del w:id="17" w:author="David Döbele" w:date="2026-01-15T20:43:00Z" w16du:dateUtc="2026-01-15T19:43:00Z">
              <w:r w:rsidRPr="001D16CB" w:rsidDel="00FF7A01">
                <w:rPr>
                  <w:rFonts w:ascii="Optima" w:hAnsi="Optima" w:cs="Georgia"/>
                  <w:i/>
                  <w:iCs/>
                  <w:color w:val="000000" w:themeColor="text1"/>
                  <w:sz w:val="18"/>
                </w:rPr>
                <w:delText xml:space="preserve">Stipendiatin des Deutschlandstipendiums der </w:delText>
              </w:r>
              <w:r w:rsidR="001D16CB" w:rsidDel="00FF7A01">
                <w:rPr>
                  <w:rFonts w:ascii="Optima" w:hAnsi="Optima" w:cs="Georgia"/>
                  <w:i/>
                  <w:iCs/>
                  <w:color w:val="000000" w:themeColor="text1"/>
                  <w:sz w:val="18"/>
                </w:rPr>
                <w:delText xml:space="preserve">Johann Wolfgang </w:delText>
              </w:r>
              <w:r w:rsidRPr="001D16CB" w:rsidDel="00FF7A01">
                <w:rPr>
                  <w:rFonts w:ascii="Optima" w:hAnsi="Optima" w:cs="Georgia"/>
                  <w:i/>
                  <w:iCs/>
                  <w:color w:val="000000" w:themeColor="text1"/>
                  <w:sz w:val="18"/>
                </w:rPr>
                <w:delText>Goethe-Universität (ideelle und finanzielle Förderung)</w:delText>
              </w:r>
            </w:del>
          </w:p>
        </w:tc>
      </w:tr>
      <w:tr w:rsidR="001031EE" w:rsidRPr="001D16CB" w14:paraId="6B19CF91" w14:textId="77777777" w:rsidTr="001031EE">
        <w:trPr>
          <w:trHeight w:val="340"/>
        </w:trPr>
        <w:tc>
          <w:tcPr>
            <w:tcW w:w="5670" w:type="dxa"/>
            <w:gridSpan w:val="3"/>
            <w:vAlign w:val="bottom"/>
          </w:tcPr>
          <w:p w14:paraId="54F7169D" w14:textId="2D090A78" w:rsidR="008F64BE" w:rsidRPr="001D16CB" w:rsidRDefault="005F66AE" w:rsidP="001D16CB">
            <w:pPr>
              <w:rPr>
                <w:rFonts w:ascii="Optima" w:hAnsi="Optima" w:cs="Times New Roman"/>
                <w:b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 w:cs="Times New Roman"/>
                <w:b/>
                <w:color w:val="000000" w:themeColor="text1"/>
                <w:sz w:val="20"/>
                <w:szCs w:val="20"/>
              </w:rPr>
              <w:t>Technische Universität Darmstadt</w:t>
            </w:r>
          </w:p>
        </w:tc>
        <w:tc>
          <w:tcPr>
            <w:tcW w:w="5104" w:type="dxa"/>
            <w:gridSpan w:val="9"/>
            <w:vAlign w:val="bottom"/>
          </w:tcPr>
          <w:p w14:paraId="262B6DA3" w14:textId="531A1D41" w:rsidR="008F64BE" w:rsidRPr="001D16CB" w:rsidRDefault="00F06A96" w:rsidP="001D16CB">
            <w:pPr>
              <w:ind w:left="-279"/>
              <w:jc w:val="right"/>
              <w:rPr>
                <w:rFonts w:ascii="Optima" w:hAnsi="Optima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 w:cs="Times New Roman"/>
                <w:b/>
                <w:bCs/>
                <w:color w:val="000000" w:themeColor="text1"/>
                <w:sz w:val="20"/>
                <w:szCs w:val="20"/>
              </w:rPr>
              <w:t>Darmstadt</w:t>
            </w:r>
          </w:p>
        </w:tc>
      </w:tr>
      <w:tr w:rsidR="001031EE" w:rsidRPr="001D16CB" w14:paraId="263521E3" w14:textId="77777777" w:rsidTr="001031EE">
        <w:trPr>
          <w:trHeight w:val="20"/>
        </w:trPr>
        <w:tc>
          <w:tcPr>
            <w:tcW w:w="5670" w:type="dxa"/>
            <w:gridSpan w:val="3"/>
            <w:vAlign w:val="bottom"/>
          </w:tcPr>
          <w:p w14:paraId="36282A3A" w14:textId="008885E1" w:rsidR="008F64BE" w:rsidRPr="001D16CB" w:rsidRDefault="005F66AE" w:rsidP="001D16CB">
            <w:pPr>
              <w:rPr>
                <w:rFonts w:ascii="Optima" w:hAnsi="Optima" w:cs="Times New Roman"/>
                <w:b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  <w:lang w:val="en-US"/>
              </w:rPr>
              <w:t>B.Sc. in Informatik</w:t>
            </w:r>
          </w:p>
        </w:tc>
        <w:tc>
          <w:tcPr>
            <w:tcW w:w="5104" w:type="dxa"/>
            <w:gridSpan w:val="9"/>
          </w:tcPr>
          <w:p w14:paraId="3DE8C75D" w14:textId="0B748330" w:rsidR="008F64BE" w:rsidRPr="001D16CB" w:rsidRDefault="006752AF" w:rsidP="001D16CB">
            <w:pPr>
              <w:jc w:val="right"/>
              <w:rPr>
                <w:rFonts w:ascii="Optima" w:hAnsi="Optima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  <w:lang w:val="de-AT"/>
              </w:rPr>
              <w:t>09/2019 – 03/2021</w:t>
            </w:r>
          </w:p>
        </w:tc>
      </w:tr>
      <w:tr w:rsidR="001031EE" w:rsidRPr="001D16CB" w14:paraId="27601A10" w14:textId="77777777" w:rsidTr="001031EE">
        <w:trPr>
          <w:trHeight w:val="20"/>
        </w:trPr>
        <w:tc>
          <w:tcPr>
            <w:tcW w:w="10774" w:type="dxa"/>
            <w:gridSpan w:val="12"/>
            <w:vAlign w:val="bottom"/>
          </w:tcPr>
          <w:p w14:paraId="6ECF7248" w14:textId="03683D1B" w:rsidR="005F66AE" w:rsidRPr="001D16CB" w:rsidRDefault="005F66AE" w:rsidP="001D16CB">
            <w:pPr>
              <w:pStyle w:val="Listenabsatz"/>
              <w:numPr>
                <w:ilvl w:val="0"/>
                <w:numId w:val="36"/>
              </w:numPr>
              <w:rPr>
                <w:rFonts w:ascii="Optima" w:hAnsi="Optima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</w:pPr>
            <w:r w:rsidRPr="001D16CB">
              <w:rPr>
                <w:rFonts w:ascii="Optima" w:hAnsi="Optima" w:cs="Georgia"/>
                <w:i/>
                <w:iCs/>
                <w:color w:val="000000" w:themeColor="text1"/>
                <w:sz w:val="18"/>
              </w:rPr>
              <w:t>Studiengangwechsel nach dem dritten Fachsemester aufgrund eines höheren wirtschaftlichen Interesses</w:t>
            </w:r>
          </w:p>
        </w:tc>
      </w:tr>
      <w:tr w:rsidR="001031EE" w:rsidRPr="001D16CB" w14:paraId="1C51E2FF" w14:textId="77777777" w:rsidTr="001031EE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5C9AEDFD" w:rsidR="008F64BE" w:rsidRPr="001D16CB" w:rsidRDefault="005F66AE" w:rsidP="001D16CB">
            <w:pPr>
              <w:rPr>
                <w:rFonts w:ascii="Optima" w:hAnsi="Optima" w:cs="Times New Roman"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 w:cs="Times New Roman"/>
                <w:b/>
                <w:color w:val="000000" w:themeColor="text1"/>
                <w:sz w:val="20"/>
                <w:szCs w:val="20"/>
              </w:rPr>
              <w:t xml:space="preserve">Martin-Luther-Schule  </w:t>
            </w:r>
          </w:p>
        </w:tc>
        <w:tc>
          <w:tcPr>
            <w:tcW w:w="5104" w:type="dxa"/>
            <w:gridSpan w:val="9"/>
            <w:vAlign w:val="bottom"/>
          </w:tcPr>
          <w:p w14:paraId="2FCB10D7" w14:textId="0BFF169A" w:rsidR="008F64BE" w:rsidRPr="001D16CB" w:rsidRDefault="008F64BE" w:rsidP="001D16CB">
            <w:pPr>
              <w:ind w:left="-279"/>
              <w:jc w:val="right"/>
              <w:rPr>
                <w:rFonts w:ascii="Optima" w:hAnsi="Optima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 w:cs="Times New Roman"/>
                <w:b/>
                <w:bCs/>
                <w:color w:val="000000" w:themeColor="text1"/>
                <w:sz w:val="20"/>
                <w:szCs w:val="20"/>
              </w:rPr>
              <w:t>M</w:t>
            </w:r>
            <w:r w:rsidR="006752AF" w:rsidRPr="001D16CB">
              <w:rPr>
                <w:rFonts w:ascii="Optima" w:hAnsi="Optima" w:cs="Times New Roman"/>
                <w:b/>
                <w:bCs/>
                <w:color w:val="000000" w:themeColor="text1"/>
                <w:sz w:val="20"/>
                <w:szCs w:val="20"/>
              </w:rPr>
              <w:t>arburg</w:t>
            </w:r>
          </w:p>
        </w:tc>
      </w:tr>
      <w:tr w:rsidR="001031EE" w:rsidRPr="001D16CB" w14:paraId="312B82BC" w14:textId="77777777" w:rsidTr="001031EE">
        <w:trPr>
          <w:trHeight w:val="20"/>
        </w:trPr>
        <w:tc>
          <w:tcPr>
            <w:tcW w:w="5670" w:type="dxa"/>
            <w:gridSpan w:val="3"/>
            <w:vAlign w:val="bottom"/>
          </w:tcPr>
          <w:p w14:paraId="1CEE182B" w14:textId="6931BF01" w:rsidR="006752AF" w:rsidRPr="001D16CB" w:rsidRDefault="006752AF" w:rsidP="001D16CB">
            <w:pPr>
              <w:rPr>
                <w:rFonts w:ascii="Optima" w:hAnsi="Optima" w:cs="Times New Roman"/>
                <w:color w:val="000000" w:themeColor="text1"/>
                <w:sz w:val="18"/>
                <w:szCs w:val="18"/>
                <w:lang w:val="de-AT"/>
              </w:rPr>
            </w:pPr>
            <w:r w:rsidRPr="001D16CB">
              <w:rPr>
                <w:rFonts w:ascii="Optima" w:hAnsi="Optima" w:cs="Times New Roman"/>
                <w:color w:val="000000" w:themeColor="text1"/>
                <w:sz w:val="18"/>
                <w:szCs w:val="18"/>
              </w:rPr>
              <w:t>Allgemeine Hochschulreife (Note: 2,1)</w:t>
            </w:r>
          </w:p>
        </w:tc>
        <w:tc>
          <w:tcPr>
            <w:tcW w:w="5104" w:type="dxa"/>
            <w:gridSpan w:val="9"/>
            <w:vAlign w:val="bottom"/>
          </w:tcPr>
          <w:p w14:paraId="7521EA6E" w14:textId="77F7A780" w:rsidR="006752AF" w:rsidRPr="001D16CB" w:rsidRDefault="006752AF" w:rsidP="001D16CB">
            <w:pPr>
              <w:jc w:val="right"/>
              <w:rPr>
                <w:rFonts w:ascii="Optima" w:hAnsi="Optima" w:cs="Times New Roman"/>
                <w:color w:val="000000" w:themeColor="text1"/>
                <w:sz w:val="18"/>
                <w:szCs w:val="18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  <w:lang w:val="de-AT"/>
              </w:rPr>
              <w:t>09/2016 – 06/2019</w:t>
            </w:r>
          </w:p>
        </w:tc>
      </w:tr>
      <w:tr w:rsidR="001031EE" w:rsidRPr="001D16CB" w14:paraId="69F47C1D" w14:textId="77777777" w:rsidTr="001031EE">
        <w:trPr>
          <w:trHeight w:val="20"/>
        </w:trPr>
        <w:tc>
          <w:tcPr>
            <w:tcW w:w="10774" w:type="dxa"/>
            <w:gridSpan w:val="12"/>
            <w:vAlign w:val="bottom"/>
          </w:tcPr>
          <w:p w14:paraId="23575F6C" w14:textId="0DFFDDF8" w:rsidR="006752AF" w:rsidRPr="001D16CB" w:rsidRDefault="006752AF" w:rsidP="001D16CB">
            <w:pPr>
              <w:pStyle w:val="Listenabsatz"/>
              <w:numPr>
                <w:ilvl w:val="0"/>
                <w:numId w:val="37"/>
              </w:numPr>
              <w:rPr>
                <w:rFonts w:ascii="Optima" w:hAnsi="Optima" w:cs="Times New Roman"/>
                <w:i/>
                <w:iCs/>
                <w:color w:val="000000" w:themeColor="text1"/>
                <w:sz w:val="18"/>
                <w:szCs w:val="18"/>
                <w:lang w:val="de-AT"/>
              </w:rPr>
            </w:pPr>
            <w:r w:rsidRPr="001D16CB">
              <w:rPr>
                <w:rFonts w:ascii="Optima" w:hAnsi="Optima"/>
                <w:i/>
                <w:iCs/>
                <w:color w:val="000000" w:themeColor="text1"/>
                <w:sz w:val="18"/>
                <w:szCs w:val="18"/>
              </w:rPr>
              <w:t xml:space="preserve">Erhalt des MINT-EC-Zertifikats mit besonderem Erfolg und </w:t>
            </w:r>
            <w:r w:rsidRPr="001D16CB">
              <w:rPr>
                <w:rFonts w:ascii="Optima" w:hAnsi="Optima"/>
                <w:i/>
                <w:iCs/>
                <w:color w:val="000000" w:themeColor="text1"/>
                <w:sz w:val="18"/>
                <w:szCs w:val="18"/>
                <w:lang w:val="de-AT"/>
              </w:rPr>
              <w:t>Stipendiatin bei der START Stiftung</w:t>
            </w:r>
          </w:p>
        </w:tc>
      </w:tr>
      <w:tr w:rsidR="001031EE" w:rsidRPr="001D16CB" w14:paraId="3A2665B3" w14:textId="77777777" w:rsidTr="001031EE">
        <w:trPr>
          <w:trHeight w:val="454"/>
        </w:trPr>
        <w:tc>
          <w:tcPr>
            <w:tcW w:w="10774" w:type="dxa"/>
            <w:gridSpan w:val="12"/>
            <w:tcBorders>
              <w:bottom w:val="single" w:sz="6" w:space="0" w:color="214461"/>
            </w:tcBorders>
            <w:vAlign w:val="bottom"/>
          </w:tcPr>
          <w:p w14:paraId="239F87B8" w14:textId="1F5B7BA3" w:rsidR="006752AF" w:rsidRPr="001D16CB" w:rsidRDefault="00DB1C0E" w:rsidP="001D16CB">
            <w:pPr>
              <w:pStyle w:val="BERSCHRIFT"/>
              <w:jc w:val="center"/>
              <w:rPr>
                <w:rFonts w:ascii="Optima" w:hAnsi="Optima" w:cs="Times New Roman"/>
                <w:smallCaps w:val="0"/>
                <w:color w:val="000000" w:themeColor="text1"/>
                <w:sz w:val="26"/>
                <w:szCs w:val="26"/>
              </w:rPr>
            </w:pPr>
            <w:ins w:id="18" w:author="David Döbele" w:date="2026-01-15T20:44:00Z" w16du:dateUtc="2026-01-15T19:44:00Z">
              <w:r>
                <w:rPr>
                  <w:rFonts w:ascii="Optima" w:hAnsi="Optima" w:cs="Times New Roman"/>
                  <w:smallCaps w:val="0"/>
                  <w:color w:val="000000" w:themeColor="text1"/>
                  <w:sz w:val="26"/>
                  <w:szCs w:val="26"/>
                </w:rPr>
                <w:t xml:space="preserve">AUSGEWÄHLTE </w:t>
              </w:r>
            </w:ins>
            <w:r w:rsidR="006752AF" w:rsidRPr="001D16CB">
              <w:rPr>
                <w:rFonts w:ascii="Optima" w:hAnsi="Optima" w:cs="Times New Roman"/>
                <w:smallCaps w:val="0"/>
                <w:color w:val="000000" w:themeColor="text1"/>
                <w:sz w:val="26"/>
                <w:szCs w:val="26"/>
              </w:rPr>
              <w:t>PRAKTISCHE ERFAHRUNGEN</w:t>
            </w:r>
          </w:p>
        </w:tc>
      </w:tr>
      <w:tr w:rsidR="001031EE" w:rsidRPr="001D16CB" w14:paraId="127C64E2" w14:textId="77777777" w:rsidTr="001031EE">
        <w:trPr>
          <w:trHeight w:val="340"/>
        </w:trPr>
        <w:tc>
          <w:tcPr>
            <w:tcW w:w="6521" w:type="dxa"/>
            <w:gridSpan w:val="5"/>
            <w:tcBorders>
              <w:top w:val="single" w:sz="6" w:space="0" w:color="214461"/>
            </w:tcBorders>
            <w:vAlign w:val="bottom"/>
          </w:tcPr>
          <w:p w14:paraId="38F27285" w14:textId="0A83196C" w:rsidR="006752AF" w:rsidRPr="001D16CB" w:rsidRDefault="006752AF" w:rsidP="001D16CB">
            <w:pPr>
              <w:rPr>
                <w:rFonts w:ascii="Optima" w:hAnsi="Optima" w:cs="Times New Roman"/>
                <w:color w:val="000000" w:themeColor="text1"/>
                <w:sz w:val="20"/>
                <w:szCs w:val="20"/>
                <w:lang w:val="en-US"/>
              </w:rPr>
            </w:pPr>
            <w:r w:rsidRPr="001D16CB">
              <w:rPr>
                <w:rFonts w:ascii="Optima" w:hAnsi="Optima" w:cs="Times New Roman"/>
                <w:b/>
                <w:color w:val="000000" w:themeColor="text1"/>
                <w:sz w:val="20"/>
                <w:szCs w:val="20"/>
                <w:lang w:val="en-US"/>
              </w:rPr>
              <w:t xml:space="preserve">Commerz Business Consulting GmbH </w:t>
            </w:r>
          </w:p>
        </w:tc>
        <w:tc>
          <w:tcPr>
            <w:tcW w:w="4253" w:type="dxa"/>
            <w:gridSpan w:val="7"/>
            <w:tcBorders>
              <w:top w:val="single" w:sz="6" w:space="0" w:color="214461"/>
            </w:tcBorders>
            <w:vAlign w:val="bottom"/>
          </w:tcPr>
          <w:p w14:paraId="4820196E" w14:textId="24ABF2D4" w:rsidR="006752AF" w:rsidRPr="001D16CB" w:rsidRDefault="006752AF" w:rsidP="001D16CB">
            <w:pPr>
              <w:jc w:val="right"/>
              <w:rPr>
                <w:rFonts w:ascii="Optima" w:hAnsi="Optima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 w:cs="Times New Roman"/>
                <w:b/>
                <w:bCs/>
                <w:color w:val="000000" w:themeColor="text1"/>
                <w:sz w:val="20"/>
                <w:szCs w:val="20"/>
              </w:rPr>
              <w:t>Frankfurt am Main</w:t>
            </w:r>
          </w:p>
        </w:tc>
      </w:tr>
      <w:tr w:rsidR="001031EE" w:rsidRPr="001D16CB" w14:paraId="335D84E9" w14:textId="77777777" w:rsidTr="001031EE">
        <w:trPr>
          <w:trHeight w:val="20"/>
        </w:trPr>
        <w:tc>
          <w:tcPr>
            <w:tcW w:w="8364" w:type="dxa"/>
            <w:gridSpan w:val="10"/>
            <w:vAlign w:val="bottom"/>
          </w:tcPr>
          <w:p w14:paraId="20B1570F" w14:textId="594926B4" w:rsidR="006752AF" w:rsidRPr="001D16CB" w:rsidRDefault="006752AF" w:rsidP="001D16CB">
            <w:pPr>
              <w:rPr>
                <w:rFonts w:ascii="Optima" w:hAnsi="Optima" w:cs="Times New Roman"/>
                <w:color w:val="000000" w:themeColor="text1"/>
                <w:sz w:val="20"/>
                <w:szCs w:val="20"/>
                <w:lang w:val="en-US"/>
              </w:rPr>
            </w:pPr>
            <w:r w:rsidRPr="001D16CB">
              <w:rPr>
                <w:rFonts w:ascii="Optima" w:hAnsi="Optima" w:cs="Georgia"/>
                <w:color w:val="000000" w:themeColor="text1"/>
                <w:sz w:val="18"/>
              </w:rPr>
              <w:t xml:space="preserve">Praktikant im Inhouse Management Consulting  </w:t>
            </w:r>
          </w:p>
        </w:tc>
        <w:tc>
          <w:tcPr>
            <w:tcW w:w="2410" w:type="dxa"/>
            <w:gridSpan w:val="2"/>
          </w:tcPr>
          <w:p w14:paraId="0475B997" w14:textId="6C9E3DB2" w:rsidR="006752AF" w:rsidRPr="001D16CB" w:rsidRDefault="006752AF" w:rsidP="001D16CB">
            <w:pPr>
              <w:jc w:val="right"/>
              <w:rPr>
                <w:rFonts w:ascii="Optima" w:hAnsi="Optima" w:cs="Times New Roman"/>
                <w:color w:val="000000" w:themeColor="text1"/>
                <w:sz w:val="20"/>
                <w:szCs w:val="20"/>
                <w:lang w:val="en-US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  <w:lang w:val="de-AT"/>
              </w:rPr>
              <w:t>09/2025 – heute</w:t>
            </w:r>
          </w:p>
        </w:tc>
      </w:tr>
      <w:tr w:rsidR="001031EE" w:rsidRPr="001D16CB" w14:paraId="54C3D64C" w14:textId="77777777" w:rsidTr="001031EE">
        <w:trPr>
          <w:trHeight w:val="20"/>
        </w:trPr>
        <w:tc>
          <w:tcPr>
            <w:tcW w:w="10774" w:type="dxa"/>
            <w:gridSpan w:val="12"/>
          </w:tcPr>
          <w:p w14:paraId="3ED9D853" w14:textId="77777777" w:rsidR="001B534B" w:rsidRPr="001B534B" w:rsidRDefault="001B534B" w:rsidP="001B534B">
            <w:pPr>
              <w:pStyle w:val="Listenabsatz"/>
              <w:numPr>
                <w:ilvl w:val="0"/>
                <w:numId w:val="39"/>
              </w:numPr>
              <w:shd w:val="clear" w:color="auto" w:fill="FFFFFF"/>
              <w:rPr>
                <w:rFonts w:ascii="Optima" w:hAnsi="Optima"/>
                <w:i/>
                <w:iCs/>
                <w:color w:val="000000" w:themeColor="text1"/>
                <w:sz w:val="18"/>
              </w:rPr>
            </w:pPr>
            <w:r w:rsidRPr="001B534B">
              <w:rPr>
                <w:rFonts w:ascii="Optima" w:hAnsi="Optima"/>
                <w:i/>
                <w:iCs/>
                <w:color w:val="000000" w:themeColor="text1"/>
                <w:sz w:val="18"/>
              </w:rPr>
              <w:t>Unterstützung beim Aufsatz eines bankweiten strategischen Programms durch Erarbeitung der Meilenstein- und Roadmap-Planung sowie Abhängigkeits- und Risikoübersichten</w:t>
            </w:r>
            <w:del w:id="19" w:author="David Döbele" w:date="2026-01-15T20:44:00Z" w16du:dateUtc="2026-01-15T19:44:00Z">
              <w:r w:rsidRPr="001B534B" w:rsidDel="00FF7A01">
                <w:rPr>
                  <w:rFonts w:ascii="Optima" w:hAnsi="Optima"/>
                  <w:i/>
                  <w:iCs/>
                  <w:color w:val="000000" w:themeColor="text1"/>
                  <w:sz w:val="18"/>
                </w:rPr>
                <w:delText>.</w:delText>
              </w:r>
            </w:del>
          </w:p>
          <w:p w14:paraId="464CBDDF" w14:textId="77777777" w:rsidR="001B534B" w:rsidRPr="001B534B" w:rsidRDefault="001B534B" w:rsidP="001B534B">
            <w:pPr>
              <w:numPr>
                <w:ilvl w:val="0"/>
                <w:numId w:val="29"/>
              </w:numPr>
              <w:shd w:val="clear" w:color="auto" w:fill="FFFFFF"/>
              <w:rPr>
                <w:rFonts w:ascii="Optima" w:hAnsi="Optima"/>
                <w:i/>
                <w:iCs/>
                <w:color w:val="000000" w:themeColor="text1"/>
                <w:sz w:val="18"/>
              </w:rPr>
            </w:pPr>
            <w:r w:rsidRPr="001B534B">
              <w:rPr>
                <w:rFonts w:ascii="Optima" w:hAnsi="Optima"/>
                <w:i/>
                <w:iCs/>
                <w:color w:val="000000" w:themeColor="text1"/>
                <w:sz w:val="18"/>
              </w:rPr>
              <w:t>Anfertigung und Aufbereitung von Informations- und Entscheidungsunterlagen für Gremien mit Top-Management-Beteiligung zur strategischen Entscheidungsfindung</w:t>
            </w:r>
            <w:del w:id="20" w:author="David Döbele" w:date="2026-01-15T20:44:00Z" w16du:dateUtc="2026-01-15T19:44:00Z">
              <w:r w:rsidRPr="001B534B" w:rsidDel="00FF7A01">
                <w:rPr>
                  <w:rFonts w:ascii="Optima" w:hAnsi="Optima"/>
                  <w:i/>
                  <w:iCs/>
                  <w:color w:val="000000" w:themeColor="text1"/>
                  <w:sz w:val="18"/>
                </w:rPr>
                <w:delText>.</w:delText>
              </w:r>
            </w:del>
          </w:p>
          <w:p w14:paraId="091CE610" w14:textId="77777777" w:rsidR="001B534B" w:rsidRPr="001B534B" w:rsidRDefault="001B534B" w:rsidP="001B534B">
            <w:pPr>
              <w:numPr>
                <w:ilvl w:val="0"/>
                <w:numId w:val="29"/>
              </w:numPr>
              <w:shd w:val="clear" w:color="auto" w:fill="FFFFFF"/>
              <w:rPr>
                <w:rFonts w:ascii="Optima" w:hAnsi="Optima"/>
                <w:i/>
                <w:iCs/>
                <w:color w:val="000000" w:themeColor="text1"/>
                <w:sz w:val="18"/>
              </w:rPr>
            </w:pPr>
            <w:r w:rsidRPr="001B534B">
              <w:rPr>
                <w:rFonts w:ascii="Optima" w:hAnsi="Optima"/>
                <w:i/>
                <w:iCs/>
                <w:color w:val="000000" w:themeColor="text1"/>
                <w:sz w:val="18"/>
              </w:rPr>
              <w:t>Einsatz von KI-Tools zur effizienten Recherche, Strukturierung und Analyse projektbezogener Inhalte sowie Aufbau einer Prompt-Bibliothek zur Standardisierung und Beschleunigung häufig genutzter Projektmanagement-Use-Cases</w:t>
            </w:r>
            <w:del w:id="21" w:author="David Döbele" w:date="2026-01-15T20:44:00Z" w16du:dateUtc="2026-01-15T19:44:00Z">
              <w:r w:rsidRPr="001B534B" w:rsidDel="00FF7A01">
                <w:rPr>
                  <w:rFonts w:ascii="Optima" w:hAnsi="Optima"/>
                  <w:i/>
                  <w:iCs/>
                  <w:color w:val="000000" w:themeColor="text1"/>
                  <w:sz w:val="18"/>
                </w:rPr>
                <w:delText>.</w:delText>
              </w:r>
            </w:del>
          </w:p>
          <w:p w14:paraId="34B2A351" w14:textId="77777777" w:rsidR="001B534B" w:rsidRPr="001B534B" w:rsidRDefault="001B534B" w:rsidP="001B534B">
            <w:pPr>
              <w:numPr>
                <w:ilvl w:val="0"/>
                <w:numId w:val="29"/>
              </w:numPr>
              <w:shd w:val="clear" w:color="auto" w:fill="FFFFFF"/>
              <w:rPr>
                <w:rFonts w:ascii="Optima" w:hAnsi="Optima"/>
                <w:i/>
                <w:iCs/>
                <w:color w:val="000000" w:themeColor="text1"/>
                <w:sz w:val="18"/>
              </w:rPr>
            </w:pPr>
            <w:r w:rsidRPr="001B534B">
              <w:rPr>
                <w:rFonts w:ascii="Optima" w:hAnsi="Optima"/>
                <w:i/>
                <w:iCs/>
                <w:color w:val="000000" w:themeColor="text1"/>
                <w:sz w:val="18"/>
              </w:rPr>
              <w:t>Mitarbeit bei der Planung, Durchführung und Nachbereitung bankweiter strategischer Workshops mit internen Stakeholdern sowie führenden externen Technologiepartnern wie Google und Microsoft</w:t>
            </w:r>
            <w:del w:id="22" w:author="David Döbele" w:date="2026-01-15T20:44:00Z" w16du:dateUtc="2026-01-15T19:44:00Z">
              <w:r w:rsidRPr="001B534B" w:rsidDel="00FF7A01">
                <w:rPr>
                  <w:rFonts w:ascii="Optima" w:hAnsi="Optima"/>
                  <w:i/>
                  <w:iCs/>
                  <w:color w:val="000000" w:themeColor="text1"/>
                  <w:sz w:val="18"/>
                </w:rPr>
                <w:delText>.</w:delText>
              </w:r>
            </w:del>
          </w:p>
          <w:p w14:paraId="6DD9BA0F" w14:textId="6DAEF842" w:rsidR="001B534B" w:rsidRPr="001B534B" w:rsidRDefault="001B534B" w:rsidP="001B534B">
            <w:pPr>
              <w:numPr>
                <w:ilvl w:val="0"/>
                <w:numId w:val="29"/>
              </w:numPr>
              <w:shd w:val="clear" w:color="auto" w:fill="FFFFFF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1B534B">
              <w:rPr>
                <w:rFonts w:ascii="Optima" w:hAnsi="Optima"/>
                <w:i/>
                <w:iCs/>
                <w:color w:val="000000" w:themeColor="text1"/>
                <w:sz w:val="18"/>
              </w:rPr>
              <w:t xml:space="preserve">Vor- und Nachbereitung sowie teilweise Moderation eines regelmäßigen bankweiten Austauschtermins unter Einsatz agiler Projektmanagement-Tools wie </w:t>
            </w:r>
            <w:proofErr w:type="spellStart"/>
            <w:r w:rsidRPr="001B534B">
              <w:rPr>
                <w:rFonts w:ascii="Optima" w:hAnsi="Optima"/>
                <w:i/>
                <w:iCs/>
                <w:color w:val="000000" w:themeColor="text1"/>
                <w:sz w:val="18"/>
              </w:rPr>
              <w:t>Confluence</w:t>
            </w:r>
            <w:proofErr w:type="spellEnd"/>
            <w:r w:rsidRPr="001B534B">
              <w:rPr>
                <w:rFonts w:ascii="Optima" w:hAnsi="Optima"/>
                <w:i/>
                <w:iCs/>
                <w:color w:val="000000" w:themeColor="text1"/>
                <w:sz w:val="18"/>
              </w:rPr>
              <w:t xml:space="preserve"> und Jira</w:t>
            </w:r>
            <w:del w:id="23" w:author="David Döbele" w:date="2026-01-15T20:44:00Z" w16du:dateUtc="2026-01-15T19:44:00Z">
              <w:r w:rsidRPr="001B534B" w:rsidDel="00FF7A01">
                <w:rPr>
                  <w:rFonts w:ascii="Optima" w:hAnsi="Optima"/>
                  <w:i/>
                  <w:iCs/>
                  <w:color w:val="000000" w:themeColor="text1"/>
                  <w:sz w:val="18"/>
                </w:rPr>
                <w:delText>.</w:delText>
              </w:r>
            </w:del>
          </w:p>
        </w:tc>
      </w:tr>
      <w:tr w:rsidR="001031EE" w:rsidRPr="001D16CB" w14:paraId="45404236" w14:textId="77777777" w:rsidTr="001031EE">
        <w:trPr>
          <w:trHeight w:val="340"/>
        </w:trPr>
        <w:tc>
          <w:tcPr>
            <w:tcW w:w="5523" w:type="dxa"/>
            <w:gridSpan w:val="2"/>
            <w:vAlign w:val="bottom"/>
          </w:tcPr>
          <w:p w14:paraId="3CF978EE" w14:textId="6A81D57C" w:rsidR="006752AF" w:rsidRPr="001D16CB" w:rsidRDefault="006752AF" w:rsidP="001D16CB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1D16CB">
              <w:rPr>
                <w:rFonts w:ascii="Optima" w:hAnsi="Optima" w:cs="Times New Roman"/>
                <w:b/>
                <w:i w:val="0"/>
                <w:iCs w:val="0"/>
                <w:color w:val="000000" w:themeColor="text1"/>
                <w:sz w:val="20"/>
                <w:szCs w:val="20"/>
                <w:lang w:val="en-US"/>
              </w:rPr>
              <w:t>Detecon</w:t>
            </w:r>
            <w:proofErr w:type="spellEnd"/>
            <w:r w:rsidRPr="001D16CB">
              <w:rPr>
                <w:rFonts w:ascii="Optima" w:hAnsi="Optima" w:cs="Times New Roman"/>
                <w:b/>
                <w:i w:val="0"/>
                <w:iCs w:val="0"/>
                <w:color w:val="000000" w:themeColor="text1"/>
                <w:sz w:val="20"/>
                <w:szCs w:val="20"/>
                <w:lang w:val="en-US"/>
              </w:rPr>
              <w:t xml:space="preserve"> International GmbH </w:t>
            </w:r>
          </w:p>
        </w:tc>
        <w:tc>
          <w:tcPr>
            <w:tcW w:w="5251" w:type="dxa"/>
            <w:gridSpan w:val="10"/>
            <w:vAlign w:val="bottom"/>
          </w:tcPr>
          <w:p w14:paraId="49A11F72" w14:textId="19239706" w:rsidR="006752AF" w:rsidRPr="001D16CB" w:rsidRDefault="006752AF" w:rsidP="001D16C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Frankfurt am Main</w:t>
            </w:r>
          </w:p>
        </w:tc>
      </w:tr>
      <w:tr w:rsidR="001031EE" w:rsidRPr="001D16CB" w14:paraId="16C6F7AD" w14:textId="77777777" w:rsidTr="001031EE">
        <w:trPr>
          <w:trHeight w:val="20"/>
        </w:trPr>
        <w:tc>
          <w:tcPr>
            <w:tcW w:w="7655" w:type="dxa"/>
            <w:gridSpan w:val="7"/>
            <w:vAlign w:val="bottom"/>
          </w:tcPr>
          <w:p w14:paraId="5D8760E9" w14:textId="2FDB9B8D" w:rsidR="006752AF" w:rsidRPr="001D16CB" w:rsidRDefault="006752AF" w:rsidP="001D16CB">
            <w:pPr>
              <w:rPr>
                <w:rFonts w:ascii="Optima" w:hAnsi="Optima" w:cs="Times New Roman"/>
                <w:b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</w:rPr>
              <w:t xml:space="preserve">Praktikantin im Digital </w:t>
            </w:r>
            <w:proofErr w:type="spellStart"/>
            <w:r w:rsidRPr="001D16CB">
              <w:rPr>
                <w:rFonts w:ascii="Optima" w:hAnsi="Optima"/>
                <w:color w:val="000000" w:themeColor="text1"/>
                <w:sz w:val="18"/>
              </w:rPr>
              <w:t>Strategy</w:t>
            </w:r>
            <w:proofErr w:type="spellEnd"/>
            <w:r w:rsidRPr="001D16CB">
              <w:rPr>
                <w:rFonts w:ascii="Optima" w:hAnsi="Optima"/>
                <w:color w:val="000000" w:themeColor="text1"/>
                <w:sz w:val="18"/>
              </w:rPr>
              <w:t xml:space="preserve"> Consulting</w:t>
            </w:r>
          </w:p>
        </w:tc>
        <w:tc>
          <w:tcPr>
            <w:tcW w:w="3119" w:type="dxa"/>
            <w:gridSpan w:val="5"/>
          </w:tcPr>
          <w:p w14:paraId="2D9DB8CA" w14:textId="31F4CB52" w:rsidR="006752AF" w:rsidRPr="001D16CB" w:rsidRDefault="006752AF" w:rsidP="001D16C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/>
                <w:i w:val="0"/>
                <w:iCs w:val="0"/>
                <w:color w:val="000000" w:themeColor="text1"/>
                <w:sz w:val="18"/>
                <w:lang w:val="de-AT"/>
              </w:rPr>
              <w:t>02/2023 – 05/2023</w:t>
            </w:r>
          </w:p>
        </w:tc>
      </w:tr>
      <w:tr w:rsidR="001031EE" w:rsidRPr="001D16CB" w14:paraId="7660C4BA" w14:textId="77777777" w:rsidTr="001031EE">
        <w:trPr>
          <w:trHeight w:val="20"/>
        </w:trPr>
        <w:tc>
          <w:tcPr>
            <w:tcW w:w="10774" w:type="dxa"/>
            <w:gridSpan w:val="12"/>
            <w:vAlign w:val="bottom"/>
          </w:tcPr>
          <w:p w14:paraId="5DA9351B" w14:textId="50D87299" w:rsidR="006752AF" w:rsidRPr="001D16CB" w:rsidRDefault="006752AF" w:rsidP="001D16CB">
            <w:pPr>
              <w:pStyle w:val="Bullets"/>
              <w:rPr>
                <w:rFonts w:ascii="Optima" w:hAnsi="Optima"/>
                <w:color w:val="000000" w:themeColor="text1"/>
                <w:sz w:val="18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</w:rPr>
              <w:t>Planung und Durchführung einer Markt- und Kundensegmentanalyse im Anbieterbereich des Gesundheitssektors: Untersuchung und Analyse der Endkundenbedürfnisse sowie neuer Trendthemen für sieben ausgewählte Zielmärkte zur Identifizierung potenzieller Kundengruppen für Beratungsdienstleistungen</w:t>
            </w:r>
          </w:p>
          <w:p w14:paraId="3F673C87" w14:textId="65DE65AD" w:rsidR="006752AF" w:rsidRPr="00EE554E" w:rsidRDefault="006752AF" w:rsidP="00EE554E">
            <w:pPr>
              <w:pStyle w:val="Bullets"/>
              <w:rPr>
                <w:rFonts w:ascii="Optima" w:hAnsi="Optima"/>
                <w:color w:val="000000" w:themeColor="text1"/>
                <w:sz w:val="18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</w:rPr>
              <w:t xml:space="preserve">Unterstützung der Vor- und Nachbereitung sowie selbständige Erstellung der notwendigen Unterlagen </w:t>
            </w:r>
            <w:r w:rsidRPr="00EE554E">
              <w:rPr>
                <w:rFonts w:ascii="Optima" w:hAnsi="Optima"/>
                <w:color w:val="000000" w:themeColor="text1"/>
                <w:sz w:val="18"/>
              </w:rPr>
              <w:t>für einen internen Strategie-Workshop im Gesundheitsbereich</w:t>
            </w:r>
          </w:p>
          <w:p w14:paraId="232E3A22" w14:textId="77777777" w:rsidR="006752AF" w:rsidRPr="001D16CB" w:rsidRDefault="006752AF" w:rsidP="001D16CB">
            <w:pPr>
              <w:pStyle w:val="Bullets"/>
              <w:rPr>
                <w:rFonts w:ascii="Optima" w:hAnsi="Optima"/>
                <w:color w:val="000000" w:themeColor="text1"/>
                <w:sz w:val="18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</w:rPr>
              <w:t xml:space="preserve">Unterstützung bei der Erstellung von Angebotsunterlagen für Projekte im Energiesektor </w:t>
            </w:r>
          </w:p>
          <w:p w14:paraId="132465C4" w14:textId="242A7BBE" w:rsidR="006752AF" w:rsidRPr="00EE554E" w:rsidRDefault="006752AF" w:rsidP="00EE554E">
            <w:pPr>
              <w:pStyle w:val="Bullets"/>
              <w:rPr>
                <w:rFonts w:ascii="Optima" w:hAnsi="Optima"/>
                <w:color w:val="000000" w:themeColor="text1"/>
                <w:sz w:val="18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</w:rPr>
              <w:t xml:space="preserve">Mitarbeit </w:t>
            </w:r>
            <w:r w:rsidR="001D16CB">
              <w:rPr>
                <w:rFonts w:ascii="Optima" w:hAnsi="Optima"/>
                <w:color w:val="000000" w:themeColor="text1"/>
                <w:sz w:val="18"/>
              </w:rPr>
              <w:t>an</w:t>
            </w:r>
            <w:r w:rsidR="001D16CB" w:rsidRPr="001D16CB">
              <w:rPr>
                <w:rFonts w:ascii="Optima" w:hAnsi="Optima"/>
                <w:color w:val="000000" w:themeColor="text1"/>
                <w:sz w:val="18"/>
              </w:rPr>
              <w:t xml:space="preserve"> </w:t>
            </w:r>
            <w:r w:rsidRPr="001D16CB">
              <w:rPr>
                <w:rFonts w:ascii="Optima" w:hAnsi="Optima"/>
                <w:color w:val="000000" w:themeColor="text1"/>
                <w:sz w:val="18"/>
              </w:rPr>
              <w:t xml:space="preserve">zwei Projekten zur strategischen Neuausrichtung und Digitalisierung des Kundenservices eines Energieversorgers, Detaillierung einer übergreifenden Kundenservice-Strategie und Analyse </w:t>
            </w:r>
            <w:r w:rsidRPr="00EE554E">
              <w:rPr>
                <w:rFonts w:ascii="Optima" w:hAnsi="Optima"/>
                <w:color w:val="000000" w:themeColor="text1"/>
                <w:sz w:val="18"/>
              </w:rPr>
              <w:t>verschiedener Contact</w:t>
            </w:r>
            <w:r w:rsidR="00EE554E">
              <w:rPr>
                <w:rFonts w:ascii="Optima" w:hAnsi="Optima"/>
                <w:color w:val="000000" w:themeColor="text1"/>
                <w:sz w:val="18"/>
              </w:rPr>
              <w:t xml:space="preserve"> </w:t>
            </w:r>
            <w:r w:rsidRPr="00EE554E">
              <w:rPr>
                <w:rFonts w:ascii="Optima" w:hAnsi="Optima"/>
                <w:color w:val="000000" w:themeColor="text1"/>
                <w:sz w:val="18"/>
              </w:rPr>
              <w:t>Center</w:t>
            </w:r>
            <w:r w:rsidR="00EE554E">
              <w:rPr>
                <w:rFonts w:ascii="Optima" w:hAnsi="Optima"/>
                <w:color w:val="000000" w:themeColor="text1"/>
                <w:sz w:val="18"/>
              </w:rPr>
              <w:t xml:space="preserve"> </w:t>
            </w:r>
            <w:r w:rsidRPr="00EE554E">
              <w:rPr>
                <w:rFonts w:ascii="Optima" w:hAnsi="Optima"/>
                <w:color w:val="000000" w:themeColor="text1"/>
                <w:sz w:val="18"/>
              </w:rPr>
              <w:t>Plattformen sowie Outsourcing</w:t>
            </w:r>
            <w:r w:rsidR="001D16CB" w:rsidRPr="00EE554E">
              <w:rPr>
                <w:rFonts w:ascii="Optima" w:hAnsi="Optima"/>
                <w:color w:val="000000" w:themeColor="text1"/>
                <w:sz w:val="18"/>
              </w:rPr>
              <w:t>-</w:t>
            </w:r>
            <w:r w:rsidRPr="00EE554E">
              <w:rPr>
                <w:rFonts w:ascii="Optima" w:hAnsi="Optima"/>
                <w:color w:val="000000" w:themeColor="text1"/>
                <w:sz w:val="18"/>
              </w:rPr>
              <w:t>Optionen für den Kundenservice</w:t>
            </w:r>
          </w:p>
        </w:tc>
      </w:tr>
      <w:tr w:rsidR="001031EE" w:rsidRPr="001D16CB" w14:paraId="4EC9DEB8" w14:textId="77777777" w:rsidTr="001031EE">
        <w:trPr>
          <w:trHeight w:val="340"/>
        </w:trPr>
        <w:tc>
          <w:tcPr>
            <w:tcW w:w="5523" w:type="dxa"/>
            <w:gridSpan w:val="2"/>
            <w:vAlign w:val="bottom"/>
          </w:tcPr>
          <w:p w14:paraId="061D97E7" w14:textId="6D896C37" w:rsidR="006752AF" w:rsidRPr="001D16CB" w:rsidRDefault="006752AF" w:rsidP="001D16CB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1D16CB">
              <w:rPr>
                <w:rFonts w:ascii="Optima" w:hAnsi="Optima" w:cs="Times New Roman"/>
                <w:b/>
                <w:i w:val="0"/>
                <w:iCs w:val="0"/>
                <w:color w:val="000000" w:themeColor="text1"/>
                <w:sz w:val="20"/>
                <w:szCs w:val="20"/>
                <w:lang w:val="en-US"/>
              </w:rPr>
              <w:t>Forvis</w:t>
            </w:r>
            <w:proofErr w:type="spellEnd"/>
            <w:r w:rsidRPr="001D16CB">
              <w:rPr>
                <w:rFonts w:ascii="Optima" w:hAnsi="Optima" w:cs="Times New Roman"/>
                <w:b/>
                <w:i w:val="0"/>
                <w:iCs w:val="0"/>
                <w:color w:val="000000" w:themeColor="text1"/>
                <w:sz w:val="20"/>
                <w:szCs w:val="20"/>
                <w:lang w:val="en-US"/>
              </w:rPr>
              <w:t xml:space="preserve"> Mazars Advisors GmbH &amp; Co. KG</w:t>
            </w:r>
          </w:p>
        </w:tc>
        <w:tc>
          <w:tcPr>
            <w:tcW w:w="5251" w:type="dxa"/>
            <w:gridSpan w:val="10"/>
            <w:vAlign w:val="bottom"/>
          </w:tcPr>
          <w:p w14:paraId="38592414" w14:textId="3397B6D5" w:rsidR="006752AF" w:rsidRPr="001D16CB" w:rsidRDefault="006752AF" w:rsidP="001D16C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Frankfurt am Main</w:t>
            </w:r>
          </w:p>
        </w:tc>
      </w:tr>
      <w:tr w:rsidR="001031EE" w:rsidRPr="001D16CB" w14:paraId="0A0FFCF6" w14:textId="77777777" w:rsidTr="001031EE">
        <w:trPr>
          <w:trHeight w:val="20"/>
        </w:trPr>
        <w:tc>
          <w:tcPr>
            <w:tcW w:w="8080" w:type="dxa"/>
            <w:gridSpan w:val="8"/>
            <w:vAlign w:val="bottom"/>
          </w:tcPr>
          <w:p w14:paraId="30382087" w14:textId="4E8063F2" w:rsidR="006752AF" w:rsidRPr="001D16CB" w:rsidRDefault="006752AF" w:rsidP="001D16CB">
            <w:pPr>
              <w:rPr>
                <w:rFonts w:ascii="Optima" w:hAnsi="Optima" w:cs="Times New Roman"/>
                <w:b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</w:rPr>
              <w:t>Praktikantin im Digital Finance Consulting</w:t>
            </w:r>
          </w:p>
        </w:tc>
        <w:tc>
          <w:tcPr>
            <w:tcW w:w="2694" w:type="dxa"/>
            <w:gridSpan w:val="4"/>
          </w:tcPr>
          <w:p w14:paraId="7444AF8F" w14:textId="766E28F3" w:rsidR="006752AF" w:rsidRPr="001D16CB" w:rsidRDefault="006752AF" w:rsidP="001D16C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/>
                <w:i w:val="0"/>
                <w:iCs w:val="0"/>
                <w:color w:val="000000" w:themeColor="text1"/>
                <w:sz w:val="18"/>
                <w:lang w:val="de-AT"/>
              </w:rPr>
              <w:t>08/2022 – 11/2022</w:t>
            </w:r>
          </w:p>
        </w:tc>
      </w:tr>
      <w:tr w:rsidR="001031EE" w:rsidRPr="001D16CB" w14:paraId="4C00CD42" w14:textId="77777777" w:rsidTr="001031EE">
        <w:trPr>
          <w:trHeight w:val="20"/>
        </w:trPr>
        <w:tc>
          <w:tcPr>
            <w:tcW w:w="10774" w:type="dxa"/>
            <w:gridSpan w:val="12"/>
            <w:vAlign w:val="bottom"/>
          </w:tcPr>
          <w:p w14:paraId="4FDC0186" w14:textId="0CD9FA4C" w:rsidR="006752AF" w:rsidRPr="00EE554E" w:rsidRDefault="006752AF" w:rsidP="00EE554E">
            <w:pPr>
              <w:pStyle w:val="Bullets"/>
              <w:rPr>
                <w:rFonts w:ascii="Optima" w:hAnsi="Optima"/>
                <w:color w:val="000000" w:themeColor="text1"/>
                <w:sz w:val="18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</w:rPr>
              <w:t xml:space="preserve">Unterstützung bei der Prozessdokumentation und -modellierung mit Flow Charts </w:t>
            </w:r>
            <w:r w:rsidRPr="00EE554E">
              <w:rPr>
                <w:rFonts w:ascii="Optima" w:hAnsi="Optima"/>
                <w:color w:val="000000" w:themeColor="text1"/>
                <w:sz w:val="18"/>
              </w:rPr>
              <w:t>(BPMN 2.0 konform) unter</w:t>
            </w:r>
            <w:r w:rsidR="001D16CB" w:rsidRPr="00EE554E">
              <w:rPr>
                <w:rFonts w:ascii="Optima" w:hAnsi="Optima"/>
                <w:color w:val="000000" w:themeColor="text1"/>
                <w:sz w:val="18"/>
              </w:rPr>
              <w:t xml:space="preserve"> </w:t>
            </w:r>
            <w:r w:rsidRPr="00EE554E">
              <w:rPr>
                <w:rFonts w:ascii="Optima" w:hAnsi="Optima"/>
                <w:color w:val="000000" w:themeColor="text1"/>
                <w:sz w:val="18"/>
              </w:rPr>
              <w:t xml:space="preserve">Verwendung der Prozessmodellierungssoftware </w:t>
            </w:r>
            <w:proofErr w:type="spellStart"/>
            <w:r w:rsidRPr="00EE554E">
              <w:rPr>
                <w:rFonts w:ascii="Optima" w:hAnsi="Optima"/>
                <w:color w:val="000000" w:themeColor="text1"/>
                <w:sz w:val="18"/>
              </w:rPr>
              <w:t>Bizagi</w:t>
            </w:r>
            <w:proofErr w:type="spellEnd"/>
          </w:p>
          <w:p w14:paraId="46335F13" w14:textId="77777777" w:rsidR="006752AF" w:rsidRPr="001D16CB" w:rsidRDefault="006752AF" w:rsidP="001D16CB">
            <w:pPr>
              <w:pStyle w:val="Bullets"/>
              <w:rPr>
                <w:rFonts w:ascii="Optima" w:hAnsi="Optima"/>
                <w:color w:val="000000" w:themeColor="text1"/>
                <w:sz w:val="18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</w:rPr>
              <w:t xml:space="preserve">Strukturierung, Entwicklung und Umsetzung eines neuen consultinginternen Onboarding-Prozesses für neue Mitarbeiter </w:t>
            </w:r>
          </w:p>
          <w:p w14:paraId="709ED59C" w14:textId="137B6570" w:rsidR="006752AF" w:rsidRPr="001D16CB" w:rsidRDefault="006752AF" w:rsidP="001D16CB">
            <w:pPr>
              <w:pStyle w:val="Bullets"/>
              <w:rPr>
                <w:rFonts w:ascii="Optima" w:hAnsi="Optima"/>
                <w:color w:val="000000" w:themeColor="text1"/>
                <w:sz w:val="18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</w:rPr>
              <w:t xml:space="preserve">Automatisierung des Onboarding-Prozesses mithilfe </w:t>
            </w:r>
            <w:proofErr w:type="gramStart"/>
            <w:r w:rsidRPr="001D16CB">
              <w:rPr>
                <w:rFonts w:ascii="Optima" w:hAnsi="Optima"/>
                <w:color w:val="000000" w:themeColor="text1"/>
                <w:sz w:val="18"/>
              </w:rPr>
              <w:t xml:space="preserve">von </w:t>
            </w:r>
            <w:r w:rsidR="00EE554E">
              <w:rPr>
                <w:rFonts w:ascii="Optima" w:hAnsi="Optima"/>
                <w:color w:val="000000" w:themeColor="text1"/>
                <w:sz w:val="18"/>
              </w:rPr>
              <w:t xml:space="preserve">der </w:t>
            </w:r>
            <w:r w:rsidRPr="001D16CB">
              <w:rPr>
                <w:rFonts w:ascii="Optima" w:hAnsi="Optima"/>
                <w:color w:val="000000" w:themeColor="text1"/>
                <w:sz w:val="18"/>
              </w:rPr>
              <w:t>Microsoft</w:t>
            </w:r>
            <w:proofErr w:type="gramEnd"/>
            <w:r w:rsidR="00EE554E">
              <w:rPr>
                <w:rFonts w:ascii="Optima" w:hAnsi="Optima"/>
                <w:color w:val="000000" w:themeColor="text1"/>
                <w:sz w:val="18"/>
              </w:rPr>
              <w:t xml:space="preserve"> </w:t>
            </w:r>
            <w:r w:rsidRPr="001D16CB">
              <w:rPr>
                <w:rFonts w:ascii="Optima" w:hAnsi="Optima"/>
                <w:color w:val="000000" w:themeColor="text1"/>
                <w:sz w:val="18"/>
              </w:rPr>
              <w:t>Power</w:t>
            </w:r>
            <w:r w:rsidR="00EE554E">
              <w:rPr>
                <w:rFonts w:ascii="Optima" w:hAnsi="Optima"/>
                <w:color w:val="000000" w:themeColor="text1"/>
                <w:sz w:val="18"/>
              </w:rPr>
              <w:t xml:space="preserve"> </w:t>
            </w:r>
            <w:r w:rsidRPr="001D16CB">
              <w:rPr>
                <w:rFonts w:ascii="Optima" w:hAnsi="Optima"/>
                <w:color w:val="000000" w:themeColor="text1"/>
                <w:sz w:val="18"/>
              </w:rPr>
              <w:t>Plattform</w:t>
            </w:r>
          </w:p>
          <w:p w14:paraId="746118C9" w14:textId="19BAC6DC" w:rsidR="006752AF" w:rsidRPr="001D16CB" w:rsidRDefault="006752AF" w:rsidP="001D16CB">
            <w:pPr>
              <w:pStyle w:val="Bullets"/>
              <w:rPr>
                <w:rFonts w:ascii="Optima" w:hAnsi="Optima"/>
                <w:color w:val="000000" w:themeColor="text1"/>
                <w:sz w:val="18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</w:rPr>
              <w:t>Durchführung strategische</w:t>
            </w:r>
            <w:r w:rsidR="001D16CB">
              <w:rPr>
                <w:rFonts w:ascii="Optima" w:hAnsi="Optima"/>
                <w:color w:val="000000" w:themeColor="text1"/>
                <w:sz w:val="18"/>
              </w:rPr>
              <w:t>r</w:t>
            </w:r>
            <w:r w:rsidRPr="001D16CB">
              <w:rPr>
                <w:rFonts w:ascii="Optima" w:hAnsi="Optima"/>
                <w:color w:val="000000" w:themeColor="text1"/>
                <w:sz w:val="18"/>
              </w:rPr>
              <w:t xml:space="preserve"> Wettbewerbs- und Marktanalysen zu Controlling- und Finance-Themen</w:t>
            </w:r>
          </w:p>
        </w:tc>
      </w:tr>
      <w:tr w:rsidR="001031EE" w:rsidRPr="001D16CB" w:rsidDel="00DB1C0E" w14:paraId="6389D6CE" w14:textId="0A341009" w:rsidTr="001031EE">
        <w:trPr>
          <w:trHeight w:val="340"/>
          <w:del w:id="24" w:author="David Döbele" w:date="2026-01-15T20:44:00Z" w16du:dateUtc="2026-01-15T19:44:00Z"/>
        </w:trPr>
        <w:tc>
          <w:tcPr>
            <w:tcW w:w="8080" w:type="dxa"/>
            <w:gridSpan w:val="8"/>
            <w:vAlign w:val="bottom"/>
          </w:tcPr>
          <w:p w14:paraId="037F485F" w14:textId="01BF5ACB" w:rsidR="006752AF" w:rsidRPr="001D16CB" w:rsidDel="00DB1C0E" w:rsidRDefault="006752AF" w:rsidP="001D16CB">
            <w:pPr>
              <w:rPr>
                <w:del w:id="25" w:author="David Döbele" w:date="2026-01-15T20:44:00Z" w16du:dateUtc="2026-01-15T19:44:00Z"/>
                <w:rFonts w:ascii="Optima" w:hAnsi="Optima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</w:pPr>
            <w:del w:id="26" w:author="David Döbele" w:date="2026-01-15T20:44:00Z" w16du:dateUtc="2026-01-15T19:44:00Z">
              <w:r w:rsidRPr="001D16CB" w:rsidDel="00DB1C0E">
                <w:rPr>
                  <w:rFonts w:ascii="Optima" w:hAnsi="Optima" w:cs="Times New Roman"/>
                  <w:b/>
                  <w:color w:val="000000" w:themeColor="text1"/>
                  <w:sz w:val="20"/>
                  <w:szCs w:val="20"/>
                  <w:lang w:val="en-US"/>
                </w:rPr>
                <w:delText>Accenture Dienstleistungen GmbH</w:delText>
              </w:r>
              <w:r w:rsidRPr="001D16CB" w:rsidDel="00DB1C0E">
                <w:rPr>
                  <w:rFonts w:ascii="Optima" w:hAnsi="Optima" w:cs="Times New Roman"/>
                  <w:i/>
                  <w:iCs/>
                  <w:color w:val="000000" w:themeColor="text1"/>
                  <w:sz w:val="20"/>
                  <w:szCs w:val="20"/>
                  <w:lang w:val="de-AT"/>
                </w:rPr>
                <w:delText xml:space="preserve"> </w:delText>
              </w:r>
            </w:del>
          </w:p>
        </w:tc>
        <w:tc>
          <w:tcPr>
            <w:tcW w:w="2694" w:type="dxa"/>
            <w:gridSpan w:val="4"/>
            <w:vAlign w:val="bottom"/>
          </w:tcPr>
          <w:p w14:paraId="63B2F5BA" w14:textId="2D900C49" w:rsidR="006752AF" w:rsidRPr="001D16CB" w:rsidDel="00DB1C0E" w:rsidRDefault="006752AF" w:rsidP="001D16CB">
            <w:pPr>
              <w:jc w:val="right"/>
              <w:rPr>
                <w:del w:id="27" w:author="David Döbele" w:date="2026-01-15T20:44:00Z" w16du:dateUtc="2026-01-15T19:44:00Z"/>
                <w:rFonts w:ascii="Optima" w:hAnsi="Optima" w:cs="Times New Roman"/>
                <w:b/>
                <w:bCs/>
                <w:color w:val="000000" w:themeColor="text1"/>
                <w:sz w:val="20"/>
                <w:szCs w:val="20"/>
                <w:lang w:val="de-AT"/>
              </w:rPr>
            </w:pPr>
            <w:del w:id="28" w:author="David Döbele" w:date="2026-01-15T20:44:00Z" w16du:dateUtc="2026-01-15T19:44:00Z">
              <w:r w:rsidRPr="001D16CB" w:rsidDel="00DB1C0E">
                <w:rPr>
                  <w:rFonts w:ascii="Optima" w:hAnsi="Optima" w:cs="Times New Roman"/>
                  <w:b/>
                  <w:bCs/>
                  <w:color w:val="000000" w:themeColor="text1"/>
                  <w:sz w:val="20"/>
                  <w:szCs w:val="20"/>
                  <w:lang w:val="de-AT"/>
                </w:rPr>
                <w:delText xml:space="preserve">Kronberg im Taunus     </w:delText>
              </w:r>
            </w:del>
          </w:p>
        </w:tc>
      </w:tr>
      <w:tr w:rsidR="001031EE" w:rsidRPr="001D16CB" w:rsidDel="00DB1C0E" w14:paraId="5405A480" w14:textId="434D260F" w:rsidTr="001031EE">
        <w:trPr>
          <w:trHeight w:val="57"/>
          <w:del w:id="29" w:author="David Döbele" w:date="2026-01-15T20:44:00Z" w16du:dateUtc="2026-01-15T19:44:00Z"/>
        </w:trPr>
        <w:tc>
          <w:tcPr>
            <w:tcW w:w="8080" w:type="dxa"/>
            <w:gridSpan w:val="8"/>
            <w:vAlign w:val="bottom"/>
          </w:tcPr>
          <w:p w14:paraId="0047FB3B" w14:textId="65C553B0" w:rsidR="006752AF" w:rsidRPr="001D16CB" w:rsidDel="00DB1C0E" w:rsidRDefault="006752AF" w:rsidP="001D16CB">
            <w:pPr>
              <w:rPr>
                <w:del w:id="30" w:author="David Döbele" w:date="2026-01-15T20:44:00Z" w16du:dateUtc="2026-01-15T19:44:00Z"/>
                <w:rFonts w:ascii="Optima" w:hAnsi="Optima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</w:pPr>
            <w:del w:id="31" w:author="David Döbele" w:date="2026-01-15T20:44:00Z" w16du:dateUtc="2026-01-15T19:44:00Z">
              <w:r w:rsidRPr="001D16CB" w:rsidDel="00DB1C0E">
                <w:rPr>
                  <w:rFonts w:ascii="Optima" w:hAnsi="Optima"/>
                  <w:color w:val="000000" w:themeColor="text1"/>
                  <w:sz w:val="18"/>
                </w:rPr>
                <w:delText>Werkstudentin im Bereich HR Daten Analytics</w:delText>
              </w:r>
            </w:del>
          </w:p>
        </w:tc>
        <w:tc>
          <w:tcPr>
            <w:tcW w:w="2694" w:type="dxa"/>
            <w:gridSpan w:val="4"/>
            <w:vAlign w:val="bottom"/>
          </w:tcPr>
          <w:p w14:paraId="0F2D32E1" w14:textId="529BEFD8" w:rsidR="006752AF" w:rsidRPr="001D16CB" w:rsidDel="00DB1C0E" w:rsidRDefault="006752AF" w:rsidP="001D16CB">
            <w:pPr>
              <w:jc w:val="right"/>
              <w:rPr>
                <w:del w:id="32" w:author="David Döbele" w:date="2026-01-15T20:44:00Z" w16du:dateUtc="2026-01-15T19:44:00Z"/>
                <w:rFonts w:ascii="Optima" w:hAnsi="Optima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</w:pPr>
            <w:del w:id="33" w:author="David Döbele" w:date="2026-01-15T20:44:00Z" w16du:dateUtc="2026-01-15T19:44:00Z">
              <w:r w:rsidRPr="001D16CB" w:rsidDel="00DB1C0E">
                <w:rPr>
                  <w:rFonts w:ascii="Optima" w:hAnsi="Optima"/>
                  <w:color w:val="000000" w:themeColor="text1"/>
                  <w:sz w:val="18"/>
                  <w:lang w:val="de-AT"/>
                </w:rPr>
                <w:delText>02/2022 – 07/2022</w:delText>
              </w:r>
            </w:del>
          </w:p>
        </w:tc>
      </w:tr>
      <w:tr w:rsidR="001031EE" w:rsidRPr="001D16CB" w:rsidDel="00DB1C0E" w14:paraId="0801071E" w14:textId="78BD371C" w:rsidTr="001031EE">
        <w:trPr>
          <w:trHeight w:val="20"/>
          <w:del w:id="34" w:author="David Döbele" w:date="2026-01-15T20:44:00Z" w16du:dateUtc="2026-01-15T19:44:00Z"/>
        </w:trPr>
        <w:tc>
          <w:tcPr>
            <w:tcW w:w="10774" w:type="dxa"/>
            <w:gridSpan w:val="12"/>
            <w:vAlign w:val="bottom"/>
          </w:tcPr>
          <w:p w14:paraId="7BB1D6BB" w14:textId="51CE6BDE" w:rsidR="006752AF" w:rsidRPr="001D16CB" w:rsidDel="00DB1C0E" w:rsidRDefault="006752AF" w:rsidP="001D16CB">
            <w:pPr>
              <w:pStyle w:val="Bullets"/>
              <w:numPr>
                <w:ilvl w:val="0"/>
                <w:numId w:val="29"/>
              </w:numPr>
              <w:rPr>
                <w:del w:id="35" w:author="David Döbele" w:date="2026-01-15T20:44:00Z" w16du:dateUtc="2026-01-15T19:44:00Z"/>
                <w:rFonts w:ascii="Optima" w:hAnsi="Optima"/>
                <w:color w:val="000000" w:themeColor="text1"/>
                <w:sz w:val="18"/>
              </w:rPr>
            </w:pPr>
            <w:del w:id="36" w:author="David Döbele" w:date="2026-01-15T20:44:00Z" w16du:dateUtc="2026-01-15T19:44:00Z">
              <w:r w:rsidRPr="001D16CB" w:rsidDel="00DB1C0E">
                <w:rPr>
                  <w:rFonts w:ascii="Optima" w:hAnsi="Optima"/>
                  <w:color w:val="000000" w:themeColor="text1"/>
                  <w:sz w:val="18"/>
                </w:rPr>
                <w:delText xml:space="preserve">Zusammenstellung und Vorbereitung von Daten aus diversen Quellen mittels Microsoft Excel für das HR Analytics Team </w:delText>
              </w:r>
            </w:del>
          </w:p>
          <w:p w14:paraId="3485B1C1" w14:textId="4973C0EE" w:rsidR="006752AF" w:rsidRPr="001D16CB" w:rsidDel="00DB1C0E" w:rsidRDefault="006752AF" w:rsidP="001D16CB">
            <w:pPr>
              <w:pStyle w:val="Listenabsatz"/>
              <w:numPr>
                <w:ilvl w:val="0"/>
                <w:numId w:val="29"/>
              </w:numPr>
              <w:rPr>
                <w:del w:id="37" w:author="David Döbele" w:date="2026-01-15T20:44:00Z" w16du:dateUtc="2026-01-15T19:44:00Z"/>
                <w:rFonts w:ascii="Optima" w:hAnsi="Optima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</w:pPr>
            <w:del w:id="38" w:author="David Döbele" w:date="2026-01-15T20:44:00Z" w16du:dateUtc="2026-01-15T19:44:00Z">
              <w:r w:rsidRPr="001D16CB" w:rsidDel="00DB1C0E">
                <w:rPr>
                  <w:rFonts w:ascii="Optima" w:hAnsi="Optima"/>
                  <w:i/>
                  <w:iCs/>
                  <w:color w:val="000000" w:themeColor="text1"/>
                  <w:sz w:val="18"/>
                </w:rPr>
                <w:delText>Verwaltung und Aktualisierung von Microsoft Power BI Dashboards und Datenqualitätsprüfung</w:delText>
              </w:r>
            </w:del>
          </w:p>
        </w:tc>
      </w:tr>
      <w:tr w:rsidR="001031EE" w:rsidRPr="001D16CB" w14:paraId="414B4085" w14:textId="77777777" w:rsidTr="001031EE">
        <w:trPr>
          <w:trHeight w:val="454"/>
        </w:trPr>
        <w:tc>
          <w:tcPr>
            <w:tcW w:w="10774" w:type="dxa"/>
            <w:gridSpan w:val="12"/>
            <w:tcBorders>
              <w:bottom w:val="single" w:sz="6" w:space="0" w:color="214461"/>
            </w:tcBorders>
            <w:vAlign w:val="bottom"/>
          </w:tcPr>
          <w:p w14:paraId="4741C5BA" w14:textId="1A1B7CE9" w:rsidR="006752AF" w:rsidRPr="001D16CB" w:rsidRDefault="006752AF" w:rsidP="001D16CB">
            <w:pPr>
              <w:pStyle w:val="BERSCHRIFT"/>
              <w:jc w:val="center"/>
              <w:rPr>
                <w:rFonts w:ascii="Optima" w:hAnsi="Optima" w:cs="Times New Roman"/>
                <w:i/>
                <w:smallCaps w:val="0"/>
                <w:color w:val="000000" w:themeColor="text1"/>
                <w:sz w:val="26"/>
                <w:szCs w:val="26"/>
              </w:rPr>
            </w:pPr>
            <w:r w:rsidRPr="001D16CB">
              <w:rPr>
                <w:rFonts w:ascii="Optima" w:hAnsi="Optima" w:cs="Times New Roman"/>
                <w:smallCaps w:val="0"/>
                <w:color w:val="000000" w:themeColor="text1"/>
                <w:sz w:val="26"/>
                <w:szCs w:val="26"/>
              </w:rPr>
              <w:t>EXTRACURRICULARES ENGAGEMENT</w:t>
            </w:r>
          </w:p>
        </w:tc>
      </w:tr>
      <w:tr w:rsidR="001031EE" w:rsidRPr="001D16CB" w14:paraId="74251178" w14:textId="77777777" w:rsidTr="001031EE">
        <w:trPr>
          <w:trHeight w:val="340"/>
        </w:trPr>
        <w:tc>
          <w:tcPr>
            <w:tcW w:w="5523" w:type="dxa"/>
            <w:gridSpan w:val="2"/>
            <w:tcBorders>
              <w:top w:val="single" w:sz="6" w:space="0" w:color="214461"/>
            </w:tcBorders>
            <w:vAlign w:val="bottom"/>
          </w:tcPr>
          <w:p w14:paraId="23826F21" w14:textId="2B213F13" w:rsidR="006752AF" w:rsidRPr="001D16CB" w:rsidRDefault="006752AF" w:rsidP="001D16CB">
            <w:pPr>
              <w:pStyle w:val="Ort"/>
              <w:jc w:val="left"/>
              <w:rPr>
                <w:rFonts w:ascii="Optima" w:hAnsi="Optima" w:cs="Times New Roman"/>
                <w:b/>
                <w:bCs/>
                <w:i w:val="0"/>
                <w:iCs/>
                <w:smallCaps w:val="0"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 w:cs="Times New Roman"/>
                <w:b/>
                <w:i w:val="0"/>
                <w:iCs/>
                <w:smallCaps w:val="0"/>
                <w:color w:val="000000" w:themeColor="text1"/>
                <w:sz w:val="20"/>
                <w:szCs w:val="20"/>
              </w:rPr>
              <w:t>Stiftung der Deutschen Wirtschaft GmbH (</w:t>
            </w:r>
            <w:proofErr w:type="spellStart"/>
            <w:r w:rsidRPr="001D16CB">
              <w:rPr>
                <w:rFonts w:ascii="Optima" w:hAnsi="Optima" w:cs="Times New Roman"/>
                <w:b/>
                <w:i w:val="0"/>
                <w:iCs/>
                <w:smallCaps w:val="0"/>
                <w:color w:val="000000" w:themeColor="text1"/>
                <w:sz w:val="20"/>
                <w:szCs w:val="20"/>
              </w:rPr>
              <w:t>Sdw</w:t>
            </w:r>
            <w:proofErr w:type="spellEnd"/>
            <w:r w:rsidRPr="001D16CB">
              <w:rPr>
                <w:rFonts w:ascii="Optima" w:hAnsi="Optima" w:cs="Times New Roman"/>
                <w:b/>
                <w:i w:val="0"/>
                <w:iCs/>
                <w:smallCaps w:val="0"/>
                <w:color w:val="000000" w:themeColor="text1"/>
                <w:sz w:val="20"/>
                <w:szCs w:val="20"/>
              </w:rPr>
              <w:t xml:space="preserve">)  </w:t>
            </w:r>
          </w:p>
        </w:tc>
        <w:tc>
          <w:tcPr>
            <w:tcW w:w="5251" w:type="dxa"/>
            <w:gridSpan w:val="10"/>
            <w:tcBorders>
              <w:top w:val="single" w:sz="6" w:space="0" w:color="214461"/>
            </w:tcBorders>
            <w:vAlign w:val="bottom"/>
          </w:tcPr>
          <w:p w14:paraId="58208F44" w14:textId="4D3E79D9" w:rsidR="006752AF" w:rsidRPr="001D16CB" w:rsidRDefault="006752AF" w:rsidP="001D16CB">
            <w:pPr>
              <w:pStyle w:val="Ort"/>
              <w:rPr>
                <w:rFonts w:ascii="Optima" w:hAnsi="Optima" w:cs="Times New Roman"/>
                <w:b/>
                <w:bCs/>
                <w:i w:val="0"/>
                <w:iCs/>
                <w:smallCaps w:val="0"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 w:cs="Times New Roman"/>
                <w:b/>
                <w:bCs/>
                <w:i w:val="0"/>
                <w:iCs/>
                <w:smallCaps w:val="0"/>
                <w:color w:val="000000" w:themeColor="text1"/>
                <w:sz w:val="20"/>
                <w:szCs w:val="20"/>
              </w:rPr>
              <w:t>Berlin</w:t>
            </w:r>
            <w:r w:rsidR="005F6D8C">
              <w:rPr>
                <w:rFonts w:ascii="Optima" w:hAnsi="Optima" w:cs="Times New Roman"/>
                <w:b/>
                <w:bCs/>
                <w:i w:val="0"/>
                <w:iCs/>
                <w:smallCaps w:val="0"/>
                <w:color w:val="000000" w:themeColor="text1"/>
                <w:sz w:val="20"/>
                <w:szCs w:val="20"/>
              </w:rPr>
              <w:t xml:space="preserve"> / Frankfurt am Main</w:t>
            </w:r>
          </w:p>
        </w:tc>
      </w:tr>
      <w:tr w:rsidR="001031EE" w:rsidRPr="001D16CB" w14:paraId="4F59C612" w14:textId="77777777" w:rsidTr="001031EE">
        <w:trPr>
          <w:trHeight w:val="20"/>
        </w:trPr>
        <w:tc>
          <w:tcPr>
            <w:tcW w:w="8505" w:type="dxa"/>
            <w:gridSpan w:val="11"/>
            <w:vAlign w:val="bottom"/>
          </w:tcPr>
          <w:p w14:paraId="32F07601" w14:textId="5C62BED8" w:rsidR="006752AF" w:rsidRPr="001D16CB" w:rsidRDefault="006752AF" w:rsidP="001D16CB">
            <w:pPr>
              <w:rPr>
                <w:rFonts w:ascii="Optima" w:hAnsi="Optima" w:cs="Times New Roman"/>
                <w:color w:val="000000" w:themeColor="text1"/>
                <w:sz w:val="20"/>
                <w:szCs w:val="20"/>
                <w:lang w:val="de-AT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</w:rPr>
              <w:t>Empfängerin ideeller und finanzieller Förderung als Stipendiatin sowie aktives Mitglied in der Regionalgruppe</w:t>
            </w:r>
          </w:p>
        </w:tc>
        <w:tc>
          <w:tcPr>
            <w:tcW w:w="2269" w:type="dxa"/>
          </w:tcPr>
          <w:p w14:paraId="45DD2178" w14:textId="5A3D1B26" w:rsidR="006752AF" w:rsidRPr="001D16CB" w:rsidRDefault="006752AF" w:rsidP="001D16CB">
            <w:pPr>
              <w:pStyle w:val="Beschreibung"/>
              <w:jc w:val="right"/>
              <w:rPr>
                <w:rFonts w:ascii="Optima" w:hAnsi="Optima" w:cs="Times New Roman"/>
                <w:iCs/>
                <w:color w:val="000000" w:themeColor="text1"/>
                <w:sz w:val="20"/>
                <w:szCs w:val="20"/>
                <w:lang w:val="en-US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  <w:lang w:val="de-AT"/>
              </w:rPr>
              <w:t>10/2022 – heute</w:t>
            </w:r>
          </w:p>
        </w:tc>
      </w:tr>
      <w:tr w:rsidR="001031EE" w:rsidRPr="001D16CB" w14:paraId="02437711" w14:textId="77777777" w:rsidTr="001031EE">
        <w:trPr>
          <w:trHeight w:val="20"/>
        </w:trPr>
        <w:tc>
          <w:tcPr>
            <w:tcW w:w="10774" w:type="dxa"/>
            <w:gridSpan w:val="12"/>
          </w:tcPr>
          <w:p w14:paraId="68CFAD97" w14:textId="1347B6F9" w:rsidR="006752AF" w:rsidRPr="001D16CB" w:rsidRDefault="006752AF" w:rsidP="001D16CB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</w:pPr>
            <w:r w:rsidRPr="001D16CB">
              <w:rPr>
                <w:rFonts w:ascii="Optima" w:hAnsi="Optima"/>
                <w:i/>
                <w:color w:val="000000" w:themeColor="text1"/>
                <w:sz w:val="18"/>
              </w:rPr>
              <w:t>Mithilfe bei der Organisation (über</w:t>
            </w:r>
            <w:r w:rsidR="001D16CB">
              <w:rPr>
                <w:rFonts w:ascii="Optima" w:hAnsi="Optima"/>
                <w:i/>
                <w:color w:val="000000" w:themeColor="text1"/>
                <w:sz w:val="18"/>
              </w:rPr>
              <w:t>-</w:t>
            </w:r>
            <w:r w:rsidRPr="001D16CB">
              <w:rPr>
                <w:rFonts w:ascii="Optima" w:hAnsi="Optima"/>
                <w:i/>
                <w:color w:val="000000" w:themeColor="text1"/>
                <w:sz w:val="18"/>
              </w:rPr>
              <w:t>)regionale</w:t>
            </w:r>
            <w:r w:rsidR="001D16CB">
              <w:rPr>
                <w:rFonts w:ascii="Optima" w:hAnsi="Optima"/>
                <w:i/>
                <w:color w:val="000000" w:themeColor="text1"/>
                <w:sz w:val="18"/>
              </w:rPr>
              <w:t>r</w:t>
            </w:r>
            <w:r w:rsidRPr="001D16CB">
              <w:rPr>
                <w:rFonts w:ascii="Optima" w:hAnsi="Optima"/>
                <w:i/>
                <w:color w:val="000000" w:themeColor="text1"/>
                <w:sz w:val="18"/>
              </w:rPr>
              <w:t xml:space="preserve"> Gruppentreffen und anderen Netzwerk-Events</w:t>
            </w:r>
          </w:p>
        </w:tc>
      </w:tr>
      <w:tr w:rsidR="001031EE" w:rsidRPr="001D16CB" w14:paraId="3B26943D" w14:textId="77777777" w:rsidTr="001031EE">
        <w:trPr>
          <w:trHeight w:val="340"/>
        </w:trPr>
        <w:tc>
          <w:tcPr>
            <w:tcW w:w="5954" w:type="dxa"/>
            <w:gridSpan w:val="4"/>
            <w:vAlign w:val="bottom"/>
          </w:tcPr>
          <w:p w14:paraId="11E538C2" w14:textId="36DDD207" w:rsidR="006752AF" w:rsidRPr="001D16CB" w:rsidRDefault="006752AF" w:rsidP="001D16CB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color w:val="000000" w:themeColor="text1"/>
                <w:sz w:val="20"/>
                <w:szCs w:val="20"/>
                <w:lang w:val="en-US"/>
              </w:rPr>
            </w:pPr>
            <w:r w:rsidRPr="001D16CB">
              <w:rPr>
                <w:rFonts w:ascii="Optima" w:hAnsi="Optima"/>
                <w:b/>
                <w:i w:val="0"/>
                <w:color w:val="000000" w:themeColor="text1"/>
                <w:sz w:val="20"/>
                <w:szCs w:val="20"/>
                <w:lang w:val="en-US"/>
              </w:rPr>
              <w:t>Founders Club Frankfurt e.</w:t>
            </w:r>
            <w:r w:rsidR="00EE554E">
              <w:rPr>
                <w:rFonts w:ascii="Optima" w:hAnsi="Optima"/>
                <w:b/>
                <w:i w:val="0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1D16CB">
              <w:rPr>
                <w:rFonts w:ascii="Optima" w:hAnsi="Optima"/>
                <w:b/>
                <w:i w:val="0"/>
                <w:color w:val="000000" w:themeColor="text1"/>
                <w:sz w:val="20"/>
                <w:szCs w:val="20"/>
                <w:lang w:val="en-US"/>
              </w:rPr>
              <w:t>V.</w:t>
            </w:r>
          </w:p>
        </w:tc>
        <w:tc>
          <w:tcPr>
            <w:tcW w:w="4820" w:type="dxa"/>
            <w:gridSpan w:val="8"/>
            <w:vAlign w:val="bottom"/>
          </w:tcPr>
          <w:p w14:paraId="21BF18C9" w14:textId="25F34A5B" w:rsidR="006752AF" w:rsidRPr="001D16CB" w:rsidRDefault="006752AF" w:rsidP="001D16C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 w:cs="Times New Roman"/>
                <w:b/>
                <w:bCs/>
                <w:i w:val="0"/>
                <w:color w:val="000000" w:themeColor="text1"/>
                <w:sz w:val="20"/>
                <w:szCs w:val="20"/>
              </w:rPr>
              <w:t>Frankfurt am Main</w:t>
            </w:r>
          </w:p>
        </w:tc>
      </w:tr>
      <w:tr w:rsidR="001031EE" w:rsidRPr="001D16CB" w14:paraId="04BFDD79" w14:textId="77777777" w:rsidTr="001031EE">
        <w:trPr>
          <w:trHeight w:val="20"/>
        </w:trPr>
        <w:tc>
          <w:tcPr>
            <w:tcW w:w="8364" w:type="dxa"/>
            <w:gridSpan w:val="10"/>
            <w:vAlign w:val="bottom"/>
          </w:tcPr>
          <w:p w14:paraId="5D908AF7" w14:textId="0B65E4F6" w:rsidR="006752AF" w:rsidRPr="001D16CB" w:rsidRDefault="006752AF" w:rsidP="001D16CB">
            <w:pPr>
              <w:rPr>
                <w:rFonts w:ascii="Optima" w:hAnsi="Optima" w:cs="Times New Roman"/>
                <w:b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  <w:lang w:val="de-AT"/>
              </w:rPr>
              <w:t>Aktives Mitglied der studentische</w:t>
            </w:r>
            <w:r w:rsidR="00C22D63">
              <w:rPr>
                <w:rFonts w:ascii="Optima" w:hAnsi="Optima"/>
                <w:color w:val="000000" w:themeColor="text1"/>
                <w:sz w:val="18"/>
                <w:lang w:val="de-AT"/>
              </w:rPr>
              <w:t>n</w:t>
            </w:r>
            <w:r w:rsidRPr="001D16CB">
              <w:rPr>
                <w:rFonts w:ascii="Optima" w:hAnsi="Optima"/>
                <w:color w:val="000000" w:themeColor="text1"/>
                <w:sz w:val="18"/>
                <w:lang w:val="de-AT"/>
              </w:rPr>
              <w:t xml:space="preserve"> Initiative für zukünftige </w:t>
            </w:r>
            <w:proofErr w:type="spellStart"/>
            <w:proofErr w:type="gramStart"/>
            <w:r w:rsidRPr="00F52E0C">
              <w:rPr>
                <w:rFonts w:ascii="Optima" w:hAnsi="Optima"/>
                <w:color w:val="000000" w:themeColor="text1"/>
                <w:sz w:val="18"/>
                <w:lang w:val="de-AT"/>
              </w:rPr>
              <w:t>Gründer:innen</w:t>
            </w:r>
            <w:proofErr w:type="spellEnd"/>
            <w:proofErr w:type="gramEnd"/>
          </w:p>
        </w:tc>
        <w:tc>
          <w:tcPr>
            <w:tcW w:w="2410" w:type="dxa"/>
            <w:gridSpan w:val="2"/>
          </w:tcPr>
          <w:p w14:paraId="0D2FFB14" w14:textId="3BF6EE65" w:rsidR="006752AF" w:rsidRPr="001D16CB" w:rsidRDefault="006752AF" w:rsidP="001D16C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/>
                <w:i w:val="0"/>
                <w:iCs w:val="0"/>
                <w:color w:val="000000" w:themeColor="text1"/>
                <w:sz w:val="18"/>
                <w:lang w:val="de-AT"/>
              </w:rPr>
              <w:t>09/2022 – heute</w:t>
            </w:r>
          </w:p>
        </w:tc>
      </w:tr>
      <w:tr w:rsidR="001031EE" w:rsidRPr="001D16CB" w14:paraId="66A58453" w14:textId="77777777" w:rsidTr="001031EE">
        <w:trPr>
          <w:trHeight w:val="57"/>
        </w:trPr>
        <w:tc>
          <w:tcPr>
            <w:tcW w:w="10774" w:type="dxa"/>
            <w:gridSpan w:val="12"/>
            <w:vAlign w:val="bottom"/>
          </w:tcPr>
          <w:p w14:paraId="50B5B9CB" w14:textId="2E083A97" w:rsidR="006752AF" w:rsidRPr="001D16CB" w:rsidRDefault="006752AF" w:rsidP="001D16CB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/>
                <w:i/>
                <w:iCs/>
                <w:color w:val="000000" w:themeColor="text1"/>
                <w:sz w:val="18"/>
              </w:rPr>
              <w:t>Teilnahme an Workshops, Arbeitsgruppen</w:t>
            </w:r>
            <w:r w:rsidR="00EE554E">
              <w:rPr>
                <w:rFonts w:ascii="Optima" w:hAnsi="Optima"/>
                <w:i/>
                <w:iCs/>
                <w:color w:val="000000" w:themeColor="text1"/>
                <w:sz w:val="18"/>
              </w:rPr>
              <w:t xml:space="preserve">, </w:t>
            </w:r>
            <w:r w:rsidRPr="001D16CB">
              <w:rPr>
                <w:rFonts w:ascii="Optima" w:hAnsi="Optima"/>
                <w:i/>
                <w:iCs/>
                <w:color w:val="000000" w:themeColor="text1"/>
                <w:sz w:val="18"/>
              </w:rPr>
              <w:t xml:space="preserve">Founder Talks </w:t>
            </w:r>
            <w:r w:rsidR="001D16CB">
              <w:rPr>
                <w:rFonts w:ascii="Optima" w:hAnsi="Optima"/>
                <w:i/>
                <w:iCs/>
                <w:color w:val="000000" w:themeColor="text1"/>
                <w:sz w:val="18"/>
              </w:rPr>
              <w:t>und</w:t>
            </w:r>
            <w:r w:rsidR="001D16CB" w:rsidRPr="001D16CB">
              <w:rPr>
                <w:rFonts w:ascii="Optima" w:hAnsi="Optima"/>
                <w:i/>
                <w:iCs/>
                <w:color w:val="000000" w:themeColor="text1"/>
                <w:sz w:val="18"/>
              </w:rPr>
              <w:t xml:space="preserve"> </w:t>
            </w:r>
            <w:r w:rsidRPr="001D16CB">
              <w:rPr>
                <w:rFonts w:ascii="Optima" w:hAnsi="Optima"/>
                <w:i/>
                <w:iCs/>
                <w:color w:val="000000" w:themeColor="text1"/>
                <w:sz w:val="18"/>
              </w:rPr>
              <w:t>Vorträgen</w:t>
            </w:r>
          </w:p>
        </w:tc>
      </w:tr>
      <w:tr w:rsidR="001031EE" w:rsidRPr="001D16CB" w14:paraId="4AF19DD1" w14:textId="77777777" w:rsidTr="001031EE">
        <w:trPr>
          <w:trHeight w:val="340"/>
        </w:trPr>
        <w:tc>
          <w:tcPr>
            <w:tcW w:w="5954" w:type="dxa"/>
            <w:gridSpan w:val="4"/>
            <w:vAlign w:val="bottom"/>
          </w:tcPr>
          <w:p w14:paraId="7756FD9A" w14:textId="44D8212A" w:rsidR="006752AF" w:rsidRPr="001D16CB" w:rsidRDefault="006752AF" w:rsidP="001D16CB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i w:val="0"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/>
                <w:b/>
                <w:i w:val="0"/>
                <w:color w:val="000000" w:themeColor="text1"/>
                <w:sz w:val="20"/>
                <w:szCs w:val="20"/>
                <w:lang w:val="de-AT"/>
              </w:rPr>
              <w:t>Deutsche Universitätsstiftung (Programm: Tandem)</w:t>
            </w:r>
          </w:p>
        </w:tc>
        <w:tc>
          <w:tcPr>
            <w:tcW w:w="4820" w:type="dxa"/>
            <w:gridSpan w:val="8"/>
            <w:vAlign w:val="bottom"/>
          </w:tcPr>
          <w:p w14:paraId="30626CB8" w14:textId="07009A63" w:rsidR="006752AF" w:rsidRPr="001D16CB" w:rsidRDefault="006752AF" w:rsidP="001D16C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 w:cs="Times New Roman"/>
                <w:b/>
                <w:bCs/>
                <w:i w:val="0"/>
                <w:color w:val="000000" w:themeColor="text1"/>
                <w:sz w:val="20"/>
                <w:szCs w:val="20"/>
              </w:rPr>
              <w:t>Bonn</w:t>
            </w:r>
          </w:p>
        </w:tc>
      </w:tr>
      <w:tr w:rsidR="001031EE" w:rsidRPr="001D16CB" w14:paraId="56372BDE" w14:textId="77777777" w:rsidTr="001031EE">
        <w:trPr>
          <w:trHeight w:val="20"/>
        </w:trPr>
        <w:tc>
          <w:tcPr>
            <w:tcW w:w="8364" w:type="dxa"/>
            <w:gridSpan w:val="10"/>
            <w:vAlign w:val="bottom"/>
          </w:tcPr>
          <w:p w14:paraId="3C87D247" w14:textId="701C2D24" w:rsidR="006752AF" w:rsidRPr="001D16CB" w:rsidRDefault="006752AF" w:rsidP="001D16CB">
            <w:pPr>
              <w:rPr>
                <w:rFonts w:ascii="Optima" w:hAnsi="Optima" w:cs="Times New Roman"/>
                <w:color w:val="000000" w:themeColor="text1"/>
                <w:sz w:val="20"/>
                <w:szCs w:val="20"/>
                <w:lang w:val="de-AT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</w:rPr>
              <w:t xml:space="preserve">Empfängerin ideeller und finanzieller Förderung für </w:t>
            </w:r>
            <w:proofErr w:type="spellStart"/>
            <w:proofErr w:type="gramStart"/>
            <w:r w:rsidRPr="001D16CB">
              <w:rPr>
                <w:rFonts w:ascii="Optima" w:hAnsi="Optima"/>
                <w:color w:val="000000" w:themeColor="text1"/>
                <w:sz w:val="18"/>
              </w:rPr>
              <w:t>Wissenschaftler</w:t>
            </w:r>
            <w:r w:rsidR="00F52E0C">
              <w:rPr>
                <w:rFonts w:ascii="Optima" w:hAnsi="Optima"/>
                <w:color w:val="000000" w:themeColor="text1"/>
                <w:sz w:val="18"/>
              </w:rPr>
              <w:t>:innen</w:t>
            </w:r>
            <w:proofErr w:type="spellEnd"/>
            <w:proofErr w:type="gramEnd"/>
          </w:p>
        </w:tc>
        <w:tc>
          <w:tcPr>
            <w:tcW w:w="2410" w:type="dxa"/>
            <w:gridSpan w:val="2"/>
          </w:tcPr>
          <w:p w14:paraId="288A2195" w14:textId="4B8E20A8" w:rsidR="006752AF" w:rsidRPr="001D16CB" w:rsidRDefault="006752AF" w:rsidP="001D16C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color w:val="000000" w:themeColor="text1"/>
                <w:sz w:val="20"/>
                <w:szCs w:val="20"/>
                <w:lang w:val="en-US"/>
              </w:rPr>
            </w:pPr>
            <w:r w:rsidRPr="001D16CB">
              <w:rPr>
                <w:rFonts w:ascii="Optima" w:hAnsi="Optima"/>
                <w:i w:val="0"/>
                <w:iCs w:val="0"/>
                <w:color w:val="000000" w:themeColor="text1"/>
                <w:sz w:val="18"/>
                <w:lang w:val="de-AT"/>
              </w:rPr>
              <w:t>01/2020 – heute</w:t>
            </w:r>
          </w:p>
        </w:tc>
      </w:tr>
      <w:tr w:rsidR="001031EE" w:rsidRPr="001D16CB" w14:paraId="7ECB507F" w14:textId="77777777" w:rsidTr="001031EE">
        <w:trPr>
          <w:trHeight w:val="20"/>
        </w:trPr>
        <w:tc>
          <w:tcPr>
            <w:tcW w:w="10774" w:type="dxa"/>
            <w:gridSpan w:val="12"/>
            <w:vAlign w:val="bottom"/>
          </w:tcPr>
          <w:p w14:paraId="2CC438FF" w14:textId="20D49A5F" w:rsidR="006752AF" w:rsidRPr="001D16CB" w:rsidRDefault="006752AF" w:rsidP="001D16CB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</w:pPr>
            <w:r w:rsidRPr="001D16CB">
              <w:rPr>
                <w:rFonts w:ascii="Optima" w:hAnsi="Optima"/>
                <w:i/>
                <w:color w:val="000000" w:themeColor="text1"/>
                <w:sz w:val="18"/>
              </w:rPr>
              <w:t xml:space="preserve">Teilnahme an Seminaren zur Erlangung von Schlüsselqualifikationen und zur Persönlichkeitsentwicklung </w:t>
            </w:r>
          </w:p>
        </w:tc>
      </w:tr>
      <w:tr w:rsidR="001031EE" w:rsidRPr="001D16CB" w14:paraId="482569A2" w14:textId="77777777" w:rsidTr="001031EE">
        <w:trPr>
          <w:trHeight w:val="454"/>
        </w:trPr>
        <w:tc>
          <w:tcPr>
            <w:tcW w:w="10774" w:type="dxa"/>
            <w:gridSpan w:val="12"/>
            <w:tcBorders>
              <w:bottom w:val="single" w:sz="6" w:space="0" w:color="214461"/>
            </w:tcBorders>
            <w:vAlign w:val="bottom"/>
          </w:tcPr>
          <w:p w14:paraId="1CFA4492" w14:textId="655166CE" w:rsidR="006752AF" w:rsidRPr="001D16CB" w:rsidRDefault="006752AF" w:rsidP="001D16CB">
            <w:pPr>
              <w:jc w:val="center"/>
              <w:rPr>
                <w:rFonts w:ascii="Optima" w:hAnsi="Optima" w:cs="Times New Roman"/>
                <w:b/>
                <w:color w:val="000000" w:themeColor="text1"/>
                <w:sz w:val="26"/>
                <w:szCs w:val="26"/>
              </w:rPr>
            </w:pPr>
            <w:r w:rsidRPr="001D16CB">
              <w:rPr>
                <w:rFonts w:ascii="Optima" w:hAnsi="Optima" w:cs="Times New Roman"/>
                <w:b/>
                <w:color w:val="000000" w:themeColor="text1"/>
                <w:sz w:val="26"/>
                <w:szCs w:val="26"/>
              </w:rPr>
              <w:t>FÄHIGKEITEN &amp; INTERESSEN</w:t>
            </w:r>
          </w:p>
        </w:tc>
      </w:tr>
      <w:tr w:rsidR="001031EE" w:rsidRPr="001D16CB" w14:paraId="2B257790" w14:textId="77777777" w:rsidTr="001031EE">
        <w:trPr>
          <w:trHeight w:val="340"/>
        </w:trPr>
        <w:tc>
          <w:tcPr>
            <w:tcW w:w="1418" w:type="dxa"/>
            <w:tcBorders>
              <w:top w:val="single" w:sz="6" w:space="0" w:color="214461"/>
            </w:tcBorders>
            <w:vAlign w:val="bottom"/>
          </w:tcPr>
          <w:p w14:paraId="15B2C431" w14:textId="37D9F20E" w:rsidR="001D16CB" w:rsidRPr="00EE554E" w:rsidRDefault="006752AF" w:rsidP="001D16CB">
            <w:pPr>
              <w:rPr>
                <w:rFonts w:ascii="Optima" w:hAnsi="Optima" w:cs="Times New Roman"/>
                <w:color w:val="000000" w:themeColor="text1"/>
                <w:sz w:val="18"/>
                <w:szCs w:val="18"/>
              </w:rPr>
            </w:pPr>
            <w:r w:rsidRPr="00EE554E">
              <w:rPr>
                <w:rFonts w:ascii="Optima" w:hAnsi="Optima" w:cs="Times New Roman"/>
                <w:color w:val="000000" w:themeColor="text1"/>
                <w:sz w:val="18"/>
                <w:szCs w:val="18"/>
              </w:rPr>
              <w:t>Sprachen:</w:t>
            </w:r>
          </w:p>
        </w:tc>
        <w:tc>
          <w:tcPr>
            <w:tcW w:w="9356" w:type="dxa"/>
            <w:gridSpan w:val="11"/>
            <w:tcBorders>
              <w:top w:val="single" w:sz="6" w:space="0" w:color="214461"/>
            </w:tcBorders>
            <w:vAlign w:val="bottom"/>
          </w:tcPr>
          <w:p w14:paraId="061D3FCE" w14:textId="2080E3DC" w:rsidR="006752AF" w:rsidRPr="00EE554E" w:rsidRDefault="006752AF" w:rsidP="001D16CB">
            <w:pPr>
              <w:rPr>
                <w:rFonts w:ascii="Optima" w:hAnsi="Optima" w:cs="Georgia"/>
                <w:color w:val="000000" w:themeColor="text1"/>
                <w:sz w:val="18"/>
              </w:rPr>
            </w:pPr>
            <w:r w:rsidRPr="001D16CB">
              <w:rPr>
                <w:rFonts w:ascii="Optima" w:hAnsi="Optima" w:cs="Georgia"/>
                <w:color w:val="000000" w:themeColor="text1"/>
                <w:sz w:val="18"/>
              </w:rPr>
              <w:t>Persisch (</w:t>
            </w:r>
            <w:r w:rsidRPr="00F52E0C">
              <w:rPr>
                <w:rFonts w:ascii="Optima" w:hAnsi="Optima" w:cs="Georgia"/>
                <w:i/>
                <w:iCs/>
                <w:color w:val="000000" w:themeColor="text1"/>
                <w:sz w:val="18"/>
              </w:rPr>
              <w:t>Muttersprache</w:t>
            </w:r>
            <w:r w:rsidRPr="001D16CB">
              <w:rPr>
                <w:rFonts w:ascii="Optima" w:hAnsi="Optima" w:cs="Georgia"/>
                <w:color w:val="000000" w:themeColor="text1"/>
                <w:sz w:val="18"/>
              </w:rPr>
              <w:t>), Deutsch (</w:t>
            </w:r>
            <w:r w:rsidRPr="00F52E0C">
              <w:rPr>
                <w:rFonts w:ascii="Optima" w:hAnsi="Optima" w:cs="Georgia"/>
                <w:i/>
                <w:iCs/>
                <w:color w:val="000000" w:themeColor="text1"/>
                <w:sz w:val="18"/>
              </w:rPr>
              <w:t>verhandlungssicher</w:t>
            </w:r>
            <w:r w:rsidRPr="001D16CB">
              <w:rPr>
                <w:rFonts w:ascii="Optima" w:hAnsi="Optima" w:cs="Georgia"/>
                <w:color w:val="000000" w:themeColor="text1"/>
                <w:sz w:val="18"/>
              </w:rPr>
              <w:t>), Englisch (</w:t>
            </w:r>
            <w:r w:rsidRPr="00F52E0C">
              <w:rPr>
                <w:rFonts w:ascii="Optima" w:hAnsi="Optima" w:cs="Georgia"/>
                <w:i/>
                <w:iCs/>
                <w:color w:val="000000" w:themeColor="text1"/>
                <w:sz w:val="18"/>
              </w:rPr>
              <w:t>verhandlungssicher</w:t>
            </w:r>
            <w:r w:rsidRPr="001D16CB">
              <w:rPr>
                <w:rFonts w:ascii="Optima" w:hAnsi="Optima" w:cs="Georgia"/>
                <w:color w:val="000000" w:themeColor="text1"/>
                <w:sz w:val="18"/>
              </w:rPr>
              <w:t>), Spanisch (</w:t>
            </w:r>
            <w:r w:rsidRPr="00F52E0C">
              <w:rPr>
                <w:rFonts w:ascii="Optima" w:hAnsi="Optima" w:cs="Georgia"/>
                <w:i/>
                <w:iCs/>
                <w:color w:val="000000" w:themeColor="text1"/>
                <w:sz w:val="18"/>
              </w:rPr>
              <w:t>Grundkenntnisse</w:t>
            </w:r>
            <w:r w:rsidRPr="001D16CB">
              <w:rPr>
                <w:rFonts w:ascii="Optima" w:hAnsi="Optima" w:cs="Georgia"/>
                <w:color w:val="000000" w:themeColor="text1"/>
                <w:sz w:val="18"/>
              </w:rPr>
              <w:t>)</w:t>
            </w:r>
          </w:p>
        </w:tc>
      </w:tr>
      <w:tr w:rsidR="001031EE" w:rsidRPr="001B534B" w14:paraId="45706C3F" w14:textId="77777777" w:rsidTr="001031EE">
        <w:trPr>
          <w:trHeight w:val="283"/>
        </w:trPr>
        <w:tc>
          <w:tcPr>
            <w:tcW w:w="1418" w:type="dxa"/>
            <w:vAlign w:val="bottom"/>
          </w:tcPr>
          <w:p w14:paraId="57688BDA" w14:textId="2694814D" w:rsidR="006752AF" w:rsidRPr="00EE554E" w:rsidRDefault="006752AF" w:rsidP="001D16CB">
            <w:pPr>
              <w:rPr>
                <w:rFonts w:ascii="Optima" w:hAnsi="Optima" w:cs="Times New Roman"/>
                <w:color w:val="000000" w:themeColor="text1"/>
                <w:sz w:val="18"/>
                <w:szCs w:val="18"/>
              </w:rPr>
            </w:pPr>
            <w:r w:rsidRPr="00EE554E">
              <w:rPr>
                <w:rFonts w:ascii="Optima" w:hAnsi="Optima" w:cs="Times New Roman"/>
                <w:color w:val="000000" w:themeColor="text1"/>
                <w:sz w:val="18"/>
                <w:szCs w:val="18"/>
              </w:rPr>
              <w:t>Technisch:</w:t>
            </w:r>
          </w:p>
        </w:tc>
        <w:tc>
          <w:tcPr>
            <w:tcW w:w="9356" w:type="dxa"/>
            <w:gridSpan w:val="11"/>
            <w:vAlign w:val="bottom"/>
          </w:tcPr>
          <w:p w14:paraId="60CA2168" w14:textId="4A96F3E8" w:rsidR="006752AF" w:rsidRPr="001D16CB" w:rsidRDefault="006752AF" w:rsidP="001D16CB">
            <w:pPr>
              <w:rPr>
                <w:rFonts w:ascii="Optima" w:hAnsi="Optima" w:cs="Times New Roman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1D16CB">
              <w:rPr>
                <w:rFonts w:ascii="Optima" w:hAnsi="Optima" w:cs="Georgia"/>
                <w:color w:val="000000" w:themeColor="text1"/>
                <w:sz w:val="18"/>
                <w:lang w:val="en-US"/>
              </w:rPr>
              <w:t xml:space="preserve">Microsoft Office, </w:t>
            </w:r>
            <w:proofErr w:type="spellStart"/>
            <w:r w:rsidRPr="001D16CB">
              <w:rPr>
                <w:rFonts w:ascii="Optima" w:hAnsi="Optima" w:cs="Georgia"/>
                <w:color w:val="000000" w:themeColor="text1"/>
                <w:sz w:val="18"/>
                <w:lang w:val="en-US"/>
              </w:rPr>
              <w:t>Programmiersprachen</w:t>
            </w:r>
            <w:proofErr w:type="spellEnd"/>
            <w:r w:rsidRPr="001D16CB">
              <w:rPr>
                <w:rFonts w:ascii="Optima" w:hAnsi="Optima" w:cs="Georgia"/>
                <w:color w:val="000000" w:themeColor="text1"/>
                <w:sz w:val="18"/>
                <w:lang w:val="en-US"/>
              </w:rPr>
              <w:t xml:space="preserve"> (</w:t>
            </w:r>
            <w:r w:rsidRPr="00F52E0C">
              <w:rPr>
                <w:rFonts w:ascii="Optima" w:hAnsi="Optima" w:cs="Georgia"/>
                <w:i/>
                <w:iCs/>
                <w:color w:val="000000" w:themeColor="text1"/>
                <w:sz w:val="18"/>
                <w:lang w:val="en-US"/>
              </w:rPr>
              <w:t>Java, Python, Racket</w:t>
            </w:r>
            <w:r w:rsidRPr="001D16CB">
              <w:rPr>
                <w:rFonts w:ascii="Optima" w:hAnsi="Optima" w:cs="Georgia"/>
                <w:color w:val="000000" w:themeColor="text1"/>
                <w:sz w:val="18"/>
                <w:lang w:val="en-US"/>
              </w:rPr>
              <w:t>), Bizagi Modeler, Microsoft Power Automate</w:t>
            </w:r>
          </w:p>
        </w:tc>
      </w:tr>
      <w:tr w:rsidR="001031EE" w:rsidRPr="001D16CB" w14:paraId="70CB01B0" w14:textId="77777777" w:rsidTr="001031EE">
        <w:trPr>
          <w:trHeight w:val="283"/>
        </w:trPr>
        <w:tc>
          <w:tcPr>
            <w:tcW w:w="1418" w:type="dxa"/>
            <w:vAlign w:val="bottom"/>
          </w:tcPr>
          <w:p w14:paraId="04F58216" w14:textId="5A99353A" w:rsidR="006752AF" w:rsidRPr="00EE554E" w:rsidRDefault="006752AF" w:rsidP="001D16CB">
            <w:pPr>
              <w:rPr>
                <w:rFonts w:ascii="Optima" w:hAnsi="Optima" w:cs="Times New Roman"/>
                <w:color w:val="000000" w:themeColor="text1"/>
                <w:sz w:val="18"/>
                <w:szCs w:val="18"/>
              </w:rPr>
            </w:pPr>
            <w:r w:rsidRPr="00EE554E">
              <w:rPr>
                <w:rFonts w:ascii="Optima" w:hAnsi="Optima" w:cs="Times New Roman"/>
                <w:color w:val="000000" w:themeColor="text1"/>
                <w:sz w:val="18"/>
                <w:szCs w:val="18"/>
              </w:rPr>
              <w:t xml:space="preserve">Interessen: </w:t>
            </w:r>
          </w:p>
        </w:tc>
        <w:tc>
          <w:tcPr>
            <w:tcW w:w="9356" w:type="dxa"/>
            <w:gridSpan w:val="11"/>
            <w:vAlign w:val="bottom"/>
          </w:tcPr>
          <w:p w14:paraId="598C2742" w14:textId="1A3B44E6" w:rsidR="006752AF" w:rsidRPr="001D16CB" w:rsidRDefault="006752AF" w:rsidP="001D16CB">
            <w:pPr>
              <w:rPr>
                <w:rFonts w:ascii="Optima" w:hAnsi="Optima" w:cs="Times New Roman"/>
                <w:color w:val="000000" w:themeColor="text1"/>
                <w:sz w:val="20"/>
                <w:szCs w:val="20"/>
                <w:lang w:val="de-AT"/>
              </w:rPr>
            </w:pPr>
            <w:r w:rsidRPr="001D16CB">
              <w:rPr>
                <w:rFonts w:ascii="Optima" w:hAnsi="Optima" w:cs="Georgia"/>
                <w:color w:val="000000" w:themeColor="text1"/>
                <w:sz w:val="18"/>
                <w:lang w:val="de-AT"/>
              </w:rPr>
              <w:t>Zeichnen, Laufen, Bücher</w:t>
            </w:r>
            <w:r w:rsidR="001D16CB" w:rsidRPr="001D16CB">
              <w:rPr>
                <w:rFonts w:ascii="Optima" w:hAnsi="Optima" w:cs="Georgia"/>
                <w:color w:val="000000" w:themeColor="text1"/>
                <w:sz w:val="18"/>
                <w:lang w:val="de-AT"/>
              </w:rPr>
              <w:t xml:space="preserve"> </w:t>
            </w:r>
            <w:r w:rsidRPr="001D16CB">
              <w:rPr>
                <w:rFonts w:ascii="Optima" w:hAnsi="Optima" w:cs="Georgia"/>
                <w:color w:val="000000" w:themeColor="text1"/>
                <w:sz w:val="18"/>
                <w:lang w:val="de-AT"/>
              </w:rPr>
              <w:t>/</w:t>
            </w:r>
            <w:r w:rsidR="001D16CB" w:rsidRPr="001D16CB">
              <w:rPr>
                <w:rFonts w:ascii="Optima" w:hAnsi="Optima" w:cs="Georgia"/>
                <w:color w:val="000000" w:themeColor="text1"/>
                <w:sz w:val="18"/>
                <w:lang w:val="de-AT"/>
              </w:rPr>
              <w:t xml:space="preserve"> </w:t>
            </w:r>
            <w:r w:rsidRPr="001D16CB">
              <w:rPr>
                <w:rFonts w:ascii="Optima" w:hAnsi="Optima" w:cs="Georgia"/>
                <w:color w:val="000000" w:themeColor="text1"/>
                <w:sz w:val="18"/>
                <w:lang w:val="de-AT"/>
              </w:rPr>
              <w:t>Hörbücher (</w:t>
            </w:r>
            <w:r w:rsidRPr="00F52E0C">
              <w:rPr>
                <w:rFonts w:ascii="Optima" w:hAnsi="Optima" w:cs="Georgia"/>
                <w:i/>
                <w:iCs/>
                <w:color w:val="000000" w:themeColor="text1"/>
                <w:sz w:val="18"/>
                <w:lang w:val="de-AT"/>
              </w:rPr>
              <w:t>Biografien, Persönlichkeitsentwicklung und andere Sachbücher</w:t>
            </w:r>
            <w:r w:rsidRPr="001D16CB">
              <w:rPr>
                <w:rFonts w:ascii="Optima" w:hAnsi="Optima" w:cs="Georgia"/>
                <w:color w:val="000000" w:themeColor="text1"/>
                <w:sz w:val="18"/>
                <w:lang w:val="de-AT"/>
              </w:rPr>
              <w:t>)</w:t>
            </w:r>
          </w:p>
        </w:tc>
      </w:tr>
      <w:tr w:rsidR="001031EE" w:rsidRPr="001D16CB" w14:paraId="071AB173" w14:textId="77777777" w:rsidTr="00D85D6C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39" w:author="David Döbele" w:date="2026-01-15T20:46:00Z" w16du:dateUtc="2026-01-15T19:46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680"/>
          <w:trPrChange w:id="40" w:author="David Döbele" w:date="2026-01-15T20:46:00Z" w16du:dateUtc="2026-01-15T19:46:00Z">
            <w:trPr>
              <w:trHeight w:val="964"/>
            </w:trPr>
          </w:trPrChange>
        </w:trPr>
        <w:tc>
          <w:tcPr>
            <w:tcW w:w="10774" w:type="dxa"/>
            <w:gridSpan w:val="12"/>
            <w:vAlign w:val="bottom"/>
            <w:tcPrChange w:id="41" w:author="David Döbele" w:date="2026-01-15T20:46:00Z" w16du:dateUtc="2026-01-15T19:46:00Z">
              <w:tcPr>
                <w:tcW w:w="10774" w:type="dxa"/>
                <w:gridSpan w:val="12"/>
                <w:vAlign w:val="bottom"/>
              </w:tcPr>
            </w:tcPrChange>
          </w:tcPr>
          <w:p w14:paraId="6478BDEA" w14:textId="7D60E3AE" w:rsidR="006752AF" w:rsidRPr="001D16CB" w:rsidRDefault="006752AF" w:rsidP="00D85D6C">
            <w:pPr>
              <w:jc w:val="right"/>
              <w:rPr>
                <w:rFonts w:ascii="Optima" w:hAnsi="Optima" w:cs="Times New Roman"/>
                <w:color w:val="000000" w:themeColor="text1"/>
                <w:sz w:val="18"/>
                <w:szCs w:val="18"/>
                <w:lang w:val="de-AT"/>
              </w:rPr>
              <w:pPrChange w:id="42" w:author="David Döbele" w:date="2026-01-15T20:46:00Z" w16du:dateUtc="2026-01-15T19:46:00Z">
                <w:pPr/>
              </w:pPrChange>
            </w:pPr>
            <w:r w:rsidRPr="001D16CB">
              <w:rPr>
                <w:rFonts w:ascii="Optima" w:hAnsi="Optima" w:cs="Times New Roman"/>
                <w:color w:val="000000" w:themeColor="text1"/>
                <w:sz w:val="18"/>
                <w:szCs w:val="18"/>
              </w:rPr>
              <w:t>Frankfurt</w:t>
            </w:r>
            <w:r w:rsidR="001D16CB" w:rsidRPr="001D16CB">
              <w:rPr>
                <w:rFonts w:ascii="Optima" w:hAnsi="Optima" w:cs="Times New Roman"/>
                <w:color w:val="000000" w:themeColor="text1"/>
                <w:sz w:val="18"/>
                <w:szCs w:val="18"/>
              </w:rPr>
              <w:t xml:space="preserve"> am Main</w:t>
            </w:r>
            <w:r w:rsidRPr="001D16CB">
              <w:rPr>
                <w:rFonts w:ascii="Optima" w:hAnsi="Optima" w:cs="Times New Roman"/>
                <w:color w:val="000000" w:themeColor="text1"/>
                <w:sz w:val="18"/>
                <w:szCs w:val="18"/>
              </w:rPr>
              <w:t xml:space="preserve">, </w:t>
            </w:r>
            <w:r w:rsidR="008845A7">
              <w:rPr>
                <w:rFonts w:ascii="Optima" w:hAnsi="Optima" w:cs="Times New Roman"/>
                <w:color w:val="000000" w:themeColor="text1"/>
                <w:sz w:val="18"/>
                <w:szCs w:val="18"/>
              </w:rPr>
              <w:t>15</w:t>
            </w:r>
            <w:r w:rsidRPr="001D16CB">
              <w:rPr>
                <w:rFonts w:ascii="Optima" w:hAnsi="Optima" w:cs="Times New Roman"/>
                <w:color w:val="000000" w:themeColor="text1"/>
                <w:sz w:val="18"/>
                <w:szCs w:val="18"/>
              </w:rPr>
              <w:t>.</w:t>
            </w:r>
            <w:r w:rsidR="008845A7">
              <w:rPr>
                <w:rFonts w:ascii="Optima" w:hAnsi="Optima" w:cs="Times New Roman"/>
                <w:color w:val="000000" w:themeColor="text1"/>
                <w:sz w:val="18"/>
                <w:szCs w:val="18"/>
              </w:rPr>
              <w:t>01</w:t>
            </w:r>
            <w:r w:rsidRPr="001D16CB">
              <w:rPr>
                <w:rFonts w:ascii="Optima" w:hAnsi="Optima" w:cs="Times New Roman"/>
                <w:color w:val="000000" w:themeColor="text1"/>
                <w:sz w:val="18"/>
                <w:szCs w:val="18"/>
              </w:rPr>
              <w:t>.202</w:t>
            </w:r>
            <w:r w:rsidR="008845A7">
              <w:rPr>
                <w:rFonts w:ascii="Optima" w:hAnsi="Optima" w:cs="Times New Roman"/>
                <w:color w:val="000000" w:themeColor="text1"/>
                <w:sz w:val="18"/>
                <w:szCs w:val="18"/>
              </w:rPr>
              <w:t>6</w:t>
            </w:r>
          </w:p>
        </w:tc>
      </w:tr>
    </w:tbl>
    <w:p w14:paraId="0747D2BF" w14:textId="090B73A4" w:rsidR="00723643" w:rsidRPr="00A86F7B" w:rsidRDefault="00D85D6C" w:rsidP="00F52E0C">
      <w:pPr>
        <w:spacing w:line="240" w:lineRule="auto"/>
        <w:rPr>
          <w:rFonts w:ascii="Optima" w:hAnsi="Optima" w:cs="Times New Roman"/>
          <w:sz w:val="18"/>
        </w:rPr>
      </w:pPr>
      <w:r w:rsidRPr="00440F99">
        <w:rPr>
          <w:rFonts w:ascii="Optima" w:hAnsi="Optima" w:cs="Times New Roman"/>
          <w:noProof/>
          <w:color w:val="000000" w:themeColor="text1"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0FA120C4" wp14:editId="627256F8">
            <wp:simplePos x="0" y="0"/>
            <wp:positionH relativeFrom="column">
              <wp:posOffset>-544195</wp:posOffset>
            </wp:positionH>
            <wp:positionV relativeFrom="page">
              <wp:posOffset>10073855</wp:posOffset>
            </wp:positionV>
            <wp:extent cx="1031240" cy="458470"/>
            <wp:effectExtent l="0" t="0" r="0" b="0"/>
            <wp:wrapNone/>
            <wp:docPr id="172764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4317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124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23643" w:rsidRPr="00A86F7B" w:rsidSect="00D85D6C">
      <w:footerReference w:type="even" r:id="rId9"/>
      <w:pgSz w:w="11906" w:h="16838"/>
      <w:pgMar w:top="397" w:right="1418" w:bottom="0" w:left="1418" w:header="709" w:footer="709" w:gutter="0"/>
      <w:cols w:space="708"/>
      <w:docGrid w:linePitch="360"/>
      <w:sectPrChange w:id="43" w:author="David Döbele" w:date="2026-01-15T20:45:00Z" w16du:dateUtc="2026-01-15T19:45:00Z">
        <w:sectPr w:rsidR="00723643" w:rsidRPr="00A86F7B" w:rsidSect="00D85D6C">
          <w:pgMar w:top="510" w:right="1418" w:bottom="57" w:left="1418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95BDD" w14:textId="77777777" w:rsidR="00EC7FCD" w:rsidRDefault="00EC7FCD" w:rsidP="00BE053D">
      <w:pPr>
        <w:spacing w:after="0" w:line="240" w:lineRule="auto"/>
      </w:pPr>
      <w:r>
        <w:separator/>
      </w:r>
    </w:p>
  </w:endnote>
  <w:endnote w:type="continuationSeparator" w:id="0">
    <w:p w14:paraId="594EC1B3" w14:textId="77777777" w:rsidR="00EC7FCD" w:rsidRDefault="00EC7FCD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tima">
    <w:altName w:val="Calibri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5E6F6" w14:textId="77777777" w:rsidR="00EC7FCD" w:rsidRDefault="00EC7FCD" w:rsidP="00BE053D">
      <w:pPr>
        <w:spacing w:after="0" w:line="240" w:lineRule="auto"/>
      </w:pPr>
      <w:r>
        <w:separator/>
      </w:r>
    </w:p>
  </w:footnote>
  <w:footnote w:type="continuationSeparator" w:id="0">
    <w:p w14:paraId="5BE8F823" w14:textId="77777777" w:rsidR="00EC7FCD" w:rsidRDefault="00EC7FCD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DA44FF"/>
    <w:multiLevelType w:val="hybridMultilevel"/>
    <w:tmpl w:val="03F648A6"/>
    <w:lvl w:ilvl="0" w:tplc="BD3664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u w:color="A6A6A6" w:themeColor="background1" w:themeShade="A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A7195"/>
    <w:multiLevelType w:val="hybridMultilevel"/>
    <w:tmpl w:val="571C2372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FB2A1B"/>
    <w:multiLevelType w:val="hybridMultilevel"/>
    <w:tmpl w:val="DE948D2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1E219A"/>
    <w:multiLevelType w:val="hybridMultilevel"/>
    <w:tmpl w:val="7E3C3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C902CF"/>
    <w:multiLevelType w:val="hybridMultilevel"/>
    <w:tmpl w:val="422CFE8A"/>
    <w:lvl w:ilvl="0" w:tplc="BD3664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u w:color="A6A6A6" w:themeColor="background1" w:themeShade="A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1F2977"/>
    <w:multiLevelType w:val="hybridMultilevel"/>
    <w:tmpl w:val="281C0DC0"/>
    <w:lvl w:ilvl="0" w:tplc="BD3664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u w:color="A6A6A6" w:themeColor="background1" w:themeShade="A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F07FB1"/>
    <w:multiLevelType w:val="hybridMultilevel"/>
    <w:tmpl w:val="9E54A8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2E0D72"/>
    <w:multiLevelType w:val="hybridMultilevel"/>
    <w:tmpl w:val="30F69B78"/>
    <w:lvl w:ilvl="0" w:tplc="3796014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BF80F79"/>
    <w:multiLevelType w:val="hybridMultilevel"/>
    <w:tmpl w:val="B5C27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832896"/>
    <w:multiLevelType w:val="multilevel"/>
    <w:tmpl w:val="6E5E9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AF75C3E"/>
    <w:multiLevelType w:val="hybridMultilevel"/>
    <w:tmpl w:val="FD6EE7B8"/>
    <w:lvl w:ilvl="0" w:tplc="320EC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u w:color="7B7B7B" w:themeColor="accent3" w:themeShade="BF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A676A2"/>
    <w:multiLevelType w:val="hybridMultilevel"/>
    <w:tmpl w:val="FCB677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8158E9"/>
    <w:multiLevelType w:val="hybridMultilevel"/>
    <w:tmpl w:val="B73AB832"/>
    <w:lvl w:ilvl="0" w:tplc="35F438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u w:color="C9C9C9" w:themeColor="accent3" w:themeTint="99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27444">
    <w:abstractNumId w:val="19"/>
  </w:num>
  <w:num w:numId="2" w16cid:durableId="1152600156">
    <w:abstractNumId w:val="23"/>
  </w:num>
  <w:num w:numId="3" w16cid:durableId="1697927410">
    <w:abstractNumId w:val="27"/>
  </w:num>
  <w:num w:numId="4" w16cid:durableId="1963533417">
    <w:abstractNumId w:val="0"/>
  </w:num>
  <w:num w:numId="5" w16cid:durableId="1076321266">
    <w:abstractNumId w:val="1"/>
  </w:num>
  <w:num w:numId="6" w16cid:durableId="2072845201">
    <w:abstractNumId w:val="2"/>
  </w:num>
  <w:num w:numId="7" w16cid:durableId="1280648780">
    <w:abstractNumId w:val="18"/>
  </w:num>
  <w:num w:numId="8" w16cid:durableId="881020874">
    <w:abstractNumId w:val="33"/>
  </w:num>
  <w:num w:numId="9" w16cid:durableId="1263149610">
    <w:abstractNumId w:val="17"/>
  </w:num>
  <w:num w:numId="10" w16cid:durableId="189681442">
    <w:abstractNumId w:val="35"/>
  </w:num>
  <w:num w:numId="11" w16cid:durableId="1844860521">
    <w:abstractNumId w:val="8"/>
  </w:num>
  <w:num w:numId="12" w16cid:durableId="369766251">
    <w:abstractNumId w:val="10"/>
  </w:num>
  <w:num w:numId="13" w16cid:durableId="318115815">
    <w:abstractNumId w:val="12"/>
  </w:num>
  <w:num w:numId="14" w16cid:durableId="303974678">
    <w:abstractNumId w:val="13"/>
  </w:num>
  <w:num w:numId="15" w16cid:durableId="91245226">
    <w:abstractNumId w:val="30"/>
  </w:num>
  <w:num w:numId="16" w16cid:durableId="1138110109">
    <w:abstractNumId w:val="7"/>
  </w:num>
  <w:num w:numId="17" w16cid:durableId="1063874226">
    <w:abstractNumId w:val="21"/>
  </w:num>
  <w:num w:numId="18" w16cid:durableId="113788392">
    <w:abstractNumId w:val="5"/>
  </w:num>
  <w:num w:numId="19" w16cid:durableId="560748726">
    <w:abstractNumId w:val="26"/>
  </w:num>
  <w:num w:numId="20" w16cid:durableId="1019890446">
    <w:abstractNumId w:val="14"/>
  </w:num>
  <w:num w:numId="21" w16cid:durableId="1358241060">
    <w:abstractNumId w:val="16"/>
  </w:num>
  <w:num w:numId="22" w16cid:durableId="1565333374">
    <w:abstractNumId w:val="20"/>
  </w:num>
  <w:num w:numId="23" w16cid:durableId="749930063">
    <w:abstractNumId w:val="11"/>
  </w:num>
  <w:num w:numId="24" w16cid:durableId="69692987">
    <w:abstractNumId w:val="29"/>
  </w:num>
  <w:num w:numId="25" w16cid:durableId="842476508">
    <w:abstractNumId w:val="36"/>
  </w:num>
  <w:num w:numId="26" w16cid:durableId="834301136">
    <w:abstractNumId w:val="24"/>
  </w:num>
  <w:num w:numId="27" w16cid:durableId="1631785384">
    <w:abstractNumId w:val="37"/>
  </w:num>
  <w:num w:numId="28" w16cid:durableId="274676215">
    <w:abstractNumId w:val="6"/>
  </w:num>
  <w:num w:numId="29" w16cid:durableId="566108032">
    <w:abstractNumId w:val="3"/>
  </w:num>
  <w:num w:numId="30" w16cid:durableId="630207944">
    <w:abstractNumId w:val="4"/>
  </w:num>
  <w:num w:numId="31" w16cid:durableId="2028021760">
    <w:abstractNumId w:val="25"/>
  </w:num>
  <w:num w:numId="32" w16cid:durableId="1930698584">
    <w:abstractNumId w:val="28"/>
  </w:num>
  <w:num w:numId="33" w16cid:durableId="1395422966">
    <w:abstractNumId w:val="9"/>
  </w:num>
  <w:num w:numId="34" w16cid:durableId="308943849">
    <w:abstractNumId w:val="34"/>
  </w:num>
  <w:num w:numId="35" w16cid:durableId="800154736">
    <w:abstractNumId w:val="38"/>
  </w:num>
  <w:num w:numId="36" w16cid:durableId="2101439092">
    <w:abstractNumId w:val="15"/>
  </w:num>
  <w:num w:numId="37" w16cid:durableId="1746762436">
    <w:abstractNumId w:val="22"/>
  </w:num>
  <w:num w:numId="38" w16cid:durableId="1398669398">
    <w:abstractNumId w:val="32"/>
  </w:num>
  <w:num w:numId="39" w16cid:durableId="1878619602">
    <w:abstractNumId w:val="3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Windows Live" w15:userId="444998604cb8fc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2C42"/>
    <w:rsid w:val="00061D33"/>
    <w:rsid w:val="00064643"/>
    <w:rsid w:val="0007283B"/>
    <w:rsid w:val="00073E1D"/>
    <w:rsid w:val="00087747"/>
    <w:rsid w:val="000A1FDA"/>
    <w:rsid w:val="000B63E2"/>
    <w:rsid w:val="000B6548"/>
    <w:rsid w:val="000C71ED"/>
    <w:rsid w:val="000D3CAA"/>
    <w:rsid w:val="000D671A"/>
    <w:rsid w:val="000E47C0"/>
    <w:rsid w:val="001031EE"/>
    <w:rsid w:val="00103EC5"/>
    <w:rsid w:val="001105B7"/>
    <w:rsid w:val="001120B5"/>
    <w:rsid w:val="0011398E"/>
    <w:rsid w:val="00116C6E"/>
    <w:rsid w:val="00125CA6"/>
    <w:rsid w:val="00155C65"/>
    <w:rsid w:val="0015632A"/>
    <w:rsid w:val="00156FC9"/>
    <w:rsid w:val="00162A5A"/>
    <w:rsid w:val="001647AB"/>
    <w:rsid w:val="00167A2F"/>
    <w:rsid w:val="00172867"/>
    <w:rsid w:val="00175B6D"/>
    <w:rsid w:val="001901ED"/>
    <w:rsid w:val="0019483A"/>
    <w:rsid w:val="001A46BF"/>
    <w:rsid w:val="001A481B"/>
    <w:rsid w:val="001B0186"/>
    <w:rsid w:val="001B534B"/>
    <w:rsid w:val="001B62CA"/>
    <w:rsid w:val="001D16CB"/>
    <w:rsid w:val="001D3779"/>
    <w:rsid w:val="001D439E"/>
    <w:rsid w:val="001D4DCD"/>
    <w:rsid w:val="001E32E2"/>
    <w:rsid w:val="001E59AF"/>
    <w:rsid w:val="001F4175"/>
    <w:rsid w:val="00223A4D"/>
    <w:rsid w:val="00230506"/>
    <w:rsid w:val="002305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0651D"/>
    <w:rsid w:val="003101F0"/>
    <w:rsid w:val="00314B7A"/>
    <w:rsid w:val="00324BC5"/>
    <w:rsid w:val="00340BAB"/>
    <w:rsid w:val="003418E0"/>
    <w:rsid w:val="00347F8D"/>
    <w:rsid w:val="0035325A"/>
    <w:rsid w:val="00372F7B"/>
    <w:rsid w:val="003733E5"/>
    <w:rsid w:val="00390EA6"/>
    <w:rsid w:val="003E27C3"/>
    <w:rsid w:val="003F3E3F"/>
    <w:rsid w:val="004067B8"/>
    <w:rsid w:val="00412D38"/>
    <w:rsid w:val="004154BE"/>
    <w:rsid w:val="0042013D"/>
    <w:rsid w:val="00422F83"/>
    <w:rsid w:val="00426D7E"/>
    <w:rsid w:val="0043430C"/>
    <w:rsid w:val="00435E6D"/>
    <w:rsid w:val="00440F99"/>
    <w:rsid w:val="00443668"/>
    <w:rsid w:val="00456B0D"/>
    <w:rsid w:val="00476AF8"/>
    <w:rsid w:val="00484FD7"/>
    <w:rsid w:val="00491F66"/>
    <w:rsid w:val="004929FB"/>
    <w:rsid w:val="004A54BA"/>
    <w:rsid w:val="004B17DC"/>
    <w:rsid w:val="004B3C2F"/>
    <w:rsid w:val="004B6A5E"/>
    <w:rsid w:val="004E438B"/>
    <w:rsid w:val="00507EA7"/>
    <w:rsid w:val="00526089"/>
    <w:rsid w:val="00527A28"/>
    <w:rsid w:val="00527DCA"/>
    <w:rsid w:val="005716D4"/>
    <w:rsid w:val="00571B60"/>
    <w:rsid w:val="00572876"/>
    <w:rsid w:val="00585A4D"/>
    <w:rsid w:val="00593A94"/>
    <w:rsid w:val="005D1FD5"/>
    <w:rsid w:val="005D6329"/>
    <w:rsid w:val="005E57F6"/>
    <w:rsid w:val="005F2E37"/>
    <w:rsid w:val="005F66AE"/>
    <w:rsid w:val="005F6D8C"/>
    <w:rsid w:val="00604749"/>
    <w:rsid w:val="006058D8"/>
    <w:rsid w:val="00610200"/>
    <w:rsid w:val="00612A39"/>
    <w:rsid w:val="00623699"/>
    <w:rsid w:val="00632D5A"/>
    <w:rsid w:val="00635515"/>
    <w:rsid w:val="006546FD"/>
    <w:rsid w:val="00665BF3"/>
    <w:rsid w:val="006732D6"/>
    <w:rsid w:val="006752AF"/>
    <w:rsid w:val="0069256D"/>
    <w:rsid w:val="00693E09"/>
    <w:rsid w:val="006A2DE9"/>
    <w:rsid w:val="006A7230"/>
    <w:rsid w:val="006A7B46"/>
    <w:rsid w:val="006B05CB"/>
    <w:rsid w:val="006B4E32"/>
    <w:rsid w:val="006B72C7"/>
    <w:rsid w:val="006B7F78"/>
    <w:rsid w:val="006C2252"/>
    <w:rsid w:val="006D7F7F"/>
    <w:rsid w:val="006E2C9C"/>
    <w:rsid w:val="006E40EF"/>
    <w:rsid w:val="006F0039"/>
    <w:rsid w:val="006F7D46"/>
    <w:rsid w:val="007046E8"/>
    <w:rsid w:val="00711CEF"/>
    <w:rsid w:val="00720320"/>
    <w:rsid w:val="00723643"/>
    <w:rsid w:val="00725D3C"/>
    <w:rsid w:val="00733DA1"/>
    <w:rsid w:val="00737822"/>
    <w:rsid w:val="0074111D"/>
    <w:rsid w:val="007429A6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3FE5"/>
    <w:rsid w:val="00866846"/>
    <w:rsid w:val="00875DA9"/>
    <w:rsid w:val="008845A7"/>
    <w:rsid w:val="0089240C"/>
    <w:rsid w:val="00895E38"/>
    <w:rsid w:val="008A49DF"/>
    <w:rsid w:val="008A782B"/>
    <w:rsid w:val="008B0FC0"/>
    <w:rsid w:val="008C429A"/>
    <w:rsid w:val="008D10FD"/>
    <w:rsid w:val="008E1F3D"/>
    <w:rsid w:val="008F64BE"/>
    <w:rsid w:val="009053D7"/>
    <w:rsid w:val="00907EA4"/>
    <w:rsid w:val="0091331D"/>
    <w:rsid w:val="00913CAA"/>
    <w:rsid w:val="0093223C"/>
    <w:rsid w:val="00941A87"/>
    <w:rsid w:val="009501C2"/>
    <w:rsid w:val="0096668E"/>
    <w:rsid w:val="009668B9"/>
    <w:rsid w:val="00976577"/>
    <w:rsid w:val="00990D80"/>
    <w:rsid w:val="00996356"/>
    <w:rsid w:val="00997D9A"/>
    <w:rsid w:val="009D7C49"/>
    <w:rsid w:val="009E7297"/>
    <w:rsid w:val="009F04AB"/>
    <w:rsid w:val="00A0257D"/>
    <w:rsid w:val="00A12EDC"/>
    <w:rsid w:val="00A216F7"/>
    <w:rsid w:val="00A26D0D"/>
    <w:rsid w:val="00A33BDE"/>
    <w:rsid w:val="00A34885"/>
    <w:rsid w:val="00A43BC1"/>
    <w:rsid w:val="00A630AC"/>
    <w:rsid w:val="00A74225"/>
    <w:rsid w:val="00A86F7B"/>
    <w:rsid w:val="00A936D5"/>
    <w:rsid w:val="00AA1EB0"/>
    <w:rsid w:val="00AA2DA3"/>
    <w:rsid w:val="00AA5A9C"/>
    <w:rsid w:val="00AB016A"/>
    <w:rsid w:val="00AB2A5A"/>
    <w:rsid w:val="00AD28F8"/>
    <w:rsid w:val="00AD6F01"/>
    <w:rsid w:val="00AE4ED3"/>
    <w:rsid w:val="00B0230B"/>
    <w:rsid w:val="00B17D95"/>
    <w:rsid w:val="00B23509"/>
    <w:rsid w:val="00B26030"/>
    <w:rsid w:val="00B359DB"/>
    <w:rsid w:val="00B3632B"/>
    <w:rsid w:val="00B409D8"/>
    <w:rsid w:val="00B46553"/>
    <w:rsid w:val="00B5178D"/>
    <w:rsid w:val="00B67F1F"/>
    <w:rsid w:val="00B701D7"/>
    <w:rsid w:val="00B8272D"/>
    <w:rsid w:val="00B843E0"/>
    <w:rsid w:val="00B90595"/>
    <w:rsid w:val="00BA215A"/>
    <w:rsid w:val="00BB5F09"/>
    <w:rsid w:val="00BC0D9F"/>
    <w:rsid w:val="00BC5C7E"/>
    <w:rsid w:val="00BE053D"/>
    <w:rsid w:val="00BF1A7A"/>
    <w:rsid w:val="00BF1FA3"/>
    <w:rsid w:val="00C00974"/>
    <w:rsid w:val="00C018E4"/>
    <w:rsid w:val="00C066FA"/>
    <w:rsid w:val="00C22D63"/>
    <w:rsid w:val="00C25387"/>
    <w:rsid w:val="00C54BE3"/>
    <w:rsid w:val="00C5571C"/>
    <w:rsid w:val="00C57F80"/>
    <w:rsid w:val="00C768ED"/>
    <w:rsid w:val="00C82A8F"/>
    <w:rsid w:val="00C85F4D"/>
    <w:rsid w:val="00C916C2"/>
    <w:rsid w:val="00CC7F56"/>
    <w:rsid w:val="00CD1B12"/>
    <w:rsid w:val="00CD55DC"/>
    <w:rsid w:val="00CE1BBC"/>
    <w:rsid w:val="00CE2595"/>
    <w:rsid w:val="00CE28CC"/>
    <w:rsid w:val="00CE5B9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85D6C"/>
    <w:rsid w:val="00D90950"/>
    <w:rsid w:val="00DA69DF"/>
    <w:rsid w:val="00DB1C0E"/>
    <w:rsid w:val="00DB33F8"/>
    <w:rsid w:val="00DB38C6"/>
    <w:rsid w:val="00DD38E2"/>
    <w:rsid w:val="00E00140"/>
    <w:rsid w:val="00E13110"/>
    <w:rsid w:val="00E21A49"/>
    <w:rsid w:val="00E24DF1"/>
    <w:rsid w:val="00E40B9A"/>
    <w:rsid w:val="00E431ED"/>
    <w:rsid w:val="00E52677"/>
    <w:rsid w:val="00E55D90"/>
    <w:rsid w:val="00E64FF5"/>
    <w:rsid w:val="00E771BA"/>
    <w:rsid w:val="00E907EC"/>
    <w:rsid w:val="00EA5421"/>
    <w:rsid w:val="00EB34FC"/>
    <w:rsid w:val="00EB5816"/>
    <w:rsid w:val="00EC7FCD"/>
    <w:rsid w:val="00ED0EA9"/>
    <w:rsid w:val="00EE554E"/>
    <w:rsid w:val="00EF77DF"/>
    <w:rsid w:val="00F06A96"/>
    <w:rsid w:val="00F11BEF"/>
    <w:rsid w:val="00F165E1"/>
    <w:rsid w:val="00F258E7"/>
    <w:rsid w:val="00F31B84"/>
    <w:rsid w:val="00F44F5F"/>
    <w:rsid w:val="00F52E0C"/>
    <w:rsid w:val="00F57BA5"/>
    <w:rsid w:val="00F631EC"/>
    <w:rsid w:val="00F64C22"/>
    <w:rsid w:val="00F64FA7"/>
    <w:rsid w:val="00F655A5"/>
    <w:rsid w:val="00F74D19"/>
    <w:rsid w:val="00F80053"/>
    <w:rsid w:val="00FA02C7"/>
    <w:rsid w:val="00FA4186"/>
    <w:rsid w:val="00FC0531"/>
    <w:rsid w:val="00FC13F0"/>
    <w:rsid w:val="00FD0FB7"/>
    <w:rsid w:val="00FE0496"/>
    <w:rsid w:val="00FE2785"/>
    <w:rsid w:val="00FE79A2"/>
    <w:rsid w:val="00FF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B8272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B8272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B8272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8272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8272D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1D16C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684</Words>
  <Characters>4315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8</cp:revision>
  <cp:lastPrinted>2025-12-03T20:23:00Z</cp:lastPrinted>
  <dcterms:created xsi:type="dcterms:W3CDTF">2025-12-10T20:39:00Z</dcterms:created>
  <dcterms:modified xsi:type="dcterms:W3CDTF">2026-01-15T19:46:00Z</dcterms:modified>
</cp:coreProperties>
</file>