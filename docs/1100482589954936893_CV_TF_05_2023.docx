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80" w:rightFromText="180" w:vertAnchor="text" w:horzAnchor="margin" w:tblpXSpec="center" w:tblpY="161"/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61"/>
        <w:gridCol w:w="4633"/>
        <w:gridCol w:w="134"/>
        <w:gridCol w:w="146"/>
        <w:gridCol w:w="281"/>
        <w:gridCol w:w="141"/>
        <w:gridCol w:w="421"/>
        <w:gridCol w:w="421"/>
        <w:gridCol w:w="420"/>
        <w:gridCol w:w="1104"/>
        <w:gridCol w:w="581"/>
        <w:gridCol w:w="1656"/>
        <w:tblGridChange w:id="0">
          <w:tblGrid>
            <w:gridCol w:w="1261"/>
            <w:gridCol w:w="4633"/>
            <w:gridCol w:w="134"/>
            <w:gridCol w:w="146"/>
            <w:gridCol w:w="281"/>
            <w:gridCol w:w="141"/>
            <w:gridCol w:w="421"/>
            <w:gridCol w:w="421"/>
            <w:gridCol w:w="420"/>
            <w:gridCol w:w="1104"/>
            <w:gridCol w:w="581"/>
            <w:gridCol w:w="1656"/>
          </w:tblGrid>
        </w:tblGridChange>
      </w:tblGrid>
      <w:tr w:rsidR="005A7AC6" w14:paraId="180565F2" w14:textId="77777777" w:rsidTr="005A7AC6">
        <w:trPr>
          <w:trHeight w:val="194"/>
        </w:trPr>
        <w:tc>
          <w:tcPr>
            <w:tcW w:w="11199" w:type="dxa"/>
            <w:gridSpan w:val="12"/>
          </w:tcPr>
          <w:p w14:paraId="3A9626F7" w14:textId="77777777" w:rsidR="001463FD" w:rsidRDefault="001463FD" w:rsidP="007A3B3D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Thomas Fritze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Franz-Liszt-Straße 4, 85521 Ottobrunn</w:t>
            </w:r>
          </w:p>
          <w:p w14:paraId="2D61B264" w14:textId="32A6F483" w:rsidR="001463FD" w:rsidRDefault="001463FD" w:rsidP="007A3B3D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1603220408 | </w:t>
            </w:r>
            <w:ins w:id="1" w:author="David Döbele" w:date="2023-04-25T20:02:00Z">
              <w:r w:rsidR="005A7AC6" w:rsidRPr="005A7AC6">
                <w:rPr>
                  <w:rFonts w:ascii="Georgia" w:eastAsia="Georgia" w:hAnsi="Georgia" w:cs="Georgia"/>
                  <w:color w:val="000000"/>
                  <w:sz w:val="20"/>
                  <w:szCs w:val="20"/>
                  <w:rPrChange w:id="2" w:author="David Döbele" w:date="2023-04-25T20:02:00Z">
                    <w:rPr>
                      <w:rStyle w:val="Hyperlink"/>
                      <w:rFonts w:ascii="Georgia" w:eastAsia="Georgia" w:hAnsi="Georgia" w:cs="Georgia"/>
                      <w:sz w:val="20"/>
                      <w:szCs w:val="20"/>
                    </w:rPr>
                  </w:rPrChange>
                </w:rPr>
                <w:t>thomas.m.fritze@gmail.com</w:t>
              </w:r>
              <w:r w:rsidR="005A7AC6">
                <w:rPr>
                  <w:rFonts w:ascii="Georgia" w:eastAsia="Georgia" w:hAnsi="Georgia" w:cs="Georgia"/>
                  <w:color w:val="000000"/>
                  <w:sz w:val="20"/>
                  <w:szCs w:val="20"/>
                </w:rPr>
                <w:t xml:space="preserve"> </w:t>
              </w:r>
            </w:ins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| 14.12.2001 in München</w:t>
            </w:r>
          </w:p>
        </w:tc>
      </w:tr>
      <w:tr w:rsidR="005A7AC6" w14:paraId="749627E7" w14:textId="77777777" w:rsidTr="005A7AC6">
        <w:trPr>
          <w:trHeight w:val="444"/>
        </w:trPr>
        <w:tc>
          <w:tcPr>
            <w:tcW w:w="11199" w:type="dxa"/>
            <w:gridSpan w:val="12"/>
            <w:tcBorders>
              <w:bottom w:val="single" w:sz="4" w:space="0" w:color="000000"/>
            </w:tcBorders>
            <w:vAlign w:val="bottom"/>
          </w:tcPr>
          <w:p w14:paraId="2224B08F" w14:textId="77777777" w:rsidR="001463FD" w:rsidRDefault="001463FD" w:rsidP="007A3B3D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Schulische &amp; Akademische Laufbahn</w:t>
            </w:r>
          </w:p>
        </w:tc>
      </w:tr>
      <w:tr w:rsidR="005A7AC6" w14:paraId="3103774D" w14:textId="77777777" w:rsidTr="005A7AC6">
        <w:trPr>
          <w:trHeight w:val="265"/>
        </w:trPr>
        <w:tc>
          <w:tcPr>
            <w:tcW w:w="9543" w:type="dxa"/>
            <w:gridSpan w:val="11"/>
            <w:tcBorders>
              <w:top w:val="single" w:sz="4" w:space="0" w:color="000000"/>
            </w:tcBorders>
            <w:vAlign w:val="bottom"/>
          </w:tcPr>
          <w:p w14:paraId="3F85AD79" w14:textId="77777777" w:rsidR="001463FD" w:rsidRDefault="001463FD" w:rsidP="007A3B3D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Ludwig-Maximilians-Universität</w:t>
            </w:r>
          </w:p>
        </w:tc>
        <w:tc>
          <w:tcPr>
            <w:tcW w:w="1656" w:type="dxa"/>
            <w:tcBorders>
              <w:top w:val="single" w:sz="4" w:space="0" w:color="000000"/>
            </w:tcBorders>
            <w:vAlign w:val="bottom"/>
          </w:tcPr>
          <w:p w14:paraId="065CCBCF" w14:textId="77777777" w:rsidR="001463FD" w:rsidRDefault="001463FD" w:rsidP="007A3B3D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5A7AC6" w14:paraId="2FD728F7" w14:textId="77777777" w:rsidTr="005A7AC6">
        <w:trPr>
          <w:trHeight w:val="13"/>
        </w:trPr>
        <w:tc>
          <w:tcPr>
            <w:tcW w:w="6028" w:type="dxa"/>
            <w:gridSpan w:val="3"/>
          </w:tcPr>
          <w:p w14:paraId="6D049A2A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B.Sc. in Betriebswirtschaftslehre (aktueller Schnitt: 1,7)</w:t>
            </w:r>
          </w:p>
        </w:tc>
        <w:tc>
          <w:tcPr>
            <w:tcW w:w="5171" w:type="dxa"/>
            <w:gridSpan w:val="9"/>
          </w:tcPr>
          <w:p w14:paraId="649B2B40" w14:textId="77777777" w:rsidR="001463FD" w:rsidRDefault="001463FD" w:rsidP="007A3B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10/2021 – heute</w:t>
            </w:r>
          </w:p>
        </w:tc>
      </w:tr>
      <w:tr w:rsidR="005A7AC6" w14:paraId="67DF8771" w14:textId="77777777" w:rsidTr="005A7AC6">
        <w:trPr>
          <w:trHeight w:val="13"/>
        </w:trPr>
        <w:tc>
          <w:tcPr>
            <w:tcW w:w="11199" w:type="dxa"/>
            <w:gridSpan w:val="12"/>
          </w:tcPr>
          <w:p w14:paraId="6C4B6917" w14:textId="62AA4656" w:rsidR="001463FD" w:rsidDel="005A7AC6" w:rsidRDefault="001463FD" w:rsidP="007A3B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3" w:author="David Döbele" w:date="2023-04-25T19:58:00Z"/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del w:id="4" w:author="David Döbele" w:date="2023-04-25T19:58:00Z">
              <w:r w:rsidRPr="001463FD" w:rsidDel="005A7AC6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  <w:lang w:val="en-US"/>
                </w:rPr>
                <w:delText xml:space="preserve">LMU Munich School Of Management (4. </w:delText>
              </w:r>
              <w:r w:rsidDel="005A7AC6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>Semester)</w:delText>
              </w:r>
            </w:del>
          </w:p>
          <w:p w14:paraId="240B7DA2" w14:textId="77777777" w:rsidR="001463FD" w:rsidRPr="004B77D0" w:rsidRDefault="001463FD" w:rsidP="007A3B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Spezialisierung: Finance &amp; Accounting</w:t>
            </w:r>
          </w:p>
        </w:tc>
      </w:tr>
      <w:tr w:rsidR="005A7AC6" w:rsidDel="005A7AC6" w14:paraId="670ECDF9" w14:textId="7DB87E2E" w:rsidTr="005A7AC6">
        <w:tblPrEx>
          <w:tblW w:w="11199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5" w:author="David Döbele" w:date="2023-04-25T20:01:00Z">
            <w:tblPrEx>
              <w:tblW w:w="1119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265"/>
          <w:del w:id="6" w:author="David Döbele" w:date="2023-04-25T19:58:00Z"/>
          <w:trPrChange w:id="7" w:author="David Döbele" w:date="2023-04-25T20:01:00Z">
            <w:trPr>
              <w:trHeight w:val="265"/>
            </w:trPr>
          </w:trPrChange>
        </w:trPr>
        <w:tc>
          <w:tcPr>
            <w:tcW w:w="7438" w:type="dxa"/>
            <w:gridSpan w:val="8"/>
            <w:vAlign w:val="bottom"/>
            <w:tcPrChange w:id="8" w:author="David Döbele" w:date="2023-04-25T20:01:00Z">
              <w:tcPr>
                <w:tcW w:w="7438" w:type="dxa"/>
                <w:gridSpan w:val="8"/>
                <w:vAlign w:val="bottom"/>
              </w:tcPr>
            </w:tcPrChange>
          </w:tcPr>
          <w:p w14:paraId="055BE0DB" w14:textId="4C923991" w:rsidR="001463FD" w:rsidDel="005A7AC6" w:rsidRDefault="001463FD" w:rsidP="007A3B3D">
            <w:pPr>
              <w:rPr>
                <w:del w:id="9" w:author="David Döbele" w:date="2023-04-25T19:58:00Z"/>
                <w:rFonts w:ascii="Georgia" w:eastAsia="Georgia" w:hAnsi="Georgia" w:cs="Georgia"/>
                <w:sz w:val="23"/>
                <w:szCs w:val="23"/>
              </w:rPr>
            </w:pPr>
            <w:del w:id="10" w:author="David Döbele" w:date="2023-04-25T19:58:00Z">
              <w:r w:rsidDel="005A7AC6">
                <w:rPr>
                  <w:rFonts w:ascii="Georgia" w:eastAsia="Georgia" w:hAnsi="Georgia" w:cs="Georgia"/>
                  <w:b/>
                  <w:smallCaps/>
                  <w:sz w:val="23"/>
                  <w:szCs w:val="23"/>
                </w:rPr>
                <w:delText>Ludwig-Maximilians-Universität</w:delText>
              </w:r>
            </w:del>
          </w:p>
        </w:tc>
        <w:tc>
          <w:tcPr>
            <w:tcW w:w="3761" w:type="dxa"/>
            <w:gridSpan w:val="4"/>
            <w:vAlign w:val="bottom"/>
            <w:tcPrChange w:id="11" w:author="David Döbele" w:date="2023-04-25T20:01:00Z">
              <w:tcPr>
                <w:tcW w:w="3761" w:type="dxa"/>
                <w:gridSpan w:val="4"/>
                <w:vAlign w:val="bottom"/>
              </w:tcPr>
            </w:tcPrChange>
          </w:tcPr>
          <w:p w14:paraId="30CDED21" w14:textId="31DCC684" w:rsidR="001463FD" w:rsidDel="005A7AC6" w:rsidRDefault="001463FD" w:rsidP="007A3B3D">
            <w:pPr>
              <w:ind w:left="-279"/>
              <w:jc w:val="right"/>
              <w:rPr>
                <w:del w:id="12" w:author="David Döbele" w:date="2023-04-25T19:58:00Z"/>
                <w:rFonts w:ascii="Georgia" w:eastAsia="Georgia" w:hAnsi="Georgia" w:cs="Georgia"/>
                <w:sz w:val="23"/>
                <w:szCs w:val="23"/>
              </w:rPr>
            </w:pPr>
            <w:del w:id="13" w:author="David Döbele" w:date="2023-04-25T19:58:00Z">
              <w:r w:rsidDel="005A7AC6">
                <w:rPr>
                  <w:rFonts w:ascii="Georgia" w:eastAsia="Georgia" w:hAnsi="Georgia" w:cs="Georgia"/>
                  <w:i/>
                  <w:smallCaps/>
                  <w:sz w:val="23"/>
                  <w:szCs w:val="23"/>
                </w:rPr>
                <w:delText>München</w:delText>
              </w:r>
            </w:del>
          </w:p>
        </w:tc>
      </w:tr>
      <w:tr w:rsidR="005A7AC6" w14:paraId="190DC5E6" w14:textId="77777777" w:rsidTr="005A7AC6">
        <w:tblPrEx>
          <w:tblW w:w="11199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4" w:author="David Döbele" w:date="2023-04-25T20:01:00Z">
            <w:tblPrEx>
              <w:tblW w:w="1119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283"/>
          <w:trPrChange w:id="15" w:author="David Döbele" w:date="2023-04-25T20:01:00Z">
            <w:trPr>
              <w:trHeight w:val="283"/>
            </w:trPr>
          </w:trPrChange>
        </w:trPr>
        <w:tc>
          <w:tcPr>
            <w:tcW w:w="5894" w:type="dxa"/>
            <w:gridSpan w:val="2"/>
            <w:vAlign w:val="bottom"/>
            <w:tcPrChange w:id="16" w:author="David Döbele" w:date="2023-04-25T20:01:00Z">
              <w:tcPr>
                <w:tcW w:w="5894" w:type="dxa"/>
                <w:gridSpan w:val="2"/>
                <w:vAlign w:val="bottom"/>
              </w:tcPr>
            </w:tcPrChange>
          </w:tcPr>
          <w:p w14:paraId="3E00B222" w14:textId="77777777" w:rsidR="001463FD" w:rsidRDefault="001463FD" w:rsidP="005A7AC6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B.Sc. in Englisch und Geografie</w:t>
            </w:r>
          </w:p>
        </w:tc>
        <w:tc>
          <w:tcPr>
            <w:tcW w:w="5305" w:type="dxa"/>
            <w:gridSpan w:val="10"/>
            <w:vAlign w:val="bottom"/>
            <w:tcPrChange w:id="17" w:author="David Döbele" w:date="2023-04-25T20:01:00Z">
              <w:tcPr>
                <w:tcW w:w="5305" w:type="dxa"/>
                <w:gridSpan w:val="10"/>
                <w:vAlign w:val="bottom"/>
              </w:tcPr>
            </w:tcPrChange>
          </w:tcPr>
          <w:p w14:paraId="3BBE92AD" w14:textId="77777777" w:rsidR="001463FD" w:rsidRDefault="001463FD" w:rsidP="005A7AC6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10/2020 – 09/2021</w:t>
            </w:r>
          </w:p>
        </w:tc>
      </w:tr>
      <w:tr w:rsidR="005A7AC6" w14:paraId="5073C6CE" w14:textId="77777777" w:rsidTr="005A7AC6">
        <w:trPr>
          <w:trHeight w:val="13"/>
        </w:trPr>
        <w:tc>
          <w:tcPr>
            <w:tcW w:w="11199" w:type="dxa"/>
            <w:gridSpan w:val="12"/>
          </w:tcPr>
          <w:p w14:paraId="406DD43C" w14:textId="77777777" w:rsidR="001463FD" w:rsidRDefault="001463FD" w:rsidP="007A3B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B77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Studiengangwechsel nach zwei Semester (damaliger Schnitt: 1,5)</w:t>
            </w:r>
          </w:p>
        </w:tc>
      </w:tr>
      <w:tr w:rsidR="005A7AC6" w14:paraId="0281C56B" w14:textId="77777777" w:rsidTr="005A7AC6">
        <w:tblPrEx>
          <w:tblW w:w="11199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8" w:author="David Döbele" w:date="2023-04-25T20:01:00Z">
            <w:tblPrEx>
              <w:tblW w:w="1119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19" w:author="David Döbele" w:date="2023-04-25T20:01:00Z">
            <w:trPr>
              <w:trHeight w:val="340"/>
            </w:trPr>
          </w:trPrChange>
        </w:trPr>
        <w:tc>
          <w:tcPr>
            <w:tcW w:w="6174" w:type="dxa"/>
            <w:gridSpan w:val="4"/>
            <w:vAlign w:val="bottom"/>
            <w:tcPrChange w:id="20" w:author="David Döbele" w:date="2023-04-25T20:01:00Z">
              <w:tcPr>
                <w:tcW w:w="6174" w:type="dxa"/>
                <w:gridSpan w:val="4"/>
                <w:vAlign w:val="bottom"/>
              </w:tcPr>
            </w:tcPrChange>
          </w:tcPr>
          <w:p w14:paraId="049EB1D8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Gymnasium Trudering-München</w:t>
            </w:r>
          </w:p>
        </w:tc>
        <w:tc>
          <w:tcPr>
            <w:tcW w:w="5025" w:type="dxa"/>
            <w:gridSpan w:val="8"/>
            <w:vAlign w:val="bottom"/>
            <w:tcPrChange w:id="21" w:author="David Döbele" w:date="2023-04-25T20:01:00Z">
              <w:tcPr>
                <w:tcW w:w="5025" w:type="dxa"/>
                <w:gridSpan w:val="8"/>
                <w:vAlign w:val="bottom"/>
              </w:tcPr>
            </w:tcPrChange>
          </w:tcPr>
          <w:p w14:paraId="57195940" w14:textId="77777777" w:rsidR="001463FD" w:rsidRDefault="001463FD" w:rsidP="007A3B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5A7AC6" w14:paraId="00BE573B" w14:textId="77777777" w:rsidTr="005A7AC6">
        <w:trPr>
          <w:trHeight w:val="13"/>
        </w:trPr>
        <w:tc>
          <w:tcPr>
            <w:tcW w:w="6174" w:type="dxa"/>
            <w:gridSpan w:val="4"/>
          </w:tcPr>
          <w:p w14:paraId="477F5331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  <w:r w:rsidRPr="004B77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(Abiturnote: 1,9)</w:t>
            </w:r>
          </w:p>
        </w:tc>
        <w:tc>
          <w:tcPr>
            <w:tcW w:w="5025" w:type="dxa"/>
            <w:gridSpan w:val="8"/>
          </w:tcPr>
          <w:p w14:paraId="7AA756EA" w14:textId="77777777" w:rsidR="001463FD" w:rsidRDefault="001463FD" w:rsidP="007A3B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09/2013 – 07/2020</w:t>
            </w:r>
          </w:p>
        </w:tc>
      </w:tr>
      <w:tr w:rsidR="005A7AC6" w14:paraId="2A799E51" w14:textId="77777777" w:rsidTr="005A7AC6">
        <w:trPr>
          <w:trHeight w:val="13"/>
        </w:trPr>
        <w:tc>
          <w:tcPr>
            <w:tcW w:w="11199" w:type="dxa"/>
            <w:gridSpan w:val="12"/>
          </w:tcPr>
          <w:p w14:paraId="21252E9A" w14:textId="77777777" w:rsidR="001463FD" w:rsidRPr="004B77D0" w:rsidRDefault="001463FD" w:rsidP="007A3B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C1AE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Naturwissenschaftliches, technologisches und sprachliches Gymnasium</w:t>
            </w:r>
          </w:p>
        </w:tc>
      </w:tr>
      <w:tr w:rsidR="005A7AC6" w14:paraId="2CDD94D2" w14:textId="77777777" w:rsidTr="005A7AC6">
        <w:trPr>
          <w:trHeight w:val="444"/>
        </w:trPr>
        <w:tc>
          <w:tcPr>
            <w:tcW w:w="11199" w:type="dxa"/>
            <w:gridSpan w:val="12"/>
            <w:tcBorders>
              <w:bottom w:val="single" w:sz="4" w:space="0" w:color="000000"/>
            </w:tcBorders>
            <w:vAlign w:val="bottom"/>
          </w:tcPr>
          <w:p w14:paraId="16BB5CA3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5A7AC6" w14:paraId="34264105" w14:textId="77777777" w:rsidTr="005A7AC6">
        <w:trPr>
          <w:trHeight w:val="265"/>
        </w:trPr>
        <w:tc>
          <w:tcPr>
            <w:tcW w:w="7017" w:type="dxa"/>
            <w:gridSpan w:val="7"/>
            <w:tcBorders>
              <w:top w:val="single" w:sz="4" w:space="0" w:color="000000"/>
            </w:tcBorders>
            <w:vAlign w:val="bottom"/>
          </w:tcPr>
          <w:p w14:paraId="4BA315F1" w14:textId="77777777" w:rsidR="001463FD" w:rsidRDefault="001463FD" w:rsidP="007A3B3D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Rödl &amp; Partner</w:t>
            </w:r>
          </w:p>
        </w:tc>
        <w:tc>
          <w:tcPr>
            <w:tcW w:w="4182" w:type="dxa"/>
            <w:gridSpan w:val="5"/>
            <w:tcBorders>
              <w:top w:val="single" w:sz="4" w:space="0" w:color="000000"/>
            </w:tcBorders>
            <w:vAlign w:val="bottom"/>
          </w:tcPr>
          <w:p w14:paraId="4A8D91FC" w14:textId="77777777" w:rsidR="001463FD" w:rsidRDefault="001463FD" w:rsidP="007A3B3D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5A7AC6" w14:paraId="1C5FDE31" w14:textId="77777777" w:rsidTr="005A7AC6">
        <w:trPr>
          <w:trHeight w:val="13"/>
        </w:trPr>
        <w:tc>
          <w:tcPr>
            <w:tcW w:w="6455" w:type="dxa"/>
            <w:gridSpan w:val="5"/>
          </w:tcPr>
          <w:p w14:paraId="3A9939CE" w14:textId="77777777" w:rsidR="001463FD" w:rsidRP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proofErr w:type="spellStart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Praktikant</w:t>
            </w:r>
            <w:proofErr w:type="spellEnd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im</w:t>
            </w:r>
            <w:proofErr w:type="spellEnd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M&amp;A (Financial Due Diligence &amp; Valuation)</w:t>
            </w:r>
          </w:p>
        </w:tc>
        <w:tc>
          <w:tcPr>
            <w:tcW w:w="4744" w:type="dxa"/>
            <w:gridSpan w:val="7"/>
          </w:tcPr>
          <w:p w14:paraId="234B5746" w14:textId="77777777" w:rsidR="001463FD" w:rsidRDefault="001463FD" w:rsidP="007A3B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03/2023 – 05/2023</w:t>
            </w:r>
          </w:p>
        </w:tc>
      </w:tr>
      <w:tr w:rsidR="005A7AC6" w14:paraId="66299796" w14:textId="77777777" w:rsidTr="005A7AC6">
        <w:trPr>
          <w:trHeight w:val="746"/>
        </w:trPr>
        <w:tc>
          <w:tcPr>
            <w:tcW w:w="11199" w:type="dxa"/>
            <w:gridSpan w:val="12"/>
          </w:tcPr>
          <w:p w14:paraId="24DBB566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Kaufpreisallokation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</w:t>
            </w:r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Aufbereitung finanzwirtschaftlicher Daten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eines </w:t>
            </w:r>
          </w:p>
          <w:p w14:paraId="1BCADB5B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Financial </w:t>
            </w:r>
            <w:proofErr w:type="spellStart"/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Factbooks</w:t>
            </w:r>
            <w:proofErr w:type="spellEnd"/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sowie </w:t>
            </w:r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Mitarbeit bei einer Buy-Side Due Diligence</w:t>
            </w:r>
          </w:p>
          <w:p w14:paraId="504DE89B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F53C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Analyse von Geschäftsmodellen in Verbindung mit der Vermögens- und Ertragslage sowie Plausibilisierung der Planungsrechnung anhand detaillierter Markt-, Branchen- und Wettbewerbsanalysen</w:t>
            </w:r>
          </w:p>
          <w:p w14:paraId="57E16523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629A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Ermittlung der Kapitalkosten und Durchführung von </w:t>
            </w:r>
            <w:proofErr w:type="spellStart"/>
            <w:r w:rsidRPr="005629A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Benchmarkanalysen</w:t>
            </w:r>
            <w:proofErr w:type="spellEnd"/>
            <w:r w:rsidRPr="005629A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auf Basis selbstabgeleiteter Peer-Groups</w:t>
            </w:r>
          </w:p>
          <w:p w14:paraId="7CF1DFF4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46AB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Recherche und Auswertung geeigneter Transaktionsmultiplikatoren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sowie </w:t>
            </w:r>
            <w:r w:rsidRPr="00E46AB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bewertungsrelevanter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E46AB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Risikoprämien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&amp; </w:t>
            </w:r>
            <w:r w:rsidRPr="00E46AB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Beta-Faktoren</w:t>
            </w:r>
          </w:p>
        </w:tc>
      </w:tr>
      <w:tr w:rsidR="005A7AC6" w14:paraId="5EB3F2D9" w14:textId="77777777" w:rsidTr="005A7AC6">
        <w:trPr>
          <w:trHeight w:val="265"/>
        </w:trPr>
        <w:tc>
          <w:tcPr>
            <w:tcW w:w="6028" w:type="dxa"/>
            <w:gridSpan w:val="3"/>
            <w:vAlign w:val="bottom"/>
          </w:tcPr>
          <w:p w14:paraId="64A950BF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KPMG</w:t>
            </w:r>
          </w:p>
        </w:tc>
        <w:tc>
          <w:tcPr>
            <w:tcW w:w="5171" w:type="dxa"/>
            <w:gridSpan w:val="9"/>
            <w:vAlign w:val="bottom"/>
          </w:tcPr>
          <w:p w14:paraId="4E8BA7DF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5A7AC6" w14:paraId="2FADC2F8" w14:textId="77777777" w:rsidTr="005A7AC6">
        <w:trPr>
          <w:trHeight w:val="13"/>
        </w:trPr>
        <w:tc>
          <w:tcPr>
            <w:tcW w:w="8962" w:type="dxa"/>
            <w:gridSpan w:val="10"/>
          </w:tcPr>
          <w:p w14:paraId="38784AB2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4B77D0"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n der Wirtschaftsprüfung</w:t>
            </w:r>
          </w:p>
        </w:tc>
        <w:tc>
          <w:tcPr>
            <w:tcW w:w="2237" w:type="dxa"/>
            <w:gridSpan w:val="2"/>
          </w:tcPr>
          <w:p w14:paraId="79D65CA9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09/2022 – 11/2022</w:t>
            </w:r>
          </w:p>
        </w:tc>
      </w:tr>
      <w:tr w:rsidR="005A7AC6" w14:paraId="66E27470" w14:textId="77777777" w:rsidTr="005A7AC6">
        <w:trPr>
          <w:trHeight w:val="549"/>
        </w:trPr>
        <w:tc>
          <w:tcPr>
            <w:tcW w:w="11199" w:type="dxa"/>
            <w:gridSpan w:val="12"/>
          </w:tcPr>
          <w:p w14:paraId="381D7C6F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3400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der Jahres- und Konzernabschlussprüfung eines DAX 40-Konzerns</w:t>
            </w:r>
          </w:p>
          <w:p w14:paraId="5E3B8E15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C281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Untersuchung des Konsolidierungskreises, Evaluierung der Proof </w:t>
            </w:r>
            <w:proofErr w:type="spellStart"/>
            <w:r w:rsidRPr="009C281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of</w:t>
            </w:r>
            <w:proofErr w:type="spellEnd"/>
            <w:r w:rsidRPr="009C281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C281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Ownerships</w:t>
            </w:r>
            <w:proofErr w:type="spellEnd"/>
            <w:r w:rsidRPr="009C281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Jahresabschlüsse der Tochtergesellschaften </w:t>
            </w:r>
          </w:p>
          <w:p w14:paraId="2DC69AB7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Überprüfung und Durchführung von </w:t>
            </w:r>
            <w:r w:rsidRPr="00D953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Beteiligungsbewertungen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Werthaltigkeitsprüfungen</w:t>
            </w:r>
            <w:r w:rsidRPr="00D953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sowie </w:t>
            </w:r>
            <w:r w:rsidRPr="00D953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Ausweise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</w:t>
            </w:r>
            <w:r w:rsidRPr="00D953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Bilanzpositionen </w:t>
            </w:r>
          </w:p>
          <w:p w14:paraId="372A2537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8F5EF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Auswertung unternehmen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8F5EF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spezifischer Nachweise für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den </w:t>
            </w:r>
            <w:r w:rsidRPr="008F5EF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Lagebericht sowie Inspizierung interner Kontrollmechanismen       </w:t>
            </w:r>
            <w:r w:rsidRPr="00D953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        </w:t>
            </w:r>
          </w:p>
        </w:tc>
      </w:tr>
      <w:tr w:rsidR="005A7AC6" w14:paraId="6F7EC08C" w14:textId="77777777" w:rsidTr="005A7AC6">
        <w:trPr>
          <w:trHeight w:val="265"/>
        </w:trPr>
        <w:tc>
          <w:tcPr>
            <w:tcW w:w="8962" w:type="dxa"/>
            <w:gridSpan w:val="10"/>
            <w:vAlign w:val="bottom"/>
          </w:tcPr>
          <w:p w14:paraId="1899D524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Dutz Italienische Weine</w:t>
            </w:r>
          </w:p>
        </w:tc>
        <w:tc>
          <w:tcPr>
            <w:tcW w:w="2237" w:type="dxa"/>
            <w:gridSpan w:val="2"/>
            <w:vAlign w:val="bottom"/>
          </w:tcPr>
          <w:p w14:paraId="6092817F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5A7AC6" w14:paraId="6E2DBAAF" w14:textId="77777777" w:rsidTr="005A7AC6">
        <w:trPr>
          <w:trHeight w:val="13"/>
        </w:trPr>
        <w:tc>
          <w:tcPr>
            <w:tcW w:w="8962" w:type="dxa"/>
            <w:gridSpan w:val="10"/>
          </w:tcPr>
          <w:p w14:paraId="6CADABC6" w14:textId="77777777" w:rsidR="001463FD" w:rsidRP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proofErr w:type="spellStart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Praktikant</w:t>
            </w:r>
            <w:proofErr w:type="spellEnd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im</w:t>
            </w:r>
            <w:proofErr w:type="spellEnd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Business Development &amp; Key Account Management</w:t>
            </w:r>
          </w:p>
        </w:tc>
        <w:tc>
          <w:tcPr>
            <w:tcW w:w="2237" w:type="dxa"/>
            <w:gridSpan w:val="2"/>
          </w:tcPr>
          <w:p w14:paraId="5DA3C0F1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09/2022 – 11/2022</w:t>
            </w:r>
          </w:p>
        </w:tc>
      </w:tr>
      <w:tr w:rsidR="005A7AC6" w14:paraId="60C6B6C3" w14:textId="77777777" w:rsidTr="005A7AC6">
        <w:trPr>
          <w:trHeight w:val="13"/>
        </w:trPr>
        <w:tc>
          <w:tcPr>
            <w:tcW w:w="11199" w:type="dxa"/>
            <w:gridSpan w:val="12"/>
            <w:vAlign w:val="bottom"/>
          </w:tcPr>
          <w:p w14:paraId="6B5FC34F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</w:t>
            </w:r>
            <w:r w:rsidRPr="006B51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nternational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 w:rsidRPr="006B51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gerichtete </w:t>
            </w:r>
            <w:r w:rsidRPr="006B51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Handelsfirm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 w:rsidRPr="006B51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für den Import und Export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exklusiver Spirituosen</w:t>
            </w:r>
            <w:r w:rsidRPr="006B51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                    </w:t>
            </w:r>
          </w:p>
          <w:p w14:paraId="53D491BA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Mite</w:t>
            </w:r>
            <w:r w:rsidRPr="0087315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ntwicklung einer Strategie für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die</w:t>
            </w:r>
            <w:r w:rsidRPr="0087315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effiziente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Etablierung und </w:t>
            </w:r>
            <w:r w:rsidRPr="0087315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Integration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einer neuen </w:t>
            </w:r>
            <w:r w:rsidRPr="0087315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ausländischen Tochterfirma sowie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deren</w:t>
            </w:r>
            <w:r w:rsidRPr="0087315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Ausbau der Marktanteile</w:t>
            </w:r>
          </w:p>
          <w:p w14:paraId="1CE7794B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B204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Analyse und Bewertung geeigneter Partnerunternehmen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Wettbewerber durch Marktanalysen</w:t>
            </w:r>
          </w:p>
          <w:p w14:paraId="7724FB39" w14:textId="77777777" w:rsidR="001463FD" w:rsidRPr="00703BFE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AE469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Identifizierung und Erschließung neuer Kundensegmente, wodurch Anzahl der Stammkunden um 13% wuchs</w:t>
            </w:r>
          </w:p>
        </w:tc>
      </w:tr>
      <w:tr w:rsidR="005A7AC6" w14:paraId="06192687" w14:textId="77777777" w:rsidTr="005A7AC6">
        <w:trPr>
          <w:trHeight w:val="265"/>
        </w:trPr>
        <w:tc>
          <w:tcPr>
            <w:tcW w:w="8962" w:type="dxa"/>
            <w:gridSpan w:val="10"/>
            <w:vAlign w:val="bottom"/>
          </w:tcPr>
          <w:p w14:paraId="425E36D3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X-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Serv</w:t>
            </w:r>
            <w:proofErr w:type="spellEnd"/>
          </w:p>
        </w:tc>
        <w:tc>
          <w:tcPr>
            <w:tcW w:w="2237" w:type="dxa"/>
            <w:gridSpan w:val="2"/>
            <w:vAlign w:val="bottom"/>
          </w:tcPr>
          <w:p w14:paraId="336A0A47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5A7AC6" w14:paraId="6F543C6B" w14:textId="77777777" w:rsidTr="005A7AC6">
        <w:trPr>
          <w:trHeight w:val="171"/>
        </w:trPr>
        <w:tc>
          <w:tcPr>
            <w:tcW w:w="6596" w:type="dxa"/>
            <w:gridSpan w:val="6"/>
          </w:tcPr>
          <w:p w14:paraId="0DE7CFA1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Praktikant im Accounting &amp; Controlling</w:t>
            </w:r>
          </w:p>
        </w:tc>
        <w:tc>
          <w:tcPr>
            <w:tcW w:w="4603" w:type="dxa"/>
            <w:gridSpan w:val="6"/>
            <w:vAlign w:val="bottom"/>
          </w:tcPr>
          <w:p w14:paraId="11150B03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07/2021 – 09/2021</w:t>
            </w:r>
          </w:p>
        </w:tc>
      </w:tr>
      <w:tr w:rsidR="005A7AC6" w14:paraId="709CAD25" w14:textId="77777777" w:rsidTr="005A7AC6">
        <w:trPr>
          <w:trHeight w:val="561"/>
        </w:trPr>
        <w:tc>
          <w:tcPr>
            <w:tcW w:w="11199" w:type="dxa"/>
            <w:gridSpan w:val="12"/>
          </w:tcPr>
          <w:p w14:paraId="0D9EB5E8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B19D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Unternehmen für medizinische Transporte und Laborlogistik</w:t>
            </w:r>
          </w:p>
          <w:p w14:paraId="1CB54173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von </w:t>
            </w:r>
            <w:r w:rsidRPr="008A72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Reports bezüglich Kosten, Absatz,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Cashflow</w:t>
            </w:r>
            <w:r w:rsidRPr="008A72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Liquidität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r w:rsidRPr="008A72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wodurch ein konstanter Überblick der wirtschaftlichen Lage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sowie </w:t>
            </w:r>
            <w:r w:rsidRPr="008A72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eine zielgerichtete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</w:t>
            </w:r>
            <w:r w:rsidRPr="008A72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Planung und Zeiteinsparung für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das Management realisiert </w:t>
            </w:r>
            <w:r w:rsidRPr="008A72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wurde</w:t>
            </w:r>
          </w:p>
        </w:tc>
      </w:tr>
      <w:tr w:rsidR="005A7AC6" w14:paraId="58893EFC" w14:textId="77777777" w:rsidTr="005A7AC6">
        <w:trPr>
          <w:trHeight w:val="444"/>
        </w:trPr>
        <w:tc>
          <w:tcPr>
            <w:tcW w:w="11199" w:type="dxa"/>
            <w:gridSpan w:val="12"/>
            <w:tcBorders>
              <w:bottom w:val="single" w:sz="4" w:space="0" w:color="000000"/>
            </w:tcBorders>
            <w:vAlign w:val="bottom"/>
          </w:tcPr>
          <w:p w14:paraId="45AB5283" w14:textId="67F82D2F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</w:t>
            </w:r>
            <w:ins w:id="22" w:author="David Döbele" w:date="2023-04-25T20:02:00Z">
              <w:r w:rsidR="005A7AC6">
                <w:rPr>
                  <w:rFonts w:ascii="Georgia" w:eastAsia="Georgia" w:hAnsi="Georgia" w:cs="Georgia"/>
                  <w:b/>
                  <w:smallCaps/>
                  <w:color w:val="000000"/>
                  <w:sz w:val="28"/>
                  <w:szCs w:val="28"/>
                </w:rPr>
                <w:t xml:space="preserve">und sportliches </w:t>
              </w:r>
            </w:ins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Engagement</w:t>
            </w:r>
          </w:p>
        </w:tc>
      </w:tr>
      <w:tr w:rsidR="005A7AC6" w14:paraId="15209550" w14:textId="77777777" w:rsidTr="005A7AC6">
        <w:trPr>
          <w:trHeight w:val="265"/>
        </w:trPr>
        <w:tc>
          <w:tcPr>
            <w:tcW w:w="6028" w:type="dxa"/>
            <w:gridSpan w:val="3"/>
            <w:tcBorders>
              <w:top w:val="single" w:sz="4" w:space="0" w:color="000000"/>
            </w:tcBorders>
            <w:vAlign w:val="bottom"/>
          </w:tcPr>
          <w:p w14:paraId="244229C2" w14:textId="77777777" w:rsidR="001463FD" w:rsidRP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1463F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Munich Business and Finance Club                                                                                                          </w:t>
            </w:r>
          </w:p>
        </w:tc>
        <w:tc>
          <w:tcPr>
            <w:tcW w:w="5171" w:type="dxa"/>
            <w:gridSpan w:val="9"/>
            <w:tcBorders>
              <w:top w:val="single" w:sz="4" w:space="0" w:color="000000"/>
            </w:tcBorders>
            <w:vAlign w:val="bottom"/>
          </w:tcPr>
          <w:p w14:paraId="1948B3A6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5A7AC6" w14:paraId="3AD1A2B5" w14:textId="77777777" w:rsidTr="005A7AC6">
        <w:trPr>
          <w:trHeight w:val="13"/>
        </w:trPr>
        <w:tc>
          <w:tcPr>
            <w:tcW w:w="9543" w:type="dxa"/>
            <w:gridSpan w:val="11"/>
          </w:tcPr>
          <w:p w14:paraId="1E0CE5C5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Aktives Mitglied eines studentischen Vereins mit dem </w:t>
            </w:r>
            <w:r w:rsidRPr="00A6796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interdisziplinären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Fokus auf </w:t>
            </w:r>
            <w:r w:rsidRPr="00A6796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Kapitalmärkte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&amp; </w:t>
            </w:r>
            <w:r w:rsidRPr="00A6796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Finanzen</w:t>
            </w:r>
          </w:p>
        </w:tc>
        <w:tc>
          <w:tcPr>
            <w:tcW w:w="1656" w:type="dxa"/>
          </w:tcPr>
          <w:p w14:paraId="6FD789E2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10/2021 – heute</w:t>
            </w:r>
          </w:p>
        </w:tc>
      </w:tr>
      <w:tr w:rsidR="005A7AC6" w14:paraId="2D3498A1" w14:textId="77777777" w:rsidTr="005A7AC6">
        <w:trPr>
          <w:trHeight w:val="164"/>
        </w:trPr>
        <w:tc>
          <w:tcPr>
            <w:tcW w:w="11199" w:type="dxa"/>
            <w:gridSpan w:val="12"/>
          </w:tcPr>
          <w:p w14:paraId="175BBA1F" w14:textId="172004E9" w:rsidR="001463FD" w:rsidRPr="00357AF5" w:rsidRDefault="001463FD" w:rsidP="007A3B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57AF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Ansprache, Bewertung und Selektierung von potenziellen Partnerunternehmen</w:t>
            </w:r>
            <w:ins w:id="23" w:author="David Döbele" w:date="2023-04-25T20:00:00Z">
              <w:r w:rsidR="005A7AC6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 xml:space="preserve"> wie X, Y und Z</w:t>
              </w:r>
            </w:ins>
            <w:r w:rsidRPr="00357AF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für exklusive Veranstaltungen, Unternehmensworkshops sowie Firmenvorträgen und Rekrutierungsevents</w:t>
            </w:r>
          </w:p>
          <w:p w14:paraId="34FFEBDD" w14:textId="77777777" w:rsidR="001463FD" w:rsidRPr="00357AF5" w:rsidRDefault="001463FD" w:rsidP="007A3B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57AF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Organisation wöchentlicher Fortbildungen und Mitgliederversammlungen zur Förderung der IT- Kenntnisse sowie branchenspezifischen Fachwissens im Bereich M&amp;A</w:t>
            </w:r>
          </w:p>
          <w:p w14:paraId="59084464" w14:textId="77777777" w:rsidR="001463FD" w:rsidRDefault="001463FD" w:rsidP="007A3B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357AF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Veranstaltung des wöchentlichen Symposiums, als Plattform zum aktiven Austausch und Diskussion über aktuelle wirtschaftliche Ereignisse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berufliche Erfahrungen</w:t>
            </w:r>
            <w:r w:rsidRPr="00357AF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Markttrends</w:t>
            </w:r>
          </w:p>
        </w:tc>
      </w:tr>
      <w:tr w:rsidR="005A7AC6" w14:paraId="261EFD93" w14:textId="77777777" w:rsidTr="005A7AC6">
        <w:trPr>
          <w:trHeight w:val="265"/>
        </w:trPr>
        <w:tc>
          <w:tcPr>
            <w:tcW w:w="6455" w:type="dxa"/>
            <w:gridSpan w:val="5"/>
            <w:vAlign w:val="bottom"/>
          </w:tcPr>
          <w:p w14:paraId="55D02C55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Ehrenamtlicher Tennis-Und Nachhilfelehrer</w:t>
            </w:r>
          </w:p>
        </w:tc>
        <w:tc>
          <w:tcPr>
            <w:tcW w:w="4744" w:type="dxa"/>
            <w:gridSpan w:val="7"/>
            <w:vAlign w:val="bottom"/>
          </w:tcPr>
          <w:p w14:paraId="2E419C89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5A7AC6" w14:paraId="1D335442" w14:textId="77777777" w:rsidTr="005A7AC6">
        <w:trPr>
          <w:trHeight w:val="13"/>
        </w:trPr>
        <w:tc>
          <w:tcPr>
            <w:tcW w:w="7858" w:type="dxa"/>
            <w:gridSpan w:val="9"/>
          </w:tcPr>
          <w:p w14:paraId="0DF2C706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Teilnehmer eines ehrenamtlichen Förderungsprogramms</w:t>
            </w:r>
          </w:p>
        </w:tc>
        <w:tc>
          <w:tcPr>
            <w:tcW w:w="3341" w:type="dxa"/>
            <w:gridSpan w:val="3"/>
          </w:tcPr>
          <w:p w14:paraId="35C9E3C2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09/2017 – heute</w:t>
            </w:r>
          </w:p>
        </w:tc>
      </w:tr>
      <w:tr w:rsidR="005A7AC6" w14:paraId="1E9D7B6E" w14:textId="77777777" w:rsidTr="005A7AC6">
        <w:trPr>
          <w:trHeight w:val="164"/>
        </w:trPr>
        <w:tc>
          <w:tcPr>
            <w:tcW w:w="11199" w:type="dxa"/>
            <w:gridSpan w:val="12"/>
          </w:tcPr>
          <w:p w14:paraId="55342617" w14:textId="77777777" w:rsidR="001463FD" w:rsidRDefault="001463FD" w:rsidP="007A3B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Durchführung und Organisation kostenfreier Tenniskurse sowie Tenniscamps für benachteiligte Kinder und Jugendlichen</w:t>
            </w:r>
          </w:p>
          <w:p w14:paraId="4CA63073" w14:textId="77777777" w:rsidR="001463FD" w:rsidRDefault="001463FD" w:rsidP="007A3B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Bereitstellung von Nachhilfe und Zusatzunterricht zur Vorbereitung auf Klausuren für Schüler aller Altersklassen</w:t>
            </w:r>
          </w:p>
        </w:tc>
      </w:tr>
      <w:tr w:rsidR="005A7AC6" w14:paraId="5CA1DACC" w14:textId="77777777" w:rsidTr="005A7AC6">
        <w:trPr>
          <w:trHeight w:val="444"/>
        </w:trPr>
        <w:tc>
          <w:tcPr>
            <w:tcW w:w="11199" w:type="dxa"/>
            <w:gridSpan w:val="12"/>
            <w:tcBorders>
              <w:bottom w:val="single" w:sz="4" w:space="0" w:color="000000"/>
            </w:tcBorders>
            <w:vAlign w:val="bottom"/>
          </w:tcPr>
          <w:p w14:paraId="1A94E1A9" w14:textId="77777777" w:rsidR="001463FD" w:rsidRDefault="001463FD" w:rsidP="007A3B3D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Kenntnisse, Fähigkeiten &amp; Interessen</w:t>
            </w:r>
          </w:p>
        </w:tc>
      </w:tr>
      <w:tr w:rsidR="005A7AC6" w14:paraId="5C612500" w14:textId="77777777" w:rsidTr="005A7AC6">
        <w:trPr>
          <w:trHeight w:val="294"/>
        </w:trPr>
        <w:tc>
          <w:tcPr>
            <w:tcW w:w="1261" w:type="dxa"/>
            <w:tcBorders>
              <w:top w:val="single" w:sz="4" w:space="0" w:color="000000"/>
            </w:tcBorders>
            <w:vAlign w:val="bottom"/>
          </w:tcPr>
          <w:p w14:paraId="4853AC1C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9938" w:type="dxa"/>
            <w:gridSpan w:val="11"/>
            <w:tcBorders>
              <w:top w:val="single" w:sz="4" w:space="0" w:color="000000"/>
            </w:tcBorders>
            <w:vAlign w:val="bottom"/>
          </w:tcPr>
          <w:p w14:paraId="4CFE8C82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Spanisch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(zweite Muttersprache),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(C1+)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Französisch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(B1+)</w:t>
            </w:r>
          </w:p>
        </w:tc>
      </w:tr>
      <w:tr w:rsidR="005A7AC6" w:rsidRPr="005A7AC6" w14:paraId="3C6D084A" w14:textId="77777777" w:rsidTr="005A7AC6">
        <w:tblPrEx>
          <w:tblW w:w="11199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24" w:author="David Döbele" w:date="2023-04-25T20:01:00Z">
            <w:tblPrEx>
              <w:tblW w:w="1119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25" w:author="David Döbele" w:date="2023-04-25T20:01:00Z">
            <w:trPr>
              <w:trHeight w:val="340"/>
            </w:trPr>
          </w:trPrChange>
        </w:trPr>
        <w:tc>
          <w:tcPr>
            <w:tcW w:w="1261" w:type="dxa"/>
            <w:vAlign w:val="bottom"/>
            <w:tcPrChange w:id="26" w:author="David Döbele" w:date="2023-04-25T20:01:00Z">
              <w:tcPr>
                <w:tcW w:w="1261" w:type="dxa"/>
                <w:vAlign w:val="bottom"/>
              </w:tcPr>
            </w:tcPrChange>
          </w:tcPr>
          <w:p w14:paraId="15D55FAC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9938" w:type="dxa"/>
            <w:gridSpan w:val="11"/>
            <w:vAlign w:val="bottom"/>
            <w:tcPrChange w:id="27" w:author="David Döbele" w:date="2023-04-25T20:01:00Z">
              <w:tcPr>
                <w:tcW w:w="9938" w:type="dxa"/>
                <w:gridSpan w:val="11"/>
                <w:vAlign w:val="bottom"/>
              </w:tcPr>
            </w:tcPrChange>
          </w:tcPr>
          <w:p w14:paraId="35C407D3" w14:textId="77777777" w:rsidR="001463FD" w:rsidRPr="001463FD" w:rsidRDefault="001463FD" w:rsidP="007A3B3D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1463F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Microsoft Excel, PowerPoint, Visio, Project, Word, VBA, (</w:t>
            </w:r>
            <w:proofErr w:type="spellStart"/>
            <w:r w:rsidRPr="001463F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fortgeschritten</w:t>
            </w:r>
            <w:proofErr w:type="spellEnd"/>
            <w:r w:rsidRPr="001463F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  <w:r w:rsidRPr="001463F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Capital IQ </w:t>
            </w:r>
            <w:r w:rsidRPr="001463F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(basic)</w:t>
            </w:r>
            <w:r w:rsidRPr="001463F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R </w:t>
            </w:r>
            <w:r w:rsidRPr="001463F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(basic), </w:t>
            </w:r>
            <w:r w:rsidRPr="001463F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SQL </w:t>
            </w:r>
            <w:r w:rsidRPr="001463F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(basic)</w:t>
            </w:r>
          </w:p>
        </w:tc>
      </w:tr>
      <w:tr w:rsidR="005A7AC6" w14:paraId="78B1B22D" w14:textId="77777777" w:rsidTr="005A7AC6">
        <w:tblPrEx>
          <w:tblW w:w="11199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28" w:author="David Döbele" w:date="2023-04-25T20:01:00Z">
            <w:tblPrEx>
              <w:tblW w:w="1119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67"/>
          <w:trPrChange w:id="29" w:author="David Döbele" w:date="2023-04-25T20:01:00Z">
            <w:trPr>
              <w:trHeight w:val="567"/>
            </w:trPr>
          </w:trPrChange>
        </w:trPr>
        <w:tc>
          <w:tcPr>
            <w:tcW w:w="1261" w:type="dxa"/>
            <w:vAlign w:val="bottom"/>
            <w:tcPrChange w:id="30" w:author="David Döbele" w:date="2023-04-25T20:01:00Z">
              <w:tcPr>
                <w:tcW w:w="1261" w:type="dxa"/>
                <w:vAlign w:val="bottom"/>
              </w:tcPr>
            </w:tcPrChange>
          </w:tcPr>
          <w:p w14:paraId="3DE3C22B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  <w:p w14:paraId="659CC9CE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9938" w:type="dxa"/>
            <w:gridSpan w:val="11"/>
            <w:vAlign w:val="bottom"/>
            <w:tcPrChange w:id="31" w:author="David Döbele" w:date="2023-04-25T20:01:00Z">
              <w:tcPr>
                <w:tcW w:w="9938" w:type="dxa"/>
                <w:gridSpan w:val="11"/>
                <w:vAlign w:val="bottom"/>
              </w:tcPr>
            </w:tcPrChange>
          </w:tcPr>
          <w:p w14:paraId="4AF6CA0A" w14:textId="77777777" w:rsidR="001463FD" w:rsidRDefault="001463FD" w:rsidP="007A3B3D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0A187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M&amp;A-Markt und Transaktionsgeschäft, Fremde Sprachen und Kulturen, internationale politische sowie wirtschaftliche Entwicklungen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Fußball, Tennis, Schach und Formel 1</w:t>
            </w:r>
          </w:p>
        </w:tc>
      </w:tr>
      <w:tr w:rsidR="005A7AC6" w14:paraId="23E65390" w14:textId="77777777" w:rsidTr="005A7AC6">
        <w:trPr>
          <w:trHeight w:val="13"/>
        </w:trPr>
        <w:tc>
          <w:tcPr>
            <w:tcW w:w="1261" w:type="dxa"/>
            <w:vAlign w:val="bottom"/>
          </w:tcPr>
          <w:p w14:paraId="540D72AA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9938" w:type="dxa"/>
            <w:gridSpan w:val="11"/>
            <w:vAlign w:val="bottom"/>
          </w:tcPr>
          <w:p w14:paraId="2F42AFC5" w14:textId="77777777" w:rsidR="00967814" w:rsidRDefault="00967814" w:rsidP="007A3B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7821304C" w14:textId="77777777" w:rsidR="00EA6E62" w:rsidRDefault="00EA6E62" w:rsidP="007A3B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22F4C996" w14:textId="0019C82E" w:rsidR="001463FD" w:rsidRDefault="001463FD" w:rsidP="007A3B3D">
            <w:pP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München, 01.05.2023</w:t>
            </w:r>
          </w:p>
        </w:tc>
      </w:tr>
    </w:tbl>
    <w:p w14:paraId="11369F32" w14:textId="77777777" w:rsidR="003C3882" w:rsidRDefault="003C38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14:paraId="11369F9D" w14:textId="77777777" w:rsidR="003C3882" w:rsidRDefault="003C3882">
      <w:pPr>
        <w:rPr>
          <w:sz w:val="18"/>
          <w:szCs w:val="18"/>
        </w:rPr>
      </w:pPr>
    </w:p>
    <w:sectPr w:rsidR="003C3882" w:rsidSect="005A7AC6">
      <w:footerReference w:type="even" r:id="rId8"/>
      <w:pgSz w:w="11906" w:h="16838"/>
      <w:pgMar w:top="397" w:right="624" w:bottom="624" w:left="720" w:header="709" w:footer="709" w:gutter="0"/>
      <w:pgNumType w:start="1"/>
      <w:cols w:space="720"/>
      <w:docGrid w:linePitch="299"/>
      <w:sectPrChange w:id="32" w:author="David Döbele" w:date="2023-04-25T19:57:00Z">
        <w:sectPr w:rsidR="003C3882" w:rsidSect="005A7AC6">
          <w:pgMar w:top="624" w:right="624" w:bottom="624" w:left="720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0031D" w14:textId="77777777" w:rsidR="00316B5F" w:rsidRDefault="00316B5F">
      <w:pPr>
        <w:spacing w:after="0" w:line="240" w:lineRule="auto"/>
      </w:pPr>
      <w:r>
        <w:separator/>
      </w:r>
    </w:p>
  </w:endnote>
  <w:endnote w:type="continuationSeparator" w:id="0">
    <w:p w14:paraId="49E73B0B" w14:textId="77777777" w:rsidR="00316B5F" w:rsidRDefault="00316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69F9E" w14:textId="77777777" w:rsidR="003C3882" w:rsidRDefault="002F7C6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11369F9F" w14:textId="77777777" w:rsidR="003C3882" w:rsidRDefault="003C388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1A69E" w14:textId="77777777" w:rsidR="00316B5F" w:rsidRDefault="00316B5F">
      <w:pPr>
        <w:spacing w:after="0" w:line="240" w:lineRule="auto"/>
      </w:pPr>
      <w:r>
        <w:separator/>
      </w:r>
    </w:p>
  </w:footnote>
  <w:footnote w:type="continuationSeparator" w:id="0">
    <w:p w14:paraId="5B1BA6CC" w14:textId="77777777" w:rsidR="00316B5F" w:rsidRDefault="00316B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D0F94"/>
    <w:multiLevelType w:val="multilevel"/>
    <w:tmpl w:val="8416AAD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18054C"/>
    <w:multiLevelType w:val="multilevel"/>
    <w:tmpl w:val="CC86C8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7856C1C"/>
    <w:multiLevelType w:val="multilevel"/>
    <w:tmpl w:val="873A6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34086845">
    <w:abstractNumId w:val="2"/>
  </w:num>
  <w:num w:numId="2" w16cid:durableId="685597918">
    <w:abstractNumId w:val="1"/>
  </w:num>
  <w:num w:numId="3" w16cid:durableId="35233863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882"/>
    <w:rsid w:val="000307D3"/>
    <w:rsid w:val="0007506C"/>
    <w:rsid w:val="000C6E0F"/>
    <w:rsid w:val="000F22B8"/>
    <w:rsid w:val="00105D0F"/>
    <w:rsid w:val="001360CB"/>
    <w:rsid w:val="001463FD"/>
    <w:rsid w:val="001F53C3"/>
    <w:rsid w:val="002564C9"/>
    <w:rsid w:val="0028053F"/>
    <w:rsid w:val="002860CD"/>
    <w:rsid w:val="0029055B"/>
    <w:rsid w:val="002C05DE"/>
    <w:rsid w:val="002F5E1E"/>
    <w:rsid w:val="002F7C63"/>
    <w:rsid w:val="00316B5F"/>
    <w:rsid w:val="003C3882"/>
    <w:rsid w:val="003F173D"/>
    <w:rsid w:val="00415343"/>
    <w:rsid w:val="00440DF1"/>
    <w:rsid w:val="004901DD"/>
    <w:rsid w:val="004A1EF5"/>
    <w:rsid w:val="004A3BBD"/>
    <w:rsid w:val="004B77D0"/>
    <w:rsid w:val="00531EF2"/>
    <w:rsid w:val="005344C0"/>
    <w:rsid w:val="00542784"/>
    <w:rsid w:val="00547BD6"/>
    <w:rsid w:val="005629A7"/>
    <w:rsid w:val="00570866"/>
    <w:rsid w:val="005A7AC6"/>
    <w:rsid w:val="005F4983"/>
    <w:rsid w:val="006158A5"/>
    <w:rsid w:val="006205F5"/>
    <w:rsid w:val="00632756"/>
    <w:rsid w:val="006A7E47"/>
    <w:rsid w:val="00703BFE"/>
    <w:rsid w:val="00757EBB"/>
    <w:rsid w:val="007A3B3D"/>
    <w:rsid w:val="007F6083"/>
    <w:rsid w:val="0080789E"/>
    <w:rsid w:val="00877577"/>
    <w:rsid w:val="008A663D"/>
    <w:rsid w:val="00904F91"/>
    <w:rsid w:val="00922684"/>
    <w:rsid w:val="00927989"/>
    <w:rsid w:val="00950FAE"/>
    <w:rsid w:val="00953DEA"/>
    <w:rsid w:val="00967814"/>
    <w:rsid w:val="009A77B6"/>
    <w:rsid w:val="00A40E19"/>
    <w:rsid w:val="00A457BE"/>
    <w:rsid w:val="00A97509"/>
    <w:rsid w:val="00AC0DDD"/>
    <w:rsid w:val="00B0726C"/>
    <w:rsid w:val="00B73480"/>
    <w:rsid w:val="00C32F8C"/>
    <w:rsid w:val="00C50279"/>
    <w:rsid w:val="00CA46F0"/>
    <w:rsid w:val="00D66C2C"/>
    <w:rsid w:val="00E46AB2"/>
    <w:rsid w:val="00E74CC3"/>
    <w:rsid w:val="00E8101F"/>
    <w:rsid w:val="00E82B73"/>
    <w:rsid w:val="00EA6E62"/>
    <w:rsid w:val="00F15D87"/>
    <w:rsid w:val="00FA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69F32"/>
  <w15:docId w15:val="{BD6D004D-0789-4296-ABCA-70F4EE491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5A7A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619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76</cp:revision>
  <dcterms:created xsi:type="dcterms:W3CDTF">2023-04-23T22:04:00Z</dcterms:created>
  <dcterms:modified xsi:type="dcterms:W3CDTF">2023-04-25T18:03:00Z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3585f5d35aab0fe86acc726e09aeb4d4af10f5034806a891024c93a3cc339698</vt:lpwstr>
  </property>
</Properties>
</file>