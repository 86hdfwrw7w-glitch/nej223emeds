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1A78DB7" w:rsidR="006D2592"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sz w:val="21"/>
          <w:szCs w:val="21"/>
        </w:rPr>
        <w:t>Torben Gülker</w:t>
      </w:r>
    </w:p>
    <w:p w14:paraId="2458A2A0" w14:textId="3A5EA9F2" w:rsidR="00857C6F"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sz w:val="21"/>
          <w:szCs w:val="21"/>
        </w:rPr>
        <w:t>Universitätsstraße 13</w:t>
      </w:r>
    </w:p>
    <w:p w14:paraId="451AEE20" w14:textId="5192BBF4" w:rsidR="00857C6F"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sz w:val="21"/>
          <w:szCs w:val="21"/>
        </w:rPr>
        <w:t>33615 Bielefeld</w:t>
      </w:r>
    </w:p>
    <w:p w14:paraId="12BA391A" w14:textId="20FE8CC3" w:rsidR="006A7895"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color w:val="000000"/>
          <w:sz w:val="21"/>
          <w:szCs w:val="21"/>
        </w:rPr>
        <w:t>torbengulker@gmail.com</w:t>
      </w:r>
    </w:p>
    <w:p w14:paraId="096C8AF5" w14:textId="30AA0437" w:rsidR="00647413" w:rsidRPr="00F26D9E" w:rsidRDefault="006D2592" w:rsidP="003E2170">
      <w:pPr>
        <w:spacing w:after="0" w:line="240" w:lineRule="auto"/>
        <w:contextualSpacing/>
        <w:jc w:val="right"/>
        <w:rPr>
          <w:rFonts w:ascii="Times New Roman" w:hAnsi="Times New Roman" w:cs="Times New Roman"/>
          <w:color w:val="000000"/>
          <w:sz w:val="21"/>
          <w:szCs w:val="21"/>
        </w:rPr>
      </w:pPr>
      <w:r w:rsidRPr="00F26D9E">
        <w:rPr>
          <w:rFonts w:ascii="Times New Roman" w:hAnsi="Times New Roman" w:cs="Times New Roman"/>
          <w:color w:val="000000"/>
          <w:sz w:val="21"/>
          <w:szCs w:val="21"/>
        </w:rPr>
        <w:t>+</w:t>
      </w:r>
      <w:r w:rsidR="00857C6F" w:rsidRPr="00F26D9E">
        <w:rPr>
          <w:rFonts w:ascii="Times New Roman" w:hAnsi="Times New Roman" w:cs="Times New Roman"/>
          <w:color w:val="000000"/>
          <w:sz w:val="21"/>
          <w:szCs w:val="21"/>
        </w:rPr>
        <w:t xml:space="preserve">49 175 </w:t>
      </w:r>
      <w:r w:rsidR="00EC0251" w:rsidRPr="00F26D9E">
        <w:rPr>
          <w:rFonts w:ascii="Times New Roman" w:hAnsi="Times New Roman" w:cs="Times New Roman"/>
          <w:color w:val="000000"/>
          <w:sz w:val="21"/>
          <w:szCs w:val="21"/>
        </w:rPr>
        <w:t>8375 4699</w:t>
      </w:r>
    </w:p>
    <w:p w14:paraId="38F50B61" w14:textId="7AA1DD39" w:rsidR="009E24C6" w:rsidRPr="00F26D9E" w:rsidRDefault="003869ED" w:rsidP="003E2170">
      <w:pPr>
        <w:spacing w:after="0" w:line="240" w:lineRule="auto"/>
        <w:contextualSpacing/>
        <w:rPr>
          <w:rFonts w:ascii="Times New Roman" w:hAnsi="Times New Roman" w:cs="Times New Roman"/>
          <w:sz w:val="21"/>
          <w:szCs w:val="21"/>
        </w:rPr>
      </w:pPr>
      <w:r w:rsidRPr="1503FC0F">
        <w:rPr>
          <w:rFonts w:ascii="Times New Roman" w:hAnsi="Times New Roman" w:cs="Times New Roman"/>
          <w:sz w:val="21"/>
          <w:szCs w:val="21"/>
        </w:rPr>
        <w:t>Bielefeld</w:t>
      </w:r>
      <w:r w:rsidR="00EC0251" w:rsidRPr="1503FC0F">
        <w:rPr>
          <w:rFonts w:ascii="Times New Roman" w:hAnsi="Times New Roman" w:cs="Times New Roman"/>
          <w:sz w:val="21"/>
          <w:szCs w:val="21"/>
        </w:rPr>
        <w:t xml:space="preserve">, </w:t>
      </w:r>
      <w:r w:rsidR="00465542">
        <w:rPr>
          <w:rFonts w:ascii="Times New Roman" w:hAnsi="Times New Roman" w:cs="Times New Roman"/>
          <w:sz w:val="21"/>
          <w:szCs w:val="21"/>
        </w:rPr>
        <w:t>2</w:t>
      </w:r>
      <w:r w:rsidR="00675C78">
        <w:rPr>
          <w:rFonts w:ascii="Times New Roman" w:hAnsi="Times New Roman" w:cs="Times New Roman"/>
          <w:sz w:val="21"/>
          <w:szCs w:val="21"/>
        </w:rPr>
        <w:t>2</w:t>
      </w:r>
      <w:r w:rsidR="00EC0251" w:rsidRPr="1503FC0F">
        <w:rPr>
          <w:rFonts w:ascii="Times New Roman" w:hAnsi="Times New Roman" w:cs="Times New Roman"/>
          <w:sz w:val="21"/>
          <w:szCs w:val="21"/>
        </w:rPr>
        <w:t>.</w:t>
      </w:r>
      <w:r w:rsidR="00E9007E" w:rsidRPr="1503FC0F">
        <w:rPr>
          <w:rFonts w:ascii="Times New Roman" w:hAnsi="Times New Roman" w:cs="Times New Roman"/>
          <w:sz w:val="21"/>
          <w:szCs w:val="21"/>
        </w:rPr>
        <w:t>0</w:t>
      </w:r>
      <w:r w:rsidR="008E4018" w:rsidRPr="1503FC0F">
        <w:rPr>
          <w:rFonts w:ascii="Times New Roman" w:hAnsi="Times New Roman" w:cs="Times New Roman"/>
          <w:sz w:val="21"/>
          <w:szCs w:val="21"/>
        </w:rPr>
        <w:t>8</w:t>
      </w:r>
      <w:r w:rsidR="00F26D9E" w:rsidRPr="1503FC0F">
        <w:rPr>
          <w:rFonts w:ascii="Times New Roman" w:hAnsi="Times New Roman" w:cs="Times New Roman"/>
          <w:sz w:val="21"/>
          <w:szCs w:val="21"/>
        </w:rPr>
        <w:t>.</w:t>
      </w:r>
      <w:r w:rsidR="00EC0251" w:rsidRPr="1503FC0F">
        <w:rPr>
          <w:rFonts w:ascii="Times New Roman" w:hAnsi="Times New Roman" w:cs="Times New Roman"/>
          <w:sz w:val="21"/>
          <w:szCs w:val="21"/>
        </w:rPr>
        <w:t>2024</w:t>
      </w:r>
    </w:p>
    <w:p w14:paraId="747EA2ED" w14:textId="77777777" w:rsidR="009E24C6" w:rsidRPr="00F26D9E" w:rsidRDefault="009E24C6" w:rsidP="003E2170">
      <w:pPr>
        <w:pBdr>
          <w:bottom w:val="single" w:sz="8" w:space="1" w:color="auto"/>
        </w:pBdr>
        <w:spacing w:after="0" w:line="240" w:lineRule="auto"/>
        <w:contextualSpacing/>
        <w:rPr>
          <w:rFonts w:ascii="Times New Roman" w:hAnsi="Times New Roman" w:cs="Times New Roman"/>
          <w:sz w:val="21"/>
          <w:szCs w:val="21"/>
        </w:rPr>
      </w:pPr>
    </w:p>
    <w:p w14:paraId="19A54BA8" w14:textId="77777777" w:rsidR="009E24C6" w:rsidRPr="00F26D9E" w:rsidRDefault="009E24C6" w:rsidP="003E2170">
      <w:pPr>
        <w:spacing w:after="0" w:line="240" w:lineRule="auto"/>
        <w:contextualSpacing/>
        <w:rPr>
          <w:rFonts w:ascii="Times New Roman" w:hAnsi="Times New Roman" w:cs="Times New Roman"/>
          <w:sz w:val="21"/>
          <w:szCs w:val="21"/>
        </w:rPr>
      </w:pPr>
    </w:p>
    <w:p w14:paraId="5938954D" w14:textId="499D65F8" w:rsidR="000D7658" w:rsidRPr="00F26D9E" w:rsidRDefault="000D7658" w:rsidP="003E2170">
      <w:pPr>
        <w:spacing w:after="0" w:line="240" w:lineRule="auto"/>
        <w:contextualSpacing/>
        <w:rPr>
          <w:rFonts w:ascii="Times New Roman" w:hAnsi="Times New Roman" w:cs="Times New Roman"/>
          <w:b/>
          <w:bCs/>
          <w:sz w:val="21"/>
          <w:szCs w:val="21"/>
        </w:rPr>
      </w:pPr>
      <w:r w:rsidRPr="1503FC0F">
        <w:rPr>
          <w:rFonts w:ascii="Times New Roman" w:hAnsi="Times New Roman" w:cs="Times New Roman"/>
          <w:b/>
          <w:bCs/>
          <w:sz w:val="21"/>
          <w:szCs w:val="21"/>
        </w:rPr>
        <w:t xml:space="preserve">Bewerbung um ein Praktikum </w:t>
      </w:r>
      <w:r w:rsidR="00566053" w:rsidRPr="1503FC0F">
        <w:rPr>
          <w:rFonts w:ascii="Times New Roman" w:hAnsi="Times New Roman" w:cs="Times New Roman"/>
          <w:b/>
          <w:bCs/>
          <w:sz w:val="21"/>
          <w:szCs w:val="21"/>
        </w:rPr>
        <w:t>i</w:t>
      </w:r>
      <w:r w:rsidR="00F94795">
        <w:rPr>
          <w:rFonts w:ascii="Times New Roman" w:hAnsi="Times New Roman" w:cs="Times New Roman"/>
          <w:b/>
          <w:bCs/>
          <w:sz w:val="21"/>
          <w:szCs w:val="21"/>
        </w:rPr>
        <w:t>n der Wirtschaftsprüfung</w:t>
      </w:r>
    </w:p>
    <w:p w14:paraId="6AC485B5" w14:textId="77777777" w:rsidR="000D7658" w:rsidRPr="003E2170" w:rsidRDefault="000D7658" w:rsidP="003E2170">
      <w:pPr>
        <w:spacing w:after="0" w:line="240" w:lineRule="auto"/>
        <w:contextualSpacing/>
        <w:rPr>
          <w:rFonts w:ascii="Times New Roman" w:hAnsi="Times New Roman" w:cs="Times New Roman"/>
          <w:sz w:val="21"/>
          <w:szCs w:val="21"/>
        </w:rPr>
      </w:pPr>
    </w:p>
    <w:p w14:paraId="0D805D34" w14:textId="7777777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Sehr geehrte Damen und Herren,</w:t>
      </w:r>
    </w:p>
    <w:p w14:paraId="10844AF7"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3E3CAC9D" w14:textId="392D28B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während meiner Ausbildung zum Steuerfachangestellten konnte ich bereits wertvolle Einblicke in das Berufsbild der Wirtschaftsprüfung gewinnen. Diese Erfahrung fand ich sowohl spannend als auch lehrreich, weshalb ich nach Abschluss meines Bachelorstudiums gerne umfassendere Kenntnisse in diesem Bereich sammeln möchte. Besonders während meines dualen Studiums wurde mir bewusst, dass ich mich intensiver mit verschiedenen Unternehmen und den Fragestellungen des Handelsrechts auseinandersetzen möchte. Sowohl in meiner Ausbildung als auch im Studium hat mir die Arbeit mit den drei Hauptbestandteilen des Jahresabschlusses stets große Freude bereitet. Durch die Einblicke in verschiedene Unternehmen, die Notwendigkeit, tief in die Zahlen dieser einzusteigen, und die hohe Verantwortung gegenüber allen Stakeholdern bietet die Wirtschaftsprüfung für mich einen spannenden Tätigkeitsbereich, den ich gerne näher kennenlernen würde. Nachdem ich im Dezember 2024 mein duales Studium abschließen werde, plane ich mir im Vorfeld meines Master-Studiums verschiedene Unternehmen im Beratungs- und Prüfungsumfeld anzuschauen</w:t>
      </w:r>
      <w:del w:id="0" w:author="David Döbele" w:date="2024-08-22T21:14:00Z" w16du:dateUtc="2024-08-22T19:14:00Z">
        <w:r w:rsidRPr="00675C78" w:rsidDel="00D23238">
          <w:rPr>
            <w:rFonts w:ascii="Times New Roman" w:hAnsi="Times New Roman" w:cs="Times New Roman"/>
            <w:sz w:val="21"/>
            <w:szCs w:val="21"/>
          </w:rPr>
          <w:delText xml:space="preserve">, dafür </w:delText>
        </w:r>
      </w:del>
      <w:ins w:id="1" w:author="David Döbele" w:date="2024-08-22T21:14:00Z" w16du:dateUtc="2024-08-22T19:14:00Z">
        <w:r w:rsidR="00D23238">
          <w:rPr>
            <w:rFonts w:ascii="Times New Roman" w:hAnsi="Times New Roman" w:cs="Times New Roman"/>
            <w:sz w:val="21"/>
            <w:szCs w:val="21"/>
          </w:rPr>
          <w:t xml:space="preserve">. Dafür </w:t>
        </w:r>
      </w:ins>
      <w:r w:rsidRPr="00675C78">
        <w:rPr>
          <w:rFonts w:ascii="Times New Roman" w:hAnsi="Times New Roman" w:cs="Times New Roman"/>
          <w:sz w:val="21"/>
          <w:szCs w:val="21"/>
        </w:rPr>
        <w:t>werde ich ab Mitte Februar ein dreimonatiges Praktikum in der Restrukturierungsberatung bei Deloitte absolvieren und würde mich freuen</w:t>
      </w:r>
      <w:ins w:id="2" w:author="David Döbele" w:date="2024-08-22T21:14:00Z" w16du:dateUtc="2024-08-22T19:14:00Z">
        <w:r w:rsidR="00D23238">
          <w:rPr>
            <w:rFonts w:ascii="Times New Roman" w:hAnsi="Times New Roman" w:cs="Times New Roman"/>
            <w:sz w:val="21"/>
            <w:szCs w:val="21"/>
          </w:rPr>
          <w:t>,</w:t>
        </w:r>
      </w:ins>
      <w:r w:rsidRPr="00675C78">
        <w:rPr>
          <w:rFonts w:ascii="Times New Roman" w:hAnsi="Times New Roman" w:cs="Times New Roman"/>
          <w:sz w:val="21"/>
          <w:szCs w:val="21"/>
        </w:rPr>
        <w:t xml:space="preserve"> davor ab Anfang Januar Sie als eine mittelständische Prüfungsgesellschaft, im Rahmen eines sechswöchigen Praktikums, kennenzulernen, da Sie mir auch für einen späteren Berufseinstieg in der Region OWL äußerst interessant erscheinen.</w:t>
      </w:r>
    </w:p>
    <w:p w14:paraId="38B6D66E"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594D1A2B" w14:textId="7777777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In meiner Ausbildung habe ich bereits zu Beginn meiner beruflichen Laufbahn gelernt, kleine Details akribisch zu bearbeiten, da mir früh Mandate übertragen wurden, welche ich eigenverantwortlich betreute und somit mehr Verantwortung für meine Arbeit und die Unternehmen der Mandanten übernommen habe, als es für einen Auszubildenden üblich ist. Mit Beginn meines dualen Studiums kam hinzu, dass ich durch die enge Verzahnung von Praxis- und Theoriephasen auch unter einem erhöhten Zeitdruck effizient arbeiten musste, um meinem eigenen Anspruch an mich und sehr guten akademischen Leistungen gerecht zu werden. Durch diese enge Verzahnung konnte ich außerdem, im Rahmen eines Hochschulprojektes, bei dem ich die Auswirkungen des bundesweiten 9€-Tickets auf regional tätige Verkehrsverbünde untersucht habe, meine analytischen Fähigkeiten zur Problemlösung weiter ausbauen. Durch mein Engagement bei der Initiative „Zukunftstag“ konnte ich im vergangenen Jahr durch die Organisation von Projekttagen zur finanziellen Bildung an Schulen in ganz Deutschland, wobei ich immer in unterschiedlichen Teams arbeitete, meine Kommunikations- und Teamfähigkeit unter Beweis stellen. Diese Eigenschaften würde ich ausgesprochen gerne als Praktikant in Ihr Team einbringen.</w:t>
      </w:r>
    </w:p>
    <w:p w14:paraId="7DF1C626"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3F4B9A8A" w14:textId="77777777" w:rsidR="00675C78" w:rsidRPr="00675C78" w:rsidRDefault="00675C78" w:rsidP="00675C78">
      <w:pPr>
        <w:spacing w:after="0" w:line="240" w:lineRule="auto"/>
        <w:contextualSpacing/>
        <w:jc w:val="both"/>
        <w:rPr>
          <w:rFonts w:ascii="Times New Roman" w:hAnsi="Times New Roman" w:cs="Times New Roman"/>
          <w:sz w:val="21"/>
          <w:szCs w:val="21"/>
        </w:rPr>
      </w:pPr>
      <w:proofErr w:type="gramStart"/>
      <w:r w:rsidRPr="00675C78">
        <w:rPr>
          <w:rFonts w:ascii="Times New Roman" w:hAnsi="Times New Roman" w:cs="Times New Roman"/>
          <w:sz w:val="21"/>
          <w:szCs w:val="21"/>
        </w:rPr>
        <w:t>HLB Stückmann</w:t>
      </w:r>
      <w:proofErr w:type="gramEnd"/>
      <w:r w:rsidRPr="00675C78">
        <w:rPr>
          <w:rFonts w:ascii="Times New Roman" w:hAnsi="Times New Roman" w:cs="Times New Roman"/>
          <w:sz w:val="21"/>
          <w:szCs w:val="21"/>
        </w:rPr>
        <w:t xml:space="preserve"> erscheint mir für das Praktikum ideal. Als führende Prüfungs- und Beratungsgesellschaft in Ostwestfalen-Lippe und mit Ihrem Fokus auf den starken Mittelstand in Ostwestfalen bietet </w:t>
      </w:r>
      <w:proofErr w:type="gramStart"/>
      <w:r w:rsidRPr="00675C78">
        <w:rPr>
          <w:rFonts w:ascii="Times New Roman" w:hAnsi="Times New Roman" w:cs="Times New Roman"/>
          <w:sz w:val="21"/>
          <w:szCs w:val="21"/>
        </w:rPr>
        <w:t>HLB Stückmann</w:t>
      </w:r>
      <w:proofErr w:type="gramEnd"/>
      <w:r w:rsidRPr="00675C78">
        <w:rPr>
          <w:rFonts w:ascii="Times New Roman" w:hAnsi="Times New Roman" w:cs="Times New Roman"/>
          <w:sz w:val="21"/>
          <w:szCs w:val="21"/>
        </w:rPr>
        <w:t xml:space="preserve"> ein hervorragendes Gesamtpaket, was Praktikanten die Möglichkeit gibt, in einem hochprofessionellen Umfeld zu lernen und zu wachsen. Besonders begeistert hat mich Ihr Engagement in Sachen Umweltschutz. Dadurch, dass Sie bereits klimaneutral sind, ist </w:t>
      </w:r>
      <w:proofErr w:type="gramStart"/>
      <w:r w:rsidRPr="00675C78">
        <w:rPr>
          <w:rFonts w:ascii="Times New Roman" w:hAnsi="Times New Roman" w:cs="Times New Roman"/>
          <w:sz w:val="21"/>
          <w:szCs w:val="21"/>
        </w:rPr>
        <w:t>HLB Stückmann</w:t>
      </w:r>
      <w:proofErr w:type="gramEnd"/>
      <w:r w:rsidRPr="00675C78">
        <w:rPr>
          <w:rFonts w:ascii="Times New Roman" w:hAnsi="Times New Roman" w:cs="Times New Roman"/>
          <w:sz w:val="21"/>
          <w:szCs w:val="21"/>
        </w:rPr>
        <w:t xml:space="preserve"> in der Region ein echter Vorreiter und das nicht nur im Hinblick auf die hervorragenden Beratungs- und Prüfungsergebnisse. All dies in Kombination erzeugt ein Gesamtbild und Wertekonstrukt, mit dem ich mich voll identifiziere und in dessen Umfeld ich meine berufliche Zukunft gerne fortführen würde.</w:t>
      </w:r>
    </w:p>
    <w:p w14:paraId="527467FD"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56C6362A" w14:textId="7777777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Von dem Praktikum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Ich würde mich sehr darüber freuen, Sie auch in einem persönlichen Gespräch von mir überzeugen zu dürfen</w:t>
      </w:r>
    </w:p>
    <w:p w14:paraId="66F5CCD8" w14:textId="77777777" w:rsidR="00F93517" w:rsidRPr="00465542" w:rsidRDefault="00F93517" w:rsidP="00465542">
      <w:pPr>
        <w:spacing w:after="0" w:line="240" w:lineRule="auto"/>
        <w:contextualSpacing/>
        <w:jc w:val="both"/>
        <w:rPr>
          <w:rFonts w:ascii="Times New Roman" w:hAnsi="Times New Roman" w:cs="Times New Roman"/>
          <w:sz w:val="21"/>
          <w:szCs w:val="21"/>
        </w:rPr>
      </w:pPr>
    </w:p>
    <w:p w14:paraId="61D8D621" w14:textId="77777777" w:rsidR="00465542" w:rsidRPr="00465542" w:rsidRDefault="00465542" w:rsidP="00465542">
      <w:pPr>
        <w:spacing w:after="0" w:line="240" w:lineRule="auto"/>
        <w:contextualSpacing/>
        <w:jc w:val="both"/>
        <w:rPr>
          <w:rFonts w:ascii="Times New Roman" w:hAnsi="Times New Roman" w:cs="Times New Roman"/>
          <w:sz w:val="21"/>
          <w:szCs w:val="21"/>
        </w:rPr>
      </w:pPr>
      <w:r w:rsidRPr="00465542">
        <w:rPr>
          <w:rFonts w:ascii="Times New Roman" w:hAnsi="Times New Roman" w:cs="Times New Roman"/>
          <w:sz w:val="21"/>
          <w:szCs w:val="21"/>
        </w:rPr>
        <w:t>Mit freundlichen Grüßen</w:t>
      </w:r>
    </w:p>
    <w:p w14:paraId="5ED93A4C" w14:textId="77777777" w:rsidR="004160A1" w:rsidRPr="00A55493" w:rsidRDefault="004160A1" w:rsidP="003E2170">
      <w:pPr>
        <w:spacing w:after="0" w:line="240" w:lineRule="auto"/>
        <w:contextualSpacing/>
        <w:jc w:val="both"/>
        <w:rPr>
          <w:rFonts w:ascii="Times New Roman" w:hAnsi="Times New Roman" w:cs="Times New Roman"/>
          <w:sz w:val="21"/>
          <w:szCs w:val="21"/>
        </w:rPr>
      </w:pPr>
    </w:p>
    <w:p w14:paraId="10051EA1" w14:textId="3DE76256" w:rsidR="007A1EE1" w:rsidRDefault="007A1EE1" w:rsidP="00A55493">
      <w:pPr>
        <w:spacing w:after="0" w:line="240" w:lineRule="auto"/>
        <w:contextualSpacing/>
        <w:jc w:val="both"/>
        <w:rPr>
          <w:rFonts w:ascii="Times New Roman" w:hAnsi="Times New Roman" w:cs="Times New Roman"/>
          <w:sz w:val="21"/>
          <w:szCs w:val="21"/>
          <w:lang w:val="en-US"/>
        </w:rPr>
      </w:pPr>
      <w:r w:rsidRPr="00A55493">
        <w:rPr>
          <w:rFonts w:ascii="Times New Roman" w:hAnsi="Times New Roman" w:cs="Times New Roman"/>
          <w:noProof/>
          <w:sz w:val="21"/>
          <w:szCs w:val="21"/>
          <w:lang w:val="en-US"/>
        </w:rPr>
        <w:drawing>
          <wp:inline distT="0" distB="0" distL="0" distR="0" wp14:anchorId="70B444F2" wp14:editId="1ED450DA">
            <wp:extent cx="2095500" cy="572725"/>
            <wp:effectExtent l="0" t="0" r="0" b="0"/>
            <wp:docPr id="118065878" name="Grafik 1" descr="Ein Bild, das Entwurf, Peitsche, Schwarzweiß,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5878" name="Grafik 1" descr="Ein Bild, das Entwurf, Peitsche, Schwarzweiß, Kalligrafie enthält.&#10;&#10;Automatisch generierte Beschreibung"/>
                    <pic:cNvPicPr/>
                  </pic:nvPicPr>
                  <pic:blipFill>
                    <a:blip r:embed="rId5"/>
                    <a:stretch>
                      <a:fillRect/>
                    </a:stretch>
                  </pic:blipFill>
                  <pic:spPr>
                    <a:xfrm>
                      <a:off x="0" y="0"/>
                      <a:ext cx="2117809" cy="578822"/>
                    </a:xfrm>
                    <a:prstGeom prst="rect">
                      <a:avLst/>
                    </a:prstGeom>
                  </pic:spPr>
                </pic:pic>
              </a:graphicData>
            </a:graphic>
          </wp:inline>
        </w:drawing>
      </w:r>
    </w:p>
    <w:p w14:paraId="2E633F1F"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2D585B7C"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21B8601C"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612745B1"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1B2F7F6B" w14:textId="77777777" w:rsidR="00A55493" w:rsidRPr="00A55493" w:rsidRDefault="00A55493" w:rsidP="003E2170">
      <w:pPr>
        <w:spacing w:after="0" w:line="240" w:lineRule="auto"/>
        <w:contextualSpacing/>
        <w:jc w:val="both"/>
        <w:rPr>
          <w:rFonts w:ascii="Times New Roman" w:hAnsi="Times New Roman" w:cs="Times New Roman"/>
          <w:sz w:val="21"/>
          <w:szCs w:val="21"/>
          <w:lang w:val="en-US"/>
        </w:rPr>
      </w:pPr>
    </w:p>
    <w:p w14:paraId="18AA0B52" w14:textId="37B6F7FE" w:rsidR="00A6786D" w:rsidRPr="003E2170" w:rsidRDefault="00983739" w:rsidP="003E2170">
      <w:pPr>
        <w:pStyle w:val="berschrift1"/>
        <w:spacing w:before="0" w:line="240" w:lineRule="auto"/>
        <w:contextualSpacing/>
        <w:rPr>
          <w:rFonts w:ascii="Times New Roman" w:hAnsi="Times New Roman" w:cs="Times New Roman"/>
          <w:sz w:val="21"/>
          <w:szCs w:val="21"/>
        </w:rPr>
      </w:pPr>
      <w:r w:rsidRPr="003E2170">
        <w:rPr>
          <w:rFonts w:ascii="Times New Roman" w:hAnsi="Times New Roman" w:cs="Times New Roman"/>
          <w:sz w:val="21"/>
          <w:szCs w:val="21"/>
        </w:rPr>
        <w:t>3. Abschnitte</w:t>
      </w:r>
    </w:p>
    <w:p w14:paraId="28BF0AA8" w14:textId="77777777" w:rsidR="00983739" w:rsidRPr="003E2170" w:rsidRDefault="00983739" w:rsidP="003E2170">
      <w:pPr>
        <w:spacing w:after="0" w:line="240" w:lineRule="auto"/>
        <w:contextualSpacing/>
        <w:rPr>
          <w:rFonts w:ascii="Times New Roman" w:hAnsi="Times New Roman" w:cs="Times New Roman"/>
          <w:sz w:val="21"/>
          <w:szCs w:val="21"/>
        </w:rPr>
      </w:pPr>
    </w:p>
    <w:p w14:paraId="16E242A0" w14:textId="2FB01730" w:rsidR="00983739" w:rsidRPr="003E2170" w:rsidRDefault="00983739" w:rsidP="003E2170">
      <w:pPr>
        <w:pStyle w:val="berschrift2"/>
        <w:spacing w:before="0" w:line="240" w:lineRule="auto"/>
        <w:contextualSpacing/>
        <w:rPr>
          <w:rFonts w:ascii="Times New Roman" w:hAnsi="Times New Roman" w:cs="Times New Roman"/>
          <w:sz w:val="21"/>
          <w:szCs w:val="21"/>
        </w:rPr>
      </w:pPr>
      <w:r w:rsidRPr="003E2170">
        <w:rPr>
          <w:rFonts w:ascii="Times New Roman" w:hAnsi="Times New Roman" w:cs="Times New Roman"/>
          <w:sz w:val="21"/>
          <w:szCs w:val="21"/>
        </w:rPr>
        <w:t xml:space="preserve">Ebner Stolz </w:t>
      </w:r>
      <w:proofErr w:type="spellStart"/>
      <w:r w:rsidRPr="003E2170">
        <w:rPr>
          <w:rFonts w:ascii="Times New Roman" w:hAnsi="Times New Roman" w:cs="Times New Roman"/>
          <w:sz w:val="21"/>
          <w:szCs w:val="21"/>
        </w:rPr>
        <w:t>Managemenet</w:t>
      </w:r>
      <w:proofErr w:type="spellEnd"/>
      <w:r w:rsidRPr="003E2170">
        <w:rPr>
          <w:rFonts w:ascii="Times New Roman" w:hAnsi="Times New Roman" w:cs="Times New Roman"/>
          <w:sz w:val="21"/>
          <w:szCs w:val="21"/>
        </w:rPr>
        <w:t xml:space="preserve"> Consultants</w:t>
      </w:r>
    </w:p>
    <w:p w14:paraId="372F7532" w14:textId="528AE8FC" w:rsidR="009664AF" w:rsidRPr="00A55493" w:rsidRDefault="00000000" w:rsidP="003E2170">
      <w:pPr>
        <w:spacing w:after="0" w:line="240" w:lineRule="auto"/>
        <w:contextualSpacing/>
        <w:jc w:val="both"/>
        <w:rPr>
          <w:rFonts w:ascii="Times New Roman" w:hAnsi="Times New Roman" w:cs="Times New Roman"/>
          <w:sz w:val="21"/>
          <w:szCs w:val="21"/>
        </w:rPr>
      </w:pPr>
      <w:hyperlink r:id="rId6" w:history="1">
        <w:r w:rsidR="009664AF" w:rsidRPr="003E2170">
          <w:rPr>
            <w:rStyle w:val="Hyperlink"/>
            <w:rFonts w:ascii="Times New Roman" w:hAnsi="Times New Roman" w:cs="Times New Roman"/>
            <w:sz w:val="21"/>
            <w:szCs w:val="21"/>
          </w:rPr>
          <w:t>Praktikant/in im Management Consulting (m/w/d) (ebnerstolz.de)</w:t>
        </w:r>
      </w:hyperlink>
    </w:p>
    <w:p w14:paraId="1B9DCFFA" w14:textId="5B69EF36" w:rsidR="00A55493" w:rsidRPr="003E2170" w:rsidRDefault="00CB1D1B" w:rsidP="003E2170">
      <w:pPr>
        <w:spacing w:after="0" w:line="240" w:lineRule="auto"/>
        <w:contextualSpacing/>
        <w:jc w:val="both"/>
        <w:rPr>
          <w:rFonts w:ascii="Times New Roman" w:hAnsi="Times New Roman" w:cs="Times New Roman"/>
          <w:sz w:val="21"/>
          <w:szCs w:val="21"/>
          <w:lang w:eastAsia="de-DE"/>
        </w:rPr>
      </w:pPr>
      <w:r w:rsidRPr="00A55493">
        <w:rPr>
          <w:rFonts w:ascii="Times New Roman" w:hAnsi="Times New Roman" w:cs="Times New Roman"/>
          <w:sz w:val="21"/>
          <w:szCs w:val="21"/>
        </w:rPr>
        <w:t>Ebner Stolz Management Consultants erscheint mir für das Praktikum ideal. Durch Ihren Status als führende Strategie- und Management-Beratung für mittelständische Unternehmen haben Sie maßgeblich Anteil daran, den deutschen Mittelstand und damit die wahrscheinlich wichtigste Stütze der deutschen Wirtschaft im internationalen Wettbewerb konkurrenzfähig zu halten. Durch Ihren Fokus auf finanzwirtschaftliche Themen kann ich außerdem das Wissen, welches ich im Schwerpunkt Controlling, Finanzen und Rechnungswesen meines Studiums erlangt habe, sowie meine praktische Erfahrung aus meiner bisherigen Berufslaufbahn in optimaler Weise einbringen. Dadurch, dass Ebner Stolz Management Consultants sich seit Jahren als führende Beratung im Mittelstand mit hervorragenden Ergebnissen für die Kunden etabliert hat, verbinde ich mit Ihrem Unternehmen hervorragende Ergebnisse. Dies ist ein Umfeld, mit dem ich mich vollkommen identifiziere und auf dessen Grundlage ich meine berufliche Laufbahn gerne fortführen würde.</w:t>
      </w:r>
    </w:p>
    <w:p w14:paraId="5AC17803" w14:textId="77777777" w:rsidR="006E2E39" w:rsidRPr="00A55493" w:rsidRDefault="006E2E39" w:rsidP="003E2170">
      <w:pPr>
        <w:spacing w:after="0" w:line="240" w:lineRule="auto"/>
        <w:contextualSpacing/>
        <w:jc w:val="both"/>
        <w:rPr>
          <w:rFonts w:ascii="Times New Roman" w:hAnsi="Times New Roman" w:cs="Times New Roman"/>
          <w:sz w:val="21"/>
          <w:szCs w:val="21"/>
        </w:rPr>
      </w:pPr>
    </w:p>
    <w:p w14:paraId="205A58D0" w14:textId="0244EB43" w:rsidR="00876FBC" w:rsidRPr="003E2170" w:rsidRDefault="00876FBC" w:rsidP="003E2170">
      <w:pPr>
        <w:pStyle w:val="berschrift2"/>
        <w:spacing w:before="0" w:line="240" w:lineRule="auto"/>
        <w:contextualSpacing/>
        <w:rPr>
          <w:rFonts w:ascii="Times New Roman" w:hAnsi="Times New Roman" w:cs="Times New Roman"/>
          <w:sz w:val="21"/>
          <w:szCs w:val="21"/>
          <w:lang w:val="en-US"/>
        </w:rPr>
      </w:pPr>
      <w:r w:rsidRPr="003E2170">
        <w:rPr>
          <w:rFonts w:ascii="Times New Roman" w:hAnsi="Times New Roman" w:cs="Times New Roman"/>
          <w:sz w:val="21"/>
          <w:szCs w:val="21"/>
          <w:lang w:val="en-US"/>
        </w:rPr>
        <w:t>Horvath</w:t>
      </w:r>
    </w:p>
    <w:p w14:paraId="4F2705F9" w14:textId="5E119D68" w:rsidR="00876FBC" w:rsidRPr="003E2170" w:rsidRDefault="00000000" w:rsidP="003E2170">
      <w:pPr>
        <w:spacing w:after="0" w:line="240" w:lineRule="auto"/>
        <w:contextualSpacing/>
        <w:jc w:val="both"/>
        <w:rPr>
          <w:rStyle w:val="Hyperlink"/>
          <w:rFonts w:ascii="Times New Roman" w:hAnsi="Times New Roman" w:cs="Times New Roman"/>
          <w:sz w:val="21"/>
          <w:szCs w:val="21"/>
          <w:lang w:val="en-US"/>
        </w:rPr>
      </w:pPr>
      <w:r>
        <w:fldChar w:fldCharType="begin"/>
      </w:r>
      <w:r w:rsidRPr="00D23238">
        <w:rPr>
          <w:lang w:val="en-US"/>
          <w:rPrChange w:id="3" w:author="David Döbele" w:date="2024-08-22T21:13:00Z" w16du:dateUtc="2024-08-22T19:13:00Z">
            <w:rPr/>
          </w:rPrChange>
        </w:rPr>
        <w:instrText>HYPERLINK "https://www.horvath-partners.com/de/karriere/jobs/jobsuche/job-detailseite/detail/4552/"</w:instrText>
      </w:r>
      <w:r>
        <w:fldChar w:fldCharType="separate"/>
      </w:r>
      <w:proofErr w:type="spellStart"/>
      <w:r w:rsidR="00B63477" w:rsidRPr="003E2170">
        <w:rPr>
          <w:rStyle w:val="Hyperlink"/>
          <w:rFonts w:ascii="Times New Roman" w:hAnsi="Times New Roman" w:cs="Times New Roman"/>
          <w:sz w:val="21"/>
          <w:szCs w:val="21"/>
          <w:lang w:val="en-US"/>
        </w:rPr>
        <w:t>Praktikum</w:t>
      </w:r>
      <w:proofErr w:type="spellEnd"/>
      <w:r w:rsidR="00B63477" w:rsidRPr="003E2170">
        <w:rPr>
          <w:rStyle w:val="Hyperlink"/>
          <w:rFonts w:ascii="Times New Roman" w:hAnsi="Times New Roman" w:cs="Times New Roman"/>
          <w:sz w:val="21"/>
          <w:szCs w:val="21"/>
          <w:lang w:val="en-US"/>
        </w:rPr>
        <w:t xml:space="preserve"> </w:t>
      </w:r>
      <w:proofErr w:type="spellStart"/>
      <w:r w:rsidR="00B63477" w:rsidRPr="003E2170">
        <w:rPr>
          <w:rStyle w:val="Hyperlink"/>
          <w:rFonts w:ascii="Times New Roman" w:hAnsi="Times New Roman" w:cs="Times New Roman"/>
          <w:sz w:val="21"/>
          <w:szCs w:val="21"/>
          <w:lang w:val="en-US"/>
        </w:rPr>
        <w:t>als</w:t>
      </w:r>
      <w:proofErr w:type="spellEnd"/>
      <w:r w:rsidR="00B63477" w:rsidRPr="003E2170">
        <w:rPr>
          <w:rStyle w:val="Hyperlink"/>
          <w:rFonts w:ascii="Times New Roman" w:hAnsi="Times New Roman" w:cs="Times New Roman"/>
          <w:sz w:val="21"/>
          <w:szCs w:val="21"/>
          <w:lang w:val="en-US"/>
        </w:rPr>
        <w:t xml:space="preserve"> Fellow Consultant (w/m/d) Strategy (horvath-partners.com)</w:t>
      </w:r>
      <w:r>
        <w:rPr>
          <w:rStyle w:val="Hyperlink"/>
          <w:rFonts w:ascii="Times New Roman" w:hAnsi="Times New Roman" w:cs="Times New Roman"/>
          <w:sz w:val="21"/>
          <w:szCs w:val="21"/>
          <w:lang w:val="en-US"/>
        </w:rPr>
        <w:fldChar w:fldCharType="end"/>
      </w:r>
    </w:p>
    <w:p w14:paraId="0009CB72" w14:textId="31DAFEC6" w:rsidR="00685D58" w:rsidRPr="003E2170" w:rsidRDefault="00000000" w:rsidP="003E2170">
      <w:pPr>
        <w:spacing w:after="0" w:line="240" w:lineRule="auto"/>
        <w:contextualSpacing/>
        <w:jc w:val="both"/>
        <w:rPr>
          <w:rStyle w:val="Hyperlink"/>
          <w:rFonts w:ascii="Times New Roman" w:hAnsi="Times New Roman" w:cs="Times New Roman"/>
          <w:sz w:val="21"/>
          <w:szCs w:val="21"/>
          <w:lang w:val="en-US"/>
        </w:rPr>
      </w:pPr>
      <w:r>
        <w:fldChar w:fldCharType="begin"/>
      </w:r>
      <w:r w:rsidRPr="00D23238">
        <w:rPr>
          <w:lang w:val="en-US"/>
          <w:rPrChange w:id="4" w:author="David Döbele" w:date="2024-08-22T21:13:00Z" w16du:dateUtc="2024-08-22T19:13:00Z">
            <w:rPr/>
          </w:rPrChange>
        </w:rPr>
        <w:instrText>HYPERLINK "https://www.horvath-partners.com/de/karriere/jobs/jobsuche/job-detailseite/detail/632/"</w:instrText>
      </w:r>
      <w:r>
        <w:fldChar w:fldCharType="separate"/>
      </w:r>
      <w:proofErr w:type="spellStart"/>
      <w:r w:rsidR="00685D58" w:rsidRPr="003E2170">
        <w:rPr>
          <w:rStyle w:val="Hyperlink"/>
          <w:rFonts w:ascii="Times New Roman" w:hAnsi="Times New Roman" w:cs="Times New Roman"/>
          <w:sz w:val="21"/>
          <w:szCs w:val="21"/>
          <w:lang w:val="en-US"/>
        </w:rPr>
        <w:t>Praktikum</w:t>
      </w:r>
      <w:proofErr w:type="spellEnd"/>
      <w:r w:rsidR="00685D58" w:rsidRPr="003E2170">
        <w:rPr>
          <w:rStyle w:val="Hyperlink"/>
          <w:rFonts w:ascii="Times New Roman" w:hAnsi="Times New Roman" w:cs="Times New Roman"/>
          <w:sz w:val="21"/>
          <w:szCs w:val="21"/>
          <w:lang w:val="en-US"/>
        </w:rPr>
        <w:t xml:space="preserve"> </w:t>
      </w:r>
      <w:proofErr w:type="spellStart"/>
      <w:r w:rsidR="00685D58" w:rsidRPr="003E2170">
        <w:rPr>
          <w:rStyle w:val="Hyperlink"/>
          <w:rFonts w:ascii="Times New Roman" w:hAnsi="Times New Roman" w:cs="Times New Roman"/>
          <w:sz w:val="21"/>
          <w:szCs w:val="21"/>
          <w:lang w:val="en-US"/>
        </w:rPr>
        <w:t>als</w:t>
      </w:r>
      <w:proofErr w:type="spellEnd"/>
      <w:r w:rsidR="00685D58" w:rsidRPr="003E2170">
        <w:rPr>
          <w:rStyle w:val="Hyperlink"/>
          <w:rFonts w:ascii="Times New Roman" w:hAnsi="Times New Roman" w:cs="Times New Roman"/>
          <w:sz w:val="21"/>
          <w:szCs w:val="21"/>
          <w:lang w:val="en-US"/>
        </w:rPr>
        <w:t xml:space="preserve"> Fellow Consultant (w/m/d) Sustainable Controlling &amp; Finance (horvath-partners.com)</w:t>
      </w:r>
      <w:r>
        <w:rPr>
          <w:rStyle w:val="Hyperlink"/>
          <w:rFonts w:ascii="Times New Roman" w:hAnsi="Times New Roman" w:cs="Times New Roman"/>
          <w:sz w:val="21"/>
          <w:szCs w:val="21"/>
          <w:lang w:val="en-US"/>
        </w:rPr>
        <w:fldChar w:fldCharType="end"/>
      </w:r>
    </w:p>
    <w:p w14:paraId="2BFB1EBF" w14:textId="0C8E9F7F" w:rsidR="00A55493" w:rsidRPr="00A55493" w:rsidRDefault="009E4ED2" w:rsidP="003E2170">
      <w:pPr>
        <w:spacing w:after="0" w:line="240" w:lineRule="auto"/>
        <w:contextualSpacing/>
        <w:jc w:val="both"/>
        <w:rPr>
          <w:rFonts w:ascii="Times New Roman" w:hAnsi="Times New Roman" w:cs="Times New Roman"/>
          <w:sz w:val="21"/>
          <w:szCs w:val="21"/>
        </w:rPr>
      </w:pPr>
      <w:r w:rsidRPr="00E10CD2">
        <w:rPr>
          <w:rFonts w:ascii="Times New Roman" w:hAnsi="Times New Roman" w:cs="Times New Roman"/>
          <w:sz w:val="21"/>
          <w:szCs w:val="21"/>
        </w:rPr>
        <w:t>Horváth</w:t>
      </w:r>
      <w:r w:rsidR="00A754A7" w:rsidRPr="00A55493">
        <w:rPr>
          <w:rFonts w:ascii="Times New Roman" w:hAnsi="Times New Roman" w:cs="Times New Roman"/>
          <w:sz w:val="21"/>
          <w:szCs w:val="21"/>
        </w:rPr>
        <w:t xml:space="preserve"> erscheint mir für das Praktikum ideal. Der Name </w:t>
      </w:r>
      <w:r w:rsidR="00A47BF6" w:rsidRPr="00DE7B61">
        <w:rPr>
          <w:rFonts w:ascii="Times New Roman" w:hAnsi="Times New Roman" w:cs="Times New Roman"/>
          <w:sz w:val="21"/>
          <w:szCs w:val="21"/>
        </w:rPr>
        <w:t>Horváth</w:t>
      </w:r>
      <w:r w:rsidR="00A754A7" w:rsidRPr="00A55493">
        <w:rPr>
          <w:rFonts w:ascii="Times New Roman" w:hAnsi="Times New Roman" w:cs="Times New Roman"/>
          <w:sz w:val="21"/>
          <w:szCs w:val="21"/>
        </w:rPr>
        <w:t xml:space="preserve"> begegnete mir erstmals im zweiten Semester meines Studiums im Modul „Internes Rechnungswesen“. Im Rahmen der Lehrbuch-Empfehlung unseres Professors empfahl er uns, sich diesen Namen zu merken, sofern wir uns beruflich weiter mit Strategie- sowie Controlling-Themen beschäftigen wollen. Mit </w:t>
      </w:r>
      <w:r w:rsidR="00A47BF6" w:rsidRPr="00DE7B61">
        <w:rPr>
          <w:rFonts w:ascii="Times New Roman" w:hAnsi="Times New Roman" w:cs="Times New Roman"/>
          <w:sz w:val="21"/>
          <w:szCs w:val="21"/>
        </w:rPr>
        <w:t>Horváth</w:t>
      </w:r>
      <w:r w:rsidR="00A754A7" w:rsidRPr="00A55493">
        <w:rPr>
          <w:rFonts w:ascii="Times New Roman" w:hAnsi="Times New Roman" w:cs="Times New Roman"/>
          <w:sz w:val="21"/>
          <w:szCs w:val="21"/>
        </w:rPr>
        <w:t xml:space="preserve"> verbinde ich also bereits seit einigen Jahren sowohl in akademischer als auch praktischer Sicht hervorragende Ergebnisse. Diese exzellente Arbeit wird durch das starke Wachstum in den vergangenen Jahren untermauert. Die Kombination aus fachlicher Expertise und dem Fokus auf nachhaltige Transformation, sowohl in ökologischer als auch in ökonomischer Hinsicht, bietet eine einzigartige Kombination, weshalb ich meine berufliche Laufbahn gerne in einem Ihrer Teams fortsetzen möchte.</w:t>
      </w:r>
    </w:p>
    <w:p w14:paraId="1EDE58E7" w14:textId="77777777" w:rsidR="00876FBC" w:rsidRPr="00A55493" w:rsidRDefault="00876FBC" w:rsidP="003E2170">
      <w:pPr>
        <w:spacing w:after="0" w:line="240" w:lineRule="auto"/>
        <w:contextualSpacing/>
        <w:jc w:val="both"/>
        <w:rPr>
          <w:rFonts w:ascii="Times New Roman" w:hAnsi="Times New Roman" w:cs="Times New Roman"/>
          <w:sz w:val="21"/>
          <w:szCs w:val="21"/>
        </w:rPr>
      </w:pPr>
    </w:p>
    <w:p w14:paraId="0FF115EE" w14:textId="298CE4E6" w:rsidR="00876FBC" w:rsidRPr="003E2170" w:rsidRDefault="00876FBC" w:rsidP="003E2170">
      <w:pPr>
        <w:pStyle w:val="berschrift2"/>
        <w:spacing w:before="0" w:line="240" w:lineRule="auto"/>
        <w:contextualSpacing/>
        <w:rPr>
          <w:rFonts w:ascii="Times New Roman" w:hAnsi="Times New Roman" w:cs="Times New Roman"/>
          <w:sz w:val="21"/>
          <w:szCs w:val="21"/>
          <w:lang w:val="en-US"/>
        </w:rPr>
      </w:pPr>
      <w:r w:rsidRPr="003E2170">
        <w:rPr>
          <w:rFonts w:ascii="Times New Roman" w:hAnsi="Times New Roman" w:cs="Times New Roman"/>
          <w:sz w:val="21"/>
          <w:szCs w:val="21"/>
          <w:lang w:val="en-US"/>
        </w:rPr>
        <w:t>Accenture Strategy</w:t>
      </w:r>
    </w:p>
    <w:p w14:paraId="012BA759" w14:textId="22BFD617" w:rsidR="00EE35BC" w:rsidRPr="003E2170" w:rsidRDefault="00000000" w:rsidP="003E2170">
      <w:pPr>
        <w:spacing w:after="0" w:line="240" w:lineRule="auto"/>
        <w:contextualSpacing/>
        <w:rPr>
          <w:rFonts w:ascii="Times New Roman" w:hAnsi="Times New Roman" w:cs="Times New Roman"/>
          <w:sz w:val="21"/>
          <w:szCs w:val="21"/>
          <w:lang w:val="en-US"/>
        </w:rPr>
      </w:pPr>
      <w:r>
        <w:fldChar w:fldCharType="begin"/>
      </w:r>
      <w:r w:rsidRPr="00D23238">
        <w:rPr>
          <w:lang w:val="en-US"/>
          <w:rPrChange w:id="5" w:author="David Döbele" w:date="2024-08-22T21:13:00Z" w16du:dateUtc="2024-08-22T19:13:00Z">
            <w:rPr/>
          </w:rPrChange>
        </w:rPr>
        <w:instrText>HYPERLINK "https://www.accenture.com/de-de/careers/jobdetails?id=R00008177_de&amp;title=Praktikum%20Management%20Consulting%20(all%20genders)"</w:instrText>
      </w:r>
      <w:r>
        <w:fldChar w:fldCharType="separate"/>
      </w:r>
      <w:proofErr w:type="spellStart"/>
      <w:r w:rsidR="00EE35BC" w:rsidRPr="003E2170">
        <w:rPr>
          <w:rStyle w:val="Hyperlink"/>
          <w:rFonts w:ascii="Times New Roman" w:hAnsi="Times New Roman" w:cs="Times New Roman"/>
          <w:sz w:val="21"/>
          <w:szCs w:val="21"/>
          <w:lang w:val="en-US"/>
        </w:rPr>
        <w:t>Praktikum</w:t>
      </w:r>
      <w:proofErr w:type="spellEnd"/>
      <w:r w:rsidR="00EE35BC" w:rsidRPr="003E2170">
        <w:rPr>
          <w:rStyle w:val="Hyperlink"/>
          <w:rFonts w:ascii="Times New Roman" w:hAnsi="Times New Roman" w:cs="Times New Roman"/>
          <w:sz w:val="21"/>
          <w:szCs w:val="21"/>
          <w:lang w:val="en-US"/>
        </w:rPr>
        <w:t xml:space="preserve"> Management Consulting (all genders) (accenture.com)</w:t>
      </w:r>
      <w:r>
        <w:rPr>
          <w:rStyle w:val="Hyperlink"/>
          <w:rFonts w:ascii="Times New Roman" w:hAnsi="Times New Roman" w:cs="Times New Roman"/>
          <w:sz w:val="21"/>
          <w:szCs w:val="21"/>
          <w:lang w:val="en-US"/>
        </w:rPr>
        <w:fldChar w:fldCharType="end"/>
      </w:r>
    </w:p>
    <w:p w14:paraId="2EF26033" w14:textId="60EEF06D" w:rsidR="00B0568B" w:rsidRPr="003E2170" w:rsidRDefault="00000000" w:rsidP="003E2170">
      <w:pPr>
        <w:spacing w:after="0" w:line="240" w:lineRule="auto"/>
        <w:contextualSpacing/>
        <w:rPr>
          <w:rFonts w:ascii="Times New Roman" w:hAnsi="Times New Roman" w:cs="Times New Roman"/>
          <w:sz w:val="21"/>
          <w:szCs w:val="21"/>
        </w:rPr>
      </w:pPr>
      <w:hyperlink r:id="rId7" w:history="1">
        <w:r w:rsidR="00B0568B" w:rsidRPr="003E2170">
          <w:rPr>
            <w:rStyle w:val="Hyperlink"/>
            <w:rFonts w:ascii="Times New Roman" w:hAnsi="Times New Roman" w:cs="Times New Roman"/>
            <w:sz w:val="21"/>
            <w:szCs w:val="21"/>
          </w:rPr>
          <w:t>Unser Nachhaltigkeits-Wertversprechen | Accenture</w:t>
        </w:r>
      </w:hyperlink>
    </w:p>
    <w:p w14:paraId="0AAA4C67" w14:textId="1BA401A5" w:rsidR="00A754A7" w:rsidRPr="00A55493" w:rsidRDefault="00A754A7" w:rsidP="003E2170">
      <w:pPr>
        <w:spacing w:after="0" w:line="240" w:lineRule="auto"/>
        <w:contextualSpacing/>
        <w:jc w:val="both"/>
        <w:rPr>
          <w:rFonts w:ascii="Times New Roman" w:hAnsi="Times New Roman" w:cs="Times New Roman"/>
          <w:sz w:val="21"/>
          <w:szCs w:val="21"/>
        </w:rPr>
      </w:pPr>
      <w:r w:rsidRPr="00A55493">
        <w:rPr>
          <w:rFonts w:ascii="Times New Roman" w:hAnsi="Times New Roman" w:cs="Times New Roman"/>
          <w:sz w:val="21"/>
          <w:szCs w:val="21"/>
        </w:rPr>
        <w:t xml:space="preserve">Das Accenture </w:t>
      </w:r>
      <w:proofErr w:type="spellStart"/>
      <w:r w:rsidRPr="00A55493">
        <w:rPr>
          <w:rFonts w:ascii="Times New Roman" w:hAnsi="Times New Roman" w:cs="Times New Roman"/>
          <w:sz w:val="21"/>
          <w:szCs w:val="21"/>
        </w:rPr>
        <w:t>Strategy</w:t>
      </w:r>
      <w:proofErr w:type="spellEnd"/>
      <w:r w:rsidRPr="00A55493">
        <w:rPr>
          <w:rFonts w:ascii="Times New Roman" w:hAnsi="Times New Roman" w:cs="Times New Roman"/>
          <w:sz w:val="21"/>
          <w:szCs w:val="21"/>
        </w:rPr>
        <w:t xml:space="preserve"> &amp; Consulting Team erscheint mir für das Praktikum ideal. Als eines der weltweit größten Beratungsunternehmen verbinde ich mit Accenture exzellente Ergebnisse auf allen Ebenen der Wertschöpfung, um die Kunden bestmöglich auf die Herausforderungen eines sich stets wandelnden Marktes vorzubereiten. Besonders spannend finde ich Ihre Auffassung, dass Nachhaltigkeit nicht nur eine Notwendigkeit ist, sondern dass sich dadurch auch Möglichkeiten des Wandels und des Wachstums ergeben werden. Dies bildet in Kombination mit dem Fokus auf digitale Themen, wie KI, welche die rasanten Marktentwicklungen noch weiter beschleunigen werden, ein äußerst spannendes Gesamtpaket, welches genau meinen Wertvorstellungen entspricht, die ich im weiteren Verlauf meiner beruflichen Laufbahn ausleben möchte. </w:t>
      </w:r>
    </w:p>
    <w:p w14:paraId="61C883EE" w14:textId="77777777" w:rsidR="00A754A7" w:rsidRPr="00A55493" w:rsidRDefault="00A754A7" w:rsidP="003E2170">
      <w:pPr>
        <w:spacing w:after="0" w:line="240" w:lineRule="auto"/>
        <w:contextualSpacing/>
        <w:jc w:val="both"/>
        <w:rPr>
          <w:rFonts w:ascii="Times New Roman" w:hAnsi="Times New Roman" w:cs="Times New Roman"/>
          <w:sz w:val="21"/>
          <w:szCs w:val="21"/>
        </w:rPr>
      </w:pPr>
    </w:p>
    <w:p w14:paraId="4AEF5453" w14:textId="1E349DB4" w:rsidR="001C0C58" w:rsidRPr="003E2170" w:rsidRDefault="001C0C58" w:rsidP="003E2170">
      <w:pPr>
        <w:spacing w:after="0" w:line="240" w:lineRule="auto"/>
        <w:contextualSpacing/>
        <w:rPr>
          <w:rFonts w:ascii="Times New Roman" w:hAnsi="Times New Roman" w:cs="Times New Roman"/>
          <w:sz w:val="21"/>
          <w:szCs w:val="21"/>
        </w:rPr>
      </w:pPr>
      <w:r>
        <w:rPr>
          <w:rFonts w:ascii="Times New Roman" w:hAnsi="Times New Roman" w:cs="Times New Roman"/>
          <w:sz w:val="21"/>
          <w:szCs w:val="21"/>
        </w:rPr>
        <w:t xml:space="preserve"> </w:t>
      </w:r>
    </w:p>
    <w:sectPr w:rsidR="001C0C58" w:rsidRPr="003E2170" w:rsidSect="003E2170">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D72"/>
    <w:rsid w:val="000018BA"/>
    <w:rsid w:val="00002F3E"/>
    <w:rsid w:val="00004CC2"/>
    <w:rsid w:val="00005220"/>
    <w:rsid w:val="00006993"/>
    <w:rsid w:val="000100F6"/>
    <w:rsid w:val="00012D78"/>
    <w:rsid w:val="000201E1"/>
    <w:rsid w:val="00021C96"/>
    <w:rsid w:val="00022569"/>
    <w:rsid w:val="00030F51"/>
    <w:rsid w:val="00031DBE"/>
    <w:rsid w:val="00034B68"/>
    <w:rsid w:val="0003620E"/>
    <w:rsid w:val="00036FFA"/>
    <w:rsid w:val="00040375"/>
    <w:rsid w:val="00040A30"/>
    <w:rsid w:val="0004591A"/>
    <w:rsid w:val="00046459"/>
    <w:rsid w:val="00050C22"/>
    <w:rsid w:val="000555E4"/>
    <w:rsid w:val="0005670D"/>
    <w:rsid w:val="0006715C"/>
    <w:rsid w:val="000710B0"/>
    <w:rsid w:val="00073C82"/>
    <w:rsid w:val="00073D7C"/>
    <w:rsid w:val="00076EEE"/>
    <w:rsid w:val="00081359"/>
    <w:rsid w:val="0008548A"/>
    <w:rsid w:val="000906B0"/>
    <w:rsid w:val="000955F0"/>
    <w:rsid w:val="000A154E"/>
    <w:rsid w:val="000A1925"/>
    <w:rsid w:val="000A5AB8"/>
    <w:rsid w:val="000A6678"/>
    <w:rsid w:val="000A750E"/>
    <w:rsid w:val="000A7DEB"/>
    <w:rsid w:val="000B0076"/>
    <w:rsid w:val="000B177C"/>
    <w:rsid w:val="000B5577"/>
    <w:rsid w:val="000B5B9B"/>
    <w:rsid w:val="000B5E27"/>
    <w:rsid w:val="000C2981"/>
    <w:rsid w:val="000C310B"/>
    <w:rsid w:val="000C55DE"/>
    <w:rsid w:val="000D3ED8"/>
    <w:rsid w:val="000D7658"/>
    <w:rsid w:val="000E100F"/>
    <w:rsid w:val="000E2ACE"/>
    <w:rsid w:val="000E2F07"/>
    <w:rsid w:val="000E3FFA"/>
    <w:rsid w:val="000E4EF0"/>
    <w:rsid w:val="000E5B08"/>
    <w:rsid w:val="000F371C"/>
    <w:rsid w:val="000F6851"/>
    <w:rsid w:val="00100B8F"/>
    <w:rsid w:val="00100F9E"/>
    <w:rsid w:val="0010194B"/>
    <w:rsid w:val="00102867"/>
    <w:rsid w:val="0010630D"/>
    <w:rsid w:val="00112BD8"/>
    <w:rsid w:val="00114ADD"/>
    <w:rsid w:val="00117F83"/>
    <w:rsid w:val="00121DBB"/>
    <w:rsid w:val="00121EB9"/>
    <w:rsid w:val="001359A4"/>
    <w:rsid w:val="0014193C"/>
    <w:rsid w:val="00146C8E"/>
    <w:rsid w:val="00152DF9"/>
    <w:rsid w:val="001564EC"/>
    <w:rsid w:val="00156A98"/>
    <w:rsid w:val="001615B8"/>
    <w:rsid w:val="001620DD"/>
    <w:rsid w:val="0016315B"/>
    <w:rsid w:val="0016484B"/>
    <w:rsid w:val="001669DB"/>
    <w:rsid w:val="00171D11"/>
    <w:rsid w:val="001801CB"/>
    <w:rsid w:val="001819B1"/>
    <w:rsid w:val="00195E2F"/>
    <w:rsid w:val="001A4522"/>
    <w:rsid w:val="001A6B6B"/>
    <w:rsid w:val="001C0C58"/>
    <w:rsid w:val="001C0D41"/>
    <w:rsid w:val="001C17FC"/>
    <w:rsid w:val="001C7CE6"/>
    <w:rsid w:val="001D079A"/>
    <w:rsid w:val="001D66F3"/>
    <w:rsid w:val="001D6CFC"/>
    <w:rsid w:val="001D6FF2"/>
    <w:rsid w:val="001E0088"/>
    <w:rsid w:val="001E0903"/>
    <w:rsid w:val="001E1EE7"/>
    <w:rsid w:val="001F3F0D"/>
    <w:rsid w:val="0020253F"/>
    <w:rsid w:val="002042CB"/>
    <w:rsid w:val="002062F6"/>
    <w:rsid w:val="002063CC"/>
    <w:rsid w:val="0020777E"/>
    <w:rsid w:val="00212042"/>
    <w:rsid w:val="002213EE"/>
    <w:rsid w:val="00224CD4"/>
    <w:rsid w:val="00226A3D"/>
    <w:rsid w:val="002275FF"/>
    <w:rsid w:val="00232CC7"/>
    <w:rsid w:val="0023424E"/>
    <w:rsid w:val="0023683A"/>
    <w:rsid w:val="0023723B"/>
    <w:rsid w:val="00243182"/>
    <w:rsid w:val="002443BA"/>
    <w:rsid w:val="00245125"/>
    <w:rsid w:val="00245850"/>
    <w:rsid w:val="002467A0"/>
    <w:rsid w:val="0025302F"/>
    <w:rsid w:val="002536DC"/>
    <w:rsid w:val="00255EC1"/>
    <w:rsid w:val="0025703F"/>
    <w:rsid w:val="00257D2A"/>
    <w:rsid w:val="00262606"/>
    <w:rsid w:val="00264191"/>
    <w:rsid w:val="00265D71"/>
    <w:rsid w:val="002660D3"/>
    <w:rsid w:val="00267B4A"/>
    <w:rsid w:val="0027047C"/>
    <w:rsid w:val="002708C2"/>
    <w:rsid w:val="002738DC"/>
    <w:rsid w:val="00274324"/>
    <w:rsid w:val="00274978"/>
    <w:rsid w:val="002755D8"/>
    <w:rsid w:val="00275B43"/>
    <w:rsid w:val="0028572A"/>
    <w:rsid w:val="00291048"/>
    <w:rsid w:val="002A3C19"/>
    <w:rsid w:val="002A47DC"/>
    <w:rsid w:val="002A5B9F"/>
    <w:rsid w:val="002B70E6"/>
    <w:rsid w:val="002D1881"/>
    <w:rsid w:val="002D309E"/>
    <w:rsid w:val="002D4D09"/>
    <w:rsid w:val="002D594E"/>
    <w:rsid w:val="002E2E63"/>
    <w:rsid w:val="002E39B8"/>
    <w:rsid w:val="002E41F4"/>
    <w:rsid w:val="002E7480"/>
    <w:rsid w:val="002F1DD3"/>
    <w:rsid w:val="002F44EA"/>
    <w:rsid w:val="002F516C"/>
    <w:rsid w:val="002F51FA"/>
    <w:rsid w:val="00307387"/>
    <w:rsid w:val="00311A15"/>
    <w:rsid w:val="00312471"/>
    <w:rsid w:val="00313CAC"/>
    <w:rsid w:val="00320AF5"/>
    <w:rsid w:val="0032251C"/>
    <w:rsid w:val="003225FE"/>
    <w:rsid w:val="00323F85"/>
    <w:rsid w:val="003250EA"/>
    <w:rsid w:val="003273D4"/>
    <w:rsid w:val="00327906"/>
    <w:rsid w:val="00330F93"/>
    <w:rsid w:val="003421B1"/>
    <w:rsid w:val="0034289F"/>
    <w:rsid w:val="0034490F"/>
    <w:rsid w:val="00346A41"/>
    <w:rsid w:val="00356D27"/>
    <w:rsid w:val="00363E75"/>
    <w:rsid w:val="0036435E"/>
    <w:rsid w:val="003750CA"/>
    <w:rsid w:val="00375541"/>
    <w:rsid w:val="00375D2D"/>
    <w:rsid w:val="003811BC"/>
    <w:rsid w:val="0038671F"/>
    <w:rsid w:val="003869ED"/>
    <w:rsid w:val="003947A8"/>
    <w:rsid w:val="003A0D6C"/>
    <w:rsid w:val="003A0F21"/>
    <w:rsid w:val="003A3821"/>
    <w:rsid w:val="003B579F"/>
    <w:rsid w:val="003B599E"/>
    <w:rsid w:val="003B5C51"/>
    <w:rsid w:val="003B6552"/>
    <w:rsid w:val="003B7ECE"/>
    <w:rsid w:val="003C7C37"/>
    <w:rsid w:val="003D0880"/>
    <w:rsid w:val="003D464F"/>
    <w:rsid w:val="003D5D1E"/>
    <w:rsid w:val="003E06AA"/>
    <w:rsid w:val="003E2170"/>
    <w:rsid w:val="003F1702"/>
    <w:rsid w:val="003F3290"/>
    <w:rsid w:val="003F4FB4"/>
    <w:rsid w:val="003F688C"/>
    <w:rsid w:val="003F6A2E"/>
    <w:rsid w:val="003F6BD8"/>
    <w:rsid w:val="00400002"/>
    <w:rsid w:val="004042D9"/>
    <w:rsid w:val="00410F5C"/>
    <w:rsid w:val="00414FE4"/>
    <w:rsid w:val="00415608"/>
    <w:rsid w:val="004160A1"/>
    <w:rsid w:val="00416A36"/>
    <w:rsid w:val="004200E2"/>
    <w:rsid w:val="004215E7"/>
    <w:rsid w:val="00424CAF"/>
    <w:rsid w:val="00426392"/>
    <w:rsid w:val="00434BE2"/>
    <w:rsid w:val="00434D23"/>
    <w:rsid w:val="00436A33"/>
    <w:rsid w:val="004403CB"/>
    <w:rsid w:val="004410E2"/>
    <w:rsid w:val="0044375A"/>
    <w:rsid w:val="004443F3"/>
    <w:rsid w:val="00444FF8"/>
    <w:rsid w:val="00446F0B"/>
    <w:rsid w:val="00453C2F"/>
    <w:rsid w:val="00454C0B"/>
    <w:rsid w:val="0045522C"/>
    <w:rsid w:val="00455F6A"/>
    <w:rsid w:val="004608C1"/>
    <w:rsid w:val="0046226E"/>
    <w:rsid w:val="00465542"/>
    <w:rsid w:val="00466921"/>
    <w:rsid w:val="00474FC2"/>
    <w:rsid w:val="00482075"/>
    <w:rsid w:val="00492923"/>
    <w:rsid w:val="004962EA"/>
    <w:rsid w:val="004A1501"/>
    <w:rsid w:val="004A363C"/>
    <w:rsid w:val="004A43CC"/>
    <w:rsid w:val="004A5E5F"/>
    <w:rsid w:val="004A615C"/>
    <w:rsid w:val="004B4510"/>
    <w:rsid w:val="004B6649"/>
    <w:rsid w:val="004C0369"/>
    <w:rsid w:val="004C156C"/>
    <w:rsid w:val="004C174A"/>
    <w:rsid w:val="004D0B12"/>
    <w:rsid w:val="004E2153"/>
    <w:rsid w:val="004E21FD"/>
    <w:rsid w:val="004E4D08"/>
    <w:rsid w:val="004F0D20"/>
    <w:rsid w:val="004F3811"/>
    <w:rsid w:val="004F5E64"/>
    <w:rsid w:val="00500EFA"/>
    <w:rsid w:val="00506322"/>
    <w:rsid w:val="00507BBD"/>
    <w:rsid w:val="00515EFF"/>
    <w:rsid w:val="00526DD7"/>
    <w:rsid w:val="0053105D"/>
    <w:rsid w:val="00534F36"/>
    <w:rsid w:val="00535F58"/>
    <w:rsid w:val="005407D6"/>
    <w:rsid w:val="00542F06"/>
    <w:rsid w:val="0054495F"/>
    <w:rsid w:val="005529F4"/>
    <w:rsid w:val="00553EC8"/>
    <w:rsid w:val="00554351"/>
    <w:rsid w:val="00564CC5"/>
    <w:rsid w:val="00566053"/>
    <w:rsid w:val="00567055"/>
    <w:rsid w:val="005705F7"/>
    <w:rsid w:val="00570872"/>
    <w:rsid w:val="00570B1D"/>
    <w:rsid w:val="00573124"/>
    <w:rsid w:val="00574140"/>
    <w:rsid w:val="005762CF"/>
    <w:rsid w:val="005803D5"/>
    <w:rsid w:val="005842A0"/>
    <w:rsid w:val="0058576F"/>
    <w:rsid w:val="00590834"/>
    <w:rsid w:val="00590E7F"/>
    <w:rsid w:val="00593C9C"/>
    <w:rsid w:val="00595AFE"/>
    <w:rsid w:val="005A2224"/>
    <w:rsid w:val="005A2E4C"/>
    <w:rsid w:val="005A440D"/>
    <w:rsid w:val="005A5CDF"/>
    <w:rsid w:val="005B231F"/>
    <w:rsid w:val="005B25E7"/>
    <w:rsid w:val="005B5BA8"/>
    <w:rsid w:val="005C322A"/>
    <w:rsid w:val="005C55F7"/>
    <w:rsid w:val="005D7D49"/>
    <w:rsid w:val="005E00BC"/>
    <w:rsid w:val="005E63B8"/>
    <w:rsid w:val="005E6A8B"/>
    <w:rsid w:val="005E6DA4"/>
    <w:rsid w:val="005F350B"/>
    <w:rsid w:val="005F4671"/>
    <w:rsid w:val="005F4A48"/>
    <w:rsid w:val="005F70C2"/>
    <w:rsid w:val="00603752"/>
    <w:rsid w:val="00616B7B"/>
    <w:rsid w:val="00620CB4"/>
    <w:rsid w:val="0062213E"/>
    <w:rsid w:val="00632F05"/>
    <w:rsid w:val="0063723B"/>
    <w:rsid w:val="00637809"/>
    <w:rsid w:val="00637E9E"/>
    <w:rsid w:val="00645BA3"/>
    <w:rsid w:val="00647244"/>
    <w:rsid w:val="00647413"/>
    <w:rsid w:val="006502BE"/>
    <w:rsid w:val="00651590"/>
    <w:rsid w:val="00654057"/>
    <w:rsid w:val="0066641F"/>
    <w:rsid w:val="006678A9"/>
    <w:rsid w:val="00672762"/>
    <w:rsid w:val="00675C78"/>
    <w:rsid w:val="0067715A"/>
    <w:rsid w:val="00680863"/>
    <w:rsid w:val="00680BA7"/>
    <w:rsid w:val="00681884"/>
    <w:rsid w:val="00685D58"/>
    <w:rsid w:val="00692E60"/>
    <w:rsid w:val="006A0CBE"/>
    <w:rsid w:val="006A7895"/>
    <w:rsid w:val="006B04F7"/>
    <w:rsid w:val="006B302C"/>
    <w:rsid w:val="006B466C"/>
    <w:rsid w:val="006C1C99"/>
    <w:rsid w:val="006C44CB"/>
    <w:rsid w:val="006D2592"/>
    <w:rsid w:val="006E14E3"/>
    <w:rsid w:val="006E2E39"/>
    <w:rsid w:val="006F580A"/>
    <w:rsid w:val="006F58EC"/>
    <w:rsid w:val="00706233"/>
    <w:rsid w:val="00720932"/>
    <w:rsid w:val="00721F07"/>
    <w:rsid w:val="007251EA"/>
    <w:rsid w:val="007276EB"/>
    <w:rsid w:val="00732F26"/>
    <w:rsid w:val="007340D7"/>
    <w:rsid w:val="00740331"/>
    <w:rsid w:val="00740F64"/>
    <w:rsid w:val="00741B79"/>
    <w:rsid w:val="00744EC8"/>
    <w:rsid w:val="007472BD"/>
    <w:rsid w:val="00755A3D"/>
    <w:rsid w:val="007675B1"/>
    <w:rsid w:val="00770246"/>
    <w:rsid w:val="0078546C"/>
    <w:rsid w:val="007918D9"/>
    <w:rsid w:val="00794FFC"/>
    <w:rsid w:val="00797C5F"/>
    <w:rsid w:val="00797EF1"/>
    <w:rsid w:val="007A1EE1"/>
    <w:rsid w:val="007A3246"/>
    <w:rsid w:val="007A64C5"/>
    <w:rsid w:val="007A719D"/>
    <w:rsid w:val="007B140F"/>
    <w:rsid w:val="007B1B2B"/>
    <w:rsid w:val="007B2B9A"/>
    <w:rsid w:val="007B3248"/>
    <w:rsid w:val="007B6C70"/>
    <w:rsid w:val="007C1B95"/>
    <w:rsid w:val="007C59D2"/>
    <w:rsid w:val="007D330C"/>
    <w:rsid w:val="007D3789"/>
    <w:rsid w:val="007E2151"/>
    <w:rsid w:val="007E4326"/>
    <w:rsid w:val="007E7D24"/>
    <w:rsid w:val="007F00C6"/>
    <w:rsid w:val="007F0344"/>
    <w:rsid w:val="007F74A0"/>
    <w:rsid w:val="007F7EA0"/>
    <w:rsid w:val="00802D77"/>
    <w:rsid w:val="008049F7"/>
    <w:rsid w:val="0080598F"/>
    <w:rsid w:val="00807293"/>
    <w:rsid w:val="0081469E"/>
    <w:rsid w:val="008156E3"/>
    <w:rsid w:val="00816C5A"/>
    <w:rsid w:val="008201CB"/>
    <w:rsid w:val="00827880"/>
    <w:rsid w:val="0083750F"/>
    <w:rsid w:val="008428CF"/>
    <w:rsid w:val="0085213A"/>
    <w:rsid w:val="008565FD"/>
    <w:rsid w:val="00856F22"/>
    <w:rsid w:val="00857C6F"/>
    <w:rsid w:val="008615D5"/>
    <w:rsid w:val="00864945"/>
    <w:rsid w:val="008657E3"/>
    <w:rsid w:val="00867CED"/>
    <w:rsid w:val="00874503"/>
    <w:rsid w:val="00876407"/>
    <w:rsid w:val="00876FBC"/>
    <w:rsid w:val="0088234D"/>
    <w:rsid w:val="00883B55"/>
    <w:rsid w:val="00892005"/>
    <w:rsid w:val="00892372"/>
    <w:rsid w:val="0089337A"/>
    <w:rsid w:val="008A0C24"/>
    <w:rsid w:val="008A248F"/>
    <w:rsid w:val="008A62EF"/>
    <w:rsid w:val="008B2498"/>
    <w:rsid w:val="008B402E"/>
    <w:rsid w:val="008B5CD1"/>
    <w:rsid w:val="008B68D6"/>
    <w:rsid w:val="008C0AE8"/>
    <w:rsid w:val="008C2012"/>
    <w:rsid w:val="008C27C1"/>
    <w:rsid w:val="008C2A70"/>
    <w:rsid w:val="008C413E"/>
    <w:rsid w:val="008D476C"/>
    <w:rsid w:val="008D6664"/>
    <w:rsid w:val="008D7CDB"/>
    <w:rsid w:val="008E0FE8"/>
    <w:rsid w:val="008E100E"/>
    <w:rsid w:val="008E4018"/>
    <w:rsid w:val="008E4BA9"/>
    <w:rsid w:val="008E7A27"/>
    <w:rsid w:val="008E7D17"/>
    <w:rsid w:val="008F1CD4"/>
    <w:rsid w:val="008F61D9"/>
    <w:rsid w:val="00901BB4"/>
    <w:rsid w:val="009022EA"/>
    <w:rsid w:val="0090493E"/>
    <w:rsid w:val="00913DC6"/>
    <w:rsid w:val="0091755E"/>
    <w:rsid w:val="009176A0"/>
    <w:rsid w:val="009177B8"/>
    <w:rsid w:val="009237D8"/>
    <w:rsid w:val="009279E1"/>
    <w:rsid w:val="00932A6B"/>
    <w:rsid w:val="00942406"/>
    <w:rsid w:val="00954B84"/>
    <w:rsid w:val="00955AC8"/>
    <w:rsid w:val="0095661D"/>
    <w:rsid w:val="00957F57"/>
    <w:rsid w:val="00964266"/>
    <w:rsid w:val="009652C2"/>
    <w:rsid w:val="009664AF"/>
    <w:rsid w:val="00975EED"/>
    <w:rsid w:val="00982E9D"/>
    <w:rsid w:val="00983739"/>
    <w:rsid w:val="00983C7D"/>
    <w:rsid w:val="00991C9E"/>
    <w:rsid w:val="00991E04"/>
    <w:rsid w:val="00993D40"/>
    <w:rsid w:val="009A17E2"/>
    <w:rsid w:val="009A256E"/>
    <w:rsid w:val="009A31E6"/>
    <w:rsid w:val="009B09A2"/>
    <w:rsid w:val="009B2493"/>
    <w:rsid w:val="009B277B"/>
    <w:rsid w:val="009B3560"/>
    <w:rsid w:val="009C50FC"/>
    <w:rsid w:val="009C7B90"/>
    <w:rsid w:val="009D00D4"/>
    <w:rsid w:val="009D07DC"/>
    <w:rsid w:val="009D3BBF"/>
    <w:rsid w:val="009D3F88"/>
    <w:rsid w:val="009E198B"/>
    <w:rsid w:val="009E24C6"/>
    <w:rsid w:val="009E4ED2"/>
    <w:rsid w:val="009E784D"/>
    <w:rsid w:val="009F0A7E"/>
    <w:rsid w:val="009F212D"/>
    <w:rsid w:val="009F2574"/>
    <w:rsid w:val="009F3F2C"/>
    <w:rsid w:val="009F46A7"/>
    <w:rsid w:val="00A04828"/>
    <w:rsid w:val="00A0574A"/>
    <w:rsid w:val="00A05C74"/>
    <w:rsid w:val="00A05DA1"/>
    <w:rsid w:val="00A07683"/>
    <w:rsid w:val="00A1282E"/>
    <w:rsid w:val="00A14247"/>
    <w:rsid w:val="00A15920"/>
    <w:rsid w:val="00A219FD"/>
    <w:rsid w:val="00A239FB"/>
    <w:rsid w:val="00A2628E"/>
    <w:rsid w:val="00A30B44"/>
    <w:rsid w:val="00A32293"/>
    <w:rsid w:val="00A40D57"/>
    <w:rsid w:val="00A44493"/>
    <w:rsid w:val="00A4724D"/>
    <w:rsid w:val="00A47BF6"/>
    <w:rsid w:val="00A53760"/>
    <w:rsid w:val="00A55493"/>
    <w:rsid w:val="00A6393C"/>
    <w:rsid w:val="00A639CE"/>
    <w:rsid w:val="00A645B9"/>
    <w:rsid w:val="00A6786D"/>
    <w:rsid w:val="00A754A7"/>
    <w:rsid w:val="00A76693"/>
    <w:rsid w:val="00A857AC"/>
    <w:rsid w:val="00A85D7E"/>
    <w:rsid w:val="00AA11D2"/>
    <w:rsid w:val="00AA2791"/>
    <w:rsid w:val="00AA4C7C"/>
    <w:rsid w:val="00AA4ECB"/>
    <w:rsid w:val="00AA73C9"/>
    <w:rsid w:val="00AB2657"/>
    <w:rsid w:val="00AB4CD0"/>
    <w:rsid w:val="00AB4EB3"/>
    <w:rsid w:val="00AC4C4F"/>
    <w:rsid w:val="00AC61EE"/>
    <w:rsid w:val="00AC66C4"/>
    <w:rsid w:val="00AC6F91"/>
    <w:rsid w:val="00AC7086"/>
    <w:rsid w:val="00AD3023"/>
    <w:rsid w:val="00AD7788"/>
    <w:rsid w:val="00AE26F5"/>
    <w:rsid w:val="00AE3A33"/>
    <w:rsid w:val="00AF6607"/>
    <w:rsid w:val="00B003A6"/>
    <w:rsid w:val="00B0568B"/>
    <w:rsid w:val="00B07FBA"/>
    <w:rsid w:val="00B135CE"/>
    <w:rsid w:val="00B14A3A"/>
    <w:rsid w:val="00B24597"/>
    <w:rsid w:val="00B339B8"/>
    <w:rsid w:val="00B346A7"/>
    <w:rsid w:val="00B34C56"/>
    <w:rsid w:val="00B36D33"/>
    <w:rsid w:val="00B40A7F"/>
    <w:rsid w:val="00B43970"/>
    <w:rsid w:val="00B44724"/>
    <w:rsid w:val="00B50A34"/>
    <w:rsid w:val="00B54C38"/>
    <w:rsid w:val="00B5613E"/>
    <w:rsid w:val="00B568EA"/>
    <w:rsid w:val="00B57CB1"/>
    <w:rsid w:val="00B57DB3"/>
    <w:rsid w:val="00B602BE"/>
    <w:rsid w:val="00B63477"/>
    <w:rsid w:val="00B66BA3"/>
    <w:rsid w:val="00B6754C"/>
    <w:rsid w:val="00B71C8F"/>
    <w:rsid w:val="00B77DCE"/>
    <w:rsid w:val="00B80659"/>
    <w:rsid w:val="00B81B0E"/>
    <w:rsid w:val="00B8599C"/>
    <w:rsid w:val="00B87CA9"/>
    <w:rsid w:val="00B921D2"/>
    <w:rsid w:val="00B95EA2"/>
    <w:rsid w:val="00B962F9"/>
    <w:rsid w:val="00B9666E"/>
    <w:rsid w:val="00BA7983"/>
    <w:rsid w:val="00BB0F0A"/>
    <w:rsid w:val="00BB3512"/>
    <w:rsid w:val="00BB3C75"/>
    <w:rsid w:val="00BC7E6C"/>
    <w:rsid w:val="00BF1933"/>
    <w:rsid w:val="00BF522D"/>
    <w:rsid w:val="00BF7370"/>
    <w:rsid w:val="00C01AF9"/>
    <w:rsid w:val="00C0214A"/>
    <w:rsid w:val="00C030C1"/>
    <w:rsid w:val="00C06483"/>
    <w:rsid w:val="00C1121F"/>
    <w:rsid w:val="00C13074"/>
    <w:rsid w:val="00C13842"/>
    <w:rsid w:val="00C1562F"/>
    <w:rsid w:val="00C251BE"/>
    <w:rsid w:val="00C30771"/>
    <w:rsid w:val="00C346FF"/>
    <w:rsid w:val="00C366E4"/>
    <w:rsid w:val="00C40E03"/>
    <w:rsid w:val="00C44299"/>
    <w:rsid w:val="00C47C4E"/>
    <w:rsid w:val="00C54A9E"/>
    <w:rsid w:val="00C56217"/>
    <w:rsid w:val="00C5635D"/>
    <w:rsid w:val="00C57EDB"/>
    <w:rsid w:val="00C6717B"/>
    <w:rsid w:val="00C71380"/>
    <w:rsid w:val="00C71AB7"/>
    <w:rsid w:val="00C83B26"/>
    <w:rsid w:val="00C9003C"/>
    <w:rsid w:val="00C92D50"/>
    <w:rsid w:val="00C93BD8"/>
    <w:rsid w:val="00C97ECA"/>
    <w:rsid w:val="00CA1160"/>
    <w:rsid w:val="00CA1A70"/>
    <w:rsid w:val="00CA54A4"/>
    <w:rsid w:val="00CA702E"/>
    <w:rsid w:val="00CA7350"/>
    <w:rsid w:val="00CB1D1B"/>
    <w:rsid w:val="00CB639D"/>
    <w:rsid w:val="00CC6AF7"/>
    <w:rsid w:val="00CD51E6"/>
    <w:rsid w:val="00CD579A"/>
    <w:rsid w:val="00CE433B"/>
    <w:rsid w:val="00CF68EC"/>
    <w:rsid w:val="00D05776"/>
    <w:rsid w:val="00D23238"/>
    <w:rsid w:val="00D30CEA"/>
    <w:rsid w:val="00D40AAA"/>
    <w:rsid w:val="00D54787"/>
    <w:rsid w:val="00D60D67"/>
    <w:rsid w:val="00D67355"/>
    <w:rsid w:val="00D71D8E"/>
    <w:rsid w:val="00D72C06"/>
    <w:rsid w:val="00D75934"/>
    <w:rsid w:val="00D835EF"/>
    <w:rsid w:val="00D87D6A"/>
    <w:rsid w:val="00D9281A"/>
    <w:rsid w:val="00DA06E4"/>
    <w:rsid w:val="00DA09B8"/>
    <w:rsid w:val="00DA3404"/>
    <w:rsid w:val="00DA48B5"/>
    <w:rsid w:val="00DA524B"/>
    <w:rsid w:val="00DB1EB6"/>
    <w:rsid w:val="00DB471D"/>
    <w:rsid w:val="00DD1863"/>
    <w:rsid w:val="00DD3349"/>
    <w:rsid w:val="00DD4F74"/>
    <w:rsid w:val="00DD54E1"/>
    <w:rsid w:val="00DD6747"/>
    <w:rsid w:val="00DE06B6"/>
    <w:rsid w:val="00DE1FBC"/>
    <w:rsid w:val="00DE54CE"/>
    <w:rsid w:val="00DE5C3D"/>
    <w:rsid w:val="00E02500"/>
    <w:rsid w:val="00E0593B"/>
    <w:rsid w:val="00E06130"/>
    <w:rsid w:val="00E104C4"/>
    <w:rsid w:val="00E10CD2"/>
    <w:rsid w:val="00E12ED8"/>
    <w:rsid w:val="00E13F00"/>
    <w:rsid w:val="00E162C9"/>
    <w:rsid w:val="00E3005D"/>
    <w:rsid w:val="00E30491"/>
    <w:rsid w:val="00E37B64"/>
    <w:rsid w:val="00E473ED"/>
    <w:rsid w:val="00E47DAF"/>
    <w:rsid w:val="00E47E59"/>
    <w:rsid w:val="00E525B9"/>
    <w:rsid w:val="00E5517B"/>
    <w:rsid w:val="00E62550"/>
    <w:rsid w:val="00E65B09"/>
    <w:rsid w:val="00E6611B"/>
    <w:rsid w:val="00E70A4E"/>
    <w:rsid w:val="00E71D72"/>
    <w:rsid w:val="00E727F0"/>
    <w:rsid w:val="00E83116"/>
    <w:rsid w:val="00E83801"/>
    <w:rsid w:val="00E86636"/>
    <w:rsid w:val="00E9007E"/>
    <w:rsid w:val="00E914E5"/>
    <w:rsid w:val="00E91B86"/>
    <w:rsid w:val="00E92B03"/>
    <w:rsid w:val="00E95869"/>
    <w:rsid w:val="00EA62C1"/>
    <w:rsid w:val="00EA6CEC"/>
    <w:rsid w:val="00EA722C"/>
    <w:rsid w:val="00EA7AC2"/>
    <w:rsid w:val="00EB6D13"/>
    <w:rsid w:val="00EB7FDB"/>
    <w:rsid w:val="00EC000C"/>
    <w:rsid w:val="00EC0251"/>
    <w:rsid w:val="00EC6685"/>
    <w:rsid w:val="00ED4919"/>
    <w:rsid w:val="00EE1737"/>
    <w:rsid w:val="00EE35BC"/>
    <w:rsid w:val="00EF0021"/>
    <w:rsid w:val="00EF2FD5"/>
    <w:rsid w:val="00F01F49"/>
    <w:rsid w:val="00F025BE"/>
    <w:rsid w:val="00F02869"/>
    <w:rsid w:val="00F11473"/>
    <w:rsid w:val="00F12EE4"/>
    <w:rsid w:val="00F15FAD"/>
    <w:rsid w:val="00F237CD"/>
    <w:rsid w:val="00F253C5"/>
    <w:rsid w:val="00F26D9E"/>
    <w:rsid w:val="00F27505"/>
    <w:rsid w:val="00F30624"/>
    <w:rsid w:val="00F3406C"/>
    <w:rsid w:val="00F34E42"/>
    <w:rsid w:val="00F3509F"/>
    <w:rsid w:val="00F3641D"/>
    <w:rsid w:val="00F4651E"/>
    <w:rsid w:val="00F4717F"/>
    <w:rsid w:val="00F5123C"/>
    <w:rsid w:val="00F5301B"/>
    <w:rsid w:val="00F55CE3"/>
    <w:rsid w:val="00F65949"/>
    <w:rsid w:val="00F74175"/>
    <w:rsid w:val="00F77631"/>
    <w:rsid w:val="00F85E0B"/>
    <w:rsid w:val="00F92A04"/>
    <w:rsid w:val="00F93517"/>
    <w:rsid w:val="00F94795"/>
    <w:rsid w:val="00F97354"/>
    <w:rsid w:val="00FA4972"/>
    <w:rsid w:val="00FA4DD2"/>
    <w:rsid w:val="00FA5291"/>
    <w:rsid w:val="00FA561A"/>
    <w:rsid w:val="00FB1802"/>
    <w:rsid w:val="00FC336A"/>
    <w:rsid w:val="00FC4E90"/>
    <w:rsid w:val="00FD1437"/>
    <w:rsid w:val="00FD4213"/>
    <w:rsid w:val="00FD7864"/>
    <w:rsid w:val="00FE4A0F"/>
    <w:rsid w:val="00FF5030"/>
    <w:rsid w:val="0B1453E8"/>
    <w:rsid w:val="11A78038"/>
    <w:rsid w:val="11DC43EA"/>
    <w:rsid w:val="1503FC0F"/>
    <w:rsid w:val="1E458FA4"/>
    <w:rsid w:val="1FB8E2CB"/>
    <w:rsid w:val="1FC3B408"/>
    <w:rsid w:val="2382C9A4"/>
    <w:rsid w:val="2653EA39"/>
    <w:rsid w:val="2956033D"/>
    <w:rsid w:val="2F00CF48"/>
    <w:rsid w:val="30176C5B"/>
    <w:rsid w:val="35A68482"/>
    <w:rsid w:val="3D3EAC8C"/>
    <w:rsid w:val="41B9B528"/>
    <w:rsid w:val="42CF466F"/>
    <w:rsid w:val="4398FE52"/>
    <w:rsid w:val="4430E922"/>
    <w:rsid w:val="48E2E9D2"/>
    <w:rsid w:val="490E3F22"/>
    <w:rsid w:val="49E25B4F"/>
    <w:rsid w:val="4A6EF29C"/>
    <w:rsid w:val="4D2AD167"/>
    <w:rsid w:val="63D49E0C"/>
    <w:rsid w:val="63F50692"/>
    <w:rsid w:val="662D5FBA"/>
    <w:rsid w:val="6A65A162"/>
    <w:rsid w:val="76A44E00"/>
    <w:rsid w:val="774E3ADA"/>
    <w:rsid w:val="7ABA489B"/>
    <w:rsid w:val="7D9ED7D7"/>
    <w:rsid w:val="7FAFBA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1C0C58"/>
  </w:style>
  <w:style w:type="paragraph" w:styleId="berschrift1">
    <w:name w:val="heading 1"/>
    <w:basedOn w:val="Standard"/>
    <w:next w:val="Standard"/>
    <w:link w:val="berschrift1Zchn"/>
    <w:uiPriority w:val="9"/>
    <w:qFormat/>
    <w:rsid w:val="003F17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3F17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95661D"/>
    <w:pPr>
      <w:spacing w:after="0" w:line="240" w:lineRule="auto"/>
    </w:pPr>
  </w:style>
  <w:style w:type="character" w:customStyle="1" w:styleId="berschrift1Zchn">
    <w:name w:val="Überschrift 1 Zchn"/>
    <w:basedOn w:val="Absatz-Standardschriftart"/>
    <w:link w:val="berschrift1"/>
    <w:uiPriority w:val="9"/>
    <w:rsid w:val="003F1702"/>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3F1702"/>
    <w:rPr>
      <w:rFonts w:asciiTheme="majorHAnsi" w:eastAsiaTheme="majorEastAsia" w:hAnsiTheme="majorHAnsi" w:cstheme="majorBidi"/>
      <w:color w:val="2E74B5" w:themeColor="accent1" w:themeShade="BF"/>
      <w:sz w:val="26"/>
      <w:szCs w:val="26"/>
    </w:rPr>
  </w:style>
  <w:style w:type="character" w:styleId="BesuchterLink">
    <w:name w:val="FollowedHyperlink"/>
    <w:basedOn w:val="Absatz-Standardschriftart"/>
    <w:uiPriority w:val="99"/>
    <w:semiHidden/>
    <w:unhideWhenUsed/>
    <w:rsid w:val="00B8599C"/>
    <w:rPr>
      <w:color w:val="954F72" w:themeColor="followedHyperlink"/>
      <w:u w:val="single"/>
    </w:rPr>
  </w:style>
  <w:style w:type="character" w:styleId="Kommentarzeichen">
    <w:name w:val="annotation reference"/>
    <w:basedOn w:val="Absatz-Standardschriftart"/>
    <w:uiPriority w:val="99"/>
    <w:semiHidden/>
    <w:unhideWhenUsed/>
    <w:rsid w:val="00CB1D1B"/>
    <w:rPr>
      <w:sz w:val="16"/>
      <w:szCs w:val="16"/>
    </w:rPr>
  </w:style>
  <w:style w:type="paragraph" w:styleId="Kommentartext">
    <w:name w:val="annotation text"/>
    <w:basedOn w:val="Standard"/>
    <w:link w:val="KommentartextZchn"/>
    <w:uiPriority w:val="99"/>
    <w:semiHidden/>
    <w:unhideWhenUsed/>
    <w:rsid w:val="00CB1D1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B1D1B"/>
    <w:rPr>
      <w:sz w:val="20"/>
      <w:szCs w:val="20"/>
    </w:rPr>
  </w:style>
  <w:style w:type="paragraph" w:styleId="Kommentarthema">
    <w:name w:val="annotation subject"/>
    <w:basedOn w:val="Kommentartext"/>
    <w:next w:val="Kommentartext"/>
    <w:link w:val="KommentarthemaZchn"/>
    <w:uiPriority w:val="99"/>
    <w:semiHidden/>
    <w:unhideWhenUsed/>
    <w:rsid w:val="00CB1D1B"/>
    <w:rPr>
      <w:b/>
      <w:bCs/>
    </w:rPr>
  </w:style>
  <w:style w:type="character" w:customStyle="1" w:styleId="KommentarthemaZchn">
    <w:name w:val="Kommentarthema Zchn"/>
    <w:basedOn w:val="KommentartextZchn"/>
    <w:link w:val="Kommentarthema"/>
    <w:uiPriority w:val="99"/>
    <w:semiHidden/>
    <w:rsid w:val="00CB1D1B"/>
    <w:rPr>
      <w:b/>
      <w:bCs/>
      <w:sz w:val="20"/>
      <w:szCs w:val="20"/>
    </w:rPr>
  </w:style>
  <w:style w:type="paragraph" w:styleId="Listenabsatz">
    <w:name w:val="List Paragraph"/>
    <w:basedOn w:val="Standard"/>
    <w:uiPriority w:val="34"/>
    <w:qFormat/>
    <w:rsid w:val="00A75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883726">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54183568">
      <w:bodyDiv w:val="1"/>
      <w:marLeft w:val="0"/>
      <w:marRight w:val="0"/>
      <w:marTop w:val="0"/>
      <w:marBottom w:val="0"/>
      <w:divBdr>
        <w:top w:val="none" w:sz="0" w:space="0" w:color="auto"/>
        <w:left w:val="none" w:sz="0" w:space="0" w:color="auto"/>
        <w:bottom w:val="none" w:sz="0" w:space="0" w:color="auto"/>
        <w:right w:val="none" w:sz="0" w:space="0" w:color="auto"/>
      </w:divBdr>
    </w:div>
    <w:div w:id="55046099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25450600">
      <w:bodyDiv w:val="1"/>
      <w:marLeft w:val="0"/>
      <w:marRight w:val="0"/>
      <w:marTop w:val="0"/>
      <w:marBottom w:val="0"/>
      <w:divBdr>
        <w:top w:val="none" w:sz="0" w:space="0" w:color="auto"/>
        <w:left w:val="none" w:sz="0" w:space="0" w:color="auto"/>
        <w:bottom w:val="none" w:sz="0" w:space="0" w:color="auto"/>
        <w:right w:val="none" w:sz="0" w:space="0" w:color="auto"/>
      </w:divBdr>
    </w:div>
    <w:div w:id="810293948">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2384127">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67097">
      <w:bodyDiv w:val="1"/>
      <w:marLeft w:val="0"/>
      <w:marRight w:val="0"/>
      <w:marTop w:val="0"/>
      <w:marBottom w:val="0"/>
      <w:divBdr>
        <w:top w:val="none" w:sz="0" w:space="0" w:color="auto"/>
        <w:left w:val="none" w:sz="0" w:space="0" w:color="auto"/>
        <w:bottom w:val="none" w:sz="0" w:space="0" w:color="auto"/>
        <w:right w:val="none" w:sz="0" w:space="0" w:color="auto"/>
      </w:divBdr>
    </w:div>
    <w:div w:id="126526766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71760576">
      <w:bodyDiv w:val="1"/>
      <w:marLeft w:val="0"/>
      <w:marRight w:val="0"/>
      <w:marTop w:val="0"/>
      <w:marBottom w:val="0"/>
      <w:divBdr>
        <w:top w:val="none" w:sz="0" w:space="0" w:color="auto"/>
        <w:left w:val="none" w:sz="0" w:space="0" w:color="auto"/>
        <w:bottom w:val="none" w:sz="0" w:space="0" w:color="auto"/>
        <w:right w:val="none" w:sz="0" w:space="0" w:color="auto"/>
      </w:divBdr>
    </w:div>
    <w:div w:id="1763261223">
      <w:bodyDiv w:val="1"/>
      <w:marLeft w:val="0"/>
      <w:marRight w:val="0"/>
      <w:marTop w:val="0"/>
      <w:marBottom w:val="0"/>
      <w:divBdr>
        <w:top w:val="none" w:sz="0" w:space="0" w:color="auto"/>
        <w:left w:val="none" w:sz="0" w:space="0" w:color="auto"/>
        <w:bottom w:val="none" w:sz="0" w:space="0" w:color="auto"/>
        <w:right w:val="none" w:sz="0" w:space="0" w:color="auto"/>
      </w:divBdr>
    </w:div>
    <w:div w:id="1771003492">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78141157">
      <w:bodyDiv w:val="1"/>
      <w:marLeft w:val="0"/>
      <w:marRight w:val="0"/>
      <w:marTop w:val="0"/>
      <w:marBottom w:val="0"/>
      <w:divBdr>
        <w:top w:val="none" w:sz="0" w:space="0" w:color="auto"/>
        <w:left w:val="none" w:sz="0" w:space="0" w:color="auto"/>
        <w:bottom w:val="none" w:sz="0" w:space="0" w:color="auto"/>
        <w:right w:val="none" w:sz="0" w:space="0" w:color="auto"/>
      </w:divBdr>
    </w:div>
    <w:div w:id="181844897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008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centure.com/de-de/about/sustainability/sustainability-value-promis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ebnerstolz.de/de/karriere/stellenangebote/praktikant-in-im-management-consulting-m-w-d-frankfurt-am-main-hamburg-koeln-muenchen-stuttgart-v32450.html?vacancyId=3245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1093</Words>
  <Characters>6892</Characters>
  <Application>Microsoft Office Word</Application>
  <DocSecurity>0</DocSecurity>
  <Lines>57</Lines>
  <Paragraphs>15</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131</cp:revision>
  <cp:lastPrinted>2024-08-06T17:15:00Z</cp:lastPrinted>
  <dcterms:created xsi:type="dcterms:W3CDTF">2024-07-11T17:51:00Z</dcterms:created>
  <dcterms:modified xsi:type="dcterms:W3CDTF">2024-08-22T19:14:00Z</dcterms:modified>
</cp:coreProperties>
</file>