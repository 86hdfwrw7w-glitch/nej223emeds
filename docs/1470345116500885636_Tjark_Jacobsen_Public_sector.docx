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C9AA0" w14:textId="77777777" w:rsidR="003D05E0" w:rsidRPr="009256F8" w:rsidRDefault="003D05E0" w:rsidP="003D05E0">
      <w:pPr>
        <w:spacing w:after="0" w:line="240" w:lineRule="auto"/>
        <w:jc w:val="right"/>
        <w:rPr>
          <w:rFonts w:ascii="Arial" w:hAnsi="Arial" w:cs="Arial"/>
          <w:sz w:val="20"/>
          <w:szCs w:val="20"/>
          <w:rPrChange w:id="0" w:author="David Döbele" w:date="2026-02-09T10:04:00Z" w16du:dateUtc="2026-02-09T09:04:00Z">
            <w:rPr>
              <w:rFonts w:ascii="Arial" w:hAnsi="Arial" w:cs="Arial"/>
            </w:rPr>
          </w:rPrChange>
        </w:rPr>
      </w:pPr>
      <w:r w:rsidRPr="009256F8">
        <w:rPr>
          <w:rFonts w:ascii="Arial" w:hAnsi="Arial" w:cs="Arial"/>
          <w:sz w:val="20"/>
          <w:szCs w:val="20"/>
          <w:rPrChange w:id="1" w:author="David Döbele" w:date="2026-02-09T10:04:00Z" w16du:dateUtc="2026-02-09T09:04:00Z">
            <w:rPr>
              <w:rFonts w:ascii="Arial" w:hAnsi="Arial" w:cs="Arial"/>
            </w:rPr>
          </w:rPrChange>
        </w:rPr>
        <w:t>Tjark Jacobsen</w:t>
      </w:r>
      <w:r w:rsidRPr="009256F8">
        <w:rPr>
          <w:rFonts w:ascii="Arial" w:hAnsi="Arial" w:cs="Arial"/>
          <w:sz w:val="20"/>
          <w:szCs w:val="20"/>
          <w:rPrChange w:id="2" w:author="David Döbele" w:date="2026-02-09T10:04:00Z" w16du:dateUtc="2026-02-09T09:04:00Z">
            <w:rPr>
              <w:rFonts w:ascii="Arial" w:hAnsi="Arial" w:cs="Arial"/>
            </w:rPr>
          </w:rPrChange>
        </w:rPr>
        <w:br/>
        <w:t>Nordportalstraße 2,7,707</w:t>
      </w:r>
    </w:p>
    <w:p w14:paraId="02F496D7" w14:textId="77777777" w:rsidR="003D05E0" w:rsidRPr="009256F8" w:rsidRDefault="003D05E0" w:rsidP="003D05E0">
      <w:pPr>
        <w:spacing w:after="0" w:line="240" w:lineRule="auto"/>
        <w:jc w:val="right"/>
        <w:rPr>
          <w:rFonts w:ascii="Arial" w:hAnsi="Arial" w:cs="Arial"/>
          <w:sz w:val="20"/>
          <w:szCs w:val="20"/>
          <w:rPrChange w:id="3" w:author="David Döbele" w:date="2026-02-09T10:04:00Z" w16du:dateUtc="2026-02-09T09:04:00Z">
            <w:rPr>
              <w:rFonts w:ascii="Arial" w:hAnsi="Arial" w:cs="Arial"/>
            </w:rPr>
          </w:rPrChange>
        </w:rPr>
      </w:pPr>
      <w:r w:rsidRPr="009256F8">
        <w:rPr>
          <w:rFonts w:ascii="Arial" w:hAnsi="Arial" w:cs="Arial"/>
          <w:sz w:val="20"/>
          <w:szCs w:val="20"/>
          <w:rPrChange w:id="4" w:author="David Döbele" w:date="2026-02-09T10:04:00Z" w16du:dateUtc="2026-02-09T09:04:00Z">
            <w:rPr>
              <w:rFonts w:ascii="Arial" w:hAnsi="Arial" w:cs="Arial"/>
            </w:rPr>
          </w:rPrChange>
        </w:rPr>
        <w:t xml:space="preserve">1020 </w:t>
      </w:r>
      <w:proofErr w:type="spellStart"/>
      <w:r w:rsidRPr="009256F8">
        <w:rPr>
          <w:rFonts w:ascii="Arial" w:hAnsi="Arial" w:cs="Arial"/>
          <w:sz w:val="20"/>
          <w:szCs w:val="20"/>
          <w:rPrChange w:id="5" w:author="David Döbele" w:date="2026-02-09T10:04:00Z" w16du:dateUtc="2026-02-09T09:04:00Z">
            <w:rPr>
              <w:rFonts w:ascii="Arial" w:hAnsi="Arial" w:cs="Arial"/>
            </w:rPr>
          </w:rPrChange>
        </w:rPr>
        <w:t>WIen</w:t>
      </w:r>
      <w:proofErr w:type="spellEnd"/>
    </w:p>
    <w:p w14:paraId="7C4B57BF" w14:textId="77777777" w:rsidR="003D05E0" w:rsidRPr="009256F8" w:rsidRDefault="003D05E0" w:rsidP="003D05E0">
      <w:pPr>
        <w:spacing w:after="0"/>
        <w:jc w:val="right"/>
        <w:rPr>
          <w:rFonts w:ascii="Arial" w:hAnsi="Arial" w:cs="Arial"/>
          <w:color w:val="000000"/>
          <w:sz w:val="20"/>
          <w:szCs w:val="20"/>
          <w:rPrChange w:id="6" w:author="David Döbele" w:date="2026-02-09T10:04:00Z" w16du:dateUtc="2026-02-09T09:04:00Z">
            <w:rPr>
              <w:rFonts w:ascii="Arial" w:hAnsi="Arial" w:cs="Arial"/>
              <w:color w:val="000000"/>
            </w:rPr>
          </w:rPrChange>
        </w:rPr>
      </w:pPr>
      <w:r w:rsidRPr="009256F8">
        <w:rPr>
          <w:rFonts w:ascii="Arial" w:hAnsi="Arial" w:cs="Arial"/>
          <w:color w:val="000000"/>
          <w:sz w:val="20"/>
          <w:szCs w:val="20"/>
          <w:rPrChange w:id="7" w:author="David Döbele" w:date="2026-02-09T10:04:00Z" w16du:dateUtc="2026-02-09T09:04:00Z">
            <w:rPr>
              <w:rFonts w:ascii="Arial" w:hAnsi="Arial" w:cs="Arial"/>
              <w:color w:val="000000"/>
            </w:rPr>
          </w:rPrChange>
        </w:rPr>
        <w:t>tjark.jacobsen@icloud.com</w:t>
      </w:r>
    </w:p>
    <w:p w14:paraId="71722994" w14:textId="77777777" w:rsidR="003D05E0" w:rsidRPr="009256F8" w:rsidRDefault="003D05E0" w:rsidP="003D05E0">
      <w:pPr>
        <w:spacing w:after="0"/>
        <w:jc w:val="right"/>
        <w:rPr>
          <w:rFonts w:ascii="Arial" w:hAnsi="Arial" w:cs="Arial"/>
          <w:color w:val="000000"/>
          <w:sz w:val="20"/>
          <w:szCs w:val="20"/>
          <w:rPrChange w:id="8" w:author="David Döbele" w:date="2026-02-09T10:04:00Z" w16du:dateUtc="2026-02-09T09:04:00Z">
            <w:rPr>
              <w:rFonts w:ascii="Arial" w:hAnsi="Arial" w:cs="Arial"/>
              <w:color w:val="000000"/>
            </w:rPr>
          </w:rPrChange>
        </w:rPr>
      </w:pPr>
      <w:r w:rsidRPr="009256F8">
        <w:rPr>
          <w:rFonts w:ascii="Arial" w:hAnsi="Arial" w:cs="Arial"/>
          <w:color w:val="000000"/>
          <w:sz w:val="20"/>
          <w:szCs w:val="20"/>
          <w:rPrChange w:id="9" w:author="David Döbele" w:date="2026-02-09T10:04:00Z" w16du:dateUtc="2026-02-09T09:04:00Z">
            <w:rPr>
              <w:rFonts w:ascii="Arial" w:hAnsi="Arial" w:cs="Arial"/>
              <w:color w:val="000000"/>
            </w:rPr>
          </w:rPrChange>
        </w:rPr>
        <w:t>+491602660729</w:t>
      </w:r>
    </w:p>
    <w:p w14:paraId="43B218D0" w14:textId="77777777" w:rsidR="003D05E0" w:rsidRPr="009256F8" w:rsidRDefault="003D05E0" w:rsidP="003D05E0">
      <w:pPr>
        <w:spacing w:after="0"/>
        <w:rPr>
          <w:rFonts w:ascii="Arial" w:hAnsi="Arial" w:cs="Arial"/>
          <w:color w:val="000000"/>
          <w:sz w:val="20"/>
          <w:szCs w:val="20"/>
          <w:rPrChange w:id="10" w:author="David Döbele" w:date="2026-02-09T10:04:00Z" w16du:dateUtc="2026-02-09T09:04:00Z">
            <w:rPr>
              <w:rFonts w:ascii="Arial" w:hAnsi="Arial" w:cs="Arial"/>
              <w:color w:val="000000"/>
            </w:rPr>
          </w:rPrChange>
        </w:rPr>
      </w:pPr>
    </w:p>
    <w:p w14:paraId="226EBBC1" w14:textId="77777777" w:rsidR="003D05E0" w:rsidRPr="009256F8" w:rsidRDefault="004B629E" w:rsidP="003D05E0">
      <w:pPr>
        <w:spacing w:after="0"/>
        <w:rPr>
          <w:rFonts w:ascii="Arial" w:hAnsi="Arial" w:cs="Arial"/>
          <w:bCs/>
          <w:sz w:val="20"/>
          <w:szCs w:val="20"/>
          <w:rPrChange w:id="11" w:author="David Döbele" w:date="2026-02-09T10:04:00Z" w16du:dateUtc="2026-02-09T09:04:00Z">
            <w:rPr>
              <w:rFonts w:ascii="Arial" w:hAnsi="Arial" w:cs="Arial"/>
              <w:bCs/>
              <w:sz w:val="21"/>
              <w:szCs w:val="21"/>
            </w:rPr>
          </w:rPrChange>
        </w:rPr>
      </w:pPr>
      <w:proofErr w:type="spellStart"/>
      <w:r w:rsidRPr="009256F8">
        <w:rPr>
          <w:rFonts w:ascii="Arial" w:hAnsi="Arial" w:cs="Arial"/>
          <w:sz w:val="20"/>
          <w:szCs w:val="20"/>
          <w:rPrChange w:id="12" w:author="David Döbele" w:date="2026-02-09T10:04:00Z" w16du:dateUtc="2026-02-09T09:04:00Z">
            <w:rPr>
              <w:rFonts w:ascii="Arial" w:hAnsi="Arial" w:cs="Arial"/>
              <w:sz w:val="21"/>
              <w:szCs w:val="21"/>
            </w:rPr>
          </w:rPrChange>
        </w:rPr>
        <w:t>arf</w:t>
      </w:r>
      <w:proofErr w:type="spellEnd"/>
      <w:r w:rsidRPr="009256F8">
        <w:rPr>
          <w:rFonts w:ascii="Arial" w:hAnsi="Arial" w:cs="Arial"/>
          <w:sz w:val="20"/>
          <w:szCs w:val="20"/>
          <w:rPrChange w:id="13" w:author="David Döbele" w:date="2026-02-09T10:04:00Z" w16du:dateUtc="2026-02-09T09:04:00Z">
            <w:rPr>
              <w:rFonts w:ascii="Arial" w:hAnsi="Arial" w:cs="Arial"/>
              <w:sz w:val="21"/>
              <w:szCs w:val="21"/>
            </w:rPr>
          </w:rPrChange>
        </w:rPr>
        <w:t xml:space="preserve"> Gesellschaft für Organisationsentwicklung mbH</w:t>
      </w:r>
      <w:r w:rsidRPr="009256F8">
        <w:rPr>
          <w:rFonts w:ascii="Arial" w:hAnsi="Arial" w:cs="Arial"/>
          <w:bCs/>
          <w:sz w:val="20"/>
          <w:szCs w:val="20"/>
          <w:rPrChange w:id="14" w:author="David Döbele" w:date="2026-02-09T10:04:00Z" w16du:dateUtc="2026-02-09T09:04:00Z">
            <w:rPr>
              <w:rFonts w:ascii="Arial" w:hAnsi="Arial" w:cs="Arial"/>
              <w:bCs/>
              <w:sz w:val="21"/>
              <w:szCs w:val="21"/>
            </w:rPr>
          </w:rPrChange>
        </w:rPr>
        <w:br/>
      </w:r>
      <w:proofErr w:type="spellStart"/>
      <w:r w:rsidRPr="009256F8">
        <w:rPr>
          <w:rFonts w:ascii="Arial" w:hAnsi="Arial" w:cs="Arial"/>
          <w:bCs/>
          <w:sz w:val="20"/>
          <w:szCs w:val="20"/>
          <w:rPrChange w:id="15" w:author="David Döbele" w:date="2026-02-09T10:04:00Z" w16du:dateUtc="2026-02-09T09:04:00Z">
            <w:rPr>
              <w:rFonts w:ascii="Arial" w:hAnsi="Arial" w:cs="Arial"/>
              <w:bCs/>
              <w:sz w:val="21"/>
              <w:szCs w:val="21"/>
            </w:rPr>
          </w:rPrChange>
        </w:rPr>
        <w:t>Raboisen</w:t>
      </w:r>
      <w:proofErr w:type="spellEnd"/>
      <w:r w:rsidRPr="009256F8">
        <w:rPr>
          <w:rFonts w:ascii="Arial" w:hAnsi="Arial" w:cs="Arial"/>
          <w:bCs/>
          <w:sz w:val="20"/>
          <w:szCs w:val="20"/>
          <w:rPrChange w:id="16" w:author="David Döbele" w:date="2026-02-09T10:04:00Z" w16du:dateUtc="2026-02-09T09:04:00Z">
            <w:rPr>
              <w:rFonts w:ascii="Arial" w:hAnsi="Arial" w:cs="Arial"/>
              <w:bCs/>
              <w:sz w:val="21"/>
              <w:szCs w:val="21"/>
            </w:rPr>
          </w:rPrChange>
        </w:rPr>
        <w:t> 38</w:t>
      </w:r>
      <w:r w:rsidRPr="009256F8">
        <w:rPr>
          <w:rFonts w:ascii="Arial" w:hAnsi="Arial" w:cs="Arial"/>
          <w:bCs/>
          <w:sz w:val="20"/>
          <w:szCs w:val="20"/>
          <w:rPrChange w:id="17" w:author="David Döbele" w:date="2026-02-09T10:04:00Z" w16du:dateUtc="2026-02-09T09:04:00Z">
            <w:rPr>
              <w:rFonts w:ascii="Arial" w:hAnsi="Arial" w:cs="Arial"/>
              <w:bCs/>
              <w:sz w:val="21"/>
              <w:szCs w:val="21"/>
            </w:rPr>
          </w:rPrChange>
        </w:rPr>
        <w:br/>
        <w:t>20095 Hamburg, Deutschland</w:t>
      </w:r>
    </w:p>
    <w:p w14:paraId="0D25ACF0" w14:textId="77777777" w:rsidR="003D05E0" w:rsidRPr="009256F8" w:rsidRDefault="003D05E0" w:rsidP="003D05E0">
      <w:pPr>
        <w:spacing w:after="0"/>
        <w:jc w:val="right"/>
        <w:rPr>
          <w:rFonts w:ascii="Arial" w:hAnsi="Arial" w:cs="Arial"/>
          <w:sz w:val="20"/>
          <w:szCs w:val="20"/>
          <w:rPrChange w:id="18" w:author="David Döbele" w:date="2026-02-09T10:04:00Z" w16du:dateUtc="2026-02-09T09:04:00Z">
            <w:rPr>
              <w:rFonts w:ascii="Arial" w:hAnsi="Arial" w:cs="Arial"/>
            </w:rPr>
          </w:rPrChange>
        </w:rPr>
      </w:pPr>
      <w:r w:rsidRPr="009256F8">
        <w:rPr>
          <w:rFonts w:ascii="Arial" w:hAnsi="Arial" w:cs="Arial"/>
          <w:sz w:val="20"/>
          <w:szCs w:val="20"/>
          <w:rPrChange w:id="19" w:author="David Döbele" w:date="2026-02-09T10:04:00Z" w16du:dateUtc="2026-02-09T09:04:00Z">
            <w:rPr>
              <w:rFonts w:ascii="Arial" w:hAnsi="Arial" w:cs="Arial"/>
            </w:rPr>
          </w:rPrChange>
        </w:rPr>
        <w:t>Wien 30.01.2026</w:t>
      </w:r>
    </w:p>
    <w:p w14:paraId="79683426" w14:textId="77777777" w:rsidR="003D05E0" w:rsidRPr="009256F8" w:rsidRDefault="003D05E0" w:rsidP="004459B5">
      <w:pPr>
        <w:spacing w:after="0"/>
        <w:rPr>
          <w:rFonts w:ascii="Arial" w:hAnsi="Arial" w:cs="Arial"/>
          <w:b/>
          <w:sz w:val="20"/>
          <w:szCs w:val="20"/>
          <w:rPrChange w:id="20" w:author="David Döbele" w:date="2026-02-09T10:04:00Z" w16du:dateUtc="2026-02-09T09:04:00Z">
            <w:rPr>
              <w:rFonts w:ascii="Arial" w:hAnsi="Arial" w:cs="Arial"/>
              <w:b/>
            </w:rPr>
          </w:rPrChange>
        </w:rPr>
      </w:pPr>
      <w:r w:rsidRPr="009256F8">
        <w:rPr>
          <w:rFonts w:ascii="Arial" w:hAnsi="Arial" w:cs="Arial"/>
          <w:b/>
          <w:sz w:val="20"/>
          <w:szCs w:val="20"/>
          <w:rPrChange w:id="21" w:author="David Döbele" w:date="2026-02-09T10:04:00Z" w16du:dateUtc="2026-02-09T09:04:00Z">
            <w:rPr>
              <w:rFonts w:ascii="Arial" w:hAnsi="Arial" w:cs="Arial"/>
              <w:b/>
            </w:rPr>
          </w:rPrChange>
        </w:rPr>
        <w:t>Bewerbung um ein Praktikum im Bereich Public-</w:t>
      </w:r>
      <w:proofErr w:type="spellStart"/>
      <w:r w:rsidRPr="009256F8">
        <w:rPr>
          <w:rFonts w:ascii="Arial" w:hAnsi="Arial" w:cs="Arial"/>
          <w:b/>
          <w:sz w:val="20"/>
          <w:szCs w:val="20"/>
          <w:rPrChange w:id="22" w:author="David Döbele" w:date="2026-02-09T10:04:00Z" w16du:dateUtc="2026-02-09T09:04:00Z">
            <w:rPr>
              <w:rFonts w:ascii="Arial" w:hAnsi="Arial" w:cs="Arial"/>
              <w:b/>
            </w:rPr>
          </w:rPrChange>
        </w:rPr>
        <w:t>Sector</w:t>
      </w:r>
      <w:proofErr w:type="spellEnd"/>
      <w:r w:rsidRPr="009256F8">
        <w:rPr>
          <w:rFonts w:ascii="Arial" w:hAnsi="Arial" w:cs="Arial"/>
          <w:b/>
          <w:sz w:val="20"/>
          <w:szCs w:val="20"/>
          <w:rPrChange w:id="23" w:author="David Döbele" w:date="2026-02-09T10:04:00Z" w16du:dateUtc="2026-02-09T09:04:00Z">
            <w:rPr>
              <w:rFonts w:ascii="Arial" w:hAnsi="Arial" w:cs="Arial"/>
              <w:b/>
            </w:rPr>
          </w:rPrChange>
        </w:rPr>
        <w:t>-Umfeld</w:t>
      </w:r>
    </w:p>
    <w:p w14:paraId="2DA58227" w14:textId="77777777" w:rsidR="003D05E0" w:rsidRPr="009256F8" w:rsidRDefault="003D05E0" w:rsidP="004459B5">
      <w:pPr>
        <w:spacing w:after="0"/>
        <w:rPr>
          <w:rFonts w:ascii="Arial" w:hAnsi="Arial" w:cs="Arial"/>
          <w:b/>
          <w:sz w:val="20"/>
          <w:szCs w:val="20"/>
          <w:rPrChange w:id="24" w:author="David Döbele" w:date="2026-02-09T10:04:00Z" w16du:dateUtc="2026-02-09T09:04:00Z">
            <w:rPr>
              <w:rFonts w:ascii="Arial" w:hAnsi="Arial" w:cs="Arial"/>
              <w:b/>
            </w:rPr>
          </w:rPrChange>
        </w:rPr>
      </w:pPr>
    </w:p>
    <w:p w14:paraId="417EDEAC" w14:textId="77777777" w:rsidR="003D05E0" w:rsidRPr="009256F8" w:rsidRDefault="003D05E0" w:rsidP="004459B5">
      <w:pPr>
        <w:spacing w:after="0"/>
        <w:rPr>
          <w:rFonts w:ascii="Arial" w:hAnsi="Arial" w:cs="Arial"/>
          <w:bCs/>
          <w:sz w:val="20"/>
          <w:szCs w:val="20"/>
          <w:rPrChange w:id="25" w:author="David Döbele" w:date="2026-02-09T10:04:00Z" w16du:dateUtc="2026-02-09T09:04:00Z">
            <w:rPr>
              <w:rFonts w:ascii="Arial" w:hAnsi="Arial" w:cs="Arial"/>
              <w:bCs/>
              <w:sz w:val="21"/>
              <w:szCs w:val="21"/>
            </w:rPr>
          </w:rPrChange>
        </w:rPr>
      </w:pPr>
      <w:r w:rsidRPr="009256F8">
        <w:rPr>
          <w:rFonts w:ascii="Arial" w:hAnsi="Arial" w:cs="Arial"/>
          <w:bCs/>
          <w:sz w:val="20"/>
          <w:szCs w:val="20"/>
          <w:rPrChange w:id="26" w:author="David Döbele" w:date="2026-02-09T10:04:00Z" w16du:dateUtc="2026-02-09T09:04:00Z">
            <w:rPr>
              <w:rFonts w:ascii="Arial" w:hAnsi="Arial" w:cs="Arial"/>
              <w:bCs/>
              <w:sz w:val="21"/>
              <w:szCs w:val="21"/>
            </w:rPr>
          </w:rPrChange>
        </w:rPr>
        <w:t>Sehr geehrte Damen und Herren,</w:t>
      </w:r>
    </w:p>
    <w:p w14:paraId="3B31316B" w14:textId="77777777" w:rsidR="003D05E0" w:rsidRPr="009256F8" w:rsidRDefault="003D05E0" w:rsidP="004459B5">
      <w:pPr>
        <w:spacing w:after="0"/>
        <w:rPr>
          <w:rFonts w:ascii="Arial" w:hAnsi="Arial" w:cs="Arial"/>
          <w:bCs/>
          <w:sz w:val="20"/>
          <w:szCs w:val="20"/>
          <w:rPrChange w:id="27" w:author="David Döbele" w:date="2026-02-09T10:04:00Z" w16du:dateUtc="2026-02-09T09:04:00Z">
            <w:rPr>
              <w:rFonts w:ascii="Arial" w:hAnsi="Arial" w:cs="Arial"/>
              <w:bCs/>
              <w:sz w:val="21"/>
              <w:szCs w:val="21"/>
            </w:rPr>
          </w:rPrChange>
        </w:rPr>
      </w:pPr>
    </w:p>
    <w:p w14:paraId="6941B3E7" w14:textId="7A46E9C1" w:rsidR="004459B5" w:rsidRPr="009256F8" w:rsidRDefault="003D05E0" w:rsidP="004459B5">
      <w:pPr>
        <w:spacing w:after="0"/>
        <w:jc w:val="both"/>
        <w:rPr>
          <w:rFonts w:ascii="Arial" w:hAnsi="Arial" w:cs="Arial"/>
          <w:sz w:val="20"/>
          <w:szCs w:val="20"/>
          <w:rPrChange w:id="28" w:author="David Döbele" w:date="2026-02-09T10:04:00Z" w16du:dateUtc="2026-02-09T09:04:00Z">
            <w:rPr>
              <w:rFonts w:ascii="Arial" w:hAnsi="Arial" w:cs="Arial"/>
            </w:rPr>
          </w:rPrChange>
        </w:rPr>
      </w:pPr>
      <w:r w:rsidRPr="009256F8">
        <w:rPr>
          <w:rFonts w:ascii="Arial" w:hAnsi="Arial" w:cs="Arial"/>
          <w:bCs/>
          <w:sz w:val="20"/>
          <w:szCs w:val="20"/>
          <w:rPrChange w:id="29" w:author="David Döbele" w:date="2026-02-09T10:04:00Z" w16du:dateUtc="2026-02-09T09:04:00Z">
            <w:rPr>
              <w:rFonts w:ascii="Arial" w:hAnsi="Arial" w:cs="Arial"/>
              <w:bCs/>
              <w:sz w:val="21"/>
              <w:szCs w:val="21"/>
            </w:rPr>
          </w:rPrChange>
        </w:rPr>
        <w:t>die Beratung im Public-</w:t>
      </w:r>
      <w:proofErr w:type="spellStart"/>
      <w:r w:rsidRPr="009256F8">
        <w:rPr>
          <w:rFonts w:ascii="Arial" w:hAnsi="Arial" w:cs="Arial"/>
          <w:bCs/>
          <w:sz w:val="20"/>
          <w:szCs w:val="20"/>
          <w:rPrChange w:id="30" w:author="David Döbele" w:date="2026-02-09T10:04:00Z" w16du:dateUtc="2026-02-09T09:04:00Z">
            <w:rPr>
              <w:rFonts w:ascii="Arial" w:hAnsi="Arial" w:cs="Arial"/>
              <w:bCs/>
              <w:sz w:val="21"/>
              <w:szCs w:val="21"/>
            </w:rPr>
          </w:rPrChange>
        </w:rPr>
        <w:t>Sector</w:t>
      </w:r>
      <w:proofErr w:type="spellEnd"/>
      <w:r w:rsidRPr="009256F8">
        <w:rPr>
          <w:rFonts w:ascii="Arial" w:hAnsi="Arial" w:cs="Arial"/>
          <w:bCs/>
          <w:sz w:val="20"/>
          <w:szCs w:val="20"/>
          <w:rPrChange w:id="31" w:author="David Döbele" w:date="2026-02-09T10:04:00Z" w16du:dateUtc="2026-02-09T09:04:00Z">
            <w:rPr>
              <w:rFonts w:ascii="Arial" w:hAnsi="Arial" w:cs="Arial"/>
              <w:bCs/>
              <w:sz w:val="21"/>
              <w:szCs w:val="21"/>
            </w:rPr>
          </w:rPrChange>
        </w:rPr>
        <w:t xml:space="preserve">-Bereich fasziniert mich </w:t>
      </w:r>
      <w:r w:rsidR="004459B5" w:rsidRPr="009256F8">
        <w:rPr>
          <w:rFonts w:ascii="Arial" w:hAnsi="Arial" w:cs="Arial"/>
          <w:bCs/>
          <w:sz w:val="20"/>
          <w:szCs w:val="20"/>
          <w:rPrChange w:id="32" w:author="David Döbele" w:date="2026-02-09T10:04:00Z" w16du:dateUtc="2026-02-09T09:04:00Z">
            <w:rPr>
              <w:rFonts w:ascii="Arial" w:hAnsi="Arial" w:cs="Arial"/>
              <w:bCs/>
              <w:sz w:val="21"/>
              <w:szCs w:val="21"/>
            </w:rPr>
          </w:rPrChange>
        </w:rPr>
        <w:t xml:space="preserve">besonders, da sie </w:t>
      </w:r>
      <w:r w:rsidRPr="009256F8">
        <w:rPr>
          <w:rFonts w:ascii="Arial" w:hAnsi="Arial" w:cs="Arial"/>
          <w:bCs/>
          <w:sz w:val="20"/>
          <w:szCs w:val="20"/>
          <w:rPrChange w:id="33" w:author="David Döbele" w:date="2026-02-09T10:04:00Z" w16du:dateUtc="2026-02-09T09:04:00Z">
            <w:rPr>
              <w:rFonts w:ascii="Arial" w:hAnsi="Arial" w:cs="Arial"/>
              <w:bCs/>
              <w:sz w:val="21"/>
              <w:szCs w:val="21"/>
            </w:rPr>
          </w:rPrChange>
        </w:rPr>
        <w:t xml:space="preserve">die Möglichkeit </w:t>
      </w:r>
      <w:r w:rsidR="004459B5" w:rsidRPr="009256F8">
        <w:rPr>
          <w:rFonts w:ascii="Arial" w:hAnsi="Arial" w:cs="Arial"/>
          <w:bCs/>
          <w:sz w:val="20"/>
          <w:szCs w:val="20"/>
          <w:rPrChange w:id="34" w:author="David Döbele" w:date="2026-02-09T10:04:00Z" w16du:dateUtc="2026-02-09T09:04:00Z">
            <w:rPr>
              <w:rFonts w:ascii="Arial" w:hAnsi="Arial" w:cs="Arial"/>
              <w:bCs/>
              <w:sz w:val="21"/>
              <w:szCs w:val="21"/>
            </w:rPr>
          </w:rPrChange>
        </w:rPr>
        <w:t>bietet</w:t>
      </w:r>
      <w:ins w:id="35" w:author="David Döbele" w:date="2026-02-09T10:04:00Z" w16du:dateUtc="2026-02-09T09:04:00Z">
        <w:r w:rsidR="009256F8" w:rsidRPr="009256F8">
          <w:rPr>
            <w:rFonts w:ascii="Arial" w:hAnsi="Arial" w:cs="Arial"/>
            <w:bCs/>
            <w:sz w:val="20"/>
            <w:szCs w:val="20"/>
            <w:rPrChange w:id="36" w:author="David Döbele" w:date="2026-02-09T10:04:00Z" w16du:dateUtc="2026-02-09T09:04:00Z">
              <w:rPr>
                <w:rFonts w:ascii="Arial" w:hAnsi="Arial" w:cs="Arial"/>
                <w:bCs/>
                <w:sz w:val="21"/>
                <w:szCs w:val="21"/>
              </w:rPr>
            </w:rPrChange>
          </w:rPr>
          <w:t>,</w:t>
        </w:r>
      </w:ins>
      <w:r w:rsidR="004459B5" w:rsidRPr="009256F8">
        <w:rPr>
          <w:rFonts w:ascii="Arial" w:hAnsi="Arial" w:cs="Arial"/>
          <w:bCs/>
          <w:sz w:val="20"/>
          <w:szCs w:val="20"/>
          <w:rPrChange w:id="37" w:author="David Döbele" w:date="2026-02-09T10:04:00Z" w16du:dateUtc="2026-02-09T09:04:00Z">
            <w:rPr>
              <w:rFonts w:ascii="Arial" w:hAnsi="Arial" w:cs="Arial"/>
              <w:bCs/>
              <w:sz w:val="21"/>
              <w:szCs w:val="21"/>
            </w:rPr>
          </w:rPrChange>
        </w:rPr>
        <w:t xml:space="preserve"> </w:t>
      </w:r>
      <w:r w:rsidRPr="009256F8">
        <w:rPr>
          <w:rFonts w:ascii="Arial" w:hAnsi="Arial" w:cs="Arial"/>
          <w:bCs/>
          <w:sz w:val="20"/>
          <w:szCs w:val="20"/>
          <w:rPrChange w:id="38" w:author="David Döbele" w:date="2026-02-09T10:04:00Z" w16du:dateUtc="2026-02-09T09:04:00Z">
            <w:rPr>
              <w:rFonts w:ascii="Arial" w:hAnsi="Arial" w:cs="Arial"/>
              <w:bCs/>
              <w:sz w:val="21"/>
              <w:szCs w:val="21"/>
            </w:rPr>
          </w:rPrChange>
        </w:rPr>
        <w:t>gesellschaftlich relevante Fragestellung mit analytische</w:t>
      </w:r>
      <w:r w:rsidR="004459B5" w:rsidRPr="009256F8">
        <w:rPr>
          <w:rFonts w:ascii="Arial" w:hAnsi="Arial" w:cs="Arial"/>
          <w:bCs/>
          <w:sz w:val="20"/>
          <w:szCs w:val="20"/>
          <w:rPrChange w:id="39" w:author="David Döbele" w:date="2026-02-09T10:04:00Z" w16du:dateUtc="2026-02-09T09:04:00Z">
            <w:rPr>
              <w:rFonts w:ascii="Arial" w:hAnsi="Arial" w:cs="Arial"/>
              <w:bCs/>
              <w:sz w:val="21"/>
              <w:szCs w:val="21"/>
            </w:rPr>
          </w:rPrChange>
        </w:rPr>
        <w:t xml:space="preserve">n und </w:t>
      </w:r>
      <w:r w:rsidRPr="009256F8">
        <w:rPr>
          <w:rFonts w:ascii="Arial" w:hAnsi="Arial" w:cs="Arial"/>
          <w:bCs/>
          <w:sz w:val="20"/>
          <w:szCs w:val="20"/>
          <w:rPrChange w:id="40" w:author="David Döbele" w:date="2026-02-09T10:04:00Z" w16du:dateUtc="2026-02-09T09:04:00Z">
            <w:rPr>
              <w:rFonts w:ascii="Arial" w:hAnsi="Arial" w:cs="Arial"/>
              <w:bCs/>
              <w:sz w:val="21"/>
              <w:szCs w:val="21"/>
            </w:rPr>
          </w:rPrChange>
        </w:rPr>
        <w:t>strukturierten Lösungsansätzen zu bearbeiten</w:t>
      </w:r>
      <w:r w:rsidR="004459B5" w:rsidRPr="009256F8">
        <w:rPr>
          <w:rFonts w:ascii="Arial" w:hAnsi="Arial" w:cs="Arial"/>
          <w:bCs/>
          <w:sz w:val="20"/>
          <w:szCs w:val="20"/>
          <w:rPrChange w:id="41" w:author="David Döbele" w:date="2026-02-09T10:04:00Z" w16du:dateUtc="2026-02-09T09:04:00Z">
            <w:rPr>
              <w:rFonts w:ascii="Arial" w:hAnsi="Arial" w:cs="Arial"/>
              <w:bCs/>
              <w:sz w:val="21"/>
              <w:szCs w:val="21"/>
            </w:rPr>
          </w:rPrChange>
        </w:rPr>
        <w:t xml:space="preserve"> und so frühzeitig fundierte Einblicke in die Schnittstelle von Betriebswirtschaft und öffentlichem Sektor zu gewinnen. Ö</w:t>
      </w:r>
      <w:r w:rsidRPr="009256F8">
        <w:rPr>
          <w:rFonts w:ascii="Arial" w:hAnsi="Arial" w:cs="Arial"/>
          <w:bCs/>
          <w:sz w:val="20"/>
          <w:szCs w:val="20"/>
          <w:rPrChange w:id="42" w:author="David Döbele" w:date="2026-02-09T10:04:00Z" w16du:dateUtc="2026-02-09T09:04:00Z">
            <w:rPr>
              <w:rFonts w:ascii="Arial" w:hAnsi="Arial" w:cs="Arial"/>
              <w:bCs/>
              <w:sz w:val="21"/>
              <w:szCs w:val="21"/>
            </w:rPr>
          </w:rPrChange>
        </w:rPr>
        <w:t>ffentliche Institutionen</w:t>
      </w:r>
      <w:del w:id="43" w:author="David Döbele" w:date="2026-02-09T10:03:00Z" w16du:dateUtc="2026-02-09T09:03:00Z">
        <w:r w:rsidRPr="009256F8" w:rsidDel="009256F8">
          <w:rPr>
            <w:rFonts w:ascii="Arial" w:hAnsi="Arial" w:cs="Arial"/>
            <w:bCs/>
            <w:sz w:val="20"/>
            <w:szCs w:val="20"/>
            <w:rPrChange w:id="44" w:author="David Döbele" w:date="2026-02-09T10:04:00Z" w16du:dateUtc="2026-02-09T09:04:00Z">
              <w:rPr>
                <w:rFonts w:ascii="Arial" w:hAnsi="Arial" w:cs="Arial"/>
                <w:bCs/>
                <w:sz w:val="21"/>
                <w:szCs w:val="21"/>
              </w:rPr>
            </w:rPrChange>
          </w:rPr>
          <w:delText xml:space="preserve"> </w:delText>
        </w:r>
      </w:del>
      <w:r w:rsidR="004459B5" w:rsidRPr="009256F8">
        <w:rPr>
          <w:rFonts w:ascii="Arial" w:hAnsi="Arial" w:cs="Arial"/>
          <w:bCs/>
          <w:sz w:val="20"/>
          <w:szCs w:val="20"/>
          <w:rPrChange w:id="45" w:author="David Döbele" w:date="2026-02-09T10:04:00Z" w16du:dateUtc="2026-02-09T09:04:00Z">
            <w:rPr>
              <w:rFonts w:ascii="Arial" w:hAnsi="Arial" w:cs="Arial"/>
              <w:bCs/>
              <w:sz w:val="21"/>
              <w:szCs w:val="21"/>
            </w:rPr>
          </w:rPrChange>
        </w:rPr>
        <w:t xml:space="preserve"> stehen aktuell </w:t>
      </w:r>
      <w:r w:rsidRPr="009256F8">
        <w:rPr>
          <w:rFonts w:ascii="Arial" w:hAnsi="Arial" w:cs="Arial"/>
          <w:bCs/>
          <w:sz w:val="20"/>
          <w:szCs w:val="20"/>
          <w:rPrChange w:id="46" w:author="David Döbele" w:date="2026-02-09T10:04:00Z" w16du:dateUtc="2026-02-09T09:04:00Z">
            <w:rPr>
              <w:rFonts w:ascii="Arial" w:hAnsi="Arial" w:cs="Arial"/>
              <w:bCs/>
              <w:sz w:val="21"/>
              <w:szCs w:val="21"/>
            </w:rPr>
          </w:rPrChange>
        </w:rPr>
        <w:t xml:space="preserve">vor </w:t>
      </w:r>
      <w:r w:rsidR="004459B5" w:rsidRPr="009256F8">
        <w:rPr>
          <w:rFonts w:ascii="Arial" w:hAnsi="Arial" w:cs="Arial"/>
          <w:bCs/>
          <w:sz w:val="20"/>
          <w:szCs w:val="20"/>
          <w:rPrChange w:id="47" w:author="David Döbele" w:date="2026-02-09T10:04:00Z" w16du:dateUtc="2026-02-09T09:04:00Z">
            <w:rPr>
              <w:rFonts w:ascii="Arial" w:hAnsi="Arial" w:cs="Arial"/>
              <w:bCs/>
              <w:sz w:val="21"/>
              <w:szCs w:val="21"/>
            </w:rPr>
          </w:rPrChange>
        </w:rPr>
        <w:t xml:space="preserve">komplexen </w:t>
      </w:r>
      <w:r w:rsidRPr="009256F8">
        <w:rPr>
          <w:rFonts w:ascii="Arial" w:hAnsi="Arial" w:cs="Arial"/>
          <w:bCs/>
          <w:sz w:val="20"/>
          <w:szCs w:val="20"/>
          <w:rPrChange w:id="48" w:author="David Döbele" w:date="2026-02-09T10:04:00Z" w16du:dateUtc="2026-02-09T09:04:00Z">
            <w:rPr>
              <w:rFonts w:ascii="Arial" w:hAnsi="Arial" w:cs="Arial"/>
              <w:bCs/>
              <w:sz w:val="21"/>
              <w:szCs w:val="21"/>
            </w:rPr>
          </w:rPrChange>
        </w:rPr>
        <w:t>Herausforderungen, wie der Digitalisierung, Haushaltssteuerung,</w:t>
      </w:r>
      <w:r w:rsidR="004459B5" w:rsidRPr="009256F8">
        <w:rPr>
          <w:rFonts w:ascii="Arial" w:hAnsi="Arial" w:cs="Arial"/>
          <w:bCs/>
          <w:sz w:val="20"/>
          <w:szCs w:val="20"/>
          <w:rPrChange w:id="49" w:author="David Döbele" w:date="2026-02-09T10:04:00Z" w16du:dateUtc="2026-02-09T09:04:00Z">
            <w:rPr>
              <w:rFonts w:ascii="Arial" w:hAnsi="Arial" w:cs="Arial"/>
              <w:bCs/>
              <w:sz w:val="21"/>
              <w:szCs w:val="21"/>
            </w:rPr>
          </w:rPrChange>
        </w:rPr>
        <w:t xml:space="preserve"> Förderung von Chancengleichheit und Weiterentwicklung ihrer Organisationsstrukturen</w:t>
      </w:r>
      <w:r w:rsidRPr="009256F8">
        <w:rPr>
          <w:rFonts w:ascii="Arial" w:hAnsi="Arial" w:cs="Arial"/>
          <w:bCs/>
          <w:sz w:val="20"/>
          <w:szCs w:val="20"/>
          <w:rPrChange w:id="50" w:author="David Döbele" w:date="2026-02-09T10:04:00Z" w16du:dateUtc="2026-02-09T09:04:00Z">
            <w:rPr>
              <w:rFonts w:ascii="Arial" w:hAnsi="Arial" w:cs="Arial"/>
              <w:bCs/>
              <w:sz w:val="21"/>
              <w:szCs w:val="21"/>
            </w:rPr>
          </w:rPrChange>
        </w:rPr>
        <w:t>. Daher reizt mich die Chance durch fundierte Analysen und strukturierte Konzepte,</w:t>
      </w:r>
      <w:r w:rsidR="004459B5" w:rsidRPr="009256F8">
        <w:rPr>
          <w:rFonts w:ascii="Arial" w:hAnsi="Arial" w:cs="Arial"/>
          <w:bCs/>
          <w:sz w:val="20"/>
          <w:szCs w:val="20"/>
          <w:rPrChange w:id="51" w:author="David Döbele" w:date="2026-02-09T10:04:00Z" w16du:dateUtc="2026-02-09T09:04:00Z">
            <w:rPr>
              <w:rFonts w:ascii="Arial" w:hAnsi="Arial" w:cs="Arial"/>
              <w:bCs/>
              <w:sz w:val="21"/>
              <w:szCs w:val="21"/>
            </w:rPr>
          </w:rPrChange>
        </w:rPr>
        <w:t xml:space="preserve"> </w:t>
      </w:r>
      <w:r w:rsidR="004459B5" w:rsidRPr="009256F8">
        <w:rPr>
          <w:rFonts w:ascii="Arial" w:hAnsi="Arial" w:cs="Arial"/>
          <w:sz w:val="20"/>
          <w:szCs w:val="20"/>
          <w:rPrChange w:id="52" w:author="David Döbele" w:date="2026-02-09T10:04:00Z" w16du:dateUtc="2026-02-09T09:04:00Z">
            <w:rPr>
              <w:rFonts w:ascii="Arial" w:hAnsi="Arial" w:cs="Arial"/>
              <w:sz w:val="21"/>
              <w:szCs w:val="21"/>
            </w:rPr>
          </w:rPrChange>
        </w:rPr>
        <w:t>nicht nur Lösungen für diese Herausforderungen zu entwickeln, sondern auch aktiv zur nachhaltigen Verbesserung staatlicher und öffentlicher Organisationen beizutragen</w:t>
      </w:r>
      <w:r w:rsidR="004459B5" w:rsidRPr="009256F8">
        <w:rPr>
          <w:rFonts w:ascii="Arial" w:hAnsi="Arial" w:cs="Arial"/>
          <w:sz w:val="20"/>
          <w:szCs w:val="20"/>
          <w:rPrChange w:id="53" w:author="David Döbele" w:date="2026-02-09T10:04:00Z" w16du:dateUtc="2026-02-09T09:04:00Z">
            <w:rPr>
              <w:rFonts w:ascii="Arial" w:hAnsi="Arial" w:cs="Arial"/>
            </w:rPr>
          </w:rPrChange>
        </w:rPr>
        <w:t xml:space="preserve">. </w:t>
      </w:r>
      <w:r w:rsidRPr="009256F8">
        <w:rPr>
          <w:rFonts w:ascii="Arial" w:hAnsi="Arial" w:cs="Arial"/>
          <w:bCs/>
          <w:sz w:val="20"/>
          <w:szCs w:val="20"/>
          <w:rPrChange w:id="54" w:author="David Döbele" w:date="2026-02-09T10:04:00Z" w16du:dateUtc="2026-02-09T09:04:00Z">
            <w:rPr>
              <w:rFonts w:ascii="Arial" w:hAnsi="Arial" w:cs="Arial"/>
              <w:bCs/>
              <w:sz w:val="21"/>
              <w:szCs w:val="21"/>
            </w:rPr>
          </w:rPrChange>
        </w:rPr>
        <w:t>Vor diesem Hintergrund bewerbe ich mich um ein Praktikum im Bereich Public-</w:t>
      </w:r>
      <w:proofErr w:type="spellStart"/>
      <w:r w:rsidRPr="009256F8">
        <w:rPr>
          <w:rFonts w:ascii="Arial" w:hAnsi="Arial" w:cs="Arial"/>
          <w:bCs/>
          <w:sz w:val="20"/>
          <w:szCs w:val="20"/>
          <w:rPrChange w:id="55" w:author="David Döbele" w:date="2026-02-09T10:04:00Z" w16du:dateUtc="2026-02-09T09:04:00Z">
            <w:rPr>
              <w:rFonts w:ascii="Arial" w:hAnsi="Arial" w:cs="Arial"/>
              <w:bCs/>
              <w:sz w:val="21"/>
              <w:szCs w:val="21"/>
            </w:rPr>
          </w:rPrChange>
        </w:rPr>
        <w:t>Sector</w:t>
      </w:r>
      <w:proofErr w:type="spellEnd"/>
      <w:r w:rsidRPr="009256F8">
        <w:rPr>
          <w:rFonts w:ascii="Arial" w:hAnsi="Arial" w:cs="Arial"/>
          <w:bCs/>
          <w:sz w:val="20"/>
          <w:szCs w:val="20"/>
          <w:rPrChange w:id="56" w:author="David Döbele" w:date="2026-02-09T10:04:00Z" w16du:dateUtc="2026-02-09T09:04:00Z">
            <w:rPr>
              <w:rFonts w:ascii="Arial" w:hAnsi="Arial" w:cs="Arial"/>
              <w:bCs/>
              <w:sz w:val="21"/>
              <w:szCs w:val="21"/>
            </w:rPr>
          </w:rPrChange>
        </w:rPr>
        <w:t xml:space="preserve">-Beratung bei Ihnen </w:t>
      </w:r>
      <w:r w:rsidR="004459B5" w:rsidRPr="009256F8">
        <w:rPr>
          <w:rFonts w:ascii="Arial" w:hAnsi="Arial" w:cs="Arial"/>
          <w:bCs/>
          <w:sz w:val="20"/>
          <w:szCs w:val="20"/>
          <w:rPrChange w:id="57" w:author="David Döbele" w:date="2026-02-09T10:04:00Z" w16du:dateUtc="2026-02-09T09:04:00Z">
            <w:rPr>
              <w:rFonts w:ascii="Arial" w:hAnsi="Arial" w:cs="Arial"/>
              <w:bCs/>
              <w:sz w:val="21"/>
              <w:szCs w:val="21"/>
            </w:rPr>
          </w:rPrChange>
        </w:rPr>
        <w:t xml:space="preserve">in Hamburg </w:t>
      </w:r>
      <w:r w:rsidRPr="009256F8">
        <w:rPr>
          <w:rFonts w:ascii="Arial" w:hAnsi="Arial" w:cs="Arial"/>
          <w:bCs/>
          <w:sz w:val="20"/>
          <w:szCs w:val="20"/>
          <w:rPrChange w:id="58" w:author="David Döbele" w:date="2026-02-09T10:04:00Z" w16du:dateUtc="2026-02-09T09:04:00Z">
            <w:rPr>
              <w:rFonts w:ascii="Arial" w:hAnsi="Arial" w:cs="Arial"/>
              <w:bCs/>
              <w:sz w:val="21"/>
              <w:szCs w:val="21"/>
            </w:rPr>
          </w:rPrChange>
        </w:rPr>
        <w:t>für einen Zeitraum von zwei bis drei Monaten ab Juli 2026.</w:t>
      </w:r>
    </w:p>
    <w:p w14:paraId="189FA38D" w14:textId="77777777" w:rsidR="004459B5" w:rsidRPr="009256F8" w:rsidRDefault="004459B5" w:rsidP="004459B5">
      <w:pPr>
        <w:spacing w:after="0"/>
        <w:jc w:val="both"/>
        <w:rPr>
          <w:rFonts w:ascii="Arial" w:hAnsi="Arial" w:cs="Arial"/>
          <w:bCs/>
          <w:sz w:val="20"/>
          <w:szCs w:val="20"/>
          <w:rPrChange w:id="59" w:author="David Döbele" w:date="2026-02-09T10:04:00Z" w16du:dateUtc="2026-02-09T09:04:00Z">
            <w:rPr>
              <w:rFonts w:ascii="Arial" w:hAnsi="Arial" w:cs="Arial"/>
              <w:bCs/>
              <w:sz w:val="21"/>
              <w:szCs w:val="21"/>
            </w:rPr>
          </w:rPrChange>
        </w:rPr>
      </w:pPr>
    </w:p>
    <w:p w14:paraId="3F520AA6" w14:textId="77777777" w:rsidR="003D05E0" w:rsidRPr="009256F8" w:rsidRDefault="003D05E0" w:rsidP="004459B5">
      <w:pPr>
        <w:spacing w:after="0"/>
        <w:jc w:val="both"/>
        <w:rPr>
          <w:rFonts w:ascii="Arial" w:eastAsia="Times New Roman" w:hAnsi="Arial" w:cs="Arial"/>
          <w:color w:val="000000"/>
          <w:sz w:val="20"/>
          <w:szCs w:val="20"/>
          <w:lang w:eastAsia="de-DE"/>
          <w:rPrChange w:id="60" w:author="David Döbele" w:date="2026-02-09T10:04:00Z" w16du:dateUtc="2026-02-09T09:04:00Z">
            <w:rPr>
              <w:rFonts w:ascii="Arial" w:eastAsia="Times New Roman" w:hAnsi="Arial" w:cs="Arial"/>
              <w:color w:val="000000"/>
              <w:sz w:val="21"/>
              <w:szCs w:val="21"/>
              <w:lang w:eastAsia="de-DE"/>
            </w:rPr>
          </w:rPrChange>
        </w:rPr>
      </w:pPr>
      <w:r w:rsidRPr="009256F8">
        <w:rPr>
          <w:rFonts w:ascii="Arial" w:hAnsi="Arial" w:cs="Arial"/>
          <w:sz w:val="20"/>
          <w:szCs w:val="20"/>
          <w:rPrChange w:id="61" w:author="David Döbele" w:date="2026-02-09T10:04:00Z" w16du:dateUtc="2026-02-09T09:04:00Z">
            <w:rPr>
              <w:rFonts w:ascii="Arial" w:hAnsi="Arial" w:cs="Arial"/>
              <w:sz w:val="21"/>
              <w:szCs w:val="21"/>
            </w:rPr>
          </w:rPrChange>
        </w:rPr>
        <w:t xml:space="preserve">Derzeit studiere ich Wirtschafts- und Sozialwissenschaften an der WU Wien im Übergang zum zweiten Semester. </w:t>
      </w:r>
      <w:r w:rsidRPr="009256F8">
        <w:rPr>
          <w:rFonts w:ascii="Arial" w:eastAsia="Times New Roman" w:hAnsi="Arial" w:cs="Arial"/>
          <w:color w:val="000000"/>
          <w:sz w:val="20"/>
          <w:szCs w:val="20"/>
          <w:lang w:eastAsia="de-DE"/>
          <w:rPrChange w:id="62" w:author="David Döbele" w:date="2026-02-09T10:04:00Z" w16du:dateUtc="2026-02-09T09:04:00Z">
            <w:rPr>
              <w:rFonts w:ascii="Arial" w:eastAsia="Times New Roman" w:hAnsi="Arial" w:cs="Arial"/>
              <w:color w:val="000000"/>
              <w:sz w:val="21"/>
              <w:szCs w:val="21"/>
              <w:lang w:eastAsia="de-DE"/>
            </w:rPr>
          </w:rPrChange>
        </w:rPr>
        <w:t>Im Studium habe ich bereits fundierte Grundlagen in der Volk</w:t>
      </w:r>
      <w:r w:rsidR="004459B5" w:rsidRPr="009256F8">
        <w:rPr>
          <w:rFonts w:ascii="Arial" w:eastAsia="Times New Roman" w:hAnsi="Arial" w:cs="Arial"/>
          <w:color w:val="000000"/>
          <w:sz w:val="20"/>
          <w:szCs w:val="20"/>
          <w:lang w:eastAsia="de-DE"/>
          <w:rPrChange w:id="63" w:author="David Döbele" w:date="2026-02-09T10:04:00Z" w16du:dateUtc="2026-02-09T09:04:00Z">
            <w:rPr>
              <w:rFonts w:ascii="Arial" w:eastAsia="Times New Roman" w:hAnsi="Arial" w:cs="Arial"/>
              <w:color w:val="000000"/>
              <w:sz w:val="21"/>
              <w:szCs w:val="21"/>
              <w:lang w:eastAsia="de-DE"/>
            </w:rPr>
          </w:rPrChange>
        </w:rPr>
        <w:t xml:space="preserve">s- und </w:t>
      </w:r>
      <w:r w:rsidRPr="009256F8">
        <w:rPr>
          <w:rFonts w:ascii="Arial" w:eastAsia="Times New Roman" w:hAnsi="Arial" w:cs="Arial"/>
          <w:color w:val="000000"/>
          <w:sz w:val="20"/>
          <w:szCs w:val="20"/>
          <w:lang w:eastAsia="de-DE"/>
          <w:rPrChange w:id="64" w:author="David Döbele" w:date="2026-02-09T10:04:00Z" w16du:dateUtc="2026-02-09T09:04:00Z">
            <w:rPr>
              <w:rFonts w:ascii="Arial" w:eastAsia="Times New Roman" w:hAnsi="Arial" w:cs="Arial"/>
              <w:color w:val="000000"/>
              <w:sz w:val="21"/>
              <w:szCs w:val="21"/>
              <w:lang w:eastAsia="de-DE"/>
            </w:rPr>
          </w:rPrChange>
        </w:rPr>
        <w:t>Betriebswirtschaftslehre, zukunftsfähigem Wirtschaften und Wirtschaftsrecht erworben. Besonders interessieren mich wirtschaftliche und politische Zusammenhänge, sowie die Frage, durch welche Stellschrauben öffentliche Institutionen nachhaltig erfolgreich gesteuert werden können</w:t>
      </w:r>
      <w:r w:rsidR="004459B5" w:rsidRPr="009256F8">
        <w:rPr>
          <w:rFonts w:ascii="Arial" w:eastAsia="Times New Roman" w:hAnsi="Arial" w:cs="Arial"/>
          <w:color w:val="000000"/>
          <w:sz w:val="20"/>
          <w:szCs w:val="20"/>
          <w:lang w:eastAsia="de-DE"/>
          <w:rPrChange w:id="65" w:author="David Döbele" w:date="2026-02-09T10:04:00Z" w16du:dateUtc="2026-02-09T09:04:00Z">
            <w:rPr>
              <w:rFonts w:ascii="Arial" w:eastAsia="Times New Roman" w:hAnsi="Arial" w:cs="Arial"/>
              <w:color w:val="000000"/>
              <w:sz w:val="21"/>
              <w:szCs w:val="21"/>
              <w:lang w:eastAsia="de-DE"/>
            </w:rPr>
          </w:rPrChange>
        </w:rPr>
        <w:t>. I</w:t>
      </w:r>
      <w:r w:rsidR="004459B5" w:rsidRPr="009256F8">
        <w:rPr>
          <w:rFonts w:ascii="Arial" w:hAnsi="Arial" w:cs="Arial"/>
          <w:sz w:val="20"/>
          <w:szCs w:val="20"/>
          <w:rPrChange w:id="66" w:author="David Döbele" w:date="2026-02-09T10:04:00Z" w16du:dateUtc="2026-02-09T09:04:00Z">
            <w:rPr>
              <w:rFonts w:ascii="Arial" w:hAnsi="Arial" w:cs="Arial"/>
              <w:sz w:val="21"/>
              <w:szCs w:val="21"/>
            </w:rPr>
          </w:rPrChange>
        </w:rPr>
        <w:t>ch begeistere mich dafür, Strukturen, Prozesse und Kennzahlen zu analysieren, um Verbesserungsmöglichkeiten zu identifizieren und so nachhaltige Fortschritte in öffentlichen Institutionen zu ermöglichen.</w:t>
      </w:r>
      <w:r w:rsidR="004459B5" w:rsidRPr="009256F8">
        <w:rPr>
          <w:rFonts w:ascii="Arial" w:eastAsia="Times New Roman" w:hAnsi="Arial" w:cs="Arial"/>
          <w:color w:val="000000"/>
          <w:sz w:val="20"/>
          <w:szCs w:val="20"/>
          <w:lang w:eastAsia="de-DE"/>
          <w:rPrChange w:id="67" w:author="David Döbele" w:date="2026-02-09T10:04:00Z" w16du:dateUtc="2026-02-09T09:04:00Z">
            <w:rPr>
              <w:rFonts w:ascii="Arial" w:eastAsia="Times New Roman" w:hAnsi="Arial" w:cs="Arial"/>
              <w:color w:val="000000"/>
              <w:sz w:val="21"/>
              <w:szCs w:val="21"/>
              <w:lang w:eastAsia="de-DE"/>
            </w:rPr>
          </w:rPrChange>
        </w:rPr>
        <w:t xml:space="preserve"> </w:t>
      </w:r>
      <w:r w:rsidRPr="009256F8">
        <w:rPr>
          <w:rFonts w:ascii="Arial" w:eastAsia="Times New Roman" w:hAnsi="Arial" w:cs="Arial"/>
          <w:color w:val="000000"/>
          <w:sz w:val="20"/>
          <w:szCs w:val="20"/>
          <w:lang w:eastAsia="de-DE"/>
          <w:rPrChange w:id="68" w:author="David Döbele" w:date="2026-02-09T10:04:00Z" w16du:dateUtc="2026-02-09T09:04:00Z">
            <w:rPr>
              <w:rFonts w:ascii="Arial" w:eastAsia="Times New Roman" w:hAnsi="Arial" w:cs="Arial"/>
              <w:color w:val="000000"/>
              <w:sz w:val="21"/>
              <w:szCs w:val="21"/>
              <w:lang w:eastAsia="de-DE"/>
            </w:rPr>
          </w:rPrChange>
        </w:rPr>
        <w:t xml:space="preserve">Erste praktische Erfahrungen sammelte ich bei einem Praktikum im Controlling und HR bei IKEA, indem ich unter anderem bei Marktanalysen, der Vorbereitung von Meetings, </w:t>
      </w:r>
      <w:r w:rsidRPr="009256F8">
        <w:rPr>
          <w:rFonts w:ascii="Arial" w:eastAsia="Times New Roman" w:hAnsi="Arial" w:cs="Arial"/>
          <w:sz w:val="20"/>
          <w:szCs w:val="20"/>
          <w:lang w:eastAsia="de-DE"/>
          <w:rPrChange w:id="69" w:author="David Döbele" w:date="2026-02-09T10:04:00Z" w16du:dateUtc="2026-02-09T09:04:00Z">
            <w:rPr>
              <w:rFonts w:ascii="Arial" w:eastAsia="Times New Roman" w:hAnsi="Arial" w:cs="Arial"/>
              <w:sz w:val="21"/>
              <w:szCs w:val="21"/>
              <w:lang w:eastAsia="de-DE"/>
            </w:rPr>
          </w:rPrChange>
        </w:rPr>
        <w:t xml:space="preserve">der Aufbereitung von </w:t>
      </w:r>
      <w:r w:rsidRPr="009256F8">
        <w:rPr>
          <w:rFonts w:ascii="Arial" w:eastAsia="Times New Roman" w:hAnsi="Arial" w:cs="Arial"/>
          <w:color w:val="000000"/>
          <w:sz w:val="20"/>
          <w:szCs w:val="20"/>
          <w:lang w:eastAsia="de-DE"/>
          <w:rPrChange w:id="70" w:author="David Döbele" w:date="2026-02-09T10:04:00Z" w16du:dateUtc="2026-02-09T09:04:00Z">
            <w:rPr>
              <w:rFonts w:ascii="Arial" w:eastAsia="Times New Roman" w:hAnsi="Arial" w:cs="Arial"/>
              <w:color w:val="000000"/>
              <w:sz w:val="21"/>
              <w:szCs w:val="21"/>
              <w:lang w:eastAsia="de-DE"/>
            </w:rPr>
          </w:rPrChange>
        </w:rPr>
        <w:t xml:space="preserve">Entscheidungsgrundlagen und der Unterstützung organisatorischer Projekte mitwirkte. Ergänzend strebe ich den Einstieg in eine studentische </w:t>
      </w:r>
      <w:r w:rsidR="004459B5" w:rsidRPr="009256F8">
        <w:rPr>
          <w:rFonts w:ascii="Arial" w:eastAsia="Times New Roman" w:hAnsi="Arial" w:cs="Arial"/>
          <w:color w:val="000000"/>
          <w:sz w:val="20"/>
          <w:szCs w:val="20"/>
          <w:lang w:eastAsia="de-DE"/>
          <w:rPrChange w:id="71" w:author="David Döbele" w:date="2026-02-09T10:04:00Z" w16du:dateUtc="2026-02-09T09:04:00Z">
            <w:rPr>
              <w:rFonts w:ascii="Arial" w:eastAsia="Times New Roman" w:hAnsi="Arial" w:cs="Arial"/>
              <w:color w:val="000000"/>
              <w:sz w:val="21"/>
              <w:szCs w:val="21"/>
              <w:lang w:eastAsia="de-DE"/>
            </w:rPr>
          </w:rPrChange>
        </w:rPr>
        <w:t>Unternehmensberatung und</w:t>
      </w:r>
      <w:r w:rsidRPr="009256F8">
        <w:rPr>
          <w:rFonts w:ascii="Arial" w:eastAsia="Times New Roman" w:hAnsi="Arial" w:cs="Arial"/>
          <w:color w:val="000000"/>
          <w:sz w:val="20"/>
          <w:szCs w:val="20"/>
          <w:lang w:eastAsia="de-DE"/>
          <w:rPrChange w:id="72" w:author="David Döbele" w:date="2026-02-09T10:04:00Z" w16du:dateUtc="2026-02-09T09:04:00Z">
            <w:rPr>
              <w:rFonts w:ascii="Arial" w:eastAsia="Times New Roman" w:hAnsi="Arial" w:cs="Arial"/>
              <w:color w:val="000000"/>
              <w:sz w:val="21"/>
              <w:szCs w:val="21"/>
              <w:lang w:eastAsia="de-DE"/>
            </w:rPr>
          </w:rPrChange>
        </w:rPr>
        <w:t xml:space="preserve"> einer politischen Initiative an, </w:t>
      </w:r>
      <w:r w:rsidR="004459B5" w:rsidRPr="009256F8">
        <w:rPr>
          <w:rFonts w:ascii="Arial" w:eastAsia="Times New Roman" w:hAnsi="Arial" w:cs="Arial"/>
          <w:color w:val="000000"/>
          <w:sz w:val="20"/>
          <w:szCs w:val="20"/>
          <w:lang w:eastAsia="de-DE"/>
          <w:rPrChange w:id="73" w:author="David Döbele" w:date="2026-02-09T10:04:00Z" w16du:dateUtc="2026-02-09T09:04:00Z">
            <w:rPr>
              <w:rFonts w:ascii="Arial" w:eastAsia="Times New Roman" w:hAnsi="Arial" w:cs="Arial"/>
              <w:color w:val="000000"/>
              <w:sz w:val="21"/>
              <w:szCs w:val="21"/>
              <w:lang w:eastAsia="de-DE"/>
            </w:rPr>
          </w:rPrChange>
        </w:rPr>
        <w:t>reale Fragestellungen im öffentlichen Sektor zu bearbeiten und praxisnah politische Prozesse kennenzulernen</w:t>
      </w:r>
      <w:r w:rsidRPr="009256F8">
        <w:rPr>
          <w:rFonts w:ascii="Arial" w:eastAsia="Times New Roman" w:hAnsi="Arial" w:cs="Arial"/>
          <w:color w:val="000000"/>
          <w:sz w:val="20"/>
          <w:szCs w:val="20"/>
          <w:lang w:eastAsia="de-DE"/>
          <w:rPrChange w:id="74" w:author="David Döbele" w:date="2026-02-09T10:04:00Z" w16du:dateUtc="2026-02-09T09:04:00Z">
            <w:rPr>
              <w:rFonts w:ascii="Arial" w:eastAsia="Times New Roman" w:hAnsi="Arial" w:cs="Arial"/>
              <w:color w:val="000000"/>
              <w:sz w:val="21"/>
              <w:szCs w:val="21"/>
              <w:lang w:eastAsia="de-DE"/>
            </w:rPr>
          </w:rPrChange>
        </w:rPr>
        <w:t>. Zusätzlich habe ich mehrere Jahre leistungsorientierten Fußball auf sehr hohem Niveau gespielt, was früh Disziplin, Belastbarkeit und einen hohen Leistungsanspruch erforderte. Ein ambitioniertes Umfeld mit hohem Leistungsdruck, ausgeprägter Teamarbeit lernte mich, auch unter hohen Anforderungen zuverlässig zu performen.</w:t>
      </w:r>
    </w:p>
    <w:p w14:paraId="496F6582" w14:textId="77777777" w:rsidR="003D05E0" w:rsidRPr="009256F8" w:rsidRDefault="003D05E0" w:rsidP="004459B5">
      <w:pPr>
        <w:spacing w:after="0"/>
        <w:jc w:val="both"/>
        <w:rPr>
          <w:rFonts w:ascii="Arial" w:hAnsi="Arial" w:cs="Arial"/>
          <w:bCs/>
          <w:sz w:val="20"/>
          <w:szCs w:val="20"/>
          <w:rPrChange w:id="75" w:author="David Döbele" w:date="2026-02-09T10:04:00Z" w16du:dateUtc="2026-02-09T09:04:00Z">
            <w:rPr>
              <w:rFonts w:ascii="Arial" w:hAnsi="Arial" w:cs="Arial"/>
              <w:bCs/>
              <w:sz w:val="21"/>
              <w:szCs w:val="21"/>
            </w:rPr>
          </w:rPrChange>
        </w:rPr>
      </w:pPr>
    </w:p>
    <w:p w14:paraId="519618F2" w14:textId="77777777" w:rsidR="004459B5" w:rsidRPr="009256F8" w:rsidRDefault="004459B5" w:rsidP="004459B5">
      <w:pPr>
        <w:spacing w:after="0"/>
        <w:jc w:val="both"/>
        <w:rPr>
          <w:rFonts w:ascii="Arial" w:hAnsi="Arial" w:cs="Arial"/>
          <w:color w:val="000000"/>
          <w:sz w:val="20"/>
          <w:szCs w:val="20"/>
          <w:rPrChange w:id="76" w:author="David Döbele" w:date="2026-02-09T10:04:00Z" w16du:dateUtc="2026-02-09T09:04:00Z">
            <w:rPr>
              <w:rFonts w:ascii="Arial" w:hAnsi="Arial" w:cs="Arial"/>
              <w:color w:val="000000"/>
              <w:sz w:val="21"/>
              <w:szCs w:val="21"/>
            </w:rPr>
          </w:rPrChange>
        </w:rPr>
      </w:pPr>
      <w:r w:rsidRPr="009256F8">
        <w:rPr>
          <w:rFonts w:ascii="Arial" w:hAnsi="Arial" w:cs="Arial"/>
          <w:color w:val="000000"/>
          <w:sz w:val="20"/>
          <w:szCs w:val="20"/>
          <w:rPrChange w:id="77" w:author="David Döbele" w:date="2026-02-09T10:04:00Z" w16du:dateUtc="2026-02-09T09:04:00Z">
            <w:rPr>
              <w:rFonts w:ascii="Arial" w:hAnsi="Arial" w:cs="Arial"/>
              <w:color w:val="000000"/>
              <w:sz w:val="21"/>
              <w:szCs w:val="21"/>
            </w:rPr>
          </w:rPrChange>
        </w:rPr>
        <w:t xml:space="preserve">An der </w:t>
      </w:r>
      <w:proofErr w:type="spellStart"/>
      <w:r w:rsidRPr="009256F8">
        <w:rPr>
          <w:rFonts w:ascii="Arial" w:hAnsi="Arial" w:cs="Arial"/>
          <w:color w:val="000000"/>
          <w:sz w:val="20"/>
          <w:szCs w:val="20"/>
          <w:rPrChange w:id="78" w:author="David Döbele" w:date="2026-02-09T10:04:00Z" w16du:dateUtc="2026-02-09T09:04:00Z">
            <w:rPr>
              <w:rFonts w:ascii="Arial" w:hAnsi="Arial" w:cs="Arial"/>
              <w:color w:val="000000"/>
              <w:sz w:val="21"/>
              <w:szCs w:val="21"/>
            </w:rPr>
          </w:rPrChange>
        </w:rPr>
        <w:t>arf</w:t>
      </w:r>
      <w:proofErr w:type="spellEnd"/>
      <w:r w:rsidRPr="009256F8">
        <w:rPr>
          <w:rFonts w:ascii="Arial" w:hAnsi="Arial" w:cs="Arial"/>
          <w:color w:val="000000"/>
          <w:sz w:val="20"/>
          <w:szCs w:val="20"/>
          <w:rPrChange w:id="79" w:author="David Döbele" w:date="2026-02-09T10:04:00Z" w16du:dateUtc="2026-02-09T09:04:00Z">
            <w:rPr>
              <w:rFonts w:ascii="Arial" w:hAnsi="Arial" w:cs="Arial"/>
              <w:color w:val="000000"/>
              <w:sz w:val="21"/>
              <w:szCs w:val="21"/>
            </w:rPr>
          </w:rPrChange>
        </w:rPr>
        <w:t xml:space="preserve"> GmbH überzeugt mich besonders die Spezialisierung auf den öffentlichen Dienst und die Möglichkeit, ein tiefgehendes Branchenwissen für Institutionen im öffentlichen Sektor aufzubauen. Im Gegensatz zu rein beratungsgetriebenen Konzeptprojekten unterscheidet sich </w:t>
      </w:r>
      <w:proofErr w:type="spellStart"/>
      <w:r w:rsidRPr="009256F8">
        <w:rPr>
          <w:rFonts w:ascii="Arial" w:hAnsi="Arial" w:cs="Arial"/>
          <w:color w:val="000000"/>
          <w:sz w:val="20"/>
          <w:szCs w:val="20"/>
          <w:rPrChange w:id="80" w:author="David Döbele" w:date="2026-02-09T10:04:00Z" w16du:dateUtc="2026-02-09T09:04:00Z">
            <w:rPr>
              <w:rFonts w:ascii="Arial" w:hAnsi="Arial" w:cs="Arial"/>
              <w:color w:val="000000"/>
              <w:sz w:val="21"/>
              <w:szCs w:val="21"/>
            </w:rPr>
          </w:rPrChange>
        </w:rPr>
        <w:t>arf</w:t>
      </w:r>
      <w:proofErr w:type="spellEnd"/>
      <w:r w:rsidRPr="009256F8">
        <w:rPr>
          <w:rFonts w:ascii="Arial" w:hAnsi="Arial" w:cs="Arial"/>
          <w:color w:val="000000"/>
          <w:sz w:val="20"/>
          <w:szCs w:val="20"/>
          <w:rPrChange w:id="81" w:author="David Döbele" w:date="2026-02-09T10:04:00Z" w16du:dateUtc="2026-02-09T09:04:00Z">
            <w:rPr>
              <w:rFonts w:ascii="Arial" w:hAnsi="Arial" w:cs="Arial"/>
              <w:color w:val="000000"/>
              <w:sz w:val="21"/>
              <w:szCs w:val="21"/>
            </w:rPr>
          </w:rPrChange>
        </w:rPr>
        <w:t xml:space="preserve"> insbesondere durch den Ansatz, Veränderungsprozesse im Public-</w:t>
      </w:r>
      <w:proofErr w:type="spellStart"/>
      <w:r w:rsidRPr="009256F8">
        <w:rPr>
          <w:rFonts w:ascii="Arial" w:hAnsi="Arial" w:cs="Arial"/>
          <w:color w:val="000000"/>
          <w:sz w:val="20"/>
          <w:szCs w:val="20"/>
          <w:rPrChange w:id="82" w:author="David Döbele" w:date="2026-02-09T10:04:00Z" w16du:dateUtc="2026-02-09T09:04:00Z">
            <w:rPr>
              <w:rFonts w:ascii="Arial" w:hAnsi="Arial" w:cs="Arial"/>
              <w:color w:val="000000"/>
              <w:sz w:val="21"/>
              <w:szCs w:val="21"/>
            </w:rPr>
          </w:rPrChange>
        </w:rPr>
        <w:t>Sector</w:t>
      </w:r>
      <w:proofErr w:type="spellEnd"/>
      <w:r w:rsidRPr="009256F8">
        <w:rPr>
          <w:rFonts w:ascii="Arial" w:hAnsi="Arial" w:cs="Arial"/>
          <w:color w:val="000000"/>
          <w:sz w:val="20"/>
          <w:szCs w:val="20"/>
          <w:rPrChange w:id="83" w:author="David Döbele" w:date="2026-02-09T10:04:00Z" w16du:dateUtc="2026-02-09T09:04:00Z">
            <w:rPr>
              <w:rFonts w:ascii="Arial" w:hAnsi="Arial" w:cs="Arial"/>
              <w:color w:val="000000"/>
              <w:sz w:val="21"/>
              <w:szCs w:val="21"/>
            </w:rPr>
          </w:rPrChange>
        </w:rPr>
        <w:t xml:space="preserve"> nicht nur konzeptionell zu begleiten, sondern aktiv mitzugestalten und bis in die Umsetzung hinein Verantwortung zu übernehmen. Dass </w:t>
      </w:r>
      <w:proofErr w:type="spellStart"/>
      <w:r w:rsidRPr="009256F8">
        <w:rPr>
          <w:rFonts w:ascii="Arial" w:hAnsi="Arial" w:cs="Arial"/>
          <w:color w:val="000000"/>
          <w:sz w:val="20"/>
          <w:szCs w:val="20"/>
          <w:rPrChange w:id="84" w:author="David Döbele" w:date="2026-02-09T10:04:00Z" w16du:dateUtc="2026-02-09T09:04:00Z">
            <w:rPr>
              <w:rFonts w:ascii="Arial" w:hAnsi="Arial" w:cs="Arial"/>
              <w:color w:val="000000"/>
              <w:sz w:val="21"/>
              <w:szCs w:val="21"/>
            </w:rPr>
          </w:rPrChange>
        </w:rPr>
        <w:t>arf</w:t>
      </w:r>
      <w:proofErr w:type="spellEnd"/>
      <w:r w:rsidRPr="009256F8">
        <w:rPr>
          <w:rFonts w:ascii="Arial" w:hAnsi="Arial" w:cs="Arial"/>
          <w:color w:val="000000"/>
          <w:sz w:val="20"/>
          <w:szCs w:val="20"/>
          <w:rPrChange w:id="85" w:author="David Döbele" w:date="2026-02-09T10:04:00Z" w16du:dateUtc="2026-02-09T09:04:00Z">
            <w:rPr>
              <w:rFonts w:ascii="Arial" w:hAnsi="Arial" w:cs="Arial"/>
              <w:color w:val="000000"/>
              <w:sz w:val="21"/>
              <w:szCs w:val="21"/>
            </w:rPr>
          </w:rPrChange>
        </w:rPr>
        <w:t xml:space="preserve"> </w:t>
      </w:r>
      <w:r w:rsidR="004B629E" w:rsidRPr="009256F8">
        <w:rPr>
          <w:rFonts w:ascii="Arial" w:hAnsi="Arial" w:cs="Arial"/>
          <w:color w:val="000000"/>
          <w:sz w:val="20"/>
          <w:szCs w:val="20"/>
          <w:rPrChange w:id="86" w:author="David Döbele" w:date="2026-02-09T10:04:00Z" w16du:dateUtc="2026-02-09T09:04:00Z">
            <w:rPr>
              <w:rFonts w:ascii="Arial" w:hAnsi="Arial" w:cs="Arial"/>
              <w:color w:val="000000"/>
              <w:sz w:val="21"/>
              <w:szCs w:val="21"/>
            </w:rPr>
          </w:rPrChange>
        </w:rPr>
        <w:t>mehrfach</w:t>
      </w:r>
      <w:r w:rsidRPr="009256F8">
        <w:rPr>
          <w:rFonts w:ascii="Arial" w:hAnsi="Arial" w:cs="Arial"/>
          <w:color w:val="000000"/>
          <w:sz w:val="20"/>
          <w:szCs w:val="20"/>
          <w:rPrChange w:id="87" w:author="David Döbele" w:date="2026-02-09T10:04:00Z" w16du:dateUtc="2026-02-09T09:04:00Z">
            <w:rPr>
              <w:rFonts w:ascii="Arial" w:hAnsi="Arial" w:cs="Arial"/>
              <w:color w:val="000000"/>
              <w:sz w:val="21"/>
              <w:szCs w:val="21"/>
            </w:rPr>
          </w:rPrChange>
        </w:rPr>
        <w:t xml:space="preserve"> in Folge im Branchenreport von Brand und Statista unter die besten Berater Deutschlands gewählt wurde, zeigt, dass ich hier von</w:t>
      </w:r>
      <w:r w:rsidRPr="009256F8">
        <w:rPr>
          <w:rFonts w:ascii="Arial" w:hAnsi="Arial" w:cs="Arial"/>
          <w:sz w:val="20"/>
          <w:szCs w:val="20"/>
          <w:rPrChange w:id="88" w:author="David Döbele" w:date="2026-02-09T10:04:00Z" w16du:dateUtc="2026-02-09T09:04:00Z">
            <w:rPr>
              <w:rFonts w:ascii="Arial" w:hAnsi="Arial" w:cs="Arial"/>
              <w:sz w:val="21"/>
              <w:szCs w:val="21"/>
            </w:rPr>
          </w:rPrChange>
        </w:rPr>
        <w:t xml:space="preserve"> erstklassigen und erfahrenen </w:t>
      </w:r>
      <w:proofErr w:type="spellStart"/>
      <w:proofErr w:type="gramStart"/>
      <w:r w:rsidRPr="009256F8">
        <w:rPr>
          <w:rFonts w:ascii="Arial" w:hAnsi="Arial" w:cs="Arial"/>
          <w:sz w:val="20"/>
          <w:szCs w:val="20"/>
          <w:rPrChange w:id="89" w:author="David Döbele" w:date="2026-02-09T10:04:00Z" w16du:dateUtc="2026-02-09T09:04:00Z">
            <w:rPr>
              <w:rFonts w:ascii="Arial" w:hAnsi="Arial" w:cs="Arial"/>
              <w:sz w:val="21"/>
              <w:szCs w:val="21"/>
            </w:rPr>
          </w:rPrChange>
        </w:rPr>
        <w:t>Berater:innen</w:t>
      </w:r>
      <w:proofErr w:type="spellEnd"/>
      <w:proofErr w:type="gramEnd"/>
      <w:r w:rsidRPr="009256F8">
        <w:rPr>
          <w:rFonts w:ascii="Arial" w:hAnsi="Arial" w:cs="Arial"/>
          <w:sz w:val="20"/>
          <w:szCs w:val="20"/>
          <w:rPrChange w:id="90" w:author="David Döbele" w:date="2026-02-09T10:04:00Z" w16du:dateUtc="2026-02-09T09:04:00Z">
            <w:rPr>
              <w:rFonts w:ascii="Arial" w:hAnsi="Arial" w:cs="Arial"/>
              <w:sz w:val="21"/>
              <w:szCs w:val="21"/>
            </w:rPr>
          </w:rPrChange>
        </w:rPr>
        <w:t xml:space="preserve"> lernen </w:t>
      </w:r>
      <w:r w:rsidRPr="009256F8">
        <w:rPr>
          <w:rFonts w:ascii="Arial" w:hAnsi="Arial" w:cs="Arial"/>
          <w:color w:val="000000"/>
          <w:sz w:val="20"/>
          <w:szCs w:val="20"/>
          <w:rPrChange w:id="91" w:author="David Döbele" w:date="2026-02-09T10:04:00Z" w16du:dateUtc="2026-02-09T09:04:00Z">
            <w:rPr>
              <w:rFonts w:ascii="Arial" w:hAnsi="Arial" w:cs="Arial"/>
              <w:color w:val="000000"/>
              <w:sz w:val="21"/>
              <w:szCs w:val="21"/>
            </w:rPr>
          </w:rPrChange>
        </w:rPr>
        <w:t xml:space="preserve">und mich fachlich auf höchstem Niveau weiterentwickeln kann, sowie die Qualität Ihrer Arbeit. Die enge Zusammenarbeit im Team, die frühe Einbindung in anspruchsvolle Projekte sowie die Betreuung durch erfahrene </w:t>
      </w:r>
      <w:proofErr w:type="spellStart"/>
      <w:proofErr w:type="gramStart"/>
      <w:r w:rsidRPr="009256F8">
        <w:rPr>
          <w:rFonts w:ascii="Arial" w:hAnsi="Arial" w:cs="Arial"/>
          <w:color w:val="000000"/>
          <w:sz w:val="20"/>
          <w:szCs w:val="20"/>
          <w:rPrChange w:id="92" w:author="David Döbele" w:date="2026-02-09T10:04:00Z" w16du:dateUtc="2026-02-09T09:04:00Z">
            <w:rPr>
              <w:rFonts w:ascii="Arial" w:hAnsi="Arial" w:cs="Arial"/>
              <w:color w:val="000000"/>
              <w:sz w:val="21"/>
              <w:szCs w:val="21"/>
            </w:rPr>
          </w:rPrChange>
        </w:rPr>
        <w:t>Berater:innen</w:t>
      </w:r>
      <w:proofErr w:type="spellEnd"/>
      <w:proofErr w:type="gramEnd"/>
      <w:r w:rsidRPr="009256F8">
        <w:rPr>
          <w:rFonts w:ascii="Arial" w:hAnsi="Arial" w:cs="Arial"/>
          <w:color w:val="000000"/>
          <w:sz w:val="20"/>
          <w:szCs w:val="20"/>
          <w:rPrChange w:id="93" w:author="David Döbele" w:date="2026-02-09T10:04:00Z" w16du:dateUtc="2026-02-09T09:04:00Z">
            <w:rPr>
              <w:rFonts w:ascii="Arial" w:hAnsi="Arial" w:cs="Arial"/>
              <w:color w:val="000000"/>
              <w:sz w:val="21"/>
              <w:szCs w:val="21"/>
            </w:rPr>
          </w:rPrChange>
        </w:rPr>
        <w:t xml:space="preserve"> sind besonders reizvoll für mich. Das dynamische und flexible Umfeld mit kurzen Entscheidungswegen eröffnet dabei außergewöhnliche Perspektiven und schafft ideale Voraussetzungen, um Verantwortung zu übernehmen und mich fachlich gezielt weiterzuentwickeln.</w:t>
      </w:r>
    </w:p>
    <w:p w14:paraId="0647EB43" w14:textId="77777777" w:rsidR="003D05E0" w:rsidRPr="009256F8" w:rsidRDefault="003D05E0" w:rsidP="004459B5">
      <w:pPr>
        <w:spacing w:after="0"/>
        <w:jc w:val="both"/>
        <w:rPr>
          <w:rFonts w:ascii="Arial" w:hAnsi="Arial" w:cs="Arial"/>
          <w:bCs/>
          <w:sz w:val="20"/>
          <w:szCs w:val="20"/>
          <w:rPrChange w:id="94" w:author="David Döbele" w:date="2026-02-09T10:04:00Z" w16du:dateUtc="2026-02-09T09:04:00Z">
            <w:rPr>
              <w:rFonts w:ascii="Arial" w:hAnsi="Arial" w:cs="Arial"/>
              <w:bCs/>
              <w:sz w:val="21"/>
              <w:szCs w:val="21"/>
            </w:rPr>
          </w:rPrChange>
        </w:rPr>
      </w:pPr>
    </w:p>
    <w:p w14:paraId="101919AC" w14:textId="77777777" w:rsidR="003D05E0" w:rsidRPr="009256F8" w:rsidRDefault="003D05E0" w:rsidP="004459B5">
      <w:pPr>
        <w:jc w:val="both"/>
        <w:rPr>
          <w:rFonts w:ascii="Arial" w:eastAsia="Times New Roman" w:hAnsi="Arial" w:cs="Arial"/>
          <w:color w:val="000000"/>
          <w:sz w:val="20"/>
          <w:szCs w:val="20"/>
          <w:lang w:eastAsia="de-DE"/>
          <w:rPrChange w:id="95" w:author="David Döbele" w:date="2026-02-09T10:04:00Z" w16du:dateUtc="2026-02-09T09:04:00Z">
            <w:rPr>
              <w:rFonts w:ascii="Arial" w:eastAsia="Times New Roman" w:hAnsi="Arial" w:cs="Arial"/>
              <w:color w:val="000000"/>
              <w:sz w:val="21"/>
              <w:szCs w:val="21"/>
              <w:lang w:eastAsia="de-DE"/>
            </w:rPr>
          </w:rPrChange>
        </w:rPr>
      </w:pPr>
      <w:r w:rsidRPr="009256F8">
        <w:rPr>
          <w:rFonts w:ascii="Arial" w:eastAsia="Times New Roman" w:hAnsi="Arial" w:cs="Arial"/>
          <w:color w:val="000000"/>
          <w:sz w:val="20"/>
          <w:szCs w:val="20"/>
          <w:lang w:eastAsia="de-DE"/>
          <w:rPrChange w:id="96" w:author="David Döbele" w:date="2026-02-09T10:04:00Z" w16du:dateUtc="2026-02-09T09:04:00Z">
            <w:rPr>
              <w:rFonts w:ascii="Arial" w:eastAsia="Times New Roman" w:hAnsi="Arial" w:cs="Arial"/>
              <w:color w:val="000000"/>
              <w:sz w:val="21"/>
              <w:szCs w:val="21"/>
              <w:lang w:eastAsia="de-DE"/>
            </w:rPr>
          </w:rPrChange>
        </w:rPr>
        <w:t>Im Rahmen des Praktikums erhoffe ich mir meine theoretischen Kenntnisse gezielt durch aktive Einbindung einzubringen, meine analytischen und organisatorischen Fähigkeiten weiterzuentwickeln und wertvolle Einblicke in die Arbeit der Public-</w:t>
      </w:r>
      <w:proofErr w:type="spellStart"/>
      <w:r w:rsidRPr="009256F8">
        <w:rPr>
          <w:rFonts w:ascii="Arial" w:eastAsia="Times New Roman" w:hAnsi="Arial" w:cs="Arial"/>
          <w:color w:val="000000"/>
          <w:sz w:val="20"/>
          <w:szCs w:val="20"/>
          <w:lang w:eastAsia="de-DE"/>
          <w:rPrChange w:id="97" w:author="David Döbele" w:date="2026-02-09T10:04:00Z" w16du:dateUtc="2026-02-09T09:04:00Z">
            <w:rPr>
              <w:rFonts w:ascii="Arial" w:eastAsia="Times New Roman" w:hAnsi="Arial" w:cs="Arial"/>
              <w:color w:val="000000"/>
              <w:sz w:val="21"/>
              <w:szCs w:val="21"/>
              <w:lang w:eastAsia="de-DE"/>
            </w:rPr>
          </w:rPrChange>
        </w:rPr>
        <w:t>Sector</w:t>
      </w:r>
      <w:proofErr w:type="spellEnd"/>
      <w:r w:rsidRPr="009256F8">
        <w:rPr>
          <w:rFonts w:ascii="Arial" w:eastAsia="Times New Roman" w:hAnsi="Arial" w:cs="Arial"/>
          <w:color w:val="000000"/>
          <w:sz w:val="20"/>
          <w:szCs w:val="20"/>
          <w:lang w:eastAsia="de-DE"/>
          <w:rPrChange w:id="98" w:author="David Döbele" w:date="2026-02-09T10:04:00Z" w16du:dateUtc="2026-02-09T09:04:00Z">
            <w:rPr>
              <w:rFonts w:ascii="Arial" w:eastAsia="Times New Roman" w:hAnsi="Arial" w:cs="Arial"/>
              <w:color w:val="000000"/>
              <w:sz w:val="21"/>
              <w:szCs w:val="21"/>
              <w:lang w:eastAsia="de-DE"/>
            </w:rPr>
          </w:rPrChange>
        </w:rPr>
        <w:t>-Beratung zu gewinnen. Über eine Einladung zu einem persönlichen Gespräch freue ich mich sehr.</w:t>
      </w:r>
    </w:p>
    <w:p w14:paraId="2DFA9508" w14:textId="77777777" w:rsidR="003D05E0" w:rsidRPr="009256F8" w:rsidRDefault="003D05E0" w:rsidP="004459B5">
      <w:pPr>
        <w:jc w:val="both"/>
        <w:rPr>
          <w:rFonts w:ascii="Arial" w:eastAsia="Times New Roman" w:hAnsi="Arial" w:cs="Arial"/>
          <w:color w:val="000000"/>
          <w:sz w:val="20"/>
          <w:szCs w:val="20"/>
          <w:lang w:eastAsia="de-DE"/>
          <w:rPrChange w:id="99" w:author="David Döbele" w:date="2026-02-09T10:04:00Z" w16du:dateUtc="2026-02-09T09:04:00Z">
            <w:rPr>
              <w:rFonts w:ascii="Arial" w:eastAsia="Times New Roman" w:hAnsi="Arial" w:cs="Arial"/>
              <w:color w:val="000000"/>
              <w:sz w:val="21"/>
              <w:szCs w:val="21"/>
              <w:lang w:eastAsia="de-DE"/>
            </w:rPr>
          </w:rPrChange>
        </w:rPr>
      </w:pPr>
      <w:r w:rsidRPr="009256F8">
        <w:rPr>
          <w:rFonts w:ascii="Arial" w:eastAsia="Times New Roman" w:hAnsi="Arial" w:cs="Arial"/>
          <w:color w:val="000000"/>
          <w:sz w:val="20"/>
          <w:szCs w:val="20"/>
          <w:lang w:eastAsia="de-DE"/>
          <w:rPrChange w:id="100" w:author="David Döbele" w:date="2026-02-09T10:04:00Z" w16du:dateUtc="2026-02-09T09:04:00Z">
            <w:rPr>
              <w:rFonts w:ascii="Arial" w:eastAsia="Times New Roman" w:hAnsi="Arial" w:cs="Arial"/>
              <w:color w:val="000000"/>
              <w:sz w:val="21"/>
              <w:szCs w:val="21"/>
              <w:lang w:eastAsia="de-DE"/>
            </w:rPr>
          </w:rPrChange>
        </w:rPr>
        <w:t xml:space="preserve">Mit freundlichen Grüßen </w:t>
      </w:r>
    </w:p>
    <w:p w14:paraId="01341A91" w14:textId="77777777" w:rsidR="003D05E0" w:rsidRPr="009256F8" w:rsidDel="009256F8" w:rsidRDefault="003D05E0" w:rsidP="004459B5">
      <w:pPr>
        <w:jc w:val="both"/>
        <w:rPr>
          <w:del w:id="101" w:author="David Döbele" w:date="2026-02-09T10:04:00Z" w16du:dateUtc="2026-02-09T09:04:00Z"/>
          <w:rFonts w:ascii="Arial" w:hAnsi="Arial" w:cs="Arial"/>
          <w:sz w:val="20"/>
          <w:szCs w:val="20"/>
          <w:rPrChange w:id="102" w:author="David Döbele" w:date="2026-02-09T10:04:00Z" w16du:dateUtc="2026-02-09T09:04:00Z">
            <w:rPr>
              <w:del w:id="103" w:author="David Döbele" w:date="2026-02-09T10:04:00Z" w16du:dateUtc="2026-02-09T09:04:00Z"/>
              <w:rFonts w:ascii="Arial" w:hAnsi="Arial" w:cs="Arial"/>
              <w:sz w:val="21"/>
              <w:szCs w:val="21"/>
            </w:rPr>
          </w:rPrChange>
        </w:rPr>
      </w:pPr>
      <w:r w:rsidRPr="009256F8">
        <w:rPr>
          <w:rFonts w:ascii="Arial" w:eastAsia="Times New Roman" w:hAnsi="Arial" w:cs="Arial"/>
          <w:color w:val="000000"/>
          <w:sz w:val="20"/>
          <w:szCs w:val="20"/>
          <w:lang w:eastAsia="de-DE"/>
          <w:rPrChange w:id="104" w:author="David Döbele" w:date="2026-02-09T10:04:00Z" w16du:dateUtc="2026-02-09T09:04:00Z">
            <w:rPr>
              <w:rFonts w:ascii="Arial" w:eastAsia="Times New Roman" w:hAnsi="Arial" w:cs="Arial"/>
              <w:color w:val="000000"/>
              <w:sz w:val="21"/>
              <w:szCs w:val="21"/>
              <w:lang w:eastAsia="de-DE"/>
            </w:rPr>
          </w:rPrChange>
        </w:rPr>
        <w:t>Tjark Jacobsen</w:t>
      </w:r>
    </w:p>
    <w:p w14:paraId="46EBEB2A" w14:textId="77777777" w:rsidR="003D05E0" w:rsidRPr="009256F8" w:rsidDel="009256F8" w:rsidRDefault="003D05E0" w:rsidP="004459B5">
      <w:pPr>
        <w:spacing w:after="0"/>
        <w:jc w:val="both"/>
        <w:rPr>
          <w:del w:id="105" w:author="David Döbele" w:date="2026-02-09T10:04:00Z" w16du:dateUtc="2026-02-09T09:04:00Z"/>
          <w:rFonts w:ascii="Arial" w:hAnsi="Arial" w:cs="Arial"/>
          <w:bCs/>
          <w:sz w:val="20"/>
          <w:szCs w:val="20"/>
          <w:rPrChange w:id="106" w:author="David Döbele" w:date="2026-02-09T10:04:00Z" w16du:dateUtc="2026-02-09T09:04:00Z">
            <w:rPr>
              <w:del w:id="107" w:author="David Döbele" w:date="2026-02-09T10:04:00Z" w16du:dateUtc="2026-02-09T09:04:00Z"/>
              <w:rFonts w:ascii="Arial" w:hAnsi="Arial" w:cs="Arial"/>
              <w:bCs/>
              <w:sz w:val="21"/>
              <w:szCs w:val="21"/>
            </w:rPr>
          </w:rPrChange>
        </w:rPr>
      </w:pPr>
    </w:p>
    <w:p w14:paraId="63A996D4" w14:textId="77777777" w:rsidR="003D05E0" w:rsidRPr="009256F8" w:rsidDel="009256F8" w:rsidRDefault="003D05E0" w:rsidP="004459B5">
      <w:pPr>
        <w:spacing w:after="0"/>
        <w:rPr>
          <w:del w:id="108" w:author="David Döbele" w:date="2026-02-09T10:04:00Z" w16du:dateUtc="2026-02-09T09:04:00Z"/>
          <w:rFonts w:ascii="Arial" w:hAnsi="Arial" w:cs="Arial"/>
          <w:bCs/>
          <w:sz w:val="20"/>
          <w:szCs w:val="20"/>
          <w:rPrChange w:id="109" w:author="David Döbele" w:date="2026-02-09T10:04:00Z" w16du:dateUtc="2026-02-09T09:04:00Z">
            <w:rPr>
              <w:del w:id="110" w:author="David Döbele" w:date="2026-02-09T10:04:00Z" w16du:dateUtc="2026-02-09T09:04:00Z"/>
              <w:rFonts w:ascii="Arial" w:hAnsi="Arial" w:cs="Arial"/>
              <w:bCs/>
              <w:sz w:val="21"/>
              <w:szCs w:val="21"/>
            </w:rPr>
          </w:rPrChange>
        </w:rPr>
      </w:pPr>
    </w:p>
    <w:p w14:paraId="7C0C2FE2" w14:textId="77777777" w:rsidR="003D05E0" w:rsidRPr="009256F8" w:rsidRDefault="003D05E0" w:rsidP="009256F8">
      <w:pPr>
        <w:jc w:val="both"/>
        <w:rPr>
          <w:sz w:val="20"/>
          <w:szCs w:val="20"/>
          <w:rPrChange w:id="111" w:author="David Döbele" w:date="2026-02-09T10:04:00Z" w16du:dateUtc="2026-02-09T09:04:00Z">
            <w:rPr>
              <w:sz w:val="21"/>
              <w:szCs w:val="21"/>
            </w:rPr>
          </w:rPrChange>
        </w:rPr>
        <w:pPrChange w:id="112" w:author="David Döbele" w:date="2026-02-09T10:04:00Z" w16du:dateUtc="2026-02-09T09:04:00Z">
          <w:pPr>
            <w:spacing w:line="240" w:lineRule="auto"/>
          </w:pPr>
        </w:pPrChange>
      </w:pPr>
    </w:p>
    <w:sectPr w:rsidR="003D05E0" w:rsidRPr="009256F8" w:rsidSect="00EA3FD5">
      <w:pgSz w:w="11906" w:h="16838"/>
      <w:pgMar w:top="851" w:right="1191" w:bottom="624"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E0"/>
    <w:rsid w:val="003D05E0"/>
    <w:rsid w:val="00416F39"/>
    <w:rsid w:val="004459B5"/>
    <w:rsid w:val="004B629E"/>
    <w:rsid w:val="009256F8"/>
    <w:rsid w:val="00EA3F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8A16"/>
  <w15:chartTrackingRefBased/>
  <w15:docId w15:val="{77CCE333-1307-4C4C-B2AD-6B79BB8D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D05E0"/>
    <w:pPr>
      <w:spacing w:after="160" w:line="259" w:lineRule="auto"/>
    </w:pPr>
    <w:rPr>
      <w:kern w:val="0"/>
      <w:sz w:val="22"/>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hitespace-normal">
    <w:name w:val="whitespace-normal"/>
    <w:basedOn w:val="Absatz-Standardschriftart"/>
    <w:rsid w:val="004B629E"/>
  </w:style>
  <w:style w:type="paragraph" w:styleId="berarbeitung">
    <w:name w:val="Revision"/>
    <w:hidden/>
    <w:uiPriority w:val="99"/>
    <w:semiHidden/>
    <w:rsid w:val="009256F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3668</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David Döbele</cp:lastModifiedBy>
  <cp:revision>5</cp:revision>
  <dcterms:created xsi:type="dcterms:W3CDTF">2026-02-07T14:55:00Z</dcterms:created>
  <dcterms:modified xsi:type="dcterms:W3CDTF">2026-02-09T09:04:00Z</dcterms:modified>
</cp:coreProperties>
</file>