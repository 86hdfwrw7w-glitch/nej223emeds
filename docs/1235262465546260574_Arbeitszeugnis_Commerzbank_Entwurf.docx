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7BC10" w14:textId="1B1A3556" w:rsidR="003D32A7" w:rsidRDefault="00CF486C" w:rsidP="00CF486C">
      <w:pPr>
        <w:pStyle w:val="berschrift1"/>
      </w:pPr>
      <w:r>
        <w:t>Zeugnis</w:t>
      </w:r>
    </w:p>
    <w:p w14:paraId="6A823A0E" w14:textId="222CFFC3" w:rsidR="00CF486C" w:rsidRDefault="00CF486C" w:rsidP="00786A66">
      <w:pPr>
        <w:jc w:val="both"/>
      </w:pPr>
      <w:r>
        <w:t>Frau Laura Fahlbusch, geboren am 30.11.1997</w:t>
      </w:r>
      <w:r w:rsidR="001850A1">
        <w:t xml:space="preserve"> in Bogotá Kolumbien</w:t>
      </w:r>
      <w:r>
        <w:t>, war in der Zeit vom 01. Mai 2023 bis zum 30. Juni 2024 als Trainee im Bereich Product Business Management Transaction Banking</w:t>
      </w:r>
      <w:r w:rsidR="009C6EC1">
        <w:t xml:space="preserve"> der Commerzbank </w:t>
      </w:r>
      <w:r w:rsidR="001850A1">
        <w:t xml:space="preserve">AG </w:t>
      </w:r>
      <w:r w:rsidR="009C6EC1">
        <w:t xml:space="preserve">am Standort Frankfurt </w:t>
      </w:r>
      <w:r w:rsidR="00C16CB1">
        <w:t xml:space="preserve">am Main </w:t>
      </w:r>
      <w:r w:rsidR="009C6EC1">
        <w:t xml:space="preserve">tätig. </w:t>
      </w:r>
    </w:p>
    <w:p w14:paraId="509267BD" w14:textId="0C47033D" w:rsidR="000318EB" w:rsidRDefault="000318EB" w:rsidP="00786A66">
      <w:pPr>
        <w:jc w:val="both"/>
      </w:pPr>
      <w:r>
        <w:t xml:space="preserve">Die Commerzbank AG </w:t>
      </w:r>
      <w:r w:rsidR="00562DBB" w:rsidRPr="00562DBB">
        <w:t>mit Hauptsitz in Frankfurt am Main ist eine führende internationale Geschäftsbank mit einer starken Präsenz in Europa. Als eine der größten Banken in Deutschland spielt die Commerzbank AG eine wichtige Rolle bei der Bereitstellung von Finanzdienstleistungen für Privatpersonen, Unternehmen und Institutionen weltweit.</w:t>
      </w:r>
    </w:p>
    <w:p w14:paraId="42C941C0" w14:textId="5FAA5A37" w:rsidR="00512D0B" w:rsidRDefault="007073A2" w:rsidP="00786A66">
      <w:pPr>
        <w:jc w:val="both"/>
      </w:pPr>
      <w:r>
        <w:t xml:space="preserve">Während ihrer Anstallung rotierte </w:t>
      </w:r>
      <w:r w:rsidR="000318EB">
        <w:t xml:space="preserve">Frau Fahlbusch durch verschiedene </w:t>
      </w:r>
      <w:r>
        <w:t>Management- und Finanza</w:t>
      </w:r>
      <w:r w:rsidR="000318EB">
        <w:t>bteilungen.</w:t>
      </w:r>
      <w:r w:rsidR="002C690A">
        <w:t xml:space="preserve"> Zwei Bereiche, das Risk Management und Asset Management, konnte sich Frau Fahlbusch neben ihrem vorgesehenen Ausbildungsplan aussuchen.</w:t>
      </w:r>
      <w:r w:rsidR="000318EB">
        <w:t xml:space="preserve"> </w:t>
      </w:r>
      <w:r w:rsidR="00E4229B">
        <w:t xml:space="preserve">Frau Fahlbusch übte ihre Tätigkeit sowohl von unseren Standorten im DLZ, LTF als auch von unserem globalen Hauptsitz im Tower (Frankfurt am Main) aus. </w:t>
      </w:r>
    </w:p>
    <w:p w14:paraId="33E098B1" w14:textId="361AF22C" w:rsidR="000318EB" w:rsidRDefault="000318EB" w:rsidP="00786A66">
      <w:pPr>
        <w:jc w:val="both"/>
      </w:pPr>
      <w:r>
        <w:t>In Ihrer Hauptabteilung war sie insgesamt X Wochen und übte</w:t>
      </w:r>
      <w:r w:rsidR="00DB615A">
        <w:t xml:space="preserve"> unter anderem</w:t>
      </w:r>
      <w:r>
        <w:t xml:space="preserve"> folgende Tätigkeiten aus: </w:t>
      </w:r>
    </w:p>
    <w:p w14:paraId="5EAE7704" w14:textId="3941F044" w:rsidR="000318EB" w:rsidRDefault="003E58A6" w:rsidP="003E58A6">
      <w:pPr>
        <w:pStyle w:val="Listenabsatz"/>
        <w:numPr>
          <w:ilvl w:val="0"/>
          <w:numId w:val="1"/>
        </w:numPr>
        <w:jc w:val="both"/>
      </w:pPr>
      <w:r>
        <w:t>Hallo</w:t>
      </w:r>
    </w:p>
    <w:p w14:paraId="44DEF81E" w14:textId="647ED884" w:rsidR="003E58A6" w:rsidRDefault="003E58A6" w:rsidP="003E58A6">
      <w:pPr>
        <w:pStyle w:val="Listenabsatz"/>
        <w:numPr>
          <w:ilvl w:val="0"/>
          <w:numId w:val="1"/>
        </w:numPr>
        <w:jc w:val="both"/>
      </w:pPr>
      <w:r>
        <w:t xml:space="preserve">Wie </w:t>
      </w:r>
    </w:p>
    <w:p w14:paraId="088D1247" w14:textId="0332C9AF" w:rsidR="003E58A6" w:rsidRDefault="003E58A6" w:rsidP="003E58A6">
      <w:pPr>
        <w:pStyle w:val="Listenabsatz"/>
        <w:numPr>
          <w:ilvl w:val="0"/>
          <w:numId w:val="1"/>
        </w:numPr>
        <w:jc w:val="both"/>
      </w:pPr>
      <w:r>
        <w:t xml:space="preserve">Geht </w:t>
      </w:r>
    </w:p>
    <w:p w14:paraId="38D380D2" w14:textId="2AA5787E" w:rsidR="003E58A6" w:rsidRDefault="003E58A6" w:rsidP="003E58A6">
      <w:pPr>
        <w:pStyle w:val="Listenabsatz"/>
        <w:numPr>
          <w:ilvl w:val="0"/>
          <w:numId w:val="1"/>
        </w:numPr>
        <w:jc w:val="both"/>
      </w:pPr>
      <w:r>
        <w:t xml:space="preserve">Es </w:t>
      </w:r>
    </w:p>
    <w:p w14:paraId="5E616835" w14:textId="62D13ADD" w:rsidR="000318EB" w:rsidRDefault="003E58A6" w:rsidP="00786A66">
      <w:pPr>
        <w:pStyle w:val="Listenabsatz"/>
        <w:numPr>
          <w:ilvl w:val="0"/>
          <w:numId w:val="1"/>
        </w:numPr>
        <w:jc w:val="both"/>
      </w:pPr>
      <w:r>
        <w:t>Dir</w:t>
      </w:r>
    </w:p>
    <w:p w14:paraId="24D1C815" w14:textId="071CA604" w:rsidR="000318EB" w:rsidRDefault="000318EB" w:rsidP="00786A66">
      <w:pPr>
        <w:jc w:val="both"/>
      </w:pPr>
      <w:r>
        <w:t>Zu Ihren Rotationen zählten X Wochen in XY, X Wochen in XY, X Wochen in XY, X Wochen in XY, X Wochen in XY und X Wochen in XY.</w:t>
      </w:r>
      <w:r w:rsidR="00FB5FEB">
        <w:t xml:space="preserve"> Dabei übte sie unter anderem folgende Tätigkeiten aus: </w:t>
      </w:r>
    </w:p>
    <w:p w14:paraId="0B93C47B" w14:textId="738B5655" w:rsidR="00954E38" w:rsidRDefault="002E211A" w:rsidP="002E211A">
      <w:pPr>
        <w:pStyle w:val="Listenabsatz"/>
        <w:numPr>
          <w:ilvl w:val="0"/>
          <w:numId w:val="2"/>
        </w:numPr>
        <w:jc w:val="both"/>
      </w:pPr>
      <w:r>
        <w:t>Hallo</w:t>
      </w:r>
    </w:p>
    <w:p w14:paraId="060BAA00" w14:textId="7110EF4A" w:rsidR="002E211A" w:rsidRDefault="002E211A" w:rsidP="002E211A">
      <w:pPr>
        <w:pStyle w:val="Listenabsatz"/>
        <w:numPr>
          <w:ilvl w:val="0"/>
          <w:numId w:val="2"/>
        </w:numPr>
        <w:jc w:val="both"/>
      </w:pPr>
      <w:r>
        <w:t>Bärchen</w:t>
      </w:r>
    </w:p>
    <w:p w14:paraId="19CEAFA6" w14:textId="0B6F4B18" w:rsidR="002E211A" w:rsidRDefault="002E211A" w:rsidP="002E211A">
      <w:pPr>
        <w:pStyle w:val="Listenabsatz"/>
        <w:numPr>
          <w:ilvl w:val="0"/>
          <w:numId w:val="2"/>
        </w:numPr>
        <w:jc w:val="both"/>
      </w:pPr>
      <w:r>
        <w:t xml:space="preserve">Mein </w:t>
      </w:r>
    </w:p>
    <w:p w14:paraId="75DD8543" w14:textId="4C6FBF12" w:rsidR="002E211A" w:rsidRDefault="002E211A" w:rsidP="002E211A">
      <w:pPr>
        <w:pStyle w:val="Listenabsatz"/>
        <w:numPr>
          <w:ilvl w:val="0"/>
          <w:numId w:val="2"/>
        </w:numPr>
        <w:jc w:val="both"/>
      </w:pPr>
      <w:r>
        <w:t>Arbeitszeugnis</w:t>
      </w:r>
    </w:p>
    <w:p w14:paraId="44714097" w14:textId="076A74B1" w:rsidR="002E211A" w:rsidRDefault="002E211A" w:rsidP="002E211A">
      <w:pPr>
        <w:pStyle w:val="Listenabsatz"/>
        <w:numPr>
          <w:ilvl w:val="0"/>
          <w:numId w:val="2"/>
        </w:numPr>
        <w:jc w:val="both"/>
      </w:pPr>
      <w:r>
        <w:t xml:space="preserve">Wird </w:t>
      </w:r>
    </w:p>
    <w:p w14:paraId="0DA3E963" w14:textId="26BA56C8" w:rsidR="00E26C05" w:rsidRDefault="002E211A" w:rsidP="00786A66">
      <w:pPr>
        <w:pStyle w:val="Listenabsatz"/>
        <w:numPr>
          <w:ilvl w:val="0"/>
          <w:numId w:val="2"/>
        </w:numPr>
        <w:jc w:val="both"/>
      </w:pPr>
      <w:r>
        <w:t>Lit</w:t>
      </w:r>
    </w:p>
    <w:p w14:paraId="4E5AF804" w14:textId="6EDF754C" w:rsidR="003B6D66" w:rsidRDefault="00125141" w:rsidP="00786A66">
      <w:pPr>
        <w:jc w:val="both"/>
      </w:pPr>
      <w:r>
        <w:t xml:space="preserve">Frau Fahlbusch </w:t>
      </w:r>
      <w:r w:rsidR="003B6D66" w:rsidRPr="003B6D66">
        <w:t>hat von der ih</w:t>
      </w:r>
      <w:r>
        <w:t>r</w:t>
      </w:r>
      <w:r w:rsidR="003B6D66" w:rsidRPr="003B6D66">
        <w:t xml:space="preserve"> gebotenen Möglichkeit, sich mit den Arbeiten und Abläufen in de</w:t>
      </w:r>
      <w:r w:rsidR="00653D95">
        <w:t>n</w:t>
      </w:r>
      <w:r w:rsidR="003B6D66" w:rsidRPr="003B6D66">
        <w:t xml:space="preserve"> Abteilung</w:t>
      </w:r>
      <w:r w:rsidR="00653D95">
        <w:t>en</w:t>
      </w:r>
      <w:r w:rsidR="003B6D66" w:rsidRPr="003B6D66">
        <w:t xml:space="preserve"> sowie den betrieblichen Zusammenhängen vertraut zu machen, mit </w:t>
      </w:r>
      <w:r w:rsidR="00416795">
        <w:t xml:space="preserve">äußerst </w:t>
      </w:r>
      <w:r w:rsidR="00653D95">
        <w:t xml:space="preserve">großem </w:t>
      </w:r>
      <w:r w:rsidR="003B6D66" w:rsidRPr="003B6D66">
        <w:t>Engagement und Interesse Gebrauch gemacht.</w:t>
      </w:r>
    </w:p>
    <w:p w14:paraId="608686BC" w14:textId="77541C34" w:rsidR="00BB2CF6" w:rsidRDefault="00125141" w:rsidP="00786A66">
      <w:pPr>
        <w:jc w:val="both"/>
      </w:pPr>
      <w:r>
        <w:t xml:space="preserve">Frau Fahlbusch </w:t>
      </w:r>
      <w:r w:rsidR="00BB2CF6" w:rsidRPr="00BB2CF6">
        <w:t xml:space="preserve">überzeugte durch die Fähigkeit, bei allen Problemstellungen die entscheidenden Zusammenhänge zu erkennen und </w:t>
      </w:r>
      <w:r w:rsidR="00E700B9">
        <w:t>ausgezeichnete</w:t>
      </w:r>
      <w:r w:rsidR="00BB2CF6" w:rsidRPr="00BB2CF6">
        <w:t xml:space="preserve"> Lösungen zu finden. Auch in Belastungssituationen agierte </w:t>
      </w:r>
      <w:r>
        <w:t xml:space="preserve">sie </w:t>
      </w:r>
      <w:r w:rsidR="00BB2CF6" w:rsidRPr="00BB2CF6">
        <w:t>flexibel und besonnen.</w:t>
      </w:r>
    </w:p>
    <w:p w14:paraId="7DBD4CA6" w14:textId="1F6FF522" w:rsidR="00CC7702" w:rsidRDefault="00D73C2F" w:rsidP="00786A66">
      <w:pPr>
        <w:jc w:val="both"/>
      </w:pPr>
      <w:r>
        <w:lastRenderedPageBreak/>
        <w:t xml:space="preserve">Frau Fahlbusch hat sich innerhalb von kürzester Zeit ein </w:t>
      </w:r>
      <w:del w:id="0" w:author="David Döbele" w:date="2024-05-01T18:10:00Z">
        <w:r w:rsidDel="000766DB">
          <w:delText>sehr gutes</w:delText>
        </w:r>
      </w:del>
      <w:ins w:id="1" w:author="David Döbele" w:date="2024-05-01T18:10:00Z">
        <w:r w:rsidR="000766DB">
          <w:rPr>
            <w:lang w:val="de-DE"/>
          </w:rPr>
          <w:t>ausgezeichnetes</w:t>
        </w:r>
      </w:ins>
      <w:r>
        <w:t xml:space="preserve"> Fachwissen angeeignet. Während ihrer Zeit als Trainee nahm sie stets mit sehr großem Erfolg an den innerbetrieblich angebotenen Weiterbildungsmaßnahmen sowie einer externen Schulung teil. </w:t>
      </w:r>
    </w:p>
    <w:p w14:paraId="4592D1D4" w14:textId="2A69CDF3" w:rsidR="008659AA" w:rsidRDefault="00954E38" w:rsidP="00786A66">
      <w:pPr>
        <w:jc w:val="both"/>
      </w:pPr>
      <w:r>
        <w:t xml:space="preserve">In Ihr Aufgabengebiet hat sich Frau Fahlbusch sehr engagiert und motiviert eingearbeitet. Dank </w:t>
      </w:r>
      <w:r w:rsidRPr="000F1A3B">
        <w:rPr>
          <w:color w:val="000000" w:themeColor="text1"/>
        </w:rPr>
        <w:t xml:space="preserve">Ihrer </w:t>
      </w:r>
      <w:r w:rsidR="0031789F" w:rsidRPr="000F1A3B">
        <w:rPr>
          <w:color w:val="000000" w:themeColor="text1"/>
        </w:rPr>
        <w:t>außergewöhnlich guten</w:t>
      </w:r>
      <w:r w:rsidRPr="000F1A3B">
        <w:rPr>
          <w:color w:val="000000" w:themeColor="text1"/>
        </w:rPr>
        <w:t xml:space="preserve"> Auffassungsgabe</w:t>
      </w:r>
      <w:r w:rsidR="000F1A3B" w:rsidRPr="000F1A3B">
        <w:rPr>
          <w:color w:val="000000" w:themeColor="text1"/>
        </w:rPr>
        <w:t xml:space="preserve">, </w:t>
      </w:r>
      <w:r w:rsidRPr="000F1A3B">
        <w:rPr>
          <w:color w:val="000000" w:themeColor="text1"/>
        </w:rPr>
        <w:t xml:space="preserve">guter theoretischer Kenntnisse aus dem Studium </w:t>
      </w:r>
      <w:r w:rsidR="000F1A3B" w:rsidRPr="000F1A3B">
        <w:rPr>
          <w:color w:val="000000" w:themeColor="text1"/>
        </w:rPr>
        <w:t>und sehr breite</w:t>
      </w:r>
      <w:r w:rsidR="00652307">
        <w:rPr>
          <w:color w:val="000000" w:themeColor="text1"/>
        </w:rPr>
        <w:t>m</w:t>
      </w:r>
      <w:r w:rsidR="000F1A3B" w:rsidRPr="000F1A3B">
        <w:rPr>
          <w:color w:val="000000" w:themeColor="text1"/>
        </w:rPr>
        <w:t xml:space="preserve"> Erfahrungsschatz, </w:t>
      </w:r>
      <w:r w:rsidRPr="000F1A3B">
        <w:rPr>
          <w:color w:val="000000" w:themeColor="text1"/>
        </w:rPr>
        <w:t xml:space="preserve">bewältigte sie auch neue Anforderungen </w:t>
      </w:r>
      <w:ins w:id="2" w:author="David Döbele" w:date="2024-05-01T18:11:00Z">
        <w:r w:rsidR="000766DB">
          <w:rPr>
            <w:color w:val="000000" w:themeColor="text1"/>
            <w:lang w:val="de-DE"/>
          </w:rPr>
          <w:t xml:space="preserve">überdurchschnittlich </w:t>
        </w:r>
      </w:ins>
      <w:r w:rsidRPr="000F1A3B">
        <w:rPr>
          <w:color w:val="000000" w:themeColor="text1"/>
        </w:rPr>
        <w:t xml:space="preserve">schnell und sicher. </w:t>
      </w:r>
      <w:r w:rsidR="00256BFE" w:rsidRPr="000F1A3B">
        <w:rPr>
          <w:color w:val="000000" w:themeColor="text1"/>
        </w:rPr>
        <w:t xml:space="preserve">Auch komplexe Ausbildungsinhalte konnte sie innerhalb kürzester Zeit perfekt erfassen. </w:t>
      </w:r>
      <w:r w:rsidR="0031789F" w:rsidRPr="000F1A3B">
        <w:rPr>
          <w:color w:val="000000" w:themeColor="text1"/>
        </w:rPr>
        <w:t xml:space="preserve">Frau Fahlbusch konnte sich bereits ein exzellentes Fachwissen in den Bereichen Außenhandel, Risikomanagement und Portfoliomanagement aufbauen. </w:t>
      </w:r>
      <w:r w:rsidR="007A77E9" w:rsidRPr="000F1A3B">
        <w:rPr>
          <w:color w:val="000000" w:themeColor="text1"/>
        </w:rPr>
        <w:t xml:space="preserve">Frau Fahlbusch zeigte fortwährend hohe Eigeninitiative und identifizierte sich absolut vortrefflich mit ihren Aufgaben und unserem Unternehmen, wobei sie auch durch ihre vorbildliche </w:t>
      </w:r>
      <w:r w:rsidR="00E263D7" w:rsidRPr="000F1A3B">
        <w:rPr>
          <w:color w:val="000000" w:themeColor="text1"/>
        </w:rPr>
        <w:t xml:space="preserve">und allgegenwärtige </w:t>
      </w:r>
      <w:r w:rsidR="007A77E9" w:rsidRPr="000F1A3B">
        <w:rPr>
          <w:color w:val="000000" w:themeColor="text1"/>
        </w:rPr>
        <w:t>Einsatzfreude überzeugte. Frau Fahlbusch zei</w:t>
      </w:r>
      <w:r w:rsidR="007A5963" w:rsidRPr="000F1A3B">
        <w:rPr>
          <w:color w:val="000000" w:themeColor="text1"/>
        </w:rPr>
        <w:t>chne</w:t>
      </w:r>
      <w:r w:rsidR="007A77E9" w:rsidRPr="000F1A3B">
        <w:rPr>
          <w:color w:val="000000" w:themeColor="text1"/>
        </w:rPr>
        <w:t xml:space="preserve">te sich während der gesamten Ausbildung </w:t>
      </w:r>
      <w:r w:rsidR="007A5963" w:rsidRPr="000F1A3B">
        <w:rPr>
          <w:color w:val="000000" w:themeColor="text1"/>
        </w:rPr>
        <w:t xml:space="preserve">durch eine ausgesprochen </w:t>
      </w:r>
      <w:r w:rsidR="007A5963">
        <w:t xml:space="preserve">hohe, sehr gute Lernbereitschaft aus. Auch in Situationen mit größtem Arbeitsaufkommen erwies sie sich dauerhaft als außergewöhnlich belastbar. </w:t>
      </w:r>
      <w:r w:rsidR="0031789F">
        <w:t>Besonders hervorzuheben ist dabei auch ihr in höchstem Maße ausgeprägtes analytisches Denkvermögen, wodurch Frau Fahlbusch auch in den schwierigsten Situationen eine immer eigenständige und absolut ausgewogene Mitarbeiterin war.</w:t>
      </w:r>
      <w:r w:rsidR="00E86F75">
        <w:t xml:space="preserve"> Ihre enorme </w:t>
      </w:r>
      <w:r w:rsidR="00E86F75" w:rsidRPr="00E86F75">
        <w:t>Anpassungsfähigkeit trug zu einem dynamischen und innovativen Arbeitsumfeld bei.</w:t>
      </w:r>
    </w:p>
    <w:p w14:paraId="7EAE79FF" w14:textId="42C501C8" w:rsidR="00954E38" w:rsidRDefault="00922C2D" w:rsidP="00786A66">
      <w:pPr>
        <w:jc w:val="both"/>
      </w:pPr>
      <w:r>
        <w:t xml:space="preserve">Frau Fahlbusch wurde wegen ihrer </w:t>
      </w:r>
      <w:r w:rsidR="00C30867">
        <w:t xml:space="preserve">äußerst </w:t>
      </w:r>
      <w:r>
        <w:t>zielstrebigen, zuverlässigen</w:t>
      </w:r>
      <w:r w:rsidR="00A56101">
        <w:t xml:space="preserve">, </w:t>
      </w:r>
      <w:r w:rsidR="00C30867">
        <w:t>strukturierten</w:t>
      </w:r>
      <w:r>
        <w:t xml:space="preserve"> und </w:t>
      </w:r>
      <w:r w:rsidR="00C30867">
        <w:t>ausgesprochen verantwortungsbewussten</w:t>
      </w:r>
      <w:r>
        <w:t xml:space="preserve"> Arbeitsweise </w:t>
      </w:r>
      <w:r w:rsidR="00ED13C3">
        <w:t xml:space="preserve">uneingeschränkt </w:t>
      </w:r>
      <w:r>
        <w:t xml:space="preserve">geschätzt. </w:t>
      </w:r>
      <w:r w:rsidR="00A56101">
        <w:t>Ihre</w:t>
      </w:r>
      <w:r w:rsidR="00A56101" w:rsidRPr="00A56101">
        <w:t xml:space="preserve"> Arbeitsweise </w:t>
      </w:r>
      <w:r w:rsidR="00A56101">
        <w:t xml:space="preserve">wurde </w:t>
      </w:r>
      <w:r w:rsidR="00A56101" w:rsidRPr="00A56101">
        <w:t>durch Effizienz, Selbstständigkeit und Sorgfalt geprägt</w:t>
      </w:r>
      <w:r w:rsidR="00A56101">
        <w:t xml:space="preserve">. </w:t>
      </w:r>
      <w:r w:rsidR="0038107F">
        <w:t>So erreichte sie ausgezeichnete Arbeitsergebnisse</w:t>
      </w:r>
      <w:r w:rsidR="004306C7">
        <w:t>,</w:t>
      </w:r>
      <w:r w:rsidR="004306C7" w:rsidRPr="004306C7">
        <w:t xml:space="preserve"> wobei </w:t>
      </w:r>
      <w:r w:rsidR="004306C7">
        <w:t>Frau Fahlbusch</w:t>
      </w:r>
      <w:r w:rsidR="004306C7" w:rsidRPr="004306C7">
        <w:t xml:space="preserve"> die abgestimmten Termine einhielt</w:t>
      </w:r>
      <w:r w:rsidR="0038107F">
        <w:t xml:space="preserve">. </w:t>
      </w:r>
      <w:r w:rsidR="00E263D7">
        <w:t xml:space="preserve">Auch überaus starkem Arbeitsanfall war sie jederzeit bestens gewachsen. </w:t>
      </w:r>
      <w:r w:rsidR="0038107F">
        <w:t xml:space="preserve">Die Frau Fahlbusch übertragenen Aufgaben erledigte sie stets </w:t>
      </w:r>
      <w:r w:rsidR="00E263D7">
        <w:t xml:space="preserve">und in jeder Hinsicht </w:t>
      </w:r>
      <w:r w:rsidR="0038107F">
        <w:t>zu unserer vollsten Zufriedenheit.</w:t>
      </w:r>
      <w:r w:rsidR="004306C7">
        <w:t xml:space="preserve"> </w:t>
      </w:r>
    </w:p>
    <w:p w14:paraId="451B5CB1" w14:textId="3DD8612E" w:rsidR="0038107F" w:rsidRDefault="00855313" w:rsidP="00786A66">
      <w:pPr>
        <w:jc w:val="both"/>
      </w:pPr>
      <w:r>
        <w:t xml:space="preserve">Aufgrund ihrer freundlichen und hilfsbereiten Art war Frau Fahlbusch bei Vorgesetzten und im Kollegenkreis allseits </w:t>
      </w:r>
      <w:r w:rsidR="00120914">
        <w:t>absolut anerkannt und immer beliebt</w:t>
      </w:r>
      <w:r>
        <w:t xml:space="preserve">. Ihr Verhalten war </w:t>
      </w:r>
      <w:r w:rsidR="00D34AB1">
        <w:t xml:space="preserve">immer </w:t>
      </w:r>
      <w:r w:rsidR="0019688F">
        <w:t xml:space="preserve">teamorientiert, loyal und </w:t>
      </w:r>
      <w:r>
        <w:t xml:space="preserve">jederzeit einwandfrei. </w:t>
      </w:r>
      <w:r w:rsidR="001A3235">
        <w:t>Ihre</w:t>
      </w:r>
      <w:r w:rsidR="001A3235" w:rsidRPr="001A3235">
        <w:t xml:space="preserve"> Zusammenarbeit mit Kunden</w:t>
      </w:r>
      <w:r w:rsidR="001A3235">
        <w:t xml:space="preserve"> </w:t>
      </w:r>
      <w:r w:rsidR="001A3235" w:rsidRPr="001A3235">
        <w:t>war von fairer Kooperation getragen, wobei unsere Interessen von ih</w:t>
      </w:r>
      <w:r w:rsidR="00B41DDA">
        <w:t>r</w:t>
      </w:r>
      <w:r w:rsidR="001A3235" w:rsidRPr="001A3235">
        <w:t xml:space="preserve"> zuverlässig gewahrt wurden.</w:t>
      </w:r>
      <w:r w:rsidR="00120914" w:rsidRPr="00120914">
        <w:t xml:space="preserve"> </w:t>
      </w:r>
      <w:r w:rsidR="00120914">
        <w:t>Unser Unternehmen wurde von ihr stets vorbildlich und somit auf das Allerbeste repräsentiert.</w:t>
      </w:r>
    </w:p>
    <w:p w14:paraId="27EA05AB" w14:textId="783D0FE5" w:rsidR="002F64AD" w:rsidRDefault="002F64AD" w:rsidP="00786A66">
      <w:pPr>
        <w:jc w:val="both"/>
      </w:pPr>
      <w:r w:rsidRPr="002F64AD">
        <w:t xml:space="preserve">Darüber hinaus hielt </w:t>
      </w:r>
      <w:r>
        <w:t>Frau Fahlbusch</w:t>
      </w:r>
      <w:r w:rsidRPr="002F64AD">
        <w:t xml:space="preserve"> sich an die Werte und Grundsätze der Commerzbank AG und bewahrte stets höchste Standards an Integrität, Ethik und Professionalität in all ihre</w:t>
      </w:r>
      <w:r w:rsidR="00E86F75">
        <w:t>n</w:t>
      </w:r>
      <w:r w:rsidRPr="002F64AD">
        <w:t xml:space="preserve"> Interaktionen und Entscheidungsprozessen.</w:t>
      </w:r>
    </w:p>
    <w:p w14:paraId="4A481B34" w14:textId="32FEB705" w:rsidR="00A201F8" w:rsidRDefault="00A201F8" w:rsidP="00A201F8">
      <w:pPr>
        <w:jc w:val="both"/>
      </w:pPr>
      <w:r>
        <w:t>Frau Fahlbusch</w:t>
      </w:r>
      <w:r w:rsidRPr="00A201F8">
        <w:t xml:space="preserve"> verlässt uns auf eigenen Wunsch zum heutigen Tage.</w:t>
      </w:r>
    </w:p>
    <w:p w14:paraId="1C78272B" w14:textId="0A5FA04A" w:rsidR="00663179" w:rsidRPr="00CF486C" w:rsidRDefault="00A201F8" w:rsidP="00663179">
      <w:pPr>
        <w:jc w:val="both"/>
      </w:pPr>
      <w:r w:rsidRPr="00A201F8">
        <w:lastRenderedPageBreak/>
        <w:t xml:space="preserve">Wir bedauern </w:t>
      </w:r>
      <w:r>
        <w:t>ihre</w:t>
      </w:r>
      <w:r w:rsidRPr="00A201F8">
        <w:t xml:space="preserve"> frühzeitig kommunizierte Entscheidung, sich einer neuen beruflichen Herausforderung zu stellen und sind ih</w:t>
      </w:r>
      <w:r>
        <w:t>r</w:t>
      </w:r>
      <w:r w:rsidRPr="00A201F8">
        <w:t xml:space="preserve"> für </w:t>
      </w:r>
      <w:r>
        <w:t>ihre sehr</w:t>
      </w:r>
      <w:r w:rsidRPr="00A201F8">
        <w:t xml:space="preserve"> guten Leistungen zu Dank verpflichtet. Für </w:t>
      </w:r>
      <w:r>
        <w:t>ihren</w:t>
      </w:r>
      <w:r w:rsidRPr="00A201F8">
        <w:t xml:space="preserve"> zukünftigen Berufs- und Lebensweg wünschen wir ih</w:t>
      </w:r>
      <w:r>
        <w:t>r</w:t>
      </w:r>
      <w:r w:rsidRPr="00A201F8">
        <w:t xml:space="preserve"> alles Gute</w:t>
      </w:r>
      <w:r w:rsidR="00493ADA">
        <w:t xml:space="preserve"> sowie weiterhin viel Erfolg</w:t>
      </w:r>
      <w:r w:rsidRPr="00A201F8">
        <w:t>.</w:t>
      </w:r>
    </w:p>
    <w:sectPr w:rsidR="00663179" w:rsidRPr="00CF486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179FA"/>
    <w:multiLevelType w:val="hybridMultilevel"/>
    <w:tmpl w:val="641884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572732A"/>
    <w:multiLevelType w:val="hybridMultilevel"/>
    <w:tmpl w:val="B00657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90558063">
    <w:abstractNumId w:val="0"/>
  </w:num>
  <w:num w:numId="2" w16cid:durableId="98920965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2A7"/>
    <w:rsid w:val="000318EB"/>
    <w:rsid w:val="000766DB"/>
    <w:rsid w:val="000F1A3B"/>
    <w:rsid w:val="00120914"/>
    <w:rsid w:val="00125141"/>
    <w:rsid w:val="001850A1"/>
    <w:rsid w:val="0019688F"/>
    <w:rsid w:val="001A3235"/>
    <w:rsid w:val="001C5BE0"/>
    <w:rsid w:val="00256BFE"/>
    <w:rsid w:val="002C690A"/>
    <w:rsid w:val="002E211A"/>
    <w:rsid w:val="002F64AD"/>
    <w:rsid w:val="0031789F"/>
    <w:rsid w:val="0038107F"/>
    <w:rsid w:val="003B6D66"/>
    <w:rsid w:val="003D32A7"/>
    <w:rsid w:val="003E58A6"/>
    <w:rsid w:val="003F3710"/>
    <w:rsid w:val="00416795"/>
    <w:rsid w:val="004306C7"/>
    <w:rsid w:val="00493ADA"/>
    <w:rsid w:val="004B320A"/>
    <w:rsid w:val="00512D0B"/>
    <w:rsid w:val="00562DBB"/>
    <w:rsid w:val="005C3E6E"/>
    <w:rsid w:val="006312FB"/>
    <w:rsid w:val="00652307"/>
    <w:rsid w:val="00653D95"/>
    <w:rsid w:val="00663179"/>
    <w:rsid w:val="007073A2"/>
    <w:rsid w:val="00727F78"/>
    <w:rsid w:val="0074424C"/>
    <w:rsid w:val="00755285"/>
    <w:rsid w:val="00786A66"/>
    <w:rsid w:val="007A5963"/>
    <w:rsid w:val="007A77E9"/>
    <w:rsid w:val="00855313"/>
    <w:rsid w:val="008659AA"/>
    <w:rsid w:val="00922C2D"/>
    <w:rsid w:val="00936409"/>
    <w:rsid w:val="00954E38"/>
    <w:rsid w:val="009C6EC1"/>
    <w:rsid w:val="009C6F05"/>
    <w:rsid w:val="00A201F8"/>
    <w:rsid w:val="00A42744"/>
    <w:rsid w:val="00A56101"/>
    <w:rsid w:val="00B41DDA"/>
    <w:rsid w:val="00B952AE"/>
    <w:rsid w:val="00BB2CF6"/>
    <w:rsid w:val="00C16CB1"/>
    <w:rsid w:val="00C30867"/>
    <w:rsid w:val="00C35037"/>
    <w:rsid w:val="00CC7702"/>
    <w:rsid w:val="00CF486C"/>
    <w:rsid w:val="00D34AB1"/>
    <w:rsid w:val="00D73C2F"/>
    <w:rsid w:val="00D85A3A"/>
    <w:rsid w:val="00DB615A"/>
    <w:rsid w:val="00E263D7"/>
    <w:rsid w:val="00E26C05"/>
    <w:rsid w:val="00E4229B"/>
    <w:rsid w:val="00E700B9"/>
    <w:rsid w:val="00E86F75"/>
    <w:rsid w:val="00ED13C3"/>
    <w:rsid w:val="00EE2FCA"/>
    <w:rsid w:val="00F10A28"/>
    <w:rsid w:val="00F26634"/>
    <w:rsid w:val="00FB5FE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6BC274CA"/>
  <w15:chartTrackingRefBased/>
  <w15:docId w15:val="{C7D67FA3-3D2E-F54A-A023-95BFB9F93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D3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D3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D32A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D32A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D32A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D32A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D32A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D32A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D32A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D32A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D32A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D32A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D32A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D32A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D32A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D32A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D32A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D32A7"/>
    <w:rPr>
      <w:rFonts w:eastAsiaTheme="majorEastAsia" w:cstheme="majorBidi"/>
      <w:color w:val="272727" w:themeColor="text1" w:themeTint="D8"/>
    </w:rPr>
  </w:style>
  <w:style w:type="paragraph" w:styleId="Titel">
    <w:name w:val="Title"/>
    <w:basedOn w:val="Standard"/>
    <w:next w:val="Standard"/>
    <w:link w:val="TitelZchn"/>
    <w:uiPriority w:val="10"/>
    <w:qFormat/>
    <w:rsid w:val="003D3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D32A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D32A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D32A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D32A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D32A7"/>
    <w:rPr>
      <w:i/>
      <w:iCs/>
      <w:color w:val="404040" w:themeColor="text1" w:themeTint="BF"/>
    </w:rPr>
  </w:style>
  <w:style w:type="paragraph" w:styleId="Listenabsatz">
    <w:name w:val="List Paragraph"/>
    <w:basedOn w:val="Standard"/>
    <w:uiPriority w:val="34"/>
    <w:qFormat/>
    <w:rsid w:val="003D32A7"/>
    <w:pPr>
      <w:ind w:left="720"/>
      <w:contextualSpacing/>
    </w:pPr>
  </w:style>
  <w:style w:type="character" w:styleId="IntensiveHervorhebung">
    <w:name w:val="Intense Emphasis"/>
    <w:basedOn w:val="Absatz-Standardschriftart"/>
    <w:uiPriority w:val="21"/>
    <w:qFormat/>
    <w:rsid w:val="003D32A7"/>
    <w:rPr>
      <w:i/>
      <w:iCs/>
      <w:color w:val="0F4761" w:themeColor="accent1" w:themeShade="BF"/>
    </w:rPr>
  </w:style>
  <w:style w:type="paragraph" w:styleId="IntensivesZitat">
    <w:name w:val="Intense Quote"/>
    <w:basedOn w:val="Standard"/>
    <w:next w:val="Standard"/>
    <w:link w:val="IntensivesZitatZchn"/>
    <w:uiPriority w:val="30"/>
    <w:qFormat/>
    <w:rsid w:val="003D3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D32A7"/>
    <w:rPr>
      <w:i/>
      <w:iCs/>
      <w:color w:val="0F4761" w:themeColor="accent1" w:themeShade="BF"/>
    </w:rPr>
  </w:style>
  <w:style w:type="character" w:styleId="IntensiverVerweis">
    <w:name w:val="Intense Reference"/>
    <w:basedOn w:val="Absatz-Standardschriftart"/>
    <w:uiPriority w:val="32"/>
    <w:qFormat/>
    <w:rsid w:val="003D32A7"/>
    <w:rPr>
      <w:b/>
      <w:bCs/>
      <w:smallCaps/>
      <w:color w:val="0F4761" w:themeColor="accent1" w:themeShade="BF"/>
      <w:spacing w:val="5"/>
    </w:rPr>
  </w:style>
  <w:style w:type="paragraph" w:styleId="berarbeitung">
    <w:name w:val="Revision"/>
    <w:hidden/>
    <w:uiPriority w:val="99"/>
    <w:semiHidden/>
    <w:rsid w:val="000766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3421796">
      <w:bodyDiv w:val="1"/>
      <w:marLeft w:val="0"/>
      <w:marRight w:val="0"/>
      <w:marTop w:val="0"/>
      <w:marBottom w:val="0"/>
      <w:divBdr>
        <w:top w:val="none" w:sz="0" w:space="0" w:color="auto"/>
        <w:left w:val="none" w:sz="0" w:space="0" w:color="auto"/>
        <w:bottom w:val="none" w:sz="0" w:space="0" w:color="auto"/>
        <w:right w:val="none" w:sz="0" w:space="0" w:color="auto"/>
      </w:divBdr>
      <w:divsChild>
        <w:div w:id="738404263">
          <w:marLeft w:val="0"/>
          <w:marRight w:val="0"/>
          <w:marTop w:val="0"/>
          <w:marBottom w:val="0"/>
          <w:divBdr>
            <w:top w:val="none" w:sz="0" w:space="0" w:color="auto"/>
            <w:left w:val="none" w:sz="0" w:space="0" w:color="auto"/>
            <w:bottom w:val="none" w:sz="0" w:space="0" w:color="auto"/>
            <w:right w:val="none" w:sz="0" w:space="0" w:color="auto"/>
          </w:divBdr>
        </w:div>
        <w:div w:id="13030796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676</Words>
  <Characters>4264</Characters>
  <Application>Microsoft Office Word</Application>
  <DocSecurity>0</DocSecurity>
  <Lines>35</Lines>
  <Paragraphs>9</Paragraphs>
  <ScaleCrop>false</ScaleCrop>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Fahlbusch</dc:creator>
  <cp:keywords/>
  <dc:description/>
  <cp:lastModifiedBy>David Döbele</cp:lastModifiedBy>
  <cp:revision>71</cp:revision>
  <dcterms:created xsi:type="dcterms:W3CDTF">2024-04-30T15:01:00Z</dcterms:created>
  <dcterms:modified xsi:type="dcterms:W3CDTF">2024-05-01T16:11:00Z</dcterms:modified>
</cp:coreProperties>
</file>