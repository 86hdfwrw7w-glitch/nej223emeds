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7B71A" w14:textId="77777777" w:rsidR="00D150FF" w:rsidRPr="000479C2" w:rsidRDefault="00D150FF" w:rsidP="00D150FF">
      <w:pPr>
        <w:spacing w:after="0" w:line="240" w:lineRule="auto"/>
        <w:jc w:val="right"/>
        <w:rPr>
          <w:rFonts w:ascii="Georgia" w:eastAsia="Times New Roman" w:hAnsi="Georgia" w:cs="Times New Roman"/>
          <w:sz w:val="19"/>
          <w:szCs w:val="19"/>
        </w:rPr>
      </w:pPr>
      <w:r w:rsidRPr="000479C2">
        <w:rPr>
          <w:rFonts w:ascii="Georgia" w:eastAsia="Times New Roman" w:hAnsi="Georgia" w:cs="Times New Roman"/>
          <w:sz w:val="19"/>
          <w:szCs w:val="19"/>
        </w:rPr>
        <w:t>Tim Brandl</w:t>
      </w:r>
    </w:p>
    <w:p w14:paraId="1AE85303" w14:textId="77777777" w:rsidR="00D150FF" w:rsidRPr="000479C2" w:rsidRDefault="00D150FF" w:rsidP="00D150FF">
      <w:pPr>
        <w:spacing w:after="0" w:line="240" w:lineRule="auto"/>
        <w:jc w:val="right"/>
        <w:rPr>
          <w:rFonts w:ascii="Georgia" w:eastAsia="Times New Roman" w:hAnsi="Georgia" w:cs="Times New Roman"/>
          <w:sz w:val="19"/>
          <w:szCs w:val="19"/>
        </w:rPr>
      </w:pPr>
      <w:del w:id="0" w:author="Tim" w:date="2023-10-03T13:37:00Z">
        <w:r w:rsidRPr="0078053C" w:rsidDel="00667BF6">
          <w:rPr>
            <w:rFonts w:ascii="Georgia" w:eastAsia="Times New Roman" w:hAnsi="Georgia" w:cs="Times New Roman"/>
            <w:sz w:val="19"/>
            <w:szCs w:val="19"/>
          </w:rPr>
          <w:delText>Eugen-Memminger Weg 6</w:delText>
        </w:r>
      </w:del>
      <w:ins w:id="1" w:author="Tim" w:date="2023-10-03T13:37:00Z">
        <w:r w:rsidR="00667BF6" w:rsidRPr="000479C2">
          <w:rPr>
            <w:rFonts w:ascii="Georgia" w:eastAsia="Times New Roman" w:hAnsi="Georgia" w:cs="Times New Roman"/>
            <w:sz w:val="19"/>
            <w:szCs w:val="19"/>
          </w:rPr>
          <w:t>N</w:t>
        </w:r>
        <w:r w:rsidR="00667BF6" w:rsidRPr="000479C2">
          <w:rPr>
            <w:rFonts w:ascii="Georgia" w:eastAsia="Times New Roman" w:hAnsi="Georgia" w:cs="Times New Roman"/>
            <w:sz w:val="19"/>
            <w:szCs w:val="19"/>
            <w:rPrChange w:id="2" w:author="Tim" w:date="2023-10-03T13:41:00Z">
              <w:rPr>
                <w:rFonts w:ascii="Georgia" w:eastAsia="Times New Roman" w:hAnsi="Georgia" w:cs="Times New Roman"/>
                <w:sz w:val="19"/>
                <w:szCs w:val="19"/>
                <w:lang w:val="en-US"/>
              </w:rPr>
            </w:rPrChange>
          </w:rPr>
          <w:t>ordportalstraße 2</w:t>
        </w:r>
      </w:ins>
    </w:p>
    <w:p w14:paraId="5DC56996" w14:textId="77777777" w:rsidR="00D150FF" w:rsidRPr="000479C2" w:rsidRDefault="00D150FF" w:rsidP="00D150FF">
      <w:pPr>
        <w:spacing w:after="0" w:line="240" w:lineRule="auto"/>
        <w:jc w:val="right"/>
        <w:rPr>
          <w:rFonts w:ascii="Georgia" w:eastAsia="Times New Roman" w:hAnsi="Georgia" w:cs="Times New Roman"/>
          <w:sz w:val="19"/>
          <w:szCs w:val="19"/>
        </w:rPr>
      </w:pPr>
      <w:del w:id="3" w:author="Tim" w:date="2023-10-03T13:38:00Z">
        <w:r w:rsidRPr="000479C2" w:rsidDel="00667BF6">
          <w:rPr>
            <w:rFonts w:ascii="Georgia" w:eastAsia="Times New Roman" w:hAnsi="Georgia" w:cs="Times New Roman"/>
            <w:sz w:val="19"/>
            <w:szCs w:val="19"/>
          </w:rPr>
          <w:delText xml:space="preserve">72218 </w:delText>
        </w:r>
      </w:del>
      <w:ins w:id="4" w:author="Tim" w:date="2023-10-03T13:38:00Z">
        <w:r w:rsidR="00667BF6" w:rsidRPr="000479C2">
          <w:rPr>
            <w:rFonts w:ascii="Georgia" w:eastAsia="Times New Roman" w:hAnsi="Georgia" w:cs="Times New Roman"/>
            <w:sz w:val="19"/>
            <w:szCs w:val="19"/>
            <w:rPrChange w:id="5" w:author="Tim" w:date="2023-10-03T13:41:00Z">
              <w:rPr>
                <w:rFonts w:ascii="Georgia" w:eastAsia="Times New Roman" w:hAnsi="Georgia" w:cs="Times New Roman"/>
                <w:sz w:val="19"/>
                <w:szCs w:val="19"/>
                <w:lang w:val="en-US"/>
              </w:rPr>
            </w:rPrChange>
          </w:rPr>
          <w:t>1020</w:t>
        </w:r>
        <w:r w:rsidR="00667BF6" w:rsidRPr="000479C2">
          <w:rPr>
            <w:rFonts w:ascii="Georgia" w:eastAsia="Times New Roman" w:hAnsi="Georgia" w:cs="Times New Roman"/>
            <w:sz w:val="19"/>
            <w:szCs w:val="19"/>
          </w:rPr>
          <w:t xml:space="preserve"> </w:t>
        </w:r>
      </w:ins>
      <w:del w:id="6" w:author="Tim" w:date="2023-10-03T13:37:00Z">
        <w:r w:rsidRPr="000479C2" w:rsidDel="00667BF6">
          <w:rPr>
            <w:rFonts w:ascii="Georgia" w:eastAsia="Times New Roman" w:hAnsi="Georgia" w:cs="Times New Roman"/>
            <w:sz w:val="19"/>
            <w:szCs w:val="19"/>
          </w:rPr>
          <w:delText>Wildberg</w:delText>
        </w:r>
      </w:del>
      <w:ins w:id="7" w:author="Tim" w:date="2023-10-03T13:37:00Z">
        <w:r w:rsidR="00667BF6" w:rsidRPr="000479C2">
          <w:rPr>
            <w:rFonts w:ascii="Georgia" w:eastAsia="Times New Roman" w:hAnsi="Georgia" w:cs="Times New Roman"/>
            <w:sz w:val="19"/>
            <w:szCs w:val="19"/>
            <w:rPrChange w:id="8" w:author="Tim" w:date="2023-10-03T13:41:00Z">
              <w:rPr>
                <w:rFonts w:ascii="Georgia" w:eastAsia="Times New Roman" w:hAnsi="Georgia" w:cs="Times New Roman"/>
                <w:sz w:val="19"/>
                <w:szCs w:val="19"/>
                <w:lang w:val="en-US"/>
              </w:rPr>
            </w:rPrChange>
          </w:rPr>
          <w:t>Vienna</w:t>
        </w:r>
      </w:ins>
      <w:ins w:id="9" w:author="Tim" w:date="2023-10-03T13:38:00Z">
        <w:r w:rsidR="00667BF6" w:rsidRPr="000479C2">
          <w:rPr>
            <w:rFonts w:ascii="Georgia" w:eastAsia="Times New Roman" w:hAnsi="Georgia" w:cs="Times New Roman"/>
            <w:sz w:val="19"/>
            <w:szCs w:val="19"/>
            <w:rPrChange w:id="10" w:author="Tim" w:date="2023-10-03T13:41:00Z">
              <w:rPr>
                <w:rFonts w:ascii="Georgia" w:eastAsia="Times New Roman" w:hAnsi="Georgia" w:cs="Times New Roman"/>
                <w:sz w:val="19"/>
                <w:szCs w:val="19"/>
                <w:lang w:val="en-US"/>
              </w:rPr>
            </w:rPrChange>
          </w:rPr>
          <w:t xml:space="preserve"> (AT)</w:t>
        </w:r>
      </w:ins>
    </w:p>
    <w:p w14:paraId="797094FA" w14:textId="77777777" w:rsidR="00D150FF" w:rsidRPr="000479C2" w:rsidRDefault="00D150FF" w:rsidP="00D150FF">
      <w:pPr>
        <w:spacing w:after="0" w:line="240" w:lineRule="auto"/>
        <w:jc w:val="right"/>
        <w:rPr>
          <w:rFonts w:ascii="Georgia" w:eastAsia="Times New Roman" w:hAnsi="Georgia" w:cs="Times New Roman"/>
          <w:sz w:val="19"/>
          <w:szCs w:val="19"/>
        </w:rPr>
      </w:pPr>
      <w:r w:rsidRPr="00F65932">
        <w:rPr>
          <w:rFonts w:ascii="Georgia" w:eastAsia="Times New Roman" w:hAnsi="Georgia" w:cs="Times New Roman"/>
          <w:sz w:val="19"/>
          <w:szCs w:val="19"/>
          <w:rPrChange w:id="11" w:author="Tim" w:date="2023-10-03T15:57:00Z">
            <w:rPr>
              <w:rFonts w:eastAsia="Times New Roman" w:cs="Times New Roman"/>
              <w:sz w:val="19"/>
              <w:szCs w:val="19"/>
            </w:rPr>
          </w:rPrChange>
        </w:rPr>
        <w:t>tim_brandl@outlook.de</w:t>
      </w:r>
    </w:p>
    <w:p w14:paraId="6F1033D4" w14:textId="77777777" w:rsidR="00D150FF" w:rsidRPr="00353081" w:rsidRDefault="00D150FF" w:rsidP="00D150FF">
      <w:pPr>
        <w:spacing w:after="0"/>
        <w:jc w:val="right"/>
        <w:rPr>
          <w:rFonts w:ascii="Georgia" w:eastAsia="Times New Roman" w:hAnsi="Georgia" w:cs="Times New Roman"/>
          <w:sz w:val="19"/>
          <w:szCs w:val="19"/>
          <w:lang w:val="en-US"/>
          <w:rPrChange w:id="12" w:author="Tim" w:date="2023-10-03T17:02:00Z">
            <w:rPr>
              <w:rFonts w:ascii="Georgia" w:eastAsia="Times New Roman" w:hAnsi="Georgia" w:cs="Times New Roman"/>
              <w:sz w:val="19"/>
              <w:szCs w:val="19"/>
            </w:rPr>
          </w:rPrChange>
        </w:rPr>
      </w:pPr>
      <w:r w:rsidRPr="00353081">
        <w:rPr>
          <w:rFonts w:ascii="Georgia" w:eastAsia="Times New Roman" w:hAnsi="Georgia" w:cs="Times New Roman"/>
          <w:sz w:val="19"/>
          <w:szCs w:val="19"/>
          <w:lang w:val="en-US"/>
          <w:rPrChange w:id="13" w:author="Tim" w:date="2023-10-03T17:02:00Z">
            <w:rPr>
              <w:rFonts w:ascii="Georgia" w:eastAsia="Times New Roman" w:hAnsi="Georgia" w:cs="Times New Roman"/>
              <w:sz w:val="19"/>
              <w:szCs w:val="19"/>
            </w:rPr>
          </w:rPrChange>
        </w:rPr>
        <w:t>+49 1629083626</w:t>
      </w:r>
    </w:p>
    <w:p w14:paraId="5BA13357" w14:textId="77777777" w:rsidR="00F74175" w:rsidDel="00667BF6" w:rsidRDefault="00667BF6" w:rsidP="00F74175">
      <w:pPr>
        <w:spacing w:after="0"/>
        <w:rPr>
          <w:del w:id="14" w:author="Tim" w:date="2023-10-03T13:39:00Z"/>
          <w:rFonts w:ascii="Georgia" w:hAnsi="Georgia" w:cs="Georgia"/>
          <w:color w:val="000000"/>
          <w:sz w:val="19"/>
          <w:szCs w:val="19"/>
          <w:lang w:val="en-US"/>
        </w:rPr>
      </w:pPr>
      <w:ins w:id="15" w:author="Tim" w:date="2023-10-03T13:39:00Z">
        <w:r w:rsidRPr="00667BF6">
          <w:rPr>
            <w:rFonts w:ascii="Georgia" w:hAnsi="Georgia" w:cs="Georgia"/>
            <w:color w:val="000000"/>
            <w:sz w:val="19"/>
            <w:szCs w:val="19"/>
            <w:lang w:val="en-US"/>
            <w:rPrChange w:id="16" w:author="Tim" w:date="2023-10-03T13:39:00Z">
              <w:rPr>
                <w:rFonts w:ascii="Georgia" w:hAnsi="Georgia" w:cs="Georgia"/>
                <w:color w:val="000000"/>
                <w:sz w:val="19"/>
                <w:szCs w:val="19"/>
              </w:rPr>
            </w:rPrChange>
          </w:rPr>
          <w:t>WUTIS – Academic Trading and Investment Society e. V.</w:t>
        </w:r>
      </w:ins>
      <w:del w:id="17" w:author="Tim" w:date="2023-10-03T13:39:00Z">
        <w:r w:rsidR="003D5D1E" w:rsidRPr="00667BF6" w:rsidDel="00667BF6">
          <w:rPr>
            <w:rFonts w:ascii="Georgia" w:hAnsi="Georgia" w:cs="Georgia"/>
            <w:color w:val="000000"/>
            <w:sz w:val="19"/>
            <w:szCs w:val="19"/>
            <w:lang w:val="en-US"/>
            <w:rPrChange w:id="18" w:author="Tim" w:date="2023-10-03T13:39:00Z">
              <w:rPr>
                <w:rFonts w:ascii="Georgia" w:hAnsi="Georgia" w:cs="Georgia"/>
                <w:color w:val="000000"/>
                <w:sz w:val="19"/>
                <w:szCs w:val="19"/>
              </w:rPr>
            </w:rPrChange>
          </w:rPr>
          <w:delText>Corporate Finance Beratung</w:delText>
        </w:r>
        <w:r w:rsidR="00F74175" w:rsidRPr="00667BF6" w:rsidDel="00667BF6">
          <w:rPr>
            <w:rFonts w:ascii="Georgia" w:hAnsi="Georgia" w:cs="Georgia"/>
            <w:color w:val="000000"/>
            <w:sz w:val="19"/>
            <w:szCs w:val="19"/>
            <w:lang w:val="en-US"/>
            <w:rPrChange w:id="19" w:author="Tim" w:date="2023-10-03T13:39:00Z">
              <w:rPr>
                <w:rFonts w:ascii="Georgia" w:hAnsi="Georgia" w:cs="Georgia"/>
                <w:color w:val="000000"/>
                <w:sz w:val="19"/>
                <w:szCs w:val="19"/>
              </w:rPr>
            </w:rPrChange>
          </w:rPr>
          <w:delText xml:space="preserve"> GmbH</w:delText>
        </w:r>
      </w:del>
    </w:p>
    <w:p w14:paraId="523B7D07" w14:textId="77777777" w:rsidR="00667BF6" w:rsidRPr="00667BF6" w:rsidRDefault="00667BF6" w:rsidP="00F74175">
      <w:pPr>
        <w:spacing w:after="0"/>
        <w:rPr>
          <w:ins w:id="20" w:author="Tim" w:date="2023-10-03T13:39:00Z"/>
          <w:rFonts w:ascii="Georgia" w:hAnsi="Georgia" w:cs="Georgia"/>
          <w:color w:val="000000"/>
          <w:sz w:val="19"/>
          <w:szCs w:val="19"/>
          <w:lang w:val="en-US"/>
          <w:rPrChange w:id="21" w:author="Tim" w:date="2023-10-03T13:39:00Z">
            <w:rPr>
              <w:ins w:id="22" w:author="Tim" w:date="2023-10-03T13:39:00Z"/>
              <w:rFonts w:ascii="Georgia" w:hAnsi="Georgia" w:cs="Georgia"/>
              <w:color w:val="000000"/>
              <w:sz w:val="19"/>
              <w:szCs w:val="19"/>
            </w:rPr>
          </w:rPrChange>
        </w:rPr>
      </w:pPr>
    </w:p>
    <w:p w14:paraId="4F384903" w14:textId="03EEF956" w:rsidR="00647413" w:rsidRPr="008175D4" w:rsidRDefault="000479C2" w:rsidP="00F74175">
      <w:pPr>
        <w:spacing w:after="0"/>
        <w:rPr>
          <w:rFonts w:ascii="Georgia" w:hAnsi="Georgia"/>
          <w:sz w:val="19"/>
          <w:szCs w:val="19"/>
          <w:lang w:val="en-US"/>
          <w:rPrChange w:id="23" w:author="Tim" w:date="2023-10-03T21:30:00Z">
            <w:rPr>
              <w:rFonts w:ascii="Georgia" w:hAnsi="Georgia"/>
              <w:sz w:val="19"/>
              <w:szCs w:val="19"/>
            </w:rPr>
          </w:rPrChange>
        </w:rPr>
      </w:pPr>
      <w:ins w:id="24" w:author="Tim" w:date="2023-10-03T13:41:00Z">
        <w:r w:rsidRPr="008175D4">
          <w:rPr>
            <w:rFonts w:ascii="Georgia" w:hAnsi="Georgia"/>
            <w:sz w:val="19"/>
            <w:szCs w:val="19"/>
            <w:lang w:val="en-US"/>
            <w:rPrChange w:id="25" w:author="Tim" w:date="2023-10-03T21:30:00Z">
              <w:rPr>
                <w:rFonts w:ascii="Georgia" w:hAnsi="Georgia"/>
                <w:sz w:val="19"/>
                <w:szCs w:val="19"/>
              </w:rPr>
            </w:rPrChange>
          </w:rPr>
          <w:t xml:space="preserve">1020 Vienna </w:t>
        </w:r>
      </w:ins>
      <w:del w:id="26" w:author="Tim" w:date="2023-10-03T13:41:00Z">
        <w:r w:rsidR="003D5D1E" w:rsidRPr="008175D4" w:rsidDel="000479C2">
          <w:rPr>
            <w:rFonts w:ascii="Georgia" w:hAnsi="Georgia"/>
            <w:sz w:val="19"/>
            <w:szCs w:val="19"/>
            <w:lang w:val="en-US"/>
            <w:rPrChange w:id="27" w:author="Tim" w:date="2023-10-03T21:30:00Z">
              <w:rPr>
                <w:rFonts w:ascii="Georgia" w:hAnsi="Georgia"/>
                <w:sz w:val="19"/>
                <w:szCs w:val="19"/>
              </w:rPr>
            </w:rPrChange>
          </w:rPr>
          <w:delText>Musterstraße 99</w:delText>
        </w:r>
      </w:del>
      <w:del w:id="28" w:author="Tim" w:date="2023-10-03T21:08:00Z">
        <w:r w:rsidR="00F74175" w:rsidRPr="008175D4" w:rsidDel="00D41140">
          <w:rPr>
            <w:rFonts w:ascii="Georgia" w:hAnsi="Georgia"/>
            <w:sz w:val="19"/>
            <w:szCs w:val="19"/>
            <w:lang w:val="en-US"/>
            <w:rPrChange w:id="29" w:author="Tim" w:date="2023-10-03T21:30:00Z">
              <w:rPr>
                <w:rFonts w:ascii="Georgia" w:hAnsi="Georgia"/>
                <w:sz w:val="19"/>
                <w:szCs w:val="19"/>
              </w:rPr>
            </w:rPrChange>
          </w:rPr>
          <w:br/>
        </w:r>
      </w:del>
      <w:del w:id="30" w:author="Tim" w:date="2023-10-03T13:39:00Z">
        <w:r w:rsidR="003D5D1E" w:rsidRPr="008175D4" w:rsidDel="00667BF6">
          <w:rPr>
            <w:rFonts w:ascii="Georgia" w:hAnsi="Georgia"/>
            <w:sz w:val="19"/>
            <w:szCs w:val="19"/>
            <w:lang w:val="en-US"/>
            <w:rPrChange w:id="31" w:author="Tim" w:date="2023-10-03T21:30:00Z">
              <w:rPr>
                <w:rFonts w:ascii="Georgia" w:hAnsi="Georgia"/>
                <w:sz w:val="19"/>
                <w:szCs w:val="19"/>
              </w:rPr>
            </w:rPrChange>
          </w:rPr>
          <w:delText>55005</w:delText>
        </w:r>
        <w:r w:rsidR="00F74175" w:rsidRPr="008175D4" w:rsidDel="00667BF6">
          <w:rPr>
            <w:rFonts w:ascii="Georgia" w:hAnsi="Georgia"/>
            <w:sz w:val="19"/>
            <w:szCs w:val="19"/>
            <w:lang w:val="en-US"/>
            <w:rPrChange w:id="32" w:author="Tim" w:date="2023-10-03T21:30:00Z">
              <w:rPr>
                <w:rFonts w:ascii="Georgia" w:hAnsi="Georgia"/>
                <w:sz w:val="19"/>
                <w:szCs w:val="19"/>
              </w:rPr>
            </w:rPrChange>
          </w:rPr>
          <w:delText xml:space="preserve"> </w:delText>
        </w:r>
        <w:r w:rsidR="003D5D1E" w:rsidRPr="008175D4" w:rsidDel="00667BF6">
          <w:rPr>
            <w:rFonts w:ascii="Georgia" w:hAnsi="Georgia"/>
            <w:sz w:val="19"/>
            <w:szCs w:val="19"/>
            <w:lang w:val="en-US"/>
            <w:rPrChange w:id="33" w:author="Tim" w:date="2023-10-03T21:30:00Z">
              <w:rPr>
                <w:rFonts w:ascii="Georgia" w:hAnsi="Georgia"/>
                <w:sz w:val="19"/>
                <w:szCs w:val="19"/>
              </w:rPr>
            </w:rPrChange>
          </w:rPr>
          <w:delText>Frankfurt am Main</w:delText>
        </w:r>
        <w:r w:rsidR="00F74175" w:rsidRPr="008175D4" w:rsidDel="00667BF6">
          <w:rPr>
            <w:rFonts w:ascii="Georgia" w:hAnsi="Georgia"/>
            <w:sz w:val="19"/>
            <w:szCs w:val="19"/>
            <w:lang w:val="en-US"/>
            <w:rPrChange w:id="34" w:author="Tim" w:date="2023-10-03T21:30:00Z">
              <w:rPr>
                <w:rFonts w:ascii="Georgia" w:hAnsi="Georgia"/>
                <w:sz w:val="19"/>
                <w:szCs w:val="19"/>
              </w:rPr>
            </w:rPrChange>
          </w:rPr>
          <w:delText xml:space="preserve"> </w:delText>
        </w:r>
      </w:del>
    </w:p>
    <w:p w14:paraId="3D55DF44" w14:textId="77777777" w:rsidR="001E0088" w:rsidRPr="008175D4" w:rsidRDefault="00FE4D63" w:rsidP="00D75367">
      <w:pPr>
        <w:spacing w:after="0"/>
        <w:jc w:val="right"/>
        <w:rPr>
          <w:rFonts w:ascii="Georgia" w:hAnsi="Georgia" w:cs="Times New Roman"/>
          <w:sz w:val="19"/>
          <w:szCs w:val="19"/>
          <w:lang w:val="en-US"/>
          <w:rPrChange w:id="35" w:author="Tim" w:date="2023-10-03T21:30:00Z">
            <w:rPr>
              <w:rFonts w:ascii="Georgia" w:hAnsi="Georgia" w:cs="Times New Roman"/>
              <w:sz w:val="19"/>
              <w:szCs w:val="19"/>
            </w:rPr>
          </w:rPrChange>
        </w:rPr>
      </w:pPr>
      <w:del w:id="36" w:author="Tim" w:date="2023-10-03T13:38:00Z">
        <w:r w:rsidRPr="008175D4" w:rsidDel="00667BF6">
          <w:rPr>
            <w:rFonts w:ascii="Georgia" w:hAnsi="Georgia" w:cs="Times New Roman"/>
            <w:sz w:val="19"/>
            <w:szCs w:val="19"/>
            <w:lang w:val="en-US"/>
            <w:rPrChange w:id="37" w:author="Tim" w:date="2023-10-03T21:30:00Z">
              <w:rPr>
                <w:rFonts w:ascii="Georgia" w:hAnsi="Georgia" w:cs="Times New Roman"/>
                <w:sz w:val="19"/>
                <w:szCs w:val="19"/>
              </w:rPr>
            </w:rPrChange>
          </w:rPr>
          <w:delText>Wien</w:delText>
        </w:r>
      </w:del>
      <w:ins w:id="38" w:author="Tim" w:date="2023-10-03T13:38:00Z">
        <w:r w:rsidR="00667BF6" w:rsidRPr="008175D4">
          <w:rPr>
            <w:rFonts w:ascii="Georgia" w:hAnsi="Georgia" w:cs="Times New Roman"/>
            <w:sz w:val="19"/>
            <w:szCs w:val="19"/>
            <w:lang w:val="en-US"/>
            <w:rPrChange w:id="39" w:author="Tim" w:date="2023-10-03T21:30:00Z">
              <w:rPr>
                <w:rFonts w:ascii="Georgia" w:hAnsi="Georgia" w:cs="Times New Roman"/>
                <w:sz w:val="19"/>
                <w:szCs w:val="19"/>
              </w:rPr>
            </w:rPrChange>
          </w:rPr>
          <w:t>Vienna (AT)</w:t>
        </w:r>
      </w:ins>
      <w:r w:rsidR="002D594E" w:rsidRPr="008175D4">
        <w:rPr>
          <w:rFonts w:ascii="Georgia" w:hAnsi="Georgia" w:cs="Times New Roman"/>
          <w:sz w:val="19"/>
          <w:szCs w:val="19"/>
          <w:lang w:val="en-US"/>
          <w:rPrChange w:id="40" w:author="Tim" w:date="2023-10-03T21:30:00Z">
            <w:rPr>
              <w:rFonts w:ascii="Georgia" w:hAnsi="Georgia" w:cs="Times New Roman"/>
              <w:sz w:val="19"/>
              <w:szCs w:val="19"/>
            </w:rPr>
          </w:rPrChange>
        </w:rPr>
        <w:t xml:space="preserve">, </w:t>
      </w:r>
      <w:r w:rsidRPr="008175D4">
        <w:rPr>
          <w:rFonts w:ascii="Georgia" w:hAnsi="Georgia" w:cs="Times New Roman"/>
          <w:sz w:val="19"/>
          <w:szCs w:val="19"/>
          <w:lang w:val="en-US"/>
          <w:rPrChange w:id="41" w:author="Tim" w:date="2023-10-03T21:30:00Z">
            <w:rPr>
              <w:rFonts w:ascii="Georgia" w:hAnsi="Georgia" w:cs="Times New Roman"/>
              <w:sz w:val="19"/>
              <w:szCs w:val="19"/>
            </w:rPr>
          </w:rPrChange>
        </w:rPr>
        <w:t>01</w:t>
      </w:r>
      <w:r w:rsidR="002D594E" w:rsidRPr="008175D4">
        <w:rPr>
          <w:rFonts w:ascii="Georgia" w:hAnsi="Georgia" w:cs="Times New Roman"/>
          <w:sz w:val="19"/>
          <w:szCs w:val="19"/>
          <w:lang w:val="en-US"/>
          <w:rPrChange w:id="42" w:author="Tim" w:date="2023-10-03T21:30:00Z">
            <w:rPr>
              <w:rFonts w:ascii="Georgia" w:hAnsi="Georgia" w:cs="Times New Roman"/>
              <w:sz w:val="19"/>
              <w:szCs w:val="19"/>
            </w:rPr>
          </w:rPrChange>
        </w:rPr>
        <w:t>.</w:t>
      </w:r>
      <w:r w:rsidR="003D5D1E" w:rsidRPr="008175D4">
        <w:rPr>
          <w:rFonts w:ascii="Georgia" w:hAnsi="Georgia" w:cs="Times New Roman"/>
          <w:sz w:val="19"/>
          <w:szCs w:val="19"/>
          <w:lang w:val="en-US"/>
          <w:rPrChange w:id="43" w:author="Tim" w:date="2023-10-03T21:30:00Z">
            <w:rPr>
              <w:rFonts w:ascii="Georgia" w:hAnsi="Georgia" w:cs="Times New Roman"/>
              <w:sz w:val="19"/>
              <w:szCs w:val="19"/>
            </w:rPr>
          </w:rPrChange>
        </w:rPr>
        <w:t>1</w:t>
      </w:r>
      <w:r w:rsidRPr="008175D4">
        <w:rPr>
          <w:rFonts w:ascii="Georgia" w:hAnsi="Georgia" w:cs="Times New Roman"/>
          <w:sz w:val="19"/>
          <w:szCs w:val="19"/>
          <w:lang w:val="en-US"/>
          <w:rPrChange w:id="44" w:author="Tim" w:date="2023-10-03T21:30:00Z">
            <w:rPr>
              <w:rFonts w:ascii="Georgia" w:hAnsi="Georgia" w:cs="Times New Roman"/>
              <w:sz w:val="19"/>
              <w:szCs w:val="19"/>
            </w:rPr>
          </w:rPrChange>
        </w:rPr>
        <w:t>0</w:t>
      </w:r>
      <w:r w:rsidR="006A7895" w:rsidRPr="008175D4">
        <w:rPr>
          <w:rFonts w:ascii="Georgia" w:hAnsi="Georgia" w:cs="Times New Roman"/>
          <w:sz w:val="19"/>
          <w:szCs w:val="19"/>
          <w:lang w:val="en-US"/>
          <w:rPrChange w:id="45" w:author="Tim" w:date="2023-10-03T21:30:00Z">
            <w:rPr>
              <w:rFonts w:ascii="Georgia" w:hAnsi="Georgia" w:cs="Times New Roman"/>
              <w:sz w:val="19"/>
              <w:szCs w:val="19"/>
            </w:rPr>
          </w:rPrChange>
        </w:rPr>
        <w:t>.</w:t>
      </w:r>
      <w:r w:rsidR="003D5D1E" w:rsidRPr="008175D4">
        <w:rPr>
          <w:rFonts w:ascii="Georgia" w:hAnsi="Georgia" w:cs="Times New Roman"/>
          <w:sz w:val="19"/>
          <w:szCs w:val="19"/>
          <w:lang w:val="en-US"/>
          <w:rPrChange w:id="46" w:author="Tim" w:date="2023-10-03T21:30:00Z">
            <w:rPr>
              <w:rFonts w:ascii="Georgia" w:hAnsi="Georgia" w:cs="Times New Roman"/>
              <w:sz w:val="19"/>
              <w:szCs w:val="19"/>
            </w:rPr>
          </w:rPrChange>
        </w:rPr>
        <w:t>20</w:t>
      </w:r>
      <w:r w:rsidRPr="008175D4">
        <w:rPr>
          <w:rFonts w:ascii="Georgia" w:hAnsi="Georgia" w:cs="Times New Roman"/>
          <w:sz w:val="19"/>
          <w:szCs w:val="19"/>
          <w:lang w:val="en-US"/>
          <w:rPrChange w:id="47" w:author="Tim" w:date="2023-10-03T21:30:00Z">
            <w:rPr>
              <w:rFonts w:ascii="Georgia" w:hAnsi="Georgia" w:cs="Times New Roman"/>
              <w:sz w:val="19"/>
              <w:szCs w:val="19"/>
            </w:rPr>
          </w:rPrChange>
        </w:rPr>
        <w:t>23</w:t>
      </w:r>
    </w:p>
    <w:p w14:paraId="2263121D" w14:textId="77777777" w:rsidR="00D75367" w:rsidRPr="008175D4" w:rsidRDefault="00D75367" w:rsidP="00D75367">
      <w:pPr>
        <w:spacing w:after="0"/>
        <w:jc w:val="right"/>
        <w:rPr>
          <w:rFonts w:ascii="Georgia" w:hAnsi="Georgia" w:cs="Times New Roman"/>
          <w:sz w:val="19"/>
          <w:szCs w:val="19"/>
          <w:lang w:val="en-US"/>
          <w:rPrChange w:id="48" w:author="Tim" w:date="2023-10-03T21:30:00Z">
            <w:rPr>
              <w:rFonts w:ascii="Georgia" w:hAnsi="Georgia" w:cs="Times New Roman"/>
              <w:sz w:val="19"/>
              <w:szCs w:val="19"/>
            </w:rPr>
          </w:rPrChange>
        </w:rPr>
      </w:pPr>
    </w:p>
    <w:p w14:paraId="4DBAB747" w14:textId="01F35D39" w:rsidR="000A5AB8" w:rsidRPr="00D41140" w:rsidRDefault="00D41140" w:rsidP="00590834">
      <w:pPr>
        <w:spacing w:after="0"/>
        <w:rPr>
          <w:rFonts w:ascii="Georgia" w:hAnsi="Georgia" w:cs="Times New Roman"/>
          <w:b/>
          <w:sz w:val="19"/>
          <w:szCs w:val="19"/>
          <w:lang w:val="en-US"/>
          <w:rPrChange w:id="49" w:author="Tim" w:date="2023-10-03T21:10:00Z">
            <w:rPr>
              <w:rFonts w:ascii="Georgia" w:hAnsi="Georgia" w:cs="Times New Roman"/>
              <w:b/>
              <w:sz w:val="19"/>
              <w:szCs w:val="19"/>
            </w:rPr>
          </w:rPrChange>
        </w:rPr>
      </w:pPr>
      <w:ins w:id="50" w:author="Tim" w:date="2023-10-03T21:10:00Z">
        <w:r w:rsidRPr="00D41140">
          <w:rPr>
            <w:rFonts w:ascii="Georgia" w:hAnsi="Georgia" w:cs="Times New Roman"/>
            <w:b/>
            <w:sz w:val="19"/>
            <w:szCs w:val="19"/>
            <w:lang w:val="en-US"/>
            <w:rPrChange w:id="51" w:author="Tim" w:date="2023-10-03T21:10:00Z">
              <w:rPr>
                <w:rFonts w:ascii="Georgia" w:hAnsi="Georgia" w:cs="Times New Roman"/>
                <w:b/>
                <w:sz w:val="19"/>
                <w:szCs w:val="19"/>
              </w:rPr>
            </w:rPrChange>
          </w:rPr>
          <w:t>Application for the position of Equity Research Analyst</w:t>
        </w:r>
        <w:r w:rsidRPr="00D41140" w:rsidDel="00D41140">
          <w:rPr>
            <w:rFonts w:ascii="Georgia" w:hAnsi="Georgia" w:cs="Times New Roman"/>
            <w:b/>
            <w:sz w:val="19"/>
            <w:szCs w:val="19"/>
            <w:lang w:val="en-US"/>
            <w:rPrChange w:id="52" w:author="Tim" w:date="2023-10-03T21:10:00Z">
              <w:rPr>
                <w:rFonts w:ascii="Georgia" w:hAnsi="Georgia" w:cs="Times New Roman"/>
                <w:b/>
                <w:sz w:val="19"/>
                <w:szCs w:val="19"/>
              </w:rPr>
            </w:rPrChange>
          </w:rPr>
          <w:t xml:space="preserve"> </w:t>
        </w:r>
      </w:ins>
      <w:del w:id="53" w:author="Tim" w:date="2023-10-03T21:10:00Z">
        <w:r w:rsidR="0099776A" w:rsidRPr="00D41140" w:rsidDel="00D41140">
          <w:rPr>
            <w:rFonts w:ascii="Georgia" w:hAnsi="Georgia" w:cs="Times New Roman"/>
            <w:b/>
            <w:sz w:val="19"/>
            <w:szCs w:val="19"/>
            <w:lang w:val="en-US"/>
            <w:rPrChange w:id="54" w:author="Tim" w:date="2023-10-03T21:10:00Z">
              <w:rPr>
                <w:rFonts w:ascii="Georgia" w:hAnsi="Georgia" w:cs="Times New Roman"/>
                <w:b/>
                <w:sz w:val="19"/>
                <w:szCs w:val="19"/>
              </w:rPr>
            </w:rPrChange>
          </w:rPr>
          <w:delText>Bewerbung um ein Praktikum im Bereich XYZ</w:delText>
        </w:r>
      </w:del>
    </w:p>
    <w:p w14:paraId="0F160958" w14:textId="77777777" w:rsidR="004A615C" w:rsidRPr="00D41140" w:rsidRDefault="004A615C" w:rsidP="000A5AB8">
      <w:pPr>
        <w:spacing w:after="0"/>
        <w:rPr>
          <w:rFonts w:ascii="Georgia" w:hAnsi="Georgia" w:cs="Times New Roman"/>
          <w:b/>
          <w:sz w:val="19"/>
          <w:szCs w:val="19"/>
          <w:lang w:val="en-US"/>
          <w:rPrChange w:id="55" w:author="Tim" w:date="2023-10-03T21:10:00Z">
            <w:rPr>
              <w:rFonts w:ascii="Georgia" w:hAnsi="Georgia" w:cs="Times New Roman"/>
              <w:b/>
              <w:sz w:val="19"/>
              <w:szCs w:val="19"/>
            </w:rPr>
          </w:rPrChange>
        </w:rPr>
      </w:pPr>
    </w:p>
    <w:p w14:paraId="5B7133AF" w14:textId="77777777" w:rsidR="00034B68" w:rsidRPr="00E015B4" w:rsidRDefault="0099776A" w:rsidP="00375D2D">
      <w:pPr>
        <w:spacing w:after="0"/>
        <w:jc w:val="both"/>
        <w:rPr>
          <w:rFonts w:ascii="Georgia" w:hAnsi="Georgia" w:cs="Times New Roman"/>
          <w:sz w:val="19"/>
          <w:szCs w:val="19"/>
        </w:rPr>
      </w:pPr>
      <w:r w:rsidRPr="00E015B4">
        <w:rPr>
          <w:rFonts w:ascii="Georgia" w:hAnsi="Georgia" w:cs="Times New Roman"/>
          <w:sz w:val="19"/>
          <w:szCs w:val="19"/>
        </w:rPr>
        <w:t>Sehr geehrte Damen und Herren</w:t>
      </w:r>
      <w:r w:rsidR="00E65B09" w:rsidRPr="00E015B4">
        <w:rPr>
          <w:rFonts w:ascii="Georgia" w:hAnsi="Georgia" w:cs="Times New Roman"/>
          <w:sz w:val="19"/>
          <w:szCs w:val="19"/>
        </w:rPr>
        <w:t xml:space="preserve">, </w:t>
      </w:r>
    </w:p>
    <w:p w14:paraId="20D89BB0" w14:textId="77777777" w:rsidR="00E65B09" w:rsidRPr="00E015B4" w:rsidRDefault="00E65B09" w:rsidP="00375D2D">
      <w:pPr>
        <w:spacing w:after="0"/>
        <w:jc w:val="both"/>
        <w:rPr>
          <w:rFonts w:ascii="Georgia" w:hAnsi="Georgia" w:cs="Times New Roman"/>
          <w:sz w:val="19"/>
          <w:szCs w:val="19"/>
        </w:rPr>
      </w:pPr>
    </w:p>
    <w:p w14:paraId="4AF80B78" w14:textId="56C9E9C4" w:rsidR="003076E7" w:rsidRPr="00B543A1" w:rsidRDefault="00353081" w:rsidP="00E65B09">
      <w:pPr>
        <w:spacing w:after="0"/>
        <w:jc w:val="both"/>
        <w:rPr>
          <w:ins w:id="56" w:author="Tim" w:date="2023-10-03T17:55:00Z"/>
          <w:rFonts w:ascii="Georgia" w:eastAsia="Times New Roman" w:hAnsi="Georgia" w:cs="Times New Roman"/>
          <w:sz w:val="19"/>
          <w:szCs w:val="19"/>
          <w:rPrChange w:id="57" w:author="Tim" w:date="2023-10-03T18:18:00Z">
            <w:rPr>
              <w:ins w:id="58" w:author="Tim" w:date="2023-10-03T17:55:00Z"/>
              <w:rFonts w:ascii="Georgia" w:eastAsia="Times New Roman" w:hAnsi="Georgia" w:cs="Times New Roman"/>
              <w:sz w:val="19"/>
              <w:szCs w:val="19"/>
              <w:lang w:val="en-US"/>
            </w:rPr>
          </w:rPrChange>
        </w:rPr>
      </w:pPr>
      <w:ins w:id="59" w:author="Tim" w:date="2023-10-03T17:02:00Z">
        <w:r w:rsidRPr="00353081">
          <w:rPr>
            <w:rFonts w:ascii="Georgia" w:eastAsia="Times New Roman" w:hAnsi="Georgia" w:cs="Times New Roman"/>
            <w:sz w:val="19"/>
            <w:szCs w:val="19"/>
          </w:rPr>
          <w:t xml:space="preserve">ich erinnere mich noch genau an die tägliche Analyse und Aufarbeitung von Wirtschaftsereignissen </w:t>
        </w:r>
      </w:ins>
      <w:ins w:id="60" w:author="Tim" w:date="2023-10-03T20:50:00Z">
        <w:r w:rsidR="00FF2BDD">
          <w:rPr>
            <w:rFonts w:ascii="Georgia" w:eastAsia="Times New Roman" w:hAnsi="Georgia" w:cs="Times New Roman"/>
            <w:sz w:val="19"/>
            <w:szCs w:val="19"/>
          </w:rPr>
          <w:t>beim</w:t>
        </w:r>
      </w:ins>
      <w:ins w:id="61" w:author="Tim" w:date="2023-10-03T17:02:00Z">
        <w:r w:rsidRPr="00353081">
          <w:rPr>
            <w:rFonts w:ascii="Georgia" w:eastAsia="Times New Roman" w:hAnsi="Georgia" w:cs="Times New Roman"/>
            <w:sz w:val="19"/>
            <w:szCs w:val="19"/>
          </w:rPr>
          <w:t xml:space="preserve"> </w:t>
        </w:r>
      </w:ins>
      <w:ins w:id="62" w:author="Tim" w:date="2023-10-03T20:50:00Z">
        <w:r w:rsidR="00FF2BDD">
          <w:rPr>
            <w:rFonts w:ascii="Georgia" w:eastAsia="Times New Roman" w:hAnsi="Georgia" w:cs="Times New Roman"/>
            <w:sz w:val="19"/>
            <w:szCs w:val="19"/>
          </w:rPr>
          <w:t>Dinner</w:t>
        </w:r>
      </w:ins>
      <w:ins w:id="63" w:author="Tim" w:date="2023-10-03T17:02:00Z">
        <w:r w:rsidRPr="00353081">
          <w:rPr>
            <w:rFonts w:ascii="Georgia" w:eastAsia="Times New Roman" w:hAnsi="Georgia" w:cs="Times New Roman"/>
            <w:sz w:val="19"/>
            <w:szCs w:val="19"/>
          </w:rPr>
          <w:t xml:space="preserve"> zusammen mit meinem Vater. Von den Auswirkungen der Finanzkrise auf die Deutsche Bank im Jahr 2009</w:t>
        </w:r>
      </w:ins>
      <w:ins w:id="64" w:author="Tim" w:date="2023-10-03T17:21:00Z">
        <w:r>
          <w:rPr>
            <w:rFonts w:ascii="Georgia" w:eastAsia="Times New Roman" w:hAnsi="Georgia" w:cs="Times New Roman"/>
            <w:sz w:val="19"/>
            <w:szCs w:val="19"/>
          </w:rPr>
          <w:t>,</w:t>
        </w:r>
      </w:ins>
      <w:ins w:id="65" w:author="Tim" w:date="2023-10-03T17:02:00Z">
        <w:r w:rsidRPr="00353081">
          <w:rPr>
            <w:rFonts w:ascii="Georgia" w:eastAsia="Times New Roman" w:hAnsi="Georgia" w:cs="Times New Roman"/>
            <w:sz w:val="19"/>
            <w:szCs w:val="19"/>
          </w:rPr>
          <w:t xml:space="preserve"> über </w:t>
        </w:r>
      </w:ins>
      <w:ins w:id="66" w:author="Tim" w:date="2023-10-03T17:21:00Z">
        <w:r>
          <w:rPr>
            <w:rFonts w:ascii="Georgia" w:eastAsia="Times New Roman" w:hAnsi="Georgia" w:cs="Times New Roman"/>
            <w:sz w:val="19"/>
            <w:szCs w:val="19"/>
          </w:rPr>
          <w:t xml:space="preserve">die </w:t>
        </w:r>
      </w:ins>
      <w:ins w:id="67" w:author="Tim" w:date="2023-10-03T17:16:00Z">
        <w:r>
          <w:rPr>
            <w:rFonts w:ascii="Georgia" w:eastAsia="Times New Roman" w:hAnsi="Georgia" w:cs="Times New Roman"/>
            <w:sz w:val="19"/>
            <w:szCs w:val="19"/>
          </w:rPr>
          <w:t>beinahe Staatspleite von England im vergangenen Jahr</w:t>
        </w:r>
      </w:ins>
      <w:ins w:id="68" w:author="Tim" w:date="2023-10-03T17:17:00Z">
        <w:r>
          <w:rPr>
            <w:rFonts w:ascii="Georgia" w:eastAsia="Times New Roman" w:hAnsi="Georgia" w:cs="Times New Roman"/>
            <w:sz w:val="19"/>
            <w:szCs w:val="19"/>
          </w:rPr>
          <w:t xml:space="preserve"> bis hin zu </w:t>
        </w:r>
      </w:ins>
      <w:ins w:id="69" w:author="Tim" w:date="2023-10-03T17:02:00Z">
        <w:r w:rsidRPr="00353081">
          <w:rPr>
            <w:rFonts w:ascii="Georgia" w:eastAsia="Times New Roman" w:hAnsi="Georgia" w:cs="Times New Roman"/>
            <w:sz w:val="19"/>
            <w:szCs w:val="19"/>
          </w:rPr>
          <w:t>eine</w:t>
        </w:r>
      </w:ins>
      <w:ins w:id="70" w:author="Tim" w:date="2023-10-03T17:21:00Z">
        <w:r>
          <w:rPr>
            <w:rFonts w:ascii="Georgia" w:eastAsia="Times New Roman" w:hAnsi="Georgia" w:cs="Times New Roman"/>
            <w:sz w:val="19"/>
            <w:szCs w:val="19"/>
          </w:rPr>
          <w:t>r</w:t>
        </w:r>
      </w:ins>
      <w:ins w:id="71" w:author="Tim" w:date="2023-10-03T17:02:00Z">
        <w:r w:rsidRPr="00353081">
          <w:rPr>
            <w:rFonts w:ascii="Georgia" w:eastAsia="Times New Roman" w:hAnsi="Georgia" w:cs="Times New Roman"/>
            <w:sz w:val="19"/>
            <w:szCs w:val="19"/>
          </w:rPr>
          <w:t xml:space="preserve"> ca.</w:t>
        </w:r>
      </w:ins>
      <w:ins w:id="72" w:author="Tim" w:date="2023-10-03T17:09:00Z">
        <w:r>
          <w:rPr>
            <w:rFonts w:ascii="Georgia" w:eastAsia="Times New Roman" w:hAnsi="Georgia" w:cs="Times New Roman"/>
            <w:sz w:val="19"/>
            <w:szCs w:val="19"/>
          </w:rPr>
          <w:t xml:space="preserve"> zwei </w:t>
        </w:r>
      </w:ins>
      <w:ins w:id="73" w:author="Tim" w:date="2023-10-03T17:02:00Z">
        <w:r w:rsidRPr="00353081">
          <w:rPr>
            <w:rFonts w:ascii="Georgia" w:eastAsia="Times New Roman" w:hAnsi="Georgia" w:cs="Times New Roman"/>
            <w:sz w:val="19"/>
            <w:szCs w:val="19"/>
          </w:rPr>
          <w:t>Jahre andauernden</w:t>
        </w:r>
      </w:ins>
      <w:ins w:id="74" w:author="Tim" w:date="2023-10-03T17:19:00Z">
        <w:r>
          <w:rPr>
            <w:rFonts w:ascii="Georgia" w:eastAsia="Times New Roman" w:hAnsi="Georgia" w:cs="Times New Roman"/>
            <w:sz w:val="19"/>
            <w:szCs w:val="19"/>
          </w:rPr>
          <w:t xml:space="preserve"> </w:t>
        </w:r>
      </w:ins>
      <w:ins w:id="75" w:author="Tim" w:date="2023-10-03T17:02:00Z">
        <w:r w:rsidRPr="00353081">
          <w:rPr>
            <w:rFonts w:ascii="Georgia" w:eastAsia="Times New Roman" w:hAnsi="Georgia" w:cs="Times New Roman"/>
            <w:sz w:val="19"/>
            <w:szCs w:val="19"/>
          </w:rPr>
          <w:t xml:space="preserve">Analyse des </w:t>
        </w:r>
      </w:ins>
      <w:ins w:id="76" w:author="Tim" w:date="2023-10-03T17:25:00Z">
        <w:r>
          <w:rPr>
            <w:rFonts w:ascii="Georgia" w:eastAsia="Times New Roman" w:hAnsi="Georgia" w:cs="Times New Roman"/>
            <w:sz w:val="19"/>
            <w:szCs w:val="19"/>
          </w:rPr>
          <w:t xml:space="preserve">CO2- </w:t>
        </w:r>
      </w:ins>
      <w:ins w:id="77" w:author="Tim" w:date="2023-10-03T17:02:00Z">
        <w:r w:rsidRPr="00353081">
          <w:rPr>
            <w:rFonts w:ascii="Georgia" w:eastAsia="Times New Roman" w:hAnsi="Georgia" w:cs="Times New Roman"/>
            <w:sz w:val="19"/>
            <w:szCs w:val="19"/>
          </w:rPr>
          <w:t>Marktes</w:t>
        </w:r>
      </w:ins>
      <w:ins w:id="78" w:author="Tim" w:date="2023-10-03T17:25:00Z">
        <w:r>
          <w:rPr>
            <w:rFonts w:ascii="Georgia" w:eastAsia="Times New Roman" w:hAnsi="Georgia" w:cs="Times New Roman"/>
            <w:sz w:val="19"/>
            <w:szCs w:val="19"/>
          </w:rPr>
          <w:t>.</w:t>
        </w:r>
      </w:ins>
      <w:ins w:id="79" w:author="Tim" w:date="2023-10-03T18:05:00Z">
        <w:r w:rsidR="00B543A1">
          <w:rPr>
            <w:rFonts w:ascii="Georgia" w:eastAsia="Times New Roman" w:hAnsi="Georgia" w:cs="Times New Roman"/>
            <w:sz w:val="19"/>
            <w:szCs w:val="19"/>
          </w:rPr>
          <w:t xml:space="preserve"> </w:t>
        </w:r>
      </w:ins>
      <w:del w:id="80" w:author="Tim" w:date="2023-10-03T17:02:00Z">
        <w:r w:rsidR="00A34E24" w:rsidRPr="00E015B4" w:rsidDel="00353081">
          <w:rPr>
            <w:rFonts w:ascii="Georgia" w:eastAsia="Times New Roman" w:hAnsi="Georgia" w:cs="Times New Roman"/>
            <w:sz w:val="19"/>
            <w:szCs w:val="19"/>
          </w:rPr>
          <w:delText>ich erinnere mich noch genau an jenen Tag, als das Gespräch mit einem ehemaligen Management Consultant in Dubai meine Welt auf den Kopf stellte. Durch meine Arbeit in der Marketingberatung hatte ich gelernt, dass Marketing und Kundengewinnung Stellschrauben sind, die ein erfolgreiches Unternehmen ausmachen. Schnell merkte ich bei diesem Austausch, dass dies nur die Spitze des Eisberges ist und der Consultant engpassbezogen am größten Problem oder Wachstumspotenzial des Unternehmens arbeitet und berät. Doch am meisten faszinierte mich die Herausforderung, sich als Außenstehender in immer neue Unternehmen und Problemstellungen hineinzudenken, diese zu analysieren und sie mit eigenen Ideen und Konzepten gemeinsam mit Mitarbeitern und Management zu neuem Wachstum zu bringen.</w:delText>
        </w:r>
      </w:del>
      <w:del w:id="81" w:author="Tim" w:date="2023-10-03T17:22:00Z">
        <w:r w:rsidR="00A34E24" w:rsidRPr="00E015B4" w:rsidDel="00353081">
          <w:rPr>
            <w:rFonts w:ascii="Georgia" w:eastAsia="Times New Roman" w:hAnsi="Georgia" w:cs="Times New Roman"/>
            <w:sz w:val="19"/>
            <w:szCs w:val="19"/>
          </w:rPr>
          <w:delText xml:space="preserve"> </w:delText>
        </w:r>
      </w:del>
      <w:ins w:id="82" w:author="Tim" w:date="2023-10-03T17:26:00Z">
        <w:r>
          <w:rPr>
            <w:rFonts w:ascii="Georgia" w:eastAsia="Times New Roman" w:hAnsi="Georgia" w:cs="Times New Roman"/>
            <w:sz w:val="19"/>
            <w:szCs w:val="19"/>
          </w:rPr>
          <w:t>Meinem starken Interesse für Finanzmärkte weiter folgend</w:t>
        </w:r>
      </w:ins>
      <w:ins w:id="83" w:author="Tim" w:date="2023-10-03T17:27:00Z">
        <w:r>
          <w:rPr>
            <w:rFonts w:ascii="Georgia" w:eastAsia="Times New Roman" w:hAnsi="Georgia" w:cs="Times New Roman"/>
            <w:sz w:val="19"/>
            <w:szCs w:val="19"/>
          </w:rPr>
          <w:t xml:space="preserve">, lernte ich auf </w:t>
        </w:r>
      </w:ins>
      <w:ins w:id="84" w:author="Tim" w:date="2023-10-03T17:21:00Z">
        <w:r w:rsidRPr="00353081">
          <w:rPr>
            <w:rFonts w:ascii="Georgia" w:eastAsia="Times New Roman" w:hAnsi="Georgia" w:cs="Times New Roman"/>
            <w:sz w:val="19"/>
            <w:szCs w:val="19"/>
          </w:rPr>
          <w:t xml:space="preserve">der </w:t>
        </w:r>
        <w:proofErr w:type="spellStart"/>
        <w:r w:rsidRPr="00353081">
          <w:rPr>
            <w:rFonts w:ascii="Georgia" w:eastAsia="Times New Roman" w:hAnsi="Georgia" w:cs="Times New Roman"/>
            <w:sz w:val="19"/>
            <w:szCs w:val="19"/>
          </w:rPr>
          <w:t>Brainsourcing</w:t>
        </w:r>
        <w:proofErr w:type="spellEnd"/>
        <w:r>
          <w:rPr>
            <w:rFonts w:ascii="Georgia" w:eastAsia="Times New Roman" w:hAnsi="Georgia" w:cs="Times New Roman"/>
            <w:sz w:val="19"/>
            <w:szCs w:val="19"/>
          </w:rPr>
          <w:t xml:space="preserve"> </w:t>
        </w:r>
        <w:r w:rsidRPr="00353081">
          <w:rPr>
            <w:rFonts w:ascii="Georgia" w:eastAsia="Times New Roman" w:hAnsi="Georgia" w:cs="Times New Roman"/>
            <w:sz w:val="19"/>
            <w:szCs w:val="19"/>
          </w:rPr>
          <w:t>Messe für Corporate Finance in Frankfurt unverhofft</w:t>
        </w:r>
      </w:ins>
      <w:ins w:id="85" w:author="Tim" w:date="2023-10-03T17:39:00Z">
        <w:r w:rsidR="003076E7">
          <w:rPr>
            <w:rFonts w:ascii="Georgia" w:eastAsia="Times New Roman" w:hAnsi="Georgia" w:cs="Times New Roman"/>
            <w:sz w:val="19"/>
            <w:szCs w:val="19"/>
          </w:rPr>
          <w:t xml:space="preserve"> </w:t>
        </w:r>
      </w:ins>
      <w:ins w:id="86" w:author="Tim" w:date="2023-10-03T17:21:00Z">
        <w:r w:rsidRPr="00353081">
          <w:rPr>
            <w:rFonts w:ascii="Georgia" w:eastAsia="Times New Roman" w:hAnsi="Georgia" w:cs="Times New Roman"/>
            <w:sz w:val="19"/>
            <w:szCs w:val="19"/>
          </w:rPr>
          <w:t>am Stand von MP Corporate Finance</w:t>
        </w:r>
      </w:ins>
      <w:ins w:id="87" w:author="Tim" w:date="2023-10-03T17:39:00Z">
        <w:r w:rsidR="003076E7">
          <w:rPr>
            <w:rFonts w:ascii="Georgia" w:eastAsia="Times New Roman" w:hAnsi="Georgia" w:cs="Times New Roman"/>
            <w:sz w:val="19"/>
            <w:szCs w:val="19"/>
          </w:rPr>
          <w:t xml:space="preserve"> </w:t>
        </w:r>
        <w:r w:rsidR="003076E7" w:rsidRPr="00353081">
          <w:rPr>
            <w:rFonts w:ascii="Georgia" w:eastAsia="Times New Roman" w:hAnsi="Georgia" w:cs="Times New Roman"/>
            <w:sz w:val="19"/>
            <w:szCs w:val="19"/>
          </w:rPr>
          <w:t xml:space="preserve">im Gespräch mit </w:t>
        </w:r>
      </w:ins>
      <w:ins w:id="88" w:author="David Döbele" w:date="2023-10-03T22:27:00Z">
        <w:r w:rsidR="00A70FC3">
          <w:rPr>
            <w:rFonts w:ascii="Georgia" w:eastAsia="Times New Roman" w:hAnsi="Georgia" w:cs="Times New Roman"/>
            <w:sz w:val="19"/>
            <w:szCs w:val="19"/>
          </w:rPr>
          <w:t xml:space="preserve">Lisa Müller, </w:t>
        </w:r>
      </w:ins>
      <w:ins w:id="89" w:author="Tim" w:date="2023-10-03T17:39:00Z">
        <w:r w:rsidR="003076E7" w:rsidRPr="00353081">
          <w:rPr>
            <w:rFonts w:ascii="Georgia" w:eastAsia="Times New Roman" w:hAnsi="Georgia" w:cs="Times New Roman"/>
            <w:sz w:val="19"/>
            <w:szCs w:val="19"/>
          </w:rPr>
          <w:t xml:space="preserve">ihrer ehemaligem Head </w:t>
        </w:r>
        <w:proofErr w:type="spellStart"/>
        <w:r w:rsidR="003076E7" w:rsidRPr="00353081">
          <w:rPr>
            <w:rFonts w:ascii="Georgia" w:eastAsia="Times New Roman" w:hAnsi="Georgia" w:cs="Times New Roman"/>
            <w:sz w:val="19"/>
            <w:szCs w:val="19"/>
          </w:rPr>
          <w:t>of</w:t>
        </w:r>
        <w:proofErr w:type="spellEnd"/>
        <w:r w:rsidR="003076E7" w:rsidRPr="00353081">
          <w:rPr>
            <w:rFonts w:ascii="Georgia" w:eastAsia="Times New Roman" w:hAnsi="Georgia" w:cs="Times New Roman"/>
            <w:sz w:val="19"/>
            <w:szCs w:val="19"/>
          </w:rPr>
          <w:t xml:space="preserve"> Equity Research</w:t>
        </w:r>
      </w:ins>
      <w:ins w:id="90" w:author="Tim" w:date="2023-10-03T17:40:00Z">
        <w:r w:rsidR="003076E7">
          <w:rPr>
            <w:rFonts w:ascii="Georgia" w:eastAsia="Times New Roman" w:hAnsi="Georgia" w:cs="Times New Roman"/>
            <w:sz w:val="19"/>
            <w:szCs w:val="19"/>
          </w:rPr>
          <w:t xml:space="preserve">, </w:t>
        </w:r>
      </w:ins>
      <w:ins w:id="91" w:author="David Döbele" w:date="2023-10-03T22:27:00Z">
        <w:r w:rsidR="00A70FC3">
          <w:rPr>
            <w:rFonts w:ascii="Georgia" w:eastAsia="Times New Roman" w:hAnsi="Georgia" w:cs="Times New Roman"/>
            <w:sz w:val="19"/>
            <w:szCs w:val="19"/>
          </w:rPr>
          <w:t xml:space="preserve">die </w:t>
        </w:r>
      </w:ins>
      <w:ins w:id="92" w:author="Tim" w:date="2023-10-03T17:40:00Z">
        <w:r w:rsidR="003076E7">
          <w:rPr>
            <w:rFonts w:ascii="Georgia" w:eastAsia="Times New Roman" w:hAnsi="Georgia" w:cs="Times New Roman"/>
            <w:sz w:val="19"/>
            <w:szCs w:val="19"/>
          </w:rPr>
          <w:t xml:space="preserve">nun für MP arbeitend, WUTIS kennen. </w:t>
        </w:r>
      </w:ins>
      <w:ins w:id="93" w:author="Tim" w:date="2023-10-03T18:00:00Z">
        <w:r w:rsidR="00B543A1" w:rsidRPr="00B543A1">
          <w:rPr>
            <w:rFonts w:ascii="Georgia" w:eastAsia="Times New Roman" w:hAnsi="Georgia" w:cs="Times New Roman"/>
            <w:sz w:val="19"/>
            <w:szCs w:val="19"/>
            <w:rPrChange w:id="94" w:author="Tim" w:date="2023-10-03T18:01:00Z">
              <w:rPr>
                <w:rFonts w:ascii="Georgia" w:eastAsia="Times New Roman" w:hAnsi="Georgia" w:cs="Times New Roman"/>
                <w:sz w:val="19"/>
                <w:szCs w:val="19"/>
                <w:lang w:val="en-US"/>
              </w:rPr>
            </w:rPrChange>
          </w:rPr>
          <w:t>Im Gespräch</w:t>
        </w:r>
      </w:ins>
      <w:ins w:id="95" w:author="Tim" w:date="2023-10-03T17:21:00Z">
        <w:r w:rsidRPr="00B543A1">
          <w:rPr>
            <w:rFonts w:ascii="Georgia" w:eastAsia="Times New Roman" w:hAnsi="Georgia" w:cs="Times New Roman"/>
            <w:sz w:val="19"/>
            <w:szCs w:val="19"/>
          </w:rPr>
          <w:t xml:space="preserve"> wurde mir bewusst</w:t>
        </w:r>
      </w:ins>
      <w:ins w:id="96" w:author="Tim" w:date="2023-10-03T18:01:00Z">
        <w:r w:rsidR="00B543A1">
          <w:rPr>
            <w:rFonts w:ascii="Georgia" w:eastAsia="Times New Roman" w:hAnsi="Georgia" w:cs="Times New Roman"/>
            <w:sz w:val="19"/>
            <w:szCs w:val="19"/>
          </w:rPr>
          <w:t>,</w:t>
        </w:r>
      </w:ins>
      <w:ins w:id="97" w:author="Tim" w:date="2023-10-03T17:21:00Z">
        <w:r w:rsidRPr="00B543A1">
          <w:rPr>
            <w:rFonts w:ascii="Georgia" w:eastAsia="Times New Roman" w:hAnsi="Georgia" w:cs="Times New Roman"/>
            <w:sz w:val="19"/>
            <w:szCs w:val="19"/>
          </w:rPr>
          <w:t xml:space="preserve"> </w:t>
        </w:r>
      </w:ins>
      <w:ins w:id="98" w:author="Tim" w:date="2023-10-03T18:01:00Z">
        <w:r w:rsidR="00B543A1" w:rsidRPr="00B543A1">
          <w:rPr>
            <w:rFonts w:ascii="Georgia" w:eastAsia="Times New Roman" w:hAnsi="Georgia" w:cs="Times New Roman"/>
            <w:sz w:val="19"/>
            <w:szCs w:val="19"/>
            <w:rPrChange w:id="99" w:author="Tim" w:date="2023-10-03T18:15:00Z">
              <w:rPr>
                <w:lang w:val="en-US"/>
              </w:rPr>
            </w:rPrChange>
          </w:rPr>
          <w:t>welch</w:t>
        </w:r>
      </w:ins>
      <w:ins w:id="100" w:author="Tim" w:date="2023-10-03T18:06:00Z">
        <w:r w:rsidR="00B543A1" w:rsidRPr="00B543A1">
          <w:rPr>
            <w:rFonts w:ascii="Georgia" w:eastAsia="Times New Roman" w:hAnsi="Georgia" w:cs="Times New Roman"/>
            <w:sz w:val="19"/>
            <w:szCs w:val="19"/>
            <w:rPrChange w:id="101" w:author="Tim" w:date="2023-10-03T18:15:00Z">
              <w:rPr/>
            </w:rPrChange>
          </w:rPr>
          <w:t xml:space="preserve"> </w:t>
        </w:r>
      </w:ins>
      <w:ins w:id="102" w:author="Tim" w:date="2023-10-03T18:01:00Z">
        <w:r w:rsidR="00B543A1" w:rsidRPr="00B543A1">
          <w:rPr>
            <w:rFonts w:ascii="Georgia" w:eastAsia="Times New Roman" w:hAnsi="Georgia" w:cs="Times New Roman"/>
            <w:sz w:val="19"/>
            <w:szCs w:val="19"/>
            <w:rPrChange w:id="103" w:author="Tim" w:date="2023-10-03T18:15:00Z">
              <w:rPr>
                <w:lang w:val="en-US"/>
              </w:rPr>
            </w:rPrChange>
          </w:rPr>
          <w:t xml:space="preserve">bedeutende Rolle Equity Research für Unternehmen </w:t>
        </w:r>
      </w:ins>
      <w:ins w:id="104" w:author="Tim" w:date="2023-10-03T18:03:00Z">
        <w:r w:rsidR="00B543A1" w:rsidRPr="00B543A1">
          <w:rPr>
            <w:rFonts w:ascii="Georgia" w:eastAsia="Times New Roman" w:hAnsi="Georgia" w:cs="Times New Roman"/>
            <w:sz w:val="19"/>
            <w:szCs w:val="19"/>
            <w:rPrChange w:id="105" w:author="Tim" w:date="2023-10-03T18:15:00Z">
              <w:rPr/>
            </w:rPrChange>
          </w:rPr>
          <w:t xml:space="preserve">sowie </w:t>
        </w:r>
      </w:ins>
      <w:ins w:id="106" w:author="Tim" w:date="2023-10-03T18:04:00Z">
        <w:r w:rsidR="00B543A1" w:rsidRPr="00B543A1">
          <w:rPr>
            <w:rFonts w:ascii="Georgia" w:eastAsia="Times New Roman" w:hAnsi="Georgia" w:cs="Times New Roman"/>
            <w:sz w:val="19"/>
            <w:szCs w:val="19"/>
            <w:rPrChange w:id="107" w:author="Tim" w:date="2023-10-03T18:15:00Z">
              <w:rPr/>
            </w:rPrChange>
          </w:rPr>
          <w:t xml:space="preserve">ganze Industriezweige </w:t>
        </w:r>
      </w:ins>
      <w:ins w:id="108" w:author="Tim" w:date="2023-10-03T18:01:00Z">
        <w:r w:rsidR="00B543A1" w:rsidRPr="00B543A1">
          <w:rPr>
            <w:rFonts w:ascii="Georgia" w:eastAsia="Times New Roman" w:hAnsi="Georgia" w:cs="Times New Roman"/>
            <w:sz w:val="19"/>
            <w:szCs w:val="19"/>
            <w:rPrChange w:id="109" w:author="Tim" w:date="2023-10-03T18:15:00Z">
              <w:rPr>
                <w:lang w:val="en-US"/>
              </w:rPr>
            </w:rPrChange>
          </w:rPr>
          <w:t xml:space="preserve">spielt und entwickelte eine zunehmende Faszination für die Arbeit </w:t>
        </w:r>
        <w:r w:rsidR="00B543A1" w:rsidRPr="00B543A1">
          <w:rPr>
            <w:rFonts w:ascii="Georgia" w:eastAsia="Times New Roman" w:hAnsi="Georgia" w:cs="Times New Roman"/>
            <w:sz w:val="19"/>
            <w:szCs w:val="19"/>
            <w:rPrChange w:id="110" w:author="Tim" w:date="2023-10-03T18:15:00Z">
              <w:rPr/>
            </w:rPrChange>
          </w:rPr>
          <w:t>in der</w:t>
        </w:r>
        <w:r w:rsidR="00B543A1" w:rsidRPr="00B543A1">
          <w:rPr>
            <w:rFonts w:ascii="Georgia" w:eastAsia="Times New Roman" w:hAnsi="Georgia" w:cs="Times New Roman"/>
            <w:sz w:val="19"/>
            <w:szCs w:val="19"/>
            <w:rPrChange w:id="111" w:author="Tim" w:date="2023-10-03T18:15:00Z">
              <w:rPr>
                <w:lang w:val="en-US"/>
              </w:rPr>
            </w:rPrChange>
          </w:rPr>
          <w:t xml:space="preserve"> Equity Research </w:t>
        </w:r>
        <w:r w:rsidR="00B543A1" w:rsidRPr="00B543A1">
          <w:rPr>
            <w:rFonts w:ascii="Georgia" w:eastAsia="Times New Roman" w:hAnsi="Georgia" w:cs="Times New Roman"/>
            <w:sz w:val="19"/>
            <w:szCs w:val="19"/>
            <w:rPrChange w:id="112" w:author="Tim" w:date="2023-10-03T18:15:00Z">
              <w:rPr/>
            </w:rPrChange>
          </w:rPr>
          <w:t>Division</w:t>
        </w:r>
        <w:r w:rsidR="00B543A1" w:rsidRPr="00B543A1">
          <w:rPr>
            <w:rFonts w:ascii="Georgia" w:eastAsia="Times New Roman" w:hAnsi="Georgia" w:cs="Times New Roman"/>
            <w:sz w:val="19"/>
            <w:szCs w:val="19"/>
            <w:rPrChange w:id="113" w:author="Tim" w:date="2023-10-03T18:15:00Z">
              <w:rPr>
                <w:lang w:val="en-US"/>
              </w:rPr>
            </w:rPrChange>
          </w:rPr>
          <w:t xml:space="preserve"> bei </w:t>
        </w:r>
        <w:proofErr w:type="spellStart"/>
        <w:r w:rsidR="00B543A1" w:rsidRPr="00B543A1">
          <w:rPr>
            <w:rFonts w:ascii="Georgia" w:eastAsia="Times New Roman" w:hAnsi="Georgia" w:cs="Times New Roman"/>
            <w:sz w:val="19"/>
            <w:szCs w:val="19"/>
            <w:rPrChange w:id="114" w:author="Tim" w:date="2023-10-03T18:15:00Z">
              <w:rPr>
                <w:lang w:val="en-US"/>
              </w:rPr>
            </w:rPrChange>
          </w:rPr>
          <w:t>Wutis</w:t>
        </w:r>
        <w:proofErr w:type="spellEnd"/>
        <w:r w:rsidR="00B543A1" w:rsidRPr="00B543A1">
          <w:rPr>
            <w:rFonts w:ascii="Georgia" w:eastAsia="Times New Roman" w:hAnsi="Georgia" w:cs="Times New Roman"/>
            <w:sz w:val="19"/>
            <w:szCs w:val="19"/>
            <w:rPrChange w:id="115" w:author="Tim" w:date="2023-10-03T18:15:00Z">
              <w:rPr>
                <w:lang w:val="en-US"/>
              </w:rPr>
            </w:rPrChange>
          </w:rPr>
          <w:t>,</w:t>
        </w:r>
      </w:ins>
      <w:ins w:id="116" w:author="Tim" w:date="2023-10-03T18:02:00Z">
        <w:r w:rsidR="00B543A1" w:rsidRPr="00B543A1">
          <w:rPr>
            <w:rFonts w:ascii="Georgia" w:eastAsia="Times New Roman" w:hAnsi="Georgia" w:cs="Times New Roman"/>
            <w:sz w:val="19"/>
            <w:szCs w:val="19"/>
            <w:rPrChange w:id="117" w:author="Tim" w:date="2023-10-03T18:15:00Z">
              <w:rPr/>
            </w:rPrChange>
          </w:rPr>
          <w:t xml:space="preserve"> mit</w:t>
        </w:r>
      </w:ins>
      <w:ins w:id="118" w:author="Tim" w:date="2023-10-03T18:01:00Z">
        <w:r w:rsidR="00B543A1" w:rsidRPr="00B543A1">
          <w:rPr>
            <w:rFonts w:ascii="Georgia" w:eastAsia="Times New Roman" w:hAnsi="Georgia" w:cs="Times New Roman"/>
            <w:sz w:val="19"/>
            <w:szCs w:val="19"/>
            <w:rPrChange w:id="119" w:author="Tim" w:date="2023-10-03T18:15:00Z">
              <w:rPr/>
            </w:rPrChange>
          </w:rPr>
          <w:t xml:space="preserve"> </w:t>
        </w:r>
      </w:ins>
      <w:proofErr w:type="spellStart"/>
      <w:ins w:id="120" w:author="Tim" w:date="2023-10-03T17:52:00Z">
        <w:r w:rsidR="00C566F4" w:rsidRPr="00B543A1">
          <w:rPr>
            <w:rFonts w:ascii="Georgia" w:eastAsia="Times New Roman" w:hAnsi="Georgia" w:cs="Times New Roman"/>
            <w:sz w:val="19"/>
            <w:szCs w:val="19"/>
            <w:rPrChange w:id="121" w:author="Tim" w:date="2023-10-03T18:15:00Z">
              <w:rPr/>
            </w:rPrChange>
          </w:rPr>
          <w:t>Advanced</w:t>
        </w:r>
        <w:proofErr w:type="spellEnd"/>
        <w:r w:rsidR="00C566F4" w:rsidRPr="00B543A1">
          <w:rPr>
            <w:rFonts w:ascii="Georgia" w:eastAsia="Times New Roman" w:hAnsi="Georgia" w:cs="Times New Roman"/>
            <w:sz w:val="19"/>
            <w:szCs w:val="19"/>
            <w:rPrChange w:id="122" w:author="Tim" w:date="2023-10-03T18:15:00Z">
              <w:rPr/>
            </w:rPrChange>
          </w:rPr>
          <w:t>-level</w:t>
        </w:r>
      </w:ins>
      <w:ins w:id="123" w:author="Tim" w:date="2023-10-03T18:15:00Z">
        <w:r w:rsidR="00B543A1">
          <w:rPr>
            <w:rFonts w:ascii="Georgia" w:eastAsia="Times New Roman" w:hAnsi="Georgia" w:cs="Times New Roman"/>
            <w:sz w:val="19"/>
            <w:szCs w:val="19"/>
          </w:rPr>
          <w:t xml:space="preserve"> R</w:t>
        </w:r>
      </w:ins>
      <w:ins w:id="124" w:author="Tim" w:date="2023-10-03T17:52:00Z">
        <w:r w:rsidR="00C566F4" w:rsidRPr="00B543A1">
          <w:rPr>
            <w:rFonts w:ascii="Georgia" w:eastAsia="Times New Roman" w:hAnsi="Georgia" w:cs="Times New Roman"/>
            <w:sz w:val="19"/>
            <w:szCs w:val="19"/>
            <w:rPrChange w:id="125" w:author="Tim" w:date="2023-10-03T18:15:00Z">
              <w:rPr/>
            </w:rPrChange>
          </w:rPr>
          <w:t xml:space="preserve">esearch, </w:t>
        </w:r>
      </w:ins>
      <w:ins w:id="126" w:author="Tim" w:date="2023-10-03T18:02:00Z">
        <w:r w:rsidR="00B543A1" w:rsidRPr="00B543A1">
          <w:rPr>
            <w:rFonts w:ascii="Georgia" w:eastAsia="Times New Roman" w:hAnsi="Georgia" w:cs="Times New Roman"/>
            <w:sz w:val="19"/>
            <w:szCs w:val="19"/>
            <w:rPrChange w:id="127" w:author="Tim" w:date="2023-10-03T18:15:00Z">
              <w:rPr/>
            </w:rPrChange>
          </w:rPr>
          <w:t>Unternehmensbewertungen</w:t>
        </w:r>
      </w:ins>
      <w:ins w:id="128" w:author="Tim" w:date="2023-10-03T17:54:00Z">
        <w:r w:rsidR="00C566F4" w:rsidRPr="00B543A1">
          <w:rPr>
            <w:rFonts w:ascii="Georgia" w:eastAsia="Times New Roman" w:hAnsi="Georgia" w:cs="Times New Roman"/>
            <w:sz w:val="19"/>
            <w:szCs w:val="19"/>
            <w:rPrChange w:id="129" w:author="Tim" w:date="2023-10-03T18:15:00Z">
              <w:rPr>
                <w:lang w:val="en-US"/>
              </w:rPr>
            </w:rPrChange>
          </w:rPr>
          <w:t xml:space="preserve"> </w:t>
        </w:r>
      </w:ins>
      <w:ins w:id="130" w:author="Tim" w:date="2023-10-03T18:02:00Z">
        <w:r w:rsidR="00B543A1" w:rsidRPr="00B543A1">
          <w:rPr>
            <w:rFonts w:ascii="Georgia" w:eastAsia="Times New Roman" w:hAnsi="Georgia" w:cs="Times New Roman"/>
            <w:sz w:val="19"/>
            <w:szCs w:val="19"/>
            <w:rPrChange w:id="131" w:author="Tim" w:date="2023-10-03T18:15:00Z">
              <w:rPr/>
            </w:rPrChange>
          </w:rPr>
          <w:t>und Stock Pi</w:t>
        </w:r>
      </w:ins>
      <w:ins w:id="132" w:author="Tim" w:date="2023-10-03T18:03:00Z">
        <w:r w:rsidR="00B543A1" w:rsidRPr="00B543A1">
          <w:rPr>
            <w:rFonts w:ascii="Georgia" w:eastAsia="Times New Roman" w:hAnsi="Georgia" w:cs="Times New Roman"/>
            <w:sz w:val="19"/>
            <w:szCs w:val="19"/>
            <w:rPrChange w:id="133" w:author="Tim" w:date="2023-10-03T18:15:00Z">
              <w:rPr/>
            </w:rPrChange>
          </w:rPr>
          <w:t>tches</w:t>
        </w:r>
      </w:ins>
      <w:ins w:id="134" w:author="Tim" w:date="2023-10-03T17:54:00Z">
        <w:r w:rsidR="00C566F4" w:rsidRPr="00B543A1">
          <w:rPr>
            <w:rFonts w:ascii="Georgia" w:eastAsia="Times New Roman" w:hAnsi="Georgia" w:cs="Times New Roman"/>
            <w:sz w:val="19"/>
            <w:szCs w:val="19"/>
            <w:rPrChange w:id="135" w:author="Tim" w:date="2023-10-03T18:01:00Z">
              <w:rPr>
                <w:rFonts w:ascii="Georgia" w:eastAsia="Times New Roman" w:hAnsi="Georgia" w:cs="Times New Roman"/>
                <w:sz w:val="19"/>
                <w:szCs w:val="19"/>
                <w:lang w:val="en-US"/>
              </w:rPr>
            </w:rPrChange>
          </w:rPr>
          <w:t>.</w:t>
        </w:r>
      </w:ins>
      <w:ins w:id="136" w:author="Tim" w:date="2023-10-03T17:56:00Z">
        <w:r w:rsidR="00C566F4" w:rsidRPr="00B543A1">
          <w:rPr>
            <w:rFonts w:ascii="Georgia" w:eastAsia="Times New Roman" w:hAnsi="Georgia" w:cs="Times New Roman"/>
            <w:sz w:val="19"/>
            <w:szCs w:val="19"/>
            <w:rPrChange w:id="137" w:author="Tim" w:date="2023-10-03T18:15:00Z">
              <w:rPr/>
            </w:rPrChange>
          </w:rPr>
          <w:t xml:space="preserve"> </w:t>
        </w:r>
      </w:ins>
      <w:commentRangeStart w:id="138"/>
      <w:ins w:id="139" w:author="Tim" w:date="2023-10-03T18:08:00Z">
        <w:r w:rsidR="00B543A1" w:rsidRPr="00B543A1">
          <w:rPr>
            <w:rFonts w:ascii="Georgia" w:eastAsia="Times New Roman" w:hAnsi="Georgia" w:cs="Times New Roman"/>
            <w:sz w:val="19"/>
            <w:szCs w:val="19"/>
            <w:rPrChange w:id="140" w:author="Tim" w:date="2023-10-03T18:15:00Z">
              <w:rPr/>
            </w:rPrChange>
          </w:rPr>
          <w:t xml:space="preserve">Um </w:t>
        </w:r>
      </w:ins>
      <w:ins w:id="141" w:author="Tim" w:date="2023-10-03T18:10:00Z">
        <w:r w:rsidR="00B543A1" w:rsidRPr="00B543A1">
          <w:rPr>
            <w:rFonts w:ascii="Georgia" w:eastAsia="Times New Roman" w:hAnsi="Georgia" w:cs="Times New Roman"/>
            <w:sz w:val="19"/>
            <w:szCs w:val="19"/>
            <w:rPrChange w:id="142" w:author="Tim" w:date="2023-10-03T18:15:00Z">
              <w:rPr/>
            </w:rPrChange>
          </w:rPr>
          <w:t xml:space="preserve">meine die Faszination für Finanzmärkte </w:t>
        </w:r>
      </w:ins>
      <w:ins w:id="143" w:author="Tim" w:date="2023-10-03T17:56:00Z">
        <w:r w:rsidR="00C566F4" w:rsidRPr="00B543A1">
          <w:rPr>
            <w:rFonts w:ascii="Georgia" w:eastAsia="Times New Roman" w:hAnsi="Georgia" w:cs="Times New Roman"/>
            <w:sz w:val="19"/>
            <w:szCs w:val="19"/>
            <w:rPrChange w:id="144" w:author="Tim" w:date="2023-10-03T18:15:00Z">
              <w:rPr/>
            </w:rPrChange>
          </w:rPr>
          <w:t xml:space="preserve">sowie </w:t>
        </w:r>
      </w:ins>
      <w:ins w:id="145" w:author="Tim" w:date="2023-10-03T18:11:00Z">
        <w:r w:rsidR="00B543A1" w:rsidRPr="00B543A1">
          <w:rPr>
            <w:rFonts w:ascii="Georgia" w:eastAsia="Times New Roman" w:hAnsi="Georgia" w:cs="Times New Roman"/>
            <w:sz w:val="19"/>
            <w:szCs w:val="19"/>
            <w:rPrChange w:id="146" w:author="Tim" w:date="2023-10-03T18:15:00Z">
              <w:rPr/>
            </w:rPrChange>
          </w:rPr>
          <w:t xml:space="preserve">die </w:t>
        </w:r>
      </w:ins>
      <w:ins w:id="147" w:author="Tim" w:date="2023-10-03T18:10:00Z">
        <w:r w:rsidR="00B543A1" w:rsidRPr="00B543A1">
          <w:rPr>
            <w:rFonts w:ascii="Georgia" w:eastAsia="Times New Roman" w:hAnsi="Georgia" w:cs="Times New Roman"/>
            <w:sz w:val="19"/>
            <w:szCs w:val="19"/>
            <w:rPrChange w:id="148" w:author="Tim" w:date="2023-10-03T18:15:00Z">
              <w:rPr/>
            </w:rPrChange>
          </w:rPr>
          <w:t>z</w:t>
        </w:r>
      </w:ins>
      <w:ins w:id="149" w:author="Tim" w:date="2023-10-03T17:56:00Z">
        <w:r w:rsidR="00C566F4" w:rsidRPr="00B543A1">
          <w:rPr>
            <w:rFonts w:ascii="Georgia" w:eastAsia="Times New Roman" w:hAnsi="Georgia" w:cs="Times New Roman"/>
            <w:sz w:val="19"/>
            <w:szCs w:val="19"/>
            <w:rPrChange w:id="150" w:author="Tim" w:date="2023-10-03T18:15:00Z">
              <w:rPr/>
            </w:rPrChange>
          </w:rPr>
          <w:t xml:space="preserve">ukunftsgerichtete Perspektive beim Analysieren von Unternehmen mit Gleichgesinnten </w:t>
        </w:r>
      </w:ins>
      <w:ins w:id="151" w:author="Tim" w:date="2023-10-03T18:29:00Z">
        <w:r w:rsidR="005C7070">
          <w:rPr>
            <w:rFonts w:ascii="Georgia" w:eastAsia="Times New Roman" w:hAnsi="Georgia" w:cs="Times New Roman"/>
            <w:sz w:val="19"/>
            <w:szCs w:val="19"/>
          </w:rPr>
          <w:t xml:space="preserve">zu </w:t>
        </w:r>
      </w:ins>
      <w:ins w:id="152" w:author="Tim" w:date="2023-10-03T17:56:00Z">
        <w:r w:rsidR="00C566F4" w:rsidRPr="00B543A1">
          <w:rPr>
            <w:rFonts w:ascii="Georgia" w:eastAsia="Times New Roman" w:hAnsi="Georgia" w:cs="Times New Roman"/>
            <w:sz w:val="19"/>
            <w:szCs w:val="19"/>
            <w:rPrChange w:id="153" w:author="Tim" w:date="2023-10-03T18:15:00Z">
              <w:rPr/>
            </w:rPrChange>
          </w:rPr>
          <w:t>teilen,</w:t>
        </w:r>
      </w:ins>
      <w:ins w:id="154" w:author="Tim" w:date="2023-10-03T18:11:00Z">
        <w:r w:rsidR="00B543A1" w:rsidRPr="00B543A1">
          <w:rPr>
            <w:rFonts w:ascii="Georgia" w:eastAsia="Times New Roman" w:hAnsi="Georgia" w:cs="Times New Roman"/>
            <w:sz w:val="19"/>
            <w:szCs w:val="19"/>
            <w:rPrChange w:id="155" w:author="Tim" w:date="2023-10-03T18:15:00Z">
              <w:rPr/>
            </w:rPrChange>
          </w:rPr>
          <w:t xml:space="preserve"> scheint mir WUTIS ideal. Da</w:t>
        </w:r>
        <w:r w:rsidR="00B543A1" w:rsidRPr="00B543A1">
          <w:rPr>
            <w:rFonts w:ascii="Georgia" w:eastAsia="Times New Roman" w:hAnsi="Georgia" w:cs="Times New Roman"/>
            <w:sz w:val="19"/>
            <w:szCs w:val="19"/>
            <w:rPrChange w:id="156" w:author="Tim" w:date="2023-10-03T18:15:00Z">
              <w:rPr>
                <w:lang w:val="en-US"/>
              </w:rPr>
            </w:rPrChange>
          </w:rPr>
          <w:t>her</w:t>
        </w:r>
      </w:ins>
      <w:ins w:id="157" w:author="Tim" w:date="2023-10-03T18:12:00Z">
        <w:r w:rsidR="00B543A1" w:rsidRPr="00B543A1">
          <w:rPr>
            <w:rFonts w:ascii="Georgia" w:eastAsia="Times New Roman" w:hAnsi="Georgia" w:cs="Times New Roman"/>
            <w:sz w:val="19"/>
            <w:szCs w:val="19"/>
            <w:rPrChange w:id="158" w:author="Tim" w:date="2023-10-03T18:15:00Z">
              <w:rPr>
                <w:lang w:val="en-US"/>
              </w:rPr>
            </w:rPrChange>
          </w:rPr>
          <w:t xml:space="preserve"> würde ich sie gerne während meinem Studium an der WU als </w:t>
        </w:r>
      </w:ins>
      <w:ins w:id="159" w:author="Tim" w:date="2023-10-03T18:13:00Z">
        <w:r w:rsidR="00B543A1" w:rsidRPr="00B543A1">
          <w:rPr>
            <w:rFonts w:ascii="Georgia" w:eastAsia="Times New Roman" w:hAnsi="Georgia" w:cs="Times New Roman"/>
            <w:sz w:val="19"/>
            <w:szCs w:val="19"/>
            <w:rPrChange w:id="160" w:author="Tim" w:date="2023-10-03T18:15:00Z">
              <w:rPr>
                <w:lang w:val="en-US"/>
              </w:rPr>
            </w:rPrChange>
          </w:rPr>
          <w:t>Equity Research Analyst unterstützen</w:t>
        </w:r>
      </w:ins>
      <w:commentRangeEnd w:id="138"/>
      <w:ins w:id="161" w:author="Tim" w:date="2023-10-03T18:18:00Z">
        <w:r w:rsidR="00B543A1">
          <w:rPr>
            <w:rFonts w:ascii="Georgia" w:eastAsia="Times New Roman" w:hAnsi="Georgia" w:cs="Times New Roman"/>
            <w:sz w:val="19"/>
            <w:szCs w:val="19"/>
          </w:rPr>
          <w:t>.</w:t>
        </w:r>
      </w:ins>
      <w:ins w:id="162" w:author="Tim" w:date="2023-10-03T18:15:00Z">
        <w:r w:rsidR="00B543A1" w:rsidRPr="00B543A1">
          <w:rPr>
            <w:rFonts w:ascii="Georgia" w:hAnsi="Georgia"/>
            <w:sz w:val="19"/>
            <w:szCs w:val="19"/>
            <w:rPrChange w:id="163" w:author="Tim" w:date="2023-10-03T18:15:00Z">
              <w:rPr>
                <w:rStyle w:val="Kommentarzeichen"/>
                <w:rFonts w:eastAsia="Times New Roman"/>
              </w:rPr>
            </w:rPrChange>
          </w:rPr>
          <w:commentReference w:id="138"/>
        </w:r>
      </w:ins>
    </w:p>
    <w:p w14:paraId="30D983FB" w14:textId="4C76CF8E" w:rsidR="00237337" w:rsidRPr="00B543A1" w:rsidDel="00C566F4" w:rsidRDefault="00A34E24" w:rsidP="00E65B09">
      <w:pPr>
        <w:spacing w:after="0"/>
        <w:jc w:val="both"/>
        <w:rPr>
          <w:del w:id="164" w:author="Tim" w:date="2023-10-03T17:56:00Z"/>
          <w:rFonts w:ascii="Georgia" w:eastAsia="Times New Roman" w:hAnsi="Georgia" w:cs="Times New Roman"/>
          <w:sz w:val="19"/>
          <w:szCs w:val="19"/>
        </w:rPr>
      </w:pPr>
      <w:commentRangeStart w:id="165"/>
      <w:commentRangeStart w:id="166"/>
      <w:del w:id="167" w:author="Tim" w:date="2023-10-03T17:56:00Z">
        <w:r w:rsidRPr="00B543A1" w:rsidDel="00C566F4">
          <w:rPr>
            <w:rFonts w:ascii="Georgia" w:eastAsia="Times New Roman" w:hAnsi="Georgia" w:cs="Times New Roman"/>
            <w:sz w:val="19"/>
            <w:szCs w:val="19"/>
          </w:rPr>
          <w:delText>Mit beinahe zwei Jahren Erfahrung in der Marketingberatung / in der Beratung von KMU</w:delText>
        </w:r>
        <w:r w:rsidR="00237337" w:rsidRPr="00B543A1" w:rsidDel="00C566F4">
          <w:rPr>
            <w:rFonts w:ascii="Georgia" w:eastAsia="Times New Roman" w:hAnsi="Georgia" w:cs="Times New Roman"/>
            <w:sz w:val="19"/>
            <w:szCs w:val="19"/>
          </w:rPr>
          <w:delText xml:space="preserve"> sowie</w:delText>
        </w:r>
        <w:r w:rsidR="00DE12AE" w:rsidRPr="00B543A1" w:rsidDel="00C566F4">
          <w:rPr>
            <w:rFonts w:ascii="Georgia" w:eastAsia="Times New Roman" w:hAnsi="Georgia" w:cs="Times New Roman"/>
            <w:sz w:val="19"/>
            <w:szCs w:val="19"/>
          </w:rPr>
          <w:delText xml:space="preserve"> </w:delText>
        </w:r>
        <w:r w:rsidR="00237337" w:rsidRPr="00B543A1" w:rsidDel="00C566F4">
          <w:rPr>
            <w:rFonts w:ascii="Georgia" w:eastAsia="Times New Roman" w:hAnsi="Georgia" w:cs="Times New Roman"/>
            <w:sz w:val="19"/>
            <w:szCs w:val="19"/>
          </w:rPr>
          <w:delText>Accounting Kenntnisse</w:delText>
        </w:r>
        <w:r w:rsidR="00FE4D63" w:rsidRPr="00B543A1" w:rsidDel="00C566F4">
          <w:rPr>
            <w:rFonts w:ascii="Georgia" w:eastAsia="Times New Roman" w:hAnsi="Georgia" w:cs="Times New Roman"/>
            <w:sz w:val="19"/>
            <w:szCs w:val="19"/>
          </w:rPr>
          <w:delText>n</w:delText>
        </w:r>
        <w:r w:rsidRPr="00B543A1" w:rsidDel="00C566F4">
          <w:rPr>
            <w:rFonts w:ascii="Georgia" w:eastAsia="Times New Roman" w:hAnsi="Georgia" w:cs="Times New Roman"/>
            <w:sz w:val="19"/>
            <w:szCs w:val="19"/>
          </w:rPr>
          <w:delText xml:space="preserve"> </w:delText>
        </w:r>
        <w:r w:rsidR="00237337" w:rsidRPr="00B543A1" w:rsidDel="00C566F4">
          <w:rPr>
            <w:rFonts w:ascii="Georgia" w:eastAsia="Times New Roman" w:hAnsi="Georgia" w:cs="Times New Roman"/>
            <w:sz w:val="19"/>
            <w:szCs w:val="19"/>
          </w:rPr>
          <w:delText xml:space="preserve">aus dem Audit Praktikum </w:delText>
        </w:r>
        <w:r w:rsidRPr="00B543A1" w:rsidDel="00C566F4">
          <w:rPr>
            <w:rFonts w:ascii="Georgia" w:eastAsia="Times New Roman" w:hAnsi="Georgia" w:cs="Times New Roman"/>
            <w:sz w:val="19"/>
            <w:szCs w:val="19"/>
          </w:rPr>
          <w:delText>im Repertoire möchte ich mich nun größeren Aufgaben widmen und Sie ab dem 01</w:delText>
        </w:r>
        <w:commentRangeStart w:id="168"/>
        <w:r w:rsidRPr="00B543A1" w:rsidDel="00C566F4">
          <w:rPr>
            <w:rFonts w:ascii="Georgia" w:eastAsia="Times New Roman" w:hAnsi="Georgia" w:cs="Times New Roman"/>
            <w:sz w:val="19"/>
            <w:szCs w:val="19"/>
          </w:rPr>
          <w:delText xml:space="preserve">.06.2024 </w:delText>
        </w:r>
        <w:commentRangeEnd w:id="168"/>
        <w:r w:rsidRPr="00E015B4" w:rsidDel="00C566F4">
          <w:rPr>
            <w:rFonts w:eastAsia="Times New Roman" w:cs="Times New Roman"/>
            <w:sz w:val="19"/>
            <w:szCs w:val="19"/>
          </w:rPr>
          <w:commentReference w:id="168"/>
        </w:r>
        <w:r w:rsidRPr="00B543A1" w:rsidDel="00C566F4">
          <w:rPr>
            <w:rFonts w:ascii="Georgia" w:eastAsia="Times New Roman" w:hAnsi="Georgia" w:cs="Times New Roman"/>
            <w:sz w:val="19"/>
            <w:szCs w:val="19"/>
          </w:rPr>
          <w:delText xml:space="preserve">als Praktikant </w:delText>
        </w:r>
        <w:commentRangeStart w:id="169"/>
        <w:r w:rsidRPr="00B543A1" w:rsidDel="00C566F4">
          <w:rPr>
            <w:rFonts w:ascii="Georgia" w:eastAsia="Times New Roman" w:hAnsi="Georgia" w:cs="Times New Roman"/>
            <w:sz w:val="19"/>
            <w:szCs w:val="19"/>
          </w:rPr>
          <w:delText xml:space="preserve">im </w:delText>
        </w:r>
        <w:commentRangeStart w:id="170"/>
        <w:r w:rsidRPr="00B543A1" w:rsidDel="00C566F4">
          <w:rPr>
            <w:rFonts w:ascii="Georgia" w:eastAsia="Times New Roman" w:hAnsi="Georgia" w:cs="Times New Roman"/>
            <w:sz w:val="19"/>
            <w:szCs w:val="19"/>
          </w:rPr>
          <w:delText xml:space="preserve">Consulting – XYZ </w:delText>
        </w:r>
        <w:commentRangeEnd w:id="170"/>
        <w:r w:rsidRPr="00E015B4" w:rsidDel="00C566F4">
          <w:rPr>
            <w:rFonts w:eastAsia="Times New Roman" w:cs="Times New Roman"/>
            <w:sz w:val="19"/>
            <w:szCs w:val="19"/>
          </w:rPr>
          <w:commentReference w:id="170"/>
        </w:r>
        <w:r w:rsidRPr="00B543A1" w:rsidDel="00C566F4">
          <w:rPr>
            <w:rFonts w:ascii="Georgia" w:eastAsia="Times New Roman" w:hAnsi="Georgia" w:cs="Times New Roman"/>
            <w:sz w:val="19"/>
            <w:szCs w:val="19"/>
          </w:rPr>
          <w:delText xml:space="preserve">für einen Zeitraum von zwölf Wochen </w:delText>
        </w:r>
        <w:commentRangeEnd w:id="169"/>
        <w:r w:rsidRPr="00E015B4" w:rsidDel="00C566F4">
          <w:rPr>
            <w:rFonts w:eastAsia="Times New Roman" w:cs="Times New Roman"/>
            <w:sz w:val="19"/>
            <w:szCs w:val="19"/>
          </w:rPr>
          <w:commentReference w:id="169"/>
        </w:r>
        <w:r w:rsidRPr="00B543A1" w:rsidDel="00C566F4">
          <w:rPr>
            <w:rFonts w:ascii="Georgia" w:eastAsia="Times New Roman" w:hAnsi="Georgia" w:cs="Times New Roman"/>
            <w:sz w:val="19"/>
            <w:szCs w:val="19"/>
          </w:rPr>
          <w:delText xml:space="preserve">an Ihrem Standort in </w:delText>
        </w:r>
        <w:commentRangeStart w:id="171"/>
        <w:r w:rsidRPr="00B543A1" w:rsidDel="00C566F4">
          <w:rPr>
            <w:rFonts w:ascii="Georgia" w:eastAsia="Times New Roman" w:hAnsi="Georgia" w:cs="Times New Roman"/>
            <w:sz w:val="19"/>
            <w:szCs w:val="19"/>
          </w:rPr>
          <w:delText xml:space="preserve">xy </w:delText>
        </w:r>
        <w:commentRangeEnd w:id="171"/>
        <w:r w:rsidRPr="00E015B4" w:rsidDel="00C566F4">
          <w:rPr>
            <w:rFonts w:eastAsia="Times New Roman" w:cs="Times New Roman"/>
            <w:sz w:val="19"/>
            <w:szCs w:val="19"/>
          </w:rPr>
          <w:commentReference w:id="171"/>
        </w:r>
        <w:r w:rsidRPr="00B543A1" w:rsidDel="00C566F4">
          <w:rPr>
            <w:rFonts w:ascii="Georgia" w:eastAsia="Times New Roman" w:hAnsi="Georgia" w:cs="Times New Roman"/>
            <w:sz w:val="19"/>
            <w:szCs w:val="19"/>
          </w:rPr>
          <w:delText>unterstützen</w:delText>
        </w:r>
        <w:r w:rsidR="00237337" w:rsidRPr="00B543A1" w:rsidDel="00C566F4">
          <w:rPr>
            <w:rFonts w:ascii="Georgia" w:eastAsia="Times New Roman" w:hAnsi="Georgia" w:cs="Times New Roman"/>
            <w:sz w:val="19"/>
            <w:szCs w:val="19"/>
          </w:rPr>
          <w:delText xml:space="preserve"> </w:delText>
        </w:r>
        <w:commentRangeEnd w:id="165"/>
        <w:r w:rsidR="00237337" w:rsidRPr="00E015B4" w:rsidDel="00C566F4">
          <w:rPr>
            <w:rStyle w:val="Kommentarzeichen"/>
            <w:rFonts w:eastAsia="Times New Roman"/>
            <w:sz w:val="19"/>
            <w:szCs w:val="19"/>
          </w:rPr>
          <w:commentReference w:id="165"/>
        </w:r>
        <w:commentRangeEnd w:id="166"/>
        <w:r w:rsidR="004946E3" w:rsidDel="00C566F4">
          <w:rPr>
            <w:rStyle w:val="Kommentarzeichen"/>
            <w:rFonts w:eastAsia="Times New Roman"/>
          </w:rPr>
          <w:commentReference w:id="166"/>
        </w:r>
      </w:del>
    </w:p>
    <w:p w14:paraId="23A9143E" w14:textId="77777777" w:rsidR="00A34E24" w:rsidRPr="00B543A1" w:rsidRDefault="00A34E24" w:rsidP="00E65B09">
      <w:pPr>
        <w:spacing w:after="0"/>
        <w:jc w:val="both"/>
        <w:rPr>
          <w:rFonts w:ascii="Georgia" w:hAnsi="Georgia" w:cs="Times New Roman"/>
          <w:sz w:val="19"/>
          <w:szCs w:val="19"/>
        </w:rPr>
      </w:pPr>
    </w:p>
    <w:p w14:paraId="251C4B98" w14:textId="6CD1143B" w:rsidR="005C7070" w:rsidDel="00A1366F" w:rsidRDefault="00FF2BDD" w:rsidP="005C7070">
      <w:pPr>
        <w:spacing w:after="0"/>
        <w:jc w:val="both"/>
        <w:rPr>
          <w:del w:id="172" w:author="Tim" w:date="2023-10-03T20:15:00Z"/>
          <w:rFonts w:ascii="Georgia" w:hAnsi="Georgia"/>
          <w:sz w:val="19"/>
          <w:szCs w:val="19"/>
        </w:rPr>
      </w:pPr>
      <w:ins w:id="173" w:author="Tim" w:date="2023-10-03T20:43:00Z">
        <w:r>
          <w:rPr>
            <w:rFonts w:ascii="Georgia" w:eastAsia="Times New Roman" w:hAnsi="Georgia" w:cs="Times New Roman"/>
            <w:sz w:val="19"/>
            <w:szCs w:val="19"/>
          </w:rPr>
          <w:t xml:space="preserve">Schon </w:t>
        </w:r>
      </w:ins>
      <w:ins w:id="174" w:author="Tim" w:date="2023-10-03T20:44:00Z">
        <w:r>
          <w:rPr>
            <w:rFonts w:ascii="Georgia" w:eastAsia="Times New Roman" w:hAnsi="Georgia" w:cs="Times New Roman"/>
            <w:sz w:val="19"/>
            <w:szCs w:val="19"/>
          </w:rPr>
          <w:t>zu</w:t>
        </w:r>
      </w:ins>
      <w:ins w:id="175" w:author="Tim" w:date="2023-10-03T20:45:00Z">
        <w:r>
          <w:rPr>
            <w:rFonts w:ascii="Georgia" w:eastAsia="Times New Roman" w:hAnsi="Georgia" w:cs="Times New Roman"/>
            <w:sz w:val="19"/>
            <w:szCs w:val="19"/>
          </w:rPr>
          <w:t xml:space="preserve"> </w:t>
        </w:r>
      </w:ins>
      <w:ins w:id="176" w:author="Tim" w:date="2023-10-03T20:43:00Z">
        <w:r>
          <w:rPr>
            <w:rFonts w:ascii="Georgia" w:eastAsia="Times New Roman" w:hAnsi="Georgia" w:cs="Times New Roman"/>
            <w:sz w:val="19"/>
            <w:szCs w:val="19"/>
          </w:rPr>
          <w:t>Schulzeit</w:t>
        </w:r>
      </w:ins>
      <w:ins w:id="177" w:author="Tim" w:date="2023-10-03T20:45:00Z">
        <w:r>
          <w:rPr>
            <w:rFonts w:ascii="Georgia" w:eastAsia="Times New Roman" w:hAnsi="Georgia" w:cs="Times New Roman"/>
            <w:sz w:val="19"/>
            <w:szCs w:val="19"/>
          </w:rPr>
          <w:t>en</w:t>
        </w:r>
      </w:ins>
      <w:ins w:id="178" w:author="Tim" w:date="2023-10-03T20:46:00Z">
        <w:r>
          <w:rPr>
            <w:rFonts w:ascii="Georgia" w:eastAsia="Times New Roman" w:hAnsi="Georgia" w:cs="Times New Roman"/>
            <w:sz w:val="19"/>
            <w:szCs w:val="19"/>
          </w:rPr>
          <w:t xml:space="preserve"> </w:t>
        </w:r>
      </w:ins>
      <w:ins w:id="179" w:author="Tim" w:date="2023-10-03T20:59:00Z">
        <w:r w:rsidR="00D41140">
          <w:rPr>
            <w:rFonts w:ascii="Georgia" w:eastAsia="Times New Roman" w:hAnsi="Georgia" w:cs="Times New Roman"/>
            <w:sz w:val="19"/>
            <w:szCs w:val="19"/>
          </w:rPr>
          <w:t>faszinierten</w:t>
        </w:r>
      </w:ins>
      <w:ins w:id="180" w:author="Tim" w:date="2023-10-03T21:02:00Z">
        <w:r w:rsidR="00D41140">
          <w:rPr>
            <w:rFonts w:ascii="Georgia" w:eastAsia="Times New Roman" w:hAnsi="Georgia" w:cs="Times New Roman"/>
            <w:sz w:val="19"/>
            <w:szCs w:val="19"/>
          </w:rPr>
          <w:t xml:space="preserve"> mich </w:t>
        </w:r>
      </w:ins>
      <w:ins w:id="181" w:author="Tim" w:date="2023-10-03T21:01:00Z">
        <w:r w:rsidR="00D41140">
          <w:rPr>
            <w:rFonts w:ascii="Georgia" w:eastAsia="Times New Roman" w:hAnsi="Georgia" w:cs="Times New Roman"/>
            <w:sz w:val="19"/>
            <w:szCs w:val="19"/>
          </w:rPr>
          <w:t xml:space="preserve">die aus Büchern gewonnen </w:t>
        </w:r>
      </w:ins>
      <w:ins w:id="182" w:author="Tim" w:date="2023-10-03T21:02:00Z">
        <w:r w:rsidR="00D41140">
          <w:rPr>
            <w:rFonts w:ascii="Georgia" w:eastAsia="Times New Roman" w:hAnsi="Georgia" w:cs="Times New Roman"/>
            <w:sz w:val="19"/>
            <w:szCs w:val="19"/>
          </w:rPr>
          <w:t xml:space="preserve">Zusammenhänge </w:t>
        </w:r>
      </w:ins>
      <w:ins w:id="183" w:author="Tim" w:date="2023-10-03T21:03:00Z">
        <w:r w:rsidR="00D41140">
          <w:rPr>
            <w:rFonts w:ascii="Georgia" w:eastAsia="Times New Roman" w:hAnsi="Georgia" w:cs="Times New Roman"/>
            <w:sz w:val="19"/>
            <w:szCs w:val="19"/>
          </w:rPr>
          <w:t xml:space="preserve">der Wirtschaft und des Geldsystems </w:t>
        </w:r>
      </w:ins>
      <w:ins w:id="184" w:author="Tim" w:date="2023-10-03T21:02:00Z">
        <w:r w:rsidR="00D41140">
          <w:rPr>
            <w:rFonts w:ascii="Georgia" w:eastAsia="Times New Roman" w:hAnsi="Georgia" w:cs="Times New Roman"/>
            <w:sz w:val="19"/>
            <w:szCs w:val="19"/>
          </w:rPr>
          <w:t xml:space="preserve">sowie der </w:t>
        </w:r>
      </w:ins>
      <w:ins w:id="185" w:author="Tim" w:date="2023-10-03T21:05:00Z">
        <w:r w:rsidR="00D41140">
          <w:rPr>
            <w:rFonts w:ascii="Georgia" w:eastAsia="Times New Roman" w:hAnsi="Georgia" w:cs="Times New Roman"/>
            <w:sz w:val="19"/>
            <w:szCs w:val="19"/>
          </w:rPr>
          <w:t xml:space="preserve">abendliche </w:t>
        </w:r>
      </w:ins>
      <w:ins w:id="186" w:author="Tim" w:date="2023-10-03T21:02:00Z">
        <w:r w:rsidR="00D41140">
          <w:rPr>
            <w:rFonts w:ascii="Georgia" w:eastAsia="Times New Roman" w:hAnsi="Georgia" w:cs="Times New Roman"/>
            <w:sz w:val="19"/>
            <w:szCs w:val="19"/>
          </w:rPr>
          <w:t>A</w:t>
        </w:r>
      </w:ins>
      <w:ins w:id="187" w:author="Tim" w:date="2023-10-03T21:05:00Z">
        <w:r w:rsidR="00D41140">
          <w:rPr>
            <w:rFonts w:ascii="Georgia" w:eastAsia="Times New Roman" w:hAnsi="Georgia" w:cs="Times New Roman"/>
            <w:sz w:val="19"/>
            <w:szCs w:val="19"/>
          </w:rPr>
          <w:t>us</w:t>
        </w:r>
      </w:ins>
      <w:ins w:id="188" w:author="Tim" w:date="2023-10-03T21:02:00Z">
        <w:r w:rsidR="00D41140">
          <w:rPr>
            <w:rFonts w:ascii="Georgia" w:eastAsia="Times New Roman" w:hAnsi="Georgia" w:cs="Times New Roman"/>
            <w:sz w:val="19"/>
            <w:szCs w:val="19"/>
          </w:rPr>
          <w:t>t</w:t>
        </w:r>
      </w:ins>
      <w:ins w:id="189" w:author="Tim" w:date="2023-10-03T21:05:00Z">
        <w:r w:rsidR="00D41140">
          <w:rPr>
            <w:rFonts w:ascii="Georgia" w:eastAsia="Times New Roman" w:hAnsi="Georgia" w:cs="Times New Roman"/>
            <w:sz w:val="19"/>
            <w:szCs w:val="19"/>
          </w:rPr>
          <w:t>a</w:t>
        </w:r>
      </w:ins>
      <w:ins w:id="190" w:author="Tim" w:date="2023-10-03T21:02:00Z">
        <w:r w:rsidR="00D41140">
          <w:rPr>
            <w:rFonts w:ascii="Georgia" w:eastAsia="Times New Roman" w:hAnsi="Georgia" w:cs="Times New Roman"/>
            <w:sz w:val="19"/>
            <w:szCs w:val="19"/>
          </w:rPr>
          <w:t>usch</w:t>
        </w:r>
      </w:ins>
      <w:ins w:id="191" w:author="Tim" w:date="2023-10-03T21:06:00Z">
        <w:r w:rsidR="00D41140">
          <w:rPr>
            <w:rFonts w:ascii="Georgia" w:eastAsia="Times New Roman" w:hAnsi="Georgia" w:cs="Times New Roman"/>
            <w:sz w:val="19"/>
            <w:szCs w:val="19"/>
          </w:rPr>
          <w:t xml:space="preserve"> mit meinem Vater</w:t>
        </w:r>
      </w:ins>
      <w:ins w:id="192" w:author="Tim" w:date="2023-10-03T21:05:00Z">
        <w:r w:rsidR="00D41140">
          <w:rPr>
            <w:rFonts w:ascii="Georgia" w:eastAsia="Times New Roman" w:hAnsi="Georgia" w:cs="Times New Roman"/>
            <w:sz w:val="19"/>
            <w:szCs w:val="19"/>
          </w:rPr>
          <w:t>.</w:t>
        </w:r>
      </w:ins>
      <w:ins w:id="193" w:author="Tim" w:date="2023-10-03T20:59:00Z">
        <w:r w:rsidR="00D41140">
          <w:rPr>
            <w:rFonts w:ascii="Georgia" w:eastAsia="Times New Roman" w:hAnsi="Georgia" w:cs="Times New Roman"/>
            <w:sz w:val="19"/>
            <w:szCs w:val="19"/>
          </w:rPr>
          <w:t xml:space="preserve"> </w:t>
        </w:r>
      </w:ins>
      <w:ins w:id="194" w:author="Tim" w:date="2023-10-03T18:33:00Z">
        <w:r w:rsidR="005C7070">
          <w:rPr>
            <w:rFonts w:ascii="Georgia" w:eastAsia="Times New Roman" w:hAnsi="Georgia" w:cs="Times New Roman"/>
            <w:sz w:val="19"/>
            <w:szCs w:val="19"/>
          </w:rPr>
          <w:t>Nach</w:t>
        </w:r>
      </w:ins>
      <w:ins w:id="195" w:author="Tim" w:date="2023-10-03T18:34:00Z">
        <w:r w:rsidR="005D37E5">
          <w:rPr>
            <w:rFonts w:ascii="Georgia" w:eastAsia="Times New Roman" w:hAnsi="Georgia" w:cs="Times New Roman"/>
            <w:sz w:val="19"/>
            <w:szCs w:val="19"/>
          </w:rPr>
          <w:t xml:space="preserve"> </w:t>
        </w:r>
      </w:ins>
      <w:ins w:id="196" w:author="Tim" w:date="2023-10-03T21:04:00Z">
        <w:r w:rsidR="00D41140">
          <w:rPr>
            <w:rFonts w:ascii="Georgia" w:eastAsia="Times New Roman" w:hAnsi="Georgia" w:cs="Times New Roman"/>
            <w:sz w:val="19"/>
            <w:szCs w:val="19"/>
          </w:rPr>
          <w:t xml:space="preserve">einem Gap Year in der </w:t>
        </w:r>
      </w:ins>
      <w:ins w:id="197" w:author="Tim" w:date="2023-10-03T18:34:00Z">
        <w:r w:rsidR="005D37E5" w:rsidRPr="005C7070">
          <w:rPr>
            <w:rFonts w:ascii="Georgia" w:eastAsia="Times New Roman" w:hAnsi="Georgia" w:cs="Times New Roman"/>
            <w:sz w:val="19"/>
            <w:szCs w:val="19"/>
          </w:rPr>
          <w:t>Triathlon</w:t>
        </w:r>
      </w:ins>
      <w:ins w:id="198" w:author="Tim" w:date="2023-10-03T21:05:00Z">
        <w:r w:rsidR="00D41140">
          <w:rPr>
            <w:rFonts w:ascii="Georgia" w:eastAsia="Times New Roman" w:hAnsi="Georgia" w:cs="Times New Roman"/>
            <w:sz w:val="19"/>
            <w:szCs w:val="19"/>
          </w:rPr>
          <w:t xml:space="preserve"> </w:t>
        </w:r>
      </w:ins>
      <w:ins w:id="199" w:author="Tim" w:date="2023-10-03T18:35:00Z">
        <w:r w:rsidR="005D37E5">
          <w:rPr>
            <w:rFonts w:ascii="Georgia" w:eastAsia="Times New Roman" w:hAnsi="Georgia" w:cs="Times New Roman"/>
            <w:sz w:val="19"/>
            <w:szCs w:val="19"/>
          </w:rPr>
          <w:t>Landesliga</w:t>
        </w:r>
      </w:ins>
      <w:ins w:id="200" w:author="Tim" w:date="2023-10-03T18:36:00Z">
        <w:r w:rsidR="005D37E5">
          <w:rPr>
            <w:rFonts w:ascii="Georgia" w:eastAsia="Times New Roman" w:hAnsi="Georgia" w:cs="Times New Roman"/>
            <w:sz w:val="19"/>
            <w:szCs w:val="19"/>
          </w:rPr>
          <w:t xml:space="preserve">, </w:t>
        </w:r>
      </w:ins>
      <w:ins w:id="201" w:author="David Döbele" w:date="2023-09-26T20:20:00Z">
        <w:del w:id="202" w:author="Tim" w:date="2023-10-03T18:36:00Z">
          <w:r w:rsidR="00BD358A" w:rsidDel="005D37E5">
            <w:rPr>
              <w:rFonts w:ascii="Georgia" w:eastAsia="Times New Roman" w:hAnsi="Georgia" w:cs="Times New Roman"/>
              <w:sz w:val="19"/>
              <w:szCs w:val="19"/>
            </w:rPr>
            <w:delText xml:space="preserve">Nachdem ich schon zu Schulzeiten sportlich sehr engagiert war, </w:delText>
          </w:r>
        </w:del>
      </w:ins>
      <w:del w:id="203" w:author="Tim" w:date="2023-10-03T18:36:00Z">
        <w:r w:rsidR="007B171B" w:rsidRPr="00E015B4" w:rsidDel="005D37E5">
          <w:rPr>
            <w:rFonts w:ascii="Georgia" w:eastAsia="Times New Roman" w:hAnsi="Georgia" w:cs="Times New Roman"/>
            <w:sz w:val="19"/>
            <w:szCs w:val="19"/>
          </w:rPr>
          <w:delText>Schon zu Schulzeiten suchte ich Herausforderungen und Wege, um Verantwortung zu übernehmen und meine Präsentationsfähigkeit und Kommunikationsstärke zu verbessern. So nahm ich die Möglichkeit wahr, die Jugendmannschaft im heimischen Tennisverein zu trainieren. Besonders begeisterte mich daran, meine Schüler vom gegenwärtigen Leistungsniveau in ein höheres zu begleiten und ihnen dabei zu helfen, alles aus ihrem Potenzial herauszuholen. Nach einem</w:delText>
        </w:r>
      </w:del>
      <w:ins w:id="204" w:author="David Döbele" w:date="2023-09-26T20:20:00Z">
        <w:del w:id="205" w:author="Tim" w:date="2023-10-03T18:36:00Z">
          <w:r w:rsidR="00BD358A" w:rsidDel="005D37E5">
            <w:rPr>
              <w:rFonts w:ascii="Georgia" w:eastAsia="Times New Roman" w:hAnsi="Georgia" w:cs="Times New Roman"/>
              <w:sz w:val="19"/>
              <w:szCs w:val="19"/>
            </w:rPr>
            <w:delText>verbrachte ich mein</w:delText>
          </w:r>
        </w:del>
      </w:ins>
      <w:del w:id="206" w:author="Tim" w:date="2023-10-03T18:36:00Z">
        <w:r w:rsidR="007B171B" w:rsidRPr="00E015B4" w:rsidDel="005D37E5">
          <w:rPr>
            <w:rFonts w:ascii="Georgia" w:eastAsia="Times New Roman" w:hAnsi="Georgia" w:cs="Times New Roman"/>
            <w:sz w:val="19"/>
            <w:szCs w:val="19"/>
          </w:rPr>
          <w:delText xml:space="preserve"> Gap Year mit einer vollständigen Saison in der Triathlon Landesliga BW</w:delText>
        </w:r>
      </w:del>
      <w:ins w:id="207" w:author="David Döbele" w:date="2023-09-26T20:20:00Z">
        <w:del w:id="208" w:author="Tim" w:date="2023-10-03T18:36:00Z">
          <w:r w:rsidR="00BD358A" w:rsidDel="005D37E5">
            <w:rPr>
              <w:rFonts w:ascii="Georgia" w:eastAsia="Times New Roman" w:hAnsi="Georgia" w:cs="Times New Roman"/>
              <w:sz w:val="19"/>
              <w:szCs w:val="19"/>
            </w:rPr>
            <w:delText>. Danac</w:delText>
          </w:r>
        </w:del>
      </w:ins>
      <w:ins w:id="209" w:author="David Döbele" w:date="2023-09-26T20:21:00Z">
        <w:del w:id="210" w:author="Tim" w:date="2023-10-03T18:36:00Z">
          <w:r w:rsidR="00BD358A" w:rsidDel="005D37E5">
            <w:rPr>
              <w:rFonts w:ascii="Georgia" w:eastAsia="Times New Roman" w:hAnsi="Georgia" w:cs="Times New Roman"/>
              <w:sz w:val="19"/>
              <w:szCs w:val="19"/>
            </w:rPr>
            <w:delText>h</w:delText>
          </w:r>
        </w:del>
      </w:ins>
      <w:del w:id="211" w:author="Tim" w:date="2023-10-03T18:36:00Z">
        <w:r w:rsidR="007B171B" w:rsidRPr="00E015B4" w:rsidDel="005D37E5">
          <w:rPr>
            <w:rFonts w:ascii="Georgia" w:eastAsia="Times New Roman" w:hAnsi="Georgia" w:cs="Times New Roman"/>
            <w:sz w:val="19"/>
            <w:szCs w:val="19"/>
          </w:rPr>
          <w:delText xml:space="preserve">, </w:delText>
        </w:r>
      </w:del>
      <w:r w:rsidR="007B171B" w:rsidRPr="00E015B4">
        <w:rPr>
          <w:rFonts w:ascii="Georgia" w:eastAsia="Times New Roman" w:hAnsi="Georgia" w:cs="Times New Roman"/>
          <w:sz w:val="19"/>
          <w:szCs w:val="19"/>
        </w:rPr>
        <w:t>begann ich ein Informatikstudium in Karlsruhe</w:t>
      </w:r>
      <w:ins w:id="212" w:author="Tim" w:date="2023-10-03T18:37:00Z">
        <w:r w:rsidR="005D37E5">
          <w:rPr>
            <w:rFonts w:ascii="Georgia" w:eastAsia="Times New Roman" w:hAnsi="Georgia" w:cs="Times New Roman"/>
            <w:sz w:val="19"/>
            <w:szCs w:val="19"/>
          </w:rPr>
          <w:t xml:space="preserve">. </w:t>
        </w:r>
      </w:ins>
      <w:del w:id="213" w:author="Tim" w:date="2023-10-03T18:36:00Z">
        <w:r w:rsidR="007B171B" w:rsidRPr="00E015B4" w:rsidDel="005D37E5">
          <w:rPr>
            <w:rFonts w:ascii="Georgia" w:eastAsia="Times New Roman" w:hAnsi="Georgia" w:cs="Times New Roman"/>
            <w:sz w:val="19"/>
            <w:szCs w:val="19"/>
          </w:rPr>
          <w:delText xml:space="preserve">, da sich mir zu Schulzeiten schon eine starke Affinität zu analytischen Fächern, wie Physik gezeigt hatte. </w:delText>
        </w:r>
      </w:del>
      <w:r w:rsidR="007B171B" w:rsidRPr="00E015B4">
        <w:rPr>
          <w:rFonts w:ascii="Georgia" w:eastAsia="Times New Roman" w:hAnsi="Georgia" w:cs="Times New Roman"/>
          <w:sz w:val="19"/>
          <w:szCs w:val="19"/>
        </w:rPr>
        <w:t>Das</w:t>
      </w:r>
      <w:ins w:id="214" w:author="Tim" w:date="2023-10-03T18:37:00Z">
        <w:r w:rsidR="005D37E5">
          <w:rPr>
            <w:rFonts w:ascii="Georgia" w:eastAsia="Times New Roman" w:hAnsi="Georgia" w:cs="Times New Roman"/>
            <w:sz w:val="19"/>
            <w:szCs w:val="19"/>
          </w:rPr>
          <w:t xml:space="preserve"> </w:t>
        </w:r>
      </w:ins>
      <w:del w:id="215" w:author="Tim" w:date="2023-10-03T18:37:00Z">
        <w:r w:rsidR="007B171B" w:rsidRPr="00E015B4" w:rsidDel="005D37E5">
          <w:rPr>
            <w:rFonts w:ascii="Georgia" w:eastAsia="Times New Roman" w:hAnsi="Georgia" w:cs="Times New Roman"/>
            <w:sz w:val="19"/>
            <w:szCs w:val="19"/>
          </w:rPr>
          <w:delText xml:space="preserve"> Informatiks</w:delText>
        </w:r>
      </w:del>
      <w:ins w:id="216" w:author="Tim" w:date="2023-10-03T18:37:00Z">
        <w:r w:rsidR="005D37E5">
          <w:rPr>
            <w:rFonts w:ascii="Georgia" w:eastAsia="Times New Roman" w:hAnsi="Georgia" w:cs="Times New Roman"/>
            <w:sz w:val="19"/>
            <w:szCs w:val="19"/>
          </w:rPr>
          <w:t>S</w:t>
        </w:r>
      </w:ins>
      <w:r w:rsidR="007B171B" w:rsidRPr="00E015B4">
        <w:rPr>
          <w:rFonts w:ascii="Georgia" w:eastAsia="Times New Roman" w:hAnsi="Georgia" w:cs="Times New Roman"/>
          <w:sz w:val="19"/>
          <w:szCs w:val="19"/>
        </w:rPr>
        <w:t>tudium lehrte mich analytisch und strukturiert zu denken, wohingegen die meist sehr theoretische Lehre</w:t>
      </w:r>
      <w:ins w:id="217" w:author="Tim" w:date="2023-10-03T18:40:00Z">
        <w:r w:rsidR="005D37E5">
          <w:rPr>
            <w:rFonts w:ascii="Georgia" w:eastAsia="Times New Roman" w:hAnsi="Georgia" w:cs="Times New Roman"/>
            <w:sz w:val="19"/>
            <w:szCs w:val="19"/>
          </w:rPr>
          <w:t xml:space="preserve"> und der fehlende </w:t>
        </w:r>
      </w:ins>
      <w:ins w:id="218" w:author="Tim" w:date="2023-10-03T21:51:00Z">
        <w:r w:rsidR="00CC1B86">
          <w:rPr>
            <w:rFonts w:ascii="Georgia" w:eastAsia="Times New Roman" w:hAnsi="Georgia" w:cs="Times New Roman"/>
            <w:sz w:val="19"/>
            <w:szCs w:val="19"/>
          </w:rPr>
          <w:t>H</w:t>
        </w:r>
      </w:ins>
      <w:ins w:id="219" w:author="Tim" w:date="2023-10-03T18:41:00Z">
        <w:r w:rsidR="005D37E5" w:rsidRPr="005D37E5">
          <w:rPr>
            <w:rFonts w:ascii="Georgia" w:eastAsia="Times New Roman" w:hAnsi="Georgia" w:cs="Times New Roman"/>
            <w:sz w:val="19"/>
            <w:szCs w:val="19"/>
          </w:rPr>
          <w:t xml:space="preserve">ands-on </w:t>
        </w:r>
      </w:ins>
      <w:ins w:id="220" w:author="Tim" w:date="2023-10-03T21:51:00Z">
        <w:r w:rsidR="00CC1B86">
          <w:rPr>
            <w:rFonts w:ascii="Georgia" w:eastAsia="Times New Roman" w:hAnsi="Georgia" w:cs="Times New Roman"/>
            <w:sz w:val="19"/>
            <w:szCs w:val="19"/>
          </w:rPr>
          <w:t>A</w:t>
        </w:r>
      </w:ins>
      <w:ins w:id="221" w:author="Tim" w:date="2023-10-03T18:41:00Z">
        <w:r w:rsidR="005D37E5" w:rsidRPr="005D37E5">
          <w:rPr>
            <w:rFonts w:ascii="Georgia" w:eastAsia="Times New Roman" w:hAnsi="Georgia" w:cs="Times New Roman"/>
            <w:sz w:val="19"/>
            <w:szCs w:val="19"/>
          </w:rPr>
          <w:t>pproach</w:t>
        </w:r>
      </w:ins>
      <w:r w:rsidR="007B171B" w:rsidRPr="00E015B4">
        <w:rPr>
          <w:rFonts w:ascii="Georgia" w:eastAsia="Times New Roman" w:hAnsi="Georgia" w:cs="Times New Roman"/>
          <w:sz w:val="19"/>
          <w:szCs w:val="19"/>
        </w:rPr>
        <w:t>,</w:t>
      </w:r>
      <w:ins w:id="222" w:author="Tim" w:date="2023-10-03T18:41:00Z">
        <w:r w:rsidR="005D37E5">
          <w:rPr>
            <w:rFonts w:ascii="Georgia" w:eastAsia="Times New Roman" w:hAnsi="Georgia" w:cs="Times New Roman"/>
            <w:sz w:val="19"/>
            <w:szCs w:val="19"/>
          </w:rPr>
          <w:t xml:space="preserve"> </w:t>
        </w:r>
      </w:ins>
      <w:del w:id="223" w:author="Tim" w:date="2023-10-03T18:41:00Z">
        <w:r w:rsidR="007B171B" w:rsidRPr="00E015B4" w:rsidDel="005D37E5">
          <w:rPr>
            <w:rFonts w:ascii="Georgia" w:eastAsia="Times New Roman" w:hAnsi="Georgia" w:cs="Times New Roman"/>
            <w:sz w:val="19"/>
            <w:szCs w:val="19"/>
          </w:rPr>
          <w:delText xml:space="preserve"> oftmals weit entfernt von jeglichem praktikablen Nutzen, </w:delText>
        </w:r>
      </w:del>
      <w:r w:rsidR="007B171B" w:rsidRPr="00E015B4">
        <w:rPr>
          <w:rFonts w:ascii="Georgia" w:eastAsia="Times New Roman" w:hAnsi="Georgia" w:cs="Times New Roman"/>
          <w:sz w:val="19"/>
          <w:szCs w:val="19"/>
        </w:rPr>
        <w:t>mir sauer aufstieß.</w:t>
      </w:r>
      <w:ins w:id="224" w:author="Tim" w:date="2023-10-03T18:39:00Z">
        <w:r w:rsidR="005D37E5">
          <w:rPr>
            <w:rFonts w:ascii="Georgia" w:eastAsia="Times New Roman" w:hAnsi="Georgia" w:cs="Times New Roman"/>
            <w:sz w:val="19"/>
            <w:szCs w:val="19"/>
          </w:rPr>
          <w:t xml:space="preserve"> </w:t>
        </w:r>
      </w:ins>
      <w:del w:id="225" w:author="Tim" w:date="2023-10-03T18:39:00Z">
        <w:r w:rsidR="007B171B" w:rsidRPr="00E015B4" w:rsidDel="005D37E5">
          <w:rPr>
            <w:rFonts w:ascii="Georgia" w:eastAsia="Times New Roman" w:hAnsi="Georgia" w:cs="Times New Roman"/>
            <w:sz w:val="19"/>
            <w:szCs w:val="19"/>
          </w:rPr>
          <w:delText xml:space="preserve"> </w:delText>
        </w:r>
      </w:del>
      <w:r w:rsidR="007B171B" w:rsidRPr="00E015B4">
        <w:rPr>
          <w:rFonts w:ascii="Georgia" w:eastAsia="Times New Roman" w:hAnsi="Georgia" w:cs="Times New Roman"/>
          <w:sz w:val="19"/>
          <w:szCs w:val="19"/>
        </w:rPr>
        <w:t>Mich daher anderweitig umsehend ergab sich über Netzwerk der persönliche Kontakt zum Geschäftsführer eines Startups für Marketingdienstleistungen sowie die Möglichkeit</w:t>
      </w:r>
      <w:ins w:id="226" w:author="David Döbele" w:date="2023-09-26T20:21:00Z">
        <w:r w:rsidR="00BD358A">
          <w:rPr>
            <w:rFonts w:ascii="Georgia" w:eastAsia="Times New Roman" w:hAnsi="Georgia" w:cs="Times New Roman"/>
            <w:sz w:val="19"/>
            <w:szCs w:val="19"/>
          </w:rPr>
          <w:t>,</w:t>
        </w:r>
      </w:ins>
      <w:r w:rsidR="007B171B" w:rsidRPr="00E015B4">
        <w:rPr>
          <w:rFonts w:ascii="Georgia" w:eastAsia="Times New Roman" w:hAnsi="Georgia" w:cs="Times New Roman"/>
          <w:sz w:val="19"/>
          <w:szCs w:val="19"/>
        </w:rPr>
        <w:t xml:space="preserve"> dort einzusteigen. </w:t>
      </w:r>
      <w:del w:id="227" w:author="David Döbele" w:date="2023-09-26T20:21:00Z">
        <w:r w:rsidR="007B171B" w:rsidRPr="00E015B4" w:rsidDel="00BD358A">
          <w:rPr>
            <w:rFonts w:ascii="Georgia" w:eastAsia="Times New Roman" w:hAnsi="Georgia" w:cs="Times New Roman"/>
            <w:sz w:val="19"/>
            <w:szCs w:val="19"/>
          </w:rPr>
          <w:delText>Dort habe ich dann</w:delText>
        </w:r>
      </w:del>
      <w:ins w:id="228" w:author="David Döbele" w:date="2023-09-26T20:21:00Z">
        <w:r w:rsidR="00BD358A">
          <w:rPr>
            <w:rFonts w:ascii="Georgia" w:eastAsia="Times New Roman" w:hAnsi="Georgia" w:cs="Times New Roman"/>
            <w:sz w:val="19"/>
            <w:szCs w:val="19"/>
          </w:rPr>
          <w:t>In dieser Zeit habe ich</w:t>
        </w:r>
      </w:ins>
      <w:r w:rsidR="007B171B" w:rsidRPr="00E015B4">
        <w:rPr>
          <w:rFonts w:ascii="Georgia" w:eastAsia="Times New Roman" w:hAnsi="Georgia" w:cs="Times New Roman"/>
          <w:sz w:val="19"/>
          <w:szCs w:val="19"/>
        </w:rPr>
        <w:t xml:space="preserve"> zunehmend Freude an der Beratenden Tätigkeit</w:t>
      </w:r>
      <w:ins w:id="229" w:author="Tim" w:date="2023-10-03T18:51:00Z">
        <w:r w:rsidR="00CB0D4B">
          <w:rPr>
            <w:rFonts w:ascii="Georgia" w:eastAsia="Times New Roman" w:hAnsi="Georgia" w:cs="Times New Roman"/>
            <w:sz w:val="19"/>
            <w:szCs w:val="19"/>
          </w:rPr>
          <w:t xml:space="preserve"> sowie </w:t>
        </w:r>
      </w:ins>
      <w:commentRangeStart w:id="230"/>
      <w:del w:id="231" w:author="Tim" w:date="2023-10-03T18:51:00Z">
        <w:r w:rsidR="007B171B" w:rsidRPr="00E015B4" w:rsidDel="00CB0D4B">
          <w:rPr>
            <w:rFonts w:ascii="Georgia" w:eastAsia="Times New Roman" w:hAnsi="Georgia" w:cs="Times New Roman"/>
            <w:sz w:val="19"/>
            <w:szCs w:val="19"/>
          </w:rPr>
          <w:delText xml:space="preserve">, </w:delText>
        </w:r>
      </w:del>
      <w:r w:rsidR="007B171B" w:rsidRPr="00E015B4">
        <w:rPr>
          <w:rFonts w:ascii="Georgia" w:eastAsia="Times New Roman" w:hAnsi="Georgia" w:cs="Times New Roman"/>
          <w:sz w:val="19"/>
          <w:szCs w:val="19"/>
        </w:rPr>
        <w:t>Geschäftsstrategien</w:t>
      </w:r>
      <w:ins w:id="232" w:author="Tim" w:date="2023-10-03T18:51:00Z">
        <w:r w:rsidR="00CB0D4B">
          <w:rPr>
            <w:rFonts w:ascii="Georgia" w:eastAsia="Times New Roman" w:hAnsi="Georgia" w:cs="Times New Roman"/>
            <w:sz w:val="19"/>
            <w:szCs w:val="19"/>
          </w:rPr>
          <w:t xml:space="preserve"> </w:t>
        </w:r>
      </w:ins>
      <w:commentRangeEnd w:id="230"/>
      <w:ins w:id="233" w:author="Tim" w:date="2023-10-03T20:38:00Z">
        <w:r>
          <w:rPr>
            <w:rStyle w:val="Kommentarzeichen"/>
            <w:rFonts w:eastAsia="Times New Roman"/>
          </w:rPr>
          <w:commentReference w:id="230"/>
        </w:r>
      </w:ins>
      <w:del w:id="234" w:author="Tim" w:date="2023-10-03T18:51:00Z">
        <w:r w:rsidR="007B171B" w:rsidRPr="00E015B4" w:rsidDel="00CB0D4B">
          <w:rPr>
            <w:rFonts w:ascii="Georgia" w:eastAsia="Times New Roman" w:hAnsi="Georgia" w:cs="Times New Roman"/>
            <w:sz w:val="19"/>
            <w:szCs w:val="19"/>
          </w:rPr>
          <w:delText xml:space="preserve"> und Unternehmensprozessen </w:delText>
        </w:r>
      </w:del>
      <w:r w:rsidR="007B171B" w:rsidRPr="00E015B4">
        <w:rPr>
          <w:rFonts w:ascii="Georgia" w:eastAsia="Times New Roman" w:hAnsi="Georgia" w:cs="Times New Roman"/>
          <w:sz w:val="19"/>
          <w:szCs w:val="19"/>
        </w:rPr>
        <w:t>gefunden, und widmete meine Zeit vermehrt</w:t>
      </w:r>
      <w:ins w:id="235" w:author="David Döbele" w:date="2023-09-26T20:21:00Z">
        <w:r w:rsidR="00BD358A">
          <w:rPr>
            <w:rFonts w:ascii="Georgia" w:eastAsia="Times New Roman" w:hAnsi="Georgia" w:cs="Times New Roman"/>
            <w:sz w:val="19"/>
            <w:szCs w:val="19"/>
          </w:rPr>
          <w:t>,</w:t>
        </w:r>
      </w:ins>
      <w:r w:rsidR="007B171B" w:rsidRPr="00E015B4">
        <w:rPr>
          <w:rFonts w:ascii="Georgia" w:eastAsia="Times New Roman" w:hAnsi="Georgia" w:cs="Times New Roman"/>
          <w:sz w:val="19"/>
          <w:szCs w:val="19"/>
        </w:rPr>
        <w:t xml:space="preserve"> </w:t>
      </w:r>
      <w:del w:id="236" w:author="David Döbele" w:date="2023-09-26T20:21:00Z">
        <w:r w:rsidR="007B171B" w:rsidRPr="00E015B4" w:rsidDel="00BD358A">
          <w:rPr>
            <w:rFonts w:ascii="Georgia" w:eastAsia="Times New Roman" w:hAnsi="Georgia" w:cs="Times New Roman"/>
            <w:sz w:val="19"/>
            <w:szCs w:val="19"/>
          </w:rPr>
          <w:delText xml:space="preserve">das </w:delText>
        </w:r>
      </w:del>
      <w:ins w:id="237" w:author="David Döbele" w:date="2023-09-26T20:21:00Z">
        <w:r w:rsidR="00BD358A">
          <w:rPr>
            <w:rFonts w:ascii="Georgia" w:eastAsia="Times New Roman" w:hAnsi="Georgia" w:cs="Times New Roman"/>
            <w:sz w:val="19"/>
            <w:szCs w:val="19"/>
          </w:rPr>
          <w:t>die</w:t>
        </w:r>
        <w:r w:rsidR="00BD358A" w:rsidRPr="00E015B4">
          <w:rPr>
            <w:rFonts w:ascii="Georgia" w:eastAsia="Times New Roman" w:hAnsi="Georgia" w:cs="Times New Roman"/>
            <w:sz w:val="19"/>
            <w:szCs w:val="19"/>
          </w:rPr>
          <w:t xml:space="preserve"> </w:t>
        </w:r>
      </w:ins>
      <w:del w:id="238" w:author="David Döbele" w:date="2023-09-26T20:21:00Z">
        <w:r w:rsidR="007B171B" w:rsidRPr="00E015B4" w:rsidDel="00BD358A">
          <w:rPr>
            <w:rFonts w:ascii="Georgia" w:eastAsia="Times New Roman" w:hAnsi="Georgia" w:cs="Times New Roman"/>
            <w:sz w:val="19"/>
            <w:szCs w:val="19"/>
          </w:rPr>
          <w:delText xml:space="preserve">Ganze </w:delText>
        </w:r>
      </w:del>
      <w:ins w:id="239" w:author="David Döbele" w:date="2023-09-26T20:21:00Z">
        <w:r w:rsidR="00BD358A">
          <w:rPr>
            <w:rFonts w:ascii="Georgia" w:eastAsia="Times New Roman" w:hAnsi="Georgia" w:cs="Times New Roman"/>
            <w:sz w:val="19"/>
            <w:szCs w:val="19"/>
          </w:rPr>
          <w:t>Firma</w:t>
        </w:r>
        <w:r w:rsidR="00BD358A" w:rsidRPr="00E015B4">
          <w:rPr>
            <w:rFonts w:ascii="Georgia" w:eastAsia="Times New Roman" w:hAnsi="Georgia" w:cs="Times New Roman"/>
            <w:sz w:val="19"/>
            <w:szCs w:val="19"/>
          </w:rPr>
          <w:t xml:space="preserve"> </w:t>
        </w:r>
      </w:ins>
      <w:r w:rsidR="007B171B" w:rsidRPr="00E015B4">
        <w:rPr>
          <w:rFonts w:ascii="Georgia" w:eastAsia="Times New Roman" w:hAnsi="Georgia" w:cs="Times New Roman"/>
          <w:sz w:val="19"/>
          <w:szCs w:val="19"/>
        </w:rPr>
        <w:t xml:space="preserve">mit aufzubauen. Zuletzt war ich </w:t>
      </w:r>
      <w:r w:rsidR="006F1787" w:rsidRPr="00E015B4">
        <w:rPr>
          <w:rFonts w:ascii="Georgia" w:eastAsia="Times New Roman" w:hAnsi="Georgia" w:cs="Times New Roman"/>
          <w:sz w:val="19"/>
          <w:szCs w:val="19"/>
        </w:rPr>
        <w:t xml:space="preserve">dort mit der </w:t>
      </w:r>
      <w:r w:rsidR="007B171B" w:rsidRPr="00E015B4">
        <w:rPr>
          <w:rFonts w:ascii="Georgia" w:eastAsia="Times New Roman" w:hAnsi="Georgia" w:cs="Times New Roman"/>
          <w:sz w:val="19"/>
          <w:szCs w:val="19"/>
        </w:rPr>
        <w:t xml:space="preserve">Leitung des operativen Geschäfts </w:t>
      </w:r>
      <w:ins w:id="240" w:author="Tim" w:date="2023-10-03T18:46:00Z">
        <w:r w:rsidR="00CB0D4B">
          <w:rPr>
            <w:rFonts w:ascii="Georgia" w:eastAsia="Times New Roman" w:hAnsi="Georgia" w:cs="Times New Roman"/>
            <w:sz w:val="19"/>
            <w:szCs w:val="19"/>
          </w:rPr>
          <w:t>betraut</w:t>
        </w:r>
      </w:ins>
      <w:ins w:id="241" w:author="Tim" w:date="2023-10-03T18:47:00Z">
        <w:r w:rsidR="00CB0D4B">
          <w:rPr>
            <w:rFonts w:ascii="Georgia" w:eastAsia="Times New Roman" w:hAnsi="Georgia" w:cs="Times New Roman"/>
            <w:sz w:val="19"/>
            <w:szCs w:val="19"/>
          </w:rPr>
          <w:t xml:space="preserve">, </w:t>
        </w:r>
      </w:ins>
      <w:r w:rsidR="006F1787" w:rsidRPr="00E015B4">
        <w:rPr>
          <w:rFonts w:ascii="Georgia" w:eastAsia="Times New Roman" w:hAnsi="Georgia" w:cs="Times New Roman"/>
          <w:sz w:val="19"/>
          <w:szCs w:val="19"/>
        </w:rPr>
        <w:t>verantwortlich für das</w:t>
      </w:r>
      <w:r w:rsidR="007B171B" w:rsidRPr="00E015B4">
        <w:rPr>
          <w:rFonts w:ascii="Georgia" w:eastAsia="Times New Roman" w:hAnsi="Georgia" w:cs="Times New Roman"/>
          <w:sz w:val="19"/>
          <w:szCs w:val="19"/>
        </w:rPr>
        <w:t xml:space="preserve"> </w:t>
      </w:r>
      <w:r w:rsidR="006F1787" w:rsidRPr="00E015B4">
        <w:rPr>
          <w:rFonts w:ascii="Georgia" w:eastAsia="Times New Roman" w:hAnsi="Georgia" w:cs="Times New Roman"/>
          <w:sz w:val="19"/>
          <w:szCs w:val="19"/>
        </w:rPr>
        <w:t>Erreichen</w:t>
      </w:r>
      <w:r w:rsidR="007B171B" w:rsidRPr="00E015B4">
        <w:rPr>
          <w:rFonts w:ascii="Georgia" w:eastAsia="Times New Roman" w:hAnsi="Georgia" w:cs="Times New Roman"/>
          <w:sz w:val="19"/>
          <w:szCs w:val="19"/>
        </w:rPr>
        <w:t xml:space="preserve"> unserer KPIs, </w:t>
      </w:r>
      <w:r w:rsidR="006F1787" w:rsidRPr="00E015B4">
        <w:rPr>
          <w:rFonts w:ascii="Georgia" w:eastAsia="Times New Roman" w:hAnsi="Georgia" w:cs="Times New Roman"/>
          <w:sz w:val="19"/>
          <w:szCs w:val="19"/>
        </w:rPr>
        <w:t xml:space="preserve">die </w:t>
      </w:r>
      <w:r w:rsidR="007B171B" w:rsidRPr="00E015B4">
        <w:rPr>
          <w:rFonts w:ascii="Georgia" w:eastAsia="Times New Roman" w:hAnsi="Georgia" w:cs="Times New Roman"/>
          <w:sz w:val="19"/>
          <w:szCs w:val="19"/>
        </w:rPr>
        <w:t>Koordinierung wöchentliche Aufgaben und Kundenmeetings, sowie Durchführung von Teammeetings. Neben Team- und Führungsqualitäten konnte ich hier eine strategisch ergebnisorientierte Arbeitsweise entwickeln.</w:t>
      </w:r>
      <w:ins w:id="242" w:author="Tim" w:date="2023-10-03T18:47:00Z">
        <w:r w:rsidR="00CB0D4B">
          <w:rPr>
            <w:rFonts w:ascii="Georgia" w:eastAsia="Times New Roman" w:hAnsi="Georgia" w:cs="Times New Roman"/>
            <w:sz w:val="19"/>
            <w:szCs w:val="19"/>
          </w:rPr>
          <w:t xml:space="preserve"> </w:t>
        </w:r>
      </w:ins>
      <w:ins w:id="243" w:author="Tim" w:date="2023-10-03T18:55:00Z">
        <w:r w:rsidR="00CB0D4B">
          <w:rPr>
            <w:rFonts w:ascii="Georgia" w:eastAsia="Times New Roman" w:hAnsi="Georgia" w:cs="Times New Roman"/>
            <w:sz w:val="19"/>
            <w:szCs w:val="19"/>
          </w:rPr>
          <w:t>Während dieser Zeit, auf</w:t>
        </w:r>
      </w:ins>
      <w:ins w:id="244" w:author="Tim" w:date="2023-10-03T18:52:00Z">
        <w:r w:rsidR="00CB0D4B">
          <w:rPr>
            <w:rFonts w:ascii="Georgia" w:eastAsia="Times New Roman" w:hAnsi="Georgia" w:cs="Times New Roman"/>
            <w:sz w:val="19"/>
            <w:szCs w:val="19"/>
          </w:rPr>
          <w:t xml:space="preserve"> Karrieremessen und Netzwerkevents </w:t>
        </w:r>
      </w:ins>
      <w:ins w:id="245" w:author="Tim" w:date="2023-10-03T18:53:00Z">
        <w:r w:rsidR="00CB0D4B">
          <w:rPr>
            <w:rFonts w:ascii="Georgia" w:eastAsia="Times New Roman" w:hAnsi="Georgia" w:cs="Times New Roman"/>
            <w:sz w:val="19"/>
            <w:szCs w:val="19"/>
          </w:rPr>
          <w:t xml:space="preserve">erstmals mit der </w:t>
        </w:r>
      </w:ins>
      <w:ins w:id="246" w:author="Tim" w:date="2023-10-03T18:55:00Z">
        <w:r w:rsidR="00CB0D4B">
          <w:rPr>
            <w:rFonts w:ascii="Georgia" w:eastAsia="Times New Roman" w:hAnsi="Georgia" w:cs="Times New Roman"/>
            <w:sz w:val="19"/>
            <w:szCs w:val="19"/>
          </w:rPr>
          <w:t xml:space="preserve">klassischen </w:t>
        </w:r>
      </w:ins>
      <w:ins w:id="247" w:author="Tim" w:date="2023-10-03T18:53:00Z">
        <w:r w:rsidR="00CB0D4B">
          <w:rPr>
            <w:rFonts w:ascii="Georgia" w:eastAsia="Times New Roman" w:hAnsi="Georgia" w:cs="Times New Roman"/>
            <w:sz w:val="19"/>
            <w:szCs w:val="19"/>
          </w:rPr>
          <w:t>Beratungs- und Finanzbranche in Berührung</w:t>
        </w:r>
      </w:ins>
      <w:ins w:id="248" w:author="Tim" w:date="2023-10-03T18:54:00Z">
        <w:r w:rsidR="00CB0D4B">
          <w:rPr>
            <w:rFonts w:ascii="Georgia" w:eastAsia="Times New Roman" w:hAnsi="Georgia" w:cs="Times New Roman"/>
            <w:sz w:val="19"/>
            <w:szCs w:val="19"/>
          </w:rPr>
          <w:t xml:space="preserve"> kommend</w:t>
        </w:r>
      </w:ins>
      <w:ins w:id="249" w:author="Tim" w:date="2023-10-03T18:56:00Z">
        <w:r w:rsidR="00CB0D4B">
          <w:rPr>
            <w:rFonts w:ascii="Georgia" w:eastAsia="Times New Roman" w:hAnsi="Georgia" w:cs="Times New Roman"/>
            <w:sz w:val="19"/>
            <w:szCs w:val="19"/>
          </w:rPr>
          <w:t xml:space="preserve">, </w:t>
        </w:r>
      </w:ins>
      <w:ins w:id="250" w:author="Tim" w:date="2023-10-03T19:00:00Z">
        <w:r w:rsidR="00E6358F">
          <w:rPr>
            <w:rFonts w:ascii="Georgia" w:eastAsia="Times New Roman" w:hAnsi="Georgia" w:cs="Times New Roman"/>
            <w:sz w:val="19"/>
            <w:szCs w:val="19"/>
          </w:rPr>
          <w:t xml:space="preserve">entdeckte ich </w:t>
        </w:r>
      </w:ins>
      <w:ins w:id="251" w:author="Tim" w:date="2023-10-03T19:01:00Z">
        <w:r w:rsidR="00E6358F">
          <w:rPr>
            <w:rFonts w:ascii="Georgia" w:eastAsia="Times New Roman" w:hAnsi="Georgia" w:cs="Times New Roman"/>
            <w:sz w:val="19"/>
            <w:szCs w:val="19"/>
          </w:rPr>
          <w:t xml:space="preserve">erneut </w:t>
        </w:r>
      </w:ins>
      <w:ins w:id="252" w:author="Tim" w:date="2023-10-03T19:00:00Z">
        <w:r w:rsidR="00E6358F">
          <w:rPr>
            <w:rFonts w:ascii="Georgia" w:eastAsia="Times New Roman" w:hAnsi="Georgia" w:cs="Times New Roman"/>
            <w:sz w:val="19"/>
            <w:szCs w:val="19"/>
          </w:rPr>
          <w:t>mein</w:t>
        </w:r>
      </w:ins>
      <w:ins w:id="253" w:author="Tim" w:date="2023-10-03T19:01:00Z">
        <w:r w:rsidR="00E6358F">
          <w:rPr>
            <w:rFonts w:ascii="Georgia" w:eastAsia="Times New Roman" w:hAnsi="Georgia" w:cs="Times New Roman"/>
            <w:sz w:val="19"/>
            <w:szCs w:val="19"/>
          </w:rPr>
          <w:t>e</w:t>
        </w:r>
      </w:ins>
      <w:ins w:id="254" w:author="Tim" w:date="2023-10-03T19:00:00Z">
        <w:r w:rsidR="00E6358F">
          <w:rPr>
            <w:rFonts w:ascii="Georgia" w:eastAsia="Times New Roman" w:hAnsi="Georgia" w:cs="Times New Roman"/>
            <w:sz w:val="19"/>
            <w:szCs w:val="19"/>
          </w:rPr>
          <w:t xml:space="preserve"> Leidenschaft für Finanz</w:t>
        </w:r>
      </w:ins>
      <w:ins w:id="255" w:author="Tim" w:date="2023-10-03T19:01:00Z">
        <w:r w:rsidR="00E6358F">
          <w:rPr>
            <w:rFonts w:ascii="Georgia" w:eastAsia="Times New Roman" w:hAnsi="Georgia" w:cs="Times New Roman"/>
            <w:sz w:val="19"/>
            <w:szCs w:val="19"/>
          </w:rPr>
          <w:t xml:space="preserve">märkte </w:t>
        </w:r>
      </w:ins>
      <w:ins w:id="256" w:author="Tim" w:date="2023-10-03T19:02:00Z">
        <w:r w:rsidR="00E6358F">
          <w:rPr>
            <w:rFonts w:ascii="Georgia" w:eastAsia="Times New Roman" w:hAnsi="Georgia" w:cs="Times New Roman"/>
            <w:sz w:val="19"/>
            <w:szCs w:val="19"/>
          </w:rPr>
          <w:t xml:space="preserve">und </w:t>
        </w:r>
      </w:ins>
      <w:ins w:id="257" w:author="Tim" w:date="2023-10-03T19:04:00Z">
        <w:r w:rsidR="00E6358F">
          <w:rPr>
            <w:rFonts w:ascii="Georgia" w:eastAsia="Times New Roman" w:hAnsi="Georgia" w:cs="Times New Roman"/>
            <w:sz w:val="19"/>
            <w:szCs w:val="19"/>
          </w:rPr>
          <w:t xml:space="preserve">sah im </w:t>
        </w:r>
      </w:ins>
      <w:ins w:id="258" w:author="Tim" w:date="2023-10-03T19:05:00Z">
        <w:r w:rsidR="00E6358F">
          <w:rPr>
            <w:rFonts w:ascii="Georgia" w:eastAsia="Times New Roman" w:hAnsi="Georgia" w:cs="Times New Roman"/>
            <w:sz w:val="19"/>
            <w:szCs w:val="19"/>
          </w:rPr>
          <w:t xml:space="preserve">Consulting </w:t>
        </w:r>
      </w:ins>
      <w:ins w:id="259" w:author="Tim" w:date="2023-10-03T19:07:00Z">
        <w:r w:rsidR="00E6358F">
          <w:rPr>
            <w:rFonts w:ascii="Georgia" w:eastAsia="Times New Roman" w:hAnsi="Georgia" w:cs="Times New Roman"/>
            <w:sz w:val="19"/>
            <w:szCs w:val="19"/>
          </w:rPr>
          <w:t xml:space="preserve">/ M&amp;A Beratung die ideale </w:t>
        </w:r>
      </w:ins>
      <w:ins w:id="260" w:author="Tim" w:date="2023-10-03T19:08:00Z">
        <w:r w:rsidR="00E6358F">
          <w:rPr>
            <w:rFonts w:ascii="Georgia" w:eastAsia="Times New Roman" w:hAnsi="Georgia" w:cs="Times New Roman"/>
            <w:sz w:val="19"/>
            <w:szCs w:val="19"/>
          </w:rPr>
          <w:t xml:space="preserve">Möglichkeit </w:t>
        </w:r>
      </w:ins>
      <w:ins w:id="261" w:author="Tim" w:date="2023-10-03T19:06:00Z">
        <w:r w:rsidR="00E6358F">
          <w:rPr>
            <w:rFonts w:ascii="Georgia" w:eastAsia="Times New Roman" w:hAnsi="Georgia" w:cs="Times New Roman"/>
            <w:sz w:val="19"/>
            <w:szCs w:val="19"/>
          </w:rPr>
          <w:t xml:space="preserve">diese </w:t>
        </w:r>
      </w:ins>
      <w:ins w:id="262" w:author="Tim" w:date="2023-10-03T19:08:00Z">
        <w:r w:rsidR="00E6358F">
          <w:rPr>
            <w:rFonts w:ascii="Georgia" w:eastAsia="Times New Roman" w:hAnsi="Georgia" w:cs="Times New Roman"/>
            <w:sz w:val="19"/>
            <w:szCs w:val="19"/>
          </w:rPr>
          <w:t>Leidenschaft</w:t>
        </w:r>
      </w:ins>
      <w:ins w:id="263" w:author="Tim" w:date="2023-10-03T19:06:00Z">
        <w:r w:rsidR="00E6358F">
          <w:rPr>
            <w:rFonts w:ascii="Georgia" w:eastAsia="Times New Roman" w:hAnsi="Georgia" w:cs="Times New Roman"/>
            <w:sz w:val="19"/>
            <w:szCs w:val="19"/>
          </w:rPr>
          <w:t xml:space="preserve"> </w:t>
        </w:r>
      </w:ins>
      <w:ins w:id="264" w:author="Tim" w:date="2023-10-03T19:12:00Z">
        <w:r w:rsidR="00395CB5">
          <w:rPr>
            <w:rFonts w:ascii="Georgia" w:eastAsia="Times New Roman" w:hAnsi="Georgia" w:cs="Times New Roman"/>
            <w:sz w:val="19"/>
            <w:szCs w:val="19"/>
          </w:rPr>
          <w:t xml:space="preserve">mit </w:t>
        </w:r>
      </w:ins>
      <w:ins w:id="265" w:author="Tim" w:date="2023-10-03T20:29:00Z">
        <w:r w:rsidR="00A1366F">
          <w:rPr>
            <w:rFonts w:ascii="Georgia" w:eastAsia="Times New Roman" w:hAnsi="Georgia" w:cs="Times New Roman"/>
            <w:sz w:val="19"/>
            <w:szCs w:val="19"/>
          </w:rPr>
          <w:t xml:space="preserve">meiner Freude an der beratenden Tätigkeit und analytischen Aufgaben </w:t>
        </w:r>
      </w:ins>
      <w:ins w:id="266" w:author="Tim" w:date="2023-10-03T19:15:00Z">
        <w:r w:rsidR="00395CB5">
          <w:rPr>
            <w:rFonts w:ascii="Georgia" w:hAnsi="Georgia"/>
            <w:sz w:val="19"/>
            <w:szCs w:val="19"/>
          </w:rPr>
          <w:t>zu vereinen.</w:t>
        </w:r>
      </w:ins>
      <w:ins w:id="267" w:author="Tim" w:date="2023-10-03T19:19:00Z">
        <w:r w:rsidR="00395CB5">
          <w:rPr>
            <w:rFonts w:ascii="Georgia" w:hAnsi="Georgia"/>
            <w:sz w:val="19"/>
            <w:szCs w:val="19"/>
          </w:rPr>
          <w:t xml:space="preserve"> </w:t>
        </w:r>
      </w:ins>
      <w:ins w:id="268" w:author="Tim" w:date="2023-10-03T19:43:00Z">
        <w:r w:rsidR="00B64D19">
          <w:rPr>
            <w:rFonts w:ascii="Georgia" w:eastAsia="Times New Roman" w:hAnsi="Georgia" w:cs="Times New Roman"/>
            <w:sz w:val="19"/>
            <w:szCs w:val="19"/>
          </w:rPr>
          <w:t>Aus diesem Grund</w:t>
        </w:r>
      </w:ins>
      <w:ins w:id="269" w:author="Tim" w:date="2023-10-03T19:20:00Z">
        <w:r w:rsidR="00395CB5" w:rsidRPr="00E015B4">
          <w:rPr>
            <w:rFonts w:ascii="Georgia" w:eastAsia="Times New Roman" w:hAnsi="Georgia" w:cs="Times New Roman"/>
            <w:sz w:val="19"/>
            <w:szCs w:val="19"/>
          </w:rPr>
          <w:t xml:space="preserve"> möchte ich meine Karriere nun final und mit </w:t>
        </w:r>
        <w:r w:rsidR="00395CB5">
          <w:rPr>
            <w:rFonts w:ascii="Georgia" w:eastAsia="Times New Roman" w:hAnsi="Georgia" w:cs="Times New Roman"/>
            <w:sz w:val="19"/>
            <w:szCs w:val="19"/>
          </w:rPr>
          <w:t>v</w:t>
        </w:r>
        <w:r w:rsidR="00395CB5" w:rsidRPr="00E015B4">
          <w:rPr>
            <w:rFonts w:ascii="Georgia" w:eastAsia="Times New Roman" w:hAnsi="Georgia" w:cs="Times New Roman"/>
            <w:sz w:val="19"/>
            <w:szCs w:val="19"/>
          </w:rPr>
          <w:t xml:space="preserve">oller Gewissheit auf den Einstieg in der </w:t>
        </w:r>
      </w:ins>
      <w:commentRangeStart w:id="270"/>
      <w:ins w:id="271" w:author="Tim" w:date="2023-10-03T19:21:00Z">
        <w:r w:rsidR="00395CB5">
          <w:rPr>
            <w:rFonts w:ascii="Georgia" w:eastAsia="Times New Roman" w:hAnsi="Georgia" w:cs="Times New Roman"/>
            <w:sz w:val="19"/>
            <w:szCs w:val="19"/>
          </w:rPr>
          <w:t>Finanzbranche</w:t>
        </w:r>
      </w:ins>
      <w:commentRangeEnd w:id="270"/>
      <w:ins w:id="272" w:author="Tim" w:date="2023-10-03T21:11:00Z">
        <w:r w:rsidR="00D41140">
          <w:rPr>
            <w:rStyle w:val="Kommentarzeichen"/>
            <w:rFonts w:eastAsia="Times New Roman"/>
          </w:rPr>
          <w:commentReference w:id="270"/>
        </w:r>
      </w:ins>
      <w:ins w:id="273" w:author="Tim" w:date="2023-10-03T19:21:00Z">
        <w:r w:rsidR="00395CB5">
          <w:rPr>
            <w:rFonts w:ascii="Georgia" w:eastAsia="Times New Roman" w:hAnsi="Georgia" w:cs="Times New Roman"/>
            <w:sz w:val="19"/>
            <w:szCs w:val="19"/>
          </w:rPr>
          <w:t xml:space="preserve"> ausrichten und studiere</w:t>
        </w:r>
        <w:r w:rsidR="00395CB5" w:rsidRPr="00E015B4">
          <w:rPr>
            <w:rFonts w:ascii="Georgia" w:eastAsia="Times New Roman" w:hAnsi="Georgia" w:cs="Times New Roman"/>
            <w:sz w:val="19"/>
            <w:szCs w:val="19"/>
          </w:rPr>
          <w:t xml:space="preserve"> </w:t>
        </w:r>
        <w:r w:rsidR="00395CB5">
          <w:rPr>
            <w:rFonts w:ascii="Georgia" w:eastAsia="Times New Roman" w:hAnsi="Georgia" w:cs="Times New Roman"/>
            <w:sz w:val="19"/>
            <w:szCs w:val="19"/>
          </w:rPr>
          <w:t xml:space="preserve">daher </w:t>
        </w:r>
        <w:r w:rsidR="00395CB5" w:rsidRPr="00E015B4">
          <w:rPr>
            <w:rFonts w:ascii="Georgia" w:eastAsia="Times New Roman" w:hAnsi="Georgia" w:cs="Times New Roman"/>
            <w:sz w:val="19"/>
            <w:szCs w:val="19"/>
          </w:rPr>
          <w:t xml:space="preserve">ab diesem Herbst </w:t>
        </w:r>
        <w:r w:rsidR="00395CB5">
          <w:rPr>
            <w:rFonts w:ascii="Georgia" w:eastAsia="Times New Roman" w:hAnsi="Georgia" w:cs="Times New Roman"/>
            <w:sz w:val="19"/>
            <w:szCs w:val="19"/>
          </w:rPr>
          <w:t xml:space="preserve">an der WU Wien </w:t>
        </w:r>
        <w:r w:rsidR="00395CB5" w:rsidRPr="00E015B4">
          <w:rPr>
            <w:rFonts w:ascii="Georgia" w:eastAsia="Times New Roman" w:hAnsi="Georgia" w:cs="Times New Roman"/>
            <w:sz w:val="19"/>
            <w:szCs w:val="19"/>
          </w:rPr>
          <w:t>mit Fachrichtung BWL</w:t>
        </w:r>
        <w:r w:rsidR="00395CB5">
          <w:rPr>
            <w:rFonts w:ascii="Georgia" w:eastAsia="Times New Roman" w:hAnsi="Georgia" w:cs="Times New Roman"/>
            <w:sz w:val="19"/>
            <w:szCs w:val="19"/>
          </w:rPr>
          <w:t>.</w:t>
        </w:r>
      </w:ins>
      <w:ins w:id="274" w:author="Tim" w:date="2023-10-03T19:22:00Z">
        <w:r w:rsidR="00395CB5">
          <w:rPr>
            <w:rFonts w:ascii="Georgia" w:eastAsia="Times New Roman" w:hAnsi="Georgia" w:cs="Times New Roman"/>
            <w:sz w:val="19"/>
            <w:szCs w:val="19"/>
          </w:rPr>
          <w:t xml:space="preserve"> </w:t>
        </w:r>
      </w:ins>
      <w:ins w:id="275" w:author="Tim" w:date="2023-10-03T19:28:00Z">
        <w:r w:rsidR="00D7143D">
          <w:rPr>
            <w:rFonts w:ascii="Georgia" w:eastAsia="Times New Roman" w:hAnsi="Georgia" w:cs="Times New Roman"/>
            <w:sz w:val="19"/>
            <w:szCs w:val="19"/>
          </w:rPr>
          <w:t>Zuvor konnte ich bereits</w:t>
        </w:r>
      </w:ins>
      <w:ins w:id="276" w:author="Tim" w:date="2023-10-03T19:22:00Z">
        <w:r w:rsidR="00395CB5">
          <w:rPr>
            <w:rFonts w:ascii="Georgia" w:eastAsia="Times New Roman" w:hAnsi="Georgia" w:cs="Times New Roman"/>
            <w:sz w:val="19"/>
            <w:szCs w:val="19"/>
          </w:rPr>
          <w:t xml:space="preserve"> ein Audit-Praktikum bei </w:t>
        </w:r>
      </w:ins>
      <w:ins w:id="277" w:author="Tim" w:date="2023-10-03T19:36:00Z">
        <w:r w:rsidR="00D7143D">
          <w:rPr>
            <w:rFonts w:ascii="Georgia" w:eastAsia="Times New Roman" w:hAnsi="Georgia" w:cs="Times New Roman"/>
            <w:sz w:val="19"/>
            <w:szCs w:val="19"/>
          </w:rPr>
          <w:t>einem ihrer „Gold Partner“</w:t>
        </w:r>
      </w:ins>
      <w:ins w:id="278" w:author="Tim" w:date="2023-10-03T19:54:00Z">
        <w:r w:rsidR="00760654">
          <w:rPr>
            <w:rFonts w:ascii="Georgia" w:eastAsia="Times New Roman" w:hAnsi="Georgia" w:cs="Times New Roman"/>
            <w:sz w:val="19"/>
            <w:szCs w:val="19"/>
          </w:rPr>
          <w:t xml:space="preserve">, </w:t>
        </w:r>
      </w:ins>
      <w:ins w:id="279" w:author="Tim" w:date="2023-10-03T19:22:00Z">
        <w:r w:rsidR="00395CB5">
          <w:rPr>
            <w:rFonts w:ascii="Georgia" w:eastAsia="Times New Roman" w:hAnsi="Georgia" w:cs="Times New Roman"/>
            <w:sz w:val="19"/>
            <w:szCs w:val="19"/>
          </w:rPr>
          <w:t>BDO absolvieren</w:t>
        </w:r>
      </w:ins>
      <w:ins w:id="280" w:author="Tim" w:date="2023-10-03T19:39:00Z">
        <w:r w:rsidR="00D7143D">
          <w:rPr>
            <w:rFonts w:ascii="Georgia" w:eastAsia="Times New Roman" w:hAnsi="Georgia" w:cs="Times New Roman"/>
            <w:sz w:val="19"/>
            <w:szCs w:val="19"/>
          </w:rPr>
          <w:t>.</w:t>
        </w:r>
      </w:ins>
      <w:ins w:id="281" w:author="Tim" w:date="2023-10-03T19:48:00Z">
        <w:r w:rsidR="00606D63">
          <w:rPr>
            <w:rFonts w:ascii="Georgia" w:eastAsia="Times New Roman" w:hAnsi="Georgia" w:cs="Times New Roman"/>
            <w:sz w:val="19"/>
            <w:szCs w:val="19"/>
          </w:rPr>
          <w:t xml:space="preserve"> </w:t>
        </w:r>
      </w:ins>
      <w:ins w:id="282" w:author="Tim" w:date="2023-10-03T20:07:00Z">
        <w:r w:rsidR="00547B0D">
          <w:rPr>
            <w:rFonts w:ascii="Georgia" w:eastAsia="Times New Roman" w:hAnsi="Georgia" w:cs="Times New Roman"/>
            <w:sz w:val="19"/>
            <w:szCs w:val="19"/>
          </w:rPr>
          <w:t>Mich faszinierte</w:t>
        </w:r>
      </w:ins>
      <w:ins w:id="283" w:author="Tim" w:date="2023-10-03T20:16:00Z">
        <w:r w:rsidR="00547B0D">
          <w:rPr>
            <w:rFonts w:ascii="Georgia" w:eastAsia="Times New Roman" w:hAnsi="Georgia" w:cs="Times New Roman"/>
            <w:sz w:val="19"/>
            <w:szCs w:val="19"/>
          </w:rPr>
          <w:t xml:space="preserve"> es</w:t>
        </w:r>
      </w:ins>
      <w:ins w:id="284" w:author="Tim" w:date="2023-10-03T20:07:00Z">
        <w:r w:rsidR="00547B0D">
          <w:rPr>
            <w:rFonts w:ascii="Georgia" w:eastAsia="Times New Roman" w:hAnsi="Georgia" w:cs="Times New Roman"/>
            <w:sz w:val="19"/>
            <w:szCs w:val="19"/>
          </w:rPr>
          <w:t xml:space="preserve"> noch </w:t>
        </w:r>
      </w:ins>
      <w:ins w:id="285" w:author="Tim" w:date="2023-10-03T20:02:00Z">
        <w:r w:rsidR="00713908">
          <w:rPr>
            <w:rFonts w:ascii="Georgia" w:eastAsia="Times New Roman" w:hAnsi="Georgia" w:cs="Times New Roman"/>
            <w:sz w:val="19"/>
            <w:szCs w:val="19"/>
          </w:rPr>
          <w:t xml:space="preserve">tiefgreifender </w:t>
        </w:r>
      </w:ins>
      <w:ins w:id="286" w:author="Tim" w:date="2023-10-03T20:07:00Z">
        <w:r w:rsidR="00547B0D">
          <w:rPr>
            <w:rFonts w:ascii="Georgia" w:eastAsia="Times New Roman" w:hAnsi="Georgia" w:cs="Times New Roman"/>
            <w:sz w:val="19"/>
            <w:szCs w:val="19"/>
          </w:rPr>
          <w:t xml:space="preserve">die </w:t>
        </w:r>
      </w:ins>
      <w:ins w:id="287" w:author="Tim" w:date="2023-10-03T20:00:00Z">
        <w:r w:rsidR="00713908">
          <w:rPr>
            <w:rFonts w:ascii="Georgia" w:eastAsia="Times New Roman" w:hAnsi="Georgia" w:cs="Times New Roman"/>
            <w:sz w:val="19"/>
            <w:szCs w:val="19"/>
          </w:rPr>
          <w:t xml:space="preserve">Financial Statements </w:t>
        </w:r>
      </w:ins>
      <w:ins w:id="288" w:author="Tim" w:date="2023-10-03T20:08:00Z">
        <w:r w:rsidR="00547B0D">
          <w:rPr>
            <w:rFonts w:ascii="Georgia" w:eastAsia="Times New Roman" w:hAnsi="Georgia" w:cs="Times New Roman"/>
            <w:sz w:val="19"/>
            <w:szCs w:val="19"/>
          </w:rPr>
          <w:t>zu verstehen</w:t>
        </w:r>
      </w:ins>
      <w:ins w:id="289" w:author="Tim" w:date="2023-10-03T20:02:00Z">
        <w:r w:rsidR="00713908">
          <w:rPr>
            <w:rFonts w:ascii="Georgia" w:eastAsia="Times New Roman" w:hAnsi="Georgia" w:cs="Times New Roman"/>
            <w:sz w:val="19"/>
            <w:szCs w:val="19"/>
          </w:rPr>
          <w:t>. Jedoch feh</w:t>
        </w:r>
      </w:ins>
      <w:ins w:id="290" w:author="Tim" w:date="2023-10-03T20:03:00Z">
        <w:r w:rsidR="00713908">
          <w:rPr>
            <w:rFonts w:ascii="Georgia" w:eastAsia="Times New Roman" w:hAnsi="Georgia" w:cs="Times New Roman"/>
            <w:sz w:val="19"/>
            <w:szCs w:val="19"/>
          </w:rPr>
          <w:t>lte</w:t>
        </w:r>
        <w:r w:rsidR="00547B0D">
          <w:rPr>
            <w:rFonts w:ascii="Georgia" w:eastAsia="Times New Roman" w:hAnsi="Georgia" w:cs="Times New Roman"/>
            <w:sz w:val="19"/>
            <w:szCs w:val="19"/>
          </w:rPr>
          <w:t xml:space="preserve"> </w:t>
        </w:r>
      </w:ins>
      <w:ins w:id="291" w:author="Tim" w:date="2023-10-03T20:04:00Z">
        <w:r w:rsidR="00547B0D">
          <w:rPr>
            <w:rFonts w:ascii="Georgia" w:eastAsia="Times New Roman" w:hAnsi="Georgia" w:cs="Times New Roman"/>
            <w:sz w:val="19"/>
            <w:szCs w:val="19"/>
          </w:rPr>
          <w:t>mir</w:t>
        </w:r>
      </w:ins>
      <w:ins w:id="292" w:author="Tim" w:date="2023-10-03T20:52:00Z">
        <w:r>
          <w:rPr>
            <w:rFonts w:ascii="Georgia" w:eastAsia="Times New Roman" w:hAnsi="Georgia" w:cs="Times New Roman"/>
            <w:sz w:val="19"/>
            <w:szCs w:val="19"/>
          </w:rPr>
          <w:t xml:space="preserve"> </w:t>
        </w:r>
      </w:ins>
      <w:ins w:id="293" w:author="Tim" w:date="2023-10-03T20:51:00Z">
        <w:r>
          <w:rPr>
            <w:rFonts w:ascii="Georgia" w:eastAsia="Times New Roman" w:hAnsi="Georgia" w:cs="Times New Roman"/>
            <w:sz w:val="19"/>
            <w:szCs w:val="19"/>
          </w:rPr>
          <w:t xml:space="preserve">der </w:t>
        </w:r>
      </w:ins>
      <w:ins w:id="294" w:author="Tim" w:date="2023-10-03T20:05:00Z">
        <w:r w:rsidR="00547B0D">
          <w:rPr>
            <w:rFonts w:ascii="Georgia" w:eastAsia="Times New Roman" w:hAnsi="Georgia" w:cs="Times New Roman"/>
            <w:sz w:val="19"/>
            <w:szCs w:val="19"/>
          </w:rPr>
          <w:t>analytisch</w:t>
        </w:r>
      </w:ins>
      <w:ins w:id="295" w:author="Tim" w:date="2023-10-03T20:51:00Z">
        <w:r>
          <w:rPr>
            <w:rFonts w:ascii="Georgia" w:eastAsia="Times New Roman" w:hAnsi="Georgia" w:cs="Times New Roman"/>
            <w:sz w:val="19"/>
            <w:szCs w:val="19"/>
          </w:rPr>
          <w:t>e Ansatz</w:t>
        </w:r>
      </w:ins>
      <w:ins w:id="296" w:author="Tim" w:date="2023-10-03T20:52:00Z">
        <w:r>
          <w:rPr>
            <w:rFonts w:ascii="Georgia" w:eastAsia="Times New Roman" w:hAnsi="Georgia" w:cs="Times New Roman"/>
            <w:sz w:val="19"/>
            <w:szCs w:val="19"/>
          </w:rPr>
          <w:t>,</w:t>
        </w:r>
      </w:ins>
      <w:ins w:id="297" w:author="Tim" w:date="2023-10-03T20:09:00Z">
        <w:r w:rsidR="00547B0D">
          <w:rPr>
            <w:rFonts w:ascii="Georgia" w:eastAsia="Times New Roman" w:hAnsi="Georgia" w:cs="Times New Roman"/>
            <w:sz w:val="19"/>
            <w:szCs w:val="19"/>
          </w:rPr>
          <w:t xml:space="preserve"> </w:t>
        </w:r>
        <w:del w:id="298" w:author="David Döbele" w:date="2023-10-03T22:29:00Z">
          <w:r w:rsidR="00547B0D" w:rsidDel="00A70FC3">
            <w:rPr>
              <w:rFonts w:ascii="Georgia" w:eastAsia="Times New Roman" w:hAnsi="Georgia" w:cs="Times New Roman"/>
              <w:sz w:val="19"/>
              <w:szCs w:val="19"/>
            </w:rPr>
            <w:delText xml:space="preserve">keinerlei </w:delText>
          </w:r>
        </w:del>
      </w:ins>
      <w:ins w:id="299" w:author="Tim" w:date="2023-10-03T20:10:00Z">
        <w:r w:rsidR="00547B0D">
          <w:rPr>
            <w:rFonts w:ascii="Georgia" w:eastAsia="Times New Roman" w:hAnsi="Georgia" w:cs="Times New Roman"/>
            <w:sz w:val="19"/>
            <w:szCs w:val="19"/>
          </w:rPr>
          <w:t xml:space="preserve">Information mit Nutzen für die Zukunft daraus abzuleiten. </w:t>
        </w:r>
      </w:ins>
      <w:ins w:id="300" w:author="Tim" w:date="2023-10-03T20:06:00Z">
        <w:r w:rsidR="00547B0D">
          <w:rPr>
            <w:rFonts w:ascii="Georgia" w:eastAsia="Times New Roman" w:hAnsi="Georgia" w:cs="Times New Roman"/>
            <w:sz w:val="19"/>
            <w:szCs w:val="19"/>
          </w:rPr>
          <w:t>Diese</w:t>
        </w:r>
      </w:ins>
      <w:ins w:id="301" w:author="Tim" w:date="2023-10-03T20:11:00Z">
        <w:r w:rsidR="00547B0D">
          <w:rPr>
            <w:rFonts w:ascii="Georgia" w:eastAsia="Times New Roman" w:hAnsi="Georgia" w:cs="Times New Roman"/>
            <w:sz w:val="19"/>
            <w:szCs w:val="19"/>
          </w:rPr>
          <w:t>r</w:t>
        </w:r>
      </w:ins>
      <w:ins w:id="302" w:author="Tim" w:date="2023-10-03T20:06:00Z">
        <w:r w:rsidR="00547B0D">
          <w:rPr>
            <w:rFonts w:ascii="Georgia" w:eastAsia="Times New Roman" w:hAnsi="Georgia" w:cs="Times New Roman"/>
            <w:sz w:val="19"/>
            <w:szCs w:val="19"/>
          </w:rPr>
          <w:t xml:space="preserve"> Herausforderung</w:t>
        </w:r>
      </w:ins>
      <w:ins w:id="303" w:author="Tim" w:date="2023-10-03T20:11:00Z">
        <w:r w:rsidR="00547B0D">
          <w:rPr>
            <w:rFonts w:ascii="Georgia" w:eastAsia="Times New Roman" w:hAnsi="Georgia" w:cs="Times New Roman"/>
            <w:sz w:val="19"/>
            <w:szCs w:val="19"/>
          </w:rPr>
          <w:t xml:space="preserve"> möchte ich mich bei WUTIS stellen</w:t>
        </w:r>
      </w:ins>
      <w:ins w:id="304" w:author="Tim" w:date="2023-10-03T20:14:00Z">
        <w:r w:rsidR="00547B0D">
          <w:rPr>
            <w:rFonts w:ascii="Georgia" w:eastAsia="Times New Roman" w:hAnsi="Georgia" w:cs="Times New Roman"/>
            <w:sz w:val="19"/>
            <w:szCs w:val="19"/>
          </w:rPr>
          <w:t xml:space="preserve"> und zugleich</w:t>
        </w:r>
      </w:ins>
      <w:ins w:id="305" w:author="Tim" w:date="2023-10-03T20:12:00Z">
        <w:r w:rsidR="00547B0D">
          <w:rPr>
            <w:rFonts w:ascii="Georgia" w:eastAsia="Times New Roman" w:hAnsi="Georgia" w:cs="Times New Roman"/>
            <w:sz w:val="19"/>
            <w:szCs w:val="19"/>
          </w:rPr>
          <w:t xml:space="preserve"> meine </w:t>
        </w:r>
      </w:ins>
      <w:ins w:id="306" w:author="Tim" w:date="2023-10-03T20:13:00Z">
        <w:r w:rsidR="00547B0D">
          <w:rPr>
            <w:rFonts w:ascii="Georgia" w:eastAsia="Times New Roman" w:hAnsi="Georgia" w:cs="Times New Roman"/>
            <w:sz w:val="19"/>
            <w:szCs w:val="19"/>
          </w:rPr>
          <w:t xml:space="preserve">Fähigkeiten </w:t>
        </w:r>
      </w:ins>
      <w:ins w:id="307" w:author="Tim" w:date="2023-10-03T20:18:00Z">
        <w:r w:rsidR="00A1366F">
          <w:rPr>
            <w:rFonts w:ascii="Georgia" w:eastAsia="Times New Roman" w:hAnsi="Georgia" w:cs="Times New Roman"/>
            <w:sz w:val="19"/>
            <w:szCs w:val="19"/>
          </w:rPr>
          <w:t xml:space="preserve">aus zweijähriger </w:t>
        </w:r>
        <w:r w:rsidR="00A1366F" w:rsidRPr="00E015B4">
          <w:rPr>
            <w:rFonts w:ascii="Georgia" w:hAnsi="Georgia"/>
            <w:sz w:val="19"/>
            <w:szCs w:val="19"/>
          </w:rPr>
          <w:t>Erfahrung in der Beratung von KMU</w:t>
        </w:r>
        <w:r w:rsidR="00A1366F">
          <w:rPr>
            <w:rFonts w:ascii="Georgia" w:hAnsi="Georgia"/>
            <w:sz w:val="19"/>
            <w:szCs w:val="19"/>
          </w:rPr>
          <w:t xml:space="preserve"> </w:t>
        </w:r>
      </w:ins>
      <w:ins w:id="308" w:author="Tim" w:date="2023-10-03T20:22:00Z">
        <w:r w:rsidR="00A1366F">
          <w:rPr>
            <w:rFonts w:ascii="Georgia" w:hAnsi="Georgia"/>
            <w:sz w:val="19"/>
            <w:szCs w:val="19"/>
          </w:rPr>
          <w:t>und im</w:t>
        </w:r>
      </w:ins>
      <w:ins w:id="309" w:author="Tim" w:date="2023-10-03T20:18:00Z">
        <w:r w:rsidR="00A1366F">
          <w:rPr>
            <w:rFonts w:ascii="Georgia" w:hAnsi="Georgia"/>
            <w:sz w:val="19"/>
            <w:szCs w:val="19"/>
          </w:rPr>
          <w:t xml:space="preserve"> Marketing </w:t>
        </w:r>
      </w:ins>
      <w:ins w:id="310" w:author="Tim" w:date="2023-10-03T20:19:00Z">
        <w:r w:rsidR="00A1366F">
          <w:rPr>
            <w:rFonts w:ascii="Georgia" w:hAnsi="Georgia"/>
            <w:sz w:val="19"/>
            <w:szCs w:val="19"/>
          </w:rPr>
          <w:t>einbringen</w:t>
        </w:r>
      </w:ins>
      <w:ins w:id="311" w:author="Tim" w:date="2023-10-03T21:11:00Z">
        <w:r w:rsidR="00D41140">
          <w:rPr>
            <w:rFonts w:ascii="Georgia" w:hAnsi="Georgia"/>
            <w:sz w:val="19"/>
            <w:szCs w:val="19"/>
          </w:rPr>
          <w:t>.</w:t>
        </w:r>
      </w:ins>
      <w:del w:id="312" w:author="Tim" w:date="2023-10-03T18:47:00Z">
        <w:r w:rsidR="007B171B" w:rsidRPr="00E015B4" w:rsidDel="00CB0D4B">
          <w:rPr>
            <w:rFonts w:ascii="Georgia" w:eastAsia="Times New Roman" w:hAnsi="Georgia" w:cs="Times New Roman"/>
            <w:sz w:val="19"/>
            <w:szCs w:val="19"/>
          </w:rPr>
          <w:delText xml:space="preserve"> So hatte ich einen maßgeblichen Anteil </w:delText>
        </w:r>
        <w:r w:rsidR="005730DC" w:rsidRPr="00E015B4" w:rsidDel="00CB0D4B">
          <w:rPr>
            <w:rFonts w:ascii="Georgia" w:eastAsia="Times New Roman" w:hAnsi="Georgia" w:cs="Times New Roman"/>
            <w:sz w:val="19"/>
            <w:szCs w:val="19"/>
          </w:rPr>
          <w:delText>an der Erhöhung</w:delText>
        </w:r>
        <w:r w:rsidR="007B171B" w:rsidRPr="00E015B4" w:rsidDel="00CB0D4B">
          <w:rPr>
            <w:rFonts w:ascii="Georgia" w:eastAsia="Times New Roman" w:hAnsi="Georgia" w:cs="Times New Roman"/>
            <w:sz w:val="19"/>
            <w:szCs w:val="19"/>
          </w:rPr>
          <w:delText xml:space="preserve"> </w:delText>
        </w:r>
        <w:r w:rsidR="006F1787" w:rsidRPr="00E015B4" w:rsidDel="00CB0D4B">
          <w:rPr>
            <w:rFonts w:ascii="Georgia" w:eastAsia="Times New Roman" w:hAnsi="Georgia" w:cs="Times New Roman"/>
            <w:sz w:val="19"/>
            <w:szCs w:val="19"/>
          </w:rPr>
          <w:delText>der</w:delText>
        </w:r>
        <w:r w:rsidR="007B171B" w:rsidRPr="00E015B4" w:rsidDel="00CB0D4B">
          <w:rPr>
            <w:rFonts w:ascii="Georgia" w:eastAsia="Times New Roman" w:hAnsi="Georgia" w:cs="Times New Roman"/>
            <w:sz w:val="19"/>
            <w:szCs w:val="19"/>
          </w:rPr>
          <w:delText xml:space="preserve"> Customer Retention von durchschnittlich sechs auf neun Monate und sorgte damit auch für eine beachtliche Umsatzsteigerung.</w:delText>
        </w:r>
      </w:del>
      <w:del w:id="313" w:author="Tim" w:date="2023-10-03T18:52:00Z">
        <w:r w:rsidR="007B171B" w:rsidRPr="00E015B4" w:rsidDel="00CB0D4B">
          <w:rPr>
            <w:rFonts w:ascii="Georgia" w:eastAsia="Times New Roman" w:hAnsi="Georgia" w:cs="Times New Roman"/>
            <w:sz w:val="19"/>
            <w:szCs w:val="19"/>
          </w:rPr>
          <w:delText xml:space="preserve"> </w:delText>
        </w:r>
      </w:del>
      <w:del w:id="314" w:author="Tim" w:date="2023-10-03T20:15:00Z">
        <w:r w:rsidR="007B171B" w:rsidRPr="00E015B4" w:rsidDel="00547B0D">
          <w:rPr>
            <w:rFonts w:ascii="Georgia" w:eastAsia="Times New Roman" w:hAnsi="Georgia" w:cs="Times New Roman"/>
            <w:sz w:val="19"/>
            <w:szCs w:val="19"/>
          </w:rPr>
          <w:delText xml:space="preserve">Nebenher habe ich dann zugegebenermaßen mein Informatikstudium ein wenig schleifen lassen. </w:delText>
        </w:r>
        <w:r w:rsidR="006F1787" w:rsidRPr="00E015B4" w:rsidDel="00547B0D">
          <w:rPr>
            <w:rFonts w:ascii="Georgia" w:eastAsia="Times New Roman" w:hAnsi="Georgia" w:cs="Times New Roman"/>
            <w:sz w:val="19"/>
            <w:szCs w:val="19"/>
          </w:rPr>
          <w:delText>Als ich dann</w:delText>
        </w:r>
        <w:r w:rsidR="007B171B" w:rsidRPr="00E015B4" w:rsidDel="00547B0D">
          <w:rPr>
            <w:rFonts w:ascii="Georgia" w:eastAsia="Times New Roman" w:hAnsi="Georgia" w:cs="Times New Roman"/>
            <w:sz w:val="19"/>
            <w:szCs w:val="19"/>
          </w:rPr>
          <w:delText xml:space="preserve"> auf einem Netzwerkevent erstmals mit</w:delText>
        </w:r>
      </w:del>
      <w:ins w:id="315" w:author="David Döbele" w:date="2023-09-26T20:22:00Z">
        <w:del w:id="316" w:author="Tim" w:date="2023-10-03T20:15:00Z">
          <w:r w:rsidR="00BD358A" w:rsidDel="00547B0D">
            <w:rPr>
              <w:rFonts w:ascii="Georgia" w:eastAsia="Times New Roman" w:hAnsi="Georgia" w:cs="Times New Roman"/>
              <w:sz w:val="19"/>
              <w:szCs w:val="19"/>
            </w:rPr>
            <w:delText xml:space="preserve"> einem</w:delText>
          </w:r>
        </w:del>
      </w:ins>
      <w:del w:id="317" w:author="Tim" w:date="2023-10-03T20:15:00Z">
        <w:r w:rsidR="007B171B" w:rsidRPr="00E015B4" w:rsidDel="00547B0D">
          <w:rPr>
            <w:rFonts w:ascii="Georgia" w:eastAsia="Times New Roman" w:hAnsi="Georgia" w:cs="Times New Roman"/>
            <w:sz w:val="19"/>
            <w:szCs w:val="19"/>
          </w:rPr>
          <w:delText xml:space="preserve"> </w:delText>
        </w:r>
        <w:r w:rsidR="005730DC" w:rsidRPr="00E015B4" w:rsidDel="00547B0D">
          <w:rPr>
            <w:rFonts w:ascii="Georgia" w:eastAsia="Times New Roman" w:hAnsi="Georgia" w:cs="Times New Roman"/>
            <w:sz w:val="19"/>
            <w:szCs w:val="19"/>
          </w:rPr>
          <w:delText xml:space="preserve">einem Vertreter der </w:delText>
        </w:r>
        <w:r w:rsidR="007B171B" w:rsidRPr="00E015B4" w:rsidDel="00547B0D">
          <w:rPr>
            <w:rFonts w:ascii="Georgia" w:eastAsia="Times New Roman" w:hAnsi="Georgia" w:cs="Times New Roman"/>
            <w:sz w:val="19"/>
            <w:szCs w:val="19"/>
          </w:rPr>
          <w:delText>Branche</w:delText>
        </w:r>
      </w:del>
      <w:ins w:id="318" w:author="David Döbele" w:date="2023-09-26T20:21:00Z">
        <w:del w:id="319" w:author="Tim" w:date="2023-10-03T20:15:00Z">
          <w:r w:rsidR="00BD358A" w:rsidDel="00547B0D">
            <w:rPr>
              <w:rFonts w:ascii="Georgia" w:eastAsia="Times New Roman" w:hAnsi="Georgia" w:cs="Times New Roman"/>
              <w:sz w:val="19"/>
              <w:szCs w:val="19"/>
            </w:rPr>
            <w:delText>„klassisch</w:delText>
          </w:r>
        </w:del>
      </w:ins>
      <w:ins w:id="320" w:author="David Döbele" w:date="2023-09-26T20:22:00Z">
        <w:del w:id="321" w:author="Tim" w:date="2023-10-03T20:15:00Z">
          <w:r w:rsidR="00BD358A" w:rsidDel="00547B0D">
            <w:rPr>
              <w:rFonts w:ascii="Georgia" w:eastAsia="Times New Roman" w:hAnsi="Georgia" w:cs="Times New Roman"/>
              <w:sz w:val="19"/>
              <w:szCs w:val="19"/>
            </w:rPr>
            <w:delText>en“ Berater</w:delText>
          </w:r>
        </w:del>
      </w:ins>
      <w:del w:id="322" w:author="Tim" w:date="2023-10-03T20:15:00Z">
        <w:r w:rsidR="007B171B" w:rsidRPr="00E015B4" w:rsidDel="00547B0D">
          <w:rPr>
            <w:rFonts w:ascii="Georgia" w:eastAsia="Times New Roman" w:hAnsi="Georgia" w:cs="Times New Roman"/>
            <w:sz w:val="19"/>
            <w:szCs w:val="19"/>
          </w:rPr>
          <w:delText xml:space="preserve"> in Berührung kam, </w:delText>
        </w:r>
        <w:r w:rsidR="006F1787" w:rsidRPr="00E015B4" w:rsidDel="00547B0D">
          <w:rPr>
            <w:rFonts w:ascii="Georgia" w:eastAsia="Times New Roman" w:hAnsi="Georgia" w:cs="Times New Roman"/>
            <w:sz w:val="19"/>
            <w:szCs w:val="19"/>
          </w:rPr>
          <w:delText>sah</w:delText>
        </w:r>
        <w:r w:rsidR="007B171B" w:rsidRPr="00E015B4" w:rsidDel="00547B0D">
          <w:rPr>
            <w:rFonts w:ascii="Georgia" w:eastAsia="Times New Roman" w:hAnsi="Georgia" w:cs="Times New Roman"/>
            <w:sz w:val="19"/>
            <w:szCs w:val="19"/>
          </w:rPr>
          <w:delText xml:space="preserve"> ich im Consulting direkt eine noch bessere Möglichkeit, meiner Freude an der Beratenden Tätigkeit und strategischen Fragestellungen nachzugehen sowie durch meine Arbeit einen positiven Impact auf Unternehmen und Marktwirtschaft zu haben.</w:delText>
        </w:r>
        <w:r w:rsidR="006F1787" w:rsidRPr="00E015B4" w:rsidDel="00547B0D">
          <w:rPr>
            <w:rFonts w:ascii="Georgia" w:eastAsia="Times New Roman" w:hAnsi="Georgia" w:cs="Times New Roman"/>
            <w:sz w:val="19"/>
            <w:szCs w:val="19"/>
          </w:rPr>
          <w:delText xml:space="preserve"> Und deshalb möchte ich meine Karriere nun final und mit </w:delText>
        </w:r>
        <w:r w:rsidR="00E015B4" w:rsidDel="00547B0D">
          <w:rPr>
            <w:rFonts w:ascii="Georgia" w:eastAsia="Times New Roman" w:hAnsi="Georgia" w:cs="Times New Roman"/>
            <w:sz w:val="19"/>
            <w:szCs w:val="19"/>
          </w:rPr>
          <w:delText>v</w:delText>
        </w:r>
        <w:r w:rsidR="006F1787" w:rsidRPr="00E015B4" w:rsidDel="00547B0D">
          <w:rPr>
            <w:rFonts w:ascii="Georgia" w:eastAsia="Times New Roman" w:hAnsi="Georgia" w:cs="Times New Roman"/>
            <w:sz w:val="19"/>
            <w:szCs w:val="19"/>
          </w:rPr>
          <w:delText>oller Gewissheit auf den Einstieg in der Unternehmensberatung ausrichten.</w:delText>
        </w:r>
        <w:r w:rsidR="00E015B4" w:rsidRPr="00E015B4" w:rsidDel="00547B0D">
          <w:rPr>
            <w:rFonts w:ascii="Georgia" w:eastAsia="Times New Roman" w:hAnsi="Georgia" w:cs="Times New Roman"/>
            <w:sz w:val="19"/>
            <w:szCs w:val="19"/>
          </w:rPr>
          <w:delText xml:space="preserve"> Weshalb </w:delText>
        </w:r>
      </w:del>
      <w:ins w:id="323" w:author="David Döbele" w:date="2023-09-26T20:22:00Z">
        <w:del w:id="324" w:author="Tim" w:date="2023-10-03T20:15:00Z">
          <w:r w:rsidR="00BD358A" w:rsidDel="00547B0D">
            <w:rPr>
              <w:rFonts w:ascii="Georgia" w:eastAsia="Times New Roman" w:hAnsi="Georgia" w:cs="Times New Roman"/>
              <w:sz w:val="19"/>
              <w:szCs w:val="19"/>
            </w:rPr>
            <w:delText>Daher studiere</w:delText>
          </w:r>
          <w:r w:rsidR="00BD358A" w:rsidRPr="00E015B4" w:rsidDel="00547B0D">
            <w:rPr>
              <w:rFonts w:ascii="Georgia" w:eastAsia="Times New Roman" w:hAnsi="Georgia" w:cs="Times New Roman"/>
              <w:sz w:val="19"/>
              <w:szCs w:val="19"/>
            </w:rPr>
            <w:delText xml:space="preserve"> </w:delText>
          </w:r>
        </w:del>
      </w:ins>
      <w:del w:id="325" w:author="Tim" w:date="2023-10-03T20:15:00Z">
        <w:r w:rsidR="00E015B4" w:rsidRPr="00E015B4" w:rsidDel="00547B0D">
          <w:rPr>
            <w:rFonts w:ascii="Georgia" w:eastAsia="Times New Roman" w:hAnsi="Georgia" w:cs="Times New Roman"/>
            <w:sz w:val="19"/>
            <w:szCs w:val="19"/>
          </w:rPr>
          <w:delText xml:space="preserve">ich ab diesem Herbst mein Studium </w:delText>
        </w:r>
        <w:r w:rsidR="00E015B4" w:rsidDel="00547B0D">
          <w:rPr>
            <w:rFonts w:ascii="Georgia" w:eastAsia="Times New Roman" w:hAnsi="Georgia" w:cs="Times New Roman"/>
            <w:sz w:val="19"/>
            <w:szCs w:val="19"/>
          </w:rPr>
          <w:delText xml:space="preserve">an der Wu </w:delText>
        </w:r>
      </w:del>
      <w:ins w:id="326" w:author="David Döbele" w:date="2023-09-26T20:22:00Z">
        <w:del w:id="327" w:author="Tim" w:date="2023-10-03T20:15:00Z">
          <w:r w:rsidR="00BD358A" w:rsidDel="00547B0D">
            <w:rPr>
              <w:rFonts w:ascii="Georgia" w:eastAsia="Times New Roman" w:hAnsi="Georgia" w:cs="Times New Roman"/>
              <w:sz w:val="19"/>
              <w:szCs w:val="19"/>
            </w:rPr>
            <w:delText xml:space="preserve">WU </w:delText>
          </w:r>
        </w:del>
      </w:ins>
      <w:del w:id="328" w:author="Tim" w:date="2023-10-03T20:15:00Z">
        <w:r w:rsidR="00E015B4" w:rsidDel="00547B0D">
          <w:rPr>
            <w:rFonts w:ascii="Georgia" w:eastAsia="Times New Roman" w:hAnsi="Georgia" w:cs="Times New Roman"/>
            <w:sz w:val="19"/>
            <w:szCs w:val="19"/>
          </w:rPr>
          <w:delText xml:space="preserve">Wien </w:delText>
        </w:r>
        <w:r w:rsidR="00E015B4" w:rsidRPr="00E015B4" w:rsidDel="00547B0D">
          <w:rPr>
            <w:rFonts w:ascii="Georgia" w:eastAsia="Times New Roman" w:hAnsi="Georgia" w:cs="Times New Roman"/>
            <w:sz w:val="19"/>
            <w:szCs w:val="19"/>
          </w:rPr>
          <w:delText>mit Fachrichtung BWL fortsetze und</w:delText>
        </w:r>
      </w:del>
      <w:ins w:id="329" w:author="David Döbele" w:date="2023-09-26T20:22:00Z">
        <w:del w:id="330" w:author="Tim" w:date="2023-10-03T20:15:00Z">
          <w:r w:rsidR="00BD358A" w:rsidDel="00547B0D">
            <w:rPr>
              <w:rFonts w:ascii="Georgia" w:eastAsia="Times New Roman" w:hAnsi="Georgia" w:cs="Times New Roman"/>
              <w:sz w:val="19"/>
              <w:szCs w:val="19"/>
            </w:rPr>
            <w:delText>und konnte</w:delText>
          </w:r>
        </w:del>
      </w:ins>
      <w:del w:id="331" w:author="Tim" w:date="2023-10-03T20:15:00Z">
        <w:r w:rsidR="00E015B4" w:rsidRPr="00E015B4" w:rsidDel="00547B0D">
          <w:rPr>
            <w:rFonts w:ascii="Georgia" w:eastAsia="Times New Roman" w:hAnsi="Georgia" w:cs="Times New Roman"/>
            <w:sz w:val="19"/>
            <w:szCs w:val="19"/>
          </w:rPr>
          <w:delText xml:space="preserve"> bereits vor Studienwechsel Accounting Grundlagen im Audit Praktikum bei BDO erlernen</w:delText>
        </w:r>
      </w:del>
      <w:ins w:id="332" w:author="David Döbele" w:date="2023-09-26T20:22:00Z">
        <w:del w:id="333" w:author="Tim" w:date="2023-10-03T20:15:00Z">
          <w:r w:rsidR="00BD358A" w:rsidDel="00547B0D">
            <w:rPr>
              <w:rFonts w:ascii="Georgia" w:eastAsia="Times New Roman" w:hAnsi="Georgia" w:cs="Times New Roman"/>
              <w:sz w:val="19"/>
              <w:szCs w:val="19"/>
            </w:rPr>
            <w:delText>ein Audit-Praktikum be</w:delText>
          </w:r>
        </w:del>
      </w:ins>
      <w:ins w:id="334" w:author="David Döbele" w:date="2023-09-26T20:23:00Z">
        <w:del w:id="335" w:author="Tim" w:date="2023-10-03T20:15:00Z">
          <w:r w:rsidR="00BD358A" w:rsidDel="00547B0D">
            <w:rPr>
              <w:rFonts w:ascii="Georgia" w:eastAsia="Times New Roman" w:hAnsi="Georgia" w:cs="Times New Roman"/>
              <w:sz w:val="19"/>
              <w:szCs w:val="19"/>
            </w:rPr>
            <w:delText>i BDO absolvieren</w:delText>
          </w:r>
        </w:del>
      </w:ins>
      <w:del w:id="336" w:author="Tim" w:date="2023-10-03T20:15:00Z">
        <w:r w:rsidR="00E015B4" w:rsidRPr="00E015B4" w:rsidDel="00547B0D">
          <w:rPr>
            <w:rFonts w:ascii="Georgia" w:eastAsia="Times New Roman" w:hAnsi="Georgia" w:cs="Times New Roman"/>
            <w:sz w:val="19"/>
            <w:szCs w:val="19"/>
          </w:rPr>
          <w:delText xml:space="preserve"> konnte</w:delText>
        </w:r>
        <w:r w:rsidR="00E015B4" w:rsidDel="00547B0D">
          <w:rPr>
            <w:rFonts w:ascii="Georgia" w:eastAsia="Times New Roman" w:hAnsi="Georgia" w:cs="Times New Roman"/>
            <w:sz w:val="19"/>
            <w:szCs w:val="19"/>
          </w:rPr>
          <w:delText xml:space="preserve">, </w:delText>
        </w:r>
        <w:r w:rsidR="00E015B4" w:rsidRPr="00E015B4" w:rsidDel="00547B0D">
          <w:rPr>
            <w:rFonts w:ascii="Georgia" w:eastAsia="Times New Roman" w:hAnsi="Georgia" w:cs="Times New Roman"/>
            <w:sz w:val="19"/>
            <w:szCs w:val="19"/>
          </w:rPr>
          <w:delText>welches mir sehr zugesagt und meine Entscheidung erneut bestätigt hat.</w:delText>
        </w:r>
      </w:del>
    </w:p>
    <w:p w14:paraId="7EB70680" w14:textId="77777777" w:rsidR="00A1366F" w:rsidRDefault="00A1366F" w:rsidP="00E65B09">
      <w:pPr>
        <w:spacing w:after="0"/>
        <w:jc w:val="both"/>
        <w:rPr>
          <w:ins w:id="337" w:author="Tim" w:date="2023-10-03T20:27:00Z"/>
          <w:rFonts w:ascii="Georgia" w:hAnsi="Georgia"/>
          <w:sz w:val="19"/>
          <w:szCs w:val="19"/>
        </w:rPr>
      </w:pPr>
    </w:p>
    <w:p w14:paraId="7A395282" w14:textId="77777777" w:rsidR="00A91BD1" w:rsidRPr="00E015B4" w:rsidDel="00BD358A" w:rsidRDefault="00A91BD1" w:rsidP="00E65B09">
      <w:pPr>
        <w:spacing w:after="0"/>
        <w:jc w:val="both"/>
        <w:rPr>
          <w:del w:id="338" w:author="David Döbele" w:date="2023-09-26T20:23:00Z"/>
          <w:rFonts w:ascii="Georgia" w:hAnsi="Georgia" w:cs="Times New Roman"/>
          <w:sz w:val="19"/>
          <w:szCs w:val="19"/>
        </w:rPr>
      </w:pPr>
    </w:p>
    <w:p w14:paraId="041F328D" w14:textId="77777777" w:rsidR="00E65B09" w:rsidRPr="00E015B4" w:rsidRDefault="00E65B09" w:rsidP="00E65B09">
      <w:pPr>
        <w:spacing w:after="0"/>
        <w:jc w:val="both"/>
        <w:rPr>
          <w:rFonts w:ascii="Georgia" w:hAnsi="Georgia" w:cs="Times New Roman"/>
          <w:sz w:val="19"/>
          <w:szCs w:val="19"/>
        </w:rPr>
      </w:pPr>
    </w:p>
    <w:p w14:paraId="7CE40CEE" w14:textId="0765F3E8" w:rsidR="008110C9" w:rsidRPr="008110C9" w:rsidRDefault="008175D4" w:rsidP="008110C9">
      <w:pPr>
        <w:spacing w:after="0"/>
        <w:jc w:val="both"/>
        <w:rPr>
          <w:ins w:id="339" w:author="Tim" w:date="2023-10-03T22:14:00Z"/>
          <w:rFonts w:ascii="Georgia" w:hAnsi="Georgia" w:cs="Times New Roman"/>
          <w:sz w:val="19"/>
          <w:szCs w:val="19"/>
        </w:rPr>
      </w:pPr>
      <w:ins w:id="340" w:author="Tim" w:date="2023-10-03T21:46:00Z">
        <w:r w:rsidRPr="008175D4">
          <w:rPr>
            <w:rFonts w:ascii="Georgia" w:hAnsi="Georgia" w:cs="Times New Roman"/>
            <w:sz w:val="19"/>
            <w:szCs w:val="19"/>
          </w:rPr>
          <w:t>Um ein noch besseres Verständnis von Equity Research zu erlangen, scheint mir WUTIS ideal, da sie mit Ihrer Mission “</w:t>
        </w:r>
      </w:ins>
      <w:proofErr w:type="spellStart"/>
      <w:ins w:id="341" w:author="Tim" w:date="2023-10-03T21:47:00Z">
        <w:r>
          <w:rPr>
            <w:rFonts w:ascii="Georgia" w:hAnsi="Georgia" w:cs="Times New Roman"/>
            <w:sz w:val="19"/>
            <w:szCs w:val="19"/>
          </w:rPr>
          <w:t>C</w:t>
        </w:r>
      </w:ins>
      <w:ins w:id="342" w:author="Tim" w:date="2023-10-03T21:46:00Z">
        <w:r w:rsidRPr="008175D4">
          <w:rPr>
            <w:rFonts w:ascii="Georgia" w:hAnsi="Georgia" w:cs="Times New Roman"/>
            <w:sz w:val="19"/>
            <w:szCs w:val="19"/>
          </w:rPr>
          <w:t>ombining</w:t>
        </w:r>
        <w:proofErr w:type="spellEnd"/>
        <w:r w:rsidRPr="008175D4">
          <w:rPr>
            <w:rFonts w:ascii="Georgia" w:hAnsi="Georgia" w:cs="Times New Roman"/>
            <w:sz w:val="19"/>
            <w:szCs w:val="19"/>
          </w:rPr>
          <w:t xml:space="preserve"> </w:t>
        </w:r>
        <w:proofErr w:type="spellStart"/>
        <w:r w:rsidRPr="008175D4">
          <w:rPr>
            <w:rFonts w:ascii="Georgia" w:hAnsi="Georgia" w:cs="Times New Roman"/>
            <w:sz w:val="19"/>
            <w:szCs w:val="19"/>
          </w:rPr>
          <w:t>theory</w:t>
        </w:r>
        <w:proofErr w:type="spellEnd"/>
        <w:r w:rsidRPr="008175D4">
          <w:rPr>
            <w:rFonts w:ascii="Georgia" w:hAnsi="Georgia" w:cs="Times New Roman"/>
            <w:sz w:val="19"/>
            <w:szCs w:val="19"/>
          </w:rPr>
          <w:t xml:space="preserve"> </w:t>
        </w:r>
        <w:proofErr w:type="spellStart"/>
        <w:r w:rsidRPr="008175D4">
          <w:rPr>
            <w:rFonts w:ascii="Georgia" w:hAnsi="Georgia" w:cs="Times New Roman"/>
            <w:sz w:val="19"/>
            <w:szCs w:val="19"/>
          </w:rPr>
          <w:t>with</w:t>
        </w:r>
        <w:proofErr w:type="spellEnd"/>
        <w:r w:rsidRPr="008175D4">
          <w:rPr>
            <w:rFonts w:ascii="Georgia" w:hAnsi="Georgia" w:cs="Times New Roman"/>
            <w:sz w:val="19"/>
            <w:szCs w:val="19"/>
          </w:rPr>
          <w:t xml:space="preserve"> a </w:t>
        </w:r>
        <w:proofErr w:type="spellStart"/>
        <w:r w:rsidRPr="008175D4">
          <w:rPr>
            <w:rFonts w:ascii="Georgia" w:hAnsi="Georgia" w:cs="Times New Roman"/>
            <w:sz w:val="19"/>
            <w:szCs w:val="19"/>
          </w:rPr>
          <w:t>hands</w:t>
        </w:r>
        <w:proofErr w:type="spellEnd"/>
        <w:r w:rsidRPr="008175D4">
          <w:rPr>
            <w:rFonts w:ascii="Georgia" w:hAnsi="Georgia" w:cs="Times New Roman"/>
            <w:sz w:val="19"/>
            <w:szCs w:val="19"/>
          </w:rPr>
          <w:t xml:space="preserve">-on </w:t>
        </w:r>
        <w:proofErr w:type="spellStart"/>
        <w:r w:rsidRPr="008175D4">
          <w:rPr>
            <w:rFonts w:ascii="Georgia" w:hAnsi="Georgia" w:cs="Times New Roman"/>
            <w:sz w:val="19"/>
            <w:szCs w:val="19"/>
          </w:rPr>
          <w:t>approach</w:t>
        </w:r>
        <w:proofErr w:type="spellEnd"/>
        <w:r w:rsidRPr="008175D4">
          <w:rPr>
            <w:rFonts w:ascii="Georgia" w:hAnsi="Georgia" w:cs="Times New Roman"/>
            <w:sz w:val="19"/>
            <w:szCs w:val="19"/>
          </w:rPr>
          <w:t xml:space="preserve"> and real-</w:t>
        </w:r>
        <w:proofErr w:type="spellStart"/>
        <w:r w:rsidRPr="008175D4">
          <w:rPr>
            <w:rFonts w:ascii="Georgia" w:hAnsi="Georgia" w:cs="Times New Roman"/>
            <w:sz w:val="19"/>
            <w:szCs w:val="19"/>
          </w:rPr>
          <w:t>life</w:t>
        </w:r>
        <w:proofErr w:type="spellEnd"/>
        <w:r w:rsidRPr="008175D4">
          <w:rPr>
            <w:rFonts w:ascii="Georgia" w:hAnsi="Georgia" w:cs="Times New Roman"/>
            <w:sz w:val="19"/>
            <w:szCs w:val="19"/>
          </w:rPr>
          <w:t xml:space="preserve"> </w:t>
        </w:r>
        <w:proofErr w:type="spellStart"/>
        <w:r w:rsidRPr="008175D4">
          <w:rPr>
            <w:rFonts w:ascii="Georgia" w:hAnsi="Georgia" w:cs="Times New Roman"/>
            <w:sz w:val="19"/>
            <w:szCs w:val="19"/>
          </w:rPr>
          <w:t>work</w:t>
        </w:r>
        <w:proofErr w:type="spellEnd"/>
        <w:r w:rsidRPr="008175D4">
          <w:rPr>
            <w:rFonts w:ascii="Georgia" w:hAnsi="Georgia" w:cs="Times New Roman"/>
            <w:sz w:val="19"/>
            <w:szCs w:val="19"/>
          </w:rPr>
          <w:t xml:space="preserve"> </w:t>
        </w:r>
        <w:proofErr w:type="spellStart"/>
        <w:r w:rsidRPr="008175D4">
          <w:rPr>
            <w:rFonts w:ascii="Georgia" w:hAnsi="Georgia" w:cs="Times New Roman"/>
            <w:sz w:val="19"/>
            <w:szCs w:val="19"/>
          </w:rPr>
          <w:t>experience</w:t>
        </w:r>
        <w:proofErr w:type="spellEnd"/>
        <w:r w:rsidRPr="008175D4">
          <w:rPr>
            <w:rFonts w:ascii="Georgia" w:hAnsi="Georgia" w:cs="Times New Roman"/>
            <w:sz w:val="19"/>
            <w:szCs w:val="19"/>
          </w:rPr>
          <w:t>.” zum Großteil meine Lebensphilosophie beschreib</w:t>
        </w:r>
      </w:ins>
      <w:ins w:id="343" w:author="Tim" w:date="2023-10-03T21:48:00Z">
        <w:r>
          <w:rPr>
            <w:rFonts w:ascii="Georgia" w:hAnsi="Georgia" w:cs="Times New Roman"/>
            <w:sz w:val="19"/>
            <w:szCs w:val="19"/>
          </w:rPr>
          <w:t>en</w:t>
        </w:r>
      </w:ins>
      <w:ins w:id="344" w:author="Tim" w:date="2023-10-03T21:46:00Z">
        <w:r w:rsidRPr="008175D4">
          <w:rPr>
            <w:rFonts w:ascii="Georgia" w:hAnsi="Georgia" w:cs="Times New Roman"/>
            <w:sz w:val="19"/>
            <w:szCs w:val="19"/>
          </w:rPr>
          <w:t>.</w:t>
        </w:r>
      </w:ins>
      <w:ins w:id="345" w:author="Tim" w:date="2023-10-03T21:47:00Z">
        <w:r>
          <w:rPr>
            <w:rFonts w:ascii="Georgia" w:hAnsi="Georgia" w:cs="Times New Roman"/>
            <w:sz w:val="19"/>
            <w:szCs w:val="19"/>
          </w:rPr>
          <w:t xml:space="preserve"> </w:t>
        </w:r>
      </w:ins>
      <w:ins w:id="346" w:author="Tim" w:date="2023-10-03T21:46:00Z">
        <w:r w:rsidRPr="008175D4">
          <w:rPr>
            <w:rFonts w:ascii="Georgia" w:hAnsi="Georgia" w:cs="Times New Roman"/>
            <w:sz w:val="19"/>
            <w:szCs w:val="19"/>
          </w:rPr>
          <w:t xml:space="preserve">Im Gespräch mit ihrer </w:t>
        </w:r>
      </w:ins>
      <w:ins w:id="347" w:author="Tim" w:date="2023-10-03T21:48:00Z">
        <w:r>
          <w:rPr>
            <w:rFonts w:ascii="Georgia" w:hAnsi="Georgia" w:cs="Times New Roman"/>
            <w:sz w:val="19"/>
            <w:szCs w:val="19"/>
          </w:rPr>
          <w:t>e</w:t>
        </w:r>
      </w:ins>
      <w:ins w:id="348" w:author="Tim" w:date="2023-10-03T21:46:00Z">
        <w:r w:rsidRPr="008175D4">
          <w:rPr>
            <w:rFonts w:ascii="Georgia" w:hAnsi="Georgia" w:cs="Times New Roman"/>
            <w:sz w:val="19"/>
            <w:szCs w:val="19"/>
          </w:rPr>
          <w:t xml:space="preserve">hemaligem Head </w:t>
        </w:r>
        <w:proofErr w:type="spellStart"/>
        <w:r w:rsidRPr="008175D4">
          <w:rPr>
            <w:rFonts w:ascii="Georgia" w:hAnsi="Georgia" w:cs="Times New Roman"/>
            <w:sz w:val="19"/>
            <w:szCs w:val="19"/>
          </w:rPr>
          <w:t>of</w:t>
        </w:r>
        <w:proofErr w:type="spellEnd"/>
        <w:r w:rsidRPr="008175D4">
          <w:rPr>
            <w:rFonts w:ascii="Georgia" w:hAnsi="Georgia" w:cs="Times New Roman"/>
            <w:sz w:val="19"/>
            <w:szCs w:val="19"/>
          </w:rPr>
          <w:t xml:space="preserve"> Equity Research Kristina </w:t>
        </w:r>
        <w:proofErr w:type="spellStart"/>
        <w:r w:rsidRPr="008175D4">
          <w:rPr>
            <w:rFonts w:ascii="Georgia" w:hAnsi="Georgia" w:cs="Times New Roman"/>
            <w:sz w:val="19"/>
            <w:szCs w:val="19"/>
          </w:rPr>
          <w:t>Jakubec</w:t>
        </w:r>
        <w:proofErr w:type="spellEnd"/>
        <w:r w:rsidRPr="008175D4">
          <w:rPr>
            <w:rFonts w:ascii="Georgia" w:hAnsi="Georgia" w:cs="Times New Roman"/>
            <w:sz w:val="19"/>
            <w:szCs w:val="19"/>
          </w:rPr>
          <w:t xml:space="preserve">, wurde deutlich das die Arbeit </w:t>
        </w:r>
      </w:ins>
      <w:ins w:id="349" w:author="Tim" w:date="2023-10-03T21:48:00Z">
        <w:r>
          <w:rPr>
            <w:rFonts w:ascii="Georgia" w:hAnsi="Georgia" w:cs="Times New Roman"/>
            <w:sz w:val="19"/>
            <w:szCs w:val="19"/>
          </w:rPr>
          <w:t>und</w:t>
        </w:r>
      </w:ins>
      <w:ins w:id="350" w:author="Tim" w:date="2023-10-03T21:46:00Z">
        <w:r w:rsidRPr="008175D4">
          <w:rPr>
            <w:rFonts w:ascii="Georgia" w:hAnsi="Georgia" w:cs="Times New Roman"/>
            <w:sz w:val="19"/>
            <w:szCs w:val="19"/>
          </w:rPr>
          <w:t xml:space="preserve"> Workshops in der Equity Research Division die perfekte Vorbereitung für den Arbeitsalltag im </w:t>
        </w:r>
        <w:proofErr w:type="spellStart"/>
        <w:r w:rsidRPr="008175D4">
          <w:rPr>
            <w:rFonts w:ascii="Georgia" w:hAnsi="Georgia" w:cs="Times New Roman"/>
            <w:sz w:val="19"/>
            <w:szCs w:val="19"/>
          </w:rPr>
          <w:t>Coorporate</w:t>
        </w:r>
        <w:proofErr w:type="spellEnd"/>
        <w:r w:rsidRPr="008175D4">
          <w:rPr>
            <w:rFonts w:ascii="Georgia" w:hAnsi="Georgia" w:cs="Times New Roman"/>
            <w:sz w:val="19"/>
            <w:szCs w:val="19"/>
          </w:rPr>
          <w:t xml:space="preserve"> Finance und Consulting darstellen.</w:t>
        </w:r>
      </w:ins>
      <w:ins w:id="351" w:author="Tim" w:date="2023-10-03T21:55:00Z">
        <w:r w:rsidR="00D02099">
          <w:rPr>
            <w:rFonts w:ascii="Georgia" w:hAnsi="Georgia" w:cs="Times New Roman"/>
            <w:sz w:val="19"/>
            <w:szCs w:val="19"/>
          </w:rPr>
          <w:t xml:space="preserve"> </w:t>
        </w:r>
      </w:ins>
      <w:ins w:id="352" w:author="Tim" w:date="2023-10-03T21:56:00Z">
        <w:r w:rsidR="00D02099" w:rsidRPr="00D02099">
          <w:rPr>
            <w:rFonts w:ascii="Georgia" w:hAnsi="Georgia" w:cs="Times New Roman"/>
            <w:sz w:val="19"/>
            <w:szCs w:val="19"/>
          </w:rPr>
          <w:t xml:space="preserve">Und mir </w:t>
        </w:r>
        <w:r w:rsidR="00D02099">
          <w:rPr>
            <w:rFonts w:ascii="Georgia" w:hAnsi="Georgia" w:cs="Times New Roman"/>
            <w:sz w:val="19"/>
            <w:szCs w:val="19"/>
          </w:rPr>
          <w:t xml:space="preserve">daher </w:t>
        </w:r>
        <w:r w:rsidR="00D02099" w:rsidRPr="00D02099">
          <w:rPr>
            <w:rFonts w:ascii="Georgia" w:hAnsi="Georgia" w:cs="Times New Roman"/>
            <w:sz w:val="19"/>
            <w:szCs w:val="19"/>
          </w:rPr>
          <w:t xml:space="preserve">wärmstens </w:t>
        </w:r>
      </w:ins>
      <w:ins w:id="353" w:author="Tim" w:date="2023-10-03T21:58:00Z">
        <w:r w:rsidR="008110C9">
          <w:rPr>
            <w:rFonts w:ascii="Georgia" w:hAnsi="Georgia" w:cs="Times New Roman"/>
            <w:sz w:val="19"/>
            <w:szCs w:val="19"/>
          </w:rPr>
          <w:t>e</w:t>
        </w:r>
      </w:ins>
      <w:ins w:id="354" w:author="Tim" w:date="2023-10-03T21:56:00Z">
        <w:r w:rsidR="00D02099" w:rsidRPr="00D02099">
          <w:rPr>
            <w:rFonts w:ascii="Georgia" w:hAnsi="Georgia" w:cs="Times New Roman"/>
            <w:sz w:val="19"/>
            <w:szCs w:val="19"/>
          </w:rPr>
          <w:t>mpfohlen</w:t>
        </w:r>
      </w:ins>
      <w:ins w:id="355" w:author="Tim" w:date="2023-10-03T21:57:00Z">
        <w:r w:rsidR="00D02099">
          <w:rPr>
            <w:rFonts w:ascii="Georgia" w:hAnsi="Georgia" w:cs="Times New Roman"/>
            <w:sz w:val="19"/>
            <w:szCs w:val="19"/>
          </w:rPr>
          <w:t xml:space="preserve"> </w:t>
        </w:r>
      </w:ins>
      <w:ins w:id="356" w:author="Tim" w:date="2023-10-03T21:56:00Z">
        <w:r w:rsidR="00D02099" w:rsidRPr="00D02099">
          <w:rPr>
            <w:rFonts w:ascii="Georgia" w:hAnsi="Georgia" w:cs="Times New Roman"/>
            <w:sz w:val="19"/>
            <w:szCs w:val="19"/>
          </w:rPr>
          <w:t xml:space="preserve">für einige Semester </w:t>
        </w:r>
      </w:ins>
      <w:ins w:id="357" w:author="Tim" w:date="2023-10-03T21:57:00Z">
        <w:r w:rsidR="00D02099">
          <w:rPr>
            <w:rFonts w:ascii="Georgia" w:hAnsi="Georgia" w:cs="Times New Roman"/>
            <w:sz w:val="19"/>
            <w:szCs w:val="19"/>
          </w:rPr>
          <w:t>Mitglied</w:t>
        </w:r>
      </w:ins>
      <w:ins w:id="358" w:author="Tim" w:date="2023-10-03T21:56:00Z">
        <w:r w:rsidR="00D02099" w:rsidRPr="00D02099">
          <w:rPr>
            <w:rFonts w:ascii="Georgia" w:hAnsi="Georgia" w:cs="Times New Roman"/>
            <w:sz w:val="19"/>
            <w:szCs w:val="19"/>
          </w:rPr>
          <w:t xml:space="preserve"> von </w:t>
        </w:r>
        <w:proofErr w:type="spellStart"/>
        <w:r w:rsidR="00D02099" w:rsidRPr="00D02099">
          <w:rPr>
            <w:rFonts w:ascii="Georgia" w:hAnsi="Georgia" w:cs="Times New Roman"/>
            <w:sz w:val="19"/>
            <w:szCs w:val="19"/>
          </w:rPr>
          <w:t>Wutis</w:t>
        </w:r>
        <w:proofErr w:type="spellEnd"/>
        <w:r w:rsidR="00D02099" w:rsidRPr="00D02099">
          <w:rPr>
            <w:rFonts w:ascii="Georgia" w:hAnsi="Georgia" w:cs="Times New Roman"/>
            <w:sz w:val="19"/>
            <w:szCs w:val="19"/>
          </w:rPr>
          <w:t xml:space="preserve"> zu werden</w:t>
        </w:r>
      </w:ins>
      <w:ins w:id="359" w:author="Tim" w:date="2023-10-03T21:57:00Z">
        <w:r w:rsidR="00D02099">
          <w:rPr>
            <w:rFonts w:ascii="Georgia" w:hAnsi="Georgia" w:cs="Times New Roman"/>
            <w:sz w:val="19"/>
            <w:szCs w:val="19"/>
          </w:rPr>
          <w:t>,</w:t>
        </w:r>
      </w:ins>
      <w:ins w:id="360" w:author="Tim" w:date="2023-10-03T21:56:00Z">
        <w:r w:rsidR="00D02099" w:rsidRPr="00D02099">
          <w:rPr>
            <w:rFonts w:ascii="Georgia" w:hAnsi="Georgia" w:cs="Times New Roman"/>
            <w:sz w:val="19"/>
            <w:szCs w:val="19"/>
          </w:rPr>
          <w:t xml:space="preserve"> </w:t>
        </w:r>
      </w:ins>
      <w:ins w:id="361" w:author="Tim" w:date="2023-10-03T21:57:00Z">
        <w:r w:rsidR="00D02099">
          <w:rPr>
            <w:rFonts w:ascii="Georgia" w:hAnsi="Georgia" w:cs="Times New Roman"/>
            <w:sz w:val="19"/>
            <w:szCs w:val="19"/>
          </w:rPr>
          <w:t>sollte</w:t>
        </w:r>
      </w:ins>
      <w:ins w:id="362" w:author="Tim" w:date="2023-10-03T21:56:00Z">
        <w:r w:rsidR="00D02099" w:rsidRPr="00D02099">
          <w:rPr>
            <w:rFonts w:ascii="Georgia" w:hAnsi="Georgia" w:cs="Times New Roman"/>
            <w:sz w:val="19"/>
            <w:szCs w:val="19"/>
          </w:rPr>
          <w:t xml:space="preserve"> ich</w:t>
        </w:r>
        <w:r w:rsidR="00D02099">
          <w:rPr>
            <w:rFonts w:ascii="Georgia" w:hAnsi="Georgia" w:cs="Times New Roman"/>
            <w:sz w:val="19"/>
            <w:szCs w:val="19"/>
          </w:rPr>
          <w:t xml:space="preserve"> e</w:t>
        </w:r>
        <w:r w:rsidR="00D02099" w:rsidRPr="00D02099">
          <w:rPr>
            <w:rFonts w:ascii="Georgia" w:hAnsi="Georgia" w:cs="Times New Roman"/>
            <w:sz w:val="19"/>
            <w:szCs w:val="19"/>
          </w:rPr>
          <w:t>ine Karriere in der Finanzbranche</w:t>
        </w:r>
      </w:ins>
      <w:ins w:id="363" w:author="Tim" w:date="2023-10-03T21:57:00Z">
        <w:r w:rsidR="00D02099">
          <w:rPr>
            <w:rFonts w:ascii="Georgia" w:hAnsi="Georgia" w:cs="Times New Roman"/>
            <w:sz w:val="19"/>
            <w:szCs w:val="19"/>
          </w:rPr>
          <w:t xml:space="preserve"> a</w:t>
        </w:r>
      </w:ins>
      <w:ins w:id="364" w:author="Tim" w:date="2023-10-03T21:56:00Z">
        <w:r w:rsidR="00D02099" w:rsidRPr="00D02099">
          <w:rPr>
            <w:rFonts w:ascii="Georgia" w:hAnsi="Georgia" w:cs="Times New Roman"/>
            <w:sz w:val="19"/>
            <w:szCs w:val="19"/>
          </w:rPr>
          <w:t>nstrebe</w:t>
        </w:r>
      </w:ins>
      <w:ins w:id="365" w:author="Tim" w:date="2023-10-03T22:06:00Z">
        <w:r w:rsidR="008110C9">
          <w:rPr>
            <w:rFonts w:ascii="Georgia" w:hAnsi="Georgia" w:cs="Times New Roman"/>
            <w:sz w:val="19"/>
            <w:szCs w:val="19"/>
          </w:rPr>
          <w:t>n</w:t>
        </w:r>
      </w:ins>
      <w:ins w:id="366" w:author="Tim" w:date="2023-10-03T21:57:00Z">
        <w:r w:rsidR="00D02099">
          <w:rPr>
            <w:rFonts w:ascii="Georgia" w:hAnsi="Georgia" w:cs="Times New Roman"/>
            <w:sz w:val="19"/>
            <w:szCs w:val="19"/>
          </w:rPr>
          <w:t xml:space="preserve">. </w:t>
        </w:r>
      </w:ins>
      <w:ins w:id="367" w:author="Tim" w:date="2023-10-03T22:14:00Z">
        <w:r w:rsidR="008110C9" w:rsidRPr="008110C9">
          <w:rPr>
            <w:rFonts w:ascii="Georgia" w:hAnsi="Georgia" w:cs="Times New Roman"/>
            <w:sz w:val="19"/>
            <w:szCs w:val="19"/>
          </w:rPr>
          <w:t>Ich selbst habe durch meine Arbeit in</w:t>
        </w:r>
        <w:r w:rsidR="008110C9">
          <w:rPr>
            <w:rFonts w:ascii="Georgia" w:hAnsi="Georgia" w:cs="Times New Roman"/>
            <w:sz w:val="19"/>
            <w:szCs w:val="19"/>
          </w:rPr>
          <w:t xml:space="preserve"> </w:t>
        </w:r>
        <w:r w:rsidR="008110C9" w:rsidRPr="008110C9">
          <w:rPr>
            <w:rFonts w:ascii="Georgia" w:hAnsi="Georgia" w:cs="Times New Roman"/>
            <w:sz w:val="19"/>
            <w:szCs w:val="19"/>
          </w:rPr>
          <w:t xml:space="preserve">der Marketing-Beratung gemerkt, dass ein einem Team jeder einzelne Mitarbeiter für den erfolgreichen Abschluss von Projekten </w:t>
        </w:r>
        <w:r w:rsidR="008110C9">
          <w:rPr>
            <w:rFonts w:ascii="Georgia" w:hAnsi="Georgia" w:cs="Times New Roman"/>
            <w:sz w:val="19"/>
            <w:szCs w:val="19"/>
          </w:rPr>
          <w:t>und</w:t>
        </w:r>
      </w:ins>
    </w:p>
    <w:p w14:paraId="3BE2FF4C" w14:textId="0182A2A0" w:rsidR="00E65B09" w:rsidDel="008175D4" w:rsidRDefault="008110C9" w:rsidP="008110C9">
      <w:pPr>
        <w:spacing w:after="0"/>
        <w:jc w:val="both"/>
        <w:rPr>
          <w:del w:id="368" w:author="Tim" w:date="2023-10-03T20:38:00Z"/>
          <w:rFonts w:ascii="Georgia" w:hAnsi="Georgia" w:cs="Times New Roman"/>
          <w:sz w:val="19"/>
          <w:szCs w:val="19"/>
        </w:rPr>
      </w:pPr>
      <w:ins w:id="369" w:author="Tim" w:date="2023-10-03T22:14:00Z">
        <w:r w:rsidRPr="008110C9">
          <w:rPr>
            <w:rFonts w:ascii="Georgia" w:hAnsi="Georgia" w:cs="Times New Roman"/>
            <w:sz w:val="19"/>
            <w:szCs w:val="19"/>
          </w:rPr>
          <w:t>essenziell für den konstante Erfolg eines Unternehmens ist</w:t>
        </w:r>
        <w:r>
          <w:rPr>
            <w:rFonts w:ascii="Georgia" w:hAnsi="Georgia" w:cs="Times New Roman"/>
            <w:sz w:val="19"/>
            <w:szCs w:val="19"/>
          </w:rPr>
          <w:t xml:space="preserve">. </w:t>
        </w:r>
      </w:ins>
      <w:ins w:id="370" w:author="Tim" w:date="2023-10-03T22:16:00Z">
        <w:r w:rsidRPr="008110C9">
          <w:rPr>
            <w:rFonts w:ascii="Georgia" w:hAnsi="Georgia" w:cs="Times New Roman"/>
            <w:sz w:val="19"/>
            <w:szCs w:val="19"/>
          </w:rPr>
          <w:t>Daher finde ich es sehr bemerkenswert das WUTIS ihren Mitgliedern</w:t>
        </w:r>
      </w:ins>
      <w:ins w:id="371" w:author="Tim" w:date="2023-10-03T22:18:00Z">
        <w:r w:rsidR="00DF1B2C">
          <w:rPr>
            <w:rFonts w:ascii="Georgia" w:hAnsi="Georgia" w:cs="Times New Roman"/>
            <w:sz w:val="19"/>
            <w:szCs w:val="19"/>
          </w:rPr>
          <w:t xml:space="preserve"> ermöglicht</w:t>
        </w:r>
      </w:ins>
      <w:ins w:id="372" w:author="Tim" w:date="2023-10-03T22:16:00Z">
        <w:r w:rsidRPr="008110C9">
          <w:rPr>
            <w:rFonts w:ascii="Georgia" w:hAnsi="Georgia" w:cs="Times New Roman"/>
            <w:sz w:val="19"/>
            <w:szCs w:val="19"/>
          </w:rPr>
          <w:t xml:space="preserve"> mit Workshops</w:t>
        </w:r>
      </w:ins>
      <w:ins w:id="373" w:author="Tim" w:date="2023-10-03T22:19:00Z">
        <w:r w:rsidR="00DF1B2C">
          <w:rPr>
            <w:rFonts w:ascii="Georgia" w:hAnsi="Georgia" w:cs="Times New Roman"/>
            <w:sz w:val="19"/>
            <w:szCs w:val="19"/>
          </w:rPr>
          <w:t xml:space="preserve"> </w:t>
        </w:r>
      </w:ins>
      <w:ins w:id="374" w:author="Tim" w:date="2023-10-03T22:16:00Z">
        <w:r w:rsidRPr="008110C9">
          <w:rPr>
            <w:rFonts w:ascii="Georgia" w:hAnsi="Georgia" w:cs="Times New Roman"/>
            <w:sz w:val="19"/>
            <w:szCs w:val="19"/>
          </w:rPr>
          <w:t>renommierte</w:t>
        </w:r>
      </w:ins>
      <w:ins w:id="375" w:author="Tim" w:date="2023-10-03T22:19:00Z">
        <w:r w:rsidR="00DF1B2C">
          <w:rPr>
            <w:rFonts w:ascii="Georgia" w:hAnsi="Georgia" w:cs="Times New Roman"/>
            <w:sz w:val="19"/>
            <w:szCs w:val="19"/>
          </w:rPr>
          <w:t>r</w:t>
        </w:r>
      </w:ins>
      <w:ins w:id="376" w:author="Tim" w:date="2023-10-03T22:16:00Z">
        <w:r w:rsidRPr="008110C9">
          <w:rPr>
            <w:rFonts w:ascii="Georgia" w:hAnsi="Georgia" w:cs="Times New Roman"/>
            <w:sz w:val="19"/>
            <w:szCs w:val="19"/>
          </w:rPr>
          <w:t xml:space="preserve"> Partnerunternehmen, Case Studies und Praktikumsmöglichkeiten sich fachliche und persönlich </w:t>
        </w:r>
        <w:proofErr w:type="gramStart"/>
        <w:r w:rsidRPr="008110C9">
          <w:rPr>
            <w:rFonts w:ascii="Georgia" w:hAnsi="Georgia" w:cs="Times New Roman"/>
            <w:sz w:val="19"/>
            <w:szCs w:val="19"/>
          </w:rPr>
          <w:t>weiter zu entwickeln</w:t>
        </w:r>
      </w:ins>
      <w:proofErr w:type="gramEnd"/>
      <w:ins w:id="377" w:author="Tim" w:date="2023-10-03T22:17:00Z">
        <w:r>
          <w:rPr>
            <w:rFonts w:ascii="Georgia" w:hAnsi="Georgia" w:cs="Times New Roman"/>
            <w:sz w:val="19"/>
            <w:szCs w:val="19"/>
          </w:rPr>
          <w:t xml:space="preserve">. </w:t>
        </w:r>
      </w:ins>
      <w:ins w:id="378" w:author="Tim" w:date="2023-10-03T21:46:00Z">
        <w:r w:rsidR="008175D4" w:rsidRPr="008175D4">
          <w:rPr>
            <w:rFonts w:ascii="Georgia" w:hAnsi="Georgia" w:cs="Times New Roman"/>
            <w:sz w:val="19"/>
            <w:szCs w:val="19"/>
          </w:rPr>
          <w:t>Ebenfalls sehr bemerkenswert finde ich die große Variation an Sektoren analysierter Unternehmen.</w:t>
        </w:r>
      </w:ins>
      <w:ins w:id="379" w:author="Tim" w:date="2023-10-03T21:49:00Z">
        <w:r w:rsidR="008175D4">
          <w:rPr>
            <w:rFonts w:ascii="Georgia" w:hAnsi="Georgia" w:cs="Times New Roman"/>
            <w:sz w:val="19"/>
            <w:szCs w:val="19"/>
          </w:rPr>
          <w:t xml:space="preserve"> </w:t>
        </w:r>
      </w:ins>
      <w:ins w:id="380" w:author="Tim" w:date="2023-10-03T21:46:00Z">
        <w:r w:rsidR="008175D4" w:rsidRPr="008175D4">
          <w:rPr>
            <w:rFonts w:ascii="Georgia" w:hAnsi="Georgia" w:cs="Times New Roman"/>
            <w:sz w:val="19"/>
            <w:szCs w:val="19"/>
          </w:rPr>
          <w:t xml:space="preserve">Als besonders interessant erachte ich den Winner Pitch zu </w:t>
        </w:r>
        <w:proofErr w:type="spellStart"/>
        <w:r w:rsidR="008175D4" w:rsidRPr="008175D4">
          <w:rPr>
            <w:rFonts w:ascii="Georgia" w:hAnsi="Georgia" w:cs="Times New Roman"/>
            <w:sz w:val="19"/>
            <w:szCs w:val="19"/>
          </w:rPr>
          <w:t>SolarEdge</w:t>
        </w:r>
        <w:proofErr w:type="spellEnd"/>
        <w:r w:rsidR="008175D4" w:rsidRPr="008175D4">
          <w:rPr>
            <w:rFonts w:ascii="Georgia" w:hAnsi="Georgia" w:cs="Times New Roman"/>
            <w:sz w:val="19"/>
            <w:szCs w:val="19"/>
          </w:rPr>
          <w:t xml:space="preserve"> im WS 21/22, da ich selbst eine Analyse für den PV- und CO2 Markt seit 2 Jahren angesetzt habe.</w:t>
        </w:r>
      </w:ins>
      <w:commentRangeStart w:id="381"/>
      <w:ins w:id="382" w:author="Tim" w:date="2023-10-03T22:20:00Z">
        <w:r w:rsidR="00DF1B2C">
          <w:rPr>
            <w:rFonts w:ascii="Georgia" w:hAnsi="Georgia" w:cs="Times New Roman"/>
            <w:sz w:val="19"/>
            <w:szCs w:val="19"/>
          </w:rPr>
          <w:t xml:space="preserve">  </w:t>
        </w:r>
        <w:commentRangeEnd w:id="381"/>
        <w:r w:rsidR="00DF1B2C">
          <w:rPr>
            <w:rStyle w:val="Kommentarzeichen"/>
            <w:rFonts w:eastAsia="Times New Roman"/>
          </w:rPr>
          <w:commentReference w:id="381"/>
        </w:r>
      </w:ins>
      <w:commentRangeStart w:id="383"/>
      <w:del w:id="384" w:author="Tim" w:date="2023-10-03T20:38:00Z">
        <w:r w:rsidR="00E65B09" w:rsidRPr="00E015B4" w:rsidDel="00FF2BDD">
          <w:rPr>
            <w:rFonts w:ascii="Georgia" w:hAnsi="Georgia" w:cs="Times New Roman"/>
            <w:sz w:val="19"/>
            <w:szCs w:val="19"/>
          </w:rPr>
          <w:delText>Dritter Absatz</w:delText>
        </w:r>
      </w:del>
    </w:p>
    <w:commentRangeEnd w:id="383"/>
    <w:p w14:paraId="505D4970" w14:textId="77777777" w:rsidR="008175D4" w:rsidRPr="00E015B4" w:rsidRDefault="00DF1B2C" w:rsidP="008175D4">
      <w:pPr>
        <w:spacing w:after="0"/>
        <w:jc w:val="both"/>
        <w:rPr>
          <w:ins w:id="385" w:author="Tim" w:date="2023-10-03T21:47:00Z"/>
          <w:rFonts w:ascii="Georgia" w:hAnsi="Georgia" w:cs="Times New Roman"/>
          <w:sz w:val="19"/>
          <w:szCs w:val="19"/>
        </w:rPr>
      </w:pPr>
      <w:r>
        <w:rPr>
          <w:rStyle w:val="Kommentarzeichen"/>
          <w:rFonts w:eastAsia="Times New Roman"/>
        </w:rPr>
        <w:commentReference w:id="383"/>
      </w:r>
    </w:p>
    <w:p w14:paraId="0E68E9AB" w14:textId="58B5A214" w:rsidR="00E65B09" w:rsidRPr="00E015B4" w:rsidDel="00D41140" w:rsidRDefault="00E65B09">
      <w:pPr>
        <w:spacing w:after="0"/>
        <w:jc w:val="both"/>
        <w:rPr>
          <w:del w:id="386" w:author="Tim" w:date="2023-10-03T21:09:00Z"/>
          <w:rFonts w:ascii="Georgia" w:hAnsi="Georgia" w:cs="Times New Roman"/>
          <w:sz w:val="19"/>
          <w:szCs w:val="19"/>
        </w:rPr>
      </w:pPr>
      <w:del w:id="387" w:author="Tim" w:date="2023-10-03T21:09:00Z">
        <w:r w:rsidRPr="00E015B4" w:rsidDel="00D41140">
          <w:rPr>
            <w:rFonts w:ascii="Georgia" w:hAnsi="Georgia" w:cs="Times New Roman"/>
            <w:sz w:val="19"/>
            <w:szCs w:val="19"/>
          </w:rPr>
          <w:delText>Dritter Absatz</w:delText>
        </w:r>
      </w:del>
    </w:p>
    <w:p w14:paraId="69D8FD8A" w14:textId="1B4A0087" w:rsidR="00E65B09" w:rsidRPr="00E015B4" w:rsidDel="008175D4" w:rsidRDefault="00E65B09" w:rsidP="00D41140">
      <w:pPr>
        <w:spacing w:after="0"/>
        <w:jc w:val="both"/>
        <w:rPr>
          <w:del w:id="388" w:author="Tim" w:date="2023-10-03T21:46:00Z"/>
          <w:rFonts w:ascii="Georgia" w:hAnsi="Georgia" w:cs="Times New Roman"/>
          <w:sz w:val="19"/>
          <w:szCs w:val="19"/>
        </w:rPr>
      </w:pPr>
      <w:del w:id="389" w:author="Tim" w:date="2023-10-03T21:46:00Z">
        <w:r w:rsidRPr="00E015B4" w:rsidDel="008175D4">
          <w:rPr>
            <w:rFonts w:ascii="Georgia" w:hAnsi="Georgia" w:cs="Times New Roman"/>
            <w:sz w:val="19"/>
            <w:szCs w:val="19"/>
          </w:rPr>
          <w:delText>Dritter Absatz</w:delText>
        </w:r>
      </w:del>
    </w:p>
    <w:p w14:paraId="44838EB8" w14:textId="686E3705" w:rsidR="00E65B09" w:rsidRPr="00E015B4" w:rsidDel="008175D4" w:rsidRDefault="00E65B09" w:rsidP="00E65B09">
      <w:pPr>
        <w:spacing w:after="0"/>
        <w:jc w:val="both"/>
        <w:rPr>
          <w:del w:id="390" w:author="Tim" w:date="2023-10-03T21:46:00Z"/>
          <w:rFonts w:ascii="Georgia" w:hAnsi="Georgia" w:cs="Times New Roman"/>
          <w:sz w:val="19"/>
          <w:szCs w:val="19"/>
        </w:rPr>
      </w:pPr>
      <w:del w:id="391" w:author="Tim" w:date="2023-10-03T21:46:00Z">
        <w:r w:rsidRPr="00E015B4" w:rsidDel="008175D4">
          <w:rPr>
            <w:rFonts w:ascii="Georgia" w:hAnsi="Georgia" w:cs="Times New Roman"/>
            <w:sz w:val="19"/>
            <w:szCs w:val="19"/>
          </w:rPr>
          <w:delText>Dritter Absatz</w:delText>
        </w:r>
      </w:del>
    </w:p>
    <w:p w14:paraId="0606FECA" w14:textId="5ED0560A" w:rsidR="00E65B09" w:rsidRPr="00E015B4" w:rsidDel="008175D4" w:rsidRDefault="00E65B09" w:rsidP="00E65B09">
      <w:pPr>
        <w:spacing w:after="0"/>
        <w:jc w:val="both"/>
        <w:rPr>
          <w:del w:id="392" w:author="Tim" w:date="2023-10-03T21:46:00Z"/>
          <w:rFonts w:ascii="Georgia" w:hAnsi="Georgia" w:cs="Times New Roman"/>
          <w:sz w:val="19"/>
          <w:szCs w:val="19"/>
        </w:rPr>
      </w:pPr>
      <w:del w:id="393" w:author="Tim" w:date="2023-10-03T21:46:00Z">
        <w:r w:rsidRPr="00E015B4" w:rsidDel="008175D4">
          <w:rPr>
            <w:rFonts w:ascii="Georgia" w:hAnsi="Georgia" w:cs="Times New Roman"/>
            <w:sz w:val="19"/>
            <w:szCs w:val="19"/>
          </w:rPr>
          <w:delText>Dritter Absatz</w:delText>
        </w:r>
      </w:del>
    </w:p>
    <w:p w14:paraId="55694BF8" w14:textId="7C85A426" w:rsidR="00E65B09" w:rsidRPr="00E015B4" w:rsidDel="008175D4" w:rsidRDefault="00E65B09" w:rsidP="00E65B09">
      <w:pPr>
        <w:spacing w:after="0"/>
        <w:jc w:val="both"/>
        <w:rPr>
          <w:del w:id="394" w:author="Tim" w:date="2023-10-03T21:46:00Z"/>
          <w:rFonts w:ascii="Georgia" w:hAnsi="Georgia" w:cs="Times New Roman"/>
          <w:sz w:val="19"/>
          <w:szCs w:val="19"/>
        </w:rPr>
      </w:pPr>
      <w:del w:id="395" w:author="Tim" w:date="2023-10-03T21:46:00Z">
        <w:r w:rsidRPr="00E015B4" w:rsidDel="008175D4">
          <w:rPr>
            <w:rFonts w:ascii="Georgia" w:hAnsi="Georgia" w:cs="Times New Roman"/>
            <w:sz w:val="19"/>
            <w:szCs w:val="19"/>
          </w:rPr>
          <w:delText>Dritter Absatz</w:delText>
        </w:r>
      </w:del>
    </w:p>
    <w:p w14:paraId="439458F6" w14:textId="03EEF956" w:rsidR="00E65B09" w:rsidRPr="00E015B4" w:rsidDel="008175D4" w:rsidRDefault="00E65B09" w:rsidP="00E65B09">
      <w:pPr>
        <w:spacing w:after="0"/>
        <w:jc w:val="both"/>
        <w:rPr>
          <w:del w:id="396" w:author="Tim" w:date="2023-10-03T21:46:00Z"/>
          <w:rFonts w:ascii="Georgia" w:hAnsi="Georgia" w:cs="Times New Roman"/>
          <w:sz w:val="19"/>
          <w:szCs w:val="19"/>
        </w:rPr>
      </w:pPr>
      <w:del w:id="397" w:author="Tim" w:date="2023-10-03T21:46:00Z">
        <w:r w:rsidRPr="00E015B4" w:rsidDel="008175D4">
          <w:rPr>
            <w:rFonts w:ascii="Georgia" w:hAnsi="Georgia" w:cs="Times New Roman"/>
            <w:sz w:val="19"/>
            <w:szCs w:val="19"/>
          </w:rPr>
          <w:delText>Dritter Absatz</w:delText>
        </w:r>
      </w:del>
    </w:p>
    <w:p w14:paraId="2D25B67A" w14:textId="0CBDF18B" w:rsidR="00E65B09" w:rsidRPr="00E015B4" w:rsidDel="008175D4" w:rsidRDefault="00E65B09" w:rsidP="00E65B09">
      <w:pPr>
        <w:spacing w:after="0"/>
        <w:jc w:val="both"/>
        <w:rPr>
          <w:del w:id="398" w:author="Tim" w:date="2023-10-03T21:46:00Z"/>
          <w:rFonts w:ascii="Georgia" w:hAnsi="Georgia" w:cs="Times New Roman"/>
          <w:sz w:val="19"/>
          <w:szCs w:val="19"/>
        </w:rPr>
      </w:pPr>
      <w:del w:id="399" w:author="Tim" w:date="2023-10-03T21:46:00Z">
        <w:r w:rsidRPr="00E015B4" w:rsidDel="008175D4">
          <w:rPr>
            <w:rFonts w:ascii="Georgia" w:hAnsi="Georgia" w:cs="Times New Roman"/>
            <w:sz w:val="19"/>
            <w:szCs w:val="19"/>
          </w:rPr>
          <w:delText>Dritter Absatz</w:delText>
        </w:r>
      </w:del>
    </w:p>
    <w:p w14:paraId="1AD62962" w14:textId="7BCCD95E" w:rsidR="00E65B09" w:rsidRPr="00E015B4" w:rsidDel="008175D4" w:rsidRDefault="00E65B09" w:rsidP="00E65B09">
      <w:pPr>
        <w:spacing w:after="0"/>
        <w:jc w:val="both"/>
        <w:rPr>
          <w:del w:id="400" w:author="Tim" w:date="2023-10-03T21:46:00Z"/>
          <w:rFonts w:ascii="Georgia" w:hAnsi="Georgia" w:cs="Times New Roman"/>
          <w:sz w:val="19"/>
          <w:szCs w:val="19"/>
        </w:rPr>
      </w:pPr>
      <w:del w:id="401" w:author="Tim" w:date="2023-10-03T21:46:00Z">
        <w:r w:rsidRPr="00E015B4" w:rsidDel="008175D4">
          <w:rPr>
            <w:rFonts w:ascii="Georgia" w:hAnsi="Georgia" w:cs="Times New Roman"/>
            <w:sz w:val="19"/>
            <w:szCs w:val="19"/>
          </w:rPr>
          <w:delText>Dritter Absatz</w:delText>
        </w:r>
      </w:del>
    </w:p>
    <w:p w14:paraId="24FE5DE2" w14:textId="51A51D68" w:rsidR="00E65B09" w:rsidRPr="00E015B4" w:rsidDel="008175D4" w:rsidRDefault="00E65B09" w:rsidP="00E65B09">
      <w:pPr>
        <w:spacing w:after="0"/>
        <w:jc w:val="both"/>
        <w:rPr>
          <w:del w:id="402" w:author="Tim" w:date="2023-10-03T21:46:00Z"/>
          <w:rFonts w:ascii="Georgia" w:hAnsi="Georgia" w:cs="Times New Roman"/>
          <w:sz w:val="19"/>
          <w:szCs w:val="19"/>
        </w:rPr>
      </w:pPr>
      <w:del w:id="403" w:author="Tim" w:date="2023-10-03T21:46:00Z">
        <w:r w:rsidRPr="00E015B4" w:rsidDel="008175D4">
          <w:rPr>
            <w:rFonts w:ascii="Georgia" w:hAnsi="Georgia" w:cs="Times New Roman"/>
            <w:sz w:val="19"/>
            <w:szCs w:val="19"/>
          </w:rPr>
          <w:delText>Dritter Absatz</w:delText>
        </w:r>
      </w:del>
    </w:p>
    <w:p w14:paraId="4D64734E" w14:textId="50254743" w:rsidR="00D75367" w:rsidRPr="00E015B4" w:rsidDel="008175D4" w:rsidRDefault="00D75367" w:rsidP="00E65B09">
      <w:pPr>
        <w:spacing w:after="0"/>
        <w:jc w:val="both"/>
        <w:rPr>
          <w:del w:id="404" w:author="Tim" w:date="2023-10-03T21:46:00Z"/>
          <w:rFonts w:ascii="Georgia" w:hAnsi="Georgia" w:cs="Times New Roman"/>
          <w:sz w:val="19"/>
          <w:szCs w:val="19"/>
        </w:rPr>
      </w:pPr>
      <w:del w:id="405" w:author="Tim" w:date="2023-10-03T21:46:00Z">
        <w:r w:rsidRPr="00E015B4" w:rsidDel="008175D4">
          <w:rPr>
            <w:rFonts w:ascii="Georgia" w:hAnsi="Georgia" w:cs="Times New Roman"/>
            <w:sz w:val="19"/>
            <w:szCs w:val="19"/>
          </w:rPr>
          <w:delText>Dritter Absatz</w:delText>
        </w:r>
      </w:del>
    </w:p>
    <w:p w14:paraId="21A846C3" w14:textId="77777777" w:rsidR="00E65B09" w:rsidRPr="00E015B4" w:rsidRDefault="00E65B09" w:rsidP="00E65B09">
      <w:pPr>
        <w:spacing w:after="0"/>
        <w:jc w:val="both"/>
        <w:rPr>
          <w:rFonts w:ascii="Georgia" w:hAnsi="Georgia" w:cs="Times New Roman"/>
          <w:sz w:val="19"/>
          <w:szCs w:val="19"/>
        </w:rPr>
      </w:pPr>
    </w:p>
    <w:p w14:paraId="4FAF6EFF" w14:textId="7030A9F5" w:rsidR="005E24B6" w:rsidRPr="005E24B6" w:rsidRDefault="005E24B6" w:rsidP="005E24B6">
      <w:pPr>
        <w:spacing w:after="0"/>
        <w:jc w:val="both"/>
        <w:rPr>
          <w:rFonts w:ascii="Georgia" w:eastAsia="Times New Roman" w:hAnsi="Georgia" w:cs="Times New Roman"/>
          <w:sz w:val="19"/>
          <w:szCs w:val="19"/>
        </w:rPr>
      </w:pPr>
      <w:r w:rsidRPr="005E24B6">
        <w:rPr>
          <w:rFonts w:ascii="Georgia" w:eastAsia="Times New Roman" w:hAnsi="Georgia" w:cs="Times New Roman"/>
          <w:sz w:val="19"/>
          <w:szCs w:val="19"/>
        </w:rPr>
        <w:t>Von eine</w:t>
      </w:r>
      <w:ins w:id="406" w:author="Tim" w:date="2023-10-03T21:14:00Z">
        <w:r w:rsidR="0030183E">
          <w:rPr>
            <w:rFonts w:ascii="Georgia" w:eastAsia="Times New Roman" w:hAnsi="Georgia" w:cs="Times New Roman"/>
            <w:sz w:val="19"/>
            <w:szCs w:val="19"/>
          </w:rPr>
          <w:t>r Position als Equity Research Analyst</w:t>
        </w:r>
      </w:ins>
      <w:del w:id="407" w:author="Tim" w:date="2023-10-03T21:14:00Z">
        <w:r w:rsidRPr="005E24B6" w:rsidDel="0030183E">
          <w:rPr>
            <w:rFonts w:ascii="Georgia" w:eastAsia="Times New Roman" w:hAnsi="Georgia" w:cs="Times New Roman"/>
            <w:sz w:val="19"/>
            <w:szCs w:val="19"/>
          </w:rPr>
          <w:delText>m</w:delText>
        </w:r>
      </w:del>
      <w:r w:rsidRPr="005E24B6">
        <w:rPr>
          <w:rFonts w:ascii="Georgia" w:eastAsia="Times New Roman" w:hAnsi="Georgia" w:cs="Times New Roman"/>
          <w:sz w:val="19"/>
          <w:szCs w:val="19"/>
        </w:rPr>
        <w:t xml:space="preserve"> </w:t>
      </w:r>
      <w:commentRangeStart w:id="408"/>
      <w:del w:id="409" w:author="Tim" w:date="2023-10-03T21:14:00Z">
        <w:r w:rsidRPr="005E24B6" w:rsidDel="0030183E">
          <w:rPr>
            <w:rFonts w:ascii="Georgia" w:eastAsia="Times New Roman" w:hAnsi="Georgia" w:cs="Times New Roman"/>
            <w:sz w:val="19"/>
            <w:szCs w:val="19"/>
          </w:rPr>
          <w:delText xml:space="preserve">Praktikum im Consulting – xyz  </w:delText>
        </w:r>
        <w:commentRangeEnd w:id="408"/>
        <w:r w:rsidRPr="005E24B6" w:rsidDel="0030183E">
          <w:rPr>
            <w:rFonts w:eastAsia="Times New Roman" w:cs="Times New Roman"/>
            <w:sz w:val="19"/>
            <w:szCs w:val="19"/>
          </w:rPr>
          <w:commentReference w:id="408"/>
        </w:r>
      </w:del>
      <w:r w:rsidRPr="005E24B6">
        <w:rPr>
          <w:rFonts w:ascii="Georgia" w:eastAsia="Times New Roman" w:hAnsi="Georgia" w:cs="Times New Roman"/>
          <w:sz w:val="19"/>
          <w:szCs w:val="19"/>
        </w:rPr>
        <w:t>erhoffe ich mir eine steile Lernkurve sowie die Möglichkeit, meine eigenen Ideen und bisherigen Erfahrungen bei Ihnen mehrwertschaffend einbringen zu können. Ich bin mir sicher,</w:t>
      </w:r>
      <w:r w:rsidRPr="005E24B6">
        <w:rPr>
          <w:rFonts w:eastAsia="Times New Roman" w:cs="Times New Roman"/>
          <w:sz w:val="19"/>
          <w:szCs w:val="19"/>
        </w:rPr>
        <w:t xml:space="preserve"> </w:t>
      </w:r>
      <w:r w:rsidRPr="005E24B6">
        <w:rPr>
          <w:rFonts w:ascii="Georgia" w:eastAsia="Times New Roman" w:hAnsi="Georgia" w:cs="Times New Roman"/>
          <w:sz w:val="19"/>
          <w:szCs w:val="19"/>
        </w:rPr>
        <w:t xml:space="preserve">dass mein hohes Interesse </w:t>
      </w:r>
      <w:commentRangeStart w:id="410"/>
      <w:r w:rsidRPr="005E24B6">
        <w:rPr>
          <w:rFonts w:ascii="Georgia" w:eastAsia="Times New Roman" w:hAnsi="Georgia" w:cs="Times New Roman"/>
          <w:sz w:val="19"/>
          <w:szCs w:val="19"/>
        </w:rPr>
        <w:t xml:space="preserve">an </w:t>
      </w:r>
      <w:del w:id="411" w:author="Tim" w:date="2023-10-03T21:14:00Z">
        <w:r w:rsidRPr="005E24B6" w:rsidDel="0030183E">
          <w:rPr>
            <w:rFonts w:ascii="Georgia" w:eastAsia="Times New Roman" w:hAnsi="Georgia" w:cs="Times New Roman"/>
            <w:sz w:val="19"/>
            <w:szCs w:val="19"/>
          </w:rPr>
          <w:delText>einer Tätigkeit</w:delText>
        </w:r>
      </w:del>
      <w:ins w:id="412" w:author="Tim" w:date="2023-10-03T21:14:00Z">
        <w:r w:rsidR="0030183E">
          <w:rPr>
            <w:rFonts w:ascii="Georgia" w:eastAsia="Times New Roman" w:hAnsi="Georgia" w:cs="Times New Roman"/>
            <w:sz w:val="19"/>
            <w:szCs w:val="19"/>
          </w:rPr>
          <w:t>Finanzmärkte</w:t>
        </w:r>
      </w:ins>
      <w:ins w:id="413" w:author="Tim" w:date="2023-10-03T21:15:00Z">
        <w:r w:rsidR="0030183E">
          <w:rPr>
            <w:rFonts w:ascii="Georgia" w:eastAsia="Times New Roman" w:hAnsi="Georgia" w:cs="Times New Roman"/>
            <w:sz w:val="19"/>
            <w:szCs w:val="19"/>
          </w:rPr>
          <w:t>n</w:t>
        </w:r>
      </w:ins>
      <w:commentRangeEnd w:id="410"/>
      <w:ins w:id="414" w:author="Tim" w:date="2023-10-03T21:16:00Z">
        <w:r w:rsidR="0030183E">
          <w:rPr>
            <w:rStyle w:val="Kommentarzeichen"/>
            <w:rFonts w:eastAsia="Times New Roman"/>
          </w:rPr>
          <w:commentReference w:id="410"/>
        </w:r>
      </w:ins>
      <w:del w:id="415" w:author="Tim" w:date="2023-10-03T21:15:00Z">
        <w:r w:rsidRPr="005E24B6" w:rsidDel="0030183E">
          <w:rPr>
            <w:rFonts w:ascii="Georgia" w:eastAsia="Times New Roman" w:hAnsi="Georgia" w:cs="Times New Roman"/>
            <w:sz w:val="19"/>
            <w:szCs w:val="19"/>
          </w:rPr>
          <w:delText xml:space="preserve"> als</w:delText>
        </w:r>
      </w:del>
      <w:del w:id="416" w:author="Tim" w:date="2023-10-03T21:14:00Z">
        <w:r w:rsidRPr="005E24B6" w:rsidDel="0030183E">
          <w:rPr>
            <w:rFonts w:ascii="Georgia" w:eastAsia="Times New Roman" w:hAnsi="Georgia" w:cs="Times New Roman"/>
            <w:sz w:val="19"/>
            <w:szCs w:val="19"/>
          </w:rPr>
          <w:delText xml:space="preserve"> Consultant</w:delText>
        </w:r>
      </w:del>
      <w:ins w:id="417" w:author="Tim" w:date="2023-10-03T21:15:00Z">
        <w:r w:rsidR="0030183E">
          <w:rPr>
            <w:rFonts w:ascii="Georgia" w:eastAsia="Times New Roman" w:hAnsi="Georgia" w:cs="Times New Roman"/>
            <w:sz w:val="19"/>
            <w:szCs w:val="19"/>
          </w:rPr>
          <w:t>,</w:t>
        </w:r>
      </w:ins>
      <w:del w:id="418" w:author="Tim" w:date="2023-10-03T21:15:00Z">
        <w:r w:rsidRPr="005E24B6" w:rsidDel="0030183E">
          <w:rPr>
            <w:rFonts w:ascii="Georgia" w:eastAsia="Times New Roman" w:hAnsi="Georgia" w:cs="Times New Roman"/>
            <w:sz w:val="19"/>
            <w:szCs w:val="19"/>
          </w:rPr>
          <w:delText>,</w:delText>
        </w:r>
      </w:del>
      <w:r w:rsidRPr="005E24B6">
        <w:rPr>
          <w:rFonts w:ascii="Georgia" w:eastAsia="Times New Roman" w:hAnsi="Georgia" w:cs="Times New Roman"/>
          <w:sz w:val="19"/>
          <w:szCs w:val="19"/>
        </w:rPr>
        <w:t xml:space="preserve"> meine hohe Einsatzbereitschaft sowie meine bisherigen Praxiserfahrungen </w:t>
      </w:r>
      <w:r w:rsidRPr="00E015B4">
        <w:rPr>
          <w:rFonts w:ascii="Georgia" w:eastAsia="Times New Roman" w:hAnsi="Georgia" w:cs="Times New Roman"/>
          <w:sz w:val="19"/>
          <w:szCs w:val="19"/>
        </w:rPr>
        <w:t xml:space="preserve">vor allem dank meines schon fortgeschrittenen Alters </w:t>
      </w:r>
      <w:r w:rsidRPr="005E24B6">
        <w:rPr>
          <w:rFonts w:ascii="Georgia" w:eastAsia="Times New Roman" w:hAnsi="Georgia" w:cs="Times New Roman"/>
          <w:sz w:val="19"/>
          <w:szCs w:val="19"/>
        </w:rPr>
        <w:t xml:space="preserve">eine Bereicherung für </w:t>
      </w:r>
      <w:commentRangeStart w:id="419"/>
      <w:del w:id="420" w:author="Tim" w:date="2023-10-03T21:16:00Z">
        <w:r w:rsidRPr="005E24B6" w:rsidDel="0030183E">
          <w:rPr>
            <w:rFonts w:ascii="Georgia" w:eastAsia="Times New Roman" w:hAnsi="Georgia" w:cs="Times New Roman"/>
            <w:sz w:val="19"/>
            <w:szCs w:val="19"/>
          </w:rPr>
          <w:delText xml:space="preserve">xy </w:delText>
        </w:r>
      </w:del>
      <w:commentRangeEnd w:id="419"/>
      <w:ins w:id="421" w:author="Tim" w:date="2023-10-03T21:16:00Z">
        <w:r w:rsidR="0030183E">
          <w:rPr>
            <w:rFonts w:ascii="Georgia" w:eastAsia="Times New Roman" w:hAnsi="Georgia" w:cs="Times New Roman"/>
            <w:sz w:val="19"/>
            <w:szCs w:val="19"/>
          </w:rPr>
          <w:t>WUTIS</w:t>
        </w:r>
        <w:r w:rsidR="0030183E" w:rsidRPr="005E24B6">
          <w:rPr>
            <w:rFonts w:ascii="Georgia" w:eastAsia="Times New Roman" w:hAnsi="Georgia" w:cs="Times New Roman"/>
            <w:sz w:val="19"/>
            <w:szCs w:val="19"/>
          </w:rPr>
          <w:t xml:space="preserve"> </w:t>
        </w:r>
      </w:ins>
      <w:r w:rsidRPr="005E24B6">
        <w:rPr>
          <w:rFonts w:eastAsia="Times New Roman" w:cs="Times New Roman"/>
          <w:sz w:val="19"/>
          <w:szCs w:val="19"/>
        </w:rPr>
        <w:commentReference w:id="419"/>
      </w:r>
      <w:r w:rsidRPr="005E24B6">
        <w:rPr>
          <w:rFonts w:ascii="Georgia" w:eastAsia="Times New Roman" w:hAnsi="Georgia" w:cs="Times New Roman"/>
          <w:sz w:val="19"/>
          <w:szCs w:val="19"/>
        </w:rPr>
        <w:t>sein werden und würde mich sehr darüber freuen, Sie auch in einem persönlichen Gespräch von mir überzeugen zu dürfen.</w:t>
      </w:r>
    </w:p>
    <w:p w14:paraId="18420368" w14:textId="77777777" w:rsidR="005E24B6" w:rsidRPr="005E24B6" w:rsidRDefault="005E24B6" w:rsidP="005E24B6">
      <w:pPr>
        <w:spacing w:after="0"/>
        <w:jc w:val="both"/>
        <w:rPr>
          <w:rFonts w:ascii="Georgia" w:eastAsia="Times New Roman" w:hAnsi="Georgia" w:cs="Times New Roman"/>
          <w:sz w:val="19"/>
          <w:szCs w:val="19"/>
        </w:rPr>
      </w:pPr>
    </w:p>
    <w:p w14:paraId="37896D4C" w14:textId="77777777" w:rsidR="005E24B6" w:rsidRPr="005E24B6" w:rsidRDefault="005E24B6" w:rsidP="005E24B6">
      <w:pPr>
        <w:spacing w:after="0"/>
        <w:jc w:val="both"/>
        <w:rPr>
          <w:rFonts w:ascii="Georgia" w:eastAsia="Times New Roman" w:hAnsi="Georgia" w:cs="Times New Roman"/>
          <w:sz w:val="19"/>
          <w:szCs w:val="19"/>
        </w:rPr>
      </w:pPr>
      <w:r w:rsidRPr="005E24B6">
        <w:rPr>
          <w:rFonts w:ascii="Georgia" w:eastAsia="Times New Roman" w:hAnsi="Georgia" w:cs="Times New Roman"/>
          <w:sz w:val="19"/>
          <w:szCs w:val="19"/>
        </w:rPr>
        <w:t>Mit freundlichen Grüßen</w:t>
      </w:r>
    </w:p>
    <w:p w14:paraId="2E32BF26" w14:textId="77777777" w:rsidR="005E24B6" w:rsidRPr="005E24B6" w:rsidRDefault="005E24B6" w:rsidP="005E24B6">
      <w:pPr>
        <w:spacing w:after="0"/>
        <w:jc w:val="both"/>
        <w:rPr>
          <w:rFonts w:ascii="Georgia" w:eastAsia="Times New Roman" w:hAnsi="Georgia" w:cs="Times New Roman"/>
          <w:sz w:val="19"/>
          <w:szCs w:val="19"/>
        </w:rPr>
      </w:pPr>
      <w:r w:rsidRPr="00E015B4">
        <w:rPr>
          <w:rFonts w:eastAsia="Times New Roman" w:cs="Times New Roman"/>
          <w:noProof/>
          <w:sz w:val="19"/>
          <w:szCs w:val="19"/>
        </w:rPr>
        <w:lastRenderedPageBreak/>
        <w:drawing>
          <wp:anchor distT="0" distB="0" distL="114300" distR="114300" simplePos="0" relativeHeight="251659264" behindDoc="0" locked="0" layoutInCell="1" allowOverlap="1" wp14:anchorId="17C8D4F0" wp14:editId="0E9DC3A6">
            <wp:simplePos x="0" y="0"/>
            <wp:positionH relativeFrom="margin">
              <wp:align>left</wp:align>
            </wp:positionH>
            <wp:positionV relativeFrom="paragraph">
              <wp:posOffset>104140</wp:posOffset>
            </wp:positionV>
            <wp:extent cx="927100" cy="266065"/>
            <wp:effectExtent l="0" t="0" r="6350" b="63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pic:cNvPicPr>
                      <a:picLocks noChangeAspect="1" noChangeArrowheads="1"/>
                    </pic:cNvPicPr>
                  </pic:nvPicPr>
                  <pic:blipFill>
                    <a:blip r:embed="rId9" cstate="print">
                      <a:extLst>
                        <a:ext uri="{28A0092B-C50C-407E-A947-70E740481C1C}">
                          <a14:useLocalDpi xmlns:a14="http://schemas.microsoft.com/office/drawing/2010/main" val="0"/>
                        </a:ext>
                      </a:extLst>
                    </a:blip>
                    <a:srcRect l="3140" b="7137"/>
                    <a:stretch>
                      <a:fillRect/>
                    </a:stretch>
                  </pic:blipFill>
                  <pic:spPr bwMode="auto">
                    <a:xfrm>
                      <a:off x="0" y="0"/>
                      <a:ext cx="927100" cy="266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DBD3AB" w14:textId="77777777" w:rsidR="005E24B6" w:rsidRPr="005E24B6" w:rsidRDefault="005E24B6" w:rsidP="005E24B6">
      <w:pPr>
        <w:spacing w:after="0"/>
        <w:jc w:val="both"/>
        <w:rPr>
          <w:rFonts w:ascii="Georgia" w:eastAsia="Times New Roman" w:hAnsi="Georgia" w:cs="Times New Roman"/>
          <w:noProof/>
          <w:sz w:val="19"/>
          <w:szCs w:val="19"/>
        </w:rPr>
      </w:pPr>
    </w:p>
    <w:p w14:paraId="6B54302B" w14:textId="77777777" w:rsidR="00BB3512" w:rsidRPr="00E015B4" w:rsidRDefault="00BB3512" w:rsidP="00E65B09">
      <w:pPr>
        <w:spacing w:after="0"/>
        <w:jc w:val="both"/>
        <w:rPr>
          <w:rFonts w:ascii="Georgia" w:hAnsi="Georgia" w:cs="Times New Roman"/>
          <w:sz w:val="19"/>
          <w:szCs w:val="19"/>
        </w:rPr>
      </w:pPr>
    </w:p>
    <w:sectPr w:rsidR="00BB3512" w:rsidRPr="00E015B4" w:rsidSect="00D75367">
      <w:pgSz w:w="11906" w:h="16838"/>
      <w:pgMar w:top="851" w:right="1077" w:bottom="397" w:left="107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8" w:author="Tim" w:date="2023-10-03T18:15:00Z" w:initials="TB">
    <w:p w14:paraId="2D7BABC6" w14:textId="1093C7E9" w:rsidR="00B543A1" w:rsidRPr="00B543A1" w:rsidRDefault="00B543A1">
      <w:pPr>
        <w:pStyle w:val="Kommentartext"/>
        <w:rPr>
          <w:lang w:val="en-US"/>
        </w:rPr>
      </w:pPr>
      <w:r>
        <w:rPr>
          <w:rStyle w:val="Kommentarzeichen"/>
        </w:rPr>
        <w:annotationRef/>
      </w:r>
      <w:r w:rsidRPr="00B543A1">
        <w:rPr>
          <w:lang w:val="en-US"/>
        </w:rPr>
        <w:t>To share my fascination for financial markets as well as the forward-looking perspective in analysing companies with like-minded people, WUTIS seems ideal to me. Therefore, I would like to support you as an Equity Research Analyst during my studies at WU.</w:t>
      </w:r>
    </w:p>
  </w:comment>
  <w:comment w:id="168" w:author="Admin" w:date="2023-04-11T23:50:00Z" w:initials="A">
    <w:p w14:paraId="705099E0" w14:textId="77777777" w:rsidR="00A34E24" w:rsidRDefault="00A34E24" w:rsidP="00A34E24">
      <w:pPr>
        <w:pStyle w:val="Kommentartext"/>
      </w:pPr>
      <w:r>
        <w:rPr>
          <w:rStyle w:val="Kommentarzeichen"/>
        </w:rPr>
        <w:annotationRef/>
      </w:r>
      <w:r>
        <w:t>Zeitraum anpassen</w:t>
      </w:r>
    </w:p>
  </w:comment>
  <w:comment w:id="170" w:author="Admin" w:date="2023-04-11T23:50:00Z" w:initials="A">
    <w:p w14:paraId="5F2C1950" w14:textId="77777777" w:rsidR="00A34E24" w:rsidRDefault="00A34E24" w:rsidP="00A34E24">
      <w:pPr>
        <w:pStyle w:val="Kommentartext"/>
      </w:pPr>
      <w:r>
        <w:rPr>
          <w:rStyle w:val="Kommentarzeichen"/>
        </w:rPr>
        <w:annotationRef/>
      </w:r>
      <w:r>
        <w:rPr>
          <w:rStyle w:val="Kommentarzeichen"/>
        </w:rPr>
        <w:annotationRef/>
      </w:r>
      <w:r>
        <w:t>Bereich aus Stellenausschreibung einfügen</w:t>
      </w:r>
    </w:p>
    <w:p w14:paraId="39D4047B" w14:textId="77777777" w:rsidR="00A34E24" w:rsidRDefault="00A34E24" w:rsidP="00A34E24">
      <w:pPr>
        <w:pStyle w:val="Kommentartext"/>
      </w:pPr>
    </w:p>
  </w:comment>
  <w:comment w:id="169" w:author="Admin" w:date="2023-04-12T12:17:00Z" w:initials="A">
    <w:p w14:paraId="15BCA42D" w14:textId="77777777" w:rsidR="00A34E24" w:rsidRDefault="00A34E24" w:rsidP="00A34E24">
      <w:pPr>
        <w:pStyle w:val="Kommentartext"/>
      </w:pPr>
      <w:r>
        <w:rPr>
          <w:rStyle w:val="Kommentarzeichen"/>
        </w:rPr>
        <w:annotationRef/>
      </w:r>
      <w:r>
        <w:t xml:space="preserve">…im Consulting XYZ – alternativ gerne auch im Bereich xy – </w:t>
      </w:r>
      <w:r w:rsidRPr="005C2E3A">
        <w:rPr>
          <w:rFonts w:ascii="Georgia" w:hAnsi="Georgia"/>
          <w:sz w:val="19"/>
          <w:szCs w:val="19"/>
        </w:rPr>
        <w:t>für einen Zeitraum</w:t>
      </w:r>
      <w:r>
        <w:rPr>
          <w:rFonts w:ascii="Georgia" w:hAnsi="Georgia"/>
          <w:sz w:val="19"/>
          <w:szCs w:val="19"/>
        </w:rPr>
        <w:t xml:space="preserve"> xy…</w:t>
      </w:r>
    </w:p>
  </w:comment>
  <w:comment w:id="171" w:author="Admin" w:date="2023-04-11T23:50:00Z" w:initials="A">
    <w:p w14:paraId="00F2FC63" w14:textId="77777777" w:rsidR="00A34E24" w:rsidRDefault="00A34E24" w:rsidP="00A34E24">
      <w:pPr>
        <w:pStyle w:val="Kommentartext"/>
      </w:pPr>
      <w:r>
        <w:rPr>
          <w:rStyle w:val="Kommentarzeichen"/>
        </w:rPr>
        <w:annotationRef/>
      </w:r>
      <w:r>
        <w:t>Ort einfügen</w:t>
      </w:r>
    </w:p>
  </w:comment>
  <w:comment w:id="165" w:author="Tim" w:date="2023-09-25T18:01:00Z" w:initials="TB">
    <w:p w14:paraId="04C911A0" w14:textId="77777777" w:rsidR="00237337" w:rsidRDefault="00237337" w:rsidP="00237337">
      <w:pPr>
        <w:spacing w:after="0"/>
        <w:jc w:val="both"/>
        <w:rPr>
          <w:rFonts w:ascii="Georgia" w:eastAsia="Times New Roman" w:hAnsi="Georgia" w:cs="Times New Roman"/>
          <w:sz w:val="19"/>
          <w:szCs w:val="19"/>
        </w:rPr>
      </w:pPr>
      <w:r>
        <w:rPr>
          <w:rStyle w:val="Kommentarzeichen"/>
        </w:rPr>
        <w:annotationRef/>
      </w:r>
      <w:r>
        <w:rPr>
          <w:rFonts w:ascii="Georgia" w:eastAsia="Times New Roman" w:hAnsi="Georgia" w:cs="Times New Roman"/>
          <w:sz w:val="19"/>
          <w:szCs w:val="19"/>
        </w:rPr>
        <w:t>Um meine knapp zweijährige Erfahrung</w:t>
      </w:r>
      <w:r w:rsidR="00A30F01">
        <w:rPr>
          <w:rFonts w:ascii="Georgia" w:eastAsia="Times New Roman" w:hAnsi="Georgia" w:cs="Times New Roman"/>
          <w:sz w:val="19"/>
          <w:szCs w:val="19"/>
        </w:rPr>
        <w:t xml:space="preserve"> / beinahe zwei Jahre Erfahrung</w:t>
      </w:r>
      <w:r>
        <w:rPr>
          <w:rFonts w:ascii="Georgia" w:eastAsia="Times New Roman" w:hAnsi="Georgia" w:cs="Times New Roman"/>
          <w:sz w:val="19"/>
          <w:szCs w:val="19"/>
        </w:rPr>
        <w:t xml:space="preserve"> in der Marketingberatung / in der </w:t>
      </w:r>
      <w:r w:rsidRPr="00A34E24">
        <w:rPr>
          <w:rFonts w:ascii="Georgia" w:eastAsia="Times New Roman" w:hAnsi="Georgia" w:cs="Times New Roman"/>
          <w:sz w:val="19"/>
          <w:szCs w:val="19"/>
        </w:rPr>
        <w:t>Beratung von KMU</w:t>
      </w:r>
      <w:r>
        <w:rPr>
          <w:rFonts w:ascii="Georgia" w:eastAsia="Times New Roman" w:hAnsi="Georgia" w:cs="Times New Roman"/>
          <w:sz w:val="19"/>
          <w:szCs w:val="19"/>
        </w:rPr>
        <w:t xml:space="preserve"> sowie meine Accounting Kenntnisse aus dem Audit Praktikum in der Beratung zu vereinen und zu vertiefen möchte ich </w:t>
      </w:r>
      <w:r w:rsidRPr="00A34E24">
        <w:rPr>
          <w:rFonts w:ascii="Georgia" w:eastAsia="Times New Roman" w:hAnsi="Georgia" w:cs="Times New Roman"/>
          <w:sz w:val="19"/>
          <w:szCs w:val="19"/>
        </w:rPr>
        <w:t xml:space="preserve">Sie ab dem </w:t>
      </w:r>
      <w:r>
        <w:rPr>
          <w:rFonts w:ascii="Georgia" w:eastAsia="Times New Roman" w:hAnsi="Georgia" w:cs="Times New Roman"/>
          <w:sz w:val="19"/>
          <w:szCs w:val="19"/>
        </w:rPr>
        <w:t>01</w:t>
      </w:r>
      <w:r w:rsidRPr="00A34E24">
        <w:rPr>
          <w:rFonts w:ascii="Georgia" w:eastAsia="Times New Roman" w:hAnsi="Georgia" w:cs="Times New Roman"/>
          <w:sz w:val="19"/>
          <w:szCs w:val="19"/>
        </w:rPr>
        <w:t>.06.202</w:t>
      </w:r>
      <w:r>
        <w:rPr>
          <w:rFonts w:ascii="Georgia" w:eastAsia="Times New Roman" w:hAnsi="Georgia" w:cs="Times New Roman"/>
          <w:sz w:val="19"/>
          <w:szCs w:val="19"/>
        </w:rPr>
        <w:t>4</w:t>
      </w:r>
      <w:r w:rsidRPr="00A34E24">
        <w:rPr>
          <w:rFonts w:ascii="Georgia" w:eastAsia="Times New Roman" w:hAnsi="Georgia" w:cs="Times New Roman"/>
          <w:sz w:val="19"/>
          <w:szCs w:val="19"/>
        </w:rPr>
        <w:t xml:space="preserve"> </w:t>
      </w:r>
      <w:r w:rsidRPr="00A34E24">
        <w:rPr>
          <w:rFonts w:eastAsia="Times New Roman" w:cs="Times New Roman"/>
          <w:sz w:val="16"/>
          <w:szCs w:val="16"/>
        </w:rPr>
        <w:annotationRef/>
      </w:r>
      <w:r w:rsidRPr="00A34E24">
        <w:rPr>
          <w:rFonts w:ascii="Georgia" w:eastAsia="Times New Roman" w:hAnsi="Georgia" w:cs="Times New Roman"/>
          <w:sz w:val="19"/>
          <w:szCs w:val="19"/>
        </w:rPr>
        <w:t xml:space="preserve">als Praktikant im Consulting – XYZ </w:t>
      </w:r>
      <w:r w:rsidRPr="00A34E24">
        <w:rPr>
          <w:rFonts w:eastAsia="Times New Roman" w:cs="Times New Roman"/>
          <w:sz w:val="16"/>
          <w:szCs w:val="16"/>
        </w:rPr>
        <w:annotationRef/>
      </w:r>
      <w:r w:rsidRPr="00A34E24">
        <w:rPr>
          <w:rFonts w:ascii="Georgia" w:eastAsia="Times New Roman" w:hAnsi="Georgia" w:cs="Times New Roman"/>
          <w:sz w:val="19"/>
          <w:szCs w:val="19"/>
        </w:rPr>
        <w:t xml:space="preserve">für einen Zeitraum von zwölf Wochen </w:t>
      </w:r>
      <w:r w:rsidRPr="00A34E24">
        <w:rPr>
          <w:rFonts w:eastAsia="Times New Roman" w:cs="Times New Roman"/>
          <w:sz w:val="16"/>
          <w:szCs w:val="16"/>
        </w:rPr>
        <w:annotationRef/>
      </w:r>
      <w:r w:rsidRPr="00A34E24">
        <w:rPr>
          <w:rFonts w:ascii="Georgia" w:eastAsia="Times New Roman" w:hAnsi="Georgia" w:cs="Times New Roman"/>
          <w:sz w:val="19"/>
          <w:szCs w:val="19"/>
        </w:rPr>
        <w:t xml:space="preserve">an Ihrem Standort in xy </w:t>
      </w:r>
      <w:r w:rsidRPr="00A34E24">
        <w:rPr>
          <w:rFonts w:eastAsia="Times New Roman" w:cs="Times New Roman"/>
          <w:sz w:val="16"/>
          <w:szCs w:val="16"/>
        </w:rPr>
        <w:annotationRef/>
      </w:r>
      <w:r w:rsidRPr="00A34E24">
        <w:rPr>
          <w:rFonts w:ascii="Georgia" w:eastAsia="Times New Roman" w:hAnsi="Georgia" w:cs="Times New Roman"/>
          <w:sz w:val="19"/>
          <w:szCs w:val="19"/>
        </w:rPr>
        <w:t>unterstützen</w:t>
      </w:r>
    </w:p>
    <w:p w14:paraId="30B5C852" w14:textId="77777777" w:rsidR="00237337" w:rsidRDefault="00237337">
      <w:pPr>
        <w:pStyle w:val="Kommentartext"/>
      </w:pPr>
    </w:p>
    <w:p w14:paraId="48D2C2AB" w14:textId="77777777" w:rsidR="00A30F01" w:rsidRDefault="00A30F01">
      <w:pPr>
        <w:pStyle w:val="Kommentartext"/>
        <w:rPr>
          <w:rFonts w:ascii="Georgia" w:hAnsi="Georgia"/>
          <w:sz w:val="19"/>
          <w:szCs w:val="19"/>
        </w:rPr>
      </w:pPr>
      <w:r>
        <w:t>Daher scheint mir ein Praktikum in der Beratung ideal</w:t>
      </w:r>
      <w:r w:rsidR="00DE12AE">
        <w:t>,</w:t>
      </w:r>
      <w:r>
        <w:t xml:space="preserve"> um meine </w:t>
      </w:r>
      <w:r>
        <w:rPr>
          <w:rFonts w:ascii="Georgia" w:hAnsi="Georgia"/>
          <w:sz w:val="19"/>
          <w:szCs w:val="19"/>
        </w:rPr>
        <w:t xml:space="preserve">knapp zweijährige Erfahrung / beinahe zwei Jahre Erfahrung in der Marketingberatung / in der </w:t>
      </w:r>
      <w:r w:rsidRPr="00A34E24">
        <w:rPr>
          <w:rFonts w:ascii="Georgia" w:hAnsi="Georgia"/>
          <w:sz w:val="19"/>
          <w:szCs w:val="19"/>
        </w:rPr>
        <w:t>Beratung von KMU</w:t>
      </w:r>
      <w:r>
        <w:rPr>
          <w:rFonts w:ascii="Georgia" w:hAnsi="Georgia"/>
          <w:sz w:val="19"/>
          <w:szCs w:val="19"/>
        </w:rPr>
        <w:t xml:space="preserve"> sowie meine Accounting Kenntnisse aus dem Audit Praktikum in der Beratung zu vereinen und zu vertiefen.</w:t>
      </w:r>
    </w:p>
    <w:p w14:paraId="5883029C" w14:textId="77777777" w:rsidR="00A30F01" w:rsidRDefault="00A30F01">
      <w:pPr>
        <w:pStyle w:val="Kommentartext"/>
      </w:pPr>
      <w:r>
        <w:rPr>
          <w:rFonts w:ascii="Georgia" w:hAnsi="Georgia"/>
          <w:sz w:val="19"/>
          <w:szCs w:val="19"/>
        </w:rPr>
        <w:t xml:space="preserve">Deshalb möchte ich </w:t>
      </w:r>
      <w:r w:rsidRPr="00A34E24">
        <w:rPr>
          <w:rFonts w:ascii="Georgia" w:hAnsi="Georgia"/>
          <w:sz w:val="19"/>
          <w:szCs w:val="19"/>
        </w:rPr>
        <w:t xml:space="preserve">Sie ab dem </w:t>
      </w:r>
      <w:r>
        <w:rPr>
          <w:rFonts w:ascii="Georgia" w:hAnsi="Georgia"/>
          <w:sz w:val="19"/>
          <w:szCs w:val="19"/>
        </w:rPr>
        <w:t>01</w:t>
      </w:r>
      <w:r w:rsidRPr="00A34E24">
        <w:rPr>
          <w:rFonts w:ascii="Georgia" w:hAnsi="Georgia"/>
          <w:sz w:val="19"/>
          <w:szCs w:val="19"/>
        </w:rPr>
        <w:t>.06.202</w:t>
      </w:r>
      <w:r>
        <w:rPr>
          <w:rFonts w:ascii="Georgia" w:hAnsi="Georgia"/>
          <w:sz w:val="19"/>
          <w:szCs w:val="19"/>
        </w:rPr>
        <w:t>4</w:t>
      </w:r>
      <w:r w:rsidRPr="00A34E24">
        <w:rPr>
          <w:rFonts w:ascii="Georgia" w:hAnsi="Georgia"/>
          <w:sz w:val="19"/>
          <w:szCs w:val="19"/>
        </w:rPr>
        <w:t xml:space="preserve"> </w:t>
      </w:r>
      <w:r w:rsidRPr="00A34E24">
        <w:rPr>
          <w:sz w:val="16"/>
          <w:szCs w:val="16"/>
        </w:rPr>
        <w:annotationRef/>
      </w:r>
      <w:r w:rsidRPr="00A34E24">
        <w:rPr>
          <w:rFonts w:ascii="Georgia" w:hAnsi="Georgia"/>
          <w:sz w:val="19"/>
          <w:szCs w:val="19"/>
        </w:rPr>
        <w:t xml:space="preserve">als Praktikant im Consulting – XYZ </w:t>
      </w:r>
      <w:r w:rsidRPr="00A34E24">
        <w:rPr>
          <w:sz w:val="16"/>
          <w:szCs w:val="16"/>
        </w:rPr>
        <w:annotationRef/>
      </w:r>
      <w:r w:rsidRPr="00A34E24">
        <w:rPr>
          <w:rFonts w:ascii="Georgia" w:hAnsi="Georgia"/>
          <w:sz w:val="19"/>
          <w:szCs w:val="19"/>
        </w:rPr>
        <w:t xml:space="preserve">für einen Zeitraum von zwölf Wochen </w:t>
      </w:r>
      <w:r w:rsidRPr="00A34E24">
        <w:rPr>
          <w:sz w:val="16"/>
          <w:szCs w:val="16"/>
        </w:rPr>
        <w:annotationRef/>
      </w:r>
      <w:r w:rsidRPr="00A34E24">
        <w:rPr>
          <w:rFonts w:ascii="Georgia" w:hAnsi="Georgia"/>
          <w:sz w:val="19"/>
          <w:szCs w:val="19"/>
        </w:rPr>
        <w:t xml:space="preserve">an Ihrem Standort in xy </w:t>
      </w:r>
      <w:r w:rsidRPr="00A34E24">
        <w:rPr>
          <w:sz w:val="16"/>
          <w:szCs w:val="16"/>
        </w:rPr>
        <w:annotationRef/>
      </w:r>
      <w:r w:rsidRPr="00A34E24">
        <w:rPr>
          <w:rFonts w:ascii="Georgia" w:hAnsi="Georgia"/>
          <w:sz w:val="19"/>
          <w:szCs w:val="19"/>
        </w:rPr>
        <w:t>unterstützen</w:t>
      </w:r>
      <w:r>
        <w:rPr>
          <w:rFonts w:ascii="Georgia" w:hAnsi="Georgia"/>
          <w:sz w:val="19"/>
          <w:szCs w:val="19"/>
        </w:rPr>
        <w:t xml:space="preserve"> </w:t>
      </w:r>
      <w:r>
        <w:rPr>
          <w:rStyle w:val="Kommentarzeichen"/>
        </w:rPr>
        <w:annotationRef/>
      </w:r>
    </w:p>
  </w:comment>
  <w:comment w:id="166" w:author="Tim" w:date="2023-10-03T13:44:00Z" w:initials="TB">
    <w:p w14:paraId="25EB61E1" w14:textId="77777777" w:rsidR="004946E3" w:rsidRPr="004946E3" w:rsidRDefault="004946E3" w:rsidP="004946E3">
      <w:pPr>
        <w:spacing w:after="0"/>
        <w:jc w:val="both"/>
        <w:rPr>
          <w:rFonts w:ascii="Georgia" w:eastAsia="Times New Roman" w:hAnsi="Georgia" w:cs="Times New Roman"/>
          <w:lang w:val="en-US"/>
        </w:rPr>
      </w:pPr>
      <w:r>
        <w:rPr>
          <w:rStyle w:val="Kommentarzeichen"/>
        </w:rPr>
        <w:annotationRef/>
      </w:r>
      <w:r w:rsidRPr="004946E3">
        <w:rPr>
          <w:rFonts w:ascii="Georgia" w:eastAsia="Times New Roman" w:hAnsi="Georgia" w:cs="Times New Roman"/>
          <w:lang w:val="en-US"/>
        </w:rPr>
        <w:t>WUTIS seems ideally suited for this, so I would like to support you during my studies as an Equity Research Analyst.</w:t>
      </w:r>
    </w:p>
    <w:p w14:paraId="29340EDD" w14:textId="5216ACB5" w:rsidR="004946E3" w:rsidRPr="004946E3" w:rsidRDefault="004946E3">
      <w:pPr>
        <w:pStyle w:val="Kommentartext"/>
        <w:rPr>
          <w:lang w:val="en-US"/>
        </w:rPr>
      </w:pPr>
    </w:p>
  </w:comment>
  <w:comment w:id="230" w:author="Tim" w:date="2023-10-03T20:38:00Z" w:initials="TB">
    <w:p w14:paraId="4FDBE69C" w14:textId="1F85108C" w:rsidR="00FF2BDD" w:rsidRPr="008175D4" w:rsidRDefault="00FF2BDD">
      <w:pPr>
        <w:pStyle w:val="Kommentartext"/>
      </w:pPr>
      <w:r>
        <w:rPr>
          <w:rStyle w:val="Kommentarzeichen"/>
        </w:rPr>
        <w:annotationRef/>
      </w:r>
      <w:r w:rsidRPr="008175D4">
        <w:t>Sales</w:t>
      </w:r>
    </w:p>
  </w:comment>
  <w:comment w:id="270" w:author="Tim" w:date="2023-10-03T21:11:00Z" w:initials="TB">
    <w:p w14:paraId="54D923D3" w14:textId="6311B86D" w:rsidR="00D41140" w:rsidRPr="008175D4" w:rsidRDefault="00D41140">
      <w:pPr>
        <w:pStyle w:val="Kommentartext"/>
      </w:pPr>
      <w:r>
        <w:rPr>
          <w:rStyle w:val="Kommentarzeichen"/>
        </w:rPr>
        <w:annotationRef/>
      </w:r>
      <w:r w:rsidRPr="008175D4">
        <w:t>Entry in Corporate Finance</w:t>
      </w:r>
    </w:p>
  </w:comment>
  <w:comment w:id="381" w:author="Tim" w:date="2023-10-03T22:20:00Z" w:initials="TB">
    <w:p w14:paraId="3BC6B75C" w14:textId="6A69AEFA" w:rsidR="00DF1B2C" w:rsidRPr="00DF1B2C" w:rsidRDefault="00DF1B2C">
      <w:pPr>
        <w:pStyle w:val="Kommentartext"/>
        <w:rPr>
          <w:rFonts w:ascii="Georgia" w:hAnsi="Georgia"/>
          <w:b/>
          <w:bCs/>
          <w:sz w:val="19"/>
          <w:szCs w:val="19"/>
          <w:u w:val="single"/>
        </w:rPr>
      </w:pPr>
      <w:r>
        <w:rPr>
          <w:rStyle w:val="Kommentarzeichen"/>
        </w:rPr>
        <w:annotationRef/>
      </w:r>
      <w:r w:rsidRPr="00DF1B2C">
        <w:rPr>
          <w:rFonts w:ascii="Georgia" w:hAnsi="Georgia"/>
          <w:b/>
          <w:bCs/>
          <w:sz w:val="19"/>
          <w:szCs w:val="19"/>
          <w:u w:val="single"/>
        </w:rPr>
        <w:t>Persönlicher Kontakt als Abschluss</w:t>
      </w:r>
      <w:r>
        <w:rPr>
          <w:rFonts w:ascii="Georgia" w:hAnsi="Georgia"/>
          <w:b/>
          <w:bCs/>
          <w:sz w:val="19"/>
          <w:szCs w:val="19"/>
          <w:u w:val="single"/>
        </w:rPr>
        <w:t xml:space="preserve"> Absatz 3</w:t>
      </w:r>
    </w:p>
    <w:p w14:paraId="2B069594" w14:textId="3BB577EE" w:rsidR="00DF1B2C" w:rsidRDefault="00DF1B2C">
      <w:pPr>
        <w:pStyle w:val="Kommentartext"/>
      </w:pPr>
      <w:r w:rsidRPr="008175D4">
        <w:rPr>
          <w:rFonts w:ascii="Georgia" w:hAnsi="Georgia"/>
          <w:sz w:val="19"/>
          <w:szCs w:val="19"/>
        </w:rPr>
        <w:t xml:space="preserve">Im Gespräch mit ihrer </w:t>
      </w:r>
      <w:r>
        <w:rPr>
          <w:rFonts w:ascii="Georgia" w:hAnsi="Georgia"/>
          <w:sz w:val="19"/>
          <w:szCs w:val="19"/>
        </w:rPr>
        <w:t>e</w:t>
      </w:r>
      <w:r w:rsidRPr="008175D4">
        <w:rPr>
          <w:rFonts w:ascii="Georgia" w:hAnsi="Georgia"/>
          <w:sz w:val="19"/>
          <w:szCs w:val="19"/>
        </w:rPr>
        <w:t xml:space="preserve">hemaligem Head of Equity Research Kristina Jakubec, wurde deutlich das die Arbeit </w:t>
      </w:r>
      <w:r>
        <w:rPr>
          <w:rFonts w:ascii="Georgia" w:hAnsi="Georgia"/>
          <w:sz w:val="19"/>
          <w:szCs w:val="19"/>
        </w:rPr>
        <w:t>und</w:t>
      </w:r>
      <w:r w:rsidRPr="008175D4">
        <w:rPr>
          <w:rFonts w:ascii="Georgia" w:hAnsi="Georgia"/>
          <w:sz w:val="19"/>
          <w:szCs w:val="19"/>
        </w:rPr>
        <w:t xml:space="preserve"> Workshops in der Equity Research Division die perfekte Vorbereitung für den Arbeitsalltag im Coorporate Finance und Consulting darstellen.</w:t>
      </w:r>
      <w:r>
        <w:rPr>
          <w:rFonts w:ascii="Georgia" w:hAnsi="Georgia"/>
          <w:sz w:val="19"/>
          <w:szCs w:val="19"/>
        </w:rPr>
        <w:t xml:space="preserve"> </w:t>
      </w:r>
      <w:r w:rsidRPr="00D02099">
        <w:rPr>
          <w:rFonts w:ascii="Georgia" w:hAnsi="Georgia"/>
          <w:sz w:val="19"/>
          <w:szCs w:val="19"/>
        </w:rPr>
        <w:t xml:space="preserve">Und mir </w:t>
      </w:r>
      <w:r>
        <w:rPr>
          <w:rFonts w:ascii="Georgia" w:hAnsi="Georgia"/>
          <w:sz w:val="19"/>
          <w:szCs w:val="19"/>
        </w:rPr>
        <w:t xml:space="preserve">daher </w:t>
      </w:r>
      <w:r w:rsidRPr="00D02099">
        <w:rPr>
          <w:rFonts w:ascii="Georgia" w:hAnsi="Georgia"/>
          <w:sz w:val="19"/>
          <w:szCs w:val="19"/>
        </w:rPr>
        <w:t xml:space="preserve">wärmstens </w:t>
      </w:r>
      <w:r>
        <w:rPr>
          <w:rFonts w:ascii="Georgia" w:hAnsi="Georgia"/>
          <w:sz w:val="19"/>
          <w:szCs w:val="19"/>
        </w:rPr>
        <w:t>e</w:t>
      </w:r>
      <w:r w:rsidRPr="00D02099">
        <w:rPr>
          <w:rFonts w:ascii="Georgia" w:hAnsi="Georgia"/>
          <w:sz w:val="19"/>
          <w:szCs w:val="19"/>
        </w:rPr>
        <w:t>mpfohlen</w:t>
      </w:r>
      <w:r>
        <w:rPr>
          <w:rFonts w:ascii="Georgia" w:hAnsi="Georgia"/>
          <w:sz w:val="19"/>
          <w:szCs w:val="19"/>
        </w:rPr>
        <w:t xml:space="preserve"> </w:t>
      </w:r>
      <w:r w:rsidRPr="00D02099">
        <w:rPr>
          <w:rFonts w:ascii="Georgia" w:hAnsi="Georgia"/>
          <w:sz w:val="19"/>
          <w:szCs w:val="19"/>
        </w:rPr>
        <w:t xml:space="preserve">für einige Semester </w:t>
      </w:r>
      <w:r>
        <w:rPr>
          <w:rFonts w:ascii="Georgia" w:hAnsi="Georgia"/>
          <w:sz w:val="19"/>
          <w:szCs w:val="19"/>
        </w:rPr>
        <w:t>Mitglied</w:t>
      </w:r>
      <w:r w:rsidRPr="00D02099">
        <w:rPr>
          <w:rFonts w:ascii="Georgia" w:hAnsi="Georgia"/>
          <w:sz w:val="19"/>
          <w:szCs w:val="19"/>
        </w:rPr>
        <w:t xml:space="preserve"> von Wutis zu werden</w:t>
      </w:r>
      <w:r>
        <w:rPr>
          <w:rFonts w:ascii="Georgia" w:hAnsi="Georgia"/>
          <w:sz w:val="19"/>
          <w:szCs w:val="19"/>
        </w:rPr>
        <w:t>,</w:t>
      </w:r>
      <w:r w:rsidRPr="00D02099">
        <w:rPr>
          <w:rFonts w:ascii="Georgia" w:hAnsi="Georgia"/>
          <w:sz w:val="19"/>
          <w:szCs w:val="19"/>
        </w:rPr>
        <w:t xml:space="preserve"> </w:t>
      </w:r>
      <w:r>
        <w:rPr>
          <w:rFonts w:ascii="Georgia" w:hAnsi="Georgia"/>
          <w:sz w:val="19"/>
          <w:szCs w:val="19"/>
        </w:rPr>
        <w:t>sollte</w:t>
      </w:r>
      <w:r w:rsidRPr="00D02099">
        <w:rPr>
          <w:rFonts w:ascii="Georgia" w:hAnsi="Georgia"/>
          <w:sz w:val="19"/>
          <w:szCs w:val="19"/>
        </w:rPr>
        <w:t xml:space="preserve"> ich</w:t>
      </w:r>
      <w:r>
        <w:rPr>
          <w:rFonts w:ascii="Georgia" w:hAnsi="Georgia"/>
          <w:sz w:val="19"/>
          <w:szCs w:val="19"/>
        </w:rPr>
        <w:t xml:space="preserve"> e</w:t>
      </w:r>
      <w:r w:rsidRPr="00D02099">
        <w:rPr>
          <w:rFonts w:ascii="Georgia" w:hAnsi="Georgia"/>
          <w:sz w:val="19"/>
          <w:szCs w:val="19"/>
        </w:rPr>
        <w:t>ine Karriere in der Finanzbranche</w:t>
      </w:r>
      <w:r>
        <w:rPr>
          <w:rFonts w:ascii="Georgia" w:hAnsi="Georgia"/>
          <w:sz w:val="19"/>
          <w:szCs w:val="19"/>
        </w:rPr>
        <w:t xml:space="preserve"> a</w:t>
      </w:r>
      <w:r w:rsidRPr="00D02099">
        <w:rPr>
          <w:rFonts w:ascii="Georgia" w:hAnsi="Georgia"/>
          <w:sz w:val="19"/>
          <w:szCs w:val="19"/>
        </w:rPr>
        <w:t>nstrebe</w:t>
      </w:r>
      <w:r>
        <w:rPr>
          <w:rFonts w:ascii="Georgia" w:hAnsi="Georgia"/>
          <w:sz w:val="19"/>
          <w:szCs w:val="19"/>
        </w:rPr>
        <w:t>n.</w:t>
      </w:r>
    </w:p>
  </w:comment>
  <w:comment w:id="383" w:author="Tim" w:date="2023-10-03T22:20:00Z" w:initials="TB">
    <w:p w14:paraId="565C2A4F" w14:textId="28D00F50" w:rsidR="00DF1B2C" w:rsidRDefault="00DF1B2C">
      <w:pPr>
        <w:pStyle w:val="Kommentartext"/>
      </w:pPr>
      <w:r>
        <w:rPr>
          <w:rStyle w:val="Kommentarzeichen"/>
        </w:rPr>
        <w:annotationRef/>
      </w:r>
    </w:p>
  </w:comment>
  <w:comment w:id="408" w:author="Admin" w:date="2023-04-11T23:49:00Z" w:initials="A">
    <w:p w14:paraId="58B1970C" w14:textId="77777777" w:rsidR="005E24B6" w:rsidRDefault="005E24B6" w:rsidP="005E24B6">
      <w:pPr>
        <w:pStyle w:val="Kommentartext"/>
      </w:pPr>
      <w:r>
        <w:rPr>
          <w:rStyle w:val="Kommentarzeichen"/>
        </w:rPr>
        <w:annotationRef/>
      </w:r>
      <w:r>
        <w:t>Bereich aus Stellenausschreibung einfügen</w:t>
      </w:r>
    </w:p>
  </w:comment>
  <w:comment w:id="410" w:author="Tim" w:date="2023-10-03T21:16:00Z" w:initials="TB">
    <w:p w14:paraId="7D7E4B5A" w14:textId="7B2310FD" w:rsidR="0030183E" w:rsidRDefault="0030183E">
      <w:pPr>
        <w:pStyle w:val="Kommentartext"/>
      </w:pPr>
      <w:r>
        <w:rPr>
          <w:rStyle w:val="Kommentarzeichen"/>
        </w:rPr>
        <w:annotationRef/>
      </w:r>
      <w:r>
        <w:t>Am Berufseinstieg in der Finanzbranche</w:t>
      </w:r>
    </w:p>
  </w:comment>
  <w:comment w:id="419" w:author="Admin" w:date="2023-04-11T23:49:00Z" w:initials="A">
    <w:p w14:paraId="2FFC9701" w14:textId="77777777" w:rsidR="005E24B6" w:rsidRDefault="005E24B6" w:rsidP="005E24B6">
      <w:pPr>
        <w:pStyle w:val="Kommentartext"/>
      </w:pPr>
      <w:r>
        <w:rPr>
          <w:rStyle w:val="Kommentarzeichen"/>
        </w:rPr>
        <w:annotationRef/>
      </w:r>
      <w:r>
        <w:t>Unternehmen einfügen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7BABC6" w15:done="0"/>
  <w15:commentEx w15:paraId="705099E0" w15:done="0"/>
  <w15:commentEx w15:paraId="39D4047B" w15:done="0"/>
  <w15:commentEx w15:paraId="15BCA42D" w15:done="0"/>
  <w15:commentEx w15:paraId="00F2FC63" w15:done="0"/>
  <w15:commentEx w15:paraId="5883029C" w15:done="0"/>
  <w15:commentEx w15:paraId="29340EDD" w15:done="0"/>
  <w15:commentEx w15:paraId="4FDBE69C" w15:done="0"/>
  <w15:commentEx w15:paraId="54D923D3" w15:done="0"/>
  <w15:commentEx w15:paraId="2B069594" w15:done="0"/>
  <w15:commentEx w15:paraId="565C2A4F" w15:done="0"/>
  <w15:commentEx w15:paraId="58B1970C" w15:done="0"/>
  <w15:commentEx w15:paraId="7D7E4B5A" w15:done="0"/>
  <w15:commentEx w15:paraId="2FFC97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C6D8BF" w16cex:dateUtc="2023-10-03T16:15:00Z"/>
  <w16cex:commentExtensible w16cex:durableId="28C69925" w16cex:dateUtc="2023-10-03T11:44:00Z"/>
  <w16cex:commentExtensible w16cex:durableId="28C6FA5B" w16cex:dateUtc="2023-10-03T18:38:00Z"/>
  <w16cex:commentExtensible w16cex:durableId="28C701F7" w16cex:dateUtc="2023-10-03T19:11:00Z"/>
  <w16cex:commentExtensible w16cex:durableId="28C71231" w16cex:dateUtc="2023-10-03T20:20:00Z"/>
  <w16cex:commentExtensible w16cex:durableId="28C7122A" w16cex:dateUtc="2023-10-03T20:20:00Z"/>
  <w16cex:commentExtensible w16cex:durableId="28C70318" w16cex:dateUtc="2023-10-03T1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7BABC6" w16cid:durableId="28C6D8BF"/>
  <w16cid:commentId w16cid:paraId="705099E0" w16cid:durableId="28C6988D"/>
  <w16cid:commentId w16cid:paraId="39D4047B" w16cid:durableId="28C6988E"/>
  <w16cid:commentId w16cid:paraId="15BCA42D" w16cid:durableId="28C6988F"/>
  <w16cid:commentId w16cid:paraId="00F2FC63" w16cid:durableId="28C69890"/>
  <w16cid:commentId w16cid:paraId="5883029C" w16cid:durableId="28C69891"/>
  <w16cid:commentId w16cid:paraId="29340EDD" w16cid:durableId="28C69925"/>
  <w16cid:commentId w16cid:paraId="4FDBE69C" w16cid:durableId="28C6FA5B"/>
  <w16cid:commentId w16cid:paraId="54D923D3" w16cid:durableId="28C701F7"/>
  <w16cid:commentId w16cid:paraId="2B069594" w16cid:durableId="28C71231"/>
  <w16cid:commentId w16cid:paraId="565C2A4F" w16cid:durableId="28C7122A"/>
  <w16cid:commentId w16cid:paraId="58B1970C" w16cid:durableId="28C69893"/>
  <w16cid:commentId w16cid:paraId="7D7E4B5A" w16cid:durableId="28C70318"/>
  <w16cid:commentId w16cid:paraId="2FFC9701" w16cid:durableId="28C6989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m">
    <w15:presenceInfo w15:providerId="None" w15:userId="Tim"/>
  </w15:person>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479C2"/>
    <w:rsid w:val="000555E4"/>
    <w:rsid w:val="0005670D"/>
    <w:rsid w:val="000710B0"/>
    <w:rsid w:val="00072A48"/>
    <w:rsid w:val="00073C82"/>
    <w:rsid w:val="00081359"/>
    <w:rsid w:val="000A154E"/>
    <w:rsid w:val="000A5AB8"/>
    <w:rsid w:val="000A6678"/>
    <w:rsid w:val="000A7DEB"/>
    <w:rsid w:val="000C55DE"/>
    <w:rsid w:val="000F371C"/>
    <w:rsid w:val="00117F83"/>
    <w:rsid w:val="00142B0F"/>
    <w:rsid w:val="00146C8E"/>
    <w:rsid w:val="00152DF9"/>
    <w:rsid w:val="00156A98"/>
    <w:rsid w:val="001669DB"/>
    <w:rsid w:val="00171D11"/>
    <w:rsid w:val="00180AB5"/>
    <w:rsid w:val="001819B1"/>
    <w:rsid w:val="001A4522"/>
    <w:rsid w:val="001C17FC"/>
    <w:rsid w:val="001D079A"/>
    <w:rsid w:val="001E0088"/>
    <w:rsid w:val="001E0903"/>
    <w:rsid w:val="001E1EE7"/>
    <w:rsid w:val="002042CB"/>
    <w:rsid w:val="002062F6"/>
    <w:rsid w:val="00212042"/>
    <w:rsid w:val="002213EE"/>
    <w:rsid w:val="0023683A"/>
    <w:rsid w:val="00237337"/>
    <w:rsid w:val="002467A0"/>
    <w:rsid w:val="002536DC"/>
    <w:rsid w:val="00255EC1"/>
    <w:rsid w:val="00257D2A"/>
    <w:rsid w:val="002627D2"/>
    <w:rsid w:val="00264191"/>
    <w:rsid w:val="0027047C"/>
    <w:rsid w:val="002708C2"/>
    <w:rsid w:val="00274324"/>
    <w:rsid w:val="002A3DC1"/>
    <w:rsid w:val="002A5B9F"/>
    <w:rsid w:val="002D309E"/>
    <w:rsid w:val="002D594E"/>
    <w:rsid w:val="002E39B8"/>
    <w:rsid w:val="002F51FA"/>
    <w:rsid w:val="0030183E"/>
    <w:rsid w:val="003076E7"/>
    <w:rsid w:val="00311A15"/>
    <w:rsid w:val="003250EA"/>
    <w:rsid w:val="003421B1"/>
    <w:rsid w:val="00353081"/>
    <w:rsid w:val="00375D2D"/>
    <w:rsid w:val="003811BC"/>
    <w:rsid w:val="0038671F"/>
    <w:rsid w:val="003947A8"/>
    <w:rsid w:val="00395CB5"/>
    <w:rsid w:val="003D464F"/>
    <w:rsid w:val="003D5D1E"/>
    <w:rsid w:val="003F1219"/>
    <w:rsid w:val="003F3290"/>
    <w:rsid w:val="003F688C"/>
    <w:rsid w:val="00415608"/>
    <w:rsid w:val="00424CAF"/>
    <w:rsid w:val="00434D23"/>
    <w:rsid w:val="004403CB"/>
    <w:rsid w:val="00453C2F"/>
    <w:rsid w:val="00454C0B"/>
    <w:rsid w:val="0046226E"/>
    <w:rsid w:val="00474FC2"/>
    <w:rsid w:val="00492923"/>
    <w:rsid w:val="004946E3"/>
    <w:rsid w:val="004A1501"/>
    <w:rsid w:val="004A615C"/>
    <w:rsid w:val="004B4510"/>
    <w:rsid w:val="004C156C"/>
    <w:rsid w:val="004C174A"/>
    <w:rsid w:val="00500EFA"/>
    <w:rsid w:val="00506322"/>
    <w:rsid w:val="00507BBD"/>
    <w:rsid w:val="005407D6"/>
    <w:rsid w:val="00542F06"/>
    <w:rsid w:val="00547B0D"/>
    <w:rsid w:val="00553EC8"/>
    <w:rsid w:val="005705F7"/>
    <w:rsid w:val="00570B1D"/>
    <w:rsid w:val="005730DC"/>
    <w:rsid w:val="00574140"/>
    <w:rsid w:val="005762CF"/>
    <w:rsid w:val="005842A0"/>
    <w:rsid w:val="00590834"/>
    <w:rsid w:val="00590E7F"/>
    <w:rsid w:val="00593C9C"/>
    <w:rsid w:val="005B231F"/>
    <w:rsid w:val="005C55F7"/>
    <w:rsid w:val="005C7070"/>
    <w:rsid w:val="005D37E5"/>
    <w:rsid w:val="005D7D49"/>
    <w:rsid w:val="005E00BC"/>
    <w:rsid w:val="005E24B6"/>
    <w:rsid w:val="005E63B8"/>
    <w:rsid w:val="005F350B"/>
    <w:rsid w:val="00602B31"/>
    <w:rsid w:val="00603752"/>
    <w:rsid w:val="00606D63"/>
    <w:rsid w:val="00632F05"/>
    <w:rsid w:val="0063723B"/>
    <w:rsid w:val="00647413"/>
    <w:rsid w:val="006502BE"/>
    <w:rsid w:val="00667BF6"/>
    <w:rsid w:val="006A7895"/>
    <w:rsid w:val="006B302C"/>
    <w:rsid w:val="006D2592"/>
    <w:rsid w:val="006E5FD2"/>
    <w:rsid w:val="006F1787"/>
    <w:rsid w:val="006F58EC"/>
    <w:rsid w:val="00706233"/>
    <w:rsid w:val="00713908"/>
    <w:rsid w:val="007251EA"/>
    <w:rsid w:val="007340D7"/>
    <w:rsid w:val="007472BD"/>
    <w:rsid w:val="00755A3D"/>
    <w:rsid w:val="00760654"/>
    <w:rsid w:val="007675B1"/>
    <w:rsid w:val="00797EF1"/>
    <w:rsid w:val="007A3246"/>
    <w:rsid w:val="007A64C5"/>
    <w:rsid w:val="007A719D"/>
    <w:rsid w:val="007B171B"/>
    <w:rsid w:val="007B1B2B"/>
    <w:rsid w:val="007C59D2"/>
    <w:rsid w:val="007E4326"/>
    <w:rsid w:val="007F0344"/>
    <w:rsid w:val="007F7EA0"/>
    <w:rsid w:val="008049F7"/>
    <w:rsid w:val="00807293"/>
    <w:rsid w:val="008110C9"/>
    <w:rsid w:val="008175D4"/>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366F"/>
    <w:rsid w:val="00A14247"/>
    <w:rsid w:val="00A30F01"/>
    <w:rsid w:val="00A34E24"/>
    <w:rsid w:val="00A40D57"/>
    <w:rsid w:val="00A44493"/>
    <w:rsid w:val="00A4683D"/>
    <w:rsid w:val="00A53760"/>
    <w:rsid w:val="00A70F6F"/>
    <w:rsid w:val="00A70FC3"/>
    <w:rsid w:val="00A91BD1"/>
    <w:rsid w:val="00AA2791"/>
    <w:rsid w:val="00AA4C7C"/>
    <w:rsid w:val="00AB4CD0"/>
    <w:rsid w:val="00AC61EE"/>
    <w:rsid w:val="00AC66C4"/>
    <w:rsid w:val="00AC7086"/>
    <w:rsid w:val="00AE26F5"/>
    <w:rsid w:val="00AE3A33"/>
    <w:rsid w:val="00B0392B"/>
    <w:rsid w:val="00B135CE"/>
    <w:rsid w:val="00B339B8"/>
    <w:rsid w:val="00B346A7"/>
    <w:rsid w:val="00B43970"/>
    <w:rsid w:val="00B45015"/>
    <w:rsid w:val="00B50A34"/>
    <w:rsid w:val="00B543A1"/>
    <w:rsid w:val="00B54C38"/>
    <w:rsid w:val="00B5613E"/>
    <w:rsid w:val="00B57CB1"/>
    <w:rsid w:val="00B64D19"/>
    <w:rsid w:val="00B77DCE"/>
    <w:rsid w:val="00B81B0E"/>
    <w:rsid w:val="00B87CA9"/>
    <w:rsid w:val="00B9666E"/>
    <w:rsid w:val="00BB3512"/>
    <w:rsid w:val="00BB3C75"/>
    <w:rsid w:val="00BD358A"/>
    <w:rsid w:val="00BF522D"/>
    <w:rsid w:val="00C0214A"/>
    <w:rsid w:val="00C030C1"/>
    <w:rsid w:val="00C1562F"/>
    <w:rsid w:val="00C566F4"/>
    <w:rsid w:val="00C6717B"/>
    <w:rsid w:val="00C71380"/>
    <w:rsid w:val="00C9003C"/>
    <w:rsid w:val="00C97ECA"/>
    <w:rsid w:val="00CA1160"/>
    <w:rsid w:val="00CA702E"/>
    <w:rsid w:val="00CA7350"/>
    <w:rsid w:val="00CB0D4B"/>
    <w:rsid w:val="00CB639D"/>
    <w:rsid w:val="00CC1B86"/>
    <w:rsid w:val="00CD51E6"/>
    <w:rsid w:val="00CE433B"/>
    <w:rsid w:val="00D02099"/>
    <w:rsid w:val="00D1475E"/>
    <w:rsid w:val="00D150FF"/>
    <w:rsid w:val="00D30CEA"/>
    <w:rsid w:val="00D41140"/>
    <w:rsid w:val="00D7143D"/>
    <w:rsid w:val="00D71D8E"/>
    <w:rsid w:val="00D71DE9"/>
    <w:rsid w:val="00D75367"/>
    <w:rsid w:val="00D9281A"/>
    <w:rsid w:val="00DA3404"/>
    <w:rsid w:val="00DA524B"/>
    <w:rsid w:val="00DB471D"/>
    <w:rsid w:val="00DD1863"/>
    <w:rsid w:val="00DD3349"/>
    <w:rsid w:val="00DD54E1"/>
    <w:rsid w:val="00DD6747"/>
    <w:rsid w:val="00DE12AE"/>
    <w:rsid w:val="00DE1FBC"/>
    <w:rsid w:val="00DE5C3D"/>
    <w:rsid w:val="00DF1B2C"/>
    <w:rsid w:val="00E015B4"/>
    <w:rsid w:val="00E02500"/>
    <w:rsid w:val="00E12ED8"/>
    <w:rsid w:val="00E162C9"/>
    <w:rsid w:val="00E3005D"/>
    <w:rsid w:val="00E30491"/>
    <w:rsid w:val="00E473ED"/>
    <w:rsid w:val="00E47DAF"/>
    <w:rsid w:val="00E62550"/>
    <w:rsid w:val="00E6358F"/>
    <w:rsid w:val="00E65B09"/>
    <w:rsid w:val="00E83116"/>
    <w:rsid w:val="00E914E5"/>
    <w:rsid w:val="00E91B86"/>
    <w:rsid w:val="00EA6CEC"/>
    <w:rsid w:val="00EA7AC2"/>
    <w:rsid w:val="00EC000C"/>
    <w:rsid w:val="00EE0A57"/>
    <w:rsid w:val="00EF2FD5"/>
    <w:rsid w:val="00F11473"/>
    <w:rsid w:val="00F253C5"/>
    <w:rsid w:val="00F270C0"/>
    <w:rsid w:val="00F30624"/>
    <w:rsid w:val="00F44FBD"/>
    <w:rsid w:val="00F4717F"/>
    <w:rsid w:val="00F5301B"/>
    <w:rsid w:val="00F55CE3"/>
    <w:rsid w:val="00F65932"/>
    <w:rsid w:val="00F74175"/>
    <w:rsid w:val="00F92A04"/>
    <w:rsid w:val="00FA4972"/>
    <w:rsid w:val="00FA5291"/>
    <w:rsid w:val="00FD7864"/>
    <w:rsid w:val="00FE4D63"/>
    <w:rsid w:val="00FF2BDD"/>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C49A"/>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395CB5"/>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A34E24"/>
    <w:rPr>
      <w:rFonts w:cs="Times New Roman"/>
      <w:sz w:val="16"/>
      <w:szCs w:val="16"/>
    </w:rPr>
  </w:style>
  <w:style w:type="paragraph" w:styleId="Kommentartext">
    <w:name w:val="annotation text"/>
    <w:basedOn w:val="Standard"/>
    <w:link w:val="KommentartextZchn"/>
    <w:uiPriority w:val="99"/>
    <w:semiHidden/>
    <w:unhideWhenUsed/>
    <w:rsid w:val="00A34E24"/>
    <w:pPr>
      <w:spacing w:line="240" w:lineRule="auto"/>
    </w:pPr>
    <w:rPr>
      <w:rFonts w:eastAsia="Times New Roman" w:cs="Times New Roman"/>
      <w:sz w:val="20"/>
      <w:szCs w:val="20"/>
    </w:rPr>
  </w:style>
  <w:style w:type="character" w:customStyle="1" w:styleId="KommentartextZchn">
    <w:name w:val="Kommentartext Zchn"/>
    <w:basedOn w:val="Absatz-Standardschriftart"/>
    <w:link w:val="Kommentartext"/>
    <w:uiPriority w:val="99"/>
    <w:semiHidden/>
    <w:rsid w:val="00A34E24"/>
    <w:rPr>
      <w:rFonts w:eastAsia="Times New Roman" w:cs="Times New Roman"/>
      <w:sz w:val="20"/>
      <w:szCs w:val="20"/>
    </w:rPr>
  </w:style>
  <w:style w:type="paragraph" w:styleId="Kommentarthema">
    <w:name w:val="annotation subject"/>
    <w:basedOn w:val="Kommentartext"/>
    <w:next w:val="Kommentartext"/>
    <w:link w:val="KommentarthemaZchn"/>
    <w:uiPriority w:val="99"/>
    <w:semiHidden/>
    <w:unhideWhenUsed/>
    <w:rsid w:val="00237337"/>
    <w:rPr>
      <w:rFonts w:eastAsiaTheme="minorHAnsi" w:cstheme="minorBidi"/>
      <w:b/>
      <w:bCs/>
    </w:rPr>
  </w:style>
  <w:style w:type="character" w:customStyle="1" w:styleId="KommentarthemaZchn">
    <w:name w:val="Kommentarthema Zchn"/>
    <w:basedOn w:val="KommentartextZchn"/>
    <w:link w:val="Kommentarthema"/>
    <w:uiPriority w:val="99"/>
    <w:semiHidden/>
    <w:rsid w:val="00237337"/>
    <w:rPr>
      <w:rFonts w:eastAsia="Times New Roman" w:cs="Times New Roman"/>
      <w:b/>
      <w:bCs/>
      <w:sz w:val="20"/>
      <w:szCs w:val="20"/>
    </w:rPr>
  </w:style>
  <w:style w:type="paragraph" w:styleId="Listenabsatz">
    <w:name w:val="List Paragraph"/>
    <w:basedOn w:val="Standard"/>
    <w:uiPriority w:val="34"/>
    <w:qFormat/>
    <w:rsid w:val="00602B31"/>
    <w:pPr>
      <w:ind w:left="720"/>
      <w:contextualSpacing/>
    </w:pPr>
  </w:style>
  <w:style w:type="paragraph" w:styleId="berarbeitung">
    <w:name w:val="Revision"/>
    <w:hidden/>
    <w:uiPriority w:val="99"/>
    <w:semiHidden/>
    <w:rsid w:val="00BD35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1224</Words>
  <Characters>7716</Characters>
  <Application>Microsoft Office Word</Application>
  <DocSecurity>0</DocSecurity>
  <Lines>64</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24</cp:revision>
  <dcterms:created xsi:type="dcterms:W3CDTF">2023-10-03T11:42:00Z</dcterms:created>
  <dcterms:modified xsi:type="dcterms:W3CDTF">2023-10-03T20:32:00Z</dcterms:modified>
</cp:coreProperties>
</file>