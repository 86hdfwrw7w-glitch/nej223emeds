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E777BD" w:rsidR="006D2592"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Abdelhakim Sbika Alaoui</w:t>
      </w:r>
    </w:p>
    <w:p w14:paraId="2458A2A0" w14:textId="4894E5E3" w:rsidR="00857C6F"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Boxgraben 64</w:t>
      </w:r>
    </w:p>
    <w:p w14:paraId="451AEE20" w14:textId="6FC33DFF" w:rsidR="00857C6F"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52064 Aachen</w:t>
      </w:r>
    </w:p>
    <w:p w14:paraId="12BA391A" w14:textId="59710E09"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9D631C">
        <w:rPr>
          <w:rFonts w:ascii="Georgia" w:hAnsi="Georgia" w:cs="Georgia"/>
          <w:color w:val="000000"/>
          <w:sz w:val="21"/>
          <w:szCs w:val="21"/>
        </w:rPr>
        <w:t>sbika.abdelhakim</w:t>
      </w:r>
      <w:r w:rsidR="00857C6F" w:rsidRPr="00BC5172">
        <w:rPr>
          <w:rFonts w:ascii="Georgia" w:hAnsi="Georgia" w:cs="Georgia"/>
          <w:color w:val="000000"/>
          <w:sz w:val="21"/>
          <w:szCs w:val="21"/>
        </w:rPr>
        <w:t>@</w:t>
      </w:r>
      <w:r w:rsidR="009D631C">
        <w:rPr>
          <w:rFonts w:ascii="Georgia" w:hAnsi="Georgia" w:cs="Georgia"/>
          <w:color w:val="000000"/>
          <w:sz w:val="21"/>
          <w:szCs w:val="21"/>
        </w:rPr>
        <w:t>outlook</w:t>
      </w:r>
      <w:r w:rsidR="00857C6F" w:rsidRPr="00BC5172">
        <w:rPr>
          <w:rFonts w:ascii="Georgia" w:hAnsi="Georgia" w:cs="Georgia"/>
          <w:color w:val="000000"/>
          <w:sz w:val="21"/>
          <w:szCs w:val="21"/>
        </w:rPr>
        <w:t>.com</w:t>
      </w:r>
    </w:p>
    <w:p w14:paraId="2E7278C7" w14:textId="07FFA1BD" w:rsidR="00F74175" w:rsidRPr="00E64111" w:rsidRDefault="006A7895" w:rsidP="00BC5172">
      <w:pPr>
        <w:spacing w:after="0"/>
        <w:jc w:val="right"/>
        <w:rPr>
          <w:rFonts w:ascii="Georgia" w:hAnsi="Georgia" w:cs="Georgia"/>
          <w:color w:val="000000"/>
          <w:sz w:val="21"/>
          <w:szCs w:val="21"/>
        </w:rPr>
      </w:pPr>
      <w:r w:rsidRPr="00E64111">
        <w:rPr>
          <w:rFonts w:ascii="Georgia" w:hAnsi="Georgia" w:cs="Times New Roman"/>
          <w:sz w:val="21"/>
          <w:szCs w:val="21"/>
        </w:rPr>
        <w:t xml:space="preserve">Mobil: </w:t>
      </w:r>
      <w:r w:rsidR="006D2592" w:rsidRPr="00E64111">
        <w:rPr>
          <w:rFonts w:ascii="Georgia" w:hAnsi="Georgia" w:cs="Georgia"/>
          <w:color w:val="000000"/>
          <w:sz w:val="21"/>
          <w:szCs w:val="21"/>
        </w:rPr>
        <w:t>+</w:t>
      </w:r>
      <w:r w:rsidR="00857C6F" w:rsidRPr="00E64111">
        <w:rPr>
          <w:rFonts w:ascii="Georgia" w:hAnsi="Georgia" w:cs="Georgia"/>
          <w:color w:val="000000"/>
          <w:sz w:val="21"/>
          <w:szCs w:val="21"/>
        </w:rPr>
        <w:t xml:space="preserve">49 </w:t>
      </w:r>
      <w:r w:rsidR="009D631C" w:rsidRPr="00E64111">
        <w:rPr>
          <w:rFonts w:ascii="Georgia" w:hAnsi="Georgia" w:cs="Georgia"/>
          <w:color w:val="000000"/>
          <w:sz w:val="21"/>
          <w:szCs w:val="21"/>
        </w:rPr>
        <w:t>176 6154 0784</w:t>
      </w:r>
    </w:p>
    <w:p w14:paraId="33F2788B" w14:textId="77777777" w:rsidR="006B4F35" w:rsidRDefault="00985D6D" w:rsidP="00985D6D">
      <w:pPr>
        <w:spacing w:after="0"/>
        <w:rPr>
          <w:rFonts w:ascii="Georgia" w:hAnsi="Georgia"/>
          <w:sz w:val="21"/>
          <w:szCs w:val="21"/>
        </w:rPr>
      </w:pPr>
      <w:r w:rsidRPr="00985D6D">
        <w:rPr>
          <w:rFonts w:ascii="Georgia" w:hAnsi="Georgia"/>
          <w:sz w:val="21"/>
          <w:szCs w:val="21"/>
        </w:rPr>
        <w:t>Deloitte GmbH Wirtschaftsprüfungsgesellschaft</w:t>
      </w:r>
      <w:r w:rsidR="00E64111" w:rsidRPr="00E64111">
        <w:rPr>
          <w:rFonts w:ascii="Georgia" w:hAnsi="Georgia"/>
          <w:sz w:val="21"/>
          <w:szCs w:val="21"/>
          <w:lang/>
        </w:rPr>
        <w:br/>
      </w:r>
      <w:r w:rsidR="006B4F35" w:rsidRPr="006B4F35">
        <w:rPr>
          <w:rFonts w:ascii="Georgia" w:hAnsi="Georgia"/>
          <w:sz w:val="21"/>
          <w:szCs w:val="21"/>
        </w:rPr>
        <w:t>Erna-Scheffler-Straße 2</w:t>
      </w:r>
    </w:p>
    <w:p w14:paraId="051AB51A" w14:textId="34555837" w:rsidR="00E64111" w:rsidRPr="00E64111" w:rsidRDefault="006B4F35" w:rsidP="00985D6D">
      <w:pPr>
        <w:spacing w:after="0"/>
        <w:rPr>
          <w:rFonts w:ascii="Georgia" w:hAnsi="Georgia"/>
          <w:sz w:val="21"/>
          <w:szCs w:val="21"/>
          <w:lang/>
        </w:rPr>
      </w:pPr>
      <w:r w:rsidRPr="006B4F35">
        <w:rPr>
          <w:rFonts w:ascii="Georgia" w:hAnsi="Georgia"/>
          <w:sz w:val="21"/>
          <w:szCs w:val="21"/>
        </w:rPr>
        <w:t>40476</w:t>
      </w:r>
      <w:r>
        <w:rPr>
          <w:rFonts w:ascii="Georgia" w:hAnsi="Georgia"/>
          <w:sz w:val="21"/>
          <w:szCs w:val="21"/>
        </w:rPr>
        <w:t xml:space="preserve"> Düsseldorf</w:t>
      </w:r>
    </w:p>
    <w:p w14:paraId="155B6E2E" w14:textId="51FE188A" w:rsidR="006A7895" w:rsidRPr="00BC5172" w:rsidRDefault="009D631C" w:rsidP="0085213A">
      <w:pPr>
        <w:spacing w:after="0"/>
        <w:jc w:val="right"/>
        <w:rPr>
          <w:rFonts w:ascii="Georgia" w:hAnsi="Georgia" w:cs="Times New Roman"/>
          <w:sz w:val="21"/>
          <w:szCs w:val="21"/>
        </w:rPr>
      </w:pPr>
      <w:r>
        <w:rPr>
          <w:rFonts w:ascii="Georgia" w:hAnsi="Georgia" w:cs="Times New Roman"/>
          <w:sz w:val="21"/>
          <w:szCs w:val="21"/>
        </w:rPr>
        <w:t>Aachen</w:t>
      </w:r>
      <w:r w:rsidR="002D594E" w:rsidRPr="00BC5172">
        <w:rPr>
          <w:rFonts w:ascii="Georgia" w:hAnsi="Georgia" w:cs="Times New Roman"/>
          <w:sz w:val="21"/>
          <w:szCs w:val="21"/>
        </w:rPr>
        <w:t xml:space="preserve">, </w:t>
      </w:r>
      <w:r>
        <w:rPr>
          <w:rFonts w:ascii="Georgia" w:hAnsi="Georgia" w:cs="Times New Roman"/>
          <w:sz w:val="21"/>
          <w:szCs w:val="21"/>
        </w:rPr>
        <w:t>15.09.2023</w:t>
      </w:r>
    </w:p>
    <w:p w14:paraId="0731715D" w14:textId="77777777" w:rsidR="001E0088" w:rsidRPr="00BC5172" w:rsidRDefault="001E0088" w:rsidP="001E0088">
      <w:pPr>
        <w:spacing w:after="0"/>
        <w:jc w:val="right"/>
        <w:rPr>
          <w:rFonts w:ascii="Georgia" w:hAnsi="Georgia" w:cs="Times New Roman"/>
          <w:sz w:val="21"/>
          <w:szCs w:val="21"/>
        </w:rPr>
      </w:pPr>
    </w:p>
    <w:p w14:paraId="70A974D0" w14:textId="10F62FAA" w:rsidR="000A5AB8" w:rsidRPr="0004591F" w:rsidRDefault="000A5AB8" w:rsidP="0004591F">
      <w:pPr>
        <w:rPr>
          <w:rFonts w:ascii="Georgia" w:hAnsi="Georgia" w:cs="Times New Roman"/>
          <w:b/>
          <w:bCs/>
          <w:sz w:val="21"/>
          <w:szCs w:val="21"/>
          <w:lang/>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w:t>
      </w:r>
      <w:r w:rsidR="0004591F" w:rsidRPr="0004591F">
        <w:rPr>
          <w:rFonts w:ascii="Georgia" w:hAnsi="Georgia" w:cs="Times New Roman"/>
          <w:b/>
          <w:bCs/>
          <w:sz w:val="21"/>
          <w:szCs w:val="21"/>
          <w:lang/>
        </w:rPr>
        <w:t>M&amp;A / Financial Due Diligence</w:t>
      </w:r>
    </w:p>
    <w:p w14:paraId="3A5BDDA8" w14:textId="77777777" w:rsidR="004A615C" w:rsidRPr="00BC5172" w:rsidRDefault="004A615C" w:rsidP="000A5AB8">
      <w:pPr>
        <w:spacing w:after="0"/>
        <w:rPr>
          <w:rFonts w:ascii="Georgia" w:hAnsi="Georgia" w:cs="Times New Roman"/>
          <w:b/>
          <w:sz w:val="21"/>
          <w:szCs w:val="21"/>
        </w:rPr>
      </w:pPr>
    </w:p>
    <w:p w14:paraId="2FF34235" w14:textId="7B2BD25E" w:rsidR="000A5AB8"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w:t>
      </w:r>
      <w:r w:rsidR="00D15007">
        <w:rPr>
          <w:rFonts w:ascii="Georgia" w:hAnsi="Georgia" w:cs="Times New Roman"/>
          <w:sz w:val="21"/>
          <w:szCs w:val="21"/>
        </w:rPr>
        <w:t>Frau Heuer</w:t>
      </w:r>
      <w:r w:rsidRPr="00BC5172">
        <w:rPr>
          <w:rFonts w:ascii="Georgia" w:hAnsi="Georgia" w:cs="Times New Roman"/>
          <w:sz w:val="21"/>
          <w:szCs w:val="21"/>
        </w:rPr>
        <w:t>,</w:t>
      </w:r>
    </w:p>
    <w:p w14:paraId="679B7A04" w14:textId="52A4CEE2" w:rsidR="00EB5158" w:rsidRDefault="00EB5158" w:rsidP="000A5AB8">
      <w:pPr>
        <w:spacing w:after="0"/>
        <w:rPr>
          <w:rFonts w:ascii="Georgia" w:hAnsi="Georgia" w:cs="Times New Roman"/>
          <w:sz w:val="21"/>
          <w:szCs w:val="21"/>
        </w:rPr>
      </w:pPr>
    </w:p>
    <w:p w14:paraId="4E79DF04" w14:textId="02C73544" w:rsidR="00EB5158" w:rsidRDefault="00EB5158" w:rsidP="00EB5158">
      <w:pPr>
        <w:spacing w:after="0"/>
        <w:jc w:val="both"/>
        <w:rPr>
          <w:rFonts w:ascii="Georgia" w:hAnsi="Georgia" w:cs="Times New Roman"/>
          <w:sz w:val="21"/>
          <w:szCs w:val="21"/>
        </w:rPr>
      </w:pPr>
      <w:r>
        <w:rPr>
          <w:rFonts w:ascii="Georgia" w:hAnsi="Georgia" w:cs="Times New Roman"/>
          <w:sz w:val="21"/>
          <w:szCs w:val="21"/>
        </w:rPr>
        <w:t xml:space="preserve">an einer Tätigkeit im Investment Banking fasziniert mich vor allem der Impact, den man durch die Mitarbeit an bedeutsamen Transaktionen auf Unternehmen, Mitarbeiter und das gesamte Wirtschaftssystem haben kann. Nirgendwo sonst ist es möglich, an Deals wie </w:t>
      </w:r>
      <w:del w:id="0" w:author="David Döbele" w:date="2023-09-15T18:58:00Z">
        <w:r w:rsidRPr="00AB3C9F" w:rsidDel="001C5A96">
          <w:rPr>
            <w:rFonts w:ascii="Georgia" w:hAnsi="Georgia" w:cs="Times New Roman"/>
            <w:color w:val="000000" w:themeColor="text1"/>
            <w:sz w:val="21"/>
            <w:szCs w:val="21"/>
          </w:rPr>
          <w:delText>(</w:delText>
        </w:r>
      </w:del>
      <w:r w:rsidR="009A1D76" w:rsidRPr="00AB3C9F">
        <w:rPr>
          <w:rFonts w:ascii="Georgia" w:hAnsi="Georgia" w:cs="Times New Roman"/>
          <w:color w:val="000000" w:themeColor="text1"/>
          <w:sz w:val="21"/>
          <w:szCs w:val="21"/>
        </w:rPr>
        <w:t>PIB Group und BHP Insurance</w:t>
      </w:r>
      <w:del w:id="1" w:author="David Döbele" w:date="2023-09-15T18:58:00Z">
        <w:r w:rsidRPr="00AB3C9F" w:rsidDel="001C5A96">
          <w:rPr>
            <w:rFonts w:ascii="Georgia" w:hAnsi="Georgia" w:cs="Times New Roman"/>
            <w:color w:val="000000" w:themeColor="text1"/>
            <w:sz w:val="21"/>
            <w:szCs w:val="21"/>
          </w:rPr>
          <w:delText>)</w:delText>
        </w:r>
      </w:del>
      <w:r w:rsidRPr="00AB3C9F">
        <w:rPr>
          <w:rFonts w:ascii="Georgia" w:hAnsi="Georgia" w:cs="Times New Roman"/>
          <w:color w:val="000000" w:themeColor="text1"/>
          <w:sz w:val="21"/>
          <w:szCs w:val="21"/>
        </w:rPr>
        <w:t xml:space="preserve"> </w:t>
      </w:r>
      <w:r>
        <w:rPr>
          <w:rFonts w:ascii="Georgia" w:hAnsi="Georgia" w:cs="Times New Roman"/>
          <w:sz w:val="21"/>
          <w:szCs w:val="21"/>
        </w:rPr>
        <w:t xml:space="preserve">mitzuarbeiten und dabei von einem hoch motivierten Team zu lernen. Auch die daraus resultierende steile Lernkurve ist etwas, das ich mir in keinem anderen Beruf – insbesondere als Praktikant oder Berufseinsteiger – so vorstellen kann. Auch durch meine bisherige Praxiserfahrung </w:t>
      </w:r>
      <w:r w:rsidR="00775BE1">
        <w:rPr>
          <w:rFonts w:ascii="Georgia" w:hAnsi="Georgia" w:cs="Times New Roman"/>
          <w:sz w:val="21"/>
          <w:szCs w:val="21"/>
        </w:rPr>
        <w:t>in der Unternehmensberatung</w:t>
      </w:r>
      <w:r>
        <w:rPr>
          <w:rFonts w:ascii="Georgia" w:hAnsi="Georgia" w:cs="Times New Roman"/>
          <w:sz w:val="21"/>
          <w:szCs w:val="21"/>
        </w:rPr>
        <w:t xml:space="preserve"> bei </w:t>
      </w:r>
      <w:proofErr w:type="spellStart"/>
      <w:r w:rsidR="00775BE1">
        <w:rPr>
          <w:rFonts w:ascii="Georgia" w:hAnsi="Georgia" w:cs="Times New Roman"/>
          <w:sz w:val="21"/>
          <w:szCs w:val="21"/>
        </w:rPr>
        <w:t>Cornfield</w:t>
      </w:r>
      <w:proofErr w:type="spellEnd"/>
      <w:r w:rsidR="00775BE1">
        <w:rPr>
          <w:rFonts w:ascii="Georgia" w:hAnsi="Georgia" w:cs="Times New Roman"/>
          <w:sz w:val="21"/>
          <w:szCs w:val="21"/>
        </w:rPr>
        <w:t xml:space="preserve"> &amp; Partners</w:t>
      </w:r>
      <w:r>
        <w:rPr>
          <w:rFonts w:ascii="Georgia" w:hAnsi="Georgia" w:cs="Times New Roman"/>
          <w:sz w:val="21"/>
          <w:szCs w:val="21"/>
        </w:rPr>
        <w:t xml:space="preserve"> konnte ich erfahren, dass ich eine intensive und fordernde Arbeitsumgebung benötige, um mich bestmöglich entfalten zu können. Genau das sehe ich bei </w:t>
      </w:r>
      <w:r w:rsidR="00775BE1">
        <w:rPr>
          <w:rFonts w:ascii="Georgia" w:hAnsi="Georgia" w:cs="Times New Roman"/>
          <w:sz w:val="21"/>
          <w:szCs w:val="21"/>
        </w:rPr>
        <w:t>Deloitte</w:t>
      </w:r>
      <w:r>
        <w:rPr>
          <w:rFonts w:ascii="Georgia" w:hAnsi="Georgia" w:cs="Times New Roman"/>
          <w:sz w:val="21"/>
          <w:szCs w:val="21"/>
        </w:rPr>
        <w:t xml:space="preserve"> gegeben, weshalb ich Ihr Team gerne ab dem 01.</w:t>
      </w:r>
      <w:r w:rsidR="00775BE1">
        <w:rPr>
          <w:rFonts w:ascii="Georgia" w:hAnsi="Georgia" w:cs="Times New Roman"/>
          <w:sz w:val="21"/>
          <w:szCs w:val="21"/>
        </w:rPr>
        <w:t>10</w:t>
      </w:r>
      <w:r>
        <w:rPr>
          <w:rFonts w:ascii="Georgia" w:hAnsi="Georgia" w:cs="Times New Roman"/>
          <w:sz w:val="21"/>
          <w:szCs w:val="21"/>
        </w:rPr>
        <w:t>.202</w:t>
      </w:r>
      <w:r w:rsidR="00775BE1">
        <w:rPr>
          <w:rFonts w:ascii="Georgia" w:hAnsi="Georgia" w:cs="Times New Roman"/>
          <w:sz w:val="21"/>
          <w:szCs w:val="21"/>
        </w:rPr>
        <w:t>3</w:t>
      </w:r>
      <w:r>
        <w:rPr>
          <w:rFonts w:ascii="Georgia" w:hAnsi="Georgia" w:cs="Times New Roman"/>
          <w:sz w:val="21"/>
          <w:szCs w:val="21"/>
        </w:rPr>
        <w:t xml:space="preserve"> als Praktikant unterstützen würde. </w:t>
      </w:r>
    </w:p>
    <w:p w14:paraId="63E16A31" w14:textId="59B3BFA1" w:rsidR="00EB5158" w:rsidRDefault="00EB5158" w:rsidP="00EB5158">
      <w:pPr>
        <w:spacing w:after="0"/>
        <w:jc w:val="both"/>
        <w:rPr>
          <w:rFonts w:ascii="Georgia" w:hAnsi="Georgia" w:cs="Times New Roman"/>
          <w:sz w:val="21"/>
          <w:szCs w:val="21"/>
        </w:rPr>
      </w:pPr>
    </w:p>
    <w:p w14:paraId="5FCB578E" w14:textId="70226158" w:rsidR="00EB5158" w:rsidRDefault="00565E06" w:rsidP="00EB5158">
      <w:pPr>
        <w:spacing w:after="0"/>
        <w:jc w:val="both"/>
        <w:rPr>
          <w:rFonts w:ascii="Georgia" w:hAnsi="Georgia" w:cs="Times New Roman"/>
          <w:sz w:val="21"/>
          <w:szCs w:val="21"/>
        </w:rPr>
      </w:pPr>
      <w:r>
        <w:rPr>
          <w:rFonts w:ascii="Georgia" w:hAnsi="Georgia" w:cs="Times New Roman"/>
          <w:sz w:val="21"/>
          <w:szCs w:val="21"/>
        </w:rPr>
        <w:t xml:space="preserve">Derzeit befinde ich mich im </w:t>
      </w:r>
      <w:r w:rsidR="00775BE1">
        <w:rPr>
          <w:rFonts w:ascii="Georgia" w:hAnsi="Georgia" w:cs="Times New Roman"/>
          <w:sz w:val="21"/>
          <w:szCs w:val="21"/>
        </w:rPr>
        <w:t>Gap Year nach meinem Bachelor</w:t>
      </w:r>
      <w:r>
        <w:rPr>
          <w:rFonts w:ascii="Georgia" w:hAnsi="Georgia" w:cs="Times New Roman"/>
          <w:sz w:val="21"/>
          <w:szCs w:val="21"/>
        </w:rPr>
        <w:t xml:space="preserve"> an der </w:t>
      </w:r>
      <w:r w:rsidR="00775BE1">
        <w:rPr>
          <w:rFonts w:ascii="Georgia" w:hAnsi="Georgia" w:cs="Times New Roman"/>
          <w:sz w:val="21"/>
          <w:szCs w:val="21"/>
        </w:rPr>
        <w:t>Maastricht University</w:t>
      </w:r>
      <w:r>
        <w:rPr>
          <w:rFonts w:ascii="Georgia" w:hAnsi="Georgia" w:cs="Times New Roman"/>
          <w:sz w:val="21"/>
          <w:szCs w:val="21"/>
        </w:rPr>
        <w:t xml:space="preserve">. </w:t>
      </w:r>
      <w:r w:rsidR="00D70855">
        <w:rPr>
          <w:rFonts w:ascii="Georgia" w:hAnsi="Georgia" w:cs="Times New Roman"/>
          <w:sz w:val="21"/>
          <w:szCs w:val="21"/>
        </w:rPr>
        <w:t>Hier engagier</w:t>
      </w:r>
      <w:r w:rsidR="00775BE1">
        <w:rPr>
          <w:rFonts w:ascii="Georgia" w:hAnsi="Georgia" w:cs="Times New Roman"/>
          <w:sz w:val="21"/>
          <w:szCs w:val="21"/>
        </w:rPr>
        <w:t>t</w:t>
      </w:r>
      <w:r w:rsidR="00D70855">
        <w:rPr>
          <w:rFonts w:ascii="Georgia" w:hAnsi="Georgia" w:cs="Times New Roman"/>
          <w:sz w:val="21"/>
          <w:szCs w:val="21"/>
        </w:rPr>
        <w:t xml:space="preserve">e ich mich über </w:t>
      </w:r>
      <w:r w:rsidR="00775BE1">
        <w:rPr>
          <w:rFonts w:ascii="Georgia" w:hAnsi="Georgia" w:cs="Times New Roman"/>
          <w:sz w:val="21"/>
          <w:szCs w:val="21"/>
        </w:rPr>
        <w:t>fünf</w:t>
      </w:r>
      <w:r w:rsidR="00D70855">
        <w:rPr>
          <w:rFonts w:ascii="Georgia" w:hAnsi="Georgia" w:cs="Times New Roman"/>
          <w:sz w:val="21"/>
          <w:szCs w:val="21"/>
        </w:rPr>
        <w:t xml:space="preserve"> Semester in der studentischen </w:t>
      </w:r>
      <w:r w:rsidR="00CF1615">
        <w:rPr>
          <w:rFonts w:ascii="Georgia" w:hAnsi="Georgia" w:cs="Times New Roman"/>
          <w:sz w:val="21"/>
          <w:szCs w:val="21"/>
        </w:rPr>
        <w:t>Finanzvereinigung</w:t>
      </w:r>
      <w:r w:rsidR="00D70855">
        <w:rPr>
          <w:rFonts w:ascii="Georgia" w:hAnsi="Georgia" w:cs="Times New Roman"/>
          <w:sz w:val="21"/>
          <w:szCs w:val="21"/>
        </w:rPr>
        <w:t xml:space="preserve">, wo ich als </w:t>
      </w:r>
      <w:r w:rsidR="00CF041D">
        <w:rPr>
          <w:rFonts w:ascii="Georgia" w:hAnsi="Georgia" w:cs="Times New Roman"/>
          <w:sz w:val="21"/>
          <w:szCs w:val="21"/>
        </w:rPr>
        <w:t>Board Mitglied</w:t>
      </w:r>
      <w:r w:rsidR="00D70855">
        <w:rPr>
          <w:rFonts w:ascii="Georgia" w:hAnsi="Georgia" w:cs="Times New Roman"/>
          <w:sz w:val="21"/>
          <w:szCs w:val="21"/>
        </w:rPr>
        <w:t xml:space="preserve"> Events mit </w:t>
      </w:r>
      <w:proofErr w:type="spellStart"/>
      <w:r w:rsidR="00D70855">
        <w:rPr>
          <w:rFonts w:ascii="Georgia" w:hAnsi="Georgia" w:cs="Times New Roman"/>
          <w:sz w:val="21"/>
          <w:szCs w:val="21"/>
        </w:rPr>
        <w:t>Partnernunternehmen</w:t>
      </w:r>
      <w:proofErr w:type="spellEnd"/>
      <w:r w:rsidR="00D70855">
        <w:rPr>
          <w:rFonts w:ascii="Georgia" w:hAnsi="Georgia" w:cs="Times New Roman"/>
          <w:sz w:val="21"/>
          <w:szCs w:val="21"/>
        </w:rPr>
        <w:t xml:space="preserve"> wie </w:t>
      </w:r>
      <w:r w:rsidR="00CF041D">
        <w:rPr>
          <w:rFonts w:ascii="Georgia" w:hAnsi="Georgia" w:cs="Times New Roman"/>
          <w:sz w:val="21"/>
          <w:szCs w:val="21"/>
        </w:rPr>
        <w:t>Morgan Stanley</w:t>
      </w:r>
      <w:r w:rsidR="00D70855">
        <w:rPr>
          <w:rFonts w:ascii="Georgia" w:hAnsi="Georgia" w:cs="Times New Roman"/>
          <w:sz w:val="21"/>
          <w:szCs w:val="21"/>
        </w:rPr>
        <w:t xml:space="preserve"> und </w:t>
      </w:r>
      <w:r w:rsidR="00CF041D">
        <w:rPr>
          <w:rFonts w:ascii="Georgia" w:hAnsi="Georgia" w:cs="Times New Roman"/>
          <w:sz w:val="21"/>
          <w:szCs w:val="21"/>
        </w:rPr>
        <w:t>UBS</w:t>
      </w:r>
      <w:r w:rsidR="00D70855">
        <w:rPr>
          <w:rFonts w:ascii="Georgia" w:hAnsi="Georgia" w:cs="Times New Roman"/>
          <w:sz w:val="21"/>
          <w:szCs w:val="21"/>
        </w:rPr>
        <w:t xml:space="preserve"> organisier</w:t>
      </w:r>
      <w:r w:rsidR="00086F99">
        <w:rPr>
          <w:rFonts w:ascii="Georgia" w:hAnsi="Georgia" w:cs="Times New Roman"/>
          <w:sz w:val="21"/>
          <w:szCs w:val="21"/>
        </w:rPr>
        <w:t>t</w:t>
      </w:r>
      <w:r w:rsidR="00D70855">
        <w:rPr>
          <w:rFonts w:ascii="Georgia" w:hAnsi="Georgia" w:cs="Times New Roman"/>
          <w:sz w:val="21"/>
          <w:szCs w:val="21"/>
        </w:rPr>
        <w:t xml:space="preserve">e. </w:t>
      </w:r>
      <w:r w:rsidR="00926BCE" w:rsidRPr="00926BCE">
        <w:rPr>
          <w:rFonts w:ascii="Georgia" w:hAnsi="Georgia" w:cs="Times New Roman"/>
          <w:sz w:val="21"/>
          <w:szCs w:val="21"/>
        </w:rPr>
        <w:t>Neben meinen Team- und Führungsfähigkeiten habe ich eine äußerst ergebnisorientierte Arbeitsweise entwickelt. Zum Beispiel konnte ich die Teilnehmerzahl an von uns organisierten Veranstaltungen um</w:t>
      </w:r>
      <w:ins w:id="2" w:author="David Döbele" w:date="2023-09-15T18:59:00Z">
        <w:r w:rsidR="001C5A96">
          <w:rPr>
            <w:rFonts w:ascii="Georgia" w:hAnsi="Georgia" w:cs="Times New Roman"/>
            <w:sz w:val="21"/>
            <w:szCs w:val="21"/>
          </w:rPr>
          <w:t xml:space="preserve"> weit mehr als</w:t>
        </w:r>
      </w:ins>
      <w:r w:rsidR="00926BCE" w:rsidRPr="00926BCE">
        <w:rPr>
          <w:rFonts w:ascii="Georgia" w:hAnsi="Georgia" w:cs="Times New Roman"/>
          <w:sz w:val="21"/>
          <w:szCs w:val="21"/>
        </w:rPr>
        <w:t xml:space="preserve"> 20</w:t>
      </w:r>
      <w:del w:id="3" w:author="David Döbele" w:date="2023-09-15T18:59:00Z">
        <w:r w:rsidR="006B4F35" w:rsidDel="001C5A96">
          <w:rPr>
            <w:rFonts w:ascii="Georgia" w:hAnsi="Georgia" w:cs="Times New Roman"/>
            <w:sz w:val="21"/>
            <w:szCs w:val="21"/>
          </w:rPr>
          <w:delText xml:space="preserve"> </w:delText>
        </w:r>
      </w:del>
      <w:r w:rsidR="00926BCE" w:rsidRPr="00926BCE">
        <w:rPr>
          <w:rFonts w:ascii="Georgia" w:hAnsi="Georgia" w:cs="Times New Roman"/>
          <w:sz w:val="21"/>
          <w:szCs w:val="21"/>
        </w:rPr>
        <w:t>% steigern</w:t>
      </w:r>
      <w:r w:rsidR="00AB3C9F">
        <w:rPr>
          <w:rFonts w:ascii="Georgia" w:hAnsi="Georgia" w:cs="Times New Roman"/>
          <w:sz w:val="21"/>
          <w:szCs w:val="21"/>
        </w:rPr>
        <w:t>.</w:t>
      </w:r>
      <w:r w:rsidR="00D70855">
        <w:rPr>
          <w:rFonts w:ascii="Georgia" w:hAnsi="Georgia" w:cs="Times New Roman"/>
          <w:sz w:val="21"/>
          <w:szCs w:val="21"/>
        </w:rPr>
        <w:t xml:space="preserve"> Bei meine</w:t>
      </w:r>
      <w:r w:rsidR="0064183F">
        <w:rPr>
          <w:rFonts w:ascii="Georgia" w:hAnsi="Georgia" w:cs="Times New Roman"/>
          <w:sz w:val="21"/>
          <w:szCs w:val="21"/>
        </w:rPr>
        <w:t>r</w:t>
      </w:r>
      <w:r w:rsidR="00D70855">
        <w:rPr>
          <w:rFonts w:ascii="Georgia" w:hAnsi="Georgia" w:cs="Times New Roman"/>
          <w:sz w:val="21"/>
          <w:szCs w:val="21"/>
        </w:rPr>
        <w:t xml:space="preserve"> </w:t>
      </w:r>
      <w:r w:rsidR="00CF041D">
        <w:rPr>
          <w:rFonts w:ascii="Georgia" w:hAnsi="Georgia" w:cs="Times New Roman"/>
          <w:sz w:val="21"/>
          <w:szCs w:val="21"/>
        </w:rPr>
        <w:t>Werkstudententätigkeit</w:t>
      </w:r>
      <w:r w:rsidR="00D70855">
        <w:rPr>
          <w:rFonts w:ascii="Georgia" w:hAnsi="Georgia" w:cs="Times New Roman"/>
          <w:sz w:val="21"/>
          <w:szCs w:val="21"/>
        </w:rPr>
        <w:t xml:space="preserve"> i</w:t>
      </w:r>
      <w:r w:rsidR="00CF041D">
        <w:rPr>
          <w:rFonts w:ascii="Georgia" w:hAnsi="Georgia" w:cs="Times New Roman"/>
          <w:sz w:val="21"/>
          <w:szCs w:val="21"/>
        </w:rPr>
        <w:t>n</w:t>
      </w:r>
      <w:r w:rsidR="00D70855">
        <w:rPr>
          <w:rFonts w:ascii="Georgia" w:hAnsi="Georgia" w:cs="Times New Roman"/>
          <w:sz w:val="21"/>
          <w:szCs w:val="21"/>
        </w:rPr>
        <w:t xml:space="preserve"> </w:t>
      </w:r>
      <w:r w:rsidR="00CF041D">
        <w:rPr>
          <w:rFonts w:ascii="Georgia" w:hAnsi="Georgia" w:cs="Times New Roman"/>
          <w:sz w:val="21"/>
          <w:szCs w:val="21"/>
        </w:rPr>
        <w:t>der Unternehmensberatung</w:t>
      </w:r>
      <w:r w:rsidR="00D70855">
        <w:rPr>
          <w:rFonts w:ascii="Georgia" w:hAnsi="Georgia" w:cs="Times New Roman"/>
          <w:sz w:val="21"/>
          <w:szCs w:val="21"/>
        </w:rPr>
        <w:t xml:space="preserve"> haben wir ein Unternehmen der </w:t>
      </w:r>
      <w:r w:rsidR="0041748B">
        <w:rPr>
          <w:rFonts w:ascii="Georgia" w:hAnsi="Georgia" w:cs="Times New Roman"/>
          <w:sz w:val="21"/>
          <w:szCs w:val="21"/>
        </w:rPr>
        <w:t>Energie</w:t>
      </w:r>
      <w:r w:rsidR="00D70855">
        <w:rPr>
          <w:rFonts w:ascii="Georgia" w:hAnsi="Georgia" w:cs="Times New Roman"/>
          <w:sz w:val="21"/>
          <w:szCs w:val="21"/>
        </w:rPr>
        <w:t xml:space="preserve">branche </w:t>
      </w:r>
      <w:r w:rsidR="0041748B">
        <w:rPr>
          <w:rFonts w:ascii="Georgia" w:hAnsi="Georgia" w:cs="Times New Roman"/>
          <w:sz w:val="21"/>
          <w:szCs w:val="21"/>
        </w:rPr>
        <w:t>beraten</w:t>
      </w:r>
      <w:r w:rsidR="00D70855">
        <w:rPr>
          <w:rFonts w:ascii="Georgia" w:hAnsi="Georgia" w:cs="Times New Roman"/>
          <w:sz w:val="21"/>
          <w:szCs w:val="21"/>
        </w:rPr>
        <w:t xml:space="preserve">. Hier hat es mir besonders viel Freude bereitet, mich schnell in das Business Model des Unternehmens hineinzudenken und so auch ein Verständnis für das Zusammenspiel der einzelnen Geschäftsbereiche zu entwickeln. Diese analytischen Fähigkeiten, die ich auch durch meine hervorragenden Leistungen in der Universität unter Beweis stellen konnte, möchte ich nun ausgesprochen gerne im Rahmen eines Praktikums im </w:t>
      </w:r>
      <w:r w:rsidR="0041748B">
        <w:rPr>
          <w:rFonts w:ascii="Georgia" w:hAnsi="Georgia" w:cs="Times New Roman"/>
          <w:sz w:val="21"/>
          <w:szCs w:val="21"/>
        </w:rPr>
        <w:t>M&amp;A</w:t>
      </w:r>
      <w:r w:rsidR="00D70855">
        <w:rPr>
          <w:rFonts w:ascii="Georgia" w:hAnsi="Georgia" w:cs="Times New Roman"/>
          <w:sz w:val="21"/>
          <w:szCs w:val="21"/>
        </w:rPr>
        <w:t xml:space="preserve"> unter Beweis stellen und meine Karriere damit auf diesen Bereich weiter ausrichten.</w:t>
      </w:r>
    </w:p>
    <w:p w14:paraId="389167EC" w14:textId="3D4CABB7" w:rsidR="00D70855" w:rsidRDefault="00D70855" w:rsidP="00EB5158">
      <w:pPr>
        <w:spacing w:after="0"/>
        <w:jc w:val="both"/>
        <w:rPr>
          <w:rFonts w:ascii="Georgia" w:hAnsi="Georgia" w:cs="Times New Roman"/>
          <w:sz w:val="21"/>
          <w:szCs w:val="21"/>
        </w:rPr>
      </w:pPr>
    </w:p>
    <w:p w14:paraId="325EE86B" w14:textId="5E29CF1B" w:rsidR="00F56653" w:rsidRDefault="0041748B" w:rsidP="00D70855">
      <w:pPr>
        <w:spacing w:after="0"/>
        <w:jc w:val="both"/>
        <w:rPr>
          <w:rFonts w:ascii="Georgia" w:hAnsi="Georgia" w:cs="Times New Roman"/>
          <w:sz w:val="21"/>
          <w:szCs w:val="21"/>
        </w:rPr>
      </w:pPr>
      <w:r>
        <w:rPr>
          <w:rFonts w:ascii="Georgia" w:hAnsi="Georgia" w:cs="Times New Roman"/>
          <w:sz w:val="21"/>
          <w:szCs w:val="21"/>
        </w:rPr>
        <w:t>Deloitte</w:t>
      </w:r>
      <w:r w:rsidR="00D70855">
        <w:rPr>
          <w:rFonts w:ascii="Georgia" w:hAnsi="Georgia" w:cs="Times New Roman"/>
          <w:sz w:val="21"/>
          <w:szCs w:val="21"/>
        </w:rPr>
        <w:t xml:space="preserve"> scheint mir für dieses Praktikum ideal. </w:t>
      </w:r>
      <w:r w:rsidR="00D70855" w:rsidRPr="00D70855">
        <w:rPr>
          <w:rFonts w:ascii="Georgia" w:hAnsi="Georgia" w:cs="Times New Roman"/>
          <w:sz w:val="21"/>
          <w:szCs w:val="21"/>
        </w:rPr>
        <w:t xml:space="preserve">Mit einem </w:t>
      </w:r>
      <w:proofErr w:type="spellStart"/>
      <w:r w:rsidR="00D70855" w:rsidRPr="004352CB">
        <w:rPr>
          <w:rFonts w:ascii="Georgia" w:hAnsi="Georgia" w:cs="Times New Roman"/>
          <w:color w:val="000000" w:themeColor="text1"/>
          <w:sz w:val="21"/>
          <w:szCs w:val="21"/>
        </w:rPr>
        <w:t>Dealvolumen</w:t>
      </w:r>
      <w:proofErr w:type="spellEnd"/>
      <w:r w:rsidR="00D70855" w:rsidRPr="004352CB">
        <w:rPr>
          <w:rFonts w:ascii="Georgia" w:hAnsi="Georgia" w:cs="Times New Roman"/>
          <w:color w:val="000000" w:themeColor="text1"/>
          <w:sz w:val="21"/>
          <w:szCs w:val="21"/>
        </w:rPr>
        <w:t xml:space="preserve"> von mehr als €</w:t>
      </w:r>
      <w:r w:rsidR="004352CB" w:rsidRPr="004352CB">
        <w:rPr>
          <w:rFonts w:ascii="Georgia" w:hAnsi="Georgia" w:cs="Times New Roman"/>
          <w:color w:val="000000" w:themeColor="text1"/>
          <w:sz w:val="21"/>
          <w:szCs w:val="21"/>
        </w:rPr>
        <w:t>53</w:t>
      </w:r>
      <w:r w:rsidR="00D70855" w:rsidRPr="004352CB">
        <w:rPr>
          <w:rFonts w:ascii="Georgia" w:hAnsi="Georgia" w:cs="Times New Roman"/>
          <w:color w:val="000000" w:themeColor="text1"/>
          <w:sz w:val="21"/>
          <w:szCs w:val="21"/>
        </w:rPr>
        <w:t xml:space="preserve"> Mrd</w:t>
      </w:r>
      <w:r w:rsidR="00D70855" w:rsidRPr="00D70855">
        <w:rPr>
          <w:rFonts w:ascii="Georgia" w:hAnsi="Georgia" w:cs="Times New Roman"/>
          <w:sz w:val="21"/>
          <w:szCs w:val="21"/>
        </w:rPr>
        <w:t xml:space="preserve">. </w:t>
      </w:r>
      <w:r w:rsidR="008A2DCF">
        <w:rPr>
          <w:rFonts w:ascii="Georgia" w:hAnsi="Georgia" w:cs="Times New Roman"/>
          <w:sz w:val="21"/>
          <w:szCs w:val="21"/>
        </w:rPr>
        <w:t>helfen</w:t>
      </w:r>
      <w:r w:rsidR="004D30F6">
        <w:rPr>
          <w:rFonts w:ascii="Georgia" w:hAnsi="Georgia" w:cs="Times New Roman"/>
          <w:sz w:val="21"/>
          <w:szCs w:val="21"/>
        </w:rPr>
        <w:t xml:space="preserve"> </w:t>
      </w:r>
      <w:r w:rsidR="008A2DCF">
        <w:rPr>
          <w:rFonts w:ascii="Georgia" w:hAnsi="Georgia" w:cs="Times New Roman"/>
          <w:sz w:val="21"/>
          <w:szCs w:val="21"/>
        </w:rPr>
        <w:t>S</w:t>
      </w:r>
      <w:r w:rsidR="00D70855" w:rsidRPr="00D70855">
        <w:rPr>
          <w:rFonts w:ascii="Georgia" w:hAnsi="Georgia" w:cs="Times New Roman"/>
          <w:sz w:val="21"/>
          <w:szCs w:val="21"/>
        </w:rPr>
        <w:t xml:space="preserve">ie internationalen Unternehmen in allen Aspekten des Unternehmenskaufs und-verkaufs. Besonders fasziniert mich der weitreichende Fokus auf den </w:t>
      </w:r>
      <w:r w:rsidR="00C822BD">
        <w:rPr>
          <w:rFonts w:ascii="Georgia" w:hAnsi="Georgia" w:cs="Times New Roman"/>
          <w:sz w:val="21"/>
          <w:szCs w:val="21"/>
        </w:rPr>
        <w:t>Technologie</w:t>
      </w:r>
      <w:r w:rsidR="00D70855">
        <w:rPr>
          <w:rFonts w:ascii="Georgia" w:hAnsi="Georgia" w:cs="Times New Roman"/>
          <w:sz w:val="21"/>
          <w:szCs w:val="21"/>
        </w:rPr>
        <w:t>-Sektor</w:t>
      </w:r>
      <w:r w:rsidR="00D70855" w:rsidRPr="00D70855">
        <w:rPr>
          <w:rFonts w:ascii="Georgia" w:hAnsi="Georgia" w:cs="Times New Roman"/>
          <w:sz w:val="21"/>
          <w:szCs w:val="21"/>
        </w:rPr>
        <w:t xml:space="preserve">, weil die Relevanz dieses Marktes in den kommenden Jahren </w:t>
      </w:r>
      <w:r w:rsidR="00D70855">
        <w:rPr>
          <w:rFonts w:ascii="Georgia" w:hAnsi="Georgia" w:cs="Times New Roman"/>
          <w:sz w:val="21"/>
          <w:szCs w:val="21"/>
        </w:rPr>
        <w:t xml:space="preserve">aufgrund von </w:t>
      </w:r>
      <w:r w:rsidR="002F2308" w:rsidRPr="002F2308">
        <w:rPr>
          <w:rFonts w:ascii="Georgia" w:hAnsi="Georgia" w:cs="Times New Roman"/>
          <w:sz w:val="21"/>
          <w:szCs w:val="21"/>
        </w:rPr>
        <w:t>der wachsenden Bedeutung von Künstlicher Intelligenz und der zunehmenden Digitalisierung von Geschäftsprozessen</w:t>
      </w:r>
      <w:r w:rsidR="002F2308">
        <w:rPr>
          <w:rFonts w:ascii="Georgia" w:hAnsi="Georgia" w:cs="Times New Roman"/>
          <w:sz w:val="21"/>
          <w:szCs w:val="21"/>
        </w:rPr>
        <w:t xml:space="preserve"> </w:t>
      </w:r>
      <w:r w:rsidR="00D70855" w:rsidRPr="00D70855">
        <w:rPr>
          <w:rFonts w:ascii="Georgia" w:hAnsi="Georgia" w:cs="Times New Roman"/>
          <w:sz w:val="21"/>
          <w:szCs w:val="21"/>
        </w:rPr>
        <w:t xml:space="preserve">vermutlich noch weiter steigen wird. </w:t>
      </w:r>
      <w:r w:rsidR="002E79C0" w:rsidRPr="00756D33">
        <w:rPr>
          <w:rFonts w:ascii="Georgia" w:hAnsi="Georgia" w:cs="Times New Roman"/>
          <w:color w:val="000000" w:themeColor="text1"/>
          <w:sz w:val="21"/>
          <w:szCs w:val="21"/>
        </w:rPr>
        <w:t xml:space="preserve">Bemerkenswert finde ich auch, dass Sie, wie Martin </w:t>
      </w:r>
      <w:proofErr w:type="spellStart"/>
      <w:r w:rsidR="002E79C0" w:rsidRPr="00756D33">
        <w:rPr>
          <w:rFonts w:ascii="Georgia" w:hAnsi="Georgia" w:cs="Times New Roman"/>
          <w:color w:val="000000" w:themeColor="text1"/>
          <w:sz w:val="21"/>
          <w:szCs w:val="21"/>
        </w:rPr>
        <w:t>Plendl</w:t>
      </w:r>
      <w:proofErr w:type="spellEnd"/>
      <w:r w:rsidR="002E79C0" w:rsidRPr="00756D33">
        <w:rPr>
          <w:rFonts w:ascii="Georgia" w:hAnsi="Georgia" w:cs="Times New Roman"/>
          <w:color w:val="000000" w:themeColor="text1"/>
          <w:sz w:val="21"/>
          <w:szCs w:val="21"/>
        </w:rPr>
        <w:t xml:space="preserve"> in einem Interview mit dem FINANCE-Magazin im Sommer 2019 betonte, Ihre langfristige Unternehmensstrategie auf neue technologische Möglichkeiten und Geschäftsmodelle ausrichten</w:t>
      </w:r>
      <w:r w:rsidR="0032750A">
        <w:rPr>
          <w:rFonts w:ascii="Georgia" w:hAnsi="Georgia" w:cs="Times New Roman"/>
          <w:color w:val="000000" w:themeColor="text1"/>
          <w:sz w:val="21"/>
          <w:szCs w:val="21"/>
        </w:rPr>
        <w:t xml:space="preserve"> </w:t>
      </w:r>
      <w:r w:rsidR="002E7AF3">
        <w:rPr>
          <w:rFonts w:ascii="Georgia" w:hAnsi="Georgia" w:cs="Times New Roman"/>
          <w:color w:val="000000" w:themeColor="text1"/>
          <w:sz w:val="21"/>
          <w:szCs w:val="21"/>
        </w:rPr>
        <w:t>–</w:t>
      </w:r>
      <w:r w:rsidR="0032750A">
        <w:rPr>
          <w:rFonts w:ascii="Georgia" w:hAnsi="Georgia" w:cs="Times New Roman"/>
          <w:color w:val="000000" w:themeColor="text1"/>
          <w:sz w:val="21"/>
          <w:szCs w:val="21"/>
        </w:rPr>
        <w:t xml:space="preserve"> </w:t>
      </w:r>
      <w:r w:rsidR="0032750A" w:rsidRPr="0032750A">
        <w:rPr>
          <w:rFonts w:ascii="Georgia" w:hAnsi="Georgia" w:cs="Times New Roman"/>
          <w:color w:val="000000" w:themeColor="text1"/>
          <w:sz w:val="21"/>
          <w:szCs w:val="21"/>
        </w:rPr>
        <w:t>eine Ausrichtung, der ich mich vollkommen anschließen kann.</w:t>
      </w:r>
    </w:p>
    <w:p w14:paraId="20C7248D" w14:textId="50E558D2" w:rsidR="00E914E5" w:rsidRPr="00BC5172" w:rsidRDefault="00F56653" w:rsidP="000A5AB8">
      <w:pPr>
        <w:spacing w:after="0"/>
        <w:rPr>
          <w:rFonts w:ascii="Georgia" w:hAnsi="Georgia" w:cs="Times New Roman"/>
          <w:sz w:val="21"/>
          <w:szCs w:val="21"/>
        </w:rPr>
      </w:pPr>
      <w:r>
        <w:rPr>
          <w:rFonts w:ascii="Georgia" w:hAnsi="Georgia" w:cs="Times New Roman"/>
          <w:sz w:val="21"/>
          <w:szCs w:val="21"/>
        </w:rPr>
        <w:t xml:space="preserve"> </w:t>
      </w:r>
    </w:p>
    <w:p w14:paraId="12AC62B9" w14:textId="74E61217"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 xml:space="preserve">dem Praktikum im </w:t>
      </w:r>
      <w:r w:rsidR="00F56653">
        <w:rPr>
          <w:rFonts w:ascii="Georgia" w:hAnsi="Georgia" w:cs="Times New Roman"/>
          <w:sz w:val="21"/>
          <w:szCs w:val="21"/>
        </w:rPr>
        <w:t>M&amp;A</w:t>
      </w:r>
      <w:r w:rsidRPr="00BC5172">
        <w:rPr>
          <w:rFonts w:ascii="Georgia" w:hAnsi="Georgia" w:cs="Times New Roman"/>
          <w:sz w:val="21"/>
          <w:szCs w:val="21"/>
        </w:rPr>
        <w:t xml:space="preserve"> </w:t>
      </w:r>
      <w:r w:rsidR="00DA524B" w:rsidRPr="00BC5172">
        <w:rPr>
          <w:rFonts w:ascii="Georgia" w:hAnsi="Georgia" w:cs="Times New Roman"/>
          <w:sz w:val="21"/>
          <w:szCs w:val="21"/>
        </w:rPr>
        <w:t xml:space="preserve">erhoffe ich mir </w:t>
      </w:r>
      <w:r w:rsidR="00F56653">
        <w:rPr>
          <w:rFonts w:ascii="Georgia" w:hAnsi="Georgia" w:cs="Times New Roman"/>
          <w:sz w:val="21"/>
          <w:szCs w:val="21"/>
        </w:rPr>
        <w:t>neben der</w:t>
      </w:r>
      <w:r w:rsidR="00DA524B" w:rsidRPr="00BC5172">
        <w:rPr>
          <w:rFonts w:ascii="Georgia" w:hAnsi="Georgia" w:cs="Times New Roman"/>
          <w:sz w:val="21"/>
          <w:szCs w:val="21"/>
        </w:rPr>
        <w:t xml:space="preserve"> steile</w:t>
      </w:r>
      <w:r w:rsidR="00F56653">
        <w:rPr>
          <w:rFonts w:ascii="Georgia" w:hAnsi="Georgia" w:cs="Times New Roman"/>
          <w:sz w:val="21"/>
          <w:szCs w:val="21"/>
        </w:rPr>
        <w:t>n</w:t>
      </w:r>
      <w:r w:rsidR="00DA524B" w:rsidRPr="00BC5172">
        <w:rPr>
          <w:rFonts w:ascii="Georgia" w:hAnsi="Georgia" w:cs="Times New Roman"/>
          <w:sz w:val="21"/>
          <w:szCs w:val="21"/>
        </w:rPr>
        <w:t xml:space="preserv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Ideen und bisherigen Erfahrungen</w:t>
      </w:r>
      <w:r w:rsidR="00B77DCE" w:rsidRPr="00BC5172">
        <w:rPr>
          <w:rFonts w:ascii="Georgia" w:hAnsi="Georgia" w:cs="Times New Roman"/>
          <w:sz w:val="21"/>
          <w:szCs w:val="21"/>
        </w:rPr>
        <w:t xml:space="preserve"> </w:t>
      </w:r>
      <w:r w:rsidR="00DA524B" w:rsidRPr="00BC5172">
        <w:rPr>
          <w:rFonts w:ascii="Georgia" w:hAnsi="Georgia" w:cs="Times New Roman"/>
          <w:sz w:val="21"/>
          <w:szCs w:val="21"/>
        </w:rPr>
        <w:t xml:space="preserve">mehrwertschaffend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w:t>
      </w:r>
      <w:r w:rsidR="00F56653">
        <w:rPr>
          <w:rFonts w:ascii="Georgia" w:hAnsi="Georgia" w:cs="Times New Roman"/>
          <w:sz w:val="21"/>
          <w:szCs w:val="21"/>
        </w:rPr>
        <w:t>am Investment Banking</w:t>
      </w:r>
      <w:r w:rsidR="004B4510" w:rsidRPr="00BC5172">
        <w:rPr>
          <w:rFonts w:ascii="Georgia" w:hAnsi="Georgia" w:cs="Times New Roman"/>
          <w:sz w:val="21"/>
          <w:szCs w:val="21"/>
        </w:rPr>
        <w:t xml:space="preserve">, meine hohe Einsatzbereitschaft sowie </w:t>
      </w:r>
      <w:r w:rsidR="00F56653">
        <w:rPr>
          <w:rFonts w:ascii="Georgia" w:hAnsi="Georgia" w:cs="Times New Roman"/>
          <w:sz w:val="21"/>
          <w:szCs w:val="21"/>
        </w:rPr>
        <w:t>meine bisherigen Praxiserfahrungen</w:t>
      </w:r>
      <w:r w:rsidR="004B4510" w:rsidRPr="00BC5172">
        <w:rPr>
          <w:rFonts w:ascii="Georgia" w:hAnsi="Georgia" w:cs="Times New Roman"/>
          <w:sz w:val="21"/>
          <w:szCs w:val="21"/>
        </w:rPr>
        <w:t xml:space="preserve"> eine Bereicherung für </w:t>
      </w:r>
      <w:r w:rsidR="0064183F">
        <w:rPr>
          <w:rFonts w:ascii="Georgia" w:hAnsi="Georgia" w:cs="Times New Roman"/>
          <w:sz w:val="21"/>
          <w:szCs w:val="21"/>
        </w:rPr>
        <w:t>Deloitte</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3BDB02BA" w14:textId="4F8F360B" w:rsidR="00BB3512"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Grüßen</w:t>
      </w:r>
      <w:r w:rsidR="0004591F">
        <w:rPr>
          <w:rFonts w:ascii="Georgia" w:hAnsi="Georgia" w:cs="Times New Roman"/>
          <w:sz w:val="21"/>
          <w:szCs w:val="21"/>
        </w:rPr>
        <w:t>,</w:t>
      </w:r>
    </w:p>
    <w:p w14:paraId="131606DB" w14:textId="77777777" w:rsidR="0004591F" w:rsidRDefault="0004591F" w:rsidP="006A7895">
      <w:pPr>
        <w:spacing w:after="0"/>
        <w:rPr>
          <w:rFonts w:ascii="Georgia" w:hAnsi="Georgia" w:cs="Times New Roman"/>
          <w:sz w:val="21"/>
          <w:szCs w:val="21"/>
        </w:rPr>
      </w:pPr>
    </w:p>
    <w:p w14:paraId="772D797F" w14:textId="447C981F" w:rsidR="0004591F" w:rsidRPr="00BC5172" w:rsidRDefault="0004591F" w:rsidP="006A7895">
      <w:pPr>
        <w:spacing w:after="0"/>
        <w:rPr>
          <w:rFonts w:ascii="Georgia" w:hAnsi="Georgia" w:cs="Times New Roman"/>
          <w:sz w:val="21"/>
          <w:szCs w:val="21"/>
        </w:rPr>
      </w:pPr>
      <w:r>
        <w:rPr>
          <w:rFonts w:ascii="Georgia" w:hAnsi="Georgia" w:cs="Times New Roman"/>
          <w:sz w:val="21"/>
          <w:szCs w:val="21"/>
        </w:rPr>
        <w:t>Abdelhakim Sbika Alaoui</w:t>
      </w:r>
    </w:p>
    <w:sectPr w:rsidR="0004591F"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591F"/>
    <w:rsid w:val="00046459"/>
    <w:rsid w:val="000555E4"/>
    <w:rsid w:val="0005670D"/>
    <w:rsid w:val="000710B0"/>
    <w:rsid w:val="00073C82"/>
    <w:rsid w:val="00086F9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C5A96"/>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E79C0"/>
    <w:rsid w:val="002E7AF3"/>
    <w:rsid w:val="002F2308"/>
    <w:rsid w:val="002F51FA"/>
    <w:rsid w:val="00311A15"/>
    <w:rsid w:val="003250EA"/>
    <w:rsid w:val="0032750A"/>
    <w:rsid w:val="003421B1"/>
    <w:rsid w:val="00375D2D"/>
    <w:rsid w:val="003811BC"/>
    <w:rsid w:val="0038671F"/>
    <w:rsid w:val="0039352D"/>
    <w:rsid w:val="003947A8"/>
    <w:rsid w:val="003D464F"/>
    <w:rsid w:val="003D5D1E"/>
    <w:rsid w:val="003F3290"/>
    <w:rsid w:val="003F688C"/>
    <w:rsid w:val="00415608"/>
    <w:rsid w:val="0041748B"/>
    <w:rsid w:val="00424CAF"/>
    <w:rsid w:val="00434D23"/>
    <w:rsid w:val="004352CB"/>
    <w:rsid w:val="004403CB"/>
    <w:rsid w:val="00453C2F"/>
    <w:rsid w:val="00454C0B"/>
    <w:rsid w:val="0046226E"/>
    <w:rsid w:val="00474FC2"/>
    <w:rsid w:val="0048386F"/>
    <w:rsid w:val="00492923"/>
    <w:rsid w:val="004A1501"/>
    <w:rsid w:val="004A3DFD"/>
    <w:rsid w:val="004A615C"/>
    <w:rsid w:val="004B4510"/>
    <w:rsid w:val="004C156C"/>
    <w:rsid w:val="004C174A"/>
    <w:rsid w:val="004D30F6"/>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183F"/>
    <w:rsid w:val="00647413"/>
    <w:rsid w:val="006502BE"/>
    <w:rsid w:val="006621CE"/>
    <w:rsid w:val="006A7895"/>
    <w:rsid w:val="006B302C"/>
    <w:rsid w:val="006B4F35"/>
    <w:rsid w:val="006D2592"/>
    <w:rsid w:val="006E04C6"/>
    <w:rsid w:val="006F58EC"/>
    <w:rsid w:val="00706233"/>
    <w:rsid w:val="007251EA"/>
    <w:rsid w:val="007340D7"/>
    <w:rsid w:val="007355FA"/>
    <w:rsid w:val="007472BD"/>
    <w:rsid w:val="00755A3D"/>
    <w:rsid w:val="00756D33"/>
    <w:rsid w:val="007675B1"/>
    <w:rsid w:val="00775BE1"/>
    <w:rsid w:val="00797EF1"/>
    <w:rsid w:val="007A3246"/>
    <w:rsid w:val="007A64C5"/>
    <w:rsid w:val="007A6F84"/>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2DCF"/>
    <w:rsid w:val="008B402E"/>
    <w:rsid w:val="008C27C1"/>
    <w:rsid w:val="008D6664"/>
    <w:rsid w:val="008D7CDB"/>
    <w:rsid w:val="008E100E"/>
    <w:rsid w:val="008E4BA9"/>
    <w:rsid w:val="008E7A27"/>
    <w:rsid w:val="008E7D17"/>
    <w:rsid w:val="00926BCE"/>
    <w:rsid w:val="00985D6D"/>
    <w:rsid w:val="00991E04"/>
    <w:rsid w:val="009A1D76"/>
    <w:rsid w:val="009A256E"/>
    <w:rsid w:val="009D07DC"/>
    <w:rsid w:val="009D3BBF"/>
    <w:rsid w:val="009D631C"/>
    <w:rsid w:val="009F46A7"/>
    <w:rsid w:val="00A1282E"/>
    <w:rsid w:val="00A1289E"/>
    <w:rsid w:val="00A14247"/>
    <w:rsid w:val="00A40D57"/>
    <w:rsid w:val="00A44493"/>
    <w:rsid w:val="00A53760"/>
    <w:rsid w:val="00AA2791"/>
    <w:rsid w:val="00AA4C7C"/>
    <w:rsid w:val="00AB3C9F"/>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6E76"/>
    <w:rsid w:val="00BF522D"/>
    <w:rsid w:val="00C0214A"/>
    <w:rsid w:val="00C030C1"/>
    <w:rsid w:val="00C1562F"/>
    <w:rsid w:val="00C6717B"/>
    <w:rsid w:val="00C71380"/>
    <w:rsid w:val="00C822BD"/>
    <w:rsid w:val="00C9003C"/>
    <w:rsid w:val="00C97ECA"/>
    <w:rsid w:val="00CA1160"/>
    <w:rsid w:val="00CA702E"/>
    <w:rsid w:val="00CA7350"/>
    <w:rsid w:val="00CB639D"/>
    <w:rsid w:val="00CD51E6"/>
    <w:rsid w:val="00CE433B"/>
    <w:rsid w:val="00CF041D"/>
    <w:rsid w:val="00CF1615"/>
    <w:rsid w:val="00D15007"/>
    <w:rsid w:val="00D32C99"/>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4111"/>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59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04591F"/>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1C5A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2435">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83429">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73062899">
      <w:bodyDiv w:val="1"/>
      <w:marLeft w:val="0"/>
      <w:marRight w:val="0"/>
      <w:marTop w:val="0"/>
      <w:marBottom w:val="0"/>
      <w:divBdr>
        <w:top w:val="none" w:sz="0" w:space="0" w:color="auto"/>
        <w:left w:val="none" w:sz="0" w:space="0" w:color="auto"/>
        <w:bottom w:val="none" w:sz="0" w:space="0" w:color="auto"/>
        <w:right w:val="none" w:sz="0" w:space="0" w:color="auto"/>
      </w:divBdr>
    </w:div>
    <w:div w:id="51203760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96477397">
      <w:bodyDiv w:val="1"/>
      <w:marLeft w:val="0"/>
      <w:marRight w:val="0"/>
      <w:marTop w:val="0"/>
      <w:marBottom w:val="0"/>
      <w:divBdr>
        <w:top w:val="none" w:sz="0" w:space="0" w:color="auto"/>
        <w:left w:val="none" w:sz="0" w:space="0" w:color="auto"/>
        <w:bottom w:val="none" w:sz="0" w:space="0" w:color="auto"/>
        <w:right w:val="none" w:sz="0" w:space="0" w:color="auto"/>
      </w:divBdr>
    </w:div>
    <w:div w:id="94164914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3213947">
      <w:bodyDiv w:val="1"/>
      <w:marLeft w:val="0"/>
      <w:marRight w:val="0"/>
      <w:marTop w:val="0"/>
      <w:marBottom w:val="0"/>
      <w:divBdr>
        <w:top w:val="none" w:sz="0" w:space="0" w:color="auto"/>
        <w:left w:val="none" w:sz="0" w:space="0" w:color="auto"/>
        <w:bottom w:val="none" w:sz="0" w:space="0" w:color="auto"/>
        <w:right w:val="none" w:sz="0" w:space="0" w:color="auto"/>
      </w:divBdr>
      <w:divsChild>
        <w:div w:id="1561331147">
          <w:marLeft w:val="0"/>
          <w:marRight w:val="0"/>
          <w:marTop w:val="0"/>
          <w:marBottom w:val="0"/>
          <w:divBdr>
            <w:top w:val="single" w:sz="2" w:space="0" w:color="auto"/>
            <w:left w:val="single" w:sz="2" w:space="0" w:color="auto"/>
            <w:bottom w:val="single" w:sz="6" w:space="0" w:color="auto"/>
            <w:right w:val="single" w:sz="2" w:space="0" w:color="auto"/>
          </w:divBdr>
          <w:divsChild>
            <w:div w:id="1877961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445465505">
                  <w:marLeft w:val="0"/>
                  <w:marRight w:val="0"/>
                  <w:marTop w:val="0"/>
                  <w:marBottom w:val="0"/>
                  <w:divBdr>
                    <w:top w:val="single" w:sz="2" w:space="0" w:color="D9D9E3"/>
                    <w:left w:val="single" w:sz="2" w:space="0" w:color="D9D9E3"/>
                    <w:bottom w:val="single" w:sz="2" w:space="0" w:color="D9D9E3"/>
                    <w:right w:val="single" w:sz="2" w:space="0" w:color="D9D9E3"/>
                  </w:divBdr>
                  <w:divsChild>
                    <w:div w:id="1626883449">
                      <w:marLeft w:val="0"/>
                      <w:marRight w:val="0"/>
                      <w:marTop w:val="0"/>
                      <w:marBottom w:val="0"/>
                      <w:divBdr>
                        <w:top w:val="single" w:sz="2" w:space="0" w:color="D9D9E3"/>
                        <w:left w:val="single" w:sz="2" w:space="0" w:color="D9D9E3"/>
                        <w:bottom w:val="single" w:sz="2" w:space="0" w:color="D9D9E3"/>
                        <w:right w:val="single" w:sz="2" w:space="0" w:color="D9D9E3"/>
                      </w:divBdr>
                      <w:divsChild>
                        <w:div w:id="708380081">
                          <w:marLeft w:val="0"/>
                          <w:marRight w:val="0"/>
                          <w:marTop w:val="0"/>
                          <w:marBottom w:val="0"/>
                          <w:divBdr>
                            <w:top w:val="single" w:sz="2" w:space="0" w:color="D9D9E3"/>
                            <w:left w:val="single" w:sz="2" w:space="0" w:color="D9D9E3"/>
                            <w:bottom w:val="single" w:sz="2" w:space="0" w:color="D9D9E3"/>
                            <w:right w:val="single" w:sz="2" w:space="0" w:color="D9D9E3"/>
                          </w:divBdr>
                          <w:divsChild>
                            <w:div w:id="1107194138">
                              <w:marLeft w:val="0"/>
                              <w:marRight w:val="0"/>
                              <w:marTop w:val="0"/>
                              <w:marBottom w:val="0"/>
                              <w:divBdr>
                                <w:top w:val="single" w:sz="2" w:space="0" w:color="D9D9E3"/>
                                <w:left w:val="single" w:sz="2" w:space="0" w:color="D9D9E3"/>
                                <w:bottom w:val="single" w:sz="2" w:space="0" w:color="D9D9E3"/>
                                <w:right w:val="single" w:sz="2" w:space="0" w:color="D9D9E3"/>
                              </w:divBdr>
                              <w:divsChild>
                                <w:div w:id="322852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6845354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223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3102</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cp:revision>
  <dcterms:created xsi:type="dcterms:W3CDTF">2020-09-27T16:54:00Z</dcterms:created>
  <dcterms:modified xsi:type="dcterms:W3CDTF">2023-09-15T17:00:00Z</dcterms:modified>
</cp:coreProperties>
</file>