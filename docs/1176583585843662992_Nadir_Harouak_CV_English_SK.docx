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horzAnchor="margin" w:tblpXSpec="center" w:tblpYSpec="top"/>
        <w:tblOverlap w:val="never"/>
        <w:tblW w:w="101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  <w:tblPrChange w:id="0" w:author="Sophie Klocke" w:date="2023-11-19T17:42:00Z">
          <w:tblPr>
            <w:tblpPr w:leftFromText="142" w:rightFromText="142" w:horzAnchor="margin" w:tblpXSpec="center" w:tblpYSpec="top"/>
            <w:tblOverlap w:val="never"/>
            <w:tblW w:w="10161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CellMar>
              <w:left w:w="0" w:type="dxa"/>
              <w:right w:w="0" w:type="dxa"/>
            </w:tblCellMar>
            <w:tblLook w:val="0400" w:firstRow="0" w:lastRow="0" w:firstColumn="0" w:lastColumn="0" w:noHBand="0" w:noVBand="1"/>
          </w:tblPr>
        </w:tblPrChange>
      </w:tblPr>
      <w:tblGrid>
        <w:gridCol w:w="1271"/>
        <w:gridCol w:w="4798"/>
        <w:gridCol w:w="141"/>
        <w:gridCol w:w="282"/>
        <w:gridCol w:w="141"/>
        <w:gridCol w:w="283"/>
        <w:gridCol w:w="140"/>
        <w:gridCol w:w="565"/>
        <w:gridCol w:w="176"/>
        <w:gridCol w:w="2364"/>
        <w:tblGridChange w:id="1">
          <w:tblGrid>
            <w:gridCol w:w="1271"/>
            <w:gridCol w:w="4798"/>
            <w:gridCol w:w="141"/>
            <w:gridCol w:w="282"/>
            <w:gridCol w:w="141"/>
            <w:gridCol w:w="283"/>
            <w:gridCol w:w="140"/>
            <w:gridCol w:w="565"/>
            <w:gridCol w:w="176"/>
            <w:gridCol w:w="2364"/>
          </w:tblGrid>
        </w:tblGridChange>
      </w:tblGrid>
      <w:tr w:rsidR="00F82016" w:rsidRPr="000F1266" w14:paraId="0C5C51B3" w14:textId="77777777" w:rsidTr="00AF14A2">
        <w:trPr>
          <w:trHeight w:val="280"/>
          <w:trPrChange w:id="2" w:author="Sophie Klocke" w:date="2023-11-19T17:42:00Z">
            <w:trPr>
              <w:trHeight w:val="280"/>
            </w:trPr>
          </w:trPrChange>
        </w:trPr>
        <w:tc>
          <w:tcPr>
            <w:tcW w:w="10161" w:type="dxa"/>
            <w:gridSpan w:val="10"/>
            <w:vAlign w:val="bottom"/>
            <w:tcPrChange w:id="3" w:author="Sophie Klocke" w:date="2023-11-19T17:42:00Z">
              <w:tcPr>
                <w:tcW w:w="10161" w:type="dxa"/>
                <w:gridSpan w:val="10"/>
                <w:vAlign w:val="bottom"/>
              </w:tcPr>
            </w:tcPrChange>
          </w:tcPr>
          <w:p w14:paraId="0274D4DC" w14:textId="77777777" w:rsidR="000F1266" w:rsidRPr="000F1266" w:rsidRDefault="000F1266" w:rsidP="00AF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48"/>
                <w:szCs w:val="48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48"/>
                <w:szCs w:val="48"/>
                <w:lang w:val="en-GB"/>
                <w14:ligatures w14:val="none"/>
              </w:rPr>
              <w:t xml:space="preserve">Nadir </w:t>
            </w: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48"/>
                <w:szCs w:val="48"/>
                <w:lang w:val="en-GB"/>
                <w14:ligatures w14:val="none"/>
              </w:rPr>
              <w:t>Harouak</w:t>
            </w:r>
            <w:proofErr w:type="spellEnd"/>
          </w:p>
          <w:p w14:paraId="5716AD86" w14:textId="56B5DB70" w:rsidR="000F1266" w:rsidRPr="000F1266" w:rsidRDefault="000F1266" w:rsidP="00AF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Leebgasse</w:t>
            </w:r>
            <w:proofErr w:type="spellEnd"/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 xml:space="preserve"> 87a/4/8, 1100 </w:t>
            </w:r>
            <w:r w:rsidRPr="00E753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Vienna</w:t>
            </w: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 xml:space="preserve">, </w:t>
            </w:r>
            <w:r w:rsidRPr="00E753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Austria</w:t>
            </w: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</w:p>
          <w:p w14:paraId="1C0BD0F7" w14:textId="77777777" w:rsidR="000F1266" w:rsidRPr="000F1266" w:rsidRDefault="000F1266" w:rsidP="00AF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nadir.harouak@yahoo.com | +436767919804</w:t>
            </w:r>
          </w:p>
        </w:tc>
      </w:tr>
      <w:tr w:rsidR="00F82016" w:rsidRPr="000F1266" w14:paraId="22E77F2F" w14:textId="77777777" w:rsidTr="00AF14A2">
        <w:trPr>
          <w:trHeight w:val="454"/>
          <w:trPrChange w:id="4" w:author="Sophie Klocke" w:date="2023-11-19T17:42:00Z">
            <w:trPr>
              <w:trHeight w:val="454"/>
            </w:trPr>
          </w:trPrChange>
        </w:trPr>
        <w:tc>
          <w:tcPr>
            <w:tcW w:w="10161" w:type="dxa"/>
            <w:gridSpan w:val="10"/>
            <w:tcBorders>
              <w:bottom w:val="single" w:sz="4" w:space="0" w:color="000000"/>
            </w:tcBorders>
            <w:vAlign w:val="bottom"/>
            <w:tcPrChange w:id="5" w:author="Sophie Klocke" w:date="2023-11-19T17:42:00Z">
              <w:tcPr>
                <w:tcW w:w="10161" w:type="dxa"/>
                <w:gridSpan w:val="10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4CB6FBD2" w14:textId="4AD7D2A6" w:rsidR="000F1266" w:rsidRPr="000F1266" w:rsidRDefault="000F1266" w:rsidP="00AF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GB"/>
                <w14:ligatures w14:val="none"/>
              </w:rPr>
              <w:t>EDUCATION</w:t>
            </w:r>
          </w:p>
        </w:tc>
      </w:tr>
      <w:tr w:rsidR="00F82016" w:rsidRPr="000F1266" w14:paraId="060763FA" w14:textId="77777777" w:rsidTr="00AF14A2">
        <w:trPr>
          <w:trHeight w:val="340"/>
          <w:trPrChange w:id="6" w:author="Sophie Klocke" w:date="2023-11-19T17:42:00Z">
            <w:trPr>
              <w:trHeight w:val="340"/>
            </w:trPr>
          </w:trPrChange>
        </w:trPr>
        <w:tc>
          <w:tcPr>
            <w:tcW w:w="6492" w:type="dxa"/>
            <w:gridSpan w:val="4"/>
            <w:tcBorders>
              <w:top w:val="single" w:sz="4" w:space="0" w:color="000000"/>
            </w:tcBorders>
            <w:vAlign w:val="bottom"/>
            <w:tcPrChange w:id="7" w:author="Sophie Klocke" w:date="2023-11-19T17:42:00Z">
              <w:tcPr>
                <w:tcW w:w="6492" w:type="dxa"/>
                <w:gridSpan w:val="4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2606E406" w14:textId="7A2254ED" w:rsidR="000F1266" w:rsidRPr="000F1266" w:rsidRDefault="008E52D7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Vienna University of Economics and Business (WU)</w:t>
            </w:r>
          </w:p>
        </w:tc>
        <w:tc>
          <w:tcPr>
            <w:tcW w:w="3669" w:type="dxa"/>
            <w:gridSpan w:val="6"/>
            <w:tcBorders>
              <w:top w:val="single" w:sz="4" w:space="0" w:color="000000"/>
            </w:tcBorders>
            <w:vAlign w:val="bottom"/>
            <w:tcPrChange w:id="8" w:author="Sophie Klocke" w:date="2023-11-19T17:42:00Z">
              <w:tcPr>
                <w:tcW w:w="3669" w:type="dxa"/>
                <w:gridSpan w:val="6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71668BA0" w14:textId="022C5AAA" w:rsidR="000F1266" w:rsidRPr="00537C74" w:rsidRDefault="008E52D7" w:rsidP="00AF14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6BEFC43B" w14:textId="77777777" w:rsidTr="00AF14A2">
        <w:trPr>
          <w:trHeight w:val="20"/>
          <w:trPrChange w:id="9" w:author="Sophie Klocke" w:date="2023-11-19T17:42:00Z">
            <w:trPr>
              <w:trHeight w:val="20"/>
            </w:trPr>
          </w:trPrChange>
        </w:trPr>
        <w:tc>
          <w:tcPr>
            <w:tcW w:w="7797" w:type="dxa"/>
            <w:gridSpan w:val="9"/>
            <w:tcPrChange w:id="10" w:author="Sophie Klocke" w:date="2023-11-19T17:42:00Z">
              <w:tcPr>
                <w:tcW w:w="7797" w:type="dxa"/>
                <w:gridSpan w:val="9"/>
              </w:tcPr>
            </w:tcPrChange>
          </w:tcPr>
          <w:p w14:paraId="64932231" w14:textId="02B7984E" w:rsidR="000F1266" w:rsidRPr="000F1266" w:rsidRDefault="00681239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B.Sc.</w:t>
            </w:r>
            <w:r w:rsidR="008E52D7" w:rsidRPr="00E753E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in International Business Administration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, </w:t>
            </w:r>
            <w:r w:rsidR="008E52D7"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GPA</w:t>
            </w:r>
            <w:r w:rsidR="000F1266"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: 1</w:t>
            </w:r>
            <w:r w:rsidR="008E52D7"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.</w:t>
            </w:r>
            <w:r w:rsidR="000F1266"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0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(1.0</w:t>
            </w:r>
            <w:r w:rsidR="00E93963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– 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5.0</w:t>
            </w:r>
            <w:r w:rsidR="001B566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,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with 1</w:t>
            </w:r>
            <w:r w:rsidR="00B70E2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.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0 being the best)</w:t>
            </w:r>
          </w:p>
        </w:tc>
        <w:tc>
          <w:tcPr>
            <w:tcW w:w="2364" w:type="dxa"/>
            <w:tcPrChange w:id="11" w:author="Sophie Klocke" w:date="2023-11-19T17:42:00Z">
              <w:tcPr>
                <w:tcW w:w="2364" w:type="dxa"/>
              </w:tcPr>
            </w:tcPrChange>
          </w:tcPr>
          <w:p w14:paraId="7B93B0BA" w14:textId="187361DB" w:rsidR="000F1266" w:rsidRPr="000F1266" w:rsidRDefault="000F1266" w:rsidP="00AF14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val="en-GB"/>
                <w14:ligatures w14:val="none"/>
              </w:rPr>
              <w:t xml:space="preserve">10/2022 – </w:t>
            </w:r>
            <w:r w:rsidR="008E52D7" w:rsidRPr="00E753EA"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  <w:lang w:val="en-GB"/>
                <w14:ligatures w14:val="none"/>
              </w:rPr>
              <w:t>present</w:t>
            </w:r>
          </w:p>
        </w:tc>
      </w:tr>
      <w:tr w:rsidR="00F82016" w:rsidRPr="00AF14A2" w14:paraId="6AC74F8C" w14:textId="77777777" w:rsidTr="00AF14A2">
        <w:trPr>
          <w:trHeight w:val="20"/>
          <w:trPrChange w:id="12" w:author="Sophie Klocke" w:date="2023-11-19T17:42:00Z">
            <w:trPr>
              <w:trHeight w:val="20"/>
            </w:trPr>
          </w:trPrChange>
        </w:trPr>
        <w:tc>
          <w:tcPr>
            <w:tcW w:w="10161" w:type="dxa"/>
            <w:gridSpan w:val="10"/>
            <w:tcPrChange w:id="13" w:author="Sophie Klocke" w:date="2023-11-19T17:42:00Z">
              <w:tcPr>
                <w:tcW w:w="10161" w:type="dxa"/>
                <w:gridSpan w:val="10"/>
              </w:tcPr>
            </w:tcPrChange>
          </w:tcPr>
          <w:p w14:paraId="51F723D2" w14:textId="42429F34" w:rsidR="00E753EA" w:rsidRPr="00E753EA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Specializations: Strategy &amp; Managerial Accounting (</w:t>
            </w:r>
            <w:proofErr w:type="spellStart"/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IfU</w:t>
            </w:r>
            <w:proofErr w:type="spellEnd"/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); International Business</w:t>
            </w:r>
            <w:r w:rsidR="00EC08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(CEC Track)</w:t>
            </w:r>
          </w:p>
          <w:p w14:paraId="11261C76" w14:textId="3933F5E8" w:rsidR="00E753EA" w:rsidRPr="00E753EA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Ranked </w:t>
            </w:r>
            <w:ins w:id="14" w:author="Sophie Klocke" w:date="2023-11-19T17:42:00Z">
              <w:r w:rsidR="00AF14A2"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lang w:val="en-GB"/>
                  <w14:ligatures w14:val="none"/>
                </w:rPr>
                <w:t xml:space="preserve">first </w:t>
              </w:r>
            </w:ins>
            <w:del w:id="15" w:author="Sophie Klocke" w:date="2023-11-19T17:42:00Z">
              <w:r w:rsidR="00DC034B" w:rsidDel="00AF14A2"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lang w:val="en-GB"/>
                  <w14:ligatures w14:val="none"/>
                </w:rPr>
                <w:delText>1</w:delText>
              </w:r>
              <w:r w:rsidR="00DC034B" w:rsidRPr="00DC034B" w:rsidDel="00AF14A2"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vertAlign w:val="superscript"/>
                  <w:lang w:val="en-GB"/>
                  <w14:ligatures w14:val="none"/>
                </w:rPr>
                <w:delText>st</w:delText>
              </w:r>
              <w:r w:rsidRPr="00E753EA" w:rsidDel="00AF14A2"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lang w:val="en-GB"/>
                  <w14:ligatures w14:val="none"/>
                </w:rPr>
                <w:delText xml:space="preserve"> </w:delText>
              </w:r>
            </w:del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in a cohort of </w:t>
            </w:r>
            <w:r w:rsidR="00DC034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over 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2</w:t>
            </w:r>
            <w:r w:rsidR="00DC034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,700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students based on GPA</w:t>
            </w:r>
            <w:r w:rsidR="00DC034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(Top 1</w:t>
            </w:r>
            <w:ins w:id="16" w:author="Sophie Klocke" w:date="2023-11-19T17:42:00Z">
              <w:r w:rsidR="00AF14A2"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lang w:val="en-GB"/>
                  <w14:ligatures w14:val="none"/>
                </w:rPr>
                <w:t xml:space="preserve"> </w:t>
              </w:r>
            </w:ins>
            <w:r w:rsidR="00DC034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%)</w:t>
            </w:r>
          </w:p>
          <w:p w14:paraId="7E1EA74A" w14:textId="4D9F62D8" w:rsidR="00E753EA" w:rsidRPr="00E753EA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Rector's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l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ist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award for top academic performance in </w:t>
            </w:r>
            <w:r w:rsidR="0045578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the 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summer semester </w:t>
            </w:r>
            <w:r w:rsidR="0045578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of 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2023</w:t>
            </w:r>
          </w:p>
          <w:p w14:paraId="7904CC92" w14:textId="00EC427A" w:rsidR="00E753EA" w:rsidRPr="00E753EA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Member of the WU Top League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(</w:t>
            </w:r>
            <w:proofErr w:type="spellStart"/>
            <w:r w:rsidR="0068123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honors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program)</w:t>
            </w:r>
          </w:p>
          <w:p w14:paraId="482905A2" w14:textId="14417083" w:rsidR="00E753EA" w:rsidRPr="00E753EA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erit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-based 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scholarship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for the academic year 2022/23 </w:t>
            </w:r>
          </w:p>
          <w:p w14:paraId="0D78B513" w14:textId="3EB1A83F" w:rsidR="000F1266" w:rsidRPr="000F1266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Plann</w:t>
            </w:r>
            <w:r w:rsidR="00537C7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ed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semester abroad: winter semester 2024/25; National University of Singapore</w:t>
            </w:r>
          </w:p>
        </w:tc>
      </w:tr>
      <w:tr w:rsidR="00F82016" w:rsidRPr="000F1266" w14:paraId="53207C52" w14:textId="77777777" w:rsidTr="00AF14A2">
        <w:trPr>
          <w:trHeight w:val="340"/>
          <w:trPrChange w:id="17" w:author="Sophie Klocke" w:date="2023-11-19T17:42:00Z">
            <w:trPr>
              <w:trHeight w:val="340"/>
            </w:trPr>
          </w:trPrChange>
        </w:trPr>
        <w:tc>
          <w:tcPr>
            <w:tcW w:w="6633" w:type="dxa"/>
            <w:gridSpan w:val="5"/>
            <w:vAlign w:val="bottom"/>
            <w:tcPrChange w:id="18" w:author="Sophie Klocke" w:date="2023-11-19T17:42:00Z">
              <w:tcPr>
                <w:tcW w:w="6633" w:type="dxa"/>
                <w:gridSpan w:val="5"/>
                <w:vAlign w:val="bottom"/>
              </w:tcPr>
            </w:tcPrChange>
          </w:tcPr>
          <w:p w14:paraId="7B43B028" w14:textId="06E5DCCB" w:rsidR="000F1266" w:rsidRPr="000F1266" w:rsidRDefault="000F126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Bundesrealgymnasium</w:t>
            </w:r>
            <w:proofErr w:type="spellEnd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 xml:space="preserve"> </w:t>
            </w: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Marchettigasse</w:t>
            </w:r>
            <w:proofErr w:type="spellEnd"/>
            <w:r w:rsidR="00571EBA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 xml:space="preserve"> (High School)</w:t>
            </w:r>
          </w:p>
        </w:tc>
        <w:tc>
          <w:tcPr>
            <w:tcW w:w="3528" w:type="dxa"/>
            <w:gridSpan w:val="5"/>
            <w:vAlign w:val="bottom"/>
            <w:tcPrChange w:id="19" w:author="Sophie Klocke" w:date="2023-11-19T17:42:00Z">
              <w:tcPr>
                <w:tcW w:w="3528" w:type="dxa"/>
                <w:gridSpan w:val="5"/>
                <w:vAlign w:val="bottom"/>
              </w:tcPr>
            </w:tcPrChange>
          </w:tcPr>
          <w:p w14:paraId="6EC9E9F0" w14:textId="02F53452" w:rsidR="000F1266" w:rsidRPr="00537C74" w:rsidRDefault="008E52D7" w:rsidP="00AF14A2">
            <w:pPr>
              <w:spacing w:after="0" w:line="240" w:lineRule="auto"/>
              <w:ind w:left="-279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711ABCA8" w14:textId="77777777" w:rsidTr="00AF14A2">
        <w:trPr>
          <w:trHeight w:val="20"/>
          <w:trPrChange w:id="20" w:author="Sophie Klocke" w:date="2023-11-19T17:42:00Z">
            <w:trPr>
              <w:trHeight w:val="20"/>
            </w:trPr>
          </w:trPrChange>
        </w:trPr>
        <w:tc>
          <w:tcPr>
            <w:tcW w:w="7797" w:type="dxa"/>
            <w:gridSpan w:val="9"/>
            <w:tcPrChange w:id="21" w:author="Sophie Klocke" w:date="2023-11-19T17:42:00Z">
              <w:tcPr>
                <w:tcW w:w="7797" w:type="dxa"/>
                <w:gridSpan w:val="9"/>
              </w:tcPr>
            </w:tcPrChange>
          </w:tcPr>
          <w:p w14:paraId="204E316E" w14:textId="32BDD9F3" w:rsidR="000F1266" w:rsidRPr="000F1266" w:rsidRDefault="000F126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Matura</w:t>
            </w:r>
            <w:r w:rsidR="00B70E2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(</w:t>
            </w:r>
            <w:r w:rsidR="00681239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Austrian A-Level Equivalent</w:t>
            </w:r>
            <w:r w:rsidR="00B70E2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)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,</w:t>
            </w:r>
            <w:r w:rsidRPr="000F1266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E753EA"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GPA</w:t>
            </w:r>
            <w:r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: 1</w:t>
            </w:r>
            <w:r w:rsidR="00E753EA"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.</w:t>
            </w:r>
            <w:r w:rsidRPr="00537C74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0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(1.0</w:t>
            </w:r>
            <w:r w:rsidR="00E93963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– 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5.</w:t>
            </w:r>
            <w:r w:rsidR="001B566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0,</w:t>
            </w:r>
            <w:r w:rsidR="00B8009F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with 1.0 being the best)</w:t>
            </w:r>
          </w:p>
        </w:tc>
        <w:tc>
          <w:tcPr>
            <w:tcW w:w="2364" w:type="dxa"/>
            <w:tcPrChange w:id="22" w:author="Sophie Klocke" w:date="2023-11-19T17:42:00Z">
              <w:tcPr>
                <w:tcW w:w="2364" w:type="dxa"/>
              </w:tcPr>
            </w:tcPrChange>
          </w:tcPr>
          <w:p w14:paraId="72CB020E" w14:textId="77777777" w:rsidR="000F1266" w:rsidRPr="000F1266" w:rsidRDefault="000F1266" w:rsidP="00AF14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09/2012 – 06/2021</w:t>
            </w:r>
          </w:p>
        </w:tc>
      </w:tr>
      <w:tr w:rsidR="00F82016" w:rsidRPr="00AF14A2" w14:paraId="2905D893" w14:textId="77777777" w:rsidTr="00AF14A2">
        <w:trPr>
          <w:trHeight w:val="20"/>
          <w:trPrChange w:id="23" w:author="Sophie Klocke" w:date="2023-11-19T17:42:00Z">
            <w:trPr>
              <w:trHeight w:val="20"/>
            </w:trPr>
          </w:trPrChange>
        </w:trPr>
        <w:tc>
          <w:tcPr>
            <w:tcW w:w="10161" w:type="dxa"/>
            <w:gridSpan w:val="10"/>
            <w:tcPrChange w:id="24" w:author="Sophie Klocke" w:date="2023-11-19T17:42:00Z">
              <w:tcPr>
                <w:tcW w:w="10161" w:type="dxa"/>
                <w:gridSpan w:val="10"/>
              </w:tcPr>
            </w:tcPrChange>
          </w:tcPr>
          <w:p w14:paraId="25E21D44" w14:textId="0C1FB4F8" w:rsidR="00E753EA" w:rsidRPr="00E753EA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Awarded the Optimus Ring of </w:t>
            </w:r>
            <w:proofErr w:type="spellStart"/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Honor</w:t>
            </w:r>
            <w:proofErr w:type="spellEnd"/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(given to </w:t>
            </w:r>
            <w:r w:rsidR="0075433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the </w:t>
            </w:r>
            <w:r w:rsid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best graduate</w:t>
            </w: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of the year)</w:t>
            </w:r>
          </w:p>
          <w:p w14:paraId="710A08F0" w14:textId="0E03068F" w:rsidR="000F1266" w:rsidRPr="000F1266" w:rsidRDefault="00E753E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Class representative from fourth to eighth grade</w:t>
            </w:r>
          </w:p>
        </w:tc>
      </w:tr>
      <w:tr w:rsidR="00F82016" w:rsidRPr="000F1266" w14:paraId="4DF22257" w14:textId="77777777" w:rsidTr="00AF14A2">
        <w:trPr>
          <w:trHeight w:val="454"/>
          <w:trPrChange w:id="25" w:author="Sophie Klocke" w:date="2023-11-19T17:42:00Z">
            <w:trPr>
              <w:trHeight w:val="397"/>
            </w:trPr>
          </w:trPrChange>
        </w:trPr>
        <w:tc>
          <w:tcPr>
            <w:tcW w:w="10161" w:type="dxa"/>
            <w:gridSpan w:val="10"/>
            <w:tcBorders>
              <w:bottom w:val="single" w:sz="4" w:space="0" w:color="000000"/>
            </w:tcBorders>
            <w:vAlign w:val="bottom"/>
            <w:tcPrChange w:id="26" w:author="Sophie Klocke" w:date="2023-11-19T17:42:00Z">
              <w:tcPr>
                <w:tcW w:w="10161" w:type="dxa"/>
                <w:gridSpan w:val="10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60523CC4" w14:textId="11DAB3F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GB"/>
                <w14:ligatures w14:val="none"/>
              </w:rPr>
              <w:t>WORK EXPERIENCE</w:t>
            </w:r>
          </w:p>
        </w:tc>
      </w:tr>
      <w:tr w:rsidR="00F82016" w:rsidRPr="000F1266" w14:paraId="25776C19" w14:textId="77777777" w:rsidTr="00AF14A2">
        <w:trPr>
          <w:trHeight w:val="340"/>
          <w:trPrChange w:id="27" w:author="Sophie Klocke" w:date="2023-11-19T17:42:00Z">
            <w:trPr>
              <w:trHeight w:val="340"/>
            </w:trPr>
          </w:trPrChange>
        </w:trPr>
        <w:tc>
          <w:tcPr>
            <w:tcW w:w="6210" w:type="dxa"/>
            <w:gridSpan w:val="3"/>
            <w:tcBorders>
              <w:top w:val="single" w:sz="4" w:space="0" w:color="000000"/>
            </w:tcBorders>
            <w:vAlign w:val="bottom"/>
            <w:tcPrChange w:id="28" w:author="Sophie Klocke" w:date="2023-11-19T17:42:00Z">
              <w:tcPr>
                <w:tcW w:w="6210" w:type="dxa"/>
                <w:gridSpan w:val="3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5D1C361A" w14:textId="77777777" w:rsidR="000F1266" w:rsidRPr="000F1266" w:rsidRDefault="000F126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EbelHofer</w:t>
            </w:r>
            <w:proofErr w:type="spellEnd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 xml:space="preserve"> Strategy &amp; Management Consultants</w:t>
            </w:r>
          </w:p>
        </w:tc>
        <w:tc>
          <w:tcPr>
            <w:tcW w:w="3951" w:type="dxa"/>
            <w:gridSpan w:val="7"/>
            <w:tcBorders>
              <w:top w:val="single" w:sz="4" w:space="0" w:color="000000"/>
            </w:tcBorders>
            <w:vAlign w:val="bottom"/>
            <w:tcPrChange w:id="29" w:author="Sophie Klocke" w:date="2023-11-19T17:42:00Z">
              <w:tcPr>
                <w:tcW w:w="3951" w:type="dxa"/>
                <w:gridSpan w:val="7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1E545CC3" w14:textId="76BACF6A" w:rsidR="000F1266" w:rsidRPr="00537C74" w:rsidRDefault="008E52D7" w:rsidP="00AF14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Munich, DE</w:t>
            </w:r>
          </w:p>
        </w:tc>
      </w:tr>
      <w:tr w:rsidR="00F82016" w:rsidRPr="000F1266" w14:paraId="4BF6F2C9" w14:textId="77777777" w:rsidTr="00AF14A2">
        <w:trPr>
          <w:trHeight w:val="20"/>
          <w:trPrChange w:id="30" w:author="Sophie Klocke" w:date="2023-11-19T17:42:00Z">
            <w:trPr>
              <w:trHeight w:val="20"/>
            </w:trPr>
          </w:trPrChange>
        </w:trPr>
        <w:tc>
          <w:tcPr>
            <w:tcW w:w="6210" w:type="dxa"/>
            <w:gridSpan w:val="3"/>
            <w:tcPrChange w:id="31" w:author="Sophie Klocke" w:date="2023-11-19T17:42:00Z">
              <w:tcPr>
                <w:tcW w:w="6210" w:type="dxa"/>
                <w:gridSpan w:val="3"/>
              </w:tcPr>
            </w:tcPrChange>
          </w:tcPr>
          <w:p w14:paraId="717ACAF4" w14:textId="7F6B93D5" w:rsidR="000F1266" w:rsidRPr="000F1266" w:rsidRDefault="00B8009F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Intern </w:t>
            </w:r>
            <w:r w:rsidR="00E93963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–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571EB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Associate Consultant</w:t>
            </w:r>
          </w:p>
        </w:tc>
        <w:tc>
          <w:tcPr>
            <w:tcW w:w="3951" w:type="dxa"/>
            <w:gridSpan w:val="7"/>
            <w:tcPrChange w:id="32" w:author="Sophie Klocke" w:date="2023-11-19T17:42:00Z">
              <w:tcPr>
                <w:tcW w:w="3951" w:type="dxa"/>
                <w:gridSpan w:val="7"/>
              </w:tcPr>
            </w:tcPrChange>
          </w:tcPr>
          <w:p w14:paraId="0EC8E49C" w14:textId="77777777" w:rsidR="000F1266" w:rsidRPr="000F1266" w:rsidRDefault="000F1266" w:rsidP="00AF14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07/2023 – 09/2023</w:t>
            </w:r>
          </w:p>
        </w:tc>
      </w:tr>
      <w:tr w:rsidR="00F82016" w:rsidRPr="00AF14A2" w14:paraId="1BF9E4E7" w14:textId="77777777" w:rsidTr="00AF14A2">
        <w:trPr>
          <w:trHeight w:val="20"/>
          <w:trPrChange w:id="33" w:author="Sophie Klocke" w:date="2023-11-19T17:42:00Z">
            <w:trPr>
              <w:trHeight w:val="20"/>
            </w:trPr>
          </w:trPrChange>
        </w:trPr>
        <w:tc>
          <w:tcPr>
            <w:tcW w:w="10161" w:type="dxa"/>
            <w:gridSpan w:val="10"/>
            <w:tcPrChange w:id="34" w:author="Sophie Klocke" w:date="2023-11-19T17:42:00Z">
              <w:tcPr>
                <w:tcW w:w="10161" w:type="dxa"/>
                <w:gridSpan w:val="10"/>
              </w:tcPr>
            </w:tcPrChange>
          </w:tcPr>
          <w:p w14:paraId="7B84DB05" w14:textId="77777777" w:rsidR="00571EBA" w:rsidRPr="00571EBA" w:rsidRDefault="00571EB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EbelHofer</w:t>
            </w:r>
            <w:proofErr w:type="spellEnd"/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Strategy &amp; Management Consultants is an internationally active </w:t>
            </w:r>
          </w:p>
          <w:p w14:paraId="72C4EA9D" w14:textId="35FF62B5" w:rsidR="00571EBA" w:rsidRDefault="00571EB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management consulting firm with a focus on strategy, pricing, sales</w:t>
            </w:r>
            <w:r w:rsidR="0068123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</w:t>
            </w: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and marketing</w:t>
            </w:r>
          </w:p>
          <w:p w14:paraId="5242D582" w14:textId="13D94239" w:rsidR="00571EBA" w:rsidRDefault="00AC48B2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Contributed</w:t>
            </w:r>
            <w:r w:rsidR="00571EBA"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to</w:t>
            </w:r>
            <w:r w:rsidR="00571EBA"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two consulting projects for one of the leading automotive manufacturers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by </w:t>
            </w:r>
            <w:r w:rsidR="00571EBA"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specifying recommended prices for </w:t>
            </w:r>
            <w:r w:rsidR="00FE5DF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subsidiaries</w:t>
            </w:r>
            <w:r w:rsidR="0063331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and</w:t>
            </w:r>
            <w:r w:rsidR="005516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actively</w:t>
            </w:r>
            <w:r w:rsidR="0063331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supporting the </w:t>
            </w:r>
            <w:r w:rsidR="005516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r w:rsidR="0063331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mplement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ation of</w:t>
            </w:r>
            <w:r w:rsidR="0063331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a new distribution </w:t>
            </w:r>
            <w:proofErr w:type="gramStart"/>
            <w:r w:rsidR="0063331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channel</w:t>
            </w:r>
            <w:proofErr w:type="gramEnd"/>
          </w:p>
          <w:p w14:paraId="5146961E" w14:textId="7CEE0A40" w:rsidR="000F1266" w:rsidRPr="000F1266" w:rsidRDefault="00571EB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ook</w:t>
            </w: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over several workstreams by creating Excel models for scenario analyses, contributing to the organization of international customer workshops, preparing essential parts of final presentations</w:t>
            </w:r>
            <w:r w:rsidR="005516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</w:t>
            </w: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and conducting extensive research and analysis</w:t>
            </w:r>
          </w:p>
        </w:tc>
      </w:tr>
      <w:tr w:rsidR="00F82016" w:rsidRPr="000F1266" w14:paraId="5AF04B9D" w14:textId="77777777" w:rsidTr="00AF14A2">
        <w:trPr>
          <w:trHeight w:val="340"/>
          <w:trPrChange w:id="35" w:author="Sophie Klocke" w:date="2023-11-19T17:42:00Z">
            <w:trPr>
              <w:trHeight w:val="340"/>
            </w:trPr>
          </w:trPrChange>
        </w:trPr>
        <w:tc>
          <w:tcPr>
            <w:tcW w:w="6916" w:type="dxa"/>
            <w:gridSpan w:val="6"/>
            <w:vAlign w:val="bottom"/>
            <w:tcPrChange w:id="36" w:author="Sophie Klocke" w:date="2023-11-19T17:42:00Z">
              <w:tcPr>
                <w:tcW w:w="6916" w:type="dxa"/>
                <w:gridSpan w:val="6"/>
                <w:vAlign w:val="bottom"/>
              </w:tcPr>
            </w:tcPrChange>
          </w:tcPr>
          <w:p w14:paraId="5CCF29E3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Coffeecom</w:t>
            </w:r>
            <w:proofErr w:type="spellEnd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 xml:space="preserve"> </w:t>
            </w:r>
          </w:p>
        </w:tc>
        <w:tc>
          <w:tcPr>
            <w:tcW w:w="3245" w:type="dxa"/>
            <w:gridSpan w:val="4"/>
            <w:vAlign w:val="bottom"/>
            <w:tcPrChange w:id="37" w:author="Sophie Klocke" w:date="2023-11-19T17:42:00Z">
              <w:tcPr>
                <w:tcW w:w="3245" w:type="dxa"/>
                <w:gridSpan w:val="4"/>
                <w:vAlign w:val="bottom"/>
              </w:tcPr>
            </w:tcPrChange>
          </w:tcPr>
          <w:p w14:paraId="1286DD9B" w14:textId="4E5242FF" w:rsidR="000F1266" w:rsidRPr="00537C74" w:rsidRDefault="008E52D7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70356DE4" w14:textId="77777777" w:rsidTr="00AF14A2">
        <w:trPr>
          <w:trHeight w:val="20"/>
          <w:trPrChange w:id="38" w:author="Sophie Klocke" w:date="2023-11-19T17:42:00Z">
            <w:trPr>
              <w:trHeight w:val="20"/>
            </w:trPr>
          </w:trPrChange>
        </w:trPr>
        <w:tc>
          <w:tcPr>
            <w:tcW w:w="6916" w:type="dxa"/>
            <w:gridSpan w:val="6"/>
            <w:tcPrChange w:id="39" w:author="Sophie Klocke" w:date="2023-11-19T17:42:00Z">
              <w:tcPr>
                <w:tcW w:w="6916" w:type="dxa"/>
                <w:gridSpan w:val="6"/>
              </w:tcPr>
            </w:tcPrChange>
          </w:tcPr>
          <w:p w14:paraId="4F91AABD" w14:textId="019A40D8" w:rsidR="000F1266" w:rsidRPr="000F1266" w:rsidRDefault="00571EB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71EB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 xml:space="preserve">Copywriter for various clients in the Fintech </w:t>
            </w:r>
            <w:r w:rsidR="00681239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I</w:t>
            </w:r>
            <w:r w:rsidRPr="00571EBA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val="en-GB"/>
                <w14:ligatures w14:val="none"/>
              </w:rPr>
              <w:t>ndustry</w:t>
            </w:r>
          </w:p>
        </w:tc>
        <w:tc>
          <w:tcPr>
            <w:tcW w:w="3245" w:type="dxa"/>
            <w:gridSpan w:val="4"/>
            <w:tcPrChange w:id="40" w:author="Sophie Klocke" w:date="2023-11-19T17:42:00Z">
              <w:tcPr>
                <w:tcW w:w="3245" w:type="dxa"/>
                <w:gridSpan w:val="4"/>
              </w:tcPr>
            </w:tcPrChange>
          </w:tcPr>
          <w:p w14:paraId="224FF34C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12/2022 – 06/2023</w:t>
            </w:r>
          </w:p>
        </w:tc>
      </w:tr>
      <w:tr w:rsidR="00F82016" w:rsidRPr="00AF14A2" w14:paraId="04C43CB0" w14:textId="77777777" w:rsidTr="00AF14A2">
        <w:trPr>
          <w:trHeight w:val="20"/>
          <w:trPrChange w:id="41" w:author="Sophie Klocke" w:date="2023-11-19T17:42:00Z">
            <w:trPr>
              <w:trHeight w:val="20"/>
            </w:trPr>
          </w:trPrChange>
        </w:trPr>
        <w:tc>
          <w:tcPr>
            <w:tcW w:w="10161" w:type="dxa"/>
            <w:gridSpan w:val="10"/>
            <w:tcPrChange w:id="42" w:author="Sophie Klocke" w:date="2023-11-19T17:42:00Z">
              <w:tcPr>
                <w:tcW w:w="10161" w:type="dxa"/>
                <w:gridSpan w:val="10"/>
              </w:tcPr>
            </w:tcPrChange>
          </w:tcPr>
          <w:p w14:paraId="16E93481" w14:textId="0B8FF0C3" w:rsidR="00571EBA" w:rsidRDefault="00571EB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Coffeecom</w:t>
            </w:r>
            <w:proofErr w:type="spellEnd"/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is a B2B company that handles content creation for clients in the fintech industry</w:t>
            </w:r>
          </w:p>
          <w:p w14:paraId="5AA4F127" w14:textId="27D5E7DB" w:rsidR="000F1266" w:rsidRPr="000F1266" w:rsidRDefault="00571EB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Wr</w:t>
            </w:r>
            <w:r w:rsidR="0045578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ote</w:t>
            </w: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texts </w:t>
            </w:r>
            <w:r w:rsidR="00EC08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on </w:t>
            </w: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economic </w:t>
            </w:r>
            <w:r w:rsidR="00EC08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subjects</w:t>
            </w:r>
            <w:r w:rsidR="00EC08CB"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571E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such as Web3 or options trading</w:t>
            </w:r>
          </w:p>
        </w:tc>
      </w:tr>
      <w:tr w:rsidR="00F82016" w:rsidRPr="000F1266" w14:paraId="5FA45080" w14:textId="77777777" w:rsidTr="00AF14A2">
        <w:trPr>
          <w:trHeight w:val="340"/>
          <w:trPrChange w:id="43" w:author="Sophie Klocke" w:date="2023-11-19T17:42:00Z">
            <w:trPr>
              <w:trHeight w:val="340"/>
            </w:trPr>
          </w:trPrChange>
        </w:trPr>
        <w:tc>
          <w:tcPr>
            <w:tcW w:w="6916" w:type="dxa"/>
            <w:gridSpan w:val="6"/>
            <w:vAlign w:val="bottom"/>
            <w:tcPrChange w:id="44" w:author="Sophie Klocke" w:date="2023-11-19T17:42:00Z">
              <w:tcPr>
                <w:tcW w:w="6916" w:type="dxa"/>
                <w:gridSpan w:val="6"/>
                <w:vAlign w:val="bottom"/>
              </w:tcPr>
            </w:tcPrChange>
          </w:tcPr>
          <w:p w14:paraId="7758E568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Evotion</w:t>
            </w:r>
            <w:proofErr w:type="spellEnd"/>
          </w:p>
        </w:tc>
        <w:tc>
          <w:tcPr>
            <w:tcW w:w="3245" w:type="dxa"/>
            <w:gridSpan w:val="4"/>
            <w:vAlign w:val="bottom"/>
            <w:tcPrChange w:id="45" w:author="Sophie Klocke" w:date="2023-11-19T17:42:00Z">
              <w:tcPr>
                <w:tcW w:w="3245" w:type="dxa"/>
                <w:gridSpan w:val="4"/>
                <w:vAlign w:val="bottom"/>
              </w:tcPr>
            </w:tcPrChange>
          </w:tcPr>
          <w:p w14:paraId="2865ACD6" w14:textId="0BC8748D" w:rsidR="000F1266" w:rsidRPr="00537C74" w:rsidRDefault="008E52D7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094E2B10" w14:textId="77777777" w:rsidTr="00AF14A2">
        <w:trPr>
          <w:trHeight w:val="20"/>
          <w:trPrChange w:id="46" w:author="Sophie Klocke" w:date="2023-11-19T17:42:00Z">
            <w:trPr>
              <w:trHeight w:val="20"/>
            </w:trPr>
          </w:trPrChange>
        </w:trPr>
        <w:tc>
          <w:tcPr>
            <w:tcW w:w="6916" w:type="dxa"/>
            <w:gridSpan w:val="6"/>
            <w:tcPrChange w:id="47" w:author="Sophie Klocke" w:date="2023-11-19T17:42:00Z">
              <w:tcPr>
                <w:tcW w:w="6916" w:type="dxa"/>
                <w:gridSpan w:val="6"/>
              </w:tcPr>
            </w:tcPrChange>
          </w:tcPr>
          <w:p w14:paraId="3DB138A2" w14:textId="739FC535" w:rsidR="000F1266" w:rsidRPr="000F1266" w:rsidRDefault="00571EB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71EB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Assistant in Event Management</w:t>
            </w:r>
          </w:p>
        </w:tc>
        <w:tc>
          <w:tcPr>
            <w:tcW w:w="3245" w:type="dxa"/>
            <w:gridSpan w:val="4"/>
            <w:tcPrChange w:id="48" w:author="Sophie Klocke" w:date="2023-11-19T17:42:00Z">
              <w:tcPr>
                <w:tcW w:w="3245" w:type="dxa"/>
                <w:gridSpan w:val="4"/>
              </w:tcPr>
            </w:tcPrChange>
          </w:tcPr>
          <w:p w14:paraId="52D67B89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03/2022 – 12/2022</w:t>
            </w:r>
          </w:p>
        </w:tc>
      </w:tr>
      <w:tr w:rsidR="00F82016" w:rsidRPr="000F1266" w14:paraId="0E7C063A" w14:textId="77777777" w:rsidTr="00AF14A2">
        <w:trPr>
          <w:trHeight w:val="340"/>
          <w:trPrChange w:id="49" w:author="Sophie Klocke" w:date="2023-11-19T17:42:00Z">
            <w:trPr>
              <w:trHeight w:val="340"/>
            </w:trPr>
          </w:trPrChange>
        </w:trPr>
        <w:tc>
          <w:tcPr>
            <w:tcW w:w="6916" w:type="dxa"/>
            <w:gridSpan w:val="6"/>
            <w:vAlign w:val="bottom"/>
            <w:tcPrChange w:id="50" w:author="Sophie Klocke" w:date="2023-11-19T17:42:00Z">
              <w:tcPr>
                <w:tcW w:w="6916" w:type="dxa"/>
                <w:gridSpan w:val="6"/>
                <w:vAlign w:val="bottom"/>
              </w:tcPr>
            </w:tcPrChange>
          </w:tcPr>
          <w:p w14:paraId="16D6B4B2" w14:textId="1F68A2E7" w:rsidR="000F1266" w:rsidRPr="000F1266" w:rsidRDefault="00571EB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Austrian Armed Forces</w:t>
            </w:r>
          </w:p>
        </w:tc>
        <w:tc>
          <w:tcPr>
            <w:tcW w:w="3245" w:type="dxa"/>
            <w:gridSpan w:val="4"/>
            <w:vAlign w:val="bottom"/>
            <w:tcPrChange w:id="51" w:author="Sophie Klocke" w:date="2023-11-19T17:42:00Z">
              <w:tcPr>
                <w:tcW w:w="3245" w:type="dxa"/>
                <w:gridSpan w:val="4"/>
                <w:vAlign w:val="bottom"/>
              </w:tcPr>
            </w:tcPrChange>
          </w:tcPr>
          <w:p w14:paraId="45DEC6C3" w14:textId="473B4DD4" w:rsidR="000F1266" w:rsidRPr="00537C74" w:rsidRDefault="008E52D7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2A9A5E01" w14:textId="77777777" w:rsidTr="00AF14A2">
        <w:trPr>
          <w:trHeight w:val="20"/>
          <w:trPrChange w:id="52" w:author="Sophie Klocke" w:date="2023-11-19T17:42:00Z">
            <w:trPr>
              <w:trHeight w:val="20"/>
            </w:trPr>
          </w:trPrChange>
        </w:trPr>
        <w:tc>
          <w:tcPr>
            <w:tcW w:w="6069" w:type="dxa"/>
            <w:gridSpan w:val="2"/>
            <w:tcPrChange w:id="53" w:author="Sophie Klocke" w:date="2023-11-19T17:42:00Z">
              <w:tcPr>
                <w:tcW w:w="6069" w:type="dxa"/>
                <w:gridSpan w:val="2"/>
              </w:tcPr>
            </w:tcPrChange>
          </w:tcPr>
          <w:p w14:paraId="47079B50" w14:textId="68526CB1" w:rsidR="000F1266" w:rsidRPr="000F1266" w:rsidRDefault="00A370C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Soldier in the Guard Battalion</w:t>
            </w:r>
            <w:r w:rsidR="00B70E2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(p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romot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ed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to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Lance Corporal</w:t>
            </w:r>
            <w:r w:rsidR="00B70E2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)</w:t>
            </w:r>
          </w:p>
        </w:tc>
        <w:tc>
          <w:tcPr>
            <w:tcW w:w="4092" w:type="dxa"/>
            <w:gridSpan w:val="8"/>
            <w:tcPrChange w:id="54" w:author="Sophie Klocke" w:date="2023-11-19T17:42:00Z">
              <w:tcPr>
                <w:tcW w:w="4092" w:type="dxa"/>
                <w:gridSpan w:val="8"/>
              </w:tcPr>
            </w:tcPrChange>
          </w:tcPr>
          <w:p w14:paraId="09DE2767" w14:textId="1BE0386E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09/2021 – 0</w:t>
            </w:r>
            <w:r w:rsidR="00EC08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2</w:t>
            </w: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/2022</w:t>
            </w:r>
          </w:p>
        </w:tc>
      </w:tr>
      <w:tr w:rsidR="00F82016" w:rsidRPr="000F1266" w14:paraId="687BB52A" w14:textId="77777777" w:rsidTr="00AF14A2">
        <w:trPr>
          <w:trHeight w:val="454"/>
          <w:trPrChange w:id="55" w:author="Sophie Klocke" w:date="2023-11-19T17:42:00Z">
            <w:trPr>
              <w:trHeight w:val="397"/>
            </w:trPr>
          </w:trPrChange>
        </w:trPr>
        <w:tc>
          <w:tcPr>
            <w:tcW w:w="10161" w:type="dxa"/>
            <w:gridSpan w:val="10"/>
            <w:tcBorders>
              <w:bottom w:val="single" w:sz="4" w:space="0" w:color="000000"/>
            </w:tcBorders>
            <w:vAlign w:val="bottom"/>
            <w:tcPrChange w:id="56" w:author="Sophie Klocke" w:date="2023-11-19T17:42:00Z">
              <w:tcPr>
                <w:tcW w:w="10161" w:type="dxa"/>
                <w:gridSpan w:val="10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7F15200E" w14:textId="54ADBB0B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kern w:val="0"/>
                <w:sz w:val="28"/>
                <w:szCs w:val="28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GB"/>
                <w14:ligatures w14:val="none"/>
              </w:rPr>
              <w:t>EXTRACURRICULAR</w:t>
            </w:r>
            <w:r w:rsidRPr="000F12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GB"/>
                <w14:ligatures w14:val="none"/>
              </w:rPr>
              <w:t xml:space="preserve"> </w:t>
            </w:r>
            <w:r w:rsidRPr="00E753E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GB"/>
                <w14:ligatures w14:val="none"/>
              </w:rPr>
              <w:t>ACTIVITIES</w:t>
            </w:r>
          </w:p>
        </w:tc>
      </w:tr>
      <w:tr w:rsidR="00F82016" w:rsidRPr="000F1266" w14:paraId="03F26F0C" w14:textId="77777777" w:rsidTr="00AF14A2">
        <w:trPr>
          <w:trHeight w:val="340"/>
          <w:trPrChange w:id="57" w:author="Sophie Klocke" w:date="2023-11-19T17:42:00Z">
            <w:trPr>
              <w:trHeight w:val="340"/>
            </w:trPr>
          </w:trPrChange>
        </w:trPr>
        <w:tc>
          <w:tcPr>
            <w:tcW w:w="6916" w:type="dxa"/>
            <w:gridSpan w:val="6"/>
            <w:tcBorders>
              <w:top w:val="single" w:sz="4" w:space="0" w:color="000000"/>
            </w:tcBorders>
            <w:vAlign w:val="bottom"/>
            <w:tcPrChange w:id="58" w:author="Sophie Klocke" w:date="2023-11-19T17:42:00Z">
              <w:tcPr>
                <w:tcW w:w="6916" w:type="dxa"/>
                <w:gridSpan w:val="6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6CE204AA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Changemaker</w:t>
            </w:r>
          </w:p>
        </w:tc>
        <w:tc>
          <w:tcPr>
            <w:tcW w:w="3245" w:type="dxa"/>
            <w:gridSpan w:val="4"/>
            <w:tcBorders>
              <w:top w:val="single" w:sz="4" w:space="0" w:color="000000"/>
            </w:tcBorders>
            <w:vAlign w:val="bottom"/>
            <w:tcPrChange w:id="59" w:author="Sophie Klocke" w:date="2023-11-19T17:42:00Z">
              <w:tcPr>
                <w:tcW w:w="3245" w:type="dxa"/>
                <w:gridSpan w:val="4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35D9E9FD" w14:textId="4025F66A" w:rsidR="000F1266" w:rsidRPr="00537C74" w:rsidRDefault="008E52D7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37099862" w14:textId="77777777" w:rsidTr="00AF14A2">
        <w:trPr>
          <w:trHeight w:val="20"/>
          <w:trPrChange w:id="60" w:author="Sophie Klocke" w:date="2023-11-19T17:42:00Z">
            <w:trPr>
              <w:trHeight w:val="20"/>
            </w:trPr>
          </w:trPrChange>
        </w:trPr>
        <w:tc>
          <w:tcPr>
            <w:tcW w:w="6492" w:type="dxa"/>
            <w:gridSpan w:val="4"/>
            <w:tcPrChange w:id="61" w:author="Sophie Klocke" w:date="2023-11-19T17:42:00Z">
              <w:tcPr>
                <w:tcW w:w="6492" w:type="dxa"/>
                <w:gridSpan w:val="4"/>
              </w:tcPr>
            </w:tcPrChange>
          </w:tcPr>
          <w:p w14:paraId="069AD490" w14:textId="00A4952F" w:rsidR="000F1266" w:rsidRPr="000F1266" w:rsidRDefault="00A370C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Project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O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rganizer at a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V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oluntary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ocial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P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roject</w:t>
            </w:r>
          </w:p>
        </w:tc>
        <w:tc>
          <w:tcPr>
            <w:tcW w:w="3669" w:type="dxa"/>
            <w:gridSpan w:val="6"/>
            <w:tcPrChange w:id="62" w:author="Sophie Klocke" w:date="2023-11-19T17:42:00Z">
              <w:tcPr>
                <w:tcW w:w="3669" w:type="dxa"/>
                <w:gridSpan w:val="6"/>
              </w:tcPr>
            </w:tcPrChange>
          </w:tcPr>
          <w:p w14:paraId="7CD94A70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03/2023 – 06/2023</w:t>
            </w:r>
          </w:p>
        </w:tc>
      </w:tr>
      <w:tr w:rsidR="00F82016" w:rsidRPr="00AF14A2" w14:paraId="3DC1E2E5" w14:textId="77777777" w:rsidTr="00AF14A2">
        <w:trPr>
          <w:trHeight w:val="20"/>
          <w:trPrChange w:id="63" w:author="Sophie Klocke" w:date="2023-11-19T17:42:00Z">
            <w:trPr>
              <w:trHeight w:val="20"/>
            </w:trPr>
          </w:trPrChange>
        </w:trPr>
        <w:tc>
          <w:tcPr>
            <w:tcW w:w="10161" w:type="dxa"/>
            <w:gridSpan w:val="10"/>
            <w:tcPrChange w:id="64" w:author="Sophie Klocke" w:date="2023-11-19T17:42:00Z">
              <w:tcPr>
                <w:tcW w:w="10161" w:type="dxa"/>
                <w:gridSpan w:val="10"/>
              </w:tcPr>
            </w:tcPrChange>
          </w:tcPr>
          <w:p w14:paraId="0627BE73" w14:textId="7F1413C5" w:rsidR="000F1266" w:rsidRPr="000F1266" w:rsidRDefault="00A370C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Designed and delivered various entrepreneurship workshops for elementary school students</w:t>
            </w:r>
          </w:p>
        </w:tc>
      </w:tr>
      <w:tr w:rsidR="00F82016" w:rsidRPr="000F1266" w14:paraId="1B1C0C32" w14:textId="77777777" w:rsidTr="00AF14A2">
        <w:trPr>
          <w:trHeight w:val="340"/>
          <w:trPrChange w:id="65" w:author="Sophie Klocke" w:date="2023-11-19T17:42:00Z">
            <w:trPr>
              <w:trHeight w:val="340"/>
            </w:trPr>
          </w:trPrChange>
        </w:trPr>
        <w:tc>
          <w:tcPr>
            <w:tcW w:w="6210" w:type="dxa"/>
            <w:gridSpan w:val="3"/>
            <w:vAlign w:val="bottom"/>
            <w:tcPrChange w:id="66" w:author="Sophie Klocke" w:date="2023-11-19T17:42:00Z">
              <w:tcPr>
                <w:tcW w:w="6210" w:type="dxa"/>
                <w:gridSpan w:val="3"/>
                <w:vAlign w:val="bottom"/>
              </w:tcPr>
            </w:tcPrChange>
          </w:tcPr>
          <w:p w14:paraId="522A4FF8" w14:textId="28C24808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Starting@WU</w:t>
            </w:r>
            <w:proofErr w:type="spellEnd"/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: Building First</w:t>
            </w:r>
            <w:r w:rsidR="001B566F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-</w:t>
            </w:r>
            <w:r w:rsidRPr="000F1266">
              <w:rPr>
                <w:rFonts w:ascii="Times New Roman" w:eastAsia="Times New Roman" w:hAnsi="Times New Roman" w:cs="Times New Roman"/>
                <w:b/>
                <w:kern w:val="0"/>
                <w:sz w:val="21"/>
                <w:szCs w:val="21"/>
                <w:lang w:val="en-GB"/>
                <w14:ligatures w14:val="none"/>
              </w:rPr>
              <w:t>Year Communities</w:t>
            </w:r>
          </w:p>
        </w:tc>
        <w:tc>
          <w:tcPr>
            <w:tcW w:w="3951" w:type="dxa"/>
            <w:gridSpan w:val="7"/>
            <w:vAlign w:val="bottom"/>
            <w:tcPrChange w:id="67" w:author="Sophie Klocke" w:date="2023-11-19T17:42:00Z">
              <w:tcPr>
                <w:tcW w:w="3951" w:type="dxa"/>
                <w:gridSpan w:val="7"/>
                <w:vAlign w:val="bottom"/>
              </w:tcPr>
            </w:tcPrChange>
          </w:tcPr>
          <w:p w14:paraId="3C4AC2B2" w14:textId="274EB4F6" w:rsidR="000F1266" w:rsidRPr="00537C74" w:rsidRDefault="008E52D7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36F1E5C1" w14:textId="77777777" w:rsidTr="00AF14A2">
        <w:trPr>
          <w:trHeight w:val="20"/>
          <w:trPrChange w:id="68" w:author="Sophie Klocke" w:date="2023-11-19T17:42:00Z">
            <w:trPr>
              <w:trHeight w:val="20"/>
            </w:trPr>
          </w:trPrChange>
        </w:trPr>
        <w:tc>
          <w:tcPr>
            <w:tcW w:w="6210" w:type="dxa"/>
            <w:gridSpan w:val="3"/>
            <w:tcPrChange w:id="69" w:author="Sophie Klocke" w:date="2023-11-19T17:42:00Z">
              <w:tcPr>
                <w:tcW w:w="6210" w:type="dxa"/>
                <w:gridSpan w:val="3"/>
              </w:tcPr>
            </w:tcPrChange>
          </w:tcPr>
          <w:p w14:paraId="1E0C925D" w14:textId="50A80F43" w:rsidR="000F1266" w:rsidRPr="000F1266" w:rsidRDefault="00A370C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Project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O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rganizer at a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V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oluntary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ocial </w:t>
            </w:r>
            <w:r w:rsidR="00681239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P</w:t>
            </w: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roject</w:t>
            </w:r>
          </w:p>
        </w:tc>
        <w:tc>
          <w:tcPr>
            <w:tcW w:w="3951" w:type="dxa"/>
            <w:gridSpan w:val="7"/>
            <w:tcPrChange w:id="70" w:author="Sophie Klocke" w:date="2023-11-19T17:42:00Z">
              <w:tcPr>
                <w:tcW w:w="3951" w:type="dxa"/>
                <w:gridSpan w:val="7"/>
              </w:tcPr>
            </w:tcPrChange>
          </w:tcPr>
          <w:p w14:paraId="6357B61A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10/2022 – 06/2023</w:t>
            </w:r>
          </w:p>
        </w:tc>
      </w:tr>
      <w:tr w:rsidR="00F82016" w:rsidRPr="00AF14A2" w14:paraId="21A1FD17" w14:textId="77777777" w:rsidTr="00AF14A2">
        <w:trPr>
          <w:trHeight w:val="20"/>
          <w:trPrChange w:id="71" w:author="Sophie Klocke" w:date="2023-11-19T17:42:00Z">
            <w:trPr>
              <w:trHeight w:val="20"/>
            </w:trPr>
          </w:trPrChange>
        </w:trPr>
        <w:tc>
          <w:tcPr>
            <w:tcW w:w="10161" w:type="dxa"/>
            <w:gridSpan w:val="10"/>
            <w:tcPrChange w:id="72" w:author="Sophie Klocke" w:date="2023-11-19T17:42:00Z">
              <w:tcPr>
                <w:tcW w:w="10161" w:type="dxa"/>
                <w:gridSpan w:val="10"/>
              </w:tcPr>
            </w:tcPrChange>
          </w:tcPr>
          <w:p w14:paraId="290BA106" w14:textId="77777777" w:rsidR="000F1266" w:rsidRDefault="00A370CA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Organized a sports event </w:t>
            </w:r>
            <w:r w:rsidR="001B566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to integrate</w:t>
            </w:r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proofErr w:type="gramStart"/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migrants</w:t>
            </w:r>
            <w:proofErr w:type="gramEnd"/>
          </w:p>
          <w:p w14:paraId="3DA5EDD6" w14:textId="2D1CDD84" w:rsidR="00EC08CB" w:rsidRPr="00EC08CB" w:rsidRDefault="00EC08CB" w:rsidP="00AF14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Manage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d</w:t>
            </w:r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the PMO team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and presented the project to a jury</w:t>
            </w:r>
          </w:p>
        </w:tc>
      </w:tr>
      <w:tr w:rsidR="00F82016" w:rsidRPr="000F1266" w14:paraId="0AEB663D" w14:textId="77777777" w:rsidTr="00AF14A2">
        <w:trPr>
          <w:trHeight w:val="340"/>
          <w:trPrChange w:id="73" w:author="Sophie Klocke" w:date="2023-11-19T17:42:00Z">
            <w:trPr>
              <w:trHeight w:val="340"/>
            </w:trPr>
          </w:trPrChange>
        </w:trPr>
        <w:tc>
          <w:tcPr>
            <w:tcW w:w="6210" w:type="dxa"/>
            <w:gridSpan w:val="3"/>
            <w:vAlign w:val="bottom"/>
            <w:tcPrChange w:id="74" w:author="Sophie Klocke" w:date="2023-11-19T17:42:00Z">
              <w:tcPr>
                <w:tcW w:w="6210" w:type="dxa"/>
                <w:gridSpan w:val="3"/>
                <w:vAlign w:val="bottom"/>
              </w:tcPr>
            </w:tcPrChange>
          </w:tcPr>
          <w:p w14:paraId="5E7726BB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Workaway</w:t>
            </w:r>
          </w:p>
        </w:tc>
        <w:tc>
          <w:tcPr>
            <w:tcW w:w="3951" w:type="dxa"/>
            <w:gridSpan w:val="7"/>
            <w:vAlign w:val="bottom"/>
            <w:tcPrChange w:id="75" w:author="Sophie Klocke" w:date="2023-11-19T17:42:00Z">
              <w:tcPr>
                <w:tcW w:w="3951" w:type="dxa"/>
                <w:gridSpan w:val="7"/>
                <w:vAlign w:val="bottom"/>
              </w:tcPr>
            </w:tcPrChange>
          </w:tcPr>
          <w:p w14:paraId="1C15C9CC" w14:textId="07AC4820" w:rsidR="000F1266" w:rsidRPr="00537C74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proofErr w:type="spellStart"/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Guachaca</w:t>
            </w:r>
            <w:proofErr w:type="spellEnd"/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 xml:space="preserve">, </w:t>
            </w:r>
            <w:r w:rsidR="008E52D7"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CO</w:t>
            </w:r>
          </w:p>
        </w:tc>
      </w:tr>
      <w:tr w:rsidR="00F82016" w:rsidRPr="000F1266" w14:paraId="21AC7B5A" w14:textId="77777777" w:rsidTr="00AF14A2">
        <w:trPr>
          <w:trHeight w:val="19"/>
          <w:trPrChange w:id="76" w:author="Sophie Klocke" w:date="2023-11-19T17:42:00Z">
            <w:trPr>
              <w:trHeight w:val="19"/>
            </w:trPr>
          </w:trPrChange>
        </w:trPr>
        <w:tc>
          <w:tcPr>
            <w:tcW w:w="7621" w:type="dxa"/>
            <w:gridSpan w:val="8"/>
            <w:tcPrChange w:id="77" w:author="Sophie Klocke" w:date="2023-11-19T17:42:00Z">
              <w:tcPr>
                <w:tcW w:w="7621" w:type="dxa"/>
                <w:gridSpan w:val="8"/>
              </w:tcPr>
            </w:tcPrChange>
          </w:tcPr>
          <w:p w14:paraId="03BDDE72" w14:textId="518EF24F" w:rsidR="000F1266" w:rsidRPr="000F1266" w:rsidRDefault="00A370C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Volunteer</w:t>
            </w:r>
          </w:p>
        </w:tc>
        <w:tc>
          <w:tcPr>
            <w:tcW w:w="2540" w:type="dxa"/>
            <w:gridSpan w:val="2"/>
            <w:tcPrChange w:id="78" w:author="Sophie Klocke" w:date="2023-11-19T17:42:00Z">
              <w:tcPr>
                <w:tcW w:w="2540" w:type="dxa"/>
                <w:gridSpan w:val="2"/>
              </w:tcPr>
            </w:tcPrChange>
          </w:tcPr>
          <w:p w14:paraId="260B7C4E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07/2022 – 09/2022</w:t>
            </w:r>
          </w:p>
        </w:tc>
      </w:tr>
      <w:tr w:rsidR="00F82016" w:rsidRPr="00AF14A2" w14:paraId="67509A59" w14:textId="77777777" w:rsidTr="00AF14A2">
        <w:trPr>
          <w:trHeight w:val="20"/>
          <w:trPrChange w:id="79" w:author="Sophie Klocke" w:date="2023-11-19T17:42:00Z">
            <w:trPr>
              <w:trHeight w:val="20"/>
            </w:trPr>
          </w:trPrChange>
        </w:trPr>
        <w:tc>
          <w:tcPr>
            <w:tcW w:w="10161" w:type="dxa"/>
            <w:gridSpan w:val="10"/>
            <w:tcPrChange w:id="80" w:author="Sophie Klocke" w:date="2023-11-19T17:42:00Z">
              <w:tcPr>
                <w:tcW w:w="10161" w:type="dxa"/>
                <w:gridSpan w:val="10"/>
              </w:tcPr>
            </w:tcPrChange>
          </w:tcPr>
          <w:p w14:paraId="7104FC51" w14:textId="535A3285" w:rsidR="00A370CA" w:rsidRPr="000F1266" w:rsidRDefault="005D2C7C" w:rsidP="00AF14A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Coordinated events and enhanced guest experience through concierge services</w:t>
            </w:r>
          </w:p>
        </w:tc>
      </w:tr>
      <w:tr w:rsidR="00F82016" w:rsidRPr="000F1266" w14:paraId="7746E20C" w14:textId="77777777" w:rsidTr="00AF14A2">
        <w:trPr>
          <w:trHeight w:val="340"/>
          <w:trPrChange w:id="81" w:author="Sophie Klocke" w:date="2023-11-19T17:42:00Z">
            <w:trPr>
              <w:trHeight w:val="340"/>
            </w:trPr>
          </w:trPrChange>
        </w:trPr>
        <w:tc>
          <w:tcPr>
            <w:tcW w:w="6210" w:type="dxa"/>
            <w:gridSpan w:val="3"/>
            <w:vAlign w:val="bottom"/>
            <w:tcPrChange w:id="82" w:author="Sophie Klocke" w:date="2023-11-19T17:42:00Z">
              <w:tcPr>
                <w:tcW w:w="6210" w:type="dxa"/>
                <w:gridSpan w:val="3"/>
                <w:vAlign w:val="bottom"/>
              </w:tcPr>
            </w:tcPrChange>
          </w:tcPr>
          <w:p w14:paraId="1A3E29F7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0F12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Kukkiwon</w:t>
            </w:r>
            <w:proofErr w:type="spellEnd"/>
            <w:r w:rsidRPr="000F126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 xml:space="preserve"> – World Taekwondo Headquarters</w:t>
            </w:r>
          </w:p>
        </w:tc>
        <w:tc>
          <w:tcPr>
            <w:tcW w:w="3951" w:type="dxa"/>
            <w:gridSpan w:val="7"/>
            <w:vAlign w:val="bottom"/>
            <w:tcPrChange w:id="83" w:author="Sophie Klocke" w:date="2023-11-19T17:42:00Z">
              <w:tcPr>
                <w:tcW w:w="3951" w:type="dxa"/>
                <w:gridSpan w:val="7"/>
                <w:vAlign w:val="bottom"/>
              </w:tcPr>
            </w:tcPrChange>
          </w:tcPr>
          <w:p w14:paraId="5DDCB634" w14:textId="1FD57F40" w:rsidR="000F1266" w:rsidRPr="00537C74" w:rsidRDefault="008E52D7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</w:pPr>
            <w:r w:rsidRPr="00537C74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1"/>
                <w:lang w:val="en-GB"/>
                <w14:ligatures w14:val="none"/>
              </w:rPr>
              <w:t>Vienna, AT</w:t>
            </w:r>
          </w:p>
        </w:tc>
      </w:tr>
      <w:tr w:rsidR="00F82016" w:rsidRPr="000F1266" w14:paraId="196D1616" w14:textId="77777777" w:rsidTr="00AF14A2">
        <w:trPr>
          <w:trHeight w:val="20"/>
          <w:trPrChange w:id="84" w:author="Sophie Klocke" w:date="2023-11-19T17:42:00Z">
            <w:trPr>
              <w:trHeight w:val="20"/>
            </w:trPr>
          </w:trPrChange>
        </w:trPr>
        <w:tc>
          <w:tcPr>
            <w:tcW w:w="7056" w:type="dxa"/>
            <w:gridSpan w:val="7"/>
            <w:tcPrChange w:id="85" w:author="Sophie Klocke" w:date="2023-11-19T17:42:00Z">
              <w:tcPr>
                <w:tcW w:w="7056" w:type="dxa"/>
                <w:gridSpan w:val="7"/>
              </w:tcPr>
            </w:tcPrChange>
          </w:tcPr>
          <w:p w14:paraId="755ADB8B" w14:textId="424E94DB" w:rsidR="000F1266" w:rsidRPr="000F1266" w:rsidRDefault="00A370CA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Bearer of the black bel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t</w:t>
            </w:r>
          </w:p>
        </w:tc>
        <w:tc>
          <w:tcPr>
            <w:tcW w:w="3105" w:type="dxa"/>
            <w:gridSpan w:val="3"/>
            <w:tcPrChange w:id="86" w:author="Sophie Klocke" w:date="2023-11-19T17:42:00Z">
              <w:tcPr>
                <w:tcW w:w="3105" w:type="dxa"/>
                <w:gridSpan w:val="3"/>
              </w:tcPr>
            </w:tcPrChange>
          </w:tcPr>
          <w:p w14:paraId="39A566FF" w14:textId="77777777" w:rsidR="000F1266" w:rsidRPr="000F1266" w:rsidRDefault="000F1266" w:rsidP="00AF1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11/2017 – 02/2020</w:t>
            </w:r>
          </w:p>
        </w:tc>
      </w:tr>
      <w:tr w:rsidR="00F82016" w:rsidRPr="00AF14A2" w14:paraId="3C3938E9" w14:textId="77777777" w:rsidTr="00AF14A2">
        <w:trPr>
          <w:trHeight w:val="20"/>
          <w:trPrChange w:id="87" w:author="Sophie Klocke" w:date="2023-11-19T17:42:00Z">
            <w:trPr>
              <w:trHeight w:val="20"/>
            </w:trPr>
          </w:trPrChange>
        </w:trPr>
        <w:tc>
          <w:tcPr>
            <w:tcW w:w="10161" w:type="dxa"/>
            <w:gridSpan w:val="10"/>
            <w:tcPrChange w:id="88" w:author="Sophie Klocke" w:date="2023-11-19T17:42:00Z">
              <w:tcPr>
                <w:tcW w:w="10161" w:type="dxa"/>
                <w:gridSpan w:val="10"/>
              </w:tcPr>
            </w:tcPrChange>
          </w:tcPr>
          <w:p w14:paraId="08F50E7B" w14:textId="461C0A2C" w:rsidR="000F1266" w:rsidRPr="000F1266" w:rsidRDefault="00A370CA" w:rsidP="00AF14A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A370C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Completed first dan examination and participated in national championships</w:t>
            </w:r>
          </w:p>
        </w:tc>
      </w:tr>
      <w:tr w:rsidR="00F82016" w:rsidRPr="000F1266" w14:paraId="5F8F0CF8" w14:textId="77777777" w:rsidTr="00AF14A2">
        <w:trPr>
          <w:trHeight w:val="454"/>
          <w:trPrChange w:id="89" w:author="Sophie Klocke" w:date="2023-11-19T17:42:00Z">
            <w:trPr>
              <w:trHeight w:val="397"/>
            </w:trPr>
          </w:trPrChange>
        </w:trPr>
        <w:tc>
          <w:tcPr>
            <w:tcW w:w="10161" w:type="dxa"/>
            <w:gridSpan w:val="10"/>
            <w:tcBorders>
              <w:bottom w:val="single" w:sz="4" w:space="0" w:color="000000"/>
            </w:tcBorders>
            <w:vAlign w:val="bottom"/>
            <w:tcPrChange w:id="90" w:author="Sophie Klocke" w:date="2023-11-19T17:42:00Z">
              <w:tcPr>
                <w:tcW w:w="10161" w:type="dxa"/>
                <w:gridSpan w:val="10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7A490D45" w14:textId="641FD717" w:rsidR="000F1266" w:rsidRPr="000F1266" w:rsidRDefault="000F1266" w:rsidP="00AF1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GB"/>
                <w14:ligatures w14:val="none"/>
              </w:rPr>
            </w:pPr>
            <w:r w:rsidRPr="00E753EA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GB"/>
                <w14:ligatures w14:val="none"/>
              </w:rPr>
              <w:t>SKILLS &amp; INTERESTS</w:t>
            </w:r>
          </w:p>
        </w:tc>
      </w:tr>
      <w:tr w:rsidR="00F82016" w:rsidRPr="00AF14A2" w14:paraId="7AB615EA" w14:textId="77777777" w:rsidTr="00AF14A2">
        <w:trPr>
          <w:trHeight w:val="340"/>
          <w:trPrChange w:id="91" w:author="Sophie Klocke" w:date="2023-11-19T17:42:00Z">
            <w:trPr>
              <w:trHeight w:val="340"/>
            </w:trPr>
          </w:trPrChange>
        </w:trPr>
        <w:tc>
          <w:tcPr>
            <w:tcW w:w="1271" w:type="dxa"/>
            <w:tcBorders>
              <w:top w:val="single" w:sz="4" w:space="0" w:color="000000"/>
            </w:tcBorders>
            <w:vAlign w:val="bottom"/>
            <w:tcPrChange w:id="92" w:author="Sophie Klocke" w:date="2023-11-19T17:42:00Z">
              <w:tcPr>
                <w:tcW w:w="1271" w:type="dxa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0DF17E82" w14:textId="3D79BE36" w:rsidR="000F1266" w:rsidRPr="000F1266" w:rsidRDefault="00A370CA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Languages</w:t>
            </w:r>
            <w:r w:rsidR="000F1266"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:</w:t>
            </w:r>
          </w:p>
        </w:tc>
        <w:tc>
          <w:tcPr>
            <w:tcW w:w="8890" w:type="dxa"/>
            <w:gridSpan w:val="9"/>
            <w:tcBorders>
              <w:top w:val="single" w:sz="4" w:space="0" w:color="000000"/>
            </w:tcBorders>
            <w:vAlign w:val="bottom"/>
            <w:tcPrChange w:id="93" w:author="Sophie Klocke" w:date="2023-11-19T17:42:00Z">
              <w:tcPr>
                <w:tcW w:w="8890" w:type="dxa"/>
                <w:gridSpan w:val="9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048EF0BC" w14:textId="6010E347" w:rsidR="000F1266" w:rsidRPr="000F1266" w:rsidRDefault="00A370CA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German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C2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)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 Arabi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c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(C2)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, English 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(C1)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 Fr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ench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(B1), </w:t>
            </w:r>
            <w:r w:rsidR="000F1266" w:rsidRPr="000F1266">
              <w:rPr>
                <w:rFonts w:ascii="Times New Roman" w:eastAsia="Times New Roman" w:hAnsi="Times New Roman" w:cs="Times New Roman"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Spanish </w:t>
            </w:r>
            <w:r w:rsidR="000F1266" w:rsidRPr="000F1266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(A2)</w:t>
            </w:r>
            <w:r w:rsidR="000F1266"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</w:p>
        </w:tc>
      </w:tr>
      <w:tr w:rsidR="00F82016" w:rsidRPr="00AF14A2" w14:paraId="4EB1EB18" w14:textId="77777777" w:rsidTr="00AF14A2">
        <w:trPr>
          <w:trHeight w:val="340"/>
          <w:trPrChange w:id="94" w:author="Sophie Klocke" w:date="2023-11-19T17:42:00Z">
            <w:trPr>
              <w:trHeight w:val="340"/>
            </w:trPr>
          </w:trPrChange>
        </w:trPr>
        <w:tc>
          <w:tcPr>
            <w:tcW w:w="1271" w:type="dxa"/>
            <w:vAlign w:val="bottom"/>
            <w:tcPrChange w:id="95" w:author="Sophie Klocke" w:date="2023-11-19T17:42:00Z">
              <w:tcPr>
                <w:tcW w:w="1271" w:type="dxa"/>
                <w:vAlign w:val="bottom"/>
              </w:tcPr>
            </w:tcPrChange>
          </w:tcPr>
          <w:p w14:paraId="3673A5FF" w14:textId="7CDCC3EE" w:rsidR="000F1266" w:rsidRPr="000F1266" w:rsidRDefault="0075433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Technical</w:t>
            </w:r>
            <w:r w:rsidR="000F1266"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:</w:t>
            </w:r>
          </w:p>
        </w:tc>
        <w:tc>
          <w:tcPr>
            <w:tcW w:w="8890" w:type="dxa"/>
            <w:gridSpan w:val="9"/>
            <w:vAlign w:val="bottom"/>
            <w:tcPrChange w:id="96" w:author="Sophie Klocke" w:date="2023-11-19T17:42:00Z">
              <w:tcPr>
                <w:tcW w:w="8890" w:type="dxa"/>
                <w:gridSpan w:val="9"/>
                <w:vAlign w:val="bottom"/>
              </w:tcPr>
            </w:tcPrChange>
          </w:tcPr>
          <w:p w14:paraId="0DB4085F" w14:textId="782F50D4" w:rsidR="000F1266" w:rsidRPr="000F1266" w:rsidRDefault="000F126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MS Excel</w:t>
            </w:r>
            <w:r w:rsidR="00B8009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B8009F" w:rsidRPr="00537C7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(advanced)</w:t>
            </w:r>
            <w:r w:rsidRPr="001B566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, </w:t>
            </w: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MS PowerPoint</w:t>
            </w:r>
            <w:r w:rsidR="00B8009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B8009F" w:rsidRPr="00537C7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(advanced)</w:t>
            </w:r>
            <w:r w:rsidRPr="000F126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 Python</w:t>
            </w:r>
            <w:r w:rsidR="00770C2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="00770C2F" w:rsidRPr="00537C7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(intermediate)</w:t>
            </w:r>
          </w:p>
        </w:tc>
      </w:tr>
      <w:tr w:rsidR="00F82016" w:rsidRPr="00AF14A2" w14:paraId="7AEEFF3E" w14:textId="77777777" w:rsidTr="00AF14A2">
        <w:trPr>
          <w:trHeight w:val="340"/>
          <w:trPrChange w:id="97" w:author="Sophie Klocke" w:date="2023-11-19T17:42:00Z">
            <w:trPr>
              <w:trHeight w:val="340"/>
            </w:trPr>
          </w:trPrChange>
        </w:trPr>
        <w:tc>
          <w:tcPr>
            <w:tcW w:w="1271" w:type="dxa"/>
            <w:vAlign w:val="bottom"/>
            <w:tcPrChange w:id="98" w:author="Sophie Klocke" w:date="2023-11-19T17:42:00Z">
              <w:tcPr>
                <w:tcW w:w="1271" w:type="dxa"/>
                <w:vAlign w:val="bottom"/>
              </w:tcPr>
            </w:tcPrChange>
          </w:tcPr>
          <w:p w14:paraId="1A94D59B" w14:textId="22C51121" w:rsidR="000F1266" w:rsidRPr="000F1266" w:rsidRDefault="000F126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</w:pP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Interes</w:t>
            </w:r>
            <w:r w:rsidR="007543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>ts</w:t>
            </w:r>
            <w:r w:rsidRPr="000F126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  <w14:ligatures w14:val="none"/>
              </w:rPr>
              <w:t xml:space="preserve">: </w:t>
            </w:r>
          </w:p>
        </w:tc>
        <w:tc>
          <w:tcPr>
            <w:tcW w:w="8890" w:type="dxa"/>
            <w:gridSpan w:val="9"/>
            <w:vAlign w:val="bottom"/>
            <w:tcPrChange w:id="99" w:author="Sophie Klocke" w:date="2023-11-19T17:42:00Z">
              <w:tcPr>
                <w:tcW w:w="8890" w:type="dxa"/>
                <w:gridSpan w:val="9"/>
                <w:vAlign w:val="bottom"/>
              </w:tcPr>
            </w:tcPrChange>
          </w:tcPr>
          <w:p w14:paraId="5AD365A3" w14:textId="7C4C7638" w:rsidR="000F1266" w:rsidRPr="00633316" w:rsidRDefault="00633316" w:rsidP="00AF1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63331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Cryptocurrencies </w:t>
            </w:r>
            <w:r w:rsidRPr="00AF14A2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  <w:rPrChange w:id="100" w:author="Sophie Klocke" w:date="2023-11-19T17:42:00Z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0"/>
                    <w:szCs w:val="20"/>
                    <w:lang w:val="en-GB"/>
                    <w14:ligatures w14:val="none"/>
                  </w:rPr>
                </w:rPrChange>
              </w:rPr>
              <w:t>(&gt; $100,000 revenue by selling and trading NFTs)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, Soccer </w:t>
            </w:r>
            <w:r w:rsidRPr="00537C7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(football club)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/>
                <w14:ligatures w14:val="none"/>
              </w:rPr>
              <w:t>Strength Training</w:t>
            </w:r>
          </w:p>
        </w:tc>
      </w:tr>
    </w:tbl>
    <w:p w14:paraId="29FDCAF8" w14:textId="1312CA48" w:rsidR="007705E2" w:rsidRPr="005D2C7C" w:rsidRDefault="007705E2" w:rsidP="00846F54">
      <w:pPr>
        <w:spacing w:line="240" w:lineRule="auto"/>
        <w:rPr>
          <w:sz w:val="14"/>
          <w:szCs w:val="14"/>
          <w:lang w:val="en-US"/>
        </w:rPr>
      </w:pPr>
    </w:p>
    <w:sectPr w:rsidR="007705E2" w:rsidRPr="005D2C7C" w:rsidSect="00537C74">
      <w:pgSz w:w="11906" w:h="16838"/>
      <w:pgMar w:top="1021" w:right="720" w:bottom="816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C5503" w14:textId="77777777" w:rsidR="00EC7A72" w:rsidRDefault="00EC7A72" w:rsidP="007705E2">
      <w:pPr>
        <w:spacing w:after="0" w:line="240" w:lineRule="auto"/>
      </w:pPr>
      <w:r>
        <w:separator/>
      </w:r>
    </w:p>
  </w:endnote>
  <w:endnote w:type="continuationSeparator" w:id="0">
    <w:p w14:paraId="1FEA20C6" w14:textId="77777777" w:rsidR="00EC7A72" w:rsidRDefault="00EC7A72" w:rsidP="0077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AA375" w14:textId="77777777" w:rsidR="00EC7A72" w:rsidRDefault="00EC7A72" w:rsidP="007705E2">
      <w:pPr>
        <w:spacing w:after="0" w:line="240" w:lineRule="auto"/>
      </w:pPr>
      <w:r>
        <w:separator/>
      </w:r>
    </w:p>
  </w:footnote>
  <w:footnote w:type="continuationSeparator" w:id="0">
    <w:p w14:paraId="00FFAE71" w14:textId="77777777" w:rsidR="00EC7A72" w:rsidRDefault="00EC7A72" w:rsidP="007705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B0C"/>
    <w:multiLevelType w:val="multilevel"/>
    <w:tmpl w:val="DA0802A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Noto Sans Symbols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ED1357"/>
    <w:multiLevelType w:val="multilevel"/>
    <w:tmpl w:val="826E275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Noto Sans Symbols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A56E99"/>
    <w:multiLevelType w:val="multilevel"/>
    <w:tmpl w:val="D6FC014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Noto Sans Symbols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34667152">
    <w:abstractNumId w:val="1"/>
  </w:num>
  <w:num w:numId="2" w16cid:durableId="811365569">
    <w:abstractNumId w:val="2"/>
  </w:num>
  <w:num w:numId="3" w16cid:durableId="189269302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66"/>
    <w:rsid w:val="00005A7E"/>
    <w:rsid w:val="00053E6F"/>
    <w:rsid w:val="00054E69"/>
    <w:rsid w:val="000F1266"/>
    <w:rsid w:val="001B566F"/>
    <w:rsid w:val="00276938"/>
    <w:rsid w:val="002F3921"/>
    <w:rsid w:val="003956EC"/>
    <w:rsid w:val="003D6A6B"/>
    <w:rsid w:val="003E0E35"/>
    <w:rsid w:val="0045578C"/>
    <w:rsid w:val="004A41D6"/>
    <w:rsid w:val="004E1343"/>
    <w:rsid w:val="00537C74"/>
    <w:rsid w:val="0055169D"/>
    <w:rsid w:val="00571EBA"/>
    <w:rsid w:val="0058436B"/>
    <w:rsid w:val="005D2C7C"/>
    <w:rsid w:val="00633316"/>
    <w:rsid w:val="00681239"/>
    <w:rsid w:val="006C257D"/>
    <w:rsid w:val="00754336"/>
    <w:rsid w:val="007705E2"/>
    <w:rsid w:val="00770C2F"/>
    <w:rsid w:val="0084028B"/>
    <w:rsid w:val="00846F54"/>
    <w:rsid w:val="008E52D7"/>
    <w:rsid w:val="00985234"/>
    <w:rsid w:val="00A370CA"/>
    <w:rsid w:val="00AC48B2"/>
    <w:rsid w:val="00AF14A2"/>
    <w:rsid w:val="00B70E2A"/>
    <w:rsid w:val="00B8009F"/>
    <w:rsid w:val="00D93E16"/>
    <w:rsid w:val="00DC034B"/>
    <w:rsid w:val="00E753EA"/>
    <w:rsid w:val="00E93963"/>
    <w:rsid w:val="00EC08CB"/>
    <w:rsid w:val="00EC7A72"/>
    <w:rsid w:val="00ED6D5D"/>
    <w:rsid w:val="00EF4B40"/>
    <w:rsid w:val="00F82016"/>
    <w:rsid w:val="00FD7EFC"/>
    <w:rsid w:val="00FE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788F9"/>
  <w15:chartTrackingRefBased/>
  <w15:docId w15:val="{EDDC9225-25B2-48F9-8861-BAB8428E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705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705E2"/>
  </w:style>
  <w:style w:type="paragraph" w:styleId="Fuzeile">
    <w:name w:val="footer"/>
    <w:basedOn w:val="Standard"/>
    <w:link w:val="FuzeileZchn"/>
    <w:uiPriority w:val="99"/>
    <w:unhideWhenUsed/>
    <w:rsid w:val="007705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705E2"/>
  </w:style>
  <w:style w:type="paragraph" w:styleId="berarbeitung">
    <w:name w:val="Revision"/>
    <w:hidden/>
    <w:uiPriority w:val="99"/>
    <w:semiHidden/>
    <w:rsid w:val="00F82016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8201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8201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8201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820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8201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BCB80-C0E0-41E4-8577-EAB19E410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Harouak</dc:creator>
  <cp:keywords/>
  <dc:description/>
  <cp:lastModifiedBy>Sophie Klocke</cp:lastModifiedBy>
  <cp:revision>2</cp:revision>
  <cp:lastPrinted>2023-11-16T10:01:00Z</cp:lastPrinted>
  <dcterms:created xsi:type="dcterms:W3CDTF">2023-11-19T16:46:00Z</dcterms:created>
  <dcterms:modified xsi:type="dcterms:W3CDTF">2023-11-19T16:46:00Z</dcterms:modified>
</cp:coreProperties>
</file>