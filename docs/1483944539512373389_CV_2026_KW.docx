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136"/>
        <w:gridCol w:w="147"/>
        <w:gridCol w:w="284"/>
        <w:gridCol w:w="425"/>
        <w:gridCol w:w="142"/>
        <w:gridCol w:w="283"/>
        <w:gridCol w:w="142"/>
        <w:gridCol w:w="142"/>
        <w:gridCol w:w="283"/>
        <w:gridCol w:w="284"/>
        <w:gridCol w:w="709"/>
        <w:gridCol w:w="1842"/>
        <w:tblGridChange w:id="0">
          <w:tblGrid>
            <w:gridCol w:w="5387"/>
            <w:gridCol w:w="136"/>
            <w:gridCol w:w="147"/>
            <w:gridCol w:w="284"/>
            <w:gridCol w:w="425"/>
            <w:gridCol w:w="142"/>
            <w:gridCol w:w="283"/>
            <w:gridCol w:w="142"/>
            <w:gridCol w:w="142"/>
            <w:gridCol w:w="283"/>
            <w:gridCol w:w="284"/>
            <w:gridCol w:w="709"/>
            <w:gridCol w:w="1842"/>
          </w:tblGrid>
        </w:tblGridChange>
      </w:tblGrid>
      <w:tr w:rsidR="00E55D90" w:rsidRPr="00A93B1C" w14:paraId="487AC9CE" w14:textId="77777777" w:rsidTr="007274A2">
        <w:trPr>
          <w:trHeight w:val="283"/>
        </w:trPr>
        <w:tc>
          <w:tcPr>
            <w:tcW w:w="10206" w:type="dxa"/>
            <w:gridSpan w:val="13"/>
            <w:vAlign w:val="bottom"/>
          </w:tcPr>
          <w:p w14:paraId="0CBC6997" w14:textId="27E22F31" w:rsidR="00E55D90" w:rsidRPr="00A93B1C" w:rsidRDefault="00E67012" w:rsidP="00E55D90">
            <w:pPr>
              <w:spacing w:line="276" w:lineRule="auto"/>
              <w:jc w:val="center"/>
              <w:rPr>
                <w:rFonts w:ascii="Georgia" w:hAnsi="Georgia" w:cs="Arial"/>
                <w:b/>
                <w:sz w:val="36"/>
                <w:szCs w:val="32"/>
              </w:rPr>
            </w:pPr>
            <w:r>
              <w:rPr>
                <w:rFonts w:ascii="Georgia" w:hAnsi="Georgia" w:cs="Arial"/>
                <w:b/>
                <w:sz w:val="36"/>
                <w:szCs w:val="32"/>
              </w:rPr>
              <w:t>Kristian Wuermeling</w:t>
            </w:r>
          </w:p>
          <w:p w14:paraId="135895E2" w14:textId="3C79B63D" w:rsidR="00F44F5F" w:rsidRPr="00A93B1C" w:rsidRDefault="00E67012" w:rsidP="00075289">
            <w:pPr>
              <w:spacing w:line="276" w:lineRule="auto"/>
              <w:jc w:val="center"/>
              <w:rPr>
                <w:rFonts w:ascii="Georgia" w:hAnsi="Georgia" w:cs="Arial"/>
                <w:bCs/>
                <w:sz w:val="18"/>
                <w:szCs w:val="18"/>
              </w:rPr>
            </w:pPr>
            <w:proofErr w:type="spellStart"/>
            <w:r>
              <w:rPr>
                <w:rFonts w:ascii="Georgia" w:hAnsi="Georgia" w:cs="Arial"/>
                <w:bCs/>
                <w:sz w:val="18"/>
                <w:szCs w:val="18"/>
              </w:rPr>
              <w:t>Bussardstraße</w:t>
            </w:r>
            <w:proofErr w:type="spellEnd"/>
            <w:r>
              <w:rPr>
                <w:rFonts w:ascii="Georgia" w:hAnsi="Georgia" w:cs="Arial"/>
                <w:bCs/>
                <w:sz w:val="18"/>
                <w:szCs w:val="18"/>
              </w:rPr>
              <w:t xml:space="preserve"> 11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, 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Neukeferloh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>, D-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85630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, </w:t>
            </w:r>
            <w:r w:rsidR="00FD397A">
              <w:rPr>
                <w:rFonts w:ascii="Georgia" w:hAnsi="Georgia" w:cs="Arial"/>
                <w:bCs/>
                <w:sz w:val="18"/>
                <w:szCs w:val="18"/>
              </w:rPr>
              <w:t>Deutschland</w:t>
            </w:r>
            <w:r w:rsidR="00075289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 | 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kristian@wuermeling.com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 | +49(0)1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294314219</w:t>
            </w:r>
          </w:p>
        </w:tc>
      </w:tr>
      <w:tr w:rsidR="002508C2" w:rsidRPr="00A93B1C" w14:paraId="0FCADE56" w14:textId="77777777" w:rsidTr="007274A2">
        <w:trPr>
          <w:trHeight w:val="567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A93B1C" w:rsidRDefault="00F44F5F" w:rsidP="00F44F5F">
            <w:pPr>
              <w:rPr>
                <w:rFonts w:ascii="Georgia" w:hAnsi="Georgia" w:cs="Arial"/>
                <w:b/>
                <w:sz w:val="24"/>
                <w:szCs w:val="24"/>
              </w:rPr>
            </w:pPr>
            <w:r w:rsidRPr="00A93B1C">
              <w:rPr>
                <w:rFonts w:ascii="Georgia" w:hAnsi="Georgia" w:cs="Arial"/>
                <w:b/>
                <w:sz w:val="24"/>
                <w:szCs w:val="24"/>
              </w:rPr>
              <w:t>SCHULE &amp; STUDIUM</w:t>
            </w:r>
          </w:p>
        </w:tc>
      </w:tr>
      <w:tr w:rsidR="007274A2" w:rsidRPr="00A93B1C" w14:paraId="41FE21DE" w14:textId="77777777" w:rsidTr="007274A2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465B9328" w14:textId="34A7B991" w:rsidR="007274A2" w:rsidRDefault="007274A2" w:rsidP="007274A2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Universität Innsbruck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bottom"/>
          </w:tcPr>
          <w:p w14:paraId="422935B4" w14:textId="2186C193" w:rsidR="007274A2" w:rsidRDefault="007274A2" w:rsidP="007274A2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Innsbruck, Österreich</w:t>
            </w:r>
          </w:p>
        </w:tc>
      </w:tr>
      <w:tr w:rsidR="00E919BD" w:rsidRPr="00A93B1C" w14:paraId="1D7FB9AC" w14:textId="77777777" w:rsidTr="007274A2">
        <w:trPr>
          <w:trHeight w:val="204"/>
          <w:ins w:id="1" w:author="David Döbele" w:date="2026-03-18T23:25:00Z" w16du:dateUtc="2026-03-18T21:25:00Z"/>
        </w:trPr>
        <w:tc>
          <w:tcPr>
            <w:tcW w:w="6804" w:type="dxa"/>
            <w:gridSpan w:val="7"/>
          </w:tcPr>
          <w:p w14:paraId="2009E2E8" w14:textId="100B41AA" w:rsidR="00E919BD" w:rsidRDefault="00E919BD" w:rsidP="00E919BD">
            <w:pPr>
              <w:rPr>
                <w:ins w:id="2" w:author="David Döbele" w:date="2026-03-18T23:25:00Z" w16du:dateUtc="2026-03-18T21:25:00Z"/>
                <w:rFonts w:ascii="Georgia" w:hAnsi="Georgia" w:cs="Arial"/>
                <w:i/>
                <w:iCs/>
                <w:sz w:val="18"/>
                <w:szCs w:val="18"/>
              </w:rPr>
            </w:pPr>
            <w:ins w:id="3" w:author="David Döbele" w:date="2026-03-18T23:25:00Z" w16du:dateUtc="2026-03-18T21:25:00Z">
              <w:r w:rsidRPr="00A93B1C">
                <w:rPr>
                  <w:rFonts w:ascii="Georgia" w:hAnsi="Georgia" w:cs="Arial"/>
                  <w:i/>
                  <w:iCs/>
                  <w:sz w:val="18"/>
                  <w:szCs w:val="18"/>
                </w:rPr>
                <w:t>B.</w:t>
              </w:r>
              <w:r>
                <w:rPr>
                  <w:rFonts w:ascii="Georgia" w:hAnsi="Georgia" w:cs="Arial"/>
                  <w:i/>
                  <w:iCs/>
                  <w:sz w:val="18"/>
                  <w:szCs w:val="18"/>
                </w:rPr>
                <w:t>A. in Politikwissenschaften</w:t>
              </w:r>
            </w:ins>
          </w:p>
        </w:tc>
        <w:tc>
          <w:tcPr>
            <w:tcW w:w="3402" w:type="dxa"/>
            <w:gridSpan w:val="6"/>
          </w:tcPr>
          <w:p w14:paraId="3652B1E7" w14:textId="1AE2E177" w:rsidR="00E919BD" w:rsidRDefault="00E919BD" w:rsidP="00E919BD">
            <w:pPr>
              <w:jc w:val="right"/>
              <w:rPr>
                <w:ins w:id="4" w:author="David Döbele" w:date="2026-03-18T23:25:00Z" w16du:dateUtc="2026-03-18T21:25:00Z"/>
                <w:rFonts w:ascii="Georgia" w:hAnsi="Georgia" w:cs="Arial"/>
                <w:i/>
                <w:iCs/>
                <w:sz w:val="18"/>
                <w:szCs w:val="18"/>
              </w:rPr>
            </w:pPr>
            <w:ins w:id="5" w:author="David Döbele" w:date="2026-03-18T23:25:00Z" w16du:dateUtc="2026-03-18T21:25:00Z">
              <w:r w:rsidRPr="00A93B1C">
                <w:rPr>
                  <w:rFonts w:ascii="Georgia" w:hAnsi="Georgia" w:cs="Arial"/>
                  <w:i/>
                  <w:iCs/>
                  <w:sz w:val="18"/>
                  <w:szCs w:val="18"/>
                </w:rPr>
                <w:t>0</w:t>
              </w:r>
              <w:r>
                <w:rPr>
                  <w:rFonts w:ascii="Georgia" w:hAnsi="Georgia" w:cs="Arial"/>
                  <w:i/>
                  <w:iCs/>
                  <w:sz w:val="18"/>
                  <w:szCs w:val="18"/>
                </w:rPr>
                <w:t>3/2023</w:t>
              </w:r>
              <w:r w:rsidRPr="00A93B1C">
                <w:rPr>
                  <w:rFonts w:ascii="Georgia" w:hAnsi="Georgia" w:cs="Arial"/>
                  <w:i/>
                  <w:iCs/>
                  <w:sz w:val="18"/>
                  <w:szCs w:val="18"/>
                </w:rPr>
                <w:t xml:space="preserve"> – heute</w:t>
              </w:r>
            </w:ins>
          </w:p>
        </w:tc>
      </w:tr>
      <w:tr w:rsidR="00E919BD" w:rsidRPr="00A93B1C" w14:paraId="3F432E52" w14:textId="77777777" w:rsidTr="007274A2">
        <w:trPr>
          <w:trHeight w:val="204"/>
          <w:ins w:id="6" w:author="David Döbele" w:date="2026-03-18T23:25:00Z" w16du:dateUtc="2026-03-18T21:25:00Z"/>
        </w:trPr>
        <w:tc>
          <w:tcPr>
            <w:tcW w:w="6804" w:type="dxa"/>
            <w:gridSpan w:val="7"/>
          </w:tcPr>
          <w:p w14:paraId="37C16CD4" w14:textId="0CF04962" w:rsidR="00E919BD" w:rsidRPr="00E919BD" w:rsidRDefault="00E919BD" w:rsidP="00E919BD">
            <w:pPr>
              <w:pStyle w:val="Listenabsatz"/>
              <w:numPr>
                <w:ilvl w:val="0"/>
                <w:numId w:val="2"/>
              </w:numPr>
              <w:rPr>
                <w:ins w:id="7" w:author="David Döbele" w:date="2026-03-18T23:25:00Z" w16du:dateUtc="2026-03-18T21:25:00Z"/>
                <w:rFonts w:ascii="Georgia" w:hAnsi="Georgia" w:cs="Arial"/>
                <w:i/>
                <w:iCs/>
                <w:sz w:val="18"/>
                <w:szCs w:val="18"/>
                <w:rPrChange w:id="8" w:author="David Döbele" w:date="2026-03-18T23:25:00Z" w16du:dateUtc="2026-03-18T21:25:00Z">
                  <w:rPr>
                    <w:ins w:id="9" w:author="David Döbele" w:date="2026-03-18T23:25:00Z" w16du:dateUtc="2026-03-18T21:25:00Z"/>
                    <w:i/>
                    <w:iCs/>
                  </w:rPr>
                </w:rPrChange>
              </w:rPr>
              <w:pPrChange w:id="10" w:author="David Döbele" w:date="2026-03-18T23:25:00Z" w16du:dateUtc="2026-03-18T21:25:00Z">
                <w:pPr/>
              </w:pPrChange>
            </w:pPr>
            <w:ins w:id="11" w:author="David Döbele" w:date="2026-03-18T23:25:00Z" w16du:dateUtc="2026-03-18T21:25:00Z">
              <w:r w:rsidRPr="00E919BD">
                <w:rPr>
                  <w:rFonts w:ascii="Georgia" w:hAnsi="Georgia" w:cs="Arial"/>
                  <w:b/>
                  <w:bCs/>
                  <w:color w:val="000000"/>
                  <w:sz w:val="18"/>
                  <w:szCs w:val="18"/>
                  <w:lang w:val="de-AT"/>
                  <w:rPrChange w:id="12" w:author="David Döbele" w:date="2026-03-18T23:25:00Z" w16du:dateUtc="2026-03-18T21:25:00Z">
                    <w:rPr>
                      <w:b/>
                      <w:bCs/>
                      <w:lang w:val="de-AT"/>
                    </w:rPr>
                  </w:rPrChange>
                </w:rPr>
                <w:t>Vertiefung:</w:t>
              </w:r>
              <w:r w:rsidRPr="00E919BD">
                <w:rPr>
                  <w:rFonts w:ascii="Georgia" w:hAnsi="Georgia" w:cs="Arial"/>
                  <w:color w:val="000000"/>
                  <w:sz w:val="18"/>
                  <w:szCs w:val="18"/>
                  <w:lang w:val="de-AT"/>
                  <w:rPrChange w:id="13" w:author="David Döbele" w:date="2026-03-18T23:25:00Z" w16du:dateUtc="2026-03-18T21:25:00Z">
                    <w:rPr>
                      <w:lang w:val="de-AT"/>
                    </w:rPr>
                  </w:rPrChange>
                </w:rPr>
                <w:t xml:space="preserve"> Internationale Beziehungen</w:t>
              </w:r>
            </w:ins>
          </w:p>
        </w:tc>
        <w:tc>
          <w:tcPr>
            <w:tcW w:w="3402" w:type="dxa"/>
            <w:gridSpan w:val="6"/>
          </w:tcPr>
          <w:p w14:paraId="1278CC52" w14:textId="77777777" w:rsidR="00E919BD" w:rsidRDefault="00E919BD" w:rsidP="00E919BD">
            <w:pPr>
              <w:jc w:val="right"/>
              <w:rPr>
                <w:ins w:id="14" w:author="David Döbele" w:date="2026-03-18T23:25:00Z" w16du:dateUtc="2026-03-18T21:25:00Z"/>
                <w:rFonts w:ascii="Georgia" w:hAnsi="Georgia" w:cs="Arial"/>
                <w:i/>
                <w:iCs/>
                <w:sz w:val="18"/>
                <w:szCs w:val="18"/>
              </w:rPr>
            </w:pPr>
          </w:p>
        </w:tc>
      </w:tr>
      <w:tr w:rsidR="007274A2" w:rsidRPr="00A93B1C" w14:paraId="68D3BDA7" w14:textId="77777777" w:rsidTr="00E919BD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5" w:author="David Döbele" w:date="2026-03-18T23:25:00Z" w16du:dateUtc="2026-03-18T21:25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83"/>
          <w:trPrChange w:id="16" w:author="David Döbele" w:date="2026-03-18T23:25:00Z" w16du:dateUtc="2026-03-18T21:25:00Z">
            <w:trPr>
              <w:trHeight w:val="204"/>
            </w:trPr>
          </w:trPrChange>
        </w:trPr>
        <w:tc>
          <w:tcPr>
            <w:tcW w:w="6804" w:type="dxa"/>
            <w:gridSpan w:val="7"/>
            <w:vAlign w:val="bottom"/>
            <w:tcPrChange w:id="17" w:author="David Döbele" w:date="2026-03-18T23:25:00Z" w16du:dateUtc="2026-03-18T21:25:00Z">
              <w:tcPr>
                <w:tcW w:w="6804" w:type="dxa"/>
                <w:gridSpan w:val="7"/>
              </w:tcPr>
            </w:tcPrChange>
          </w:tcPr>
          <w:p w14:paraId="4D661591" w14:textId="1276749F" w:rsidR="007274A2" w:rsidRDefault="007274A2" w:rsidP="00E919BD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Mag. rer. </w:t>
            </w:r>
            <w:proofErr w:type="spellStart"/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soc</w:t>
            </w:r>
            <w:proofErr w:type="spellEnd"/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. oec. in Internationale Wirtschaftswissenschaften</w:t>
            </w:r>
          </w:p>
        </w:tc>
        <w:tc>
          <w:tcPr>
            <w:tcW w:w="3402" w:type="dxa"/>
            <w:gridSpan w:val="6"/>
            <w:vAlign w:val="bottom"/>
            <w:tcPrChange w:id="18" w:author="David Döbele" w:date="2026-03-18T23:25:00Z" w16du:dateUtc="2026-03-18T21:25:00Z">
              <w:tcPr>
                <w:tcW w:w="3402" w:type="dxa"/>
                <w:gridSpan w:val="6"/>
              </w:tcPr>
            </w:tcPrChange>
          </w:tcPr>
          <w:p w14:paraId="6056464C" w14:textId="45C18235" w:rsidR="007274A2" w:rsidRDefault="007274A2" w:rsidP="00E919BD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10/2021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heute</w:t>
            </w:r>
          </w:p>
        </w:tc>
      </w:tr>
      <w:tr w:rsidR="007274A2" w:rsidRPr="00A93B1C" w14:paraId="157A8E1F" w14:textId="77777777" w:rsidTr="00CC4367">
        <w:trPr>
          <w:trHeight w:val="136"/>
        </w:trPr>
        <w:tc>
          <w:tcPr>
            <w:tcW w:w="6804" w:type="dxa"/>
            <w:gridSpan w:val="7"/>
          </w:tcPr>
          <w:p w14:paraId="1E1FAD07" w14:textId="707F282A" w:rsidR="007274A2" w:rsidRPr="007274A2" w:rsidRDefault="007274A2" w:rsidP="007274A2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</w:pPr>
            <w:r w:rsidRPr="007274A2">
              <w:rPr>
                <w:rFonts w:ascii="Georgia" w:hAnsi="Georgia" w:cs="Arial"/>
                <w:b/>
                <w:bCs/>
                <w:color w:val="000000"/>
                <w:sz w:val="18"/>
                <w:szCs w:val="18"/>
                <w:lang w:val="de-AT"/>
              </w:rPr>
              <w:t>Vertiefung:</w:t>
            </w:r>
            <w:r w:rsidRPr="007274A2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 </w:t>
            </w:r>
            <w: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Finance &amp; Unternehmensführung</w:t>
            </w:r>
          </w:p>
        </w:tc>
        <w:tc>
          <w:tcPr>
            <w:tcW w:w="3402" w:type="dxa"/>
            <w:gridSpan w:val="6"/>
            <w:vAlign w:val="bottom"/>
          </w:tcPr>
          <w:p w14:paraId="403D9499" w14:textId="77777777" w:rsidR="007274A2" w:rsidRDefault="007274A2" w:rsidP="007274A2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</w:p>
        </w:tc>
      </w:tr>
      <w:tr w:rsidR="007274A2" w:rsidRPr="00A93B1C" w:rsidDel="00E919BD" w14:paraId="7D1DEBF7" w14:textId="12A51152" w:rsidTr="007274A2">
        <w:trPr>
          <w:trHeight w:val="283"/>
          <w:del w:id="19" w:author="David Döbele" w:date="2026-03-18T23:25:00Z" w16du:dateUtc="2026-03-18T21:25:00Z"/>
        </w:trPr>
        <w:tc>
          <w:tcPr>
            <w:tcW w:w="6804" w:type="dxa"/>
            <w:gridSpan w:val="7"/>
            <w:vAlign w:val="bottom"/>
          </w:tcPr>
          <w:p w14:paraId="0C2B846F" w14:textId="11B4ECA1" w:rsidR="007274A2" w:rsidRPr="00A93B1C" w:rsidDel="00E919BD" w:rsidRDefault="007274A2" w:rsidP="007274A2">
            <w:pPr>
              <w:rPr>
                <w:del w:id="20" w:author="David Döbele" w:date="2026-03-18T23:25:00Z" w16du:dateUtc="2026-03-18T21:25:00Z"/>
                <w:rFonts w:ascii="Georgia" w:hAnsi="Georgia" w:cs="Arial"/>
                <w:b/>
                <w:sz w:val="18"/>
                <w:szCs w:val="18"/>
              </w:rPr>
            </w:pPr>
            <w:del w:id="21" w:author="David Döbele" w:date="2026-03-18T23:25:00Z" w16du:dateUtc="2026-03-18T21:25:00Z">
              <w:r w:rsidDel="00E919BD">
                <w:rPr>
                  <w:rFonts w:ascii="Georgia" w:hAnsi="Georgia" w:cs="Arial"/>
                  <w:b/>
                  <w:sz w:val="18"/>
                  <w:szCs w:val="18"/>
                </w:rPr>
                <w:delText>Universität Innsbruck</w:delText>
              </w:r>
            </w:del>
          </w:p>
        </w:tc>
        <w:tc>
          <w:tcPr>
            <w:tcW w:w="3402" w:type="dxa"/>
            <w:gridSpan w:val="6"/>
            <w:vAlign w:val="bottom"/>
          </w:tcPr>
          <w:p w14:paraId="7C845E2D" w14:textId="7F69A327" w:rsidR="007274A2" w:rsidRPr="00A93B1C" w:rsidDel="00E919BD" w:rsidRDefault="007274A2" w:rsidP="007274A2">
            <w:pPr>
              <w:jc w:val="right"/>
              <w:rPr>
                <w:del w:id="22" w:author="David Döbele" w:date="2026-03-18T23:25:00Z" w16du:dateUtc="2026-03-18T21:25:00Z"/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del w:id="23" w:author="David Döbele" w:date="2026-03-18T23:25:00Z" w16du:dateUtc="2026-03-18T21:25:00Z">
              <w:r w:rsidDel="00E919BD">
                <w:rPr>
                  <w:rFonts w:ascii="Georgia" w:hAnsi="Georgia" w:cs="Arial"/>
                  <w:b/>
                  <w:bCs/>
                  <w:iCs/>
                  <w:sz w:val="18"/>
                  <w:szCs w:val="18"/>
                </w:rPr>
                <w:delText>Innsbruck, Österreich</w:delText>
              </w:r>
            </w:del>
          </w:p>
        </w:tc>
      </w:tr>
      <w:tr w:rsidR="007274A2" w:rsidRPr="00A93B1C" w:rsidDel="00E919BD" w14:paraId="61E5D482" w14:textId="789E04B9" w:rsidTr="00FE0496">
        <w:trPr>
          <w:del w:id="24" w:author="David Döbele" w:date="2026-03-18T23:25:00Z" w16du:dateUtc="2026-03-18T21:25:00Z"/>
        </w:trPr>
        <w:tc>
          <w:tcPr>
            <w:tcW w:w="5523" w:type="dxa"/>
            <w:gridSpan w:val="2"/>
          </w:tcPr>
          <w:p w14:paraId="11CB9A0F" w14:textId="0ABC4F9F" w:rsidR="007274A2" w:rsidRPr="00A93B1C" w:rsidDel="00E919BD" w:rsidRDefault="007274A2" w:rsidP="007274A2">
            <w:pPr>
              <w:rPr>
                <w:del w:id="25" w:author="David Döbele" w:date="2026-03-18T23:25:00Z" w16du:dateUtc="2026-03-18T21:25:00Z"/>
                <w:rFonts w:ascii="Georgia" w:hAnsi="Georgia" w:cs="Arial"/>
                <w:i/>
                <w:iCs/>
                <w:sz w:val="18"/>
                <w:szCs w:val="18"/>
              </w:rPr>
            </w:pPr>
            <w:del w:id="26" w:author="David Döbele" w:date="2026-03-18T23:25:00Z" w16du:dateUtc="2026-03-18T21:25:00Z">
              <w:r w:rsidRPr="00A93B1C" w:rsidDel="00E919BD">
                <w:rPr>
                  <w:rFonts w:ascii="Georgia" w:hAnsi="Georgia" w:cs="Arial"/>
                  <w:i/>
                  <w:iCs/>
                  <w:sz w:val="18"/>
                  <w:szCs w:val="18"/>
                </w:rPr>
                <w:delText>B.</w:delText>
              </w:r>
              <w:r w:rsidDel="00E919BD">
                <w:rPr>
                  <w:rFonts w:ascii="Georgia" w:hAnsi="Georgia" w:cs="Arial"/>
                  <w:i/>
                  <w:iCs/>
                  <w:sz w:val="18"/>
                  <w:szCs w:val="18"/>
                </w:rPr>
                <w:delText>A. in Politikwissenschaften</w:delText>
              </w:r>
            </w:del>
          </w:p>
        </w:tc>
        <w:tc>
          <w:tcPr>
            <w:tcW w:w="4683" w:type="dxa"/>
            <w:gridSpan w:val="11"/>
          </w:tcPr>
          <w:p w14:paraId="419A9228" w14:textId="5267F139" w:rsidR="007274A2" w:rsidRPr="00A93B1C" w:rsidDel="00E919BD" w:rsidRDefault="007274A2" w:rsidP="007274A2">
            <w:pPr>
              <w:jc w:val="right"/>
              <w:rPr>
                <w:del w:id="27" w:author="David Döbele" w:date="2026-03-18T23:25:00Z" w16du:dateUtc="2026-03-18T21:25:00Z"/>
                <w:rFonts w:ascii="Georgia" w:hAnsi="Georgia" w:cs="Arial"/>
                <w:i/>
                <w:iCs/>
                <w:sz w:val="18"/>
                <w:szCs w:val="18"/>
              </w:rPr>
            </w:pPr>
            <w:del w:id="28" w:author="David Döbele" w:date="2026-03-18T23:25:00Z" w16du:dateUtc="2026-03-18T21:25:00Z">
              <w:r w:rsidRPr="00A93B1C" w:rsidDel="00E919BD">
                <w:rPr>
                  <w:rFonts w:ascii="Georgia" w:hAnsi="Georgia" w:cs="Arial"/>
                  <w:i/>
                  <w:iCs/>
                  <w:sz w:val="18"/>
                  <w:szCs w:val="18"/>
                </w:rPr>
                <w:delText>0</w:delText>
              </w:r>
              <w:r w:rsidDel="00E919BD">
                <w:rPr>
                  <w:rFonts w:ascii="Georgia" w:hAnsi="Georgia" w:cs="Arial"/>
                  <w:i/>
                  <w:iCs/>
                  <w:sz w:val="18"/>
                  <w:szCs w:val="18"/>
                </w:rPr>
                <w:delText>3/2023</w:delText>
              </w:r>
              <w:r w:rsidRPr="00A93B1C" w:rsidDel="00E919BD">
                <w:rPr>
                  <w:rFonts w:ascii="Georgia" w:hAnsi="Georgia" w:cs="Arial"/>
                  <w:i/>
                  <w:iCs/>
                  <w:sz w:val="18"/>
                  <w:szCs w:val="18"/>
                </w:rPr>
                <w:delText xml:space="preserve"> – heute</w:delText>
              </w:r>
            </w:del>
          </w:p>
        </w:tc>
      </w:tr>
      <w:tr w:rsidR="007274A2" w:rsidRPr="00A93B1C" w:rsidDel="00E919BD" w14:paraId="7EABE9F1" w14:textId="65D1AC31" w:rsidTr="00FE0496">
        <w:trPr>
          <w:del w:id="29" w:author="David Döbele" w:date="2026-03-18T23:25:00Z" w16du:dateUtc="2026-03-18T21:25:00Z"/>
        </w:trPr>
        <w:tc>
          <w:tcPr>
            <w:tcW w:w="10206" w:type="dxa"/>
            <w:gridSpan w:val="13"/>
          </w:tcPr>
          <w:p w14:paraId="7A71E6B0" w14:textId="55562B8D" w:rsidR="007274A2" w:rsidRPr="00A93B1C" w:rsidDel="00E919BD" w:rsidRDefault="007274A2" w:rsidP="007274A2">
            <w:pPr>
              <w:pStyle w:val="Listenabsatz"/>
              <w:numPr>
                <w:ilvl w:val="0"/>
                <w:numId w:val="2"/>
              </w:numPr>
              <w:rPr>
                <w:del w:id="30" w:author="David Döbele" w:date="2026-03-18T23:25:00Z" w16du:dateUtc="2026-03-18T21:25:00Z"/>
                <w:rFonts w:ascii="Georgia" w:hAnsi="Georgia" w:cs="Arial"/>
                <w:color w:val="000000"/>
                <w:sz w:val="18"/>
                <w:szCs w:val="18"/>
                <w:lang w:val="de-AT"/>
              </w:rPr>
            </w:pPr>
            <w:del w:id="31" w:author="David Döbele" w:date="2026-03-18T23:25:00Z" w16du:dateUtc="2026-03-18T21:25:00Z">
              <w:r w:rsidRPr="00A93B1C" w:rsidDel="00E919BD">
                <w:rPr>
                  <w:rFonts w:ascii="Georgia" w:hAnsi="Georgia" w:cs="Arial"/>
                  <w:b/>
                  <w:bCs/>
                  <w:color w:val="000000"/>
                  <w:sz w:val="18"/>
                  <w:szCs w:val="18"/>
                  <w:lang w:val="de-AT"/>
                </w:rPr>
                <w:delText>Vertiefung:</w:delText>
              </w:r>
              <w:r w:rsidRPr="00A93B1C" w:rsidDel="00E919BD">
                <w:rPr>
                  <w:rFonts w:ascii="Georgia" w:hAnsi="Georgia" w:cs="Arial"/>
                  <w:color w:val="000000"/>
                  <w:sz w:val="18"/>
                  <w:szCs w:val="18"/>
                  <w:lang w:val="de-AT"/>
                </w:rPr>
                <w:delText xml:space="preserve"> </w:delText>
              </w:r>
              <w:r w:rsidDel="00E919BD">
                <w:rPr>
                  <w:rFonts w:ascii="Georgia" w:hAnsi="Georgia" w:cs="Arial"/>
                  <w:color w:val="000000"/>
                  <w:sz w:val="18"/>
                  <w:szCs w:val="18"/>
                  <w:lang w:val="de-AT"/>
                </w:rPr>
                <w:delText>Internationale Beziehungen</w:delText>
              </w:r>
            </w:del>
          </w:p>
        </w:tc>
      </w:tr>
      <w:tr w:rsidR="007274A2" w:rsidRPr="00A93B1C" w14:paraId="013361E1" w14:textId="77777777" w:rsidTr="00675AC4">
        <w:trPr>
          <w:trHeight w:val="283"/>
        </w:trPr>
        <w:tc>
          <w:tcPr>
            <w:tcW w:w="6946" w:type="dxa"/>
            <w:gridSpan w:val="8"/>
            <w:vAlign w:val="bottom"/>
          </w:tcPr>
          <w:p w14:paraId="197620E3" w14:textId="1903757B" w:rsidR="007274A2" w:rsidRPr="00A93B1C" w:rsidRDefault="007274A2" w:rsidP="007274A2">
            <w:pPr>
              <w:rPr>
                <w:rFonts w:ascii="Georgia" w:hAnsi="Georgia" w:cs="Arial"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Trinity College Dublin</w:t>
            </w:r>
          </w:p>
        </w:tc>
        <w:tc>
          <w:tcPr>
            <w:tcW w:w="3260" w:type="dxa"/>
            <w:gridSpan w:val="5"/>
            <w:vAlign w:val="bottom"/>
          </w:tcPr>
          <w:p w14:paraId="63D86F51" w14:textId="1F3B7B14" w:rsidR="007274A2" w:rsidRPr="00A93B1C" w:rsidRDefault="007274A2" w:rsidP="007274A2">
            <w:pPr>
              <w:ind w:left="-279"/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Dublin, Irland</w:t>
            </w:r>
          </w:p>
        </w:tc>
      </w:tr>
      <w:tr w:rsidR="007274A2" w:rsidRPr="00A93B1C" w14:paraId="62632213" w14:textId="77777777" w:rsidTr="00FE0496">
        <w:tc>
          <w:tcPr>
            <w:tcW w:w="5387" w:type="dxa"/>
          </w:tcPr>
          <w:p w14:paraId="5F71027E" w14:textId="35DA0053" w:rsidR="007274A2" w:rsidRPr="00A93B1C" w:rsidRDefault="007274A2" w:rsidP="007274A2">
            <w:pPr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>Erasmus+ Auslandsjahr</w:t>
            </w:r>
          </w:p>
        </w:tc>
        <w:tc>
          <w:tcPr>
            <w:tcW w:w="4819" w:type="dxa"/>
            <w:gridSpan w:val="12"/>
          </w:tcPr>
          <w:p w14:paraId="51FC9814" w14:textId="65554564" w:rsidR="007274A2" w:rsidRPr="00A93B1C" w:rsidRDefault="007274A2" w:rsidP="007274A2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09/20</w:t>
            </w:r>
            <w:r w:rsidR="00026266">
              <w:rPr>
                <w:rFonts w:ascii="Georgia" w:hAnsi="Georgia" w:cs="Arial"/>
                <w:i/>
                <w:iCs/>
                <w:sz w:val="18"/>
                <w:szCs w:val="18"/>
              </w:rPr>
              <w:t>24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0</w:t>
            </w:r>
            <w:r w:rsidR="00026266">
              <w:rPr>
                <w:rFonts w:ascii="Georgia" w:hAnsi="Georgia" w:cs="Arial"/>
                <w:i/>
                <w:iCs/>
                <w:sz w:val="18"/>
                <w:szCs w:val="18"/>
              </w:rPr>
              <w:t>6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 w:rsidR="00026266">
              <w:rPr>
                <w:rFonts w:ascii="Georgia" w:hAnsi="Georgia" w:cs="Arial"/>
                <w:i/>
                <w:iCs/>
                <w:sz w:val="18"/>
                <w:szCs w:val="18"/>
              </w:rPr>
              <w:t>25</w:t>
            </w:r>
          </w:p>
        </w:tc>
      </w:tr>
      <w:tr w:rsidR="007274A2" w:rsidRPr="00A93B1C" w14:paraId="4D68BFE7" w14:textId="77777777" w:rsidTr="00FE0496">
        <w:tc>
          <w:tcPr>
            <w:tcW w:w="10206" w:type="dxa"/>
            <w:gridSpan w:val="13"/>
          </w:tcPr>
          <w:p w14:paraId="54BF63E9" w14:textId="3B142D14" w:rsidR="007274A2" w:rsidRPr="00A93B1C" w:rsidRDefault="007274A2" w:rsidP="007274A2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FE2ED6">
              <w:rPr>
                <w:rFonts w:ascii="Georgia" w:hAnsi="Georgia" w:cs="Arial"/>
                <w:b/>
                <w:bCs/>
                <w:sz w:val="18"/>
                <w:szCs w:val="18"/>
              </w:rPr>
              <w:t>Relevante Module</w:t>
            </w:r>
            <w:r>
              <w:rPr>
                <w:rFonts w:ascii="Georgia" w:hAnsi="Georgia" w:cs="Arial"/>
                <w:sz w:val="18"/>
                <w:szCs w:val="18"/>
              </w:rPr>
              <w:t xml:space="preserve">: </w:t>
            </w:r>
            <w:r w:rsidRPr="007274A2">
              <w:rPr>
                <w:rFonts w:ascii="Georgia" w:hAnsi="Georgia" w:cs="Arial"/>
                <w:sz w:val="18"/>
                <w:szCs w:val="18"/>
              </w:rPr>
              <w:t>Finanzrisikomanagement</w:t>
            </w:r>
            <w:r w:rsidR="00FE2ED6">
              <w:rPr>
                <w:rFonts w:ascii="Georgia" w:hAnsi="Georgia" w:cs="Arial"/>
                <w:sz w:val="18"/>
                <w:szCs w:val="18"/>
              </w:rPr>
              <w:t>,</w:t>
            </w:r>
            <w:r w:rsidRPr="007274A2">
              <w:rPr>
                <w:rFonts w:ascii="Georgia" w:hAnsi="Georgia" w:cs="Arial"/>
                <w:sz w:val="18"/>
                <w:szCs w:val="18"/>
              </w:rPr>
              <w:t xml:space="preserve"> Festverzinsliche Wertpapiere und alternative Anlagen </w:t>
            </w:r>
          </w:p>
        </w:tc>
      </w:tr>
      <w:tr w:rsidR="007274A2" w:rsidRPr="00A93B1C" w14:paraId="6B19CF91" w14:textId="77777777" w:rsidTr="00675AC4">
        <w:trPr>
          <w:trHeight w:val="283"/>
        </w:trPr>
        <w:tc>
          <w:tcPr>
            <w:tcW w:w="5670" w:type="dxa"/>
            <w:gridSpan w:val="3"/>
            <w:vAlign w:val="bottom"/>
          </w:tcPr>
          <w:p w14:paraId="54F7169D" w14:textId="0A479CD9" w:rsidR="007274A2" w:rsidRPr="00A93B1C" w:rsidRDefault="007274A2" w:rsidP="007274A2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 xml:space="preserve">Robert-Bosch Fachoberschule </w:t>
            </w:r>
            <w:r w:rsidR="00026266">
              <w:rPr>
                <w:rFonts w:ascii="Georgia" w:hAnsi="Georgia" w:cs="Arial"/>
                <w:b/>
                <w:sz w:val="18"/>
                <w:szCs w:val="18"/>
              </w:rPr>
              <w:t>München</w:t>
            </w:r>
          </w:p>
        </w:tc>
        <w:tc>
          <w:tcPr>
            <w:tcW w:w="4536" w:type="dxa"/>
            <w:gridSpan w:val="10"/>
            <w:vAlign w:val="bottom"/>
          </w:tcPr>
          <w:p w14:paraId="262B6DA3" w14:textId="714CEBBD" w:rsidR="007274A2" w:rsidRPr="00A93B1C" w:rsidRDefault="007274A2" w:rsidP="007274A2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München</w:t>
            </w:r>
            <w:r w:rsidR="00FE2ED6"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, Deutschland</w:t>
            </w:r>
          </w:p>
        </w:tc>
      </w:tr>
      <w:tr w:rsidR="007274A2" w:rsidRPr="00A93B1C" w14:paraId="263521E3" w14:textId="77777777" w:rsidTr="00FE0496">
        <w:trPr>
          <w:trHeight w:val="57"/>
        </w:trPr>
        <w:tc>
          <w:tcPr>
            <w:tcW w:w="5670" w:type="dxa"/>
            <w:gridSpan w:val="3"/>
          </w:tcPr>
          <w:p w14:paraId="36282A3A" w14:textId="03783A96" w:rsidR="007274A2" w:rsidRPr="00A93B1C" w:rsidRDefault="007274A2" w:rsidP="007274A2">
            <w:pPr>
              <w:rPr>
                <w:rFonts w:ascii="Georgia" w:hAnsi="Georgia" w:cs="Arial"/>
                <w:b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>Allgemeine Hochschulreife</w:t>
            </w:r>
          </w:p>
        </w:tc>
        <w:tc>
          <w:tcPr>
            <w:tcW w:w="4536" w:type="dxa"/>
            <w:gridSpan w:val="10"/>
          </w:tcPr>
          <w:p w14:paraId="3DE8C75D" w14:textId="460F39A3" w:rsidR="007274A2" w:rsidRPr="00A93B1C" w:rsidRDefault="007274A2" w:rsidP="007274A2">
            <w:pPr>
              <w:jc w:val="right"/>
              <w:rPr>
                <w:rFonts w:ascii="Georgia" w:hAnsi="Georgia" w:cs="Arial"/>
                <w:b/>
                <w:bCs/>
                <w:i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09/20</w:t>
            </w:r>
            <w:r w:rsidR="00026266">
              <w:rPr>
                <w:rFonts w:ascii="Georgia" w:hAnsi="Georgia" w:cs="Arial"/>
                <w:i/>
                <w:iCs/>
                <w:sz w:val="18"/>
                <w:szCs w:val="18"/>
              </w:rPr>
              <w:t>1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8 – 0</w:t>
            </w:r>
            <w:r w:rsidR="00026266">
              <w:rPr>
                <w:rFonts w:ascii="Georgia" w:hAnsi="Georgia" w:cs="Arial"/>
                <w:i/>
                <w:iCs/>
                <w:sz w:val="18"/>
                <w:szCs w:val="18"/>
              </w:rPr>
              <w:t>7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 w:rsidR="00026266">
              <w:rPr>
                <w:rFonts w:ascii="Georgia" w:hAnsi="Georgia" w:cs="Arial"/>
                <w:i/>
                <w:iCs/>
                <w:sz w:val="18"/>
                <w:szCs w:val="18"/>
              </w:rPr>
              <w:t>21</w:t>
            </w:r>
          </w:p>
        </w:tc>
      </w:tr>
      <w:tr w:rsidR="007274A2" w:rsidRPr="00A93B1C" w14:paraId="27601A10" w14:textId="77777777" w:rsidTr="00FE0496">
        <w:trPr>
          <w:trHeight w:val="57"/>
        </w:trPr>
        <w:tc>
          <w:tcPr>
            <w:tcW w:w="10206" w:type="dxa"/>
            <w:gridSpan w:val="13"/>
          </w:tcPr>
          <w:p w14:paraId="6ECF7248" w14:textId="7B38C0C4" w:rsidR="007274A2" w:rsidRPr="00A93B1C" w:rsidRDefault="007274A2" w:rsidP="007274A2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A93B1C">
              <w:rPr>
                <w:rFonts w:ascii="Georgia" w:hAnsi="Georgia" w:cs="Arial"/>
                <w:b/>
                <w:bCs/>
                <w:sz w:val="18"/>
                <w:szCs w:val="18"/>
              </w:rPr>
              <w:t>Schwerpunktfächer: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 </w:t>
            </w:r>
            <w:r w:rsidR="00026266">
              <w:rPr>
                <w:rFonts w:ascii="Georgia" w:hAnsi="Georgia" w:cs="Arial"/>
                <w:sz w:val="18"/>
                <w:szCs w:val="18"/>
              </w:rPr>
              <w:t>Internationale BWL &amp; VWL, Englisch</w:t>
            </w:r>
          </w:p>
        </w:tc>
      </w:tr>
      <w:tr w:rsidR="007274A2" w:rsidRPr="00A93B1C" w14:paraId="3A2665B3" w14:textId="77777777" w:rsidTr="00FE0496">
        <w:trPr>
          <w:trHeight w:val="510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1FD97A35" w:rsidR="007274A2" w:rsidRPr="00A93B1C" w:rsidRDefault="007274A2" w:rsidP="007274A2">
            <w:pPr>
              <w:pStyle w:val="BERSCHRIFT"/>
              <w:rPr>
                <w:rFonts w:cs="Arial"/>
                <w:smallCaps w:val="0"/>
                <w:sz w:val="24"/>
                <w:szCs w:val="24"/>
              </w:rPr>
            </w:pPr>
            <w:r w:rsidRPr="00A93B1C">
              <w:rPr>
                <w:rFonts w:cs="Arial"/>
                <w:smallCaps w:val="0"/>
                <w:sz w:val="24"/>
                <w:szCs w:val="24"/>
              </w:rPr>
              <w:t>PRAKTISCHE ERFAHRUNGEN</w:t>
            </w:r>
          </w:p>
        </w:tc>
      </w:tr>
      <w:tr w:rsidR="007274A2" w:rsidRPr="00A93B1C" w14:paraId="127C64E2" w14:textId="77777777" w:rsidTr="00FE0496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2A7E252E" w:rsidR="007274A2" w:rsidRPr="00A93B1C" w:rsidRDefault="00E41F08" w:rsidP="007274A2">
            <w:pPr>
              <w:rPr>
                <w:rFonts w:ascii="Georgia" w:hAnsi="Georgia" w:cs="Arial"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Universität Innsbruck, Institut für Politikwissenschaft</w:t>
            </w:r>
          </w:p>
        </w:tc>
        <w:tc>
          <w:tcPr>
            <w:tcW w:w="3685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3C7A1129" w:rsidR="007274A2" w:rsidRPr="00A93B1C" w:rsidRDefault="00ED2E4F" w:rsidP="007274A2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Innsbruck, Österreich</w:t>
            </w:r>
          </w:p>
        </w:tc>
      </w:tr>
      <w:tr w:rsidR="007274A2" w:rsidRPr="00A93B1C" w14:paraId="335D84E9" w14:textId="77777777" w:rsidTr="00FE0496">
        <w:tc>
          <w:tcPr>
            <w:tcW w:w="5954" w:type="dxa"/>
            <w:gridSpan w:val="4"/>
          </w:tcPr>
          <w:p w14:paraId="20B1570F" w14:textId="3ACC95F1" w:rsidR="007274A2" w:rsidRPr="00A93B1C" w:rsidRDefault="00E41F08" w:rsidP="007274A2">
            <w:pP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Studentischer</w:t>
            </w:r>
            <w:proofErr w:type="spellEnd"/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 Mitarbeiter </w:t>
            </w:r>
          </w:p>
        </w:tc>
        <w:tc>
          <w:tcPr>
            <w:tcW w:w="4252" w:type="dxa"/>
            <w:gridSpan w:val="9"/>
          </w:tcPr>
          <w:p w14:paraId="0475B997" w14:textId="08458EA9" w:rsidR="007274A2" w:rsidRPr="00A93B1C" w:rsidRDefault="00ED2E4F" w:rsidP="007274A2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02</w:t>
            </w:r>
            <w:r w:rsidR="007274A2"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26</w:t>
            </w:r>
            <w:r w:rsidR="007274A2"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 – </w:t>
            </w:r>
            <w:proofErr w:type="spellStart"/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7274A2" w:rsidRPr="005E2E95" w14:paraId="54C3D64C" w14:textId="77777777" w:rsidTr="00FE0496">
        <w:tc>
          <w:tcPr>
            <w:tcW w:w="10206" w:type="dxa"/>
            <w:gridSpan w:val="13"/>
          </w:tcPr>
          <w:p w14:paraId="27184178" w14:textId="5700D677" w:rsidR="007274A2" w:rsidRPr="00A93B1C" w:rsidRDefault="00ED2E4F" w:rsidP="007274A2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Mitarbeiter in Forschungsprojekten im Bereich Trade Policy</w:t>
            </w:r>
          </w:p>
          <w:p w14:paraId="6DD9BA0F" w14:textId="00FFBF99" w:rsidR="007274A2" w:rsidRPr="005E2E95" w:rsidRDefault="005E2E95" w:rsidP="007274A2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</w:rPr>
              <w:t xml:space="preserve">Ausarbeitung </w:t>
            </w:r>
            <w:r w:rsidRPr="005E2E95">
              <w:rPr>
                <w:rFonts w:cs="Arial"/>
                <w:i w:val="0"/>
                <w:iCs w:val="0"/>
                <w:sz w:val="18"/>
                <w:szCs w:val="18"/>
              </w:rPr>
              <w:t>von Recherche</w:t>
            </w:r>
            <w:r>
              <w:rPr>
                <w:rFonts w:cs="Arial"/>
                <w:i w:val="0"/>
                <w:iCs w:val="0"/>
                <w:sz w:val="18"/>
                <w:szCs w:val="18"/>
              </w:rPr>
              <w:t>arbeiten und Datenanalysen</w:t>
            </w:r>
          </w:p>
        </w:tc>
      </w:tr>
      <w:tr w:rsidR="007274A2" w:rsidRPr="00A93B1C" w14:paraId="45404236" w14:textId="77777777" w:rsidTr="00675AC4">
        <w:trPr>
          <w:trHeight w:val="283"/>
        </w:trPr>
        <w:tc>
          <w:tcPr>
            <w:tcW w:w="5523" w:type="dxa"/>
            <w:gridSpan w:val="2"/>
            <w:vAlign w:val="bottom"/>
          </w:tcPr>
          <w:p w14:paraId="3CF978EE" w14:textId="18B09011" w:rsidR="007274A2" w:rsidRPr="00A93B1C" w:rsidRDefault="00ED2E4F" w:rsidP="007274A2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ANXO Management Consulting GmbH</w:t>
            </w:r>
          </w:p>
        </w:tc>
        <w:tc>
          <w:tcPr>
            <w:tcW w:w="4683" w:type="dxa"/>
            <w:gridSpan w:val="11"/>
            <w:vAlign w:val="bottom"/>
          </w:tcPr>
          <w:p w14:paraId="49A11F72" w14:textId="2D217039" w:rsidR="007274A2" w:rsidRPr="00A93B1C" w:rsidRDefault="007274A2" w:rsidP="007274A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 w:rsidRPr="00A93B1C">
              <w:rPr>
                <w:rFonts w:cs="Arial"/>
                <w:b/>
                <w:bCs/>
                <w:i w:val="0"/>
                <w:sz w:val="18"/>
                <w:szCs w:val="18"/>
              </w:rPr>
              <w:t>Frankfurt am Main</w:t>
            </w:r>
            <w:r w:rsidR="00FE2ED6">
              <w:rPr>
                <w:rFonts w:cs="Arial"/>
                <w:b/>
                <w:bCs/>
                <w:i w:val="0"/>
                <w:sz w:val="18"/>
                <w:szCs w:val="18"/>
              </w:rPr>
              <w:t>, Deutschland</w:t>
            </w:r>
          </w:p>
        </w:tc>
      </w:tr>
      <w:tr w:rsidR="007274A2" w:rsidRPr="00A93B1C" w14:paraId="16C6F7AD" w14:textId="77777777" w:rsidTr="00FE0496">
        <w:trPr>
          <w:trHeight w:val="57"/>
        </w:trPr>
        <w:tc>
          <w:tcPr>
            <w:tcW w:w="5523" w:type="dxa"/>
            <w:gridSpan w:val="2"/>
          </w:tcPr>
          <w:p w14:paraId="5D8760E9" w14:textId="728CBFD3" w:rsidR="007274A2" w:rsidRPr="00A93B1C" w:rsidRDefault="007274A2" w:rsidP="007274A2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  <w:lang w:val="en-US"/>
              </w:rPr>
            </w:pPr>
            <w:proofErr w:type="spellStart"/>
            <w:r w:rsidRPr="00A93B1C">
              <w:rPr>
                <w:rFonts w:cs="Arial"/>
                <w:sz w:val="18"/>
                <w:szCs w:val="18"/>
                <w:lang w:val="en-US"/>
              </w:rPr>
              <w:t>Praktikant</w:t>
            </w:r>
            <w:proofErr w:type="spellEnd"/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93B1C">
              <w:rPr>
                <w:rFonts w:cs="Arial"/>
                <w:sz w:val="18"/>
                <w:szCs w:val="18"/>
                <w:lang w:val="en-US"/>
              </w:rPr>
              <w:t>im</w:t>
            </w:r>
            <w:proofErr w:type="spellEnd"/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="00ED2E4F">
              <w:rPr>
                <w:rFonts w:cs="Arial"/>
                <w:sz w:val="18"/>
                <w:szCs w:val="18"/>
                <w:lang w:val="en-US"/>
              </w:rPr>
              <w:t>Management Consulting</w:t>
            </w:r>
          </w:p>
        </w:tc>
        <w:tc>
          <w:tcPr>
            <w:tcW w:w="4683" w:type="dxa"/>
            <w:gridSpan w:val="11"/>
          </w:tcPr>
          <w:p w14:paraId="2D9DB8CA" w14:textId="2EF716FD" w:rsidR="007274A2" w:rsidRPr="00A93B1C" w:rsidRDefault="007274A2" w:rsidP="007274A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 w:rsidR="00ED2E4F">
              <w:rPr>
                <w:rFonts w:cs="Arial"/>
                <w:sz w:val="18"/>
                <w:szCs w:val="18"/>
                <w:lang w:val="en-US"/>
              </w:rPr>
              <w:t>7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 w:rsidR="00ED2E4F">
              <w:rPr>
                <w:rFonts w:cs="Arial"/>
                <w:sz w:val="18"/>
                <w:szCs w:val="18"/>
                <w:lang w:val="en-US"/>
              </w:rPr>
              <w:t>25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09/20</w:t>
            </w:r>
            <w:r w:rsidR="00ED2E4F">
              <w:rPr>
                <w:rFonts w:cs="Arial"/>
                <w:sz w:val="18"/>
                <w:szCs w:val="18"/>
                <w:lang w:val="en-US"/>
              </w:rPr>
              <w:t>25</w:t>
            </w:r>
          </w:p>
        </w:tc>
      </w:tr>
      <w:tr w:rsidR="007274A2" w:rsidRPr="00A93B1C" w14:paraId="7660C4BA" w14:textId="77777777" w:rsidTr="00FE0496">
        <w:trPr>
          <w:trHeight w:val="57"/>
        </w:trPr>
        <w:tc>
          <w:tcPr>
            <w:tcW w:w="10206" w:type="dxa"/>
            <w:gridSpan w:val="13"/>
          </w:tcPr>
          <w:p w14:paraId="380A181E" w14:textId="77777777" w:rsidR="00ED2E4F" w:rsidRPr="00ED2E4F" w:rsidRDefault="00ED2E4F" w:rsidP="007274A2">
            <w:pPr>
              <w:pStyle w:val="Bullets"/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Mitarbeit in Beratungsprojekten auf Partner-Ebene </w:t>
            </w:r>
          </w:p>
          <w:p w14:paraId="132465C4" w14:textId="3CF54096" w:rsidR="007274A2" w:rsidRPr="00A93B1C" w:rsidRDefault="00ED2E4F" w:rsidP="007274A2">
            <w:pPr>
              <w:pStyle w:val="Bullets"/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Eigenständige Erstellung von Markt- und Unternehmensrecherchen</w:t>
            </w:r>
            <w:r w:rsidR="007274A2" w:rsidRPr="00A93B1C">
              <w:rPr>
                <w:rFonts w:cs="Arial"/>
                <w:sz w:val="18"/>
                <w:szCs w:val="18"/>
                <w:lang w:val="de-AT"/>
              </w:rPr>
              <w:t xml:space="preserve"> </w:t>
            </w:r>
          </w:p>
        </w:tc>
      </w:tr>
      <w:tr w:rsidR="007274A2" w:rsidRPr="00A93B1C" w14:paraId="4EC9DEB8" w14:textId="77777777" w:rsidTr="00675AC4">
        <w:trPr>
          <w:trHeight w:val="283"/>
        </w:trPr>
        <w:tc>
          <w:tcPr>
            <w:tcW w:w="5523" w:type="dxa"/>
            <w:gridSpan w:val="2"/>
            <w:vAlign w:val="bottom"/>
          </w:tcPr>
          <w:p w14:paraId="061D97E7" w14:textId="4D70AC32" w:rsidR="007274A2" w:rsidRPr="00A93B1C" w:rsidRDefault="00ED2E4F" w:rsidP="007274A2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Universität Innsbruck, Institut für Finanzwissenschaft</w:t>
            </w:r>
          </w:p>
        </w:tc>
        <w:tc>
          <w:tcPr>
            <w:tcW w:w="4683" w:type="dxa"/>
            <w:gridSpan w:val="11"/>
            <w:vAlign w:val="bottom"/>
          </w:tcPr>
          <w:p w14:paraId="38592414" w14:textId="02CD27AC" w:rsidR="007274A2" w:rsidRPr="00A93B1C" w:rsidRDefault="00ED2E4F" w:rsidP="007274A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Innsbruck, Österreich</w:t>
            </w:r>
          </w:p>
        </w:tc>
      </w:tr>
      <w:tr w:rsidR="007274A2" w:rsidRPr="00A93B1C" w14:paraId="0A0FFCF6" w14:textId="77777777" w:rsidTr="00FE0496">
        <w:trPr>
          <w:trHeight w:val="113"/>
        </w:trPr>
        <w:tc>
          <w:tcPr>
            <w:tcW w:w="5523" w:type="dxa"/>
            <w:gridSpan w:val="2"/>
          </w:tcPr>
          <w:p w14:paraId="30382087" w14:textId="58352EB3" w:rsidR="007274A2" w:rsidRPr="00A93B1C" w:rsidRDefault="00ED2E4F" w:rsidP="007274A2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cs="Arial"/>
                <w:sz w:val="18"/>
                <w:szCs w:val="18"/>
                <w:lang w:val="en-US"/>
              </w:rPr>
              <w:t>Studentischer</w:t>
            </w:r>
            <w:proofErr w:type="spellEnd"/>
            <w:r>
              <w:rPr>
                <w:rFonts w:cs="Arial"/>
                <w:sz w:val="18"/>
                <w:szCs w:val="18"/>
                <w:lang w:val="en-US"/>
              </w:rPr>
              <w:t xml:space="preserve"> Mitarbeiter</w:t>
            </w:r>
          </w:p>
        </w:tc>
        <w:tc>
          <w:tcPr>
            <w:tcW w:w="4683" w:type="dxa"/>
            <w:gridSpan w:val="11"/>
          </w:tcPr>
          <w:p w14:paraId="7444AF8F" w14:textId="5161BF36" w:rsidR="007274A2" w:rsidRPr="00A93B1C" w:rsidRDefault="007274A2" w:rsidP="007274A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 w:rsidR="00ED2E4F">
              <w:rPr>
                <w:rFonts w:cs="Arial"/>
                <w:sz w:val="18"/>
                <w:szCs w:val="18"/>
                <w:lang w:val="en-US"/>
              </w:rPr>
              <w:t>9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 w:rsidR="00ED2E4F">
              <w:rPr>
                <w:rFonts w:cs="Arial"/>
                <w:sz w:val="18"/>
                <w:szCs w:val="18"/>
                <w:lang w:val="en-US"/>
              </w:rPr>
              <w:t>23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 w:rsidR="00ED2E4F">
              <w:rPr>
                <w:rFonts w:cs="Arial"/>
                <w:sz w:val="18"/>
                <w:szCs w:val="18"/>
                <w:lang w:val="en-US"/>
              </w:rPr>
              <w:t>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 w:rsidR="00ED2E4F">
              <w:rPr>
                <w:rFonts w:cs="Arial"/>
                <w:sz w:val="18"/>
                <w:szCs w:val="18"/>
                <w:lang w:val="en-US"/>
              </w:rPr>
              <w:t>24</w:t>
            </w:r>
          </w:p>
        </w:tc>
      </w:tr>
      <w:tr w:rsidR="007274A2" w:rsidRPr="00A93B1C" w14:paraId="4C00CD42" w14:textId="77777777" w:rsidTr="002A5C90">
        <w:trPr>
          <w:trHeight w:val="113"/>
        </w:trPr>
        <w:tc>
          <w:tcPr>
            <w:tcW w:w="10206" w:type="dxa"/>
            <w:gridSpan w:val="13"/>
          </w:tcPr>
          <w:p w14:paraId="7196CFAE" w14:textId="617337D5" w:rsidR="007274A2" w:rsidRDefault="00B95B67" w:rsidP="007274A2">
            <w:pPr>
              <w:pStyle w:val="Bullets"/>
              <w:numPr>
                <w:ilvl w:val="0"/>
                <w:numId w:val="28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B95B67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Unterstützung von Professoren bei der Entwicklung v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on Volkswirtschaftlichen Klausuren</w:t>
            </w:r>
          </w:p>
          <w:p w14:paraId="746118C9" w14:textId="2A4F7BE0" w:rsidR="00ED2E4F" w:rsidRPr="00ED2E4F" w:rsidRDefault="00B95B67" w:rsidP="007274A2">
            <w:pPr>
              <w:pStyle w:val="Bullets"/>
              <w:numPr>
                <w:ilvl w:val="0"/>
                <w:numId w:val="28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Überwachung</w:t>
            </w:r>
            <w:r w:rsidRPr="00B95B67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bei der Datenpflege in Excel und Auswertung von Prüfungen</w:t>
            </w:r>
          </w:p>
        </w:tc>
      </w:tr>
      <w:tr w:rsidR="007274A2" w:rsidRPr="00A93B1C" w14:paraId="50AFEA03" w14:textId="77777777" w:rsidTr="00675AC4">
        <w:trPr>
          <w:trHeight w:val="283"/>
        </w:trPr>
        <w:tc>
          <w:tcPr>
            <w:tcW w:w="5523" w:type="dxa"/>
            <w:gridSpan w:val="2"/>
            <w:vAlign w:val="bottom"/>
          </w:tcPr>
          <w:p w14:paraId="42FB0D26" w14:textId="76150628" w:rsidR="007274A2" w:rsidRPr="00A93B1C" w:rsidRDefault="00ED2E4F" w:rsidP="007274A2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ACISO Consulting GmbH</w:t>
            </w:r>
          </w:p>
        </w:tc>
        <w:tc>
          <w:tcPr>
            <w:tcW w:w="4683" w:type="dxa"/>
            <w:gridSpan w:val="11"/>
            <w:vAlign w:val="bottom"/>
          </w:tcPr>
          <w:p w14:paraId="11E31BD8" w14:textId="1D25402C" w:rsidR="007274A2" w:rsidRPr="00A93B1C" w:rsidRDefault="00ED2E4F" w:rsidP="007274A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München</w:t>
            </w:r>
            <w:r w:rsidR="00FE2ED6">
              <w:rPr>
                <w:rFonts w:cs="Arial"/>
                <w:b/>
                <w:bCs/>
                <w:i w:val="0"/>
                <w:sz w:val="18"/>
                <w:szCs w:val="18"/>
              </w:rPr>
              <w:t>, Deutschland</w:t>
            </w:r>
          </w:p>
        </w:tc>
      </w:tr>
      <w:tr w:rsidR="007274A2" w:rsidRPr="00A93B1C" w14:paraId="48328CB9" w14:textId="77777777" w:rsidTr="00FE0496">
        <w:tc>
          <w:tcPr>
            <w:tcW w:w="6379" w:type="dxa"/>
            <w:gridSpan w:val="5"/>
          </w:tcPr>
          <w:p w14:paraId="74B74B41" w14:textId="7EAC1359" w:rsidR="007274A2" w:rsidRPr="00A93B1C" w:rsidRDefault="007274A2" w:rsidP="007274A2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US"/>
              </w:rPr>
            </w:pPr>
            <w:proofErr w:type="spellStart"/>
            <w:r w:rsidRPr="00A93B1C">
              <w:rPr>
                <w:rFonts w:cs="Arial"/>
                <w:sz w:val="18"/>
                <w:szCs w:val="18"/>
                <w:lang w:val="en-US"/>
              </w:rPr>
              <w:t>Praktikant</w:t>
            </w:r>
            <w:proofErr w:type="spellEnd"/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93B1C">
              <w:rPr>
                <w:rFonts w:cs="Arial"/>
                <w:sz w:val="18"/>
                <w:szCs w:val="18"/>
                <w:lang w:val="en-US"/>
              </w:rPr>
              <w:t>im</w:t>
            </w:r>
            <w:proofErr w:type="spellEnd"/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="00ED2E4F">
              <w:rPr>
                <w:rFonts w:cs="Arial"/>
                <w:sz w:val="18"/>
                <w:szCs w:val="18"/>
                <w:lang w:val="en-US"/>
              </w:rPr>
              <w:t>Marketing Consulting</w:t>
            </w:r>
          </w:p>
        </w:tc>
        <w:tc>
          <w:tcPr>
            <w:tcW w:w="3827" w:type="dxa"/>
            <w:gridSpan w:val="8"/>
          </w:tcPr>
          <w:p w14:paraId="2CB21DEB" w14:textId="5AE59D79" w:rsidR="007274A2" w:rsidRPr="00A93B1C" w:rsidRDefault="007274A2" w:rsidP="007274A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 w:rsidR="00ED2E4F">
              <w:rPr>
                <w:rFonts w:cs="Arial"/>
                <w:sz w:val="18"/>
                <w:szCs w:val="18"/>
                <w:lang w:val="en-US"/>
              </w:rPr>
              <w:t>1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/2019 – 0</w:t>
            </w:r>
            <w:r w:rsidR="00ED2E4F">
              <w:rPr>
                <w:rFonts w:cs="Arial"/>
                <w:sz w:val="18"/>
                <w:szCs w:val="18"/>
                <w:lang w:val="en-US"/>
              </w:rPr>
              <w:t>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/2019</w:t>
            </w:r>
          </w:p>
        </w:tc>
      </w:tr>
      <w:tr w:rsidR="007274A2" w:rsidRPr="00A93B1C" w14:paraId="7C4155D6" w14:textId="77777777" w:rsidTr="00FE0496">
        <w:tc>
          <w:tcPr>
            <w:tcW w:w="10206" w:type="dxa"/>
            <w:gridSpan w:val="13"/>
          </w:tcPr>
          <w:p w14:paraId="3658805E" w14:textId="09A313F3" w:rsidR="007274A2" w:rsidRPr="00A93B1C" w:rsidRDefault="00ED2E4F" w:rsidP="007274A2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Unterstützung bei der Konzeption und Umsetzung von Marketingkampagnen</w:t>
            </w:r>
          </w:p>
        </w:tc>
      </w:tr>
      <w:tr w:rsidR="007274A2" w:rsidRPr="00A93B1C" w14:paraId="414B4085" w14:textId="77777777" w:rsidTr="00FE0496">
        <w:trPr>
          <w:trHeight w:val="510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1A1B7CE9" w:rsidR="007274A2" w:rsidRPr="00A93B1C" w:rsidRDefault="007274A2" w:rsidP="007274A2">
            <w:pPr>
              <w:pStyle w:val="BERSCHRIFT"/>
              <w:rPr>
                <w:rFonts w:cs="Arial"/>
                <w:i/>
                <w:smallCaps w:val="0"/>
                <w:sz w:val="24"/>
                <w:szCs w:val="24"/>
              </w:rPr>
            </w:pPr>
            <w:r w:rsidRPr="00A93B1C">
              <w:rPr>
                <w:rFonts w:cs="Arial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7274A2" w:rsidRPr="00A93B1C" w14:paraId="74251178" w14:textId="77777777" w:rsidTr="00FE0496">
        <w:trPr>
          <w:trHeight w:val="283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4B35FC0C" w:rsidR="007274A2" w:rsidRPr="00A93B1C" w:rsidRDefault="00067639" w:rsidP="007274A2">
            <w:pPr>
              <w:pStyle w:val="Ort"/>
              <w:jc w:val="left"/>
              <w:rPr>
                <w:rFonts w:cs="Arial"/>
                <w:b/>
                <w:bCs/>
                <w:i w:val="0"/>
                <w:iCs/>
                <w:smallCaps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cs="Arial"/>
                <w:b/>
                <w:i w:val="0"/>
                <w:iCs/>
                <w:smallCaps w:val="0"/>
                <w:sz w:val="18"/>
                <w:szCs w:val="18"/>
                <w:lang w:val="en-US"/>
              </w:rPr>
              <w:t>Ö</w:t>
            </w:r>
            <w:r w:rsidR="00B95B67">
              <w:rPr>
                <w:rFonts w:cs="Arial"/>
                <w:b/>
                <w:i w:val="0"/>
                <w:iCs/>
                <w:smallCaps w:val="0"/>
                <w:sz w:val="18"/>
                <w:szCs w:val="18"/>
                <w:lang w:val="en-US"/>
              </w:rPr>
              <w:t>sterreichische</w:t>
            </w:r>
            <w:proofErr w:type="spellEnd"/>
            <w:r w:rsidR="00B95B67">
              <w:rPr>
                <w:rFonts w:cs="Arial"/>
                <w:b/>
                <w:i w:val="0"/>
                <w:iCs/>
                <w:smallCaps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B95B67">
              <w:rPr>
                <w:rFonts w:cs="Arial"/>
                <w:b/>
                <w:i w:val="0"/>
                <w:iCs/>
                <w:smallCaps w:val="0"/>
                <w:sz w:val="18"/>
                <w:szCs w:val="18"/>
                <w:lang w:val="en-US"/>
              </w:rPr>
              <w:t>Hochschülerschaft</w:t>
            </w:r>
            <w:proofErr w:type="spellEnd"/>
            <w:r>
              <w:rPr>
                <w:rFonts w:cs="Arial"/>
                <w:b/>
                <w:i w:val="0"/>
                <w:iCs/>
                <w:smallCaps w:val="0"/>
                <w:sz w:val="18"/>
                <w:szCs w:val="18"/>
                <w:lang w:val="en-US"/>
              </w:rPr>
              <w:t xml:space="preserve"> Universität Innsbruck</w:t>
            </w:r>
            <w:r w:rsidR="007274A2" w:rsidRPr="00A93B1C">
              <w:rPr>
                <w:rFonts w:cs="Arial"/>
                <w:b/>
                <w:i w:val="0"/>
                <w:iCs/>
                <w:smallCaps w:val="0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4683" w:type="dxa"/>
            <w:gridSpan w:val="11"/>
            <w:tcBorders>
              <w:top w:val="single" w:sz="4" w:space="0" w:color="auto"/>
            </w:tcBorders>
            <w:vAlign w:val="bottom"/>
          </w:tcPr>
          <w:p w14:paraId="58208F44" w14:textId="5A827F38" w:rsidR="007274A2" w:rsidRPr="00A93B1C" w:rsidRDefault="00B95B67" w:rsidP="007274A2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/>
                <w:smallCaps w:val="0"/>
                <w:sz w:val="18"/>
                <w:szCs w:val="18"/>
              </w:rPr>
              <w:t>Innsbruck, Österreich</w:t>
            </w:r>
          </w:p>
        </w:tc>
      </w:tr>
      <w:tr w:rsidR="007274A2" w:rsidRPr="00A93B1C" w14:paraId="4F59C612" w14:textId="77777777" w:rsidTr="00FE0496">
        <w:trPr>
          <w:trHeight w:val="193"/>
        </w:trPr>
        <w:tc>
          <w:tcPr>
            <w:tcW w:w="6804" w:type="dxa"/>
            <w:gridSpan w:val="7"/>
          </w:tcPr>
          <w:p w14:paraId="32F07601" w14:textId="524B4AA5" w:rsidR="007274A2" w:rsidRPr="00A93B1C" w:rsidRDefault="00067639" w:rsidP="007274A2">
            <w:pPr>
              <w:pStyle w:val="Beschreibung"/>
              <w:rPr>
                <w:rFonts w:cs="Arial"/>
                <w:i/>
                <w:iCs/>
                <w:sz w:val="18"/>
                <w:szCs w:val="18"/>
                <w:lang w:val="de-AT"/>
              </w:rPr>
            </w:pPr>
            <w:r>
              <w:rPr>
                <w:rFonts w:cs="Arial"/>
                <w:i/>
                <w:iCs/>
                <w:sz w:val="18"/>
                <w:szCs w:val="18"/>
                <w:lang w:val="de-AT"/>
              </w:rPr>
              <w:t>Sachbearbeiter für Organisation</w:t>
            </w:r>
          </w:p>
        </w:tc>
        <w:tc>
          <w:tcPr>
            <w:tcW w:w="3402" w:type="dxa"/>
            <w:gridSpan w:val="6"/>
          </w:tcPr>
          <w:p w14:paraId="45DD2178" w14:textId="0F51A24C" w:rsidR="007274A2" w:rsidRPr="00A93B1C" w:rsidRDefault="007274A2" w:rsidP="007274A2">
            <w:pPr>
              <w:pStyle w:val="Beschreibung"/>
              <w:jc w:val="right"/>
              <w:rPr>
                <w:rFonts w:cs="Arial"/>
                <w:i/>
                <w:iCs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i/>
                <w:iCs/>
                <w:sz w:val="18"/>
                <w:szCs w:val="18"/>
                <w:lang w:val="en-US"/>
              </w:rPr>
              <w:t>0</w:t>
            </w:r>
            <w:r w:rsidR="00B95B67">
              <w:rPr>
                <w:rFonts w:cs="Arial"/>
                <w:i/>
                <w:iCs/>
                <w:sz w:val="18"/>
                <w:szCs w:val="18"/>
                <w:lang w:val="en-US"/>
              </w:rPr>
              <w:t>7</w:t>
            </w:r>
            <w:r w:rsidRPr="00A93B1C">
              <w:rPr>
                <w:rFonts w:cs="Arial"/>
                <w:i/>
                <w:iCs/>
                <w:sz w:val="18"/>
                <w:szCs w:val="18"/>
                <w:lang w:val="en-US"/>
              </w:rPr>
              <w:t>/20</w:t>
            </w:r>
            <w:r w:rsidR="00B95B67">
              <w:rPr>
                <w:rFonts w:cs="Arial"/>
                <w:i/>
                <w:iCs/>
                <w:sz w:val="18"/>
                <w:szCs w:val="18"/>
                <w:lang w:val="en-US"/>
              </w:rPr>
              <w:t>25</w:t>
            </w:r>
            <w:r w:rsidRPr="00A93B1C">
              <w:rPr>
                <w:rFonts w:cs="Arial"/>
                <w:i/>
                <w:iCs/>
                <w:sz w:val="18"/>
                <w:szCs w:val="18"/>
                <w:lang w:val="en-US"/>
              </w:rPr>
              <w:t xml:space="preserve"> – </w:t>
            </w:r>
            <w:proofErr w:type="spellStart"/>
            <w:r w:rsidRPr="00A93B1C">
              <w:rPr>
                <w:rFonts w:cs="Arial"/>
                <w:i/>
                <w:iCs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7274A2" w:rsidRPr="00A93B1C" w14:paraId="02437711" w14:textId="77777777" w:rsidTr="00FE0496">
        <w:trPr>
          <w:trHeight w:val="193"/>
        </w:trPr>
        <w:tc>
          <w:tcPr>
            <w:tcW w:w="10206" w:type="dxa"/>
            <w:gridSpan w:val="13"/>
          </w:tcPr>
          <w:p w14:paraId="68CFAD97" w14:textId="2CD93E67" w:rsidR="007274A2" w:rsidRPr="00B95B67" w:rsidRDefault="00067639" w:rsidP="007274A2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18"/>
                <w:szCs w:val="18"/>
                <w:lang w:val="de-AT"/>
              </w:rPr>
            </w:pPr>
            <w:r w:rsidRPr="00B95B67">
              <w:rPr>
                <w:rFonts w:cs="Arial"/>
                <w:iCs/>
                <w:sz w:val="18"/>
                <w:szCs w:val="18"/>
                <w:lang w:val="de-AT"/>
              </w:rPr>
              <w:t>Koordination von Veranstal</w:t>
            </w:r>
            <w:r w:rsidR="00B95B67" w:rsidRPr="00B95B67">
              <w:rPr>
                <w:rFonts w:cs="Arial"/>
                <w:iCs/>
                <w:sz w:val="18"/>
                <w:szCs w:val="18"/>
                <w:lang w:val="de-AT"/>
              </w:rPr>
              <w:t xml:space="preserve">tungen der ÖH </w:t>
            </w:r>
            <w:r w:rsidR="00CC4367">
              <w:rPr>
                <w:rFonts w:cs="Arial"/>
                <w:iCs/>
                <w:sz w:val="18"/>
                <w:szCs w:val="18"/>
                <w:lang w:val="de-AT"/>
              </w:rPr>
              <w:t>Uni Innsbruck in Zusammenarbeit</w:t>
            </w:r>
            <w:r w:rsidR="001954B2">
              <w:rPr>
                <w:rFonts w:cs="Arial"/>
                <w:iCs/>
                <w:sz w:val="18"/>
                <w:szCs w:val="18"/>
                <w:lang w:val="de-AT"/>
              </w:rPr>
              <w:br/>
            </w:r>
            <w:r w:rsidR="00CC4367">
              <w:rPr>
                <w:rFonts w:cs="Arial"/>
                <w:iCs/>
                <w:sz w:val="18"/>
                <w:szCs w:val="18"/>
                <w:lang w:val="de-AT"/>
              </w:rPr>
              <w:t xml:space="preserve">mit den relevanten Vertretern der ÖH </w:t>
            </w:r>
            <w:r w:rsidR="00B95B67" w:rsidRPr="00B95B67">
              <w:rPr>
                <w:rFonts w:cs="Arial"/>
                <w:iCs/>
                <w:sz w:val="18"/>
                <w:szCs w:val="18"/>
                <w:lang w:val="de-AT"/>
              </w:rPr>
              <w:t>und Kommunikation mit Kooperationspartnern</w:t>
            </w:r>
          </w:p>
        </w:tc>
      </w:tr>
      <w:tr w:rsidR="007274A2" w:rsidRPr="00A93B1C" w14:paraId="3B26943D" w14:textId="77777777" w:rsidTr="00B95B67">
        <w:trPr>
          <w:trHeight w:val="283"/>
        </w:trPr>
        <w:tc>
          <w:tcPr>
            <w:tcW w:w="7088" w:type="dxa"/>
            <w:gridSpan w:val="9"/>
            <w:vAlign w:val="bottom"/>
          </w:tcPr>
          <w:p w14:paraId="11E538C2" w14:textId="73E6BF6D" w:rsidR="007274A2" w:rsidRPr="00A93B1C" w:rsidRDefault="00B95B67" w:rsidP="007274A2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Fakultätsvertretung der Sozial- und Wirtschaftswissenschaften</w:t>
            </w:r>
          </w:p>
        </w:tc>
        <w:tc>
          <w:tcPr>
            <w:tcW w:w="3118" w:type="dxa"/>
            <w:gridSpan w:val="4"/>
            <w:vAlign w:val="bottom"/>
          </w:tcPr>
          <w:p w14:paraId="21BF18C9" w14:textId="5EB1356B" w:rsidR="007274A2" w:rsidRPr="00A93B1C" w:rsidRDefault="00D62683" w:rsidP="007274A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Innsbruck, Österreich</w:t>
            </w:r>
          </w:p>
        </w:tc>
      </w:tr>
      <w:tr w:rsidR="007274A2" w:rsidRPr="00A93B1C" w14:paraId="04BFDD79" w14:textId="77777777" w:rsidTr="00FE0496">
        <w:trPr>
          <w:trHeight w:val="20"/>
        </w:trPr>
        <w:tc>
          <w:tcPr>
            <w:tcW w:w="8364" w:type="dxa"/>
            <w:gridSpan w:val="12"/>
          </w:tcPr>
          <w:p w14:paraId="380F9918" w14:textId="77777777" w:rsidR="007274A2" w:rsidRDefault="00B95B67" w:rsidP="007274A2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sz w:val="18"/>
                <w:szCs w:val="18"/>
                <w:lang w:val="de-AT"/>
              </w:rPr>
              <w:t>Vorsitzender der Studienvertretung Internationale Wirtschaftswissenschaften</w:t>
            </w:r>
            <w:r w:rsidR="00621F4D">
              <w:rPr>
                <w:rFonts w:cs="Arial"/>
                <w:sz w:val="18"/>
                <w:szCs w:val="18"/>
                <w:lang w:val="de-AT"/>
              </w:rPr>
              <w:t xml:space="preserve"> (IWW</w:t>
            </w:r>
            <w:r w:rsidR="00D62683">
              <w:rPr>
                <w:rFonts w:cs="Arial"/>
                <w:sz w:val="18"/>
                <w:szCs w:val="18"/>
                <w:lang w:val="de-AT"/>
              </w:rPr>
              <w:t>)</w:t>
            </w:r>
          </w:p>
          <w:p w14:paraId="5D908AF7" w14:textId="19FF5628" w:rsidR="001954B2" w:rsidRPr="001954B2" w:rsidRDefault="00D62683" w:rsidP="001954B2">
            <w:pPr>
              <w:pStyle w:val="Bullets"/>
              <w:numPr>
                <w:ilvl w:val="0"/>
                <w:numId w:val="29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Vertretung</w:t>
            </w:r>
            <w:r w:rsidRPr="00621F4D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der Interessen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von 1000 Studierenden </w:t>
            </w:r>
            <w:r w:rsidRPr="00621F4D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gegenüber der Universität in 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Curriculums-</w:t>
            </w:r>
            <w:r w:rsidRPr="00621F4D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, Fakultäts- und Institutionssitzungen</w:t>
            </w:r>
          </w:p>
        </w:tc>
        <w:tc>
          <w:tcPr>
            <w:tcW w:w="1842" w:type="dxa"/>
          </w:tcPr>
          <w:p w14:paraId="0D2FFB14" w14:textId="44013589" w:rsidR="007274A2" w:rsidRPr="00A93B1C" w:rsidRDefault="007274A2" w:rsidP="007274A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 w:rsidR="00D62683">
              <w:rPr>
                <w:rFonts w:cs="Arial"/>
                <w:sz w:val="18"/>
                <w:szCs w:val="18"/>
                <w:lang w:val="en-US"/>
              </w:rPr>
              <w:t>7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 w:rsidR="00D62683">
              <w:rPr>
                <w:rFonts w:cs="Arial"/>
                <w:sz w:val="18"/>
                <w:szCs w:val="18"/>
                <w:lang w:val="en-US"/>
              </w:rPr>
              <w:t>23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</w:t>
            </w:r>
            <w:proofErr w:type="spellStart"/>
            <w:r w:rsidR="00D62683">
              <w:rPr>
                <w:rFonts w:cs="Arial"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7274A2" w:rsidRPr="00A93B1C" w14:paraId="4028871F" w14:textId="77777777" w:rsidTr="00675AC4">
        <w:trPr>
          <w:trHeight w:val="283"/>
        </w:trPr>
        <w:tc>
          <w:tcPr>
            <w:tcW w:w="5954" w:type="dxa"/>
            <w:gridSpan w:val="4"/>
            <w:vAlign w:val="bottom"/>
          </w:tcPr>
          <w:p w14:paraId="3B81DA34" w14:textId="1678E739" w:rsidR="007274A2" w:rsidRPr="00D62683" w:rsidRDefault="00D62683" w:rsidP="007274A2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</w:pPr>
            <w:r w:rsidRPr="00D62683"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Formula Trinity – Trinity College Dubl</w:t>
            </w:r>
            <w: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in</w:t>
            </w:r>
          </w:p>
        </w:tc>
        <w:tc>
          <w:tcPr>
            <w:tcW w:w="4252" w:type="dxa"/>
            <w:gridSpan w:val="9"/>
            <w:vAlign w:val="bottom"/>
          </w:tcPr>
          <w:p w14:paraId="7F9CDF1E" w14:textId="104F5D94" w:rsidR="007274A2" w:rsidRPr="00A93B1C" w:rsidRDefault="00D62683" w:rsidP="007274A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Dublin, Irland</w:t>
            </w:r>
          </w:p>
        </w:tc>
      </w:tr>
      <w:tr w:rsidR="007274A2" w:rsidRPr="00A93B1C" w14:paraId="7B2F81B2" w14:textId="77777777" w:rsidTr="00FE0496">
        <w:trPr>
          <w:trHeight w:val="57"/>
        </w:trPr>
        <w:tc>
          <w:tcPr>
            <w:tcW w:w="7655" w:type="dxa"/>
            <w:gridSpan w:val="11"/>
          </w:tcPr>
          <w:p w14:paraId="4BEBF55A" w14:textId="77777777" w:rsidR="007274A2" w:rsidRDefault="00D62683" w:rsidP="007274A2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GB"/>
              </w:rPr>
            </w:pPr>
            <w:proofErr w:type="spellStart"/>
            <w:r w:rsidRPr="00D62683">
              <w:rPr>
                <w:rFonts w:cs="Arial"/>
                <w:sz w:val="18"/>
                <w:szCs w:val="18"/>
                <w:lang w:val="en-GB"/>
              </w:rPr>
              <w:t>Mitglied</w:t>
            </w:r>
            <w:proofErr w:type="spellEnd"/>
            <w:r w:rsidRPr="00D62683">
              <w:rPr>
                <w:rFonts w:cs="Arial"/>
                <w:sz w:val="18"/>
                <w:szCs w:val="18"/>
                <w:lang w:val="en-GB"/>
              </w:rPr>
              <w:t xml:space="preserve"> des Business Operations Department</w:t>
            </w:r>
            <w:r>
              <w:rPr>
                <w:rFonts w:cs="Arial"/>
                <w:sz w:val="18"/>
                <w:szCs w:val="18"/>
                <w:lang w:val="en-GB"/>
              </w:rPr>
              <w:t xml:space="preserve"> </w:t>
            </w:r>
          </w:p>
          <w:p w14:paraId="099DE2C5" w14:textId="3BC0145B" w:rsidR="00D62683" w:rsidRPr="00D62683" w:rsidRDefault="00D62683" w:rsidP="00D62683">
            <w:pPr>
              <w:pStyle w:val="Bullets"/>
              <w:numPr>
                <w:ilvl w:val="0"/>
                <w:numId w:val="30"/>
              </w:numPr>
              <w:rPr>
                <w:rFonts w:cs="Arial"/>
                <w:bCs/>
                <w:i w:val="0"/>
                <w:iCs w:val="0"/>
                <w:sz w:val="18"/>
                <w:szCs w:val="18"/>
              </w:rPr>
            </w:pPr>
            <w:r w:rsidRPr="00D62683">
              <w:rPr>
                <w:rFonts w:cs="Arial"/>
                <w:bCs/>
                <w:i w:val="0"/>
                <w:iCs w:val="0"/>
                <w:sz w:val="18"/>
                <w:szCs w:val="18"/>
              </w:rPr>
              <w:t>Entwicklung von Geschäftsplänen für Formula Student Events in Großbritannien,</w:t>
            </w:r>
            <w:r>
              <w:rPr>
                <w:rFonts w:cs="Arial"/>
                <w:bCs/>
                <w:i w:val="0"/>
                <w:iCs w:val="0"/>
                <w:sz w:val="18"/>
                <w:szCs w:val="18"/>
              </w:rPr>
              <w:t xml:space="preserve"> </w:t>
            </w:r>
            <w:r w:rsidRPr="00D62683">
              <w:rPr>
                <w:rFonts w:cs="Arial"/>
                <w:bCs/>
                <w:i w:val="0"/>
                <w:iCs w:val="0"/>
                <w:sz w:val="18"/>
                <w:szCs w:val="18"/>
              </w:rPr>
              <w:t>einschließlich Marktpositionierung</w:t>
            </w:r>
          </w:p>
        </w:tc>
        <w:tc>
          <w:tcPr>
            <w:tcW w:w="2551" w:type="dxa"/>
            <w:gridSpan w:val="2"/>
          </w:tcPr>
          <w:p w14:paraId="091163D4" w14:textId="77B5D9D9" w:rsidR="007274A2" w:rsidRPr="00A93B1C" w:rsidRDefault="007274A2" w:rsidP="007274A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09/20</w:t>
            </w:r>
            <w:r w:rsidR="00D62683">
              <w:rPr>
                <w:rFonts w:cs="Arial"/>
                <w:sz w:val="18"/>
                <w:szCs w:val="18"/>
                <w:lang w:val="en-US"/>
              </w:rPr>
              <w:t>24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 w:rsidR="00D62683">
              <w:rPr>
                <w:rFonts w:cs="Arial"/>
                <w:sz w:val="18"/>
                <w:szCs w:val="18"/>
                <w:lang w:val="en-US"/>
              </w:rPr>
              <w:t>6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 w:rsidR="00D62683">
              <w:rPr>
                <w:rFonts w:cs="Arial"/>
                <w:sz w:val="18"/>
                <w:szCs w:val="18"/>
                <w:lang w:val="en-US"/>
              </w:rPr>
              <w:t>2</w:t>
            </w:r>
            <w:r w:rsidR="00FE2ED6">
              <w:rPr>
                <w:rFonts w:cs="Arial"/>
                <w:sz w:val="18"/>
                <w:szCs w:val="18"/>
                <w:lang w:val="en-US"/>
              </w:rPr>
              <w:t>5</w:t>
            </w:r>
          </w:p>
        </w:tc>
      </w:tr>
      <w:tr w:rsidR="007274A2" w:rsidRPr="00A93B1C" w14:paraId="4AF19DD1" w14:textId="77777777" w:rsidTr="00675AC4">
        <w:trPr>
          <w:trHeight w:val="283"/>
        </w:trPr>
        <w:tc>
          <w:tcPr>
            <w:tcW w:w="5954" w:type="dxa"/>
            <w:gridSpan w:val="4"/>
            <w:vAlign w:val="bottom"/>
          </w:tcPr>
          <w:p w14:paraId="7756FD9A" w14:textId="7DCE6B98" w:rsidR="007274A2" w:rsidRPr="00D62683" w:rsidRDefault="00D62683" w:rsidP="007274A2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GB"/>
              </w:rPr>
            </w:pPr>
            <w:r w:rsidRPr="00D62683"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Campus Tirol Motorsport – Universität I</w:t>
            </w:r>
            <w: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nnsbruck</w:t>
            </w:r>
          </w:p>
        </w:tc>
        <w:tc>
          <w:tcPr>
            <w:tcW w:w="4252" w:type="dxa"/>
            <w:gridSpan w:val="9"/>
            <w:vAlign w:val="bottom"/>
          </w:tcPr>
          <w:p w14:paraId="30626CB8" w14:textId="524807A6" w:rsidR="007274A2" w:rsidRPr="00A93B1C" w:rsidRDefault="00FE2ED6" w:rsidP="007274A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Innsbruck, Österreich</w:t>
            </w:r>
          </w:p>
        </w:tc>
      </w:tr>
      <w:tr w:rsidR="007274A2" w:rsidRPr="00A93B1C" w14:paraId="56372BDE" w14:textId="77777777" w:rsidTr="00FE0496">
        <w:trPr>
          <w:trHeight w:val="193"/>
        </w:trPr>
        <w:tc>
          <w:tcPr>
            <w:tcW w:w="7371" w:type="dxa"/>
            <w:gridSpan w:val="10"/>
          </w:tcPr>
          <w:p w14:paraId="20792E18" w14:textId="77777777" w:rsidR="007274A2" w:rsidRDefault="00D62683" w:rsidP="007274A2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sz w:val="18"/>
                <w:szCs w:val="18"/>
                <w:lang w:val="de-AT"/>
              </w:rPr>
              <w:t xml:space="preserve">Mitglied des Finance Departments </w:t>
            </w:r>
          </w:p>
          <w:p w14:paraId="3C87D247" w14:textId="07DA9E9E" w:rsidR="00D62683" w:rsidRPr="001954B2" w:rsidRDefault="00D62683" w:rsidP="00D62683">
            <w:pPr>
              <w:pStyle w:val="Bullets"/>
              <w:numPr>
                <w:ilvl w:val="0"/>
                <w:numId w:val="30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1954B2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Erstellen von Pitch-Decks und anschließende Präsentation vor Juroren, wodurch wir drei Jahre in Folge unter den Top 10 von 60 Teams </w:t>
            </w:r>
            <w:r w:rsidR="00FE2ED6" w:rsidRPr="001954B2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bei FS-Events landeten</w:t>
            </w:r>
          </w:p>
        </w:tc>
        <w:tc>
          <w:tcPr>
            <w:tcW w:w="2835" w:type="dxa"/>
            <w:gridSpan w:val="3"/>
          </w:tcPr>
          <w:p w14:paraId="288A2195" w14:textId="4CBEC812" w:rsidR="007274A2" w:rsidRPr="00A93B1C" w:rsidRDefault="007274A2" w:rsidP="007274A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 w:rsidR="00FE2ED6">
              <w:rPr>
                <w:rFonts w:cs="Arial"/>
                <w:sz w:val="18"/>
                <w:szCs w:val="18"/>
                <w:lang w:val="en-US"/>
              </w:rPr>
              <w:t>3/2022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 w:rsidR="00FE2ED6">
              <w:rPr>
                <w:rFonts w:cs="Arial"/>
                <w:sz w:val="18"/>
                <w:szCs w:val="18"/>
                <w:lang w:val="en-US"/>
              </w:rPr>
              <w:t>6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 w:rsidR="00FE2ED6">
              <w:rPr>
                <w:rFonts w:cs="Arial"/>
                <w:sz w:val="18"/>
                <w:szCs w:val="18"/>
                <w:lang w:val="en-US"/>
              </w:rPr>
              <w:t>24</w:t>
            </w:r>
          </w:p>
        </w:tc>
      </w:tr>
      <w:tr w:rsidR="001954B2" w:rsidRPr="00A93B1C" w14:paraId="53D4D85D" w14:textId="77777777" w:rsidTr="006D6B44">
        <w:trPr>
          <w:trHeight w:val="283"/>
        </w:trPr>
        <w:tc>
          <w:tcPr>
            <w:tcW w:w="7371" w:type="dxa"/>
            <w:gridSpan w:val="10"/>
            <w:vAlign w:val="bottom"/>
          </w:tcPr>
          <w:p w14:paraId="7B4F7A57" w14:textId="7337B1A2" w:rsidR="001954B2" w:rsidRPr="001954B2" w:rsidRDefault="001954B2" w:rsidP="001954B2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GB"/>
              </w:rPr>
            </w:pPr>
            <w:r w:rsidRPr="00D62683"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C</w:t>
            </w:r>
            <w: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hapel Street Primary School</w:t>
            </w:r>
          </w:p>
        </w:tc>
        <w:tc>
          <w:tcPr>
            <w:tcW w:w="2835" w:type="dxa"/>
            <w:gridSpan w:val="3"/>
            <w:vAlign w:val="bottom"/>
          </w:tcPr>
          <w:p w14:paraId="33155118" w14:textId="712538DA" w:rsidR="001954B2" w:rsidRPr="00A93B1C" w:rsidRDefault="001954B2" w:rsidP="001954B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Kapstadt, Südafrika</w:t>
            </w:r>
          </w:p>
        </w:tc>
      </w:tr>
      <w:tr w:rsidR="001954B2" w:rsidRPr="00A93B1C" w14:paraId="023C3DEE" w14:textId="77777777" w:rsidTr="00FE0496">
        <w:trPr>
          <w:trHeight w:val="193"/>
        </w:trPr>
        <w:tc>
          <w:tcPr>
            <w:tcW w:w="7371" w:type="dxa"/>
            <w:gridSpan w:val="10"/>
          </w:tcPr>
          <w:p w14:paraId="667FD26B" w14:textId="35BD0C99" w:rsidR="001954B2" w:rsidRDefault="001954B2" w:rsidP="001954B2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sz w:val="18"/>
                <w:szCs w:val="18"/>
                <w:lang w:val="de-AT"/>
              </w:rPr>
              <w:t>Freiwilligenarbeit</w:t>
            </w:r>
          </w:p>
          <w:p w14:paraId="277D4F0A" w14:textId="7398FD7E" w:rsidR="001954B2" w:rsidRPr="001954B2" w:rsidRDefault="001954B2" w:rsidP="001954B2">
            <w:pPr>
              <w:pStyle w:val="Bullets"/>
              <w:numPr>
                <w:ilvl w:val="0"/>
                <w:numId w:val="30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1954B2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Unterstützung des Lehrpersonals als Mathelehrer für alle Jahrgänge an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einer</w:t>
            </w:r>
            <w:r w:rsidRPr="001954B2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öffentlichen Schule in Südafrika</w:t>
            </w:r>
          </w:p>
        </w:tc>
        <w:tc>
          <w:tcPr>
            <w:tcW w:w="2835" w:type="dxa"/>
            <w:gridSpan w:val="3"/>
          </w:tcPr>
          <w:p w14:paraId="0D4DF1A7" w14:textId="726DDDE9" w:rsidR="001954B2" w:rsidRPr="00A93B1C" w:rsidRDefault="001954B2" w:rsidP="001954B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8/2023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9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23</w:t>
            </w:r>
          </w:p>
        </w:tc>
      </w:tr>
      <w:tr w:rsidR="007274A2" w:rsidRPr="00A93B1C" w14:paraId="482569A2" w14:textId="77777777" w:rsidTr="00FE0496">
        <w:trPr>
          <w:trHeight w:val="510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2B27A1F2" w:rsidR="007274A2" w:rsidRPr="00A93B1C" w:rsidRDefault="007274A2" w:rsidP="007274A2">
            <w:pPr>
              <w:rPr>
                <w:rFonts w:ascii="Georgia" w:hAnsi="Georgia" w:cs="Arial"/>
                <w:b/>
                <w:sz w:val="24"/>
                <w:szCs w:val="24"/>
              </w:rPr>
            </w:pPr>
            <w:r w:rsidRPr="00A93B1C">
              <w:rPr>
                <w:rFonts w:ascii="Georgia" w:hAnsi="Georgia" w:cs="Arial"/>
                <w:b/>
                <w:sz w:val="24"/>
                <w:szCs w:val="24"/>
              </w:rPr>
              <w:t>FÄHIGKEITEN &amp; INTERESSEN</w:t>
            </w:r>
          </w:p>
        </w:tc>
      </w:tr>
      <w:tr w:rsidR="007274A2" w:rsidRPr="00A93B1C" w14:paraId="2B257790" w14:textId="77777777" w:rsidTr="00675AC4">
        <w:trPr>
          <w:trHeight w:val="283"/>
        </w:trPr>
        <w:tc>
          <w:tcPr>
            <w:tcW w:w="10206" w:type="dxa"/>
            <w:gridSpan w:val="13"/>
            <w:tcBorders>
              <w:top w:val="single" w:sz="4" w:space="0" w:color="auto"/>
            </w:tcBorders>
            <w:vAlign w:val="bottom"/>
          </w:tcPr>
          <w:p w14:paraId="061D3FCE" w14:textId="34106BDB" w:rsidR="007274A2" w:rsidRPr="00A93B1C" w:rsidRDefault="007274A2" w:rsidP="007274A2">
            <w:p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A93B1C">
              <w:rPr>
                <w:rFonts w:ascii="Georgia" w:hAnsi="Georgia" w:cs="Arial"/>
                <w:b/>
                <w:bCs/>
                <w:sz w:val="18"/>
                <w:szCs w:val="18"/>
              </w:rPr>
              <w:t>Sprachen: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 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Deutsch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(Muttersprache)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, Englisch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(Verhandlungssicher)</w:t>
            </w:r>
          </w:p>
        </w:tc>
      </w:tr>
      <w:tr w:rsidR="007274A2" w:rsidRPr="00026266" w14:paraId="45706C3F" w14:textId="77777777" w:rsidTr="00462D7A">
        <w:trPr>
          <w:trHeight w:val="283"/>
        </w:trPr>
        <w:tc>
          <w:tcPr>
            <w:tcW w:w="10206" w:type="dxa"/>
            <w:gridSpan w:val="13"/>
            <w:vAlign w:val="bottom"/>
          </w:tcPr>
          <w:p w14:paraId="60CA2168" w14:textId="771DF9B1" w:rsidR="007274A2" w:rsidRPr="00A93B1C" w:rsidRDefault="007274A2" w:rsidP="007274A2">
            <w:pP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</w:pPr>
            <w:proofErr w:type="spellStart"/>
            <w:r w:rsidRPr="00A93B1C"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Technisch</w:t>
            </w:r>
            <w:proofErr w:type="spellEnd"/>
            <w:r w:rsidRPr="00A93B1C"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:</w:t>
            </w:r>
            <w:r w:rsidRPr="00A93B1C">
              <w:rPr>
                <w:rFonts w:ascii="Georgia" w:hAnsi="Georgia" w:cs="Arial"/>
                <w:sz w:val="18"/>
                <w:szCs w:val="18"/>
                <w:lang w:val="en-US"/>
              </w:rPr>
              <w:t xml:space="preserve"> 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="00FE2ED6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Word, Excel, PowerPoint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, </w:t>
            </w:r>
            <w:r w:rsidR="00FE2ED6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>R Studio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="00FE2ED6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Datenvisualisierung</w:t>
            </w:r>
            <w:proofErr w:type="spellEnd"/>
            <w:r w:rsidR="00FE2ED6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 xml:space="preserve"> und -</w:t>
            </w:r>
            <w:proofErr w:type="spellStart"/>
            <w:r w:rsidR="00FE2ED6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Analyse</w:t>
            </w:r>
            <w:proofErr w:type="spellEnd"/>
            <w:r w:rsidR="00FE2ED6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7274A2" w:rsidRPr="00FE2ED6" w14:paraId="70CB01B0" w14:textId="77777777" w:rsidTr="00991F52">
        <w:trPr>
          <w:trHeight w:val="283"/>
        </w:trPr>
        <w:tc>
          <w:tcPr>
            <w:tcW w:w="10206" w:type="dxa"/>
            <w:gridSpan w:val="13"/>
            <w:vAlign w:val="bottom"/>
          </w:tcPr>
          <w:p w14:paraId="598C2742" w14:textId="4E474804" w:rsidR="007274A2" w:rsidRPr="00FE2ED6" w:rsidRDefault="007274A2" w:rsidP="007274A2">
            <w:pPr>
              <w:rPr>
                <w:rFonts w:ascii="Georgia" w:hAnsi="Georgia" w:cs="Arial"/>
                <w:color w:val="000000"/>
                <w:sz w:val="18"/>
                <w:szCs w:val="18"/>
              </w:rPr>
            </w:pPr>
            <w:r w:rsidRPr="00FE2ED6">
              <w:rPr>
                <w:rFonts w:ascii="Georgia" w:hAnsi="Georgia" w:cs="Arial"/>
                <w:b/>
                <w:bCs/>
                <w:sz w:val="18"/>
                <w:szCs w:val="18"/>
              </w:rPr>
              <w:t>Interessen:</w:t>
            </w:r>
            <w:r w:rsidRPr="00FE2ED6">
              <w:rPr>
                <w:rFonts w:ascii="Georgia" w:hAnsi="Georgia" w:cs="Arial"/>
                <w:sz w:val="18"/>
                <w:szCs w:val="18"/>
              </w:rPr>
              <w:t xml:space="preserve"> </w:t>
            </w:r>
            <w:r w:rsidR="00FE2ED6" w:rsidRPr="00FE2ED6">
              <w:rPr>
                <w:rFonts w:ascii="Georgia" w:hAnsi="Georgia" w:cs="Arial"/>
                <w:color w:val="000000"/>
                <w:sz w:val="18"/>
                <w:szCs w:val="18"/>
              </w:rPr>
              <w:t>Squash (Trinity Shield 2025 Sieger), Padel, Golf und Sim-Racing (Podien/Rennsiege in di</w:t>
            </w:r>
            <w:r w:rsidR="00FE2ED6">
              <w:rPr>
                <w:rFonts w:ascii="Georgia" w:hAnsi="Georgia" w:cs="Arial"/>
                <w:color w:val="000000"/>
                <w:sz w:val="18"/>
                <w:szCs w:val="18"/>
              </w:rPr>
              <w:t>versen Online-Ligen)</w:t>
            </w:r>
          </w:p>
        </w:tc>
      </w:tr>
      <w:tr w:rsidR="007274A2" w:rsidRPr="00A93B1C" w14:paraId="071AB173" w14:textId="77777777" w:rsidTr="00FE0496">
        <w:trPr>
          <w:trHeight w:val="1279"/>
        </w:trPr>
        <w:tc>
          <w:tcPr>
            <w:tcW w:w="10206" w:type="dxa"/>
            <w:gridSpan w:val="13"/>
            <w:vAlign w:val="bottom"/>
          </w:tcPr>
          <w:p w14:paraId="6478BDEA" w14:textId="66AD8BAF" w:rsidR="007274A2" w:rsidRPr="00A93B1C" w:rsidRDefault="00FE2ED6" w:rsidP="007274A2">
            <w:pP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</w:pPr>
            <w:r>
              <w:rPr>
                <w:rFonts w:ascii="Georgia" w:hAnsi="Georgia" w:cs="Arial"/>
                <w:sz w:val="18"/>
                <w:szCs w:val="18"/>
              </w:rPr>
              <w:t>Innsbruck</w:t>
            </w:r>
            <w:r w:rsidR="007274A2" w:rsidRPr="00A93B1C">
              <w:rPr>
                <w:rFonts w:ascii="Georgia" w:hAnsi="Georgia" w:cs="Arial"/>
                <w:sz w:val="18"/>
                <w:szCs w:val="18"/>
              </w:rPr>
              <w:t xml:space="preserve">, </w:t>
            </w:r>
            <w:r>
              <w:rPr>
                <w:rFonts w:ascii="Georgia" w:hAnsi="Georgia" w:cs="Arial"/>
                <w:sz w:val="18"/>
                <w:szCs w:val="18"/>
              </w:rPr>
              <w:t>1</w:t>
            </w:r>
            <w:r w:rsidR="001954B2">
              <w:rPr>
                <w:rFonts w:ascii="Georgia" w:hAnsi="Georgia" w:cs="Arial"/>
                <w:sz w:val="18"/>
                <w:szCs w:val="18"/>
              </w:rPr>
              <w:t>5</w:t>
            </w:r>
            <w:r w:rsidR="007274A2" w:rsidRPr="00A93B1C">
              <w:rPr>
                <w:rFonts w:ascii="Georgia" w:hAnsi="Georgia" w:cs="Arial"/>
                <w:sz w:val="18"/>
                <w:szCs w:val="18"/>
              </w:rPr>
              <w:t>.</w:t>
            </w:r>
            <w:r>
              <w:rPr>
                <w:rFonts w:ascii="Georgia" w:hAnsi="Georgia" w:cs="Arial"/>
                <w:sz w:val="18"/>
                <w:szCs w:val="18"/>
              </w:rPr>
              <w:t>0</w:t>
            </w:r>
            <w:r w:rsidR="001954B2">
              <w:rPr>
                <w:rFonts w:ascii="Georgia" w:hAnsi="Georgia" w:cs="Arial"/>
                <w:sz w:val="18"/>
                <w:szCs w:val="18"/>
              </w:rPr>
              <w:t>3</w:t>
            </w:r>
            <w:r w:rsidR="007274A2" w:rsidRPr="00A93B1C">
              <w:rPr>
                <w:rFonts w:ascii="Georgia" w:hAnsi="Georgia" w:cs="Arial"/>
                <w:sz w:val="18"/>
                <w:szCs w:val="18"/>
              </w:rPr>
              <w:t>.20</w:t>
            </w:r>
            <w:r>
              <w:rPr>
                <w:rFonts w:ascii="Georgia" w:hAnsi="Georgia" w:cs="Arial"/>
                <w:sz w:val="18"/>
                <w:szCs w:val="18"/>
              </w:rPr>
              <w:t>26</w:t>
            </w:r>
          </w:p>
        </w:tc>
      </w:tr>
    </w:tbl>
    <w:p w14:paraId="0747D2BF" w14:textId="69F47280" w:rsidR="00723643" w:rsidRPr="00A93B1C" w:rsidRDefault="00723643">
      <w:pPr>
        <w:rPr>
          <w:rFonts w:ascii="Georgia" w:hAnsi="Georgia" w:cs="Arial"/>
          <w:sz w:val="18"/>
        </w:rPr>
      </w:pPr>
    </w:p>
    <w:sectPr w:rsidR="00723643" w:rsidRPr="00A93B1C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377DF" w14:textId="77777777" w:rsidR="00182830" w:rsidRDefault="00182830" w:rsidP="00BE053D">
      <w:pPr>
        <w:spacing w:after="0" w:line="240" w:lineRule="auto"/>
      </w:pPr>
      <w:r>
        <w:separator/>
      </w:r>
    </w:p>
  </w:endnote>
  <w:endnote w:type="continuationSeparator" w:id="0">
    <w:p w14:paraId="115E62C6" w14:textId="77777777" w:rsidR="00182830" w:rsidRDefault="0018283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3548F" w14:textId="77777777" w:rsidR="00182830" w:rsidRDefault="00182830" w:rsidP="00BE053D">
      <w:pPr>
        <w:spacing w:after="0" w:line="240" w:lineRule="auto"/>
      </w:pPr>
      <w:r>
        <w:separator/>
      </w:r>
    </w:p>
  </w:footnote>
  <w:footnote w:type="continuationSeparator" w:id="0">
    <w:p w14:paraId="7C823119" w14:textId="77777777" w:rsidR="00182830" w:rsidRDefault="0018283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9422E8"/>
    <w:multiLevelType w:val="hybridMultilevel"/>
    <w:tmpl w:val="CDC209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EE2923"/>
    <w:multiLevelType w:val="hybridMultilevel"/>
    <w:tmpl w:val="B06800D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AB2A0D4E"/>
    <w:lvl w:ilvl="0" w:tplc="DFC4DE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B5FE69D8"/>
    <w:lvl w:ilvl="0" w:tplc="DDB643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AFC804F8"/>
    <w:lvl w:ilvl="0" w:tplc="E96C9BE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BD08D5"/>
    <w:multiLevelType w:val="hybridMultilevel"/>
    <w:tmpl w:val="53A66F4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A9B4F852"/>
    <w:lvl w:ilvl="0" w:tplc="06D0AA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7671998"/>
    <w:multiLevelType w:val="hybridMultilevel"/>
    <w:tmpl w:val="AEEADE5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23BCA"/>
    <w:multiLevelType w:val="hybridMultilevel"/>
    <w:tmpl w:val="3CC00864"/>
    <w:lvl w:ilvl="0" w:tplc="2C7CF7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5"/>
  </w:num>
  <w:num w:numId="2" w16cid:durableId="1517961058">
    <w:abstractNumId w:val="19"/>
  </w:num>
  <w:num w:numId="3" w16cid:durableId="1252082647">
    <w:abstractNumId w:val="22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4"/>
  </w:num>
  <w:num w:numId="8" w16cid:durableId="1949311987">
    <w:abstractNumId w:val="26"/>
  </w:num>
  <w:num w:numId="9" w16cid:durableId="1961916187">
    <w:abstractNumId w:val="13"/>
  </w:num>
  <w:num w:numId="10" w16cid:durableId="1947156070">
    <w:abstractNumId w:val="28"/>
  </w:num>
  <w:num w:numId="11" w16cid:durableId="1715693601">
    <w:abstractNumId w:val="5"/>
  </w:num>
  <w:num w:numId="12" w16cid:durableId="1688167074">
    <w:abstractNumId w:val="7"/>
  </w:num>
  <w:num w:numId="13" w16cid:durableId="2040233879">
    <w:abstractNumId w:val="9"/>
  </w:num>
  <w:num w:numId="14" w16cid:durableId="1178347352">
    <w:abstractNumId w:val="10"/>
  </w:num>
  <w:num w:numId="15" w16cid:durableId="1771580397">
    <w:abstractNumId w:val="25"/>
  </w:num>
  <w:num w:numId="16" w16cid:durableId="1721974678">
    <w:abstractNumId w:val="4"/>
  </w:num>
  <w:num w:numId="17" w16cid:durableId="2003701761">
    <w:abstractNumId w:val="18"/>
  </w:num>
  <w:num w:numId="18" w16cid:durableId="1247112201">
    <w:abstractNumId w:val="3"/>
  </w:num>
  <w:num w:numId="19" w16cid:durableId="142089335">
    <w:abstractNumId w:val="21"/>
  </w:num>
  <w:num w:numId="20" w16cid:durableId="702943334">
    <w:abstractNumId w:val="11"/>
  </w:num>
  <w:num w:numId="21" w16cid:durableId="1697075762">
    <w:abstractNumId w:val="12"/>
  </w:num>
  <w:num w:numId="22" w16cid:durableId="424351624">
    <w:abstractNumId w:val="17"/>
  </w:num>
  <w:num w:numId="23" w16cid:durableId="1984038324">
    <w:abstractNumId w:val="8"/>
  </w:num>
  <w:num w:numId="24" w16cid:durableId="2056856694">
    <w:abstractNumId w:val="24"/>
  </w:num>
  <w:num w:numId="25" w16cid:durableId="548689742">
    <w:abstractNumId w:val="29"/>
  </w:num>
  <w:num w:numId="26" w16cid:durableId="1499494221">
    <w:abstractNumId w:val="20"/>
  </w:num>
  <w:num w:numId="27" w16cid:durableId="624386309">
    <w:abstractNumId w:val="22"/>
  </w:num>
  <w:num w:numId="28" w16cid:durableId="1646349354">
    <w:abstractNumId w:val="16"/>
  </w:num>
  <w:num w:numId="29" w16cid:durableId="118110681">
    <w:abstractNumId w:val="27"/>
  </w:num>
  <w:num w:numId="30" w16cid:durableId="432938931">
    <w:abstractNumId w:val="23"/>
  </w:num>
  <w:num w:numId="31" w16cid:durableId="1806461877">
    <w:abstractNumId w:val="22"/>
  </w:num>
  <w:num w:numId="32" w16cid:durableId="183213375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6266"/>
    <w:rsid w:val="00061D33"/>
    <w:rsid w:val="00064643"/>
    <w:rsid w:val="00067639"/>
    <w:rsid w:val="00075289"/>
    <w:rsid w:val="00087747"/>
    <w:rsid w:val="000A1FDA"/>
    <w:rsid w:val="000B63E2"/>
    <w:rsid w:val="000B6548"/>
    <w:rsid w:val="000D671A"/>
    <w:rsid w:val="00103EC5"/>
    <w:rsid w:val="00116C6E"/>
    <w:rsid w:val="00125CA6"/>
    <w:rsid w:val="00133817"/>
    <w:rsid w:val="00156FC9"/>
    <w:rsid w:val="00162A5A"/>
    <w:rsid w:val="001647AB"/>
    <w:rsid w:val="00172867"/>
    <w:rsid w:val="00175B6D"/>
    <w:rsid w:val="00182830"/>
    <w:rsid w:val="001901ED"/>
    <w:rsid w:val="0019483A"/>
    <w:rsid w:val="001954B2"/>
    <w:rsid w:val="001A46BF"/>
    <w:rsid w:val="001A481B"/>
    <w:rsid w:val="001B0186"/>
    <w:rsid w:val="001B3F48"/>
    <w:rsid w:val="001B62CA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6033"/>
    <w:rsid w:val="002C6972"/>
    <w:rsid w:val="002D2B32"/>
    <w:rsid w:val="002D4516"/>
    <w:rsid w:val="002F01DE"/>
    <w:rsid w:val="002F46AD"/>
    <w:rsid w:val="003101F0"/>
    <w:rsid w:val="00314B7A"/>
    <w:rsid w:val="003172F9"/>
    <w:rsid w:val="00324BC5"/>
    <w:rsid w:val="00340BAB"/>
    <w:rsid w:val="003418E0"/>
    <w:rsid w:val="00347F8D"/>
    <w:rsid w:val="00372F7B"/>
    <w:rsid w:val="003733E5"/>
    <w:rsid w:val="00390EA6"/>
    <w:rsid w:val="003B62BB"/>
    <w:rsid w:val="003D5D91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D5A72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2E95"/>
    <w:rsid w:val="005E57F6"/>
    <w:rsid w:val="006058D8"/>
    <w:rsid w:val="00610200"/>
    <w:rsid w:val="00621F4D"/>
    <w:rsid w:val="00623699"/>
    <w:rsid w:val="00632D5A"/>
    <w:rsid w:val="00635515"/>
    <w:rsid w:val="006546FD"/>
    <w:rsid w:val="00665BF3"/>
    <w:rsid w:val="006732D6"/>
    <w:rsid w:val="00675AC4"/>
    <w:rsid w:val="00693E09"/>
    <w:rsid w:val="006A2DE9"/>
    <w:rsid w:val="006A7230"/>
    <w:rsid w:val="006B4E32"/>
    <w:rsid w:val="006B72C7"/>
    <w:rsid w:val="006B7F78"/>
    <w:rsid w:val="006C2252"/>
    <w:rsid w:val="006D6B44"/>
    <w:rsid w:val="006D7F7F"/>
    <w:rsid w:val="006E2C9C"/>
    <w:rsid w:val="006E40EF"/>
    <w:rsid w:val="006E7904"/>
    <w:rsid w:val="006F0039"/>
    <w:rsid w:val="00711CEF"/>
    <w:rsid w:val="00711F2B"/>
    <w:rsid w:val="00720320"/>
    <w:rsid w:val="00723643"/>
    <w:rsid w:val="00725D3C"/>
    <w:rsid w:val="007274A2"/>
    <w:rsid w:val="00733DA1"/>
    <w:rsid w:val="00737822"/>
    <w:rsid w:val="0074111D"/>
    <w:rsid w:val="00753D4A"/>
    <w:rsid w:val="00756912"/>
    <w:rsid w:val="00761609"/>
    <w:rsid w:val="00763DCE"/>
    <w:rsid w:val="007739AE"/>
    <w:rsid w:val="00776C46"/>
    <w:rsid w:val="007808BC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1293B"/>
    <w:rsid w:val="0082257D"/>
    <w:rsid w:val="00853438"/>
    <w:rsid w:val="00862B8B"/>
    <w:rsid w:val="00866846"/>
    <w:rsid w:val="00875DA9"/>
    <w:rsid w:val="00882884"/>
    <w:rsid w:val="00895E38"/>
    <w:rsid w:val="008A782B"/>
    <w:rsid w:val="008B0FC0"/>
    <w:rsid w:val="008C429A"/>
    <w:rsid w:val="008D68DA"/>
    <w:rsid w:val="008D6F02"/>
    <w:rsid w:val="008E1F3D"/>
    <w:rsid w:val="009053D7"/>
    <w:rsid w:val="0091331D"/>
    <w:rsid w:val="0093223C"/>
    <w:rsid w:val="00941A87"/>
    <w:rsid w:val="009501C2"/>
    <w:rsid w:val="00952CC9"/>
    <w:rsid w:val="009668B9"/>
    <w:rsid w:val="00967589"/>
    <w:rsid w:val="00976577"/>
    <w:rsid w:val="00996356"/>
    <w:rsid w:val="00997D9A"/>
    <w:rsid w:val="009C1CCC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74225"/>
    <w:rsid w:val="00A81608"/>
    <w:rsid w:val="00A83D28"/>
    <w:rsid w:val="00A936D5"/>
    <w:rsid w:val="00A93B1C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5B67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4367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2340"/>
    <w:rsid w:val="00D331F4"/>
    <w:rsid w:val="00D470E4"/>
    <w:rsid w:val="00D52142"/>
    <w:rsid w:val="00D5280E"/>
    <w:rsid w:val="00D61F14"/>
    <w:rsid w:val="00D62683"/>
    <w:rsid w:val="00D80D6B"/>
    <w:rsid w:val="00D85D41"/>
    <w:rsid w:val="00D90950"/>
    <w:rsid w:val="00DA69DF"/>
    <w:rsid w:val="00DB33F8"/>
    <w:rsid w:val="00DD38E2"/>
    <w:rsid w:val="00DF08DA"/>
    <w:rsid w:val="00E00140"/>
    <w:rsid w:val="00E13110"/>
    <w:rsid w:val="00E16FDE"/>
    <w:rsid w:val="00E21332"/>
    <w:rsid w:val="00E24DF1"/>
    <w:rsid w:val="00E40B9A"/>
    <w:rsid w:val="00E41F08"/>
    <w:rsid w:val="00E431ED"/>
    <w:rsid w:val="00E55D90"/>
    <w:rsid w:val="00E64FF5"/>
    <w:rsid w:val="00E67012"/>
    <w:rsid w:val="00E907EC"/>
    <w:rsid w:val="00E919BD"/>
    <w:rsid w:val="00E96919"/>
    <w:rsid w:val="00EA5421"/>
    <w:rsid w:val="00EB34FC"/>
    <w:rsid w:val="00EB5816"/>
    <w:rsid w:val="00ED0EA9"/>
    <w:rsid w:val="00ED2E4F"/>
    <w:rsid w:val="00EF77DF"/>
    <w:rsid w:val="00F11BEF"/>
    <w:rsid w:val="00F165E1"/>
    <w:rsid w:val="00F258E7"/>
    <w:rsid w:val="00F25EB2"/>
    <w:rsid w:val="00F31B84"/>
    <w:rsid w:val="00F44F5F"/>
    <w:rsid w:val="00F53AA0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D397A"/>
    <w:rsid w:val="00FE0496"/>
    <w:rsid w:val="00FE2ED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customStyle="1" w:styleId="3Vita-Spezidezent">
    <w:name w:val="3.Vita - Spezi dezent"/>
    <w:basedOn w:val="Standard"/>
    <w:qFormat/>
    <w:rsid w:val="001954B2"/>
    <w:pPr>
      <w:keepLines/>
      <w:spacing w:after="0" w:line="257" w:lineRule="auto"/>
      <w:ind w:left="1701"/>
    </w:pPr>
    <w:rPr>
      <w:rFonts w:ascii="Arial" w:eastAsiaTheme="minorEastAsia" w:hAnsi="Arial"/>
      <w:color w:val="000000" w:themeColor="text1"/>
      <w:sz w:val="21"/>
      <w:lang w:eastAsia="de-DE"/>
      <w14:textFill>
        <w14:solidFill>
          <w14:schemeClr w14:val="tx1">
            <w14:lumMod w14:val="75000"/>
            <w14:lumOff w14:val="25000"/>
            <w14:lumMod w14:val="50000"/>
          </w14:schemeClr>
        </w14:solidFill>
      </w14:textFill>
    </w:rPr>
  </w:style>
  <w:style w:type="paragraph" w:styleId="berarbeitung">
    <w:name w:val="Revision"/>
    <w:hidden/>
    <w:uiPriority w:val="99"/>
    <w:semiHidden/>
    <w:rsid w:val="00E919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476</Words>
  <Characters>3000</Characters>
  <Application>Microsoft Office Word</Application>
  <DocSecurity>0</DocSecurity>
  <Lines>25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8</cp:revision>
  <dcterms:created xsi:type="dcterms:W3CDTF">2026-02-11T12:55:00Z</dcterms:created>
  <dcterms:modified xsi:type="dcterms:W3CDTF">2026-03-18T21:25:00Z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b6b3da71-84c1-4c5c-8601-612051df16b2</vt:lpwstr>
  </property>
</Properties>
</file>