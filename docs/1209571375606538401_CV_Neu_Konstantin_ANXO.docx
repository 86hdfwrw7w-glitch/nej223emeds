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850"/>
        <w:gridCol w:w="1698"/>
        <w:gridCol w:w="990"/>
        <w:gridCol w:w="147"/>
        <w:gridCol w:w="284"/>
        <w:gridCol w:w="142"/>
        <w:gridCol w:w="283"/>
        <w:gridCol w:w="142"/>
        <w:gridCol w:w="283"/>
        <w:gridCol w:w="567"/>
        <w:gridCol w:w="1560"/>
        <w:gridCol w:w="136"/>
        <w:tblGridChange w:id="0">
          <w:tblGrid>
            <w:gridCol w:w="1985"/>
            <w:gridCol w:w="850"/>
            <w:gridCol w:w="1698"/>
            <w:gridCol w:w="990"/>
            <w:gridCol w:w="147"/>
            <w:gridCol w:w="284"/>
            <w:gridCol w:w="142"/>
            <w:gridCol w:w="283"/>
            <w:gridCol w:w="142"/>
            <w:gridCol w:w="283"/>
            <w:gridCol w:w="567"/>
            <w:gridCol w:w="1696"/>
          </w:tblGrid>
        </w:tblGridChange>
      </w:tblGrid>
      <w:tr w:rsidR="00E55D90" w:rsidRPr="00E55D90" w14:paraId="487AC9CE" w14:textId="77777777" w:rsidTr="00E55D90">
        <w:trPr>
          <w:trHeight w:val="283"/>
        </w:trPr>
        <w:tc>
          <w:tcPr>
            <w:tcW w:w="9067" w:type="dxa"/>
            <w:gridSpan w:val="13"/>
            <w:tcBorders>
              <w:bottom w:val="single" w:sz="4" w:space="0" w:color="auto"/>
            </w:tcBorders>
            <w:vAlign w:val="bottom"/>
          </w:tcPr>
          <w:p w14:paraId="135895E2" w14:textId="25CC3AB7" w:rsidR="00E55D90" w:rsidRPr="00E55D90" w:rsidRDefault="007F456F" w:rsidP="00E55D90">
            <w:pPr>
              <w:spacing w:line="276" w:lineRule="auto"/>
              <w:jc w:val="center"/>
              <w:rPr>
                <w:rFonts w:ascii="Optima" w:hAnsi="Optima" w:cs="Times New Roman (Body CS)"/>
                <w:b/>
                <w:sz w:val="36"/>
                <w:szCs w:val="32"/>
              </w:rPr>
            </w:pPr>
            <w:r>
              <w:rPr>
                <w:rFonts w:ascii="Optima" w:hAnsi="Optima" w:cs="Times New Roman (Body CS)"/>
                <w:b/>
                <w:sz w:val="36"/>
                <w:szCs w:val="32"/>
              </w:rPr>
              <w:t>Konstantin Gebeshuber</w:t>
            </w:r>
          </w:p>
        </w:tc>
      </w:tr>
      <w:tr w:rsidR="00E55D90" w:rsidRPr="007F456F" w14:paraId="034602FF" w14:textId="77777777" w:rsidTr="00E55D90">
        <w:trPr>
          <w:trHeight w:val="283"/>
        </w:trPr>
        <w:tc>
          <w:tcPr>
            <w:tcW w:w="9067" w:type="dxa"/>
            <w:gridSpan w:val="13"/>
            <w:tcBorders>
              <w:top w:val="single" w:sz="4" w:space="0" w:color="auto"/>
            </w:tcBorders>
            <w:vAlign w:val="bottom"/>
          </w:tcPr>
          <w:p w14:paraId="45E1D21A" w14:textId="39744E19" w:rsidR="00E55D90" w:rsidRPr="007F456F" w:rsidRDefault="007F456F" w:rsidP="00E55D90">
            <w:pPr>
              <w:spacing w:line="276" w:lineRule="auto"/>
              <w:jc w:val="center"/>
              <w:rPr>
                <w:rFonts w:ascii="Optima" w:hAnsi="Optima" w:cs="Times New Roman (Body CS)"/>
                <w:bCs/>
                <w:sz w:val="18"/>
                <w:szCs w:val="18"/>
                <w:lang w:val="de-AT"/>
              </w:rPr>
            </w:pPr>
            <w:proofErr w:type="spellStart"/>
            <w:r w:rsidRPr="007F456F">
              <w:rPr>
                <w:rFonts w:ascii="Optima" w:hAnsi="Optima" w:cs="Times New Roman (Body CS)"/>
                <w:bCs/>
                <w:sz w:val="18"/>
                <w:szCs w:val="18"/>
                <w:lang w:val="de-AT"/>
              </w:rPr>
              <w:t>Adickesallee</w:t>
            </w:r>
            <w:proofErr w:type="spellEnd"/>
            <w:r w:rsidRPr="007F456F">
              <w:rPr>
                <w:rFonts w:ascii="Optima" w:hAnsi="Optima" w:cs="Times New Roman (Body CS)"/>
                <w:bCs/>
                <w:sz w:val="18"/>
                <w:szCs w:val="18"/>
                <w:lang w:val="de-AT"/>
              </w:rPr>
              <w:t xml:space="preserve"> 40</w:t>
            </w:r>
            <w:r w:rsidR="00E55D90" w:rsidRPr="007F456F">
              <w:rPr>
                <w:rFonts w:ascii="Optima" w:hAnsi="Optima" w:cs="Times New Roman (Body CS)"/>
                <w:bCs/>
                <w:sz w:val="18"/>
                <w:szCs w:val="18"/>
                <w:lang w:val="de-AT"/>
              </w:rPr>
              <w:t xml:space="preserve"> • </w:t>
            </w:r>
            <w:r w:rsidRPr="007F456F">
              <w:rPr>
                <w:rFonts w:ascii="Optima" w:hAnsi="Optima" w:cs="Times New Roman (Body CS)"/>
                <w:bCs/>
                <w:sz w:val="18"/>
                <w:szCs w:val="18"/>
                <w:lang w:val="de-AT"/>
              </w:rPr>
              <w:t>Frankfurt</w:t>
            </w:r>
            <w:r>
              <w:rPr>
                <w:rFonts w:ascii="Optima" w:hAnsi="Optima" w:cs="Times New Roman (Body CS)"/>
                <w:bCs/>
                <w:sz w:val="18"/>
                <w:szCs w:val="18"/>
                <w:lang w:val="de-AT"/>
              </w:rPr>
              <w:t xml:space="preserve"> am Main</w:t>
            </w:r>
            <w:r w:rsidR="00E55D90" w:rsidRPr="007F456F">
              <w:rPr>
                <w:rFonts w:ascii="Optima" w:hAnsi="Optima" w:cs="Times New Roman (Body CS)"/>
                <w:bCs/>
                <w:sz w:val="18"/>
                <w:szCs w:val="18"/>
                <w:lang w:val="de-AT"/>
              </w:rPr>
              <w:t xml:space="preserve">, </w:t>
            </w:r>
            <w:r>
              <w:rPr>
                <w:rFonts w:ascii="Optima" w:hAnsi="Optima" w:cs="Times New Roman (Body CS)"/>
                <w:bCs/>
                <w:sz w:val="18"/>
                <w:szCs w:val="18"/>
                <w:lang w:val="de-AT"/>
              </w:rPr>
              <w:t>60322</w:t>
            </w:r>
            <w:r w:rsidR="00E55D90" w:rsidRPr="007F456F">
              <w:rPr>
                <w:rFonts w:ascii="Optima" w:hAnsi="Optima" w:cs="Times New Roman (Body CS)"/>
                <w:bCs/>
                <w:sz w:val="18"/>
                <w:szCs w:val="18"/>
                <w:lang w:val="de-AT"/>
              </w:rPr>
              <w:t xml:space="preserve">, Germany • </w:t>
            </w:r>
            <w:r>
              <w:rPr>
                <w:rFonts w:ascii="Optima" w:hAnsi="Optima" w:cs="Times New Roman (Body CS)"/>
                <w:bCs/>
                <w:sz w:val="18"/>
                <w:szCs w:val="18"/>
                <w:lang w:val="de-AT"/>
              </w:rPr>
              <w:t>konstantingebeshuber@gmail.com</w:t>
            </w:r>
            <w:r w:rsidR="00E55D90" w:rsidRPr="007F456F">
              <w:rPr>
                <w:rFonts w:ascii="Optima" w:hAnsi="Optima" w:cs="Times New Roman (Body CS)"/>
                <w:bCs/>
                <w:sz w:val="18"/>
                <w:szCs w:val="18"/>
                <w:lang w:val="de-AT"/>
              </w:rPr>
              <w:t xml:space="preserve"> • +4</w:t>
            </w:r>
            <w:r>
              <w:rPr>
                <w:rFonts w:ascii="Optima" w:hAnsi="Optima" w:cs="Times New Roman (Body CS)"/>
                <w:bCs/>
                <w:sz w:val="18"/>
                <w:szCs w:val="18"/>
                <w:lang w:val="de-AT"/>
              </w:rPr>
              <w:t>3(0)664 3454272</w:t>
            </w:r>
          </w:p>
        </w:tc>
      </w:tr>
      <w:tr w:rsidR="002508C2" w:rsidRPr="00E55D90" w14:paraId="0FCADE56" w14:textId="77777777" w:rsidTr="00E55D90">
        <w:trPr>
          <w:trHeight w:val="680"/>
        </w:trPr>
        <w:tc>
          <w:tcPr>
            <w:tcW w:w="9067" w:type="dxa"/>
            <w:gridSpan w:val="13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E55D90" w:rsidRDefault="006E2C9C" w:rsidP="00E55D90">
            <w:pPr>
              <w:jc w:val="center"/>
              <w:rPr>
                <w:rFonts w:ascii="Optima" w:hAnsi="Optima" w:cs="Times New Roman (Body CS)"/>
                <w:b/>
                <w:smallCaps/>
                <w:sz w:val="28"/>
              </w:rPr>
            </w:pPr>
            <w:r w:rsidRPr="00E55D90">
              <w:rPr>
                <w:rFonts w:ascii="Optima" w:hAnsi="Optima" w:cs="Times New Roman (Body CS)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E55D90" w14:paraId="7D1DEBF7" w14:textId="77777777" w:rsidTr="0016609F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" w:author="David Döbele" w:date="2024-02-20T19:39:00Z">
            <w:tblPrEx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40"/>
          <w:trPrChange w:id="2" w:author="David Döbele" w:date="2024-02-20T19:39:00Z">
            <w:trPr>
              <w:trHeight w:val="340"/>
            </w:trPr>
          </w:trPrChange>
        </w:trPr>
        <w:tc>
          <w:tcPr>
            <w:tcW w:w="6096" w:type="dxa"/>
            <w:gridSpan w:val="7"/>
            <w:tcBorders>
              <w:top w:val="single" w:sz="4" w:space="0" w:color="auto"/>
            </w:tcBorders>
            <w:vAlign w:val="bottom"/>
            <w:tcPrChange w:id="3" w:author="David Döbele" w:date="2024-02-20T19:39:00Z">
              <w:tcPr>
                <w:tcW w:w="6804" w:type="dxa"/>
                <w:gridSpan w:val="10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0C2B846F" w14:textId="50AC01CC" w:rsidR="00D1492F" w:rsidRPr="007F456F" w:rsidRDefault="007F456F" w:rsidP="00723643">
            <w:pPr>
              <w:rPr>
                <w:rFonts w:ascii="Optima" w:hAnsi="Optima"/>
                <w:b/>
                <w:smallCaps/>
                <w:sz w:val="23"/>
                <w:szCs w:val="23"/>
                <w:lang w:val="en-GB"/>
              </w:rPr>
            </w:pPr>
            <w:r w:rsidRPr="007F456F">
              <w:rPr>
                <w:rFonts w:ascii="Optima" w:hAnsi="Optima"/>
                <w:b/>
                <w:smallCaps/>
                <w:sz w:val="23"/>
                <w:szCs w:val="23"/>
                <w:lang w:val="en-GB"/>
              </w:rPr>
              <w:t>Frankfurt School of Finance &amp; M</w:t>
            </w:r>
            <w:r>
              <w:rPr>
                <w:rFonts w:ascii="Optima" w:hAnsi="Optima"/>
                <w:b/>
                <w:smallCaps/>
                <w:sz w:val="23"/>
                <w:szCs w:val="23"/>
                <w:lang w:val="en-GB"/>
              </w:rPr>
              <w:t>anagement</w:t>
            </w:r>
          </w:p>
        </w:tc>
        <w:tc>
          <w:tcPr>
            <w:tcW w:w="2971" w:type="dxa"/>
            <w:gridSpan w:val="6"/>
            <w:tcBorders>
              <w:top w:val="single" w:sz="4" w:space="0" w:color="auto"/>
            </w:tcBorders>
            <w:vAlign w:val="bottom"/>
            <w:tcPrChange w:id="4" w:author="David Döbele" w:date="2024-02-20T19:39:00Z">
              <w:tcPr>
                <w:tcW w:w="2263" w:type="dxa"/>
                <w:gridSpan w:val="2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7C845E2D" w14:textId="49BD0D40" w:rsidR="00D1492F" w:rsidRPr="00E55D90" w:rsidRDefault="00B17D95" w:rsidP="00162A5A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 w:rsidRPr="00E55D90">
              <w:rPr>
                <w:rFonts w:ascii="Optima" w:hAnsi="Optima"/>
                <w:i/>
                <w:smallCaps/>
                <w:sz w:val="23"/>
                <w:szCs w:val="23"/>
              </w:rPr>
              <w:t>Frankfurt am Main</w:t>
            </w:r>
            <w:r w:rsidR="007F456F">
              <w:rPr>
                <w:rFonts w:ascii="Optima" w:hAnsi="Optima"/>
                <w:i/>
                <w:smallCaps/>
                <w:sz w:val="23"/>
                <w:szCs w:val="23"/>
              </w:rPr>
              <w:t>, DE</w:t>
            </w:r>
          </w:p>
        </w:tc>
      </w:tr>
      <w:tr w:rsidR="00D1492F" w:rsidRPr="00E55D90" w14:paraId="61E5D482" w14:textId="77777777" w:rsidTr="00D5280E">
        <w:tc>
          <w:tcPr>
            <w:tcW w:w="5523" w:type="dxa"/>
            <w:gridSpan w:val="4"/>
          </w:tcPr>
          <w:p w14:paraId="11CB9A0F" w14:textId="1FC94B1C" w:rsidR="00D1492F" w:rsidRPr="00E55D90" w:rsidRDefault="00D1492F">
            <w:pPr>
              <w:rPr>
                <w:rFonts w:ascii="Optima" w:hAnsi="Optima"/>
                <w:sz w:val="18"/>
              </w:rPr>
            </w:pPr>
            <w:r w:rsidRPr="00E55D90">
              <w:rPr>
                <w:rFonts w:ascii="Optima" w:hAnsi="Optima"/>
                <w:sz w:val="18"/>
              </w:rPr>
              <w:t xml:space="preserve">B.Sc. in </w:t>
            </w:r>
            <w:r w:rsidR="007F456F">
              <w:rPr>
                <w:rFonts w:ascii="Optima" w:hAnsi="Optima"/>
                <w:sz w:val="18"/>
              </w:rPr>
              <w:t>Business Administration</w:t>
            </w:r>
            <w:r w:rsidR="00B17D95" w:rsidRPr="00E55D90">
              <w:rPr>
                <w:rFonts w:ascii="Optima" w:hAnsi="Optima"/>
                <w:sz w:val="18"/>
              </w:rPr>
              <w:t xml:space="preserve"> (</w:t>
            </w:r>
            <w:r w:rsidR="00426D7E" w:rsidRPr="00E55D90">
              <w:rPr>
                <w:rFonts w:ascii="Optima" w:hAnsi="Optima"/>
                <w:sz w:val="18"/>
              </w:rPr>
              <w:t xml:space="preserve">aktueller </w:t>
            </w:r>
            <w:r w:rsidR="00B17D95" w:rsidRPr="00E55D90">
              <w:rPr>
                <w:rFonts w:ascii="Optima" w:hAnsi="Optima"/>
                <w:sz w:val="18"/>
              </w:rPr>
              <w:t xml:space="preserve">Schnitt: </w:t>
            </w:r>
            <w:r w:rsidR="007F456F">
              <w:rPr>
                <w:rFonts w:ascii="Optima" w:hAnsi="Optima"/>
                <w:sz w:val="18"/>
              </w:rPr>
              <w:t>2</w:t>
            </w:r>
            <w:r w:rsidR="00B17D95" w:rsidRPr="00E55D90">
              <w:rPr>
                <w:rFonts w:ascii="Optima" w:hAnsi="Optima"/>
                <w:sz w:val="18"/>
              </w:rPr>
              <w:t>,</w:t>
            </w:r>
            <w:r w:rsidR="007F456F">
              <w:rPr>
                <w:rFonts w:ascii="Optima" w:hAnsi="Optima"/>
                <w:sz w:val="18"/>
              </w:rPr>
              <w:t>2</w:t>
            </w:r>
            <w:r w:rsidR="00B17D95" w:rsidRPr="00E55D90">
              <w:rPr>
                <w:rFonts w:ascii="Optima" w:hAnsi="Optima"/>
                <w:sz w:val="18"/>
              </w:rPr>
              <w:t>)</w:t>
            </w:r>
          </w:p>
        </w:tc>
        <w:tc>
          <w:tcPr>
            <w:tcW w:w="3544" w:type="dxa"/>
            <w:gridSpan w:val="9"/>
          </w:tcPr>
          <w:p w14:paraId="419A9228" w14:textId="47D3168A" w:rsidR="00D1492F" w:rsidRPr="00E55D90" w:rsidRDefault="00D1492F" w:rsidP="00D1492F">
            <w:pPr>
              <w:jc w:val="right"/>
              <w:rPr>
                <w:rFonts w:ascii="Optima" w:hAnsi="Optima"/>
                <w:sz w:val="18"/>
              </w:rPr>
            </w:pPr>
            <w:r w:rsidRPr="00E55D90">
              <w:rPr>
                <w:rFonts w:ascii="Optima" w:hAnsi="Optima"/>
                <w:sz w:val="18"/>
              </w:rPr>
              <w:t>09/20</w:t>
            </w:r>
            <w:r w:rsidR="007F456F">
              <w:rPr>
                <w:rFonts w:ascii="Optima" w:hAnsi="Optima"/>
                <w:sz w:val="18"/>
              </w:rPr>
              <w:t>23</w:t>
            </w:r>
            <w:r w:rsidRPr="00E55D90">
              <w:rPr>
                <w:rFonts w:ascii="Optima" w:hAnsi="Optima"/>
                <w:sz w:val="18"/>
              </w:rPr>
              <w:t xml:space="preserve"> –</w:t>
            </w:r>
            <w:r w:rsidR="00B17D95" w:rsidRPr="00E55D90">
              <w:rPr>
                <w:rFonts w:ascii="Optima" w:hAnsi="Optima"/>
                <w:sz w:val="18"/>
              </w:rPr>
              <w:t xml:space="preserve"> </w:t>
            </w:r>
            <w:r w:rsidR="00D5280E" w:rsidRPr="00E55D90">
              <w:rPr>
                <w:rFonts w:ascii="Optima" w:hAnsi="Optima"/>
                <w:sz w:val="18"/>
              </w:rPr>
              <w:t>heute</w:t>
            </w:r>
          </w:p>
        </w:tc>
      </w:tr>
      <w:tr w:rsidR="00D5280E" w:rsidRPr="00E55D90" w14:paraId="7EABE9F1" w14:textId="77777777" w:rsidTr="00D5280E">
        <w:tc>
          <w:tcPr>
            <w:tcW w:w="9067" w:type="dxa"/>
            <w:gridSpan w:val="13"/>
          </w:tcPr>
          <w:p w14:paraId="08DB11CB" w14:textId="26C65148" w:rsidR="00426D7E" w:rsidRPr="007F456F" w:rsidRDefault="00B17D95" w:rsidP="00426D7E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Georgia"/>
                <w:i/>
                <w:iCs/>
                <w:color w:val="000000"/>
                <w:sz w:val="18"/>
                <w:lang w:val="en-GB"/>
              </w:rPr>
            </w:pPr>
            <w:proofErr w:type="spellStart"/>
            <w:r w:rsidRPr="007F456F">
              <w:rPr>
                <w:rFonts w:ascii="Optima" w:hAnsi="Optima" w:cs="Georgia"/>
                <w:i/>
                <w:iCs/>
                <w:color w:val="000000"/>
                <w:sz w:val="18"/>
                <w:lang w:val="en-GB"/>
              </w:rPr>
              <w:t>Relevante</w:t>
            </w:r>
            <w:proofErr w:type="spellEnd"/>
            <w:r w:rsidRPr="007F456F">
              <w:rPr>
                <w:rFonts w:ascii="Optima" w:hAnsi="Optima" w:cs="Georgia"/>
                <w:i/>
                <w:iCs/>
                <w:color w:val="000000"/>
                <w:sz w:val="18"/>
                <w:lang w:val="en-GB"/>
              </w:rPr>
              <w:t xml:space="preserve"> Module: </w:t>
            </w:r>
            <w:r w:rsidR="007F456F" w:rsidRPr="007F456F">
              <w:rPr>
                <w:rFonts w:ascii="Optima" w:hAnsi="Optima" w:cs="Georgia"/>
                <w:i/>
                <w:iCs/>
                <w:color w:val="000000"/>
                <w:sz w:val="18"/>
                <w:lang w:val="en-GB"/>
              </w:rPr>
              <w:t>Financial Accounting</w:t>
            </w:r>
            <w:r w:rsidRPr="007F456F">
              <w:rPr>
                <w:rFonts w:ascii="Optima" w:hAnsi="Optima" w:cs="Georgia"/>
                <w:i/>
                <w:iCs/>
                <w:color w:val="000000"/>
                <w:sz w:val="18"/>
                <w:lang w:val="en-GB"/>
              </w:rPr>
              <w:t xml:space="preserve"> (Note: 1,</w:t>
            </w:r>
            <w:r w:rsidR="007F456F" w:rsidRPr="007F456F">
              <w:rPr>
                <w:rFonts w:ascii="Optima" w:hAnsi="Optima" w:cs="Georgia"/>
                <w:i/>
                <w:iCs/>
                <w:color w:val="000000"/>
                <w:sz w:val="18"/>
                <w:lang w:val="en-GB"/>
              </w:rPr>
              <w:t>6</w:t>
            </w:r>
            <w:r w:rsidRPr="007F456F">
              <w:rPr>
                <w:rFonts w:ascii="Optima" w:hAnsi="Optima" w:cs="Georgia"/>
                <w:i/>
                <w:iCs/>
                <w:color w:val="000000"/>
                <w:sz w:val="18"/>
                <w:lang w:val="en-GB"/>
              </w:rPr>
              <w:t xml:space="preserve">), </w:t>
            </w:r>
            <w:proofErr w:type="spellStart"/>
            <w:r w:rsidRPr="007F456F">
              <w:rPr>
                <w:rFonts w:ascii="Optima" w:hAnsi="Optima" w:cs="Georgia"/>
                <w:i/>
                <w:iCs/>
                <w:color w:val="000000"/>
                <w:sz w:val="18"/>
                <w:lang w:val="en-GB"/>
              </w:rPr>
              <w:t>Mathematik</w:t>
            </w:r>
            <w:proofErr w:type="spellEnd"/>
            <w:r w:rsidRPr="007F456F">
              <w:rPr>
                <w:rFonts w:ascii="Optima" w:hAnsi="Optima" w:cs="Georgia"/>
                <w:i/>
                <w:iCs/>
                <w:color w:val="000000"/>
                <w:sz w:val="18"/>
                <w:lang w:val="en-GB"/>
              </w:rPr>
              <w:t xml:space="preserve"> (Note: </w:t>
            </w:r>
            <w:r w:rsidR="007F456F" w:rsidRPr="007F456F">
              <w:rPr>
                <w:rFonts w:ascii="Optima" w:hAnsi="Optima" w:cs="Georgia"/>
                <w:i/>
                <w:iCs/>
                <w:color w:val="000000"/>
                <w:sz w:val="18"/>
                <w:lang w:val="en-GB"/>
              </w:rPr>
              <w:t>1</w:t>
            </w:r>
            <w:r w:rsidRPr="007F456F">
              <w:rPr>
                <w:rFonts w:ascii="Optima" w:hAnsi="Optima" w:cs="Georgia"/>
                <w:i/>
                <w:iCs/>
                <w:color w:val="000000"/>
                <w:sz w:val="18"/>
                <w:lang w:val="en-GB"/>
              </w:rPr>
              <w:t>,</w:t>
            </w:r>
            <w:r w:rsidR="007F456F" w:rsidRPr="007F456F">
              <w:rPr>
                <w:rFonts w:ascii="Optima" w:hAnsi="Optima" w:cs="Georgia"/>
                <w:i/>
                <w:iCs/>
                <w:color w:val="000000"/>
                <w:sz w:val="18"/>
                <w:lang w:val="en-GB"/>
              </w:rPr>
              <w:t>7</w:t>
            </w:r>
            <w:r w:rsidRPr="007F456F">
              <w:rPr>
                <w:rFonts w:ascii="Optima" w:hAnsi="Optima" w:cs="Georgia"/>
                <w:i/>
                <w:iCs/>
                <w:color w:val="000000"/>
                <w:sz w:val="18"/>
                <w:lang w:val="en-GB"/>
              </w:rPr>
              <w:t>)</w:t>
            </w:r>
            <w:r w:rsidR="00D90950" w:rsidRPr="007F456F">
              <w:rPr>
                <w:rFonts w:ascii="Optima" w:hAnsi="Optima" w:cs="Georgia"/>
                <w:i/>
                <w:iCs/>
                <w:color w:val="000000"/>
                <w:sz w:val="18"/>
                <w:lang w:val="en-GB"/>
              </w:rPr>
              <w:t xml:space="preserve">, </w:t>
            </w:r>
            <w:r w:rsidR="007F456F" w:rsidRPr="007F456F">
              <w:rPr>
                <w:rFonts w:ascii="Optima" w:hAnsi="Optima" w:cs="Georgia"/>
                <w:i/>
                <w:iCs/>
                <w:color w:val="000000"/>
                <w:sz w:val="18"/>
                <w:lang w:val="en-GB"/>
              </w:rPr>
              <w:t>I</w:t>
            </w:r>
            <w:r w:rsidR="007F456F">
              <w:rPr>
                <w:rFonts w:ascii="Optima" w:hAnsi="Optima" w:cs="Georgia"/>
                <w:i/>
                <w:iCs/>
                <w:color w:val="000000"/>
                <w:sz w:val="18"/>
                <w:lang w:val="en-GB"/>
              </w:rPr>
              <w:t xml:space="preserve">ntroduction to Python </w:t>
            </w:r>
            <w:r w:rsidR="00D90950" w:rsidRPr="007F456F">
              <w:rPr>
                <w:rFonts w:ascii="Optima" w:hAnsi="Optima" w:cs="Georgia"/>
                <w:i/>
                <w:iCs/>
                <w:color w:val="000000"/>
                <w:sz w:val="18"/>
                <w:lang w:val="en-GB"/>
              </w:rPr>
              <w:t>(Note: 1,</w:t>
            </w:r>
            <w:r w:rsidR="007F456F">
              <w:rPr>
                <w:rFonts w:ascii="Optima" w:hAnsi="Optima" w:cs="Georgia"/>
                <w:i/>
                <w:iCs/>
                <w:color w:val="000000"/>
                <w:sz w:val="18"/>
                <w:lang w:val="en-GB"/>
              </w:rPr>
              <w:t>8</w:t>
            </w:r>
            <w:r w:rsidR="00D90950" w:rsidRPr="007F456F">
              <w:rPr>
                <w:rFonts w:ascii="Optima" w:hAnsi="Optima" w:cs="Georgia"/>
                <w:i/>
                <w:iCs/>
                <w:color w:val="000000"/>
                <w:sz w:val="18"/>
                <w:lang w:val="en-GB"/>
              </w:rPr>
              <w:t>),</w:t>
            </w:r>
            <w:r w:rsidR="007F456F">
              <w:rPr>
                <w:rFonts w:ascii="Optima" w:hAnsi="Optima" w:cs="Georgia"/>
                <w:i/>
                <w:iCs/>
                <w:color w:val="000000"/>
                <w:sz w:val="18"/>
                <w:lang w:val="en-GB"/>
              </w:rPr>
              <w:t xml:space="preserve"> Principles of Management </w:t>
            </w:r>
            <w:r w:rsidR="00D90950" w:rsidRPr="007F456F">
              <w:rPr>
                <w:rFonts w:ascii="Optima" w:hAnsi="Optima" w:cs="Georgia"/>
                <w:i/>
                <w:iCs/>
                <w:color w:val="000000"/>
                <w:sz w:val="18"/>
                <w:lang w:val="en-GB"/>
              </w:rPr>
              <w:t>(Note:</w:t>
            </w:r>
            <w:r w:rsidR="0023516A">
              <w:rPr>
                <w:rFonts w:ascii="Optima" w:hAnsi="Optima" w:cs="Georgia"/>
                <w:i/>
                <w:iCs/>
                <w:color w:val="000000"/>
                <w:sz w:val="18"/>
                <w:lang w:val="en-GB"/>
              </w:rPr>
              <w:t>2</w:t>
            </w:r>
            <w:r w:rsidR="00D90950" w:rsidRPr="007F456F">
              <w:rPr>
                <w:rFonts w:ascii="Optima" w:hAnsi="Optima" w:cs="Georgia"/>
                <w:i/>
                <w:iCs/>
                <w:color w:val="000000"/>
                <w:sz w:val="18"/>
                <w:lang w:val="en-GB"/>
              </w:rPr>
              <w:t>,</w:t>
            </w:r>
            <w:r w:rsidR="0023516A">
              <w:rPr>
                <w:rFonts w:ascii="Optima" w:hAnsi="Optima" w:cs="Georgia"/>
                <w:i/>
                <w:iCs/>
                <w:color w:val="000000"/>
                <w:sz w:val="18"/>
                <w:lang w:val="en-GB"/>
              </w:rPr>
              <w:t>0</w:t>
            </w:r>
            <w:r w:rsidR="00D90950" w:rsidRPr="007F456F">
              <w:rPr>
                <w:rFonts w:ascii="Optima" w:hAnsi="Optima" w:cs="Georgia"/>
                <w:i/>
                <w:iCs/>
                <w:color w:val="000000"/>
                <w:sz w:val="18"/>
                <w:lang w:val="en-GB"/>
              </w:rPr>
              <w:t>)</w:t>
            </w:r>
            <w:r w:rsidRPr="007F456F">
              <w:rPr>
                <w:rFonts w:ascii="Optima" w:hAnsi="Optima" w:cs="Georgia"/>
                <w:i/>
                <w:iCs/>
                <w:color w:val="000000"/>
                <w:sz w:val="18"/>
                <w:lang w:val="en-GB"/>
              </w:rPr>
              <w:t xml:space="preserve"> </w:t>
            </w:r>
          </w:p>
          <w:p w14:paraId="7A71E6B0" w14:textId="47C961EB" w:rsidR="00426D7E" w:rsidRPr="00E55D90" w:rsidRDefault="007F456F" w:rsidP="00426D7E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Georgia"/>
                <w:i/>
                <w:iCs/>
                <w:color w:val="000000"/>
                <w:sz w:val="18"/>
              </w:rPr>
            </w:pPr>
            <w:r>
              <w:rPr>
                <w:rFonts w:ascii="Optima" w:hAnsi="Optima" w:cs="Georgia"/>
                <w:i/>
                <w:iCs/>
                <w:color w:val="000000"/>
                <w:sz w:val="18"/>
              </w:rPr>
              <w:t>Englisch Core Track</w:t>
            </w:r>
          </w:p>
        </w:tc>
      </w:tr>
      <w:tr w:rsidR="00D5280E" w:rsidRPr="00E55D90" w14:paraId="1C51E2FF" w14:textId="77777777" w:rsidTr="00D5280E">
        <w:trPr>
          <w:trHeight w:val="340"/>
        </w:trPr>
        <w:tc>
          <w:tcPr>
            <w:tcW w:w="5670" w:type="dxa"/>
            <w:gridSpan w:val="5"/>
            <w:vAlign w:val="bottom"/>
          </w:tcPr>
          <w:p w14:paraId="4BAC65D2" w14:textId="4D8D16A5" w:rsidR="00665BF3" w:rsidRPr="00E55D90" w:rsidRDefault="007F456F" w:rsidP="00665BF3">
            <w:pPr>
              <w:rPr>
                <w:rFonts w:ascii="Optima" w:hAnsi="Optima"/>
                <w:sz w:val="18"/>
                <w:lang w:val="en-US"/>
              </w:rPr>
            </w:pPr>
            <w:r>
              <w:rPr>
                <w:rFonts w:ascii="Optima" w:hAnsi="Optima"/>
                <w:b/>
                <w:smallCaps/>
                <w:sz w:val="23"/>
                <w:szCs w:val="23"/>
              </w:rPr>
              <w:t>BG/BRG/BORG Kapfenberg</w:t>
            </w:r>
          </w:p>
        </w:tc>
        <w:tc>
          <w:tcPr>
            <w:tcW w:w="3397" w:type="dxa"/>
            <w:gridSpan w:val="8"/>
            <w:vAlign w:val="bottom"/>
          </w:tcPr>
          <w:p w14:paraId="2FCB10D7" w14:textId="18601C29" w:rsidR="00665BF3" w:rsidRPr="00E55D90" w:rsidRDefault="007F456F" w:rsidP="00665BF3">
            <w:pPr>
              <w:jc w:val="right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i/>
                <w:smallCaps/>
                <w:sz w:val="23"/>
                <w:szCs w:val="23"/>
              </w:rPr>
              <w:t>Kapfenberg, AT</w:t>
            </w:r>
          </w:p>
        </w:tc>
      </w:tr>
      <w:tr w:rsidR="0091331D" w:rsidRPr="00E55D90" w14:paraId="312B82BC" w14:textId="77777777" w:rsidTr="00D5280E">
        <w:tc>
          <w:tcPr>
            <w:tcW w:w="5670" w:type="dxa"/>
            <w:gridSpan w:val="5"/>
          </w:tcPr>
          <w:p w14:paraId="1CEE182B" w14:textId="3B7E4728" w:rsidR="0091331D" w:rsidRPr="00E55D90" w:rsidRDefault="0091331D" w:rsidP="0091331D">
            <w:pPr>
              <w:rPr>
                <w:rFonts w:ascii="Optima" w:hAnsi="Optima"/>
                <w:sz w:val="18"/>
                <w:lang w:val="de-AT"/>
              </w:rPr>
            </w:pPr>
            <w:r w:rsidRPr="00E55D90">
              <w:rPr>
                <w:rFonts w:ascii="Optima" w:hAnsi="Optima"/>
                <w:sz w:val="18"/>
                <w:lang w:val="de-AT"/>
              </w:rPr>
              <w:t>Allgemeine Hochschulreife (Note: 1,</w:t>
            </w:r>
            <w:r w:rsidR="007F456F">
              <w:rPr>
                <w:rFonts w:ascii="Optima" w:hAnsi="Optima"/>
                <w:sz w:val="18"/>
                <w:lang w:val="de-AT"/>
              </w:rPr>
              <w:t>1</w:t>
            </w:r>
            <w:r w:rsidRPr="00E55D90">
              <w:rPr>
                <w:rFonts w:ascii="Optima" w:hAnsi="Optima"/>
                <w:sz w:val="18"/>
                <w:lang w:val="de-AT"/>
              </w:rPr>
              <w:t>)</w:t>
            </w:r>
          </w:p>
        </w:tc>
        <w:tc>
          <w:tcPr>
            <w:tcW w:w="3397" w:type="dxa"/>
            <w:gridSpan w:val="8"/>
          </w:tcPr>
          <w:p w14:paraId="7521EA6E" w14:textId="39F71155" w:rsidR="0091331D" w:rsidRPr="00E55D90" w:rsidRDefault="0091331D" w:rsidP="0091331D">
            <w:pPr>
              <w:jc w:val="right"/>
              <w:rPr>
                <w:rFonts w:ascii="Optima" w:hAnsi="Optima"/>
                <w:sz w:val="18"/>
              </w:rPr>
            </w:pPr>
            <w:r w:rsidRPr="00E55D90">
              <w:rPr>
                <w:rFonts w:ascii="Optima" w:hAnsi="Optima"/>
                <w:sz w:val="18"/>
              </w:rPr>
              <w:t>09/20</w:t>
            </w:r>
            <w:r w:rsidR="007F456F">
              <w:rPr>
                <w:rFonts w:ascii="Optima" w:hAnsi="Optima"/>
                <w:sz w:val="18"/>
              </w:rPr>
              <w:t>20</w:t>
            </w:r>
            <w:r w:rsidRPr="00E55D90">
              <w:rPr>
                <w:rFonts w:ascii="Optima" w:hAnsi="Optima"/>
                <w:sz w:val="18"/>
              </w:rPr>
              <w:t xml:space="preserve"> – 06/20</w:t>
            </w:r>
            <w:r w:rsidR="007F456F">
              <w:rPr>
                <w:rFonts w:ascii="Optima" w:hAnsi="Optima"/>
                <w:sz w:val="18"/>
              </w:rPr>
              <w:t>23</w:t>
            </w:r>
          </w:p>
        </w:tc>
      </w:tr>
      <w:tr w:rsidR="00D5280E" w:rsidRPr="00E55D90" w14:paraId="69F47C1D" w14:textId="77777777" w:rsidTr="00D5280E">
        <w:tc>
          <w:tcPr>
            <w:tcW w:w="9067" w:type="dxa"/>
            <w:gridSpan w:val="13"/>
          </w:tcPr>
          <w:p w14:paraId="5154E9E2" w14:textId="4FD9DE8F" w:rsidR="0091331D" w:rsidRPr="00E55D90" w:rsidRDefault="007F456F" w:rsidP="0091331D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  <w:lang w:val="de-AT"/>
              </w:rPr>
            </w:pPr>
            <w:r>
              <w:rPr>
                <w:rFonts w:ascii="Optima" w:hAnsi="Optima"/>
                <w:i/>
                <w:iCs/>
                <w:sz w:val="18"/>
              </w:rPr>
              <w:t>Auszeichnung für einen ausgezeichneten Erfolg (&lt;1,3)</w:t>
            </w:r>
          </w:p>
          <w:p w14:paraId="0E1F6CD2" w14:textId="77777777" w:rsidR="00D5280E" w:rsidRDefault="0091331D" w:rsidP="0091331D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</w:rPr>
            </w:pPr>
            <w:r w:rsidRPr="00E55D90">
              <w:rPr>
                <w:rFonts w:ascii="Optima" w:hAnsi="Optima"/>
                <w:i/>
                <w:iCs/>
                <w:sz w:val="18"/>
              </w:rPr>
              <w:t xml:space="preserve">Klassensprecher in der </w:t>
            </w:r>
            <w:r w:rsidR="007F456F">
              <w:rPr>
                <w:rFonts w:ascii="Optima" w:hAnsi="Optima"/>
                <w:i/>
                <w:iCs/>
                <w:sz w:val="18"/>
              </w:rPr>
              <w:t>10</w:t>
            </w:r>
            <w:r w:rsidRPr="00E55D90">
              <w:rPr>
                <w:rFonts w:ascii="Optima" w:hAnsi="Optima"/>
                <w:i/>
                <w:iCs/>
                <w:sz w:val="18"/>
              </w:rPr>
              <w:t xml:space="preserve">. und 11. Klasse </w:t>
            </w:r>
          </w:p>
          <w:p w14:paraId="23575F6C" w14:textId="55ECAFA2" w:rsidR="007F456F" w:rsidRPr="00E55D90" w:rsidRDefault="007F456F" w:rsidP="0091331D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</w:rPr>
            </w:pPr>
            <w:r>
              <w:rPr>
                <w:rFonts w:ascii="Optima" w:hAnsi="Optima"/>
                <w:i/>
                <w:iCs/>
                <w:sz w:val="18"/>
              </w:rPr>
              <w:t>Abschluss der Matura mit 16 Jahren</w:t>
            </w:r>
          </w:p>
        </w:tc>
      </w:tr>
      <w:tr w:rsidR="00E55D90" w:rsidRPr="00E55D90" w14:paraId="3A2665B3" w14:textId="77777777" w:rsidTr="006E2C9C">
        <w:trPr>
          <w:trHeight w:val="510"/>
        </w:trPr>
        <w:tc>
          <w:tcPr>
            <w:tcW w:w="9067" w:type="dxa"/>
            <w:gridSpan w:val="13"/>
            <w:tcBorders>
              <w:bottom w:val="single" w:sz="4" w:space="0" w:color="auto"/>
            </w:tcBorders>
            <w:vAlign w:val="bottom"/>
          </w:tcPr>
          <w:p w14:paraId="239F87B8" w14:textId="1DDD477C" w:rsidR="00E55D90" w:rsidRPr="00E55D90" w:rsidRDefault="00E55D90" w:rsidP="00E55D90">
            <w:pPr>
              <w:pStyle w:val="BERSCHRIFT"/>
              <w:jc w:val="center"/>
              <w:rPr>
                <w:rFonts w:ascii="Optima" w:hAnsi="Optima"/>
                <w:sz w:val="28"/>
              </w:rPr>
            </w:pPr>
            <w:r>
              <w:rPr>
                <w:rFonts w:ascii="Optima" w:hAnsi="Optima" w:cs="Times New Roman (Body CS)"/>
                <w:sz w:val="28"/>
              </w:rPr>
              <w:t>Praxiserfahrungen</w:t>
            </w:r>
          </w:p>
        </w:tc>
      </w:tr>
      <w:tr w:rsidR="00E55D90" w:rsidRPr="00E55D90" w14:paraId="127C64E2" w14:textId="77777777" w:rsidTr="00D5280E">
        <w:trPr>
          <w:trHeight w:val="340"/>
        </w:trPr>
        <w:tc>
          <w:tcPr>
            <w:tcW w:w="6521" w:type="dxa"/>
            <w:gridSpan w:val="9"/>
            <w:tcBorders>
              <w:top w:val="single" w:sz="4" w:space="0" w:color="auto"/>
            </w:tcBorders>
            <w:vAlign w:val="bottom"/>
          </w:tcPr>
          <w:p w14:paraId="38F27285" w14:textId="34961686" w:rsidR="00E55D90" w:rsidRPr="00E55D90" w:rsidRDefault="00A95CE5" w:rsidP="00E55D90">
            <w:pPr>
              <w:rPr>
                <w:rFonts w:ascii="Optima" w:hAnsi="Optima"/>
                <w:sz w:val="23"/>
                <w:szCs w:val="23"/>
              </w:rPr>
            </w:pPr>
            <w:proofErr w:type="spellStart"/>
            <w:r>
              <w:rPr>
                <w:rFonts w:ascii="Optima" w:hAnsi="Optima"/>
                <w:b/>
                <w:smallCaps/>
                <w:sz w:val="23"/>
                <w:szCs w:val="23"/>
              </w:rPr>
              <w:t>Anxo</w:t>
            </w:r>
            <w:proofErr w:type="spellEnd"/>
            <w:r>
              <w:rPr>
                <w:rFonts w:ascii="Optima" w:hAnsi="Optima"/>
                <w:b/>
                <w:smallCaps/>
                <w:sz w:val="23"/>
                <w:szCs w:val="23"/>
              </w:rPr>
              <w:t xml:space="preserve"> Management Consulting</w:t>
            </w:r>
            <w:r w:rsidR="002927DE">
              <w:rPr>
                <w:rFonts w:ascii="Optima" w:hAnsi="Optima"/>
                <w:b/>
                <w:smallCaps/>
                <w:sz w:val="23"/>
                <w:szCs w:val="23"/>
              </w:rPr>
              <w:t xml:space="preserve"> GmbH</w:t>
            </w:r>
          </w:p>
        </w:tc>
        <w:tc>
          <w:tcPr>
            <w:tcW w:w="2546" w:type="dxa"/>
            <w:gridSpan w:val="4"/>
            <w:tcBorders>
              <w:top w:val="single" w:sz="4" w:space="0" w:color="auto"/>
            </w:tcBorders>
            <w:vAlign w:val="bottom"/>
          </w:tcPr>
          <w:p w14:paraId="4820196E" w14:textId="5FCD6169" w:rsidR="00E55D90" w:rsidRPr="00E55D90" w:rsidRDefault="00E55D90" w:rsidP="00E55D90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 w:rsidRPr="00E55D90">
              <w:rPr>
                <w:rFonts w:ascii="Optima" w:hAnsi="Optima"/>
                <w:i/>
                <w:smallCaps/>
                <w:sz w:val="23"/>
                <w:szCs w:val="23"/>
              </w:rPr>
              <w:t>Frankfurt am Main</w:t>
            </w:r>
            <w:r w:rsidR="007F456F">
              <w:rPr>
                <w:rFonts w:ascii="Optima" w:hAnsi="Optima"/>
                <w:i/>
                <w:smallCaps/>
                <w:sz w:val="23"/>
                <w:szCs w:val="23"/>
              </w:rPr>
              <w:t>, DE</w:t>
            </w:r>
          </w:p>
        </w:tc>
      </w:tr>
      <w:tr w:rsidR="00E55D90" w:rsidRPr="00E55D90" w14:paraId="335D84E9" w14:textId="77777777" w:rsidTr="00D5280E">
        <w:tc>
          <w:tcPr>
            <w:tcW w:w="5954" w:type="dxa"/>
            <w:gridSpan w:val="6"/>
          </w:tcPr>
          <w:p w14:paraId="20B1570F" w14:textId="2E2B6EA8" w:rsidR="00E55D90" w:rsidRPr="00E55D90" w:rsidRDefault="00E55D90" w:rsidP="00E55D90">
            <w:pPr>
              <w:rPr>
                <w:rFonts w:ascii="Optima" w:hAnsi="Optima"/>
                <w:sz w:val="18"/>
                <w:lang w:val="en-US"/>
              </w:rPr>
            </w:pPr>
            <w:proofErr w:type="spellStart"/>
            <w:r w:rsidRPr="00E55D90">
              <w:rPr>
                <w:rFonts w:ascii="Optima" w:hAnsi="Optima"/>
                <w:sz w:val="18"/>
                <w:lang w:val="en-US"/>
              </w:rPr>
              <w:t>Praktikant</w:t>
            </w:r>
            <w:proofErr w:type="spellEnd"/>
            <w:r w:rsidRPr="00E55D90">
              <w:rPr>
                <w:rFonts w:ascii="Optima" w:hAnsi="Optima"/>
                <w:sz w:val="18"/>
                <w:lang w:val="en-US"/>
              </w:rPr>
              <w:t xml:space="preserve"> i</w:t>
            </w:r>
            <w:r w:rsidR="00465D78">
              <w:rPr>
                <w:rFonts w:ascii="Optima" w:hAnsi="Optima"/>
                <w:sz w:val="18"/>
                <w:lang w:val="en-US"/>
              </w:rPr>
              <w:t xml:space="preserve">n der </w:t>
            </w:r>
            <w:proofErr w:type="spellStart"/>
            <w:r w:rsidR="00465D78">
              <w:rPr>
                <w:rFonts w:ascii="Optima" w:hAnsi="Optima"/>
                <w:sz w:val="18"/>
                <w:lang w:val="en-US"/>
              </w:rPr>
              <w:t>Managementberatung</w:t>
            </w:r>
            <w:proofErr w:type="spellEnd"/>
          </w:p>
        </w:tc>
        <w:tc>
          <w:tcPr>
            <w:tcW w:w="3113" w:type="dxa"/>
            <w:gridSpan w:val="7"/>
          </w:tcPr>
          <w:p w14:paraId="0475B997" w14:textId="37557817" w:rsidR="00E55D90" w:rsidRPr="00E55D90" w:rsidRDefault="00105016" w:rsidP="00E55D90">
            <w:pPr>
              <w:jc w:val="right"/>
              <w:rPr>
                <w:rFonts w:ascii="Optima" w:hAnsi="Optima"/>
                <w:sz w:val="18"/>
                <w:lang w:val="en-US"/>
              </w:rPr>
            </w:pPr>
            <w:r>
              <w:rPr>
                <w:rFonts w:ascii="Optima" w:hAnsi="Optima"/>
                <w:sz w:val="18"/>
                <w:lang w:val="en-US"/>
              </w:rPr>
              <w:t>06</w:t>
            </w:r>
            <w:r w:rsidR="00E55D90" w:rsidRPr="00E55D90">
              <w:rPr>
                <w:rFonts w:ascii="Optima" w:hAnsi="Optima"/>
                <w:sz w:val="18"/>
                <w:lang w:val="en-US"/>
              </w:rPr>
              <w:t>/20</w:t>
            </w:r>
            <w:r>
              <w:rPr>
                <w:rFonts w:ascii="Optima" w:hAnsi="Optima"/>
                <w:sz w:val="18"/>
                <w:lang w:val="en-US"/>
              </w:rPr>
              <w:t>24</w:t>
            </w:r>
            <w:r w:rsidR="00E55D90" w:rsidRPr="00E55D90">
              <w:rPr>
                <w:rFonts w:ascii="Optima" w:hAnsi="Optima"/>
                <w:sz w:val="18"/>
                <w:lang w:val="en-US"/>
              </w:rPr>
              <w:t xml:space="preserve"> – </w:t>
            </w:r>
            <w:r>
              <w:rPr>
                <w:rFonts w:ascii="Optima" w:hAnsi="Optima"/>
                <w:sz w:val="18"/>
                <w:lang w:val="en-US"/>
              </w:rPr>
              <w:t>09</w:t>
            </w:r>
            <w:r w:rsidR="00E55D90" w:rsidRPr="00E55D90">
              <w:rPr>
                <w:rFonts w:ascii="Optima" w:hAnsi="Optima"/>
                <w:sz w:val="18"/>
                <w:lang w:val="en-US"/>
              </w:rPr>
              <w:t>/20</w:t>
            </w:r>
            <w:r w:rsidR="00E4540F">
              <w:rPr>
                <w:rFonts w:ascii="Optima" w:hAnsi="Optima"/>
                <w:sz w:val="18"/>
                <w:lang w:val="en-US"/>
              </w:rPr>
              <w:t>24</w:t>
            </w:r>
          </w:p>
        </w:tc>
      </w:tr>
      <w:tr w:rsidR="00E55D90" w:rsidRPr="00E55D90" w14:paraId="54C3D64C" w14:textId="77777777" w:rsidTr="00D5280E">
        <w:tc>
          <w:tcPr>
            <w:tcW w:w="9067" w:type="dxa"/>
            <w:gridSpan w:val="13"/>
          </w:tcPr>
          <w:p w14:paraId="6DD9BA0F" w14:textId="0C16C516" w:rsidR="00E55D90" w:rsidRPr="00E55D90" w:rsidRDefault="00BA20B0" w:rsidP="0023516A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 xml:space="preserve">Mitwirkung an Projekten der Branchen Logistik, </w:t>
            </w:r>
            <w:r w:rsidR="00D4064B">
              <w:rPr>
                <w:rFonts w:ascii="Optima" w:hAnsi="Optima"/>
                <w:sz w:val="18"/>
                <w:lang w:val="de-AT"/>
              </w:rPr>
              <w:t>Handel &amp; Maschinen- und Anlagenbau</w:t>
            </w:r>
          </w:p>
        </w:tc>
      </w:tr>
      <w:tr w:rsidR="00E55D90" w:rsidRPr="00E55D90" w14:paraId="50AFEA03" w14:textId="77777777" w:rsidTr="00D5280E">
        <w:trPr>
          <w:trHeight w:val="346"/>
        </w:trPr>
        <w:tc>
          <w:tcPr>
            <w:tcW w:w="5523" w:type="dxa"/>
            <w:gridSpan w:val="4"/>
            <w:vAlign w:val="bottom"/>
          </w:tcPr>
          <w:p w14:paraId="42FB0D26" w14:textId="48A08ED1" w:rsidR="00E55D90" w:rsidRPr="00E55D90" w:rsidRDefault="0023516A" w:rsidP="00E55D90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>Mazars GmbH &amp; Co. KG</w:t>
            </w:r>
          </w:p>
        </w:tc>
        <w:tc>
          <w:tcPr>
            <w:tcW w:w="3544" w:type="dxa"/>
            <w:gridSpan w:val="9"/>
            <w:vAlign w:val="bottom"/>
          </w:tcPr>
          <w:p w14:paraId="11E31BD8" w14:textId="1CE0B645" w:rsidR="00E55D90" w:rsidRPr="00E55D90" w:rsidRDefault="00E55D90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Cs w:val="0"/>
                <w:sz w:val="18"/>
              </w:rPr>
            </w:pPr>
            <w:r w:rsidRPr="00E55D90">
              <w:rPr>
                <w:rFonts w:ascii="Optima" w:hAnsi="Optima"/>
                <w:iCs w:val="0"/>
                <w:smallCaps/>
                <w:sz w:val="23"/>
                <w:szCs w:val="23"/>
              </w:rPr>
              <w:t>Frankfurt am Mai</w:t>
            </w:r>
            <w:r w:rsidR="0023516A">
              <w:rPr>
                <w:rFonts w:ascii="Optima" w:hAnsi="Optima"/>
                <w:iCs w:val="0"/>
                <w:smallCaps/>
                <w:sz w:val="23"/>
                <w:szCs w:val="23"/>
              </w:rPr>
              <w:t>n, DE</w:t>
            </w:r>
          </w:p>
        </w:tc>
      </w:tr>
      <w:tr w:rsidR="00564435" w:rsidRPr="00E55D90" w14:paraId="52B953A1" w14:textId="77777777" w:rsidTr="00813A40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5" w:author="David Döbele" w:date="2024-02-20T19:42:00Z">
            <w:tblPrEx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ins w:id="6" w:author="David Döbele" w:date="2024-02-20T19:42:00Z"/>
        </w:trPr>
        <w:tc>
          <w:tcPr>
            <w:tcW w:w="6379" w:type="dxa"/>
            <w:gridSpan w:val="8"/>
            <w:vAlign w:val="bottom"/>
            <w:tcPrChange w:id="7" w:author="David Döbele" w:date="2024-02-20T19:42:00Z">
              <w:tcPr>
                <w:tcW w:w="6379" w:type="dxa"/>
                <w:gridSpan w:val="8"/>
              </w:tcPr>
            </w:tcPrChange>
          </w:tcPr>
          <w:p w14:paraId="44BCDCC6" w14:textId="6A52BEE1" w:rsidR="00564435" w:rsidRPr="00564435" w:rsidRDefault="00564435" w:rsidP="00564435">
            <w:pPr>
              <w:pStyle w:val="Bullets"/>
              <w:numPr>
                <w:ilvl w:val="0"/>
                <w:numId w:val="0"/>
              </w:numPr>
              <w:rPr>
                <w:ins w:id="8" w:author="David Döbele" w:date="2024-02-20T19:42:00Z"/>
                <w:rFonts w:ascii="Optima" w:hAnsi="Optima"/>
                <w:i w:val="0"/>
                <w:iCs w:val="0"/>
                <w:sz w:val="18"/>
                <w:rPrChange w:id="9" w:author="David Döbele" w:date="2024-02-20T19:42:00Z">
                  <w:rPr>
                    <w:ins w:id="10" w:author="David Döbele" w:date="2024-02-20T19:42:00Z"/>
                    <w:rFonts w:ascii="Optima" w:hAnsi="Optima"/>
                    <w:i w:val="0"/>
                    <w:iCs w:val="0"/>
                    <w:sz w:val="18"/>
                    <w:lang w:val="en-US"/>
                  </w:rPr>
                </w:rPrChange>
              </w:rPr>
            </w:pPr>
            <w:ins w:id="11" w:author="David Döbele" w:date="2024-02-20T19:42:00Z">
              <w:r w:rsidRPr="0023516A">
                <w:rPr>
                  <w:rFonts w:ascii="Optima" w:hAnsi="Optima"/>
                  <w:i w:val="0"/>
                  <w:iCs w:val="0"/>
                  <w:sz w:val="18"/>
                  <w:lang w:val="de-AT"/>
                </w:rPr>
                <w:t>Werkstudent im Audit – Financial Services Bereich (16h Wöchentlich</w:t>
              </w:r>
              <w:r>
                <w:rPr>
                  <w:rFonts w:ascii="Optima" w:hAnsi="Optima"/>
                  <w:i w:val="0"/>
                  <w:iCs w:val="0"/>
                  <w:sz w:val="18"/>
                  <w:lang w:val="de-AT"/>
                </w:rPr>
                <w:t>)</w:t>
              </w:r>
            </w:ins>
          </w:p>
        </w:tc>
        <w:tc>
          <w:tcPr>
            <w:tcW w:w="2688" w:type="dxa"/>
            <w:gridSpan w:val="5"/>
            <w:vAlign w:val="bottom"/>
            <w:tcPrChange w:id="12" w:author="David Döbele" w:date="2024-02-20T19:42:00Z">
              <w:tcPr>
                <w:tcW w:w="2688" w:type="dxa"/>
                <w:gridSpan w:val="4"/>
              </w:tcPr>
            </w:tcPrChange>
          </w:tcPr>
          <w:p w14:paraId="1C6E68DB" w14:textId="10B79C9E" w:rsidR="00564435" w:rsidRPr="00E55D90" w:rsidRDefault="00564435" w:rsidP="00564435">
            <w:pPr>
              <w:pStyle w:val="Bullets"/>
              <w:numPr>
                <w:ilvl w:val="0"/>
                <w:numId w:val="0"/>
              </w:numPr>
              <w:jc w:val="right"/>
              <w:rPr>
                <w:ins w:id="13" w:author="David Döbele" w:date="2024-02-20T19:42:00Z"/>
                <w:rFonts w:ascii="Optima" w:hAnsi="Optima"/>
                <w:i w:val="0"/>
                <w:iCs w:val="0"/>
                <w:sz w:val="18"/>
                <w:lang w:val="en-US"/>
              </w:rPr>
            </w:pPr>
            <w:ins w:id="14" w:author="David Döbele" w:date="2024-02-20T19:42:00Z">
              <w:r>
                <w:rPr>
                  <w:rFonts w:ascii="Optima" w:hAnsi="Optima"/>
                  <w:i w:val="0"/>
                  <w:iCs w:val="0"/>
                  <w:sz w:val="18"/>
                  <w:lang w:val="en-US"/>
                </w:rPr>
                <w:t xml:space="preserve">02/2024 – </w:t>
              </w:r>
              <w:proofErr w:type="spellStart"/>
              <w:r>
                <w:rPr>
                  <w:rFonts w:ascii="Optima" w:hAnsi="Optima"/>
                  <w:i w:val="0"/>
                  <w:iCs w:val="0"/>
                  <w:sz w:val="18"/>
                  <w:lang w:val="en-US"/>
                </w:rPr>
                <w:t>heute</w:t>
              </w:r>
              <w:proofErr w:type="spellEnd"/>
            </w:ins>
          </w:p>
        </w:tc>
      </w:tr>
      <w:tr w:rsidR="00564435" w:rsidRPr="00E55D90" w14:paraId="4ECA3D12" w14:textId="77777777" w:rsidTr="00564435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5" w:author="David Döbele" w:date="2024-02-20T19:43:00Z">
            <w:tblPrEx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20"/>
          <w:ins w:id="16" w:author="David Döbele" w:date="2024-02-20T19:43:00Z"/>
        </w:trPr>
        <w:tc>
          <w:tcPr>
            <w:tcW w:w="8931" w:type="dxa"/>
            <w:gridSpan w:val="12"/>
            <w:vAlign w:val="bottom"/>
            <w:tcPrChange w:id="17" w:author="David Döbele" w:date="2024-02-20T19:43:00Z">
              <w:tcPr>
                <w:tcW w:w="6379" w:type="dxa"/>
                <w:gridSpan w:val="8"/>
                <w:vAlign w:val="bottom"/>
              </w:tcPr>
            </w:tcPrChange>
          </w:tcPr>
          <w:p w14:paraId="5912B83F" w14:textId="0EFD5047" w:rsidR="00564435" w:rsidRPr="00564435" w:rsidRDefault="00564435" w:rsidP="00564435">
            <w:pPr>
              <w:pStyle w:val="Bullets"/>
              <w:numPr>
                <w:ilvl w:val="0"/>
                <w:numId w:val="30"/>
              </w:numPr>
              <w:rPr>
                <w:ins w:id="18" w:author="David Döbele" w:date="2024-02-20T19:43:00Z"/>
                <w:rFonts w:ascii="Optima" w:hAnsi="Optima"/>
                <w:sz w:val="18"/>
                <w:lang w:val="de-AT"/>
                <w:rPrChange w:id="19" w:author="David Döbele" w:date="2024-02-20T19:43:00Z">
                  <w:rPr>
                    <w:ins w:id="20" w:author="David Döbele" w:date="2024-02-20T19:43:00Z"/>
                    <w:rFonts w:ascii="Optima" w:hAnsi="Optima"/>
                    <w:i w:val="0"/>
                    <w:iCs w:val="0"/>
                    <w:sz w:val="18"/>
                    <w:lang w:val="de-AT"/>
                  </w:rPr>
                </w:rPrChange>
              </w:rPr>
              <w:pPrChange w:id="21" w:author="David Döbele" w:date="2024-02-20T19:43:00Z">
                <w:pPr>
                  <w:pStyle w:val="Bullets"/>
                  <w:numPr>
                    <w:numId w:val="0"/>
                  </w:numPr>
                  <w:ind w:left="0" w:firstLine="0"/>
                </w:pPr>
              </w:pPrChange>
            </w:pPr>
            <w:ins w:id="22" w:author="David Döbele" w:date="2024-02-20T19:43:00Z">
              <w:r>
                <w:rPr>
                  <w:rFonts w:ascii="Optima" w:hAnsi="Optima"/>
                  <w:sz w:val="18"/>
                  <w:lang w:val="de-AT"/>
                </w:rPr>
                <w:t xml:space="preserve">Fortführung der Aufgaben aus dem Praktikum </w:t>
              </w:r>
            </w:ins>
          </w:p>
        </w:tc>
        <w:tc>
          <w:tcPr>
            <w:tcW w:w="136" w:type="dxa"/>
            <w:vAlign w:val="bottom"/>
            <w:tcPrChange w:id="23" w:author="David Döbele" w:date="2024-02-20T19:43:00Z">
              <w:tcPr>
                <w:tcW w:w="2688" w:type="dxa"/>
                <w:gridSpan w:val="4"/>
                <w:vAlign w:val="bottom"/>
              </w:tcPr>
            </w:tcPrChange>
          </w:tcPr>
          <w:p w14:paraId="3E333D7A" w14:textId="77777777" w:rsidR="00564435" w:rsidRPr="00564435" w:rsidRDefault="00564435" w:rsidP="00564435">
            <w:pPr>
              <w:pStyle w:val="Bullets"/>
              <w:numPr>
                <w:ilvl w:val="0"/>
                <w:numId w:val="0"/>
              </w:numPr>
              <w:jc w:val="right"/>
              <w:rPr>
                <w:ins w:id="24" w:author="David Döbele" w:date="2024-02-20T19:43:00Z"/>
                <w:rFonts w:ascii="Optima" w:hAnsi="Optima"/>
                <w:i w:val="0"/>
                <w:iCs w:val="0"/>
                <w:sz w:val="18"/>
                <w:rPrChange w:id="25" w:author="David Döbele" w:date="2024-02-20T19:44:00Z">
                  <w:rPr>
                    <w:ins w:id="26" w:author="David Döbele" w:date="2024-02-20T19:43:00Z"/>
                    <w:rFonts w:ascii="Optima" w:hAnsi="Optima"/>
                    <w:i w:val="0"/>
                    <w:iCs w:val="0"/>
                    <w:sz w:val="18"/>
                    <w:lang w:val="en-US"/>
                  </w:rPr>
                </w:rPrChange>
              </w:rPr>
            </w:pPr>
          </w:p>
        </w:tc>
      </w:tr>
      <w:tr w:rsidR="00E55D90" w:rsidRPr="00E55D90" w14:paraId="48328CB9" w14:textId="77777777" w:rsidTr="00564435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27" w:author="David Döbele" w:date="2024-02-20T19:42:00Z">
            <w:tblPrEx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283"/>
        </w:trPr>
        <w:tc>
          <w:tcPr>
            <w:tcW w:w="6379" w:type="dxa"/>
            <w:gridSpan w:val="8"/>
            <w:vAlign w:val="bottom"/>
            <w:tcPrChange w:id="28" w:author="David Döbele" w:date="2024-02-20T19:42:00Z">
              <w:tcPr>
                <w:tcW w:w="6379" w:type="dxa"/>
                <w:gridSpan w:val="8"/>
              </w:tcPr>
            </w:tcPrChange>
          </w:tcPr>
          <w:p w14:paraId="74B74B41" w14:textId="7AF03DDA" w:rsidR="00E55D90" w:rsidRPr="00E55D90" w:rsidRDefault="00E55D90" w:rsidP="00564435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  <w:lang w:val="en-US"/>
              </w:rPr>
            </w:pPr>
            <w:proofErr w:type="spellStart"/>
            <w:r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>Praktikant</w:t>
            </w:r>
            <w:proofErr w:type="spellEnd"/>
            <w:r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 xml:space="preserve"> </w:t>
            </w:r>
            <w:proofErr w:type="spellStart"/>
            <w:r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>im</w:t>
            </w:r>
            <w:proofErr w:type="spellEnd"/>
            <w:r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 xml:space="preserve"> </w:t>
            </w:r>
            <w:r w:rsidR="0023516A">
              <w:rPr>
                <w:rFonts w:ascii="Optima" w:hAnsi="Optima"/>
                <w:i w:val="0"/>
                <w:iCs w:val="0"/>
                <w:sz w:val="18"/>
                <w:lang w:val="en-US"/>
              </w:rPr>
              <w:t xml:space="preserve">Audit – Financial Services </w:t>
            </w:r>
            <w:proofErr w:type="spellStart"/>
            <w:r w:rsidR="0023516A">
              <w:rPr>
                <w:rFonts w:ascii="Optima" w:hAnsi="Optima"/>
                <w:i w:val="0"/>
                <w:iCs w:val="0"/>
                <w:sz w:val="18"/>
                <w:lang w:val="en-US"/>
              </w:rPr>
              <w:t>Bereich</w:t>
            </w:r>
            <w:proofErr w:type="spellEnd"/>
          </w:p>
        </w:tc>
        <w:tc>
          <w:tcPr>
            <w:tcW w:w="2688" w:type="dxa"/>
            <w:gridSpan w:val="5"/>
            <w:vAlign w:val="bottom"/>
            <w:tcPrChange w:id="29" w:author="David Döbele" w:date="2024-02-20T19:42:00Z">
              <w:tcPr>
                <w:tcW w:w="2688" w:type="dxa"/>
                <w:gridSpan w:val="4"/>
              </w:tcPr>
            </w:tcPrChange>
          </w:tcPr>
          <w:p w14:paraId="2CB21DEB" w14:textId="4F299457" w:rsidR="00E55D90" w:rsidRPr="00E55D90" w:rsidRDefault="00E55D90" w:rsidP="0056443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  <w:lang w:val="en-US"/>
              </w:rPr>
            </w:pPr>
            <w:r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>0</w:t>
            </w:r>
            <w:r w:rsidR="0023516A">
              <w:rPr>
                <w:rFonts w:ascii="Optima" w:hAnsi="Optima"/>
                <w:i w:val="0"/>
                <w:iCs w:val="0"/>
                <w:sz w:val="18"/>
                <w:lang w:val="en-US"/>
              </w:rPr>
              <w:t>1</w:t>
            </w:r>
            <w:r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>/20</w:t>
            </w:r>
            <w:r w:rsidR="0023516A">
              <w:rPr>
                <w:rFonts w:ascii="Optima" w:hAnsi="Optima"/>
                <w:i w:val="0"/>
                <w:iCs w:val="0"/>
                <w:sz w:val="18"/>
                <w:lang w:val="en-US"/>
              </w:rPr>
              <w:t>24</w:t>
            </w:r>
            <w:r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 xml:space="preserve"> – 0</w:t>
            </w:r>
            <w:r w:rsidR="0023516A">
              <w:rPr>
                <w:rFonts w:ascii="Optima" w:hAnsi="Optima"/>
                <w:i w:val="0"/>
                <w:iCs w:val="0"/>
                <w:sz w:val="18"/>
                <w:lang w:val="en-US"/>
              </w:rPr>
              <w:t>2</w:t>
            </w:r>
            <w:r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>/20</w:t>
            </w:r>
            <w:r w:rsidR="0023516A">
              <w:rPr>
                <w:rFonts w:ascii="Optima" w:hAnsi="Optima"/>
                <w:i w:val="0"/>
                <w:iCs w:val="0"/>
                <w:sz w:val="18"/>
                <w:lang w:val="en-US"/>
              </w:rPr>
              <w:t>24</w:t>
            </w:r>
          </w:p>
        </w:tc>
      </w:tr>
      <w:tr w:rsidR="00E55D90" w:rsidRPr="00E55D90" w14:paraId="7C4155D6" w14:textId="77777777" w:rsidTr="00D5280E">
        <w:tc>
          <w:tcPr>
            <w:tcW w:w="9067" w:type="dxa"/>
            <w:gridSpan w:val="13"/>
          </w:tcPr>
          <w:p w14:paraId="1A135F1D" w14:textId="53F5C7F5" w:rsidR="00E55D90" w:rsidRPr="00E55D90" w:rsidRDefault="0023516A" w:rsidP="00E55D90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>Auswertung von Kreditstichproben</w:t>
            </w:r>
          </w:p>
          <w:p w14:paraId="7C7DA6E8" w14:textId="10FCE141" w:rsidR="00E55D90" w:rsidRPr="00E55D90" w:rsidRDefault="0023516A" w:rsidP="00E55D90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>Mitwirkung an der Erstellung des Year-End-Memorandums</w:t>
            </w:r>
          </w:p>
          <w:p w14:paraId="3453F9F0" w14:textId="3BE0BFDD" w:rsidR="00E55D90" w:rsidRDefault="0023516A" w:rsidP="00E55D90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>Nachberechnung der Zinsaufwendungen ausgewählter Leasingvert</w:t>
            </w:r>
            <w:ins w:id="30" w:author="David Döbele" w:date="2024-02-20T19:40:00Z">
              <w:r w:rsidR="0016609F">
                <w:rPr>
                  <w:rFonts w:ascii="Optima" w:hAnsi="Optima"/>
                  <w:sz w:val="18"/>
                  <w:lang w:val="de-AT"/>
                </w:rPr>
                <w:t>r</w:t>
              </w:r>
            </w:ins>
            <w:r>
              <w:rPr>
                <w:rFonts w:ascii="Optima" w:hAnsi="Optima"/>
                <w:sz w:val="18"/>
                <w:lang w:val="de-AT"/>
              </w:rPr>
              <w:t>äge</w:t>
            </w:r>
          </w:p>
          <w:p w14:paraId="3658805E" w14:textId="6B36A4BF" w:rsidR="003C712D" w:rsidRPr="00E55D90" w:rsidRDefault="005A4874" w:rsidP="00E55D90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>Einholung von Bankbestätigungen bei Kunden und Dritten</w:t>
            </w:r>
          </w:p>
        </w:tc>
      </w:tr>
      <w:tr w:rsidR="00E55D90" w:rsidRPr="00E55D90" w:rsidDel="00564435" w14:paraId="0D4DF1FA" w14:textId="34A9EAEC" w:rsidTr="00D5280E">
        <w:trPr>
          <w:trHeight w:val="346"/>
          <w:del w:id="31" w:author="David Döbele" w:date="2024-02-20T19:42:00Z"/>
        </w:trPr>
        <w:tc>
          <w:tcPr>
            <w:tcW w:w="6379" w:type="dxa"/>
            <w:gridSpan w:val="8"/>
            <w:vAlign w:val="bottom"/>
          </w:tcPr>
          <w:p w14:paraId="52DCB940" w14:textId="712F99AC" w:rsidR="00E55D90" w:rsidRPr="00E55D90" w:rsidDel="00564435" w:rsidRDefault="0023516A" w:rsidP="00E55D90">
            <w:pPr>
              <w:pStyle w:val="Bullets"/>
              <w:numPr>
                <w:ilvl w:val="0"/>
                <w:numId w:val="0"/>
              </w:numPr>
              <w:rPr>
                <w:del w:id="32" w:author="David Döbele" w:date="2024-02-20T19:42:00Z"/>
                <w:rFonts w:ascii="Optima" w:hAnsi="Optima"/>
                <w:i w:val="0"/>
                <w:iCs w:val="0"/>
                <w:sz w:val="18"/>
              </w:rPr>
            </w:pPr>
            <w:del w:id="33" w:author="David Döbele" w:date="2024-02-20T19:42:00Z">
              <w:r w:rsidDel="00564435">
                <w:rPr>
                  <w:rFonts w:ascii="Optima" w:hAnsi="Optima"/>
                  <w:b/>
                  <w:i w:val="0"/>
                  <w:iCs w:val="0"/>
                  <w:smallCaps/>
                  <w:sz w:val="23"/>
                  <w:szCs w:val="23"/>
                </w:rPr>
                <w:delText>Mazars GmbH &amp; Co. KG</w:delText>
              </w:r>
            </w:del>
          </w:p>
        </w:tc>
        <w:tc>
          <w:tcPr>
            <w:tcW w:w="2688" w:type="dxa"/>
            <w:gridSpan w:val="5"/>
            <w:vAlign w:val="bottom"/>
          </w:tcPr>
          <w:p w14:paraId="00F3353C" w14:textId="637C5A87" w:rsidR="00E55D90" w:rsidRPr="00E55D90" w:rsidDel="00564435" w:rsidRDefault="00E55D90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del w:id="34" w:author="David Döbele" w:date="2024-02-20T19:42:00Z"/>
                <w:rFonts w:ascii="Optima" w:hAnsi="Optima"/>
                <w:iCs w:val="0"/>
                <w:sz w:val="18"/>
              </w:rPr>
            </w:pPr>
            <w:del w:id="35" w:author="David Döbele" w:date="2024-02-20T19:42:00Z">
              <w:r w:rsidRPr="00E55D90" w:rsidDel="00564435">
                <w:rPr>
                  <w:rFonts w:ascii="Optima" w:hAnsi="Optima"/>
                  <w:iCs w:val="0"/>
                  <w:smallCaps/>
                  <w:sz w:val="23"/>
                  <w:szCs w:val="23"/>
                </w:rPr>
                <w:delText>Frankfurt am Main</w:delText>
              </w:r>
            </w:del>
          </w:p>
        </w:tc>
      </w:tr>
      <w:tr w:rsidR="00E55D90" w:rsidRPr="00E55D90" w14:paraId="7A1EBBAB" w14:textId="77777777" w:rsidTr="00564435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36" w:author="David Döbele" w:date="2024-02-20T19:42:00Z">
            <w:tblPrEx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283"/>
        </w:trPr>
        <w:tc>
          <w:tcPr>
            <w:tcW w:w="6096" w:type="dxa"/>
            <w:gridSpan w:val="7"/>
            <w:vAlign w:val="bottom"/>
            <w:tcPrChange w:id="37" w:author="David Döbele" w:date="2024-02-20T19:42:00Z">
              <w:tcPr>
                <w:tcW w:w="6096" w:type="dxa"/>
                <w:gridSpan w:val="7"/>
              </w:tcPr>
            </w:tcPrChange>
          </w:tcPr>
          <w:p w14:paraId="06A0ABEE" w14:textId="1ADD2FBC" w:rsidR="00E55D90" w:rsidRPr="0023516A" w:rsidRDefault="0023516A" w:rsidP="00564435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  <w:lang w:val="de-AT"/>
              </w:rPr>
            </w:pPr>
            <w:r w:rsidRPr="0023516A">
              <w:rPr>
                <w:rFonts w:ascii="Optima" w:hAnsi="Optima"/>
                <w:i w:val="0"/>
                <w:iCs w:val="0"/>
                <w:sz w:val="18"/>
                <w:lang w:val="de-AT"/>
              </w:rPr>
              <w:t>Werkstudent im Audit – Financial Services Bereich (16h Wöchentlich</w:t>
            </w:r>
            <w:r>
              <w:rPr>
                <w:rFonts w:ascii="Optima" w:hAnsi="Optima"/>
                <w:i w:val="0"/>
                <w:iCs w:val="0"/>
                <w:sz w:val="18"/>
                <w:lang w:val="de-AT"/>
              </w:rPr>
              <w:t>)</w:t>
            </w:r>
          </w:p>
        </w:tc>
        <w:tc>
          <w:tcPr>
            <w:tcW w:w="2971" w:type="dxa"/>
            <w:gridSpan w:val="6"/>
            <w:vAlign w:val="bottom"/>
            <w:tcPrChange w:id="38" w:author="David Döbele" w:date="2024-02-20T19:42:00Z">
              <w:tcPr>
                <w:tcW w:w="2971" w:type="dxa"/>
                <w:gridSpan w:val="5"/>
              </w:tcPr>
            </w:tcPrChange>
          </w:tcPr>
          <w:p w14:paraId="59E67B8D" w14:textId="20BD44F8" w:rsidR="00E55D90" w:rsidRPr="00E55D90" w:rsidRDefault="0023516A" w:rsidP="0056443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  <w:lang w:val="en-US"/>
              </w:rPr>
            </w:pPr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 xml:space="preserve">11/2023 </w:t>
            </w:r>
            <w:del w:id="39" w:author="David Döbele" w:date="2024-02-20T19:40:00Z">
              <w:r w:rsidDel="0016609F">
                <w:rPr>
                  <w:rFonts w:ascii="Optima" w:hAnsi="Optima"/>
                  <w:i w:val="0"/>
                  <w:iCs w:val="0"/>
                  <w:sz w:val="18"/>
                  <w:lang w:val="en-US"/>
                </w:rPr>
                <w:delText>-</w:delText>
              </w:r>
            </w:del>
            <w:ins w:id="40" w:author="David Döbele" w:date="2024-02-20T19:40:00Z">
              <w:r w:rsidR="0016609F">
                <w:rPr>
                  <w:rFonts w:ascii="Optima" w:hAnsi="Optima"/>
                  <w:i w:val="0"/>
                  <w:iCs w:val="0"/>
                  <w:sz w:val="18"/>
                  <w:lang w:val="en-US"/>
                </w:rPr>
                <w:t>–</w:t>
              </w:r>
            </w:ins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 xml:space="preserve"> </w:t>
            </w:r>
            <w:del w:id="41" w:author="David Döbele" w:date="2024-02-20T19:42:00Z">
              <w:r w:rsidDel="00564435">
                <w:rPr>
                  <w:rFonts w:ascii="Optima" w:hAnsi="Optima"/>
                  <w:i w:val="0"/>
                  <w:iCs w:val="0"/>
                  <w:sz w:val="18"/>
                  <w:lang w:val="en-US"/>
                </w:rPr>
                <w:delText>heute</w:delText>
              </w:r>
            </w:del>
            <w:ins w:id="42" w:author="David Döbele" w:date="2024-02-20T19:42:00Z">
              <w:r w:rsidR="00564435">
                <w:rPr>
                  <w:rFonts w:ascii="Optima" w:hAnsi="Optima"/>
                  <w:i w:val="0"/>
                  <w:iCs w:val="0"/>
                  <w:sz w:val="18"/>
                  <w:lang w:val="en-US"/>
                </w:rPr>
                <w:t>01/2023</w:t>
              </w:r>
            </w:ins>
          </w:p>
        </w:tc>
      </w:tr>
      <w:tr w:rsidR="00E55D90" w:rsidRPr="00E55D90" w14:paraId="76B55717" w14:textId="77777777" w:rsidTr="00D5280E">
        <w:tc>
          <w:tcPr>
            <w:tcW w:w="9067" w:type="dxa"/>
            <w:gridSpan w:val="13"/>
          </w:tcPr>
          <w:p w14:paraId="17E98B0C" w14:textId="77777777" w:rsidR="00E55D90" w:rsidRDefault="0023516A" w:rsidP="0023516A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>Zahlenprüfung von Kreditstichproben</w:t>
            </w:r>
          </w:p>
          <w:p w14:paraId="5E301C2A" w14:textId="0D257007" w:rsidR="003008FD" w:rsidRPr="0023516A" w:rsidRDefault="00721EF5" w:rsidP="0023516A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 xml:space="preserve">Auseinandersetzung mit IDW RS BFA 7, IDW RS BFA 8 </w:t>
            </w:r>
          </w:p>
        </w:tc>
      </w:tr>
      <w:tr w:rsidR="00E55D90" w:rsidRPr="00E55D90" w14:paraId="414B4085" w14:textId="77777777" w:rsidTr="006E2C9C">
        <w:trPr>
          <w:trHeight w:val="510"/>
        </w:trPr>
        <w:tc>
          <w:tcPr>
            <w:tcW w:w="9067" w:type="dxa"/>
            <w:gridSpan w:val="13"/>
            <w:tcBorders>
              <w:bottom w:val="single" w:sz="4" w:space="0" w:color="auto"/>
            </w:tcBorders>
            <w:vAlign w:val="bottom"/>
          </w:tcPr>
          <w:p w14:paraId="4741C5BA" w14:textId="2266E609" w:rsidR="00E55D90" w:rsidRPr="00E55D90" w:rsidRDefault="00E55D90" w:rsidP="00E55D90">
            <w:pPr>
              <w:pStyle w:val="BERSCHRIFT"/>
              <w:jc w:val="center"/>
              <w:rPr>
                <w:rFonts w:ascii="Optima" w:hAnsi="Optima"/>
                <w:i/>
                <w:sz w:val="28"/>
              </w:rPr>
            </w:pPr>
            <w:proofErr w:type="spellStart"/>
            <w:r w:rsidRPr="00E55D90">
              <w:rPr>
                <w:rFonts w:ascii="Optima" w:hAnsi="Optima"/>
                <w:sz w:val="28"/>
              </w:rPr>
              <w:t>Ausseruniversitäres</w:t>
            </w:r>
            <w:proofErr w:type="spellEnd"/>
            <w:r w:rsidRPr="00E55D90">
              <w:rPr>
                <w:rFonts w:ascii="Optima" w:hAnsi="Optima"/>
                <w:sz w:val="28"/>
              </w:rPr>
              <w:t xml:space="preserve"> Engagement</w:t>
            </w:r>
          </w:p>
        </w:tc>
      </w:tr>
      <w:tr w:rsidR="00E55D90" w:rsidRPr="00E55D90" w14:paraId="74251178" w14:textId="77777777" w:rsidTr="00D5280E">
        <w:trPr>
          <w:trHeight w:val="340"/>
        </w:trPr>
        <w:tc>
          <w:tcPr>
            <w:tcW w:w="5523" w:type="dxa"/>
            <w:gridSpan w:val="4"/>
            <w:tcBorders>
              <w:top w:val="single" w:sz="4" w:space="0" w:color="auto"/>
            </w:tcBorders>
            <w:vAlign w:val="bottom"/>
          </w:tcPr>
          <w:p w14:paraId="23826F21" w14:textId="4AF93456" w:rsidR="00E55D90" w:rsidRPr="00E55D90" w:rsidRDefault="00A95CE5" w:rsidP="00E55D90">
            <w:pPr>
              <w:pStyle w:val="Ort"/>
              <w:jc w:val="left"/>
              <w:rPr>
                <w:rFonts w:ascii="Optima" w:hAnsi="Optima"/>
                <w:b/>
                <w:bCs/>
                <w:i w:val="0"/>
                <w:iCs/>
                <w:sz w:val="23"/>
                <w:szCs w:val="23"/>
                <w:lang w:val="en-US"/>
              </w:rPr>
            </w:pPr>
            <w:r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 xml:space="preserve">FS – Invest </w:t>
            </w:r>
          </w:p>
        </w:tc>
        <w:tc>
          <w:tcPr>
            <w:tcW w:w="3544" w:type="dxa"/>
            <w:gridSpan w:val="9"/>
            <w:tcBorders>
              <w:top w:val="single" w:sz="4" w:space="0" w:color="auto"/>
            </w:tcBorders>
            <w:vAlign w:val="bottom"/>
          </w:tcPr>
          <w:p w14:paraId="58208F44" w14:textId="1CB3A5A4" w:rsidR="00E55D90" w:rsidRPr="00E55D90" w:rsidRDefault="001A4E42" w:rsidP="00E55D90">
            <w:pPr>
              <w:pStyle w:val="Ort"/>
              <w:rPr>
                <w:rFonts w:ascii="Optima" w:hAnsi="Optima" w:cs="Times New Roman (Body CS)"/>
                <w:b/>
                <w:bCs/>
                <w:i w:val="0"/>
                <w:iCs/>
                <w:sz w:val="23"/>
                <w:szCs w:val="23"/>
              </w:rPr>
            </w:pPr>
            <w:r>
              <w:rPr>
                <w:rFonts w:ascii="Optima" w:hAnsi="Optima"/>
                <w:sz w:val="23"/>
                <w:szCs w:val="23"/>
              </w:rPr>
              <w:t>Frankfurt am Main</w:t>
            </w:r>
            <w:r w:rsidR="0023516A">
              <w:rPr>
                <w:rFonts w:ascii="Optima" w:hAnsi="Optima"/>
                <w:sz w:val="23"/>
                <w:szCs w:val="23"/>
              </w:rPr>
              <w:t xml:space="preserve">, </w:t>
            </w:r>
            <w:r>
              <w:rPr>
                <w:rFonts w:ascii="Optima" w:hAnsi="Optima"/>
                <w:sz w:val="23"/>
                <w:szCs w:val="23"/>
              </w:rPr>
              <w:t>DE</w:t>
            </w:r>
          </w:p>
        </w:tc>
      </w:tr>
      <w:tr w:rsidR="00E55D90" w:rsidRPr="00E55D90" w14:paraId="4F59C612" w14:textId="77777777" w:rsidTr="00E13110">
        <w:trPr>
          <w:trHeight w:val="193"/>
        </w:trPr>
        <w:tc>
          <w:tcPr>
            <w:tcW w:w="6804" w:type="dxa"/>
            <w:gridSpan w:val="10"/>
          </w:tcPr>
          <w:p w14:paraId="32F07601" w14:textId="0F868349" w:rsidR="00E55D90" w:rsidRPr="00E55D90" w:rsidRDefault="00A95CE5" w:rsidP="00E55D90">
            <w:pPr>
              <w:pStyle w:val="Beschreibung"/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>Mitglied des Bereichs M&amp;A</w:t>
            </w:r>
          </w:p>
        </w:tc>
        <w:tc>
          <w:tcPr>
            <w:tcW w:w="2263" w:type="dxa"/>
            <w:gridSpan w:val="3"/>
          </w:tcPr>
          <w:p w14:paraId="45DD2178" w14:textId="7F703AF8" w:rsidR="00E55D90" w:rsidRPr="00E55D90" w:rsidRDefault="00E55D90" w:rsidP="00E55D90">
            <w:pPr>
              <w:pStyle w:val="Beschreibung"/>
              <w:jc w:val="right"/>
              <w:rPr>
                <w:rFonts w:ascii="Optima" w:hAnsi="Optima"/>
                <w:sz w:val="18"/>
                <w:lang w:val="en-US"/>
              </w:rPr>
            </w:pPr>
            <w:r w:rsidRPr="00E55D90">
              <w:rPr>
                <w:rFonts w:ascii="Optima" w:hAnsi="Optima"/>
                <w:sz w:val="18"/>
                <w:lang w:val="en-US"/>
              </w:rPr>
              <w:t>09/20</w:t>
            </w:r>
            <w:r w:rsidR="001A4E42">
              <w:rPr>
                <w:rFonts w:ascii="Optima" w:hAnsi="Optima"/>
                <w:sz w:val="18"/>
                <w:lang w:val="en-US"/>
              </w:rPr>
              <w:t>23</w:t>
            </w:r>
            <w:r w:rsidRPr="00E55D90">
              <w:rPr>
                <w:rFonts w:ascii="Optima" w:hAnsi="Optima"/>
                <w:sz w:val="18"/>
                <w:lang w:val="en-US"/>
              </w:rPr>
              <w:t xml:space="preserve"> – </w:t>
            </w:r>
            <w:proofErr w:type="spellStart"/>
            <w:r w:rsidRPr="00E55D90">
              <w:rPr>
                <w:rFonts w:ascii="Optima" w:hAnsi="Optima"/>
                <w:sz w:val="18"/>
                <w:lang w:val="en-US"/>
              </w:rPr>
              <w:t>heute</w:t>
            </w:r>
            <w:proofErr w:type="spellEnd"/>
          </w:p>
        </w:tc>
      </w:tr>
      <w:tr w:rsidR="00E55D90" w:rsidRPr="00E55D90" w14:paraId="02437711" w14:textId="77777777" w:rsidTr="00D5280E">
        <w:trPr>
          <w:trHeight w:val="193"/>
        </w:trPr>
        <w:tc>
          <w:tcPr>
            <w:tcW w:w="9067" w:type="dxa"/>
            <w:gridSpan w:val="13"/>
          </w:tcPr>
          <w:p w14:paraId="68CFAD97" w14:textId="56B5FEBC" w:rsidR="00E55D90" w:rsidRPr="00E55D90" w:rsidRDefault="00D4064B" w:rsidP="00E55D90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i/>
                <w:sz w:val="18"/>
                <w:lang w:val="de-AT"/>
              </w:rPr>
              <w:t xml:space="preserve">Erstellung von </w:t>
            </w:r>
            <w:r w:rsidR="003E6DDD">
              <w:rPr>
                <w:rFonts w:ascii="Optima" w:hAnsi="Optima"/>
                <w:i/>
                <w:sz w:val="18"/>
                <w:lang w:val="de-AT"/>
              </w:rPr>
              <w:t>Newslettern</w:t>
            </w:r>
            <w:r w:rsidR="00354D24">
              <w:rPr>
                <w:rFonts w:ascii="Optima" w:hAnsi="Optima"/>
                <w:i/>
                <w:sz w:val="18"/>
                <w:lang w:val="de-AT"/>
              </w:rPr>
              <w:t xml:space="preserve"> vergangener Transaktionen </w:t>
            </w:r>
            <w:r w:rsidR="001A4E42">
              <w:rPr>
                <w:rFonts w:ascii="Optima" w:hAnsi="Optima"/>
                <w:i/>
                <w:sz w:val="18"/>
                <w:lang w:val="de-AT"/>
              </w:rPr>
              <w:t>sowie Teilnahme an Workshops</w:t>
            </w:r>
          </w:p>
        </w:tc>
      </w:tr>
      <w:tr w:rsidR="00E55D90" w:rsidRPr="00E55D90" w14:paraId="4AF19DD1" w14:textId="77777777" w:rsidTr="004067B8">
        <w:trPr>
          <w:trHeight w:val="346"/>
        </w:trPr>
        <w:tc>
          <w:tcPr>
            <w:tcW w:w="5954" w:type="dxa"/>
            <w:gridSpan w:val="6"/>
            <w:vAlign w:val="bottom"/>
          </w:tcPr>
          <w:p w14:paraId="7756FD9A" w14:textId="2951C644" w:rsidR="00E55D90" w:rsidRPr="00E55D90" w:rsidRDefault="00246C2C" w:rsidP="00E55D90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smallCaps/>
                <w:sz w:val="16"/>
              </w:rPr>
            </w:pPr>
            <w:r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>Kapfenberger SV</w:t>
            </w:r>
          </w:p>
        </w:tc>
        <w:tc>
          <w:tcPr>
            <w:tcW w:w="3113" w:type="dxa"/>
            <w:gridSpan w:val="7"/>
            <w:vAlign w:val="bottom"/>
          </w:tcPr>
          <w:p w14:paraId="30626CB8" w14:textId="0B62BF36" w:rsidR="00E55D90" w:rsidRPr="00E55D90" w:rsidRDefault="00246C2C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smallCaps/>
                <w:sz w:val="23"/>
                <w:szCs w:val="23"/>
              </w:rPr>
            </w:pPr>
            <w:r>
              <w:rPr>
                <w:rFonts w:ascii="Optima" w:hAnsi="Optima"/>
                <w:smallCaps/>
                <w:sz w:val="23"/>
                <w:szCs w:val="23"/>
              </w:rPr>
              <w:t>Kapfenberg, AT</w:t>
            </w:r>
          </w:p>
        </w:tc>
      </w:tr>
      <w:tr w:rsidR="00E55D90" w:rsidRPr="00E55D90" w14:paraId="56372BDE" w14:textId="77777777" w:rsidTr="006E2C9C">
        <w:trPr>
          <w:trHeight w:val="193"/>
        </w:trPr>
        <w:tc>
          <w:tcPr>
            <w:tcW w:w="7371" w:type="dxa"/>
            <w:gridSpan w:val="11"/>
          </w:tcPr>
          <w:p w14:paraId="3C87D247" w14:textId="2BE107B2" w:rsidR="00E55D90" w:rsidRPr="00E55D90" w:rsidRDefault="00246C2C" w:rsidP="00E55D90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  <w:lang w:val="de-AT"/>
              </w:rPr>
            </w:pPr>
            <w:r>
              <w:rPr>
                <w:rFonts w:ascii="Optima" w:hAnsi="Optima"/>
                <w:i w:val="0"/>
                <w:iCs w:val="0"/>
                <w:sz w:val="18"/>
                <w:lang w:val="de-AT"/>
              </w:rPr>
              <w:t>Mitglied der Fußballakad</w:t>
            </w:r>
            <w:r w:rsidR="00902FE2">
              <w:rPr>
                <w:rFonts w:ascii="Optima" w:hAnsi="Optima"/>
                <w:i w:val="0"/>
                <w:iCs w:val="0"/>
                <w:sz w:val="18"/>
                <w:lang w:val="de-AT"/>
              </w:rPr>
              <w:t>e</w:t>
            </w:r>
            <w:r>
              <w:rPr>
                <w:rFonts w:ascii="Optima" w:hAnsi="Optima"/>
                <w:i w:val="0"/>
                <w:iCs w:val="0"/>
                <w:sz w:val="18"/>
                <w:lang w:val="de-AT"/>
              </w:rPr>
              <w:t>mie</w:t>
            </w:r>
          </w:p>
        </w:tc>
        <w:tc>
          <w:tcPr>
            <w:tcW w:w="1696" w:type="dxa"/>
            <w:gridSpan w:val="2"/>
          </w:tcPr>
          <w:p w14:paraId="288A2195" w14:textId="0F2F2104" w:rsidR="00E55D90" w:rsidRPr="00E55D90" w:rsidRDefault="0042034E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  <w:lang w:val="en-US"/>
              </w:rPr>
            </w:pPr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>07/2020 – 07/2023</w:t>
            </w:r>
          </w:p>
        </w:tc>
      </w:tr>
      <w:tr w:rsidR="00E55D90" w:rsidRPr="00E55D90" w14:paraId="7ECB507F" w14:textId="77777777" w:rsidTr="00A30051">
        <w:trPr>
          <w:trHeight w:val="193"/>
        </w:trPr>
        <w:tc>
          <w:tcPr>
            <w:tcW w:w="9067" w:type="dxa"/>
            <w:gridSpan w:val="13"/>
          </w:tcPr>
          <w:p w14:paraId="1A6A237B" w14:textId="1EDAEAF1" w:rsidR="00E55D90" w:rsidRPr="00E55D90" w:rsidRDefault="0042034E" w:rsidP="00E55D90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  <w:lang w:val="de-AT"/>
              </w:rPr>
            </w:pPr>
            <w:r>
              <w:rPr>
                <w:rFonts w:ascii="Optima" w:hAnsi="Optima"/>
                <w:i/>
                <w:sz w:val="18"/>
                <w:lang w:val="de-AT"/>
              </w:rPr>
              <w:t>Kapitä</w:t>
            </w:r>
            <w:r w:rsidR="00902FE2">
              <w:rPr>
                <w:rFonts w:ascii="Optima" w:hAnsi="Optima"/>
                <w:i/>
                <w:sz w:val="18"/>
                <w:lang w:val="de-AT"/>
              </w:rPr>
              <w:t>n</w:t>
            </w:r>
            <w:r w:rsidR="00455991">
              <w:rPr>
                <w:rFonts w:ascii="Optima" w:hAnsi="Optima"/>
                <w:i/>
                <w:sz w:val="18"/>
                <w:lang w:val="de-AT"/>
              </w:rPr>
              <w:t xml:space="preserve"> der Mannschaft in der bundesweiten Leistungsklasse</w:t>
            </w:r>
            <w:r w:rsidR="00390694">
              <w:rPr>
                <w:rFonts w:ascii="Optima" w:hAnsi="Optima"/>
                <w:i/>
                <w:sz w:val="18"/>
                <w:lang w:val="de-AT"/>
              </w:rPr>
              <w:t xml:space="preserve"> und Erwachsenenfußball</w:t>
            </w:r>
          </w:p>
          <w:p w14:paraId="2CC438FF" w14:textId="771D7FCA" w:rsidR="00E55D90" w:rsidRPr="00E55D90" w:rsidRDefault="00390694" w:rsidP="00E55D90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  <w:lang w:val="de-AT"/>
              </w:rPr>
            </w:pPr>
            <w:r>
              <w:rPr>
                <w:rFonts w:ascii="Optima" w:hAnsi="Optima"/>
                <w:i/>
                <w:iCs/>
                <w:sz w:val="18"/>
                <w:lang w:val="de-AT"/>
              </w:rPr>
              <w:t>Steirischer Futsal Hallenturnier Sieger 2020</w:t>
            </w:r>
          </w:p>
        </w:tc>
      </w:tr>
      <w:tr w:rsidR="000C1CE6" w:rsidRPr="00E55D90" w14:paraId="63C9E42C" w14:textId="77777777" w:rsidTr="000C1CE6">
        <w:trPr>
          <w:trHeight w:val="340"/>
        </w:trPr>
        <w:tc>
          <w:tcPr>
            <w:tcW w:w="4533" w:type="dxa"/>
            <w:gridSpan w:val="3"/>
            <w:vAlign w:val="bottom"/>
          </w:tcPr>
          <w:p w14:paraId="4C65667C" w14:textId="77777777" w:rsidR="000C1CE6" w:rsidRDefault="000C1CE6" w:rsidP="000C1CE6">
            <w:pPr>
              <w:pStyle w:val="Ort"/>
              <w:jc w:val="left"/>
              <w:rPr>
                <w:rFonts w:ascii="Optima" w:hAnsi="Optima"/>
                <w:i w:val="0"/>
                <w:sz w:val="18"/>
                <w:lang w:val="de-AT"/>
              </w:rPr>
            </w:pPr>
            <w:r w:rsidRPr="000C1CE6"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 xml:space="preserve">Berlitz </w:t>
            </w:r>
            <w:proofErr w:type="spellStart"/>
            <w:r w:rsidRPr="000C1CE6"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>Sprachcamp</w:t>
            </w:r>
            <w:proofErr w:type="spellEnd"/>
          </w:p>
        </w:tc>
        <w:tc>
          <w:tcPr>
            <w:tcW w:w="4534" w:type="dxa"/>
            <w:gridSpan w:val="10"/>
          </w:tcPr>
          <w:p w14:paraId="2FD39A0E" w14:textId="056F33E3" w:rsidR="000C1CE6" w:rsidRDefault="00252493" w:rsidP="00252493">
            <w:pPr>
              <w:pStyle w:val="Ort"/>
              <w:rPr>
                <w:rFonts w:ascii="Optima" w:hAnsi="Optima"/>
                <w:i w:val="0"/>
                <w:sz w:val="18"/>
                <w:lang w:val="de-AT"/>
              </w:rPr>
            </w:pPr>
            <w:r w:rsidRPr="00252493">
              <w:rPr>
                <w:rFonts w:ascii="Optima" w:hAnsi="Optima"/>
                <w:sz w:val="23"/>
                <w:szCs w:val="23"/>
              </w:rPr>
              <w:t xml:space="preserve">Spital am </w:t>
            </w:r>
            <w:proofErr w:type="spellStart"/>
            <w:r w:rsidRPr="00252493">
              <w:rPr>
                <w:rFonts w:ascii="Optima" w:hAnsi="Optima"/>
                <w:sz w:val="23"/>
                <w:szCs w:val="23"/>
              </w:rPr>
              <w:t>Phyrn</w:t>
            </w:r>
            <w:proofErr w:type="spellEnd"/>
            <w:r w:rsidRPr="00252493">
              <w:rPr>
                <w:rFonts w:ascii="Optima" w:hAnsi="Optima"/>
                <w:sz w:val="23"/>
                <w:szCs w:val="23"/>
              </w:rPr>
              <w:t>, AT</w:t>
            </w:r>
          </w:p>
        </w:tc>
      </w:tr>
      <w:tr w:rsidR="00252493" w:rsidRPr="00E55D90" w14:paraId="0BE273DB" w14:textId="77777777" w:rsidTr="00252493">
        <w:trPr>
          <w:trHeight w:val="193"/>
        </w:trPr>
        <w:tc>
          <w:tcPr>
            <w:tcW w:w="6804" w:type="dxa"/>
            <w:gridSpan w:val="10"/>
          </w:tcPr>
          <w:p w14:paraId="52844D39" w14:textId="77777777" w:rsidR="00252493" w:rsidRPr="00252493" w:rsidRDefault="00252493" w:rsidP="00390694">
            <w:pPr>
              <w:pStyle w:val="Beschreibung"/>
              <w:rPr>
                <w:rFonts w:ascii="Optima" w:hAnsi="Optima"/>
                <w:sz w:val="18"/>
                <w:lang w:val="de-AT"/>
              </w:rPr>
            </w:pPr>
            <w:r w:rsidRPr="00252493">
              <w:rPr>
                <w:rFonts w:ascii="Optima" w:hAnsi="Optima"/>
                <w:sz w:val="18"/>
                <w:lang w:val="de-AT"/>
              </w:rPr>
              <w:t>Teilnahme an einem Englisch Camp</w:t>
            </w:r>
          </w:p>
        </w:tc>
        <w:tc>
          <w:tcPr>
            <w:tcW w:w="2263" w:type="dxa"/>
            <w:gridSpan w:val="3"/>
          </w:tcPr>
          <w:p w14:paraId="137F0B55" w14:textId="5FF1C797" w:rsidR="00252493" w:rsidRDefault="002A69A9" w:rsidP="002A69A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sz w:val="18"/>
                <w:lang w:val="de-AT"/>
              </w:rPr>
            </w:pPr>
            <w:r w:rsidRPr="002A69A9">
              <w:rPr>
                <w:rFonts w:ascii="Optima" w:hAnsi="Optima"/>
                <w:sz w:val="18"/>
                <w:lang w:val="en-US"/>
              </w:rPr>
              <w:t>07/2019 – 08/2019</w:t>
            </w:r>
          </w:p>
        </w:tc>
      </w:tr>
      <w:tr w:rsidR="004749B8" w:rsidRPr="00E55D90" w14:paraId="4A7C4C8B" w14:textId="77777777" w:rsidTr="00A30051">
        <w:trPr>
          <w:trHeight w:val="193"/>
        </w:trPr>
        <w:tc>
          <w:tcPr>
            <w:tcW w:w="9067" w:type="dxa"/>
            <w:gridSpan w:val="13"/>
          </w:tcPr>
          <w:p w14:paraId="29C7E9E4" w14:textId="77777777" w:rsidR="004749B8" w:rsidRPr="001D30FE" w:rsidRDefault="00D24DBC" w:rsidP="002A69A9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  <w:lang w:val="de-AT"/>
              </w:rPr>
            </w:pPr>
            <w:r w:rsidRPr="001D30FE">
              <w:rPr>
                <w:rFonts w:ascii="Optima" w:hAnsi="Optima"/>
                <w:i/>
                <w:iCs/>
                <w:sz w:val="18"/>
                <w:lang w:val="de-AT"/>
              </w:rPr>
              <w:t xml:space="preserve">Interner Aktivitäten – Gruppenleiter von zehn </w:t>
            </w:r>
            <w:r w:rsidR="001D30FE" w:rsidRPr="001D30FE">
              <w:rPr>
                <w:rFonts w:ascii="Optima" w:hAnsi="Optima"/>
                <w:i/>
                <w:iCs/>
                <w:sz w:val="18"/>
                <w:lang w:val="de-AT"/>
              </w:rPr>
              <w:t>Leuten</w:t>
            </w:r>
          </w:p>
          <w:p w14:paraId="3E8190F3" w14:textId="77777777" w:rsidR="001D30FE" w:rsidRPr="001D30FE" w:rsidRDefault="001D30FE" w:rsidP="002A69A9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  <w:lang w:val="de-AT"/>
              </w:rPr>
            </w:pPr>
            <w:r w:rsidRPr="001D30FE">
              <w:rPr>
                <w:rFonts w:ascii="Optima" w:hAnsi="Optima"/>
                <w:i/>
                <w:iCs/>
                <w:sz w:val="18"/>
                <w:lang w:val="de-AT"/>
              </w:rPr>
              <w:t>Mehrere Englisch Stunden pro Tag</w:t>
            </w:r>
          </w:p>
          <w:p w14:paraId="0B39FBC4" w14:textId="2E829C5C" w:rsidR="001D30FE" w:rsidRDefault="001D30FE" w:rsidP="002A69A9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sz w:val="18"/>
                <w:lang w:val="de-AT"/>
              </w:rPr>
            </w:pPr>
            <w:r w:rsidRPr="001D30FE">
              <w:rPr>
                <w:rFonts w:ascii="Optima" w:hAnsi="Optima"/>
                <w:i/>
                <w:iCs/>
                <w:sz w:val="18"/>
                <w:lang w:val="de-AT"/>
              </w:rPr>
              <w:t>Lernen mit Native Speakern</w:t>
            </w:r>
          </w:p>
        </w:tc>
      </w:tr>
      <w:tr w:rsidR="00F36CE1" w:rsidRPr="00E55D90" w14:paraId="691B3456" w14:textId="77777777" w:rsidTr="00696487">
        <w:trPr>
          <w:trHeight w:val="193"/>
        </w:trPr>
        <w:tc>
          <w:tcPr>
            <w:tcW w:w="4533" w:type="dxa"/>
            <w:gridSpan w:val="3"/>
          </w:tcPr>
          <w:p w14:paraId="5F828E41" w14:textId="77777777" w:rsidR="00F36CE1" w:rsidRPr="001D30FE" w:rsidRDefault="00F36CE1" w:rsidP="00F36CE1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  <w:lang w:val="de-AT"/>
              </w:rPr>
            </w:pPr>
            <w:r w:rsidRPr="00F36CE1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>Katholische Pfarre</w:t>
            </w:r>
          </w:p>
        </w:tc>
        <w:tc>
          <w:tcPr>
            <w:tcW w:w="4534" w:type="dxa"/>
            <w:gridSpan w:val="10"/>
          </w:tcPr>
          <w:p w14:paraId="61D2A545" w14:textId="711FCFD6" w:rsidR="00F36CE1" w:rsidRPr="001D30FE" w:rsidRDefault="00F36CE1" w:rsidP="00F36CE1">
            <w:pPr>
              <w:pStyle w:val="Ort"/>
              <w:rPr>
                <w:rFonts w:ascii="Optima" w:hAnsi="Optima"/>
                <w:i w:val="0"/>
                <w:iCs/>
                <w:sz w:val="18"/>
                <w:lang w:val="de-AT"/>
              </w:rPr>
            </w:pPr>
            <w:r w:rsidRPr="00F36CE1">
              <w:rPr>
                <w:rFonts w:ascii="Optima" w:hAnsi="Optima"/>
                <w:sz w:val="23"/>
                <w:szCs w:val="23"/>
              </w:rPr>
              <w:t>Wartberg im Mürztal, AT</w:t>
            </w:r>
          </w:p>
        </w:tc>
      </w:tr>
      <w:tr w:rsidR="00F36CE1" w:rsidRPr="00E55D90" w14:paraId="258A8E38" w14:textId="77777777" w:rsidTr="00696487">
        <w:trPr>
          <w:trHeight w:val="193"/>
        </w:trPr>
        <w:tc>
          <w:tcPr>
            <w:tcW w:w="4533" w:type="dxa"/>
            <w:gridSpan w:val="3"/>
          </w:tcPr>
          <w:p w14:paraId="32257838" w14:textId="3EFF4DF5" w:rsidR="00F36CE1" w:rsidRPr="00F36CE1" w:rsidRDefault="00F04ED5" w:rsidP="00F36CE1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</w:pPr>
            <w:r w:rsidRPr="00F04ED5">
              <w:rPr>
                <w:rFonts w:ascii="Optima" w:hAnsi="Optima"/>
                <w:i w:val="0"/>
                <w:iCs w:val="0"/>
                <w:sz w:val="18"/>
                <w:lang w:val="de-AT"/>
              </w:rPr>
              <w:t>Mitglied der Kirche als Ministrant</w:t>
            </w:r>
          </w:p>
        </w:tc>
        <w:tc>
          <w:tcPr>
            <w:tcW w:w="4534" w:type="dxa"/>
            <w:gridSpan w:val="10"/>
          </w:tcPr>
          <w:p w14:paraId="6281B85C" w14:textId="1EA981A4" w:rsidR="00F36CE1" w:rsidRPr="00F04ED5" w:rsidRDefault="00F04ED5" w:rsidP="00F04ED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  <w:lang w:val="de-AT"/>
              </w:rPr>
            </w:pPr>
            <w:r w:rsidRPr="00F04ED5">
              <w:rPr>
                <w:rFonts w:ascii="Optima" w:hAnsi="Optima"/>
                <w:sz w:val="18"/>
                <w:lang w:val="en-US"/>
              </w:rPr>
              <w:t>05/2015 – 07/2018</w:t>
            </w:r>
          </w:p>
        </w:tc>
      </w:tr>
      <w:tr w:rsidR="00F04ED5" w:rsidRPr="00E55D90" w14:paraId="024B7960" w14:textId="77777777" w:rsidTr="005676C4">
        <w:trPr>
          <w:trHeight w:val="193"/>
        </w:trPr>
        <w:tc>
          <w:tcPr>
            <w:tcW w:w="9067" w:type="dxa"/>
            <w:gridSpan w:val="13"/>
            <w:vAlign w:val="bottom"/>
          </w:tcPr>
          <w:p w14:paraId="05F42566" w14:textId="76ED49C9" w:rsidR="00F04ED5" w:rsidRPr="005676C4" w:rsidRDefault="005676C4" w:rsidP="000C0CA3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sz w:val="18"/>
                <w:lang w:val="de-AT"/>
              </w:rPr>
            </w:pPr>
            <w:r w:rsidRPr="000C0CA3">
              <w:rPr>
                <w:rFonts w:ascii="Optima" w:hAnsi="Optima"/>
                <w:i/>
                <w:sz w:val="18"/>
                <w:lang w:val="de-AT"/>
              </w:rPr>
              <w:t>Hilfe bei Gottesdiensten, Beerdigungen und heiligen Anlässen</w:t>
            </w:r>
          </w:p>
        </w:tc>
      </w:tr>
      <w:tr w:rsidR="00E55D90" w:rsidRPr="00E55D90" w14:paraId="482569A2" w14:textId="77777777" w:rsidTr="006E2C9C">
        <w:trPr>
          <w:trHeight w:val="510"/>
        </w:trPr>
        <w:tc>
          <w:tcPr>
            <w:tcW w:w="9067" w:type="dxa"/>
            <w:gridSpan w:val="13"/>
            <w:tcBorders>
              <w:bottom w:val="single" w:sz="4" w:space="0" w:color="auto"/>
            </w:tcBorders>
            <w:vAlign w:val="bottom"/>
          </w:tcPr>
          <w:p w14:paraId="1CFA4492" w14:textId="78D7F049" w:rsidR="00E55D90" w:rsidRPr="00E55D90" w:rsidRDefault="00E55D90" w:rsidP="00E55D90">
            <w:pPr>
              <w:jc w:val="center"/>
              <w:rPr>
                <w:rFonts w:ascii="Optima" w:hAnsi="Optima"/>
                <w:b/>
                <w:smallCaps/>
                <w:szCs w:val="32"/>
              </w:rPr>
            </w:pPr>
            <w:r w:rsidRPr="00E55D90">
              <w:rPr>
                <w:rFonts w:ascii="Optima" w:hAnsi="Optim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E55D90" w:rsidRPr="00E55D90" w14:paraId="2B257790" w14:textId="77777777" w:rsidTr="00D5280E">
        <w:trPr>
          <w:trHeight w:val="340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15B2C431" w14:textId="56F73C25" w:rsidR="00E55D90" w:rsidRPr="00E55D90" w:rsidRDefault="00E55D90" w:rsidP="00E55D90">
            <w:pPr>
              <w:rPr>
                <w:rFonts w:ascii="Optima" w:hAnsi="Optima"/>
                <w:sz w:val="18"/>
              </w:rPr>
            </w:pPr>
            <w:r w:rsidRPr="00E55D90">
              <w:rPr>
                <w:rFonts w:ascii="Optima" w:hAnsi="Optima"/>
                <w:sz w:val="18"/>
              </w:rPr>
              <w:t>Sprachen:</w:t>
            </w:r>
          </w:p>
        </w:tc>
        <w:tc>
          <w:tcPr>
            <w:tcW w:w="7082" w:type="dxa"/>
            <w:gridSpan w:val="12"/>
            <w:tcBorders>
              <w:top w:val="single" w:sz="4" w:space="0" w:color="auto"/>
            </w:tcBorders>
            <w:vAlign w:val="bottom"/>
          </w:tcPr>
          <w:p w14:paraId="061D3FCE" w14:textId="64BD49C3" w:rsidR="00E55D90" w:rsidRPr="00E55D90" w:rsidRDefault="00E55D90" w:rsidP="00E55D90">
            <w:pPr>
              <w:rPr>
                <w:rFonts w:ascii="Optima" w:hAnsi="Optima"/>
                <w:sz w:val="18"/>
                <w:lang w:val="de-AT"/>
              </w:rPr>
            </w:pPr>
            <w:r w:rsidRPr="00E55D90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Deutsch </w:t>
            </w:r>
            <w:r w:rsidRPr="00E55D90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E55D90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, Englisch </w:t>
            </w:r>
            <w:r w:rsidRPr="00E55D90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(Verhandlungssicher)</w:t>
            </w:r>
            <w:r w:rsidRPr="00E55D90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, </w:t>
            </w:r>
            <w:r w:rsidR="000C0CA3">
              <w:rPr>
                <w:rFonts w:ascii="Optima" w:hAnsi="Optima" w:cs="Georgia"/>
                <w:color w:val="000000"/>
                <w:sz w:val="18"/>
                <w:lang w:val="de-AT"/>
              </w:rPr>
              <w:t>Spanisch</w:t>
            </w:r>
            <w:r w:rsidRPr="00E55D90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 </w:t>
            </w:r>
            <w:r w:rsidRPr="00E55D90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(</w:t>
            </w:r>
            <w:r w:rsidR="0041426D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sehr gute Kenntnisse</w:t>
            </w:r>
            <w:r w:rsidRPr="00E55D90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)</w:t>
            </w:r>
            <w:r w:rsidRPr="00E55D90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 </w:t>
            </w:r>
          </w:p>
        </w:tc>
      </w:tr>
      <w:tr w:rsidR="00E55D90" w:rsidRPr="0016609F" w14:paraId="45706C3F" w14:textId="77777777" w:rsidTr="00D5280E">
        <w:trPr>
          <w:trHeight w:val="283"/>
        </w:trPr>
        <w:tc>
          <w:tcPr>
            <w:tcW w:w="1985" w:type="dxa"/>
            <w:vAlign w:val="bottom"/>
          </w:tcPr>
          <w:p w14:paraId="57688BDA" w14:textId="350496FE" w:rsidR="00E55D90" w:rsidRPr="00E55D90" w:rsidRDefault="00E55D90" w:rsidP="00E55D90">
            <w:pPr>
              <w:rPr>
                <w:rFonts w:ascii="Optima" w:hAnsi="Optima"/>
                <w:sz w:val="18"/>
              </w:rPr>
            </w:pPr>
            <w:r w:rsidRPr="00E55D90">
              <w:rPr>
                <w:rFonts w:ascii="Optima" w:hAnsi="Optima"/>
                <w:sz w:val="18"/>
              </w:rPr>
              <w:t>Technisch:</w:t>
            </w:r>
          </w:p>
        </w:tc>
        <w:tc>
          <w:tcPr>
            <w:tcW w:w="7082" w:type="dxa"/>
            <w:gridSpan w:val="12"/>
            <w:vAlign w:val="bottom"/>
          </w:tcPr>
          <w:p w14:paraId="60CA2168" w14:textId="1987BBD8" w:rsidR="00E55D90" w:rsidRPr="00E55D90" w:rsidRDefault="0041426D" w:rsidP="00E55D90">
            <w:pPr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</w:pPr>
            <w:r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Microsoft Office </w:t>
            </w:r>
            <w:r w:rsidRPr="0016609F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  <w:rPrChange w:id="43" w:author="David Döbele" w:date="2024-02-20T19:40:00Z">
                  <w:rPr>
                    <w:rFonts w:ascii="Optima" w:hAnsi="Optima" w:cs="Georgia"/>
                    <w:color w:val="000000"/>
                    <w:sz w:val="18"/>
                    <w:lang w:val="en-US"/>
                  </w:rPr>
                </w:rPrChange>
              </w:rPr>
              <w:t xml:space="preserve">(Word, Excel, PowerPoint, Outlook), </w:t>
            </w:r>
            <w:r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Python </w:t>
            </w:r>
            <w:r w:rsidRPr="0016609F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  <w:rPrChange w:id="44" w:author="David Döbele" w:date="2024-02-20T19:40:00Z">
                  <w:rPr>
                    <w:rFonts w:ascii="Optima" w:hAnsi="Optima" w:cs="Georgia"/>
                    <w:color w:val="000000"/>
                    <w:sz w:val="18"/>
                    <w:lang w:val="en-US"/>
                  </w:rPr>
                </w:rPrChange>
              </w:rPr>
              <w:t>(</w:t>
            </w:r>
            <w:proofErr w:type="spellStart"/>
            <w:r w:rsidRPr="0016609F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  <w:rPrChange w:id="45" w:author="David Döbele" w:date="2024-02-20T19:40:00Z">
                  <w:rPr>
                    <w:rFonts w:ascii="Optima" w:hAnsi="Optima" w:cs="Georgia"/>
                    <w:color w:val="000000"/>
                    <w:sz w:val="18"/>
                    <w:lang w:val="en-US"/>
                  </w:rPr>
                </w:rPrChange>
              </w:rPr>
              <w:t>Grundkenntnisse</w:t>
            </w:r>
            <w:proofErr w:type="spellEnd"/>
            <w:r w:rsidRPr="0016609F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  <w:rPrChange w:id="46" w:author="David Döbele" w:date="2024-02-20T19:40:00Z">
                  <w:rPr>
                    <w:rFonts w:ascii="Optima" w:hAnsi="Optima" w:cs="Georgia"/>
                    <w:color w:val="000000"/>
                    <w:sz w:val="18"/>
                    <w:lang w:val="en-US"/>
                  </w:rPr>
                </w:rPrChange>
              </w:rPr>
              <w:t>)</w:t>
            </w:r>
          </w:p>
        </w:tc>
      </w:tr>
      <w:tr w:rsidR="00E55D90" w:rsidRPr="00E55D90" w14:paraId="70CB01B0" w14:textId="77777777" w:rsidTr="0074111D">
        <w:trPr>
          <w:trHeight w:val="283"/>
        </w:trPr>
        <w:tc>
          <w:tcPr>
            <w:tcW w:w="1985" w:type="dxa"/>
            <w:vAlign w:val="bottom"/>
          </w:tcPr>
          <w:p w14:paraId="04F58216" w14:textId="6D413C27" w:rsidR="00E55D90" w:rsidRPr="00E55D90" w:rsidRDefault="00E55D90" w:rsidP="00E55D90">
            <w:pPr>
              <w:rPr>
                <w:rFonts w:ascii="Optima" w:hAnsi="Optima"/>
                <w:sz w:val="18"/>
              </w:rPr>
            </w:pPr>
            <w:r w:rsidRPr="00E55D90">
              <w:rPr>
                <w:rFonts w:ascii="Optima" w:hAnsi="Optima"/>
                <w:sz w:val="18"/>
              </w:rPr>
              <w:t xml:space="preserve">Interessen: </w:t>
            </w:r>
          </w:p>
        </w:tc>
        <w:tc>
          <w:tcPr>
            <w:tcW w:w="7082" w:type="dxa"/>
            <w:gridSpan w:val="12"/>
            <w:vAlign w:val="bottom"/>
          </w:tcPr>
          <w:p w14:paraId="598C2742" w14:textId="330432C8" w:rsidR="00E55D90" w:rsidRPr="00E55D90" w:rsidRDefault="00976FB5" w:rsidP="00E55D90">
            <w:pPr>
              <w:rPr>
                <w:rFonts w:ascii="Optima" w:hAnsi="Optima" w:cs="Georgia"/>
                <w:color w:val="000000"/>
                <w:sz w:val="18"/>
                <w:lang w:val="de-AT"/>
              </w:rPr>
            </w:pPr>
            <w:r>
              <w:rPr>
                <w:rFonts w:ascii="Optima" w:hAnsi="Optima" w:cs="Georgia"/>
                <w:color w:val="000000"/>
                <w:sz w:val="18"/>
                <w:lang w:val="de-AT"/>
              </w:rPr>
              <w:t>Fußball, Aktienhandel,</w:t>
            </w:r>
            <w:r w:rsidR="00E55D90" w:rsidRPr="00E55D90">
              <w:rPr>
                <w:rFonts w:ascii="Optima" w:hAnsi="Optima" w:cs="Georgia"/>
                <w:color w:val="000000"/>
                <w:sz w:val="18"/>
              </w:rPr>
              <w:t xml:space="preserve"> </w:t>
            </w:r>
            <w:r>
              <w:rPr>
                <w:rFonts w:ascii="Optima" w:hAnsi="Optima" w:cs="Georgia"/>
                <w:color w:val="000000"/>
                <w:sz w:val="18"/>
              </w:rPr>
              <w:t xml:space="preserve">Reisen, Kraftsport </w:t>
            </w:r>
            <w:r w:rsidRPr="0016609F">
              <w:rPr>
                <w:rFonts w:ascii="Optima" w:hAnsi="Optima" w:cs="Georgia"/>
                <w:i/>
                <w:iCs/>
                <w:color w:val="000000"/>
                <w:sz w:val="18"/>
                <w:rPrChange w:id="47" w:author="David Döbele" w:date="2024-02-20T19:40:00Z">
                  <w:rPr>
                    <w:rFonts w:ascii="Optima" w:hAnsi="Optima" w:cs="Georgia"/>
                    <w:color w:val="000000"/>
                    <w:sz w:val="18"/>
                  </w:rPr>
                </w:rPrChange>
              </w:rPr>
              <w:t>(VWA-Thema</w:t>
            </w:r>
            <w:r w:rsidR="00156836" w:rsidRPr="0016609F">
              <w:rPr>
                <w:rFonts w:ascii="Optima" w:hAnsi="Optima" w:cs="Georgia"/>
                <w:i/>
                <w:iCs/>
                <w:color w:val="000000"/>
                <w:sz w:val="18"/>
                <w:rPrChange w:id="48" w:author="David Döbele" w:date="2024-02-20T19:40:00Z">
                  <w:rPr>
                    <w:rFonts w:ascii="Optima" w:hAnsi="Optima" w:cs="Georgia"/>
                    <w:color w:val="000000"/>
                    <w:sz w:val="18"/>
                  </w:rPr>
                </w:rPrChange>
              </w:rPr>
              <w:t>)</w:t>
            </w:r>
          </w:p>
        </w:tc>
      </w:tr>
      <w:tr w:rsidR="00E55D90" w:rsidRPr="00E55D90" w14:paraId="071AB173" w14:textId="77777777" w:rsidTr="00156836">
        <w:trPr>
          <w:trHeight w:val="1020"/>
        </w:trPr>
        <w:tc>
          <w:tcPr>
            <w:tcW w:w="2835" w:type="dxa"/>
            <w:gridSpan w:val="2"/>
            <w:vAlign w:val="bottom"/>
          </w:tcPr>
          <w:p w14:paraId="6B7450EE" w14:textId="77777777" w:rsidR="0016609F" w:rsidRDefault="0016609F" w:rsidP="00E55D90">
            <w:pPr>
              <w:rPr>
                <w:ins w:id="49" w:author="David Döbele" w:date="2024-02-20T19:39:00Z"/>
                <w:rFonts w:ascii="Optima" w:hAnsi="Optima"/>
                <w:sz w:val="18"/>
              </w:rPr>
            </w:pPr>
            <w:ins w:id="50" w:author="David Döbele" w:date="2024-02-20T19:39:00Z">
              <w:r>
                <w:rPr>
                  <w:rFonts w:ascii="Optima" w:hAnsi="Optima"/>
                  <w:sz w:val="18"/>
                </w:rPr>
                <w:br/>
              </w:r>
            </w:ins>
          </w:p>
          <w:p w14:paraId="43E3974C" w14:textId="77777777" w:rsidR="0016609F" w:rsidRDefault="0016609F" w:rsidP="00E55D90">
            <w:pPr>
              <w:rPr>
                <w:ins w:id="51" w:author="David Döbele" w:date="2024-02-20T19:39:00Z"/>
                <w:rFonts w:ascii="Optima" w:hAnsi="Optima"/>
                <w:sz w:val="18"/>
              </w:rPr>
            </w:pPr>
          </w:p>
          <w:p w14:paraId="33C56EC5" w14:textId="77777777" w:rsidR="0016609F" w:rsidRDefault="0016609F" w:rsidP="00E55D90">
            <w:pPr>
              <w:rPr>
                <w:ins w:id="52" w:author="David Döbele" w:date="2024-02-20T19:39:00Z"/>
                <w:rFonts w:ascii="Optima" w:hAnsi="Optima"/>
                <w:sz w:val="18"/>
              </w:rPr>
            </w:pPr>
          </w:p>
          <w:p w14:paraId="406B03AC" w14:textId="4A685E84" w:rsidR="00E55D90" w:rsidRPr="00E55D90" w:rsidRDefault="0016609F" w:rsidP="00E55D90">
            <w:pPr>
              <w:rPr>
                <w:rFonts w:ascii="Optima" w:hAnsi="Optima"/>
                <w:sz w:val="18"/>
              </w:rPr>
            </w:pPr>
            <w:r>
              <w:rPr>
                <w:noProof/>
                <w:sz w:val="18"/>
              </w:rPr>
              <w:drawing>
                <wp:anchor distT="0" distB="0" distL="114300" distR="114300" simplePos="0" relativeHeight="251657216" behindDoc="1" locked="0" layoutInCell="1" allowOverlap="1" wp14:anchorId="3E6155EB" wp14:editId="264234BB">
                  <wp:simplePos x="0" y="0"/>
                  <wp:positionH relativeFrom="margin">
                    <wp:posOffset>1270</wp:posOffset>
                  </wp:positionH>
                  <wp:positionV relativeFrom="paragraph">
                    <wp:posOffset>-523240</wp:posOffset>
                  </wp:positionV>
                  <wp:extent cx="1818640" cy="555625"/>
                  <wp:effectExtent l="0" t="0" r="0" b="0"/>
                  <wp:wrapNone/>
                  <wp:docPr id="1236568254" name="Picture 2" descr="A close-up of a blue tex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6568254" name="Picture 2" descr="A close-up of a blue text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49" t="16276" r="4761"/>
                          <a:stretch/>
                        </pic:blipFill>
                        <pic:spPr bwMode="auto">
                          <a:xfrm>
                            <a:off x="0" y="0"/>
                            <a:ext cx="1818640" cy="555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55D90" w:rsidRPr="00E55D90">
              <w:rPr>
                <w:rFonts w:ascii="Optima" w:hAnsi="Optima"/>
                <w:sz w:val="18"/>
              </w:rPr>
              <w:t>Frankfurt</w:t>
            </w:r>
            <w:r w:rsidR="00156836">
              <w:rPr>
                <w:rFonts w:ascii="Optima" w:hAnsi="Optima"/>
                <w:sz w:val="18"/>
              </w:rPr>
              <w:t xml:space="preserve"> am Main</w:t>
            </w:r>
            <w:r w:rsidR="00E55D90" w:rsidRPr="00E55D90">
              <w:rPr>
                <w:rFonts w:ascii="Optima" w:hAnsi="Optima"/>
                <w:sz w:val="18"/>
              </w:rPr>
              <w:t xml:space="preserve">, </w:t>
            </w:r>
            <w:r w:rsidR="00156836">
              <w:rPr>
                <w:rFonts w:ascii="Optima" w:hAnsi="Optima"/>
                <w:sz w:val="18"/>
              </w:rPr>
              <w:t>18</w:t>
            </w:r>
            <w:r w:rsidR="00E55D90" w:rsidRPr="00E55D90">
              <w:rPr>
                <w:rFonts w:ascii="Optima" w:hAnsi="Optima"/>
                <w:sz w:val="18"/>
              </w:rPr>
              <w:t>.</w:t>
            </w:r>
            <w:r w:rsidR="00156836">
              <w:rPr>
                <w:rFonts w:ascii="Optima" w:hAnsi="Optima"/>
                <w:sz w:val="18"/>
              </w:rPr>
              <w:t>02</w:t>
            </w:r>
            <w:r w:rsidR="00E55D90" w:rsidRPr="00E55D90">
              <w:rPr>
                <w:rFonts w:ascii="Optima" w:hAnsi="Optima"/>
                <w:sz w:val="18"/>
              </w:rPr>
              <w:t>.20</w:t>
            </w:r>
            <w:r w:rsidR="00156836">
              <w:rPr>
                <w:rFonts w:ascii="Optima" w:hAnsi="Optima"/>
                <w:sz w:val="18"/>
              </w:rPr>
              <w:t>24</w:t>
            </w:r>
          </w:p>
        </w:tc>
        <w:tc>
          <w:tcPr>
            <w:tcW w:w="6232" w:type="dxa"/>
            <w:gridSpan w:val="11"/>
            <w:vAlign w:val="bottom"/>
          </w:tcPr>
          <w:p w14:paraId="6478BDEA" w14:textId="3E90F8EB" w:rsidR="00E55D90" w:rsidRPr="00E55D90" w:rsidRDefault="00E55D90" w:rsidP="00E55D90">
            <w:pPr>
              <w:rPr>
                <w:rFonts w:ascii="Optima" w:hAnsi="Optima" w:cs="Georgia"/>
                <w:color w:val="000000"/>
                <w:sz w:val="18"/>
                <w:lang w:val="de-AT"/>
              </w:rPr>
            </w:pPr>
          </w:p>
        </w:tc>
      </w:tr>
    </w:tbl>
    <w:p w14:paraId="0747D2BF" w14:textId="6F705091" w:rsidR="00723643" w:rsidRDefault="00723643" w:rsidP="005C0E60">
      <w:pPr>
        <w:rPr>
          <w:sz w:val="18"/>
        </w:rPr>
      </w:pPr>
    </w:p>
    <w:sectPr w:rsidR="00723643" w:rsidSect="00620D1D">
      <w:footerReference w:type="even" r:id="rId9"/>
      <w:pgSz w:w="11906" w:h="16838"/>
      <w:pgMar w:top="1021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C9A7B3" w14:textId="77777777" w:rsidR="00620D1D" w:rsidRDefault="00620D1D" w:rsidP="00BE053D">
      <w:pPr>
        <w:spacing w:after="0" w:line="240" w:lineRule="auto"/>
      </w:pPr>
      <w:r>
        <w:separator/>
      </w:r>
    </w:p>
  </w:endnote>
  <w:endnote w:type="continuationSeparator" w:id="0">
    <w:p w14:paraId="59602C9B" w14:textId="77777777" w:rsidR="00620D1D" w:rsidRDefault="00620D1D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Times New Roman (Body CS)"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A3BCFE" w14:textId="77777777" w:rsidR="00620D1D" w:rsidRDefault="00620D1D" w:rsidP="00BE053D">
      <w:pPr>
        <w:spacing w:after="0" w:line="240" w:lineRule="auto"/>
      </w:pPr>
      <w:r>
        <w:separator/>
      </w:r>
    </w:p>
  </w:footnote>
  <w:footnote w:type="continuationSeparator" w:id="0">
    <w:p w14:paraId="70114EEE" w14:textId="77777777" w:rsidR="00620D1D" w:rsidRDefault="00620D1D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76D5AF2"/>
    <w:multiLevelType w:val="hybridMultilevel"/>
    <w:tmpl w:val="63B6D59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632973">
    <w:abstractNumId w:val="14"/>
  </w:num>
  <w:num w:numId="2" w16cid:durableId="1880891422">
    <w:abstractNumId w:val="17"/>
  </w:num>
  <w:num w:numId="3" w16cid:durableId="1124156973">
    <w:abstractNumId w:val="19"/>
  </w:num>
  <w:num w:numId="4" w16cid:durableId="1229148562">
    <w:abstractNumId w:val="0"/>
  </w:num>
  <w:num w:numId="5" w16cid:durableId="2042126510">
    <w:abstractNumId w:val="1"/>
  </w:num>
  <w:num w:numId="6" w16cid:durableId="1970624800">
    <w:abstractNumId w:val="2"/>
  </w:num>
  <w:num w:numId="7" w16cid:durableId="544222267">
    <w:abstractNumId w:val="13"/>
  </w:num>
  <w:num w:numId="8" w16cid:durableId="352383">
    <w:abstractNumId w:val="22"/>
  </w:num>
  <w:num w:numId="9" w16cid:durableId="144006544">
    <w:abstractNumId w:val="12"/>
  </w:num>
  <w:num w:numId="10" w16cid:durableId="1260330583">
    <w:abstractNumId w:val="23"/>
  </w:num>
  <w:num w:numId="11" w16cid:durableId="2061518332">
    <w:abstractNumId w:val="5"/>
  </w:num>
  <w:num w:numId="12" w16cid:durableId="2098554530">
    <w:abstractNumId w:val="6"/>
  </w:num>
  <w:num w:numId="13" w16cid:durableId="361825438">
    <w:abstractNumId w:val="8"/>
  </w:num>
  <w:num w:numId="14" w16cid:durableId="1196963104">
    <w:abstractNumId w:val="9"/>
  </w:num>
  <w:num w:numId="15" w16cid:durableId="677663082">
    <w:abstractNumId w:val="21"/>
  </w:num>
  <w:num w:numId="16" w16cid:durableId="314459834">
    <w:abstractNumId w:val="4"/>
  </w:num>
  <w:num w:numId="17" w16cid:durableId="96099371">
    <w:abstractNumId w:val="16"/>
  </w:num>
  <w:num w:numId="18" w16cid:durableId="167135715">
    <w:abstractNumId w:val="3"/>
  </w:num>
  <w:num w:numId="19" w16cid:durableId="1890921838">
    <w:abstractNumId w:val="18"/>
  </w:num>
  <w:num w:numId="20" w16cid:durableId="736560088">
    <w:abstractNumId w:val="10"/>
  </w:num>
  <w:num w:numId="21" w16cid:durableId="314997403">
    <w:abstractNumId w:val="11"/>
  </w:num>
  <w:num w:numId="22" w16cid:durableId="222495983">
    <w:abstractNumId w:val="15"/>
  </w:num>
  <w:num w:numId="23" w16cid:durableId="727923090">
    <w:abstractNumId w:val="7"/>
  </w:num>
  <w:num w:numId="24" w16cid:durableId="1768232664">
    <w:abstractNumId w:val="20"/>
  </w:num>
  <w:num w:numId="25" w16cid:durableId="381297665">
    <w:abstractNumId w:val="19"/>
  </w:num>
  <w:num w:numId="26" w16cid:durableId="1562332053">
    <w:abstractNumId w:val="19"/>
  </w:num>
  <w:num w:numId="27" w16cid:durableId="261884329">
    <w:abstractNumId w:val="19"/>
  </w:num>
  <w:num w:numId="28" w16cid:durableId="215361724">
    <w:abstractNumId w:val="19"/>
  </w:num>
  <w:num w:numId="29" w16cid:durableId="477311097">
    <w:abstractNumId w:val="19"/>
  </w:num>
  <w:num w:numId="30" w16cid:durableId="1245919665">
    <w:abstractNumId w:val="2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vid Döbele">
    <w15:presenceInfo w15:providerId="AD" w15:userId="S::david.doebele@pumpkinadvisory.onmicrosoft.com::a00222db-f5a0-4b93-9122-d1c61d86433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1D33"/>
    <w:rsid w:val="00064643"/>
    <w:rsid w:val="00087747"/>
    <w:rsid w:val="000A1FDA"/>
    <w:rsid w:val="000B63E2"/>
    <w:rsid w:val="000B6548"/>
    <w:rsid w:val="000C0CA3"/>
    <w:rsid w:val="000C1CE6"/>
    <w:rsid w:val="000D671A"/>
    <w:rsid w:val="00103EC5"/>
    <w:rsid w:val="00105016"/>
    <w:rsid w:val="00116C6E"/>
    <w:rsid w:val="00125CA6"/>
    <w:rsid w:val="00156836"/>
    <w:rsid w:val="00156FC9"/>
    <w:rsid w:val="00162A5A"/>
    <w:rsid w:val="0016609F"/>
    <w:rsid w:val="00172867"/>
    <w:rsid w:val="00175B6D"/>
    <w:rsid w:val="001901ED"/>
    <w:rsid w:val="0019483A"/>
    <w:rsid w:val="001A46BF"/>
    <w:rsid w:val="001A481B"/>
    <w:rsid w:val="001A4E42"/>
    <w:rsid w:val="001B0186"/>
    <w:rsid w:val="001B62CA"/>
    <w:rsid w:val="001D30FE"/>
    <w:rsid w:val="001D4DCD"/>
    <w:rsid w:val="001F4175"/>
    <w:rsid w:val="00223A4D"/>
    <w:rsid w:val="00232CB5"/>
    <w:rsid w:val="00234A7E"/>
    <w:rsid w:val="0023516A"/>
    <w:rsid w:val="0024373D"/>
    <w:rsid w:val="00246C2C"/>
    <w:rsid w:val="002508C2"/>
    <w:rsid w:val="00252493"/>
    <w:rsid w:val="00267252"/>
    <w:rsid w:val="00271E65"/>
    <w:rsid w:val="00282DB0"/>
    <w:rsid w:val="002927DE"/>
    <w:rsid w:val="002A69A9"/>
    <w:rsid w:val="002B2091"/>
    <w:rsid w:val="002C6972"/>
    <w:rsid w:val="002D2B32"/>
    <w:rsid w:val="002D4516"/>
    <w:rsid w:val="002F46AD"/>
    <w:rsid w:val="003008FD"/>
    <w:rsid w:val="003101F0"/>
    <w:rsid w:val="00314B7A"/>
    <w:rsid w:val="00324BC5"/>
    <w:rsid w:val="00340BAB"/>
    <w:rsid w:val="003418E0"/>
    <w:rsid w:val="00347F8D"/>
    <w:rsid w:val="00354D24"/>
    <w:rsid w:val="00372F7B"/>
    <w:rsid w:val="003733E5"/>
    <w:rsid w:val="00390694"/>
    <w:rsid w:val="00390EA6"/>
    <w:rsid w:val="003C712D"/>
    <w:rsid w:val="003E27C3"/>
    <w:rsid w:val="003E6DDD"/>
    <w:rsid w:val="003E7D33"/>
    <w:rsid w:val="003F3E3F"/>
    <w:rsid w:val="004067B8"/>
    <w:rsid w:val="0041426D"/>
    <w:rsid w:val="004154BE"/>
    <w:rsid w:val="0042013D"/>
    <w:rsid w:val="0042034E"/>
    <w:rsid w:val="00422F83"/>
    <w:rsid w:val="00426D7E"/>
    <w:rsid w:val="0043430C"/>
    <w:rsid w:val="00435E6D"/>
    <w:rsid w:val="00443668"/>
    <w:rsid w:val="00455991"/>
    <w:rsid w:val="00456B0D"/>
    <w:rsid w:val="00465D78"/>
    <w:rsid w:val="004749B8"/>
    <w:rsid w:val="00476AF8"/>
    <w:rsid w:val="00484FD7"/>
    <w:rsid w:val="004929FB"/>
    <w:rsid w:val="004A54BA"/>
    <w:rsid w:val="004B6A5E"/>
    <w:rsid w:val="00507EA7"/>
    <w:rsid w:val="00526089"/>
    <w:rsid w:val="00527A28"/>
    <w:rsid w:val="00527DCA"/>
    <w:rsid w:val="00564435"/>
    <w:rsid w:val="005676C4"/>
    <w:rsid w:val="005716D4"/>
    <w:rsid w:val="00571B60"/>
    <w:rsid w:val="00585A4D"/>
    <w:rsid w:val="005A4874"/>
    <w:rsid w:val="005C0E60"/>
    <w:rsid w:val="005D6329"/>
    <w:rsid w:val="005E57F6"/>
    <w:rsid w:val="006058D8"/>
    <w:rsid w:val="00610200"/>
    <w:rsid w:val="00620D1D"/>
    <w:rsid w:val="00623699"/>
    <w:rsid w:val="006264CD"/>
    <w:rsid w:val="00632D5A"/>
    <w:rsid w:val="00635515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1EF5"/>
    <w:rsid w:val="00723643"/>
    <w:rsid w:val="00725D3C"/>
    <w:rsid w:val="00733DA1"/>
    <w:rsid w:val="00737822"/>
    <w:rsid w:val="0074111D"/>
    <w:rsid w:val="00753D4A"/>
    <w:rsid w:val="00756912"/>
    <w:rsid w:val="00760C88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7F456F"/>
    <w:rsid w:val="008050E4"/>
    <w:rsid w:val="0082257D"/>
    <w:rsid w:val="00853438"/>
    <w:rsid w:val="00866846"/>
    <w:rsid w:val="00875DA9"/>
    <w:rsid w:val="00895E38"/>
    <w:rsid w:val="008A782B"/>
    <w:rsid w:val="008B0FC0"/>
    <w:rsid w:val="008C429A"/>
    <w:rsid w:val="008E1F3D"/>
    <w:rsid w:val="00902FE2"/>
    <w:rsid w:val="009053D7"/>
    <w:rsid w:val="0091331D"/>
    <w:rsid w:val="0093223C"/>
    <w:rsid w:val="00941A87"/>
    <w:rsid w:val="009501C2"/>
    <w:rsid w:val="009668B9"/>
    <w:rsid w:val="00976577"/>
    <w:rsid w:val="00976FB5"/>
    <w:rsid w:val="00996356"/>
    <w:rsid w:val="00997D9A"/>
    <w:rsid w:val="009D7C49"/>
    <w:rsid w:val="009E7297"/>
    <w:rsid w:val="00A0257D"/>
    <w:rsid w:val="00A12EDC"/>
    <w:rsid w:val="00A26D0D"/>
    <w:rsid w:val="00A33BDE"/>
    <w:rsid w:val="00A34885"/>
    <w:rsid w:val="00A43BC1"/>
    <w:rsid w:val="00A74225"/>
    <w:rsid w:val="00A936D5"/>
    <w:rsid w:val="00A95CE5"/>
    <w:rsid w:val="00AA1EB0"/>
    <w:rsid w:val="00AA2DA3"/>
    <w:rsid w:val="00AA5A9C"/>
    <w:rsid w:val="00AB016A"/>
    <w:rsid w:val="00AB2A5A"/>
    <w:rsid w:val="00AD28F8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A20B0"/>
    <w:rsid w:val="00BA215A"/>
    <w:rsid w:val="00BA5941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24DBC"/>
    <w:rsid w:val="00D3003C"/>
    <w:rsid w:val="00D331F4"/>
    <w:rsid w:val="00D4064B"/>
    <w:rsid w:val="00D470E4"/>
    <w:rsid w:val="00D52142"/>
    <w:rsid w:val="00D5280E"/>
    <w:rsid w:val="00D61F14"/>
    <w:rsid w:val="00D80D6B"/>
    <w:rsid w:val="00D90950"/>
    <w:rsid w:val="00DA69DF"/>
    <w:rsid w:val="00DB33F8"/>
    <w:rsid w:val="00DD38E2"/>
    <w:rsid w:val="00E13110"/>
    <w:rsid w:val="00E24DF1"/>
    <w:rsid w:val="00E40B9A"/>
    <w:rsid w:val="00E431ED"/>
    <w:rsid w:val="00E4540F"/>
    <w:rsid w:val="00E55D90"/>
    <w:rsid w:val="00E64FF5"/>
    <w:rsid w:val="00E907EC"/>
    <w:rsid w:val="00EA5421"/>
    <w:rsid w:val="00EB34FC"/>
    <w:rsid w:val="00EB5816"/>
    <w:rsid w:val="00ED0EA9"/>
    <w:rsid w:val="00EE51EF"/>
    <w:rsid w:val="00EF77DF"/>
    <w:rsid w:val="00F04ED5"/>
    <w:rsid w:val="00F11BEF"/>
    <w:rsid w:val="00F258E7"/>
    <w:rsid w:val="00F31B84"/>
    <w:rsid w:val="00F36CE1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16609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364</Words>
  <Characters>2295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6</cp:revision>
  <dcterms:created xsi:type="dcterms:W3CDTF">2024-02-18T10:05:00Z</dcterms:created>
  <dcterms:modified xsi:type="dcterms:W3CDTF">2024-02-20T18:44:00Z</dcterms:modified>
</cp:coreProperties>
</file>