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3"/>
        <w:gridCol w:w="147"/>
        <w:gridCol w:w="284"/>
        <w:gridCol w:w="425"/>
        <w:gridCol w:w="142"/>
        <w:gridCol w:w="283"/>
        <w:gridCol w:w="284"/>
        <w:gridCol w:w="283"/>
        <w:gridCol w:w="284"/>
        <w:gridCol w:w="709"/>
        <w:gridCol w:w="1842"/>
      </w:tblGrid>
      <w:tr w:rsidR="00E55D90" w:rsidRPr="00A93B1C" w14:paraId="487AC9CE" w14:textId="77777777" w:rsidTr="007274A2">
        <w:trPr>
          <w:trHeight w:val="283"/>
        </w:trPr>
        <w:tc>
          <w:tcPr>
            <w:tcW w:w="10206" w:type="dxa"/>
            <w:gridSpan w:val="11"/>
            <w:vAlign w:val="bottom"/>
          </w:tcPr>
          <w:p w14:paraId="12490BB2" w14:textId="77777777" w:rsidR="00B31F87" w:rsidRPr="00B31F87" w:rsidRDefault="00E67012" w:rsidP="00E55D90">
            <w:pPr>
              <w:spacing w:line="276" w:lineRule="auto"/>
              <w:jc w:val="center"/>
              <w:rPr>
                <w:ins w:id="0" w:author="David Döbele" w:date="2026-05-19T09:25:00Z" w16du:dateUtc="2026-05-19T07:25:00Z"/>
                <w:rFonts w:ascii="Georgia" w:hAnsi="Georgia" w:cs="Arial"/>
                <w:b/>
                <w:sz w:val="24"/>
                <w:rPrChange w:id="1" w:author="David Döbele" w:date="2026-05-19T09:25:00Z" w16du:dateUtc="2026-05-19T07:25:00Z">
                  <w:rPr>
                    <w:ins w:id="2" w:author="David Döbele" w:date="2026-05-19T09:25:00Z" w16du:dateUtc="2026-05-19T07:25:00Z"/>
                    <w:rFonts w:ascii="Georgia" w:hAnsi="Georgia" w:cs="Arial"/>
                    <w:bCs/>
                    <w:sz w:val="18"/>
                    <w:szCs w:val="16"/>
                  </w:rPr>
                </w:rPrChange>
              </w:rPr>
            </w:pPr>
            <w:r w:rsidRPr="00B31F87">
              <w:rPr>
                <w:rFonts w:ascii="Georgia" w:hAnsi="Georgia" w:cs="Arial"/>
                <w:b/>
                <w:sz w:val="24"/>
                <w:rPrChange w:id="3" w:author="David Döbele" w:date="2026-05-19T09:25:00Z" w16du:dateUtc="2026-05-19T07:25:00Z">
                  <w:rPr>
                    <w:rFonts w:ascii="Georgia" w:hAnsi="Georgia" w:cs="Arial"/>
                    <w:bCs/>
                    <w:sz w:val="18"/>
                    <w:szCs w:val="16"/>
                  </w:rPr>
                </w:rPrChange>
              </w:rPr>
              <w:t>Kristian Wuermeling</w:t>
            </w:r>
          </w:p>
          <w:p w14:paraId="0CBC6997" w14:textId="208469C7" w:rsidR="00E55D90" w:rsidDel="00B31F87" w:rsidRDefault="00940648" w:rsidP="00E55D90">
            <w:pPr>
              <w:spacing w:line="276" w:lineRule="auto"/>
              <w:jc w:val="center"/>
              <w:rPr>
                <w:del w:id="4" w:author="David Döbele" w:date="2026-05-19T09:25:00Z" w16du:dateUtc="2026-05-19T07:25:00Z"/>
                <w:rFonts w:ascii="Georgia" w:hAnsi="Georgia" w:cs="Arial"/>
                <w:bCs/>
                <w:sz w:val="18"/>
                <w:szCs w:val="16"/>
              </w:rPr>
            </w:pPr>
            <w:del w:id="5" w:author="David Döbele" w:date="2026-05-19T09:25:00Z" w16du:dateUtc="2026-05-19T07:25:00Z">
              <w:r w:rsidDel="00B31F87">
                <w:rPr>
                  <w:rFonts w:ascii="Georgia" w:hAnsi="Georgia" w:cs="Arial"/>
                  <w:bCs/>
                  <w:sz w:val="18"/>
                  <w:szCs w:val="16"/>
                </w:rPr>
                <w:delText xml:space="preserve"> | </w:delText>
              </w:r>
            </w:del>
            <w:r w:rsidR="004D3291" w:rsidRPr="004D3291">
              <w:rPr>
                <w:rFonts w:ascii="Georgia" w:hAnsi="Georgia" w:cs="Arial"/>
                <w:bCs/>
                <w:sz w:val="18"/>
                <w:szCs w:val="16"/>
              </w:rPr>
              <w:t>linkedin.com/in/</w:t>
            </w:r>
            <w:proofErr w:type="spellStart"/>
            <w:r w:rsidR="004D3291" w:rsidRPr="004D3291">
              <w:rPr>
                <w:rFonts w:ascii="Georgia" w:hAnsi="Georgia" w:cs="Arial"/>
                <w:bCs/>
                <w:sz w:val="18"/>
                <w:szCs w:val="16"/>
              </w:rPr>
              <w:t>kristianwue</w:t>
            </w:r>
            <w:proofErr w:type="spellEnd"/>
            <w:r w:rsidR="004D3291" w:rsidRPr="004D3291">
              <w:rPr>
                <w:rFonts w:ascii="Georgia" w:hAnsi="Georgia" w:cs="Arial"/>
                <w:bCs/>
                <w:sz w:val="18"/>
                <w:szCs w:val="16"/>
              </w:rPr>
              <w:t>/</w:t>
            </w:r>
            <w:ins w:id="6" w:author="David Döbele" w:date="2026-05-19T09:25:00Z" w16du:dateUtc="2026-05-19T07:25:00Z">
              <w:r w:rsidR="00B31F87">
                <w:rPr>
                  <w:rFonts w:ascii="Georgia" w:hAnsi="Georgia" w:cs="Arial"/>
                  <w:bCs/>
                  <w:sz w:val="18"/>
                  <w:szCs w:val="18"/>
                </w:rPr>
                <w:t xml:space="preserve"> | </w:t>
              </w:r>
            </w:ins>
          </w:p>
          <w:p w14:paraId="1DB6F717" w14:textId="238DCA36" w:rsidR="00940648" w:rsidDel="00B31F87" w:rsidRDefault="00940648" w:rsidP="00B31F87">
            <w:pPr>
              <w:spacing w:line="276" w:lineRule="auto"/>
              <w:jc w:val="center"/>
              <w:rPr>
                <w:del w:id="7" w:author="David Döbele" w:date="2026-05-19T09:25:00Z" w16du:dateUtc="2026-05-19T07:25:00Z"/>
                <w:rFonts w:ascii="Georgia" w:hAnsi="Georgia" w:cs="Arial"/>
                <w:bCs/>
                <w:sz w:val="18"/>
                <w:szCs w:val="18"/>
              </w:rPr>
            </w:pPr>
            <w:r w:rsidRPr="00A93B1C">
              <w:rPr>
                <w:rFonts w:ascii="Georgia" w:hAnsi="Georgia" w:cs="Arial"/>
                <w:bCs/>
                <w:sz w:val="18"/>
                <w:szCs w:val="18"/>
              </w:rPr>
              <w:t>+49(0)1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274314219 | kristian@wuermeling.com</w:t>
            </w:r>
            <w:r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 </w:t>
            </w:r>
          </w:p>
          <w:p w14:paraId="3B69ADE4" w14:textId="77777777" w:rsidR="00B31F87" w:rsidRPr="00940648" w:rsidRDefault="00B31F87" w:rsidP="00B31F87">
            <w:pPr>
              <w:spacing w:line="276" w:lineRule="auto"/>
              <w:jc w:val="center"/>
              <w:rPr>
                <w:ins w:id="8" w:author="David Döbele" w:date="2026-05-19T09:25:00Z" w16du:dateUtc="2026-05-19T07:25:00Z"/>
                <w:rFonts w:ascii="Georgia" w:hAnsi="Georgia" w:cs="Arial"/>
                <w:bCs/>
                <w:sz w:val="18"/>
                <w:szCs w:val="16"/>
              </w:rPr>
            </w:pPr>
          </w:p>
          <w:p w14:paraId="135895E2" w14:textId="32271E4D" w:rsidR="00F44F5F" w:rsidRPr="00A93B1C" w:rsidRDefault="00E67012" w:rsidP="00B31F87">
            <w:pPr>
              <w:spacing w:line="276" w:lineRule="auto"/>
              <w:jc w:val="center"/>
              <w:rPr>
                <w:rFonts w:ascii="Georgia" w:hAnsi="Georgia" w:cs="Arial"/>
                <w:bCs/>
                <w:sz w:val="18"/>
                <w:szCs w:val="18"/>
              </w:rPr>
            </w:pPr>
            <w:proofErr w:type="spellStart"/>
            <w:r>
              <w:rPr>
                <w:rFonts w:ascii="Georgia" w:hAnsi="Georgia" w:cs="Arial"/>
                <w:bCs/>
                <w:sz w:val="18"/>
                <w:szCs w:val="18"/>
              </w:rPr>
              <w:t>Bussardstraße</w:t>
            </w:r>
            <w:proofErr w:type="spellEnd"/>
            <w:r>
              <w:rPr>
                <w:rFonts w:ascii="Georgia" w:hAnsi="Georgia" w:cs="Arial"/>
                <w:bCs/>
                <w:sz w:val="18"/>
                <w:szCs w:val="18"/>
              </w:rPr>
              <w:t xml:space="preserve"> 11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, 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Neukeferloh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, 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85630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, </w:t>
            </w:r>
            <w:r w:rsidR="00FD397A">
              <w:rPr>
                <w:rFonts w:ascii="Georgia" w:hAnsi="Georgia" w:cs="Arial"/>
                <w:bCs/>
                <w:sz w:val="18"/>
                <w:szCs w:val="18"/>
              </w:rPr>
              <w:t>Deutschland</w:t>
            </w:r>
          </w:p>
        </w:tc>
      </w:tr>
      <w:tr w:rsidR="002508C2" w:rsidRPr="00A93B1C" w14:paraId="0FCADE56" w14:textId="77777777" w:rsidTr="00B64B00">
        <w:trPr>
          <w:trHeight w:val="454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5B48166A" w:rsidR="002508C2" w:rsidRPr="00A93B1C" w:rsidRDefault="009F594D" w:rsidP="00F44F5F">
            <w:pPr>
              <w:rPr>
                <w:rFonts w:ascii="Georgia" w:hAnsi="Georgia" w:cs="Arial"/>
                <w:b/>
                <w:sz w:val="24"/>
                <w:szCs w:val="24"/>
              </w:rPr>
            </w:pPr>
            <w:r>
              <w:rPr>
                <w:rFonts w:ascii="Georgia" w:hAnsi="Georgia" w:cs="Arial"/>
                <w:b/>
                <w:sz w:val="24"/>
                <w:szCs w:val="24"/>
              </w:rPr>
              <w:t>PRAKTISCHE ERFAHRUNGEN</w:t>
            </w:r>
          </w:p>
        </w:tc>
      </w:tr>
      <w:tr w:rsidR="00A04CC5" w:rsidRPr="00A93B1C" w14:paraId="41FE21DE" w14:textId="77777777" w:rsidTr="007274A2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465B9328" w14:textId="1BC58E24" w:rsidR="00A04CC5" w:rsidRDefault="00A04CC5" w:rsidP="00A04CC5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Universitä</w:t>
            </w:r>
            <w:r w:rsidR="009F594D">
              <w:rPr>
                <w:rFonts w:ascii="Georgia" w:hAnsi="Georgia" w:cs="Arial"/>
                <w:b/>
                <w:sz w:val="18"/>
                <w:szCs w:val="18"/>
              </w:rPr>
              <w:t>t Innsbruck, Institut für Politikwissenschaft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422935B4" w14:textId="354A98C2" w:rsidR="00A04CC5" w:rsidRDefault="00A04CC5" w:rsidP="00A04CC5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Innsbruck, Österreich</w:t>
            </w:r>
          </w:p>
        </w:tc>
      </w:tr>
      <w:tr w:rsidR="00A04CC5" w:rsidRPr="00A93B1C" w14:paraId="68D3BDA7" w14:textId="77777777" w:rsidTr="007274A2">
        <w:trPr>
          <w:trHeight w:val="204"/>
        </w:trPr>
        <w:tc>
          <w:tcPr>
            <w:tcW w:w="6804" w:type="dxa"/>
            <w:gridSpan w:val="6"/>
          </w:tcPr>
          <w:p w14:paraId="4D661591" w14:textId="6E5649F9" w:rsidR="00A04CC5" w:rsidRDefault="009F594D" w:rsidP="00A04CC5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Werkstudent</w:t>
            </w:r>
            <w:ins w:id="9" w:author="David Döbele" w:date="2026-05-19T09:02:00Z" w16du:dateUtc="2026-05-19T07:02:00Z">
              <w:r w:rsidR="000C1682">
                <w:rPr>
                  <w:rFonts w:ascii="Georgia" w:hAnsi="Georgia" w:cs="Arial"/>
                  <w:i/>
                  <w:iCs/>
                  <w:sz w:val="18"/>
                  <w:szCs w:val="18"/>
                </w:rPr>
                <w:t xml:space="preserve"> in </w:t>
              </w:r>
            </w:ins>
            <w:ins w:id="10" w:author="David Döbele" w:date="2026-05-19T09:02:00Z">
              <w:r w:rsidR="000C1682" w:rsidRPr="000C1682">
                <w:rPr>
                  <w:rFonts w:ascii="Georgia" w:hAnsi="Georgia" w:cs="Arial"/>
                  <w:i/>
                  <w:iCs/>
                  <w:sz w:val="18"/>
                  <w:szCs w:val="18"/>
                  <w:lang w:val="de-AT"/>
                </w:rPr>
                <w:t>Forschungsprojekten im Bereich Trade Policy</w:t>
              </w:r>
            </w:ins>
          </w:p>
        </w:tc>
        <w:tc>
          <w:tcPr>
            <w:tcW w:w="3402" w:type="dxa"/>
            <w:gridSpan w:val="5"/>
          </w:tcPr>
          <w:p w14:paraId="6056464C" w14:textId="78B535AE" w:rsidR="00A04CC5" w:rsidRDefault="00A04CC5" w:rsidP="00A04CC5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0</w:t>
            </w:r>
            <w:r w:rsidR="009F594D">
              <w:rPr>
                <w:rFonts w:ascii="Georgia" w:hAnsi="Georgia" w:cs="Arial"/>
                <w:i/>
                <w:iCs/>
                <w:sz w:val="18"/>
                <w:szCs w:val="18"/>
              </w:rPr>
              <w:t>2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/202</w:t>
            </w:r>
            <w:r w:rsidR="009F594D">
              <w:rPr>
                <w:rFonts w:ascii="Georgia" w:hAnsi="Georgia" w:cs="Arial"/>
                <w:i/>
                <w:iCs/>
                <w:sz w:val="18"/>
                <w:szCs w:val="18"/>
              </w:rPr>
              <w:t>6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heute</w:t>
            </w:r>
          </w:p>
        </w:tc>
      </w:tr>
      <w:tr w:rsidR="00902046" w:rsidRPr="00A93B1C" w14:paraId="157A8E1F" w14:textId="77777777" w:rsidTr="008675E9">
        <w:trPr>
          <w:trHeight w:val="136"/>
        </w:trPr>
        <w:tc>
          <w:tcPr>
            <w:tcW w:w="10206" w:type="dxa"/>
            <w:gridSpan w:val="11"/>
          </w:tcPr>
          <w:p w14:paraId="6E876DD4" w14:textId="13493141" w:rsidR="00B64B00" w:rsidRPr="00B64B00" w:rsidDel="000C1682" w:rsidRDefault="00902046" w:rsidP="00902046">
            <w:pPr>
              <w:pStyle w:val="Bullets"/>
              <w:numPr>
                <w:ilvl w:val="0"/>
                <w:numId w:val="2"/>
              </w:numPr>
              <w:rPr>
                <w:del w:id="11" w:author="David Döbele" w:date="2026-05-19T09:02:00Z" w16du:dateUtc="2026-05-19T07:02:00Z"/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del w:id="12" w:author="David Döbele" w:date="2026-05-19T09:02:00Z" w16du:dateUtc="2026-05-19T07:02:00Z">
              <w:r w:rsidRPr="00B64B00" w:rsidDel="000C1682">
                <w:rPr>
                  <w:rFonts w:cs="Arial"/>
                  <w:i w:val="0"/>
                  <w:iCs w:val="0"/>
                  <w:sz w:val="18"/>
                  <w:szCs w:val="18"/>
                  <w:lang w:val="de-AT"/>
                </w:rPr>
                <w:delText xml:space="preserve">Mitarbeiter in Forschungsprojekten im Bereich Trade Policy </w:delText>
              </w:r>
            </w:del>
          </w:p>
          <w:p w14:paraId="403D9499" w14:textId="4FB1AEB0" w:rsidR="00902046" w:rsidRPr="00B64B00" w:rsidRDefault="00902046" w:rsidP="00902046">
            <w:pPr>
              <w:pStyle w:val="Bullets"/>
              <w:numPr>
                <w:ilvl w:val="0"/>
                <w:numId w:val="2"/>
              </w:numP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B64B00">
              <w:rPr>
                <w:rFonts w:cs="Arial"/>
                <w:i w:val="0"/>
                <w:iCs w:val="0"/>
                <w:sz w:val="18"/>
                <w:szCs w:val="18"/>
              </w:rPr>
              <w:t>Ausarbeitung von Recherchearbeiten und Datenanalysen</w:t>
            </w:r>
          </w:p>
        </w:tc>
      </w:tr>
      <w:tr w:rsidR="00A04CC5" w14:paraId="021BF240" w14:textId="77777777" w:rsidTr="00A04CC5">
        <w:trPr>
          <w:trHeight w:val="283"/>
        </w:trPr>
        <w:tc>
          <w:tcPr>
            <w:tcW w:w="6804" w:type="dxa"/>
            <w:gridSpan w:val="6"/>
            <w:vAlign w:val="bottom"/>
          </w:tcPr>
          <w:p w14:paraId="44E6E3A7" w14:textId="476ADC45" w:rsidR="00A04CC5" w:rsidRDefault="009F594D" w:rsidP="00A04CC5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ANXO Management Consulting GmbH</w:t>
            </w:r>
          </w:p>
        </w:tc>
        <w:tc>
          <w:tcPr>
            <w:tcW w:w="3402" w:type="dxa"/>
            <w:gridSpan w:val="5"/>
            <w:vAlign w:val="bottom"/>
          </w:tcPr>
          <w:p w14:paraId="68B85183" w14:textId="7322AF6F" w:rsidR="00A04CC5" w:rsidRDefault="009F594D" w:rsidP="00A04CC5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Frankfurt am Main, Deutschland</w:t>
            </w:r>
          </w:p>
        </w:tc>
      </w:tr>
      <w:tr w:rsidR="00A04CC5" w14:paraId="1905D74F" w14:textId="77777777" w:rsidTr="00165355">
        <w:trPr>
          <w:trHeight w:val="204"/>
        </w:trPr>
        <w:tc>
          <w:tcPr>
            <w:tcW w:w="6804" w:type="dxa"/>
            <w:gridSpan w:val="6"/>
          </w:tcPr>
          <w:p w14:paraId="052924B2" w14:textId="419F777F" w:rsidR="00A04CC5" w:rsidRDefault="009F594D" w:rsidP="00A04CC5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Praktikant im Management Consulting</w:t>
            </w:r>
          </w:p>
        </w:tc>
        <w:tc>
          <w:tcPr>
            <w:tcW w:w="3402" w:type="dxa"/>
            <w:gridSpan w:val="5"/>
          </w:tcPr>
          <w:p w14:paraId="167170EC" w14:textId="5647009B" w:rsidR="00A04CC5" w:rsidRDefault="009F594D" w:rsidP="00A04CC5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07</w:t>
            </w:r>
            <w:r w:rsidR="00A04CC5">
              <w:rPr>
                <w:rFonts w:ascii="Georgia" w:hAnsi="Georgia" w:cs="Arial"/>
                <w:i/>
                <w:iCs/>
                <w:sz w:val="18"/>
                <w:szCs w:val="18"/>
              </w:rPr>
              <w:t>/202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5</w:t>
            </w:r>
            <w:r w:rsidR="00A04CC5"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09/2025</w:t>
            </w:r>
          </w:p>
        </w:tc>
      </w:tr>
      <w:tr w:rsidR="00902046" w14:paraId="240DE0AF" w14:textId="77777777" w:rsidTr="00A6039A">
        <w:trPr>
          <w:trHeight w:val="136"/>
        </w:trPr>
        <w:tc>
          <w:tcPr>
            <w:tcW w:w="10206" w:type="dxa"/>
            <w:gridSpan w:val="11"/>
          </w:tcPr>
          <w:p w14:paraId="096E4E87" w14:textId="5767E21A" w:rsidR="004E7B96" w:rsidRPr="004E7B96" w:rsidRDefault="004E7B96" w:rsidP="004E7B96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 w:rsidRPr="004E7B96">
              <w:rPr>
                <w:rFonts w:cs="Arial"/>
                <w:i w:val="0"/>
                <w:iCs w:val="0"/>
                <w:sz w:val="18"/>
                <w:szCs w:val="18"/>
              </w:rPr>
              <w:t xml:space="preserve">Unterstützung strategischer Beratungsprojekte auf Partner-Ebene durch Markt-, Wettbewerbs- und Unternehmensanalysen sowie die Erstellung analytischer Entscheidungsgrundlagen </w:t>
            </w:r>
          </w:p>
          <w:p w14:paraId="67C7457E" w14:textId="5DE5F0C1" w:rsidR="004E7B96" w:rsidRPr="004E7B96" w:rsidRDefault="004E7B96" w:rsidP="004E7B96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 w:rsidRPr="004E7B96">
              <w:rPr>
                <w:rFonts w:cs="Arial"/>
                <w:i w:val="0"/>
                <w:iCs w:val="0"/>
                <w:sz w:val="18"/>
                <w:szCs w:val="18"/>
              </w:rPr>
              <w:t xml:space="preserve">Durchführung branchenspezifischer Analysen, u. a. zu Konsolidierungs- und Private-Equity-Potenzialen im Bestattungsmarkt sowie zu strategischen Fragestellungen in Industrie- und </w:t>
            </w:r>
            <w:proofErr w:type="spellStart"/>
            <w:r w:rsidRPr="004E7B96">
              <w:rPr>
                <w:rFonts w:cs="Arial"/>
                <w:i w:val="0"/>
                <w:iCs w:val="0"/>
                <w:sz w:val="18"/>
                <w:szCs w:val="18"/>
              </w:rPr>
              <w:t>Sustainability</w:t>
            </w:r>
            <w:proofErr w:type="spellEnd"/>
            <w:r w:rsidRPr="004E7B96">
              <w:rPr>
                <w:rFonts w:cs="Arial"/>
                <w:i w:val="0"/>
                <w:iCs w:val="0"/>
                <w:sz w:val="18"/>
                <w:szCs w:val="18"/>
              </w:rPr>
              <w:t xml:space="preserve">-Projekten </w:t>
            </w:r>
          </w:p>
          <w:p w14:paraId="75A3B2C3" w14:textId="4C5E441D" w:rsidR="00902046" w:rsidRPr="00902046" w:rsidRDefault="004E7B96" w:rsidP="004E7B96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4E7B96">
              <w:rPr>
                <w:rFonts w:cs="Arial"/>
                <w:i w:val="0"/>
                <w:iCs w:val="0"/>
                <w:sz w:val="18"/>
                <w:szCs w:val="18"/>
              </w:rPr>
              <w:t>Erstellung von Präsentationen, Research-Unterlagen und Whitepaper-Content zur Unterstützung von Beratungsmandaten, Business Development und Fachveranstaltungen</w:t>
            </w:r>
          </w:p>
        </w:tc>
      </w:tr>
      <w:tr w:rsidR="004D3291" w14:paraId="7CD14558" w14:textId="77777777" w:rsidTr="00902046">
        <w:trPr>
          <w:trHeight w:val="283"/>
        </w:trPr>
        <w:tc>
          <w:tcPr>
            <w:tcW w:w="6804" w:type="dxa"/>
            <w:gridSpan w:val="6"/>
            <w:vAlign w:val="bottom"/>
          </w:tcPr>
          <w:p w14:paraId="27DA7EB4" w14:textId="51172302" w:rsidR="004D3291" w:rsidRPr="009F594D" w:rsidRDefault="008E075E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  <w:szCs w:val="18"/>
              </w:rPr>
            </w:pPr>
            <w:r w:rsidRPr="008E075E"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Susquehanna International Group Limited</w:t>
            </w:r>
          </w:p>
        </w:tc>
        <w:tc>
          <w:tcPr>
            <w:tcW w:w="3402" w:type="dxa"/>
            <w:gridSpan w:val="5"/>
            <w:vAlign w:val="bottom"/>
          </w:tcPr>
          <w:p w14:paraId="043B950A" w14:textId="146248E3" w:rsidR="004D3291" w:rsidRDefault="008E075E" w:rsidP="004D3291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Dublin, Irland</w:t>
            </w:r>
          </w:p>
        </w:tc>
      </w:tr>
      <w:tr w:rsidR="004D3291" w14:paraId="4CC18A64" w14:textId="77777777" w:rsidTr="00057C5F">
        <w:trPr>
          <w:trHeight w:val="136"/>
        </w:trPr>
        <w:tc>
          <w:tcPr>
            <w:tcW w:w="6804" w:type="dxa"/>
            <w:gridSpan w:val="6"/>
          </w:tcPr>
          <w:p w14:paraId="0059DF9B" w14:textId="1FCB7141" w:rsidR="004D3291" w:rsidRPr="008E075E" w:rsidRDefault="008E075E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</w:rPr>
            </w:pPr>
            <w:r w:rsidRPr="008E075E">
              <w:rPr>
                <w:rFonts w:cs="Arial"/>
                <w:sz w:val="18"/>
                <w:szCs w:val="18"/>
              </w:rPr>
              <w:t>Trading &amp; Finance Insight Day</w:t>
            </w:r>
          </w:p>
        </w:tc>
        <w:tc>
          <w:tcPr>
            <w:tcW w:w="3402" w:type="dxa"/>
            <w:gridSpan w:val="5"/>
          </w:tcPr>
          <w:p w14:paraId="12E3EB2B" w14:textId="3CB13952" w:rsidR="004D3291" w:rsidRDefault="004D3291" w:rsidP="004D3291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3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2</w:t>
            </w:r>
            <w:r w:rsidR="008E075E">
              <w:rPr>
                <w:rFonts w:ascii="Georgia" w:hAnsi="Georgia" w:cs="Arial"/>
                <w:i/>
                <w:iCs/>
                <w:sz w:val="18"/>
                <w:szCs w:val="18"/>
              </w:rPr>
              <w:t>5</w:t>
            </w:r>
          </w:p>
        </w:tc>
      </w:tr>
      <w:tr w:rsidR="004D3291" w14:paraId="44DDF559" w14:textId="77777777" w:rsidTr="00826511">
        <w:trPr>
          <w:trHeight w:val="136"/>
        </w:trPr>
        <w:tc>
          <w:tcPr>
            <w:tcW w:w="10206" w:type="dxa"/>
            <w:gridSpan w:val="11"/>
          </w:tcPr>
          <w:p w14:paraId="2ED88E75" w14:textId="1A1AC7F6" w:rsidR="004D3291" w:rsidRPr="00902046" w:rsidRDefault="00902046" w:rsidP="00902046">
            <w:pPr>
              <w:pStyle w:val="Listenabsatz"/>
              <w:numPr>
                <w:ilvl w:val="0"/>
                <w:numId w:val="33"/>
              </w:numP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 w:rsidRPr="00902046">
              <w:rPr>
                <w:rFonts w:ascii="Georgia" w:hAnsi="Georgia" w:cs="Arial"/>
                <w:color w:val="000000"/>
                <w:sz w:val="18"/>
                <w:szCs w:val="18"/>
              </w:rPr>
              <w:t>Teilnahme an Workshops und Gesprächen zu Quantitative Trading und Finanzmärkten</w:t>
            </w:r>
          </w:p>
        </w:tc>
      </w:tr>
      <w:tr w:rsidR="004D3291" w:rsidRPr="00A93B1C" w14:paraId="013361E1" w14:textId="77777777" w:rsidTr="004441A5">
        <w:trPr>
          <w:trHeight w:val="283"/>
        </w:trPr>
        <w:tc>
          <w:tcPr>
            <w:tcW w:w="6804" w:type="dxa"/>
            <w:gridSpan w:val="6"/>
            <w:vAlign w:val="bottom"/>
          </w:tcPr>
          <w:p w14:paraId="197620E3" w14:textId="5AAA6928" w:rsidR="004D3291" w:rsidRPr="009F594D" w:rsidRDefault="004D3291" w:rsidP="004D3291">
            <w:pPr>
              <w:rPr>
                <w:rFonts w:ascii="Georgia" w:hAnsi="Georgia" w:cs="Arial"/>
                <w:sz w:val="18"/>
                <w:szCs w:val="18"/>
              </w:rPr>
            </w:pPr>
            <w:r w:rsidRPr="009F594D">
              <w:rPr>
                <w:rFonts w:ascii="Georgia" w:hAnsi="Georgia" w:cs="Arial"/>
                <w:b/>
                <w:sz w:val="18"/>
                <w:szCs w:val="18"/>
              </w:rPr>
              <w:t>Universität Innsbruck, Institut für Finanzwissenschaft</w:t>
            </w:r>
          </w:p>
        </w:tc>
        <w:tc>
          <w:tcPr>
            <w:tcW w:w="3402" w:type="dxa"/>
            <w:gridSpan w:val="5"/>
            <w:vAlign w:val="bottom"/>
          </w:tcPr>
          <w:p w14:paraId="63D86F51" w14:textId="411E5C08" w:rsidR="004D3291" w:rsidRPr="00A93B1C" w:rsidRDefault="004D3291" w:rsidP="004D3291">
            <w:pPr>
              <w:ind w:left="-279"/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Innsbruck, Österreich</w:t>
            </w:r>
          </w:p>
        </w:tc>
      </w:tr>
      <w:tr w:rsidR="004D3291" w:rsidRPr="00A93B1C" w14:paraId="62632213" w14:textId="77777777" w:rsidTr="004441A5">
        <w:tc>
          <w:tcPr>
            <w:tcW w:w="6804" w:type="dxa"/>
            <w:gridSpan w:val="6"/>
          </w:tcPr>
          <w:p w14:paraId="5F71027E" w14:textId="151B22C1" w:rsidR="004D3291" w:rsidRPr="00A93B1C" w:rsidRDefault="004D3291" w:rsidP="004D3291">
            <w:pPr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>Werkstudent</w:t>
            </w:r>
          </w:p>
        </w:tc>
        <w:tc>
          <w:tcPr>
            <w:tcW w:w="3402" w:type="dxa"/>
            <w:gridSpan w:val="5"/>
          </w:tcPr>
          <w:p w14:paraId="51FC9814" w14:textId="2F99F0E0" w:rsidR="004D3291" w:rsidRPr="00A93B1C" w:rsidRDefault="004D3291" w:rsidP="004D3291">
            <w:pPr>
              <w:jc w:val="right"/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09/20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23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3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24</w:t>
            </w:r>
          </w:p>
        </w:tc>
      </w:tr>
      <w:tr w:rsidR="004D3291" w:rsidRPr="00A93B1C" w14:paraId="4D68BFE7" w14:textId="77777777" w:rsidTr="00FE0496">
        <w:tc>
          <w:tcPr>
            <w:tcW w:w="10206" w:type="dxa"/>
            <w:gridSpan w:val="11"/>
          </w:tcPr>
          <w:p w14:paraId="1D4E694E" w14:textId="53CDA684" w:rsidR="004E7B96" w:rsidRPr="004E7B96" w:rsidRDefault="004E7B96" w:rsidP="004E7B96">
            <w:pPr>
              <w:pStyle w:val="Bullets"/>
              <w:numPr>
                <w:ilvl w:val="0"/>
                <w:numId w:val="2"/>
              </w:numPr>
              <w:rPr>
                <w:rFonts w:cs="Arial"/>
                <w:i w:val="0"/>
                <w:iCs w:val="0"/>
                <w:sz w:val="18"/>
                <w:szCs w:val="18"/>
              </w:rPr>
            </w:pPr>
            <w:r w:rsidRPr="004E7B96">
              <w:rPr>
                <w:rFonts w:cs="Arial"/>
                <w:i w:val="0"/>
                <w:iCs w:val="0"/>
                <w:sz w:val="18"/>
                <w:szCs w:val="18"/>
              </w:rPr>
              <w:t xml:space="preserve">Unterstützung von Professoren bei der Erstellung und Auswertung volkswirtschaftlicher Prüfungsleistungen </w:t>
            </w:r>
          </w:p>
          <w:p w14:paraId="54BF63E9" w14:textId="1F07814F" w:rsidR="004D3291" w:rsidRPr="004E7B96" w:rsidRDefault="004E7B96" w:rsidP="004E7B9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18"/>
                <w:szCs w:val="18"/>
                <w:lang w:val="de-AT"/>
              </w:rPr>
            </w:pPr>
            <w:r w:rsidRPr="004E7B96">
              <w:rPr>
                <w:rFonts w:ascii="Georgia" w:hAnsi="Georgia" w:cs="Arial"/>
                <w:color w:val="000000"/>
                <w:sz w:val="18"/>
                <w:szCs w:val="18"/>
              </w:rPr>
              <w:t>Pflege von Prüfungsdaten in Excel sowie Unterstützung bei der Klausurauswertung</w:t>
            </w:r>
          </w:p>
        </w:tc>
      </w:tr>
      <w:tr w:rsidR="004D3291" w:rsidRPr="00A93B1C" w14:paraId="6B19CF91" w14:textId="77777777" w:rsidTr="00675AC4">
        <w:trPr>
          <w:trHeight w:val="283"/>
        </w:trPr>
        <w:tc>
          <w:tcPr>
            <w:tcW w:w="5670" w:type="dxa"/>
            <w:gridSpan w:val="2"/>
            <w:vAlign w:val="bottom"/>
          </w:tcPr>
          <w:p w14:paraId="54F7169D" w14:textId="6C4F4CDD" w:rsidR="004D3291" w:rsidRPr="00A93B1C" w:rsidRDefault="004E7B96" w:rsidP="004D3291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Deutsche Bundesbank</w:t>
            </w:r>
          </w:p>
        </w:tc>
        <w:tc>
          <w:tcPr>
            <w:tcW w:w="4536" w:type="dxa"/>
            <w:gridSpan w:val="9"/>
            <w:vAlign w:val="bottom"/>
          </w:tcPr>
          <w:p w14:paraId="262B6DA3" w14:textId="714CEBBD" w:rsidR="004D3291" w:rsidRPr="00A93B1C" w:rsidRDefault="004D3291" w:rsidP="004D3291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München</w:t>
            </w: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, Deutschland</w:t>
            </w:r>
          </w:p>
        </w:tc>
      </w:tr>
      <w:tr w:rsidR="004D3291" w:rsidRPr="00A93B1C" w14:paraId="263521E3" w14:textId="77777777" w:rsidTr="00FE0496">
        <w:trPr>
          <w:trHeight w:val="57"/>
        </w:trPr>
        <w:tc>
          <w:tcPr>
            <w:tcW w:w="5670" w:type="dxa"/>
            <w:gridSpan w:val="2"/>
          </w:tcPr>
          <w:p w14:paraId="36282A3A" w14:textId="466A46E2" w:rsidR="004D3291" w:rsidRPr="00A93B1C" w:rsidRDefault="004E7B96" w:rsidP="004D3291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>Praktikant</w:t>
            </w:r>
          </w:p>
        </w:tc>
        <w:tc>
          <w:tcPr>
            <w:tcW w:w="4536" w:type="dxa"/>
            <w:gridSpan w:val="9"/>
          </w:tcPr>
          <w:p w14:paraId="3DE8C75D" w14:textId="01D12629" w:rsidR="004D3291" w:rsidRPr="00A93B1C" w:rsidRDefault="004D3291" w:rsidP="004D3291">
            <w:pPr>
              <w:jc w:val="right"/>
              <w:rPr>
                <w:rFonts w:ascii="Georgia" w:hAnsi="Georgia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0</w:t>
            </w:r>
            <w:r w:rsidR="00B64B00">
              <w:rPr>
                <w:rFonts w:ascii="Georgia" w:hAnsi="Georgia" w:cs="Arial"/>
                <w:i/>
                <w:iCs/>
                <w:sz w:val="18"/>
                <w:szCs w:val="18"/>
              </w:rPr>
              <w:t>9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19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</w:t>
            </w:r>
            <w:r w:rsidR="00B64B00">
              <w:rPr>
                <w:rFonts w:ascii="Georgia" w:hAnsi="Georgia" w:cs="Arial"/>
                <w:i/>
                <w:iCs/>
                <w:sz w:val="18"/>
                <w:szCs w:val="18"/>
              </w:rPr>
              <w:t>12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19</w:t>
            </w:r>
          </w:p>
        </w:tc>
      </w:tr>
      <w:tr w:rsidR="004D3291" w:rsidRPr="00A93B1C" w14:paraId="27601A10" w14:textId="77777777" w:rsidTr="00FE0496">
        <w:trPr>
          <w:trHeight w:val="57"/>
        </w:trPr>
        <w:tc>
          <w:tcPr>
            <w:tcW w:w="10206" w:type="dxa"/>
            <w:gridSpan w:val="11"/>
          </w:tcPr>
          <w:p w14:paraId="5CCB7BD3" w14:textId="77777777" w:rsidR="00B64B00" w:rsidRPr="00B64B00" w:rsidRDefault="00B64B00" w:rsidP="00B64B0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18"/>
                <w:szCs w:val="18"/>
                <w:lang w:val="de-AT"/>
              </w:rPr>
            </w:pPr>
            <w:r w:rsidRPr="00B64B00">
              <w:rPr>
                <w:rFonts w:ascii="Georgia" w:hAnsi="Georgia" w:cs="Arial"/>
                <w:sz w:val="18"/>
                <w:szCs w:val="18"/>
                <w:lang w:val="de-AT"/>
              </w:rPr>
              <w:t>Einblicke in die Bereiche Bankenaufsicht, Wertpapiere und Personalwesen gewonnen</w:t>
            </w:r>
          </w:p>
          <w:p w14:paraId="6ECF7248" w14:textId="247AF424" w:rsidR="004D3291" w:rsidRPr="009F594D" w:rsidRDefault="00B64B00" w:rsidP="00B64B0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18"/>
                <w:szCs w:val="18"/>
                <w:lang w:val="de-AT"/>
              </w:rPr>
            </w:pPr>
            <w:r w:rsidRPr="00B64B00">
              <w:rPr>
                <w:rFonts w:ascii="Georgia" w:hAnsi="Georgia" w:cs="Arial"/>
                <w:sz w:val="18"/>
                <w:szCs w:val="18"/>
                <w:lang w:val="de-AT"/>
              </w:rPr>
              <w:t>Durchführung von administrativen Datenvalidierungen in Excel zu Compliance-Zwecken</w:t>
            </w:r>
          </w:p>
        </w:tc>
      </w:tr>
      <w:tr w:rsidR="004D3291" w:rsidRPr="00A93B1C" w14:paraId="3A2665B3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277B0DB4" w:rsidR="004D3291" w:rsidRPr="00A93B1C" w:rsidRDefault="004D3291" w:rsidP="004D3291">
            <w:pPr>
              <w:pStyle w:val="BERSCHRIFT"/>
              <w:rPr>
                <w:rFonts w:cs="Arial"/>
                <w:smallCaps w:val="0"/>
                <w:sz w:val="24"/>
                <w:szCs w:val="24"/>
              </w:rPr>
            </w:pPr>
            <w:r>
              <w:rPr>
                <w:rFonts w:cs="Arial"/>
                <w:smallCaps w:val="0"/>
                <w:sz w:val="24"/>
                <w:szCs w:val="24"/>
              </w:rPr>
              <w:t>SCHULE &amp; STUDIUM</w:t>
            </w:r>
          </w:p>
        </w:tc>
      </w:tr>
      <w:tr w:rsidR="004D3291" w:rsidRPr="00A93B1C" w14:paraId="127C64E2" w14:textId="77777777" w:rsidTr="00FE0496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41366984" w:rsidR="004D3291" w:rsidRPr="00A93B1C" w:rsidRDefault="004D3291" w:rsidP="004D3291">
            <w:pPr>
              <w:rPr>
                <w:rFonts w:ascii="Georgia" w:hAnsi="Georgia" w:cs="Arial"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Universität Innsbruck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3C7A1129" w:rsidR="004D3291" w:rsidRPr="00A93B1C" w:rsidRDefault="004D3291" w:rsidP="004D3291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Innsbruck, Österreich</w:t>
            </w:r>
          </w:p>
        </w:tc>
      </w:tr>
      <w:tr w:rsidR="004D3291" w:rsidRPr="00A93B1C" w14:paraId="335D84E9" w14:textId="77777777" w:rsidTr="00FE0496">
        <w:tc>
          <w:tcPr>
            <w:tcW w:w="5954" w:type="dxa"/>
            <w:gridSpan w:val="3"/>
          </w:tcPr>
          <w:p w14:paraId="20B1570F" w14:textId="49E192EE" w:rsidR="004D3291" w:rsidRPr="00B64B00" w:rsidRDefault="00B64B00" w:rsidP="004D3291">
            <w:pPr>
              <w:rPr>
                <w:rFonts w:ascii="Georgia" w:hAnsi="Georgia" w:cs="Arial"/>
                <w:i/>
                <w:iCs/>
                <w:sz w:val="18"/>
                <w:szCs w:val="18"/>
              </w:rPr>
            </w:pPr>
            <w:r w:rsidRPr="00B64B00">
              <w:rPr>
                <w:rFonts w:ascii="Georgia" w:hAnsi="Georgia" w:cs="Arial"/>
                <w:i/>
                <w:iCs/>
                <w:sz w:val="18"/>
                <w:szCs w:val="18"/>
              </w:rPr>
              <w:t>Bachelor (</w:t>
            </w:r>
            <w:r w:rsidR="004D3291" w:rsidRPr="00B64B00">
              <w:rPr>
                <w:rFonts w:ascii="Georgia" w:hAnsi="Georgia" w:cs="Arial"/>
                <w:i/>
                <w:iCs/>
                <w:sz w:val="18"/>
                <w:szCs w:val="18"/>
              </w:rPr>
              <w:t>B.A.</w:t>
            </w:r>
            <w:r w:rsidRPr="00B64B00">
              <w:rPr>
                <w:rFonts w:ascii="Georgia" w:hAnsi="Georgia" w:cs="Arial"/>
                <w:i/>
                <w:iCs/>
                <w:sz w:val="18"/>
                <w:szCs w:val="18"/>
              </w:rPr>
              <w:t>)</w:t>
            </w:r>
            <w:r w:rsidR="004D3291" w:rsidRPr="00B64B00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in Politikwissenschaften</w:t>
            </w:r>
          </w:p>
        </w:tc>
        <w:tc>
          <w:tcPr>
            <w:tcW w:w="4252" w:type="dxa"/>
            <w:gridSpan w:val="8"/>
          </w:tcPr>
          <w:p w14:paraId="0475B997" w14:textId="1018F8BB" w:rsidR="004D3291" w:rsidRPr="00A93B1C" w:rsidRDefault="004D3291" w:rsidP="004D3291">
            <w:pPr>
              <w:jc w:val="right"/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03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23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 xml:space="preserve"> – </w:t>
            </w:r>
            <w:proofErr w:type="spellStart"/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heute</w:t>
            </w:r>
            <w:proofErr w:type="spellEnd"/>
          </w:p>
        </w:tc>
      </w:tr>
      <w:tr w:rsidR="004D3291" w:rsidRPr="005E2E95" w14:paraId="54C3D64C" w14:textId="77777777" w:rsidTr="00FE0496">
        <w:tc>
          <w:tcPr>
            <w:tcW w:w="10206" w:type="dxa"/>
            <w:gridSpan w:val="11"/>
          </w:tcPr>
          <w:p w14:paraId="5AA36540" w14:textId="11AAD24E" w:rsidR="00902046" w:rsidRPr="00902046" w:rsidRDefault="00902046" w:rsidP="004D3291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 w:rsidRPr="00902046"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Aktueller Schnitt:</w:t>
            </w:r>
            <w:r>
              <w:rPr>
                <w:rFonts w:cs="Arial"/>
                <w:i w:val="0"/>
                <w:iCs w:val="0"/>
                <w:sz w:val="18"/>
                <w:szCs w:val="18"/>
              </w:rPr>
              <w:t xml:space="preserve"> 1,9</w:t>
            </w:r>
          </w:p>
          <w:p w14:paraId="6DD9BA0F" w14:textId="773C2D51" w:rsidR="004D3291" w:rsidRPr="00EA78CC" w:rsidRDefault="004D3291" w:rsidP="004D3291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 w:rsidRPr="00EA78CC">
              <w:rPr>
                <w:rFonts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Vertiefung:</w:t>
            </w:r>
            <w:r w:rsidRPr="00EA78CC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Internationale Beziehungen</w:t>
            </w:r>
          </w:p>
        </w:tc>
      </w:tr>
      <w:tr w:rsidR="004D3291" w:rsidRPr="00A93B1C" w14:paraId="45404236" w14:textId="77777777" w:rsidTr="00675AC4">
        <w:trPr>
          <w:trHeight w:val="283"/>
        </w:trPr>
        <w:tc>
          <w:tcPr>
            <w:tcW w:w="5523" w:type="dxa"/>
            <w:vAlign w:val="bottom"/>
          </w:tcPr>
          <w:p w14:paraId="3CF978EE" w14:textId="76F9859D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Universität Innsbruck</w:t>
            </w:r>
          </w:p>
        </w:tc>
        <w:tc>
          <w:tcPr>
            <w:tcW w:w="4683" w:type="dxa"/>
            <w:gridSpan w:val="10"/>
            <w:vAlign w:val="bottom"/>
          </w:tcPr>
          <w:p w14:paraId="49A11F72" w14:textId="0ED2E4AC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sz w:val="18"/>
                <w:szCs w:val="18"/>
              </w:rPr>
              <w:t>Innsbruck, Österreich</w:t>
            </w:r>
          </w:p>
        </w:tc>
      </w:tr>
      <w:tr w:rsidR="004D3291" w:rsidRPr="00A93B1C" w14:paraId="16C6F7AD" w14:textId="77777777" w:rsidTr="00FE0496">
        <w:trPr>
          <w:trHeight w:val="57"/>
        </w:trPr>
        <w:tc>
          <w:tcPr>
            <w:tcW w:w="5523" w:type="dxa"/>
          </w:tcPr>
          <w:p w14:paraId="5D8760E9" w14:textId="33AF7940" w:rsidR="004D3291" w:rsidRPr="00B64B00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 w:rsidRPr="00B64B00">
              <w:rPr>
                <w:rFonts w:cs="Arial"/>
                <w:sz w:val="18"/>
                <w:szCs w:val="18"/>
              </w:rPr>
              <w:t>Diplom</w:t>
            </w:r>
            <w:r w:rsidR="00B64B00" w:rsidRPr="00B64B00">
              <w:rPr>
                <w:rFonts w:cs="Arial"/>
                <w:sz w:val="18"/>
                <w:szCs w:val="18"/>
              </w:rPr>
              <w:t xml:space="preserve"> (Magister)</w:t>
            </w:r>
            <w:r w:rsidRPr="00B64B00">
              <w:rPr>
                <w:rFonts w:cs="Arial"/>
                <w:sz w:val="18"/>
                <w:szCs w:val="18"/>
              </w:rPr>
              <w:t xml:space="preserve"> in Internationale Wirtschaftswissenschaften</w:t>
            </w:r>
          </w:p>
        </w:tc>
        <w:tc>
          <w:tcPr>
            <w:tcW w:w="4683" w:type="dxa"/>
            <w:gridSpan w:val="10"/>
          </w:tcPr>
          <w:p w14:paraId="2D9DB8CA" w14:textId="1B0DDFC5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>01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21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</w:t>
            </w:r>
            <w:proofErr w:type="spellStart"/>
            <w:r>
              <w:rPr>
                <w:rFonts w:cs="Arial"/>
                <w:sz w:val="18"/>
                <w:szCs w:val="18"/>
                <w:lang w:val="en-US"/>
              </w:rPr>
              <w:t>heute</w:t>
            </w:r>
            <w:proofErr w:type="spellEnd"/>
          </w:p>
        </w:tc>
      </w:tr>
      <w:tr w:rsidR="004D3291" w:rsidRPr="00A93B1C" w14:paraId="7660C4BA" w14:textId="77777777" w:rsidTr="00FE0496">
        <w:trPr>
          <w:trHeight w:val="57"/>
        </w:trPr>
        <w:tc>
          <w:tcPr>
            <w:tcW w:w="10206" w:type="dxa"/>
            <w:gridSpan w:val="11"/>
          </w:tcPr>
          <w:p w14:paraId="0119C2BB" w14:textId="3C764FB2" w:rsidR="00902046" w:rsidRPr="00902046" w:rsidRDefault="00902046" w:rsidP="00902046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 w:rsidRPr="00902046"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Aktueller Schnitt:</w:t>
            </w:r>
            <w:r>
              <w:rPr>
                <w:rFonts w:cs="Arial"/>
                <w:i w:val="0"/>
                <w:iCs w:val="0"/>
                <w:sz w:val="18"/>
                <w:szCs w:val="18"/>
              </w:rPr>
              <w:t xml:space="preserve"> 2,3</w:t>
            </w:r>
          </w:p>
          <w:p w14:paraId="132465C4" w14:textId="667712D1" w:rsidR="004D3291" w:rsidRPr="00EA78CC" w:rsidRDefault="004D3291" w:rsidP="004D3291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EA78CC">
              <w:rPr>
                <w:rFonts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Vertiefung:</w:t>
            </w:r>
            <w:r w:rsidRPr="00EA78CC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Finance</w:t>
            </w:r>
            <w:r w:rsidR="00902046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(Finanzmärkte, Asset Management und Risikomanagement)</w:t>
            </w:r>
            <w:r w:rsidRPr="00EA78CC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</w:t>
            </w:r>
          </w:p>
        </w:tc>
      </w:tr>
      <w:tr w:rsidR="004D3291" w:rsidRPr="00A93B1C" w14:paraId="4EC9DEB8" w14:textId="77777777" w:rsidTr="00675AC4">
        <w:trPr>
          <w:trHeight w:val="283"/>
        </w:trPr>
        <w:tc>
          <w:tcPr>
            <w:tcW w:w="5523" w:type="dxa"/>
            <w:vAlign w:val="bottom"/>
          </w:tcPr>
          <w:p w14:paraId="061D97E7" w14:textId="64AFBF3F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Trinity College Dublin</w:t>
            </w:r>
          </w:p>
        </w:tc>
        <w:tc>
          <w:tcPr>
            <w:tcW w:w="4683" w:type="dxa"/>
            <w:gridSpan w:val="10"/>
            <w:vAlign w:val="bottom"/>
          </w:tcPr>
          <w:p w14:paraId="38592414" w14:textId="74FE0527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sz w:val="18"/>
                <w:szCs w:val="18"/>
              </w:rPr>
              <w:t>Dublin, Irland</w:t>
            </w:r>
          </w:p>
        </w:tc>
      </w:tr>
      <w:tr w:rsidR="004D3291" w:rsidRPr="00A93B1C" w14:paraId="0A0FFCF6" w14:textId="77777777" w:rsidTr="00FE0496">
        <w:trPr>
          <w:trHeight w:val="113"/>
        </w:trPr>
        <w:tc>
          <w:tcPr>
            <w:tcW w:w="5523" w:type="dxa"/>
          </w:tcPr>
          <w:p w14:paraId="30382087" w14:textId="74C798F4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 xml:space="preserve">Erasmus+ </w:t>
            </w:r>
            <w:proofErr w:type="spellStart"/>
            <w:r>
              <w:rPr>
                <w:rFonts w:cs="Arial"/>
                <w:sz w:val="18"/>
                <w:szCs w:val="18"/>
                <w:lang w:val="en-US"/>
              </w:rPr>
              <w:t>Auslandsjahr</w:t>
            </w:r>
            <w:proofErr w:type="spellEnd"/>
          </w:p>
        </w:tc>
        <w:tc>
          <w:tcPr>
            <w:tcW w:w="4683" w:type="dxa"/>
            <w:gridSpan w:val="10"/>
          </w:tcPr>
          <w:p w14:paraId="7444AF8F" w14:textId="2DEEFCBA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>
              <w:rPr>
                <w:rFonts w:cs="Arial"/>
                <w:sz w:val="18"/>
                <w:szCs w:val="18"/>
                <w:lang w:val="en-US"/>
              </w:rPr>
              <w:t>9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24 – 06/2025</w:t>
            </w:r>
          </w:p>
        </w:tc>
      </w:tr>
      <w:tr w:rsidR="004D3291" w:rsidRPr="00A93B1C" w14:paraId="4C00CD42" w14:textId="77777777" w:rsidTr="002A5C90">
        <w:trPr>
          <w:trHeight w:val="113"/>
        </w:trPr>
        <w:tc>
          <w:tcPr>
            <w:tcW w:w="10206" w:type="dxa"/>
            <w:gridSpan w:val="11"/>
          </w:tcPr>
          <w:p w14:paraId="746118C9" w14:textId="208AF30D" w:rsidR="004D3291" w:rsidRPr="00EA78CC" w:rsidRDefault="004D3291" w:rsidP="004D3291">
            <w:pPr>
              <w:pStyle w:val="Bullets"/>
              <w:numPr>
                <w:ilvl w:val="0"/>
                <w:numId w:val="28"/>
              </w:numP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EA78CC"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Relevante Module</w:t>
            </w:r>
            <w:r w:rsidRPr="00EA78CC">
              <w:rPr>
                <w:rFonts w:cs="Arial"/>
                <w:i w:val="0"/>
                <w:iCs w:val="0"/>
                <w:sz w:val="18"/>
                <w:szCs w:val="18"/>
              </w:rPr>
              <w:t xml:space="preserve">: Finanzrisikomanagement, Festverzinsliche Wertpapiere und alternative Anlagen </w:t>
            </w:r>
          </w:p>
        </w:tc>
      </w:tr>
      <w:tr w:rsidR="004D3291" w:rsidRPr="00A93B1C" w14:paraId="50AFEA03" w14:textId="77777777" w:rsidTr="00675AC4">
        <w:trPr>
          <w:trHeight w:val="283"/>
        </w:trPr>
        <w:tc>
          <w:tcPr>
            <w:tcW w:w="5523" w:type="dxa"/>
            <w:vAlign w:val="bottom"/>
          </w:tcPr>
          <w:p w14:paraId="42FB0D26" w14:textId="171959D6" w:rsidR="004D3291" w:rsidRPr="00A93B1C" w:rsidRDefault="00B64B00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Robert-Bosch-Fachoberschule</w:t>
            </w:r>
            <w:r w:rsidR="004D3291">
              <w:rPr>
                <w:rFonts w:cs="Arial"/>
                <w:b/>
                <w:i w:val="0"/>
                <w:iCs w:val="0"/>
                <w:sz w:val="18"/>
                <w:szCs w:val="18"/>
              </w:rPr>
              <w:t xml:space="preserve"> München</w:t>
            </w:r>
          </w:p>
        </w:tc>
        <w:tc>
          <w:tcPr>
            <w:tcW w:w="4683" w:type="dxa"/>
            <w:gridSpan w:val="10"/>
            <w:vAlign w:val="bottom"/>
          </w:tcPr>
          <w:p w14:paraId="11E31BD8" w14:textId="1D25402C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sz w:val="18"/>
                <w:szCs w:val="18"/>
              </w:rPr>
              <w:t>München, Deutschland</w:t>
            </w:r>
          </w:p>
        </w:tc>
      </w:tr>
      <w:tr w:rsidR="004D3291" w:rsidRPr="00A93B1C" w14:paraId="48328CB9" w14:textId="77777777" w:rsidTr="00FE0496">
        <w:tc>
          <w:tcPr>
            <w:tcW w:w="6379" w:type="dxa"/>
            <w:gridSpan w:val="4"/>
          </w:tcPr>
          <w:p w14:paraId="74B74B41" w14:textId="3B151982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 xml:space="preserve">Allgemeine </w:t>
            </w:r>
            <w:proofErr w:type="spellStart"/>
            <w:r>
              <w:rPr>
                <w:rFonts w:cs="Arial"/>
                <w:sz w:val="18"/>
                <w:szCs w:val="18"/>
                <w:lang w:val="en-US"/>
              </w:rPr>
              <w:t>Hochschulreife</w:t>
            </w:r>
            <w:proofErr w:type="spellEnd"/>
          </w:p>
        </w:tc>
        <w:tc>
          <w:tcPr>
            <w:tcW w:w="3827" w:type="dxa"/>
            <w:gridSpan w:val="7"/>
          </w:tcPr>
          <w:p w14:paraId="2CB21DEB" w14:textId="1BAFEBCC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>09/2018 – 07/2021</w:t>
            </w:r>
          </w:p>
        </w:tc>
      </w:tr>
      <w:tr w:rsidR="004D3291" w:rsidRPr="00A93B1C" w14:paraId="7C4155D6" w14:textId="77777777" w:rsidTr="00FE0496">
        <w:tc>
          <w:tcPr>
            <w:tcW w:w="10206" w:type="dxa"/>
            <w:gridSpan w:val="11"/>
          </w:tcPr>
          <w:p w14:paraId="18CA9936" w14:textId="4603777A" w:rsidR="00902046" w:rsidRPr="00902046" w:rsidRDefault="00902046" w:rsidP="00902046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Finaler</w:t>
            </w:r>
            <w:r w:rsidRPr="00902046"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 xml:space="preserve"> Schnitt:</w:t>
            </w:r>
            <w:r>
              <w:rPr>
                <w:rFonts w:cs="Arial"/>
                <w:i w:val="0"/>
                <w:iCs w:val="0"/>
                <w:sz w:val="18"/>
                <w:szCs w:val="18"/>
              </w:rPr>
              <w:t xml:space="preserve"> 2,5</w:t>
            </w:r>
          </w:p>
          <w:p w14:paraId="3658805E" w14:textId="21DC3ADB" w:rsidR="004D3291" w:rsidRPr="00EA78CC" w:rsidRDefault="004D3291" w:rsidP="004D3291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EA78CC"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Schwerpunktfächer:</w:t>
            </w:r>
            <w:r w:rsidRPr="00EA78CC">
              <w:rPr>
                <w:rFonts w:cs="Arial"/>
                <w:i w:val="0"/>
                <w:iCs w:val="0"/>
                <w:sz w:val="18"/>
                <w:szCs w:val="18"/>
              </w:rPr>
              <w:t xml:space="preserve"> Internationale BWL &amp; VWL, Englisch</w:t>
            </w:r>
          </w:p>
        </w:tc>
      </w:tr>
      <w:tr w:rsidR="004D3291" w:rsidRPr="00A93B1C" w14:paraId="414B4085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4D3291" w:rsidRPr="00A93B1C" w:rsidRDefault="004D3291" w:rsidP="004D3291">
            <w:pPr>
              <w:pStyle w:val="BERSCHRIFT"/>
              <w:rPr>
                <w:rFonts w:cs="Arial"/>
                <w:i/>
                <w:smallCaps w:val="0"/>
                <w:sz w:val="24"/>
                <w:szCs w:val="24"/>
              </w:rPr>
            </w:pPr>
            <w:r w:rsidRPr="00A93B1C">
              <w:rPr>
                <w:rFonts w:cs="Arial"/>
                <w:smallCaps w:val="0"/>
                <w:sz w:val="24"/>
                <w:szCs w:val="24"/>
              </w:rPr>
              <w:t>EXTRACURRICULARES ENGAGEMENT</w:t>
            </w:r>
          </w:p>
        </w:tc>
      </w:tr>
      <w:tr w:rsidR="004D3291" w:rsidRPr="00A93B1C" w14:paraId="3B26943D" w14:textId="77777777" w:rsidTr="00B95B67">
        <w:trPr>
          <w:trHeight w:val="283"/>
        </w:trPr>
        <w:tc>
          <w:tcPr>
            <w:tcW w:w="7088" w:type="dxa"/>
            <w:gridSpan w:val="7"/>
            <w:vAlign w:val="bottom"/>
          </w:tcPr>
          <w:p w14:paraId="11E538C2" w14:textId="73E6BF6D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Fakultätsvertretung der Sozial- und Wirtschaftswissenschaften</w:t>
            </w:r>
          </w:p>
        </w:tc>
        <w:tc>
          <w:tcPr>
            <w:tcW w:w="3118" w:type="dxa"/>
            <w:gridSpan w:val="4"/>
            <w:vAlign w:val="bottom"/>
          </w:tcPr>
          <w:p w14:paraId="21BF18C9" w14:textId="5EB1356B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Innsbruck, Österreich</w:t>
            </w:r>
          </w:p>
        </w:tc>
      </w:tr>
      <w:tr w:rsidR="004D3291" w:rsidRPr="00A93B1C" w14:paraId="04BFDD79" w14:textId="77777777" w:rsidTr="00FE0496">
        <w:trPr>
          <w:trHeight w:val="20"/>
        </w:trPr>
        <w:tc>
          <w:tcPr>
            <w:tcW w:w="8364" w:type="dxa"/>
            <w:gridSpan w:val="10"/>
          </w:tcPr>
          <w:p w14:paraId="380F9918" w14:textId="77777777" w:rsidR="004D3291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de-AT"/>
              </w:rPr>
            </w:pPr>
            <w:r>
              <w:rPr>
                <w:rFonts w:cs="Arial"/>
                <w:sz w:val="18"/>
                <w:szCs w:val="18"/>
                <w:lang w:val="de-AT"/>
              </w:rPr>
              <w:t>Vorsitzender der Studienvertretung Internationale Wirtschaftswissenschaften (IWW)</w:t>
            </w:r>
          </w:p>
          <w:p w14:paraId="5D908AF7" w14:textId="19FF5628" w:rsidR="004D3291" w:rsidRPr="001954B2" w:rsidRDefault="004D3291" w:rsidP="004D3291">
            <w:pPr>
              <w:pStyle w:val="Bullets"/>
              <w:numPr>
                <w:ilvl w:val="0"/>
                <w:numId w:val="29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Vertretung</w:t>
            </w:r>
            <w:r w:rsidRPr="00621F4D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der Interessen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von 1000 Studierenden </w:t>
            </w:r>
            <w:r w:rsidRPr="00621F4D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gegenüber der Universität in 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Curriculums-</w:t>
            </w:r>
            <w:r w:rsidRPr="00621F4D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, Fakultäts- und Institutionssitzungen</w:t>
            </w:r>
          </w:p>
        </w:tc>
        <w:tc>
          <w:tcPr>
            <w:tcW w:w="1842" w:type="dxa"/>
          </w:tcPr>
          <w:p w14:paraId="0D2FFB14" w14:textId="44013589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>
              <w:rPr>
                <w:rFonts w:cs="Arial"/>
                <w:sz w:val="18"/>
                <w:szCs w:val="18"/>
                <w:lang w:val="en-US"/>
              </w:rPr>
              <w:t>7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23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</w:t>
            </w:r>
            <w:proofErr w:type="spellStart"/>
            <w:r>
              <w:rPr>
                <w:rFonts w:cs="Arial"/>
                <w:sz w:val="18"/>
                <w:szCs w:val="18"/>
                <w:lang w:val="en-US"/>
              </w:rPr>
              <w:t>heute</w:t>
            </w:r>
            <w:proofErr w:type="spellEnd"/>
          </w:p>
        </w:tc>
      </w:tr>
      <w:tr w:rsidR="004D3291" w:rsidRPr="00A93B1C" w14:paraId="4028871F" w14:textId="77777777" w:rsidTr="00675AC4">
        <w:trPr>
          <w:trHeight w:val="283"/>
        </w:trPr>
        <w:tc>
          <w:tcPr>
            <w:tcW w:w="5954" w:type="dxa"/>
            <w:gridSpan w:val="3"/>
            <w:vAlign w:val="bottom"/>
          </w:tcPr>
          <w:p w14:paraId="3B81DA34" w14:textId="1678E739" w:rsidR="004D3291" w:rsidRPr="00D62683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</w:pPr>
            <w:r w:rsidRPr="00D62683"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Formula Trinity – Trinity College Dubl</w:t>
            </w:r>
            <w:r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in</w:t>
            </w:r>
          </w:p>
        </w:tc>
        <w:tc>
          <w:tcPr>
            <w:tcW w:w="4252" w:type="dxa"/>
            <w:gridSpan w:val="8"/>
            <w:vAlign w:val="bottom"/>
          </w:tcPr>
          <w:p w14:paraId="7F9CDF1E" w14:textId="104F5D94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Dublin, Irland</w:t>
            </w:r>
          </w:p>
        </w:tc>
      </w:tr>
      <w:tr w:rsidR="004D3291" w:rsidRPr="00A93B1C" w14:paraId="7B2F81B2" w14:textId="77777777" w:rsidTr="00FE0496">
        <w:trPr>
          <w:trHeight w:val="57"/>
        </w:trPr>
        <w:tc>
          <w:tcPr>
            <w:tcW w:w="7655" w:type="dxa"/>
            <w:gridSpan w:val="9"/>
          </w:tcPr>
          <w:p w14:paraId="4BEBF55A" w14:textId="0ED6DFF1" w:rsidR="004D3291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GB"/>
              </w:rPr>
            </w:pPr>
            <w:proofErr w:type="spellStart"/>
            <w:r w:rsidRPr="00D62683">
              <w:rPr>
                <w:rFonts w:cs="Arial"/>
                <w:sz w:val="18"/>
                <w:szCs w:val="18"/>
                <w:lang w:val="en-GB"/>
              </w:rPr>
              <w:t>Mitglied</w:t>
            </w:r>
            <w:proofErr w:type="spellEnd"/>
            <w:r w:rsidRPr="00D62683">
              <w:rPr>
                <w:rFonts w:cs="Arial"/>
                <w:sz w:val="18"/>
                <w:szCs w:val="18"/>
                <w:lang w:val="en-GB"/>
              </w:rPr>
              <w:t xml:space="preserve"> des Business Operations </w:t>
            </w:r>
            <w:r>
              <w:rPr>
                <w:rFonts w:cs="Arial"/>
                <w:sz w:val="18"/>
                <w:szCs w:val="18"/>
                <w:lang w:val="en-GB"/>
              </w:rPr>
              <w:t xml:space="preserve">Departments </w:t>
            </w:r>
          </w:p>
          <w:p w14:paraId="099DE2C5" w14:textId="6DAA0469" w:rsidR="004D3291" w:rsidRPr="00B64B00" w:rsidRDefault="00B64B00" w:rsidP="00B64B00">
            <w:pPr>
              <w:numPr>
                <w:ilvl w:val="0"/>
                <w:numId w:val="30"/>
              </w:numPr>
              <w:rPr>
                <w:rFonts w:ascii="Georgia" w:eastAsia="Times New Roman" w:hAnsi="Georgia" w:cs="Times New Roman"/>
                <w:sz w:val="18"/>
                <w:szCs w:val="18"/>
                <w:lang w:eastAsia="de-DE"/>
              </w:rPr>
            </w:pPr>
            <w:r w:rsidRPr="00B64B00">
              <w:rPr>
                <w:rFonts w:ascii="Georgia" w:eastAsia="Times New Roman" w:hAnsi="Georgia" w:cs="Times New Roman"/>
                <w:sz w:val="18"/>
                <w:szCs w:val="18"/>
                <w:lang w:eastAsia="de-DE"/>
              </w:rPr>
              <w:t>Entwicklung von Businessplänen, AI-Readiness-Analysen und Finanzmodellen für internationale Formula-Student-Projekte im Bereich autonome Mobilität</w:t>
            </w:r>
          </w:p>
        </w:tc>
        <w:tc>
          <w:tcPr>
            <w:tcW w:w="2551" w:type="dxa"/>
            <w:gridSpan w:val="2"/>
          </w:tcPr>
          <w:p w14:paraId="091163D4" w14:textId="77B5D9D9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09/20</w:t>
            </w:r>
            <w:r>
              <w:rPr>
                <w:rFonts w:cs="Arial"/>
                <w:sz w:val="18"/>
                <w:szCs w:val="18"/>
                <w:lang w:val="en-US"/>
              </w:rPr>
              <w:t>24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cs="Arial"/>
                <w:sz w:val="18"/>
                <w:szCs w:val="18"/>
                <w:lang w:val="en-US"/>
              </w:rPr>
              <w:t>6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25</w:t>
            </w:r>
          </w:p>
        </w:tc>
      </w:tr>
      <w:tr w:rsidR="004D3291" w:rsidRPr="00A93B1C" w14:paraId="4AF19DD1" w14:textId="77777777" w:rsidTr="00675AC4">
        <w:trPr>
          <w:trHeight w:val="283"/>
        </w:trPr>
        <w:tc>
          <w:tcPr>
            <w:tcW w:w="5954" w:type="dxa"/>
            <w:gridSpan w:val="3"/>
            <w:vAlign w:val="bottom"/>
          </w:tcPr>
          <w:p w14:paraId="7756FD9A" w14:textId="7DCE6B98" w:rsidR="004D3291" w:rsidRPr="00D62683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GB"/>
              </w:rPr>
            </w:pPr>
            <w:r w:rsidRPr="00D62683"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Campus Tirol Motorsport – Universität I</w:t>
            </w:r>
            <w:r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nnsbruck</w:t>
            </w:r>
          </w:p>
        </w:tc>
        <w:tc>
          <w:tcPr>
            <w:tcW w:w="4252" w:type="dxa"/>
            <w:gridSpan w:val="8"/>
            <w:vAlign w:val="bottom"/>
          </w:tcPr>
          <w:p w14:paraId="30626CB8" w14:textId="524807A6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Innsbruck, Österreich</w:t>
            </w:r>
          </w:p>
        </w:tc>
      </w:tr>
      <w:tr w:rsidR="004D3291" w:rsidRPr="00A93B1C" w14:paraId="56372BDE" w14:textId="77777777" w:rsidTr="00FE0496">
        <w:trPr>
          <w:trHeight w:val="193"/>
        </w:trPr>
        <w:tc>
          <w:tcPr>
            <w:tcW w:w="7371" w:type="dxa"/>
            <w:gridSpan w:val="8"/>
          </w:tcPr>
          <w:p w14:paraId="20792E18" w14:textId="77777777" w:rsidR="004D3291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de-AT"/>
              </w:rPr>
            </w:pPr>
            <w:r>
              <w:rPr>
                <w:rFonts w:cs="Arial"/>
                <w:sz w:val="18"/>
                <w:szCs w:val="18"/>
                <w:lang w:val="de-AT"/>
              </w:rPr>
              <w:t xml:space="preserve">Mitglied des Finance Departments </w:t>
            </w:r>
          </w:p>
          <w:p w14:paraId="3C87D247" w14:textId="1420B86D" w:rsidR="004D3291" w:rsidRPr="001954B2" w:rsidRDefault="004D3291" w:rsidP="004D3291">
            <w:pPr>
              <w:pStyle w:val="Bullets"/>
              <w:numPr>
                <w:ilvl w:val="0"/>
                <w:numId w:val="30"/>
              </w:numP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7046FD">
              <w:rPr>
                <w:rFonts w:cs="Arial"/>
                <w:i w:val="0"/>
                <w:iCs w:val="0"/>
                <w:sz w:val="18"/>
                <w:szCs w:val="18"/>
              </w:rPr>
              <w:t>Entwicklung und Präsentation von Pitch Decks für Sponsoring- und Finanzierungszwecke; Top-10-Platzierung unter 60 Teams</w:t>
            </w:r>
          </w:p>
        </w:tc>
        <w:tc>
          <w:tcPr>
            <w:tcW w:w="2835" w:type="dxa"/>
            <w:gridSpan w:val="3"/>
          </w:tcPr>
          <w:p w14:paraId="288A2195" w14:textId="4CBEC812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>
              <w:rPr>
                <w:rFonts w:cs="Arial"/>
                <w:sz w:val="18"/>
                <w:szCs w:val="18"/>
                <w:lang w:val="en-US"/>
              </w:rPr>
              <w:t>3/2022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cs="Arial"/>
                <w:sz w:val="18"/>
                <w:szCs w:val="18"/>
                <w:lang w:val="en-US"/>
              </w:rPr>
              <w:t>6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24</w:t>
            </w:r>
          </w:p>
        </w:tc>
      </w:tr>
      <w:tr w:rsidR="004D3291" w:rsidRPr="00A93B1C" w14:paraId="53D4D85D" w14:textId="77777777" w:rsidTr="006D6B44">
        <w:trPr>
          <w:trHeight w:val="283"/>
        </w:trPr>
        <w:tc>
          <w:tcPr>
            <w:tcW w:w="7371" w:type="dxa"/>
            <w:gridSpan w:val="8"/>
            <w:vAlign w:val="bottom"/>
          </w:tcPr>
          <w:p w14:paraId="7B4F7A57" w14:textId="7337B1A2" w:rsidR="004D3291" w:rsidRPr="001954B2" w:rsidRDefault="004D3291" w:rsidP="004D3291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GB"/>
              </w:rPr>
            </w:pPr>
            <w:r w:rsidRPr="00D62683"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C</w:t>
            </w:r>
            <w:r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hapel Street Primary School</w:t>
            </w:r>
          </w:p>
        </w:tc>
        <w:tc>
          <w:tcPr>
            <w:tcW w:w="2835" w:type="dxa"/>
            <w:gridSpan w:val="3"/>
            <w:vAlign w:val="bottom"/>
          </w:tcPr>
          <w:p w14:paraId="33155118" w14:textId="712538DA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Kapstadt, Südafrika</w:t>
            </w:r>
          </w:p>
        </w:tc>
      </w:tr>
      <w:tr w:rsidR="004D3291" w:rsidRPr="00A93B1C" w14:paraId="023C3DEE" w14:textId="77777777" w:rsidTr="00FE0496">
        <w:trPr>
          <w:trHeight w:val="193"/>
        </w:trPr>
        <w:tc>
          <w:tcPr>
            <w:tcW w:w="7371" w:type="dxa"/>
            <w:gridSpan w:val="8"/>
          </w:tcPr>
          <w:p w14:paraId="277D4F0A" w14:textId="15F8F482" w:rsidR="004D3291" w:rsidRPr="00B64B00" w:rsidRDefault="004D3291" w:rsidP="00B64B00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de-AT"/>
              </w:rPr>
            </w:pPr>
            <w:r>
              <w:rPr>
                <w:rFonts w:cs="Arial"/>
                <w:sz w:val="18"/>
                <w:szCs w:val="18"/>
                <w:lang w:val="de-AT"/>
              </w:rPr>
              <w:t>Freiwilligenarbeit</w:t>
            </w:r>
          </w:p>
        </w:tc>
        <w:tc>
          <w:tcPr>
            <w:tcW w:w="2835" w:type="dxa"/>
            <w:gridSpan w:val="3"/>
          </w:tcPr>
          <w:p w14:paraId="0D4DF1A7" w14:textId="726DDDE9" w:rsidR="004D3291" w:rsidRPr="00A93B1C" w:rsidRDefault="004D3291" w:rsidP="004D3291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>
              <w:rPr>
                <w:rFonts w:cs="Arial"/>
                <w:sz w:val="18"/>
                <w:szCs w:val="18"/>
                <w:lang w:val="en-US"/>
              </w:rPr>
              <w:t>8/2023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cs="Arial"/>
                <w:sz w:val="18"/>
                <w:szCs w:val="18"/>
                <w:lang w:val="en-US"/>
              </w:rPr>
              <w:t>9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23</w:t>
            </w:r>
          </w:p>
        </w:tc>
      </w:tr>
      <w:tr w:rsidR="00B64B00" w:rsidRPr="00A93B1C" w14:paraId="0F694242" w14:textId="77777777" w:rsidTr="00DE754F">
        <w:trPr>
          <w:trHeight w:val="193"/>
        </w:trPr>
        <w:tc>
          <w:tcPr>
            <w:tcW w:w="10206" w:type="dxa"/>
            <w:gridSpan w:val="11"/>
          </w:tcPr>
          <w:p w14:paraId="31D9E66A" w14:textId="317CB13C" w:rsidR="00B64B00" w:rsidRPr="00B64B00" w:rsidRDefault="00B64B00" w:rsidP="00B64B00">
            <w:pPr>
              <w:pStyle w:val="Bullets"/>
              <w:numPr>
                <w:ilvl w:val="0"/>
                <w:numId w:val="30"/>
              </w:numPr>
              <w:rPr>
                <w:rFonts w:cs="Arial"/>
                <w:sz w:val="18"/>
                <w:szCs w:val="18"/>
              </w:rPr>
            </w:pPr>
            <w:r w:rsidRPr="00B64B00">
              <w:rPr>
                <w:rFonts w:cs="Arial"/>
                <w:i w:val="0"/>
                <w:iCs w:val="0"/>
                <w:sz w:val="18"/>
                <w:szCs w:val="18"/>
              </w:rPr>
              <w:t xml:space="preserve">Unterstützung von Schülerinnen und Schülern an öffentlichen Schulen in Kapstadt und </w:t>
            </w:r>
            <w:proofErr w:type="spellStart"/>
            <w:r w:rsidRPr="00B64B00">
              <w:rPr>
                <w:rFonts w:cs="Arial"/>
                <w:i w:val="0"/>
                <w:iCs w:val="0"/>
                <w:sz w:val="18"/>
                <w:szCs w:val="18"/>
              </w:rPr>
              <w:t>Hoedspruit</w:t>
            </w:r>
            <w:proofErr w:type="spellEnd"/>
            <w:r w:rsidRPr="00B64B00">
              <w:rPr>
                <w:rFonts w:cs="Arial"/>
                <w:i w:val="0"/>
                <w:iCs w:val="0"/>
                <w:sz w:val="18"/>
                <w:szCs w:val="18"/>
              </w:rPr>
              <w:t xml:space="preserve"> durch Unterrichtsassisten</w:t>
            </w:r>
            <w:r w:rsidR="00D56216">
              <w:rPr>
                <w:rFonts w:cs="Arial"/>
                <w:i w:val="0"/>
                <w:iCs w:val="0"/>
                <w:sz w:val="18"/>
                <w:szCs w:val="18"/>
              </w:rPr>
              <w:t>z</w:t>
            </w:r>
            <w:r>
              <w:rPr>
                <w:rFonts w:cs="Arial"/>
                <w:i w:val="0"/>
                <w:iCs w:val="0"/>
                <w:sz w:val="18"/>
                <w:szCs w:val="18"/>
              </w:rPr>
              <w:t xml:space="preserve"> </w:t>
            </w:r>
            <w:r w:rsidRPr="00B64B00">
              <w:rPr>
                <w:rFonts w:cs="Arial"/>
                <w:i w:val="0"/>
                <w:iCs w:val="0"/>
                <w:sz w:val="18"/>
                <w:szCs w:val="18"/>
              </w:rPr>
              <w:t>und Mathematikförderung für verschiedene Altersgruppen</w:t>
            </w:r>
          </w:p>
        </w:tc>
      </w:tr>
      <w:tr w:rsidR="004D3291" w:rsidRPr="00A93B1C" w14:paraId="482569A2" w14:textId="77777777" w:rsidTr="00FE0496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4D3291" w:rsidRPr="00A93B1C" w:rsidRDefault="004D3291" w:rsidP="004D3291">
            <w:pPr>
              <w:rPr>
                <w:rFonts w:ascii="Georgia" w:hAnsi="Georgia" w:cs="Arial"/>
                <w:b/>
                <w:sz w:val="24"/>
                <w:szCs w:val="24"/>
              </w:rPr>
            </w:pPr>
            <w:r w:rsidRPr="00A93B1C">
              <w:rPr>
                <w:rFonts w:ascii="Georgia" w:hAnsi="Georgia" w:cs="Arial"/>
                <w:b/>
                <w:sz w:val="24"/>
                <w:szCs w:val="24"/>
              </w:rPr>
              <w:t>FÄHIGKEITEN &amp; INTERESSEN</w:t>
            </w:r>
          </w:p>
        </w:tc>
      </w:tr>
      <w:tr w:rsidR="004D3291" w:rsidRPr="00A93B1C" w14:paraId="2B257790" w14:textId="77777777" w:rsidTr="00675AC4">
        <w:trPr>
          <w:trHeight w:val="283"/>
        </w:trPr>
        <w:tc>
          <w:tcPr>
            <w:tcW w:w="10206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63AAFB6F" w:rsidR="004D3291" w:rsidRPr="00A93B1C" w:rsidRDefault="004D3291" w:rsidP="004D3291">
            <w:pPr>
              <w:rPr>
                <w:rFonts w:ascii="Georgia" w:hAnsi="Georgia" w:cs="Arial"/>
                <w:sz w:val="18"/>
                <w:szCs w:val="18"/>
                <w:lang w:val="de-AT"/>
              </w:rPr>
            </w:pPr>
            <w:r w:rsidRPr="00A93B1C">
              <w:rPr>
                <w:rFonts w:ascii="Georgia" w:hAnsi="Georgia" w:cs="Arial"/>
                <w:b/>
                <w:bCs/>
                <w:sz w:val="18"/>
                <w:szCs w:val="18"/>
              </w:rPr>
              <w:t>Sprachen:</w:t>
            </w:r>
            <w:r w:rsidRPr="00A93B1C">
              <w:rPr>
                <w:rFonts w:ascii="Georgia" w:hAnsi="Georgia" w:cs="Arial"/>
                <w:sz w:val="18"/>
                <w:szCs w:val="18"/>
              </w:rPr>
              <w:t xml:space="preserve"> 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Deutsch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(Muttersprache)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, Englisch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(</w:t>
            </w:r>
            <w:r w:rsidR="00D56216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Fließend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)</w:t>
            </w:r>
          </w:p>
        </w:tc>
      </w:tr>
      <w:tr w:rsidR="004D3291" w:rsidRPr="00026266" w14:paraId="45706C3F" w14:textId="77777777" w:rsidTr="00462D7A">
        <w:trPr>
          <w:trHeight w:val="283"/>
        </w:trPr>
        <w:tc>
          <w:tcPr>
            <w:tcW w:w="10206" w:type="dxa"/>
            <w:gridSpan w:val="11"/>
            <w:vAlign w:val="bottom"/>
          </w:tcPr>
          <w:p w14:paraId="60CA2168" w14:textId="771DF9B1" w:rsidR="004D3291" w:rsidRPr="00A93B1C" w:rsidRDefault="004D3291" w:rsidP="004D3291">
            <w:pP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</w:pPr>
            <w:proofErr w:type="spellStart"/>
            <w:r w:rsidRPr="00A93B1C">
              <w:rPr>
                <w:rFonts w:ascii="Georgia" w:hAnsi="Georgia" w:cs="Arial"/>
                <w:b/>
                <w:bCs/>
                <w:sz w:val="18"/>
                <w:szCs w:val="18"/>
                <w:lang w:val="en-US"/>
              </w:rPr>
              <w:t>Technisch</w:t>
            </w:r>
            <w:proofErr w:type="spellEnd"/>
            <w:r w:rsidRPr="00A93B1C">
              <w:rPr>
                <w:rFonts w:ascii="Georgia" w:hAnsi="Georgia" w:cs="Arial"/>
                <w:b/>
                <w:bCs/>
                <w:sz w:val="18"/>
                <w:szCs w:val="18"/>
                <w:lang w:val="en-US"/>
              </w:rPr>
              <w:t>:</w:t>
            </w:r>
            <w:r w:rsidRPr="00A93B1C">
              <w:rPr>
                <w:rFonts w:ascii="Georgia" w:hAnsi="Georgia" w:cs="Arial"/>
                <w:sz w:val="18"/>
                <w:szCs w:val="18"/>
                <w:lang w:val="en-US"/>
              </w:rPr>
              <w:t xml:space="preserve"> 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Word, Excel, PowerPoint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>R Studio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Datenvisualisierung</w:t>
            </w:r>
            <w:proofErr w:type="spellEnd"/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 xml:space="preserve"> und -</w:t>
            </w:r>
            <w:proofErr w:type="spellStart"/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Analyse</w:t>
            </w:r>
            <w:proofErr w:type="spellEnd"/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4D3291" w:rsidRPr="00FE2ED6" w14:paraId="70CB01B0" w14:textId="77777777" w:rsidTr="00991F52">
        <w:trPr>
          <w:trHeight w:val="283"/>
        </w:trPr>
        <w:tc>
          <w:tcPr>
            <w:tcW w:w="10206" w:type="dxa"/>
            <w:gridSpan w:val="11"/>
            <w:vAlign w:val="bottom"/>
          </w:tcPr>
          <w:p w14:paraId="598C2742" w14:textId="4E474804" w:rsidR="004D3291" w:rsidRPr="00FE2ED6" w:rsidRDefault="004D3291" w:rsidP="004D3291">
            <w:pPr>
              <w:rPr>
                <w:rFonts w:ascii="Georgia" w:hAnsi="Georgia" w:cs="Arial"/>
                <w:color w:val="000000"/>
                <w:sz w:val="18"/>
                <w:szCs w:val="18"/>
              </w:rPr>
            </w:pPr>
            <w:r w:rsidRPr="00FE2ED6">
              <w:rPr>
                <w:rFonts w:ascii="Georgia" w:hAnsi="Georgia" w:cs="Arial"/>
                <w:b/>
                <w:bCs/>
                <w:sz w:val="18"/>
                <w:szCs w:val="18"/>
              </w:rPr>
              <w:t>Interessen:</w:t>
            </w:r>
            <w:r w:rsidRPr="00FE2ED6">
              <w:rPr>
                <w:rFonts w:ascii="Georgia" w:hAnsi="Georgia" w:cs="Arial"/>
                <w:sz w:val="18"/>
                <w:szCs w:val="18"/>
              </w:rPr>
              <w:t xml:space="preserve"> </w:t>
            </w:r>
            <w:r w:rsidRPr="00FE2ED6">
              <w:rPr>
                <w:rFonts w:ascii="Georgia" w:hAnsi="Georgia" w:cs="Arial"/>
                <w:color w:val="000000"/>
                <w:sz w:val="18"/>
                <w:szCs w:val="18"/>
              </w:rPr>
              <w:t>Squash (Trinity Shield 2025 Sieger), Padel, Golf und Sim-Racing (Podien/Rennsiege in di</w:t>
            </w:r>
            <w:r>
              <w:rPr>
                <w:rFonts w:ascii="Georgia" w:hAnsi="Georgia" w:cs="Arial"/>
                <w:color w:val="000000"/>
                <w:sz w:val="18"/>
                <w:szCs w:val="18"/>
              </w:rPr>
              <w:t>versen Online-Ligen)</w:t>
            </w:r>
          </w:p>
        </w:tc>
      </w:tr>
    </w:tbl>
    <w:p w14:paraId="0747D2BF" w14:textId="69F47280" w:rsidR="00723643" w:rsidRPr="001B2D85" w:rsidRDefault="00723643">
      <w:pPr>
        <w:rPr>
          <w:rFonts w:ascii="Georgia" w:hAnsi="Georgia" w:cs="Arial"/>
          <w:sz w:val="18"/>
          <w:lang w:val="en-GB"/>
        </w:rPr>
      </w:pPr>
    </w:p>
    <w:sectPr w:rsidR="00723643" w:rsidRPr="001B2D85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F95A6" w14:textId="77777777" w:rsidR="00A97F1A" w:rsidRDefault="00A97F1A" w:rsidP="00BE053D">
      <w:pPr>
        <w:spacing w:after="0" w:line="240" w:lineRule="auto"/>
      </w:pPr>
      <w:r>
        <w:separator/>
      </w:r>
    </w:p>
  </w:endnote>
  <w:endnote w:type="continuationSeparator" w:id="0">
    <w:p w14:paraId="05631CDB" w14:textId="77777777" w:rsidR="00A97F1A" w:rsidRDefault="00A97F1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DEE0F" w14:textId="77777777" w:rsidR="00A97F1A" w:rsidRDefault="00A97F1A" w:rsidP="00BE053D">
      <w:pPr>
        <w:spacing w:after="0" w:line="240" w:lineRule="auto"/>
      </w:pPr>
      <w:r>
        <w:separator/>
      </w:r>
    </w:p>
  </w:footnote>
  <w:footnote w:type="continuationSeparator" w:id="0">
    <w:p w14:paraId="51B388AC" w14:textId="77777777" w:rsidR="00A97F1A" w:rsidRDefault="00A97F1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C76199"/>
    <w:multiLevelType w:val="hybridMultilevel"/>
    <w:tmpl w:val="AE9C23B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DE6170"/>
    <w:multiLevelType w:val="multilevel"/>
    <w:tmpl w:val="AE0C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EE2923"/>
    <w:multiLevelType w:val="hybridMultilevel"/>
    <w:tmpl w:val="B06800D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AB2A0D4E"/>
    <w:lvl w:ilvl="0" w:tplc="DFC4DE3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B5FE69D8"/>
    <w:lvl w:ilvl="0" w:tplc="DDB643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AFC804F8"/>
    <w:lvl w:ilvl="0" w:tplc="E96C9BE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BD08D5"/>
    <w:multiLevelType w:val="hybridMultilevel"/>
    <w:tmpl w:val="23B8D37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207CB"/>
    <w:multiLevelType w:val="multilevel"/>
    <w:tmpl w:val="60FC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5670E2"/>
    <w:multiLevelType w:val="hybridMultilevel"/>
    <w:tmpl w:val="A9B4F852"/>
    <w:lvl w:ilvl="0" w:tplc="06D0AA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7671998"/>
    <w:multiLevelType w:val="hybridMultilevel"/>
    <w:tmpl w:val="AEEADE5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723BCA"/>
    <w:multiLevelType w:val="hybridMultilevel"/>
    <w:tmpl w:val="3CC00864"/>
    <w:lvl w:ilvl="0" w:tplc="2C7CF7C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6"/>
  </w:num>
  <w:num w:numId="2" w16cid:durableId="1517961058">
    <w:abstractNumId w:val="20"/>
  </w:num>
  <w:num w:numId="3" w16cid:durableId="1252082647">
    <w:abstractNumId w:val="23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5"/>
  </w:num>
  <w:num w:numId="8" w16cid:durableId="1949311987">
    <w:abstractNumId w:val="28"/>
  </w:num>
  <w:num w:numId="9" w16cid:durableId="1961916187">
    <w:abstractNumId w:val="14"/>
  </w:num>
  <w:num w:numId="10" w16cid:durableId="1947156070">
    <w:abstractNumId w:val="30"/>
  </w:num>
  <w:num w:numId="11" w16cid:durableId="1715693601">
    <w:abstractNumId w:val="6"/>
  </w:num>
  <w:num w:numId="12" w16cid:durableId="1688167074">
    <w:abstractNumId w:val="8"/>
  </w:num>
  <w:num w:numId="13" w16cid:durableId="2040233879">
    <w:abstractNumId w:val="10"/>
  </w:num>
  <w:num w:numId="14" w16cid:durableId="1178347352">
    <w:abstractNumId w:val="11"/>
  </w:num>
  <w:num w:numId="15" w16cid:durableId="1771580397">
    <w:abstractNumId w:val="27"/>
  </w:num>
  <w:num w:numId="16" w16cid:durableId="1721974678">
    <w:abstractNumId w:val="5"/>
  </w:num>
  <w:num w:numId="17" w16cid:durableId="2003701761">
    <w:abstractNumId w:val="19"/>
  </w:num>
  <w:num w:numId="18" w16cid:durableId="1247112201">
    <w:abstractNumId w:val="4"/>
  </w:num>
  <w:num w:numId="19" w16cid:durableId="142089335">
    <w:abstractNumId w:val="22"/>
  </w:num>
  <w:num w:numId="20" w16cid:durableId="702943334">
    <w:abstractNumId w:val="12"/>
  </w:num>
  <w:num w:numId="21" w16cid:durableId="1697075762">
    <w:abstractNumId w:val="13"/>
  </w:num>
  <w:num w:numId="22" w16cid:durableId="424351624">
    <w:abstractNumId w:val="18"/>
  </w:num>
  <w:num w:numId="23" w16cid:durableId="1984038324">
    <w:abstractNumId w:val="9"/>
  </w:num>
  <w:num w:numId="24" w16cid:durableId="2056856694">
    <w:abstractNumId w:val="26"/>
  </w:num>
  <w:num w:numId="25" w16cid:durableId="548689742">
    <w:abstractNumId w:val="31"/>
  </w:num>
  <w:num w:numId="26" w16cid:durableId="1499494221">
    <w:abstractNumId w:val="21"/>
  </w:num>
  <w:num w:numId="27" w16cid:durableId="624386309">
    <w:abstractNumId w:val="23"/>
  </w:num>
  <w:num w:numId="28" w16cid:durableId="1646349354">
    <w:abstractNumId w:val="17"/>
  </w:num>
  <w:num w:numId="29" w16cid:durableId="118110681">
    <w:abstractNumId w:val="29"/>
  </w:num>
  <w:num w:numId="30" w16cid:durableId="432938931">
    <w:abstractNumId w:val="24"/>
  </w:num>
  <w:num w:numId="31" w16cid:durableId="1806461877">
    <w:abstractNumId w:val="23"/>
  </w:num>
  <w:num w:numId="32" w16cid:durableId="864633082">
    <w:abstractNumId w:val="7"/>
  </w:num>
  <w:num w:numId="33" w16cid:durableId="641349331">
    <w:abstractNumId w:val="3"/>
  </w:num>
  <w:num w:numId="34" w16cid:durableId="1649045721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6266"/>
    <w:rsid w:val="00031D46"/>
    <w:rsid w:val="000348F3"/>
    <w:rsid w:val="00061D33"/>
    <w:rsid w:val="00064643"/>
    <w:rsid w:val="00067639"/>
    <w:rsid w:val="00075289"/>
    <w:rsid w:val="00087747"/>
    <w:rsid w:val="000A1FDA"/>
    <w:rsid w:val="000B63E2"/>
    <w:rsid w:val="000B6548"/>
    <w:rsid w:val="000C1682"/>
    <w:rsid w:val="000D671A"/>
    <w:rsid w:val="00103EC5"/>
    <w:rsid w:val="00116C6E"/>
    <w:rsid w:val="00125CA6"/>
    <w:rsid w:val="00133817"/>
    <w:rsid w:val="00156FC9"/>
    <w:rsid w:val="00162A5A"/>
    <w:rsid w:val="001647AB"/>
    <w:rsid w:val="00172867"/>
    <w:rsid w:val="00175B6D"/>
    <w:rsid w:val="001901ED"/>
    <w:rsid w:val="0019483A"/>
    <w:rsid w:val="001954B2"/>
    <w:rsid w:val="001A46BF"/>
    <w:rsid w:val="001A481B"/>
    <w:rsid w:val="001B0186"/>
    <w:rsid w:val="001B2D85"/>
    <w:rsid w:val="001B3F48"/>
    <w:rsid w:val="001B62CA"/>
    <w:rsid w:val="001D4DCD"/>
    <w:rsid w:val="001F4175"/>
    <w:rsid w:val="00223A4D"/>
    <w:rsid w:val="0023054D"/>
    <w:rsid w:val="00232CB5"/>
    <w:rsid w:val="00234A7E"/>
    <w:rsid w:val="0024373D"/>
    <w:rsid w:val="002508C2"/>
    <w:rsid w:val="0025234C"/>
    <w:rsid w:val="00267252"/>
    <w:rsid w:val="00282DB0"/>
    <w:rsid w:val="002A2FD2"/>
    <w:rsid w:val="002B2091"/>
    <w:rsid w:val="002C6033"/>
    <w:rsid w:val="002C613F"/>
    <w:rsid w:val="002C6972"/>
    <w:rsid w:val="002D2B32"/>
    <w:rsid w:val="002D4516"/>
    <w:rsid w:val="002F01DE"/>
    <w:rsid w:val="002F46AD"/>
    <w:rsid w:val="003101F0"/>
    <w:rsid w:val="00314B7A"/>
    <w:rsid w:val="003172F9"/>
    <w:rsid w:val="00324BC5"/>
    <w:rsid w:val="00340BAB"/>
    <w:rsid w:val="003418E0"/>
    <w:rsid w:val="003421D5"/>
    <w:rsid w:val="00347F8D"/>
    <w:rsid w:val="00372F7B"/>
    <w:rsid w:val="003733E5"/>
    <w:rsid w:val="003762B8"/>
    <w:rsid w:val="00390EA6"/>
    <w:rsid w:val="003B62BB"/>
    <w:rsid w:val="003D5D91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441A5"/>
    <w:rsid w:val="00456B0D"/>
    <w:rsid w:val="00463198"/>
    <w:rsid w:val="00476AF8"/>
    <w:rsid w:val="00484FD7"/>
    <w:rsid w:val="004929FB"/>
    <w:rsid w:val="004A54BA"/>
    <w:rsid w:val="004B4C3C"/>
    <w:rsid w:val="004B6A5E"/>
    <w:rsid w:val="004D3291"/>
    <w:rsid w:val="004D5A72"/>
    <w:rsid w:val="004E7B96"/>
    <w:rsid w:val="005004AD"/>
    <w:rsid w:val="00507EA7"/>
    <w:rsid w:val="00526089"/>
    <w:rsid w:val="00527A28"/>
    <w:rsid w:val="00527DCA"/>
    <w:rsid w:val="00552C0B"/>
    <w:rsid w:val="005716D4"/>
    <w:rsid w:val="00571B60"/>
    <w:rsid w:val="00572876"/>
    <w:rsid w:val="00585A4D"/>
    <w:rsid w:val="005B349A"/>
    <w:rsid w:val="005C700A"/>
    <w:rsid w:val="005D6329"/>
    <w:rsid w:val="005E2E95"/>
    <w:rsid w:val="005E57F6"/>
    <w:rsid w:val="006058D8"/>
    <w:rsid w:val="00610200"/>
    <w:rsid w:val="00621F4D"/>
    <w:rsid w:val="00623699"/>
    <w:rsid w:val="00632D5A"/>
    <w:rsid w:val="00635515"/>
    <w:rsid w:val="006546FD"/>
    <w:rsid w:val="00665BF3"/>
    <w:rsid w:val="0067002A"/>
    <w:rsid w:val="006732D6"/>
    <w:rsid w:val="00675AC4"/>
    <w:rsid w:val="00693E09"/>
    <w:rsid w:val="006A2DE9"/>
    <w:rsid w:val="006A7230"/>
    <w:rsid w:val="006B4E32"/>
    <w:rsid w:val="006B72C7"/>
    <w:rsid w:val="006B7F78"/>
    <w:rsid w:val="006C2252"/>
    <w:rsid w:val="006D6B44"/>
    <w:rsid w:val="006D7F7F"/>
    <w:rsid w:val="006E2C9C"/>
    <w:rsid w:val="006E40EF"/>
    <w:rsid w:val="006E7904"/>
    <w:rsid w:val="006F0039"/>
    <w:rsid w:val="007046FD"/>
    <w:rsid w:val="00711CEF"/>
    <w:rsid w:val="00711F2B"/>
    <w:rsid w:val="00720320"/>
    <w:rsid w:val="00723643"/>
    <w:rsid w:val="00725D3C"/>
    <w:rsid w:val="007274A2"/>
    <w:rsid w:val="00733DA1"/>
    <w:rsid w:val="00737822"/>
    <w:rsid w:val="0074111D"/>
    <w:rsid w:val="00753D4A"/>
    <w:rsid w:val="00756912"/>
    <w:rsid w:val="00761609"/>
    <w:rsid w:val="00763DCE"/>
    <w:rsid w:val="007739AE"/>
    <w:rsid w:val="00776C46"/>
    <w:rsid w:val="007808BC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2EF"/>
    <w:rsid w:val="007D5BE9"/>
    <w:rsid w:val="008050E4"/>
    <w:rsid w:val="0081293B"/>
    <w:rsid w:val="0082257D"/>
    <w:rsid w:val="00853438"/>
    <w:rsid w:val="00862B8B"/>
    <w:rsid w:val="00866846"/>
    <w:rsid w:val="00875DA9"/>
    <w:rsid w:val="00882884"/>
    <w:rsid w:val="00895E38"/>
    <w:rsid w:val="008A782B"/>
    <w:rsid w:val="008B0FC0"/>
    <w:rsid w:val="008C429A"/>
    <w:rsid w:val="008D493C"/>
    <w:rsid w:val="008D68DA"/>
    <w:rsid w:val="008D6F02"/>
    <w:rsid w:val="008E075E"/>
    <w:rsid w:val="008E1A53"/>
    <w:rsid w:val="008E1F3D"/>
    <w:rsid w:val="00902046"/>
    <w:rsid w:val="009053D7"/>
    <w:rsid w:val="0091331D"/>
    <w:rsid w:val="0093223C"/>
    <w:rsid w:val="00940648"/>
    <w:rsid w:val="00941A87"/>
    <w:rsid w:val="009501C2"/>
    <w:rsid w:val="00952CC9"/>
    <w:rsid w:val="009668B9"/>
    <w:rsid w:val="00967589"/>
    <w:rsid w:val="00976577"/>
    <w:rsid w:val="00977F2D"/>
    <w:rsid w:val="00996356"/>
    <w:rsid w:val="00997D9A"/>
    <w:rsid w:val="009C1CCC"/>
    <w:rsid w:val="009D4459"/>
    <w:rsid w:val="009D5D21"/>
    <w:rsid w:val="009D7C49"/>
    <w:rsid w:val="009E7297"/>
    <w:rsid w:val="009F04AB"/>
    <w:rsid w:val="009F594D"/>
    <w:rsid w:val="00A0257D"/>
    <w:rsid w:val="00A04CC5"/>
    <w:rsid w:val="00A12EDC"/>
    <w:rsid w:val="00A26D0D"/>
    <w:rsid w:val="00A33BDE"/>
    <w:rsid w:val="00A34885"/>
    <w:rsid w:val="00A43BC1"/>
    <w:rsid w:val="00A73EB2"/>
    <w:rsid w:val="00A74225"/>
    <w:rsid w:val="00A83D28"/>
    <w:rsid w:val="00A936D5"/>
    <w:rsid w:val="00A93B1C"/>
    <w:rsid w:val="00A97F1A"/>
    <w:rsid w:val="00AA1EB0"/>
    <w:rsid w:val="00AA2DA3"/>
    <w:rsid w:val="00AA5A9C"/>
    <w:rsid w:val="00AB016A"/>
    <w:rsid w:val="00AB2A5A"/>
    <w:rsid w:val="00AB3383"/>
    <w:rsid w:val="00AD28F8"/>
    <w:rsid w:val="00AE4ED3"/>
    <w:rsid w:val="00B0230B"/>
    <w:rsid w:val="00B17D95"/>
    <w:rsid w:val="00B23509"/>
    <w:rsid w:val="00B31F87"/>
    <w:rsid w:val="00B359DB"/>
    <w:rsid w:val="00B3632B"/>
    <w:rsid w:val="00B409D8"/>
    <w:rsid w:val="00B5178D"/>
    <w:rsid w:val="00B64B00"/>
    <w:rsid w:val="00B67F1F"/>
    <w:rsid w:val="00B701D7"/>
    <w:rsid w:val="00B90595"/>
    <w:rsid w:val="00B95B67"/>
    <w:rsid w:val="00BA215A"/>
    <w:rsid w:val="00BB5F09"/>
    <w:rsid w:val="00BC0D9F"/>
    <w:rsid w:val="00BC7F59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4367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2340"/>
    <w:rsid w:val="00D331F4"/>
    <w:rsid w:val="00D470E4"/>
    <w:rsid w:val="00D52142"/>
    <w:rsid w:val="00D5280E"/>
    <w:rsid w:val="00D56216"/>
    <w:rsid w:val="00D61F14"/>
    <w:rsid w:val="00D62683"/>
    <w:rsid w:val="00D805AA"/>
    <w:rsid w:val="00D80D6B"/>
    <w:rsid w:val="00D85D41"/>
    <w:rsid w:val="00D90950"/>
    <w:rsid w:val="00DA69DF"/>
    <w:rsid w:val="00DB33F8"/>
    <w:rsid w:val="00DD38E2"/>
    <w:rsid w:val="00DF08DA"/>
    <w:rsid w:val="00E00140"/>
    <w:rsid w:val="00E0280E"/>
    <w:rsid w:val="00E13110"/>
    <w:rsid w:val="00E16FDE"/>
    <w:rsid w:val="00E21332"/>
    <w:rsid w:val="00E24DF1"/>
    <w:rsid w:val="00E40B9A"/>
    <w:rsid w:val="00E41F08"/>
    <w:rsid w:val="00E431ED"/>
    <w:rsid w:val="00E55D90"/>
    <w:rsid w:val="00E56FD5"/>
    <w:rsid w:val="00E64FF5"/>
    <w:rsid w:val="00E67012"/>
    <w:rsid w:val="00E907EC"/>
    <w:rsid w:val="00E96919"/>
    <w:rsid w:val="00EA5421"/>
    <w:rsid w:val="00EA78CC"/>
    <w:rsid w:val="00EB34FC"/>
    <w:rsid w:val="00EB5816"/>
    <w:rsid w:val="00EC5A8F"/>
    <w:rsid w:val="00ED0EA9"/>
    <w:rsid w:val="00ED2E4F"/>
    <w:rsid w:val="00EF77DF"/>
    <w:rsid w:val="00F11BEF"/>
    <w:rsid w:val="00F165E1"/>
    <w:rsid w:val="00F258E7"/>
    <w:rsid w:val="00F25EB2"/>
    <w:rsid w:val="00F31B84"/>
    <w:rsid w:val="00F44F5F"/>
    <w:rsid w:val="00F53AA0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093B"/>
    <w:rsid w:val="00FC13F0"/>
    <w:rsid w:val="00FD0FB7"/>
    <w:rsid w:val="00FD397A"/>
    <w:rsid w:val="00FE0496"/>
    <w:rsid w:val="00FE2ED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F594D"/>
    <w:pPr>
      <w:keepNext/>
      <w:keepLines/>
      <w:spacing w:before="80" w:after="40" w:line="276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customStyle="1" w:styleId="3Vita-Spezidezent">
    <w:name w:val="3.Vita - Spezi dezent"/>
    <w:basedOn w:val="Standard"/>
    <w:qFormat/>
    <w:rsid w:val="001954B2"/>
    <w:pPr>
      <w:keepLines/>
      <w:spacing w:after="0" w:line="257" w:lineRule="auto"/>
      <w:ind w:left="1701"/>
    </w:pPr>
    <w:rPr>
      <w:rFonts w:ascii="Arial" w:eastAsiaTheme="minorEastAsia" w:hAnsi="Arial"/>
      <w:color w:val="000000" w:themeColor="text1"/>
      <w:sz w:val="21"/>
      <w:lang w:eastAsia="de-DE"/>
      <w14:textFill>
        <w14:solidFill>
          <w14:schemeClr w14:val="tx1">
            <w14:lumMod w14:val="75000"/>
            <w14:lumOff w14:val="25000"/>
            <w14:lumMod w14:val="50000"/>
          </w14:schemeClr>
        </w14:solidFill>
      </w14:textFill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F594D"/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berarbeitung">
    <w:name w:val="Revision"/>
    <w:hidden/>
    <w:uiPriority w:val="99"/>
    <w:semiHidden/>
    <w:rsid w:val="000C168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547</Words>
  <Characters>3453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7</cp:revision>
  <dcterms:created xsi:type="dcterms:W3CDTF">2026-05-17T18:14:00Z</dcterms:created>
  <dcterms:modified xsi:type="dcterms:W3CDTF">2026-05-19T07:25:00Z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b6b3da71-84c1-4c5c-8601-612051df16b2</vt:lpwstr>
  </property>
</Properties>
</file>