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3"/>
        <w:gridCol w:w="3147"/>
        <w:tblGridChange w:id="0">
          <w:tblGrid>
            <w:gridCol w:w="720"/>
            <w:gridCol w:w="6663"/>
            <w:gridCol w:w="3147"/>
            <w:gridCol w:w="720"/>
          </w:tblGrid>
        </w:tblGridChange>
      </w:tblGrid>
      <w:tr w:rsidR="00E55D90" w:rsidRPr="0035023E" w14:paraId="487AC9CE" w14:textId="77777777" w:rsidTr="000134E8">
        <w:trPr>
          <w:trHeight w:val="56"/>
        </w:trPr>
        <w:tc>
          <w:tcPr>
            <w:tcW w:w="10530" w:type="dxa"/>
            <w:gridSpan w:val="2"/>
            <w:vAlign w:val="bottom"/>
          </w:tcPr>
          <w:p w14:paraId="0CBC6997" w14:textId="1C7C8361" w:rsidR="00E55D90" w:rsidRPr="0018369E" w:rsidRDefault="00073A54" w:rsidP="00FE2F93">
            <w:pPr>
              <w:jc w:val="center"/>
              <w:rPr>
                <w:rFonts w:ascii="Optima" w:hAnsi="Optima" w:cs="Times New Roman"/>
                <w:b/>
                <w:sz w:val="44"/>
                <w:szCs w:val="44"/>
                <w:rPrChange w:id="1" w:author="oh7biz61oz@goetheuniversitaet.onmicrosoft.com" w:date="2026-05-13T17:19:00Z" w16du:dateUtc="2026-05-13T15:19:00Z">
                  <w:rPr>
                    <w:rFonts w:ascii="Optima" w:hAnsi="Optima" w:cs="Times New Roman"/>
                    <w:b/>
                    <w:sz w:val="48"/>
                    <w:szCs w:val="44"/>
                  </w:rPr>
                </w:rPrChange>
              </w:rPr>
            </w:pPr>
            <w:r w:rsidRPr="0018369E">
              <w:rPr>
                <w:rFonts w:ascii="Optima" w:hAnsi="Optima" w:cs="Times New Roman"/>
                <w:b/>
                <w:sz w:val="44"/>
                <w:szCs w:val="44"/>
                <w:rPrChange w:id="2" w:author="oh7biz61oz@goetheuniversitaet.onmicrosoft.com" w:date="2026-05-13T17:19:00Z" w16du:dateUtc="2026-05-13T15:19:00Z">
                  <w:rPr>
                    <w:rFonts w:ascii="Optima" w:hAnsi="Optima" w:cs="Times New Roman"/>
                    <w:b/>
                    <w:sz w:val="48"/>
                    <w:szCs w:val="44"/>
                  </w:rPr>
                </w:rPrChange>
              </w:rPr>
              <w:t>Jakob Holz</w:t>
            </w:r>
            <w:r w:rsidR="004A6511" w:rsidRPr="0018369E">
              <w:rPr>
                <w:rFonts w:ascii="Optima" w:hAnsi="Optima" w:cs="Times New Roman"/>
                <w:b/>
                <w:sz w:val="44"/>
                <w:szCs w:val="44"/>
                <w:rPrChange w:id="3" w:author="oh7biz61oz@goetheuniversitaet.onmicrosoft.com" w:date="2026-05-13T17:19:00Z" w16du:dateUtc="2026-05-13T15:19:00Z">
                  <w:rPr>
                    <w:rFonts w:ascii="Optima" w:hAnsi="Optima" w:cs="Times New Roman"/>
                    <w:b/>
                    <w:sz w:val="48"/>
                    <w:szCs w:val="44"/>
                  </w:rPr>
                </w:rPrChange>
              </w:rPr>
              <w:t>n</w:t>
            </w:r>
            <w:r w:rsidRPr="0018369E">
              <w:rPr>
                <w:rFonts w:ascii="Optima" w:hAnsi="Optima" w:cs="Times New Roman"/>
                <w:b/>
                <w:sz w:val="44"/>
                <w:szCs w:val="44"/>
                <w:rPrChange w:id="4" w:author="oh7biz61oz@goetheuniversitaet.onmicrosoft.com" w:date="2026-05-13T17:19:00Z" w16du:dateUtc="2026-05-13T15:19:00Z">
                  <w:rPr>
                    <w:rFonts w:ascii="Optima" w:hAnsi="Optima" w:cs="Times New Roman"/>
                    <w:b/>
                    <w:sz w:val="48"/>
                    <w:szCs w:val="44"/>
                  </w:rPr>
                </w:rPrChange>
              </w:rPr>
              <w:t>er</w:t>
            </w:r>
          </w:p>
          <w:p w14:paraId="2D363F9A" w14:textId="524698EF" w:rsidR="00F44F5F" w:rsidRPr="00287C0D" w:rsidDel="00EE1C49" w:rsidRDefault="00073A54" w:rsidP="00FE2F93">
            <w:pPr>
              <w:jc w:val="center"/>
              <w:rPr>
                <w:del w:id="5" w:author="Sarah Bergmann" w:date="2026-05-15T00:38:00Z" w16du:dateUtc="2026-05-15T07:38:00Z"/>
                <w:rFonts w:ascii="Optima" w:hAnsi="Optima" w:cs="Times New Roman"/>
                <w:bCs/>
                <w:sz w:val="20"/>
                <w:szCs w:val="20"/>
              </w:rPr>
            </w:pPr>
            <w:r w:rsidRPr="00287C0D">
              <w:rPr>
                <w:rFonts w:ascii="Optima" w:hAnsi="Optima" w:cs="Times New Roman"/>
                <w:bCs/>
                <w:sz w:val="20"/>
                <w:szCs w:val="20"/>
              </w:rPr>
              <w:t>Matthias-Fackler-Weg 8</w:t>
            </w:r>
            <w:r w:rsidR="00F44F5F" w:rsidRPr="00287C0D">
              <w:rPr>
                <w:rFonts w:ascii="Optima" w:hAnsi="Optima" w:cs="Times New Roman"/>
                <w:bCs/>
                <w:sz w:val="20"/>
                <w:szCs w:val="20"/>
              </w:rPr>
              <w:t>,</w:t>
            </w:r>
            <w:r w:rsidRPr="00287C0D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AF15BE" w:rsidRPr="00287C0D">
              <w:rPr>
                <w:rFonts w:ascii="Optima" w:hAnsi="Optima" w:cs="Times New Roman"/>
                <w:bCs/>
                <w:sz w:val="20"/>
                <w:szCs w:val="20"/>
              </w:rPr>
              <w:t xml:space="preserve">84405 </w:t>
            </w:r>
            <w:r w:rsidRPr="00287C0D">
              <w:rPr>
                <w:rFonts w:ascii="Optima" w:hAnsi="Optima" w:cs="Times New Roman"/>
                <w:bCs/>
                <w:sz w:val="20"/>
                <w:szCs w:val="20"/>
              </w:rPr>
              <w:t>Dorfen</w:t>
            </w:r>
            <w:r w:rsidR="00F2635F" w:rsidRPr="00287C0D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C81AD7" w:rsidRPr="00287C0D">
              <w:rPr>
                <w:rFonts w:ascii="Optima" w:hAnsi="Optima" w:cs="Times New Roman"/>
                <w:bCs/>
                <w:sz w:val="20"/>
                <w:szCs w:val="20"/>
              </w:rPr>
              <w:t>Germany</w:t>
            </w:r>
            <w:ins w:id="6" w:author="Sarah Bergmann" w:date="2026-05-15T00:38:00Z" w16du:dateUtc="2026-05-15T07:38:00Z">
              <w:r w:rsidR="00EE1C49">
                <w:rPr>
                  <w:rFonts w:ascii="Optima" w:hAnsi="Optima" w:cs="Times New Roman"/>
                  <w:bCs/>
                  <w:sz w:val="20"/>
                  <w:szCs w:val="20"/>
                </w:rPr>
                <w:t xml:space="preserve"> </w:t>
              </w:r>
              <w:r w:rsidR="00EE1C49" w:rsidRPr="0035023E">
                <w:rPr>
                  <w:rFonts w:ascii="Optima" w:hAnsi="Optima" w:cs="Times New Roman"/>
                  <w:bCs/>
                  <w:sz w:val="20"/>
                  <w:szCs w:val="20"/>
                  <w:lang w:val="en-GB"/>
                </w:rPr>
                <w:t>|</w:t>
              </w:r>
              <w:r w:rsidR="00EE1C49">
                <w:rPr>
                  <w:rFonts w:ascii="Optima" w:hAnsi="Optima" w:cs="Times New Roman"/>
                  <w:bCs/>
                  <w:sz w:val="20"/>
                  <w:szCs w:val="20"/>
                </w:rPr>
                <w:t xml:space="preserve"> </w:t>
              </w:r>
            </w:ins>
          </w:p>
          <w:p w14:paraId="135895E2" w14:textId="7086E1B5" w:rsidR="00F44F5F" w:rsidRPr="0035023E" w:rsidRDefault="00DB2DCC" w:rsidP="00EE1C49">
            <w:pPr>
              <w:jc w:val="center"/>
              <w:rPr>
                <w:rFonts w:ascii="Optima" w:hAnsi="Optima" w:cs="Times New Roman"/>
                <w:b/>
                <w:lang w:val="en-GB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  <w:lang w:val="en-GB"/>
              </w:rPr>
              <w:t>jakob@holzner.io</w:t>
            </w:r>
            <w:r w:rsidR="00F44F5F" w:rsidRPr="0035023E">
              <w:rPr>
                <w:rFonts w:ascii="Optima" w:hAnsi="Optima" w:cs="Times New Roman"/>
                <w:bCs/>
                <w:sz w:val="20"/>
                <w:szCs w:val="20"/>
                <w:lang w:val="en-GB"/>
              </w:rPr>
              <w:t xml:space="preserve"> | +</w:t>
            </w:r>
            <w:r w:rsidR="00073A54" w:rsidRPr="0035023E">
              <w:rPr>
                <w:rFonts w:ascii="Optima" w:hAnsi="Optima" w:cs="Times New Roman"/>
                <w:bCs/>
                <w:sz w:val="20"/>
                <w:szCs w:val="20"/>
                <w:lang w:val="en-GB"/>
              </w:rPr>
              <w:t>49(0)1783633260</w:t>
            </w:r>
          </w:p>
        </w:tc>
      </w:tr>
      <w:tr w:rsidR="002508C2" w:rsidRPr="0035023E" w14:paraId="0FCADE56" w14:textId="77777777" w:rsidTr="0018369E">
        <w:tblPrEx>
          <w:tblW w:w="10530" w:type="dxa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" w:author="oh7biz61oz@goetheuniversitaet.onmicrosoft.com" w:date="2026-05-13T17:18:00Z" w16du:dateUtc="2026-05-13T15:18:00Z">
            <w:tblPrEx>
              <w:tblW w:w="10530" w:type="dxa"/>
              <w:tblInd w:w="-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82"/>
          <w:trPrChange w:id="8" w:author="oh7biz61oz@goetheuniversitaet.onmicrosoft.com" w:date="2026-05-13T17:18:00Z" w16du:dateUtc="2026-05-13T15:18:00Z">
            <w:trPr>
              <w:gridBefore w:val="1"/>
              <w:trHeight w:val="504"/>
            </w:trPr>
          </w:trPrChange>
        </w:trPr>
        <w:tc>
          <w:tcPr>
            <w:tcW w:w="10530" w:type="dxa"/>
            <w:gridSpan w:val="2"/>
            <w:tcBorders>
              <w:bottom w:val="single" w:sz="4" w:space="0" w:color="auto"/>
            </w:tcBorders>
            <w:vAlign w:val="bottom"/>
            <w:tcPrChange w:id="9" w:author="oh7biz61oz@goetheuniversitaet.onmicrosoft.com" w:date="2026-05-13T17:18:00Z" w16du:dateUtc="2026-05-13T15:18:00Z">
              <w:tcPr>
                <w:tcW w:w="10530" w:type="dxa"/>
                <w:gridSpan w:val="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5517E16C" w:rsidR="002508C2" w:rsidRPr="0035023E" w:rsidRDefault="0025734E" w:rsidP="00FE2F93">
            <w:pPr>
              <w:rPr>
                <w:rFonts w:ascii="Optima" w:hAnsi="Optima" w:cs="Times New Roman"/>
                <w:b/>
                <w:sz w:val="28"/>
                <w:lang w:val="en-GB"/>
              </w:rPr>
            </w:pPr>
            <w:r w:rsidRPr="0035023E">
              <w:rPr>
                <w:rFonts w:ascii="Optima" w:hAnsi="Optima" w:cs="Times New Roman"/>
                <w:b/>
                <w:sz w:val="28"/>
                <w:szCs w:val="32"/>
                <w:lang w:val="en-GB"/>
              </w:rPr>
              <w:t>EDUCATION</w:t>
            </w:r>
          </w:p>
        </w:tc>
      </w:tr>
      <w:tr w:rsidR="00D1492F" w:rsidRPr="0035023E" w14:paraId="7D1DEBF7" w14:textId="77777777" w:rsidTr="000134E8">
        <w:trPr>
          <w:trHeight w:val="346"/>
        </w:trPr>
        <w:tc>
          <w:tcPr>
            <w:tcW w:w="7383" w:type="dxa"/>
            <w:tcBorders>
              <w:top w:val="single" w:sz="4" w:space="0" w:color="auto"/>
            </w:tcBorders>
            <w:vAlign w:val="bottom"/>
          </w:tcPr>
          <w:p w14:paraId="0C2B846F" w14:textId="2F5350A0" w:rsidR="00D1492F" w:rsidRPr="0035023E" w:rsidRDefault="00073A54" w:rsidP="00FE2F93">
            <w:pPr>
              <w:rPr>
                <w:rFonts w:ascii="Optima" w:hAnsi="Optima" w:cs="Times New Roman"/>
                <w:b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Frankfurt School of Finance &amp; Management</w:t>
            </w:r>
          </w:p>
        </w:tc>
        <w:tc>
          <w:tcPr>
            <w:tcW w:w="3147" w:type="dxa"/>
            <w:tcBorders>
              <w:top w:val="single" w:sz="4" w:space="0" w:color="auto"/>
            </w:tcBorders>
            <w:vAlign w:val="bottom"/>
          </w:tcPr>
          <w:p w14:paraId="7C845E2D" w14:textId="56FA0E09" w:rsidR="00D1492F" w:rsidRPr="0035023E" w:rsidRDefault="00B17D95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Frankfurt am Main</w:t>
            </w:r>
            <w:r w:rsidR="00F2635F"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,</w:t>
            </w:r>
            <w:r w:rsidR="00C81AD7"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 xml:space="preserve"> </w:t>
            </w:r>
            <w:r w:rsidR="00F2635F"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DE</w:t>
            </w:r>
            <w:r w:rsidR="00073A54"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 xml:space="preserve"> </w:t>
            </w:r>
            <w:r w:rsidR="002D244D"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 xml:space="preserve">/ </w:t>
            </w:r>
            <w:r w:rsidR="00F54427"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R</w:t>
            </w:r>
            <w:r w:rsidR="00073A54"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emote</w:t>
            </w:r>
          </w:p>
        </w:tc>
      </w:tr>
      <w:tr w:rsidR="00D1492F" w:rsidRPr="0035023E" w14:paraId="61E5D482" w14:textId="77777777" w:rsidTr="000134E8">
        <w:trPr>
          <w:trHeight w:val="19"/>
        </w:trPr>
        <w:tc>
          <w:tcPr>
            <w:tcW w:w="7383" w:type="dxa"/>
            <w:vAlign w:val="bottom"/>
          </w:tcPr>
          <w:p w14:paraId="11CB9A0F" w14:textId="20073C6B" w:rsidR="00C81AD7" w:rsidRPr="0035023E" w:rsidRDefault="00D1492F" w:rsidP="00C81AD7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B.</w:t>
            </w:r>
            <w:r w:rsidR="00073A54"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A</w:t>
            </w:r>
            <w:r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 xml:space="preserve">. in </w:t>
            </w:r>
            <w:r w:rsidR="00736DE0"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Business Administration</w:t>
            </w:r>
            <w:r w:rsidR="00073A54"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 xml:space="preserve"> (</w:t>
            </w:r>
            <w:r w:rsidR="00736DE0"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part-time studies alongside full-time employment</w:t>
            </w:r>
            <w:r w:rsidR="00073A54"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3147" w:type="dxa"/>
          </w:tcPr>
          <w:p w14:paraId="419A9228" w14:textId="5D616F42" w:rsidR="00D1492F" w:rsidRPr="0035023E" w:rsidRDefault="00D1492F" w:rsidP="00FE2F93">
            <w:pPr>
              <w:jc w:val="right"/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09/20</w:t>
            </w:r>
            <w:r w:rsidR="00073A54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24</w:t>
            </w: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–</w:t>
            </w:r>
            <w:r w:rsidR="00B17D95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</w:t>
            </w:r>
            <w:r w:rsidR="00886646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present</w:t>
            </w:r>
          </w:p>
        </w:tc>
      </w:tr>
      <w:tr w:rsidR="00D5280E" w:rsidRPr="00C879D0" w14:paraId="7EABE9F1" w14:textId="77777777" w:rsidTr="000134E8">
        <w:trPr>
          <w:trHeight w:val="19"/>
        </w:trPr>
        <w:tc>
          <w:tcPr>
            <w:tcW w:w="10530" w:type="dxa"/>
            <w:gridSpan w:val="2"/>
            <w:vAlign w:val="bottom"/>
          </w:tcPr>
          <w:p w14:paraId="42481B75" w14:textId="53B50A97" w:rsidR="00C81AD7" w:rsidRPr="0035023E" w:rsidRDefault="00C81AD7" w:rsidP="00C81AD7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Current GPA: 1.3 (1.0</w:t>
            </w:r>
            <w:r w:rsidR="00A90F5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– </w:t>
            </w: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5.0, 1.0 being best; Top 5 % of students</w:t>
            </w:r>
            <w:r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  <w:p w14:paraId="2C348ED6" w14:textId="6677F2D9" w:rsidR="00C81AD7" w:rsidRPr="0035023E" w:rsidDel="00EE1C49" w:rsidRDefault="00C81AD7" w:rsidP="00C81AD7">
            <w:pPr>
              <w:pStyle w:val="ListParagraph"/>
              <w:numPr>
                <w:ilvl w:val="0"/>
                <w:numId w:val="2"/>
              </w:numPr>
              <w:rPr>
                <w:del w:id="10" w:author="Sarah Bergmann" w:date="2026-05-15T00:39:00Z" w16du:dateUtc="2026-05-15T07:39:00Z"/>
                <w:rFonts w:ascii="Optima" w:hAnsi="Optima" w:cs="Times New Roman"/>
                <w:color w:val="000000"/>
                <w:sz w:val="20"/>
                <w:szCs w:val="20"/>
                <w:lang w:val="en-GB"/>
              </w:rPr>
            </w:pPr>
            <w:del w:id="11" w:author="Sarah Bergmann" w:date="2026-05-15T00:39:00Z" w16du:dateUtc="2026-05-15T07:39:00Z">
              <w:r w:rsidRPr="0035023E" w:rsidDel="00EE1C49">
                <w:rPr>
                  <w:rFonts w:ascii="Optima" w:hAnsi="Optima" w:cs="Times New Roman"/>
                  <w:color w:val="000000"/>
                  <w:sz w:val="20"/>
                  <w:szCs w:val="20"/>
                  <w:lang w:val="en-GB"/>
                </w:rPr>
                <w:delText>Relevant modules: External Financial Reporting, Fundamentals of Finance, Business English, Mathematics &amp; Statistics</w:delText>
              </w:r>
            </w:del>
          </w:p>
          <w:p w14:paraId="7A71E6B0" w14:textId="43FC101B" w:rsidR="007342C1" w:rsidRPr="0035023E" w:rsidRDefault="00886646" w:rsidP="000B688A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Merit-based scholarship holder funded by the German Federal Ministry of Education and Research (BMBF) and the Munich Chambers of Commerce and Industry (IHK)</w:t>
            </w:r>
          </w:p>
        </w:tc>
      </w:tr>
      <w:tr w:rsidR="00D5280E" w:rsidRPr="0035023E" w14:paraId="013361E1" w14:textId="77777777" w:rsidTr="000134E8">
        <w:trPr>
          <w:trHeight w:val="346"/>
        </w:trPr>
        <w:tc>
          <w:tcPr>
            <w:tcW w:w="7383" w:type="dxa"/>
            <w:vAlign w:val="bottom"/>
          </w:tcPr>
          <w:p w14:paraId="197620E3" w14:textId="0A62B7A2" w:rsidR="00D1492F" w:rsidRPr="00287C0D" w:rsidRDefault="00073A54" w:rsidP="00FE2F93">
            <w:pPr>
              <w:rPr>
                <w:rFonts w:ascii="Optima" w:hAnsi="Optima" w:cs="Times New Roman"/>
                <w:sz w:val="20"/>
                <w:szCs w:val="20"/>
              </w:rPr>
            </w:pPr>
            <w:bookmarkStart w:id="12" w:name="_Hlk214138775"/>
            <w:r w:rsidRPr="00287C0D">
              <w:rPr>
                <w:rFonts w:ascii="Optima" w:hAnsi="Optima" w:cs="Times New Roman"/>
                <w:b/>
                <w:sz w:val="21"/>
                <w:szCs w:val="21"/>
              </w:rPr>
              <w:t>Dr. Herbert-Weinberger-Schule Erding</w:t>
            </w:r>
          </w:p>
        </w:tc>
        <w:tc>
          <w:tcPr>
            <w:tcW w:w="3147" w:type="dxa"/>
            <w:vAlign w:val="bottom"/>
          </w:tcPr>
          <w:p w14:paraId="63D86F51" w14:textId="75ADCF8B" w:rsidR="00D1492F" w:rsidRPr="0035023E" w:rsidRDefault="00493A7D" w:rsidP="00FE2F93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Erding</w:t>
            </w:r>
            <w:r w:rsidR="00F2635F"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, DE</w:t>
            </w:r>
          </w:p>
        </w:tc>
      </w:tr>
      <w:tr w:rsidR="00D5280E" w:rsidRPr="0035023E" w14:paraId="62632213" w14:textId="77777777" w:rsidTr="000134E8">
        <w:trPr>
          <w:trHeight w:val="19"/>
        </w:trPr>
        <w:tc>
          <w:tcPr>
            <w:tcW w:w="7383" w:type="dxa"/>
            <w:vAlign w:val="bottom"/>
          </w:tcPr>
          <w:p w14:paraId="5F71027E" w14:textId="63641533" w:rsidR="00D1492F" w:rsidRPr="0035023E" w:rsidRDefault="00886646" w:rsidP="00FE2F9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Certified Bank Clerk (German Chamber of Commerce and Industry</w:t>
            </w:r>
            <w:r w:rsidR="00A90F5D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 xml:space="preserve"> – </w:t>
            </w:r>
            <w:r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IHK)</w:t>
            </w:r>
          </w:p>
        </w:tc>
        <w:tc>
          <w:tcPr>
            <w:tcW w:w="3147" w:type="dxa"/>
          </w:tcPr>
          <w:p w14:paraId="51FC9814" w14:textId="0D79F873" w:rsidR="00D1492F" w:rsidRPr="0035023E" w:rsidRDefault="00426D7E" w:rsidP="00FE2F93">
            <w:pPr>
              <w:jc w:val="right"/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09/20</w:t>
            </w:r>
            <w:r w:rsidR="00493A7D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21</w:t>
            </w: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– </w:t>
            </w:r>
            <w:r w:rsidR="0091331D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01</w:t>
            </w: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/2</w:t>
            </w:r>
            <w:r w:rsidR="00493A7D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024</w:t>
            </w:r>
          </w:p>
        </w:tc>
      </w:tr>
      <w:tr w:rsidR="00D5280E" w:rsidRPr="00C879D0" w14:paraId="4D68BFE7" w14:textId="77777777" w:rsidTr="000134E8">
        <w:trPr>
          <w:trHeight w:val="19"/>
        </w:trPr>
        <w:tc>
          <w:tcPr>
            <w:tcW w:w="10530" w:type="dxa"/>
            <w:gridSpan w:val="2"/>
            <w:vAlign w:val="bottom"/>
          </w:tcPr>
          <w:p w14:paraId="28FF8744" w14:textId="118E3746" w:rsidR="00886646" w:rsidRPr="0035023E" w:rsidRDefault="00886646" w:rsidP="00FE2F93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Final GPA: 1.9 (1.0</w:t>
            </w:r>
            <w:r w:rsidR="00A90F5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– </w:t>
            </w: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5.0, 1.0 being best)</w:t>
            </w:r>
          </w:p>
          <w:p w14:paraId="54BF63E9" w14:textId="6181312C" w:rsidR="00493A7D" w:rsidRPr="0035023E" w:rsidRDefault="00493A7D" w:rsidP="00FE2F93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Rele</w:t>
            </w:r>
            <w:r w:rsidR="00886646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vant modules</w:t>
            </w: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: </w:t>
            </w:r>
            <w:r w:rsidR="008469CF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Client Advisory, Banking Operations, Financial Services Fundamentals</w:t>
            </w:r>
          </w:p>
        </w:tc>
      </w:tr>
      <w:bookmarkEnd w:id="12"/>
      <w:tr w:rsidR="00AE4ED3" w:rsidRPr="0035023E" w14:paraId="6B19CF91" w14:textId="77777777" w:rsidTr="000134E8">
        <w:trPr>
          <w:trHeight w:val="337"/>
        </w:trPr>
        <w:tc>
          <w:tcPr>
            <w:tcW w:w="7383" w:type="dxa"/>
            <w:vAlign w:val="bottom"/>
          </w:tcPr>
          <w:p w14:paraId="54F7169D" w14:textId="238D2879" w:rsidR="00AE4ED3" w:rsidRPr="0035023E" w:rsidRDefault="00AE4ED3" w:rsidP="00FE2F93">
            <w:pPr>
              <w:rPr>
                <w:rFonts w:ascii="Optima" w:hAnsi="Optima" w:cs="Times New Roman"/>
                <w:b/>
                <w:sz w:val="21"/>
                <w:szCs w:val="21"/>
                <w:lang w:val="en-GB"/>
              </w:rPr>
            </w:pPr>
            <w:r w:rsidRPr="0035023E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 xml:space="preserve">Gymnasium </w:t>
            </w:r>
            <w:r w:rsidR="00493A7D" w:rsidRPr="0035023E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Dorfen</w:t>
            </w:r>
          </w:p>
        </w:tc>
        <w:tc>
          <w:tcPr>
            <w:tcW w:w="3147" w:type="dxa"/>
            <w:vAlign w:val="bottom"/>
          </w:tcPr>
          <w:p w14:paraId="262B6DA3" w14:textId="2DD5DE94" w:rsidR="00AE4ED3" w:rsidRPr="0035023E" w:rsidRDefault="00CE0086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Dorfen</w:t>
            </w:r>
            <w:r w:rsidR="00F2635F"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, DE</w:t>
            </w:r>
          </w:p>
        </w:tc>
      </w:tr>
      <w:tr w:rsidR="00AE4ED3" w:rsidRPr="0035023E" w14:paraId="263521E3" w14:textId="77777777" w:rsidTr="000134E8">
        <w:trPr>
          <w:trHeight w:val="19"/>
        </w:trPr>
        <w:tc>
          <w:tcPr>
            <w:tcW w:w="7383" w:type="dxa"/>
          </w:tcPr>
          <w:p w14:paraId="36282A3A" w14:textId="17EB2191" w:rsidR="00AE4ED3" w:rsidRPr="000134E8" w:rsidRDefault="00AE4ED3" w:rsidP="00FE2F9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0134E8">
              <w:rPr>
                <w:rFonts w:ascii="Optima" w:hAnsi="Optima" w:cs="Times New Roman"/>
                <w:i/>
                <w:iCs/>
                <w:sz w:val="20"/>
                <w:szCs w:val="20"/>
              </w:rPr>
              <w:t>Allgemeine Hochschulreife</w:t>
            </w:r>
            <w:r w:rsidR="000B688A" w:rsidRPr="000134E8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</w:t>
            </w:r>
            <w:r w:rsidR="008469CF" w:rsidRPr="000134E8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(German A-Level </w:t>
            </w:r>
            <w:r w:rsidR="00A90F5D" w:rsidRPr="000134E8">
              <w:rPr>
                <w:rFonts w:ascii="Optima" w:hAnsi="Optima" w:cs="Times New Roman"/>
                <w:i/>
                <w:iCs/>
                <w:sz w:val="20"/>
                <w:szCs w:val="20"/>
              </w:rPr>
              <w:t>E</w:t>
            </w:r>
            <w:r w:rsidR="008469CF" w:rsidRPr="000134E8">
              <w:rPr>
                <w:rFonts w:ascii="Optima" w:hAnsi="Optima" w:cs="Times New Roman"/>
                <w:i/>
                <w:iCs/>
                <w:sz w:val="20"/>
                <w:szCs w:val="20"/>
              </w:rPr>
              <w:t>quivalent)</w:t>
            </w:r>
          </w:p>
        </w:tc>
        <w:tc>
          <w:tcPr>
            <w:tcW w:w="3147" w:type="dxa"/>
          </w:tcPr>
          <w:p w14:paraId="3DE8C75D" w14:textId="38B479CE" w:rsidR="00AE4ED3" w:rsidRPr="0035023E" w:rsidRDefault="00AE4ED3" w:rsidP="00FE2F9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0</w:t>
            </w:r>
            <w:r w:rsidR="00493A7D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8</w:t>
            </w: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/20</w:t>
            </w:r>
            <w:r w:rsidR="00493A7D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12</w:t>
            </w: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– 0</w:t>
            </w:r>
            <w:r w:rsidR="00493A7D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5</w:t>
            </w: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/20</w:t>
            </w:r>
            <w:r w:rsidR="00493A7D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21</w:t>
            </w:r>
          </w:p>
        </w:tc>
      </w:tr>
      <w:tr w:rsidR="008469CF" w:rsidRPr="0035023E" w14:paraId="4CC2289C" w14:textId="77777777" w:rsidTr="000134E8">
        <w:trPr>
          <w:trHeight w:val="19"/>
        </w:trPr>
        <w:tc>
          <w:tcPr>
            <w:tcW w:w="10530" w:type="dxa"/>
            <w:gridSpan w:val="2"/>
            <w:vAlign w:val="bottom"/>
          </w:tcPr>
          <w:p w14:paraId="699D25DB" w14:textId="327386CD" w:rsidR="008469CF" w:rsidRPr="0035023E" w:rsidRDefault="008469CF" w:rsidP="008469CF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Final GPA: 1.</w:t>
            </w:r>
            <w:r w:rsidR="00F84C99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8</w:t>
            </w: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(1.0</w:t>
            </w:r>
            <w:r w:rsidR="00A90F5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– </w:t>
            </w: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5.0, 1.0 being best)</w:t>
            </w:r>
          </w:p>
        </w:tc>
      </w:tr>
      <w:tr w:rsidR="008469CF" w:rsidRPr="0035023E" w14:paraId="3A2665B3" w14:textId="77777777" w:rsidTr="0018369E">
        <w:tblPrEx>
          <w:tblW w:w="10530" w:type="dxa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3" w:author="oh7biz61oz@goetheuniversitaet.onmicrosoft.com" w:date="2026-05-13T17:18:00Z" w16du:dateUtc="2026-05-13T15:18:00Z">
            <w:tblPrEx>
              <w:tblW w:w="10530" w:type="dxa"/>
              <w:tblInd w:w="-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82"/>
          <w:trPrChange w:id="14" w:author="oh7biz61oz@goetheuniversitaet.onmicrosoft.com" w:date="2026-05-13T17:18:00Z" w16du:dateUtc="2026-05-13T15:18:00Z">
            <w:trPr>
              <w:gridBefore w:val="1"/>
              <w:trHeight w:val="504"/>
            </w:trPr>
          </w:trPrChange>
        </w:trPr>
        <w:tc>
          <w:tcPr>
            <w:tcW w:w="10530" w:type="dxa"/>
            <w:gridSpan w:val="2"/>
            <w:tcBorders>
              <w:bottom w:val="single" w:sz="4" w:space="0" w:color="auto"/>
            </w:tcBorders>
            <w:vAlign w:val="bottom"/>
            <w:tcPrChange w:id="15" w:author="oh7biz61oz@goetheuniversitaet.onmicrosoft.com" w:date="2026-05-13T17:18:00Z" w16du:dateUtc="2026-05-13T15:18:00Z">
              <w:tcPr>
                <w:tcW w:w="10530" w:type="dxa"/>
                <w:gridSpan w:val="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3BA9EAE8" w:rsidR="008469CF" w:rsidRPr="0035023E" w:rsidRDefault="008469CF" w:rsidP="008469CF">
            <w:pPr>
              <w:pStyle w:val="BERSCHRIFT"/>
              <w:rPr>
                <w:rFonts w:ascii="Optima" w:hAnsi="Optima" w:cs="Times New Roman"/>
                <w:smallCaps w:val="0"/>
                <w:sz w:val="28"/>
                <w:lang w:val="en-GB"/>
              </w:rPr>
            </w:pPr>
            <w:r w:rsidRPr="0035023E">
              <w:rPr>
                <w:rFonts w:ascii="Optima" w:hAnsi="Optima" w:cs="Times New Roman"/>
                <w:smallCaps w:val="0"/>
                <w:sz w:val="28"/>
                <w:lang w:val="en-GB"/>
              </w:rPr>
              <w:t>WORK EXPERIENCE</w:t>
            </w:r>
          </w:p>
        </w:tc>
      </w:tr>
      <w:tr w:rsidR="00C879D0" w:rsidRPr="0035023E" w14:paraId="008357B2" w14:textId="77777777" w:rsidTr="00045026">
        <w:trPr>
          <w:trHeight w:val="346"/>
        </w:trPr>
        <w:tc>
          <w:tcPr>
            <w:tcW w:w="7383" w:type="dxa"/>
            <w:vAlign w:val="bottom"/>
          </w:tcPr>
          <w:p w14:paraId="607AF394" w14:textId="66D4C3CA" w:rsidR="00C879D0" w:rsidRPr="0035023E" w:rsidRDefault="00C879D0" w:rsidP="00045026">
            <w:pPr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K</w:t>
            </w:r>
            <w:commentRangeStart w:id="16"/>
            <w:r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roll</w:t>
            </w:r>
            <w:commentRangeEnd w:id="16"/>
            <w:r w:rsidR="00EE1C49" w:rsidRPr="0035023E">
              <w:rPr>
                <w:rStyle w:val="CommentReference"/>
                <w:rFonts w:ascii="Optima" w:hAnsi="Optima" w:cs="Times New Roman"/>
                <w:sz w:val="20"/>
                <w:szCs w:val="20"/>
                <w:lang w:val="en-GB"/>
              </w:rPr>
              <w:commentReference w:id="16"/>
            </w:r>
          </w:p>
        </w:tc>
        <w:tc>
          <w:tcPr>
            <w:tcW w:w="3147" w:type="dxa"/>
            <w:vAlign w:val="bottom"/>
          </w:tcPr>
          <w:p w14:paraId="67DF671B" w14:textId="1FF5A7EB" w:rsidR="00C879D0" w:rsidRPr="0035023E" w:rsidRDefault="00C879D0" w:rsidP="00045026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Frankfurt am Main</w:t>
            </w:r>
            <w:r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, DE</w:t>
            </w:r>
          </w:p>
        </w:tc>
      </w:tr>
      <w:tr w:rsidR="00C879D0" w:rsidRPr="0035023E" w14:paraId="6696FD5D" w14:textId="77777777" w:rsidTr="00045026">
        <w:trPr>
          <w:trHeight w:val="19"/>
        </w:trPr>
        <w:tc>
          <w:tcPr>
            <w:tcW w:w="7383" w:type="dxa"/>
            <w:vAlign w:val="bottom"/>
          </w:tcPr>
          <w:p w14:paraId="49C7F5D2" w14:textId="27909803" w:rsidR="00C879D0" w:rsidRPr="0035023E" w:rsidRDefault="00C879D0" w:rsidP="00045026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 xml:space="preserve">Intern in 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 xml:space="preserve">Transaction Advisory Services, Financial Due Diligence </w:t>
            </w:r>
            <w:r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(contract signed)</w:t>
            </w:r>
          </w:p>
        </w:tc>
        <w:tc>
          <w:tcPr>
            <w:tcW w:w="3147" w:type="dxa"/>
          </w:tcPr>
          <w:p w14:paraId="172E4EF0" w14:textId="34C91A6A" w:rsidR="00C879D0" w:rsidRPr="0035023E" w:rsidRDefault="0095699B" w:rsidP="00045026">
            <w:pPr>
              <w:jc w:val="right"/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sz w:val="20"/>
                <w:szCs w:val="20"/>
                <w:lang w:val="en-GB"/>
              </w:rPr>
              <w:t>02</w:t>
            </w:r>
            <w:r w:rsidR="00C879D0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/202</w:t>
            </w:r>
            <w:r>
              <w:rPr>
                <w:rFonts w:ascii="Optima" w:hAnsi="Optima" w:cs="Times New Roman"/>
                <w:sz w:val="20"/>
                <w:szCs w:val="20"/>
                <w:lang w:val="en-GB"/>
              </w:rPr>
              <w:t>7</w:t>
            </w:r>
            <w:r w:rsidR="00C879D0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  <w:lang w:val="en-GB"/>
              </w:rPr>
              <w:t>04</w:t>
            </w:r>
            <w:r w:rsidR="00C879D0"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/202</w:t>
            </w:r>
            <w:r>
              <w:rPr>
                <w:rFonts w:ascii="Optima" w:hAnsi="Optima" w:cs="Times New Roman"/>
                <w:sz w:val="20"/>
                <w:szCs w:val="20"/>
                <w:lang w:val="en-GB"/>
              </w:rPr>
              <w:t>7</w:t>
            </w:r>
          </w:p>
        </w:tc>
      </w:tr>
      <w:tr w:rsidR="008469CF" w:rsidRPr="0035023E" w14:paraId="0DF52D4F" w14:textId="77777777" w:rsidTr="000134E8">
        <w:trPr>
          <w:trHeight w:val="346"/>
        </w:trPr>
        <w:tc>
          <w:tcPr>
            <w:tcW w:w="7383" w:type="dxa"/>
            <w:vAlign w:val="bottom"/>
          </w:tcPr>
          <w:p w14:paraId="37E0BBC4" w14:textId="389BF531" w:rsidR="008469CF" w:rsidRPr="0035023E" w:rsidRDefault="00C879D0" w:rsidP="008469CF">
            <w:pPr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A</w:t>
            </w:r>
            <w:r w:rsidR="008469CF" w:rsidRPr="0035023E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 xml:space="preserve">llea </w:t>
            </w:r>
            <w:r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C</w:t>
            </w:r>
            <w:r w:rsidR="008469CF" w:rsidRPr="0035023E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 xml:space="preserve">onsult </w:t>
            </w:r>
          </w:p>
        </w:tc>
        <w:tc>
          <w:tcPr>
            <w:tcW w:w="3147" w:type="dxa"/>
            <w:vAlign w:val="bottom"/>
          </w:tcPr>
          <w:p w14:paraId="439032AF" w14:textId="04714D43" w:rsidR="008469CF" w:rsidRPr="0035023E" w:rsidRDefault="008469CF" w:rsidP="008469CF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Stuttgart, DE</w:t>
            </w:r>
          </w:p>
        </w:tc>
      </w:tr>
      <w:tr w:rsidR="008469CF" w:rsidRPr="0035023E" w14:paraId="0538E314" w14:textId="77777777" w:rsidTr="000134E8">
        <w:trPr>
          <w:trHeight w:val="19"/>
        </w:trPr>
        <w:tc>
          <w:tcPr>
            <w:tcW w:w="7383" w:type="dxa"/>
            <w:vAlign w:val="bottom"/>
          </w:tcPr>
          <w:p w14:paraId="11D7D8FD" w14:textId="161004E7" w:rsidR="008469CF" w:rsidRPr="0035023E" w:rsidRDefault="00F84C99" w:rsidP="008469CF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Intern in</w:t>
            </w:r>
            <w:r w:rsidR="008469CF"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 xml:space="preserve"> Distressed M&amp;A (</w:t>
            </w:r>
            <w:r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contract signed</w:t>
            </w:r>
            <w:r w:rsidR="008469CF" w:rsidRPr="0035023E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3147" w:type="dxa"/>
          </w:tcPr>
          <w:p w14:paraId="20AC189C" w14:textId="6CD588E4" w:rsidR="008469CF" w:rsidRPr="0035023E" w:rsidRDefault="008469CF" w:rsidP="008469CF">
            <w:pPr>
              <w:jc w:val="right"/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07/2026 – 12/2026</w:t>
            </w:r>
          </w:p>
        </w:tc>
      </w:tr>
      <w:tr w:rsidR="008469CF" w:rsidRPr="0035023E" w14:paraId="127C64E2" w14:textId="77777777" w:rsidTr="000134E8">
        <w:trPr>
          <w:trHeight w:val="346"/>
        </w:trPr>
        <w:tc>
          <w:tcPr>
            <w:tcW w:w="7383" w:type="dxa"/>
            <w:vAlign w:val="bottom"/>
          </w:tcPr>
          <w:p w14:paraId="38F27285" w14:textId="5D8D0D4C" w:rsidR="00C879D0" w:rsidRPr="00287C0D" w:rsidRDefault="008469CF" w:rsidP="008469CF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287C0D">
              <w:rPr>
                <w:rFonts w:ascii="Optima" w:hAnsi="Optima" w:cs="Times New Roman"/>
                <w:b/>
                <w:sz w:val="21"/>
                <w:szCs w:val="21"/>
              </w:rPr>
              <w:t xml:space="preserve">Kreis- und Stadtsparkasse Erding – Dorfen </w:t>
            </w:r>
          </w:p>
        </w:tc>
        <w:tc>
          <w:tcPr>
            <w:tcW w:w="3147" w:type="dxa"/>
            <w:vAlign w:val="bottom"/>
          </w:tcPr>
          <w:p w14:paraId="4820196E" w14:textId="415BE436" w:rsidR="008469CF" w:rsidRPr="0035023E" w:rsidRDefault="008469CF" w:rsidP="008469CF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GB"/>
              </w:rPr>
              <w:t>Erding, DE</w:t>
            </w:r>
          </w:p>
        </w:tc>
      </w:tr>
      <w:tr w:rsidR="008469CF" w:rsidRPr="0035023E" w14:paraId="335D84E9" w14:textId="77777777" w:rsidTr="000134E8">
        <w:trPr>
          <w:trHeight w:val="19"/>
        </w:trPr>
        <w:tc>
          <w:tcPr>
            <w:tcW w:w="7383" w:type="dxa"/>
          </w:tcPr>
          <w:p w14:paraId="20B1570F" w14:textId="65C5F537" w:rsidR="008469CF" w:rsidRPr="0035023E" w:rsidRDefault="00802945" w:rsidP="008469CF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 xml:space="preserve">Senior </w:t>
            </w:r>
            <w:r w:rsidR="00130B65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Private Client Advisor</w:t>
            </w:r>
          </w:p>
        </w:tc>
        <w:tc>
          <w:tcPr>
            <w:tcW w:w="3147" w:type="dxa"/>
          </w:tcPr>
          <w:p w14:paraId="0475B997" w14:textId="58C4D5F8" w:rsidR="008469CF" w:rsidRPr="0035023E" w:rsidRDefault="008469CF" w:rsidP="008469CF">
            <w:pPr>
              <w:jc w:val="right"/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01/2026 – 06/2026</w:t>
            </w:r>
          </w:p>
        </w:tc>
      </w:tr>
      <w:tr w:rsidR="008469CF" w:rsidRPr="00C879D0" w14:paraId="54C3D64C" w14:textId="77777777" w:rsidTr="000134E8">
        <w:trPr>
          <w:trHeight w:val="19"/>
        </w:trPr>
        <w:tc>
          <w:tcPr>
            <w:tcW w:w="10530" w:type="dxa"/>
            <w:gridSpan w:val="2"/>
          </w:tcPr>
          <w:p w14:paraId="6F2EA3B2" w14:textId="0A96FB13" w:rsidR="00802945" w:rsidRDefault="00802945" w:rsidP="008469CF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Promot</w:t>
            </w:r>
            <w:ins w:id="17" w:author="Sarah Bergmann" w:date="2026-05-15T00:39:00Z" w16du:dateUtc="2026-05-15T07:39:00Z">
              <w:r w:rsidR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GB"/>
                </w:rPr>
                <w:t>ing</w:t>
              </w:r>
            </w:ins>
            <w:del w:id="18" w:author="Sarah Bergmann" w:date="2026-05-15T00:39:00Z" w16du:dateUtc="2026-05-15T07:39:00Z">
              <w:r w:rsidDel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GB"/>
                </w:rPr>
                <w:delText>ed</w:delText>
              </w:r>
            </w:del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 xml:space="preserve"> to advise a concentrated portfolio of ~600 affluent clients with </w:t>
            </w:r>
            <w:r w:rsidR="0087322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 xml:space="preserve">EUR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 xml:space="preserve">37m in </w:t>
            </w:r>
            <w:r w:rsidR="0013033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assets under advisement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 xml:space="preserve"> following strong performance in the Junior Advisor Program</w:t>
            </w:r>
          </w:p>
          <w:p w14:paraId="77C4B27B" w14:textId="0413DEF6" w:rsidR="008469CF" w:rsidRPr="0035023E" w:rsidRDefault="00802945" w:rsidP="008469CF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A</w:t>
            </w:r>
            <w:r w:rsidR="00EB38BB" w:rsidRPr="0035023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pplying a holistic advisory approach with a focus on revenue generation and client development</w:t>
            </w:r>
          </w:p>
          <w:p w14:paraId="7C46A633" w14:textId="7F00C549" w:rsidR="008469CF" w:rsidRPr="0035023E" w:rsidRDefault="0035023E" w:rsidP="008469CF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A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nalysing client portfolios to derive return- and risk-oriented investment recommendations</w:t>
            </w:r>
          </w:p>
          <w:p w14:paraId="6DD9BA0F" w14:textId="0509A41F" w:rsidR="008469CF" w:rsidRPr="0035023E" w:rsidRDefault="0035023E" w:rsidP="008469CF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Supporting the professional development of trainees to ensure high quality standards during departmental assignments</w:t>
            </w:r>
          </w:p>
        </w:tc>
      </w:tr>
      <w:tr w:rsidR="008469CF" w:rsidRPr="0035023E" w14:paraId="2F66E4F3" w14:textId="77777777" w:rsidTr="000134E8">
        <w:trPr>
          <w:trHeight w:val="288"/>
        </w:trPr>
        <w:tc>
          <w:tcPr>
            <w:tcW w:w="7383" w:type="dxa"/>
            <w:vAlign w:val="bottom"/>
          </w:tcPr>
          <w:p w14:paraId="50F618A4" w14:textId="74A38BEF" w:rsidR="008469CF" w:rsidRPr="0035023E" w:rsidRDefault="0031316C" w:rsidP="008469CF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Junior</w:t>
            </w:r>
            <w:r w:rsidR="00130B65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 xml:space="preserve"> Private Client Advisor</w:t>
            </w:r>
          </w:p>
        </w:tc>
        <w:tc>
          <w:tcPr>
            <w:tcW w:w="3147" w:type="dxa"/>
            <w:vAlign w:val="bottom"/>
          </w:tcPr>
          <w:p w14:paraId="0C1C293E" w14:textId="07B217A8" w:rsidR="008469CF" w:rsidRPr="0035023E" w:rsidRDefault="008469CF" w:rsidP="008469CF">
            <w:pPr>
              <w:jc w:val="right"/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>01/2024 – 12/2025</w:t>
            </w:r>
          </w:p>
        </w:tc>
      </w:tr>
      <w:tr w:rsidR="008469CF" w:rsidRPr="00C879D0" w14:paraId="546AB743" w14:textId="77777777" w:rsidTr="000134E8">
        <w:trPr>
          <w:trHeight w:val="19"/>
        </w:trPr>
        <w:tc>
          <w:tcPr>
            <w:tcW w:w="10530" w:type="dxa"/>
            <w:gridSpan w:val="2"/>
          </w:tcPr>
          <w:p w14:paraId="4324D7C9" w14:textId="5C3C3EB9" w:rsidR="0035023E" w:rsidRDefault="00240DE1" w:rsidP="008469CF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40DE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Achiev</w:t>
            </w:r>
            <w:ins w:id="19" w:author="Sarah Bergmann" w:date="2026-05-15T00:40:00Z" w16du:dateUtc="2026-05-15T07:40:00Z">
              <w:r w:rsidR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GB"/>
                </w:rPr>
                <w:t>ed</w:t>
              </w:r>
            </w:ins>
            <w:del w:id="20" w:author="Sarah Bergmann" w:date="2026-05-15T00:40:00Z" w16du:dateUtc="2026-05-15T07:40:00Z">
              <w:r w:rsidRPr="00240DE1" w:rsidDel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GB"/>
                </w:rPr>
                <w:delText>ement</w:delText>
              </w:r>
            </w:del>
            <w:del w:id="21" w:author="Sarah Bergmann" w:date="2026-05-15T00:39:00Z" w16du:dateUtc="2026-05-15T07:39:00Z">
              <w:r w:rsidRPr="00240DE1" w:rsidDel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GB"/>
                </w:rPr>
                <w:delText xml:space="preserve"> of</w:delText>
              </w:r>
            </w:del>
            <w:r w:rsidRPr="00240DE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 xml:space="preserve"> 108</w:t>
            </w:r>
            <w:ins w:id="22" w:author="Sarah Bergmann" w:date="2026-05-15T00:40:00Z" w16du:dateUtc="2026-05-15T07:40:00Z">
              <w:r w:rsidR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GB"/>
                </w:rPr>
                <w:t xml:space="preserve"> </w:t>
              </w:r>
            </w:ins>
            <w:r w:rsidRPr="00240DE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 xml:space="preserve">% of sales targets in FY2025 while operating with </w:t>
            </w:r>
            <w:r w:rsidR="0087322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approx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 xml:space="preserve">. </w:t>
            </w:r>
            <w:r w:rsidRPr="00240DE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55</w:t>
            </w:r>
            <w:ins w:id="23" w:author="Sarah Bergmann" w:date="2026-05-15T00:40:00Z" w16du:dateUtc="2026-05-15T07:40:00Z">
              <w:r w:rsidR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GB"/>
                </w:rPr>
                <w:t xml:space="preserve"> </w:t>
              </w:r>
            </w:ins>
            <w:r w:rsidRPr="00240DE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% reduced team capacity (2.0 vs. 4.5 FTE), resulting in a significantly higher administrative workload</w:t>
            </w:r>
          </w:p>
          <w:p w14:paraId="0C28491E" w14:textId="25C392A2" w:rsidR="00240DE1" w:rsidRDefault="00240DE1" w:rsidP="008469CF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</w:t>
            </w:r>
            <w:r w:rsidRPr="00240DE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chieved </w:t>
            </w:r>
            <w:ins w:id="24" w:author="Sarah Bergmann" w:date="2026-05-15T00:40:00Z" w16du:dateUtc="2026-05-15T07:40:00Z">
              <w:r w:rsidR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t>fir</w:t>
              </w:r>
            </w:ins>
            <w:del w:id="25" w:author="Sarah Bergmann" w:date="2026-05-15T00:40:00Z" w16du:dateUtc="2026-05-15T07:40:00Z">
              <w:r w:rsidRPr="00240DE1" w:rsidDel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>1</w:delText>
              </w:r>
            </w:del>
            <w:r w:rsidRPr="00240DE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st place in the “Beste Bank vor Ort” ranking (Gesellschaft für Qualitätsprüfung mbH) through outstanding advisory performance in private client advisory (grade: 1.52, 1.0</w:t>
            </w:r>
            <w:ins w:id="26" w:author="Sarah Bergmann" w:date="2026-05-15T00:40:00Z" w16du:dateUtc="2026-05-15T07:40:00Z">
              <w:r w:rsidR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t xml:space="preserve"> – </w:t>
              </w:r>
            </w:ins>
            <w:del w:id="27" w:author="Sarah Bergmann" w:date="2026-05-15T00:40:00Z" w16du:dateUtc="2026-05-15T07:40:00Z">
              <w:r w:rsidRPr="00240DE1" w:rsidDel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 xml:space="preserve"> - </w:delText>
              </w:r>
            </w:del>
            <w:r w:rsidRPr="00240DE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6.0</w:t>
            </w:r>
            <w:ins w:id="28" w:author="Sarah Bergmann" w:date="2026-05-15T00:40:00Z" w16du:dateUtc="2026-05-15T07:40:00Z">
              <w:r w:rsidR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t>,</w:t>
              </w:r>
            </w:ins>
            <w:del w:id="29" w:author="Sarah Bergmann" w:date="2026-05-15T00:40:00Z" w16du:dateUtc="2026-05-15T07:40:00Z">
              <w:r w:rsidRPr="00240DE1" w:rsidDel="00EE1C49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>;</w:delText>
              </w:r>
            </w:del>
            <w:r w:rsidRPr="00240DE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1.0 being best)</w:t>
            </w:r>
          </w:p>
          <w:p w14:paraId="6D454E17" w14:textId="047189C0" w:rsidR="008469CF" w:rsidRPr="0035023E" w:rsidRDefault="007B1474" w:rsidP="008469CF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Managed an extensive personal client portfolio of approximately 4,000 private clients, focusing on revenue potential and long-term client development</w:t>
            </w:r>
            <w:r w:rsidR="008469CF" w:rsidRPr="0035023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</w:p>
          <w:p w14:paraId="72B2E792" w14:textId="1D028734" w:rsidR="008469CF" w:rsidRPr="00C879D0" w:rsidRDefault="007B1474" w:rsidP="00C879D0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Analysed client profiles to identify cross-selling opportunities and targeted sales approaches</w:t>
            </w:r>
          </w:p>
        </w:tc>
      </w:tr>
      <w:tr w:rsidR="008469CF" w:rsidRPr="0035023E" w14:paraId="48328CB9" w14:textId="77777777" w:rsidTr="000134E8">
        <w:trPr>
          <w:trHeight w:val="288"/>
        </w:trPr>
        <w:tc>
          <w:tcPr>
            <w:tcW w:w="7383" w:type="dxa"/>
            <w:vAlign w:val="bottom"/>
          </w:tcPr>
          <w:p w14:paraId="74B74B41" w14:textId="1507391F" w:rsidR="008469CF" w:rsidRPr="0035023E" w:rsidRDefault="00130B65" w:rsidP="008469CF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sz w:val="20"/>
                <w:szCs w:val="20"/>
                <w:lang w:val="en-GB"/>
              </w:rPr>
              <w:t>Banking Apprentice (German Chamber of Commerce and Industry</w:t>
            </w:r>
            <w:r w:rsidR="00A90F5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–</w:t>
            </w:r>
            <w:r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IHK)</w:t>
            </w:r>
          </w:p>
        </w:tc>
        <w:tc>
          <w:tcPr>
            <w:tcW w:w="3147" w:type="dxa"/>
            <w:vAlign w:val="bottom"/>
          </w:tcPr>
          <w:p w14:paraId="2CB21DEB" w14:textId="074A1221" w:rsidR="008469CF" w:rsidRPr="0035023E" w:rsidRDefault="008469CF" w:rsidP="008469C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09/2021 – 01/2024</w:t>
            </w:r>
          </w:p>
        </w:tc>
      </w:tr>
      <w:tr w:rsidR="008469CF" w:rsidRPr="00C879D0" w14:paraId="7C4155D6" w14:textId="77777777" w:rsidTr="000134E8">
        <w:trPr>
          <w:trHeight w:val="19"/>
        </w:trPr>
        <w:tc>
          <w:tcPr>
            <w:tcW w:w="10530" w:type="dxa"/>
            <w:gridSpan w:val="2"/>
            <w:vAlign w:val="bottom"/>
          </w:tcPr>
          <w:p w14:paraId="5B9C1295" w14:textId="344C3655" w:rsidR="008469CF" w:rsidRPr="0035023E" w:rsidRDefault="007B1474" w:rsidP="008469CF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Supported the advisory team through targeted client selection and outreach</w:t>
            </w:r>
            <w:r w:rsidR="008469CF" w:rsidRPr="0035023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</w:p>
          <w:p w14:paraId="3658805E" w14:textId="56E67AA1" w:rsidR="008469CF" w:rsidRPr="0035023E" w:rsidRDefault="007B1474" w:rsidP="008469CF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GB"/>
              </w:rPr>
              <w:t>Planned and executed a project aimed at promoting and positioning the bank clerk profession within the context of entrepreneurial talent development</w:t>
            </w:r>
          </w:p>
        </w:tc>
      </w:tr>
      <w:tr w:rsidR="008469CF" w:rsidRPr="0035023E" w14:paraId="414B4085" w14:textId="77777777" w:rsidTr="0018369E">
        <w:tblPrEx>
          <w:tblW w:w="10530" w:type="dxa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0" w:author="oh7biz61oz@goetheuniversitaet.onmicrosoft.com" w:date="2026-05-13T17:18:00Z" w16du:dateUtc="2026-05-13T15:18:00Z">
            <w:tblPrEx>
              <w:tblW w:w="10530" w:type="dxa"/>
              <w:tblInd w:w="-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82"/>
          <w:trPrChange w:id="31" w:author="oh7biz61oz@goetheuniversitaet.onmicrosoft.com" w:date="2026-05-13T17:18:00Z" w16du:dateUtc="2026-05-13T15:18:00Z">
            <w:trPr>
              <w:gridBefore w:val="1"/>
              <w:trHeight w:val="504"/>
            </w:trPr>
          </w:trPrChange>
        </w:trPr>
        <w:tc>
          <w:tcPr>
            <w:tcW w:w="10530" w:type="dxa"/>
            <w:gridSpan w:val="2"/>
            <w:tcBorders>
              <w:bottom w:val="single" w:sz="4" w:space="0" w:color="auto"/>
            </w:tcBorders>
            <w:vAlign w:val="bottom"/>
            <w:tcPrChange w:id="32" w:author="oh7biz61oz@goetheuniversitaet.onmicrosoft.com" w:date="2026-05-13T17:18:00Z" w16du:dateUtc="2026-05-13T15:18:00Z">
              <w:tcPr>
                <w:tcW w:w="10530" w:type="dxa"/>
                <w:gridSpan w:val="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425CCA3A" w:rsidR="008469CF" w:rsidRPr="0035023E" w:rsidRDefault="008469CF" w:rsidP="008469CF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  <w:lang w:val="en-GB"/>
              </w:rPr>
            </w:pPr>
            <w:r w:rsidRPr="0035023E">
              <w:rPr>
                <w:rFonts w:ascii="Optima" w:hAnsi="Optima" w:cs="Times New Roman"/>
                <w:smallCaps w:val="0"/>
                <w:sz w:val="28"/>
                <w:szCs w:val="28"/>
                <w:lang w:val="en-GB"/>
              </w:rPr>
              <w:t>EXTRACURRICULAR ACTIVITIES</w:t>
            </w:r>
          </w:p>
        </w:tc>
      </w:tr>
      <w:tr w:rsidR="008469CF" w:rsidRPr="0035023E" w14:paraId="74251178" w14:textId="77777777" w:rsidTr="000134E8">
        <w:trPr>
          <w:trHeight w:val="346"/>
        </w:trPr>
        <w:tc>
          <w:tcPr>
            <w:tcW w:w="7383" w:type="dxa"/>
            <w:tcBorders>
              <w:top w:val="single" w:sz="4" w:space="0" w:color="auto"/>
            </w:tcBorders>
            <w:vAlign w:val="bottom"/>
          </w:tcPr>
          <w:p w14:paraId="23826F21" w14:textId="1E25AA52" w:rsidR="008469CF" w:rsidRPr="0035023E" w:rsidRDefault="008469CF" w:rsidP="008469CF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 xml:space="preserve">Frankfurt School Supervisory Board for Student Council </w:t>
            </w:r>
          </w:p>
        </w:tc>
        <w:tc>
          <w:tcPr>
            <w:tcW w:w="3147" w:type="dxa"/>
            <w:tcBorders>
              <w:top w:val="single" w:sz="4" w:space="0" w:color="auto"/>
            </w:tcBorders>
            <w:vAlign w:val="bottom"/>
          </w:tcPr>
          <w:p w14:paraId="58208F44" w14:textId="1E46D7FE" w:rsidR="008469CF" w:rsidRPr="0035023E" w:rsidRDefault="008469CF" w:rsidP="008469CF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Frankfurt am Main, DE / Remote</w:t>
            </w:r>
          </w:p>
        </w:tc>
      </w:tr>
      <w:tr w:rsidR="008469CF" w:rsidRPr="0035023E" w14:paraId="4F59C612" w14:textId="77777777" w:rsidTr="000134E8">
        <w:trPr>
          <w:trHeight w:val="19"/>
        </w:trPr>
        <w:tc>
          <w:tcPr>
            <w:tcW w:w="7383" w:type="dxa"/>
          </w:tcPr>
          <w:p w14:paraId="32F07601" w14:textId="663B568E" w:rsidR="008469CF" w:rsidRPr="0035023E" w:rsidRDefault="00A80136" w:rsidP="008469CF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Junior Auditor for the Frankfurt School</w:t>
            </w:r>
            <w:r w:rsidR="00A7185A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 xml:space="preserve"> Student Council</w:t>
            </w:r>
          </w:p>
        </w:tc>
        <w:tc>
          <w:tcPr>
            <w:tcW w:w="3147" w:type="dxa"/>
          </w:tcPr>
          <w:p w14:paraId="45DD2178" w14:textId="6853A9A9" w:rsidR="008469CF" w:rsidRPr="0035023E" w:rsidRDefault="008469CF" w:rsidP="008469CF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35023E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01/2025 – </w:t>
            </w:r>
            <w:r w:rsidR="00A80136">
              <w:rPr>
                <w:rFonts w:ascii="Optima" w:hAnsi="Optima" w:cs="Times New Roman"/>
                <w:sz w:val="20"/>
                <w:szCs w:val="20"/>
                <w:lang w:val="en-GB"/>
              </w:rPr>
              <w:t>present</w:t>
            </w:r>
          </w:p>
        </w:tc>
      </w:tr>
      <w:tr w:rsidR="008469CF" w:rsidRPr="00C879D0" w14:paraId="02437711" w14:textId="77777777" w:rsidTr="000134E8">
        <w:trPr>
          <w:trHeight w:val="19"/>
        </w:trPr>
        <w:tc>
          <w:tcPr>
            <w:tcW w:w="10530" w:type="dxa"/>
            <w:gridSpan w:val="2"/>
          </w:tcPr>
          <w:p w14:paraId="61AE8DA8" w14:textId="3F259BC7" w:rsidR="008469CF" w:rsidRPr="00A80136" w:rsidRDefault="00A80136" w:rsidP="008469CF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</w:pPr>
            <w:r w:rsidRPr="00A80136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Conduct</w:t>
            </w:r>
            <w:r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ed</w:t>
            </w:r>
            <w:r w:rsidRPr="00A80136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 xml:space="preserve"> audits of the Student Council with a focus on budget control and expenditure analysis based on financial statements</w:t>
            </w:r>
          </w:p>
          <w:p w14:paraId="50E6AC1F" w14:textId="7A4CEB0D" w:rsidR="00A80136" w:rsidRDefault="00A80136" w:rsidP="008469CF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</w:pPr>
            <w:r w:rsidRPr="00A80136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Coordinat</w:t>
            </w:r>
            <w:r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ed</w:t>
            </w:r>
            <w:r w:rsidRPr="00A80136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 xml:space="preserve"> the 2024 audit process through internal stakeholder alignment and the collection of audit-relevant documentation</w:t>
            </w:r>
          </w:p>
          <w:p w14:paraId="68CFAD97" w14:textId="626E4443" w:rsidR="008469CF" w:rsidRPr="00A80136" w:rsidRDefault="00A80136" w:rsidP="008469CF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</w:pPr>
            <w:r w:rsidRPr="00A80136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Analy</w:t>
            </w:r>
            <w:r w:rsidR="00A7185A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s</w:t>
            </w:r>
            <w:r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ed</w:t>
            </w:r>
            <w:r w:rsidRPr="00A80136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 xml:space="preserve"> and communicat</w:t>
            </w:r>
            <w:r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ed</w:t>
            </w:r>
            <w:r w:rsidRPr="00A80136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 xml:space="preserve"> key findings through structured reports prepared for the Frankfurt School management team</w:t>
            </w:r>
          </w:p>
        </w:tc>
      </w:tr>
      <w:tr w:rsidR="008469CF" w:rsidRPr="0035023E" w14:paraId="482569A2" w14:textId="77777777" w:rsidTr="0018369E">
        <w:tblPrEx>
          <w:tblW w:w="10530" w:type="dxa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3" w:author="oh7biz61oz@goetheuniversitaet.onmicrosoft.com" w:date="2026-05-13T17:18:00Z" w16du:dateUtc="2026-05-13T15:18:00Z">
            <w:tblPrEx>
              <w:tblW w:w="10530" w:type="dxa"/>
              <w:tblInd w:w="-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482"/>
          <w:trPrChange w:id="34" w:author="oh7biz61oz@goetheuniversitaet.onmicrosoft.com" w:date="2026-05-13T17:18:00Z" w16du:dateUtc="2026-05-13T15:18:00Z">
            <w:trPr>
              <w:gridBefore w:val="1"/>
              <w:trHeight w:val="504"/>
            </w:trPr>
          </w:trPrChange>
        </w:trPr>
        <w:tc>
          <w:tcPr>
            <w:tcW w:w="10530" w:type="dxa"/>
            <w:gridSpan w:val="2"/>
            <w:tcBorders>
              <w:bottom w:val="single" w:sz="4" w:space="0" w:color="auto"/>
            </w:tcBorders>
            <w:vAlign w:val="bottom"/>
            <w:tcPrChange w:id="35" w:author="oh7biz61oz@goetheuniversitaet.onmicrosoft.com" w:date="2026-05-13T17:18:00Z" w16du:dateUtc="2026-05-13T15:18:00Z">
              <w:tcPr>
                <w:tcW w:w="10530" w:type="dxa"/>
                <w:gridSpan w:val="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3DDD9FDF" w:rsidR="008469CF" w:rsidRPr="0035023E" w:rsidRDefault="008469CF" w:rsidP="008469CF">
            <w:pPr>
              <w:rPr>
                <w:rFonts w:ascii="Optima" w:hAnsi="Optima" w:cs="Times New Roman"/>
                <w:b/>
                <w:sz w:val="28"/>
                <w:szCs w:val="28"/>
                <w:lang w:val="en-GB"/>
              </w:rPr>
            </w:pPr>
            <w:r w:rsidRPr="0035023E">
              <w:rPr>
                <w:rFonts w:ascii="Optima" w:hAnsi="Optima" w:cs="Times New Roman"/>
                <w:b/>
                <w:sz w:val="28"/>
                <w:szCs w:val="28"/>
                <w:lang w:val="en-GB"/>
              </w:rPr>
              <w:t>SKILLS &amp; INTERESTS</w:t>
            </w:r>
          </w:p>
        </w:tc>
      </w:tr>
      <w:tr w:rsidR="008469CF" w:rsidRPr="00C879D0" w14:paraId="2B257790" w14:textId="77777777" w:rsidTr="00EE1C49">
        <w:tblPrEx>
          <w:tblW w:w="10530" w:type="dxa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6" w:author="Sarah Bergmann" w:date="2026-05-15T00:41:00Z" w16du:dateUtc="2026-05-15T07:41:00Z">
            <w:tblPrEx>
              <w:tblW w:w="10530" w:type="dxa"/>
              <w:tblInd w:w="-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  <w:trPrChange w:id="37" w:author="Sarah Bergmann" w:date="2026-05-15T00:41:00Z" w16du:dateUtc="2026-05-15T07:41:00Z">
            <w:trPr>
              <w:gridBefore w:val="1"/>
              <w:trHeight w:val="337"/>
            </w:trPr>
          </w:trPrChange>
        </w:trPr>
        <w:tc>
          <w:tcPr>
            <w:tcW w:w="10530" w:type="dxa"/>
            <w:gridSpan w:val="2"/>
            <w:tcBorders>
              <w:top w:val="single" w:sz="4" w:space="0" w:color="auto"/>
            </w:tcBorders>
            <w:vAlign w:val="bottom"/>
            <w:tcPrChange w:id="38" w:author="Sarah Bergmann" w:date="2026-05-15T00:41:00Z" w16du:dateUtc="2026-05-15T07:41:00Z">
              <w:tcPr>
                <w:tcW w:w="10530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0A6EAAAB" w:rsidR="008469CF" w:rsidRPr="00A7185A" w:rsidRDefault="00A80136" w:rsidP="008469CF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7185A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Languages</w:t>
            </w:r>
            <w:r w:rsidR="008469CF" w:rsidRPr="00A7185A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8469CF" w:rsidRPr="00A7185A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Pr="00A7185A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German</w:t>
            </w:r>
            <w:r w:rsidR="008469CF" w:rsidRPr="00A7185A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 w:rsidRPr="00A7185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native</w:t>
            </w:r>
            <w:r w:rsidR="008469CF" w:rsidRPr="00A7185A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), English (</w:t>
            </w:r>
            <w:r w:rsidRPr="00A7185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fluent</w:t>
            </w:r>
            <w:r w:rsidR="008469CF" w:rsidRPr="00A7185A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8469CF" w:rsidRPr="00C879D0" w14:paraId="45706C3F" w14:textId="77777777" w:rsidTr="00EE1C49">
        <w:tblPrEx>
          <w:tblW w:w="10530" w:type="dxa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9" w:author="Sarah Bergmann" w:date="2026-05-15T00:41:00Z" w16du:dateUtc="2026-05-15T07:41:00Z">
            <w:tblPrEx>
              <w:tblW w:w="10530" w:type="dxa"/>
              <w:tblInd w:w="-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7"/>
          <w:trPrChange w:id="40" w:author="Sarah Bergmann" w:date="2026-05-15T00:41:00Z" w16du:dateUtc="2026-05-15T07:41:00Z">
            <w:trPr>
              <w:gridBefore w:val="1"/>
              <w:trHeight w:val="337"/>
            </w:trPr>
          </w:trPrChange>
        </w:trPr>
        <w:tc>
          <w:tcPr>
            <w:tcW w:w="10530" w:type="dxa"/>
            <w:gridSpan w:val="2"/>
            <w:vAlign w:val="bottom"/>
            <w:tcPrChange w:id="41" w:author="Sarah Bergmann" w:date="2026-05-15T00:41:00Z" w16du:dateUtc="2026-05-15T07:41:00Z">
              <w:tcPr>
                <w:tcW w:w="10530" w:type="dxa"/>
                <w:gridSpan w:val="3"/>
                <w:vAlign w:val="bottom"/>
              </w:tcPr>
            </w:tcPrChange>
          </w:tcPr>
          <w:p w14:paraId="60CA2168" w14:textId="070F7D21" w:rsidR="008469CF" w:rsidRPr="00A80136" w:rsidRDefault="00A80136" w:rsidP="008469CF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8013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Technical Skills</w:t>
            </w:r>
            <w:r w:rsidR="008469CF" w:rsidRPr="00A8013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8469CF" w:rsidRPr="00A8013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="008469CF" w:rsidRPr="00A8013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Microsoft Office (</w:t>
            </w:r>
            <w:r w:rsidRPr="00A8013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ad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vanced</w:t>
            </w:r>
            <w:r w:rsidR="008469CF" w:rsidRPr="00A8013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), Adobe Premiere Pro (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="008469CF" w:rsidRPr="00A8013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8469CF" w:rsidRPr="00C879D0" w14:paraId="70CB01B0" w14:textId="77777777" w:rsidTr="00EE1C49">
        <w:tblPrEx>
          <w:tblW w:w="10530" w:type="dxa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2" w:author="Sarah Bergmann" w:date="2026-05-15T00:42:00Z" w16du:dateUtc="2026-05-15T07:42:00Z">
            <w:tblPrEx>
              <w:tblW w:w="10530" w:type="dxa"/>
              <w:tblInd w:w="-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7"/>
          <w:trPrChange w:id="43" w:author="Sarah Bergmann" w:date="2026-05-15T00:42:00Z" w16du:dateUtc="2026-05-15T07:42:00Z">
            <w:trPr>
              <w:gridBefore w:val="1"/>
              <w:trHeight w:val="337"/>
            </w:trPr>
          </w:trPrChange>
        </w:trPr>
        <w:tc>
          <w:tcPr>
            <w:tcW w:w="10530" w:type="dxa"/>
            <w:gridSpan w:val="2"/>
            <w:vAlign w:val="bottom"/>
            <w:tcPrChange w:id="44" w:author="Sarah Bergmann" w:date="2026-05-15T00:42:00Z" w16du:dateUtc="2026-05-15T07:42:00Z">
              <w:tcPr>
                <w:tcW w:w="10530" w:type="dxa"/>
                <w:gridSpan w:val="3"/>
                <w:vAlign w:val="bottom"/>
              </w:tcPr>
            </w:tcPrChange>
          </w:tcPr>
          <w:p w14:paraId="598C2742" w14:textId="6F3E864B" w:rsidR="008469CF" w:rsidRPr="00802945" w:rsidRDefault="00A80136" w:rsidP="008469CF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802945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Interests</w:t>
            </w:r>
            <w:r w:rsidR="008469CF" w:rsidRPr="00802945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8469CF" w:rsidRPr="0080294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="008469CF" w:rsidRPr="0080294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Sport</w:t>
            </w:r>
            <w:r w:rsidRPr="0080294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s</w:t>
            </w:r>
            <w:r w:rsidR="008469CF" w:rsidRPr="0080294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A8013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Capital</w:t>
            </w:r>
            <w:r w:rsidRPr="0080294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Markets,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E</w:t>
            </w:r>
            <w:r w:rsidR="008469CF" w:rsidRPr="0080294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-</w:t>
            </w:r>
            <w:r w:rsidRPr="0080294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s</w:t>
            </w:r>
            <w:r w:rsidR="008469CF" w:rsidRPr="0080294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ports </w:t>
            </w:r>
            <w:r w:rsidR="008469CF" w:rsidRPr="0080294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Pr="00A8013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former competitive particip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ation</w:t>
            </w:r>
            <w:r w:rsidR="008469CF" w:rsidRPr="00802945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</w:tbl>
    <w:p w14:paraId="0747D2BF" w14:textId="69F47280" w:rsidR="00723643" w:rsidRPr="00802945" w:rsidRDefault="00723643" w:rsidP="00BB1A8F">
      <w:pPr>
        <w:spacing w:line="240" w:lineRule="auto"/>
        <w:rPr>
          <w:rFonts w:ascii="Optima" w:hAnsi="Optima"/>
          <w:sz w:val="18"/>
          <w:lang w:val="en-US"/>
        </w:rPr>
      </w:pPr>
    </w:p>
    <w:sectPr w:rsidR="00723643" w:rsidRPr="00802945" w:rsidSect="00EE1C49">
      <w:footerReference w:type="even" r:id="rId12"/>
      <w:pgSz w:w="11906" w:h="16838"/>
      <w:pgMar w:top="648" w:right="1411" w:bottom="346" w:left="1411" w:header="706" w:footer="706" w:gutter="0"/>
      <w:cols w:space="708"/>
      <w:docGrid w:linePitch="360"/>
      <w:sectPrChange w:id="45" w:author="Sarah Bergmann" w:date="2026-05-15T00:42:00Z" w16du:dateUtc="2026-05-15T07:42:00Z">
        <w:sectPr w:rsidR="00723643" w:rsidRPr="00802945" w:rsidSect="00EE1C49">
          <w:pgMar w:top="576" w:right="1411" w:bottom="346" w:left="1411" w:header="706" w:footer="706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Sarah Bergmann" w:date="2026-05-15T00:38:00Z" w:initials="SB">
    <w:p w14:paraId="0838F733" w14:textId="77777777" w:rsidR="00EE1C49" w:rsidRDefault="00EE1C49" w:rsidP="00EE1C49">
      <w:r>
        <w:rPr>
          <w:rStyle w:val="CommentReference"/>
        </w:rPr>
        <w:annotationRef/>
      </w:r>
      <w:r>
        <w:rPr>
          <w:sz w:val="20"/>
          <w:szCs w:val="20"/>
        </w:rPr>
        <w:t>passt so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38F7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CC9984" w16cex:dateUtc="2026-05-15T0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38F733" w16cid:durableId="4ECC99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09D18" w14:textId="77777777" w:rsidR="00FE6C3A" w:rsidRDefault="00FE6C3A" w:rsidP="00BE053D">
      <w:pPr>
        <w:spacing w:after="0" w:line="240" w:lineRule="auto"/>
      </w:pPr>
      <w:r>
        <w:separator/>
      </w:r>
    </w:p>
  </w:endnote>
  <w:endnote w:type="continuationSeparator" w:id="0">
    <w:p w14:paraId="292963F3" w14:textId="77777777" w:rsidR="00FE6C3A" w:rsidRDefault="00FE6C3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A67D3" w14:textId="77777777" w:rsidR="00FE6C3A" w:rsidRDefault="00FE6C3A" w:rsidP="00BE053D">
      <w:pPr>
        <w:spacing w:after="0" w:line="240" w:lineRule="auto"/>
      </w:pPr>
      <w:r>
        <w:separator/>
      </w:r>
    </w:p>
  </w:footnote>
  <w:footnote w:type="continuationSeparator" w:id="0">
    <w:p w14:paraId="66C35602" w14:textId="77777777" w:rsidR="00FE6C3A" w:rsidRDefault="00FE6C3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E528DB"/>
    <w:multiLevelType w:val="hybridMultilevel"/>
    <w:tmpl w:val="1B4A37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4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6"/>
  </w:num>
  <w:num w:numId="26" w16cid:durableId="1499494221">
    <w:abstractNumId w:val="19"/>
  </w:num>
  <w:num w:numId="27" w16cid:durableId="624386309">
    <w:abstractNumId w:val="21"/>
  </w:num>
  <w:num w:numId="28" w16cid:durableId="59960482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h7biz61oz@goetheuniversitaet.onmicrosoft.com">
    <w15:presenceInfo w15:providerId="AD" w15:userId="S::oh7biz61oz@goetheuniversitaet.onmicrosoft.com::bc95962a-ab67-4ca3-b7ca-53b1f3f78e05"/>
  </w15:person>
  <w15:person w15:author="Sarah Bergmann">
    <w15:presenceInfo w15:providerId="AD" w15:userId="S::sbke2025@pomona.edu::e83357c8-3cb9-49f1-b9e5-fbb00dd4ba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trackRevisions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5F8"/>
    <w:rsid w:val="00006DFC"/>
    <w:rsid w:val="000134E8"/>
    <w:rsid w:val="00056E25"/>
    <w:rsid w:val="00061D33"/>
    <w:rsid w:val="00064643"/>
    <w:rsid w:val="00073A54"/>
    <w:rsid w:val="0007694D"/>
    <w:rsid w:val="00087747"/>
    <w:rsid w:val="000939EB"/>
    <w:rsid w:val="000953A4"/>
    <w:rsid w:val="000A1FDA"/>
    <w:rsid w:val="000A5132"/>
    <w:rsid w:val="000A5529"/>
    <w:rsid w:val="000B63E2"/>
    <w:rsid w:val="000B6548"/>
    <w:rsid w:val="000B688A"/>
    <w:rsid w:val="000C49A0"/>
    <w:rsid w:val="000C7AED"/>
    <w:rsid w:val="000D671A"/>
    <w:rsid w:val="000F2D3E"/>
    <w:rsid w:val="00103EC5"/>
    <w:rsid w:val="001042C0"/>
    <w:rsid w:val="001122CA"/>
    <w:rsid w:val="00116C6E"/>
    <w:rsid w:val="00125CA6"/>
    <w:rsid w:val="00130336"/>
    <w:rsid w:val="00130B65"/>
    <w:rsid w:val="00136D70"/>
    <w:rsid w:val="00140543"/>
    <w:rsid w:val="00156FC9"/>
    <w:rsid w:val="00162A5A"/>
    <w:rsid w:val="001647AB"/>
    <w:rsid w:val="00172867"/>
    <w:rsid w:val="0017385E"/>
    <w:rsid w:val="00175B6D"/>
    <w:rsid w:val="0018369E"/>
    <w:rsid w:val="0018575C"/>
    <w:rsid w:val="001901ED"/>
    <w:rsid w:val="00194423"/>
    <w:rsid w:val="0019483A"/>
    <w:rsid w:val="001A46BF"/>
    <w:rsid w:val="001A481B"/>
    <w:rsid w:val="001B0186"/>
    <w:rsid w:val="001B62CA"/>
    <w:rsid w:val="001D4DCD"/>
    <w:rsid w:val="001F4175"/>
    <w:rsid w:val="00223A4D"/>
    <w:rsid w:val="00223AC3"/>
    <w:rsid w:val="0023054D"/>
    <w:rsid w:val="00232CB5"/>
    <w:rsid w:val="00234A7E"/>
    <w:rsid w:val="00240DE1"/>
    <w:rsid w:val="0024373D"/>
    <w:rsid w:val="002508C2"/>
    <w:rsid w:val="0025734E"/>
    <w:rsid w:val="00261E6E"/>
    <w:rsid w:val="00267252"/>
    <w:rsid w:val="00273CB0"/>
    <w:rsid w:val="00282DB0"/>
    <w:rsid w:val="00287C0D"/>
    <w:rsid w:val="0029070D"/>
    <w:rsid w:val="00290FC6"/>
    <w:rsid w:val="002B2091"/>
    <w:rsid w:val="002B701A"/>
    <w:rsid w:val="002C08B5"/>
    <w:rsid w:val="002C3945"/>
    <w:rsid w:val="002C6972"/>
    <w:rsid w:val="002D244D"/>
    <w:rsid w:val="002D2B32"/>
    <w:rsid w:val="002D4516"/>
    <w:rsid w:val="002E7FF9"/>
    <w:rsid w:val="002F46AD"/>
    <w:rsid w:val="003101F0"/>
    <w:rsid w:val="0031316C"/>
    <w:rsid w:val="00314B7A"/>
    <w:rsid w:val="00324BC5"/>
    <w:rsid w:val="00340BAB"/>
    <w:rsid w:val="003413D2"/>
    <w:rsid w:val="003418E0"/>
    <w:rsid w:val="00343D8D"/>
    <w:rsid w:val="00347145"/>
    <w:rsid w:val="00347F8D"/>
    <w:rsid w:val="0035023E"/>
    <w:rsid w:val="00372F7B"/>
    <w:rsid w:val="003733E5"/>
    <w:rsid w:val="0038136A"/>
    <w:rsid w:val="00390EA6"/>
    <w:rsid w:val="003A323A"/>
    <w:rsid w:val="003E27C3"/>
    <w:rsid w:val="003F3E3F"/>
    <w:rsid w:val="003F4728"/>
    <w:rsid w:val="003F781F"/>
    <w:rsid w:val="004067B8"/>
    <w:rsid w:val="00407E6D"/>
    <w:rsid w:val="004154BE"/>
    <w:rsid w:val="0042013D"/>
    <w:rsid w:val="00422E86"/>
    <w:rsid w:val="00422F83"/>
    <w:rsid w:val="00423BB8"/>
    <w:rsid w:val="00426D7E"/>
    <w:rsid w:val="0043430C"/>
    <w:rsid w:val="00435E6D"/>
    <w:rsid w:val="00443668"/>
    <w:rsid w:val="00456B0D"/>
    <w:rsid w:val="0047085C"/>
    <w:rsid w:val="00476AF8"/>
    <w:rsid w:val="00484FD7"/>
    <w:rsid w:val="004906CD"/>
    <w:rsid w:val="004929FB"/>
    <w:rsid w:val="00493A7D"/>
    <w:rsid w:val="004A54BA"/>
    <w:rsid w:val="004A6511"/>
    <w:rsid w:val="004B6A5E"/>
    <w:rsid w:val="004B6BDB"/>
    <w:rsid w:val="004C0E43"/>
    <w:rsid w:val="004D7A08"/>
    <w:rsid w:val="004E3179"/>
    <w:rsid w:val="004E3364"/>
    <w:rsid w:val="00503C6B"/>
    <w:rsid w:val="00504D14"/>
    <w:rsid w:val="00507EA7"/>
    <w:rsid w:val="005232AB"/>
    <w:rsid w:val="00526089"/>
    <w:rsid w:val="00527A28"/>
    <w:rsid w:val="00527DA5"/>
    <w:rsid w:val="00527DCA"/>
    <w:rsid w:val="005313E0"/>
    <w:rsid w:val="00532913"/>
    <w:rsid w:val="00567D77"/>
    <w:rsid w:val="005716D4"/>
    <w:rsid w:val="00571B60"/>
    <w:rsid w:val="00572876"/>
    <w:rsid w:val="00576E81"/>
    <w:rsid w:val="00585A4D"/>
    <w:rsid w:val="005A701F"/>
    <w:rsid w:val="005B2B2A"/>
    <w:rsid w:val="005C7279"/>
    <w:rsid w:val="005D6329"/>
    <w:rsid w:val="005E402B"/>
    <w:rsid w:val="005E57F6"/>
    <w:rsid w:val="005E5FF8"/>
    <w:rsid w:val="006058D8"/>
    <w:rsid w:val="00610200"/>
    <w:rsid w:val="00623699"/>
    <w:rsid w:val="00632D5A"/>
    <w:rsid w:val="00635515"/>
    <w:rsid w:val="0065011E"/>
    <w:rsid w:val="006546FD"/>
    <w:rsid w:val="00665BF3"/>
    <w:rsid w:val="006732D6"/>
    <w:rsid w:val="0068627B"/>
    <w:rsid w:val="00693E09"/>
    <w:rsid w:val="006A2DE9"/>
    <w:rsid w:val="006A7230"/>
    <w:rsid w:val="006B4E32"/>
    <w:rsid w:val="006B72C7"/>
    <w:rsid w:val="006B7F78"/>
    <w:rsid w:val="006C2252"/>
    <w:rsid w:val="006D411E"/>
    <w:rsid w:val="006D506F"/>
    <w:rsid w:val="006D7D89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42C1"/>
    <w:rsid w:val="00736DE0"/>
    <w:rsid w:val="00737822"/>
    <w:rsid w:val="0074111D"/>
    <w:rsid w:val="00753D4A"/>
    <w:rsid w:val="0075649F"/>
    <w:rsid w:val="00756912"/>
    <w:rsid w:val="00761609"/>
    <w:rsid w:val="00762591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1474"/>
    <w:rsid w:val="007C6A3C"/>
    <w:rsid w:val="007D4BEE"/>
    <w:rsid w:val="007D5BE9"/>
    <w:rsid w:val="007E1BE6"/>
    <w:rsid w:val="00802945"/>
    <w:rsid w:val="008050E4"/>
    <w:rsid w:val="00806B14"/>
    <w:rsid w:val="0082257D"/>
    <w:rsid w:val="00841395"/>
    <w:rsid w:val="008469CF"/>
    <w:rsid w:val="00853438"/>
    <w:rsid w:val="008649E9"/>
    <w:rsid w:val="00866846"/>
    <w:rsid w:val="00872A71"/>
    <w:rsid w:val="00873221"/>
    <w:rsid w:val="00875DA9"/>
    <w:rsid w:val="0088006F"/>
    <w:rsid w:val="00886646"/>
    <w:rsid w:val="00895332"/>
    <w:rsid w:val="00895E38"/>
    <w:rsid w:val="008A782B"/>
    <w:rsid w:val="008B0FC0"/>
    <w:rsid w:val="008C3D99"/>
    <w:rsid w:val="008C3FE7"/>
    <w:rsid w:val="008C429A"/>
    <w:rsid w:val="008E1F3D"/>
    <w:rsid w:val="008E49A9"/>
    <w:rsid w:val="008F615F"/>
    <w:rsid w:val="009053D7"/>
    <w:rsid w:val="00907921"/>
    <w:rsid w:val="0091331D"/>
    <w:rsid w:val="00917545"/>
    <w:rsid w:val="0093223C"/>
    <w:rsid w:val="00934082"/>
    <w:rsid w:val="00941A87"/>
    <w:rsid w:val="009501C2"/>
    <w:rsid w:val="0095699B"/>
    <w:rsid w:val="009575B4"/>
    <w:rsid w:val="009668B9"/>
    <w:rsid w:val="00976203"/>
    <w:rsid w:val="00976577"/>
    <w:rsid w:val="00980BD1"/>
    <w:rsid w:val="00982DB2"/>
    <w:rsid w:val="00996356"/>
    <w:rsid w:val="00997D9A"/>
    <w:rsid w:val="009C06DA"/>
    <w:rsid w:val="009D774B"/>
    <w:rsid w:val="009D7C49"/>
    <w:rsid w:val="009E7297"/>
    <w:rsid w:val="009F04AB"/>
    <w:rsid w:val="00A0257D"/>
    <w:rsid w:val="00A0658B"/>
    <w:rsid w:val="00A12EDC"/>
    <w:rsid w:val="00A1604C"/>
    <w:rsid w:val="00A24CD9"/>
    <w:rsid w:val="00A26D0D"/>
    <w:rsid w:val="00A33BDE"/>
    <w:rsid w:val="00A34885"/>
    <w:rsid w:val="00A43BC1"/>
    <w:rsid w:val="00A7185A"/>
    <w:rsid w:val="00A74225"/>
    <w:rsid w:val="00A80136"/>
    <w:rsid w:val="00A90F5D"/>
    <w:rsid w:val="00A936D5"/>
    <w:rsid w:val="00AA1EB0"/>
    <w:rsid w:val="00AA2DA3"/>
    <w:rsid w:val="00AA5A9C"/>
    <w:rsid w:val="00AA7097"/>
    <w:rsid w:val="00AB016A"/>
    <w:rsid w:val="00AB1AEB"/>
    <w:rsid w:val="00AB2A5A"/>
    <w:rsid w:val="00AB3383"/>
    <w:rsid w:val="00AD28F8"/>
    <w:rsid w:val="00AD4F9A"/>
    <w:rsid w:val="00AE4ED3"/>
    <w:rsid w:val="00AF0102"/>
    <w:rsid w:val="00AF15BE"/>
    <w:rsid w:val="00AF6C50"/>
    <w:rsid w:val="00AF7B5E"/>
    <w:rsid w:val="00B0230B"/>
    <w:rsid w:val="00B1058D"/>
    <w:rsid w:val="00B15962"/>
    <w:rsid w:val="00B17D95"/>
    <w:rsid w:val="00B23509"/>
    <w:rsid w:val="00B24563"/>
    <w:rsid w:val="00B34099"/>
    <w:rsid w:val="00B359DB"/>
    <w:rsid w:val="00B3632B"/>
    <w:rsid w:val="00B409D8"/>
    <w:rsid w:val="00B5178D"/>
    <w:rsid w:val="00B64A15"/>
    <w:rsid w:val="00B67F1F"/>
    <w:rsid w:val="00B701D7"/>
    <w:rsid w:val="00B90595"/>
    <w:rsid w:val="00BA1A8C"/>
    <w:rsid w:val="00BA215A"/>
    <w:rsid w:val="00BA47E5"/>
    <w:rsid w:val="00BB1A8F"/>
    <w:rsid w:val="00BB5F09"/>
    <w:rsid w:val="00BC0D9F"/>
    <w:rsid w:val="00BC34EF"/>
    <w:rsid w:val="00BC53A2"/>
    <w:rsid w:val="00BD2707"/>
    <w:rsid w:val="00BE053D"/>
    <w:rsid w:val="00BF1A7A"/>
    <w:rsid w:val="00BF1FA3"/>
    <w:rsid w:val="00C00974"/>
    <w:rsid w:val="00C018E4"/>
    <w:rsid w:val="00C066FA"/>
    <w:rsid w:val="00C25387"/>
    <w:rsid w:val="00C54BE3"/>
    <w:rsid w:val="00C5685A"/>
    <w:rsid w:val="00C57F80"/>
    <w:rsid w:val="00C6372D"/>
    <w:rsid w:val="00C768ED"/>
    <w:rsid w:val="00C81AD7"/>
    <w:rsid w:val="00C82A8F"/>
    <w:rsid w:val="00C879D0"/>
    <w:rsid w:val="00C916C2"/>
    <w:rsid w:val="00C94B67"/>
    <w:rsid w:val="00CC7F56"/>
    <w:rsid w:val="00CD1B12"/>
    <w:rsid w:val="00CD55DC"/>
    <w:rsid w:val="00CE0086"/>
    <w:rsid w:val="00CE1BBC"/>
    <w:rsid w:val="00CE2595"/>
    <w:rsid w:val="00CE28CC"/>
    <w:rsid w:val="00CE72FC"/>
    <w:rsid w:val="00CF31EE"/>
    <w:rsid w:val="00D02A6E"/>
    <w:rsid w:val="00D1492F"/>
    <w:rsid w:val="00D17B69"/>
    <w:rsid w:val="00D2579C"/>
    <w:rsid w:val="00D3003C"/>
    <w:rsid w:val="00D331F4"/>
    <w:rsid w:val="00D36056"/>
    <w:rsid w:val="00D403B8"/>
    <w:rsid w:val="00D470E4"/>
    <w:rsid w:val="00D52142"/>
    <w:rsid w:val="00D5280E"/>
    <w:rsid w:val="00D61F14"/>
    <w:rsid w:val="00D671EF"/>
    <w:rsid w:val="00D77742"/>
    <w:rsid w:val="00D80D6B"/>
    <w:rsid w:val="00D85D41"/>
    <w:rsid w:val="00D9071F"/>
    <w:rsid w:val="00D90950"/>
    <w:rsid w:val="00D94C14"/>
    <w:rsid w:val="00DA69DF"/>
    <w:rsid w:val="00DB0CD6"/>
    <w:rsid w:val="00DB2DCC"/>
    <w:rsid w:val="00DB33F8"/>
    <w:rsid w:val="00DB5969"/>
    <w:rsid w:val="00DD38E2"/>
    <w:rsid w:val="00E00140"/>
    <w:rsid w:val="00E0647D"/>
    <w:rsid w:val="00E13110"/>
    <w:rsid w:val="00E24DF1"/>
    <w:rsid w:val="00E301E7"/>
    <w:rsid w:val="00E40B9A"/>
    <w:rsid w:val="00E431ED"/>
    <w:rsid w:val="00E479A6"/>
    <w:rsid w:val="00E53383"/>
    <w:rsid w:val="00E55D90"/>
    <w:rsid w:val="00E5675F"/>
    <w:rsid w:val="00E64FF5"/>
    <w:rsid w:val="00E73A09"/>
    <w:rsid w:val="00E907EC"/>
    <w:rsid w:val="00EA5421"/>
    <w:rsid w:val="00EB34FC"/>
    <w:rsid w:val="00EB38BB"/>
    <w:rsid w:val="00EB5816"/>
    <w:rsid w:val="00ED0EA9"/>
    <w:rsid w:val="00EE1C49"/>
    <w:rsid w:val="00EE4506"/>
    <w:rsid w:val="00EF77DF"/>
    <w:rsid w:val="00F061BD"/>
    <w:rsid w:val="00F11BEF"/>
    <w:rsid w:val="00F165E1"/>
    <w:rsid w:val="00F2295E"/>
    <w:rsid w:val="00F258E7"/>
    <w:rsid w:val="00F25EB2"/>
    <w:rsid w:val="00F2635F"/>
    <w:rsid w:val="00F31B84"/>
    <w:rsid w:val="00F44F5F"/>
    <w:rsid w:val="00F464C3"/>
    <w:rsid w:val="00F54427"/>
    <w:rsid w:val="00F57BA5"/>
    <w:rsid w:val="00F631EC"/>
    <w:rsid w:val="00F64C22"/>
    <w:rsid w:val="00F64FA7"/>
    <w:rsid w:val="00F70C47"/>
    <w:rsid w:val="00F74D19"/>
    <w:rsid w:val="00F80053"/>
    <w:rsid w:val="00F84C99"/>
    <w:rsid w:val="00F950C3"/>
    <w:rsid w:val="00FA02C7"/>
    <w:rsid w:val="00FA4186"/>
    <w:rsid w:val="00FC0531"/>
    <w:rsid w:val="00FC13F0"/>
    <w:rsid w:val="00FD0FB7"/>
    <w:rsid w:val="00FD2EEC"/>
    <w:rsid w:val="00FD521B"/>
    <w:rsid w:val="00FE0496"/>
    <w:rsid w:val="00FE151B"/>
    <w:rsid w:val="00FE2F93"/>
    <w:rsid w:val="00FE6C3A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27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F5442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544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44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44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4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4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8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2B98DF-9911-4944-BCD3-D40C25B84901}">
  <we:reference id="f518cb36-c901-4d52-a9e7-4331342e485d" version="1.4.0.0" store="EXCatalog" storeType="EXCatalog"/>
  <we:alternateReferences>
    <we:reference id="WA200001011" version="1.4.0.0" store="de-DE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544</Words>
  <Characters>3106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Sarah Bergmann</cp:lastModifiedBy>
  <cp:revision>2</cp:revision>
  <cp:lastPrinted>2026-05-12T22:35:00Z</cp:lastPrinted>
  <dcterms:created xsi:type="dcterms:W3CDTF">2026-05-15T07:42:00Z</dcterms:created>
  <dcterms:modified xsi:type="dcterms:W3CDTF">2026-05-15T07:42:00Z</dcterms:modified>
</cp:coreProperties>
</file>