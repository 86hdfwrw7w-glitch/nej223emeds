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7C1EAC" w:rsidR="006D2592" w:rsidRPr="00F226BE" w:rsidRDefault="00F437F2" w:rsidP="006A7895">
      <w:pPr>
        <w:spacing w:after="0" w:line="240" w:lineRule="auto"/>
        <w:jc w:val="right"/>
        <w:rPr>
          <w:rFonts w:ascii="Georgia" w:hAnsi="Georgia" w:cs="Arial"/>
          <w:sz w:val="20"/>
          <w:szCs w:val="20"/>
          <w:rPrChange w:id="0"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1" w:author="David Döbele" w:date="2024-08-20T18:47:00Z" w16du:dateUtc="2024-08-20T16:47:00Z">
            <w:rPr>
              <w:rFonts w:ascii="Georgia" w:hAnsi="Georgia" w:cs="Arial"/>
              <w:sz w:val="21"/>
              <w:szCs w:val="21"/>
            </w:rPr>
          </w:rPrChange>
        </w:rPr>
        <w:t>Fynn Schubert</w:t>
      </w:r>
    </w:p>
    <w:p w14:paraId="7B211F8E" w14:textId="07944C4A" w:rsidR="00F437F2" w:rsidRPr="00F226BE" w:rsidDel="00F226BE" w:rsidRDefault="00F437F2" w:rsidP="00F437F2">
      <w:pPr>
        <w:spacing w:after="0" w:line="240" w:lineRule="auto"/>
        <w:jc w:val="right"/>
        <w:rPr>
          <w:del w:id="2" w:author="David Döbele" w:date="2024-08-20T18:47:00Z" w16du:dateUtc="2024-08-20T16:47:00Z"/>
          <w:rFonts w:ascii="Georgia" w:hAnsi="Georgia" w:cs="Arial"/>
          <w:sz w:val="20"/>
          <w:szCs w:val="20"/>
          <w:rPrChange w:id="3" w:author="David Döbele" w:date="2024-08-20T18:47:00Z" w16du:dateUtc="2024-08-20T16:47:00Z">
            <w:rPr>
              <w:del w:id="4" w:author="David Döbele" w:date="2024-08-20T18:47:00Z" w16du:dateUtc="2024-08-20T16:47:00Z"/>
              <w:rFonts w:ascii="Georgia" w:hAnsi="Georgia" w:cs="Arial"/>
              <w:sz w:val="21"/>
              <w:szCs w:val="21"/>
            </w:rPr>
          </w:rPrChange>
        </w:rPr>
      </w:pPr>
      <w:r w:rsidRPr="00F226BE">
        <w:rPr>
          <w:rFonts w:ascii="Georgia" w:hAnsi="Georgia" w:cs="Arial"/>
          <w:sz w:val="20"/>
          <w:szCs w:val="20"/>
          <w:rPrChange w:id="5" w:author="David Döbele" w:date="2024-08-20T18:47:00Z" w16du:dateUtc="2024-08-20T16:47:00Z">
            <w:rPr>
              <w:rFonts w:ascii="Georgia" w:hAnsi="Georgia" w:cs="Arial"/>
              <w:sz w:val="21"/>
              <w:szCs w:val="21"/>
            </w:rPr>
          </w:rPrChange>
        </w:rPr>
        <w:t>B7, 14-15</w:t>
      </w:r>
      <w:ins w:id="6" w:author="David Döbele" w:date="2024-08-20T18:47:00Z" w16du:dateUtc="2024-08-20T16:47:00Z">
        <w:r w:rsidR="00F226BE">
          <w:rPr>
            <w:rFonts w:ascii="Georgia" w:hAnsi="Georgia" w:cs="Arial"/>
            <w:sz w:val="20"/>
            <w:szCs w:val="20"/>
          </w:rPr>
          <w:t xml:space="preserve">; </w:t>
        </w:r>
      </w:ins>
    </w:p>
    <w:p w14:paraId="40C48625" w14:textId="77777777" w:rsidR="00F437F2" w:rsidRPr="00F226BE" w:rsidRDefault="00F437F2" w:rsidP="00F226BE">
      <w:pPr>
        <w:spacing w:after="0" w:line="240" w:lineRule="auto"/>
        <w:jc w:val="right"/>
        <w:rPr>
          <w:rFonts w:ascii="Georgia" w:hAnsi="Georgia" w:cs="Arial"/>
          <w:sz w:val="20"/>
          <w:szCs w:val="20"/>
          <w:rPrChange w:id="7" w:author="David Döbele" w:date="2024-08-20T18:47:00Z" w16du:dateUtc="2024-08-20T16:47:00Z">
            <w:rPr>
              <w:rFonts w:ascii="Georgia" w:hAnsi="Georgia" w:cs="Arial"/>
              <w:sz w:val="21"/>
              <w:szCs w:val="21"/>
            </w:rPr>
          </w:rPrChange>
        </w:rPr>
      </w:pPr>
      <w:proofErr w:type="spellStart"/>
      <w:r w:rsidRPr="00F226BE">
        <w:rPr>
          <w:rFonts w:ascii="Georgia" w:hAnsi="Georgia" w:cs="Arial"/>
          <w:sz w:val="20"/>
          <w:szCs w:val="20"/>
          <w:rPrChange w:id="8" w:author="David Döbele" w:date="2024-08-20T18:47:00Z" w16du:dateUtc="2024-08-20T16:47:00Z">
            <w:rPr>
              <w:rFonts w:ascii="Georgia" w:hAnsi="Georgia" w:cs="Arial"/>
              <w:sz w:val="21"/>
              <w:szCs w:val="21"/>
            </w:rPr>
          </w:rPrChange>
        </w:rPr>
        <w:t>Zi</w:t>
      </w:r>
      <w:proofErr w:type="spellEnd"/>
      <w:r w:rsidRPr="00F226BE">
        <w:rPr>
          <w:rFonts w:ascii="Georgia" w:hAnsi="Georgia" w:cs="Arial"/>
          <w:sz w:val="20"/>
          <w:szCs w:val="20"/>
          <w:rPrChange w:id="9" w:author="David Döbele" w:date="2024-08-20T18:47:00Z" w16du:dateUtc="2024-08-20T16:47:00Z">
            <w:rPr>
              <w:rFonts w:ascii="Georgia" w:hAnsi="Georgia" w:cs="Arial"/>
              <w:sz w:val="21"/>
              <w:szCs w:val="21"/>
            </w:rPr>
          </w:rPrChange>
        </w:rPr>
        <w:t>.: 610</w:t>
      </w:r>
    </w:p>
    <w:p w14:paraId="451AEE20" w14:textId="673E4F6E" w:rsidR="00857C6F" w:rsidRPr="00F226BE" w:rsidRDefault="00F437F2" w:rsidP="006A7895">
      <w:pPr>
        <w:spacing w:after="0" w:line="240" w:lineRule="auto"/>
        <w:jc w:val="right"/>
        <w:rPr>
          <w:rFonts w:ascii="Georgia" w:hAnsi="Georgia" w:cs="Arial"/>
          <w:sz w:val="20"/>
          <w:szCs w:val="20"/>
          <w:rPrChange w:id="10"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11" w:author="David Döbele" w:date="2024-08-20T18:47:00Z" w16du:dateUtc="2024-08-20T16:47:00Z">
            <w:rPr>
              <w:rFonts w:ascii="Georgia" w:hAnsi="Georgia" w:cs="Arial"/>
              <w:sz w:val="21"/>
              <w:szCs w:val="21"/>
            </w:rPr>
          </w:rPrChange>
        </w:rPr>
        <w:t>68161 Mannheim</w:t>
      </w:r>
    </w:p>
    <w:p w14:paraId="12BA391A" w14:textId="38FC5B9B" w:rsidR="006A7895" w:rsidRPr="00F226BE" w:rsidRDefault="00F437F2" w:rsidP="006A7895">
      <w:pPr>
        <w:spacing w:after="0" w:line="240" w:lineRule="auto"/>
        <w:jc w:val="right"/>
        <w:rPr>
          <w:rFonts w:ascii="Georgia" w:hAnsi="Georgia" w:cs="Arial"/>
          <w:sz w:val="20"/>
          <w:szCs w:val="20"/>
          <w:rPrChange w:id="12" w:author="David Döbele" w:date="2024-08-20T18:47:00Z" w16du:dateUtc="2024-08-20T16:47:00Z">
            <w:rPr>
              <w:rFonts w:ascii="Georgia" w:hAnsi="Georgia" w:cs="Arial"/>
              <w:sz w:val="21"/>
              <w:szCs w:val="21"/>
            </w:rPr>
          </w:rPrChange>
        </w:rPr>
      </w:pPr>
      <w:r w:rsidRPr="00F226BE">
        <w:rPr>
          <w:rFonts w:ascii="Georgia" w:hAnsi="Georgia" w:cs="Arial"/>
          <w:color w:val="000000"/>
          <w:sz w:val="20"/>
          <w:szCs w:val="20"/>
          <w:rPrChange w:id="13" w:author="David Döbele" w:date="2024-08-20T18:47:00Z" w16du:dateUtc="2024-08-20T16:47:00Z">
            <w:rPr>
              <w:rFonts w:ascii="Georgia" w:hAnsi="Georgia" w:cs="Arial"/>
              <w:color w:val="000000"/>
              <w:sz w:val="21"/>
              <w:szCs w:val="21"/>
            </w:rPr>
          </w:rPrChange>
        </w:rPr>
        <w:t>schubert.fynn@gmx.de</w:t>
      </w:r>
    </w:p>
    <w:p w14:paraId="2E7278C7" w14:textId="1C28D02D" w:rsidR="00F74175" w:rsidRPr="00F226BE" w:rsidRDefault="006D2592" w:rsidP="00E65B09">
      <w:pPr>
        <w:spacing w:after="0"/>
        <w:jc w:val="right"/>
        <w:rPr>
          <w:rFonts w:ascii="Georgia" w:hAnsi="Georgia" w:cs="Arial"/>
          <w:color w:val="000000"/>
          <w:sz w:val="20"/>
          <w:szCs w:val="20"/>
          <w:rPrChange w:id="14"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15" w:author="David Döbele" w:date="2024-08-20T18:47:00Z" w16du:dateUtc="2024-08-20T16:47:00Z">
            <w:rPr>
              <w:rFonts w:ascii="Georgia" w:hAnsi="Georgia" w:cs="Arial"/>
              <w:color w:val="000000"/>
              <w:sz w:val="21"/>
              <w:szCs w:val="21"/>
            </w:rPr>
          </w:rPrChange>
        </w:rPr>
        <w:t>+</w:t>
      </w:r>
      <w:r w:rsidR="00857C6F" w:rsidRPr="00F226BE">
        <w:rPr>
          <w:rFonts w:ascii="Georgia" w:hAnsi="Georgia" w:cs="Arial"/>
          <w:color w:val="000000"/>
          <w:sz w:val="20"/>
          <w:szCs w:val="20"/>
          <w:rPrChange w:id="16" w:author="David Döbele" w:date="2024-08-20T18:47:00Z" w16du:dateUtc="2024-08-20T16:47:00Z">
            <w:rPr>
              <w:rFonts w:ascii="Georgia" w:hAnsi="Georgia" w:cs="Arial"/>
              <w:color w:val="000000"/>
              <w:sz w:val="21"/>
              <w:szCs w:val="21"/>
            </w:rPr>
          </w:rPrChange>
        </w:rPr>
        <w:t xml:space="preserve">49 </w:t>
      </w:r>
      <w:r w:rsidR="00F437F2" w:rsidRPr="00F226BE">
        <w:rPr>
          <w:rFonts w:ascii="Georgia" w:hAnsi="Georgia" w:cs="Arial"/>
          <w:color w:val="000000"/>
          <w:sz w:val="20"/>
          <w:szCs w:val="20"/>
          <w:rPrChange w:id="17" w:author="David Döbele" w:date="2024-08-20T18:47:00Z" w16du:dateUtc="2024-08-20T16:47:00Z">
            <w:rPr>
              <w:rFonts w:ascii="Georgia" w:hAnsi="Georgia" w:cs="Arial"/>
              <w:color w:val="000000"/>
              <w:sz w:val="21"/>
              <w:szCs w:val="21"/>
            </w:rPr>
          </w:rPrChange>
        </w:rPr>
        <w:t>173 7430466</w:t>
      </w:r>
    </w:p>
    <w:p w14:paraId="170FE07D" w14:textId="77777777" w:rsidR="00F270C0" w:rsidRPr="00F226BE" w:rsidDel="00F226BE" w:rsidRDefault="00F270C0" w:rsidP="00F74175">
      <w:pPr>
        <w:spacing w:after="0"/>
        <w:rPr>
          <w:del w:id="18" w:author="David Döbele" w:date="2024-08-20T18:45:00Z" w16du:dateUtc="2024-08-20T16:45:00Z"/>
          <w:rFonts w:ascii="Georgia" w:hAnsi="Georgia" w:cs="Arial"/>
          <w:color w:val="000000"/>
          <w:sz w:val="20"/>
          <w:szCs w:val="20"/>
          <w:rPrChange w:id="19" w:author="David Döbele" w:date="2024-08-20T18:47:00Z" w16du:dateUtc="2024-08-20T16:47:00Z">
            <w:rPr>
              <w:del w:id="20" w:author="David Döbele" w:date="2024-08-20T18:45:00Z" w16du:dateUtc="2024-08-20T16:45:00Z"/>
              <w:rFonts w:ascii="Georgia" w:hAnsi="Georgia" w:cs="Arial"/>
              <w:color w:val="000000"/>
              <w:sz w:val="21"/>
              <w:szCs w:val="21"/>
            </w:rPr>
          </w:rPrChange>
        </w:rPr>
      </w:pPr>
    </w:p>
    <w:p w14:paraId="4E38E579" w14:textId="77777777" w:rsidR="00473E02" w:rsidRPr="00F226BE" w:rsidRDefault="00473E02" w:rsidP="00473E02">
      <w:pPr>
        <w:spacing w:after="0"/>
        <w:rPr>
          <w:rFonts w:ascii="Georgia" w:hAnsi="Georgia" w:cs="Arial"/>
          <w:color w:val="000000"/>
          <w:sz w:val="20"/>
          <w:szCs w:val="20"/>
          <w:rPrChange w:id="21"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22" w:author="David Döbele" w:date="2024-08-20T18:47:00Z" w16du:dateUtc="2024-08-20T16:47:00Z">
            <w:rPr>
              <w:rFonts w:ascii="Georgia" w:hAnsi="Georgia" w:cs="Arial"/>
              <w:color w:val="000000"/>
              <w:sz w:val="21"/>
              <w:szCs w:val="21"/>
            </w:rPr>
          </w:rPrChange>
        </w:rPr>
        <w:t>GAR Gesellschaft für Aufsichtsrecht und</w:t>
      </w:r>
    </w:p>
    <w:p w14:paraId="4FFA7063" w14:textId="77C82945" w:rsidR="00F74175" w:rsidRPr="00F226BE" w:rsidRDefault="00473E02" w:rsidP="00473E02">
      <w:pPr>
        <w:spacing w:after="0"/>
        <w:rPr>
          <w:rFonts w:ascii="Georgia" w:hAnsi="Georgia" w:cs="Arial"/>
          <w:color w:val="000000"/>
          <w:sz w:val="20"/>
          <w:szCs w:val="20"/>
          <w:rPrChange w:id="23"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24" w:author="David Döbele" w:date="2024-08-20T18:47:00Z" w16du:dateUtc="2024-08-20T16:47:00Z">
            <w:rPr>
              <w:rFonts w:ascii="Georgia" w:hAnsi="Georgia" w:cs="Arial"/>
              <w:color w:val="000000"/>
              <w:sz w:val="21"/>
              <w:szCs w:val="21"/>
            </w:rPr>
          </w:rPrChange>
        </w:rPr>
        <w:t>Revision mbH Wirtschaftsprüfungsgesellschaft</w:t>
      </w:r>
    </w:p>
    <w:p w14:paraId="0F9529B3" w14:textId="77777777" w:rsidR="00473E02" w:rsidRPr="00F226BE" w:rsidRDefault="00473E02" w:rsidP="00473E02">
      <w:pPr>
        <w:spacing w:after="0"/>
        <w:rPr>
          <w:rFonts w:ascii="Georgia" w:hAnsi="Georgia" w:cs="Arial"/>
          <w:sz w:val="20"/>
          <w:szCs w:val="20"/>
          <w:rPrChange w:id="25" w:author="David Döbele" w:date="2024-08-20T18:47:00Z" w16du:dateUtc="2024-08-20T16:47:00Z">
            <w:rPr>
              <w:rFonts w:ascii="Georgia" w:hAnsi="Georgia" w:cs="Arial"/>
              <w:sz w:val="21"/>
              <w:szCs w:val="21"/>
            </w:rPr>
          </w:rPrChange>
        </w:rPr>
      </w:pPr>
      <w:proofErr w:type="spellStart"/>
      <w:r w:rsidRPr="00F226BE">
        <w:rPr>
          <w:rFonts w:ascii="Georgia" w:hAnsi="Georgia" w:cs="Arial"/>
          <w:sz w:val="20"/>
          <w:szCs w:val="20"/>
          <w:rPrChange w:id="26" w:author="David Döbele" w:date="2024-08-20T18:47:00Z" w16du:dateUtc="2024-08-20T16:47:00Z">
            <w:rPr>
              <w:rFonts w:ascii="Georgia" w:hAnsi="Georgia" w:cs="Arial"/>
              <w:sz w:val="21"/>
              <w:szCs w:val="21"/>
            </w:rPr>
          </w:rPrChange>
        </w:rPr>
        <w:t>Stichlingstraße</w:t>
      </w:r>
      <w:proofErr w:type="spellEnd"/>
      <w:r w:rsidRPr="00F226BE">
        <w:rPr>
          <w:rFonts w:ascii="Georgia" w:hAnsi="Georgia" w:cs="Arial"/>
          <w:sz w:val="20"/>
          <w:szCs w:val="20"/>
          <w:rPrChange w:id="27" w:author="David Döbele" w:date="2024-08-20T18:47:00Z" w16du:dateUtc="2024-08-20T16:47:00Z">
            <w:rPr>
              <w:rFonts w:ascii="Georgia" w:hAnsi="Georgia" w:cs="Arial"/>
              <w:sz w:val="21"/>
              <w:szCs w:val="21"/>
            </w:rPr>
          </w:rPrChange>
        </w:rPr>
        <w:t xml:space="preserve"> 1</w:t>
      </w:r>
    </w:p>
    <w:p w14:paraId="6A013FD1" w14:textId="686D7D1C" w:rsidR="00F74175" w:rsidRPr="00F226BE" w:rsidDel="00F226BE" w:rsidRDefault="00473E02" w:rsidP="00473E02">
      <w:pPr>
        <w:spacing w:after="0"/>
        <w:rPr>
          <w:del w:id="28" w:author="David Döbele" w:date="2024-08-20T18:47:00Z" w16du:dateUtc="2024-08-20T16:47:00Z"/>
          <w:rFonts w:ascii="Georgia" w:hAnsi="Georgia" w:cs="Arial"/>
          <w:sz w:val="20"/>
          <w:szCs w:val="20"/>
          <w:rPrChange w:id="29" w:author="David Döbele" w:date="2024-08-20T18:47:00Z" w16du:dateUtc="2024-08-20T16:47:00Z">
            <w:rPr>
              <w:del w:id="30" w:author="David Döbele" w:date="2024-08-20T18:47:00Z" w16du:dateUtc="2024-08-20T16:47:00Z"/>
              <w:rFonts w:ascii="Georgia" w:hAnsi="Georgia" w:cs="Arial"/>
              <w:sz w:val="21"/>
              <w:szCs w:val="21"/>
            </w:rPr>
          </w:rPrChange>
        </w:rPr>
      </w:pPr>
      <w:r w:rsidRPr="00F226BE">
        <w:rPr>
          <w:rFonts w:ascii="Georgia" w:hAnsi="Georgia" w:cs="Arial"/>
          <w:sz w:val="20"/>
          <w:szCs w:val="20"/>
          <w:rPrChange w:id="31" w:author="David Döbele" w:date="2024-08-20T18:47:00Z" w16du:dateUtc="2024-08-20T16:47:00Z">
            <w:rPr>
              <w:rFonts w:ascii="Georgia" w:hAnsi="Georgia" w:cs="Arial"/>
              <w:sz w:val="21"/>
              <w:szCs w:val="21"/>
            </w:rPr>
          </w:rPrChange>
        </w:rPr>
        <w:t>60327 Frankfurt am Main</w:t>
      </w:r>
    </w:p>
    <w:p w14:paraId="096C8AF5" w14:textId="77777777" w:rsidR="00647413" w:rsidRPr="00F226BE" w:rsidRDefault="00647413" w:rsidP="00F74175">
      <w:pPr>
        <w:spacing w:after="0"/>
        <w:rPr>
          <w:rFonts w:ascii="Georgia" w:hAnsi="Georgia" w:cs="Arial"/>
          <w:color w:val="000000"/>
          <w:sz w:val="20"/>
          <w:szCs w:val="20"/>
          <w:rPrChange w:id="32" w:author="David Döbele" w:date="2024-08-20T18:47:00Z" w16du:dateUtc="2024-08-20T16:47:00Z">
            <w:rPr>
              <w:rFonts w:ascii="Georgia" w:hAnsi="Georgia" w:cs="Arial"/>
              <w:color w:val="000000"/>
              <w:sz w:val="21"/>
              <w:szCs w:val="21"/>
            </w:rPr>
          </w:rPrChange>
        </w:rPr>
      </w:pPr>
    </w:p>
    <w:p w14:paraId="155B6E2E" w14:textId="1619DA86" w:rsidR="006A7895" w:rsidRPr="00F226BE" w:rsidRDefault="00F72DC2" w:rsidP="0085213A">
      <w:pPr>
        <w:spacing w:after="0"/>
        <w:jc w:val="right"/>
        <w:rPr>
          <w:rFonts w:ascii="Georgia" w:hAnsi="Georgia" w:cs="Arial"/>
          <w:sz w:val="20"/>
          <w:szCs w:val="20"/>
          <w:rPrChange w:id="33"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4" w:author="David Döbele" w:date="2024-08-20T18:47:00Z" w16du:dateUtc="2024-08-20T16:47:00Z">
            <w:rPr>
              <w:rFonts w:ascii="Georgia" w:hAnsi="Georgia" w:cs="Arial"/>
              <w:sz w:val="21"/>
              <w:szCs w:val="21"/>
            </w:rPr>
          </w:rPrChange>
        </w:rPr>
        <w:t>Mannheim, 12.08.2024</w:t>
      </w:r>
    </w:p>
    <w:p w14:paraId="0731715D" w14:textId="77777777" w:rsidR="001E0088" w:rsidRPr="00F226BE" w:rsidRDefault="001E0088" w:rsidP="001E0088">
      <w:pPr>
        <w:spacing w:after="0"/>
        <w:jc w:val="right"/>
        <w:rPr>
          <w:rFonts w:ascii="Georgia" w:hAnsi="Georgia" w:cs="Arial"/>
          <w:sz w:val="20"/>
          <w:szCs w:val="20"/>
          <w:rPrChange w:id="35" w:author="David Döbele" w:date="2024-08-20T18:47:00Z" w16du:dateUtc="2024-08-20T16:47:00Z">
            <w:rPr>
              <w:rFonts w:ascii="Georgia" w:hAnsi="Georgia" w:cs="Arial"/>
              <w:sz w:val="21"/>
              <w:szCs w:val="21"/>
            </w:rPr>
          </w:rPrChange>
        </w:rPr>
      </w:pPr>
    </w:p>
    <w:p w14:paraId="0098600D" w14:textId="78D2686F" w:rsidR="000A5AB8" w:rsidRPr="00F226BE" w:rsidRDefault="0099776A" w:rsidP="00590834">
      <w:pPr>
        <w:spacing w:after="0"/>
        <w:rPr>
          <w:rFonts w:ascii="Georgia" w:hAnsi="Georgia" w:cs="Arial"/>
          <w:b/>
          <w:sz w:val="20"/>
          <w:szCs w:val="20"/>
          <w:rPrChange w:id="36" w:author="David Döbele" w:date="2024-08-20T18:47:00Z" w16du:dateUtc="2024-08-20T16:47:00Z">
            <w:rPr>
              <w:rFonts w:ascii="Georgia" w:hAnsi="Georgia" w:cs="Arial"/>
              <w:b/>
              <w:sz w:val="21"/>
              <w:szCs w:val="21"/>
            </w:rPr>
          </w:rPrChange>
        </w:rPr>
      </w:pPr>
      <w:r w:rsidRPr="00F226BE">
        <w:rPr>
          <w:rFonts w:ascii="Georgia" w:hAnsi="Georgia" w:cs="Arial"/>
          <w:b/>
          <w:sz w:val="20"/>
          <w:szCs w:val="20"/>
          <w:rPrChange w:id="37" w:author="David Döbele" w:date="2024-08-20T18:47:00Z" w16du:dateUtc="2024-08-20T16:47:00Z">
            <w:rPr>
              <w:rFonts w:ascii="Georgia" w:hAnsi="Georgia" w:cs="Arial"/>
              <w:b/>
              <w:sz w:val="21"/>
              <w:szCs w:val="21"/>
            </w:rPr>
          </w:rPrChange>
        </w:rPr>
        <w:t xml:space="preserve">Bewerbung um ein Praktikum im Bereich </w:t>
      </w:r>
      <w:r w:rsidR="00473E02" w:rsidRPr="00F226BE">
        <w:rPr>
          <w:rFonts w:ascii="Georgia" w:hAnsi="Georgia" w:cs="Arial"/>
          <w:b/>
          <w:sz w:val="20"/>
          <w:szCs w:val="20"/>
          <w:rPrChange w:id="38" w:author="David Döbele" w:date="2024-08-20T18:47:00Z" w16du:dateUtc="2024-08-20T16:47:00Z">
            <w:rPr>
              <w:rFonts w:ascii="Georgia" w:hAnsi="Georgia" w:cs="Arial"/>
              <w:b/>
              <w:sz w:val="21"/>
              <w:szCs w:val="21"/>
            </w:rPr>
          </w:rPrChange>
        </w:rPr>
        <w:t>Audit und Financial Services</w:t>
      </w:r>
      <w:r w:rsidR="00785E4E" w:rsidRPr="00F226BE">
        <w:rPr>
          <w:rFonts w:ascii="Georgia" w:hAnsi="Georgia" w:cs="Arial"/>
          <w:b/>
          <w:sz w:val="20"/>
          <w:szCs w:val="20"/>
          <w:rPrChange w:id="39" w:author="David Döbele" w:date="2024-08-20T18:47:00Z" w16du:dateUtc="2024-08-20T16:47:00Z">
            <w:rPr>
              <w:rFonts w:ascii="Georgia" w:hAnsi="Georgia" w:cs="Arial"/>
              <w:b/>
              <w:sz w:val="21"/>
              <w:szCs w:val="21"/>
            </w:rPr>
          </w:rPrChange>
        </w:rPr>
        <w:t xml:space="preserve"> </w:t>
      </w:r>
    </w:p>
    <w:p w14:paraId="70A974D0" w14:textId="3277D60F" w:rsidR="000A5AB8" w:rsidRPr="00F226BE" w:rsidRDefault="000A5AB8" w:rsidP="000A5AB8">
      <w:pPr>
        <w:spacing w:after="0"/>
        <w:rPr>
          <w:rFonts w:ascii="Georgia" w:hAnsi="Georgia" w:cs="Arial"/>
          <w:b/>
          <w:sz w:val="20"/>
          <w:szCs w:val="20"/>
          <w:rPrChange w:id="40" w:author="David Döbele" w:date="2024-08-20T18:47:00Z" w16du:dateUtc="2024-08-20T16:47:00Z">
            <w:rPr>
              <w:rFonts w:ascii="Georgia" w:hAnsi="Georgia" w:cs="Arial"/>
              <w:b/>
              <w:sz w:val="21"/>
              <w:szCs w:val="21"/>
            </w:rPr>
          </w:rPrChange>
        </w:rPr>
      </w:pPr>
    </w:p>
    <w:p w14:paraId="3A5BDDA8" w14:textId="77777777" w:rsidR="004A615C" w:rsidRPr="00F226BE" w:rsidRDefault="004A615C" w:rsidP="000A5AB8">
      <w:pPr>
        <w:spacing w:after="0"/>
        <w:rPr>
          <w:rFonts w:ascii="Georgia" w:hAnsi="Georgia" w:cs="Arial"/>
          <w:b/>
          <w:sz w:val="20"/>
          <w:szCs w:val="20"/>
          <w:rPrChange w:id="41" w:author="David Döbele" w:date="2024-08-20T18:47:00Z" w16du:dateUtc="2024-08-20T16:47:00Z">
            <w:rPr>
              <w:rFonts w:ascii="Georgia" w:hAnsi="Georgia" w:cs="Arial"/>
              <w:b/>
              <w:sz w:val="21"/>
              <w:szCs w:val="21"/>
            </w:rPr>
          </w:rPrChange>
        </w:rPr>
      </w:pPr>
    </w:p>
    <w:p w14:paraId="61CDE0AD" w14:textId="5D9C3695" w:rsidR="00034B68" w:rsidRPr="00F226BE" w:rsidRDefault="0099776A" w:rsidP="00375D2D">
      <w:pPr>
        <w:spacing w:after="0"/>
        <w:jc w:val="both"/>
        <w:rPr>
          <w:rFonts w:ascii="Georgia" w:hAnsi="Georgia" w:cs="Arial"/>
          <w:sz w:val="20"/>
          <w:szCs w:val="20"/>
          <w:rPrChange w:id="42"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3" w:author="David Döbele" w:date="2024-08-20T18:47:00Z" w16du:dateUtc="2024-08-20T16:47:00Z">
            <w:rPr>
              <w:rFonts w:ascii="Georgia" w:hAnsi="Georgia" w:cs="Arial"/>
              <w:sz w:val="21"/>
              <w:szCs w:val="21"/>
            </w:rPr>
          </w:rPrChange>
        </w:rPr>
        <w:t>Sehr geehrte Damen und Herren</w:t>
      </w:r>
      <w:r w:rsidR="00E65B09" w:rsidRPr="00F226BE">
        <w:rPr>
          <w:rFonts w:ascii="Georgia" w:hAnsi="Georgia" w:cs="Arial"/>
          <w:sz w:val="20"/>
          <w:szCs w:val="20"/>
          <w:rPrChange w:id="44" w:author="David Döbele" w:date="2024-08-20T18:47:00Z" w16du:dateUtc="2024-08-20T16:47:00Z">
            <w:rPr>
              <w:rFonts w:ascii="Georgia" w:hAnsi="Georgia" w:cs="Arial"/>
              <w:sz w:val="21"/>
              <w:szCs w:val="21"/>
            </w:rPr>
          </w:rPrChange>
        </w:rPr>
        <w:t xml:space="preserve">, </w:t>
      </w:r>
    </w:p>
    <w:p w14:paraId="433CF1AE" w14:textId="14106765" w:rsidR="00E65B09" w:rsidRPr="00F226BE" w:rsidRDefault="00E65B09" w:rsidP="00375D2D">
      <w:pPr>
        <w:spacing w:after="0"/>
        <w:jc w:val="both"/>
        <w:rPr>
          <w:rFonts w:ascii="Georgia" w:hAnsi="Georgia" w:cs="Arial"/>
          <w:sz w:val="20"/>
          <w:szCs w:val="20"/>
          <w:rPrChange w:id="45" w:author="David Döbele" w:date="2024-08-20T18:47:00Z" w16du:dateUtc="2024-08-20T16:47:00Z">
            <w:rPr>
              <w:rFonts w:ascii="Georgia" w:hAnsi="Georgia" w:cs="Arial"/>
              <w:sz w:val="21"/>
              <w:szCs w:val="21"/>
            </w:rPr>
          </w:rPrChange>
        </w:rPr>
      </w:pPr>
    </w:p>
    <w:p w14:paraId="41766CC1" w14:textId="0318E21A" w:rsidR="0048195B" w:rsidRPr="00F226BE" w:rsidDel="00F226BE" w:rsidRDefault="00785E4E" w:rsidP="00E65B09">
      <w:pPr>
        <w:spacing w:after="0"/>
        <w:jc w:val="both"/>
        <w:rPr>
          <w:del w:id="46" w:author="David Döbele" w:date="2024-08-20T18:44:00Z" w16du:dateUtc="2024-08-20T16:44:00Z"/>
          <w:rFonts w:ascii="Georgia" w:hAnsi="Georgia" w:cs="Arial"/>
          <w:sz w:val="20"/>
          <w:szCs w:val="20"/>
          <w:rPrChange w:id="47" w:author="David Döbele" w:date="2024-08-20T18:47:00Z" w16du:dateUtc="2024-08-20T16:47:00Z">
            <w:rPr>
              <w:del w:id="48" w:author="David Döbele" w:date="2024-08-20T18:44:00Z" w16du:dateUtc="2024-08-20T16:44:00Z"/>
              <w:rFonts w:ascii="Georgia" w:hAnsi="Georgia" w:cs="Arial"/>
              <w:sz w:val="21"/>
              <w:szCs w:val="21"/>
            </w:rPr>
          </w:rPrChange>
        </w:rPr>
      </w:pPr>
      <w:r w:rsidRPr="00F226BE">
        <w:rPr>
          <w:rFonts w:ascii="Georgia" w:hAnsi="Georgia" w:cs="Arial"/>
          <w:sz w:val="20"/>
          <w:szCs w:val="20"/>
          <w:rPrChange w:id="49" w:author="David Döbele" w:date="2024-08-20T18:47:00Z" w16du:dateUtc="2024-08-20T16:47:00Z">
            <w:rPr>
              <w:rFonts w:ascii="Georgia" w:hAnsi="Georgia" w:cs="Arial"/>
              <w:sz w:val="21"/>
              <w:szCs w:val="21"/>
            </w:rPr>
          </w:rPrChange>
        </w:rPr>
        <w:t xml:space="preserve">schon in meiner frühen Schulzeit entwickelte </w:t>
      </w:r>
      <w:r w:rsidR="00A510CE" w:rsidRPr="00F226BE">
        <w:rPr>
          <w:rFonts w:ascii="Georgia" w:hAnsi="Georgia" w:cs="Arial"/>
          <w:sz w:val="20"/>
          <w:szCs w:val="20"/>
          <w:rPrChange w:id="50" w:author="David Döbele" w:date="2024-08-20T18:47:00Z" w16du:dateUtc="2024-08-20T16:47:00Z">
            <w:rPr>
              <w:rFonts w:ascii="Georgia" w:hAnsi="Georgia" w:cs="Arial"/>
              <w:sz w:val="21"/>
              <w:szCs w:val="21"/>
            </w:rPr>
          </w:rPrChange>
        </w:rPr>
        <w:t>ich</w:t>
      </w:r>
      <w:r w:rsidRPr="00F226BE">
        <w:rPr>
          <w:rFonts w:ascii="Georgia" w:hAnsi="Georgia" w:cs="Arial"/>
          <w:sz w:val="20"/>
          <w:szCs w:val="20"/>
          <w:rPrChange w:id="51" w:author="David Döbele" w:date="2024-08-20T18:47:00Z" w16du:dateUtc="2024-08-20T16:47:00Z">
            <w:rPr>
              <w:rFonts w:ascii="Georgia" w:hAnsi="Georgia" w:cs="Arial"/>
              <w:sz w:val="21"/>
              <w:szCs w:val="21"/>
            </w:rPr>
          </w:rPrChange>
        </w:rPr>
        <w:t xml:space="preserve"> eine starke Begeisterung für </w:t>
      </w:r>
      <w:r w:rsidR="00A510CE" w:rsidRPr="00F226BE">
        <w:rPr>
          <w:rFonts w:ascii="Georgia" w:hAnsi="Georgia" w:cs="Arial"/>
          <w:sz w:val="20"/>
          <w:szCs w:val="20"/>
          <w:rPrChange w:id="52" w:author="David Döbele" w:date="2024-08-20T18:47:00Z" w16du:dateUtc="2024-08-20T16:47:00Z">
            <w:rPr>
              <w:rFonts w:ascii="Georgia" w:hAnsi="Georgia" w:cs="Arial"/>
              <w:sz w:val="21"/>
              <w:szCs w:val="21"/>
            </w:rPr>
          </w:rPrChange>
        </w:rPr>
        <w:t>wirtschaftliche und finanztechnische Fragestellungen. Mit dem Verfassen einer Facharbeit in der Oberstufe zum Themenkomplex der Finanzkrise 2007/2008 und ihrer Ursache lernte ich verschiedene Finanzinstitutionen kennen und ein Interesse für makroökonomische Zusammenhänge wurde</w:t>
      </w:r>
      <w:r w:rsidR="00527DF8" w:rsidRPr="00F226BE">
        <w:rPr>
          <w:rFonts w:ascii="Georgia" w:hAnsi="Georgia" w:cs="Arial"/>
          <w:sz w:val="20"/>
          <w:szCs w:val="20"/>
          <w:rPrChange w:id="53" w:author="David Döbele" w:date="2024-08-20T18:47:00Z" w16du:dateUtc="2024-08-20T16:47:00Z">
            <w:rPr>
              <w:rFonts w:ascii="Georgia" w:hAnsi="Georgia" w:cs="Arial"/>
              <w:sz w:val="21"/>
              <w:szCs w:val="21"/>
            </w:rPr>
          </w:rPrChange>
        </w:rPr>
        <w:t xml:space="preserve"> in mir</w:t>
      </w:r>
      <w:r w:rsidR="00A510CE" w:rsidRPr="00F226BE">
        <w:rPr>
          <w:rFonts w:ascii="Georgia" w:hAnsi="Georgia" w:cs="Arial"/>
          <w:sz w:val="20"/>
          <w:szCs w:val="20"/>
          <w:rPrChange w:id="54" w:author="David Döbele" w:date="2024-08-20T18:47:00Z" w16du:dateUtc="2024-08-20T16:47:00Z">
            <w:rPr>
              <w:rFonts w:ascii="Georgia" w:hAnsi="Georgia" w:cs="Arial"/>
              <w:sz w:val="21"/>
              <w:szCs w:val="21"/>
            </w:rPr>
          </w:rPrChange>
        </w:rPr>
        <w:t xml:space="preserve"> geweckt. Folglich war mir klar, dass ich </w:t>
      </w:r>
      <w:r w:rsidR="0048195B" w:rsidRPr="00F226BE">
        <w:rPr>
          <w:rFonts w:ascii="Georgia" w:hAnsi="Georgia" w:cs="Arial"/>
          <w:sz w:val="20"/>
          <w:szCs w:val="20"/>
          <w:rPrChange w:id="55" w:author="David Döbele" w:date="2024-08-20T18:47:00Z" w16du:dateUtc="2024-08-20T16:47:00Z">
            <w:rPr>
              <w:rFonts w:ascii="Georgia" w:hAnsi="Georgia" w:cs="Arial"/>
              <w:sz w:val="21"/>
              <w:szCs w:val="21"/>
            </w:rPr>
          </w:rPrChange>
        </w:rPr>
        <w:t>eine Karriere</w:t>
      </w:r>
      <w:r w:rsidR="00A510CE" w:rsidRPr="00F226BE">
        <w:rPr>
          <w:rFonts w:ascii="Georgia" w:hAnsi="Georgia" w:cs="Arial"/>
          <w:sz w:val="20"/>
          <w:szCs w:val="20"/>
          <w:rPrChange w:id="56" w:author="David Döbele" w:date="2024-08-20T18:47:00Z" w16du:dateUtc="2024-08-20T16:47:00Z">
            <w:rPr>
              <w:rFonts w:ascii="Georgia" w:hAnsi="Georgia" w:cs="Arial"/>
              <w:sz w:val="21"/>
              <w:szCs w:val="21"/>
            </w:rPr>
          </w:rPrChange>
        </w:rPr>
        <w:t xml:space="preserve"> in der Finanzindustrie einschlagen werde</w:t>
      </w:r>
      <w:r w:rsidR="00527DF8" w:rsidRPr="00F226BE">
        <w:rPr>
          <w:rFonts w:ascii="Georgia" w:hAnsi="Georgia" w:cs="Arial"/>
          <w:sz w:val="20"/>
          <w:szCs w:val="20"/>
          <w:rPrChange w:id="57" w:author="David Döbele" w:date="2024-08-20T18:47:00Z" w16du:dateUtc="2024-08-20T16:47:00Z">
            <w:rPr>
              <w:rFonts w:ascii="Georgia" w:hAnsi="Georgia" w:cs="Arial"/>
              <w:sz w:val="21"/>
              <w:szCs w:val="21"/>
            </w:rPr>
          </w:rPrChange>
        </w:rPr>
        <w:t>.</w:t>
      </w:r>
      <w:r w:rsidR="0048195B" w:rsidRPr="00F226BE">
        <w:rPr>
          <w:rFonts w:ascii="Georgia" w:hAnsi="Georgia" w:cs="Arial"/>
          <w:sz w:val="20"/>
          <w:szCs w:val="20"/>
          <w:rPrChange w:id="58" w:author="David Döbele" w:date="2024-08-20T18:47:00Z" w16du:dateUtc="2024-08-20T16:47:00Z">
            <w:rPr>
              <w:rFonts w:ascii="Georgia" w:hAnsi="Georgia" w:cs="Arial"/>
              <w:sz w:val="21"/>
              <w:szCs w:val="21"/>
            </w:rPr>
          </w:rPrChange>
        </w:rPr>
        <w:t xml:space="preserve"> </w:t>
      </w:r>
    </w:p>
    <w:p w14:paraId="3436E836" w14:textId="2E881DAF" w:rsidR="00E65B09" w:rsidRPr="00F226BE" w:rsidRDefault="00527DF8" w:rsidP="00E65B09">
      <w:pPr>
        <w:spacing w:after="0"/>
        <w:jc w:val="both"/>
        <w:rPr>
          <w:rFonts w:ascii="Georgia" w:hAnsi="Georgia" w:cs="Arial"/>
          <w:sz w:val="20"/>
          <w:szCs w:val="20"/>
          <w:rPrChange w:id="5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0" w:author="David Döbele" w:date="2024-08-20T18:47:00Z" w16du:dateUtc="2024-08-20T16:47:00Z">
            <w:rPr>
              <w:rFonts w:ascii="Georgia" w:hAnsi="Georgia" w:cs="Arial"/>
              <w:sz w:val="21"/>
              <w:szCs w:val="21"/>
            </w:rPr>
          </w:rPrChange>
        </w:rPr>
        <w:t xml:space="preserve">Den Beruf </w:t>
      </w:r>
      <w:r w:rsidR="0048195B" w:rsidRPr="00F226BE">
        <w:rPr>
          <w:rFonts w:ascii="Georgia" w:hAnsi="Georgia" w:cs="Arial"/>
          <w:sz w:val="20"/>
          <w:szCs w:val="20"/>
          <w:rPrChange w:id="61" w:author="David Döbele" w:date="2024-08-20T18:47:00Z" w16du:dateUtc="2024-08-20T16:47:00Z">
            <w:rPr>
              <w:rFonts w:ascii="Georgia" w:hAnsi="Georgia" w:cs="Arial"/>
              <w:sz w:val="21"/>
              <w:szCs w:val="21"/>
            </w:rPr>
          </w:rPrChange>
        </w:rPr>
        <w:t>des Wirtschaftsprüfers</w:t>
      </w:r>
      <w:r w:rsidRPr="00F226BE">
        <w:rPr>
          <w:rFonts w:ascii="Georgia" w:hAnsi="Georgia" w:cs="Arial"/>
          <w:sz w:val="20"/>
          <w:szCs w:val="20"/>
          <w:rPrChange w:id="62" w:author="David Döbele" w:date="2024-08-20T18:47:00Z" w16du:dateUtc="2024-08-20T16:47:00Z">
            <w:rPr>
              <w:rFonts w:ascii="Georgia" w:hAnsi="Georgia" w:cs="Arial"/>
              <w:sz w:val="21"/>
              <w:szCs w:val="21"/>
            </w:rPr>
          </w:rPrChange>
        </w:rPr>
        <w:t xml:space="preserve"> finde ich</w:t>
      </w:r>
      <w:ins w:id="63" w:author="David Döbele" w:date="2024-08-20T18:44:00Z" w16du:dateUtc="2024-08-20T16:44:00Z">
        <w:r w:rsidR="00F226BE" w:rsidRPr="00F226BE">
          <w:rPr>
            <w:rFonts w:ascii="Georgia" w:hAnsi="Georgia" w:cs="Arial"/>
            <w:sz w:val="20"/>
            <w:szCs w:val="20"/>
            <w:rPrChange w:id="64" w:author="David Döbele" w:date="2024-08-20T18:47:00Z" w16du:dateUtc="2024-08-20T16:47:00Z">
              <w:rPr>
                <w:rFonts w:ascii="Georgia" w:hAnsi="Georgia" w:cs="Arial"/>
                <w:sz w:val="21"/>
                <w:szCs w:val="21"/>
              </w:rPr>
            </w:rPrChange>
          </w:rPr>
          <w:t xml:space="preserve"> dabei</w:t>
        </w:r>
      </w:ins>
      <w:r w:rsidRPr="00F226BE">
        <w:rPr>
          <w:rFonts w:ascii="Georgia" w:hAnsi="Georgia" w:cs="Arial"/>
          <w:sz w:val="20"/>
          <w:szCs w:val="20"/>
          <w:rPrChange w:id="65" w:author="David Döbele" w:date="2024-08-20T18:47:00Z" w16du:dateUtc="2024-08-20T16:47:00Z">
            <w:rPr>
              <w:rFonts w:ascii="Georgia" w:hAnsi="Georgia" w:cs="Arial"/>
              <w:sz w:val="21"/>
              <w:szCs w:val="21"/>
            </w:rPr>
          </w:rPrChange>
        </w:rPr>
        <w:t xml:space="preserve"> besonders attraktiv, da ein abwechslungsreicher Alltag</w:t>
      </w:r>
      <w:r w:rsidR="0048195B" w:rsidRPr="00F226BE">
        <w:rPr>
          <w:rFonts w:ascii="Georgia" w:hAnsi="Georgia" w:cs="Arial"/>
          <w:sz w:val="20"/>
          <w:szCs w:val="20"/>
          <w:rPrChange w:id="66" w:author="David Döbele" w:date="2024-08-20T18:47:00Z" w16du:dateUtc="2024-08-20T16:47:00Z">
            <w:rPr>
              <w:rFonts w:ascii="Georgia" w:hAnsi="Georgia" w:cs="Arial"/>
              <w:sz w:val="21"/>
              <w:szCs w:val="21"/>
            </w:rPr>
          </w:rPrChange>
        </w:rPr>
        <w:t>, die Zusammenarbeit mit verschiedensten Unternehmen und das schnelle Entwickeln eines Verständnisses für Unternehmenskennziffern gegeben ist. Darüber hinaus</w:t>
      </w:r>
      <w:r w:rsidRPr="00F226BE">
        <w:rPr>
          <w:rFonts w:ascii="Georgia" w:hAnsi="Georgia" w:cs="Arial"/>
          <w:sz w:val="20"/>
          <w:szCs w:val="20"/>
          <w:rPrChange w:id="67" w:author="David Döbele" w:date="2024-08-20T18:47:00Z" w16du:dateUtc="2024-08-20T16:47:00Z">
            <w:rPr>
              <w:rFonts w:ascii="Georgia" w:hAnsi="Georgia" w:cs="Arial"/>
              <w:sz w:val="21"/>
              <w:szCs w:val="21"/>
            </w:rPr>
          </w:rPrChange>
        </w:rPr>
        <w:t xml:space="preserve"> reizt </w:t>
      </w:r>
      <w:r w:rsidR="0048195B" w:rsidRPr="00F226BE">
        <w:rPr>
          <w:rFonts w:ascii="Georgia" w:hAnsi="Georgia" w:cs="Arial"/>
          <w:sz w:val="20"/>
          <w:szCs w:val="20"/>
          <w:rPrChange w:id="68" w:author="David Döbele" w:date="2024-08-20T18:47:00Z" w16du:dateUtc="2024-08-20T16:47:00Z">
            <w:rPr>
              <w:rFonts w:ascii="Georgia" w:hAnsi="Georgia" w:cs="Arial"/>
              <w:sz w:val="21"/>
              <w:szCs w:val="21"/>
            </w:rPr>
          </w:rPrChange>
        </w:rPr>
        <w:t xml:space="preserve">mich </w:t>
      </w:r>
      <w:r w:rsidRPr="00F226BE">
        <w:rPr>
          <w:rFonts w:ascii="Georgia" w:hAnsi="Georgia" w:cs="Arial"/>
          <w:sz w:val="20"/>
          <w:szCs w:val="20"/>
          <w:rPrChange w:id="69" w:author="David Döbele" w:date="2024-08-20T18:47:00Z" w16du:dateUtc="2024-08-20T16:47:00Z">
            <w:rPr>
              <w:rFonts w:ascii="Georgia" w:hAnsi="Georgia" w:cs="Arial"/>
              <w:sz w:val="21"/>
              <w:szCs w:val="21"/>
            </w:rPr>
          </w:rPrChange>
        </w:rPr>
        <w:t>die Idee</w:t>
      </w:r>
      <w:ins w:id="70" w:author="David Döbele" w:date="2024-08-20T18:44:00Z" w16du:dateUtc="2024-08-20T16:44:00Z">
        <w:r w:rsidR="00F226BE" w:rsidRPr="00F226BE">
          <w:rPr>
            <w:rFonts w:ascii="Georgia" w:hAnsi="Georgia" w:cs="Arial"/>
            <w:sz w:val="20"/>
            <w:szCs w:val="20"/>
            <w:rPrChange w:id="71" w:author="David Döbele" w:date="2024-08-20T18:47:00Z" w16du:dateUtc="2024-08-20T16:47:00Z">
              <w:rPr>
                <w:rFonts w:ascii="Georgia" w:hAnsi="Georgia" w:cs="Arial"/>
                <w:sz w:val="21"/>
                <w:szCs w:val="21"/>
              </w:rPr>
            </w:rPrChange>
          </w:rPr>
          <w:t>,</w:t>
        </w:r>
      </w:ins>
      <w:r w:rsidRPr="00F226BE">
        <w:rPr>
          <w:rFonts w:ascii="Georgia" w:hAnsi="Georgia" w:cs="Arial"/>
          <w:sz w:val="20"/>
          <w:szCs w:val="20"/>
          <w:rPrChange w:id="72" w:author="David Döbele" w:date="2024-08-20T18:47:00Z" w16du:dateUtc="2024-08-20T16:47:00Z">
            <w:rPr>
              <w:rFonts w:ascii="Georgia" w:hAnsi="Georgia" w:cs="Arial"/>
              <w:sz w:val="21"/>
              <w:szCs w:val="21"/>
            </w:rPr>
          </w:rPrChange>
        </w:rPr>
        <w:t xml:space="preserve"> als Außenstehender Unternehmen zu prüfen und zu konsolidieren und somit nicht nur für das Unternehmen selbst eine profitable Zukunft zu sichern, sondern auch </w:t>
      </w:r>
      <w:r w:rsidR="0048195B" w:rsidRPr="00F226BE">
        <w:rPr>
          <w:rFonts w:ascii="Georgia" w:hAnsi="Georgia" w:cs="Arial"/>
          <w:sz w:val="20"/>
          <w:szCs w:val="20"/>
          <w:rPrChange w:id="73" w:author="David Döbele" w:date="2024-08-20T18:47:00Z" w16du:dateUtc="2024-08-20T16:47:00Z">
            <w:rPr>
              <w:rFonts w:ascii="Georgia" w:hAnsi="Georgia" w:cs="Arial"/>
              <w:sz w:val="21"/>
              <w:szCs w:val="21"/>
            </w:rPr>
          </w:rPrChange>
        </w:rPr>
        <w:t>einen gesunden</w:t>
      </w:r>
      <w:r w:rsidRPr="00F226BE">
        <w:rPr>
          <w:rFonts w:ascii="Georgia" w:hAnsi="Georgia" w:cs="Arial"/>
          <w:sz w:val="20"/>
          <w:szCs w:val="20"/>
          <w:rPrChange w:id="74" w:author="David Döbele" w:date="2024-08-20T18:47:00Z" w16du:dateUtc="2024-08-20T16:47:00Z">
            <w:rPr>
              <w:rFonts w:ascii="Georgia" w:hAnsi="Georgia" w:cs="Arial"/>
              <w:sz w:val="21"/>
              <w:szCs w:val="21"/>
            </w:rPr>
          </w:rPrChange>
        </w:rPr>
        <w:t xml:space="preserve"> Gesamtmarkt und </w:t>
      </w:r>
      <w:r w:rsidR="0048195B" w:rsidRPr="00F226BE">
        <w:rPr>
          <w:rFonts w:ascii="Georgia" w:hAnsi="Georgia" w:cs="Arial"/>
          <w:sz w:val="20"/>
          <w:szCs w:val="20"/>
          <w:rPrChange w:id="75" w:author="David Döbele" w:date="2024-08-20T18:47:00Z" w16du:dateUtc="2024-08-20T16:47:00Z">
            <w:rPr>
              <w:rFonts w:ascii="Georgia" w:hAnsi="Georgia" w:cs="Arial"/>
              <w:sz w:val="21"/>
              <w:szCs w:val="21"/>
            </w:rPr>
          </w:rPrChange>
        </w:rPr>
        <w:t>wirtschaftliche Prosperität zu gewährleisten</w:t>
      </w:r>
      <w:ins w:id="76" w:author="David Döbele" w:date="2024-08-20T18:44:00Z" w16du:dateUtc="2024-08-20T16:44:00Z">
        <w:r w:rsidR="00F226BE" w:rsidRPr="00F226BE">
          <w:rPr>
            <w:rFonts w:ascii="Georgia" w:hAnsi="Georgia" w:cs="Arial"/>
            <w:sz w:val="20"/>
            <w:szCs w:val="20"/>
            <w:rPrChange w:id="77" w:author="David Döbele" w:date="2024-08-20T18:47:00Z" w16du:dateUtc="2024-08-20T16:47:00Z">
              <w:rPr>
                <w:rFonts w:ascii="Georgia" w:hAnsi="Georgia" w:cs="Arial"/>
                <w:sz w:val="21"/>
                <w:szCs w:val="21"/>
              </w:rPr>
            </w:rPrChange>
          </w:rPr>
          <w:t xml:space="preserve"> – und damit ähnliche Krisen w</w:t>
        </w:r>
      </w:ins>
      <w:ins w:id="78" w:author="David Döbele" w:date="2024-08-20T18:45:00Z" w16du:dateUtc="2024-08-20T16:45:00Z">
        <w:r w:rsidR="00F226BE" w:rsidRPr="00F226BE">
          <w:rPr>
            <w:rFonts w:ascii="Georgia" w:hAnsi="Georgia" w:cs="Arial"/>
            <w:sz w:val="20"/>
            <w:szCs w:val="20"/>
            <w:rPrChange w:id="79" w:author="David Döbele" w:date="2024-08-20T18:47:00Z" w16du:dateUtc="2024-08-20T16:47:00Z">
              <w:rPr>
                <w:rFonts w:ascii="Georgia" w:hAnsi="Georgia" w:cs="Arial"/>
                <w:sz w:val="21"/>
                <w:szCs w:val="21"/>
              </w:rPr>
            </w:rPrChange>
          </w:rPr>
          <w:t>ie in 07/08 zu verhindern</w:t>
        </w:r>
      </w:ins>
      <w:r w:rsidR="0048195B" w:rsidRPr="00F226BE">
        <w:rPr>
          <w:rFonts w:ascii="Georgia" w:hAnsi="Georgia" w:cs="Arial"/>
          <w:sz w:val="20"/>
          <w:szCs w:val="20"/>
          <w:rPrChange w:id="80" w:author="David Döbele" w:date="2024-08-20T18:47:00Z" w16du:dateUtc="2024-08-20T16:47:00Z">
            <w:rPr>
              <w:rFonts w:ascii="Georgia" w:hAnsi="Georgia" w:cs="Arial"/>
              <w:sz w:val="21"/>
              <w:szCs w:val="21"/>
            </w:rPr>
          </w:rPrChange>
        </w:rPr>
        <w:t>.</w:t>
      </w:r>
      <w:r w:rsidR="00E65B09" w:rsidRPr="00F226BE">
        <w:rPr>
          <w:rFonts w:ascii="Georgia" w:hAnsi="Georgia" w:cs="Arial"/>
          <w:sz w:val="20"/>
          <w:szCs w:val="20"/>
          <w:rPrChange w:id="81" w:author="David Döbele" w:date="2024-08-20T18:47:00Z" w16du:dateUtc="2024-08-20T16:47:00Z">
            <w:rPr>
              <w:rFonts w:ascii="Georgia" w:hAnsi="Georgia" w:cs="Arial"/>
              <w:sz w:val="21"/>
              <w:szCs w:val="21"/>
            </w:rPr>
          </w:rPrChange>
        </w:rPr>
        <w:t xml:space="preserve"> </w:t>
      </w:r>
      <w:r w:rsidR="00733553" w:rsidRPr="00F226BE">
        <w:rPr>
          <w:rFonts w:ascii="Georgia" w:hAnsi="Georgia" w:cs="Arial"/>
          <w:sz w:val="20"/>
          <w:szCs w:val="20"/>
          <w:rPrChange w:id="82" w:author="David Döbele" w:date="2024-08-20T18:47:00Z" w16du:dateUtc="2024-08-20T16:47:00Z">
            <w:rPr>
              <w:rFonts w:ascii="Georgia" w:hAnsi="Georgia" w:cs="Arial"/>
              <w:sz w:val="21"/>
              <w:szCs w:val="21"/>
            </w:rPr>
          </w:rPrChange>
        </w:rPr>
        <w:t xml:space="preserve">Um in der Zukunft </w:t>
      </w:r>
      <w:ins w:id="83" w:author="David Döbele" w:date="2024-08-20T18:45:00Z" w16du:dateUtc="2024-08-20T16:45:00Z">
        <w:r w:rsidR="00F226BE" w:rsidRPr="00F226BE">
          <w:rPr>
            <w:rFonts w:ascii="Georgia" w:hAnsi="Georgia" w:cs="Arial"/>
            <w:sz w:val="20"/>
            <w:szCs w:val="20"/>
            <w:rPrChange w:id="84" w:author="David Döbele" w:date="2024-08-20T18:47:00Z" w16du:dateUtc="2024-08-20T16:47:00Z">
              <w:rPr>
                <w:rFonts w:ascii="Georgia" w:hAnsi="Georgia" w:cs="Arial"/>
                <w:sz w:val="21"/>
                <w:szCs w:val="21"/>
              </w:rPr>
            </w:rPrChange>
          </w:rPr>
          <w:t xml:space="preserve">also </w:t>
        </w:r>
      </w:ins>
      <w:r w:rsidR="00733553" w:rsidRPr="00F226BE">
        <w:rPr>
          <w:rFonts w:ascii="Georgia" w:hAnsi="Georgia" w:cs="Arial"/>
          <w:sz w:val="20"/>
          <w:szCs w:val="20"/>
          <w:rPrChange w:id="85" w:author="David Döbele" w:date="2024-08-20T18:47:00Z" w16du:dateUtc="2024-08-20T16:47:00Z">
            <w:rPr>
              <w:rFonts w:ascii="Georgia" w:hAnsi="Georgia" w:cs="Arial"/>
              <w:sz w:val="21"/>
              <w:szCs w:val="21"/>
            </w:rPr>
          </w:rPrChange>
        </w:rPr>
        <w:t xml:space="preserve">ebenfalls einen so positiven Nutzen mit meiner Arbeit zu schaffen, möchte ich ab Januar für einen Zeitraum von zwei </w:t>
      </w:r>
      <w:ins w:id="86" w:author="David Döbele" w:date="2024-08-20T18:45:00Z" w16du:dateUtc="2024-08-20T16:45:00Z">
        <w:r w:rsidR="00F226BE" w:rsidRPr="00F226BE">
          <w:rPr>
            <w:rFonts w:ascii="Georgia" w:hAnsi="Georgia" w:cs="Arial"/>
            <w:sz w:val="20"/>
            <w:szCs w:val="20"/>
            <w:rPrChange w:id="87" w:author="David Döbele" w:date="2024-08-20T18:47:00Z" w16du:dateUtc="2024-08-20T16:47:00Z">
              <w:rPr>
                <w:rFonts w:ascii="Georgia" w:hAnsi="Georgia" w:cs="Arial"/>
                <w:sz w:val="21"/>
                <w:szCs w:val="21"/>
              </w:rPr>
            </w:rPrChange>
          </w:rPr>
          <w:t xml:space="preserve">Monaten </w:t>
        </w:r>
      </w:ins>
      <w:r w:rsidR="00473E02" w:rsidRPr="00F226BE">
        <w:rPr>
          <w:rFonts w:ascii="Georgia" w:hAnsi="Georgia" w:cs="Arial"/>
          <w:sz w:val="20"/>
          <w:szCs w:val="20"/>
          <w:rPrChange w:id="88" w:author="David Döbele" w:date="2024-08-20T18:47:00Z" w16du:dateUtc="2024-08-20T16:47:00Z">
            <w:rPr>
              <w:rFonts w:ascii="Georgia" w:hAnsi="Georgia" w:cs="Arial"/>
              <w:sz w:val="21"/>
              <w:szCs w:val="21"/>
            </w:rPr>
          </w:rPrChange>
        </w:rPr>
        <w:t xml:space="preserve">die GAR </w:t>
      </w:r>
      <w:r w:rsidR="00795B8C" w:rsidRPr="00F226BE">
        <w:rPr>
          <w:rFonts w:ascii="Georgia" w:hAnsi="Georgia" w:cs="Arial"/>
          <w:sz w:val="20"/>
          <w:szCs w:val="20"/>
          <w:rPrChange w:id="89" w:author="David Döbele" w:date="2024-08-20T18:47:00Z" w16du:dateUtc="2024-08-20T16:47:00Z">
            <w:rPr>
              <w:rFonts w:ascii="Georgia" w:hAnsi="Georgia" w:cs="Arial"/>
              <w:sz w:val="21"/>
              <w:szCs w:val="21"/>
            </w:rPr>
          </w:rPrChange>
        </w:rPr>
        <w:t>Wirtschaftsprüfungsgesellschaft in</w:t>
      </w:r>
      <w:r w:rsidR="00733553" w:rsidRPr="00F226BE">
        <w:rPr>
          <w:rFonts w:ascii="Georgia" w:hAnsi="Georgia" w:cs="Arial"/>
          <w:sz w:val="20"/>
          <w:szCs w:val="20"/>
          <w:rPrChange w:id="90" w:author="David Döbele" w:date="2024-08-20T18:47:00Z" w16du:dateUtc="2024-08-20T16:47:00Z">
            <w:rPr>
              <w:rFonts w:ascii="Georgia" w:hAnsi="Georgia" w:cs="Arial"/>
              <w:sz w:val="21"/>
              <w:szCs w:val="21"/>
            </w:rPr>
          </w:rPrChange>
        </w:rPr>
        <w:t xml:space="preserve"> </w:t>
      </w:r>
      <w:r w:rsidR="00473E02" w:rsidRPr="00F226BE">
        <w:rPr>
          <w:rFonts w:ascii="Georgia" w:hAnsi="Georgia" w:cs="Arial"/>
          <w:sz w:val="20"/>
          <w:szCs w:val="20"/>
          <w:rPrChange w:id="91" w:author="David Döbele" w:date="2024-08-20T18:47:00Z" w16du:dateUtc="2024-08-20T16:47:00Z">
            <w:rPr>
              <w:rFonts w:ascii="Georgia" w:hAnsi="Georgia" w:cs="Arial"/>
              <w:sz w:val="21"/>
              <w:szCs w:val="21"/>
            </w:rPr>
          </w:rPrChange>
        </w:rPr>
        <w:t>Frankfurt am Main</w:t>
      </w:r>
      <w:r w:rsidR="00733553" w:rsidRPr="00F226BE">
        <w:rPr>
          <w:rFonts w:ascii="Georgia" w:hAnsi="Georgia" w:cs="Arial"/>
          <w:sz w:val="20"/>
          <w:szCs w:val="20"/>
          <w:rPrChange w:id="92" w:author="David Döbele" w:date="2024-08-20T18:47:00Z" w16du:dateUtc="2024-08-20T16:47:00Z">
            <w:rPr>
              <w:rFonts w:ascii="Georgia" w:hAnsi="Georgia" w:cs="Arial"/>
              <w:sz w:val="21"/>
              <w:szCs w:val="21"/>
            </w:rPr>
          </w:rPrChange>
        </w:rPr>
        <w:t xml:space="preserve"> </w:t>
      </w:r>
      <w:r w:rsidR="00663186" w:rsidRPr="00F226BE">
        <w:rPr>
          <w:rFonts w:ascii="Georgia" w:hAnsi="Georgia" w:cs="Arial"/>
          <w:sz w:val="20"/>
          <w:szCs w:val="20"/>
          <w:rPrChange w:id="93" w:author="David Döbele" w:date="2024-08-20T18:47:00Z" w16du:dateUtc="2024-08-20T16:47:00Z">
            <w:rPr>
              <w:rFonts w:ascii="Georgia" w:hAnsi="Georgia" w:cs="Arial"/>
              <w:sz w:val="21"/>
              <w:szCs w:val="21"/>
            </w:rPr>
          </w:rPrChange>
        </w:rPr>
        <w:t xml:space="preserve">als Praktikant im Bereich </w:t>
      </w:r>
      <w:r w:rsidR="00473E02" w:rsidRPr="00F226BE">
        <w:rPr>
          <w:rFonts w:ascii="Georgia" w:hAnsi="Georgia" w:cs="Arial"/>
          <w:sz w:val="20"/>
          <w:szCs w:val="20"/>
          <w:rPrChange w:id="94" w:author="David Döbele" w:date="2024-08-20T18:47:00Z" w16du:dateUtc="2024-08-20T16:47:00Z">
            <w:rPr>
              <w:rFonts w:ascii="Georgia" w:hAnsi="Georgia" w:cs="Arial"/>
              <w:sz w:val="21"/>
              <w:szCs w:val="21"/>
            </w:rPr>
          </w:rPrChange>
        </w:rPr>
        <w:t>Audit und Financial Services</w:t>
      </w:r>
      <w:r w:rsidR="00663186" w:rsidRPr="00F226BE">
        <w:rPr>
          <w:rFonts w:ascii="Georgia" w:hAnsi="Georgia" w:cs="Arial"/>
          <w:sz w:val="20"/>
          <w:szCs w:val="20"/>
          <w:rPrChange w:id="95" w:author="David Döbele" w:date="2024-08-20T18:47:00Z" w16du:dateUtc="2024-08-20T16:47:00Z">
            <w:rPr>
              <w:rFonts w:ascii="Georgia" w:hAnsi="Georgia" w:cs="Arial"/>
              <w:sz w:val="21"/>
              <w:szCs w:val="21"/>
            </w:rPr>
          </w:rPrChange>
        </w:rPr>
        <w:t xml:space="preserve"> </w:t>
      </w:r>
      <w:r w:rsidR="00733553" w:rsidRPr="00F226BE">
        <w:rPr>
          <w:rFonts w:ascii="Georgia" w:hAnsi="Georgia" w:cs="Arial"/>
          <w:sz w:val="20"/>
          <w:szCs w:val="20"/>
          <w:rPrChange w:id="96" w:author="David Döbele" w:date="2024-08-20T18:47:00Z" w16du:dateUtc="2024-08-20T16:47:00Z">
            <w:rPr>
              <w:rFonts w:ascii="Georgia" w:hAnsi="Georgia" w:cs="Arial"/>
              <w:sz w:val="21"/>
              <w:szCs w:val="21"/>
            </w:rPr>
          </w:rPrChange>
        </w:rPr>
        <w:t>unterstützen.</w:t>
      </w:r>
    </w:p>
    <w:p w14:paraId="545B5699" w14:textId="248B7C08" w:rsidR="00E65B09" w:rsidRPr="00F226BE" w:rsidRDefault="00E65B09" w:rsidP="00375D2D">
      <w:pPr>
        <w:spacing w:after="0"/>
        <w:jc w:val="both"/>
        <w:rPr>
          <w:rFonts w:ascii="Georgia" w:hAnsi="Georgia" w:cs="Arial"/>
          <w:sz w:val="20"/>
          <w:szCs w:val="20"/>
          <w:rPrChange w:id="97" w:author="David Döbele" w:date="2024-08-20T18:47:00Z" w16du:dateUtc="2024-08-20T16:47:00Z">
            <w:rPr>
              <w:rFonts w:ascii="Georgia" w:hAnsi="Georgia" w:cs="Arial"/>
              <w:sz w:val="21"/>
              <w:szCs w:val="21"/>
            </w:rPr>
          </w:rPrChange>
        </w:rPr>
      </w:pPr>
    </w:p>
    <w:p w14:paraId="60CEB296" w14:textId="1C48FE77" w:rsidR="008B7F09" w:rsidRPr="00F226BE" w:rsidRDefault="00663186" w:rsidP="00E65B09">
      <w:pPr>
        <w:spacing w:after="0"/>
        <w:jc w:val="both"/>
        <w:rPr>
          <w:rFonts w:ascii="Georgia" w:hAnsi="Georgia" w:cs="Arial"/>
          <w:sz w:val="20"/>
          <w:szCs w:val="20"/>
          <w:rPrChange w:id="98"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99" w:author="David Döbele" w:date="2024-08-20T18:47:00Z" w16du:dateUtc="2024-08-20T16:47:00Z">
            <w:rPr>
              <w:rFonts w:ascii="Georgia" w:hAnsi="Georgia" w:cs="Arial"/>
              <w:sz w:val="21"/>
              <w:szCs w:val="21"/>
            </w:rPr>
          </w:rPrChange>
        </w:rPr>
        <w:t xml:space="preserve">Aufgrund meines ausgeprägten wirtschaftlichen Interesses </w:t>
      </w:r>
      <w:del w:id="100" w:author="David Döbele" w:date="2024-08-20T18:46:00Z" w16du:dateUtc="2024-08-20T16:46:00Z">
        <w:r w:rsidR="00010A2C" w:rsidRPr="00F226BE" w:rsidDel="00F226BE">
          <w:rPr>
            <w:rFonts w:ascii="Georgia" w:hAnsi="Georgia" w:cs="Arial"/>
            <w:sz w:val="20"/>
            <w:szCs w:val="20"/>
            <w:rPrChange w:id="101" w:author="David Döbele" w:date="2024-08-20T18:47:00Z" w16du:dateUtc="2024-08-20T16:47:00Z">
              <w:rPr>
                <w:rFonts w:ascii="Georgia" w:hAnsi="Georgia" w:cs="Arial"/>
                <w:sz w:val="21"/>
                <w:szCs w:val="21"/>
              </w:rPr>
            </w:rPrChange>
          </w:rPr>
          <w:delText>studiere ich jetzt</w:delText>
        </w:r>
      </w:del>
      <w:ins w:id="102" w:author="David Döbele" w:date="2024-08-20T18:46:00Z" w16du:dateUtc="2024-08-20T16:46:00Z">
        <w:r w:rsidR="00F226BE" w:rsidRPr="00F226BE">
          <w:rPr>
            <w:rFonts w:ascii="Georgia" w:hAnsi="Georgia" w:cs="Arial"/>
            <w:sz w:val="20"/>
            <w:szCs w:val="20"/>
            <w:rPrChange w:id="103" w:author="David Döbele" w:date="2024-08-20T18:47:00Z" w16du:dateUtc="2024-08-20T16:47:00Z">
              <w:rPr>
                <w:rFonts w:ascii="Georgia" w:hAnsi="Georgia" w:cs="Arial"/>
                <w:sz w:val="21"/>
                <w:szCs w:val="21"/>
              </w:rPr>
            </w:rPrChange>
          </w:rPr>
          <w:t>beginne ich mein BWL-Studium</w:t>
        </w:r>
      </w:ins>
      <w:r w:rsidR="00010A2C" w:rsidRPr="00F226BE">
        <w:rPr>
          <w:rFonts w:ascii="Georgia" w:hAnsi="Georgia" w:cs="Arial"/>
          <w:sz w:val="20"/>
          <w:szCs w:val="20"/>
          <w:rPrChange w:id="104" w:author="David Döbele" w:date="2024-08-20T18:47:00Z" w16du:dateUtc="2024-08-20T16:47:00Z">
            <w:rPr>
              <w:rFonts w:ascii="Georgia" w:hAnsi="Georgia" w:cs="Arial"/>
              <w:sz w:val="21"/>
              <w:szCs w:val="21"/>
            </w:rPr>
          </w:rPrChange>
        </w:rPr>
        <w:t xml:space="preserve"> an der Universität Mannheim</w:t>
      </w:r>
      <w:ins w:id="105" w:author="David Döbele" w:date="2024-08-20T18:46:00Z" w16du:dateUtc="2024-08-20T16:46:00Z">
        <w:r w:rsidR="00F226BE" w:rsidRPr="00F226BE">
          <w:rPr>
            <w:rFonts w:ascii="Georgia" w:hAnsi="Georgia" w:cs="Arial"/>
            <w:sz w:val="20"/>
            <w:szCs w:val="20"/>
            <w:rPrChange w:id="106" w:author="David Döbele" w:date="2024-08-20T18:47:00Z" w16du:dateUtc="2024-08-20T16:47:00Z">
              <w:rPr>
                <w:rFonts w:ascii="Georgia" w:hAnsi="Georgia" w:cs="Arial"/>
                <w:sz w:val="21"/>
                <w:szCs w:val="21"/>
              </w:rPr>
            </w:rPrChange>
          </w:rPr>
          <w:t>, wo ich mich in verschiedenen Finanz-Initiativen einbringen möchte</w:t>
        </w:r>
      </w:ins>
      <w:del w:id="107" w:author="David Döbele" w:date="2024-08-20T18:46:00Z" w16du:dateUtc="2024-08-20T16:46:00Z">
        <w:r w:rsidR="00010A2C" w:rsidRPr="00F226BE" w:rsidDel="00F226BE">
          <w:rPr>
            <w:rFonts w:ascii="Georgia" w:hAnsi="Georgia" w:cs="Arial"/>
            <w:sz w:val="20"/>
            <w:szCs w:val="20"/>
            <w:rPrChange w:id="108" w:author="David Döbele" w:date="2024-08-20T18:47:00Z" w16du:dateUtc="2024-08-20T16:47:00Z">
              <w:rPr>
                <w:rFonts w:ascii="Georgia" w:hAnsi="Georgia" w:cs="Arial"/>
                <w:sz w:val="21"/>
                <w:szCs w:val="21"/>
              </w:rPr>
            </w:rPrChange>
          </w:rPr>
          <w:delText xml:space="preserve"> Betriebswirtschaftslehre und werde mich beispielsweise zukünftig in der studentischen Initiative Arbeitskreis Börse aktiv engagieren</w:delText>
        </w:r>
      </w:del>
      <w:r w:rsidR="00010A2C" w:rsidRPr="00F226BE">
        <w:rPr>
          <w:rFonts w:ascii="Georgia" w:hAnsi="Georgia" w:cs="Arial"/>
          <w:sz w:val="20"/>
          <w:szCs w:val="20"/>
          <w:rPrChange w:id="109" w:author="David Döbele" w:date="2024-08-20T18:47:00Z" w16du:dateUtc="2024-08-20T16:47:00Z">
            <w:rPr>
              <w:rFonts w:ascii="Georgia" w:hAnsi="Georgia" w:cs="Arial"/>
              <w:sz w:val="21"/>
              <w:szCs w:val="21"/>
            </w:rPr>
          </w:rPrChange>
        </w:rPr>
        <w:t>. Wie ich in</w:t>
      </w:r>
      <w:r w:rsidR="008B7F09" w:rsidRPr="00F226BE">
        <w:rPr>
          <w:rFonts w:ascii="Georgia" w:hAnsi="Georgia" w:cs="Arial"/>
          <w:sz w:val="20"/>
          <w:szCs w:val="20"/>
          <w:rPrChange w:id="110" w:author="David Döbele" w:date="2024-08-20T18:47:00Z" w16du:dateUtc="2024-08-20T16:47:00Z">
            <w:rPr>
              <w:rFonts w:ascii="Georgia" w:hAnsi="Georgia" w:cs="Arial"/>
              <w:sz w:val="21"/>
              <w:szCs w:val="21"/>
            </w:rPr>
          </w:rPrChange>
        </w:rPr>
        <w:t xml:space="preserve"> meiner Schulzeit </w:t>
      </w:r>
      <w:r w:rsidR="00554955" w:rsidRPr="00F226BE">
        <w:rPr>
          <w:rFonts w:ascii="Georgia" w:hAnsi="Georgia" w:cs="Arial"/>
          <w:sz w:val="20"/>
          <w:szCs w:val="20"/>
          <w:rPrChange w:id="111" w:author="David Döbele" w:date="2024-08-20T18:47:00Z" w16du:dateUtc="2024-08-20T16:47:00Z">
            <w:rPr>
              <w:rFonts w:ascii="Georgia" w:hAnsi="Georgia" w:cs="Arial"/>
              <w:sz w:val="21"/>
              <w:szCs w:val="21"/>
            </w:rPr>
          </w:rPrChange>
        </w:rPr>
        <w:t xml:space="preserve">bereits </w:t>
      </w:r>
      <w:r w:rsidR="008B7F09" w:rsidRPr="00F226BE">
        <w:rPr>
          <w:rFonts w:ascii="Georgia" w:hAnsi="Georgia" w:cs="Arial"/>
          <w:sz w:val="20"/>
          <w:szCs w:val="20"/>
          <w:rPrChange w:id="112" w:author="David Döbele" w:date="2024-08-20T18:47:00Z" w16du:dateUtc="2024-08-20T16:47:00Z">
            <w:rPr>
              <w:rFonts w:ascii="Georgia" w:hAnsi="Georgia" w:cs="Arial"/>
              <w:sz w:val="21"/>
              <w:szCs w:val="21"/>
            </w:rPr>
          </w:rPrChange>
        </w:rPr>
        <w:t>bewiesen</w:t>
      </w:r>
      <w:r w:rsidR="00010A2C" w:rsidRPr="00F226BE">
        <w:rPr>
          <w:rFonts w:ascii="Georgia" w:hAnsi="Georgia" w:cs="Arial"/>
          <w:sz w:val="20"/>
          <w:szCs w:val="20"/>
          <w:rPrChange w:id="113" w:author="David Döbele" w:date="2024-08-20T18:47:00Z" w16du:dateUtc="2024-08-20T16:47:00Z">
            <w:rPr>
              <w:rFonts w:ascii="Georgia" w:hAnsi="Georgia" w:cs="Arial"/>
              <w:sz w:val="21"/>
              <w:szCs w:val="21"/>
            </w:rPr>
          </w:rPrChange>
        </w:rPr>
        <w:t xml:space="preserve"> habe</w:t>
      </w:r>
      <w:r w:rsidR="008B7F09" w:rsidRPr="00F226BE">
        <w:rPr>
          <w:rFonts w:ascii="Georgia" w:hAnsi="Georgia" w:cs="Arial"/>
          <w:sz w:val="20"/>
          <w:szCs w:val="20"/>
          <w:rPrChange w:id="114" w:author="David Döbele" w:date="2024-08-20T18:47:00Z" w16du:dateUtc="2024-08-20T16:47:00Z">
            <w:rPr>
              <w:rFonts w:ascii="Georgia" w:hAnsi="Georgia" w:cs="Arial"/>
              <w:sz w:val="21"/>
              <w:szCs w:val="21"/>
            </w:rPr>
          </w:rPrChange>
        </w:rPr>
        <w:t xml:space="preserve">, </w:t>
      </w:r>
      <w:r w:rsidR="00C7695F" w:rsidRPr="00F226BE">
        <w:rPr>
          <w:rFonts w:ascii="Georgia" w:hAnsi="Georgia" w:cs="Arial"/>
          <w:sz w:val="20"/>
          <w:szCs w:val="20"/>
          <w:rPrChange w:id="115" w:author="David Döbele" w:date="2024-08-20T18:47:00Z" w16du:dateUtc="2024-08-20T16:47:00Z">
            <w:rPr>
              <w:rFonts w:ascii="Georgia" w:hAnsi="Georgia" w:cs="Arial"/>
              <w:sz w:val="21"/>
              <w:szCs w:val="21"/>
            </w:rPr>
          </w:rPrChange>
        </w:rPr>
        <w:t xml:space="preserve">verfolge ich meine Ziele mit hoher Disziplin </w:t>
      </w:r>
      <w:r w:rsidR="008B7F09" w:rsidRPr="00F226BE">
        <w:rPr>
          <w:rFonts w:ascii="Georgia" w:hAnsi="Georgia" w:cs="Arial"/>
          <w:sz w:val="20"/>
          <w:szCs w:val="20"/>
          <w:rPrChange w:id="116" w:author="David Döbele" w:date="2024-08-20T18:47:00Z" w16du:dateUtc="2024-08-20T16:47:00Z">
            <w:rPr>
              <w:rFonts w:ascii="Georgia" w:hAnsi="Georgia" w:cs="Arial"/>
              <w:sz w:val="21"/>
              <w:szCs w:val="21"/>
            </w:rPr>
          </w:rPrChange>
        </w:rPr>
        <w:t xml:space="preserve">und </w:t>
      </w:r>
      <w:r w:rsidR="00C7695F" w:rsidRPr="00F226BE">
        <w:rPr>
          <w:rFonts w:ascii="Georgia" w:hAnsi="Georgia" w:cs="Arial"/>
          <w:sz w:val="20"/>
          <w:szCs w:val="20"/>
          <w:rPrChange w:id="117" w:author="David Döbele" w:date="2024-08-20T18:47:00Z" w16du:dateUtc="2024-08-20T16:47:00Z">
            <w:rPr>
              <w:rFonts w:ascii="Georgia" w:hAnsi="Georgia" w:cs="Arial"/>
              <w:sz w:val="21"/>
              <w:szCs w:val="21"/>
            </w:rPr>
          </w:rPrChange>
        </w:rPr>
        <w:t>erreiche so sehr gute Ergebnisse</w:t>
      </w:r>
      <w:r w:rsidR="008B7F09" w:rsidRPr="00F226BE">
        <w:rPr>
          <w:rFonts w:ascii="Georgia" w:hAnsi="Georgia" w:cs="Arial"/>
          <w:sz w:val="20"/>
          <w:szCs w:val="20"/>
          <w:rPrChange w:id="118" w:author="David Döbele" w:date="2024-08-20T18:47:00Z" w16du:dateUtc="2024-08-20T16:47:00Z">
            <w:rPr>
              <w:rFonts w:ascii="Georgia" w:hAnsi="Georgia" w:cs="Arial"/>
              <w:sz w:val="21"/>
              <w:szCs w:val="21"/>
            </w:rPr>
          </w:rPrChange>
        </w:rPr>
        <w:t>. Auch</w:t>
      </w:r>
      <w:r w:rsidR="00554955" w:rsidRPr="00F226BE">
        <w:rPr>
          <w:rFonts w:ascii="Georgia" w:hAnsi="Georgia" w:cs="Arial"/>
          <w:sz w:val="20"/>
          <w:szCs w:val="20"/>
          <w:rPrChange w:id="119" w:author="David Döbele" w:date="2024-08-20T18:47:00Z" w16du:dateUtc="2024-08-20T16:47:00Z">
            <w:rPr>
              <w:rFonts w:ascii="Georgia" w:hAnsi="Georgia" w:cs="Arial"/>
              <w:sz w:val="21"/>
              <w:szCs w:val="21"/>
            </w:rPr>
          </w:rPrChange>
        </w:rPr>
        <w:t xml:space="preserve"> durch</w:t>
      </w:r>
      <w:r w:rsidR="008B7F09" w:rsidRPr="00F226BE">
        <w:rPr>
          <w:rFonts w:ascii="Georgia" w:hAnsi="Georgia" w:cs="Arial"/>
          <w:sz w:val="20"/>
          <w:szCs w:val="20"/>
          <w:rPrChange w:id="120" w:author="David Döbele" w:date="2024-08-20T18:47:00Z" w16du:dateUtc="2024-08-20T16:47:00Z">
            <w:rPr>
              <w:rFonts w:ascii="Georgia" w:hAnsi="Georgia" w:cs="Arial"/>
              <w:sz w:val="21"/>
              <w:szCs w:val="21"/>
            </w:rPr>
          </w:rPrChange>
        </w:rPr>
        <w:t xml:space="preserve"> mein</w:t>
      </w:r>
      <w:r w:rsidR="00554955" w:rsidRPr="00F226BE">
        <w:rPr>
          <w:rFonts w:ascii="Georgia" w:hAnsi="Georgia" w:cs="Arial"/>
          <w:sz w:val="20"/>
          <w:szCs w:val="20"/>
          <w:rPrChange w:id="121" w:author="David Döbele" w:date="2024-08-20T18:47:00Z" w16du:dateUtc="2024-08-20T16:47:00Z">
            <w:rPr>
              <w:rFonts w:ascii="Georgia" w:hAnsi="Georgia" w:cs="Arial"/>
              <w:sz w:val="21"/>
              <w:szCs w:val="21"/>
            </w:rPr>
          </w:rPrChange>
        </w:rPr>
        <w:t>e</w:t>
      </w:r>
      <w:r w:rsidR="008B7F09" w:rsidRPr="00F226BE">
        <w:rPr>
          <w:rFonts w:ascii="Georgia" w:hAnsi="Georgia" w:cs="Arial"/>
          <w:sz w:val="20"/>
          <w:szCs w:val="20"/>
          <w:rPrChange w:id="122" w:author="David Döbele" w:date="2024-08-20T18:47:00Z" w16du:dateUtc="2024-08-20T16:47:00Z">
            <w:rPr>
              <w:rFonts w:ascii="Georgia" w:hAnsi="Georgia" w:cs="Arial"/>
              <w:sz w:val="21"/>
              <w:szCs w:val="21"/>
            </w:rPr>
          </w:rPrChange>
        </w:rPr>
        <w:t xml:space="preserve"> langjährige Leidenschaft </w:t>
      </w:r>
      <w:r w:rsidR="00554955" w:rsidRPr="00F226BE">
        <w:rPr>
          <w:rFonts w:ascii="Georgia" w:hAnsi="Georgia" w:cs="Arial"/>
          <w:sz w:val="20"/>
          <w:szCs w:val="20"/>
          <w:rPrChange w:id="123" w:author="David Döbele" w:date="2024-08-20T18:47:00Z" w16du:dateUtc="2024-08-20T16:47:00Z">
            <w:rPr>
              <w:rFonts w:ascii="Georgia" w:hAnsi="Georgia" w:cs="Arial"/>
              <w:sz w:val="21"/>
              <w:szCs w:val="21"/>
            </w:rPr>
          </w:rPrChange>
        </w:rPr>
        <w:t>zum</w:t>
      </w:r>
      <w:r w:rsidR="008B7F09" w:rsidRPr="00F226BE">
        <w:rPr>
          <w:rFonts w:ascii="Georgia" w:hAnsi="Georgia" w:cs="Arial"/>
          <w:sz w:val="20"/>
          <w:szCs w:val="20"/>
          <w:rPrChange w:id="124" w:author="David Döbele" w:date="2024-08-20T18:47:00Z" w16du:dateUtc="2024-08-20T16:47:00Z">
            <w:rPr>
              <w:rFonts w:ascii="Georgia" w:hAnsi="Georgia" w:cs="Arial"/>
              <w:sz w:val="21"/>
              <w:szCs w:val="21"/>
            </w:rPr>
          </w:rPrChange>
        </w:rPr>
        <w:t xml:space="preserve"> T</w:t>
      </w:r>
      <w:r w:rsidR="00554955" w:rsidRPr="00F226BE">
        <w:rPr>
          <w:rFonts w:ascii="Georgia" w:hAnsi="Georgia" w:cs="Arial"/>
          <w:sz w:val="20"/>
          <w:szCs w:val="20"/>
          <w:rPrChange w:id="125" w:author="David Döbele" w:date="2024-08-20T18:47:00Z" w16du:dateUtc="2024-08-20T16:47:00Z">
            <w:rPr>
              <w:rFonts w:ascii="Georgia" w:hAnsi="Georgia" w:cs="Arial"/>
              <w:sz w:val="21"/>
              <w:szCs w:val="21"/>
            </w:rPr>
          </w:rPrChange>
        </w:rPr>
        <w:t>ennissport, streb</w:t>
      </w:r>
      <w:r w:rsidR="00C7695F" w:rsidRPr="00F226BE">
        <w:rPr>
          <w:rFonts w:ascii="Georgia" w:hAnsi="Georgia" w:cs="Arial"/>
          <w:sz w:val="20"/>
          <w:szCs w:val="20"/>
          <w:rPrChange w:id="126" w:author="David Döbele" w:date="2024-08-20T18:47:00Z" w16du:dateUtc="2024-08-20T16:47:00Z">
            <w:rPr>
              <w:rFonts w:ascii="Georgia" w:hAnsi="Georgia" w:cs="Arial"/>
              <w:sz w:val="21"/>
              <w:szCs w:val="21"/>
            </w:rPr>
          </w:rPrChange>
        </w:rPr>
        <w:t>e</w:t>
      </w:r>
      <w:r w:rsidR="00554955" w:rsidRPr="00F226BE">
        <w:rPr>
          <w:rFonts w:ascii="Georgia" w:hAnsi="Georgia" w:cs="Arial"/>
          <w:sz w:val="20"/>
          <w:szCs w:val="20"/>
          <w:rPrChange w:id="127" w:author="David Döbele" w:date="2024-08-20T18:47:00Z" w16du:dateUtc="2024-08-20T16:47:00Z">
            <w:rPr>
              <w:rFonts w:ascii="Georgia" w:hAnsi="Georgia" w:cs="Arial"/>
              <w:sz w:val="21"/>
              <w:szCs w:val="21"/>
            </w:rPr>
          </w:rPrChange>
        </w:rPr>
        <w:t xml:space="preserve"> ich stets nach eigenen Bestleistungen und br</w:t>
      </w:r>
      <w:r w:rsidR="00C7695F" w:rsidRPr="00F226BE">
        <w:rPr>
          <w:rFonts w:ascii="Georgia" w:hAnsi="Georgia" w:cs="Arial"/>
          <w:sz w:val="20"/>
          <w:szCs w:val="20"/>
          <w:rPrChange w:id="128" w:author="David Döbele" w:date="2024-08-20T18:47:00Z" w16du:dateUtc="2024-08-20T16:47:00Z">
            <w:rPr>
              <w:rFonts w:ascii="Georgia" w:hAnsi="Georgia" w:cs="Arial"/>
              <w:sz w:val="21"/>
              <w:szCs w:val="21"/>
            </w:rPr>
          </w:rPrChange>
        </w:rPr>
        <w:t xml:space="preserve">inge </w:t>
      </w:r>
      <w:r w:rsidR="00554955" w:rsidRPr="00F226BE">
        <w:rPr>
          <w:rFonts w:ascii="Georgia" w:hAnsi="Georgia" w:cs="Arial"/>
          <w:sz w:val="20"/>
          <w:szCs w:val="20"/>
          <w:rPrChange w:id="129" w:author="David Döbele" w:date="2024-08-20T18:47:00Z" w16du:dateUtc="2024-08-20T16:47:00Z">
            <w:rPr>
              <w:rFonts w:ascii="Georgia" w:hAnsi="Georgia" w:cs="Arial"/>
              <w:sz w:val="21"/>
              <w:szCs w:val="21"/>
            </w:rPr>
          </w:rPrChange>
        </w:rPr>
        <w:t xml:space="preserve">mich im Verein als kameradschaftliches Mitglied ein. Meine Teamfähigkeit war ebenfalls in meiner </w:t>
      </w:r>
      <w:r w:rsidR="00010A2C" w:rsidRPr="00F226BE">
        <w:rPr>
          <w:rFonts w:ascii="Georgia" w:hAnsi="Georgia" w:cs="Arial"/>
          <w:sz w:val="20"/>
          <w:szCs w:val="20"/>
          <w:rPrChange w:id="130" w:author="David Döbele" w:date="2024-08-20T18:47:00Z" w16du:dateUtc="2024-08-20T16:47:00Z">
            <w:rPr>
              <w:rFonts w:ascii="Georgia" w:hAnsi="Georgia" w:cs="Arial"/>
              <w:sz w:val="21"/>
              <w:szCs w:val="21"/>
            </w:rPr>
          </w:rPrChange>
        </w:rPr>
        <w:t>Position</w:t>
      </w:r>
      <w:r w:rsidR="00554955" w:rsidRPr="00F226BE">
        <w:rPr>
          <w:rFonts w:ascii="Georgia" w:hAnsi="Georgia" w:cs="Arial"/>
          <w:sz w:val="20"/>
          <w:szCs w:val="20"/>
          <w:rPrChange w:id="131" w:author="David Döbele" w:date="2024-08-20T18:47:00Z" w16du:dateUtc="2024-08-20T16:47:00Z">
            <w:rPr>
              <w:rFonts w:ascii="Georgia" w:hAnsi="Georgia" w:cs="Arial"/>
              <w:sz w:val="21"/>
              <w:szCs w:val="21"/>
            </w:rPr>
          </w:rPrChange>
        </w:rPr>
        <w:t xml:space="preserve"> im Schülerrat gefragt, wo ich als Finanzbeauftragter Verantwortung übernehmen musste, um Interessen und Wünsche der Schülerschaft durchzusetzen.</w:t>
      </w:r>
      <w:r w:rsidR="00010A2C" w:rsidRPr="00F226BE">
        <w:rPr>
          <w:rFonts w:ascii="Georgia" w:hAnsi="Georgia" w:cs="Arial"/>
          <w:sz w:val="20"/>
          <w:szCs w:val="20"/>
          <w:rPrChange w:id="132" w:author="David Döbele" w:date="2024-08-20T18:47:00Z" w16du:dateUtc="2024-08-20T16:47:00Z">
            <w:rPr>
              <w:rFonts w:ascii="Georgia" w:hAnsi="Georgia" w:cs="Arial"/>
              <w:sz w:val="21"/>
              <w:szCs w:val="21"/>
            </w:rPr>
          </w:rPrChange>
        </w:rPr>
        <w:t xml:space="preserve"> </w:t>
      </w:r>
      <w:r w:rsidR="00C7695F" w:rsidRPr="00F226BE">
        <w:rPr>
          <w:rFonts w:ascii="Georgia" w:hAnsi="Georgia" w:cs="Arial"/>
          <w:sz w:val="20"/>
          <w:szCs w:val="20"/>
          <w:rPrChange w:id="133" w:author="David Döbele" w:date="2024-08-20T18:47:00Z" w16du:dateUtc="2024-08-20T16:47:00Z">
            <w:rPr>
              <w:rFonts w:ascii="Georgia" w:hAnsi="Georgia" w:cs="Arial"/>
              <w:sz w:val="21"/>
              <w:szCs w:val="21"/>
            </w:rPr>
          </w:rPrChange>
        </w:rPr>
        <w:t xml:space="preserve">Diese </w:t>
      </w:r>
      <w:r w:rsidR="00B4080E" w:rsidRPr="00F226BE">
        <w:rPr>
          <w:rFonts w:ascii="Georgia" w:hAnsi="Georgia" w:cs="Arial"/>
          <w:sz w:val="20"/>
          <w:szCs w:val="20"/>
          <w:rPrChange w:id="134" w:author="David Döbele" w:date="2024-08-20T18:47:00Z" w16du:dateUtc="2024-08-20T16:47:00Z">
            <w:rPr>
              <w:rFonts w:ascii="Georgia" w:hAnsi="Georgia" w:cs="Arial"/>
              <w:sz w:val="21"/>
              <w:szCs w:val="21"/>
            </w:rPr>
          </w:rPrChange>
        </w:rPr>
        <w:t>ausgezeichneten</w:t>
      </w:r>
      <w:r w:rsidR="00C7695F" w:rsidRPr="00F226BE">
        <w:rPr>
          <w:rFonts w:ascii="Georgia" w:hAnsi="Georgia" w:cs="Arial"/>
          <w:sz w:val="20"/>
          <w:szCs w:val="20"/>
          <w:rPrChange w:id="135" w:author="David Döbele" w:date="2024-08-20T18:47:00Z" w16du:dateUtc="2024-08-20T16:47:00Z">
            <w:rPr>
              <w:rFonts w:ascii="Georgia" w:hAnsi="Georgia" w:cs="Arial"/>
              <w:sz w:val="21"/>
              <w:szCs w:val="21"/>
            </w:rPr>
          </w:rPrChange>
        </w:rPr>
        <w:t xml:space="preserve"> Eigenschaften für Ihre Branche</w:t>
      </w:r>
      <w:r w:rsidRPr="00F226BE">
        <w:rPr>
          <w:rFonts w:ascii="Georgia" w:hAnsi="Georgia" w:cs="Arial"/>
          <w:sz w:val="20"/>
          <w:szCs w:val="20"/>
          <w:rPrChange w:id="136" w:author="David Döbele" w:date="2024-08-20T18:47:00Z" w16du:dateUtc="2024-08-20T16:47:00Z">
            <w:rPr>
              <w:rFonts w:ascii="Georgia" w:hAnsi="Georgia" w:cs="Arial"/>
              <w:sz w:val="21"/>
              <w:szCs w:val="21"/>
            </w:rPr>
          </w:rPrChange>
        </w:rPr>
        <w:t>,</w:t>
      </w:r>
      <w:r w:rsidR="00C7695F" w:rsidRPr="00F226BE">
        <w:rPr>
          <w:rFonts w:ascii="Georgia" w:hAnsi="Georgia" w:cs="Arial"/>
          <w:sz w:val="20"/>
          <w:szCs w:val="20"/>
          <w:rPrChange w:id="137" w:author="David Döbele" w:date="2024-08-20T18:47:00Z" w16du:dateUtc="2024-08-20T16:47:00Z">
            <w:rPr>
              <w:rFonts w:ascii="Georgia" w:hAnsi="Georgia" w:cs="Arial"/>
              <w:sz w:val="21"/>
              <w:szCs w:val="21"/>
            </w:rPr>
          </w:rPrChange>
        </w:rPr>
        <w:t xml:space="preserve"> würde ich gerne in </w:t>
      </w:r>
      <w:r w:rsidR="00101275" w:rsidRPr="00F226BE">
        <w:rPr>
          <w:rFonts w:ascii="Georgia" w:hAnsi="Georgia" w:cs="Arial"/>
          <w:sz w:val="20"/>
          <w:szCs w:val="20"/>
          <w:rPrChange w:id="138" w:author="David Döbele" w:date="2024-08-20T18:47:00Z" w16du:dateUtc="2024-08-20T16:47:00Z">
            <w:rPr>
              <w:rFonts w:ascii="Georgia" w:hAnsi="Georgia" w:cs="Arial"/>
              <w:sz w:val="21"/>
              <w:szCs w:val="21"/>
            </w:rPr>
          </w:rPrChange>
        </w:rPr>
        <w:t>diesem</w:t>
      </w:r>
      <w:r w:rsidR="00B4080E" w:rsidRPr="00F226BE">
        <w:rPr>
          <w:rFonts w:ascii="Georgia" w:hAnsi="Georgia" w:cs="Arial"/>
          <w:sz w:val="20"/>
          <w:szCs w:val="20"/>
          <w:rPrChange w:id="139" w:author="David Döbele" w:date="2024-08-20T18:47:00Z" w16du:dateUtc="2024-08-20T16:47:00Z">
            <w:rPr>
              <w:rFonts w:ascii="Georgia" w:hAnsi="Georgia" w:cs="Arial"/>
              <w:sz w:val="21"/>
              <w:szCs w:val="21"/>
            </w:rPr>
          </w:rPrChange>
        </w:rPr>
        <w:t xml:space="preserve"> </w:t>
      </w:r>
      <w:r w:rsidR="00C7695F" w:rsidRPr="00F226BE">
        <w:rPr>
          <w:rFonts w:ascii="Georgia" w:hAnsi="Georgia" w:cs="Arial"/>
          <w:sz w:val="20"/>
          <w:szCs w:val="20"/>
          <w:rPrChange w:id="140" w:author="David Döbele" w:date="2024-08-20T18:47:00Z" w16du:dateUtc="2024-08-20T16:47:00Z">
            <w:rPr>
              <w:rFonts w:ascii="Georgia" w:hAnsi="Georgia" w:cs="Arial"/>
              <w:sz w:val="21"/>
              <w:szCs w:val="21"/>
            </w:rPr>
          </w:rPrChange>
        </w:rPr>
        <w:t xml:space="preserve">Praktikum unter Beweis stellen. </w:t>
      </w:r>
    </w:p>
    <w:p w14:paraId="56949E40" w14:textId="77777777" w:rsidR="00554955" w:rsidRPr="00F226BE" w:rsidRDefault="00554955" w:rsidP="00E65B09">
      <w:pPr>
        <w:spacing w:after="0"/>
        <w:jc w:val="both"/>
        <w:rPr>
          <w:rFonts w:ascii="Georgia" w:hAnsi="Georgia" w:cs="Arial"/>
          <w:sz w:val="20"/>
          <w:szCs w:val="20"/>
          <w:rPrChange w:id="141" w:author="David Döbele" w:date="2024-08-20T18:47:00Z" w16du:dateUtc="2024-08-20T16:47:00Z">
            <w:rPr>
              <w:rFonts w:ascii="Georgia" w:hAnsi="Georgia" w:cs="Arial"/>
              <w:sz w:val="21"/>
              <w:szCs w:val="21"/>
            </w:rPr>
          </w:rPrChange>
        </w:rPr>
      </w:pPr>
    </w:p>
    <w:p w14:paraId="3BAC5501" w14:textId="46803C41" w:rsidR="00E65B09" w:rsidRPr="00F226BE" w:rsidRDefault="00473E02" w:rsidP="00E65B09">
      <w:pPr>
        <w:spacing w:after="0"/>
        <w:jc w:val="both"/>
        <w:rPr>
          <w:rFonts w:ascii="Georgia" w:hAnsi="Georgia" w:cs="Arial"/>
          <w:sz w:val="20"/>
          <w:szCs w:val="20"/>
          <w:rPrChange w:id="142"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143" w:author="David Döbele" w:date="2024-08-20T18:47:00Z" w16du:dateUtc="2024-08-20T16:47:00Z">
            <w:rPr>
              <w:rFonts w:ascii="Georgia" w:hAnsi="Georgia" w:cs="Arial"/>
              <w:sz w:val="21"/>
              <w:szCs w:val="21"/>
            </w:rPr>
          </w:rPrChange>
        </w:rPr>
        <w:t xml:space="preserve">Die GAR Wirtschaftsprüfungsgesellschaft scheint mir </w:t>
      </w:r>
      <w:r w:rsidR="00101275" w:rsidRPr="00F226BE">
        <w:rPr>
          <w:rFonts w:ascii="Georgia" w:hAnsi="Georgia" w:cs="Arial"/>
          <w:sz w:val="20"/>
          <w:szCs w:val="20"/>
          <w:rPrChange w:id="144" w:author="David Döbele" w:date="2024-08-20T18:47:00Z" w16du:dateUtc="2024-08-20T16:47:00Z">
            <w:rPr>
              <w:rFonts w:ascii="Georgia" w:hAnsi="Georgia" w:cs="Arial"/>
              <w:sz w:val="21"/>
              <w:szCs w:val="21"/>
            </w:rPr>
          </w:rPrChange>
        </w:rPr>
        <w:t>für dieses Praktikum</w:t>
      </w:r>
      <w:r w:rsidRPr="00F226BE">
        <w:rPr>
          <w:rFonts w:ascii="Georgia" w:hAnsi="Georgia" w:cs="Arial"/>
          <w:sz w:val="20"/>
          <w:szCs w:val="20"/>
          <w:rPrChange w:id="145" w:author="David Döbele" w:date="2024-08-20T18:47:00Z" w16du:dateUtc="2024-08-20T16:47:00Z">
            <w:rPr>
              <w:rFonts w:ascii="Georgia" w:hAnsi="Georgia" w:cs="Arial"/>
              <w:sz w:val="21"/>
              <w:szCs w:val="21"/>
            </w:rPr>
          </w:rPrChange>
        </w:rPr>
        <w:t xml:space="preserve"> ideal, da</w:t>
      </w:r>
      <w:r w:rsidR="002220AA" w:rsidRPr="00F226BE">
        <w:rPr>
          <w:rFonts w:ascii="Georgia" w:hAnsi="Georgia" w:cs="Arial"/>
          <w:sz w:val="20"/>
          <w:szCs w:val="20"/>
          <w:rPrChange w:id="146" w:author="David Döbele" w:date="2024-08-20T18:47:00Z" w16du:dateUtc="2024-08-20T16:47:00Z">
            <w:rPr>
              <w:rFonts w:ascii="Georgia" w:hAnsi="Georgia" w:cs="Arial"/>
              <w:sz w:val="21"/>
              <w:szCs w:val="21"/>
            </w:rPr>
          </w:rPrChange>
        </w:rPr>
        <w:t xml:space="preserve"> </w:t>
      </w:r>
      <w:r w:rsidR="009C4E20" w:rsidRPr="00F226BE">
        <w:rPr>
          <w:rFonts w:ascii="Georgia" w:hAnsi="Georgia" w:cs="Arial"/>
          <w:sz w:val="20"/>
          <w:szCs w:val="20"/>
          <w:rPrChange w:id="147" w:author="David Döbele" w:date="2024-08-20T18:47:00Z" w16du:dateUtc="2024-08-20T16:47:00Z">
            <w:rPr>
              <w:rFonts w:ascii="Georgia" w:hAnsi="Georgia" w:cs="Arial"/>
              <w:sz w:val="21"/>
              <w:szCs w:val="21"/>
            </w:rPr>
          </w:rPrChange>
        </w:rPr>
        <w:t xml:space="preserve">Sie als einer der besten Wirtschaftsprüfer Deutschlands mit über 140 aktiven Mandaten mir als Praktikant eine enorm steile Lernkurve bieten können. </w:t>
      </w:r>
      <w:r w:rsidR="00DB76BF" w:rsidRPr="00F226BE">
        <w:rPr>
          <w:rFonts w:ascii="Georgia" w:hAnsi="Georgia" w:cs="Arial"/>
          <w:sz w:val="20"/>
          <w:szCs w:val="20"/>
          <w:rPrChange w:id="148" w:author="David Döbele" w:date="2024-08-20T18:47:00Z" w16du:dateUtc="2024-08-20T16:47:00Z">
            <w:rPr>
              <w:rFonts w:ascii="Georgia" w:hAnsi="Georgia" w:cs="Arial"/>
              <w:sz w:val="21"/>
              <w:szCs w:val="21"/>
            </w:rPr>
          </w:rPrChange>
        </w:rPr>
        <w:t>Darüber hinaus sehen Sie sowohl Fachkompetenz als auch Menschlichkeit als wichtige Bausteine für eine erfolgreiche Zusammenarbeit, was ich selbst als sehr wertvoll empfinde</w:t>
      </w:r>
      <w:r w:rsidR="000E2A46" w:rsidRPr="00F226BE">
        <w:rPr>
          <w:rFonts w:ascii="Georgia" w:hAnsi="Georgia" w:cs="Arial"/>
          <w:sz w:val="20"/>
          <w:szCs w:val="20"/>
          <w:rPrChange w:id="149" w:author="David Döbele" w:date="2024-08-20T18:47:00Z" w16du:dateUtc="2024-08-20T16:47:00Z">
            <w:rPr>
              <w:rFonts w:ascii="Georgia" w:hAnsi="Georgia" w:cs="Arial"/>
              <w:sz w:val="21"/>
              <w:szCs w:val="21"/>
            </w:rPr>
          </w:rPrChange>
        </w:rPr>
        <w:t>. Arbeitstechnisch erachte ich</w:t>
      </w:r>
      <w:r w:rsidR="009C4E20" w:rsidRPr="00F226BE">
        <w:rPr>
          <w:rFonts w:ascii="Georgia" w:hAnsi="Georgia" w:cs="Arial"/>
          <w:sz w:val="20"/>
          <w:szCs w:val="20"/>
          <w:rPrChange w:id="150" w:author="David Döbele" w:date="2024-08-20T18:47:00Z" w16du:dateUtc="2024-08-20T16:47:00Z">
            <w:rPr>
              <w:rFonts w:ascii="Georgia" w:hAnsi="Georgia" w:cs="Arial"/>
              <w:sz w:val="21"/>
              <w:szCs w:val="21"/>
            </w:rPr>
          </w:rPrChange>
        </w:rPr>
        <w:t xml:space="preserve"> regulatorische Themen, wie beispielsweise die Einhaltung von ESG-Anforderung, als äußerst spannend. Daher finde ich bemerkenswert, dass Sie über die Wirtschaftsprüfung hinaus, großen Wert auf die Beratung </w:t>
      </w:r>
      <w:proofErr w:type="gramStart"/>
      <w:r w:rsidR="009C4E20" w:rsidRPr="00F226BE">
        <w:rPr>
          <w:rFonts w:ascii="Georgia" w:hAnsi="Georgia" w:cs="Arial"/>
          <w:sz w:val="20"/>
          <w:szCs w:val="20"/>
          <w:rPrChange w:id="151" w:author="David Döbele" w:date="2024-08-20T18:47:00Z" w16du:dateUtc="2024-08-20T16:47:00Z">
            <w:rPr>
              <w:rFonts w:ascii="Georgia" w:hAnsi="Georgia" w:cs="Arial"/>
              <w:sz w:val="21"/>
              <w:szCs w:val="21"/>
            </w:rPr>
          </w:rPrChange>
        </w:rPr>
        <w:t>Ihrer Mandaten</w:t>
      </w:r>
      <w:proofErr w:type="gramEnd"/>
      <w:r w:rsidR="009C4E20" w:rsidRPr="00F226BE">
        <w:rPr>
          <w:rFonts w:ascii="Georgia" w:hAnsi="Georgia" w:cs="Arial"/>
          <w:sz w:val="20"/>
          <w:szCs w:val="20"/>
          <w:rPrChange w:id="152" w:author="David Döbele" w:date="2024-08-20T18:47:00Z" w16du:dateUtc="2024-08-20T16:47:00Z">
            <w:rPr>
              <w:rFonts w:ascii="Georgia" w:hAnsi="Georgia" w:cs="Arial"/>
              <w:sz w:val="21"/>
              <w:szCs w:val="21"/>
            </w:rPr>
          </w:rPrChange>
        </w:rPr>
        <w:t xml:space="preserve"> bei aufsichtsrechtlichen Fragestellungen legen. Außerdem erachte ich Ihr Kundenspektrum, welches vor allem im Finanzsektor ansässig ist als sehr </w:t>
      </w:r>
      <w:r w:rsidR="00DB76BF" w:rsidRPr="00F226BE">
        <w:rPr>
          <w:rFonts w:ascii="Georgia" w:hAnsi="Georgia" w:cs="Arial"/>
          <w:sz w:val="20"/>
          <w:szCs w:val="20"/>
          <w:rPrChange w:id="153" w:author="David Döbele" w:date="2024-08-20T18:47:00Z" w16du:dateUtc="2024-08-20T16:47:00Z">
            <w:rPr>
              <w:rFonts w:ascii="Georgia" w:hAnsi="Georgia" w:cs="Arial"/>
              <w:sz w:val="21"/>
              <w:szCs w:val="21"/>
            </w:rPr>
          </w:rPrChange>
        </w:rPr>
        <w:t xml:space="preserve">interessant, da </w:t>
      </w:r>
      <w:r w:rsidR="000E2A46" w:rsidRPr="00F226BE">
        <w:rPr>
          <w:rFonts w:ascii="Georgia" w:hAnsi="Georgia" w:cs="Arial"/>
          <w:sz w:val="20"/>
          <w:szCs w:val="20"/>
          <w:rPrChange w:id="154" w:author="David Döbele" w:date="2024-08-20T18:47:00Z" w16du:dateUtc="2024-08-20T16:47:00Z">
            <w:rPr>
              <w:rFonts w:ascii="Georgia" w:hAnsi="Georgia" w:cs="Arial"/>
              <w:sz w:val="21"/>
              <w:szCs w:val="21"/>
            </w:rPr>
          </w:rPrChange>
        </w:rPr>
        <w:t>ich so über diese Branche meine Expertise bedeutend ausbauen kann.</w:t>
      </w:r>
      <w:r w:rsidR="00DB76BF" w:rsidRPr="00F226BE">
        <w:rPr>
          <w:rFonts w:ascii="Georgia" w:hAnsi="Georgia" w:cs="Arial"/>
          <w:sz w:val="20"/>
          <w:szCs w:val="20"/>
          <w:rPrChange w:id="155" w:author="David Döbele" w:date="2024-08-20T18:47:00Z" w16du:dateUtc="2024-08-20T16:47:00Z">
            <w:rPr>
              <w:rFonts w:ascii="Georgia" w:hAnsi="Georgia" w:cs="Arial"/>
              <w:sz w:val="21"/>
              <w:szCs w:val="21"/>
            </w:rPr>
          </w:rPrChange>
        </w:rPr>
        <w:t xml:space="preserve"> </w:t>
      </w:r>
    </w:p>
    <w:p w14:paraId="0D1927BC" w14:textId="366D7854" w:rsidR="00E65B09" w:rsidRPr="00F226BE" w:rsidRDefault="00E65B09" w:rsidP="00E65B09">
      <w:pPr>
        <w:spacing w:after="0"/>
        <w:jc w:val="both"/>
        <w:rPr>
          <w:rFonts w:ascii="Georgia" w:hAnsi="Georgia" w:cs="Arial"/>
          <w:sz w:val="20"/>
          <w:szCs w:val="20"/>
          <w:rPrChange w:id="156" w:author="David Döbele" w:date="2024-08-20T18:47:00Z" w16du:dateUtc="2024-08-20T16:47:00Z">
            <w:rPr>
              <w:rFonts w:ascii="Georgia" w:hAnsi="Georgia" w:cs="Arial"/>
              <w:sz w:val="21"/>
              <w:szCs w:val="21"/>
            </w:rPr>
          </w:rPrChange>
        </w:rPr>
      </w:pPr>
    </w:p>
    <w:p w14:paraId="2052A7F0" w14:textId="17DAEDE4" w:rsidR="00E65B09" w:rsidRPr="00F226BE" w:rsidRDefault="00934BA1" w:rsidP="00E65B09">
      <w:pPr>
        <w:spacing w:after="0"/>
        <w:jc w:val="both"/>
        <w:rPr>
          <w:rFonts w:ascii="Georgia" w:hAnsi="Georgia" w:cs="Arial"/>
          <w:sz w:val="20"/>
          <w:szCs w:val="20"/>
          <w:rPrChange w:id="157"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158" w:author="David Döbele" w:date="2024-08-20T18:47:00Z" w16du:dateUtc="2024-08-20T16:47:00Z">
            <w:rPr>
              <w:rFonts w:ascii="Georgia" w:hAnsi="Georgia" w:cs="Arial"/>
              <w:sz w:val="21"/>
              <w:szCs w:val="21"/>
            </w:rPr>
          </w:rPrChange>
        </w:rPr>
        <w:t>Von dem</w:t>
      </w:r>
      <w:r w:rsidR="00E64382" w:rsidRPr="00F226BE">
        <w:rPr>
          <w:rFonts w:ascii="Georgia" w:hAnsi="Georgia" w:cs="Arial"/>
          <w:sz w:val="20"/>
          <w:szCs w:val="20"/>
          <w:rPrChange w:id="159" w:author="David Döbele" w:date="2024-08-20T18:47:00Z" w16du:dateUtc="2024-08-20T16:47:00Z">
            <w:rPr>
              <w:rFonts w:ascii="Georgia" w:hAnsi="Georgia" w:cs="Arial"/>
              <w:sz w:val="21"/>
              <w:szCs w:val="21"/>
            </w:rPr>
          </w:rPrChange>
        </w:rPr>
        <w:t xml:space="preserve"> Praktikum in der Wirtschaftsprüfung erhoffe ich mir, dass ich meine eigenen Ideen und Erfahrungen bestmöglich in Ihrem Unternehmen einbringen </w:t>
      </w:r>
      <w:r w:rsidRPr="00F226BE">
        <w:rPr>
          <w:rFonts w:ascii="Georgia" w:hAnsi="Georgia" w:cs="Arial"/>
          <w:sz w:val="20"/>
          <w:szCs w:val="20"/>
          <w:rPrChange w:id="160" w:author="David Döbele" w:date="2024-08-20T18:47:00Z" w16du:dateUtc="2024-08-20T16:47:00Z">
            <w:rPr>
              <w:rFonts w:ascii="Georgia" w:hAnsi="Georgia" w:cs="Arial"/>
              <w:sz w:val="21"/>
              <w:szCs w:val="21"/>
            </w:rPr>
          </w:rPrChange>
        </w:rPr>
        <w:t>kann</w:t>
      </w:r>
      <w:r w:rsidR="00E64382" w:rsidRPr="00F226BE">
        <w:rPr>
          <w:rFonts w:ascii="Georgia" w:hAnsi="Georgia" w:cs="Arial"/>
          <w:sz w:val="20"/>
          <w:szCs w:val="20"/>
          <w:rPrChange w:id="161" w:author="David Döbele" w:date="2024-08-20T18:47:00Z" w16du:dateUtc="2024-08-20T16:47:00Z">
            <w:rPr>
              <w:rFonts w:ascii="Georgia" w:hAnsi="Georgia" w:cs="Arial"/>
              <w:sz w:val="21"/>
              <w:szCs w:val="21"/>
            </w:rPr>
          </w:rPrChange>
        </w:rPr>
        <w:t xml:space="preserve">, </w:t>
      </w:r>
      <w:r w:rsidRPr="00F226BE">
        <w:rPr>
          <w:rFonts w:ascii="Georgia" w:hAnsi="Georgia" w:cs="Arial"/>
          <w:sz w:val="20"/>
          <w:szCs w:val="20"/>
          <w:rPrChange w:id="162" w:author="David Döbele" w:date="2024-08-20T18:47:00Z" w16du:dateUtc="2024-08-20T16:47:00Z">
            <w:rPr>
              <w:rFonts w:ascii="Georgia" w:hAnsi="Georgia" w:cs="Arial"/>
              <w:sz w:val="21"/>
              <w:szCs w:val="21"/>
            </w:rPr>
          </w:rPrChange>
        </w:rPr>
        <w:t>und darüber hinaus meine Expertise durch eine steile Lernkurve ausbauen werde. Ich bin davon überzeugt, dass ich aufgrund meines starken Interesses</w:t>
      </w:r>
      <w:r w:rsidR="00663186" w:rsidRPr="00F226BE">
        <w:rPr>
          <w:rFonts w:ascii="Georgia" w:hAnsi="Georgia" w:cs="Arial"/>
          <w:sz w:val="20"/>
          <w:szCs w:val="20"/>
          <w:rPrChange w:id="163" w:author="David Döbele" w:date="2024-08-20T18:47:00Z" w16du:dateUtc="2024-08-20T16:47:00Z">
            <w:rPr>
              <w:rFonts w:ascii="Georgia" w:hAnsi="Georgia" w:cs="Arial"/>
              <w:sz w:val="21"/>
              <w:szCs w:val="21"/>
            </w:rPr>
          </w:rPrChange>
        </w:rPr>
        <w:t xml:space="preserve"> für die </w:t>
      </w:r>
      <w:r w:rsidRPr="00F226BE">
        <w:rPr>
          <w:rFonts w:ascii="Georgia" w:hAnsi="Georgia" w:cs="Arial"/>
          <w:sz w:val="20"/>
          <w:szCs w:val="20"/>
          <w:rPrChange w:id="164" w:author="David Döbele" w:date="2024-08-20T18:47:00Z" w16du:dateUtc="2024-08-20T16:47:00Z">
            <w:rPr>
              <w:rFonts w:ascii="Georgia" w:hAnsi="Georgia" w:cs="Arial"/>
              <w:sz w:val="21"/>
              <w:szCs w:val="21"/>
            </w:rPr>
          </w:rPrChange>
        </w:rPr>
        <w:t>Branche, meiner ausgeprägten analytischen Fähigkeiten und meiner hohen Lernbereitschaft</w:t>
      </w:r>
      <w:r w:rsidR="00663186" w:rsidRPr="00F226BE">
        <w:rPr>
          <w:rFonts w:ascii="Georgia" w:hAnsi="Georgia" w:cs="Arial"/>
          <w:sz w:val="20"/>
          <w:szCs w:val="20"/>
          <w:rPrChange w:id="165" w:author="David Döbele" w:date="2024-08-20T18:47:00Z" w16du:dateUtc="2024-08-20T16:47:00Z">
            <w:rPr>
              <w:rFonts w:ascii="Georgia" w:hAnsi="Georgia" w:cs="Arial"/>
              <w:sz w:val="21"/>
              <w:szCs w:val="21"/>
            </w:rPr>
          </w:rPrChange>
        </w:rPr>
        <w:t>,</w:t>
      </w:r>
      <w:r w:rsidRPr="00F226BE">
        <w:rPr>
          <w:rFonts w:ascii="Georgia" w:hAnsi="Georgia" w:cs="Arial"/>
          <w:sz w:val="20"/>
          <w:szCs w:val="20"/>
          <w:rPrChange w:id="166" w:author="David Döbele" w:date="2024-08-20T18:47:00Z" w16du:dateUtc="2024-08-20T16:47:00Z">
            <w:rPr>
              <w:rFonts w:ascii="Georgia" w:hAnsi="Georgia" w:cs="Arial"/>
              <w:sz w:val="21"/>
              <w:szCs w:val="21"/>
            </w:rPr>
          </w:rPrChange>
        </w:rPr>
        <w:t xml:space="preserve"> gerade durch mein junges Alter</w:t>
      </w:r>
      <w:r w:rsidR="00663186" w:rsidRPr="00F226BE">
        <w:rPr>
          <w:rFonts w:ascii="Georgia" w:hAnsi="Georgia" w:cs="Arial"/>
          <w:sz w:val="20"/>
          <w:szCs w:val="20"/>
          <w:rPrChange w:id="167" w:author="David Döbele" w:date="2024-08-20T18:47:00Z" w16du:dateUtc="2024-08-20T16:47:00Z">
            <w:rPr>
              <w:rFonts w:ascii="Georgia" w:hAnsi="Georgia" w:cs="Arial"/>
              <w:sz w:val="21"/>
              <w:szCs w:val="21"/>
            </w:rPr>
          </w:rPrChange>
        </w:rPr>
        <w:t>,</w:t>
      </w:r>
      <w:r w:rsidRPr="00F226BE">
        <w:rPr>
          <w:rFonts w:ascii="Georgia" w:hAnsi="Georgia" w:cs="Arial"/>
          <w:sz w:val="20"/>
          <w:szCs w:val="20"/>
          <w:rPrChange w:id="168" w:author="David Döbele" w:date="2024-08-20T18:47:00Z" w16du:dateUtc="2024-08-20T16:47:00Z">
            <w:rPr>
              <w:rFonts w:ascii="Georgia" w:hAnsi="Georgia" w:cs="Arial"/>
              <w:sz w:val="21"/>
              <w:szCs w:val="21"/>
            </w:rPr>
          </w:rPrChange>
        </w:rPr>
        <w:t xml:space="preserve"> eine große Bereicherung für Ihr Unternehmen wäre. Ich würde mich sehr darüber freuen, Sie auch in einem persönlichen Gespräch von mir zu überzeugen.</w:t>
      </w:r>
    </w:p>
    <w:p w14:paraId="11B49693" w14:textId="63C4B0FD" w:rsidR="00E65B09" w:rsidRPr="00F226BE" w:rsidRDefault="00E65B09" w:rsidP="00E65B09">
      <w:pPr>
        <w:spacing w:after="0"/>
        <w:jc w:val="both"/>
        <w:rPr>
          <w:rFonts w:ascii="Georgia" w:hAnsi="Georgia" w:cs="Arial"/>
          <w:sz w:val="20"/>
          <w:szCs w:val="20"/>
          <w:rPrChange w:id="169" w:author="David Döbele" w:date="2024-08-20T18:47:00Z" w16du:dateUtc="2024-08-20T16:47:00Z">
            <w:rPr>
              <w:rFonts w:ascii="Georgia" w:hAnsi="Georgia" w:cs="Arial"/>
              <w:sz w:val="21"/>
              <w:szCs w:val="21"/>
            </w:rPr>
          </w:rPrChange>
        </w:rPr>
      </w:pPr>
    </w:p>
    <w:p w14:paraId="4459D038" w14:textId="07A27375" w:rsidR="00E65B09" w:rsidRPr="00F226BE" w:rsidRDefault="0099776A" w:rsidP="00E65B09">
      <w:pPr>
        <w:spacing w:after="0"/>
        <w:jc w:val="both"/>
        <w:rPr>
          <w:rFonts w:ascii="Georgia" w:hAnsi="Georgia" w:cs="Arial"/>
          <w:sz w:val="20"/>
          <w:szCs w:val="20"/>
          <w:rPrChange w:id="170"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171" w:author="David Döbele" w:date="2024-08-20T18:47:00Z" w16du:dateUtc="2024-08-20T16:47:00Z">
            <w:rPr>
              <w:rFonts w:ascii="Georgia" w:hAnsi="Georgia" w:cs="Arial"/>
              <w:sz w:val="21"/>
              <w:szCs w:val="21"/>
            </w:rPr>
          </w:rPrChange>
        </w:rPr>
        <w:t>Mit freundlichen Grüßen</w:t>
      </w:r>
    </w:p>
    <w:p w14:paraId="3BDB02BA" w14:textId="1FA4836D" w:rsidR="00AA5163" w:rsidRPr="00F226BE" w:rsidRDefault="0099776A" w:rsidP="00E65B09">
      <w:pPr>
        <w:spacing w:after="0"/>
        <w:jc w:val="both"/>
        <w:rPr>
          <w:rFonts w:ascii="Georgia" w:hAnsi="Georgia" w:cs="Arial"/>
          <w:sz w:val="20"/>
          <w:szCs w:val="20"/>
          <w:rPrChange w:id="172"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173" w:author="David Döbele" w:date="2024-08-20T18:47:00Z" w16du:dateUtc="2024-08-20T16:47:00Z">
            <w:rPr>
              <w:rFonts w:ascii="Georgia" w:hAnsi="Georgia" w:cs="Arial"/>
              <w:sz w:val="21"/>
              <w:szCs w:val="21"/>
            </w:rPr>
          </w:rPrChange>
        </w:rPr>
        <w:t>Unterschrift</w:t>
      </w:r>
    </w:p>
    <w:p w14:paraId="05529E81" w14:textId="77777777" w:rsidR="00AA5163" w:rsidRPr="00F226BE" w:rsidRDefault="00AA5163">
      <w:pPr>
        <w:rPr>
          <w:rFonts w:ascii="Georgia" w:hAnsi="Georgia" w:cs="Arial"/>
          <w:sz w:val="20"/>
          <w:szCs w:val="20"/>
          <w:rPrChange w:id="174"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175" w:author="David Döbele" w:date="2024-08-20T18:47:00Z" w16du:dateUtc="2024-08-20T16:47:00Z">
            <w:rPr>
              <w:rFonts w:ascii="Georgia" w:hAnsi="Georgia" w:cs="Arial"/>
              <w:sz w:val="21"/>
              <w:szCs w:val="21"/>
            </w:rPr>
          </w:rPrChange>
        </w:rPr>
        <w:br w:type="page"/>
      </w:r>
    </w:p>
    <w:p w14:paraId="681543B1" w14:textId="77777777" w:rsidR="00AA5163" w:rsidRPr="00F226BE" w:rsidRDefault="00AA5163" w:rsidP="00AA5163">
      <w:pPr>
        <w:spacing w:after="0" w:line="240" w:lineRule="auto"/>
        <w:jc w:val="right"/>
        <w:rPr>
          <w:rFonts w:ascii="Georgia" w:hAnsi="Georgia" w:cs="Arial"/>
          <w:sz w:val="20"/>
          <w:szCs w:val="20"/>
          <w:rPrChange w:id="176" w:author="David Döbele" w:date="2024-08-20T18:47:00Z" w16du:dateUtc="2024-08-20T16:47:00Z">
            <w:rPr>
              <w:rFonts w:ascii="Georgia" w:hAnsi="Georgia" w:cs="Arial"/>
              <w:sz w:val="21"/>
              <w:szCs w:val="21"/>
            </w:rPr>
          </w:rPrChange>
        </w:rPr>
      </w:pPr>
      <w:bookmarkStart w:id="177" w:name="_Hlk174963064"/>
      <w:r w:rsidRPr="00F226BE">
        <w:rPr>
          <w:rFonts w:ascii="Georgia" w:hAnsi="Georgia" w:cs="Arial"/>
          <w:sz w:val="20"/>
          <w:szCs w:val="20"/>
          <w:rPrChange w:id="178" w:author="David Döbele" w:date="2024-08-20T18:47:00Z" w16du:dateUtc="2024-08-20T16:47:00Z">
            <w:rPr>
              <w:rFonts w:ascii="Georgia" w:hAnsi="Georgia" w:cs="Arial"/>
              <w:sz w:val="21"/>
              <w:szCs w:val="21"/>
            </w:rPr>
          </w:rPrChange>
        </w:rPr>
        <w:lastRenderedPageBreak/>
        <w:t>Fynn Schubert</w:t>
      </w:r>
    </w:p>
    <w:p w14:paraId="12D2C72D" w14:textId="77777777" w:rsidR="00AA5163" w:rsidRPr="00F226BE" w:rsidRDefault="00AA5163" w:rsidP="00AA5163">
      <w:pPr>
        <w:spacing w:after="0" w:line="240" w:lineRule="auto"/>
        <w:jc w:val="right"/>
        <w:rPr>
          <w:rFonts w:ascii="Georgia" w:hAnsi="Georgia" w:cs="Arial"/>
          <w:sz w:val="20"/>
          <w:szCs w:val="20"/>
          <w:rPrChange w:id="17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180" w:author="David Döbele" w:date="2024-08-20T18:47:00Z" w16du:dateUtc="2024-08-20T16:47:00Z">
            <w:rPr>
              <w:rFonts w:ascii="Georgia" w:hAnsi="Georgia" w:cs="Arial"/>
              <w:sz w:val="21"/>
              <w:szCs w:val="21"/>
            </w:rPr>
          </w:rPrChange>
        </w:rPr>
        <w:t>B7, 14-15</w:t>
      </w:r>
    </w:p>
    <w:p w14:paraId="3B2FD613" w14:textId="77777777" w:rsidR="00AA5163" w:rsidRPr="00F226BE" w:rsidRDefault="00AA5163" w:rsidP="00AA5163">
      <w:pPr>
        <w:spacing w:after="0" w:line="240" w:lineRule="auto"/>
        <w:jc w:val="right"/>
        <w:rPr>
          <w:rFonts w:ascii="Georgia" w:hAnsi="Georgia" w:cs="Arial"/>
          <w:sz w:val="20"/>
          <w:szCs w:val="20"/>
          <w:rPrChange w:id="181" w:author="David Döbele" w:date="2024-08-20T18:47:00Z" w16du:dateUtc="2024-08-20T16:47:00Z">
            <w:rPr>
              <w:rFonts w:ascii="Georgia" w:hAnsi="Georgia" w:cs="Arial"/>
              <w:sz w:val="21"/>
              <w:szCs w:val="21"/>
            </w:rPr>
          </w:rPrChange>
        </w:rPr>
      </w:pPr>
      <w:proofErr w:type="spellStart"/>
      <w:r w:rsidRPr="00F226BE">
        <w:rPr>
          <w:rFonts w:ascii="Georgia" w:hAnsi="Georgia" w:cs="Arial"/>
          <w:sz w:val="20"/>
          <w:szCs w:val="20"/>
          <w:rPrChange w:id="182" w:author="David Döbele" w:date="2024-08-20T18:47:00Z" w16du:dateUtc="2024-08-20T16:47:00Z">
            <w:rPr>
              <w:rFonts w:ascii="Georgia" w:hAnsi="Georgia" w:cs="Arial"/>
              <w:sz w:val="21"/>
              <w:szCs w:val="21"/>
            </w:rPr>
          </w:rPrChange>
        </w:rPr>
        <w:t>Zi</w:t>
      </w:r>
      <w:proofErr w:type="spellEnd"/>
      <w:r w:rsidRPr="00F226BE">
        <w:rPr>
          <w:rFonts w:ascii="Georgia" w:hAnsi="Georgia" w:cs="Arial"/>
          <w:sz w:val="20"/>
          <w:szCs w:val="20"/>
          <w:rPrChange w:id="183" w:author="David Döbele" w:date="2024-08-20T18:47:00Z" w16du:dateUtc="2024-08-20T16:47:00Z">
            <w:rPr>
              <w:rFonts w:ascii="Georgia" w:hAnsi="Georgia" w:cs="Arial"/>
              <w:sz w:val="21"/>
              <w:szCs w:val="21"/>
            </w:rPr>
          </w:rPrChange>
        </w:rPr>
        <w:t>.: 610</w:t>
      </w:r>
    </w:p>
    <w:p w14:paraId="353470BE" w14:textId="77777777" w:rsidR="00AA5163" w:rsidRPr="00F226BE" w:rsidRDefault="00AA5163" w:rsidP="00AA5163">
      <w:pPr>
        <w:spacing w:after="0" w:line="240" w:lineRule="auto"/>
        <w:jc w:val="right"/>
        <w:rPr>
          <w:rFonts w:ascii="Georgia" w:hAnsi="Georgia" w:cs="Arial"/>
          <w:sz w:val="20"/>
          <w:szCs w:val="20"/>
          <w:rPrChange w:id="184"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185" w:author="David Döbele" w:date="2024-08-20T18:47:00Z" w16du:dateUtc="2024-08-20T16:47:00Z">
            <w:rPr>
              <w:rFonts w:ascii="Georgia" w:hAnsi="Georgia" w:cs="Arial"/>
              <w:sz w:val="21"/>
              <w:szCs w:val="21"/>
            </w:rPr>
          </w:rPrChange>
        </w:rPr>
        <w:t>68161 Mannheim</w:t>
      </w:r>
    </w:p>
    <w:p w14:paraId="37D5FAB2" w14:textId="77777777" w:rsidR="00AA5163" w:rsidRPr="00F226BE" w:rsidRDefault="00AA5163" w:rsidP="00AA5163">
      <w:pPr>
        <w:spacing w:after="0" w:line="240" w:lineRule="auto"/>
        <w:jc w:val="right"/>
        <w:rPr>
          <w:rFonts w:ascii="Georgia" w:hAnsi="Georgia" w:cs="Arial"/>
          <w:sz w:val="20"/>
          <w:szCs w:val="20"/>
          <w:rPrChange w:id="186" w:author="David Döbele" w:date="2024-08-20T18:47:00Z" w16du:dateUtc="2024-08-20T16:47:00Z">
            <w:rPr>
              <w:rFonts w:ascii="Georgia" w:hAnsi="Georgia" w:cs="Arial"/>
              <w:sz w:val="21"/>
              <w:szCs w:val="21"/>
            </w:rPr>
          </w:rPrChange>
        </w:rPr>
      </w:pPr>
      <w:r w:rsidRPr="00F226BE">
        <w:rPr>
          <w:rFonts w:ascii="Georgia" w:hAnsi="Georgia" w:cs="Arial"/>
          <w:color w:val="000000"/>
          <w:sz w:val="20"/>
          <w:szCs w:val="20"/>
          <w:rPrChange w:id="187" w:author="David Döbele" w:date="2024-08-20T18:47:00Z" w16du:dateUtc="2024-08-20T16:47:00Z">
            <w:rPr>
              <w:rFonts w:ascii="Georgia" w:hAnsi="Georgia" w:cs="Arial"/>
              <w:color w:val="000000"/>
              <w:sz w:val="21"/>
              <w:szCs w:val="21"/>
            </w:rPr>
          </w:rPrChange>
        </w:rPr>
        <w:t>schubert.fynn@gmx.de</w:t>
      </w:r>
    </w:p>
    <w:p w14:paraId="26FF580E" w14:textId="77777777" w:rsidR="00AA5163" w:rsidRPr="00F226BE" w:rsidRDefault="00AA5163" w:rsidP="00AA5163">
      <w:pPr>
        <w:spacing w:after="0"/>
        <w:jc w:val="right"/>
        <w:rPr>
          <w:rFonts w:ascii="Georgia" w:hAnsi="Georgia" w:cs="Arial"/>
          <w:color w:val="000000"/>
          <w:sz w:val="20"/>
          <w:szCs w:val="20"/>
          <w:rPrChange w:id="188"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189" w:author="David Döbele" w:date="2024-08-20T18:47:00Z" w16du:dateUtc="2024-08-20T16:47:00Z">
            <w:rPr>
              <w:rFonts w:ascii="Georgia" w:hAnsi="Georgia" w:cs="Arial"/>
              <w:color w:val="000000"/>
              <w:sz w:val="21"/>
              <w:szCs w:val="21"/>
            </w:rPr>
          </w:rPrChange>
        </w:rPr>
        <w:t>+49 173 7430466</w:t>
      </w:r>
    </w:p>
    <w:p w14:paraId="2CE1DF50" w14:textId="77777777" w:rsidR="00AA5163" w:rsidRPr="00F226BE" w:rsidRDefault="00AA5163" w:rsidP="00AA5163">
      <w:pPr>
        <w:spacing w:after="0"/>
        <w:rPr>
          <w:rFonts w:ascii="Georgia" w:hAnsi="Georgia" w:cs="Arial"/>
          <w:color w:val="000000"/>
          <w:sz w:val="20"/>
          <w:szCs w:val="20"/>
          <w:rPrChange w:id="190" w:author="David Döbele" w:date="2024-08-20T18:47:00Z" w16du:dateUtc="2024-08-20T16:47:00Z">
            <w:rPr>
              <w:rFonts w:ascii="Georgia" w:hAnsi="Georgia" w:cs="Arial"/>
              <w:color w:val="000000"/>
              <w:sz w:val="21"/>
              <w:szCs w:val="21"/>
            </w:rPr>
          </w:rPrChange>
        </w:rPr>
      </w:pPr>
    </w:p>
    <w:p w14:paraId="30FC33C7" w14:textId="540565DA" w:rsidR="009B3AC0" w:rsidRPr="00F226BE" w:rsidRDefault="009B3AC0" w:rsidP="00AA5163">
      <w:pPr>
        <w:spacing w:after="0"/>
        <w:rPr>
          <w:rFonts w:ascii="Georgia" w:hAnsi="Georgia" w:cs="Arial"/>
          <w:color w:val="000000"/>
          <w:sz w:val="20"/>
          <w:szCs w:val="20"/>
          <w:rPrChange w:id="191"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192" w:author="David Döbele" w:date="2024-08-20T18:47:00Z" w16du:dateUtc="2024-08-20T16:47:00Z">
            <w:rPr>
              <w:rFonts w:ascii="Georgia" w:hAnsi="Georgia" w:cs="Arial"/>
              <w:color w:val="000000"/>
              <w:sz w:val="21"/>
              <w:szCs w:val="21"/>
            </w:rPr>
          </w:rPrChange>
        </w:rPr>
        <w:t xml:space="preserve">FALK GmbH &amp; Co KG </w:t>
      </w:r>
      <w:r w:rsidR="000F3569" w:rsidRPr="00F226BE">
        <w:rPr>
          <w:rFonts w:ascii="Georgia" w:hAnsi="Georgia" w:cs="Arial"/>
          <w:color w:val="000000"/>
          <w:sz w:val="20"/>
          <w:szCs w:val="20"/>
          <w:rPrChange w:id="193" w:author="David Döbele" w:date="2024-08-20T18:47:00Z" w16du:dateUtc="2024-08-20T16:47:00Z">
            <w:rPr>
              <w:rFonts w:ascii="Georgia" w:hAnsi="Georgia" w:cs="Arial"/>
              <w:color w:val="000000"/>
              <w:sz w:val="21"/>
              <w:szCs w:val="21"/>
            </w:rPr>
          </w:rPrChange>
        </w:rPr>
        <w:br/>
      </w:r>
      <w:r w:rsidRPr="00F226BE">
        <w:rPr>
          <w:rFonts w:ascii="Georgia" w:hAnsi="Georgia" w:cs="Arial"/>
          <w:color w:val="000000"/>
          <w:sz w:val="20"/>
          <w:szCs w:val="20"/>
          <w:rPrChange w:id="194" w:author="David Döbele" w:date="2024-08-20T18:47:00Z" w16du:dateUtc="2024-08-20T16:47:00Z">
            <w:rPr>
              <w:rFonts w:ascii="Georgia" w:hAnsi="Georgia" w:cs="Arial"/>
              <w:color w:val="000000"/>
              <w:sz w:val="21"/>
              <w:szCs w:val="21"/>
            </w:rPr>
          </w:rPrChange>
        </w:rPr>
        <w:t>Wirtschaftsprüfungsgesellschaft</w:t>
      </w:r>
      <w:r w:rsidRPr="00F226BE">
        <w:rPr>
          <w:rFonts w:ascii="Georgia" w:hAnsi="Georgia" w:cs="Arial"/>
          <w:color w:val="000000"/>
          <w:sz w:val="20"/>
          <w:szCs w:val="20"/>
          <w:rPrChange w:id="195" w:author="David Döbele" w:date="2024-08-20T18:47:00Z" w16du:dateUtc="2024-08-20T16:47:00Z">
            <w:rPr>
              <w:rFonts w:ascii="Georgia" w:hAnsi="Georgia" w:cs="Arial"/>
              <w:color w:val="000000"/>
              <w:sz w:val="21"/>
              <w:szCs w:val="21"/>
            </w:rPr>
          </w:rPrChange>
        </w:rPr>
        <w:br/>
        <w:t>Steuerberatungsgesellschaft</w:t>
      </w:r>
    </w:p>
    <w:p w14:paraId="74426AF2" w14:textId="4FA7E555" w:rsidR="00AA5163" w:rsidRPr="00F226BE" w:rsidRDefault="009B3AC0" w:rsidP="00AA5163">
      <w:pPr>
        <w:spacing w:after="0"/>
        <w:rPr>
          <w:rFonts w:ascii="Georgia" w:hAnsi="Georgia" w:cs="Arial"/>
          <w:sz w:val="20"/>
          <w:szCs w:val="20"/>
          <w:rPrChange w:id="19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197" w:author="David Döbele" w:date="2024-08-20T18:47:00Z" w16du:dateUtc="2024-08-20T16:47:00Z">
            <w:rPr>
              <w:rFonts w:ascii="Georgia" w:hAnsi="Georgia" w:cs="Arial"/>
              <w:sz w:val="21"/>
              <w:szCs w:val="21"/>
            </w:rPr>
          </w:rPrChange>
        </w:rPr>
        <w:t>Im Breitspiel 21</w:t>
      </w:r>
    </w:p>
    <w:p w14:paraId="330DCEBC" w14:textId="0523AEBB" w:rsidR="00AA5163" w:rsidRPr="00F226BE" w:rsidRDefault="009B3AC0" w:rsidP="00AA5163">
      <w:pPr>
        <w:spacing w:after="0"/>
        <w:rPr>
          <w:rFonts w:ascii="Georgia" w:hAnsi="Georgia" w:cs="Arial"/>
          <w:sz w:val="20"/>
          <w:szCs w:val="20"/>
          <w:rPrChange w:id="198"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199" w:author="David Döbele" w:date="2024-08-20T18:47:00Z" w16du:dateUtc="2024-08-20T16:47:00Z">
            <w:rPr>
              <w:rFonts w:ascii="Georgia" w:hAnsi="Georgia" w:cs="Arial"/>
              <w:sz w:val="21"/>
              <w:szCs w:val="21"/>
            </w:rPr>
          </w:rPrChange>
        </w:rPr>
        <w:t>69126 Heidelberg</w:t>
      </w:r>
    </w:p>
    <w:p w14:paraId="33C0DB3D" w14:textId="77777777" w:rsidR="00AA5163" w:rsidRPr="00F226BE" w:rsidRDefault="00AA5163" w:rsidP="00AA5163">
      <w:pPr>
        <w:spacing w:after="0"/>
        <w:rPr>
          <w:rFonts w:ascii="Georgia" w:hAnsi="Georgia" w:cs="Arial"/>
          <w:color w:val="000000"/>
          <w:sz w:val="20"/>
          <w:szCs w:val="20"/>
          <w:rPrChange w:id="200" w:author="David Döbele" w:date="2024-08-20T18:47:00Z" w16du:dateUtc="2024-08-20T16:47:00Z">
            <w:rPr>
              <w:rFonts w:ascii="Georgia" w:hAnsi="Georgia" w:cs="Arial"/>
              <w:color w:val="000000"/>
              <w:sz w:val="21"/>
              <w:szCs w:val="21"/>
            </w:rPr>
          </w:rPrChange>
        </w:rPr>
      </w:pPr>
    </w:p>
    <w:p w14:paraId="08A77DF1" w14:textId="77777777" w:rsidR="00AA5163" w:rsidRPr="00F226BE" w:rsidRDefault="00AA5163" w:rsidP="00AA5163">
      <w:pPr>
        <w:spacing w:after="0"/>
        <w:jc w:val="right"/>
        <w:rPr>
          <w:rFonts w:ascii="Georgia" w:hAnsi="Georgia" w:cs="Arial"/>
          <w:sz w:val="20"/>
          <w:szCs w:val="20"/>
          <w:rPrChange w:id="201"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02" w:author="David Döbele" w:date="2024-08-20T18:47:00Z" w16du:dateUtc="2024-08-20T16:47:00Z">
            <w:rPr>
              <w:rFonts w:ascii="Georgia" w:hAnsi="Georgia" w:cs="Arial"/>
              <w:sz w:val="21"/>
              <w:szCs w:val="21"/>
            </w:rPr>
          </w:rPrChange>
        </w:rPr>
        <w:t>Mannheim, 12.08.2024</w:t>
      </w:r>
    </w:p>
    <w:p w14:paraId="1C9744AB" w14:textId="77777777" w:rsidR="00AA5163" w:rsidRPr="00F226BE" w:rsidRDefault="00AA5163" w:rsidP="00AA5163">
      <w:pPr>
        <w:spacing w:after="0"/>
        <w:jc w:val="right"/>
        <w:rPr>
          <w:rFonts w:ascii="Georgia" w:hAnsi="Georgia" w:cs="Arial"/>
          <w:sz w:val="20"/>
          <w:szCs w:val="20"/>
          <w:rPrChange w:id="203" w:author="David Döbele" w:date="2024-08-20T18:47:00Z" w16du:dateUtc="2024-08-20T16:47:00Z">
            <w:rPr>
              <w:rFonts w:ascii="Georgia" w:hAnsi="Georgia" w:cs="Arial"/>
              <w:sz w:val="21"/>
              <w:szCs w:val="21"/>
            </w:rPr>
          </w:rPrChange>
        </w:rPr>
      </w:pPr>
    </w:p>
    <w:p w14:paraId="72321DD9" w14:textId="0A036AA2" w:rsidR="00AA5163" w:rsidRPr="00F226BE" w:rsidRDefault="00AA5163" w:rsidP="00AA5163">
      <w:pPr>
        <w:spacing w:after="0"/>
        <w:rPr>
          <w:rFonts w:ascii="Georgia" w:hAnsi="Georgia" w:cs="Arial"/>
          <w:b/>
          <w:sz w:val="20"/>
          <w:szCs w:val="20"/>
          <w:rPrChange w:id="204" w:author="David Döbele" w:date="2024-08-20T18:47:00Z" w16du:dateUtc="2024-08-20T16:47:00Z">
            <w:rPr>
              <w:rFonts w:ascii="Georgia" w:hAnsi="Georgia" w:cs="Arial"/>
              <w:b/>
              <w:sz w:val="21"/>
              <w:szCs w:val="21"/>
            </w:rPr>
          </w:rPrChange>
        </w:rPr>
      </w:pPr>
      <w:r w:rsidRPr="00F226BE">
        <w:rPr>
          <w:rFonts w:ascii="Georgia" w:hAnsi="Georgia" w:cs="Arial"/>
          <w:b/>
          <w:sz w:val="20"/>
          <w:szCs w:val="20"/>
          <w:rPrChange w:id="205" w:author="David Döbele" w:date="2024-08-20T18:47:00Z" w16du:dateUtc="2024-08-20T16:47:00Z">
            <w:rPr>
              <w:rFonts w:ascii="Georgia" w:hAnsi="Georgia" w:cs="Arial"/>
              <w:b/>
              <w:sz w:val="21"/>
              <w:szCs w:val="21"/>
            </w:rPr>
          </w:rPrChange>
        </w:rPr>
        <w:t xml:space="preserve">Bewerbung um ein Praktikum im Bereich </w:t>
      </w:r>
      <w:bookmarkStart w:id="206" w:name="_Hlk174961638"/>
      <w:r w:rsidR="009B3AC0" w:rsidRPr="00F226BE">
        <w:rPr>
          <w:rFonts w:ascii="Georgia" w:hAnsi="Georgia" w:cs="Arial"/>
          <w:b/>
          <w:sz w:val="20"/>
          <w:szCs w:val="20"/>
          <w:rPrChange w:id="207" w:author="David Döbele" w:date="2024-08-20T18:47:00Z" w16du:dateUtc="2024-08-20T16:47:00Z">
            <w:rPr>
              <w:rFonts w:ascii="Georgia" w:hAnsi="Georgia" w:cs="Arial"/>
              <w:b/>
              <w:sz w:val="21"/>
              <w:szCs w:val="21"/>
            </w:rPr>
          </w:rPrChange>
        </w:rPr>
        <w:t>Wirtschaftsprüfung, Steuerberatung und Restrukturierungsberatung</w:t>
      </w:r>
      <w:r w:rsidRPr="00F226BE">
        <w:rPr>
          <w:rFonts w:ascii="Georgia" w:hAnsi="Georgia" w:cs="Arial"/>
          <w:b/>
          <w:sz w:val="20"/>
          <w:szCs w:val="20"/>
          <w:rPrChange w:id="208" w:author="David Döbele" w:date="2024-08-20T18:47:00Z" w16du:dateUtc="2024-08-20T16:47:00Z">
            <w:rPr>
              <w:rFonts w:ascii="Georgia" w:hAnsi="Georgia" w:cs="Arial"/>
              <w:b/>
              <w:sz w:val="21"/>
              <w:szCs w:val="21"/>
            </w:rPr>
          </w:rPrChange>
        </w:rPr>
        <w:t xml:space="preserve"> </w:t>
      </w:r>
    </w:p>
    <w:bookmarkEnd w:id="206"/>
    <w:p w14:paraId="07B003D9" w14:textId="77777777" w:rsidR="00AA5163" w:rsidRPr="00F226BE" w:rsidRDefault="00AA5163" w:rsidP="00AA5163">
      <w:pPr>
        <w:spacing w:after="0"/>
        <w:rPr>
          <w:rFonts w:ascii="Georgia" w:hAnsi="Georgia" w:cs="Arial"/>
          <w:b/>
          <w:sz w:val="20"/>
          <w:szCs w:val="20"/>
          <w:rPrChange w:id="209" w:author="David Döbele" w:date="2024-08-20T18:47:00Z" w16du:dateUtc="2024-08-20T16:47:00Z">
            <w:rPr>
              <w:rFonts w:ascii="Georgia" w:hAnsi="Georgia" w:cs="Arial"/>
              <w:b/>
              <w:sz w:val="21"/>
              <w:szCs w:val="21"/>
            </w:rPr>
          </w:rPrChange>
        </w:rPr>
      </w:pPr>
    </w:p>
    <w:p w14:paraId="0690529C" w14:textId="77777777" w:rsidR="00AA5163" w:rsidRPr="00F226BE" w:rsidRDefault="00AA5163" w:rsidP="00AA5163">
      <w:pPr>
        <w:spacing w:after="0"/>
        <w:rPr>
          <w:rFonts w:ascii="Georgia" w:hAnsi="Georgia" w:cs="Arial"/>
          <w:b/>
          <w:sz w:val="20"/>
          <w:szCs w:val="20"/>
          <w:rPrChange w:id="210" w:author="David Döbele" w:date="2024-08-20T18:47:00Z" w16du:dateUtc="2024-08-20T16:47:00Z">
            <w:rPr>
              <w:rFonts w:ascii="Georgia" w:hAnsi="Georgia" w:cs="Arial"/>
              <w:b/>
              <w:sz w:val="21"/>
              <w:szCs w:val="21"/>
            </w:rPr>
          </w:rPrChange>
        </w:rPr>
      </w:pPr>
    </w:p>
    <w:p w14:paraId="69BDD5AE" w14:textId="77777777" w:rsidR="00AA5163" w:rsidRPr="00F226BE" w:rsidRDefault="00AA5163" w:rsidP="00AA5163">
      <w:pPr>
        <w:spacing w:after="0"/>
        <w:jc w:val="both"/>
        <w:rPr>
          <w:rFonts w:ascii="Georgia" w:hAnsi="Georgia" w:cs="Arial"/>
          <w:sz w:val="20"/>
          <w:szCs w:val="20"/>
          <w:rPrChange w:id="211"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12" w:author="David Döbele" w:date="2024-08-20T18:47:00Z" w16du:dateUtc="2024-08-20T16:47:00Z">
            <w:rPr>
              <w:rFonts w:ascii="Georgia" w:hAnsi="Georgia" w:cs="Arial"/>
              <w:sz w:val="21"/>
              <w:szCs w:val="21"/>
            </w:rPr>
          </w:rPrChange>
        </w:rPr>
        <w:t xml:space="preserve">Sehr geehrte Damen und Herren, </w:t>
      </w:r>
    </w:p>
    <w:p w14:paraId="32BB5817" w14:textId="77777777" w:rsidR="00AA5163" w:rsidRPr="00F226BE" w:rsidRDefault="00AA5163" w:rsidP="00AA5163">
      <w:pPr>
        <w:spacing w:after="0"/>
        <w:jc w:val="both"/>
        <w:rPr>
          <w:rFonts w:ascii="Georgia" w:hAnsi="Georgia" w:cs="Arial"/>
          <w:sz w:val="20"/>
          <w:szCs w:val="20"/>
          <w:rPrChange w:id="213" w:author="David Döbele" w:date="2024-08-20T18:47:00Z" w16du:dateUtc="2024-08-20T16:47:00Z">
            <w:rPr>
              <w:rFonts w:ascii="Georgia" w:hAnsi="Georgia" w:cs="Arial"/>
              <w:sz w:val="21"/>
              <w:szCs w:val="21"/>
            </w:rPr>
          </w:rPrChange>
        </w:rPr>
      </w:pPr>
    </w:p>
    <w:p w14:paraId="582F4910" w14:textId="77777777" w:rsidR="00AA5163" w:rsidRPr="00F226BE" w:rsidRDefault="00AA5163" w:rsidP="00AA5163">
      <w:pPr>
        <w:spacing w:after="0"/>
        <w:jc w:val="both"/>
        <w:rPr>
          <w:rFonts w:ascii="Georgia" w:hAnsi="Georgia" w:cs="Arial"/>
          <w:sz w:val="20"/>
          <w:szCs w:val="20"/>
          <w:rPrChange w:id="214"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15" w:author="David Döbele" w:date="2024-08-20T18:47:00Z" w16du:dateUtc="2024-08-20T16:47:00Z">
            <w:rPr>
              <w:rFonts w:ascii="Georgia" w:hAnsi="Georgia" w:cs="Arial"/>
              <w:sz w:val="21"/>
              <w:szCs w:val="21"/>
            </w:rPr>
          </w:rPrChange>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2912DB6E" w14:textId="47DFDA58" w:rsidR="00AA5163" w:rsidRPr="00F226BE" w:rsidRDefault="00AA5163" w:rsidP="00AA5163">
      <w:pPr>
        <w:spacing w:after="0"/>
        <w:jc w:val="both"/>
        <w:rPr>
          <w:rFonts w:ascii="Georgia" w:hAnsi="Georgia" w:cs="Arial"/>
          <w:sz w:val="20"/>
          <w:szCs w:val="20"/>
          <w:rPrChange w:id="21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17" w:author="David Döbele" w:date="2024-08-20T18:47:00Z" w16du:dateUtc="2024-08-20T16:47:00Z">
            <w:rPr>
              <w:rFonts w:ascii="Georgia" w:hAnsi="Georgia" w:cs="Arial"/>
              <w:sz w:val="21"/>
              <w:szCs w:val="21"/>
            </w:rPr>
          </w:rPrChange>
        </w:rPr>
        <w:t xml:space="preserve">Den Beruf des Wirtschaftsprüfers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zu konsolidieren und somit nicht nur für das Unternehmen selbst eine profitable Zukunft zu sichern, sondern auch einen gesunden Gesamtmarkt und wirtschaftliche Prosperität zu gewährleisten. Um in der Zukunft ebenfalls einen so positiven Nutzen mit meiner Arbeit zu schaffen, möchte ich ab Januar für einen Zeitraum von zwei </w:t>
      </w:r>
      <w:r w:rsidR="009B3AC0" w:rsidRPr="00F226BE">
        <w:rPr>
          <w:rFonts w:ascii="Georgia" w:hAnsi="Georgia" w:cs="Arial"/>
          <w:sz w:val="20"/>
          <w:szCs w:val="20"/>
          <w:rPrChange w:id="218" w:author="David Döbele" w:date="2024-08-20T18:47:00Z" w16du:dateUtc="2024-08-20T16:47:00Z">
            <w:rPr>
              <w:rFonts w:ascii="Georgia" w:hAnsi="Georgia" w:cs="Arial"/>
              <w:sz w:val="21"/>
              <w:szCs w:val="21"/>
            </w:rPr>
          </w:rPrChange>
        </w:rPr>
        <w:t xml:space="preserve">Monaten </w:t>
      </w:r>
      <w:r w:rsidRPr="00F226BE">
        <w:rPr>
          <w:rFonts w:ascii="Georgia" w:hAnsi="Georgia" w:cs="Arial"/>
          <w:sz w:val="20"/>
          <w:szCs w:val="20"/>
          <w:rPrChange w:id="219" w:author="David Döbele" w:date="2024-08-20T18:47:00Z" w16du:dateUtc="2024-08-20T16:47:00Z">
            <w:rPr>
              <w:rFonts w:ascii="Georgia" w:hAnsi="Georgia" w:cs="Arial"/>
              <w:sz w:val="21"/>
              <w:szCs w:val="21"/>
            </w:rPr>
          </w:rPrChange>
        </w:rPr>
        <w:t xml:space="preserve">die </w:t>
      </w:r>
      <w:r w:rsidR="009B3AC0" w:rsidRPr="00F226BE">
        <w:rPr>
          <w:rFonts w:ascii="Georgia" w:hAnsi="Georgia" w:cs="Arial"/>
          <w:sz w:val="20"/>
          <w:szCs w:val="20"/>
          <w:rPrChange w:id="220" w:author="David Döbele" w:date="2024-08-20T18:47:00Z" w16du:dateUtc="2024-08-20T16:47:00Z">
            <w:rPr>
              <w:rFonts w:ascii="Georgia" w:hAnsi="Georgia" w:cs="Arial"/>
              <w:sz w:val="21"/>
              <w:szCs w:val="21"/>
            </w:rPr>
          </w:rPrChange>
        </w:rPr>
        <w:t>FALK GmbH</w:t>
      </w:r>
      <w:r w:rsidRPr="00F226BE">
        <w:rPr>
          <w:rFonts w:ascii="Georgia" w:hAnsi="Georgia" w:cs="Arial"/>
          <w:sz w:val="20"/>
          <w:szCs w:val="20"/>
          <w:rPrChange w:id="221" w:author="David Döbele" w:date="2024-08-20T18:47:00Z" w16du:dateUtc="2024-08-20T16:47:00Z">
            <w:rPr>
              <w:rFonts w:ascii="Georgia" w:hAnsi="Georgia" w:cs="Arial"/>
              <w:sz w:val="21"/>
              <w:szCs w:val="21"/>
            </w:rPr>
          </w:rPrChange>
        </w:rPr>
        <w:t xml:space="preserve"> in </w:t>
      </w:r>
      <w:r w:rsidR="009B3AC0" w:rsidRPr="00F226BE">
        <w:rPr>
          <w:rFonts w:ascii="Georgia" w:hAnsi="Georgia" w:cs="Arial"/>
          <w:sz w:val="20"/>
          <w:szCs w:val="20"/>
          <w:rPrChange w:id="222" w:author="David Döbele" w:date="2024-08-20T18:47:00Z" w16du:dateUtc="2024-08-20T16:47:00Z">
            <w:rPr>
              <w:rFonts w:ascii="Georgia" w:hAnsi="Georgia" w:cs="Arial"/>
              <w:sz w:val="21"/>
              <w:szCs w:val="21"/>
            </w:rPr>
          </w:rPrChange>
        </w:rPr>
        <w:t>Mannheim, alternativ auch in Frankfurt am Main,</w:t>
      </w:r>
      <w:r w:rsidRPr="00F226BE">
        <w:rPr>
          <w:rFonts w:ascii="Georgia" w:hAnsi="Georgia" w:cs="Arial"/>
          <w:sz w:val="20"/>
          <w:szCs w:val="20"/>
          <w:rPrChange w:id="223" w:author="David Döbele" w:date="2024-08-20T18:47:00Z" w16du:dateUtc="2024-08-20T16:47:00Z">
            <w:rPr>
              <w:rFonts w:ascii="Georgia" w:hAnsi="Georgia" w:cs="Arial"/>
              <w:sz w:val="21"/>
              <w:szCs w:val="21"/>
            </w:rPr>
          </w:rPrChange>
        </w:rPr>
        <w:t xml:space="preserve"> als Praktikant im Bereich </w:t>
      </w:r>
      <w:r w:rsidR="009B3AC0" w:rsidRPr="00F226BE">
        <w:rPr>
          <w:rFonts w:ascii="Georgia" w:hAnsi="Georgia" w:cs="Arial"/>
          <w:sz w:val="20"/>
          <w:szCs w:val="20"/>
          <w:rPrChange w:id="224" w:author="David Döbele" w:date="2024-08-20T18:47:00Z" w16du:dateUtc="2024-08-20T16:47:00Z">
            <w:rPr>
              <w:rFonts w:ascii="Georgia" w:hAnsi="Georgia" w:cs="Arial"/>
              <w:sz w:val="21"/>
              <w:szCs w:val="21"/>
            </w:rPr>
          </w:rPrChange>
        </w:rPr>
        <w:t xml:space="preserve">Wirtschaftsprüfung, Steuerberatung und Restrukturierungsberatung </w:t>
      </w:r>
      <w:r w:rsidRPr="00F226BE">
        <w:rPr>
          <w:rFonts w:ascii="Georgia" w:hAnsi="Georgia" w:cs="Arial"/>
          <w:sz w:val="20"/>
          <w:szCs w:val="20"/>
          <w:rPrChange w:id="225" w:author="David Döbele" w:date="2024-08-20T18:47:00Z" w16du:dateUtc="2024-08-20T16:47:00Z">
            <w:rPr>
              <w:rFonts w:ascii="Georgia" w:hAnsi="Georgia" w:cs="Arial"/>
              <w:sz w:val="21"/>
              <w:szCs w:val="21"/>
            </w:rPr>
          </w:rPrChange>
        </w:rPr>
        <w:t>unterstützen.</w:t>
      </w:r>
    </w:p>
    <w:p w14:paraId="5378E506" w14:textId="77777777" w:rsidR="00AA5163" w:rsidRPr="00F226BE" w:rsidRDefault="00AA5163" w:rsidP="00AA5163">
      <w:pPr>
        <w:spacing w:after="0"/>
        <w:jc w:val="both"/>
        <w:rPr>
          <w:rFonts w:ascii="Georgia" w:hAnsi="Georgia" w:cs="Arial"/>
          <w:sz w:val="20"/>
          <w:szCs w:val="20"/>
          <w:rPrChange w:id="226" w:author="David Döbele" w:date="2024-08-20T18:47:00Z" w16du:dateUtc="2024-08-20T16:47:00Z">
            <w:rPr>
              <w:rFonts w:ascii="Georgia" w:hAnsi="Georgia" w:cs="Arial"/>
              <w:sz w:val="21"/>
              <w:szCs w:val="21"/>
            </w:rPr>
          </w:rPrChange>
        </w:rPr>
      </w:pPr>
    </w:p>
    <w:p w14:paraId="5FF6FDC1" w14:textId="77777777" w:rsidR="00AA5163" w:rsidRPr="00F226BE" w:rsidRDefault="00AA5163" w:rsidP="00AA5163">
      <w:pPr>
        <w:spacing w:after="0"/>
        <w:jc w:val="both"/>
        <w:rPr>
          <w:rFonts w:ascii="Georgia" w:hAnsi="Georgia" w:cs="Arial"/>
          <w:sz w:val="20"/>
          <w:szCs w:val="20"/>
          <w:rPrChange w:id="227"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28" w:author="David Döbele" w:date="2024-08-20T18:47:00Z" w16du:dateUtc="2024-08-20T16:47:00Z">
            <w:rPr>
              <w:rFonts w:ascii="Georgia" w:hAnsi="Georgia" w:cs="Arial"/>
              <w:sz w:val="21"/>
              <w:szCs w:val="21"/>
            </w:rPr>
          </w:rPrChange>
        </w:rPr>
        <w:t xml:space="preserve">Aufgrund meines ausgeprägten wirtschaftlichen Interesses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2171C881" w14:textId="77777777" w:rsidR="00AA5163" w:rsidRPr="00F226BE" w:rsidRDefault="00AA5163" w:rsidP="00AA5163">
      <w:pPr>
        <w:spacing w:after="0"/>
        <w:jc w:val="both"/>
        <w:rPr>
          <w:rFonts w:ascii="Georgia" w:hAnsi="Georgia" w:cs="Arial"/>
          <w:sz w:val="20"/>
          <w:szCs w:val="20"/>
          <w:rPrChange w:id="229" w:author="David Döbele" w:date="2024-08-20T18:47:00Z" w16du:dateUtc="2024-08-20T16:47:00Z">
            <w:rPr>
              <w:rFonts w:ascii="Georgia" w:hAnsi="Georgia" w:cs="Arial"/>
              <w:sz w:val="21"/>
              <w:szCs w:val="21"/>
            </w:rPr>
          </w:rPrChange>
        </w:rPr>
      </w:pPr>
    </w:p>
    <w:p w14:paraId="2525CC37" w14:textId="6C379487" w:rsidR="00AA5163" w:rsidRPr="00F226BE" w:rsidRDefault="00AA5163" w:rsidP="00AA5163">
      <w:pPr>
        <w:spacing w:after="0"/>
        <w:jc w:val="both"/>
        <w:rPr>
          <w:rFonts w:ascii="Georgia" w:hAnsi="Georgia" w:cs="Arial"/>
          <w:sz w:val="20"/>
          <w:szCs w:val="20"/>
          <w:rPrChange w:id="230"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31" w:author="David Döbele" w:date="2024-08-20T18:47:00Z" w16du:dateUtc="2024-08-20T16:47:00Z">
            <w:rPr>
              <w:rFonts w:ascii="Georgia" w:hAnsi="Georgia" w:cs="Arial"/>
              <w:sz w:val="21"/>
              <w:szCs w:val="21"/>
            </w:rPr>
          </w:rPrChange>
        </w:rPr>
        <w:t xml:space="preserve">Die </w:t>
      </w:r>
      <w:r w:rsidR="005E3E84" w:rsidRPr="00F226BE">
        <w:rPr>
          <w:rFonts w:ascii="Georgia" w:hAnsi="Georgia" w:cs="Arial"/>
          <w:sz w:val="20"/>
          <w:szCs w:val="20"/>
          <w:rPrChange w:id="232" w:author="David Döbele" w:date="2024-08-20T18:47:00Z" w16du:dateUtc="2024-08-20T16:47:00Z">
            <w:rPr>
              <w:rFonts w:ascii="Georgia" w:hAnsi="Georgia" w:cs="Arial"/>
              <w:sz w:val="21"/>
              <w:szCs w:val="21"/>
            </w:rPr>
          </w:rPrChange>
        </w:rPr>
        <w:t xml:space="preserve">FALK GmbH &amp; </w:t>
      </w:r>
      <w:r w:rsidR="0008115E" w:rsidRPr="00F226BE">
        <w:rPr>
          <w:rFonts w:ascii="Georgia" w:hAnsi="Georgia" w:cs="Arial"/>
          <w:sz w:val="20"/>
          <w:szCs w:val="20"/>
          <w:rPrChange w:id="233" w:author="David Döbele" w:date="2024-08-20T18:47:00Z" w16du:dateUtc="2024-08-20T16:47:00Z">
            <w:rPr>
              <w:rFonts w:ascii="Georgia" w:hAnsi="Georgia" w:cs="Arial"/>
              <w:sz w:val="21"/>
              <w:szCs w:val="21"/>
            </w:rPr>
          </w:rPrChange>
        </w:rPr>
        <w:t>Co scheint</w:t>
      </w:r>
      <w:r w:rsidRPr="00F226BE">
        <w:rPr>
          <w:rFonts w:ascii="Georgia" w:hAnsi="Georgia" w:cs="Arial"/>
          <w:sz w:val="20"/>
          <w:szCs w:val="20"/>
          <w:rPrChange w:id="234" w:author="David Döbele" w:date="2024-08-20T18:47:00Z" w16du:dateUtc="2024-08-20T16:47:00Z">
            <w:rPr>
              <w:rFonts w:ascii="Georgia" w:hAnsi="Georgia" w:cs="Arial"/>
              <w:sz w:val="21"/>
              <w:szCs w:val="21"/>
            </w:rPr>
          </w:rPrChange>
        </w:rPr>
        <w:t xml:space="preserve"> mir für dieses Praktikum ideal, da Sie als e</w:t>
      </w:r>
      <w:r w:rsidR="005E3E84" w:rsidRPr="00F226BE">
        <w:rPr>
          <w:rFonts w:ascii="Georgia" w:hAnsi="Georgia" w:cs="Arial"/>
          <w:sz w:val="20"/>
          <w:szCs w:val="20"/>
          <w:rPrChange w:id="235" w:author="David Döbele" w:date="2024-08-20T18:47:00Z" w16du:dateUtc="2024-08-20T16:47:00Z">
            <w:rPr>
              <w:rFonts w:ascii="Georgia" w:hAnsi="Georgia" w:cs="Arial"/>
              <w:sz w:val="21"/>
              <w:szCs w:val="21"/>
            </w:rPr>
          </w:rPrChange>
        </w:rPr>
        <w:t>iner der besten Mittelstandsdienstleister Deutschlands im Bereich Steuerberatung und Wirtschaftsprüfung</w:t>
      </w:r>
      <w:r w:rsidRPr="00F226BE">
        <w:rPr>
          <w:rFonts w:ascii="Georgia" w:hAnsi="Georgia" w:cs="Arial"/>
          <w:sz w:val="20"/>
          <w:szCs w:val="20"/>
          <w:rPrChange w:id="236" w:author="David Döbele" w:date="2024-08-20T18:47:00Z" w16du:dateUtc="2024-08-20T16:47:00Z">
            <w:rPr>
              <w:rFonts w:ascii="Georgia" w:hAnsi="Georgia" w:cs="Arial"/>
              <w:sz w:val="21"/>
              <w:szCs w:val="21"/>
            </w:rPr>
          </w:rPrChange>
        </w:rPr>
        <w:t xml:space="preserve"> mit </w:t>
      </w:r>
      <w:r w:rsidR="005E3E84" w:rsidRPr="00F226BE">
        <w:rPr>
          <w:rFonts w:ascii="Georgia" w:hAnsi="Georgia" w:cs="Arial"/>
          <w:sz w:val="20"/>
          <w:szCs w:val="20"/>
          <w:rPrChange w:id="237" w:author="David Döbele" w:date="2024-08-20T18:47:00Z" w16du:dateUtc="2024-08-20T16:47:00Z">
            <w:rPr>
              <w:rFonts w:ascii="Georgia" w:hAnsi="Georgia" w:cs="Arial"/>
              <w:sz w:val="21"/>
              <w:szCs w:val="21"/>
            </w:rPr>
          </w:rPrChange>
        </w:rPr>
        <w:t xml:space="preserve">über 40 Mio. EURO </w:t>
      </w:r>
      <w:r w:rsidR="0008115E" w:rsidRPr="00F226BE">
        <w:rPr>
          <w:rFonts w:ascii="Georgia" w:hAnsi="Georgia" w:cs="Arial"/>
          <w:sz w:val="20"/>
          <w:szCs w:val="20"/>
          <w:rPrChange w:id="238" w:author="David Döbele" w:date="2024-08-20T18:47:00Z" w16du:dateUtc="2024-08-20T16:47:00Z">
            <w:rPr>
              <w:rFonts w:ascii="Georgia" w:hAnsi="Georgia" w:cs="Arial"/>
              <w:sz w:val="21"/>
              <w:szCs w:val="21"/>
            </w:rPr>
          </w:rPrChange>
        </w:rPr>
        <w:t>Umsatz mir</w:t>
      </w:r>
      <w:r w:rsidRPr="00F226BE">
        <w:rPr>
          <w:rFonts w:ascii="Georgia" w:hAnsi="Georgia" w:cs="Arial"/>
          <w:sz w:val="20"/>
          <w:szCs w:val="20"/>
          <w:rPrChange w:id="239" w:author="David Döbele" w:date="2024-08-20T18:47:00Z" w16du:dateUtc="2024-08-20T16:47:00Z">
            <w:rPr>
              <w:rFonts w:ascii="Georgia" w:hAnsi="Georgia" w:cs="Arial"/>
              <w:sz w:val="21"/>
              <w:szCs w:val="21"/>
            </w:rPr>
          </w:rPrChange>
        </w:rPr>
        <w:t xml:space="preserve"> als Praktikant eine enorm steile Lernkurve bieten können.</w:t>
      </w:r>
      <w:r w:rsidR="005E3E84" w:rsidRPr="00F226BE">
        <w:rPr>
          <w:rFonts w:ascii="Georgia" w:hAnsi="Georgia" w:cs="Arial"/>
          <w:sz w:val="20"/>
          <w:szCs w:val="20"/>
          <w:rPrChange w:id="240" w:author="David Döbele" w:date="2024-08-20T18:47:00Z" w16du:dateUtc="2024-08-20T16:47:00Z">
            <w:rPr>
              <w:rFonts w:ascii="Georgia" w:hAnsi="Georgia" w:cs="Arial"/>
              <w:sz w:val="21"/>
              <w:szCs w:val="21"/>
            </w:rPr>
          </w:rPrChange>
        </w:rPr>
        <w:t xml:space="preserve"> </w:t>
      </w:r>
      <w:del w:id="241" w:author="David Döbele" w:date="2024-08-20T18:49:00Z" w16du:dateUtc="2024-08-20T16:49:00Z">
        <w:r w:rsidR="005E3E84" w:rsidRPr="00F226BE" w:rsidDel="00F226BE">
          <w:rPr>
            <w:rFonts w:ascii="Georgia" w:hAnsi="Georgia" w:cs="Arial"/>
            <w:sz w:val="20"/>
            <w:szCs w:val="20"/>
            <w:rPrChange w:id="242" w:author="David Döbele" w:date="2024-08-20T18:47:00Z" w16du:dateUtc="2024-08-20T16:47:00Z">
              <w:rPr>
                <w:rFonts w:ascii="Georgia" w:hAnsi="Georgia" w:cs="Arial"/>
                <w:sz w:val="21"/>
                <w:szCs w:val="21"/>
              </w:rPr>
            </w:rPrChange>
          </w:rPr>
          <w:delText>Ich selbst habe schon immer geträumt</w:delText>
        </w:r>
      </w:del>
      <w:ins w:id="243" w:author="David Döbele" w:date="2024-08-20T18:49:00Z" w16du:dateUtc="2024-08-20T16:49:00Z">
        <w:r w:rsidR="00F226BE">
          <w:rPr>
            <w:rFonts w:ascii="Georgia" w:hAnsi="Georgia" w:cs="Arial"/>
            <w:sz w:val="20"/>
            <w:szCs w:val="20"/>
          </w:rPr>
          <w:t>Ich finde die Aussicht spannend,</w:t>
        </w:r>
      </w:ins>
      <w:r w:rsidR="005E3E84" w:rsidRPr="00F226BE">
        <w:rPr>
          <w:rFonts w:ascii="Georgia" w:hAnsi="Georgia" w:cs="Arial"/>
          <w:sz w:val="20"/>
          <w:szCs w:val="20"/>
          <w:rPrChange w:id="244" w:author="David Döbele" w:date="2024-08-20T18:47:00Z" w16du:dateUtc="2024-08-20T16:47:00Z">
            <w:rPr>
              <w:rFonts w:ascii="Georgia" w:hAnsi="Georgia" w:cs="Arial"/>
              <w:sz w:val="21"/>
              <w:szCs w:val="21"/>
            </w:rPr>
          </w:rPrChange>
        </w:rPr>
        <w:t xml:space="preserve"> Teil eines großen Teams zu sein, wo man selbst Verantwortung übernehmen kann</w:t>
      </w:r>
      <w:r w:rsidR="0008115E" w:rsidRPr="00F226BE">
        <w:rPr>
          <w:rFonts w:ascii="Georgia" w:hAnsi="Georgia" w:cs="Arial"/>
          <w:sz w:val="20"/>
          <w:szCs w:val="20"/>
          <w:rPrChange w:id="245" w:author="David Döbele" w:date="2024-08-20T18:47:00Z" w16du:dateUtc="2024-08-20T16:47:00Z">
            <w:rPr>
              <w:rFonts w:ascii="Georgia" w:hAnsi="Georgia" w:cs="Arial"/>
              <w:sz w:val="21"/>
              <w:szCs w:val="21"/>
            </w:rPr>
          </w:rPrChange>
        </w:rPr>
        <w:t xml:space="preserve"> und mit seiner Arbeit einen entscheiden Unterschied macht</w:t>
      </w:r>
      <w:r w:rsidR="005E3E84" w:rsidRPr="00F226BE">
        <w:rPr>
          <w:rFonts w:ascii="Georgia" w:hAnsi="Georgia" w:cs="Arial"/>
          <w:sz w:val="20"/>
          <w:szCs w:val="20"/>
          <w:rPrChange w:id="246" w:author="David Döbele" w:date="2024-08-20T18:47:00Z" w16du:dateUtc="2024-08-20T16:47:00Z">
            <w:rPr>
              <w:rFonts w:ascii="Georgia" w:hAnsi="Georgia" w:cs="Arial"/>
              <w:sz w:val="21"/>
              <w:szCs w:val="21"/>
            </w:rPr>
          </w:rPrChange>
        </w:rPr>
        <w:t xml:space="preserve">. Diese </w:t>
      </w:r>
      <w:r w:rsidR="0008115E" w:rsidRPr="00F226BE">
        <w:rPr>
          <w:rFonts w:ascii="Georgia" w:hAnsi="Georgia" w:cs="Arial"/>
          <w:sz w:val="20"/>
          <w:szCs w:val="20"/>
          <w:rPrChange w:id="247" w:author="David Döbele" w:date="2024-08-20T18:47:00Z" w16du:dateUtc="2024-08-20T16:47:00Z">
            <w:rPr>
              <w:rFonts w:ascii="Georgia" w:hAnsi="Georgia" w:cs="Arial"/>
              <w:sz w:val="21"/>
              <w:szCs w:val="21"/>
            </w:rPr>
          </w:rPrChange>
        </w:rPr>
        <w:t>Möglichkeit</w:t>
      </w:r>
      <w:r w:rsidR="005E3E84" w:rsidRPr="00F226BE">
        <w:rPr>
          <w:rFonts w:ascii="Georgia" w:hAnsi="Georgia" w:cs="Arial"/>
          <w:sz w:val="20"/>
          <w:szCs w:val="20"/>
          <w:rPrChange w:id="248" w:author="David Döbele" w:date="2024-08-20T18:47:00Z" w16du:dateUtc="2024-08-20T16:47:00Z">
            <w:rPr>
              <w:rFonts w:ascii="Georgia" w:hAnsi="Georgia" w:cs="Arial"/>
              <w:sz w:val="21"/>
              <w:szCs w:val="21"/>
            </w:rPr>
          </w:rPrChange>
        </w:rPr>
        <w:t xml:space="preserve"> sehe ich bei Ihnen </w:t>
      </w:r>
      <w:r w:rsidR="0008115E" w:rsidRPr="00F226BE">
        <w:rPr>
          <w:rFonts w:ascii="Georgia" w:hAnsi="Georgia" w:cs="Arial"/>
          <w:sz w:val="20"/>
          <w:szCs w:val="20"/>
          <w:rPrChange w:id="249" w:author="David Döbele" w:date="2024-08-20T18:47:00Z" w16du:dateUtc="2024-08-20T16:47:00Z">
            <w:rPr>
              <w:rFonts w:ascii="Georgia" w:hAnsi="Georgia" w:cs="Arial"/>
              <w:sz w:val="21"/>
              <w:szCs w:val="21"/>
            </w:rPr>
          </w:rPrChange>
        </w:rPr>
        <w:t xml:space="preserve">mehr als </w:t>
      </w:r>
      <w:r w:rsidR="005E3E84" w:rsidRPr="00F226BE">
        <w:rPr>
          <w:rFonts w:ascii="Georgia" w:hAnsi="Georgia" w:cs="Arial"/>
          <w:sz w:val="20"/>
          <w:szCs w:val="20"/>
          <w:rPrChange w:id="250" w:author="David Döbele" w:date="2024-08-20T18:47:00Z" w16du:dateUtc="2024-08-20T16:47:00Z">
            <w:rPr>
              <w:rFonts w:ascii="Georgia" w:hAnsi="Georgia" w:cs="Arial"/>
              <w:sz w:val="21"/>
              <w:szCs w:val="21"/>
            </w:rPr>
          </w:rPrChange>
        </w:rPr>
        <w:t xml:space="preserve">gegeben. </w:t>
      </w:r>
      <w:r w:rsidR="0008115E" w:rsidRPr="00F226BE">
        <w:rPr>
          <w:rFonts w:ascii="Georgia" w:hAnsi="Georgia" w:cs="Arial"/>
          <w:sz w:val="20"/>
          <w:szCs w:val="20"/>
          <w:rPrChange w:id="251" w:author="David Döbele" w:date="2024-08-20T18:47:00Z" w16du:dateUtc="2024-08-20T16:47:00Z">
            <w:rPr>
              <w:rFonts w:ascii="Georgia" w:hAnsi="Georgia" w:cs="Arial"/>
              <w:sz w:val="21"/>
              <w:szCs w:val="21"/>
            </w:rPr>
          </w:rPrChange>
        </w:rPr>
        <w:t xml:space="preserve">Außerdem reizt mich der Aspekt, dass </w:t>
      </w:r>
      <w:ins w:id="252" w:author="David Döbele" w:date="2024-08-20T18:49:00Z" w16du:dateUtc="2024-08-20T16:49:00Z">
        <w:r w:rsidR="00F226BE">
          <w:rPr>
            <w:rFonts w:ascii="Georgia" w:hAnsi="Georgia" w:cs="Arial"/>
            <w:sz w:val="20"/>
            <w:szCs w:val="20"/>
          </w:rPr>
          <w:t>S</w:t>
        </w:r>
      </w:ins>
      <w:del w:id="253" w:author="David Döbele" w:date="2024-08-20T18:49:00Z" w16du:dateUtc="2024-08-20T16:49:00Z">
        <w:r w:rsidR="0008115E" w:rsidRPr="00F226BE" w:rsidDel="00F226BE">
          <w:rPr>
            <w:rFonts w:ascii="Georgia" w:hAnsi="Georgia" w:cs="Arial"/>
            <w:sz w:val="20"/>
            <w:szCs w:val="20"/>
            <w:rPrChange w:id="254" w:author="David Döbele" w:date="2024-08-20T18:47:00Z" w16du:dateUtc="2024-08-20T16:47:00Z">
              <w:rPr>
                <w:rFonts w:ascii="Georgia" w:hAnsi="Georgia" w:cs="Arial"/>
                <w:sz w:val="21"/>
                <w:szCs w:val="21"/>
              </w:rPr>
            </w:rPrChange>
          </w:rPr>
          <w:delText>s</w:delText>
        </w:r>
      </w:del>
      <w:r w:rsidR="0008115E" w:rsidRPr="00F226BE">
        <w:rPr>
          <w:rFonts w:ascii="Georgia" w:hAnsi="Georgia" w:cs="Arial"/>
          <w:sz w:val="20"/>
          <w:szCs w:val="20"/>
          <w:rPrChange w:id="255" w:author="David Döbele" w:date="2024-08-20T18:47:00Z" w16du:dateUtc="2024-08-20T16:47:00Z">
            <w:rPr>
              <w:rFonts w:ascii="Georgia" w:hAnsi="Georgia" w:cs="Arial"/>
              <w:sz w:val="21"/>
              <w:szCs w:val="21"/>
            </w:rPr>
          </w:rPrChange>
        </w:rPr>
        <w:t>ie zwar in Deutschland ansässig sind, jedoch ein deutschlandübergreifendes Mandatenportfolio betreuen, wo einem die Chance zuteilwird, auf internationaler Ebene zu arbeiten. Besonders bemer</w:t>
      </w:r>
      <w:r w:rsidR="0074543B" w:rsidRPr="00F226BE">
        <w:rPr>
          <w:rFonts w:ascii="Georgia" w:hAnsi="Georgia" w:cs="Arial"/>
          <w:sz w:val="20"/>
          <w:szCs w:val="20"/>
          <w:rPrChange w:id="256" w:author="David Döbele" w:date="2024-08-20T18:47:00Z" w16du:dateUtc="2024-08-20T16:47:00Z">
            <w:rPr>
              <w:rFonts w:ascii="Georgia" w:hAnsi="Georgia" w:cs="Arial"/>
              <w:sz w:val="21"/>
              <w:szCs w:val="21"/>
            </w:rPr>
          </w:rPrChange>
        </w:rPr>
        <w:t>kenswert erachte ich, dass Sie bei FALK weniger spezialisiert, sondern eher branchenübergreifend mit größter Kompetenz arbeiten und ich so meine Expertise vielfältig erweitern kann.</w:t>
      </w:r>
      <w:r w:rsidRPr="00F226BE">
        <w:rPr>
          <w:rFonts w:ascii="Georgia" w:hAnsi="Georgia" w:cs="Arial"/>
          <w:sz w:val="20"/>
          <w:szCs w:val="20"/>
          <w:rPrChange w:id="257" w:author="David Döbele" w:date="2024-08-20T18:47:00Z" w16du:dateUtc="2024-08-20T16:47:00Z">
            <w:rPr>
              <w:rFonts w:ascii="Georgia" w:hAnsi="Georgia" w:cs="Arial"/>
              <w:sz w:val="21"/>
              <w:szCs w:val="21"/>
            </w:rPr>
          </w:rPrChange>
        </w:rPr>
        <w:t xml:space="preserve"> </w:t>
      </w:r>
    </w:p>
    <w:p w14:paraId="36181B2B" w14:textId="77777777" w:rsidR="00AA5163" w:rsidRPr="00F226BE" w:rsidRDefault="00AA5163" w:rsidP="00AA5163">
      <w:pPr>
        <w:spacing w:after="0"/>
        <w:jc w:val="both"/>
        <w:rPr>
          <w:rFonts w:ascii="Georgia" w:hAnsi="Georgia" w:cs="Arial"/>
          <w:sz w:val="20"/>
          <w:szCs w:val="20"/>
          <w:rPrChange w:id="258" w:author="David Döbele" w:date="2024-08-20T18:47:00Z" w16du:dateUtc="2024-08-20T16:47:00Z">
            <w:rPr>
              <w:rFonts w:ascii="Georgia" w:hAnsi="Georgia" w:cs="Arial"/>
              <w:sz w:val="21"/>
              <w:szCs w:val="21"/>
            </w:rPr>
          </w:rPrChange>
        </w:rPr>
      </w:pPr>
    </w:p>
    <w:p w14:paraId="55D71B82" w14:textId="77777777" w:rsidR="00AA5163" w:rsidRPr="00F226BE" w:rsidRDefault="00AA5163" w:rsidP="00AA5163">
      <w:pPr>
        <w:spacing w:after="0"/>
        <w:jc w:val="both"/>
        <w:rPr>
          <w:rFonts w:ascii="Georgia" w:hAnsi="Georgia" w:cs="Arial"/>
          <w:sz w:val="20"/>
          <w:szCs w:val="20"/>
          <w:rPrChange w:id="25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60" w:author="David Döbele" w:date="2024-08-20T18:47:00Z" w16du:dateUtc="2024-08-20T16:47:00Z">
            <w:rPr>
              <w:rFonts w:ascii="Georgia" w:hAnsi="Georgia" w:cs="Arial"/>
              <w:sz w:val="21"/>
              <w:szCs w:val="21"/>
            </w:rPr>
          </w:rPrChange>
        </w:rPr>
        <w:t>Von dem Praktikum in der 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384730BB" w14:textId="77777777" w:rsidR="00AA5163" w:rsidRPr="00F226BE" w:rsidRDefault="00AA5163" w:rsidP="00AA5163">
      <w:pPr>
        <w:spacing w:after="0"/>
        <w:jc w:val="both"/>
        <w:rPr>
          <w:rFonts w:ascii="Georgia" w:hAnsi="Georgia" w:cs="Arial"/>
          <w:sz w:val="20"/>
          <w:szCs w:val="20"/>
          <w:rPrChange w:id="261" w:author="David Döbele" w:date="2024-08-20T18:47:00Z" w16du:dateUtc="2024-08-20T16:47:00Z">
            <w:rPr>
              <w:rFonts w:ascii="Georgia" w:hAnsi="Georgia" w:cs="Arial"/>
              <w:sz w:val="21"/>
              <w:szCs w:val="21"/>
            </w:rPr>
          </w:rPrChange>
        </w:rPr>
      </w:pPr>
    </w:p>
    <w:p w14:paraId="1E253BFE" w14:textId="77777777" w:rsidR="00AA5163" w:rsidRPr="00F226BE" w:rsidRDefault="00AA5163" w:rsidP="00AA5163">
      <w:pPr>
        <w:spacing w:after="0"/>
        <w:jc w:val="both"/>
        <w:rPr>
          <w:rFonts w:ascii="Georgia" w:hAnsi="Georgia" w:cs="Arial"/>
          <w:sz w:val="20"/>
          <w:szCs w:val="20"/>
          <w:rPrChange w:id="262"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63" w:author="David Döbele" w:date="2024-08-20T18:47:00Z" w16du:dateUtc="2024-08-20T16:47:00Z">
            <w:rPr>
              <w:rFonts w:ascii="Georgia" w:hAnsi="Georgia" w:cs="Arial"/>
              <w:sz w:val="21"/>
              <w:szCs w:val="21"/>
            </w:rPr>
          </w:rPrChange>
        </w:rPr>
        <w:t>Mit freundlichen Grüßen</w:t>
      </w:r>
    </w:p>
    <w:p w14:paraId="157B52BF" w14:textId="21EF4406" w:rsidR="004714B8" w:rsidRPr="00F226BE" w:rsidRDefault="00AA5163" w:rsidP="00AA5163">
      <w:pPr>
        <w:spacing w:after="0"/>
        <w:jc w:val="both"/>
        <w:rPr>
          <w:rFonts w:ascii="Georgia" w:hAnsi="Georgia" w:cs="Arial"/>
          <w:sz w:val="20"/>
          <w:szCs w:val="20"/>
          <w:rPrChange w:id="264"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65" w:author="David Döbele" w:date="2024-08-20T18:47:00Z" w16du:dateUtc="2024-08-20T16:47:00Z">
            <w:rPr>
              <w:rFonts w:ascii="Georgia" w:hAnsi="Georgia" w:cs="Arial"/>
              <w:sz w:val="21"/>
              <w:szCs w:val="21"/>
            </w:rPr>
          </w:rPrChange>
        </w:rPr>
        <w:t>Unterschrift</w:t>
      </w:r>
    </w:p>
    <w:bookmarkEnd w:id="177"/>
    <w:p w14:paraId="7311543F" w14:textId="77777777" w:rsidR="004714B8" w:rsidRPr="00F226BE" w:rsidRDefault="004714B8">
      <w:pPr>
        <w:rPr>
          <w:rFonts w:ascii="Georgia" w:hAnsi="Georgia" w:cs="Arial"/>
          <w:sz w:val="20"/>
          <w:szCs w:val="20"/>
          <w:rPrChange w:id="26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67" w:author="David Döbele" w:date="2024-08-20T18:47:00Z" w16du:dateUtc="2024-08-20T16:47:00Z">
            <w:rPr>
              <w:rFonts w:ascii="Georgia" w:hAnsi="Georgia" w:cs="Arial"/>
              <w:sz w:val="21"/>
              <w:szCs w:val="21"/>
            </w:rPr>
          </w:rPrChange>
        </w:rPr>
        <w:br w:type="page"/>
      </w:r>
    </w:p>
    <w:p w14:paraId="77A74703" w14:textId="77777777" w:rsidR="004714B8" w:rsidRPr="00F226BE" w:rsidRDefault="004714B8" w:rsidP="004714B8">
      <w:pPr>
        <w:spacing w:after="0" w:line="240" w:lineRule="auto"/>
        <w:jc w:val="right"/>
        <w:rPr>
          <w:rFonts w:ascii="Georgia" w:hAnsi="Georgia" w:cs="Arial"/>
          <w:sz w:val="20"/>
          <w:szCs w:val="20"/>
          <w:rPrChange w:id="268"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69" w:author="David Döbele" w:date="2024-08-20T18:47:00Z" w16du:dateUtc="2024-08-20T16:47:00Z">
            <w:rPr>
              <w:rFonts w:ascii="Georgia" w:hAnsi="Georgia" w:cs="Arial"/>
              <w:sz w:val="21"/>
              <w:szCs w:val="21"/>
            </w:rPr>
          </w:rPrChange>
        </w:rPr>
        <w:lastRenderedPageBreak/>
        <w:t>Fynn Schubert</w:t>
      </w:r>
    </w:p>
    <w:p w14:paraId="675C3586" w14:textId="77777777" w:rsidR="004714B8" w:rsidRPr="00F226BE" w:rsidRDefault="004714B8" w:rsidP="004714B8">
      <w:pPr>
        <w:spacing w:after="0" w:line="240" w:lineRule="auto"/>
        <w:jc w:val="right"/>
        <w:rPr>
          <w:rFonts w:ascii="Georgia" w:hAnsi="Georgia" w:cs="Arial"/>
          <w:sz w:val="20"/>
          <w:szCs w:val="20"/>
          <w:rPrChange w:id="270"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71" w:author="David Döbele" w:date="2024-08-20T18:47:00Z" w16du:dateUtc="2024-08-20T16:47:00Z">
            <w:rPr>
              <w:rFonts w:ascii="Georgia" w:hAnsi="Georgia" w:cs="Arial"/>
              <w:sz w:val="21"/>
              <w:szCs w:val="21"/>
            </w:rPr>
          </w:rPrChange>
        </w:rPr>
        <w:t>B7, 14-15</w:t>
      </w:r>
    </w:p>
    <w:p w14:paraId="577E4433" w14:textId="77777777" w:rsidR="004714B8" w:rsidRPr="00F226BE" w:rsidRDefault="004714B8" w:rsidP="004714B8">
      <w:pPr>
        <w:spacing w:after="0" w:line="240" w:lineRule="auto"/>
        <w:jc w:val="right"/>
        <w:rPr>
          <w:rFonts w:ascii="Georgia" w:hAnsi="Georgia" w:cs="Arial"/>
          <w:sz w:val="20"/>
          <w:szCs w:val="20"/>
          <w:rPrChange w:id="272" w:author="David Döbele" w:date="2024-08-20T18:47:00Z" w16du:dateUtc="2024-08-20T16:47:00Z">
            <w:rPr>
              <w:rFonts w:ascii="Georgia" w:hAnsi="Georgia" w:cs="Arial"/>
              <w:sz w:val="21"/>
              <w:szCs w:val="21"/>
            </w:rPr>
          </w:rPrChange>
        </w:rPr>
      </w:pPr>
      <w:proofErr w:type="spellStart"/>
      <w:r w:rsidRPr="00F226BE">
        <w:rPr>
          <w:rFonts w:ascii="Georgia" w:hAnsi="Georgia" w:cs="Arial"/>
          <w:sz w:val="20"/>
          <w:szCs w:val="20"/>
          <w:rPrChange w:id="273" w:author="David Döbele" w:date="2024-08-20T18:47:00Z" w16du:dateUtc="2024-08-20T16:47:00Z">
            <w:rPr>
              <w:rFonts w:ascii="Georgia" w:hAnsi="Georgia" w:cs="Arial"/>
              <w:sz w:val="21"/>
              <w:szCs w:val="21"/>
            </w:rPr>
          </w:rPrChange>
        </w:rPr>
        <w:t>Zi</w:t>
      </w:r>
      <w:proofErr w:type="spellEnd"/>
      <w:r w:rsidRPr="00F226BE">
        <w:rPr>
          <w:rFonts w:ascii="Georgia" w:hAnsi="Georgia" w:cs="Arial"/>
          <w:sz w:val="20"/>
          <w:szCs w:val="20"/>
          <w:rPrChange w:id="274" w:author="David Döbele" w:date="2024-08-20T18:47:00Z" w16du:dateUtc="2024-08-20T16:47:00Z">
            <w:rPr>
              <w:rFonts w:ascii="Georgia" w:hAnsi="Georgia" w:cs="Arial"/>
              <w:sz w:val="21"/>
              <w:szCs w:val="21"/>
            </w:rPr>
          </w:rPrChange>
        </w:rPr>
        <w:t>.: 610</w:t>
      </w:r>
    </w:p>
    <w:p w14:paraId="220B2F4C" w14:textId="77777777" w:rsidR="004714B8" w:rsidRPr="00F226BE" w:rsidRDefault="004714B8" w:rsidP="004714B8">
      <w:pPr>
        <w:spacing w:after="0" w:line="240" w:lineRule="auto"/>
        <w:jc w:val="right"/>
        <w:rPr>
          <w:rFonts w:ascii="Georgia" w:hAnsi="Georgia" w:cs="Arial"/>
          <w:sz w:val="20"/>
          <w:szCs w:val="20"/>
          <w:rPrChange w:id="275"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76" w:author="David Döbele" w:date="2024-08-20T18:47:00Z" w16du:dateUtc="2024-08-20T16:47:00Z">
            <w:rPr>
              <w:rFonts w:ascii="Georgia" w:hAnsi="Georgia" w:cs="Arial"/>
              <w:sz w:val="21"/>
              <w:szCs w:val="21"/>
            </w:rPr>
          </w:rPrChange>
        </w:rPr>
        <w:t>68161 Mannheim</w:t>
      </w:r>
    </w:p>
    <w:p w14:paraId="22223720" w14:textId="77777777" w:rsidR="004714B8" w:rsidRPr="00F226BE" w:rsidRDefault="004714B8" w:rsidP="004714B8">
      <w:pPr>
        <w:spacing w:after="0" w:line="240" w:lineRule="auto"/>
        <w:jc w:val="right"/>
        <w:rPr>
          <w:rFonts w:ascii="Georgia" w:hAnsi="Georgia" w:cs="Arial"/>
          <w:sz w:val="20"/>
          <w:szCs w:val="20"/>
          <w:rPrChange w:id="277" w:author="David Döbele" w:date="2024-08-20T18:47:00Z" w16du:dateUtc="2024-08-20T16:47:00Z">
            <w:rPr>
              <w:rFonts w:ascii="Georgia" w:hAnsi="Georgia" w:cs="Arial"/>
              <w:sz w:val="21"/>
              <w:szCs w:val="21"/>
            </w:rPr>
          </w:rPrChange>
        </w:rPr>
      </w:pPr>
      <w:r w:rsidRPr="00F226BE">
        <w:rPr>
          <w:rFonts w:ascii="Georgia" w:hAnsi="Georgia" w:cs="Arial"/>
          <w:color w:val="000000"/>
          <w:sz w:val="20"/>
          <w:szCs w:val="20"/>
          <w:rPrChange w:id="278" w:author="David Döbele" w:date="2024-08-20T18:47:00Z" w16du:dateUtc="2024-08-20T16:47:00Z">
            <w:rPr>
              <w:rFonts w:ascii="Georgia" w:hAnsi="Georgia" w:cs="Arial"/>
              <w:color w:val="000000"/>
              <w:sz w:val="21"/>
              <w:szCs w:val="21"/>
            </w:rPr>
          </w:rPrChange>
        </w:rPr>
        <w:t>schubert.fynn@gmx.de</w:t>
      </w:r>
    </w:p>
    <w:p w14:paraId="15A9892A" w14:textId="77777777" w:rsidR="004714B8" w:rsidRPr="00F226BE" w:rsidRDefault="004714B8" w:rsidP="004714B8">
      <w:pPr>
        <w:spacing w:after="0"/>
        <w:jc w:val="right"/>
        <w:rPr>
          <w:rFonts w:ascii="Georgia" w:hAnsi="Georgia" w:cs="Arial"/>
          <w:color w:val="000000"/>
          <w:sz w:val="20"/>
          <w:szCs w:val="20"/>
          <w:rPrChange w:id="279"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280" w:author="David Döbele" w:date="2024-08-20T18:47:00Z" w16du:dateUtc="2024-08-20T16:47:00Z">
            <w:rPr>
              <w:rFonts w:ascii="Georgia" w:hAnsi="Georgia" w:cs="Arial"/>
              <w:color w:val="000000"/>
              <w:sz w:val="21"/>
              <w:szCs w:val="21"/>
            </w:rPr>
          </w:rPrChange>
        </w:rPr>
        <w:t>+49 173 7430466</w:t>
      </w:r>
    </w:p>
    <w:p w14:paraId="23FFCF20" w14:textId="77777777" w:rsidR="004714B8" w:rsidRPr="00F226BE" w:rsidRDefault="004714B8" w:rsidP="004714B8">
      <w:pPr>
        <w:spacing w:after="0"/>
        <w:rPr>
          <w:rFonts w:ascii="Georgia" w:hAnsi="Georgia" w:cs="Arial"/>
          <w:color w:val="000000"/>
          <w:sz w:val="20"/>
          <w:szCs w:val="20"/>
          <w:rPrChange w:id="281" w:author="David Döbele" w:date="2024-08-20T18:47:00Z" w16du:dateUtc="2024-08-20T16:47:00Z">
            <w:rPr>
              <w:rFonts w:ascii="Georgia" w:hAnsi="Georgia" w:cs="Arial"/>
              <w:color w:val="000000"/>
              <w:sz w:val="21"/>
              <w:szCs w:val="21"/>
            </w:rPr>
          </w:rPrChange>
        </w:rPr>
      </w:pPr>
    </w:p>
    <w:p w14:paraId="27B9C150" w14:textId="416B3444" w:rsidR="004714B8" w:rsidRPr="00F226BE" w:rsidRDefault="00CA6DDF" w:rsidP="004714B8">
      <w:pPr>
        <w:spacing w:after="0"/>
        <w:rPr>
          <w:rFonts w:ascii="Georgia" w:hAnsi="Georgia" w:cs="Arial"/>
          <w:color w:val="000000"/>
          <w:sz w:val="20"/>
          <w:szCs w:val="20"/>
          <w:rPrChange w:id="282"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283" w:author="David Döbele" w:date="2024-08-20T18:47:00Z" w16du:dateUtc="2024-08-20T16:47:00Z">
            <w:rPr>
              <w:rFonts w:ascii="Georgia" w:hAnsi="Georgia" w:cs="Arial"/>
              <w:color w:val="000000"/>
              <w:sz w:val="21"/>
              <w:szCs w:val="21"/>
            </w:rPr>
          </w:rPrChange>
        </w:rPr>
        <w:t>Dornbach GmbH</w:t>
      </w:r>
    </w:p>
    <w:p w14:paraId="1C39E6DE" w14:textId="3EA63E0B" w:rsidR="004714B8" w:rsidRPr="00F226BE" w:rsidRDefault="00CA6DDF" w:rsidP="004714B8">
      <w:pPr>
        <w:spacing w:after="0"/>
        <w:rPr>
          <w:rFonts w:ascii="Georgia" w:hAnsi="Georgia" w:cs="Arial"/>
          <w:sz w:val="20"/>
          <w:szCs w:val="20"/>
          <w:rPrChange w:id="284"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85" w:author="David Döbele" w:date="2024-08-20T18:47:00Z" w16du:dateUtc="2024-08-20T16:47:00Z">
            <w:rPr>
              <w:rFonts w:ascii="Georgia" w:hAnsi="Georgia" w:cs="Arial"/>
              <w:sz w:val="21"/>
              <w:szCs w:val="21"/>
            </w:rPr>
          </w:rPrChange>
        </w:rPr>
        <w:t>Taunusanlage 15</w:t>
      </w:r>
    </w:p>
    <w:p w14:paraId="745A8D17" w14:textId="1BE216AE" w:rsidR="004714B8" w:rsidRPr="00F226BE" w:rsidRDefault="00CA6DDF" w:rsidP="004714B8">
      <w:pPr>
        <w:spacing w:after="0"/>
        <w:rPr>
          <w:rFonts w:ascii="Georgia" w:hAnsi="Georgia" w:cs="Arial"/>
          <w:sz w:val="20"/>
          <w:szCs w:val="20"/>
          <w:rPrChange w:id="28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87" w:author="David Döbele" w:date="2024-08-20T18:47:00Z" w16du:dateUtc="2024-08-20T16:47:00Z">
            <w:rPr>
              <w:rFonts w:ascii="Georgia" w:hAnsi="Georgia" w:cs="Arial"/>
              <w:sz w:val="21"/>
              <w:szCs w:val="21"/>
            </w:rPr>
          </w:rPrChange>
        </w:rPr>
        <w:t>60325 Frankfurt am Main</w:t>
      </w:r>
    </w:p>
    <w:p w14:paraId="50E39F45" w14:textId="77777777" w:rsidR="004714B8" w:rsidRPr="00F226BE" w:rsidRDefault="004714B8" w:rsidP="004714B8">
      <w:pPr>
        <w:spacing w:after="0"/>
        <w:rPr>
          <w:rFonts w:ascii="Georgia" w:hAnsi="Georgia" w:cs="Arial"/>
          <w:color w:val="000000"/>
          <w:sz w:val="20"/>
          <w:szCs w:val="20"/>
          <w:rPrChange w:id="288" w:author="David Döbele" w:date="2024-08-20T18:47:00Z" w16du:dateUtc="2024-08-20T16:47:00Z">
            <w:rPr>
              <w:rFonts w:ascii="Georgia" w:hAnsi="Georgia" w:cs="Arial"/>
              <w:color w:val="000000"/>
              <w:sz w:val="21"/>
              <w:szCs w:val="21"/>
            </w:rPr>
          </w:rPrChange>
        </w:rPr>
      </w:pPr>
    </w:p>
    <w:p w14:paraId="4761F3E8" w14:textId="77777777" w:rsidR="004714B8" w:rsidRPr="00F226BE" w:rsidRDefault="004714B8" w:rsidP="004714B8">
      <w:pPr>
        <w:spacing w:after="0"/>
        <w:jc w:val="right"/>
        <w:rPr>
          <w:rFonts w:ascii="Georgia" w:hAnsi="Georgia" w:cs="Arial"/>
          <w:sz w:val="20"/>
          <w:szCs w:val="20"/>
          <w:rPrChange w:id="28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90" w:author="David Döbele" w:date="2024-08-20T18:47:00Z" w16du:dateUtc="2024-08-20T16:47:00Z">
            <w:rPr>
              <w:rFonts w:ascii="Georgia" w:hAnsi="Georgia" w:cs="Arial"/>
              <w:sz w:val="21"/>
              <w:szCs w:val="21"/>
            </w:rPr>
          </w:rPrChange>
        </w:rPr>
        <w:t>Mannheim, 12.08.2024</w:t>
      </w:r>
    </w:p>
    <w:p w14:paraId="13D6DCF5" w14:textId="77777777" w:rsidR="004714B8" w:rsidRPr="00F226BE" w:rsidRDefault="004714B8" w:rsidP="004714B8">
      <w:pPr>
        <w:spacing w:after="0"/>
        <w:jc w:val="right"/>
        <w:rPr>
          <w:rFonts w:ascii="Georgia" w:hAnsi="Georgia" w:cs="Arial"/>
          <w:sz w:val="20"/>
          <w:szCs w:val="20"/>
          <w:rPrChange w:id="291" w:author="David Döbele" w:date="2024-08-20T18:47:00Z" w16du:dateUtc="2024-08-20T16:47:00Z">
            <w:rPr>
              <w:rFonts w:ascii="Georgia" w:hAnsi="Georgia" w:cs="Arial"/>
              <w:sz w:val="21"/>
              <w:szCs w:val="21"/>
            </w:rPr>
          </w:rPrChange>
        </w:rPr>
      </w:pPr>
    </w:p>
    <w:p w14:paraId="34E75608" w14:textId="4B8CC8BC" w:rsidR="004714B8" w:rsidRPr="00F226BE" w:rsidRDefault="004714B8" w:rsidP="004714B8">
      <w:pPr>
        <w:spacing w:after="0"/>
        <w:rPr>
          <w:rFonts w:ascii="Georgia" w:hAnsi="Georgia" w:cs="Arial"/>
          <w:b/>
          <w:sz w:val="20"/>
          <w:szCs w:val="20"/>
          <w:rPrChange w:id="292" w:author="David Döbele" w:date="2024-08-20T18:47:00Z" w16du:dateUtc="2024-08-20T16:47:00Z">
            <w:rPr>
              <w:rFonts w:ascii="Georgia" w:hAnsi="Georgia" w:cs="Arial"/>
              <w:b/>
              <w:sz w:val="21"/>
              <w:szCs w:val="21"/>
            </w:rPr>
          </w:rPrChange>
        </w:rPr>
      </w:pPr>
      <w:r w:rsidRPr="00F226BE">
        <w:rPr>
          <w:rFonts w:ascii="Georgia" w:hAnsi="Georgia" w:cs="Arial"/>
          <w:b/>
          <w:sz w:val="20"/>
          <w:szCs w:val="20"/>
          <w:rPrChange w:id="293" w:author="David Döbele" w:date="2024-08-20T18:47:00Z" w16du:dateUtc="2024-08-20T16:47:00Z">
            <w:rPr>
              <w:rFonts w:ascii="Georgia" w:hAnsi="Georgia" w:cs="Arial"/>
              <w:b/>
              <w:sz w:val="21"/>
              <w:szCs w:val="21"/>
            </w:rPr>
          </w:rPrChange>
        </w:rPr>
        <w:t xml:space="preserve">Bewerbung um ein Praktikum im Bereich Wirtschaftsprüfung </w:t>
      </w:r>
    </w:p>
    <w:p w14:paraId="29DC3F22" w14:textId="77777777" w:rsidR="004714B8" w:rsidRPr="00F226BE" w:rsidRDefault="004714B8" w:rsidP="004714B8">
      <w:pPr>
        <w:spacing w:after="0"/>
        <w:rPr>
          <w:rFonts w:ascii="Georgia" w:hAnsi="Georgia" w:cs="Arial"/>
          <w:b/>
          <w:sz w:val="20"/>
          <w:szCs w:val="20"/>
          <w:rPrChange w:id="294" w:author="David Döbele" w:date="2024-08-20T18:47:00Z" w16du:dateUtc="2024-08-20T16:47:00Z">
            <w:rPr>
              <w:rFonts w:ascii="Georgia" w:hAnsi="Georgia" w:cs="Arial"/>
              <w:b/>
              <w:sz w:val="21"/>
              <w:szCs w:val="21"/>
            </w:rPr>
          </w:rPrChange>
        </w:rPr>
      </w:pPr>
    </w:p>
    <w:p w14:paraId="016EC71C" w14:textId="77777777" w:rsidR="004714B8" w:rsidRPr="00F226BE" w:rsidRDefault="004714B8" w:rsidP="004714B8">
      <w:pPr>
        <w:spacing w:after="0"/>
        <w:rPr>
          <w:rFonts w:ascii="Georgia" w:hAnsi="Georgia" w:cs="Arial"/>
          <w:b/>
          <w:sz w:val="20"/>
          <w:szCs w:val="20"/>
          <w:rPrChange w:id="295" w:author="David Döbele" w:date="2024-08-20T18:47:00Z" w16du:dateUtc="2024-08-20T16:47:00Z">
            <w:rPr>
              <w:rFonts w:ascii="Georgia" w:hAnsi="Georgia" w:cs="Arial"/>
              <w:b/>
              <w:sz w:val="21"/>
              <w:szCs w:val="21"/>
            </w:rPr>
          </w:rPrChange>
        </w:rPr>
      </w:pPr>
    </w:p>
    <w:p w14:paraId="11D922CA" w14:textId="77777777" w:rsidR="004714B8" w:rsidRPr="00F226BE" w:rsidRDefault="004714B8" w:rsidP="004714B8">
      <w:pPr>
        <w:spacing w:after="0"/>
        <w:jc w:val="both"/>
        <w:rPr>
          <w:rFonts w:ascii="Georgia" w:hAnsi="Georgia" w:cs="Arial"/>
          <w:sz w:val="20"/>
          <w:szCs w:val="20"/>
          <w:rPrChange w:id="29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297" w:author="David Döbele" w:date="2024-08-20T18:47:00Z" w16du:dateUtc="2024-08-20T16:47:00Z">
            <w:rPr>
              <w:rFonts w:ascii="Georgia" w:hAnsi="Georgia" w:cs="Arial"/>
              <w:sz w:val="21"/>
              <w:szCs w:val="21"/>
            </w:rPr>
          </w:rPrChange>
        </w:rPr>
        <w:t xml:space="preserve">Sehr geehrte Damen und Herren, </w:t>
      </w:r>
    </w:p>
    <w:p w14:paraId="521859E7" w14:textId="77777777" w:rsidR="004714B8" w:rsidRPr="00F226BE" w:rsidRDefault="004714B8" w:rsidP="004714B8">
      <w:pPr>
        <w:spacing w:after="0"/>
        <w:jc w:val="both"/>
        <w:rPr>
          <w:rFonts w:ascii="Georgia" w:hAnsi="Georgia" w:cs="Arial"/>
          <w:sz w:val="20"/>
          <w:szCs w:val="20"/>
          <w:rPrChange w:id="298" w:author="David Döbele" w:date="2024-08-20T18:47:00Z" w16du:dateUtc="2024-08-20T16:47:00Z">
            <w:rPr>
              <w:rFonts w:ascii="Georgia" w:hAnsi="Georgia" w:cs="Arial"/>
              <w:sz w:val="21"/>
              <w:szCs w:val="21"/>
            </w:rPr>
          </w:rPrChange>
        </w:rPr>
      </w:pPr>
    </w:p>
    <w:p w14:paraId="0B3DD2F1" w14:textId="77777777" w:rsidR="004714B8" w:rsidRPr="00F226BE" w:rsidRDefault="004714B8" w:rsidP="004714B8">
      <w:pPr>
        <w:spacing w:after="0"/>
        <w:jc w:val="both"/>
        <w:rPr>
          <w:rFonts w:ascii="Georgia" w:hAnsi="Georgia" w:cs="Arial"/>
          <w:sz w:val="20"/>
          <w:szCs w:val="20"/>
          <w:rPrChange w:id="29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00" w:author="David Döbele" w:date="2024-08-20T18:47:00Z" w16du:dateUtc="2024-08-20T16:47:00Z">
            <w:rPr>
              <w:rFonts w:ascii="Georgia" w:hAnsi="Georgia" w:cs="Arial"/>
              <w:sz w:val="21"/>
              <w:szCs w:val="21"/>
            </w:rPr>
          </w:rPrChange>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5DD22571" w14:textId="13FAA41A" w:rsidR="004714B8" w:rsidRPr="00F226BE" w:rsidRDefault="004714B8" w:rsidP="004714B8">
      <w:pPr>
        <w:spacing w:after="0"/>
        <w:jc w:val="both"/>
        <w:rPr>
          <w:rFonts w:ascii="Georgia" w:hAnsi="Georgia" w:cs="Arial"/>
          <w:sz w:val="20"/>
          <w:szCs w:val="20"/>
          <w:rPrChange w:id="301"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02" w:author="David Döbele" w:date="2024-08-20T18:47:00Z" w16du:dateUtc="2024-08-20T16:47:00Z">
            <w:rPr>
              <w:rFonts w:ascii="Georgia" w:hAnsi="Georgia" w:cs="Arial"/>
              <w:sz w:val="21"/>
              <w:szCs w:val="21"/>
            </w:rPr>
          </w:rPrChange>
        </w:rPr>
        <w:t xml:space="preserve">Den Beruf des Wirtschaftsprüfers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zu konsolidieren und somit nicht nur für das Unternehmen selbst eine profitable Zukunft zu sichern, sondern auch einen gesunden Gesamtmarkt und wirtschaftliche Prosperität zu gewährleisten. Um in der Zukunft ebenfalls einen so positiven Nutzen mit meiner Arbeit zu schaffen, möchte ich ab Januar für einen Zeitraum von zwei Monaten die </w:t>
      </w:r>
      <w:r w:rsidR="00CA6DDF" w:rsidRPr="00F226BE">
        <w:rPr>
          <w:rFonts w:ascii="Georgia" w:hAnsi="Georgia" w:cs="Arial"/>
          <w:sz w:val="20"/>
          <w:szCs w:val="20"/>
          <w:rPrChange w:id="303" w:author="David Döbele" w:date="2024-08-20T18:47:00Z" w16du:dateUtc="2024-08-20T16:47:00Z">
            <w:rPr>
              <w:rFonts w:ascii="Georgia" w:hAnsi="Georgia" w:cs="Arial"/>
              <w:sz w:val="21"/>
              <w:szCs w:val="21"/>
            </w:rPr>
          </w:rPrChange>
        </w:rPr>
        <w:t>Dornbach</w:t>
      </w:r>
      <w:r w:rsidRPr="00F226BE">
        <w:rPr>
          <w:rFonts w:ascii="Georgia" w:hAnsi="Georgia" w:cs="Arial"/>
          <w:sz w:val="20"/>
          <w:szCs w:val="20"/>
          <w:rPrChange w:id="304" w:author="David Döbele" w:date="2024-08-20T18:47:00Z" w16du:dateUtc="2024-08-20T16:47:00Z">
            <w:rPr>
              <w:rFonts w:ascii="Georgia" w:hAnsi="Georgia" w:cs="Arial"/>
              <w:sz w:val="21"/>
              <w:szCs w:val="21"/>
            </w:rPr>
          </w:rPrChange>
        </w:rPr>
        <w:t xml:space="preserve"> GmbH in </w:t>
      </w:r>
      <w:r w:rsidR="00CA6DDF" w:rsidRPr="00F226BE">
        <w:rPr>
          <w:rFonts w:ascii="Georgia" w:hAnsi="Georgia" w:cs="Arial"/>
          <w:sz w:val="20"/>
          <w:szCs w:val="20"/>
          <w:rPrChange w:id="305" w:author="David Döbele" w:date="2024-08-20T18:47:00Z" w16du:dateUtc="2024-08-20T16:47:00Z">
            <w:rPr>
              <w:rFonts w:ascii="Georgia" w:hAnsi="Georgia" w:cs="Arial"/>
              <w:sz w:val="21"/>
              <w:szCs w:val="21"/>
            </w:rPr>
          </w:rPrChange>
        </w:rPr>
        <w:t xml:space="preserve">Frankfurt am Main </w:t>
      </w:r>
      <w:r w:rsidRPr="00F226BE">
        <w:rPr>
          <w:rFonts w:ascii="Georgia" w:hAnsi="Georgia" w:cs="Arial"/>
          <w:sz w:val="20"/>
          <w:szCs w:val="20"/>
          <w:rPrChange w:id="306" w:author="David Döbele" w:date="2024-08-20T18:47:00Z" w16du:dateUtc="2024-08-20T16:47:00Z">
            <w:rPr>
              <w:rFonts w:ascii="Georgia" w:hAnsi="Georgia" w:cs="Arial"/>
              <w:sz w:val="21"/>
              <w:szCs w:val="21"/>
            </w:rPr>
          </w:rPrChange>
        </w:rPr>
        <w:t>als Praktikant im Bereich Wirtschaftsprüfung</w:t>
      </w:r>
      <w:r w:rsidR="00CA6DDF" w:rsidRPr="00F226BE">
        <w:rPr>
          <w:rFonts w:ascii="Georgia" w:hAnsi="Georgia" w:cs="Arial"/>
          <w:sz w:val="20"/>
          <w:szCs w:val="20"/>
          <w:rPrChange w:id="307" w:author="David Döbele" w:date="2024-08-20T18:47:00Z" w16du:dateUtc="2024-08-20T16:47:00Z">
            <w:rPr>
              <w:rFonts w:ascii="Georgia" w:hAnsi="Georgia" w:cs="Arial"/>
              <w:sz w:val="21"/>
              <w:szCs w:val="21"/>
            </w:rPr>
          </w:rPrChange>
        </w:rPr>
        <w:t xml:space="preserve"> unterstützen.</w:t>
      </w:r>
    </w:p>
    <w:p w14:paraId="61F33B3D" w14:textId="77777777" w:rsidR="004714B8" w:rsidRPr="00F226BE" w:rsidRDefault="004714B8" w:rsidP="004714B8">
      <w:pPr>
        <w:spacing w:after="0"/>
        <w:jc w:val="both"/>
        <w:rPr>
          <w:rFonts w:ascii="Georgia" w:hAnsi="Georgia" w:cs="Arial"/>
          <w:sz w:val="20"/>
          <w:szCs w:val="20"/>
          <w:rPrChange w:id="308" w:author="David Döbele" w:date="2024-08-20T18:47:00Z" w16du:dateUtc="2024-08-20T16:47:00Z">
            <w:rPr>
              <w:rFonts w:ascii="Georgia" w:hAnsi="Georgia" w:cs="Arial"/>
              <w:sz w:val="21"/>
              <w:szCs w:val="21"/>
            </w:rPr>
          </w:rPrChange>
        </w:rPr>
      </w:pPr>
    </w:p>
    <w:p w14:paraId="4B346F2C" w14:textId="77777777" w:rsidR="004714B8" w:rsidRPr="00F226BE" w:rsidRDefault="004714B8" w:rsidP="004714B8">
      <w:pPr>
        <w:spacing w:after="0"/>
        <w:jc w:val="both"/>
        <w:rPr>
          <w:rFonts w:ascii="Georgia" w:hAnsi="Georgia" w:cs="Arial"/>
          <w:sz w:val="20"/>
          <w:szCs w:val="20"/>
          <w:rPrChange w:id="30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10" w:author="David Döbele" w:date="2024-08-20T18:47:00Z" w16du:dateUtc="2024-08-20T16:47:00Z">
            <w:rPr>
              <w:rFonts w:ascii="Georgia" w:hAnsi="Georgia" w:cs="Arial"/>
              <w:sz w:val="21"/>
              <w:szCs w:val="21"/>
            </w:rPr>
          </w:rPrChange>
        </w:rPr>
        <w:t xml:space="preserve">Aufgrund meines ausgeprägten wirtschaftlichen Interesses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3599C6EC" w14:textId="77777777" w:rsidR="004714B8" w:rsidRPr="00F226BE" w:rsidRDefault="004714B8" w:rsidP="004714B8">
      <w:pPr>
        <w:spacing w:after="0"/>
        <w:jc w:val="both"/>
        <w:rPr>
          <w:rFonts w:ascii="Georgia" w:hAnsi="Georgia" w:cs="Arial"/>
          <w:sz w:val="20"/>
          <w:szCs w:val="20"/>
          <w:rPrChange w:id="311" w:author="David Döbele" w:date="2024-08-20T18:47:00Z" w16du:dateUtc="2024-08-20T16:47:00Z">
            <w:rPr>
              <w:rFonts w:ascii="Georgia" w:hAnsi="Georgia" w:cs="Arial"/>
              <w:sz w:val="21"/>
              <w:szCs w:val="21"/>
            </w:rPr>
          </w:rPrChange>
        </w:rPr>
      </w:pPr>
    </w:p>
    <w:p w14:paraId="677120B3" w14:textId="5AE5401C" w:rsidR="004714B8" w:rsidRPr="00F226BE" w:rsidRDefault="004714B8" w:rsidP="004714B8">
      <w:pPr>
        <w:spacing w:after="0"/>
        <w:jc w:val="both"/>
        <w:rPr>
          <w:rFonts w:ascii="Georgia" w:hAnsi="Georgia" w:cs="Arial"/>
          <w:sz w:val="20"/>
          <w:szCs w:val="20"/>
          <w:rPrChange w:id="312"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13" w:author="David Döbele" w:date="2024-08-20T18:47:00Z" w16du:dateUtc="2024-08-20T16:47:00Z">
            <w:rPr>
              <w:rFonts w:ascii="Georgia" w:hAnsi="Georgia" w:cs="Arial"/>
              <w:sz w:val="21"/>
              <w:szCs w:val="21"/>
            </w:rPr>
          </w:rPrChange>
        </w:rPr>
        <w:t xml:space="preserve">Die </w:t>
      </w:r>
      <w:r w:rsidR="00CA6DDF" w:rsidRPr="00F226BE">
        <w:rPr>
          <w:rFonts w:ascii="Georgia" w:hAnsi="Georgia" w:cs="Arial"/>
          <w:sz w:val="20"/>
          <w:szCs w:val="20"/>
          <w:rPrChange w:id="314" w:author="David Döbele" w:date="2024-08-20T18:47:00Z" w16du:dateUtc="2024-08-20T16:47:00Z">
            <w:rPr>
              <w:rFonts w:ascii="Georgia" w:hAnsi="Georgia" w:cs="Arial"/>
              <w:sz w:val="21"/>
              <w:szCs w:val="21"/>
            </w:rPr>
          </w:rPrChange>
        </w:rPr>
        <w:t>Dornbach GmbH</w:t>
      </w:r>
      <w:r w:rsidRPr="00F226BE">
        <w:rPr>
          <w:rFonts w:ascii="Georgia" w:hAnsi="Georgia" w:cs="Arial"/>
          <w:sz w:val="20"/>
          <w:szCs w:val="20"/>
          <w:rPrChange w:id="315" w:author="David Döbele" w:date="2024-08-20T18:47:00Z" w16du:dateUtc="2024-08-20T16:47:00Z">
            <w:rPr>
              <w:rFonts w:ascii="Georgia" w:hAnsi="Georgia" w:cs="Arial"/>
              <w:sz w:val="21"/>
              <w:szCs w:val="21"/>
            </w:rPr>
          </w:rPrChange>
        </w:rPr>
        <w:t xml:space="preserve"> scheint mir für dieses Praktikum ideal, da Sie </w:t>
      </w:r>
      <w:r w:rsidR="00CA6DDF" w:rsidRPr="00F226BE">
        <w:rPr>
          <w:rFonts w:ascii="Georgia" w:hAnsi="Georgia" w:cs="Arial"/>
          <w:sz w:val="20"/>
          <w:szCs w:val="20"/>
          <w:rPrChange w:id="316" w:author="David Döbele" w:date="2024-08-20T18:47:00Z" w16du:dateUtc="2024-08-20T16:47:00Z">
            <w:rPr>
              <w:rFonts w:ascii="Georgia" w:hAnsi="Georgia" w:cs="Arial"/>
              <w:sz w:val="21"/>
              <w:szCs w:val="21"/>
            </w:rPr>
          </w:rPrChange>
        </w:rPr>
        <w:t>besonderen Wert auf Entwicklung Ihrer Praktikanten legen</w:t>
      </w:r>
      <w:r w:rsidRPr="00F226BE">
        <w:rPr>
          <w:rFonts w:ascii="Georgia" w:hAnsi="Georgia" w:cs="Arial"/>
          <w:sz w:val="20"/>
          <w:szCs w:val="20"/>
          <w:rPrChange w:id="317" w:author="David Döbele" w:date="2024-08-20T18:47:00Z" w16du:dateUtc="2024-08-20T16:47:00Z">
            <w:rPr>
              <w:rFonts w:ascii="Georgia" w:hAnsi="Georgia" w:cs="Arial"/>
              <w:sz w:val="21"/>
              <w:szCs w:val="21"/>
            </w:rPr>
          </w:rPrChange>
        </w:rPr>
        <w:t xml:space="preserve">. </w:t>
      </w:r>
      <w:r w:rsidR="00CA6DDF" w:rsidRPr="00F226BE">
        <w:rPr>
          <w:rFonts w:ascii="Georgia" w:hAnsi="Georgia" w:cs="Arial"/>
          <w:sz w:val="20"/>
          <w:szCs w:val="20"/>
          <w:rPrChange w:id="318" w:author="David Döbele" w:date="2024-08-20T18:47:00Z" w16du:dateUtc="2024-08-20T16:47:00Z">
            <w:rPr>
              <w:rFonts w:ascii="Georgia" w:hAnsi="Georgia" w:cs="Arial"/>
              <w:sz w:val="21"/>
              <w:szCs w:val="21"/>
            </w:rPr>
          </w:rPrChange>
        </w:rPr>
        <w:t>Ich selbst kann so</w:t>
      </w:r>
      <w:r w:rsidR="006D343E" w:rsidRPr="00F226BE">
        <w:rPr>
          <w:rFonts w:ascii="Georgia" w:hAnsi="Georgia" w:cs="Arial"/>
          <w:sz w:val="20"/>
          <w:szCs w:val="20"/>
          <w:rPrChange w:id="319" w:author="David Döbele" w:date="2024-08-20T18:47:00Z" w16du:dateUtc="2024-08-20T16:47:00Z">
            <w:rPr>
              <w:rFonts w:ascii="Georgia" w:hAnsi="Georgia" w:cs="Arial"/>
              <w:sz w:val="21"/>
              <w:szCs w:val="21"/>
            </w:rPr>
          </w:rPrChange>
        </w:rPr>
        <w:t xml:space="preserve"> durch Sie</w:t>
      </w:r>
      <w:r w:rsidR="00CA6DDF" w:rsidRPr="00F226BE">
        <w:rPr>
          <w:rFonts w:ascii="Georgia" w:hAnsi="Georgia" w:cs="Arial"/>
          <w:sz w:val="20"/>
          <w:szCs w:val="20"/>
          <w:rPrChange w:id="320" w:author="David Döbele" w:date="2024-08-20T18:47:00Z" w16du:dateUtc="2024-08-20T16:47:00Z">
            <w:rPr>
              <w:rFonts w:ascii="Georgia" w:hAnsi="Georgia" w:cs="Arial"/>
              <w:sz w:val="21"/>
              <w:szCs w:val="21"/>
            </w:rPr>
          </w:rPrChange>
        </w:rPr>
        <w:t xml:space="preserve"> </w:t>
      </w:r>
      <w:r w:rsidR="006D343E" w:rsidRPr="00F226BE">
        <w:rPr>
          <w:rFonts w:ascii="Georgia" w:hAnsi="Georgia" w:cs="Arial"/>
          <w:sz w:val="20"/>
          <w:szCs w:val="20"/>
          <w:rPrChange w:id="321" w:author="David Döbele" w:date="2024-08-20T18:47:00Z" w16du:dateUtc="2024-08-20T16:47:00Z">
            <w:rPr>
              <w:rFonts w:ascii="Georgia" w:hAnsi="Georgia" w:cs="Arial"/>
              <w:sz w:val="21"/>
              <w:szCs w:val="21"/>
            </w:rPr>
          </w:rPrChange>
        </w:rPr>
        <w:t xml:space="preserve">meine Expertise im Bereich Wirtschaftsprüfung ausbauen. Besonders bemerkenswert ist ihr Fokus auf eine gute Teamharmonie, die durch intensive, respektvolle und zielführende Zusammenarbeit, sowohl ein gutes Arbeitsergebnis als auch ein angenehmes Arbeitsklima fördert. Dieses „Wir-Gefühl“ empfinde ich selbst als essenziell für Erfolg. </w:t>
      </w:r>
      <w:r w:rsidR="00BF15F4" w:rsidRPr="00F226BE">
        <w:rPr>
          <w:rFonts w:ascii="Georgia" w:hAnsi="Georgia" w:cs="Arial"/>
          <w:sz w:val="20"/>
          <w:szCs w:val="20"/>
          <w:rPrChange w:id="322" w:author="David Döbele" w:date="2024-08-20T18:47:00Z" w16du:dateUtc="2024-08-20T16:47:00Z">
            <w:rPr>
              <w:rFonts w:ascii="Georgia" w:hAnsi="Georgia" w:cs="Arial"/>
              <w:sz w:val="21"/>
              <w:szCs w:val="21"/>
            </w:rPr>
          </w:rPrChange>
        </w:rPr>
        <w:t xml:space="preserve">Darüber hinaus erachte ich das Mandatenspektrum in Frankfurt als äußerst interessant, da vor allem Beratung und Prüfung von Unternehmen im Finanzsektor durchgeführt wird, wodurch ich hier gezielt </w:t>
      </w:r>
      <w:r w:rsidR="000F3569" w:rsidRPr="00F226BE">
        <w:rPr>
          <w:rFonts w:ascii="Georgia" w:hAnsi="Georgia" w:cs="Arial"/>
          <w:sz w:val="20"/>
          <w:szCs w:val="20"/>
          <w:rPrChange w:id="323" w:author="David Döbele" w:date="2024-08-20T18:47:00Z" w16du:dateUtc="2024-08-20T16:47:00Z">
            <w:rPr>
              <w:rFonts w:ascii="Georgia" w:hAnsi="Georgia" w:cs="Arial"/>
              <w:sz w:val="21"/>
              <w:szCs w:val="21"/>
            </w:rPr>
          </w:rPrChange>
        </w:rPr>
        <w:t>mein persönliches Interesse</w:t>
      </w:r>
      <w:r w:rsidR="00BF15F4" w:rsidRPr="00F226BE">
        <w:rPr>
          <w:rFonts w:ascii="Georgia" w:hAnsi="Georgia" w:cs="Arial"/>
          <w:sz w:val="20"/>
          <w:szCs w:val="20"/>
          <w:rPrChange w:id="324" w:author="David Döbele" w:date="2024-08-20T18:47:00Z" w16du:dateUtc="2024-08-20T16:47:00Z">
            <w:rPr>
              <w:rFonts w:ascii="Georgia" w:hAnsi="Georgia" w:cs="Arial"/>
              <w:sz w:val="21"/>
              <w:szCs w:val="21"/>
            </w:rPr>
          </w:rPrChange>
        </w:rPr>
        <w:t xml:space="preserve"> ausleben und meine Fachkompetenz verbessern kann. </w:t>
      </w:r>
      <w:r w:rsidRPr="00F226BE">
        <w:rPr>
          <w:rFonts w:ascii="Georgia" w:hAnsi="Georgia" w:cs="Arial"/>
          <w:sz w:val="20"/>
          <w:szCs w:val="20"/>
          <w:rPrChange w:id="325" w:author="David Döbele" w:date="2024-08-20T18:47:00Z" w16du:dateUtc="2024-08-20T16:47:00Z">
            <w:rPr>
              <w:rFonts w:ascii="Georgia" w:hAnsi="Georgia" w:cs="Arial"/>
              <w:sz w:val="21"/>
              <w:szCs w:val="21"/>
            </w:rPr>
          </w:rPrChange>
        </w:rPr>
        <w:t xml:space="preserve"> </w:t>
      </w:r>
    </w:p>
    <w:p w14:paraId="7A00727A" w14:textId="77777777" w:rsidR="004714B8" w:rsidRPr="00F226BE" w:rsidRDefault="004714B8" w:rsidP="004714B8">
      <w:pPr>
        <w:spacing w:after="0"/>
        <w:jc w:val="both"/>
        <w:rPr>
          <w:rFonts w:ascii="Georgia" w:hAnsi="Georgia" w:cs="Arial"/>
          <w:sz w:val="20"/>
          <w:szCs w:val="20"/>
          <w:rPrChange w:id="326" w:author="David Döbele" w:date="2024-08-20T18:47:00Z" w16du:dateUtc="2024-08-20T16:47:00Z">
            <w:rPr>
              <w:rFonts w:ascii="Georgia" w:hAnsi="Georgia" w:cs="Arial"/>
              <w:sz w:val="21"/>
              <w:szCs w:val="21"/>
            </w:rPr>
          </w:rPrChange>
        </w:rPr>
      </w:pPr>
    </w:p>
    <w:p w14:paraId="7E34B165" w14:textId="77777777" w:rsidR="004714B8" w:rsidRPr="00F226BE" w:rsidRDefault="004714B8" w:rsidP="004714B8">
      <w:pPr>
        <w:spacing w:after="0"/>
        <w:jc w:val="both"/>
        <w:rPr>
          <w:rFonts w:ascii="Georgia" w:hAnsi="Georgia" w:cs="Arial"/>
          <w:sz w:val="20"/>
          <w:szCs w:val="20"/>
          <w:rPrChange w:id="327"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28" w:author="David Döbele" w:date="2024-08-20T18:47:00Z" w16du:dateUtc="2024-08-20T16:47:00Z">
            <w:rPr>
              <w:rFonts w:ascii="Georgia" w:hAnsi="Georgia" w:cs="Arial"/>
              <w:sz w:val="21"/>
              <w:szCs w:val="21"/>
            </w:rPr>
          </w:rPrChange>
        </w:rPr>
        <w:t>Von dem Praktikum in der 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4686724B" w14:textId="77777777" w:rsidR="004714B8" w:rsidRPr="00F226BE" w:rsidRDefault="004714B8" w:rsidP="004714B8">
      <w:pPr>
        <w:spacing w:after="0"/>
        <w:jc w:val="both"/>
        <w:rPr>
          <w:rFonts w:ascii="Georgia" w:hAnsi="Georgia" w:cs="Arial"/>
          <w:sz w:val="20"/>
          <w:szCs w:val="20"/>
          <w:rPrChange w:id="329" w:author="David Döbele" w:date="2024-08-20T18:47:00Z" w16du:dateUtc="2024-08-20T16:47:00Z">
            <w:rPr>
              <w:rFonts w:ascii="Georgia" w:hAnsi="Georgia" w:cs="Arial"/>
              <w:sz w:val="21"/>
              <w:szCs w:val="21"/>
            </w:rPr>
          </w:rPrChange>
        </w:rPr>
      </w:pPr>
    </w:p>
    <w:p w14:paraId="2EDB71CD" w14:textId="77777777" w:rsidR="004714B8" w:rsidRPr="00F226BE" w:rsidRDefault="004714B8" w:rsidP="004714B8">
      <w:pPr>
        <w:spacing w:after="0"/>
        <w:jc w:val="both"/>
        <w:rPr>
          <w:rFonts w:ascii="Georgia" w:hAnsi="Georgia" w:cs="Arial"/>
          <w:sz w:val="20"/>
          <w:szCs w:val="20"/>
          <w:rPrChange w:id="330"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31" w:author="David Döbele" w:date="2024-08-20T18:47:00Z" w16du:dateUtc="2024-08-20T16:47:00Z">
            <w:rPr>
              <w:rFonts w:ascii="Georgia" w:hAnsi="Georgia" w:cs="Arial"/>
              <w:sz w:val="21"/>
              <w:szCs w:val="21"/>
            </w:rPr>
          </w:rPrChange>
        </w:rPr>
        <w:t>Mit freundlichen Grüßen</w:t>
      </w:r>
    </w:p>
    <w:p w14:paraId="33A9950C" w14:textId="7A2358EE" w:rsidR="00CD3A88" w:rsidRPr="00F226BE" w:rsidRDefault="004714B8" w:rsidP="004714B8">
      <w:pPr>
        <w:spacing w:after="0"/>
        <w:jc w:val="both"/>
        <w:rPr>
          <w:rFonts w:ascii="Georgia" w:hAnsi="Georgia" w:cs="Arial"/>
          <w:sz w:val="20"/>
          <w:szCs w:val="20"/>
          <w:rPrChange w:id="332"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33" w:author="David Döbele" w:date="2024-08-20T18:47:00Z" w16du:dateUtc="2024-08-20T16:47:00Z">
            <w:rPr>
              <w:rFonts w:ascii="Georgia" w:hAnsi="Georgia" w:cs="Arial"/>
              <w:sz w:val="21"/>
              <w:szCs w:val="21"/>
            </w:rPr>
          </w:rPrChange>
        </w:rPr>
        <w:t>Unterschrift</w:t>
      </w:r>
    </w:p>
    <w:p w14:paraId="39179DDE" w14:textId="77777777" w:rsidR="00CD3A88" w:rsidRPr="00F226BE" w:rsidRDefault="00CD3A88">
      <w:pPr>
        <w:rPr>
          <w:rFonts w:ascii="Georgia" w:hAnsi="Georgia" w:cs="Arial"/>
          <w:sz w:val="20"/>
          <w:szCs w:val="20"/>
          <w:rPrChange w:id="334"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35" w:author="David Döbele" w:date="2024-08-20T18:47:00Z" w16du:dateUtc="2024-08-20T16:47:00Z">
            <w:rPr>
              <w:rFonts w:ascii="Georgia" w:hAnsi="Georgia" w:cs="Arial"/>
              <w:sz w:val="21"/>
              <w:szCs w:val="21"/>
            </w:rPr>
          </w:rPrChange>
        </w:rPr>
        <w:br w:type="page"/>
      </w:r>
    </w:p>
    <w:p w14:paraId="35474563" w14:textId="77777777" w:rsidR="00CD3A88" w:rsidRPr="00F226BE" w:rsidRDefault="00CD3A88" w:rsidP="00CD3A88">
      <w:pPr>
        <w:spacing w:after="0" w:line="240" w:lineRule="auto"/>
        <w:jc w:val="right"/>
        <w:rPr>
          <w:rFonts w:ascii="Georgia" w:hAnsi="Georgia" w:cs="Arial"/>
          <w:sz w:val="20"/>
          <w:szCs w:val="20"/>
          <w:rPrChange w:id="33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37" w:author="David Döbele" w:date="2024-08-20T18:47:00Z" w16du:dateUtc="2024-08-20T16:47:00Z">
            <w:rPr>
              <w:rFonts w:ascii="Georgia" w:hAnsi="Georgia" w:cs="Arial"/>
              <w:sz w:val="21"/>
              <w:szCs w:val="21"/>
            </w:rPr>
          </w:rPrChange>
        </w:rPr>
        <w:lastRenderedPageBreak/>
        <w:t>Fynn Schubert</w:t>
      </w:r>
    </w:p>
    <w:p w14:paraId="0A3DC35B" w14:textId="77777777" w:rsidR="00CD3A88" w:rsidRPr="00F226BE" w:rsidRDefault="00CD3A88" w:rsidP="00CD3A88">
      <w:pPr>
        <w:spacing w:after="0" w:line="240" w:lineRule="auto"/>
        <w:jc w:val="right"/>
        <w:rPr>
          <w:rFonts w:ascii="Georgia" w:hAnsi="Georgia" w:cs="Arial"/>
          <w:sz w:val="20"/>
          <w:szCs w:val="20"/>
          <w:rPrChange w:id="338"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39" w:author="David Döbele" w:date="2024-08-20T18:47:00Z" w16du:dateUtc="2024-08-20T16:47:00Z">
            <w:rPr>
              <w:rFonts w:ascii="Georgia" w:hAnsi="Georgia" w:cs="Arial"/>
              <w:sz w:val="21"/>
              <w:szCs w:val="21"/>
            </w:rPr>
          </w:rPrChange>
        </w:rPr>
        <w:t>B7, 14-15</w:t>
      </w:r>
    </w:p>
    <w:p w14:paraId="7E7C2C1B" w14:textId="77777777" w:rsidR="00CD3A88" w:rsidRPr="00F226BE" w:rsidRDefault="00CD3A88" w:rsidP="00CD3A88">
      <w:pPr>
        <w:spacing w:after="0" w:line="240" w:lineRule="auto"/>
        <w:jc w:val="right"/>
        <w:rPr>
          <w:rFonts w:ascii="Georgia" w:hAnsi="Georgia" w:cs="Arial"/>
          <w:sz w:val="20"/>
          <w:szCs w:val="20"/>
          <w:rPrChange w:id="340" w:author="David Döbele" w:date="2024-08-20T18:47:00Z" w16du:dateUtc="2024-08-20T16:47:00Z">
            <w:rPr>
              <w:rFonts w:ascii="Georgia" w:hAnsi="Georgia" w:cs="Arial"/>
              <w:sz w:val="21"/>
              <w:szCs w:val="21"/>
            </w:rPr>
          </w:rPrChange>
        </w:rPr>
      </w:pPr>
      <w:proofErr w:type="spellStart"/>
      <w:r w:rsidRPr="00F226BE">
        <w:rPr>
          <w:rFonts w:ascii="Georgia" w:hAnsi="Georgia" w:cs="Arial"/>
          <w:sz w:val="20"/>
          <w:szCs w:val="20"/>
          <w:rPrChange w:id="341" w:author="David Döbele" w:date="2024-08-20T18:47:00Z" w16du:dateUtc="2024-08-20T16:47:00Z">
            <w:rPr>
              <w:rFonts w:ascii="Georgia" w:hAnsi="Georgia" w:cs="Arial"/>
              <w:sz w:val="21"/>
              <w:szCs w:val="21"/>
            </w:rPr>
          </w:rPrChange>
        </w:rPr>
        <w:t>Zi</w:t>
      </w:r>
      <w:proofErr w:type="spellEnd"/>
      <w:r w:rsidRPr="00F226BE">
        <w:rPr>
          <w:rFonts w:ascii="Georgia" w:hAnsi="Georgia" w:cs="Arial"/>
          <w:sz w:val="20"/>
          <w:szCs w:val="20"/>
          <w:rPrChange w:id="342" w:author="David Döbele" w:date="2024-08-20T18:47:00Z" w16du:dateUtc="2024-08-20T16:47:00Z">
            <w:rPr>
              <w:rFonts w:ascii="Georgia" w:hAnsi="Georgia" w:cs="Arial"/>
              <w:sz w:val="21"/>
              <w:szCs w:val="21"/>
            </w:rPr>
          </w:rPrChange>
        </w:rPr>
        <w:t>.: 610</w:t>
      </w:r>
    </w:p>
    <w:p w14:paraId="7CB514E5" w14:textId="77777777" w:rsidR="00CD3A88" w:rsidRPr="00F226BE" w:rsidRDefault="00CD3A88" w:rsidP="00CD3A88">
      <w:pPr>
        <w:spacing w:after="0" w:line="240" w:lineRule="auto"/>
        <w:jc w:val="right"/>
        <w:rPr>
          <w:rFonts w:ascii="Georgia" w:hAnsi="Georgia" w:cs="Arial"/>
          <w:sz w:val="20"/>
          <w:szCs w:val="20"/>
          <w:rPrChange w:id="343"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44" w:author="David Döbele" w:date="2024-08-20T18:47:00Z" w16du:dateUtc="2024-08-20T16:47:00Z">
            <w:rPr>
              <w:rFonts w:ascii="Georgia" w:hAnsi="Georgia" w:cs="Arial"/>
              <w:sz w:val="21"/>
              <w:szCs w:val="21"/>
            </w:rPr>
          </w:rPrChange>
        </w:rPr>
        <w:t>68161 Mannheim</w:t>
      </w:r>
    </w:p>
    <w:p w14:paraId="49EF9698" w14:textId="77777777" w:rsidR="00CD3A88" w:rsidRPr="00F226BE" w:rsidRDefault="00CD3A88" w:rsidP="00CD3A88">
      <w:pPr>
        <w:spacing w:after="0" w:line="240" w:lineRule="auto"/>
        <w:jc w:val="right"/>
        <w:rPr>
          <w:rFonts w:ascii="Georgia" w:hAnsi="Georgia" w:cs="Arial"/>
          <w:sz w:val="20"/>
          <w:szCs w:val="20"/>
          <w:rPrChange w:id="345" w:author="David Döbele" w:date="2024-08-20T18:47:00Z" w16du:dateUtc="2024-08-20T16:47:00Z">
            <w:rPr>
              <w:rFonts w:ascii="Georgia" w:hAnsi="Georgia" w:cs="Arial"/>
              <w:sz w:val="21"/>
              <w:szCs w:val="21"/>
            </w:rPr>
          </w:rPrChange>
        </w:rPr>
      </w:pPr>
      <w:r w:rsidRPr="00F226BE">
        <w:rPr>
          <w:rFonts w:ascii="Georgia" w:hAnsi="Georgia" w:cs="Arial"/>
          <w:color w:val="000000"/>
          <w:sz w:val="20"/>
          <w:szCs w:val="20"/>
          <w:rPrChange w:id="346" w:author="David Döbele" w:date="2024-08-20T18:47:00Z" w16du:dateUtc="2024-08-20T16:47:00Z">
            <w:rPr>
              <w:rFonts w:ascii="Georgia" w:hAnsi="Georgia" w:cs="Arial"/>
              <w:color w:val="000000"/>
              <w:sz w:val="21"/>
              <w:szCs w:val="21"/>
            </w:rPr>
          </w:rPrChange>
        </w:rPr>
        <w:t>schubert.fynn@gmx.de</w:t>
      </w:r>
    </w:p>
    <w:p w14:paraId="0771135F" w14:textId="77777777" w:rsidR="00CD3A88" w:rsidRPr="00F226BE" w:rsidRDefault="00CD3A88" w:rsidP="00CD3A88">
      <w:pPr>
        <w:spacing w:after="0"/>
        <w:jc w:val="right"/>
        <w:rPr>
          <w:rFonts w:ascii="Georgia" w:hAnsi="Georgia" w:cs="Arial"/>
          <w:color w:val="000000"/>
          <w:sz w:val="20"/>
          <w:szCs w:val="20"/>
          <w:rPrChange w:id="347"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348" w:author="David Döbele" w:date="2024-08-20T18:47:00Z" w16du:dateUtc="2024-08-20T16:47:00Z">
            <w:rPr>
              <w:rFonts w:ascii="Georgia" w:hAnsi="Georgia" w:cs="Arial"/>
              <w:color w:val="000000"/>
              <w:sz w:val="21"/>
              <w:szCs w:val="21"/>
            </w:rPr>
          </w:rPrChange>
        </w:rPr>
        <w:t>+49 173 7430466</w:t>
      </w:r>
    </w:p>
    <w:p w14:paraId="1800E84C" w14:textId="77777777" w:rsidR="00CD3A88" w:rsidRPr="00F226BE" w:rsidRDefault="00CD3A88" w:rsidP="00CD3A88">
      <w:pPr>
        <w:spacing w:after="0"/>
        <w:rPr>
          <w:rFonts w:ascii="Georgia" w:hAnsi="Georgia" w:cs="Arial"/>
          <w:color w:val="000000"/>
          <w:sz w:val="20"/>
          <w:szCs w:val="20"/>
          <w:rPrChange w:id="349" w:author="David Döbele" w:date="2024-08-20T18:47:00Z" w16du:dateUtc="2024-08-20T16:47:00Z">
            <w:rPr>
              <w:rFonts w:ascii="Georgia" w:hAnsi="Georgia" w:cs="Arial"/>
              <w:color w:val="000000"/>
              <w:sz w:val="21"/>
              <w:szCs w:val="21"/>
            </w:rPr>
          </w:rPrChange>
        </w:rPr>
      </w:pPr>
    </w:p>
    <w:p w14:paraId="50C2704A" w14:textId="7DA59300" w:rsidR="00684262" w:rsidRPr="00F226BE" w:rsidRDefault="000F3569" w:rsidP="00CD3A88">
      <w:pPr>
        <w:spacing w:after="0"/>
        <w:rPr>
          <w:rFonts w:ascii="Georgia" w:hAnsi="Georgia" w:cs="Arial"/>
          <w:color w:val="000000"/>
          <w:sz w:val="20"/>
          <w:szCs w:val="20"/>
          <w:rPrChange w:id="350"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351" w:author="David Döbele" w:date="2024-08-20T18:47:00Z" w16du:dateUtc="2024-08-20T16:47:00Z">
            <w:rPr>
              <w:rFonts w:ascii="Georgia" w:hAnsi="Georgia" w:cs="Arial"/>
              <w:color w:val="000000"/>
              <w:sz w:val="21"/>
              <w:szCs w:val="21"/>
            </w:rPr>
          </w:rPrChange>
        </w:rPr>
        <w:t>Bansbach</w:t>
      </w:r>
      <w:r w:rsidR="00684262" w:rsidRPr="00F226BE">
        <w:rPr>
          <w:rFonts w:ascii="Georgia" w:hAnsi="Georgia" w:cs="Arial"/>
          <w:color w:val="000000"/>
          <w:sz w:val="20"/>
          <w:szCs w:val="20"/>
          <w:rPrChange w:id="352" w:author="David Döbele" w:date="2024-08-20T18:47:00Z" w16du:dateUtc="2024-08-20T16:47:00Z">
            <w:rPr>
              <w:rFonts w:ascii="Georgia" w:hAnsi="Georgia" w:cs="Arial"/>
              <w:color w:val="000000"/>
              <w:sz w:val="21"/>
              <w:szCs w:val="21"/>
            </w:rPr>
          </w:rPrChange>
        </w:rPr>
        <w:t xml:space="preserve"> GmbH Wirtschaftsprüfungsgesellschaft</w:t>
      </w:r>
      <w:r w:rsidR="00684262" w:rsidRPr="00F226BE">
        <w:rPr>
          <w:rFonts w:ascii="Georgia" w:hAnsi="Georgia" w:cs="Arial"/>
          <w:color w:val="000000"/>
          <w:sz w:val="20"/>
          <w:szCs w:val="20"/>
          <w:rPrChange w:id="353" w:author="David Döbele" w:date="2024-08-20T18:47:00Z" w16du:dateUtc="2024-08-20T16:47:00Z">
            <w:rPr>
              <w:rFonts w:ascii="Georgia" w:hAnsi="Georgia" w:cs="Arial"/>
              <w:color w:val="000000"/>
              <w:sz w:val="21"/>
              <w:szCs w:val="21"/>
            </w:rPr>
          </w:rPrChange>
        </w:rPr>
        <w:br/>
        <w:t>Steuerberatungsgesellschaft</w:t>
      </w:r>
    </w:p>
    <w:p w14:paraId="7E8A7561" w14:textId="60BA79D7" w:rsidR="00CD3A88" w:rsidRPr="00F226BE" w:rsidRDefault="00684262" w:rsidP="00CD3A88">
      <w:pPr>
        <w:spacing w:after="0"/>
        <w:rPr>
          <w:rFonts w:ascii="Georgia" w:hAnsi="Georgia" w:cs="Arial"/>
          <w:sz w:val="20"/>
          <w:szCs w:val="20"/>
          <w:rPrChange w:id="354"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55" w:author="David Döbele" w:date="2024-08-20T18:47:00Z" w16du:dateUtc="2024-08-20T16:47:00Z">
            <w:rPr>
              <w:rFonts w:ascii="Georgia" w:hAnsi="Georgia" w:cs="Arial"/>
              <w:sz w:val="21"/>
              <w:szCs w:val="21"/>
            </w:rPr>
          </w:rPrChange>
        </w:rPr>
        <w:t>Graf-Adolf-Platz 12</w:t>
      </w:r>
      <w:r w:rsidRPr="00F226BE">
        <w:rPr>
          <w:rFonts w:ascii="Georgia" w:hAnsi="Georgia" w:cs="Arial"/>
          <w:sz w:val="20"/>
          <w:szCs w:val="20"/>
          <w:rPrChange w:id="356" w:author="David Döbele" w:date="2024-08-20T18:47:00Z" w16du:dateUtc="2024-08-20T16:47:00Z">
            <w:rPr>
              <w:rFonts w:ascii="Georgia" w:hAnsi="Georgia" w:cs="Arial"/>
              <w:sz w:val="21"/>
              <w:szCs w:val="21"/>
            </w:rPr>
          </w:rPrChange>
        </w:rPr>
        <w:br/>
        <w:t>40213 Düsseldorf</w:t>
      </w:r>
    </w:p>
    <w:p w14:paraId="20C5F47D" w14:textId="77777777" w:rsidR="00CD3A88" w:rsidRPr="00F226BE" w:rsidRDefault="00CD3A88" w:rsidP="00CD3A88">
      <w:pPr>
        <w:spacing w:after="0"/>
        <w:rPr>
          <w:rFonts w:ascii="Georgia" w:hAnsi="Georgia" w:cs="Arial"/>
          <w:color w:val="000000"/>
          <w:sz w:val="20"/>
          <w:szCs w:val="20"/>
          <w:rPrChange w:id="357" w:author="David Döbele" w:date="2024-08-20T18:47:00Z" w16du:dateUtc="2024-08-20T16:47:00Z">
            <w:rPr>
              <w:rFonts w:ascii="Georgia" w:hAnsi="Georgia" w:cs="Arial"/>
              <w:color w:val="000000"/>
              <w:sz w:val="21"/>
              <w:szCs w:val="21"/>
            </w:rPr>
          </w:rPrChange>
        </w:rPr>
      </w:pPr>
    </w:p>
    <w:p w14:paraId="654128C3" w14:textId="77777777" w:rsidR="00CD3A88" w:rsidRPr="00F226BE" w:rsidRDefault="00CD3A88" w:rsidP="00CD3A88">
      <w:pPr>
        <w:spacing w:after="0"/>
        <w:jc w:val="right"/>
        <w:rPr>
          <w:rFonts w:ascii="Georgia" w:hAnsi="Georgia" w:cs="Arial"/>
          <w:sz w:val="20"/>
          <w:szCs w:val="20"/>
          <w:rPrChange w:id="358"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59" w:author="David Döbele" w:date="2024-08-20T18:47:00Z" w16du:dateUtc="2024-08-20T16:47:00Z">
            <w:rPr>
              <w:rFonts w:ascii="Georgia" w:hAnsi="Georgia" w:cs="Arial"/>
              <w:sz w:val="21"/>
              <w:szCs w:val="21"/>
            </w:rPr>
          </w:rPrChange>
        </w:rPr>
        <w:t>Mannheim, 12.08.2024</w:t>
      </w:r>
    </w:p>
    <w:p w14:paraId="0FC5BA60" w14:textId="77777777" w:rsidR="00CD3A88" w:rsidRPr="00F226BE" w:rsidRDefault="00CD3A88" w:rsidP="00CD3A88">
      <w:pPr>
        <w:spacing w:after="0"/>
        <w:jc w:val="right"/>
        <w:rPr>
          <w:rFonts w:ascii="Georgia" w:hAnsi="Georgia" w:cs="Arial"/>
          <w:sz w:val="20"/>
          <w:szCs w:val="20"/>
          <w:rPrChange w:id="360" w:author="David Döbele" w:date="2024-08-20T18:47:00Z" w16du:dateUtc="2024-08-20T16:47:00Z">
            <w:rPr>
              <w:rFonts w:ascii="Georgia" w:hAnsi="Georgia" w:cs="Arial"/>
              <w:sz w:val="21"/>
              <w:szCs w:val="21"/>
            </w:rPr>
          </w:rPrChange>
        </w:rPr>
      </w:pPr>
    </w:p>
    <w:p w14:paraId="2F8BC02E" w14:textId="497EBE7A" w:rsidR="00CD3A88" w:rsidRPr="00F226BE" w:rsidRDefault="00CD3A88" w:rsidP="00CD3A88">
      <w:pPr>
        <w:spacing w:after="0"/>
        <w:rPr>
          <w:rFonts w:ascii="Georgia" w:hAnsi="Georgia" w:cs="Arial"/>
          <w:b/>
          <w:sz w:val="20"/>
          <w:szCs w:val="20"/>
          <w:rPrChange w:id="361" w:author="David Döbele" w:date="2024-08-20T18:47:00Z" w16du:dateUtc="2024-08-20T16:47:00Z">
            <w:rPr>
              <w:rFonts w:ascii="Georgia" w:hAnsi="Georgia" w:cs="Arial"/>
              <w:b/>
              <w:sz w:val="21"/>
              <w:szCs w:val="21"/>
            </w:rPr>
          </w:rPrChange>
        </w:rPr>
      </w:pPr>
      <w:r w:rsidRPr="00F226BE">
        <w:rPr>
          <w:rFonts w:ascii="Georgia" w:hAnsi="Georgia" w:cs="Arial"/>
          <w:b/>
          <w:sz w:val="20"/>
          <w:szCs w:val="20"/>
          <w:rPrChange w:id="362" w:author="David Döbele" w:date="2024-08-20T18:47:00Z" w16du:dateUtc="2024-08-20T16:47:00Z">
            <w:rPr>
              <w:rFonts w:ascii="Georgia" w:hAnsi="Georgia" w:cs="Arial"/>
              <w:b/>
              <w:sz w:val="21"/>
              <w:szCs w:val="21"/>
            </w:rPr>
          </w:rPrChange>
        </w:rPr>
        <w:t xml:space="preserve">Bewerbung um ein Praktikum im Bereich </w:t>
      </w:r>
      <w:r w:rsidR="000F3569" w:rsidRPr="00F226BE">
        <w:rPr>
          <w:rFonts w:ascii="Georgia" w:hAnsi="Georgia" w:cs="Arial"/>
          <w:b/>
          <w:sz w:val="20"/>
          <w:szCs w:val="20"/>
          <w:rPrChange w:id="363" w:author="David Döbele" w:date="2024-08-20T18:47:00Z" w16du:dateUtc="2024-08-20T16:47:00Z">
            <w:rPr>
              <w:rFonts w:ascii="Georgia" w:hAnsi="Georgia" w:cs="Arial"/>
              <w:b/>
              <w:sz w:val="21"/>
              <w:szCs w:val="21"/>
            </w:rPr>
          </w:rPrChange>
        </w:rPr>
        <w:t>Steuerberatung und Wirtschaftsprüfung</w:t>
      </w:r>
      <w:r w:rsidRPr="00F226BE">
        <w:rPr>
          <w:rFonts w:ascii="Georgia" w:hAnsi="Georgia" w:cs="Arial"/>
          <w:b/>
          <w:sz w:val="20"/>
          <w:szCs w:val="20"/>
          <w:rPrChange w:id="364" w:author="David Döbele" w:date="2024-08-20T18:47:00Z" w16du:dateUtc="2024-08-20T16:47:00Z">
            <w:rPr>
              <w:rFonts w:ascii="Georgia" w:hAnsi="Georgia" w:cs="Arial"/>
              <w:b/>
              <w:sz w:val="21"/>
              <w:szCs w:val="21"/>
            </w:rPr>
          </w:rPrChange>
        </w:rPr>
        <w:t xml:space="preserve"> </w:t>
      </w:r>
    </w:p>
    <w:p w14:paraId="1F586D3E" w14:textId="77777777" w:rsidR="00CD3A88" w:rsidRPr="00F226BE" w:rsidRDefault="00CD3A88" w:rsidP="00CD3A88">
      <w:pPr>
        <w:spacing w:after="0"/>
        <w:rPr>
          <w:rFonts w:ascii="Georgia" w:hAnsi="Georgia" w:cs="Arial"/>
          <w:b/>
          <w:sz w:val="20"/>
          <w:szCs w:val="20"/>
          <w:rPrChange w:id="365" w:author="David Döbele" w:date="2024-08-20T18:47:00Z" w16du:dateUtc="2024-08-20T16:47:00Z">
            <w:rPr>
              <w:rFonts w:ascii="Georgia" w:hAnsi="Georgia" w:cs="Arial"/>
              <w:b/>
              <w:sz w:val="21"/>
              <w:szCs w:val="21"/>
            </w:rPr>
          </w:rPrChange>
        </w:rPr>
      </w:pPr>
    </w:p>
    <w:p w14:paraId="1E63B6C5" w14:textId="77777777" w:rsidR="00CD3A88" w:rsidRPr="00F226BE" w:rsidRDefault="00CD3A88" w:rsidP="00CD3A88">
      <w:pPr>
        <w:spacing w:after="0"/>
        <w:rPr>
          <w:rFonts w:ascii="Georgia" w:hAnsi="Georgia" w:cs="Arial"/>
          <w:b/>
          <w:sz w:val="20"/>
          <w:szCs w:val="20"/>
          <w:rPrChange w:id="366" w:author="David Döbele" w:date="2024-08-20T18:47:00Z" w16du:dateUtc="2024-08-20T16:47:00Z">
            <w:rPr>
              <w:rFonts w:ascii="Georgia" w:hAnsi="Georgia" w:cs="Arial"/>
              <w:b/>
              <w:sz w:val="21"/>
              <w:szCs w:val="21"/>
            </w:rPr>
          </w:rPrChange>
        </w:rPr>
      </w:pPr>
    </w:p>
    <w:p w14:paraId="726775D6" w14:textId="77777777" w:rsidR="00CD3A88" w:rsidRPr="00F226BE" w:rsidRDefault="00CD3A88" w:rsidP="00CD3A88">
      <w:pPr>
        <w:spacing w:after="0"/>
        <w:jc w:val="both"/>
        <w:rPr>
          <w:rFonts w:ascii="Georgia" w:hAnsi="Georgia" w:cs="Arial"/>
          <w:sz w:val="20"/>
          <w:szCs w:val="20"/>
          <w:rPrChange w:id="367"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68" w:author="David Döbele" w:date="2024-08-20T18:47:00Z" w16du:dateUtc="2024-08-20T16:47:00Z">
            <w:rPr>
              <w:rFonts w:ascii="Georgia" w:hAnsi="Georgia" w:cs="Arial"/>
              <w:sz w:val="21"/>
              <w:szCs w:val="21"/>
            </w:rPr>
          </w:rPrChange>
        </w:rPr>
        <w:t xml:space="preserve">Sehr geehrte Damen und Herren, </w:t>
      </w:r>
    </w:p>
    <w:p w14:paraId="06207D85" w14:textId="77777777" w:rsidR="00CD3A88" w:rsidRPr="00F226BE" w:rsidRDefault="00CD3A88" w:rsidP="00CD3A88">
      <w:pPr>
        <w:spacing w:after="0"/>
        <w:jc w:val="both"/>
        <w:rPr>
          <w:rFonts w:ascii="Georgia" w:hAnsi="Georgia" w:cs="Arial"/>
          <w:sz w:val="20"/>
          <w:szCs w:val="20"/>
          <w:rPrChange w:id="369" w:author="David Döbele" w:date="2024-08-20T18:47:00Z" w16du:dateUtc="2024-08-20T16:47:00Z">
            <w:rPr>
              <w:rFonts w:ascii="Georgia" w:hAnsi="Georgia" w:cs="Arial"/>
              <w:sz w:val="21"/>
              <w:szCs w:val="21"/>
            </w:rPr>
          </w:rPrChange>
        </w:rPr>
      </w:pPr>
    </w:p>
    <w:p w14:paraId="277C04A6" w14:textId="77777777" w:rsidR="00CD3A88" w:rsidRPr="00F226BE" w:rsidRDefault="00CD3A88" w:rsidP="00CD3A88">
      <w:pPr>
        <w:spacing w:after="0"/>
        <w:jc w:val="both"/>
        <w:rPr>
          <w:rFonts w:ascii="Georgia" w:hAnsi="Georgia" w:cs="Arial"/>
          <w:sz w:val="20"/>
          <w:szCs w:val="20"/>
          <w:rPrChange w:id="370"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71" w:author="David Döbele" w:date="2024-08-20T18:47:00Z" w16du:dateUtc="2024-08-20T16:47:00Z">
            <w:rPr>
              <w:rFonts w:ascii="Georgia" w:hAnsi="Georgia" w:cs="Arial"/>
              <w:sz w:val="21"/>
              <w:szCs w:val="21"/>
            </w:rPr>
          </w:rPrChange>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5BCB2A05" w14:textId="47364905" w:rsidR="00CD3A88" w:rsidRPr="00F226BE" w:rsidRDefault="000F3569" w:rsidP="00CD3A88">
      <w:pPr>
        <w:spacing w:after="0"/>
        <w:jc w:val="both"/>
        <w:rPr>
          <w:rFonts w:ascii="Georgia" w:hAnsi="Georgia" w:cs="Arial"/>
          <w:sz w:val="20"/>
          <w:szCs w:val="20"/>
          <w:rPrChange w:id="372"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73" w:author="David Döbele" w:date="2024-08-20T18:47:00Z" w16du:dateUtc="2024-08-20T16:47:00Z">
            <w:rPr>
              <w:rFonts w:ascii="Georgia" w:hAnsi="Georgia" w:cs="Arial"/>
              <w:sz w:val="21"/>
              <w:szCs w:val="21"/>
            </w:rPr>
          </w:rPrChange>
        </w:rPr>
        <w:t>Die Tätigkeit im Bereich Steuerberatung und Wirtschaftsprüfung</w:t>
      </w:r>
      <w:r w:rsidR="00CD3A88" w:rsidRPr="00F226BE">
        <w:rPr>
          <w:rFonts w:ascii="Georgia" w:hAnsi="Georgia" w:cs="Arial"/>
          <w:sz w:val="20"/>
          <w:szCs w:val="20"/>
          <w:rPrChange w:id="374" w:author="David Döbele" w:date="2024-08-20T18:47:00Z" w16du:dateUtc="2024-08-20T16:47:00Z">
            <w:rPr>
              <w:rFonts w:ascii="Georgia" w:hAnsi="Georgia" w:cs="Arial"/>
              <w:sz w:val="21"/>
              <w:szCs w:val="21"/>
            </w:rPr>
          </w:rPrChange>
        </w:rPr>
        <w:t xml:space="preserve">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w:t>
      </w:r>
      <w:r w:rsidRPr="00F226BE">
        <w:rPr>
          <w:rFonts w:ascii="Georgia" w:hAnsi="Georgia" w:cs="Arial"/>
          <w:sz w:val="20"/>
          <w:szCs w:val="20"/>
          <w:rPrChange w:id="375" w:author="David Döbele" w:date="2024-08-20T18:47:00Z" w16du:dateUtc="2024-08-20T16:47:00Z">
            <w:rPr>
              <w:rFonts w:ascii="Georgia" w:hAnsi="Georgia" w:cs="Arial"/>
              <w:sz w:val="21"/>
              <w:szCs w:val="21"/>
            </w:rPr>
          </w:rPrChange>
        </w:rPr>
        <w:t xml:space="preserve">bei steuerlichen Fragestellungen zu </w:t>
      </w:r>
      <w:r w:rsidR="00CD3A88" w:rsidRPr="00F226BE">
        <w:rPr>
          <w:rFonts w:ascii="Georgia" w:hAnsi="Georgia" w:cs="Arial"/>
          <w:sz w:val="20"/>
          <w:szCs w:val="20"/>
          <w:rPrChange w:id="376" w:author="David Döbele" w:date="2024-08-20T18:47:00Z" w16du:dateUtc="2024-08-20T16:47:00Z">
            <w:rPr>
              <w:rFonts w:ascii="Georgia" w:hAnsi="Georgia" w:cs="Arial"/>
              <w:sz w:val="21"/>
              <w:szCs w:val="21"/>
            </w:rPr>
          </w:rPrChange>
        </w:rPr>
        <w:t xml:space="preserve">konsolidieren und somit nicht nur für das Unternehmen selbst eine profitable Zukunft zu sichern, sondern auch einen gesunden Gesamtmarkt und wirtschaftliche Prosperität zu gewährleisten. Um in der Zukunft ebenfalls einen so positiven Nutzen mit meiner Arbeit zu schaffen, möchte ich ab Januar für einen Zeitraum von zwei Monaten </w:t>
      </w:r>
      <w:r w:rsidRPr="00F226BE">
        <w:rPr>
          <w:rFonts w:ascii="Georgia" w:hAnsi="Georgia" w:cs="Arial"/>
          <w:sz w:val="20"/>
          <w:szCs w:val="20"/>
          <w:rPrChange w:id="377" w:author="David Döbele" w:date="2024-08-20T18:47:00Z" w16du:dateUtc="2024-08-20T16:47:00Z">
            <w:rPr>
              <w:rFonts w:ascii="Georgia" w:hAnsi="Georgia" w:cs="Arial"/>
              <w:sz w:val="21"/>
              <w:szCs w:val="21"/>
            </w:rPr>
          </w:rPrChange>
        </w:rPr>
        <w:t>die Bansbach GmbH</w:t>
      </w:r>
      <w:r w:rsidR="00684262" w:rsidRPr="00F226BE">
        <w:rPr>
          <w:rFonts w:ascii="Georgia" w:hAnsi="Georgia" w:cs="Arial"/>
          <w:sz w:val="20"/>
          <w:szCs w:val="20"/>
          <w:rPrChange w:id="378" w:author="David Döbele" w:date="2024-08-20T18:47:00Z" w16du:dateUtc="2024-08-20T16:47:00Z">
            <w:rPr>
              <w:rFonts w:ascii="Georgia" w:hAnsi="Georgia" w:cs="Arial"/>
              <w:sz w:val="21"/>
              <w:szCs w:val="21"/>
            </w:rPr>
          </w:rPrChange>
        </w:rPr>
        <w:t xml:space="preserve"> </w:t>
      </w:r>
      <w:r w:rsidR="00CD3A88" w:rsidRPr="00F226BE">
        <w:rPr>
          <w:rFonts w:ascii="Georgia" w:hAnsi="Georgia" w:cs="Arial"/>
          <w:sz w:val="20"/>
          <w:szCs w:val="20"/>
          <w:rPrChange w:id="379" w:author="David Döbele" w:date="2024-08-20T18:47:00Z" w16du:dateUtc="2024-08-20T16:47:00Z">
            <w:rPr>
              <w:rFonts w:ascii="Georgia" w:hAnsi="Georgia" w:cs="Arial"/>
              <w:sz w:val="21"/>
              <w:szCs w:val="21"/>
            </w:rPr>
          </w:rPrChange>
        </w:rPr>
        <w:t xml:space="preserve">in </w:t>
      </w:r>
      <w:r w:rsidRPr="00F226BE">
        <w:rPr>
          <w:rFonts w:ascii="Georgia" w:hAnsi="Georgia" w:cs="Arial"/>
          <w:sz w:val="20"/>
          <w:szCs w:val="20"/>
          <w:rPrChange w:id="380" w:author="David Döbele" w:date="2024-08-20T18:47:00Z" w16du:dateUtc="2024-08-20T16:47:00Z">
            <w:rPr>
              <w:rFonts w:ascii="Georgia" w:hAnsi="Georgia" w:cs="Arial"/>
              <w:sz w:val="21"/>
              <w:szCs w:val="21"/>
            </w:rPr>
          </w:rPrChange>
        </w:rPr>
        <w:t>Dresden</w:t>
      </w:r>
      <w:r w:rsidR="00CD3A88" w:rsidRPr="00F226BE">
        <w:rPr>
          <w:rFonts w:ascii="Georgia" w:hAnsi="Georgia" w:cs="Arial"/>
          <w:sz w:val="20"/>
          <w:szCs w:val="20"/>
          <w:rPrChange w:id="381" w:author="David Döbele" w:date="2024-08-20T18:47:00Z" w16du:dateUtc="2024-08-20T16:47:00Z">
            <w:rPr>
              <w:rFonts w:ascii="Georgia" w:hAnsi="Georgia" w:cs="Arial"/>
              <w:sz w:val="21"/>
              <w:szCs w:val="21"/>
            </w:rPr>
          </w:rPrChange>
        </w:rPr>
        <w:t xml:space="preserve"> als Praktikant im Bereich </w:t>
      </w:r>
      <w:r w:rsidRPr="00F226BE">
        <w:rPr>
          <w:rFonts w:ascii="Georgia" w:hAnsi="Georgia" w:cs="Arial"/>
          <w:sz w:val="20"/>
          <w:szCs w:val="20"/>
          <w:rPrChange w:id="382" w:author="David Döbele" w:date="2024-08-20T18:47:00Z" w16du:dateUtc="2024-08-20T16:47:00Z">
            <w:rPr>
              <w:rFonts w:ascii="Georgia" w:hAnsi="Georgia" w:cs="Arial"/>
              <w:sz w:val="21"/>
              <w:szCs w:val="21"/>
            </w:rPr>
          </w:rPrChange>
        </w:rPr>
        <w:t xml:space="preserve">Steuerberatung und </w:t>
      </w:r>
      <w:r w:rsidR="00CD3A88" w:rsidRPr="00F226BE">
        <w:rPr>
          <w:rFonts w:ascii="Georgia" w:hAnsi="Georgia" w:cs="Arial"/>
          <w:sz w:val="20"/>
          <w:szCs w:val="20"/>
          <w:rPrChange w:id="383" w:author="David Döbele" w:date="2024-08-20T18:47:00Z" w16du:dateUtc="2024-08-20T16:47:00Z">
            <w:rPr>
              <w:rFonts w:ascii="Georgia" w:hAnsi="Georgia" w:cs="Arial"/>
              <w:sz w:val="21"/>
              <w:szCs w:val="21"/>
            </w:rPr>
          </w:rPrChange>
        </w:rPr>
        <w:t>Wirtschaftsprüfung unterstützen.</w:t>
      </w:r>
    </w:p>
    <w:p w14:paraId="1C17FA3B" w14:textId="77777777" w:rsidR="00CD3A88" w:rsidRPr="00F226BE" w:rsidRDefault="00CD3A88" w:rsidP="00CD3A88">
      <w:pPr>
        <w:spacing w:after="0"/>
        <w:jc w:val="both"/>
        <w:rPr>
          <w:rFonts w:ascii="Georgia" w:hAnsi="Georgia" w:cs="Arial"/>
          <w:sz w:val="20"/>
          <w:szCs w:val="20"/>
          <w:rPrChange w:id="384" w:author="David Döbele" w:date="2024-08-20T18:47:00Z" w16du:dateUtc="2024-08-20T16:47:00Z">
            <w:rPr>
              <w:rFonts w:ascii="Georgia" w:hAnsi="Georgia" w:cs="Arial"/>
              <w:sz w:val="21"/>
              <w:szCs w:val="21"/>
            </w:rPr>
          </w:rPrChange>
        </w:rPr>
      </w:pPr>
    </w:p>
    <w:p w14:paraId="5EE758F0" w14:textId="77777777" w:rsidR="00CD3A88" w:rsidRPr="00F226BE" w:rsidRDefault="00CD3A88" w:rsidP="00CD3A88">
      <w:pPr>
        <w:spacing w:after="0"/>
        <w:jc w:val="both"/>
        <w:rPr>
          <w:rFonts w:ascii="Georgia" w:hAnsi="Georgia" w:cs="Arial"/>
          <w:sz w:val="20"/>
          <w:szCs w:val="20"/>
          <w:rPrChange w:id="385"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86" w:author="David Döbele" w:date="2024-08-20T18:47:00Z" w16du:dateUtc="2024-08-20T16:47:00Z">
            <w:rPr>
              <w:rFonts w:ascii="Georgia" w:hAnsi="Georgia" w:cs="Arial"/>
              <w:sz w:val="21"/>
              <w:szCs w:val="21"/>
            </w:rPr>
          </w:rPrChange>
        </w:rPr>
        <w:t xml:space="preserve">Aufgrund meines ausgeprägten wirtschaftlichen Interesses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6C4BCF2B" w14:textId="77777777" w:rsidR="00CD3A88" w:rsidRPr="00F226BE" w:rsidRDefault="00CD3A88" w:rsidP="00CD3A88">
      <w:pPr>
        <w:spacing w:after="0"/>
        <w:jc w:val="both"/>
        <w:rPr>
          <w:rFonts w:ascii="Georgia" w:hAnsi="Georgia" w:cs="Arial"/>
          <w:sz w:val="20"/>
          <w:szCs w:val="20"/>
          <w:rPrChange w:id="387" w:author="David Döbele" w:date="2024-08-20T18:47:00Z" w16du:dateUtc="2024-08-20T16:47:00Z">
            <w:rPr>
              <w:rFonts w:ascii="Georgia" w:hAnsi="Georgia" w:cs="Arial"/>
              <w:sz w:val="21"/>
              <w:szCs w:val="21"/>
            </w:rPr>
          </w:rPrChange>
        </w:rPr>
      </w:pPr>
    </w:p>
    <w:p w14:paraId="78722F11" w14:textId="1203FFA4" w:rsidR="00506093" w:rsidRPr="00F226BE" w:rsidRDefault="00CD3A88" w:rsidP="00CD3A88">
      <w:pPr>
        <w:spacing w:after="0"/>
        <w:jc w:val="both"/>
        <w:rPr>
          <w:rFonts w:ascii="Georgia" w:hAnsi="Georgia" w:cs="Arial"/>
          <w:sz w:val="20"/>
          <w:szCs w:val="20"/>
          <w:rPrChange w:id="388"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389" w:author="David Döbele" w:date="2024-08-20T18:47:00Z" w16du:dateUtc="2024-08-20T16:47:00Z">
            <w:rPr>
              <w:rFonts w:ascii="Georgia" w:hAnsi="Georgia" w:cs="Arial"/>
              <w:sz w:val="21"/>
              <w:szCs w:val="21"/>
            </w:rPr>
          </w:rPrChange>
        </w:rPr>
        <w:t xml:space="preserve">Die </w:t>
      </w:r>
      <w:r w:rsidR="000F3569" w:rsidRPr="00F226BE">
        <w:rPr>
          <w:rFonts w:ascii="Georgia" w:hAnsi="Georgia" w:cs="Arial"/>
          <w:sz w:val="20"/>
          <w:szCs w:val="20"/>
          <w:rPrChange w:id="390" w:author="David Döbele" w:date="2024-08-20T18:47:00Z" w16du:dateUtc="2024-08-20T16:47:00Z">
            <w:rPr>
              <w:rFonts w:ascii="Georgia" w:hAnsi="Georgia" w:cs="Arial"/>
              <w:sz w:val="21"/>
              <w:szCs w:val="21"/>
            </w:rPr>
          </w:rPrChange>
        </w:rPr>
        <w:t>Bansbach</w:t>
      </w:r>
      <w:r w:rsidRPr="00F226BE">
        <w:rPr>
          <w:rFonts w:ascii="Georgia" w:hAnsi="Georgia" w:cs="Arial"/>
          <w:sz w:val="20"/>
          <w:szCs w:val="20"/>
          <w:rPrChange w:id="391" w:author="David Döbele" w:date="2024-08-20T18:47:00Z" w16du:dateUtc="2024-08-20T16:47:00Z">
            <w:rPr>
              <w:rFonts w:ascii="Georgia" w:hAnsi="Georgia" w:cs="Arial"/>
              <w:sz w:val="21"/>
              <w:szCs w:val="21"/>
            </w:rPr>
          </w:rPrChange>
        </w:rPr>
        <w:t xml:space="preserve"> GmbH scheint mir für dieses Praktikum ideal, da Sie </w:t>
      </w:r>
      <w:r w:rsidR="000F3569" w:rsidRPr="00F226BE">
        <w:rPr>
          <w:rFonts w:ascii="Georgia" w:hAnsi="Georgia" w:cs="Arial"/>
          <w:sz w:val="20"/>
          <w:szCs w:val="20"/>
          <w:rPrChange w:id="392" w:author="David Döbele" w:date="2024-08-20T18:47:00Z" w16du:dateUtc="2024-08-20T16:47:00Z">
            <w:rPr>
              <w:rFonts w:ascii="Georgia" w:hAnsi="Georgia" w:cs="Arial"/>
              <w:sz w:val="21"/>
              <w:szCs w:val="21"/>
            </w:rPr>
          </w:rPrChange>
        </w:rPr>
        <w:t xml:space="preserve">durch ihre </w:t>
      </w:r>
      <w:r w:rsidR="00506093" w:rsidRPr="00F226BE">
        <w:rPr>
          <w:rFonts w:ascii="Georgia" w:hAnsi="Georgia" w:cs="Arial"/>
          <w:sz w:val="20"/>
          <w:szCs w:val="20"/>
          <w:rPrChange w:id="393" w:author="David Döbele" w:date="2024-08-20T18:47:00Z" w16du:dateUtc="2024-08-20T16:47:00Z">
            <w:rPr>
              <w:rFonts w:ascii="Georgia" w:hAnsi="Georgia" w:cs="Arial"/>
              <w:sz w:val="21"/>
              <w:szCs w:val="21"/>
            </w:rPr>
          </w:rPrChange>
        </w:rPr>
        <w:t xml:space="preserve">traditionsreiche Historie von über 100 Jahren eine allumfassende Expertise in den Bereichen Wirtschaftsprüfung und Steuerberatung besitzen, von der ich als Praktikant eine steile Lernkurve abgewinnen kann. Allein durch die jährliche Betreuung von über 7.500 Mandaten, besitzen </w:t>
      </w:r>
      <w:r w:rsidR="00506093" w:rsidRPr="00F226BE">
        <w:rPr>
          <w:rFonts w:ascii="Georgia" w:hAnsi="Georgia" w:cs="Arial"/>
          <w:b/>
          <w:bCs/>
          <w:sz w:val="20"/>
          <w:szCs w:val="20"/>
          <w:rPrChange w:id="394" w:author="David Döbele" w:date="2024-08-20T18:50:00Z" w16du:dateUtc="2024-08-20T16:50:00Z">
            <w:rPr>
              <w:rFonts w:ascii="Georgia" w:hAnsi="Georgia" w:cs="Arial"/>
              <w:sz w:val="21"/>
              <w:szCs w:val="21"/>
            </w:rPr>
          </w:rPrChange>
        </w:rPr>
        <w:t>sie</w:t>
      </w:r>
      <w:r w:rsidR="00506093" w:rsidRPr="00F226BE">
        <w:rPr>
          <w:rFonts w:ascii="Georgia" w:hAnsi="Georgia" w:cs="Arial"/>
          <w:sz w:val="20"/>
          <w:szCs w:val="20"/>
          <w:rPrChange w:id="395" w:author="David Döbele" w:date="2024-08-20T18:47:00Z" w16du:dateUtc="2024-08-20T16:47:00Z">
            <w:rPr>
              <w:rFonts w:ascii="Georgia" w:hAnsi="Georgia" w:cs="Arial"/>
              <w:sz w:val="21"/>
              <w:szCs w:val="21"/>
            </w:rPr>
          </w:rPrChange>
        </w:rPr>
        <w:t xml:space="preserve"> ein </w:t>
      </w:r>
      <w:r w:rsidR="00427081" w:rsidRPr="00F226BE">
        <w:rPr>
          <w:rFonts w:ascii="Georgia" w:hAnsi="Georgia" w:cs="Arial"/>
          <w:sz w:val="20"/>
          <w:szCs w:val="20"/>
          <w:rPrChange w:id="396" w:author="David Döbele" w:date="2024-08-20T18:47:00Z" w16du:dateUtc="2024-08-20T16:47:00Z">
            <w:rPr>
              <w:rFonts w:ascii="Georgia" w:hAnsi="Georgia" w:cs="Arial"/>
              <w:sz w:val="21"/>
              <w:szCs w:val="21"/>
            </w:rPr>
          </w:rPrChange>
        </w:rPr>
        <w:t>breitgefächertes</w:t>
      </w:r>
      <w:r w:rsidR="00506093" w:rsidRPr="00F226BE">
        <w:rPr>
          <w:rFonts w:ascii="Georgia" w:hAnsi="Georgia" w:cs="Arial"/>
          <w:sz w:val="20"/>
          <w:szCs w:val="20"/>
          <w:rPrChange w:id="397" w:author="David Döbele" w:date="2024-08-20T18:47:00Z" w16du:dateUtc="2024-08-20T16:47:00Z">
            <w:rPr>
              <w:rFonts w:ascii="Georgia" w:hAnsi="Georgia" w:cs="Arial"/>
              <w:sz w:val="21"/>
              <w:szCs w:val="21"/>
            </w:rPr>
          </w:rPrChange>
        </w:rPr>
        <w:t xml:space="preserve"> Mandantenspektrum. Ich selbst kann so verschiedenste Unternehmen kennenlernen und mit meiner Fachkompetenz einen Unterschied machen. </w:t>
      </w:r>
      <w:r w:rsidR="00427081" w:rsidRPr="00F226BE">
        <w:rPr>
          <w:rFonts w:ascii="Georgia" w:hAnsi="Georgia" w:cs="Arial"/>
          <w:sz w:val="20"/>
          <w:szCs w:val="20"/>
          <w:rPrChange w:id="398" w:author="David Döbele" w:date="2024-08-20T18:47:00Z" w16du:dateUtc="2024-08-20T16:47:00Z">
            <w:rPr>
              <w:rFonts w:ascii="Georgia" w:hAnsi="Georgia" w:cs="Arial"/>
              <w:sz w:val="21"/>
              <w:szCs w:val="21"/>
            </w:rPr>
          </w:rPrChange>
        </w:rPr>
        <w:t xml:space="preserve">Als bemerkenswert erachte ich ebenfalls, wie Sie den Menschen in den Mittelpunkt setzen und sich auf eine Wertegemeinschaft berufen, die Grundsätze wie Teamgeist, Partnerschaft aber auch Nachhaltigkeit vertritt, um ein optimales Ergebnis für den Kunden zu erzielen. Diese Haltung sehe ich selbst als essenziell, um eine partnerschaftliche Beziehung mit den eigenen Mandaten zu gewährleisten. </w:t>
      </w:r>
    </w:p>
    <w:p w14:paraId="42867968" w14:textId="77777777" w:rsidR="00CD3A88" w:rsidRPr="00F226BE" w:rsidRDefault="00CD3A88" w:rsidP="00CD3A88">
      <w:pPr>
        <w:spacing w:after="0"/>
        <w:jc w:val="both"/>
        <w:rPr>
          <w:rFonts w:ascii="Georgia" w:hAnsi="Georgia" w:cs="Arial"/>
          <w:sz w:val="20"/>
          <w:szCs w:val="20"/>
          <w:rPrChange w:id="399" w:author="David Döbele" w:date="2024-08-20T18:47:00Z" w16du:dateUtc="2024-08-20T16:47:00Z">
            <w:rPr>
              <w:rFonts w:ascii="Georgia" w:hAnsi="Georgia" w:cs="Arial"/>
              <w:sz w:val="21"/>
              <w:szCs w:val="21"/>
            </w:rPr>
          </w:rPrChange>
        </w:rPr>
      </w:pPr>
    </w:p>
    <w:p w14:paraId="3BEC515D" w14:textId="5DEE5C77" w:rsidR="00CD3A88" w:rsidRPr="00F226BE" w:rsidRDefault="00CD3A88" w:rsidP="00CD3A88">
      <w:pPr>
        <w:spacing w:after="0"/>
        <w:jc w:val="both"/>
        <w:rPr>
          <w:rFonts w:ascii="Georgia" w:hAnsi="Georgia" w:cs="Arial"/>
          <w:sz w:val="20"/>
          <w:szCs w:val="20"/>
          <w:rPrChange w:id="400"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01" w:author="David Döbele" w:date="2024-08-20T18:47:00Z" w16du:dateUtc="2024-08-20T16:47:00Z">
            <w:rPr>
              <w:rFonts w:ascii="Georgia" w:hAnsi="Georgia" w:cs="Arial"/>
              <w:sz w:val="21"/>
              <w:szCs w:val="21"/>
            </w:rPr>
          </w:rPrChange>
        </w:rPr>
        <w:t xml:space="preserve">Von dem Praktikum in der </w:t>
      </w:r>
      <w:r w:rsidR="000F5271" w:rsidRPr="00F226BE">
        <w:rPr>
          <w:rFonts w:ascii="Georgia" w:hAnsi="Georgia" w:cs="Arial"/>
          <w:sz w:val="20"/>
          <w:szCs w:val="20"/>
          <w:rPrChange w:id="402" w:author="David Döbele" w:date="2024-08-20T18:47:00Z" w16du:dateUtc="2024-08-20T16:47:00Z">
            <w:rPr>
              <w:rFonts w:ascii="Georgia" w:hAnsi="Georgia" w:cs="Arial"/>
              <w:sz w:val="21"/>
              <w:szCs w:val="21"/>
            </w:rPr>
          </w:rPrChange>
        </w:rPr>
        <w:t xml:space="preserve">Steuerberatung und </w:t>
      </w:r>
      <w:r w:rsidRPr="00F226BE">
        <w:rPr>
          <w:rFonts w:ascii="Georgia" w:hAnsi="Georgia" w:cs="Arial"/>
          <w:sz w:val="20"/>
          <w:szCs w:val="20"/>
          <w:rPrChange w:id="403" w:author="David Döbele" w:date="2024-08-20T18:47:00Z" w16du:dateUtc="2024-08-20T16:47:00Z">
            <w:rPr>
              <w:rFonts w:ascii="Georgia" w:hAnsi="Georgia" w:cs="Arial"/>
              <w:sz w:val="21"/>
              <w:szCs w:val="21"/>
            </w:rPr>
          </w:rPrChange>
        </w:rPr>
        <w:t>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73FA3AAB" w14:textId="77777777" w:rsidR="00CD3A88" w:rsidRPr="00F226BE" w:rsidRDefault="00CD3A88" w:rsidP="00CD3A88">
      <w:pPr>
        <w:spacing w:after="0"/>
        <w:jc w:val="both"/>
        <w:rPr>
          <w:rFonts w:ascii="Georgia" w:hAnsi="Georgia" w:cs="Arial"/>
          <w:sz w:val="20"/>
          <w:szCs w:val="20"/>
          <w:rPrChange w:id="404" w:author="David Döbele" w:date="2024-08-20T18:47:00Z" w16du:dateUtc="2024-08-20T16:47:00Z">
            <w:rPr>
              <w:rFonts w:ascii="Georgia" w:hAnsi="Georgia" w:cs="Arial"/>
              <w:sz w:val="21"/>
              <w:szCs w:val="21"/>
            </w:rPr>
          </w:rPrChange>
        </w:rPr>
      </w:pPr>
    </w:p>
    <w:p w14:paraId="61A9A2D0" w14:textId="77777777" w:rsidR="00CD3A88" w:rsidRPr="00F226BE" w:rsidRDefault="00CD3A88" w:rsidP="00CD3A88">
      <w:pPr>
        <w:spacing w:after="0"/>
        <w:jc w:val="both"/>
        <w:rPr>
          <w:rFonts w:ascii="Georgia" w:hAnsi="Georgia" w:cs="Arial"/>
          <w:sz w:val="20"/>
          <w:szCs w:val="20"/>
          <w:rPrChange w:id="405"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06" w:author="David Döbele" w:date="2024-08-20T18:47:00Z" w16du:dateUtc="2024-08-20T16:47:00Z">
            <w:rPr>
              <w:rFonts w:ascii="Georgia" w:hAnsi="Georgia" w:cs="Arial"/>
              <w:sz w:val="21"/>
              <w:szCs w:val="21"/>
            </w:rPr>
          </w:rPrChange>
        </w:rPr>
        <w:t>Mit freundlichen Grüßen</w:t>
      </w:r>
    </w:p>
    <w:p w14:paraId="43D7E698" w14:textId="7B1C3803" w:rsidR="00194E00" w:rsidRPr="00F226BE" w:rsidRDefault="00CD3A88" w:rsidP="00CD3A88">
      <w:pPr>
        <w:spacing w:after="0"/>
        <w:jc w:val="both"/>
        <w:rPr>
          <w:rFonts w:ascii="Georgia" w:hAnsi="Georgia" w:cs="Arial"/>
          <w:sz w:val="20"/>
          <w:szCs w:val="20"/>
          <w:rPrChange w:id="407"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08" w:author="David Döbele" w:date="2024-08-20T18:47:00Z" w16du:dateUtc="2024-08-20T16:47:00Z">
            <w:rPr>
              <w:rFonts w:ascii="Georgia" w:hAnsi="Georgia" w:cs="Arial"/>
              <w:sz w:val="21"/>
              <w:szCs w:val="21"/>
            </w:rPr>
          </w:rPrChange>
        </w:rPr>
        <w:t>Unterschrift</w:t>
      </w:r>
    </w:p>
    <w:p w14:paraId="049DCC7F" w14:textId="77777777" w:rsidR="00194E00" w:rsidRPr="00F226BE" w:rsidRDefault="00194E00">
      <w:pPr>
        <w:rPr>
          <w:rFonts w:ascii="Georgia" w:hAnsi="Georgia" w:cs="Arial"/>
          <w:sz w:val="20"/>
          <w:szCs w:val="20"/>
          <w:rPrChange w:id="40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10" w:author="David Döbele" w:date="2024-08-20T18:47:00Z" w16du:dateUtc="2024-08-20T16:47:00Z">
            <w:rPr>
              <w:rFonts w:ascii="Georgia" w:hAnsi="Georgia" w:cs="Arial"/>
              <w:sz w:val="21"/>
              <w:szCs w:val="21"/>
            </w:rPr>
          </w:rPrChange>
        </w:rPr>
        <w:lastRenderedPageBreak/>
        <w:br w:type="page"/>
      </w:r>
    </w:p>
    <w:p w14:paraId="34BACBED" w14:textId="77777777" w:rsidR="00194E00" w:rsidRPr="00F226BE" w:rsidRDefault="00194E00" w:rsidP="00194E00">
      <w:pPr>
        <w:spacing w:after="0" w:line="240" w:lineRule="auto"/>
        <w:jc w:val="right"/>
        <w:rPr>
          <w:rFonts w:ascii="Georgia" w:hAnsi="Georgia" w:cs="Arial"/>
          <w:sz w:val="20"/>
          <w:szCs w:val="20"/>
          <w:rPrChange w:id="411"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12" w:author="David Döbele" w:date="2024-08-20T18:47:00Z" w16du:dateUtc="2024-08-20T16:47:00Z">
            <w:rPr>
              <w:rFonts w:ascii="Georgia" w:hAnsi="Georgia" w:cs="Arial"/>
              <w:sz w:val="21"/>
              <w:szCs w:val="21"/>
            </w:rPr>
          </w:rPrChange>
        </w:rPr>
        <w:lastRenderedPageBreak/>
        <w:t>Fynn Schubert</w:t>
      </w:r>
    </w:p>
    <w:p w14:paraId="7D2E07E1" w14:textId="77777777" w:rsidR="00194E00" w:rsidRPr="00F226BE" w:rsidRDefault="00194E00" w:rsidP="00194E00">
      <w:pPr>
        <w:spacing w:after="0" w:line="240" w:lineRule="auto"/>
        <w:jc w:val="right"/>
        <w:rPr>
          <w:rFonts w:ascii="Georgia" w:hAnsi="Georgia" w:cs="Arial"/>
          <w:sz w:val="20"/>
          <w:szCs w:val="20"/>
          <w:rPrChange w:id="413"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14" w:author="David Döbele" w:date="2024-08-20T18:47:00Z" w16du:dateUtc="2024-08-20T16:47:00Z">
            <w:rPr>
              <w:rFonts w:ascii="Georgia" w:hAnsi="Georgia" w:cs="Arial"/>
              <w:sz w:val="21"/>
              <w:szCs w:val="21"/>
            </w:rPr>
          </w:rPrChange>
        </w:rPr>
        <w:t>B7, 14-15</w:t>
      </w:r>
    </w:p>
    <w:p w14:paraId="69F13933" w14:textId="77777777" w:rsidR="00194E00" w:rsidRPr="00F226BE" w:rsidRDefault="00194E00" w:rsidP="00194E00">
      <w:pPr>
        <w:spacing w:after="0" w:line="240" w:lineRule="auto"/>
        <w:jc w:val="right"/>
        <w:rPr>
          <w:rFonts w:ascii="Georgia" w:hAnsi="Georgia" w:cs="Arial"/>
          <w:sz w:val="20"/>
          <w:szCs w:val="20"/>
          <w:rPrChange w:id="415" w:author="David Döbele" w:date="2024-08-20T18:47:00Z" w16du:dateUtc="2024-08-20T16:47:00Z">
            <w:rPr>
              <w:rFonts w:ascii="Georgia" w:hAnsi="Georgia" w:cs="Arial"/>
              <w:sz w:val="21"/>
              <w:szCs w:val="21"/>
            </w:rPr>
          </w:rPrChange>
        </w:rPr>
      </w:pPr>
      <w:proofErr w:type="spellStart"/>
      <w:r w:rsidRPr="00F226BE">
        <w:rPr>
          <w:rFonts w:ascii="Georgia" w:hAnsi="Georgia" w:cs="Arial"/>
          <w:sz w:val="20"/>
          <w:szCs w:val="20"/>
          <w:rPrChange w:id="416" w:author="David Döbele" w:date="2024-08-20T18:47:00Z" w16du:dateUtc="2024-08-20T16:47:00Z">
            <w:rPr>
              <w:rFonts w:ascii="Georgia" w:hAnsi="Georgia" w:cs="Arial"/>
              <w:sz w:val="21"/>
              <w:szCs w:val="21"/>
            </w:rPr>
          </w:rPrChange>
        </w:rPr>
        <w:t>Zi</w:t>
      </w:r>
      <w:proofErr w:type="spellEnd"/>
      <w:r w:rsidRPr="00F226BE">
        <w:rPr>
          <w:rFonts w:ascii="Georgia" w:hAnsi="Georgia" w:cs="Arial"/>
          <w:sz w:val="20"/>
          <w:szCs w:val="20"/>
          <w:rPrChange w:id="417" w:author="David Döbele" w:date="2024-08-20T18:47:00Z" w16du:dateUtc="2024-08-20T16:47:00Z">
            <w:rPr>
              <w:rFonts w:ascii="Georgia" w:hAnsi="Georgia" w:cs="Arial"/>
              <w:sz w:val="21"/>
              <w:szCs w:val="21"/>
            </w:rPr>
          </w:rPrChange>
        </w:rPr>
        <w:t>.: 610</w:t>
      </w:r>
    </w:p>
    <w:p w14:paraId="662C3A1C" w14:textId="77777777" w:rsidR="00194E00" w:rsidRPr="00F226BE" w:rsidRDefault="00194E00" w:rsidP="00194E00">
      <w:pPr>
        <w:spacing w:after="0" w:line="240" w:lineRule="auto"/>
        <w:jc w:val="right"/>
        <w:rPr>
          <w:rFonts w:ascii="Georgia" w:hAnsi="Georgia" w:cs="Arial"/>
          <w:sz w:val="20"/>
          <w:szCs w:val="20"/>
          <w:rPrChange w:id="418"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19" w:author="David Döbele" w:date="2024-08-20T18:47:00Z" w16du:dateUtc="2024-08-20T16:47:00Z">
            <w:rPr>
              <w:rFonts w:ascii="Georgia" w:hAnsi="Georgia" w:cs="Arial"/>
              <w:sz w:val="21"/>
              <w:szCs w:val="21"/>
            </w:rPr>
          </w:rPrChange>
        </w:rPr>
        <w:t>68161 Mannheim</w:t>
      </w:r>
    </w:p>
    <w:p w14:paraId="49BE232E" w14:textId="77777777" w:rsidR="00194E00" w:rsidRPr="00F226BE" w:rsidRDefault="00194E00" w:rsidP="00194E00">
      <w:pPr>
        <w:spacing w:after="0" w:line="240" w:lineRule="auto"/>
        <w:jc w:val="right"/>
        <w:rPr>
          <w:rFonts w:ascii="Georgia" w:hAnsi="Georgia" w:cs="Arial"/>
          <w:sz w:val="20"/>
          <w:szCs w:val="20"/>
          <w:rPrChange w:id="420" w:author="David Döbele" w:date="2024-08-20T18:47:00Z" w16du:dateUtc="2024-08-20T16:47:00Z">
            <w:rPr>
              <w:rFonts w:ascii="Georgia" w:hAnsi="Georgia" w:cs="Arial"/>
              <w:sz w:val="21"/>
              <w:szCs w:val="21"/>
            </w:rPr>
          </w:rPrChange>
        </w:rPr>
      </w:pPr>
      <w:r w:rsidRPr="00F226BE">
        <w:rPr>
          <w:rFonts w:ascii="Georgia" w:hAnsi="Georgia" w:cs="Arial"/>
          <w:color w:val="000000"/>
          <w:sz w:val="20"/>
          <w:szCs w:val="20"/>
          <w:rPrChange w:id="421" w:author="David Döbele" w:date="2024-08-20T18:47:00Z" w16du:dateUtc="2024-08-20T16:47:00Z">
            <w:rPr>
              <w:rFonts w:ascii="Georgia" w:hAnsi="Georgia" w:cs="Arial"/>
              <w:color w:val="000000"/>
              <w:sz w:val="21"/>
              <w:szCs w:val="21"/>
            </w:rPr>
          </w:rPrChange>
        </w:rPr>
        <w:t>schubert.fynn@gmx.de</w:t>
      </w:r>
    </w:p>
    <w:p w14:paraId="1E5881D7" w14:textId="77777777" w:rsidR="00194E00" w:rsidRPr="00F226BE" w:rsidRDefault="00194E00" w:rsidP="00194E00">
      <w:pPr>
        <w:spacing w:after="0"/>
        <w:jc w:val="right"/>
        <w:rPr>
          <w:rFonts w:ascii="Georgia" w:hAnsi="Georgia" w:cs="Arial"/>
          <w:color w:val="000000"/>
          <w:sz w:val="20"/>
          <w:szCs w:val="20"/>
          <w:rPrChange w:id="422"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423" w:author="David Döbele" w:date="2024-08-20T18:47:00Z" w16du:dateUtc="2024-08-20T16:47:00Z">
            <w:rPr>
              <w:rFonts w:ascii="Georgia" w:hAnsi="Georgia" w:cs="Arial"/>
              <w:color w:val="000000"/>
              <w:sz w:val="21"/>
              <w:szCs w:val="21"/>
            </w:rPr>
          </w:rPrChange>
        </w:rPr>
        <w:t>+49 173 7430466</w:t>
      </w:r>
    </w:p>
    <w:p w14:paraId="4479DEAF" w14:textId="77777777" w:rsidR="00194E00" w:rsidRPr="00F226BE" w:rsidRDefault="00194E00" w:rsidP="00194E00">
      <w:pPr>
        <w:spacing w:after="0"/>
        <w:rPr>
          <w:rFonts w:ascii="Georgia" w:hAnsi="Georgia" w:cs="Arial"/>
          <w:color w:val="000000"/>
          <w:sz w:val="20"/>
          <w:szCs w:val="20"/>
          <w:rPrChange w:id="424" w:author="David Döbele" w:date="2024-08-20T18:47:00Z" w16du:dateUtc="2024-08-20T16:47:00Z">
            <w:rPr>
              <w:rFonts w:ascii="Georgia" w:hAnsi="Georgia" w:cs="Arial"/>
              <w:color w:val="000000"/>
              <w:sz w:val="21"/>
              <w:szCs w:val="21"/>
            </w:rPr>
          </w:rPrChange>
        </w:rPr>
      </w:pPr>
    </w:p>
    <w:p w14:paraId="1260C7A7" w14:textId="69D4E8C9" w:rsidR="00194E00" w:rsidRPr="00F226BE" w:rsidRDefault="00194E00" w:rsidP="00194E00">
      <w:pPr>
        <w:spacing w:after="0"/>
        <w:rPr>
          <w:rFonts w:ascii="Georgia" w:hAnsi="Georgia" w:cs="Arial"/>
          <w:color w:val="000000"/>
          <w:sz w:val="20"/>
          <w:szCs w:val="20"/>
          <w:rPrChange w:id="425"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426" w:author="David Döbele" w:date="2024-08-20T18:47:00Z" w16du:dateUtc="2024-08-20T16:47:00Z">
            <w:rPr>
              <w:rFonts w:ascii="Georgia" w:hAnsi="Georgia" w:cs="Arial"/>
              <w:color w:val="000000"/>
              <w:sz w:val="21"/>
              <w:szCs w:val="21"/>
            </w:rPr>
          </w:rPrChange>
        </w:rPr>
        <w:t>Rödl &amp; Partner GmbH Wirtschaftsprüfungsgesellschaft</w:t>
      </w:r>
    </w:p>
    <w:p w14:paraId="0577F331" w14:textId="77777777" w:rsidR="00194E00" w:rsidRPr="00F226BE" w:rsidRDefault="00194E00" w:rsidP="00194E00">
      <w:pPr>
        <w:spacing w:after="0"/>
        <w:rPr>
          <w:rFonts w:ascii="Georgia" w:hAnsi="Georgia" w:cs="Arial"/>
          <w:sz w:val="20"/>
          <w:szCs w:val="20"/>
          <w:rPrChange w:id="427"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28" w:author="David Döbele" w:date="2024-08-20T18:47:00Z" w16du:dateUtc="2024-08-20T16:47:00Z">
            <w:rPr>
              <w:rFonts w:ascii="Georgia" w:hAnsi="Georgia" w:cs="Arial"/>
              <w:sz w:val="21"/>
              <w:szCs w:val="21"/>
            </w:rPr>
          </w:rPrChange>
        </w:rPr>
        <w:t>Äußere Sulzbacher Straße 100</w:t>
      </w:r>
    </w:p>
    <w:p w14:paraId="25D8109C" w14:textId="1237383A" w:rsidR="00194E00" w:rsidRPr="00F226BE" w:rsidRDefault="00194E00" w:rsidP="00194E00">
      <w:pPr>
        <w:spacing w:after="0"/>
        <w:rPr>
          <w:rFonts w:ascii="Georgia" w:hAnsi="Georgia" w:cs="Arial"/>
          <w:sz w:val="20"/>
          <w:szCs w:val="20"/>
          <w:rPrChange w:id="42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30" w:author="David Döbele" w:date="2024-08-20T18:47:00Z" w16du:dateUtc="2024-08-20T16:47:00Z">
            <w:rPr>
              <w:rFonts w:ascii="Georgia" w:hAnsi="Georgia" w:cs="Arial"/>
              <w:sz w:val="21"/>
              <w:szCs w:val="21"/>
            </w:rPr>
          </w:rPrChange>
        </w:rPr>
        <w:t xml:space="preserve">90491 Nürnberg </w:t>
      </w:r>
    </w:p>
    <w:p w14:paraId="6D01FA53" w14:textId="77777777" w:rsidR="00194E00" w:rsidRPr="00F226BE" w:rsidRDefault="00194E00" w:rsidP="00194E00">
      <w:pPr>
        <w:spacing w:after="0"/>
        <w:rPr>
          <w:rFonts w:ascii="Georgia" w:hAnsi="Georgia" w:cs="Arial"/>
          <w:color w:val="000000"/>
          <w:sz w:val="20"/>
          <w:szCs w:val="20"/>
          <w:rPrChange w:id="431" w:author="David Döbele" w:date="2024-08-20T18:47:00Z" w16du:dateUtc="2024-08-20T16:47:00Z">
            <w:rPr>
              <w:rFonts w:ascii="Georgia" w:hAnsi="Georgia" w:cs="Arial"/>
              <w:color w:val="000000"/>
              <w:sz w:val="21"/>
              <w:szCs w:val="21"/>
            </w:rPr>
          </w:rPrChange>
        </w:rPr>
      </w:pPr>
    </w:p>
    <w:p w14:paraId="7FED3131" w14:textId="77777777" w:rsidR="00194E00" w:rsidRPr="00F226BE" w:rsidRDefault="00194E00" w:rsidP="00194E00">
      <w:pPr>
        <w:spacing w:after="0"/>
        <w:jc w:val="right"/>
        <w:rPr>
          <w:rFonts w:ascii="Georgia" w:hAnsi="Georgia" w:cs="Arial"/>
          <w:sz w:val="20"/>
          <w:szCs w:val="20"/>
          <w:rPrChange w:id="432"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33" w:author="David Döbele" w:date="2024-08-20T18:47:00Z" w16du:dateUtc="2024-08-20T16:47:00Z">
            <w:rPr>
              <w:rFonts w:ascii="Georgia" w:hAnsi="Georgia" w:cs="Arial"/>
              <w:sz w:val="21"/>
              <w:szCs w:val="21"/>
            </w:rPr>
          </w:rPrChange>
        </w:rPr>
        <w:t>Mannheim, 12.08.2024</w:t>
      </w:r>
    </w:p>
    <w:p w14:paraId="49852C7F" w14:textId="77777777" w:rsidR="00194E00" w:rsidRPr="00F226BE" w:rsidRDefault="00194E00" w:rsidP="00194E00">
      <w:pPr>
        <w:spacing w:after="0"/>
        <w:jc w:val="right"/>
        <w:rPr>
          <w:rFonts w:ascii="Georgia" w:hAnsi="Georgia" w:cs="Arial"/>
          <w:sz w:val="20"/>
          <w:szCs w:val="20"/>
          <w:rPrChange w:id="434" w:author="David Döbele" w:date="2024-08-20T18:47:00Z" w16du:dateUtc="2024-08-20T16:47:00Z">
            <w:rPr>
              <w:rFonts w:ascii="Georgia" w:hAnsi="Georgia" w:cs="Arial"/>
              <w:sz w:val="21"/>
              <w:szCs w:val="21"/>
            </w:rPr>
          </w:rPrChange>
        </w:rPr>
      </w:pPr>
    </w:p>
    <w:p w14:paraId="1508DC2E" w14:textId="40CDEBAE" w:rsidR="00194E00" w:rsidRPr="00F226BE" w:rsidRDefault="00194E00" w:rsidP="00194E00">
      <w:pPr>
        <w:spacing w:after="0"/>
        <w:rPr>
          <w:rFonts w:ascii="Georgia" w:hAnsi="Georgia" w:cs="Arial"/>
          <w:b/>
          <w:sz w:val="20"/>
          <w:szCs w:val="20"/>
          <w:rPrChange w:id="435" w:author="David Döbele" w:date="2024-08-20T18:47:00Z" w16du:dateUtc="2024-08-20T16:47:00Z">
            <w:rPr>
              <w:rFonts w:ascii="Georgia" w:hAnsi="Georgia" w:cs="Arial"/>
              <w:b/>
              <w:sz w:val="21"/>
              <w:szCs w:val="21"/>
            </w:rPr>
          </w:rPrChange>
        </w:rPr>
      </w:pPr>
      <w:r w:rsidRPr="00F226BE">
        <w:rPr>
          <w:rFonts w:ascii="Georgia" w:hAnsi="Georgia" w:cs="Arial"/>
          <w:b/>
          <w:sz w:val="20"/>
          <w:szCs w:val="20"/>
          <w:rPrChange w:id="436" w:author="David Döbele" w:date="2024-08-20T18:47:00Z" w16du:dateUtc="2024-08-20T16:47:00Z">
            <w:rPr>
              <w:rFonts w:ascii="Georgia" w:hAnsi="Georgia" w:cs="Arial"/>
              <w:b/>
              <w:sz w:val="21"/>
              <w:szCs w:val="21"/>
            </w:rPr>
          </w:rPrChange>
        </w:rPr>
        <w:t xml:space="preserve">Bewerbung um ein Praktikum im Bereich </w:t>
      </w:r>
      <w:r w:rsidR="00F96D34" w:rsidRPr="00F226BE">
        <w:rPr>
          <w:rFonts w:ascii="Georgia" w:hAnsi="Georgia" w:cs="Arial"/>
          <w:b/>
          <w:sz w:val="20"/>
          <w:szCs w:val="20"/>
          <w:rPrChange w:id="437" w:author="David Döbele" w:date="2024-08-20T18:47:00Z" w16du:dateUtc="2024-08-20T16:47:00Z">
            <w:rPr>
              <w:rFonts w:ascii="Georgia" w:hAnsi="Georgia" w:cs="Arial"/>
              <w:b/>
              <w:sz w:val="21"/>
              <w:szCs w:val="21"/>
            </w:rPr>
          </w:rPrChange>
        </w:rPr>
        <w:t>Audit/</w:t>
      </w:r>
      <w:r w:rsidRPr="00F226BE">
        <w:rPr>
          <w:rFonts w:ascii="Georgia" w:hAnsi="Georgia" w:cs="Arial"/>
          <w:b/>
          <w:sz w:val="20"/>
          <w:szCs w:val="20"/>
          <w:rPrChange w:id="438" w:author="David Döbele" w:date="2024-08-20T18:47:00Z" w16du:dateUtc="2024-08-20T16:47:00Z">
            <w:rPr>
              <w:rFonts w:ascii="Georgia" w:hAnsi="Georgia" w:cs="Arial"/>
              <w:b/>
              <w:sz w:val="21"/>
              <w:szCs w:val="21"/>
            </w:rPr>
          </w:rPrChange>
        </w:rPr>
        <w:t xml:space="preserve">Wirtschaftsprüfung </w:t>
      </w:r>
    </w:p>
    <w:p w14:paraId="0FF39499" w14:textId="77777777" w:rsidR="00194E00" w:rsidRPr="00F226BE" w:rsidRDefault="00194E00" w:rsidP="00194E00">
      <w:pPr>
        <w:spacing w:after="0"/>
        <w:rPr>
          <w:rFonts w:ascii="Georgia" w:hAnsi="Georgia" w:cs="Arial"/>
          <w:b/>
          <w:sz w:val="20"/>
          <w:szCs w:val="20"/>
          <w:rPrChange w:id="439" w:author="David Döbele" w:date="2024-08-20T18:47:00Z" w16du:dateUtc="2024-08-20T16:47:00Z">
            <w:rPr>
              <w:rFonts w:ascii="Georgia" w:hAnsi="Georgia" w:cs="Arial"/>
              <w:b/>
              <w:sz w:val="21"/>
              <w:szCs w:val="21"/>
            </w:rPr>
          </w:rPrChange>
        </w:rPr>
      </w:pPr>
    </w:p>
    <w:p w14:paraId="0E987ACA" w14:textId="77777777" w:rsidR="00194E00" w:rsidRPr="00F226BE" w:rsidRDefault="00194E00" w:rsidP="00194E00">
      <w:pPr>
        <w:spacing w:after="0"/>
        <w:rPr>
          <w:rFonts w:ascii="Georgia" w:hAnsi="Georgia" w:cs="Arial"/>
          <w:b/>
          <w:sz w:val="20"/>
          <w:szCs w:val="20"/>
          <w:rPrChange w:id="440" w:author="David Döbele" w:date="2024-08-20T18:47:00Z" w16du:dateUtc="2024-08-20T16:47:00Z">
            <w:rPr>
              <w:rFonts w:ascii="Georgia" w:hAnsi="Georgia" w:cs="Arial"/>
              <w:b/>
              <w:sz w:val="21"/>
              <w:szCs w:val="21"/>
            </w:rPr>
          </w:rPrChange>
        </w:rPr>
      </w:pPr>
    </w:p>
    <w:p w14:paraId="0AAB5C9F" w14:textId="77777777" w:rsidR="00194E00" w:rsidRPr="00F226BE" w:rsidRDefault="00194E00" w:rsidP="00194E00">
      <w:pPr>
        <w:spacing w:after="0"/>
        <w:jc w:val="both"/>
        <w:rPr>
          <w:rFonts w:ascii="Georgia" w:hAnsi="Georgia" w:cs="Arial"/>
          <w:sz w:val="20"/>
          <w:szCs w:val="20"/>
          <w:rPrChange w:id="441"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42" w:author="David Döbele" w:date="2024-08-20T18:47:00Z" w16du:dateUtc="2024-08-20T16:47:00Z">
            <w:rPr>
              <w:rFonts w:ascii="Georgia" w:hAnsi="Georgia" w:cs="Arial"/>
              <w:sz w:val="21"/>
              <w:szCs w:val="21"/>
            </w:rPr>
          </w:rPrChange>
        </w:rPr>
        <w:t xml:space="preserve">Sehr geehrte Damen und Herren, </w:t>
      </w:r>
    </w:p>
    <w:p w14:paraId="6B0CECF1" w14:textId="77777777" w:rsidR="00194E00" w:rsidRPr="00F226BE" w:rsidRDefault="00194E00" w:rsidP="00194E00">
      <w:pPr>
        <w:spacing w:after="0"/>
        <w:jc w:val="both"/>
        <w:rPr>
          <w:rFonts w:ascii="Georgia" w:hAnsi="Georgia" w:cs="Arial"/>
          <w:sz w:val="20"/>
          <w:szCs w:val="20"/>
          <w:rPrChange w:id="443" w:author="David Döbele" w:date="2024-08-20T18:47:00Z" w16du:dateUtc="2024-08-20T16:47:00Z">
            <w:rPr>
              <w:rFonts w:ascii="Georgia" w:hAnsi="Georgia" w:cs="Arial"/>
              <w:sz w:val="21"/>
              <w:szCs w:val="21"/>
            </w:rPr>
          </w:rPrChange>
        </w:rPr>
      </w:pPr>
    </w:p>
    <w:p w14:paraId="7B550020" w14:textId="77777777" w:rsidR="000F5271" w:rsidRPr="00F226BE" w:rsidRDefault="000F5271" w:rsidP="000F5271">
      <w:pPr>
        <w:spacing w:after="0"/>
        <w:jc w:val="both"/>
        <w:rPr>
          <w:rFonts w:ascii="Georgia" w:hAnsi="Georgia" w:cs="Arial"/>
          <w:sz w:val="20"/>
          <w:szCs w:val="20"/>
          <w:rPrChange w:id="444"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45" w:author="David Döbele" w:date="2024-08-20T18:47:00Z" w16du:dateUtc="2024-08-20T16:47:00Z">
            <w:rPr>
              <w:rFonts w:ascii="Georgia" w:hAnsi="Georgia" w:cs="Arial"/>
              <w:sz w:val="21"/>
              <w:szCs w:val="21"/>
            </w:rPr>
          </w:rPrChange>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6EFBD21A" w14:textId="72882D5B" w:rsidR="00194E00" w:rsidRPr="00F226BE" w:rsidRDefault="000F5271" w:rsidP="000F5271">
      <w:pPr>
        <w:spacing w:after="0"/>
        <w:jc w:val="both"/>
        <w:rPr>
          <w:rFonts w:ascii="Georgia" w:hAnsi="Georgia" w:cs="Arial"/>
          <w:sz w:val="20"/>
          <w:szCs w:val="20"/>
          <w:rPrChange w:id="44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47" w:author="David Döbele" w:date="2024-08-20T18:47:00Z" w16du:dateUtc="2024-08-20T16:47:00Z">
            <w:rPr>
              <w:rFonts w:ascii="Georgia" w:hAnsi="Georgia" w:cs="Arial"/>
              <w:sz w:val="21"/>
              <w:szCs w:val="21"/>
            </w:rPr>
          </w:rPrChange>
        </w:rPr>
        <w:t>Den Beruf des Wirtschaftsprüfers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zu konsolidieren und somit nicht nur für das Unternehmen selbst eine profitable Zukunft zu sichern, sondern auch einen gesunden Gesamtmarkt und wirtschaftliche Prosperität zu gewährleisten</w:t>
      </w:r>
      <w:r w:rsidR="00194E00" w:rsidRPr="00F226BE">
        <w:rPr>
          <w:rFonts w:ascii="Georgia" w:hAnsi="Georgia" w:cs="Arial"/>
          <w:sz w:val="20"/>
          <w:szCs w:val="20"/>
          <w:rPrChange w:id="448" w:author="David Döbele" w:date="2024-08-20T18:47:00Z" w16du:dateUtc="2024-08-20T16:47:00Z">
            <w:rPr>
              <w:rFonts w:ascii="Georgia" w:hAnsi="Georgia" w:cs="Arial"/>
              <w:sz w:val="21"/>
              <w:szCs w:val="21"/>
            </w:rPr>
          </w:rPrChange>
        </w:rPr>
        <w:t xml:space="preserve">. Um in der Zukunft ebenfalls einen so positiven Nutzen mit meiner Arbeit zu schaffen, möchte ich ab Januar für einen Zeitraum von </w:t>
      </w:r>
      <w:r w:rsidR="00F96D34" w:rsidRPr="00F226BE">
        <w:rPr>
          <w:rFonts w:ascii="Georgia" w:hAnsi="Georgia" w:cs="Arial"/>
          <w:sz w:val="20"/>
          <w:szCs w:val="20"/>
          <w:rPrChange w:id="449" w:author="David Döbele" w:date="2024-08-20T18:47:00Z" w16du:dateUtc="2024-08-20T16:47:00Z">
            <w:rPr>
              <w:rFonts w:ascii="Georgia" w:hAnsi="Georgia" w:cs="Arial"/>
              <w:sz w:val="21"/>
              <w:szCs w:val="21"/>
            </w:rPr>
          </w:rPrChange>
        </w:rPr>
        <w:t>zwei</w:t>
      </w:r>
      <w:r w:rsidR="00194E00" w:rsidRPr="00F226BE">
        <w:rPr>
          <w:rFonts w:ascii="Georgia" w:hAnsi="Georgia" w:cs="Arial"/>
          <w:sz w:val="20"/>
          <w:szCs w:val="20"/>
          <w:rPrChange w:id="450" w:author="David Döbele" w:date="2024-08-20T18:47:00Z" w16du:dateUtc="2024-08-20T16:47:00Z">
            <w:rPr>
              <w:rFonts w:ascii="Georgia" w:hAnsi="Georgia" w:cs="Arial"/>
              <w:sz w:val="21"/>
              <w:szCs w:val="21"/>
            </w:rPr>
          </w:rPrChange>
        </w:rPr>
        <w:t xml:space="preserve"> Monaten die </w:t>
      </w:r>
      <w:r w:rsidR="00F96D34" w:rsidRPr="00F226BE">
        <w:rPr>
          <w:rFonts w:ascii="Georgia" w:hAnsi="Georgia" w:cs="Arial"/>
          <w:sz w:val="20"/>
          <w:szCs w:val="20"/>
          <w:rPrChange w:id="451" w:author="David Döbele" w:date="2024-08-20T18:47:00Z" w16du:dateUtc="2024-08-20T16:47:00Z">
            <w:rPr>
              <w:rFonts w:ascii="Georgia" w:hAnsi="Georgia" w:cs="Arial"/>
              <w:sz w:val="21"/>
              <w:szCs w:val="21"/>
            </w:rPr>
          </w:rPrChange>
        </w:rPr>
        <w:t>Rödl &amp; Partner</w:t>
      </w:r>
      <w:r w:rsidR="00194E00" w:rsidRPr="00F226BE">
        <w:rPr>
          <w:rFonts w:ascii="Georgia" w:hAnsi="Georgia" w:cs="Arial"/>
          <w:sz w:val="20"/>
          <w:szCs w:val="20"/>
          <w:rPrChange w:id="452" w:author="David Döbele" w:date="2024-08-20T18:47:00Z" w16du:dateUtc="2024-08-20T16:47:00Z">
            <w:rPr>
              <w:rFonts w:ascii="Georgia" w:hAnsi="Georgia" w:cs="Arial"/>
              <w:sz w:val="21"/>
              <w:szCs w:val="21"/>
            </w:rPr>
          </w:rPrChange>
        </w:rPr>
        <w:t xml:space="preserve"> GmbH in Dresden als Praktikant im Bereich </w:t>
      </w:r>
      <w:r w:rsidR="00F96D34" w:rsidRPr="00F226BE">
        <w:rPr>
          <w:rFonts w:ascii="Georgia" w:hAnsi="Georgia" w:cs="Arial"/>
          <w:sz w:val="20"/>
          <w:szCs w:val="20"/>
          <w:rPrChange w:id="453" w:author="David Döbele" w:date="2024-08-20T18:47:00Z" w16du:dateUtc="2024-08-20T16:47:00Z">
            <w:rPr>
              <w:rFonts w:ascii="Georgia" w:hAnsi="Georgia" w:cs="Arial"/>
              <w:sz w:val="21"/>
              <w:szCs w:val="21"/>
            </w:rPr>
          </w:rPrChange>
        </w:rPr>
        <w:t>Audit/</w:t>
      </w:r>
      <w:r w:rsidR="00194E00" w:rsidRPr="00F226BE">
        <w:rPr>
          <w:rFonts w:ascii="Georgia" w:hAnsi="Georgia" w:cs="Arial"/>
          <w:sz w:val="20"/>
          <w:szCs w:val="20"/>
          <w:rPrChange w:id="454" w:author="David Döbele" w:date="2024-08-20T18:47:00Z" w16du:dateUtc="2024-08-20T16:47:00Z">
            <w:rPr>
              <w:rFonts w:ascii="Georgia" w:hAnsi="Georgia" w:cs="Arial"/>
              <w:sz w:val="21"/>
              <w:szCs w:val="21"/>
            </w:rPr>
          </w:rPrChange>
        </w:rPr>
        <w:t>Wirtschaftsprüfung unterstützen.</w:t>
      </w:r>
    </w:p>
    <w:p w14:paraId="4DB81280" w14:textId="77777777" w:rsidR="00194E00" w:rsidRPr="00F226BE" w:rsidRDefault="00194E00" w:rsidP="00194E00">
      <w:pPr>
        <w:spacing w:after="0"/>
        <w:jc w:val="both"/>
        <w:rPr>
          <w:rFonts w:ascii="Georgia" w:hAnsi="Georgia" w:cs="Arial"/>
          <w:sz w:val="20"/>
          <w:szCs w:val="20"/>
          <w:rPrChange w:id="455" w:author="David Döbele" w:date="2024-08-20T18:47:00Z" w16du:dateUtc="2024-08-20T16:47:00Z">
            <w:rPr>
              <w:rFonts w:ascii="Georgia" w:hAnsi="Georgia" w:cs="Arial"/>
              <w:sz w:val="21"/>
              <w:szCs w:val="21"/>
            </w:rPr>
          </w:rPrChange>
        </w:rPr>
      </w:pPr>
    </w:p>
    <w:p w14:paraId="29AA9770" w14:textId="0A3C8DCA" w:rsidR="00194E00" w:rsidRPr="00F226BE" w:rsidRDefault="00F96D34" w:rsidP="00194E00">
      <w:pPr>
        <w:spacing w:after="0"/>
        <w:jc w:val="both"/>
        <w:rPr>
          <w:rFonts w:ascii="Georgia" w:hAnsi="Georgia" w:cs="Arial"/>
          <w:sz w:val="20"/>
          <w:szCs w:val="20"/>
          <w:rPrChange w:id="45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57" w:author="David Döbele" w:date="2024-08-20T18:47:00Z" w16du:dateUtc="2024-08-20T16:47:00Z">
            <w:rPr>
              <w:rFonts w:ascii="Georgia" w:hAnsi="Georgia" w:cs="Arial"/>
              <w:sz w:val="21"/>
              <w:szCs w:val="21"/>
            </w:rPr>
          </w:rPrChange>
        </w:rPr>
        <w:t>Aufgrund meines ausgeprägten wirtschaftlichen Interesses</w:t>
      </w:r>
      <w:r w:rsidR="00194E00" w:rsidRPr="00F226BE">
        <w:rPr>
          <w:rFonts w:ascii="Georgia" w:hAnsi="Georgia" w:cs="Arial"/>
          <w:sz w:val="20"/>
          <w:szCs w:val="20"/>
          <w:rPrChange w:id="458" w:author="David Döbele" w:date="2024-08-20T18:47:00Z" w16du:dateUtc="2024-08-20T16:47:00Z">
            <w:rPr>
              <w:rFonts w:ascii="Georgia" w:hAnsi="Georgia" w:cs="Arial"/>
              <w:sz w:val="21"/>
              <w:szCs w:val="21"/>
            </w:rPr>
          </w:rPrChange>
        </w:rPr>
        <w:t xml:space="preserve">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10805C7D" w14:textId="77777777" w:rsidR="00194E00" w:rsidRPr="00F226BE" w:rsidRDefault="00194E00" w:rsidP="00194E00">
      <w:pPr>
        <w:spacing w:after="0"/>
        <w:jc w:val="both"/>
        <w:rPr>
          <w:rFonts w:ascii="Georgia" w:hAnsi="Georgia" w:cs="Arial"/>
          <w:sz w:val="20"/>
          <w:szCs w:val="20"/>
          <w:rPrChange w:id="459" w:author="David Döbele" w:date="2024-08-20T18:47:00Z" w16du:dateUtc="2024-08-20T16:47:00Z">
            <w:rPr>
              <w:rFonts w:ascii="Georgia" w:hAnsi="Georgia" w:cs="Arial"/>
              <w:sz w:val="21"/>
              <w:szCs w:val="21"/>
            </w:rPr>
          </w:rPrChange>
        </w:rPr>
      </w:pPr>
    </w:p>
    <w:p w14:paraId="4CA2068F" w14:textId="148D2F62" w:rsidR="00F96D34" w:rsidRPr="00F226BE" w:rsidRDefault="00F96D34" w:rsidP="00194E00">
      <w:pPr>
        <w:spacing w:after="0"/>
        <w:jc w:val="both"/>
        <w:rPr>
          <w:rFonts w:ascii="Georgia" w:hAnsi="Georgia" w:cs="Arial"/>
          <w:sz w:val="20"/>
          <w:szCs w:val="20"/>
          <w:rPrChange w:id="460"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61" w:author="David Döbele" w:date="2024-08-20T18:47:00Z" w16du:dateUtc="2024-08-20T16:47:00Z">
            <w:rPr>
              <w:rFonts w:ascii="Georgia" w:hAnsi="Georgia" w:cs="Arial"/>
              <w:sz w:val="21"/>
              <w:szCs w:val="21"/>
            </w:rPr>
          </w:rPrChange>
        </w:rPr>
        <w:t>Rödl &amp;</w:t>
      </w:r>
      <w:r w:rsidR="005D3650" w:rsidRPr="00F226BE">
        <w:rPr>
          <w:rFonts w:ascii="Georgia" w:hAnsi="Georgia" w:cs="Arial"/>
          <w:sz w:val="20"/>
          <w:szCs w:val="20"/>
          <w:rPrChange w:id="462" w:author="David Döbele" w:date="2024-08-20T18:47:00Z" w16du:dateUtc="2024-08-20T16:47:00Z">
            <w:rPr>
              <w:rFonts w:ascii="Georgia" w:hAnsi="Georgia" w:cs="Arial"/>
              <w:sz w:val="21"/>
              <w:szCs w:val="21"/>
            </w:rPr>
          </w:rPrChange>
        </w:rPr>
        <w:t xml:space="preserve"> </w:t>
      </w:r>
      <w:proofErr w:type="spellStart"/>
      <w:r w:rsidRPr="00F226BE">
        <w:rPr>
          <w:rFonts w:ascii="Georgia" w:hAnsi="Georgia" w:cs="Arial"/>
          <w:sz w:val="20"/>
          <w:szCs w:val="20"/>
          <w:rPrChange w:id="463" w:author="David Döbele" w:date="2024-08-20T18:47:00Z" w16du:dateUtc="2024-08-20T16:47:00Z">
            <w:rPr>
              <w:rFonts w:ascii="Georgia" w:hAnsi="Georgia" w:cs="Arial"/>
              <w:sz w:val="21"/>
              <w:szCs w:val="21"/>
            </w:rPr>
          </w:rPrChange>
        </w:rPr>
        <w:t>Parnter</w:t>
      </w:r>
      <w:proofErr w:type="spellEnd"/>
      <w:r w:rsidR="00194E00" w:rsidRPr="00F226BE">
        <w:rPr>
          <w:rFonts w:ascii="Georgia" w:hAnsi="Georgia" w:cs="Arial"/>
          <w:sz w:val="20"/>
          <w:szCs w:val="20"/>
          <w:rPrChange w:id="464" w:author="David Döbele" w:date="2024-08-20T18:47:00Z" w16du:dateUtc="2024-08-20T16:47:00Z">
            <w:rPr>
              <w:rFonts w:ascii="Georgia" w:hAnsi="Georgia" w:cs="Arial"/>
              <w:sz w:val="21"/>
              <w:szCs w:val="21"/>
            </w:rPr>
          </w:rPrChange>
        </w:rPr>
        <w:t xml:space="preserve"> scheint mir für dieses Praktikum ideal, da </w:t>
      </w:r>
      <w:r w:rsidRPr="00F226BE">
        <w:rPr>
          <w:rFonts w:ascii="Georgia" w:hAnsi="Georgia" w:cs="Arial"/>
          <w:sz w:val="20"/>
          <w:szCs w:val="20"/>
          <w:rPrChange w:id="465" w:author="David Döbele" w:date="2024-08-20T18:47:00Z" w16du:dateUtc="2024-08-20T16:47:00Z">
            <w:rPr>
              <w:rFonts w:ascii="Georgia" w:hAnsi="Georgia" w:cs="Arial"/>
              <w:sz w:val="21"/>
              <w:szCs w:val="21"/>
            </w:rPr>
          </w:rPrChange>
        </w:rPr>
        <w:t xml:space="preserve">Sie </w:t>
      </w:r>
      <w:r w:rsidR="00B25F18" w:rsidRPr="00F226BE">
        <w:rPr>
          <w:rFonts w:ascii="Georgia" w:hAnsi="Georgia" w:cs="Arial"/>
          <w:sz w:val="20"/>
          <w:szCs w:val="20"/>
          <w:rPrChange w:id="466" w:author="David Döbele" w:date="2024-08-20T18:47:00Z" w16du:dateUtc="2024-08-20T16:47:00Z">
            <w:rPr>
              <w:rFonts w:ascii="Georgia" w:hAnsi="Georgia" w:cs="Arial"/>
              <w:sz w:val="21"/>
              <w:szCs w:val="21"/>
            </w:rPr>
          </w:rPrChange>
        </w:rPr>
        <w:t xml:space="preserve">als einer der besten Wirtschaftsprüfungsgesellschaften, vor allem im Bereich ESG und Nachhaltigkeit, mir als Praktikant eine steile Lernkurve ermöglichen. </w:t>
      </w:r>
      <w:r w:rsidR="005B7C0D" w:rsidRPr="00F226BE">
        <w:rPr>
          <w:rFonts w:ascii="Georgia" w:hAnsi="Georgia" w:cs="Arial"/>
          <w:sz w:val="20"/>
          <w:szCs w:val="20"/>
          <w:rPrChange w:id="467" w:author="David Döbele" w:date="2024-08-20T18:47:00Z" w16du:dateUtc="2024-08-20T16:47:00Z">
            <w:rPr>
              <w:rFonts w:ascii="Georgia" w:hAnsi="Georgia" w:cs="Arial"/>
              <w:sz w:val="21"/>
              <w:szCs w:val="21"/>
            </w:rPr>
          </w:rPrChange>
        </w:rPr>
        <w:t xml:space="preserve">Ich selbst würde so einen tiefen Einblick in verschiedenste Unternehmen bekommen, wodurch ich meine Expertise im Bereich Wirtschaftsprüfung anwenden und verbessern kann. </w:t>
      </w:r>
      <w:r w:rsidR="005D3650" w:rsidRPr="00F226BE">
        <w:rPr>
          <w:rFonts w:ascii="Georgia" w:hAnsi="Georgia" w:cs="Arial"/>
          <w:sz w:val="20"/>
          <w:szCs w:val="20"/>
          <w:rPrChange w:id="468" w:author="David Döbele" w:date="2024-08-20T18:47:00Z" w16du:dateUtc="2024-08-20T16:47:00Z">
            <w:rPr>
              <w:rFonts w:ascii="Georgia" w:hAnsi="Georgia" w:cs="Arial"/>
              <w:sz w:val="21"/>
              <w:szCs w:val="21"/>
            </w:rPr>
          </w:rPrChange>
        </w:rPr>
        <w:t xml:space="preserve">Auch Ihre Unternehmenswerte, wie das </w:t>
      </w:r>
      <w:r w:rsidR="005B7C0D" w:rsidRPr="00F226BE">
        <w:rPr>
          <w:rFonts w:ascii="Georgia" w:hAnsi="Georgia" w:cs="Arial"/>
          <w:sz w:val="20"/>
          <w:szCs w:val="20"/>
          <w:rPrChange w:id="469" w:author="David Döbele" w:date="2024-08-20T18:47:00Z" w16du:dateUtc="2024-08-20T16:47:00Z">
            <w:rPr>
              <w:rFonts w:ascii="Georgia" w:hAnsi="Georgia" w:cs="Arial"/>
              <w:sz w:val="21"/>
              <w:szCs w:val="21"/>
            </w:rPr>
          </w:rPrChange>
        </w:rPr>
        <w:t>„</w:t>
      </w:r>
      <w:r w:rsidR="005D3650" w:rsidRPr="00F226BE">
        <w:rPr>
          <w:rFonts w:ascii="Georgia" w:hAnsi="Georgia" w:cs="Arial"/>
          <w:sz w:val="20"/>
          <w:szCs w:val="20"/>
          <w:rPrChange w:id="470" w:author="David Döbele" w:date="2024-08-20T18:47:00Z" w16du:dateUtc="2024-08-20T16:47:00Z">
            <w:rPr>
              <w:rFonts w:ascii="Georgia" w:hAnsi="Georgia" w:cs="Arial"/>
              <w:sz w:val="21"/>
              <w:szCs w:val="21"/>
            </w:rPr>
          </w:rPrChange>
        </w:rPr>
        <w:t>Kümmern</w:t>
      </w:r>
      <w:r w:rsidR="005B7C0D" w:rsidRPr="00F226BE">
        <w:rPr>
          <w:rFonts w:ascii="Georgia" w:hAnsi="Georgia" w:cs="Arial"/>
          <w:sz w:val="20"/>
          <w:szCs w:val="20"/>
          <w:rPrChange w:id="471" w:author="David Döbele" w:date="2024-08-20T18:47:00Z" w16du:dateUtc="2024-08-20T16:47:00Z">
            <w:rPr>
              <w:rFonts w:ascii="Georgia" w:hAnsi="Georgia" w:cs="Arial"/>
              <w:sz w:val="21"/>
              <w:szCs w:val="21"/>
            </w:rPr>
          </w:rPrChange>
        </w:rPr>
        <w:t>“</w:t>
      </w:r>
      <w:r w:rsidR="005D3650" w:rsidRPr="00F226BE">
        <w:rPr>
          <w:rFonts w:ascii="Georgia" w:hAnsi="Georgia" w:cs="Arial"/>
          <w:sz w:val="20"/>
          <w:szCs w:val="20"/>
          <w:rPrChange w:id="472" w:author="David Döbele" w:date="2024-08-20T18:47:00Z" w16du:dateUtc="2024-08-20T16:47:00Z">
            <w:rPr>
              <w:rFonts w:ascii="Georgia" w:hAnsi="Georgia" w:cs="Arial"/>
              <w:sz w:val="21"/>
              <w:szCs w:val="21"/>
            </w:rPr>
          </w:rPrChange>
        </w:rPr>
        <w:t xml:space="preserve"> </w:t>
      </w:r>
      <w:proofErr w:type="gramStart"/>
      <w:r w:rsidR="005D3650" w:rsidRPr="00F226BE">
        <w:rPr>
          <w:rFonts w:ascii="Georgia" w:hAnsi="Georgia" w:cs="Arial"/>
          <w:sz w:val="20"/>
          <w:szCs w:val="20"/>
          <w:rPrChange w:id="473" w:author="David Döbele" w:date="2024-08-20T18:47:00Z" w16du:dateUtc="2024-08-20T16:47:00Z">
            <w:rPr>
              <w:rFonts w:ascii="Georgia" w:hAnsi="Georgia" w:cs="Arial"/>
              <w:sz w:val="21"/>
              <w:szCs w:val="21"/>
            </w:rPr>
          </w:rPrChange>
        </w:rPr>
        <w:t>um Mandaten</w:t>
      </w:r>
      <w:proofErr w:type="gramEnd"/>
      <w:r w:rsidR="005D3650" w:rsidRPr="00F226BE">
        <w:rPr>
          <w:rFonts w:ascii="Georgia" w:hAnsi="Georgia" w:cs="Arial"/>
          <w:sz w:val="20"/>
          <w:szCs w:val="20"/>
          <w:rPrChange w:id="474" w:author="David Döbele" w:date="2024-08-20T18:47:00Z" w16du:dateUtc="2024-08-20T16:47:00Z">
            <w:rPr>
              <w:rFonts w:ascii="Georgia" w:hAnsi="Georgia" w:cs="Arial"/>
              <w:sz w:val="21"/>
              <w:szCs w:val="21"/>
            </w:rPr>
          </w:rPrChange>
        </w:rPr>
        <w:t xml:space="preserve"> und Mitarbeiter, der </w:t>
      </w:r>
      <w:r w:rsidR="005B7C0D" w:rsidRPr="00F226BE">
        <w:rPr>
          <w:rFonts w:ascii="Georgia" w:hAnsi="Georgia" w:cs="Arial"/>
          <w:sz w:val="20"/>
          <w:szCs w:val="20"/>
          <w:rPrChange w:id="475" w:author="David Döbele" w:date="2024-08-20T18:47:00Z" w16du:dateUtc="2024-08-20T16:47:00Z">
            <w:rPr>
              <w:rFonts w:ascii="Georgia" w:hAnsi="Georgia" w:cs="Arial"/>
              <w:sz w:val="21"/>
              <w:szCs w:val="21"/>
            </w:rPr>
          </w:rPrChange>
        </w:rPr>
        <w:t>„</w:t>
      </w:r>
      <w:r w:rsidR="005D3650" w:rsidRPr="00F226BE">
        <w:rPr>
          <w:rFonts w:ascii="Georgia" w:hAnsi="Georgia" w:cs="Arial"/>
          <w:sz w:val="20"/>
          <w:szCs w:val="20"/>
          <w:rPrChange w:id="476" w:author="David Döbele" w:date="2024-08-20T18:47:00Z" w16du:dateUtc="2024-08-20T16:47:00Z">
            <w:rPr>
              <w:rFonts w:ascii="Georgia" w:hAnsi="Georgia" w:cs="Arial"/>
              <w:sz w:val="21"/>
              <w:szCs w:val="21"/>
            </w:rPr>
          </w:rPrChange>
        </w:rPr>
        <w:t>Erfolgshunger</w:t>
      </w:r>
      <w:r w:rsidR="005B7C0D" w:rsidRPr="00F226BE">
        <w:rPr>
          <w:rFonts w:ascii="Georgia" w:hAnsi="Georgia" w:cs="Arial"/>
          <w:sz w:val="20"/>
          <w:szCs w:val="20"/>
          <w:rPrChange w:id="477" w:author="David Döbele" w:date="2024-08-20T18:47:00Z" w16du:dateUtc="2024-08-20T16:47:00Z">
            <w:rPr>
              <w:rFonts w:ascii="Georgia" w:hAnsi="Georgia" w:cs="Arial"/>
              <w:sz w:val="21"/>
              <w:szCs w:val="21"/>
            </w:rPr>
          </w:rPrChange>
        </w:rPr>
        <w:t>“</w:t>
      </w:r>
      <w:r w:rsidR="005D3650" w:rsidRPr="00F226BE">
        <w:rPr>
          <w:rFonts w:ascii="Georgia" w:hAnsi="Georgia" w:cs="Arial"/>
          <w:sz w:val="20"/>
          <w:szCs w:val="20"/>
          <w:rPrChange w:id="478" w:author="David Döbele" w:date="2024-08-20T18:47:00Z" w16du:dateUtc="2024-08-20T16:47:00Z">
            <w:rPr>
              <w:rFonts w:ascii="Georgia" w:hAnsi="Georgia" w:cs="Arial"/>
              <w:sz w:val="21"/>
              <w:szCs w:val="21"/>
            </w:rPr>
          </w:rPrChange>
        </w:rPr>
        <w:t xml:space="preserve"> und das damit einhergehende Streben nach Verbesserung und Expansion, aber auch der lokale Bezug zu </w:t>
      </w:r>
      <w:r w:rsidR="005B7C0D" w:rsidRPr="00F226BE">
        <w:rPr>
          <w:rFonts w:ascii="Georgia" w:hAnsi="Georgia" w:cs="Arial"/>
          <w:sz w:val="20"/>
          <w:szCs w:val="20"/>
          <w:rPrChange w:id="479" w:author="David Döbele" w:date="2024-08-20T18:47:00Z" w16du:dateUtc="2024-08-20T16:47:00Z">
            <w:rPr>
              <w:rFonts w:ascii="Georgia" w:hAnsi="Georgia" w:cs="Arial"/>
              <w:sz w:val="21"/>
              <w:szCs w:val="21"/>
            </w:rPr>
          </w:rPrChange>
        </w:rPr>
        <w:t>„</w:t>
      </w:r>
      <w:r w:rsidR="005D3650" w:rsidRPr="00F226BE">
        <w:rPr>
          <w:rFonts w:ascii="Georgia" w:hAnsi="Georgia" w:cs="Arial"/>
          <w:sz w:val="20"/>
          <w:szCs w:val="20"/>
          <w:rPrChange w:id="480" w:author="David Döbele" w:date="2024-08-20T18:47:00Z" w16du:dateUtc="2024-08-20T16:47:00Z">
            <w:rPr>
              <w:rFonts w:ascii="Georgia" w:hAnsi="Georgia" w:cs="Arial"/>
              <w:sz w:val="21"/>
              <w:szCs w:val="21"/>
            </w:rPr>
          </w:rPrChange>
        </w:rPr>
        <w:t>Deutschland</w:t>
      </w:r>
      <w:r w:rsidR="005B7C0D" w:rsidRPr="00F226BE">
        <w:rPr>
          <w:rFonts w:ascii="Georgia" w:hAnsi="Georgia" w:cs="Arial"/>
          <w:sz w:val="20"/>
          <w:szCs w:val="20"/>
          <w:rPrChange w:id="481" w:author="David Döbele" w:date="2024-08-20T18:47:00Z" w16du:dateUtc="2024-08-20T16:47:00Z">
            <w:rPr>
              <w:rFonts w:ascii="Georgia" w:hAnsi="Georgia" w:cs="Arial"/>
              <w:sz w:val="21"/>
              <w:szCs w:val="21"/>
            </w:rPr>
          </w:rPrChange>
        </w:rPr>
        <w:t>“</w:t>
      </w:r>
      <w:r w:rsidR="005D3650" w:rsidRPr="00F226BE">
        <w:rPr>
          <w:rFonts w:ascii="Georgia" w:hAnsi="Georgia" w:cs="Arial"/>
          <w:sz w:val="20"/>
          <w:szCs w:val="20"/>
          <w:rPrChange w:id="482" w:author="David Döbele" w:date="2024-08-20T18:47:00Z" w16du:dateUtc="2024-08-20T16:47:00Z">
            <w:rPr>
              <w:rFonts w:ascii="Georgia" w:hAnsi="Georgia" w:cs="Arial"/>
              <w:sz w:val="21"/>
              <w:szCs w:val="21"/>
            </w:rPr>
          </w:rPrChange>
        </w:rPr>
        <w:t xml:space="preserve">, den Sie als Priorität pflegen, erachte ich </w:t>
      </w:r>
      <w:r w:rsidR="005B7C0D" w:rsidRPr="00F226BE">
        <w:rPr>
          <w:rFonts w:ascii="Georgia" w:hAnsi="Georgia" w:cs="Arial"/>
          <w:sz w:val="20"/>
          <w:szCs w:val="20"/>
          <w:rPrChange w:id="483" w:author="David Döbele" w:date="2024-08-20T18:47:00Z" w16du:dateUtc="2024-08-20T16:47:00Z">
            <w:rPr>
              <w:rFonts w:ascii="Georgia" w:hAnsi="Georgia" w:cs="Arial"/>
              <w:sz w:val="21"/>
              <w:szCs w:val="21"/>
            </w:rPr>
          </w:rPrChange>
        </w:rPr>
        <w:t>als</w:t>
      </w:r>
      <w:r w:rsidR="005D3650" w:rsidRPr="00F226BE">
        <w:rPr>
          <w:rFonts w:ascii="Georgia" w:hAnsi="Georgia" w:cs="Arial"/>
          <w:sz w:val="20"/>
          <w:szCs w:val="20"/>
          <w:rPrChange w:id="484" w:author="David Döbele" w:date="2024-08-20T18:47:00Z" w16du:dateUtc="2024-08-20T16:47:00Z">
            <w:rPr>
              <w:rFonts w:ascii="Georgia" w:hAnsi="Georgia" w:cs="Arial"/>
              <w:sz w:val="21"/>
              <w:szCs w:val="21"/>
            </w:rPr>
          </w:rPrChange>
        </w:rPr>
        <w:t xml:space="preserve"> großartige Grundsätze und würde diese auch bei Ihnen praktizieren.</w:t>
      </w:r>
    </w:p>
    <w:p w14:paraId="7AD05D16" w14:textId="77777777" w:rsidR="00194E00" w:rsidRPr="00F226BE" w:rsidRDefault="00194E00" w:rsidP="00194E00">
      <w:pPr>
        <w:spacing w:after="0"/>
        <w:jc w:val="both"/>
        <w:rPr>
          <w:rFonts w:ascii="Georgia" w:hAnsi="Georgia" w:cs="Arial"/>
          <w:sz w:val="20"/>
          <w:szCs w:val="20"/>
          <w:rPrChange w:id="485" w:author="David Döbele" w:date="2024-08-20T18:47:00Z" w16du:dateUtc="2024-08-20T16:47:00Z">
            <w:rPr>
              <w:rFonts w:ascii="Georgia" w:hAnsi="Georgia" w:cs="Arial"/>
              <w:sz w:val="21"/>
              <w:szCs w:val="21"/>
            </w:rPr>
          </w:rPrChange>
        </w:rPr>
      </w:pPr>
    </w:p>
    <w:p w14:paraId="268FFDD2" w14:textId="77777777" w:rsidR="00194E00" w:rsidRPr="00F226BE" w:rsidRDefault="00194E00" w:rsidP="00194E00">
      <w:pPr>
        <w:spacing w:after="0"/>
        <w:jc w:val="both"/>
        <w:rPr>
          <w:rFonts w:ascii="Georgia" w:hAnsi="Georgia" w:cs="Arial"/>
          <w:sz w:val="20"/>
          <w:szCs w:val="20"/>
          <w:rPrChange w:id="48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87" w:author="David Döbele" w:date="2024-08-20T18:47:00Z" w16du:dateUtc="2024-08-20T16:47:00Z">
            <w:rPr>
              <w:rFonts w:ascii="Georgia" w:hAnsi="Georgia" w:cs="Arial"/>
              <w:sz w:val="21"/>
              <w:szCs w:val="21"/>
            </w:rPr>
          </w:rPrChange>
        </w:rPr>
        <w:t>Von dem Praktikum in der 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7D091942" w14:textId="77777777" w:rsidR="00194E00" w:rsidRPr="00F226BE" w:rsidRDefault="00194E00" w:rsidP="00194E00">
      <w:pPr>
        <w:spacing w:after="0"/>
        <w:jc w:val="both"/>
        <w:rPr>
          <w:rFonts w:ascii="Georgia" w:hAnsi="Georgia" w:cs="Arial"/>
          <w:sz w:val="20"/>
          <w:szCs w:val="20"/>
          <w:rPrChange w:id="488" w:author="David Döbele" w:date="2024-08-20T18:47:00Z" w16du:dateUtc="2024-08-20T16:47:00Z">
            <w:rPr>
              <w:rFonts w:ascii="Georgia" w:hAnsi="Georgia" w:cs="Arial"/>
              <w:sz w:val="21"/>
              <w:szCs w:val="21"/>
            </w:rPr>
          </w:rPrChange>
        </w:rPr>
      </w:pPr>
    </w:p>
    <w:p w14:paraId="611AED1D" w14:textId="77777777" w:rsidR="00194E00" w:rsidRPr="00F226BE" w:rsidRDefault="00194E00" w:rsidP="00194E00">
      <w:pPr>
        <w:spacing w:after="0"/>
        <w:jc w:val="both"/>
        <w:rPr>
          <w:rFonts w:ascii="Georgia" w:hAnsi="Georgia" w:cs="Arial"/>
          <w:sz w:val="20"/>
          <w:szCs w:val="20"/>
          <w:rPrChange w:id="48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90" w:author="David Döbele" w:date="2024-08-20T18:47:00Z" w16du:dateUtc="2024-08-20T16:47:00Z">
            <w:rPr>
              <w:rFonts w:ascii="Georgia" w:hAnsi="Georgia" w:cs="Arial"/>
              <w:sz w:val="21"/>
              <w:szCs w:val="21"/>
            </w:rPr>
          </w:rPrChange>
        </w:rPr>
        <w:t>Mit freundlichen Grüßen</w:t>
      </w:r>
    </w:p>
    <w:p w14:paraId="6107605A" w14:textId="20E9B59F" w:rsidR="00CD7D90" w:rsidRPr="00F226BE" w:rsidRDefault="00194E00" w:rsidP="00194E00">
      <w:pPr>
        <w:spacing w:after="0"/>
        <w:jc w:val="both"/>
        <w:rPr>
          <w:rFonts w:ascii="Georgia" w:hAnsi="Georgia" w:cs="Arial"/>
          <w:sz w:val="20"/>
          <w:szCs w:val="20"/>
          <w:rPrChange w:id="491"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92" w:author="David Döbele" w:date="2024-08-20T18:47:00Z" w16du:dateUtc="2024-08-20T16:47:00Z">
            <w:rPr>
              <w:rFonts w:ascii="Georgia" w:hAnsi="Georgia" w:cs="Arial"/>
              <w:sz w:val="21"/>
              <w:szCs w:val="21"/>
            </w:rPr>
          </w:rPrChange>
        </w:rPr>
        <w:t>Unterschrift</w:t>
      </w:r>
    </w:p>
    <w:p w14:paraId="40E966A9" w14:textId="77777777" w:rsidR="00CD7D90" w:rsidRPr="00F226BE" w:rsidRDefault="00CD7D90">
      <w:pPr>
        <w:rPr>
          <w:rFonts w:ascii="Georgia" w:hAnsi="Georgia" w:cs="Arial"/>
          <w:sz w:val="20"/>
          <w:szCs w:val="20"/>
          <w:rPrChange w:id="493"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94" w:author="David Döbele" w:date="2024-08-20T18:47:00Z" w16du:dateUtc="2024-08-20T16:47:00Z">
            <w:rPr>
              <w:rFonts w:ascii="Georgia" w:hAnsi="Georgia" w:cs="Arial"/>
              <w:sz w:val="21"/>
              <w:szCs w:val="21"/>
            </w:rPr>
          </w:rPrChange>
        </w:rPr>
        <w:br w:type="page"/>
      </w:r>
    </w:p>
    <w:p w14:paraId="4DA9E44C" w14:textId="77777777" w:rsidR="00CD7D90" w:rsidRPr="00F226BE" w:rsidRDefault="00CD7D90" w:rsidP="00CD7D90">
      <w:pPr>
        <w:spacing w:after="0" w:line="240" w:lineRule="auto"/>
        <w:jc w:val="right"/>
        <w:rPr>
          <w:rFonts w:ascii="Georgia" w:hAnsi="Georgia" w:cs="Arial"/>
          <w:sz w:val="20"/>
          <w:szCs w:val="20"/>
          <w:rPrChange w:id="495"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96" w:author="David Döbele" w:date="2024-08-20T18:47:00Z" w16du:dateUtc="2024-08-20T16:47:00Z">
            <w:rPr>
              <w:rFonts w:ascii="Georgia" w:hAnsi="Georgia" w:cs="Arial"/>
              <w:sz w:val="21"/>
              <w:szCs w:val="21"/>
            </w:rPr>
          </w:rPrChange>
        </w:rPr>
        <w:lastRenderedPageBreak/>
        <w:t>Fynn Schubert</w:t>
      </w:r>
    </w:p>
    <w:p w14:paraId="09A81BDE" w14:textId="77777777" w:rsidR="00CD7D90" w:rsidRPr="00F226BE" w:rsidRDefault="00CD7D90" w:rsidP="00CD7D90">
      <w:pPr>
        <w:spacing w:after="0" w:line="240" w:lineRule="auto"/>
        <w:jc w:val="right"/>
        <w:rPr>
          <w:rFonts w:ascii="Georgia" w:hAnsi="Georgia" w:cs="Arial"/>
          <w:sz w:val="20"/>
          <w:szCs w:val="20"/>
          <w:rPrChange w:id="497"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498" w:author="David Döbele" w:date="2024-08-20T18:47:00Z" w16du:dateUtc="2024-08-20T16:47:00Z">
            <w:rPr>
              <w:rFonts w:ascii="Georgia" w:hAnsi="Georgia" w:cs="Arial"/>
              <w:sz w:val="21"/>
              <w:szCs w:val="21"/>
            </w:rPr>
          </w:rPrChange>
        </w:rPr>
        <w:t>B7, 14-15</w:t>
      </w:r>
    </w:p>
    <w:p w14:paraId="1141C87A" w14:textId="77777777" w:rsidR="00CD7D90" w:rsidRPr="00F226BE" w:rsidRDefault="00CD7D90" w:rsidP="00CD7D90">
      <w:pPr>
        <w:spacing w:after="0" w:line="240" w:lineRule="auto"/>
        <w:jc w:val="right"/>
        <w:rPr>
          <w:rFonts w:ascii="Georgia" w:hAnsi="Georgia" w:cs="Arial"/>
          <w:sz w:val="20"/>
          <w:szCs w:val="20"/>
          <w:rPrChange w:id="499" w:author="David Döbele" w:date="2024-08-20T18:47:00Z" w16du:dateUtc="2024-08-20T16:47:00Z">
            <w:rPr>
              <w:rFonts w:ascii="Georgia" w:hAnsi="Georgia" w:cs="Arial"/>
              <w:sz w:val="21"/>
              <w:szCs w:val="21"/>
            </w:rPr>
          </w:rPrChange>
        </w:rPr>
      </w:pPr>
      <w:proofErr w:type="spellStart"/>
      <w:r w:rsidRPr="00F226BE">
        <w:rPr>
          <w:rFonts w:ascii="Georgia" w:hAnsi="Georgia" w:cs="Arial"/>
          <w:sz w:val="20"/>
          <w:szCs w:val="20"/>
          <w:rPrChange w:id="500" w:author="David Döbele" w:date="2024-08-20T18:47:00Z" w16du:dateUtc="2024-08-20T16:47:00Z">
            <w:rPr>
              <w:rFonts w:ascii="Georgia" w:hAnsi="Georgia" w:cs="Arial"/>
              <w:sz w:val="21"/>
              <w:szCs w:val="21"/>
            </w:rPr>
          </w:rPrChange>
        </w:rPr>
        <w:t>Zi</w:t>
      </w:r>
      <w:proofErr w:type="spellEnd"/>
      <w:r w:rsidRPr="00F226BE">
        <w:rPr>
          <w:rFonts w:ascii="Georgia" w:hAnsi="Georgia" w:cs="Arial"/>
          <w:sz w:val="20"/>
          <w:szCs w:val="20"/>
          <w:rPrChange w:id="501" w:author="David Döbele" w:date="2024-08-20T18:47:00Z" w16du:dateUtc="2024-08-20T16:47:00Z">
            <w:rPr>
              <w:rFonts w:ascii="Georgia" w:hAnsi="Georgia" w:cs="Arial"/>
              <w:sz w:val="21"/>
              <w:szCs w:val="21"/>
            </w:rPr>
          </w:rPrChange>
        </w:rPr>
        <w:t>.: 610</w:t>
      </w:r>
    </w:p>
    <w:p w14:paraId="23B4A5F9" w14:textId="77777777" w:rsidR="00CD7D90" w:rsidRPr="00F226BE" w:rsidRDefault="00CD7D90" w:rsidP="00CD7D90">
      <w:pPr>
        <w:spacing w:after="0" w:line="240" w:lineRule="auto"/>
        <w:jc w:val="right"/>
        <w:rPr>
          <w:rFonts w:ascii="Georgia" w:hAnsi="Georgia" w:cs="Arial"/>
          <w:sz w:val="20"/>
          <w:szCs w:val="20"/>
          <w:rPrChange w:id="502"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503" w:author="David Döbele" w:date="2024-08-20T18:47:00Z" w16du:dateUtc="2024-08-20T16:47:00Z">
            <w:rPr>
              <w:rFonts w:ascii="Georgia" w:hAnsi="Georgia" w:cs="Arial"/>
              <w:sz w:val="21"/>
              <w:szCs w:val="21"/>
            </w:rPr>
          </w:rPrChange>
        </w:rPr>
        <w:t>68161 Mannheim</w:t>
      </w:r>
    </w:p>
    <w:p w14:paraId="644FF707" w14:textId="77777777" w:rsidR="00CD7D90" w:rsidRPr="00F226BE" w:rsidRDefault="00CD7D90" w:rsidP="00CD7D90">
      <w:pPr>
        <w:spacing w:after="0" w:line="240" w:lineRule="auto"/>
        <w:jc w:val="right"/>
        <w:rPr>
          <w:rFonts w:ascii="Georgia" w:hAnsi="Georgia" w:cs="Arial"/>
          <w:sz w:val="20"/>
          <w:szCs w:val="20"/>
          <w:rPrChange w:id="504" w:author="David Döbele" w:date="2024-08-20T18:47:00Z" w16du:dateUtc="2024-08-20T16:47:00Z">
            <w:rPr>
              <w:rFonts w:ascii="Georgia" w:hAnsi="Georgia" w:cs="Arial"/>
              <w:sz w:val="21"/>
              <w:szCs w:val="21"/>
            </w:rPr>
          </w:rPrChange>
        </w:rPr>
      </w:pPr>
      <w:r w:rsidRPr="00F226BE">
        <w:rPr>
          <w:rFonts w:ascii="Georgia" w:hAnsi="Georgia" w:cs="Arial"/>
          <w:color w:val="000000"/>
          <w:sz w:val="20"/>
          <w:szCs w:val="20"/>
          <w:rPrChange w:id="505" w:author="David Döbele" w:date="2024-08-20T18:47:00Z" w16du:dateUtc="2024-08-20T16:47:00Z">
            <w:rPr>
              <w:rFonts w:ascii="Georgia" w:hAnsi="Georgia" w:cs="Arial"/>
              <w:color w:val="000000"/>
              <w:sz w:val="21"/>
              <w:szCs w:val="21"/>
            </w:rPr>
          </w:rPrChange>
        </w:rPr>
        <w:t>schubert.fynn@gmx.de</w:t>
      </w:r>
    </w:p>
    <w:p w14:paraId="6AC4C2DF" w14:textId="77777777" w:rsidR="00CD7D90" w:rsidRPr="00F226BE" w:rsidRDefault="00CD7D90" w:rsidP="00CD7D90">
      <w:pPr>
        <w:spacing w:after="0"/>
        <w:jc w:val="right"/>
        <w:rPr>
          <w:rFonts w:ascii="Georgia" w:hAnsi="Georgia" w:cs="Arial"/>
          <w:color w:val="000000"/>
          <w:sz w:val="20"/>
          <w:szCs w:val="20"/>
          <w:rPrChange w:id="506"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507" w:author="David Döbele" w:date="2024-08-20T18:47:00Z" w16du:dateUtc="2024-08-20T16:47:00Z">
            <w:rPr>
              <w:rFonts w:ascii="Georgia" w:hAnsi="Georgia" w:cs="Arial"/>
              <w:color w:val="000000"/>
              <w:sz w:val="21"/>
              <w:szCs w:val="21"/>
            </w:rPr>
          </w:rPrChange>
        </w:rPr>
        <w:t>+49 173 7430466</w:t>
      </w:r>
    </w:p>
    <w:p w14:paraId="1974E478" w14:textId="77777777" w:rsidR="00CD7D90" w:rsidRPr="00F226BE" w:rsidRDefault="00CD7D90" w:rsidP="00CD7D90">
      <w:pPr>
        <w:spacing w:after="0"/>
        <w:rPr>
          <w:rFonts w:ascii="Georgia" w:hAnsi="Georgia" w:cs="Arial"/>
          <w:color w:val="000000"/>
          <w:sz w:val="20"/>
          <w:szCs w:val="20"/>
          <w:rPrChange w:id="508" w:author="David Döbele" w:date="2024-08-20T18:47:00Z" w16du:dateUtc="2024-08-20T16:47:00Z">
            <w:rPr>
              <w:rFonts w:ascii="Georgia" w:hAnsi="Georgia" w:cs="Arial"/>
              <w:color w:val="000000"/>
              <w:sz w:val="21"/>
              <w:szCs w:val="21"/>
            </w:rPr>
          </w:rPrChange>
        </w:rPr>
      </w:pPr>
    </w:p>
    <w:p w14:paraId="2C10285A" w14:textId="77777777" w:rsidR="000F5271" w:rsidRPr="00F226BE" w:rsidRDefault="000F5271" w:rsidP="000F5271">
      <w:pPr>
        <w:spacing w:after="0"/>
        <w:rPr>
          <w:rFonts w:ascii="Georgia" w:hAnsi="Georgia" w:cs="Arial"/>
          <w:color w:val="000000"/>
          <w:sz w:val="20"/>
          <w:szCs w:val="20"/>
          <w:rPrChange w:id="509" w:author="David Döbele" w:date="2024-08-20T18:47:00Z" w16du:dateUtc="2024-08-20T16:47:00Z">
            <w:rPr>
              <w:rFonts w:ascii="Georgia" w:hAnsi="Georgia" w:cs="Arial"/>
              <w:color w:val="000000"/>
              <w:sz w:val="21"/>
              <w:szCs w:val="21"/>
            </w:rPr>
          </w:rPrChange>
        </w:rPr>
      </w:pPr>
      <w:proofErr w:type="spellStart"/>
      <w:r w:rsidRPr="00F226BE">
        <w:rPr>
          <w:rFonts w:ascii="Georgia" w:hAnsi="Georgia" w:cs="Arial"/>
          <w:color w:val="000000"/>
          <w:sz w:val="20"/>
          <w:szCs w:val="20"/>
          <w:rPrChange w:id="510" w:author="David Döbele" w:date="2024-08-20T18:47:00Z" w16du:dateUtc="2024-08-20T16:47:00Z">
            <w:rPr>
              <w:rFonts w:ascii="Georgia" w:hAnsi="Georgia" w:cs="Arial"/>
              <w:color w:val="000000"/>
              <w:sz w:val="21"/>
              <w:szCs w:val="21"/>
            </w:rPr>
          </w:rPrChange>
        </w:rPr>
        <w:t>Forvis</w:t>
      </w:r>
      <w:proofErr w:type="spellEnd"/>
      <w:r w:rsidRPr="00F226BE">
        <w:rPr>
          <w:rFonts w:ascii="Georgia" w:hAnsi="Georgia" w:cs="Arial"/>
          <w:color w:val="000000"/>
          <w:sz w:val="20"/>
          <w:szCs w:val="20"/>
          <w:rPrChange w:id="511" w:author="David Döbele" w:date="2024-08-20T18:47:00Z" w16du:dateUtc="2024-08-20T16:47:00Z">
            <w:rPr>
              <w:rFonts w:ascii="Georgia" w:hAnsi="Georgia" w:cs="Arial"/>
              <w:color w:val="000000"/>
              <w:sz w:val="21"/>
              <w:szCs w:val="21"/>
            </w:rPr>
          </w:rPrChange>
        </w:rPr>
        <w:t xml:space="preserve"> Mazars GmbH &amp; Co. KG</w:t>
      </w:r>
    </w:p>
    <w:p w14:paraId="02E8CC42" w14:textId="77777777" w:rsidR="000F5271" w:rsidRPr="00F226BE" w:rsidRDefault="000F5271" w:rsidP="000F5271">
      <w:pPr>
        <w:spacing w:after="0"/>
        <w:rPr>
          <w:rFonts w:ascii="Georgia" w:hAnsi="Georgia" w:cs="Arial"/>
          <w:color w:val="000000"/>
          <w:sz w:val="20"/>
          <w:szCs w:val="20"/>
          <w:rPrChange w:id="512"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513" w:author="David Döbele" w:date="2024-08-20T18:47:00Z" w16du:dateUtc="2024-08-20T16:47:00Z">
            <w:rPr>
              <w:rFonts w:ascii="Georgia" w:hAnsi="Georgia" w:cs="Arial"/>
              <w:color w:val="000000"/>
              <w:sz w:val="21"/>
              <w:szCs w:val="21"/>
            </w:rPr>
          </w:rPrChange>
        </w:rPr>
        <w:t>Wirtschaftsprüfungsgesellschaft</w:t>
      </w:r>
    </w:p>
    <w:p w14:paraId="37F09EFF" w14:textId="77777777" w:rsidR="000F5271" w:rsidRPr="00F226BE" w:rsidRDefault="000F5271" w:rsidP="000F5271">
      <w:pPr>
        <w:spacing w:after="0"/>
        <w:rPr>
          <w:rFonts w:ascii="Georgia" w:hAnsi="Georgia" w:cs="Arial"/>
          <w:color w:val="000000"/>
          <w:sz w:val="20"/>
          <w:szCs w:val="20"/>
          <w:rPrChange w:id="514"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515" w:author="David Döbele" w:date="2024-08-20T18:47:00Z" w16du:dateUtc="2024-08-20T16:47:00Z">
            <w:rPr>
              <w:rFonts w:ascii="Georgia" w:hAnsi="Georgia" w:cs="Arial"/>
              <w:color w:val="000000"/>
              <w:sz w:val="21"/>
              <w:szCs w:val="21"/>
            </w:rPr>
          </w:rPrChange>
        </w:rPr>
        <w:t>Steuerberatungsgesellschaft</w:t>
      </w:r>
    </w:p>
    <w:p w14:paraId="25107E1F" w14:textId="77777777" w:rsidR="000F5271" w:rsidRPr="00F226BE" w:rsidRDefault="000F5271" w:rsidP="000F5271">
      <w:pPr>
        <w:spacing w:after="0"/>
        <w:rPr>
          <w:rFonts w:ascii="Georgia" w:hAnsi="Georgia" w:cs="Arial"/>
          <w:color w:val="000000"/>
          <w:sz w:val="20"/>
          <w:szCs w:val="20"/>
          <w:rPrChange w:id="516"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517" w:author="David Döbele" w:date="2024-08-20T18:47:00Z" w16du:dateUtc="2024-08-20T16:47:00Z">
            <w:rPr>
              <w:rFonts w:ascii="Georgia" w:hAnsi="Georgia" w:cs="Arial"/>
              <w:color w:val="000000"/>
              <w:sz w:val="21"/>
              <w:szCs w:val="21"/>
            </w:rPr>
          </w:rPrChange>
        </w:rPr>
        <w:t>Domstraße 15</w:t>
      </w:r>
    </w:p>
    <w:p w14:paraId="7628F589" w14:textId="5975CD19" w:rsidR="00CD7D90" w:rsidRPr="00F226BE" w:rsidRDefault="000F5271" w:rsidP="000F5271">
      <w:pPr>
        <w:spacing w:after="0"/>
        <w:rPr>
          <w:rFonts w:ascii="Georgia" w:hAnsi="Georgia" w:cs="Arial"/>
          <w:sz w:val="20"/>
          <w:szCs w:val="20"/>
          <w:rPrChange w:id="518" w:author="David Döbele" w:date="2024-08-20T18:47:00Z" w16du:dateUtc="2024-08-20T16:47:00Z">
            <w:rPr>
              <w:rFonts w:ascii="Georgia" w:hAnsi="Georgia" w:cs="Arial"/>
              <w:sz w:val="21"/>
              <w:szCs w:val="21"/>
            </w:rPr>
          </w:rPrChange>
        </w:rPr>
      </w:pPr>
      <w:r w:rsidRPr="00F226BE">
        <w:rPr>
          <w:rFonts w:ascii="Georgia" w:hAnsi="Georgia" w:cs="Arial"/>
          <w:color w:val="000000"/>
          <w:sz w:val="20"/>
          <w:szCs w:val="20"/>
          <w:rPrChange w:id="519" w:author="David Döbele" w:date="2024-08-20T18:47:00Z" w16du:dateUtc="2024-08-20T16:47:00Z">
            <w:rPr>
              <w:rFonts w:ascii="Georgia" w:hAnsi="Georgia" w:cs="Arial"/>
              <w:color w:val="000000"/>
              <w:sz w:val="21"/>
              <w:szCs w:val="21"/>
            </w:rPr>
          </w:rPrChange>
        </w:rPr>
        <w:t>20095 Hamburg</w:t>
      </w:r>
    </w:p>
    <w:p w14:paraId="1C60781E" w14:textId="77777777" w:rsidR="00CD7D90" w:rsidRPr="00F226BE" w:rsidRDefault="00CD7D90" w:rsidP="00CD7D90">
      <w:pPr>
        <w:spacing w:after="0"/>
        <w:rPr>
          <w:rFonts w:ascii="Georgia" w:hAnsi="Georgia" w:cs="Arial"/>
          <w:color w:val="000000"/>
          <w:sz w:val="20"/>
          <w:szCs w:val="20"/>
          <w:rPrChange w:id="520" w:author="David Döbele" w:date="2024-08-20T18:47:00Z" w16du:dateUtc="2024-08-20T16:47:00Z">
            <w:rPr>
              <w:rFonts w:ascii="Georgia" w:hAnsi="Georgia" w:cs="Arial"/>
              <w:color w:val="000000"/>
              <w:sz w:val="21"/>
              <w:szCs w:val="21"/>
            </w:rPr>
          </w:rPrChange>
        </w:rPr>
      </w:pPr>
    </w:p>
    <w:p w14:paraId="3BECC761" w14:textId="77777777" w:rsidR="00CD7D90" w:rsidRPr="00F226BE" w:rsidRDefault="00CD7D90" w:rsidP="00CD7D90">
      <w:pPr>
        <w:spacing w:after="0"/>
        <w:jc w:val="right"/>
        <w:rPr>
          <w:rFonts w:ascii="Georgia" w:hAnsi="Georgia" w:cs="Arial"/>
          <w:sz w:val="20"/>
          <w:szCs w:val="20"/>
          <w:rPrChange w:id="521"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522" w:author="David Döbele" w:date="2024-08-20T18:47:00Z" w16du:dateUtc="2024-08-20T16:47:00Z">
            <w:rPr>
              <w:rFonts w:ascii="Georgia" w:hAnsi="Georgia" w:cs="Arial"/>
              <w:sz w:val="21"/>
              <w:szCs w:val="21"/>
            </w:rPr>
          </w:rPrChange>
        </w:rPr>
        <w:t>Mannheim, 12.08.2024</w:t>
      </w:r>
    </w:p>
    <w:p w14:paraId="05A99BB9" w14:textId="77777777" w:rsidR="00CD7D90" w:rsidRPr="00F226BE" w:rsidRDefault="00CD7D90" w:rsidP="00CD7D90">
      <w:pPr>
        <w:spacing w:after="0"/>
        <w:jc w:val="right"/>
        <w:rPr>
          <w:rFonts w:ascii="Georgia" w:hAnsi="Georgia" w:cs="Arial"/>
          <w:sz w:val="20"/>
          <w:szCs w:val="20"/>
          <w:rPrChange w:id="523" w:author="David Döbele" w:date="2024-08-20T18:47:00Z" w16du:dateUtc="2024-08-20T16:47:00Z">
            <w:rPr>
              <w:rFonts w:ascii="Georgia" w:hAnsi="Georgia" w:cs="Arial"/>
              <w:sz w:val="21"/>
              <w:szCs w:val="21"/>
            </w:rPr>
          </w:rPrChange>
        </w:rPr>
      </w:pPr>
    </w:p>
    <w:p w14:paraId="56C7C69F" w14:textId="11282AB1" w:rsidR="00CD7D90" w:rsidRPr="00F226BE" w:rsidRDefault="00CD7D90" w:rsidP="00CD7D90">
      <w:pPr>
        <w:spacing w:after="0"/>
        <w:rPr>
          <w:rFonts w:ascii="Georgia" w:hAnsi="Georgia" w:cs="Arial"/>
          <w:b/>
          <w:sz w:val="20"/>
          <w:szCs w:val="20"/>
          <w:rPrChange w:id="524" w:author="David Döbele" w:date="2024-08-20T18:47:00Z" w16du:dateUtc="2024-08-20T16:47:00Z">
            <w:rPr>
              <w:rFonts w:ascii="Georgia" w:hAnsi="Georgia" w:cs="Arial"/>
              <w:b/>
              <w:sz w:val="21"/>
              <w:szCs w:val="21"/>
            </w:rPr>
          </w:rPrChange>
        </w:rPr>
      </w:pPr>
      <w:r w:rsidRPr="00F226BE">
        <w:rPr>
          <w:rFonts w:ascii="Georgia" w:hAnsi="Georgia" w:cs="Arial"/>
          <w:b/>
          <w:sz w:val="20"/>
          <w:szCs w:val="20"/>
          <w:rPrChange w:id="525" w:author="David Döbele" w:date="2024-08-20T18:47:00Z" w16du:dateUtc="2024-08-20T16:47:00Z">
            <w:rPr>
              <w:rFonts w:ascii="Georgia" w:hAnsi="Georgia" w:cs="Arial"/>
              <w:b/>
              <w:sz w:val="21"/>
              <w:szCs w:val="21"/>
            </w:rPr>
          </w:rPrChange>
        </w:rPr>
        <w:t xml:space="preserve">Bewerbung um ein Praktikum im Bereich Wirtschaftsprüfung </w:t>
      </w:r>
    </w:p>
    <w:p w14:paraId="491BA75D" w14:textId="77777777" w:rsidR="00CD7D90" w:rsidRPr="00F226BE" w:rsidRDefault="00CD7D90" w:rsidP="00CD7D90">
      <w:pPr>
        <w:spacing w:after="0"/>
        <w:rPr>
          <w:rFonts w:ascii="Georgia" w:hAnsi="Georgia" w:cs="Arial"/>
          <w:b/>
          <w:sz w:val="20"/>
          <w:szCs w:val="20"/>
          <w:rPrChange w:id="526" w:author="David Döbele" w:date="2024-08-20T18:47:00Z" w16du:dateUtc="2024-08-20T16:47:00Z">
            <w:rPr>
              <w:rFonts w:ascii="Georgia" w:hAnsi="Georgia" w:cs="Arial"/>
              <w:b/>
              <w:sz w:val="21"/>
              <w:szCs w:val="21"/>
            </w:rPr>
          </w:rPrChange>
        </w:rPr>
      </w:pPr>
    </w:p>
    <w:p w14:paraId="44F08050" w14:textId="77777777" w:rsidR="00CD7D90" w:rsidRPr="00F226BE" w:rsidRDefault="00CD7D90" w:rsidP="00CD7D90">
      <w:pPr>
        <w:spacing w:after="0"/>
        <w:rPr>
          <w:rFonts w:ascii="Georgia" w:hAnsi="Georgia" w:cs="Arial"/>
          <w:b/>
          <w:sz w:val="20"/>
          <w:szCs w:val="20"/>
          <w:rPrChange w:id="527" w:author="David Döbele" w:date="2024-08-20T18:47:00Z" w16du:dateUtc="2024-08-20T16:47:00Z">
            <w:rPr>
              <w:rFonts w:ascii="Georgia" w:hAnsi="Georgia" w:cs="Arial"/>
              <w:b/>
              <w:sz w:val="21"/>
              <w:szCs w:val="21"/>
            </w:rPr>
          </w:rPrChange>
        </w:rPr>
      </w:pPr>
    </w:p>
    <w:p w14:paraId="59775B9F" w14:textId="77777777" w:rsidR="00CD7D90" w:rsidRPr="00F226BE" w:rsidRDefault="00CD7D90" w:rsidP="00CD7D90">
      <w:pPr>
        <w:spacing w:after="0"/>
        <w:jc w:val="both"/>
        <w:rPr>
          <w:rFonts w:ascii="Georgia" w:hAnsi="Georgia" w:cs="Arial"/>
          <w:sz w:val="20"/>
          <w:szCs w:val="20"/>
          <w:rPrChange w:id="528"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529" w:author="David Döbele" w:date="2024-08-20T18:47:00Z" w16du:dateUtc="2024-08-20T16:47:00Z">
            <w:rPr>
              <w:rFonts w:ascii="Georgia" w:hAnsi="Georgia" w:cs="Arial"/>
              <w:sz w:val="21"/>
              <w:szCs w:val="21"/>
            </w:rPr>
          </w:rPrChange>
        </w:rPr>
        <w:t xml:space="preserve">Sehr geehrte Damen und Herren, </w:t>
      </w:r>
    </w:p>
    <w:p w14:paraId="5302C571" w14:textId="77777777" w:rsidR="00CD7D90" w:rsidRPr="00F226BE" w:rsidRDefault="00CD7D90" w:rsidP="00CD7D90">
      <w:pPr>
        <w:spacing w:after="0"/>
        <w:jc w:val="both"/>
        <w:rPr>
          <w:rFonts w:ascii="Georgia" w:hAnsi="Georgia" w:cs="Arial"/>
          <w:sz w:val="20"/>
          <w:szCs w:val="20"/>
          <w:rPrChange w:id="530" w:author="David Döbele" w:date="2024-08-20T18:47:00Z" w16du:dateUtc="2024-08-20T16:47:00Z">
            <w:rPr>
              <w:rFonts w:ascii="Georgia" w:hAnsi="Georgia" w:cs="Arial"/>
              <w:sz w:val="21"/>
              <w:szCs w:val="21"/>
            </w:rPr>
          </w:rPrChange>
        </w:rPr>
      </w:pPr>
    </w:p>
    <w:p w14:paraId="6EDE61BF" w14:textId="77777777" w:rsidR="000F5271" w:rsidRPr="00F226BE" w:rsidRDefault="000F5271" w:rsidP="000F5271">
      <w:pPr>
        <w:spacing w:after="0"/>
        <w:jc w:val="both"/>
        <w:rPr>
          <w:rFonts w:ascii="Georgia" w:hAnsi="Georgia" w:cs="Arial"/>
          <w:sz w:val="20"/>
          <w:szCs w:val="20"/>
          <w:rPrChange w:id="531"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532" w:author="David Döbele" w:date="2024-08-20T18:47:00Z" w16du:dateUtc="2024-08-20T16:47:00Z">
            <w:rPr>
              <w:rFonts w:ascii="Georgia" w:hAnsi="Georgia" w:cs="Arial"/>
              <w:sz w:val="21"/>
              <w:szCs w:val="21"/>
            </w:rPr>
          </w:rPrChange>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159322E4" w14:textId="6A7352A6" w:rsidR="00CD7D90" w:rsidRPr="00F226BE" w:rsidRDefault="000F5271" w:rsidP="000F5271">
      <w:pPr>
        <w:spacing w:after="0"/>
        <w:jc w:val="both"/>
        <w:rPr>
          <w:rFonts w:ascii="Georgia" w:hAnsi="Georgia" w:cs="Arial"/>
          <w:sz w:val="20"/>
          <w:szCs w:val="20"/>
          <w:rPrChange w:id="533"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534" w:author="David Döbele" w:date="2024-08-20T18:47:00Z" w16du:dateUtc="2024-08-20T16:47:00Z">
            <w:rPr>
              <w:rFonts w:ascii="Georgia" w:hAnsi="Georgia" w:cs="Arial"/>
              <w:sz w:val="21"/>
              <w:szCs w:val="21"/>
            </w:rPr>
          </w:rPrChange>
        </w:rPr>
        <w:t>Den Beruf des Wirtschaftsprüfers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zu konsolidieren und somit nicht nur für das Unternehmen selbst eine profitable Zukunft zu sichern, sondern auch einen gesunden Gesamtmarkt und wirtschaftliche Prosperität zu gewährleisten</w:t>
      </w:r>
      <w:r w:rsidR="00CD7D90" w:rsidRPr="00F226BE">
        <w:rPr>
          <w:rFonts w:ascii="Georgia" w:hAnsi="Georgia" w:cs="Arial"/>
          <w:sz w:val="20"/>
          <w:szCs w:val="20"/>
          <w:rPrChange w:id="535" w:author="David Döbele" w:date="2024-08-20T18:47:00Z" w16du:dateUtc="2024-08-20T16:47:00Z">
            <w:rPr>
              <w:rFonts w:ascii="Georgia" w:hAnsi="Georgia" w:cs="Arial"/>
              <w:sz w:val="21"/>
              <w:szCs w:val="21"/>
            </w:rPr>
          </w:rPrChange>
        </w:rPr>
        <w:t xml:space="preserve">. Um in der Zukunft ebenfalls einen so positiven Nutzen mit meiner Arbeit zu schaffen, möchte ich ab Januar für einen Zeitraum von zwei Monaten </w:t>
      </w:r>
      <w:proofErr w:type="spellStart"/>
      <w:r w:rsidRPr="00F226BE">
        <w:rPr>
          <w:rFonts w:ascii="Georgia" w:hAnsi="Georgia" w:cs="Arial"/>
          <w:sz w:val="20"/>
          <w:szCs w:val="20"/>
          <w:rPrChange w:id="536" w:author="David Döbele" w:date="2024-08-20T18:47:00Z" w16du:dateUtc="2024-08-20T16:47:00Z">
            <w:rPr>
              <w:rFonts w:ascii="Georgia" w:hAnsi="Georgia" w:cs="Arial"/>
              <w:sz w:val="21"/>
              <w:szCs w:val="21"/>
            </w:rPr>
          </w:rPrChange>
        </w:rPr>
        <w:t>Forvis</w:t>
      </w:r>
      <w:proofErr w:type="spellEnd"/>
      <w:r w:rsidRPr="00F226BE">
        <w:rPr>
          <w:rFonts w:ascii="Georgia" w:hAnsi="Georgia" w:cs="Arial"/>
          <w:sz w:val="20"/>
          <w:szCs w:val="20"/>
          <w:rPrChange w:id="537" w:author="David Döbele" w:date="2024-08-20T18:47:00Z" w16du:dateUtc="2024-08-20T16:47:00Z">
            <w:rPr>
              <w:rFonts w:ascii="Georgia" w:hAnsi="Georgia" w:cs="Arial"/>
              <w:sz w:val="21"/>
              <w:szCs w:val="21"/>
            </w:rPr>
          </w:rPrChange>
        </w:rPr>
        <w:t xml:space="preserve"> Mazars</w:t>
      </w:r>
      <w:r w:rsidR="00CD7D90" w:rsidRPr="00F226BE">
        <w:rPr>
          <w:rFonts w:ascii="Georgia" w:hAnsi="Georgia" w:cs="Arial"/>
          <w:sz w:val="20"/>
          <w:szCs w:val="20"/>
          <w:rPrChange w:id="538" w:author="David Döbele" w:date="2024-08-20T18:47:00Z" w16du:dateUtc="2024-08-20T16:47:00Z">
            <w:rPr>
              <w:rFonts w:ascii="Georgia" w:hAnsi="Georgia" w:cs="Arial"/>
              <w:sz w:val="21"/>
              <w:szCs w:val="21"/>
            </w:rPr>
          </w:rPrChange>
        </w:rPr>
        <w:t xml:space="preserve"> in </w:t>
      </w:r>
      <w:r w:rsidRPr="00F226BE">
        <w:rPr>
          <w:rFonts w:ascii="Georgia" w:hAnsi="Georgia" w:cs="Arial"/>
          <w:sz w:val="20"/>
          <w:szCs w:val="20"/>
          <w:rPrChange w:id="539" w:author="David Döbele" w:date="2024-08-20T18:47:00Z" w16du:dateUtc="2024-08-20T16:47:00Z">
            <w:rPr>
              <w:rFonts w:ascii="Georgia" w:hAnsi="Georgia" w:cs="Arial"/>
              <w:sz w:val="21"/>
              <w:szCs w:val="21"/>
            </w:rPr>
          </w:rPrChange>
        </w:rPr>
        <w:t>Frankfurt am Main</w:t>
      </w:r>
      <w:r w:rsidR="00CD7D90" w:rsidRPr="00F226BE">
        <w:rPr>
          <w:rFonts w:ascii="Georgia" w:hAnsi="Georgia" w:cs="Arial"/>
          <w:sz w:val="20"/>
          <w:szCs w:val="20"/>
          <w:rPrChange w:id="540" w:author="David Döbele" w:date="2024-08-20T18:47:00Z" w16du:dateUtc="2024-08-20T16:47:00Z">
            <w:rPr>
              <w:rFonts w:ascii="Georgia" w:hAnsi="Georgia" w:cs="Arial"/>
              <w:sz w:val="21"/>
              <w:szCs w:val="21"/>
            </w:rPr>
          </w:rPrChange>
        </w:rPr>
        <w:t xml:space="preserve"> als Praktikant im Bereich Wirtschaftsprüfung unterstützen.</w:t>
      </w:r>
    </w:p>
    <w:p w14:paraId="48AE3289" w14:textId="77777777" w:rsidR="00CD7D90" w:rsidRPr="00F226BE" w:rsidRDefault="00CD7D90" w:rsidP="00CD7D90">
      <w:pPr>
        <w:spacing w:after="0"/>
        <w:jc w:val="both"/>
        <w:rPr>
          <w:rFonts w:ascii="Georgia" w:hAnsi="Georgia" w:cs="Arial"/>
          <w:sz w:val="20"/>
          <w:szCs w:val="20"/>
          <w:rPrChange w:id="541" w:author="David Döbele" w:date="2024-08-20T18:47:00Z" w16du:dateUtc="2024-08-20T16:47:00Z">
            <w:rPr>
              <w:rFonts w:ascii="Georgia" w:hAnsi="Georgia" w:cs="Arial"/>
              <w:sz w:val="21"/>
              <w:szCs w:val="21"/>
            </w:rPr>
          </w:rPrChange>
        </w:rPr>
      </w:pPr>
    </w:p>
    <w:p w14:paraId="5DD583F7" w14:textId="77777777" w:rsidR="00CD7D90" w:rsidRPr="00F226BE" w:rsidRDefault="00CD7D90" w:rsidP="00CD7D90">
      <w:pPr>
        <w:spacing w:after="0"/>
        <w:jc w:val="both"/>
        <w:rPr>
          <w:rFonts w:ascii="Georgia" w:hAnsi="Georgia" w:cs="Arial"/>
          <w:sz w:val="20"/>
          <w:szCs w:val="20"/>
          <w:rPrChange w:id="542"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543" w:author="David Döbele" w:date="2024-08-20T18:47:00Z" w16du:dateUtc="2024-08-20T16:47:00Z">
            <w:rPr>
              <w:rFonts w:ascii="Georgia" w:hAnsi="Georgia" w:cs="Arial"/>
              <w:sz w:val="21"/>
              <w:szCs w:val="21"/>
            </w:rPr>
          </w:rPrChange>
        </w:rPr>
        <w:t xml:space="preserve">Aufgrund meines ausgeprägten wirtschaftlichen Interesses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63347E88" w14:textId="77777777" w:rsidR="00CD7D90" w:rsidRPr="00F226BE" w:rsidRDefault="00CD7D90" w:rsidP="00CD7D90">
      <w:pPr>
        <w:spacing w:after="0"/>
        <w:jc w:val="both"/>
        <w:rPr>
          <w:rFonts w:ascii="Georgia" w:hAnsi="Georgia" w:cs="Arial"/>
          <w:sz w:val="20"/>
          <w:szCs w:val="20"/>
          <w:rPrChange w:id="544" w:author="David Döbele" w:date="2024-08-20T18:47:00Z" w16du:dateUtc="2024-08-20T16:47:00Z">
            <w:rPr>
              <w:rFonts w:ascii="Georgia" w:hAnsi="Georgia" w:cs="Arial"/>
              <w:sz w:val="21"/>
              <w:szCs w:val="21"/>
            </w:rPr>
          </w:rPrChange>
        </w:rPr>
      </w:pPr>
    </w:p>
    <w:p w14:paraId="6FE72582" w14:textId="55542BEE" w:rsidR="00CD7D90" w:rsidRPr="00F226BE" w:rsidRDefault="000F5271" w:rsidP="00CD7D90">
      <w:pPr>
        <w:spacing w:after="0"/>
        <w:jc w:val="both"/>
        <w:rPr>
          <w:rFonts w:ascii="Georgia" w:hAnsi="Georgia" w:cs="Arial"/>
          <w:sz w:val="20"/>
          <w:szCs w:val="20"/>
          <w:rPrChange w:id="545" w:author="David Döbele" w:date="2024-08-20T18:47:00Z" w16du:dateUtc="2024-08-20T16:47:00Z">
            <w:rPr>
              <w:rFonts w:ascii="Georgia" w:hAnsi="Georgia" w:cs="Arial"/>
              <w:sz w:val="21"/>
              <w:szCs w:val="21"/>
            </w:rPr>
          </w:rPrChange>
        </w:rPr>
      </w:pPr>
      <w:proofErr w:type="spellStart"/>
      <w:r w:rsidRPr="00F226BE">
        <w:rPr>
          <w:rFonts w:ascii="Georgia" w:hAnsi="Georgia" w:cs="Arial"/>
          <w:sz w:val="20"/>
          <w:szCs w:val="20"/>
          <w:rPrChange w:id="546" w:author="David Döbele" w:date="2024-08-20T18:47:00Z" w16du:dateUtc="2024-08-20T16:47:00Z">
            <w:rPr>
              <w:rFonts w:ascii="Georgia" w:hAnsi="Georgia" w:cs="Arial"/>
              <w:sz w:val="21"/>
              <w:szCs w:val="21"/>
            </w:rPr>
          </w:rPrChange>
        </w:rPr>
        <w:t>Forvis</w:t>
      </w:r>
      <w:proofErr w:type="spellEnd"/>
      <w:r w:rsidRPr="00F226BE">
        <w:rPr>
          <w:rFonts w:ascii="Georgia" w:hAnsi="Georgia" w:cs="Arial"/>
          <w:sz w:val="20"/>
          <w:szCs w:val="20"/>
          <w:rPrChange w:id="547" w:author="David Döbele" w:date="2024-08-20T18:47:00Z" w16du:dateUtc="2024-08-20T16:47:00Z">
            <w:rPr>
              <w:rFonts w:ascii="Georgia" w:hAnsi="Georgia" w:cs="Arial"/>
              <w:sz w:val="21"/>
              <w:szCs w:val="21"/>
            </w:rPr>
          </w:rPrChange>
        </w:rPr>
        <w:t xml:space="preserve"> Mazars</w:t>
      </w:r>
      <w:r w:rsidR="00CD7D90" w:rsidRPr="00F226BE">
        <w:rPr>
          <w:rFonts w:ascii="Georgia" w:hAnsi="Georgia" w:cs="Arial"/>
          <w:sz w:val="20"/>
          <w:szCs w:val="20"/>
          <w:rPrChange w:id="548" w:author="David Döbele" w:date="2024-08-20T18:47:00Z" w16du:dateUtc="2024-08-20T16:47:00Z">
            <w:rPr>
              <w:rFonts w:ascii="Georgia" w:hAnsi="Georgia" w:cs="Arial"/>
              <w:sz w:val="21"/>
              <w:szCs w:val="21"/>
            </w:rPr>
          </w:rPrChange>
        </w:rPr>
        <w:t xml:space="preserve"> scheint mir für dieses Praktikum ideal, da Sie als </w:t>
      </w:r>
      <w:r w:rsidR="00F430C8" w:rsidRPr="00F226BE">
        <w:rPr>
          <w:rFonts w:ascii="Georgia" w:hAnsi="Georgia" w:cs="Arial"/>
          <w:sz w:val="20"/>
          <w:szCs w:val="20"/>
          <w:rPrChange w:id="549" w:author="David Döbele" w:date="2024-08-20T18:47:00Z" w16du:dateUtc="2024-08-20T16:47:00Z">
            <w:rPr>
              <w:rFonts w:ascii="Georgia" w:hAnsi="Georgia" w:cs="Arial"/>
              <w:sz w:val="21"/>
              <w:szCs w:val="21"/>
            </w:rPr>
          </w:rPrChange>
        </w:rPr>
        <w:t>eines der größten internationalen Beratungs- und Prüfungsgesellschaften mit einem Gesamtteam von weit über 40.0000 Mitarbeitern</w:t>
      </w:r>
      <w:r w:rsidR="00CD7D90" w:rsidRPr="00F226BE">
        <w:rPr>
          <w:rFonts w:ascii="Georgia" w:hAnsi="Georgia" w:cs="Arial"/>
          <w:sz w:val="20"/>
          <w:szCs w:val="20"/>
          <w:rPrChange w:id="550" w:author="David Döbele" w:date="2024-08-20T18:47:00Z" w16du:dateUtc="2024-08-20T16:47:00Z">
            <w:rPr>
              <w:rFonts w:ascii="Georgia" w:hAnsi="Georgia" w:cs="Arial"/>
              <w:sz w:val="21"/>
              <w:szCs w:val="21"/>
            </w:rPr>
          </w:rPrChange>
        </w:rPr>
        <w:t xml:space="preserve"> mir als Praktikant eine steile Lernkurve ermöglichen</w:t>
      </w:r>
      <w:r w:rsidR="00F430C8" w:rsidRPr="00F226BE">
        <w:rPr>
          <w:rFonts w:ascii="Georgia" w:hAnsi="Georgia" w:cs="Arial"/>
          <w:sz w:val="20"/>
          <w:szCs w:val="20"/>
          <w:rPrChange w:id="551" w:author="David Döbele" w:date="2024-08-20T18:47:00Z" w16du:dateUtc="2024-08-20T16:47:00Z">
            <w:rPr>
              <w:rFonts w:ascii="Georgia" w:hAnsi="Georgia" w:cs="Arial"/>
              <w:sz w:val="21"/>
              <w:szCs w:val="21"/>
            </w:rPr>
          </w:rPrChange>
        </w:rPr>
        <w:t xml:space="preserve"> können</w:t>
      </w:r>
      <w:r w:rsidR="00CD7D90" w:rsidRPr="00F226BE">
        <w:rPr>
          <w:rFonts w:ascii="Georgia" w:hAnsi="Georgia" w:cs="Arial"/>
          <w:sz w:val="20"/>
          <w:szCs w:val="20"/>
          <w:rPrChange w:id="552" w:author="David Döbele" w:date="2024-08-20T18:47:00Z" w16du:dateUtc="2024-08-20T16:47:00Z">
            <w:rPr>
              <w:rFonts w:ascii="Georgia" w:hAnsi="Georgia" w:cs="Arial"/>
              <w:sz w:val="21"/>
              <w:szCs w:val="21"/>
            </w:rPr>
          </w:rPrChange>
        </w:rPr>
        <w:t xml:space="preserve">. </w:t>
      </w:r>
      <w:r w:rsidR="00F430C8" w:rsidRPr="00F226BE">
        <w:rPr>
          <w:rFonts w:ascii="Georgia" w:hAnsi="Georgia" w:cs="Arial"/>
          <w:sz w:val="20"/>
          <w:szCs w:val="20"/>
          <w:rPrChange w:id="553" w:author="David Döbele" w:date="2024-08-20T18:47:00Z" w16du:dateUtc="2024-08-20T16:47:00Z">
            <w:rPr>
              <w:rFonts w:ascii="Georgia" w:hAnsi="Georgia" w:cs="Arial"/>
              <w:sz w:val="21"/>
              <w:szCs w:val="21"/>
            </w:rPr>
          </w:rPrChange>
        </w:rPr>
        <w:t>Darüber hinaus erachte ich den kooperativen „</w:t>
      </w:r>
      <w:proofErr w:type="spellStart"/>
      <w:r w:rsidR="00F430C8" w:rsidRPr="00F226BE">
        <w:rPr>
          <w:rFonts w:ascii="Georgia" w:hAnsi="Georgia" w:cs="Arial"/>
          <w:sz w:val="20"/>
          <w:szCs w:val="20"/>
          <w:rPrChange w:id="554" w:author="David Döbele" w:date="2024-08-20T18:47:00Z" w16du:dateUtc="2024-08-20T16:47:00Z">
            <w:rPr>
              <w:rFonts w:ascii="Georgia" w:hAnsi="Georgia" w:cs="Arial"/>
              <w:sz w:val="21"/>
              <w:szCs w:val="21"/>
            </w:rPr>
          </w:rPrChange>
        </w:rPr>
        <w:t>One</w:t>
      </w:r>
      <w:proofErr w:type="spellEnd"/>
      <w:r w:rsidR="00F430C8" w:rsidRPr="00F226BE">
        <w:rPr>
          <w:rFonts w:ascii="Georgia" w:hAnsi="Georgia" w:cs="Arial"/>
          <w:sz w:val="20"/>
          <w:szCs w:val="20"/>
          <w:rPrChange w:id="555" w:author="David Döbele" w:date="2024-08-20T18:47:00Z" w16du:dateUtc="2024-08-20T16:47:00Z">
            <w:rPr>
              <w:rFonts w:ascii="Georgia" w:hAnsi="Georgia" w:cs="Arial"/>
              <w:sz w:val="21"/>
              <w:szCs w:val="21"/>
            </w:rPr>
          </w:rPrChange>
        </w:rPr>
        <w:t xml:space="preserve"> Team“-Ansatz den Ihr Unternehmen im Bereich Audit &amp; Assurance verfolgt, um den Mandanten bestmöglich zu unterstützen als </w:t>
      </w:r>
      <w:r w:rsidR="000B215B" w:rsidRPr="00F226BE">
        <w:rPr>
          <w:rFonts w:ascii="Georgia" w:hAnsi="Georgia" w:cs="Arial"/>
          <w:sz w:val="20"/>
          <w:szCs w:val="20"/>
          <w:rPrChange w:id="556" w:author="David Döbele" w:date="2024-08-20T18:47:00Z" w16du:dateUtc="2024-08-20T16:47:00Z">
            <w:rPr>
              <w:rFonts w:ascii="Georgia" w:hAnsi="Georgia" w:cs="Arial"/>
              <w:sz w:val="21"/>
              <w:szCs w:val="21"/>
            </w:rPr>
          </w:rPrChange>
        </w:rPr>
        <w:t xml:space="preserve">äußerst zielführend und würde selbst gerne ein Teil davon sein. Außerdem ist Ihre breite Mandantendiversität besonders attraktiv, da ich sowohl regionale, nationale, aber auch internationale Unternehmen jeglicher Größe kennenlerne und so ein weites Spektrum an Expertise anwenden und erweitern kann.  </w:t>
      </w:r>
      <w:r w:rsidR="00F430C8" w:rsidRPr="00F226BE">
        <w:rPr>
          <w:rFonts w:ascii="Georgia" w:hAnsi="Georgia" w:cs="Arial"/>
          <w:sz w:val="20"/>
          <w:szCs w:val="20"/>
          <w:rPrChange w:id="557" w:author="David Döbele" w:date="2024-08-20T18:47:00Z" w16du:dateUtc="2024-08-20T16:47:00Z">
            <w:rPr>
              <w:rFonts w:ascii="Georgia" w:hAnsi="Georgia" w:cs="Arial"/>
              <w:sz w:val="21"/>
              <w:szCs w:val="21"/>
            </w:rPr>
          </w:rPrChange>
        </w:rPr>
        <w:t xml:space="preserve"> </w:t>
      </w:r>
    </w:p>
    <w:p w14:paraId="1196E0F8" w14:textId="77777777" w:rsidR="00CD7D90" w:rsidRPr="00F226BE" w:rsidRDefault="00CD7D90" w:rsidP="00CD7D90">
      <w:pPr>
        <w:spacing w:after="0"/>
        <w:jc w:val="both"/>
        <w:rPr>
          <w:rFonts w:ascii="Georgia" w:hAnsi="Georgia" w:cs="Arial"/>
          <w:sz w:val="20"/>
          <w:szCs w:val="20"/>
          <w:rPrChange w:id="558" w:author="David Döbele" w:date="2024-08-20T18:47:00Z" w16du:dateUtc="2024-08-20T16:47:00Z">
            <w:rPr>
              <w:rFonts w:ascii="Georgia" w:hAnsi="Georgia" w:cs="Arial"/>
              <w:sz w:val="21"/>
              <w:szCs w:val="21"/>
            </w:rPr>
          </w:rPrChange>
        </w:rPr>
      </w:pPr>
    </w:p>
    <w:p w14:paraId="64413D91" w14:textId="77777777" w:rsidR="00CD7D90" w:rsidRPr="00F226BE" w:rsidRDefault="00CD7D90" w:rsidP="00CD7D90">
      <w:pPr>
        <w:spacing w:after="0"/>
        <w:jc w:val="both"/>
        <w:rPr>
          <w:rFonts w:ascii="Georgia" w:hAnsi="Georgia" w:cs="Arial"/>
          <w:sz w:val="20"/>
          <w:szCs w:val="20"/>
          <w:rPrChange w:id="55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560" w:author="David Döbele" w:date="2024-08-20T18:47:00Z" w16du:dateUtc="2024-08-20T16:47:00Z">
            <w:rPr>
              <w:rFonts w:ascii="Georgia" w:hAnsi="Georgia" w:cs="Arial"/>
              <w:sz w:val="21"/>
              <w:szCs w:val="21"/>
            </w:rPr>
          </w:rPrChange>
        </w:rPr>
        <w:t>Von dem Praktikum in der 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35E3DBB6" w14:textId="77777777" w:rsidR="00CD7D90" w:rsidRPr="00F226BE" w:rsidRDefault="00CD7D90" w:rsidP="00CD7D90">
      <w:pPr>
        <w:spacing w:after="0"/>
        <w:jc w:val="both"/>
        <w:rPr>
          <w:rFonts w:ascii="Georgia" w:hAnsi="Georgia" w:cs="Arial"/>
          <w:sz w:val="20"/>
          <w:szCs w:val="20"/>
          <w:rPrChange w:id="561" w:author="David Döbele" w:date="2024-08-20T18:47:00Z" w16du:dateUtc="2024-08-20T16:47:00Z">
            <w:rPr>
              <w:rFonts w:ascii="Georgia" w:hAnsi="Georgia" w:cs="Arial"/>
              <w:sz w:val="21"/>
              <w:szCs w:val="21"/>
            </w:rPr>
          </w:rPrChange>
        </w:rPr>
      </w:pPr>
    </w:p>
    <w:p w14:paraId="0170AE83" w14:textId="77777777" w:rsidR="00CD7D90" w:rsidRPr="00F226BE" w:rsidRDefault="00CD7D90" w:rsidP="00CD7D90">
      <w:pPr>
        <w:spacing w:after="0"/>
        <w:jc w:val="both"/>
        <w:rPr>
          <w:rFonts w:ascii="Georgia" w:hAnsi="Georgia" w:cs="Arial"/>
          <w:sz w:val="20"/>
          <w:szCs w:val="20"/>
          <w:rPrChange w:id="562"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563" w:author="David Döbele" w:date="2024-08-20T18:47:00Z" w16du:dateUtc="2024-08-20T16:47:00Z">
            <w:rPr>
              <w:rFonts w:ascii="Georgia" w:hAnsi="Georgia" w:cs="Arial"/>
              <w:sz w:val="21"/>
              <w:szCs w:val="21"/>
            </w:rPr>
          </w:rPrChange>
        </w:rPr>
        <w:t>Mit freundlichen Grüßen</w:t>
      </w:r>
    </w:p>
    <w:p w14:paraId="3B099EC1" w14:textId="36A6B1D0" w:rsidR="005B7C0D" w:rsidRPr="00F226BE" w:rsidRDefault="00CD7D90" w:rsidP="00CD3A88">
      <w:pPr>
        <w:spacing w:after="0"/>
        <w:jc w:val="both"/>
        <w:rPr>
          <w:rFonts w:ascii="Georgia" w:hAnsi="Georgia" w:cs="Arial"/>
          <w:sz w:val="20"/>
          <w:szCs w:val="20"/>
          <w:rPrChange w:id="564"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565" w:author="David Döbele" w:date="2024-08-20T18:47:00Z" w16du:dateUtc="2024-08-20T16:47:00Z">
            <w:rPr>
              <w:rFonts w:ascii="Georgia" w:hAnsi="Georgia" w:cs="Arial"/>
              <w:sz w:val="21"/>
              <w:szCs w:val="21"/>
            </w:rPr>
          </w:rPrChange>
        </w:rPr>
        <w:t>Unterschrift</w:t>
      </w:r>
    </w:p>
    <w:p w14:paraId="34005660" w14:textId="77777777" w:rsidR="005B7C0D" w:rsidRPr="00F226BE" w:rsidRDefault="005B7C0D">
      <w:pPr>
        <w:rPr>
          <w:rFonts w:ascii="Georgia" w:hAnsi="Georgia" w:cs="Arial"/>
          <w:sz w:val="20"/>
          <w:szCs w:val="20"/>
          <w:rPrChange w:id="56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567" w:author="David Döbele" w:date="2024-08-20T18:47:00Z" w16du:dateUtc="2024-08-20T16:47:00Z">
            <w:rPr>
              <w:rFonts w:ascii="Georgia" w:hAnsi="Georgia" w:cs="Arial"/>
              <w:sz w:val="21"/>
              <w:szCs w:val="21"/>
            </w:rPr>
          </w:rPrChange>
        </w:rPr>
        <w:br w:type="page"/>
      </w:r>
    </w:p>
    <w:p w14:paraId="619D8C7D" w14:textId="77777777" w:rsidR="006B6458" w:rsidRPr="00F226BE" w:rsidRDefault="006B6458" w:rsidP="006B6458">
      <w:pPr>
        <w:spacing w:after="0" w:line="240" w:lineRule="auto"/>
        <w:jc w:val="right"/>
        <w:rPr>
          <w:rFonts w:ascii="Georgia" w:hAnsi="Georgia" w:cs="Arial"/>
          <w:sz w:val="20"/>
          <w:szCs w:val="20"/>
          <w:rPrChange w:id="568"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569" w:author="David Döbele" w:date="2024-08-20T18:47:00Z" w16du:dateUtc="2024-08-20T16:47:00Z">
            <w:rPr>
              <w:rFonts w:ascii="Georgia" w:hAnsi="Georgia" w:cs="Arial"/>
              <w:sz w:val="21"/>
              <w:szCs w:val="21"/>
            </w:rPr>
          </w:rPrChange>
        </w:rPr>
        <w:lastRenderedPageBreak/>
        <w:t>Fynn Schubert</w:t>
      </w:r>
    </w:p>
    <w:p w14:paraId="742385C7" w14:textId="77777777" w:rsidR="006B6458" w:rsidRPr="00F226BE" w:rsidRDefault="006B6458" w:rsidP="006B6458">
      <w:pPr>
        <w:spacing w:after="0" w:line="240" w:lineRule="auto"/>
        <w:jc w:val="right"/>
        <w:rPr>
          <w:rFonts w:ascii="Georgia" w:hAnsi="Georgia" w:cs="Arial"/>
          <w:sz w:val="20"/>
          <w:szCs w:val="20"/>
          <w:rPrChange w:id="570"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571" w:author="David Döbele" w:date="2024-08-20T18:47:00Z" w16du:dateUtc="2024-08-20T16:47:00Z">
            <w:rPr>
              <w:rFonts w:ascii="Georgia" w:hAnsi="Georgia" w:cs="Arial"/>
              <w:sz w:val="21"/>
              <w:szCs w:val="21"/>
            </w:rPr>
          </w:rPrChange>
        </w:rPr>
        <w:t>B7, 14-15</w:t>
      </w:r>
    </w:p>
    <w:p w14:paraId="11D0127D" w14:textId="77777777" w:rsidR="006B6458" w:rsidRPr="00F226BE" w:rsidRDefault="006B6458" w:rsidP="006B6458">
      <w:pPr>
        <w:spacing w:after="0" w:line="240" w:lineRule="auto"/>
        <w:jc w:val="right"/>
        <w:rPr>
          <w:rFonts w:ascii="Georgia" w:hAnsi="Georgia" w:cs="Arial"/>
          <w:sz w:val="20"/>
          <w:szCs w:val="20"/>
          <w:rPrChange w:id="572" w:author="David Döbele" w:date="2024-08-20T18:47:00Z" w16du:dateUtc="2024-08-20T16:47:00Z">
            <w:rPr>
              <w:rFonts w:ascii="Georgia" w:hAnsi="Georgia" w:cs="Arial"/>
              <w:sz w:val="21"/>
              <w:szCs w:val="21"/>
            </w:rPr>
          </w:rPrChange>
        </w:rPr>
      </w:pPr>
      <w:proofErr w:type="spellStart"/>
      <w:r w:rsidRPr="00F226BE">
        <w:rPr>
          <w:rFonts w:ascii="Georgia" w:hAnsi="Georgia" w:cs="Arial"/>
          <w:sz w:val="20"/>
          <w:szCs w:val="20"/>
          <w:rPrChange w:id="573" w:author="David Döbele" w:date="2024-08-20T18:47:00Z" w16du:dateUtc="2024-08-20T16:47:00Z">
            <w:rPr>
              <w:rFonts w:ascii="Georgia" w:hAnsi="Georgia" w:cs="Arial"/>
              <w:sz w:val="21"/>
              <w:szCs w:val="21"/>
            </w:rPr>
          </w:rPrChange>
        </w:rPr>
        <w:t>Zi</w:t>
      </w:r>
      <w:proofErr w:type="spellEnd"/>
      <w:r w:rsidRPr="00F226BE">
        <w:rPr>
          <w:rFonts w:ascii="Georgia" w:hAnsi="Georgia" w:cs="Arial"/>
          <w:sz w:val="20"/>
          <w:szCs w:val="20"/>
          <w:rPrChange w:id="574" w:author="David Döbele" w:date="2024-08-20T18:47:00Z" w16du:dateUtc="2024-08-20T16:47:00Z">
            <w:rPr>
              <w:rFonts w:ascii="Georgia" w:hAnsi="Georgia" w:cs="Arial"/>
              <w:sz w:val="21"/>
              <w:szCs w:val="21"/>
            </w:rPr>
          </w:rPrChange>
        </w:rPr>
        <w:t>.: 610</w:t>
      </w:r>
    </w:p>
    <w:p w14:paraId="76620E2A" w14:textId="77777777" w:rsidR="006B6458" w:rsidRPr="00F226BE" w:rsidRDefault="006B6458" w:rsidP="006B6458">
      <w:pPr>
        <w:spacing w:after="0" w:line="240" w:lineRule="auto"/>
        <w:jc w:val="right"/>
        <w:rPr>
          <w:rFonts w:ascii="Georgia" w:hAnsi="Georgia" w:cs="Arial"/>
          <w:sz w:val="20"/>
          <w:szCs w:val="20"/>
          <w:rPrChange w:id="575"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576" w:author="David Döbele" w:date="2024-08-20T18:47:00Z" w16du:dateUtc="2024-08-20T16:47:00Z">
            <w:rPr>
              <w:rFonts w:ascii="Georgia" w:hAnsi="Georgia" w:cs="Arial"/>
              <w:sz w:val="21"/>
              <w:szCs w:val="21"/>
            </w:rPr>
          </w:rPrChange>
        </w:rPr>
        <w:t>68161 Mannheim</w:t>
      </w:r>
    </w:p>
    <w:p w14:paraId="2AC64969" w14:textId="77777777" w:rsidR="006B6458" w:rsidRPr="00F226BE" w:rsidRDefault="006B6458" w:rsidP="006B6458">
      <w:pPr>
        <w:spacing w:after="0" w:line="240" w:lineRule="auto"/>
        <w:jc w:val="right"/>
        <w:rPr>
          <w:rFonts w:ascii="Georgia" w:hAnsi="Georgia" w:cs="Arial"/>
          <w:sz w:val="20"/>
          <w:szCs w:val="20"/>
          <w:rPrChange w:id="577" w:author="David Döbele" w:date="2024-08-20T18:47:00Z" w16du:dateUtc="2024-08-20T16:47:00Z">
            <w:rPr>
              <w:rFonts w:ascii="Georgia" w:hAnsi="Georgia" w:cs="Arial"/>
              <w:sz w:val="21"/>
              <w:szCs w:val="21"/>
            </w:rPr>
          </w:rPrChange>
        </w:rPr>
      </w:pPr>
      <w:r w:rsidRPr="00F226BE">
        <w:rPr>
          <w:rFonts w:ascii="Georgia" w:hAnsi="Georgia" w:cs="Arial"/>
          <w:color w:val="000000"/>
          <w:sz w:val="20"/>
          <w:szCs w:val="20"/>
          <w:rPrChange w:id="578" w:author="David Döbele" w:date="2024-08-20T18:47:00Z" w16du:dateUtc="2024-08-20T16:47:00Z">
            <w:rPr>
              <w:rFonts w:ascii="Georgia" w:hAnsi="Georgia" w:cs="Arial"/>
              <w:color w:val="000000"/>
              <w:sz w:val="21"/>
              <w:szCs w:val="21"/>
            </w:rPr>
          </w:rPrChange>
        </w:rPr>
        <w:t>schubert.fynn@gmx.de</w:t>
      </w:r>
    </w:p>
    <w:p w14:paraId="13FB0735" w14:textId="77777777" w:rsidR="006B6458" w:rsidRPr="00F226BE" w:rsidRDefault="006B6458" w:rsidP="006B6458">
      <w:pPr>
        <w:spacing w:after="0"/>
        <w:jc w:val="right"/>
        <w:rPr>
          <w:rFonts w:ascii="Georgia" w:hAnsi="Georgia" w:cs="Arial"/>
          <w:color w:val="000000"/>
          <w:sz w:val="20"/>
          <w:szCs w:val="20"/>
          <w:rPrChange w:id="579"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580" w:author="David Döbele" w:date="2024-08-20T18:47:00Z" w16du:dateUtc="2024-08-20T16:47:00Z">
            <w:rPr>
              <w:rFonts w:ascii="Georgia" w:hAnsi="Georgia" w:cs="Arial"/>
              <w:color w:val="000000"/>
              <w:sz w:val="21"/>
              <w:szCs w:val="21"/>
            </w:rPr>
          </w:rPrChange>
        </w:rPr>
        <w:t>+49 173 7430466</w:t>
      </w:r>
    </w:p>
    <w:p w14:paraId="2050295D" w14:textId="77777777" w:rsidR="006B6458" w:rsidRPr="00F226BE" w:rsidRDefault="006B6458" w:rsidP="006B6458">
      <w:pPr>
        <w:spacing w:after="0"/>
        <w:rPr>
          <w:rFonts w:ascii="Georgia" w:hAnsi="Georgia" w:cs="Arial"/>
          <w:color w:val="000000"/>
          <w:sz w:val="20"/>
          <w:szCs w:val="20"/>
          <w:rPrChange w:id="581" w:author="David Döbele" w:date="2024-08-20T18:47:00Z" w16du:dateUtc="2024-08-20T16:47:00Z">
            <w:rPr>
              <w:rFonts w:ascii="Georgia" w:hAnsi="Georgia" w:cs="Arial"/>
              <w:color w:val="000000"/>
              <w:sz w:val="21"/>
              <w:szCs w:val="21"/>
            </w:rPr>
          </w:rPrChange>
        </w:rPr>
      </w:pPr>
    </w:p>
    <w:p w14:paraId="6ED56F6B" w14:textId="77777777" w:rsidR="00853CFC" w:rsidRPr="00F226BE" w:rsidRDefault="00853CFC" w:rsidP="00853CFC">
      <w:pPr>
        <w:spacing w:after="0"/>
        <w:rPr>
          <w:rFonts w:ascii="Georgia" w:hAnsi="Georgia" w:cs="Arial"/>
          <w:color w:val="000000"/>
          <w:sz w:val="20"/>
          <w:szCs w:val="20"/>
          <w:rPrChange w:id="582"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583" w:author="David Döbele" w:date="2024-08-20T18:47:00Z" w16du:dateUtc="2024-08-20T16:47:00Z">
            <w:rPr>
              <w:rFonts w:ascii="Georgia" w:hAnsi="Georgia" w:cs="Arial"/>
              <w:color w:val="000000"/>
              <w:sz w:val="21"/>
              <w:szCs w:val="21"/>
            </w:rPr>
          </w:rPrChange>
        </w:rPr>
        <w:t>RSM Ebner Stolz</w:t>
      </w:r>
    </w:p>
    <w:p w14:paraId="0D204872" w14:textId="77777777" w:rsidR="00853CFC" w:rsidRPr="00F226BE" w:rsidRDefault="00853CFC" w:rsidP="00853CFC">
      <w:pPr>
        <w:spacing w:after="0"/>
        <w:rPr>
          <w:rFonts w:ascii="Georgia" w:hAnsi="Georgia" w:cs="Arial"/>
          <w:color w:val="000000"/>
          <w:sz w:val="20"/>
          <w:szCs w:val="20"/>
          <w:rPrChange w:id="584"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585" w:author="David Döbele" w:date="2024-08-20T18:47:00Z" w16du:dateUtc="2024-08-20T16:47:00Z">
            <w:rPr>
              <w:rFonts w:ascii="Georgia" w:hAnsi="Georgia" w:cs="Arial"/>
              <w:color w:val="000000"/>
              <w:sz w:val="21"/>
              <w:szCs w:val="21"/>
            </w:rPr>
          </w:rPrChange>
        </w:rPr>
        <w:t>Wirtschaftsprüfer Steuerberater Rechtsanwälte</w:t>
      </w:r>
    </w:p>
    <w:p w14:paraId="2A87F889" w14:textId="77777777" w:rsidR="00853CFC" w:rsidRPr="00F226BE" w:rsidRDefault="00853CFC" w:rsidP="00853CFC">
      <w:pPr>
        <w:spacing w:after="0"/>
        <w:rPr>
          <w:rFonts w:ascii="Georgia" w:hAnsi="Georgia" w:cs="Arial"/>
          <w:color w:val="000000"/>
          <w:sz w:val="20"/>
          <w:szCs w:val="20"/>
          <w:rPrChange w:id="586"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587" w:author="David Döbele" w:date="2024-08-20T18:47:00Z" w16du:dateUtc="2024-08-20T16:47:00Z">
            <w:rPr>
              <w:rFonts w:ascii="Georgia" w:hAnsi="Georgia" w:cs="Arial"/>
              <w:color w:val="000000"/>
              <w:sz w:val="21"/>
              <w:szCs w:val="21"/>
            </w:rPr>
          </w:rPrChange>
        </w:rPr>
        <w:t>Partnerschaft mbB</w:t>
      </w:r>
    </w:p>
    <w:p w14:paraId="6B5B04BC" w14:textId="1DD1847A" w:rsidR="00853CFC" w:rsidRPr="00F226BE" w:rsidRDefault="00853CFC" w:rsidP="00853CFC">
      <w:pPr>
        <w:spacing w:after="0"/>
        <w:rPr>
          <w:rFonts w:ascii="Georgia" w:hAnsi="Georgia" w:cs="Arial"/>
          <w:color w:val="000000"/>
          <w:sz w:val="20"/>
          <w:szCs w:val="20"/>
          <w:rPrChange w:id="588"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589" w:author="David Döbele" w:date="2024-08-20T18:47:00Z" w16du:dateUtc="2024-08-20T16:47:00Z">
            <w:rPr>
              <w:rFonts w:ascii="Georgia" w:hAnsi="Georgia" w:cs="Arial"/>
              <w:color w:val="000000"/>
              <w:sz w:val="21"/>
              <w:szCs w:val="21"/>
            </w:rPr>
          </w:rPrChange>
        </w:rPr>
        <w:t>Kronenstraße 30</w:t>
      </w:r>
    </w:p>
    <w:p w14:paraId="278E3E23" w14:textId="5D59C1A4" w:rsidR="00853CFC" w:rsidRPr="00F226BE" w:rsidRDefault="00853CFC" w:rsidP="00853CFC">
      <w:pPr>
        <w:spacing w:after="0"/>
        <w:rPr>
          <w:rFonts w:ascii="Georgia" w:hAnsi="Georgia" w:cs="Arial"/>
          <w:color w:val="000000"/>
          <w:sz w:val="20"/>
          <w:szCs w:val="20"/>
          <w:rPrChange w:id="590"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591" w:author="David Döbele" w:date="2024-08-20T18:47:00Z" w16du:dateUtc="2024-08-20T16:47:00Z">
            <w:rPr>
              <w:rFonts w:ascii="Georgia" w:hAnsi="Georgia" w:cs="Arial"/>
              <w:color w:val="000000"/>
              <w:sz w:val="21"/>
              <w:szCs w:val="21"/>
            </w:rPr>
          </w:rPrChange>
        </w:rPr>
        <w:t>70174 Stuttgart</w:t>
      </w:r>
    </w:p>
    <w:p w14:paraId="238D4228" w14:textId="77777777" w:rsidR="006B6458" w:rsidRPr="00F226BE" w:rsidRDefault="006B6458" w:rsidP="006B6458">
      <w:pPr>
        <w:spacing w:after="0"/>
        <w:jc w:val="right"/>
        <w:rPr>
          <w:rFonts w:ascii="Georgia" w:hAnsi="Georgia" w:cs="Arial"/>
          <w:sz w:val="20"/>
          <w:szCs w:val="20"/>
          <w:rPrChange w:id="592"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593" w:author="David Döbele" w:date="2024-08-20T18:47:00Z" w16du:dateUtc="2024-08-20T16:47:00Z">
            <w:rPr>
              <w:rFonts w:ascii="Georgia" w:hAnsi="Georgia" w:cs="Arial"/>
              <w:sz w:val="21"/>
              <w:szCs w:val="21"/>
            </w:rPr>
          </w:rPrChange>
        </w:rPr>
        <w:t>Mannheim, 12.08.2024</w:t>
      </w:r>
    </w:p>
    <w:p w14:paraId="7D2FAE1A" w14:textId="77777777" w:rsidR="006B6458" w:rsidRPr="00F226BE" w:rsidRDefault="006B6458" w:rsidP="006B6458">
      <w:pPr>
        <w:spacing w:after="0"/>
        <w:jc w:val="right"/>
        <w:rPr>
          <w:rFonts w:ascii="Georgia" w:hAnsi="Georgia" w:cs="Arial"/>
          <w:sz w:val="20"/>
          <w:szCs w:val="20"/>
          <w:rPrChange w:id="594" w:author="David Döbele" w:date="2024-08-20T18:47:00Z" w16du:dateUtc="2024-08-20T16:47:00Z">
            <w:rPr>
              <w:rFonts w:ascii="Georgia" w:hAnsi="Georgia" w:cs="Arial"/>
              <w:sz w:val="21"/>
              <w:szCs w:val="21"/>
            </w:rPr>
          </w:rPrChange>
        </w:rPr>
      </w:pPr>
    </w:p>
    <w:p w14:paraId="293716C7" w14:textId="0D6B3A58" w:rsidR="006B6458" w:rsidRPr="00F226BE" w:rsidRDefault="006B6458" w:rsidP="006B6458">
      <w:pPr>
        <w:spacing w:after="0"/>
        <w:rPr>
          <w:rFonts w:ascii="Georgia" w:hAnsi="Georgia" w:cs="Arial"/>
          <w:b/>
          <w:sz w:val="20"/>
          <w:szCs w:val="20"/>
          <w:rPrChange w:id="595" w:author="David Döbele" w:date="2024-08-20T18:47:00Z" w16du:dateUtc="2024-08-20T16:47:00Z">
            <w:rPr>
              <w:rFonts w:ascii="Georgia" w:hAnsi="Georgia" w:cs="Arial"/>
              <w:b/>
              <w:sz w:val="21"/>
              <w:szCs w:val="21"/>
            </w:rPr>
          </w:rPrChange>
        </w:rPr>
      </w:pPr>
      <w:r w:rsidRPr="00F226BE">
        <w:rPr>
          <w:rFonts w:ascii="Georgia" w:hAnsi="Georgia" w:cs="Arial"/>
          <w:b/>
          <w:sz w:val="20"/>
          <w:szCs w:val="20"/>
          <w:rPrChange w:id="596" w:author="David Döbele" w:date="2024-08-20T18:47:00Z" w16du:dateUtc="2024-08-20T16:47:00Z">
            <w:rPr>
              <w:rFonts w:ascii="Georgia" w:hAnsi="Georgia" w:cs="Arial"/>
              <w:b/>
              <w:sz w:val="21"/>
              <w:szCs w:val="21"/>
            </w:rPr>
          </w:rPrChange>
        </w:rPr>
        <w:t>Bewerbung um ein Praktikum im Bereich Wirtschaftsprüfung</w:t>
      </w:r>
      <w:r w:rsidR="00012047" w:rsidRPr="00F226BE">
        <w:rPr>
          <w:rFonts w:ascii="Georgia" w:hAnsi="Georgia" w:cs="Arial"/>
          <w:b/>
          <w:sz w:val="20"/>
          <w:szCs w:val="20"/>
          <w:rPrChange w:id="597" w:author="David Döbele" w:date="2024-08-20T18:47:00Z" w16du:dateUtc="2024-08-20T16:47:00Z">
            <w:rPr>
              <w:rFonts w:ascii="Georgia" w:hAnsi="Georgia" w:cs="Arial"/>
              <w:b/>
              <w:sz w:val="21"/>
              <w:szCs w:val="21"/>
            </w:rPr>
          </w:rPrChange>
        </w:rPr>
        <w:t>/Audit</w:t>
      </w:r>
    </w:p>
    <w:p w14:paraId="4171A988" w14:textId="77777777" w:rsidR="006B6458" w:rsidRPr="00F226BE" w:rsidRDefault="006B6458" w:rsidP="006B6458">
      <w:pPr>
        <w:spacing w:after="0"/>
        <w:rPr>
          <w:rFonts w:ascii="Georgia" w:hAnsi="Georgia" w:cs="Arial"/>
          <w:b/>
          <w:sz w:val="20"/>
          <w:szCs w:val="20"/>
          <w:rPrChange w:id="598" w:author="David Döbele" w:date="2024-08-20T18:47:00Z" w16du:dateUtc="2024-08-20T16:47:00Z">
            <w:rPr>
              <w:rFonts w:ascii="Georgia" w:hAnsi="Georgia" w:cs="Arial"/>
              <w:b/>
              <w:sz w:val="21"/>
              <w:szCs w:val="21"/>
            </w:rPr>
          </w:rPrChange>
        </w:rPr>
      </w:pPr>
    </w:p>
    <w:p w14:paraId="4081AD0F" w14:textId="77777777" w:rsidR="006B6458" w:rsidRPr="00F226BE" w:rsidRDefault="006B6458" w:rsidP="006B6458">
      <w:pPr>
        <w:spacing w:after="0"/>
        <w:rPr>
          <w:rFonts w:ascii="Georgia" w:hAnsi="Georgia" w:cs="Arial"/>
          <w:b/>
          <w:sz w:val="20"/>
          <w:szCs w:val="20"/>
          <w:rPrChange w:id="599" w:author="David Döbele" w:date="2024-08-20T18:47:00Z" w16du:dateUtc="2024-08-20T16:47:00Z">
            <w:rPr>
              <w:rFonts w:ascii="Georgia" w:hAnsi="Georgia" w:cs="Arial"/>
              <w:b/>
              <w:sz w:val="21"/>
              <w:szCs w:val="21"/>
            </w:rPr>
          </w:rPrChange>
        </w:rPr>
      </w:pPr>
    </w:p>
    <w:p w14:paraId="49D8EC72" w14:textId="77777777" w:rsidR="006B6458" w:rsidRPr="00F226BE" w:rsidRDefault="006B6458" w:rsidP="006B6458">
      <w:pPr>
        <w:spacing w:after="0"/>
        <w:jc w:val="both"/>
        <w:rPr>
          <w:rFonts w:ascii="Georgia" w:hAnsi="Georgia" w:cs="Arial"/>
          <w:sz w:val="20"/>
          <w:szCs w:val="20"/>
          <w:rPrChange w:id="600"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01" w:author="David Döbele" w:date="2024-08-20T18:47:00Z" w16du:dateUtc="2024-08-20T16:47:00Z">
            <w:rPr>
              <w:rFonts w:ascii="Georgia" w:hAnsi="Georgia" w:cs="Arial"/>
              <w:sz w:val="21"/>
              <w:szCs w:val="21"/>
            </w:rPr>
          </w:rPrChange>
        </w:rPr>
        <w:t xml:space="preserve">Sehr geehrte Damen und Herren, </w:t>
      </w:r>
    </w:p>
    <w:p w14:paraId="21F39CA5" w14:textId="77777777" w:rsidR="006B6458" w:rsidRPr="00F226BE" w:rsidRDefault="006B6458" w:rsidP="006B6458">
      <w:pPr>
        <w:spacing w:after="0"/>
        <w:jc w:val="both"/>
        <w:rPr>
          <w:rFonts w:ascii="Georgia" w:hAnsi="Georgia" w:cs="Arial"/>
          <w:sz w:val="20"/>
          <w:szCs w:val="20"/>
          <w:rPrChange w:id="602" w:author="David Döbele" w:date="2024-08-20T18:47:00Z" w16du:dateUtc="2024-08-20T16:47:00Z">
            <w:rPr>
              <w:rFonts w:ascii="Georgia" w:hAnsi="Georgia" w:cs="Arial"/>
              <w:sz w:val="21"/>
              <w:szCs w:val="21"/>
            </w:rPr>
          </w:rPrChange>
        </w:rPr>
      </w:pPr>
    </w:p>
    <w:p w14:paraId="19CD2782" w14:textId="77777777" w:rsidR="006B6458" w:rsidRPr="00F226BE" w:rsidRDefault="006B6458" w:rsidP="006B6458">
      <w:pPr>
        <w:spacing w:after="0"/>
        <w:jc w:val="both"/>
        <w:rPr>
          <w:rFonts w:ascii="Georgia" w:hAnsi="Georgia" w:cs="Arial"/>
          <w:sz w:val="20"/>
          <w:szCs w:val="20"/>
          <w:rPrChange w:id="603"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04" w:author="David Döbele" w:date="2024-08-20T18:47:00Z" w16du:dateUtc="2024-08-20T16:47:00Z">
            <w:rPr>
              <w:rFonts w:ascii="Georgia" w:hAnsi="Georgia" w:cs="Arial"/>
              <w:sz w:val="21"/>
              <w:szCs w:val="21"/>
            </w:rPr>
          </w:rPrChange>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6E71573A" w14:textId="428883B7" w:rsidR="006B6458" w:rsidRPr="00F226BE" w:rsidRDefault="006B6458" w:rsidP="006B6458">
      <w:pPr>
        <w:spacing w:after="0"/>
        <w:jc w:val="both"/>
        <w:rPr>
          <w:rFonts w:ascii="Georgia" w:hAnsi="Georgia" w:cs="Arial"/>
          <w:sz w:val="20"/>
          <w:szCs w:val="20"/>
          <w:rPrChange w:id="605"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06" w:author="David Döbele" w:date="2024-08-20T18:47:00Z" w16du:dateUtc="2024-08-20T16:47:00Z">
            <w:rPr>
              <w:rFonts w:ascii="Georgia" w:hAnsi="Georgia" w:cs="Arial"/>
              <w:sz w:val="21"/>
              <w:szCs w:val="21"/>
            </w:rPr>
          </w:rPrChange>
        </w:rPr>
        <w:t xml:space="preserve">Den Beruf des Wirtschaftsprüfers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zu konsolidieren und somit nicht nur für das Unternehmen selbst eine profitable Zukunft zu sichern, sondern auch einen gesunden Gesamtmarkt und wirtschaftliche Prosperität zu gewährleisten. Um in der Zukunft ebenfalls einen so positiven Nutzen mit meiner Arbeit zu schaffen, möchte ich ab Januar für einen Zeitraum von zwei Monaten </w:t>
      </w:r>
      <w:r w:rsidR="00012047" w:rsidRPr="00F226BE">
        <w:rPr>
          <w:rFonts w:ascii="Georgia" w:hAnsi="Georgia" w:cs="Arial"/>
          <w:sz w:val="20"/>
          <w:szCs w:val="20"/>
          <w:rPrChange w:id="607" w:author="David Döbele" w:date="2024-08-20T18:47:00Z" w16du:dateUtc="2024-08-20T16:47:00Z">
            <w:rPr>
              <w:rFonts w:ascii="Georgia" w:hAnsi="Georgia" w:cs="Arial"/>
              <w:sz w:val="21"/>
              <w:szCs w:val="21"/>
            </w:rPr>
          </w:rPrChange>
        </w:rPr>
        <w:t>RSM Ebner Stolz in</w:t>
      </w:r>
      <w:r w:rsidRPr="00F226BE">
        <w:rPr>
          <w:rFonts w:ascii="Georgia" w:hAnsi="Georgia" w:cs="Arial"/>
          <w:sz w:val="20"/>
          <w:szCs w:val="20"/>
          <w:rPrChange w:id="608" w:author="David Döbele" w:date="2024-08-20T18:47:00Z" w16du:dateUtc="2024-08-20T16:47:00Z">
            <w:rPr>
              <w:rFonts w:ascii="Georgia" w:hAnsi="Georgia" w:cs="Arial"/>
              <w:sz w:val="21"/>
              <w:szCs w:val="21"/>
            </w:rPr>
          </w:rPrChange>
        </w:rPr>
        <w:t xml:space="preserve"> Frankfurt am Main als Praktikant im Bereich Wirtschaftsprüfung</w:t>
      </w:r>
      <w:r w:rsidR="00012047" w:rsidRPr="00F226BE">
        <w:rPr>
          <w:rFonts w:ascii="Georgia" w:hAnsi="Georgia" w:cs="Arial"/>
          <w:sz w:val="20"/>
          <w:szCs w:val="20"/>
          <w:rPrChange w:id="609" w:author="David Döbele" w:date="2024-08-20T18:47:00Z" w16du:dateUtc="2024-08-20T16:47:00Z">
            <w:rPr>
              <w:rFonts w:ascii="Georgia" w:hAnsi="Georgia" w:cs="Arial"/>
              <w:sz w:val="21"/>
              <w:szCs w:val="21"/>
            </w:rPr>
          </w:rPrChange>
        </w:rPr>
        <w:t xml:space="preserve">/Audit </w:t>
      </w:r>
      <w:r w:rsidRPr="00F226BE">
        <w:rPr>
          <w:rFonts w:ascii="Georgia" w:hAnsi="Georgia" w:cs="Arial"/>
          <w:sz w:val="20"/>
          <w:szCs w:val="20"/>
          <w:rPrChange w:id="610" w:author="David Döbele" w:date="2024-08-20T18:47:00Z" w16du:dateUtc="2024-08-20T16:47:00Z">
            <w:rPr>
              <w:rFonts w:ascii="Georgia" w:hAnsi="Georgia" w:cs="Arial"/>
              <w:sz w:val="21"/>
              <w:szCs w:val="21"/>
            </w:rPr>
          </w:rPrChange>
        </w:rPr>
        <w:t>unterstützen.</w:t>
      </w:r>
    </w:p>
    <w:p w14:paraId="0D2C4455" w14:textId="77777777" w:rsidR="006B6458" w:rsidRPr="00F226BE" w:rsidRDefault="006B6458" w:rsidP="006B6458">
      <w:pPr>
        <w:spacing w:after="0"/>
        <w:jc w:val="both"/>
        <w:rPr>
          <w:rFonts w:ascii="Georgia" w:hAnsi="Georgia" w:cs="Arial"/>
          <w:sz w:val="20"/>
          <w:szCs w:val="20"/>
          <w:rPrChange w:id="611" w:author="David Döbele" w:date="2024-08-20T18:47:00Z" w16du:dateUtc="2024-08-20T16:47:00Z">
            <w:rPr>
              <w:rFonts w:ascii="Georgia" w:hAnsi="Georgia" w:cs="Arial"/>
              <w:sz w:val="21"/>
              <w:szCs w:val="21"/>
            </w:rPr>
          </w:rPrChange>
        </w:rPr>
      </w:pPr>
    </w:p>
    <w:p w14:paraId="764638E2" w14:textId="77777777" w:rsidR="006B6458" w:rsidRPr="00F226BE" w:rsidRDefault="006B6458" w:rsidP="006B6458">
      <w:pPr>
        <w:spacing w:after="0"/>
        <w:jc w:val="both"/>
        <w:rPr>
          <w:rFonts w:ascii="Georgia" w:hAnsi="Georgia" w:cs="Arial"/>
          <w:sz w:val="20"/>
          <w:szCs w:val="20"/>
          <w:rPrChange w:id="612"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13" w:author="David Döbele" w:date="2024-08-20T18:47:00Z" w16du:dateUtc="2024-08-20T16:47:00Z">
            <w:rPr>
              <w:rFonts w:ascii="Georgia" w:hAnsi="Georgia" w:cs="Arial"/>
              <w:sz w:val="21"/>
              <w:szCs w:val="21"/>
            </w:rPr>
          </w:rPrChange>
        </w:rPr>
        <w:t xml:space="preserve">Aufgrund meines ausgeprägten wirtschaftlichen Interesses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7F01254B" w14:textId="77777777" w:rsidR="006B6458" w:rsidRPr="00F226BE" w:rsidRDefault="006B6458" w:rsidP="006B6458">
      <w:pPr>
        <w:spacing w:after="0"/>
        <w:jc w:val="both"/>
        <w:rPr>
          <w:rFonts w:ascii="Georgia" w:hAnsi="Georgia" w:cs="Arial"/>
          <w:sz w:val="20"/>
          <w:szCs w:val="20"/>
          <w:rPrChange w:id="614" w:author="David Döbele" w:date="2024-08-20T18:47:00Z" w16du:dateUtc="2024-08-20T16:47:00Z">
            <w:rPr>
              <w:rFonts w:ascii="Georgia" w:hAnsi="Georgia" w:cs="Arial"/>
              <w:sz w:val="21"/>
              <w:szCs w:val="21"/>
            </w:rPr>
          </w:rPrChange>
        </w:rPr>
      </w:pPr>
    </w:p>
    <w:p w14:paraId="634723AF" w14:textId="6F237957" w:rsidR="00464855" w:rsidRPr="00F226BE" w:rsidRDefault="00012047" w:rsidP="00464855">
      <w:pPr>
        <w:spacing w:after="0"/>
        <w:jc w:val="both"/>
        <w:rPr>
          <w:rFonts w:ascii="Georgia" w:hAnsi="Georgia" w:cs="Arial"/>
          <w:sz w:val="20"/>
          <w:szCs w:val="20"/>
          <w:rPrChange w:id="615"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16" w:author="David Döbele" w:date="2024-08-20T18:47:00Z" w16du:dateUtc="2024-08-20T16:47:00Z">
            <w:rPr>
              <w:rFonts w:ascii="Georgia" w:hAnsi="Georgia" w:cs="Arial"/>
              <w:sz w:val="21"/>
              <w:szCs w:val="21"/>
            </w:rPr>
          </w:rPrChange>
        </w:rPr>
        <w:t>RSM Ebner Stolz</w:t>
      </w:r>
      <w:r w:rsidR="006B6458" w:rsidRPr="00F226BE">
        <w:rPr>
          <w:rFonts w:ascii="Georgia" w:hAnsi="Georgia" w:cs="Arial"/>
          <w:sz w:val="20"/>
          <w:szCs w:val="20"/>
          <w:rPrChange w:id="617" w:author="David Döbele" w:date="2024-08-20T18:47:00Z" w16du:dateUtc="2024-08-20T16:47:00Z">
            <w:rPr>
              <w:rFonts w:ascii="Georgia" w:hAnsi="Georgia" w:cs="Arial"/>
              <w:sz w:val="21"/>
              <w:szCs w:val="21"/>
            </w:rPr>
          </w:rPrChange>
        </w:rPr>
        <w:t xml:space="preserve"> scheint mir für dieses Praktikum ideal, da Sie als eine</w:t>
      </w:r>
      <w:r w:rsidRPr="00F226BE">
        <w:rPr>
          <w:rFonts w:ascii="Georgia" w:hAnsi="Georgia" w:cs="Arial"/>
          <w:sz w:val="20"/>
          <w:szCs w:val="20"/>
          <w:rPrChange w:id="618" w:author="David Döbele" w:date="2024-08-20T18:47:00Z" w16du:dateUtc="2024-08-20T16:47:00Z">
            <w:rPr>
              <w:rFonts w:ascii="Georgia" w:hAnsi="Georgia" w:cs="Arial"/>
              <w:sz w:val="21"/>
              <w:szCs w:val="21"/>
            </w:rPr>
          </w:rPrChange>
        </w:rPr>
        <w:t xml:space="preserve">r </w:t>
      </w:r>
      <w:r w:rsidR="006B6458" w:rsidRPr="00F226BE">
        <w:rPr>
          <w:rFonts w:ascii="Georgia" w:hAnsi="Georgia" w:cs="Arial"/>
          <w:sz w:val="20"/>
          <w:szCs w:val="20"/>
          <w:rPrChange w:id="619" w:author="David Döbele" w:date="2024-08-20T18:47:00Z" w16du:dateUtc="2024-08-20T16:47:00Z">
            <w:rPr>
              <w:rFonts w:ascii="Georgia" w:hAnsi="Georgia" w:cs="Arial"/>
              <w:sz w:val="21"/>
              <w:szCs w:val="21"/>
            </w:rPr>
          </w:rPrChange>
        </w:rPr>
        <w:t xml:space="preserve">der </w:t>
      </w:r>
      <w:r w:rsidRPr="00F226BE">
        <w:rPr>
          <w:rFonts w:ascii="Georgia" w:hAnsi="Georgia" w:cs="Arial"/>
          <w:sz w:val="20"/>
          <w:szCs w:val="20"/>
          <w:rPrChange w:id="620" w:author="David Döbele" w:date="2024-08-20T18:47:00Z" w16du:dateUtc="2024-08-20T16:47:00Z">
            <w:rPr>
              <w:rFonts w:ascii="Georgia" w:hAnsi="Georgia" w:cs="Arial"/>
              <w:sz w:val="21"/>
              <w:szCs w:val="21"/>
            </w:rPr>
          </w:rPrChange>
        </w:rPr>
        <w:t>führenden</w:t>
      </w:r>
      <w:r w:rsidR="006B6458" w:rsidRPr="00F226BE">
        <w:rPr>
          <w:rFonts w:ascii="Georgia" w:hAnsi="Georgia" w:cs="Arial"/>
          <w:sz w:val="20"/>
          <w:szCs w:val="20"/>
          <w:rPrChange w:id="621" w:author="David Döbele" w:date="2024-08-20T18:47:00Z" w16du:dateUtc="2024-08-20T16:47:00Z">
            <w:rPr>
              <w:rFonts w:ascii="Georgia" w:hAnsi="Georgia" w:cs="Arial"/>
              <w:sz w:val="21"/>
              <w:szCs w:val="21"/>
            </w:rPr>
          </w:rPrChange>
        </w:rPr>
        <w:t xml:space="preserve"> </w:t>
      </w:r>
      <w:r w:rsidRPr="00F226BE">
        <w:rPr>
          <w:rFonts w:ascii="Georgia" w:hAnsi="Georgia" w:cs="Arial"/>
          <w:sz w:val="20"/>
          <w:szCs w:val="20"/>
          <w:rPrChange w:id="622" w:author="David Döbele" w:date="2024-08-20T18:47:00Z" w16du:dateUtc="2024-08-20T16:47:00Z">
            <w:rPr>
              <w:rFonts w:ascii="Georgia" w:hAnsi="Georgia" w:cs="Arial"/>
              <w:sz w:val="21"/>
              <w:szCs w:val="21"/>
            </w:rPr>
          </w:rPrChange>
        </w:rPr>
        <w:t>Prüfungs</w:t>
      </w:r>
      <w:r w:rsidR="006B6458" w:rsidRPr="00F226BE">
        <w:rPr>
          <w:rFonts w:ascii="Georgia" w:hAnsi="Georgia" w:cs="Arial"/>
          <w:sz w:val="20"/>
          <w:szCs w:val="20"/>
          <w:rPrChange w:id="623" w:author="David Döbele" w:date="2024-08-20T18:47:00Z" w16du:dateUtc="2024-08-20T16:47:00Z">
            <w:rPr>
              <w:rFonts w:ascii="Georgia" w:hAnsi="Georgia" w:cs="Arial"/>
              <w:sz w:val="21"/>
              <w:szCs w:val="21"/>
            </w:rPr>
          </w:rPrChange>
        </w:rPr>
        <w:t xml:space="preserve">- und </w:t>
      </w:r>
      <w:r w:rsidRPr="00F226BE">
        <w:rPr>
          <w:rFonts w:ascii="Georgia" w:hAnsi="Georgia" w:cs="Arial"/>
          <w:sz w:val="20"/>
          <w:szCs w:val="20"/>
          <w:rPrChange w:id="624" w:author="David Döbele" w:date="2024-08-20T18:47:00Z" w16du:dateUtc="2024-08-20T16:47:00Z">
            <w:rPr>
              <w:rFonts w:ascii="Georgia" w:hAnsi="Georgia" w:cs="Arial"/>
              <w:sz w:val="21"/>
              <w:szCs w:val="21"/>
            </w:rPr>
          </w:rPrChange>
        </w:rPr>
        <w:t>Beratung</w:t>
      </w:r>
      <w:r w:rsidR="006B6458" w:rsidRPr="00F226BE">
        <w:rPr>
          <w:rFonts w:ascii="Georgia" w:hAnsi="Georgia" w:cs="Arial"/>
          <w:sz w:val="20"/>
          <w:szCs w:val="20"/>
          <w:rPrChange w:id="625" w:author="David Döbele" w:date="2024-08-20T18:47:00Z" w16du:dateUtc="2024-08-20T16:47:00Z">
            <w:rPr>
              <w:rFonts w:ascii="Georgia" w:hAnsi="Georgia" w:cs="Arial"/>
              <w:sz w:val="21"/>
              <w:szCs w:val="21"/>
            </w:rPr>
          </w:rPrChange>
        </w:rPr>
        <w:t xml:space="preserve">sgesellschaften </w:t>
      </w:r>
      <w:r w:rsidRPr="00F226BE">
        <w:rPr>
          <w:rFonts w:ascii="Georgia" w:hAnsi="Georgia" w:cs="Arial"/>
          <w:sz w:val="20"/>
          <w:szCs w:val="20"/>
          <w:rPrChange w:id="626" w:author="David Döbele" w:date="2024-08-20T18:47:00Z" w16du:dateUtc="2024-08-20T16:47:00Z">
            <w:rPr>
              <w:rFonts w:ascii="Georgia" w:hAnsi="Georgia" w:cs="Arial"/>
              <w:sz w:val="21"/>
              <w:szCs w:val="21"/>
            </w:rPr>
          </w:rPrChange>
        </w:rPr>
        <w:t xml:space="preserve">in Deutschland </w:t>
      </w:r>
      <w:r w:rsidR="006B6458" w:rsidRPr="00F226BE">
        <w:rPr>
          <w:rFonts w:ascii="Georgia" w:hAnsi="Georgia" w:cs="Arial"/>
          <w:sz w:val="20"/>
          <w:szCs w:val="20"/>
          <w:rPrChange w:id="627" w:author="David Döbele" w:date="2024-08-20T18:47:00Z" w16du:dateUtc="2024-08-20T16:47:00Z">
            <w:rPr>
              <w:rFonts w:ascii="Georgia" w:hAnsi="Georgia" w:cs="Arial"/>
              <w:sz w:val="21"/>
              <w:szCs w:val="21"/>
            </w:rPr>
          </w:rPrChange>
        </w:rPr>
        <w:t>mir als Praktikant eine steile Lernkurve ermöglichen können.</w:t>
      </w:r>
      <w:r w:rsidR="00464855" w:rsidRPr="00F226BE">
        <w:rPr>
          <w:rFonts w:ascii="Georgia" w:hAnsi="Georgia" w:cs="Arial"/>
          <w:sz w:val="20"/>
          <w:szCs w:val="20"/>
          <w:rPrChange w:id="628" w:author="David Döbele" w:date="2024-08-20T18:47:00Z" w16du:dateUtc="2024-08-20T16:47:00Z">
            <w:rPr>
              <w:rFonts w:ascii="Georgia" w:hAnsi="Georgia" w:cs="Arial"/>
              <w:sz w:val="21"/>
              <w:szCs w:val="21"/>
            </w:rPr>
          </w:rPrChange>
        </w:rPr>
        <w:t xml:space="preserve"> Ich selbst kann besonders durch Ihren Fokus auf mittelständische Unternehmen viele verschiedene Firmen im Detail kennenlernen und so ein breites Spektrum an Expertise im Bereich Wirtschaftsprüfung anwenden und ausbauen. Besonders Ihre Einstellung, „näher dran“ an Ihren Mandanten zu sein und so Ziele und Wünsche besser verfolgen zu können, sehe ich als Garant für Ihr erfolgreiches Unternehmen und würde diese Grundhaltung ebenfalls gerne bei Ihnen praktizieren, </w:t>
      </w:r>
    </w:p>
    <w:p w14:paraId="2C5EF3EC" w14:textId="77777777" w:rsidR="00464855" w:rsidRPr="00F226BE" w:rsidRDefault="00464855" w:rsidP="006B6458">
      <w:pPr>
        <w:spacing w:after="0"/>
        <w:jc w:val="both"/>
        <w:rPr>
          <w:rFonts w:ascii="Georgia" w:hAnsi="Georgia" w:cs="Arial"/>
          <w:sz w:val="20"/>
          <w:szCs w:val="20"/>
          <w:rPrChange w:id="629" w:author="David Döbele" w:date="2024-08-20T18:47:00Z" w16du:dateUtc="2024-08-20T16:47:00Z">
            <w:rPr>
              <w:rFonts w:ascii="Georgia" w:hAnsi="Georgia" w:cs="Arial"/>
              <w:sz w:val="21"/>
              <w:szCs w:val="21"/>
            </w:rPr>
          </w:rPrChange>
        </w:rPr>
      </w:pPr>
    </w:p>
    <w:p w14:paraId="4141FCF7" w14:textId="77777777" w:rsidR="006B6458" w:rsidRPr="00F226BE" w:rsidRDefault="006B6458" w:rsidP="006B6458">
      <w:pPr>
        <w:spacing w:after="0"/>
        <w:jc w:val="both"/>
        <w:rPr>
          <w:rFonts w:ascii="Georgia" w:hAnsi="Georgia" w:cs="Arial"/>
          <w:sz w:val="20"/>
          <w:szCs w:val="20"/>
          <w:rPrChange w:id="630"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31" w:author="David Döbele" w:date="2024-08-20T18:47:00Z" w16du:dateUtc="2024-08-20T16:47:00Z">
            <w:rPr>
              <w:rFonts w:ascii="Georgia" w:hAnsi="Georgia" w:cs="Arial"/>
              <w:sz w:val="21"/>
              <w:szCs w:val="21"/>
            </w:rPr>
          </w:rPrChange>
        </w:rPr>
        <w:t>Von dem Praktikum in der 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1B927782" w14:textId="77777777" w:rsidR="006B6458" w:rsidRPr="00F226BE" w:rsidRDefault="006B6458" w:rsidP="006B6458">
      <w:pPr>
        <w:spacing w:after="0"/>
        <w:jc w:val="both"/>
        <w:rPr>
          <w:rFonts w:ascii="Georgia" w:hAnsi="Georgia" w:cs="Arial"/>
          <w:sz w:val="20"/>
          <w:szCs w:val="20"/>
          <w:rPrChange w:id="632" w:author="David Döbele" w:date="2024-08-20T18:47:00Z" w16du:dateUtc="2024-08-20T16:47:00Z">
            <w:rPr>
              <w:rFonts w:ascii="Georgia" w:hAnsi="Georgia" w:cs="Arial"/>
              <w:sz w:val="21"/>
              <w:szCs w:val="21"/>
            </w:rPr>
          </w:rPrChange>
        </w:rPr>
      </w:pPr>
    </w:p>
    <w:p w14:paraId="5CFF7FA8" w14:textId="77777777" w:rsidR="006B6458" w:rsidRPr="00F226BE" w:rsidRDefault="006B6458" w:rsidP="006B6458">
      <w:pPr>
        <w:spacing w:after="0"/>
        <w:jc w:val="both"/>
        <w:rPr>
          <w:rFonts w:ascii="Georgia" w:hAnsi="Georgia" w:cs="Arial"/>
          <w:sz w:val="20"/>
          <w:szCs w:val="20"/>
          <w:rPrChange w:id="633"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34" w:author="David Döbele" w:date="2024-08-20T18:47:00Z" w16du:dateUtc="2024-08-20T16:47:00Z">
            <w:rPr>
              <w:rFonts w:ascii="Georgia" w:hAnsi="Georgia" w:cs="Arial"/>
              <w:sz w:val="21"/>
              <w:szCs w:val="21"/>
            </w:rPr>
          </w:rPrChange>
        </w:rPr>
        <w:t>Mit freundlichen Grüßen</w:t>
      </w:r>
    </w:p>
    <w:p w14:paraId="07111D88" w14:textId="56F785C5" w:rsidR="000F5271" w:rsidRPr="00F226BE" w:rsidRDefault="006B6458" w:rsidP="00CD3A88">
      <w:pPr>
        <w:spacing w:after="0"/>
        <w:jc w:val="both"/>
        <w:rPr>
          <w:rFonts w:ascii="Georgia" w:hAnsi="Georgia" w:cs="Arial"/>
          <w:sz w:val="20"/>
          <w:szCs w:val="20"/>
          <w:rPrChange w:id="635"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36" w:author="David Döbele" w:date="2024-08-20T18:47:00Z" w16du:dateUtc="2024-08-20T16:47:00Z">
            <w:rPr>
              <w:rFonts w:ascii="Georgia" w:hAnsi="Georgia" w:cs="Arial"/>
              <w:sz w:val="21"/>
              <w:szCs w:val="21"/>
            </w:rPr>
          </w:rPrChange>
        </w:rPr>
        <w:t>Unterschrift</w:t>
      </w:r>
    </w:p>
    <w:p w14:paraId="4ED1D5EE" w14:textId="77777777" w:rsidR="000F5271" w:rsidRPr="00F226BE" w:rsidRDefault="000F5271">
      <w:pPr>
        <w:rPr>
          <w:rFonts w:ascii="Georgia" w:hAnsi="Georgia" w:cs="Arial"/>
          <w:sz w:val="20"/>
          <w:szCs w:val="20"/>
          <w:rPrChange w:id="637"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38" w:author="David Döbele" w:date="2024-08-20T18:47:00Z" w16du:dateUtc="2024-08-20T16:47:00Z">
            <w:rPr>
              <w:rFonts w:ascii="Georgia" w:hAnsi="Georgia" w:cs="Arial"/>
              <w:sz w:val="21"/>
              <w:szCs w:val="21"/>
            </w:rPr>
          </w:rPrChange>
        </w:rPr>
        <w:br w:type="page"/>
      </w:r>
    </w:p>
    <w:p w14:paraId="21F0EB06" w14:textId="77777777" w:rsidR="00BE2BF0" w:rsidRPr="00F226BE" w:rsidRDefault="00BE2BF0" w:rsidP="00BE2BF0">
      <w:pPr>
        <w:spacing w:after="0" w:line="240" w:lineRule="auto"/>
        <w:jc w:val="right"/>
        <w:rPr>
          <w:rFonts w:ascii="Georgia" w:hAnsi="Georgia" w:cs="Arial"/>
          <w:sz w:val="20"/>
          <w:szCs w:val="20"/>
          <w:rPrChange w:id="63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40" w:author="David Döbele" w:date="2024-08-20T18:47:00Z" w16du:dateUtc="2024-08-20T16:47:00Z">
            <w:rPr>
              <w:rFonts w:ascii="Georgia" w:hAnsi="Georgia" w:cs="Arial"/>
              <w:sz w:val="21"/>
              <w:szCs w:val="21"/>
            </w:rPr>
          </w:rPrChange>
        </w:rPr>
        <w:lastRenderedPageBreak/>
        <w:t>Fynn Schubert</w:t>
      </w:r>
    </w:p>
    <w:p w14:paraId="3274FB6E" w14:textId="77777777" w:rsidR="00BE2BF0" w:rsidRPr="00F226BE" w:rsidRDefault="00BE2BF0" w:rsidP="00BE2BF0">
      <w:pPr>
        <w:spacing w:after="0" w:line="240" w:lineRule="auto"/>
        <w:jc w:val="right"/>
        <w:rPr>
          <w:rFonts w:ascii="Georgia" w:hAnsi="Georgia" w:cs="Arial"/>
          <w:sz w:val="20"/>
          <w:szCs w:val="20"/>
          <w:rPrChange w:id="641"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42" w:author="David Döbele" w:date="2024-08-20T18:47:00Z" w16du:dateUtc="2024-08-20T16:47:00Z">
            <w:rPr>
              <w:rFonts w:ascii="Georgia" w:hAnsi="Georgia" w:cs="Arial"/>
              <w:sz w:val="21"/>
              <w:szCs w:val="21"/>
            </w:rPr>
          </w:rPrChange>
        </w:rPr>
        <w:t>B7, 14-15</w:t>
      </w:r>
    </w:p>
    <w:p w14:paraId="4CDE71EB" w14:textId="77777777" w:rsidR="00BE2BF0" w:rsidRPr="00F226BE" w:rsidRDefault="00BE2BF0" w:rsidP="00BE2BF0">
      <w:pPr>
        <w:spacing w:after="0" w:line="240" w:lineRule="auto"/>
        <w:jc w:val="right"/>
        <w:rPr>
          <w:rFonts w:ascii="Georgia" w:hAnsi="Georgia" w:cs="Arial"/>
          <w:sz w:val="20"/>
          <w:szCs w:val="20"/>
          <w:rPrChange w:id="643" w:author="David Döbele" w:date="2024-08-20T18:47:00Z" w16du:dateUtc="2024-08-20T16:47:00Z">
            <w:rPr>
              <w:rFonts w:ascii="Georgia" w:hAnsi="Georgia" w:cs="Arial"/>
              <w:sz w:val="21"/>
              <w:szCs w:val="21"/>
            </w:rPr>
          </w:rPrChange>
        </w:rPr>
      </w:pPr>
      <w:proofErr w:type="spellStart"/>
      <w:r w:rsidRPr="00F226BE">
        <w:rPr>
          <w:rFonts w:ascii="Georgia" w:hAnsi="Georgia" w:cs="Arial"/>
          <w:sz w:val="20"/>
          <w:szCs w:val="20"/>
          <w:rPrChange w:id="644" w:author="David Döbele" w:date="2024-08-20T18:47:00Z" w16du:dateUtc="2024-08-20T16:47:00Z">
            <w:rPr>
              <w:rFonts w:ascii="Georgia" w:hAnsi="Georgia" w:cs="Arial"/>
              <w:sz w:val="21"/>
              <w:szCs w:val="21"/>
            </w:rPr>
          </w:rPrChange>
        </w:rPr>
        <w:t>Zi</w:t>
      </w:r>
      <w:proofErr w:type="spellEnd"/>
      <w:r w:rsidRPr="00F226BE">
        <w:rPr>
          <w:rFonts w:ascii="Georgia" w:hAnsi="Georgia" w:cs="Arial"/>
          <w:sz w:val="20"/>
          <w:szCs w:val="20"/>
          <w:rPrChange w:id="645" w:author="David Döbele" w:date="2024-08-20T18:47:00Z" w16du:dateUtc="2024-08-20T16:47:00Z">
            <w:rPr>
              <w:rFonts w:ascii="Georgia" w:hAnsi="Georgia" w:cs="Arial"/>
              <w:sz w:val="21"/>
              <w:szCs w:val="21"/>
            </w:rPr>
          </w:rPrChange>
        </w:rPr>
        <w:t>.: 610</w:t>
      </w:r>
    </w:p>
    <w:p w14:paraId="0CC51EBD" w14:textId="77777777" w:rsidR="00BE2BF0" w:rsidRPr="00F226BE" w:rsidRDefault="00BE2BF0" w:rsidP="00BE2BF0">
      <w:pPr>
        <w:spacing w:after="0" w:line="240" w:lineRule="auto"/>
        <w:jc w:val="right"/>
        <w:rPr>
          <w:rFonts w:ascii="Georgia" w:hAnsi="Georgia" w:cs="Arial"/>
          <w:sz w:val="20"/>
          <w:szCs w:val="20"/>
          <w:rPrChange w:id="64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47" w:author="David Döbele" w:date="2024-08-20T18:47:00Z" w16du:dateUtc="2024-08-20T16:47:00Z">
            <w:rPr>
              <w:rFonts w:ascii="Georgia" w:hAnsi="Georgia" w:cs="Arial"/>
              <w:sz w:val="21"/>
              <w:szCs w:val="21"/>
            </w:rPr>
          </w:rPrChange>
        </w:rPr>
        <w:t>68161 Mannheim</w:t>
      </w:r>
    </w:p>
    <w:p w14:paraId="0138EE63" w14:textId="77777777" w:rsidR="00BE2BF0" w:rsidRPr="00F226BE" w:rsidRDefault="00BE2BF0" w:rsidP="00BE2BF0">
      <w:pPr>
        <w:spacing w:after="0" w:line="240" w:lineRule="auto"/>
        <w:jc w:val="right"/>
        <w:rPr>
          <w:rFonts w:ascii="Georgia" w:hAnsi="Georgia" w:cs="Arial"/>
          <w:sz w:val="20"/>
          <w:szCs w:val="20"/>
          <w:rPrChange w:id="648" w:author="David Döbele" w:date="2024-08-20T18:47:00Z" w16du:dateUtc="2024-08-20T16:47:00Z">
            <w:rPr>
              <w:rFonts w:ascii="Georgia" w:hAnsi="Georgia" w:cs="Arial"/>
              <w:sz w:val="21"/>
              <w:szCs w:val="21"/>
            </w:rPr>
          </w:rPrChange>
        </w:rPr>
      </w:pPr>
      <w:r w:rsidRPr="00F226BE">
        <w:rPr>
          <w:rFonts w:ascii="Georgia" w:hAnsi="Georgia" w:cs="Arial"/>
          <w:color w:val="000000"/>
          <w:sz w:val="20"/>
          <w:szCs w:val="20"/>
          <w:rPrChange w:id="649" w:author="David Döbele" w:date="2024-08-20T18:47:00Z" w16du:dateUtc="2024-08-20T16:47:00Z">
            <w:rPr>
              <w:rFonts w:ascii="Georgia" w:hAnsi="Georgia" w:cs="Arial"/>
              <w:color w:val="000000"/>
              <w:sz w:val="21"/>
              <w:szCs w:val="21"/>
            </w:rPr>
          </w:rPrChange>
        </w:rPr>
        <w:t>schubert.fynn@gmx.de</w:t>
      </w:r>
    </w:p>
    <w:p w14:paraId="001E0883" w14:textId="77777777" w:rsidR="00BE2BF0" w:rsidRPr="00F226BE" w:rsidRDefault="00BE2BF0" w:rsidP="00BE2BF0">
      <w:pPr>
        <w:spacing w:after="0"/>
        <w:jc w:val="right"/>
        <w:rPr>
          <w:rFonts w:ascii="Georgia" w:hAnsi="Georgia" w:cs="Arial"/>
          <w:color w:val="000000"/>
          <w:sz w:val="20"/>
          <w:szCs w:val="20"/>
          <w:rPrChange w:id="650"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651" w:author="David Döbele" w:date="2024-08-20T18:47:00Z" w16du:dateUtc="2024-08-20T16:47:00Z">
            <w:rPr>
              <w:rFonts w:ascii="Georgia" w:hAnsi="Georgia" w:cs="Arial"/>
              <w:color w:val="000000"/>
              <w:sz w:val="21"/>
              <w:szCs w:val="21"/>
            </w:rPr>
          </w:rPrChange>
        </w:rPr>
        <w:t>+49 173 7430466</w:t>
      </w:r>
    </w:p>
    <w:p w14:paraId="1B393414" w14:textId="77777777" w:rsidR="00BE2BF0" w:rsidRPr="00F226BE" w:rsidRDefault="00BE2BF0" w:rsidP="00BE2BF0">
      <w:pPr>
        <w:spacing w:after="0"/>
        <w:rPr>
          <w:rFonts w:ascii="Georgia" w:hAnsi="Georgia" w:cs="Arial"/>
          <w:color w:val="000000"/>
          <w:sz w:val="20"/>
          <w:szCs w:val="20"/>
          <w:rPrChange w:id="652" w:author="David Döbele" w:date="2024-08-20T18:47:00Z" w16du:dateUtc="2024-08-20T16:47:00Z">
            <w:rPr>
              <w:rFonts w:ascii="Georgia" w:hAnsi="Georgia" w:cs="Arial"/>
              <w:color w:val="000000"/>
              <w:sz w:val="21"/>
              <w:szCs w:val="21"/>
            </w:rPr>
          </w:rPrChange>
        </w:rPr>
      </w:pPr>
    </w:p>
    <w:p w14:paraId="6691A125" w14:textId="554AD74E" w:rsidR="00335487" w:rsidRPr="00F226BE" w:rsidRDefault="00335487" w:rsidP="00335487">
      <w:pPr>
        <w:spacing w:after="0"/>
        <w:rPr>
          <w:rFonts w:ascii="Georgia" w:hAnsi="Georgia" w:cs="Arial"/>
          <w:color w:val="000000"/>
          <w:sz w:val="20"/>
          <w:szCs w:val="20"/>
          <w:rPrChange w:id="653"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654" w:author="David Döbele" w:date="2024-08-20T18:47:00Z" w16du:dateUtc="2024-08-20T16:47:00Z">
            <w:rPr>
              <w:rFonts w:ascii="Georgia" w:hAnsi="Georgia" w:cs="Arial"/>
              <w:color w:val="000000"/>
              <w:sz w:val="21"/>
              <w:szCs w:val="21"/>
            </w:rPr>
          </w:rPrChange>
        </w:rPr>
        <w:t>Baker Tilly Holding GmbH</w:t>
      </w:r>
      <w:r w:rsidRPr="00F226BE">
        <w:rPr>
          <w:rFonts w:ascii="Georgia" w:hAnsi="Georgia" w:cs="Arial"/>
          <w:color w:val="000000"/>
          <w:sz w:val="20"/>
          <w:szCs w:val="20"/>
          <w:rPrChange w:id="655" w:author="David Döbele" w:date="2024-08-20T18:47:00Z" w16du:dateUtc="2024-08-20T16:47:00Z">
            <w:rPr>
              <w:rFonts w:ascii="Georgia" w:hAnsi="Georgia" w:cs="Arial"/>
              <w:color w:val="000000"/>
              <w:sz w:val="21"/>
              <w:szCs w:val="21"/>
            </w:rPr>
          </w:rPrChange>
        </w:rPr>
        <w:br/>
        <w:t>Wirtschaftsprüfungsgesellschaft Steuerberatungsgesellschaft</w:t>
      </w:r>
      <w:r w:rsidRPr="00F226BE">
        <w:rPr>
          <w:rFonts w:ascii="Georgia" w:hAnsi="Georgia" w:cs="Arial"/>
          <w:color w:val="000000"/>
          <w:sz w:val="20"/>
          <w:szCs w:val="20"/>
          <w:rPrChange w:id="656" w:author="David Döbele" w:date="2024-08-20T18:47:00Z" w16du:dateUtc="2024-08-20T16:47:00Z">
            <w:rPr>
              <w:rFonts w:ascii="Georgia" w:hAnsi="Georgia" w:cs="Arial"/>
              <w:color w:val="000000"/>
              <w:sz w:val="21"/>
              <w:szCs w:val="21"/>
            </w:rPr>
          </w:rPrChange>
        </w:rPr>
        <w:br/>
        <w:t>Cecilienallee 6-7</w:t>
      </w:r>
    </w:p>
    <w:p w14:paraId="573DB081" w14:textId="6446F17E" w:rsidR="00386E69" w:rsidRPr="00F226BE" w:rsidRDefault="00335487" w:rsidP="00386E69">
      <w:pPr>
        <w:spacing w:after="0"/>
        <w:rPr>
          <w:rFonts w:ascii="Georgia" w:hAnsi="Georgia" w:cs="Arial"/>
          <w:color w:val="000000"/>
          <w:sz w:val="20"/>
          <w:szCs w:val="20"/>
          <w:rPrChange w:id="657"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658" w:author="David Döbele" w:date="2024-08-20T18:47:00Z" w16du:dateUtc="2024-08-20T16:47:00Z">
            <w:rPr>
              <w:rFonts w:ascii="Georgia" w:hAnsi="Georgia" w:cs="Arial"/>
              <w:color w:val="000000"/>
              <w:sz w:val="21"/>
              <w:szCs w:val="21"/>
            </w:rPr>
          </w:rPrChange>
        </w:rPr>
        <w:t>40474 Düsseldorf</w:t>
      </w:r>
    </w:p>
    <w:p w14:paraId="5FC1F7EF" w14:textId="77777777" w:rsidR="00BE2BF0" w:rsidRPr="00F226BE" w:rsidRDefault="00BE2BF0" w:rsidP="00BE2BF0">
      <w:pPr>
        <w:spacing w:after="0"/>
        <w:jc w:val="right"/>
        <w:rPr>
          <w:rFonts w:ascii="Georgia" w:hAnsi="Georgia" w:cs="Arial"/>
          <w:sz w:val="20"/>
          <w:szCs w:val="20"/>
          <w:rPrChange w:id="65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60" w:author="David Döbele" w:date="2024-08-20T18:47:00Z" w16du:dateUtc="2024-08-20T16:47:00Z">
            <w:rPr>
              <w:rFonts w:ascii="Georgia" w:hAnsi="Georgia" w:cs="Arial"/>
              <w:sz w:val="21"/>
              <w:szCs w:val="21"/>
            </w:rPr>
          </w:rPrChange>
        </w:rPr>
        <w:t>Mannheim, 12.08.2024</w:t>
      </w:r>
    </w:p>
    <w:p w14:paraId="2F516B5C" w14:textId="77777777" w:rsidR="00BE2BF0" w:rsidRPr="00F226BE" w:rsidRDefault="00BE2BF0" w:rsidP="00BE2BF0">
      <w:pPr>
        <w:spacing w:after="0"/>
        <w:jc w:val="right"/>
        <w:rPr>
          <w:rFonts w:ascii="Georgia" w:hAnsi="Georgia" w:cs="Arial"/>
          <w:sz w:val="20"/>
          <w:szCs w:val="20"/>
          <w:rPrChange w:id="661" w:author="David Döbele" w:date="2024-08-20T18:47:00Z" w16du:dateUtc="2024-08-20T16:47:00Z">
            <w:rPr>
              <w:rFonts w:ascii="Georgia" w:hAnsi="Georgia" w:cs="Arial"/>
              <w:sz w:val="21"/>
              <w:szCs w:val="21"/>
            </w:rPr>
          </w:rPrChange>
        </w:rPr>
      </w:pPr>
    </w:p>
    <w:p w14:paraId="61907299" w14:textId="77777777" w:rsidR="00BE2BF0" w:rsidRPr="00F226BE" w:rsidRDefault="00BE2BF0" w:rsidP="00BE2BF0">
      <w:pPr>
        <w:spacing w:after="0"/>
        <w:rPr>
          <w:rFonts w:ascii="Georgia" w:hAnsi="Georgia" w:cs="Arial"/>
          <w:b/>
          <w:sz w:val="20"/>
          <w:szCs w:val="20"/>
          <w:rPrChange w:id="662" w:author="David Döbele" w:date="2024-08-20T18:47:00Z" w16du:dateUtc="2024-08-20T16:47:00Z">
            <w:rPr>
              <w:rFonts w:ascii="Georgia" w:hAnsi="Georgia" w:cs="Arial"/>
              <w:b/>
              <w:sz w:val="21"/>
              <w:szCs w:val="21"/>
            </w:rPr>
          </w:rPrChange>
        </w:rPr>
      </w:pPr>
      <w:r w:rsidRPr="00F226BE">
        <w:rPr>
          <w:rFonts w:ascii="Georgia" w:hAnsi="Georgia" w:cs="Arial"/>
          <w:b/>
          <w:sz w:val="20"/>
          <w:szCs w:val="20"/>
          <w:rPrChange w:id="663" w:author="David Döbele" w:date="2024-08-20T18:47:00Z" w16du:dateUtc="2024-08-20T16:47:00Z">
            <w:rPr>
              <w:rFonts w:ascii="Georgia" w:hAnsi="Georgia" w:cs="Arial"/>
              <w:b/>
              <w:sz w:val="21"/>
              <w:szCs w:val="21"/>
            </w:rPr>
          </w:rPrChange>
        </w:rPr>
        <w:t>Bewerbung um ein Praktikum im Bereich Wirtschaftsprüfung/Audit</w:t>
      </w:r>
    </w:p>
    <w:p w14:paraId="7D89510A" w14:textId="77777777" w:rsidR="00BE2BF0" w:rsidRPr="00F226BE" w:rsidRDefault="00BE2BF0" w:rsidP="00BE2BF0">
      <w:pPr>
        <w:spacing w:after="0"/>
        <w:rPr>
          <w:rFonts w:ascii="Georgia" w:hAnsi="Georgia" w:cs="Arial"/>
          <w:b/>
          <w:sz w:val="20"/>
          <w:szCs w:val="20"/>
          <w:rPrChange w:id="664" w:author="David Döbele" w:date="2024-08-20T18:47:00Z" w16du:dateUtc="2024-08-20T16:47:00Z">
            <w:rPr>
              <w:rFonts w:ascii="Georgia" w:hAnsi="Georgia" w:cs="Arial"/>
              <w:b/>
              <w:sz w:val="21"/>
              <w:szCs w:val="21"/>
            </w:rPr>
          </w:rPrChange>
        </w:rPr>
      </w:pPr>
    </w:p>
    <w:p w14:paraId="17F6D755" w14:textId="77777777" w:rsidR="00BE2BF0" w:rsidRPr="00F226BE" w:rsidRDefault="00BE2BF0" w:rsidP="00BE2BF0">
      <w:pPr>
        <w:spacing w:after="0"/>
        <w:rPr>
          <w:rFonts w:ascii="Georgia" w:hAnsi="Georgia" w:cs="Arial"/>
          <w:b/>
          <w:sz w:val="20"/>
          <w:szCs w:val="20"/>
          <w:rPrChange w:id="665" w:author="David Döbele" w:date="2024-08-20T18:47:00Z" w16du:dateUtc="2024-08-20T16:47:00Z">
            <w:rPr>
              <w:rFonts w:ascii="Georgia" w:hAnsi="Georgia" w:cs="Arial"/>
              <w:b/>
              <w:sz w:val="21"/>
              <w:szCs w:val="21"/>
            </w:rPr>
          </w:rPrChange>
        </w:rPr>
      </w:pPr>
    </w:p>
    <w:p w14:paraId="73AFA487" w14:textId="77777777" w:rsidR="00BE2BF0" w:rsidRPr="00F226BE" w:rsidRDefault="00BE2BF0" w:rsidP="00BE2BF0">
      <w:pPr>
        <w:spacing w:after="0"/>
        <w:jc w:val="both"/>
        <w:rPr>
          <w:rFonts w:ascii="Georgia" w:hAnsi="Georgia" w:cs="Arial"/>
          <w:sz w:val="20"/>
          <w:szCs w:val="20"/>
          <w:rPrChange w:id="66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67" w:author="David Döbele" w:date="2024-08-20T18:47:00Z" w16du:dateUtc="2024-08-20T16:47:00Z">
            <w:rPr>
              <w:rFonts w:ascii="Georgia" w:hAnsi="Georgia" w:cs="Arial"/>
              <w:sz w:val="21"/>
              <w:szCs w:val="21"/>
            </w:rPr>
          </w:rPrChange>
        </w:rPr>
        <w:t xml:space="preserve">Sehr geehrte Damen und Herren, </w:t>
      </w:r>
    </w:p>
    <w:p w14:paraId="3447C847" w14:textId="77777777" w:rsidR="00BE2BF0" w:rsidRPr="00F226BE" w:rsidRDefault="00BE2BF0" w:rsidP="00BE2BF0">
      <w:pPr>
        <w:spacing w:after="0"/>
        <w:jc w:val="both"/>
        <w:rPr>
          <w:rFonts w:ascii="Georgia" w:hAnsi="Georgia" w:cs="Arial"/>
          <w:sz w:val="20"/>
          <w:szCs w:val="20"/>
          <w:rPrChange w:id="668" w:author="David Döbele" w:date="2024-08-20T18:47:00Z" w16du:dateUtc="2024-08-20T16:47:00Z">
            <w:rPr>
              <w:rFonts w:ascii="Georgia" w:hAnsi="Georgia" w:cs="Arial"/>
              <w:sz w:val="21"/>
              <w:szCs w:val="21"/>
            </w:rPr>
          </w:rPrChange>
        </w:rPr>
      </w:pPr>
    </w:p>
    <w:p w14:paraId="40DB21BC" w14:textId="77777777" w:rsidR="00BE2BF0" w:rsidRPr="00F226BE" w:rsidRDefault="00BE2BF0" w:rsidP="00BE2BF0">
      <w:pPr>
        <w:spacing w:after="0"/>
        <w:jc w:val="both"/>
        <w:rPr>
          <w:rFonts w:ascii="Georgia" w:hAnsi="Georgia" w:cs="Arial"/>
          <w:sz w:val="20"/>
          <w:szCs w:val="20"/>
          <w:rPrChange w:id="66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70" w:author="David Döbele" w:date="2024-08-20T18:47:00Z" w16du:dateUtc="2024-08-20T16:47:00Z">
            <w:rPr>
              <w:rFonts w:ascii="Georgia" w:hAnsi="Georgia" w:cs="Arial"/>
              <w:sz w:val="21"/>
              <w:szCs w:val="21"/>
            </w:rPr>
          </w:rPrChange>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31AA1040" w14:textId="361CA174" w:rsidR="00BE2BF0" w:rsidRPr="00F226BE" w:rsidRDefault="00BE2BF0" w:rsidP="00BE2BF0">
      <w:pPr>
        <w:spacing w:after="0"/>
        <w:jc w:val="both"/>
        <w:rPr>
          <w:rFonts w:ascii="Georgia" w:hAnsi="Georgia" w:cs="Arial"/>
          <w:sz w:val="20"/>
          <w:szCs w:val="20"/>
          <w:rPrChange w:id="671"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72" w:author="David Döbele" w:date="2024-08-20T18:47:00Z" w16du:dateUtc="2024-08-20T16:47:00Z">
            <w:rPr>
              <w:rFonts w:ascii="Georgia" w:hAnsi="Georgia" w:cs="Arial"/>
              <w:sz w:val="21"/>
              <w:szCs w:val="21"/>
            </w:rPr>
          </w:rPrChange>
        </w:rPr>
        <w:t xml:space="preserve">Den Beruf des Wirtschaftsprüfers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zu konsolidieren und somit nicht nur für das Unternehmen selbst eine profitable Zukunft zu sichern, sondern auch einen gesunden Gesamtmarkt und wirtschaftliche Prosperität zu gewährleisten. Um in der Zukunft ebenfalls einen so positiven Nutzen mit meiner Arbeit zu schaffen, möchte ich ab Januar für einen Zeitraum von zwei Monaten </w:t>
      </w:r>
      <w:r w:rsidR="00335487" w:rsidRPr="00F226BE">
        <w:rPr>
          <w:rFonts w:ascii="Georgia" w:hAnsi="Georgia" w:cs="Arial"/>
          <w:sz w:val="20"/>
          <w:szCs w:val="20"/>
          <w:rPrChange w:id="673" w:author="David Döbele" w:date="2024-08-20T18:47:00Z" w16du:dateUtc="2024-08-20T16:47:00Z">
            <w:rPr>
              <w:rFonts w:ascii="Georgia" w:hAnsi="Georgia" w:cs="Arial"/>
              <w:sz w:val="21"/>
              <w:szCs w:val="21"/>
            </w:rPr>
          </w:rPrChange>
        </w:rPr>
        <w:t>Baker Tilly</w:t>
      </w:r>
      <w:r w:rsidRPr="00F226BE">
        <w:rPr>
          <w:rFonts w:ascii="Georgia" w:hAnsi="Georgia" w:cs="Arial"/>
          <w:sz w:val="20"/>
          <w:szCs w:val="20"/>
          <w:rPrChange w:id="674" w:author="David Döbele" w:date="2024-08-20T18:47:00Z" w16du:dateUtc="2024-08-20T16:47:00Z">
            <w:rPr>
              <w:rFonts w:ascii="Georgia" w:hAnsi="Georgia" w:cs="Arial"/>
              <w:sz w:val="21"/>
              <w:szCs w:val="21"/>
            </w:rPr>
          </w:rPrChange>
        </w:rPr>
        <w:t xml:space="preserve"> in Frankfurt am Main als Praktikant im Bereich Wirtschaftsprüfung/Audit unterstützen.</w:t>
      </w:r>
    </w:p>
    <w:p w14:paraId="643E30C1" w14:textId="77777777" w:rsidR="00BE2BF0" w:rsidRPr="00F226BE" w:rsidRDefault="00BE2BF0" w:rsidP="00BE2BF0">
      <w:pPr>
        <w:spacing w:after="0"/>
        <w:jc w:val="both"/>
        <w:rPr>
          <w:rFonts w:ascii="Georgia" w:hAnsi="Georgia" w:cs="Arial"/>
          <w:sz w:val="20"/>
          <w:szCs w:val="20"/>
          <w:rPrChange w:id="675" w:author="David Döbele" w:date="2024-08-20T18:47:00Z" w16du:dateUtc="2024-08-20T16:47:00Z">
            <w:rPr>
              <w:rFonts w:ascii="Georgia" w:hAnsi="Georgia" w:cs="Arial"/>
              <w:sz w:val="21"/>
              <w:szCs w:val="21"/>
            </w:rPr>
          </w:rPrChange>
        </w:rPr>
      </w:pPr>
    </w:p>
    <w:p w14:paraId="40E13D38" w14:textId="77777777" w:rsidR="00BE2BF0" w:rsidRPr="00F226BE" w:rsidRDefault="00BE2BF0" w:rsidP="00BE2BF0">
      <w:pPr>
        <w:spacing w:after="0"/>
        <w:jc w:val="both"/>
        <w:rPr>
          <w:rFonts w:ascii="Georgia" w:hAnsi="Georgia" w:cs="Arial"/>
          <w:sz w:val="20"/>
          <w:szCs w:val="20"/>
          <w:rPrChange w:id="67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77" w:author="David Döbele" w:date="2024-08-20T18:47:00Z" w16du:dateUtc="2024-08-20T16:47:00Z">
            <w:rPr>
              <w:rFonts w:ascii="Georgia" w:hAnsi="Georgia" w:cs="Arial"/>
              <w:sz w:val="21"/>
              <w:szCs w:val="21"/>
            </w:rPr>
          </w:rPrChange>
        </w:rPr>
        <w:t xml:space="preserve">Aufgrund meines ausgeprägten wirtschaftlichen Interesses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1BF676C5" w14:textId="77777777" w:rsidR="00BE2BF0" w:rsidRPr="00F226BE" w:rsidRDefault="00BE2BF0" w:rsidP="00BE2BF0">
      <w:pPr>
        <w:spacing w:after="0"/>
        <w:jc w:val="both"/>
        <w:rPr>
          <w:rFonts w:ascii="Georgia" w:hAnsi="Georgia" w:cs="Arial"/>
          <w:sz w:val="20"/>
          <w:szCs w:val="20"/>
          <w:rPrChange w:id="678" w:author="David Döbele" w:date="2024-08-20T18:47:00Z" w16du:dateUtc="2024-08-20T16:47:00Z">
            <w:rPr>
              <w:rFonts w:ascii="Georgia" w:hAnsi="Georgia" w:cs="Arial"/>
              <w:sz w:val="21"/>
              <w:szCs w:val="21"/>
            </w:rPr>
          </w:rPrChange>
        </w:rPr>
      </w:pPr>
    </w:p>
    <w:p w14:paraId="7538053E" w14:textId="5FA65DB1" w:rsidR="00E508A1" w:rsidRPr="00F226BE" w:rsidRDefault="00335487" w:rsidP="00BE2BF0">
      <w:pPr>
        <w:spacing w:after="0"/>
        <w:jc w:val="both"/>
        <w:rPr>
          <w:rFonts w:ascii="Georgia" w:hAnsi="Georgia" w:cs="Arial"/>
          <w:sz w:val="20"/>
          <w:szCs w:val="20"/>
          <w:rPrChange w:id="67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80" w:author="David Döbele" w:date="2024-08-20T18:47:00Z" w16du:dateUtc="2024-08-20T16:47:00Z">
            <w:rPr>
              <w:rFonts w:ascii="Georgia" w:hAnsi="Georgia" w:cs="Arial"/>
              <w:sz w:val="21"/>
              <w:szCs w:val="21"/>
            </w:rPr>
          </w:rPrChange>
        </w:rPr>
        <w:t>Baker Tilly</w:t>
      </w:r>
      <w:r w:rsidR="00BE2BF0" w:rsidRPr="00F226BE">
        <w:rPr>
          <w:rFonts w:ascii="Georgia" w:hAnsi="Georgia" w:cs="Arial"/>
          <w:sz w:val="20"/>
          <w:szCs w:val="20"/>
          <w:rPrChange w:id="681" w:author="David Döbele" w:date="2024-08-20T18:47:00Z" w16du:dateUtc="2024-08-20T16:47:00Z">
            <w:rPr>
              <w:rFonts w:ascii="Georgia" w:hAnsi="Georgia" w:cs="Arial"/>
              <w:sz w:val="21"/>
              <w:szCs w:val="21"/>
            </w:rPr>
          </w:rPrChange>
        </w:rPr>
        <w:t xml:space="preserve"> scheint mir für dieses Praktikum ideal, da Sie als</w:t>
      </w:r>
      <w:r w:rsidRPr="00F226BE">
        <w:rPr>
          <w:rFonts w:ascii="Georgia" w:hAnsi="Georgia" w:cs="Arial"/>
          <w:sz w:val="20"/>
          <w:szCs w:val="20"/>
          <w:rPrChange w:id="682" w:author="David Döbele" w:date="2024-08-20T18:47:00Z" w16du:dateUtc="2024-08-20T16:47:00Z">
            <w:rPr>
              <w:rFonts w:ascii="Georgia" w:hAnsi="Georgia" w:cs="Arial"/>
              <w:sz w:val="21"/>
              <w:szCs w:val="21"/>
            </w:rPr>
          </w:rPrChange>
        </w:rPr>
        <w:t xml:space="preserve"> eine der führenden Wirtschaftsprüfer</w:t>
      </w:r>
      <w:r w:rsidR="00BE2BF0" w:rsidRPr="00F226BE">
        <w:rPr>
          <w:rFonts w:ascii="Georgia" w:hAnsi="Georgia" w:cs="Arial"/>
          <w:sz w:val="20"/>
          <w:szCs w:val="20"/>
          <w:rPrChange w:id="683" w:author="David Döbele" w:date="2024-08-20T18:47:00Z" w16du:dateUtc="2024-08-20T16:47:00Z">
            <w:rPr>
              <w:rFonts w:ascii="Georgia" w:hAnsi="Georgia" w:cs="Arial"/>
              <w:sz w:val="21"/>
              <w:szCs w:val="21"/>
            </w:rPr>
          </w:rPrChange>
        </w:rPr>
        <w:t xml:space="preserve"> in Deutschland mir als Praktikant eine steile Lernkurve ermöglichen können. Ich selbst kann besonders durch Ihren Fokus auf mittelständische Unternehmen</w:t>
      </w:r>
      <w:r w:rsidR="00BA6537" w:rsidRPr="00F226BE">
        <w:rPr>
          <w:rFonts w:ascii="Georgia" w:hAnsi="Georgia" w:cs="Arial"/>
          <w:sz w:val="20"/>
          <w:szCs w:val="20"/>
          <w:rPrChange w:id="684" w:author="David Döbele" w:date="2024-08-20T18:47:00Z" w16du:dateUtc="2024-08-20T16:47:00Z">
            <w:rPr>
              <w:rFonts w:ascii="Georgia" w:hAnsi="Georgia" w:cs="Arial"/>
              <w:sz w:val="21"/>
              <w:szCs w:val="21"/>
            </w:rPr>
          </w:rPrChange>
        </w:rPr>
        <w:t xml:space="preserve"> und wie sich diese international aufstellen können,</w:t>
      </w:r>
      <w:r w:rsidR="00BE2BF0" w:rsidRPr="00F226BE">
        <w:rPr>
          <w:rFonts w:ascii="Georgia" w:hAnsi="Georgia" w:cs="Arial"/>
          <w:sz w:val="20"/>
          <w:szCs w:val="20"/>
          <w:rPrChange w:id="685" w:author="David Döbele" w:date="2024-08-20T18:47:00Z" w16du:dateUtc="2024-08-20T16:47:00Z">
            <w:rPr>
              <w:rFonts w:ascii="Georgia" w:hAnsi="Georgia" w:cs="Arial"/>
              <w:sz w:val="21"/>
              <w:szCs w:val="21"/>
            </w:rPr>
          </w:rPrChange>
        </w:rPr>
        <w:t xml:space="preserve"> viele verschiedene Firmen im Detail kennenlernen und so ein breites Spektrum an Expertise im Bereich Wirtschaftsprüfung anwenden und ausbauen. Besonders </w:t>
      </w:r>
      <w:r w:rsidR="00BA6537" w:rsidRPr="00F226BE">
        <w:rPr>
          <w:rFonts w:ascii="Georgia" w:hAnsi="Georgia" w:cs="Arial"/>
          <w:sz w:val="20"/>
          <w:szCs w:val="20"/>
          <w:rPrChange w:id="686" w:author="David Döbele" w:date="2024-08-20T18:47:00Z" w16du:dateUtc="2024-08-20T16:47:00Z">
            <w:rPr>
              <w:rFonts w:ascii="Georgia" w:hAnsi="Georgia" w:cs="Arial"/>
              <w:sz w:val="21"/>
              <w:szCs w:val="21"/>
            </w:rPr>
          </w:rPrChange>
        </w:rPr>
        <w:t xml:space="preserve">bemerkenswert erachte ich Ihr Streben nach verantwortungsvoller und nachhaltiger Unternehmensführung im Bereich Umwelt und Gesellschaft. Auch ich würde gerne diese </w:t>
      </w:r>
      <w:r w:rsidR="00E508A1" w:rsidRPr="00F226BE">
        <w:rPr>
          <w:rFonts w:ascii="Georgia" w:hAnsi="Georgia" w:cs="Arial"/>
          <w:sz w:val="20"/>
          <w:szCs w:val="20"/>
          <w:rPrChange w:id="687" w:author="David Döbele" w:date="2024-08-20T18:47:00Z" w16du:dateUtc="2024-08-20T16:47:00Z">
            <w:rPr>
              <w:rFonts w:ascii="Georgia" w:hAnsi="Georgia" w:cs="Arial"/>
              <w:sz w:val="21"/>
              <w:szCs w:val="21"/>
            </w:rPr>
          </w:rPrChange>
        </w:rPr>
        <w:t>beachtliche Grundhaltung</w:t>
      </w:r>
      <w:r w:rsidR="00BA6537" w:rsidRPr="00F226BE">
        <w:rPr>
          <w:rFonts w:ascii="Georgia" w:hAnsi="Georgia" w:cs="Arial"/>
          <w:sz w:val="20"/>
          <w:szCs w:val="20"/>
          <w:rPrChange w:id="688" w:author="David Döbele" w:date="2024-08-20T18:47:00Z" w16du:dateUtc="2024-08-20T16:47:00Z">
            <w:rPr>
              <w:rFonts w:ascii="Georgia" w:hAnsi="Georgia" w:cs="Arial"/>
              <w:sz w:val="21"/>
              <w:szCs w:val="21"/>
            </w:rPr>
          </w:rPrChange>
        </w:rPr>
        <w:t xml:space="preserve"> im Bereich ESG &amp; Nachhaltigkeit bei Ihnen praktizieren.</w:t>
      </w:r>
    </w:p>
    <w:p w14:paraId="34C04D09" w14:textId="77777777" w:rsidR="00BE2BF0" w:rsidRPr="00F226BE" w:rsidRDefault="00BE2BF0" w:rsidP="00BE2BF0">
      <w:pPr>
        <w:spacing w:after="0"/>
        <w:jc w:val="both"/>
        <w:rPr>
          <w:rFonts w:ascii="Georgia" w:hAnsi="Georgia" w:cs="Arial"/>
          <w:sz w:val="20"/>
          <w:szCs w:val="20"/>
          <w:rPrChange w:id="689" w:author="David Döbele" w:date="2024-08-20T18:47:00Z" w16du:dateUtc="2024-08-20T16:47:00Z">
            <w:rPr>
              <w:rFonts w:ascii="Georgia" w:hAnsi="Georgia" w:cs="Arial"/>
              <w:sz w:val="21"/>
              <w:szCs w:val="21"/>
            </w:rPr>
          </w:rPrChange>
        </w:rPr>
      </w:pPr>
    </w:p>
    <w:p w14:paraId="505821B1" w14:textId="77777777" w:rsidR="00BE2BF0" w:rsidRPr="00F226BE" w:rsidRDefault="00BE2BF0" w:rsidP="00BE2BF0">
      <w:pPr>
        <w:spacing w:after="0"/>
        <w:jc w:val="both"/>
        <w:rPr>
          <w:rFonts w:ascii="Georgia" w:hAnsi="Georgia" w:cs="Arial"/>
          <w:sz w:val="20"/>
          <w:szCs w:val="20"/>
          <w:rPrChange w:id="690"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91" w:author="David Döbele" w:date="2024-08-20T18:47:00Z" w16du:dateUtc="2024-08-20T16:47:00Z">
            <w:rPr>
              <w:rFonts w:ascii="Georgia" w:hAnsi="Georgia" w:cs="Arial"/>
              <w:sz w:val="21"/>
              <w:szCs w:val="21"/>
            </w:rPr>
          </w:rPrChange>
        </w:rPr>
        <w:t>Von dem Praktikum in der 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601171D2" w14:textId="77777777" w:rsidR="00BE2BF0" w:rsidRPr="00F226BE" w:rsidRDefault="00BE2BF0" w:rsidP="00BE2BF0">
      <w:pPr>
        <w:spacing w:after="0"/>
        <w:jc w:val="both"/>
        <w:rPr>
          <w:rFonts w:ascii="Georgia" w:hAnsi="Georgia" w:cs="Arial"/>
          <w:sz w:val="20"/>
          <w:szCs w:val="20"/>
          <w:rPrChange w:id="692" w:author="David Döbele" w:date="2024-08-20T18:47:00Z" w16du:dateUtc="2024-08-20T16:47:00Z">
            <w:rPr>
              <w:rFonts w:ascii="Georgia" w:hAnsi="Georgia" w:cs="Arial"/>
              <w:sz w:val="21"/>
              <w:szCs w:val="21"/>
            </w:rPr>
          </w:rPrChange>
        </w:rPr>
      </w:pPr>
    </w:p>
    <w:p w14:paraId="18485C0F" w14:textId="77777777" w:rsidR="00BE2BF0" w:rsidRPr="00F226BE" w:rsidRDefault="00BE2BF0" w:rsidP="00BE2BF0">
      <w:pPr>
        <w:spacing w:after="0"/>
        <w:jc w:val="both"/>
        <w:rPr>
          <w:rFonts w:ascii="Georgia" w:hAnsi="Georgia" w:cs="Arial"/>
          <w:sz w:val="20"/>
          <w:szCs w:val="20"/>
          <w:rPrChange w:id="693"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94" w:author="David Döbele" w:date="2024-08-20T18:47:00Z" w16du:dateUtc="2024-08-20T16:47:00Z">
            <w:rPr>
              <w:rFonts w:ascii="Georgia" w:hAnsi="Georgia" w:cs="Arial"/>
              <w:sz w:val="21"/>
              <w:szCs w:val="21"/>
            </w:rPr>
          </w:rPrChange>
        </w:rPr>
        <w:t>Mit freundlichen Grüßen</w:t>
      </w:r>
    </w:p>
    <w:p w14:paraId="2B006BF7" w14:textId="1563FB7E" w:rsidR="00641C1D" w:rsidRPr="00F226BE" w:rsidRDefault="00BE2BF0" w:rsidP="00BE2BF0">
      <w:pPr>
        <w:spacing w:after="0"/>
        <w:jc w:val="both"/>
        <w:rPr>
          <w:rFonts w:ascii="Georgia" w:hAnsi="Georgia" w:cs="Arial"/>
          <w:sz w:val="20"/>
          <w:szCs w:val="20"/>
          <w:rPrChange w:id="695"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96" w:author="David Döbele" w:date="2024-08-20T18:47:00Z" w16du:dateUtc="2024-08-20T16:47:00Z">
            <w:rPr>
              <w:rFonts w:ascii="Georgia" w:hAnsi="Georgia" w:cs="Arial"/>
              <w:sz w:val="21"/>
              <w:szCs w:val="21"/>
            </w:rPr>
          </w:rPrChange>
        </w:rPr>
        <w:t>Unterschrift</w:t>
      </w:r>
    </w:p>
    <w:p w14:paraId="37B3C500" w14:textId="77777777" w:rsidR="00641C1D" w:rsidRPr="00F226BE" w:rsidRDefault="00641C1D">
      <w:pPr>
        <w:rPr>
          <w:rFonts w:ascii="Georgia" w:hAnsi="Georgia" w:cs="Arial"/>
          <w:sz w:val="20"/>
          <w:szCs w:val="20"/>
          <w:rPrChange w:id="697"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698" w:author="David Döbele" w:date="2024-08-20T18:47:00Z" w16du:dateUtc="2024-08-20T16:47:00Z">
            <w:rPr>
              <w:rFonts w:ascii="Georgia" w:hAnsi="Georgia" w:cs="Arial"/>
              <w:sz w:val="21"/>
              <w:szCs w:val="21"/>
            </w:rPr>
          </w:rPrChange>
        </w:rPr>
        <w:br w:type="page"/>
      </w:r>
    </w:p>
    <w:p w14:paraId="78B1CB3E" w14:textId="77777777" w:rsidR="00641C1D" w:rsidRPr="00F226BE" w:rsidRDefault="00641C1D" w:rsidP="00641C1D">
      <w:pPr>
        <w:spacing w:after="0" w:line="240" w:lineRule="auto"/>
        <w:jc w:val="right"/>
        <w:rPr>
          <w:rFonts w:ascii="Georgia" w:hAnsi="Georgia" w:cs="Arial"/>
          <w:sz w:val="20"/>
          <w:szCs w:val="20"/>
          <w:rPrChange w:id="69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700" w:author="David Döbele" w:date="2024-08-20T18:47:00Z" w16du:dateUtc="2024-08-20T16:47:00Z">
            <w:rPr>
              <w:rFonts w:ascii="Georgia" w:hAnsi="Georgia" w:cs="Arial"/>
              <w:sz w:val="21"/>
              <w:szCs w:val="21"/>
            </w:rPr>
          </w:rPrChange>
        </w:rPr>
        <w:lastRenderedPageBreak/>
        <w:t>Fynn Schubert</w:t>
      </w:r>
    </w:p>
    <w:p w14:paraId="57CF0348" w14:textId="77777777" w:rsidR="00641C1D" w:rsidRPr="00F226BE" w:rsidRDefault="00641C1D" w:rsidP="00641C1D">
      <w:pPr>
        <w:spacing w:after="0" w:line="240" w:lineRule="auto"/>
        <w:jc w:val="right"/>
        <w:rPr>
          <w:rFonts w:ascii="Georgia" w:hAnsi="Georgia" w:cs="Arial"/>
          <w:sz w:val="20"/>
          <w:szCs w:val="20"/>
          <w:rPrChange w:id="701"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702" w:author="David Döbele" w:date="2024-08-20T18:47:00Z" w16du:dateUtc="2024-08-20T16:47:00Z">
            <w:rPr>
              <w:rFonts w:ascii="Georgia" w:hAnsi="Georgia" w:cs="Arial"/>
              <w:sz w:val="21"/>
              <w:szCs w:val="21"/>
            </w:rPr>
          </w:rPrChange>
        </w:rPr>
        <w:t>B7, 14-15</w:t>
      </w:r>
    </w:p>
    <w:p w14:paraId="3BBDC171" w14:textId="77777777" w:rsidR="00641C1D" w:rsidRPr="00F226BE" w:rsidRDefault="00641C1D" w:rsidP="00641C1D">
      <w:pPr>
        <w:spacing w:after="0" w:line="240" w:lineRule="auto"/>
        <w:jc w:val="right"/>
        <w:rPr>
          <w:rFonts w:ascii="Georgia" w:hAnsi="Georgia" w:cs="Arial"/>
          <w:sz w:val="20"/>
          <w:szCs w:val="20"/>
          <w:rPrChange w:id="703" w:author="David Döbele" w:date="2024-08-20T18:47:00Z" w16du:dateUtc="2024-08-20T16:47:00Z">
            <w:rPr>
              <w:rFonts w:ascii="Georgia" w:hAnsi="Georgia" w:cs="Arial"/>
              <w:sz w:val="21"/>
              <w:szCs w:val="21"/>
            </w:rPr>
          </w:rPrChange>
        </w:rPr>
      </w:pPr>
      <w:proofErr w:type="spellStart"/>
      <w:r w:rsidRPr="00F226BE">
        <w:rPr>
          <w:rFonts w:ascii="Georgia" w:hAnsi="Georgia" w:cs="Arial"/>
          <w:sz w:val="20"/>
          <w:szCs w:val="20"/>
          <w:rPrChange w:id="704" w:author="David Döbele" w:date="2024-08-20T18:47:00Z" w16du:dateUtc="2024-08-20T16:47:00Z">
            <w:rPr>
              <w:rFonts w:ascii="Georgia" w:hAnsi="Georgia" w:cs="Arial"/>
              <w:sz w:val="21"/>
              <w:szCs w:val="21"/>
            </w:rPr>
          </w:rPrChange>
        </w:rPr>
        <w:t>Zi</w:t>
      </w:r>
      <w:proofErr w:type="spellEnd"/>
      <w:r w:rsidRPr="00F226BE">
        <w:rPr>
          <w:rFonts w:ascii="Georgia" w:hAnsi="Georgia" w:cs="Arial"/>
          <w:sz w:val="20"/>
          <w:szCs w:val="20"/>
          <w:rPrChange w:id="705" w:author="David Döbele" w:date="2024-08-20T18:47:00Z" w16du:dateUtc="2024-08-20T16:47:00Z">
            <w:rPr>
              <w:rFonts w:ascii="Georgia" w:hAnsi="Georgia" w:cs="Arial"/>
              <w:sz w:val="21"/>
              <w:szCs w:val="21"/>
            </w:rPr>
          </w:rPrChange>
        </w:rPr>
        <w:t>.: 610</w:t>
      </w:r>
    </w:p>
    <w:p w14:paraId="79B2CF2F" w14:textId="77777777" w:rsidR="00641C1D" w:rsidRPr="00F226BE" w:rsidRDefault="00641C1D" w:rsidP="00641C1D">
      <w:pPr>
        <w:spacing w:after="0" w:line="240" w:lineRule="auto"/>
        <w:jc w:val="right"/>
        <w:rPr>
          <w:rFonts w:ascii="Georgia" w:hAnsi="Georgia" w:cs="Arial"/>
          <w:sz w:val="20"/>
          <w:szCs w:val="20"/>
          <w:rPrChange w:id="70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707" w:author="David Döbele" w:date="2024-08-20T18:47:00Z" w16du:dateUtc="2024-08-20T16:47:00Z">
            <w:rPr>
              <w:rFonts w:ascii="Georgia" w:hAnsi="Georgia" w:cs="Arial"/>
              <w:sz w:val="21"/>
              <w:szCs w:val="21"/>
            </w:rPr>
          </w:rPrChange>
        </w:rPr>
        <w:t>68161 Mannheim</w:t>
      </w:r>
    </w:p>
    <w:p w14:paraId="5BC334AF" w14:textId="77777777" w:rsidR="00641C1D" w:rsidRPr="00F226BE" w:rsidRDefault="00641C1D" w:rsidP="00641C1D">
      <w:pPr>
        <w:spacing w:after="0" w:line="240" w:lineRule="auto"/>
        <w:jc w:val="right"/>
        <w:rPr>
          <w:rFonts w:ascii="Georgia" w:hAnsi="Georgia" w:cs="Arial"/>
          <w:sz w:val="20"/>
          <w:szCs w:val="20"/>
          <w:rPrChange w:id="708" w:author="David Döbele" w:date="2024-08-20T18:47:00Z" w16du:dateUtc="2024-08-20T16:47:00Z">
            <w:rPr>
              <w:rFonts w:ascii="Georgia" w:hAnsi="Georgia" w:cs="Arial"/>
              <w:sz w:val="21"/>
              <w:szCs w:val="21"/>
            </w:rPr>
          </w:rPrChange>
        </w:rPr>
      </w:pPr>
      <w:r w:rsidRPr="00F226BE">
        <w:rPr>
          <w:rFonts w:ascii="Georgia" w:hAnsi="Georgia" w:cs="Arial"/>
          <w:color w:val="000000"/>
          <w:sz w:val="20"/>
          <w:szCs w:val="20"/>
          <w:rPrChange w:id="709" w:author="David Döbele" w:date="2024-08-20T18:47:00Z" w16du:dateUtc="2024-08-20T16:47:00Z">
            <w:rPr>
              <w:rFonts w:ascii="Georgia" w:hAnsi="Georgia" w:cs="Arial"/>
              <w:color w:val="000000"/>
              <w:sz w:val="21"/>
              <w:szCs w:val="21"/>
            </w:rPr>
          </w:rPrChange>
        </w:rPr>
        <w:t>schubert.fynn@gmx.de</w:t>
      </w:r>
    </w:p>
    <w:p w14:paraId="6AC90C17" w14:textId="77777777" w:rsidR="00641C1D" w:rsidRPr="00F226BE" w:rsidRDefault="00641C1D" w:rsidP="00641C1D">
      <w:pPr>
        <w:spacing w:after="0"/>
        <w:jc w:val="right"/>
        <w:rPr>
          <w:rFonts w:ascii="Georgia" w:hAnsi="Georgia" w:cs="Arial"/>
          <w:color w:val="000000"/>
          <w:sz w:val="20"/>
          <w:szCs w:val="20"/>
          <w:rPrChange w:id="710"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711" w:author="David Döbele" w:date="2024-08-20T18:47:00Z" w16du:dateUtc="2024-08-20T16:47:00Z">
            <w:rPr>
              <w:rFonts w:ascii="Georgia" w:hAnsi="Georgia" w:cs="Arial"/>
              <w:color w:val="000000"/>
              <w:sz w:val="21"/>
              <w:szCs w:val="21"/>
            </w:rPr>
          </w:rPrChange>
        </w:rPr>
        <w:t>+49 173 7430466</w:t>
      </w:r>
    </w:p>
    <w:p w14:paraId="3DE1CB7C" w14:textId="77777777" w:rsidR="00641C1D" w:rsidRPr="00F226BE" w:rsidRDefault="00641C1D" w:rsidP="00641C1D">
      <w:pPr>
        <w:spacing w:after="0"/>
        <w:rPr>
          <w:rFonts w:ascii="Georgia" w:hAnsi="Georgia" w:cs="Arial"/>
          <w:color w:val="000000"/>
          <w:sz w:val="20"/>
          <w:szCs w:val="20"/>
          <w:rPrChange w:id="712" w:author="David Döbele" w:date="2024-08-20T18:47:00Z" w16du:dateUtc="2024-08-20T16:47:00Z">
            <w:rPr>
              <w:rFonts w:ascii="Georgia" w:hAnsi="Georgia" w:cs="Arial"/>
              <w:color w:val="000000"/>
              <w:sz w:val="21"/>
              <w:szCs w:val="21"/>
            </w:rPr>
          </w:rPrChange>
        </w:rPr>
      </w:pPr>
    </w:p>
    <w:p w14:paraId="2167CA8B" w14:textId="77777777" w:rsidR="00D81622" w:rsidRPr="00F226BE" w:rsidRDefault="00D81622" w:rsidP="00D81622">
      <w:pPr>
        <w:spacing w:after="0"/>
        <w:rPr>
          <w:rFonts w:ascii="Georgia" w:hAnsi="Georgia" w:cs="Arial"/>
          <w:color w:val="000000"/>
          <w:sz w:val="20"/>
          <w:szCs w:val="20"/>
          <w:rPrChange w:id="713"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714" w:author="David Döbele" w:date="2024-08-20T18:47:00Z" w16du:dateUtc="2024-08-20T16:47:00Z">
            <w:rPr>
              <w:rFonts w:ascii="Georgia" w:hAnsi="Georgia" w:cs="Arial"/>
              <w:color w:val="000000"/>
              <w:sz w:val="21"/>
              <w:szCs w:val="21"/>
            </w:rPr>
          </w:rPrChange>
        </w:rPr>
        <w:t>PricewaterhouseCoopers GmbH</w:t>
      </w:r>
      <w:r w:rsidRPr="00F226BE">
        <w:rPr>
          <w:rFonts w:ascii="Georgia" w:hAnsi="Georgia" w:cs="Arial"/>
          <w:color w:val="000000"/>
          <w:sz w:val="20"/>
          <w:szCs w:val="20"/>
          <w:rPrChange w:id="715" w:author="David Döbele" w:date="2024-08-20T18:47:00Z" w16du:dateUtc="2024-08-20T16:47:00Z">
            <w:rPr>
              <w:rFonts w:ascii="Georgia" w:hAnsi="Georgia" w:cs="Arial"/>
              <w:color w:val="000000"/>
              <w:sz w:val="21"/>
              <w:szCs w:val="21"/>
            </w:rPr>
          </w:rPrChange>
        </w:rPr>
        <w:br/>
        <w:t>Wirtschaftsprüfungsgesellschaft</w:t>
      </w:r>
      <w:r w:rsidR="00641C1D" w:rsidRPr="00F226BE">
        <w:rPr>
          <w:rFonts w:ascii="Georgia" w:hAnsi="Georgia" w:cs="Arial"/>
          <w:color w:val="000000"/>
          <w:sz w:val="20"/>
          <w:szCs w:val="20"/>
          <w:rPrChange w:id="716" w:author="David Döbele" w:date="2024-08-20T18:47:00Z" w16du:dateUtc="2024-08-20T16:47:00Z">
            <w:rPr>
              <w:rFonts w:ascii="Georgia" w:hAnsi="Georgia" w:cs="Arial"/>
              <w:color w:val="000000"/>
              <w:sz w:val="21"/>
              <w:szCs w:val="21"/>
            </w:rPr>
          </w:rPrChange>
        </w:rPr>
        <w:br/>
      </w:r>
      <w:r w:rsidRPr="00F226BE">
        <w:rPr>
          <w:rFonts w:ascii="Georgia" w:hAnsi="Georgia" w:cs="Arial"/>
          <w:color w:val="000000"/>
          <w:sz w:val="20"/>
          <w:szCs w:val="20"/>
          <w:rPrChange w:id="717" w:author="David Döbele" w:date="2024-08-20T18:47:00Z" w16du:dateUtc="2024-08-20T16:47:00Z">
            <w:rPr>
              <w:rFonts w:ascii="Georgia" w:hAnsi="Georgia" w:cs="Arial"/>
              <w:color w:val="000000"/>
              <w:sz w:val="21"/>
              <w:szCs w:val="21"/>
            </w:rPr>
          </w:rPrChange>
        </w:rPr>
        <w:t>Friedrich-Ebert-Anlage 35-37</w:t>
      </w:r>
    </w:p>
    <w:p w14:paraId="3E26F7DD" w14:textId="32EF4CF3" w:rsidR="00641C1D" w:rsidRPr="00F226BE" w:rsidRDefault="00D81622" w:rsidP="00D81622">
      <w:pPr>
        <w:spacing w:after="0"/>
        <w:rPr>
          <w:rFonts w:ascii="Georgia" w:hAnsi="Georgia" w:cs="Arial"/>
          <w:color w:val="000000"/>
          <w:sz w:val="20"/>
          <w:szCs w:val="20"/>
          <w:rPrChange w:id="718" w:author="David Döbele" w:date="2024-08-20T18:47:00Z" w16du:dateUtc="2024-08-20T16:47:00Z">
            <w:rPr>
              <w:rFonts w:ascii="Georgia" w:hAnsi="Georgia" w:cs="Arial"/>
              <w:color w:val="000000"/>
              <w:sz w:val="21"/>
              <w:szCs w:val="21"/>
            </w:rPr>
          </w:rPrChange>
        </w:rPr>
      </w:pPr>
      <w:r w:rsidRPr="00F226BE">
        <w:rPr>
          <w:rFonts w:ascii="Georgia" w:hAnsi="Georgia" w:cs="Arial"/>
          <w:color w:val="000000"/>
          <w:sz w:val="20"/>
          <w:szCs w:val="20"/>
          <w:rPrChange w:id="719" w:author="David Döbele" w:date="2024-08-20T18:47:00Z" w16du:dateUtc="2024-08-20T16:47:00Z">
            <w:rPr>
              <w:rFonts w:ascii="Georgia" w:hAnsi="Georgia" w:cs="Arial"/>
              <w:color w:val="000000"/>
              <w:sz w:val="21"/>
              <w:szCs w:val="21"/>
            </w:rPr>
          </w:rPrChange>
        </w:rPr>
        <w:t xml:space="preserve">60327 Frankfurt am Main </w:t>
      </w:r>
      <w:r w:rsidR="00641C1D" w:rsidRPr="00F226BE">
        <w:rPr>
          <w:rFonts w:ascii="Georgia" w:hAnsi="Georgia" w:cs="Arial"/>
          <w:sz w:val="20"/>
          <w:szCs w:val="20"/>
          <w:rPrChange w:id="720" w:author="David Döbele" w:date="2024-08-20T18:47:00Z" w16du:dateUtc="2024-08-20T16:47:00Z">
            <w:rPr>
              <w:rFonts w:ascii="Georgia" w:hAnsi="Georgia" w:cs="Arial"/>
              <w:sz w:val="21"/>
              <w:szCs w:val="21"/>
            </w:rPr>
          </w:rPrChange>
        </w:rPr>
        <w:t>Mannheim, 12.08.2024</w:t>
      </w:r>
    </w:p>
    <w:p w14:paraId="77FF9CB8" w14:textId="77777777" w:rsidR="00641C1D" w:rsidRPr="00F226BE" w:rsidRDefault="00641C1D" w:rsidP="00641C1D">
      <w:pPr>
        <w:spacing w:after="0"/>
        <w:jc w:val="right"/>
        <w:rPr>
          <w:rFonts w:ascii="Georgia" w:hAnsi="Georgia" w:cs="Arial"/>
          <w:sz w:val="20"/>
          <w:szCs w:val="20"/>
          <w:rPrChange w:id="721" w:author="David Döbele" w:date="2024-08-20T18:47:00Z" w16du:dateUtc="2024-08-20T16:47:00Z">
            <w:rPr>
              <w:rFonts w:ascii="Georgia" w:hAnsi="Georgia" w:cs="Arial"/>
              <w:sz w:val="21"/>
              <w:szCs w:val="21"/>
            </w:rPr>
          </w:rPrChange>
        </w:rPr>
      </w:pPr>
    </w:p>
    <w:p w14:paraId="242C2AF8" w14:textId="1F13EF78" w:rsidR="00641C1D" w:rsidRPr="00F226BE" w:rsidRDefault="00641C1D" w:rsidP="00641C1D">
      <w:pPr>
        <w:spacing w:after="0"/>
        <w:rPr>
          <w:rFonts w:ascii="Georgia" w:hAnsi="Georgia" w:cs="Arial"/>
          <w:b/>
          <w:sz w:val="20"/>
          <w:szCs w:val="20"/>
          <w:rPrChange w:id="722" w:author="David Döbele" w:date="2024-08-20T18:47:00Z" w16du:dateUtc="2024-08-20T16:47:00Z">
            <w:rPr>
              <w:rFonts w:ascii="Georgia" w:hAnsi="Georgia" w:cs="Arial"/>
              <w:b/>
              <w:sz w:val="21"/>
              <w:szCs w:val="21"/>
            </w:rPr>
          </w:rPrChange>
        </w:rPr>
      </w:pPr>
      <w:r w:rsidRPr="00F226BE">
        <w:rPr>
          <w:rFonts w:ascii="Georgia" w:hAnsi="Georgia" w:cs="Arial"/>
          <w:b/>
          <w:sz w:val="20"/>
          <w:szCs w:val="20"/>
          <w:rPrChange w:id="723" w:author="David Döbele" w:date="2024-08-20T18:47:00Z" w16du:dateUtc="2024-08-20T16:47:00Z">
            <w:rPr>
              <w:rFonts w:ascii="Georgia" w:hAnsi="Georgia" w:cs="Arial"/>
              <w:b/>
              <w:sz w:val="21"/>
              <w:szCs w:val="21"/>
            </w:rPr>
          </w:rPrChange>
        </w:rPr>
        <w:t>Bewerbung um ein Praktikum im Bereich Audit Financial Services oder Audit</w:t>
      </w:r>
    </w:p>
    <w:p w14:paraId="4D7923C4" w14:textId="77777777" w:rsidR="00641C1D" w:rsidRPr="00F226BE" w:rsidRDefault="00641C1D" w:rsidP="00641C1D">
      <w:pPr>
        <w:spacing w:after="0"/>
        <w:rPr>
          <w:rFonts w:ascii="Georgia" w:hAnsi="Georgia" w:cs="Arial"/>
          <w:b/>
          <w:sz w:val="20"/>
          <w:szCs w:val="20"/>
          <w:rPrChange w:id="724" w:author="David Döbele" w:date="2024-08-20T18:47:00Z" w16du:dateUtc="2024-08-20T16:47:00Z">
            <w:rPr>
              <w:rFonts w:ascii="Georgia" w:hAnsi="Georgia" w:cs="Arial"/>
              <w:b/>
              <w:sz w:val="21"/>
              <w:szCs w:val="21"/>
            </w:rPr>
          </w:rPrChange>
        </w:rPr>
      </w:pPr>
    </w:p>
    <w:p w14:paraId="3B5DEE78" w14:textId="77777777" w:rsidR="00641C1D" w:rsidRPr="00F226BE" w:rsidRDefault="00641C1D" w:rsidP="00641C1D">
      <w:pPr>
        <w:spacing w:after="0"/>
        <w:rPr>
          <w:rFonts w:ascii="Georgia" w:hAnsi="Georgia" w:cs="Arial"/>
          <w:b/>
          <w:sz w:val="20"/>
          <w:szCs w:val="20"/>
          <w:rPrChange w:id="725" w:author="David Döbele" w:date="2024-08-20T18:47:00Z" w16du:dateUtc="2024-08-20T16:47:00Z">
            <w:rPr>
              <w:rFonts w:ascii="Georgia" w:hAnsi="Georgia" w:cs="Arial"/>
              <w:b/>
              <w:sz w:val="21"/>
              <w:szCs w:val="21"/>
            </w:rPr>
          </w:rPrChange>
        </w:rPr>
      </w:pPr>
    </w:p>
    <w:p w14:paraId="1D924A63" w14:textId="77777777" w:rsidR="00641C1D" w:rsidRPr="00F226BE" w:rsidRDefault="00641C1D" w:rsidP="00641C1D">
      <w:pPr>
        <w:spacing w:after="0"/>
        <w:jc w:val="both"/>
        <w:rPr>
          <w:rFonts w:ascii="Georgia" w:hAnsi="Georgia" w:cs="Arial"/>
          <w:sz w:val="20"/>
          <w:szCs w:val="20"/>
          <w:rPrChange w:id="726"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727" w:author="David Döbele" w:date="2024-08-20T18:47:00Z" w16du:dateUtc="2024-08-20T16:47:00Z">
            <w:rPr>
              <w:rFonts w:ascii="Georgia" w:hAnsi="Georgia" w:cs="Arial"/>
              <w:sz w:val="21"/>
              <w:szCs w:val="21"/>
            </w:rPr>
          </w:rPrChange>
        </w:rPr>
        <w:t xml:space="preserve">Sehr geehrte Damen und Herren, </w:t>
      </w:r>
    </w:p>
    <w:p w14:paraId="103C74CF" w14:textId="77777777" w:rsidR="00641C1D" w:rsidRPr="00F226BE" w:rsidRDefault="00641C1D" w:rsidP="00641C1D">
      <w:pPr>
        <w:spacing w:after="0"/>
        <w:jc w:val="both"/>
        <w:rPr>
          <w:rFonts w:ascii="Georgia" w:hAnsi="Georgia" w:cs="Arial"/>
          <w:sz w:val="20"/>
          <w:szCs w:val="20"/>
          <w:rPrChange w:id="728" w:author="David Döbele" w:date="2024-08-20T18:47:00Z" w16du:dateUtc="2024-08-20T16:47:00Z">
            <w:rPr>
              <w:rFonts w:ascii="Georgia" w:hAnsi="Georgia" w:cs="Arial"/>
              <w:sz w:val="21"/>
              <w:szCs w:val="21"/>
            </w:rPr>
          </w:rPrChange>
        </w:rPr>
      </w:pPr>
    </w:p>
    <w:p w14:paraId="7A59EF8E" w14:textId="77777777" w:rsidR="00641C1D" w:rsidRPr="00F226BE" w:rsidRDefault="00641C1D" w:rsidP="00641C1D">
      <w:pPr>
        <w:spacing w:after="0"/>
        <w:jc w:val="both"/>
        <w:rPr>
          <w:rFonts w:ascii="Georgia" w:hAnsi="Georgia" w:cs="Arial"/>
          <w:sz w:val="20"/>
          <w:szCs w:val="20"/>
          <w:rPrChange w:id="729"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730" w:author="David Döbele" w:date="2024-08-20T18:47:00Z" w16du:dateUtc="2024-08-20T16:47:00Z">
            <w:rPr>
              <w:rFonts w:ascii="Georgia" w:hAnsi="Georgia" w:cs="Arial"/>
              <w:sz w:val="21"/>
              <w:szCs w:val="21"/>
            </w:rPr>
          </w:rPrChange>
        </w:rPr>
        <w:t xml:space="preserve">schon in meiner frühen Schulzeit entwickelte ich eine starke Begeisterung für wirtschaftliche und finanztechnische Fragestellungen. Mit dem Verfassen einer Facharbeit in der Oberstufe zum Themenkomplex der Finanzkrise 2007/2008 und ihrer Ursache lernte ich verschiedene Finanzinstitutionen kennen und ein Interesse für makroökonomische Zusammenhänge wurde in mir geweckt. Folglich war mir klar, dass ich eine Karriere in der Finanzindustrie einschlagen werde. </w:t>
      </w:r>
    </w:p>
    <w:p w14:paraId="674809ED" w14:textId="63AB0C21" w:rsidR="00641C1D" w:rsidRPr="00F226BE" w:rsidRDefault="00641C1D" w:rsidP="00641C1D">
      <w:pPr>
        <w:spacing w:after="0"/>
        <w:jc w:val="both"/>
        <w:rPr>
          <w:rFonts w:ascii="Georgia" w:hAnsi="Georgia" w:cs="Arial"/>
          <w:sz w:val="20"/>
          <w:szCs w:val="20"/>
          <w:rPrChange w:id="731"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732" w:author="David Döbele" w:date="2024-08-20T18:47:00Z" w16du:dateUtc="2024-08-20T16:47:00Z">
            <w:rPr>
              <w:rFonts w:ascii="Georgia" w:hAnsi="Georgia" w:cs="Arial"/>
              <w:sz w:val="21"/>
              <w:szCs w:val="21"/>
            </w:rPr>
          </w:rPrChange>
        </w:rPr>
        <w:t xml:space="preserve">Den Beruf des Wirtschaftsprüfers finde ich besonders attraktiv, da ein abwechslungsreicher Alltag, die Zusammenarbeit mit verschiedensten Unternehmen und das schnelle Entwickeln eines Verständnisses für Unternehmenskennziffern gegeben ist. Darüber hinaus reizt mich die Idee als Außenstehender Unternehmen zu prüfen und zu konsolidieren und somit nicht nur für das Unternehmen selbst eine profitable Zukunft zu sichern, sondern auch einen gesunden Gesamtmarkt und wirtschaftliche Prosperität zu gewährleisten. Um in der Zukunft ebenfalls einen so positiven Nutzen mit meiner Arbeit zu schaffen, möchte ich ab Januar für einen Zeitraum von zwei Monaten </w:t>
      </w:r>
      <w:r w:rsidR="00D81622" w:rsidRPr="00F226BE">
        <w:rPr>
          <w:rFonts w:ascii="Georgia" w:hAnsi="Georgia" w:cs="Arial"/>
          <w:sz w:val="20"/>
          <w:szCs w:val="20"/>
          <w:rPrChange w:id="733" w:author="David Döbele" w:date="2024-08-20T18:47:00Z" w16du:dateUtc="2024-08-20T16:47:00Z">
            <w:rPr>
              <w:rFonts w:ascii="Georgia" w:hAnsi="Georgia" w:cs="Arial"/>
              <w:sz w:val="21"/>
              <w:szCs w:val="21"/>
            </w:rPr>
          </w:rPrChange>
        </w:rPr>
        <w:t>PwC</w:t>
      </w:r>
      <w:r w:rsidRPr="00F226BE">
        <w:rPr>
          <w:rFonts w:ascii="Georgia" w:hAnsi="Georgia" w:cs="Arial"/>
          <w:sz w:val="20"/>
          <w:szCs w:val="20"/>
          <w:rPrChange w:id="734" w:author="David Döbele" w:date="2024-08-20T18:47:00Z" w16du:dateUtc="2024-08-20T16:47:00Z">
            <w:rPr>
              <w:rFonts w:ascii="Georgia" w:hAnsi="Georgia" w:cs="Arial"/>
              <w:sz w:val="21"/>
              <w:szCs w:val="21"/>
            </w:rPr>
          </w:rPrChange>
        </w:rPr>
        <w:t xml:space="preserve"> in Frankfurt am Main als Praktikant im Bereich </w:t>
      </w:r>
      <w:r w:rsidR="00D81622" w:rsidRPr="00F226BE">
        <w:rPr>
          <w:rFonts w:ascii="Georgia" w:hAnsi="Georgia" w:cs="Arial"/>
          <w:sz w:val="20"/>
          <w:szCs w:val="20"/>
          <w:rPrChange w:id="735" w:author="David Döbele" w:date="2024-08-20T18:47:00Z" w16du:dateUtc="2024-08-20T16:47:00Z">
            <w:rPr>
              <w:rFonts w:ascii="Georgia" w:hAnsi="Georgia" w:cs="Arial"/>
              <w:sz w:val="21"/>
              <w:szCs w:val="21"/>
            </w:rPr>
          </w:rPrChange>
        </w:rPr>
        <w:t>Audit Financial Services oder alternativ in Frankfurt am Main oder Mannheim im Bereich Audit</w:t>
      </w:r>
      <w:r w:rsidRPr="00F226BE">
        <w:rPr>
          <w:rFonts w:ascii="Georgia" w:hAnsi="Georgia" w:cs="Arial"/>
          <w:sz w:val="20"/>
          <w:szCs w:val="20"/>
          <w:rPrChange w:id="736" w:author="David Döbele" w:date="2024-08-20T18:47:00Z" w16du:dateUtc="2024-08-20T16:47:00Z">
            <w:rPr>
              <w:rFonts w:ascii="Georgia" w:hAnsi="Georgia" w:cs="Arial"/>
              <w:sz w:val="21"/>
              <w:szCs w:val="21"/>
            </w:rPr>
          </w:rPrChange>
        </w:rPr>
        <w:t xml:space="preserve"> unterstützen.</w:t>
      </w:r>
    </w:p>
    <w:p w14:paraId="51B1C64D" w14:textId="77777777" w:rsidR="00641C1D" w:rsidRPr="00F226BE" w:rsidRDefault="00641C1D" w:rsidP="00641C1D">
      <w:pPr>
        <w:spacing w:after="0"/>
        <w:jc w:val="both"/>
        <w:rPr>
          <w:rFonts w:ascii="Georgia" w:hAnsi="Georgia" w:cs="Arial"/>
          <w:sz w:val="20"/>
          <w:szCs w:val="20"/>
          <w:rPrChange w:id="737" w:author="David Döbele" w:date="2024-08-20T18:47:00Z" w16du:dateUtc="2024-08-20T16:47:00Z">
            <w:rPr>
              <w:rFonts w:ascii="Georgia" w:hAnsi="Georgia" w:cs="Arial"/>
              <w:sz w:val="21"/>
              <w:szCs w:val="21"/>
            </w:rPr>
          </w:rPrChange>
        </w:rPr>
      </w:pPr>
    </w:p>
    <w:p w14:paraId="2C1165D2" w14:textId="77777777" w:rsidR="00641C1D" w:rsidRPr="00F226BE" w:rsidRDefault="00641C1D" w:rsidP="00641C1D">
      <w:pPr>
        <w:spacing w:after="0"/>
        <w:jc w:val="both"/>
        <w:rPr>
          <w:rFonts w:ascii="Georgia" w:hAnsi="Georgia" w:cs="Arial"/>
          <w:sz w:val="20"/>
          <w:szCs w:val="20"/>
          <w:rPrChange w:id="738"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739" w:author="David Döbele" w:date="2024-08-20T18:47:00Z" w16du:dateUtc="2024-08-20T16:47:00Z">
            <w:rPr>
              <w:rFonts w:ascii="Georgia" w:hAnsi="Georgia" w:cs="Arial"/>
              <w:sz w:val="21"/>
              <w:szCs w:val="21"/>
            </w:rPr>
          </w:rPrChange>
        </w:rPr>
        <w:t xml:space="preserve">Aufgrund meines ausgeprägten wirtschaftlichen Interesses studiere ich jetzt an der Universität Mannheim Betriebswirtschaftslehre und werde mich beispielsweise zukünftig in der studentischen Initiative Arbeitskreis Börse aktiv engagieren. Wie ich in meiner Schulzeit bereits bewiesen habe, verfolge ich meine Ziele mit hoher Disziplin und erreiche so sehr gute Ergebnisse. Auch durch meine langjährige Leidenschaft zum Tennissport, strebe ich stets nach eigenen Bestleistungen und bringe mich im Verein als kameradschaftliches Mitglied ein. Meine Teamfähigkeit war ebenfalls in meiner Position im Schülerrat gefragt, wo ich als Finanzbeauftragter Verantwortung übernehmen musste, um Interessen und Wünsche der Schülerschaft durchzusetzen. Diese ausgezeichneten Eigenschaften für Ihre Branche, würde ich gerne in diesem Praktikum unter Beweis stellen. </w:t>
      </w:r>
    </w:p>
    <w:p w14:paraId="327BE7B5" w14:textId="77777777" w:rsidR="00641C1D" w:rsidRPr="00F226BE" w:rsidRDefault="00641C1D" w:rsidP="00641C1D">
      <w:pPr>
        <w:spacing w:after="0"/>
        <w:jc w:val="both"/>
        <w:rPr>
          <w:rFonts w:ascii="Georgia" w:hAnsi="Georgia" w:cs="Arial"/>
          <w:sz w:val="20"/>
          <w:szCs w:val="20"/>
          <w:rPrChange w:id="740" w:author="David Döbele" w:date="2024-08-20T18:47:00Z" w16du:dateUtc="2024-08-20T16:47:00Z">
            <w:rPr>
              <w:rFonts w:ascii="Georgia" w:hAnsi="Georgia" w:cs="Arial"/>
              <w:sz w:val="21"/>
              <w:szCs w:val="21"/>
            </w:rPr>
          </w:rPrChange>
        </w:rPr>
      </w:pPr>
    </w:p>
    <w:p w14:paraId="6D5781BC" w14:textId="248BC66A" w:rsidR="00D81622" w:rsidRPr="00F226BE" w:rsidRDefault="00D81622" w:rsidP="00641C1D">
      <w:pPr>
        <w:spacing w:after="0"/>
        <w:jc w:val="both"/>
        <w:rPr>
          <w:rFonts w:ascii="Georgia" w:hAnsi="Georgia" w:cs="Arial"/>
          <w:sz w:val="20"/>
          <w:szCs w:val="20"/>
          <w:rPrChange w:id="741"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742" w:author="David Döbele" w:date="2024-08-20T18:47:00Z" w16du:dateUtc="2024-08-20T16:47:00Z">
            <w:rPr>
              <w:rFonts w:ascii="Georgia" w:hAnsi="Georgia" w:cs="Arial"/>
              <w:sz w:val="21"/>
              <w:szCs w:val="21"/>
            </w:rPr>
          </w:rPrChange>
        </w:rPr>
        <w:t>PwC</w:t>
      </w:r>
      <w:r w:rsidR="00641C1D" w:rsidRPr="00F226BE">
        <w:rPr>
          <w:rFonts w:ascii="Georgia" w:hAnsi="Georgia" w:cs="Arial"/>
          <w:sz w:val="20"/>
          <w:szCs w:val="20"/>
          <w:rPrChange w:id="743" w:author="David Döbele" w:date="2024-08-20T18:47:00Z" w16du:dateUtc="2024-08-20T16:47:00Z">
            <w:rPr>
              <w:rFonts w:ascii="Georgia" w:hAnsi="Georgia" w:cs="Arial"/>
              <w:sz w:val="21"/>
              <w:szCs w:val="21"/>
            </w:rPr>
          </w:rPrChange>
        </w:rPr>
        <w:t xml:space="preserve"> scheint mir für dieses Praktikum ideal, da Sie als eine der führenden Wirtschaftsprüf</w:t>
      </w:r>
      <w:r w:rsidRPr="00F226BE">
        <w:rPr>
          <w:rFonts w:ascii="Georgia" w:hAnsi="Georgia" w:cs="Arial"/>
          <w:sz w:val="20"/>
          <w:szCs w:val="20"/>
          <w:rPrChange w:id="744" w:author="David Döbele" w:date="2024-08-20T18:47:00Z" w16du:dateUtc="2024-08-20T16:47:00Z">
            <w:rPr>
              <w:rFonts w:ascii="Georgia" w:hAnsi="Georgia" w:cs="Arial"/>
              <w:sz w:val="21"/>
              <w:szCs w:val="21"/>
            </w:rPr>
          </w:rPrChange>
        </w:rPr>
        <w:t>ungsgesellschaften</w:t>
      </w:r>
      <w:r w:rsidR="00641C1D" w:rsidRPr="00F226BE">
        <w:rPr>
          <w:rFonts w:ascii="Georgia" w:hAnsi="Georgia" w:cs="Arial"/>
          <w:sz w:val="20"/>
          <w:szCs w:val="20"/>
          <w:rPrChange w:id="745" w:author="David Döbele" w:date="2024-08-20T18:47:00Z" w16du:dateUtc="2024-08-20T16:47:00Z">
            <w:rPr>
              <w:rFonts w:ascii="Georgia" w:hAnsi="Georgia" w:cs="Arial"/>
              <w:sz w:val="21"/>
              <w:szCs w:val="21"/>
            </w:rPr>
          </w:rPrChange>
        </w:rPr>
        <w:t xml:space="preserve"> </w:t>
      </w:r>
      <w:r w:rsidRPr="00F226BE">
        <w:rPr>
          <w:rFonts w:ascii="Georgia" w:hAnsi="Georgia" w:cs="Arial"/>
          <w:sz w:val="20"/>
          <w:szCs w:val="20"/>
          <w:rPrChange w:id="746" w:author="David Döbele" w:date="2024-08-20T18:47:00Z" w16du:dateUtc="2024-08-20T16:47:00Z">
            <w:rPr>
              <w:rFonts w:ascii="Georgia" w:hAnsi="Georgia" w:cs="Arial"/>
              <w:sz w:val="21"/>
              <w:szCs w:val="21"/>
            </w:rPr>
          </w:rPrChange>
        </w:rPr>
        <w:t xml:space="preserve">weltweit </w:t>
      </w:r>
      <w:r w:rsidR="00641C1D" w:rsidRPr="00F226BE">
        <w:rPr>
          <w:rFonts w:ascii="Georgia" w:hAnsi="Georgia" w:cs="Arial"/>
          <w:sz w:val="20"/>
          <w:szCs w:val="20"/>
          <w:rPrChange w:id="747" w:author="David Döbele" w:date="2024-08-20T18:47:00Z" w16du:dateUtc="2024-08-20T16:47:00Z">
            <w:rPr>
              <w:rFonts w:ascii="Georgia" w:hAnsi="Georgia" w:cs="Arial"/>
              <w:sz w:val="21"/>
              <w:szCs w:val="21"/>
            </w:rPr>
          </w:rPrChange>
        </w:rPr>
        <w:t xml:space="preserve">mir als Praktikant eine steile Lernkurve ermöglichen können. </w:t>
      </w:r>
      <w:r w:rsidRPr="00F226BE">
        <w:rPr>
          <w:rFonts w:ascii="Georgia" w:hAnsi="Georgia" w:cs="Arial"/>
          <w:sz w:val="20"/>
          <w:szCs w:val="20"/>
          <w:rPrChange w:id="748" w:author="David Döbele" w:date="2024-08-20T18:47:00Z" w16du:dateUtc="2024-08-20T16:47:00Z">
            <w:rPr>
              <w:rFonts w:ascii="Georgia" w:hAnsi="Georgia" w:cs="Arial"/>
              <w:sz w:val="21"/>
              <w:szCs w:val="21"/>
            </w:rPr>
          </w:rPrChange>
        </w:rPr>
        <w:t xml:space="preserve">Durch Ihr breites Mandantenspektrum kann ich selbst viele verschiedene Unternehmen </w:t>
      </w:r>
      <w:r w:rsidR="00BA0B7F" w:rsidRPr="00F226BE">
        <w:rPr>
          <w:rFonts w:ascii="Georgia" w:hAnsi="Georgia" w:cs="Arial"/>
          <w:sz w:val="20"/>
          <w:szCs w:val="20"/>
          <w:rPrChange w:id="749" w:author="David Döbele" w:date="2024-08-20T18:47:00Z" w16du:dateUtc="2024-08-20T16:47:00Z">
            <w:rPr>
              <w:rFonts w:ascii="Georgia" w:hAnsi="Georgia" w:cs="Arial"/>
              <w:sz w:val="21"/>
              <w:szCs w:val="21"/>
            </w:rPr>
          </w:rPrChange>
        </w:rPr>
        <w:t xml:space="preserve">im Detail kennenlernen und so meine Expertise im Bereich Wirtschaftsprüfung anwenden und ausbauen. Besonders bemerkenswert erachte ich, dass Sie bei PwC großen Wert auf Inklusion und Diversität legen und somit Diskriminierung aufgrund von sozialer und ethnischer Herkunft, Religion oder sexueller Orientierung keinen Platz bieten. Auch ich würde gerne diese Werte bei Ihnen aktiv </w:t>
      </w:r>
      <w:r w:rsidR="009B1031" w:rsidRPr="00F226BE">
        <w:rPr>
          <w:rFonts w:ascii="Georgia" w:hAnsi="Georgia" w:cs="Arial"/>
          <w:sz w:val="20"/>
          <w:szCs w:val="20"/>
          <w:rPrChange w:id="750" w:author="David Döbele" w:date="2024-08-20T18:47:00Z" w16du:dateUtc="2024-08-20T16:47:00Z">
            <w:rPr>
              <w:rFonts w:ascii="Georgia" w:hAnsi="Georgia" w:cs="Arial"/>
              <w:sz w:val="21"/>
              <w:szCs w:val="21"/>
            </w:rPr>
          </w:rPrChange>
        </w:rPr>
        <w:t>leben und in meine Arbeit integrieren.</w:t>
      </w:r>
    </w:p>
    <w:p w14:paraId="5975FACD" w14:textId="77777777" w:rsidR="00641C1D" w:rsidRPr="00F226BE" w:rsidRDefault="00641C1D" w:rsidP="00641C1D">
      <w:pPr>
        <w:spacing w:after="0"/>
        <w:jc w:val="both"/>
        <w:rPr>
          <w:rFonts w:ascii="Georgia" w:hAnsi="Georgia" w:cs="Arial"/>
          <w:sz w:val="20"/>
          <w:szCs w:val="20"/>
          <w:rPrChange w:id="751" w:author="David Döbele" w:date="2024-08-20T18:47:00Z" w16du:dateUtc="2024-08-20T16:47:00Z">
            <w:rPr>
              <w:rFonts w:ascii="Georgia" w:hAnsi="Georgia" w:cs="Arial"/>
              <w:sz w:val="21"/>
              <w:szCs w:val="21"/>
            </w:rPr>
          </w:rPrChange>
        </w:rPr>
      </w:pPr>
    </w:p>
    <w:p w14:paraId="1E236909" w14:textId="77777777" w:rsidR="00641C1D" w:rsidRPr="00F226BE" w:rsidRDefault="00641C1D" w:rsidP="00641C1D">
      <w:pPr>
        <w:spacing w:after="0"/>
        <w:jc w:val="both"/>
        <w:rPr>
          <w:rFonts w:ascii="Georgia" w:hAnsi="Georgia" w:cs="Arial"/>
          <w:sz w:val="20"/>
          <w:szCs w:val="20"/>
          <w:rPrChange w:id="752"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753" w:author="David Döbele" w:date="2024-08-20T18:47:00Z" w16du:dateUtc="2024-08-20T16:47:00Z">
            <w:rPr>
              <w:rFonts w:ascii="Georgia" w:hAnsi="Georgia" w:cs="Arial"/>
              <w:sz w:val="21"/>
              <w:szCs w:val="21"/>
            </w:rPr>
          </w:rPrChange>
        </w:rPr>
        <w:t>Von dem Praktikum in der Wirtschaftsprüfung erhoffe ich mir, dass ich meine eigenen Ideen und Erfahrungen bestmöglich in Ihrem Unternehmen einbringen kann, und darüber hinaus meine Expertise durch eine steile Lernkurve ausbauen werde. Ich bin davon überzeugt, dass ich aufgrund meines starken Interesses für die Branche, meiner ausgeprägten analytischen Fähigkeiten und meiner hohen Lernbereitschaft, gerade durch mein junges Alter, eine große Bereicherung für Ihr Unternehmen wäre. Ich würde mich sehr darüber freuen, Sie auch in einem persönlichen Gespräch von mir zu überzeugen.</w:t>
      </w:r>
    </w:p>
    <w:p w14:paraId="4F813A96" w14:textId="77777777" w:rsidR="00641C1D" w:rsidRPr="00F226BE" w:rsidRDefault="00641C1D" w:rsidP="00641C1D">
      <w:pPr>
        <w:spacing w:after="0"/>
        <w:jc w:val="both"/>
        <w:rPr>
          <w:rFonts w:ascii="Georgia" w:hAnsi="Georgia" w:cs="Arial"/>
          <w:sz w:val="20"/>
          <w:szCs w:val="20"/>
          <w:rPrChange w:id="754" w:author="David Döbele" w:date="2024-08-20T18:47:00Z" w16du:dateUtc="2024-08-20T16:47:00Z">
            <w:rPr>
              <w:rFonts w:ascii="Georgia" w:hAnsi="Georgia" w:cs="Arial"/>
              <w:sz w:val="21"/>
              <w:szCs w:val="21"/>
            </w:rPr>
          </w:rPrChange>
        </w:rPr>
      </w:pPr>
    </w:p>
    <w:p w14:paraId="2BB16ECD" w14:textId="77777777" w:rsidR="00641C1D" w:rsidRPr="00F226BE" w:rsidRDefault="00641C1D" w:rsidP="00641C1D">
      <w:pPr>
        <w:spacing w:after="0"/>
        <w:jc w:val="both"/>
        <w:rPr>
          <w:rFonts w:ascii="Georgia" w:hAnsi="Georgia" w:cs="Arial"/>
          <w:sz w:val="20"/>
          <w:szCs w:val="20"/>
          <w:rPrChange w:id="755"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756" w:author="David Döbele" w:date="2024-08-20T18:47:00Z" w16du:dateUtc="2024-08-20T16:47:00Z">
            <w:rPr>
              <w:rFonts w:ascii="Georgia" w:hAnsi="Georgia" w:cs="Arial"/>
              <w:sz w:val="21"/>
              <w:szCs w:val="21"/>
            </w:rPr>
          </w:rPrChange>
        </w:rPr>
        <w:t>Mit freundlichen Grüßen</w:t>
      </w:r>
    </w:p>
    <w:p w14:paraId="0AD480F5" w14:textId="4D9CE800" w:rsidR="00BE2BF0" w:rsidRPr="00F226BE" w:rsidRDefault="00641C1D" w:rsidP="00BE2BF0">
      <w:pPr>
        <w:spacing w:after="0"/>
        <w:jc w:val="both"/>
        <w:rPr>
          <w:rFonts w:ascii="Georgia" w:hAnsi="Georgia" w:cs="Arial"/>
          <w:sz w:val="20"/>
          <w:szCs w:val="20"/>
          <w:rPrChange w:id="757" w:author="David Döbele" w:date="2024-08-20T18:47:00Z" w16du:dateUtc="2024-08-20T16:47:00Z">
            <w:rPr>
              <w:rFonts w:ascii="Georgia" w:hAnsi="Georgia" w:cs="Arial"/>
              <w:sz w:val="21"/>
              <w:szCs w:val="21"/>
            </w:rPr>
          </w:rPrChange>
        </w:rPr>
      </w:pPr>
      <w:r w:rsidRPr="00F226BE">
        <w:rPr>
          <w:rFonts w:ascii="Georgia" w:hAnsi="Georgia" w:cs="Arial"/>
          <w:sz w:val="20"/>
          <w:szCs w:val="20"/>
          <w:rPrChange w:id="758" w:author="David Döbele" w:date="2024-08-20T18:47:00Z" w16du:dateUtc="2024-08-20T16:47:00Z">
            <w:rPr>
              <w:rFonts w:ascii="Georgia" w:hAnsi="Georgia" w:cs="Arial"/>
              <w:sz w:val="21"/>
              <w:szCs w:val="21"/>
            </w:rPr>
          </w:rPrChange>
        </w:rPr>
        <w:t>Unterschrift</w:t>
      </w:r>
    </w:p>
    <w:p w14:paraId="5B507EC1" w14:textId="77777777" w:rsidR="00CD3A88" w:rsidRPr="00F226BE" w:rsidRDefault="00CD3A88" w:rsidP="00CD3A88">
      <w:pPr>
        <w:spacing w:after="0"/>
        <w:jc w:val="both"/>
        <w:rPr>
          <w:rFonts w:ascii="Georgia" w:hAnsi="Georgia" w:cs="Arial"/>
          <w:sz w:val="20"/>
          <w:szCs w:val="20"/>
          <w:rPrChange w:id="759" w:author="David Döbele" w:date="2024-08-20T18:47:00Z" w16du:dateUtc="2024-08-20T16:47:00Z">
            <w:rPr>
              <w:rFonts w:ascii="Georgia" w:hAnsi="Georgia" w:cs="Arial"/>
              <w:sz w:val="21"/>
              <w:szCs w:val="21"/>
            </w:rPr>
          </w:rPrChange>
        </w:rPr>
      </w:pPr>
    </w:p>
    <w:p w14:paraId="738CC30A" w14:textId="1338E5E9" w:rsidR="004714B8" w:rsidRPr="00F226BE" w:rsidRDefault="004714B8" w:rsidP="004714B8">
      <w:pPr>
        <w:spacing w:after="0"/>
        <w:jc w:val="both"/>
        <w:rPr>
          <w:rFonts w:ascii="Georgia" w:hAnsi="Georgia" w:cs="Arial"/>
          <w:sz w:val="20"/>
          <w:szCs w:val="20"/>
          <w:rPrChange w:id="760" w:author="David Döbele" w:date="2024-08-20T18:47:00Z" w16du:dateUtc="2024-08-20T16:47:00Z">
            <w:rPr>
              <w:rFonts w:ascii="Georgia" w:hAnsi="Georgia" w:cs="Arial"/>
              <w:sz w:val="21"/>
              <w:szCs w:val="21"/>
            </w:rPr>
          </w:rPrChange>
        </w:rPr>
      </w:pPr>
    </w:p>
    <w:p w14:paraId="580DBBEC" w14:textId="79CC978E" w:rsidR="00AA5163" w:rsidRPr="00F226BE" w:rsidRDefault="00AA5163" w:rsidP="00AA5163">
      <w:pPr>
        <w:spacing w:after="0"/>
        <w:jc w:val="both"/>
        <w:rPr>
          <w:rFonts w:ascii="Georgia" w:hAnsi="Georgia" w:cs="Arial"/>
          <w:sz w:val="20"/>
          <w:szCs w:val="20"/>
          <w:rPrChange w:id="761" w:author="David Döbele" w:date="2024-08-20T18:47:00Z" w16du:dateUtc="2024-08-20T16:47:00Z">
            <w:rPr>
              <w:rFonts w:ascii="Georgia" w:hAnsi="Georgia" w:cs="Arial"/>
              <w:sz w:val="21"/>
              <w:szCs w:val="21"/>
            </w:rPr>
          </w:rPrChange>
        </w:rPr>
      </w:pPr>
    </w:p>
    <w:p w14:paraId="43EABEBF" w14:textId="77777777" w:rsidR="00BB3512" w:rsidRPr="00F226BE" w:rsidRDefault="00BB3512" w:rsidP="00E65B09">
      <w:pPr>
        <w:spacing w:after="0"/>
        <w:jc w:val="both"/>
        <w:rPr>
          <w:rFonts w:ascii="Georgia" w:hAnsi="Georgia" w:cs="Arial"/>
          <w:sz w:val="20"/>
          <w:szCs w:val="20"/>
          <w:rPrChange w:id="762" w:author="David Döbele" w:date="2024-08-20T18:47:00Z" w16du:dateUtc="2024-08-20T16:47:00Z">
            <w:rPr>
              <w:rFonts w:ascii="Georgia" w:hAnsi="Georgia" w:cs="Arial"/>
              <w:sz w:val="21"/>
              <w:szCs w:val="21"/>
            </w:rPr>
          </w:rPrChange>
        </w:rPr>
      </w:pPr>
    </w:p>
    <w:sectPr w:rsidR="00BB3512" w:rsidRPr="00F226BE"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A2C"/>
    <w:rsid w:val="00012047"/>
    <w:rsid w:val="00012D78"/>
    <w:rsid w:val="00034B68"/>
    <w:rsid w:val="0004591A"/>
    <w:rsid w:val="00046459"/>
    <w:rsid w:val="000555E4"/>
    <w:rsid w:val="0005670D"/>
    <w:rsid w:val="000710B0"/>
    <w:rsid w:val="00073C82"/>
    <w:rsid w:val="0008115E"/>
    <w:rsid w:val="00081359"/>
    <w:rsid w:val="00093795"/>
    <w:rsid w:val="0009623C"/>
    <w:rsid w:val="000A154E"/>
    <w:rsid w:val="000A3082"/>
    <w:rsid w:val="000A4132"/>
    <w:rsid w:val="000A5AB8"/>
    <w:rsid w:val="000A6678"/>
    <w:rsid w:val="000A7DEB"/>
    <w:rsid w:val="000B215B"/>
    <w:rsid w:val="000C55DE"/>
    <w:rsid w:val="000E2A46"/>
    <w:rsid w:val="000F3569"/>
    <w:rsid w:val="000F371C"/>
    <w:rsid w:val="000F5271"/>
    <w:rsid w:val="00101275"/>
    <w:rsid w:val="001138EF"/>
    <w:rsid w:val="00117F83"/>
    <w:rsid w:val="00146C8E"/>
    <w:rsid w:val="00152DF9"/>
    <w:rsid w:val="00156A98"/>
    <w:rsid w:val="001669DB"/>
    <w:rsid w:val="00171D11"/>
    <w:rsid w:val="001819B1"/>
    <w:rsid w:val="0018679C"/>
    <w:rsid w:val="00186B10"/>
    <w:rsid w:val="00194E00"/>
    <w:rsid w:val="001A4522"/>
    <w:rsid w:val="001C17FC"/>
    <w:rsid w:val="001D079A"/>
    <w:rsid w:val="001D2305"/>
    <w:rsid w:val="001E0088"/>
    <w:rsid w:val="001E0903"/>
    <w:rsid w:val="001E1EE7"/>
    <w:rsid w:val="001E54E6"/>
    <w:rsid w:val="001F215C"/>
    <w:rsid w:val="00203125"/>
    <w:rsid w:val="002042CB"/>
    <w:rsid w:val="002062F6"/>
    <w:rsid w:val="00212042"/>
    <w:rsid w:val="002213EE"/>
    <w:rsid w:val="002220AA"/>
    <w:rsid w:val="0023054D"/>
    <w:rsid w:val="0023683A"/>
    <w:rsid w:val="002467A0"/>
    <w:rsid w:val="002536DC"/>
    <w:rsid w:val="00255EC1"/>
    <w:rsid w:val="00257D2A"/>
    <w:rsid w:val="002627D2"/>
    <w:rsid w:val="00264191"/>
    <w:rsid w:val="00265BA0"/>
    <w:rsid w:val="0027047C"/>
    <w:rsid w:val="002708C2"/>
    <w:rsid w:val="00274324"/>
    <w:rsid w:val="002A40A4"/>
    <w:rsid w:val="002A5B9F"/>
    <w:rsid w:val="002C4BF0"/>
    <w:rsid w:val="002D309E"/>
    <w:rsid w:val="002D594E"/>
    <w:rsid w:val="002E39B8"/>
    <w:rsid w:val="002F51FA"/>
    <w:rsid w:val="00311A15"/>
    <w:rsid w:val="003250EA"/>
    <w:rsid w:val="00335487"/>
    <w:rsid w:val="003421B1"/>
    <w:rsid w:val="003426DB"/>
    <w:rsid w:val="00375D2D"/>
    <w:rsid w:val="003811BC"/>
    <w:rsid w:val="0038671F"/>
    <w:rsid w:val="00386E69"/>
    <w:rsid w:val="003947A8"/>
    <w:rsid w:val="003B00C2"/>
    <w:rsid w:val="003D464F"/>
    <w:rsid w:val="003D5D1E"/>
    <w:rsid w:val="003D6365"/>
    <w:rsid w:val="003F3290"/>
    <w:rsid w:val="003F4091"/>
    <w:rsid w:val="003F688C"/>
    <w:rsid w:val="00415608"/>
    <w:rsid w:val="00424CAF"/>
    <w:rsid w:val="00427081"/>
    <w:rsid w:val="00434D23"/>
    <w:rsid w:val="004403CB"/>
    <w:rsid w:val="00453C2F"/>
    <w:rsid w:val="00454C0B"/>
    <w:rsid w:val="0046226E"/>
    <w:rsid w:val="00464855"/>
    <w:rsid w:val="004714B8"/>
    <w:rsid w:val="00473888"/>
    <w:rsid w:val="00473E02"/>
    <w:rsid w:val="00474FC2"/>
    <w:rsid w:val="0048195B"/>
    <w:rsid w:val="00492923"/>
    <w:rsid w:val="004A1501"/>
    <w:rsid w:val="004A615C"/>
    <w:rsid w:val="004B2953"/>
    <w:rsid w:val="004B4510"/>
    <w:rsid w:val="004C156C"/>
    <w:rsid w:val="004C174A"/>
    <w:rsid w:val="004E7074"/>
    <w:rsid w:val="00500EFA"/>
    <w:rsid w:val="00506093"/>
    <w:rsid w:val="00506322"/>
    <w:rsid w:val="00507BBD"/>
    <w:rsid w:val="005170EB"/>
    <w:rsid w:val="00527DF8"/>
    <w:rsid w:val="00531BB4"/>
    <w:rsid w:val="005407D6"/>
    <w:rsid w:val="00542F06"/>
    <w:rsid w:val="00553EC8"/>
    <w:rsid w:val="00554955"/>
    <w:rsid w:val="005705F7"/>
    <w:rsid w:val="00570B1D"/>
    <w:rsid w:val="00574140"/>
    <w:rsid w:val="005762CF"/>
    <w:rsid w:val="005842A0"/>
    <w:rsid w:val="00590834"/>
    <w:rsid w:val="00590E7F"/>
    <w:rsid w:val="00593C9C"/>
    <w:rsid w:val="005A27F8"/>
    <w:rsid w:val="005A4691"/>
    <w:rsid w:val="005B231F"/>
    <w:rsid w:val="005B7C0D"/>
    <w:rsid w:val="005C55F7"/>
    <w:rsid w:val="005D3650"/>
    <w:rsid w:val="005D7D49"/>
    <w:rsid w:val="005E00BC"/>
    <w:rsid w:val="005E3E84"/>
    <w:rsid w:val="005E63B8"/>
    <w:rsid w:val="005F2865"/>
    <w:rsid w:val="005F350B"/>
    <w:rsid w:val="005F4D30"/>
    <w:rsid w:val="00603752"/>
    <w:rsid w:val="0060685C"/>
    <w:rsid w:val="00632F05"/>
    <w:rsid w:val="0063723B"/>
    <w:rsid w:val="00641C1D"/>
    <w:rsid w:val="00647035"/>
    <w:rsid w:val="00647413"/>
    <w:rsid w:val="006502BE"/>
    <w:rsid w:val="00663186"/>
    <w:rsid w:val="00667A61"/>
    <w:rsid w:val="00684262"/>
    <w:rsid w:val="00690E54"/>
    <w:rsid w:val="00697CBE"/>
    <w:rsid w:val="006A7895"/>
    <w:rsid w:val="006B302C"/>
    <w:rsid w:val="006B6458"/>
    <w:rsid w:val="006D2592"/>
    <w:rsid w:val="006D343E"/>
    <w:rsid w:val="006E6A51"/>
    <w:rsid w:val="006E7A70"/>
    <w:rsid w:val="006F58EC"/>
    <w:rsid w:val="0070187E"/>
    <w:rsid w:val="00706233"/>
    <w:rsid w:val="007251EA"/>
    <w:rsid w:val="00733553"/>
    <w:rsid w:val="007340D7"/>
    <w:rsid w:val="0074304A"/>
    <w:rsid w:val="0074543B"/>
    <w:rsid w:val="007472BD"/>
    <w:rsid w:val="00750EE1"/>
    <w:rsid w:val="00755A3D"/>
    <w:rsid w:val="0076270A"/>
    <w:rsid w:val="007674D3"/>
    <w:rsid w:val="007675B1"/>
    <w:rsid w:val="007809C6"/>
    <w:rsid w:val="00781479"/>
    <w:rsid w:val="00784CAD"/>
    <w:rsid w:val="00785E4E"/>
    <w:rsid w:val="00795B8C"/>
    <w:rsid w:val="00797EF1"/>
    <w:rsid w:val="007A172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5213A"/>
    <w:rsid w:val="00853CFC"/>
    <w:rsid w:val="008565FD"/>
    <w:rsid w:val="00857C6F"/>
    <w:rsid w:val="008605F1"/>
    <w:rsid w:val="008657E3"/>
    <w:rsid w:val="00867CED"/>
    <w:rsid w:val="00874503"/>
    <w:rsid w:val="00883B55"/>
    <w:rsid w:val="0089337A"/>
    <w:rsid w:val="008A248F"/>
    <w:rsid w:val="008B402E"/>
    <w:rsid w:val="008B7F09"/>
    <w:rsid w:val="008C0603"/>
    <w:rsid w:val="008C2768"/>
    <w:rsid w:val="008C27C1"/>
    <w:rsid w:val="008D6664"/>
    <w:rsid w:val="008D7CDB"/>
    <w:rsid w:val="008E100E"/>
    <w:rsid w:val="008E4BA9"/>
    <w:rsid w:val="008E7A27"/>
    <w:rsid w:val="008E7D17"/>
    <w:rsid w:val="0091317E"/>
    <w:rsid w:val="0093066A"/>
    <w:rsid w:val="00934BA1"/>
    <w:rsid w:val="00944597"/>
    <w:rsid w:val="00957E15"/>
    <w:rsid w:val="00991E04"/>
    <w:rsid w:val="00993D40"/>
    <w:rsid w:val="0099776A"/>
    <w:rsid w:val="009A256E"/>
    <w:rsid w:val="009A44FF"/>
    <w:rsid w:val="009B1031"/>
    <w:rsid w:val="009B3AC0"/>
    <w:rsid w:val="009B445D"/>
    <w:rsid w:val="009C4E20"/>
    <w:rsid w:val="009C4FD2"/>
    <w:rsid w:val="009D07DC"/>
    <w:rsid w:val="009D3BBF"/>
    <w:rsid w:val="009F46A7"/>
    <w:rsid w:val="00A1282E"/>
    <w:rsid w:val="00A14247"/>
    <w:rsid w:val="00A33387"/>
    <w:rsid w:val="00A40D57"/>
    <w:rsid w:val="00A44493"/>
    <w:rsid w:val="00A510CE"/>
    <w:rsid w:val="00A53760"/>
    <w:rsid w:val="00A55011"/>
    <w:rsid w:val="00A6109E"/>
    <w:rsid w:val="00A90B16"/>
    <w:rsid w:val="00AA2791"/>
    <w:rsid w:val="00AA4C7C"/>
    <w:rsid w:val="00AA5163"/>
    <w:rsid w:val="00AB4CD0"/>
    <w:rsid w:val="00AC61EE"/>
    <w:rsid w:val="00AC66C4"/>
    <w:rsid w:val="00AC7086"/>
    <w:rsid w:val="00AD2B27"/>
    <w:rsid w:val="00AE073F"/>
    <w:rsid w:val="00AE26F5"/>
    <w:rsid w:val="00AE3A33"/>
    <w:rsid w:val="00B02428"/>
    <w:rsid w:val="00B135CE"/>
    <w:rsid w:val="00B15660"/>
    <w:rsid w:val="00B25F18"/>
    <w:rsid w:val="00B339B8"/>
    <w:rsid w:val="00B346A7"/>
    <w:rsid w:val="00B4080E"/>
    <w:rsid w:val="00B43970"/>
    <w:rsid w:val="00B50A34"/>
    <w:rsid w:val="00B54C38"/>
    <w:rsid w:val="00B5613E"/>
    <w:rsid w:val="00B57CB1"/>
    <w:rsid w:val="00B77DCE"/>
    <w:rsid w:val="00B81B0E"/>
    <w:rsid w:val="00B86766"/>
    <w:rsid w:val="00B87CA9"/>
    <w:rsid w:val="00B9666E"/>
    <w:rsid w:val="00BA0B7F"/>
    <w:rsid w:val="00BA6537"/>
    <w:rsid w:val="00BB3512"/>
    <w:rsid w:val="00BB3C75"/>
    <w:rsid w:val="00BB61C9"/>
    <w:rsid w:val="00BD4D12"/>
    <w:rsid w:val="00BE2BF0"/>
    <w:rsid w:val="00BF15F4"/>
    <w:rsid w:val="00BF522D"/>
    <w:rsid w:val="00BF5F54"/>
    <w:rsid w:val="00C0214A"/>
    <w:rsid w:val="00C030C1"/>
    <w:rsid w:val="00C1562F"/>
    <w:rsid w:val="00C23EE8"/>
    <w:rsid w:val="00C250F4"/>
    <w:rsid w:val="00C6717B"/>
    <w:rsid w:val="00C71380"/>
    <w:rsid w:val="00C7695F"/>
    <w:rsid w:val="00C9003C"/>
    <w:rsid w:val="00C97ECA"/>
    <w:rsid w:val="00CA1160"/>
    <w:rsid w:val="00CA6DDF"/>
    <w:rsid w:val="00CA702E"/>
    <w:rsid w:val="00CA7350"/>
    <w:rsid w:val="00CB38D2"/>
    <w:rsid w:val="00CB639D"/>
    <w:rsid w:val="00CD3A88"/>
    <w:rsid w:val="00CD4B88"/>
    <w:rsid w:val="00CD51E6"/>
    <w:rsid w:val="00CD7D90"/>
    <w:rsid w:val="00CE433B"/>
    <w:rsid w:val="00D133AE"/>
    <w:rsid w:val="00D30B5E"/>
    <w:rsid w:val="00D30CEA"/>
    <w:rsid w:val="00D34755"/>
    <w:rsid w:val="00D464F4"/>
    <w:rsid w:val="00D65C90"/>
    <w:rsid w:val="00D71D8E"/>
    <w:rsid w:val="00D81622"/>
    <w:rsid w:val="00D9281A"/>
    <w:rsid w:val="00DA3404"/>
    <w:rsid w:val="00DA524B"/>
    <w:rsid w:val="00DA68B1"/>
    <w:rsid w:val="00DB471D"/>
    <w:rsid w:val="00DB76BF"/>
    <w:rsid w:val="00DD1863"/>
    <w:rsid w:val="00DD3349"/>
    <w:rsid w:val="00DD54E1"/>
    <w:rsid w:val="00DD6747"/>
    <w:rsid w:val="00DE1FBC"/>
    <w:rsid w:val="00DE5C3D"/>
    <w:rsid w:val="00DF23AC"/>
    <w:rsid w:val="00DF774B"/>
    <w:rsid w:val="00E02500"/>
    <w:rsid w:val="00E12ED8"/>
    <w:rsid w:val="00E162C9"/>
    <w:rsid w:val="00E3005D"/>
    <w:rsid w:val="00E30491"/>
    <w:rsid w:val="00E473ED"/>
    <w:rsid w:val="00E47DAF"/>
    <w:rsid w:val="00E508A1"/>
    <w:rsid w:val="00E62550"/>
    <w:rsid w:val="00E64382"/>
    <w:rsid w:val="00E65B09"/>
    <w:rsid w:val="00E83116"/>
    <w:rsid w:val="00E914E5"/>
    <w:rsid w:val="00E91B86"/>
    <w:rsid w:val="00EA566C"/>
    <w:rsid w:val="00EA6CEC"/>
    <w:rsid w:val="00EA7AC2"/>
    <w:rsid w:val="00EC000C"/>
    <w:rsid w:val="00ED7047"/>
    <w:rsid w:val="00EF2FD5"/>
    <w:rsid w:val="00F11473"/>
    <w:rsid w:val="00F226BE"/>
    <w:rsid w:val="00F253C5"/>
    <w:rsid w:val="00F270C0"/>
    <w:rsid w:val="00F30624"/>
    <w:rsid w:val="00F430C8"/>
    <w:rsid w:val="00F437F2"/>
    <w:rsid w:val="00F4717F"/>
    <w:rsid w:val="00F5301B"/>
    <w:rsid w:val="00F55CE3"/>
    <w:rsid w:val="00F605BD"/>
    <w:rsid w:val="00F7287C"/>
    <w:rsid w:val="00F72DC2"/>
    <w:rsid w:val="00F74175"/>
    <w:rsid w:val="00F92A04"/>
    <w:rsid w:val="00F96D3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641C1D"/>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NichtaufgelsteErwhnung">
    <w:name w:val="Unresolved Mention"/>
    <w:basedOn w:val="Absatz-Standardschriftart"/>
    <w:uiPriority w:val="99"/>
    <w:rsid w:val="00F437F2"/>
    <w:rPr>
      <w:color w:val="605E5C"/>
      <w:shd w:val="clear" w:color="auto" w:fill="E1DFDD"/>
    </w:rPr>
  </w:style>
  <w:style w:type="paragraph" w:styleId="berarbeitung">
    <w:name w:val="Revision"/>
    <w:hidden/>
    <w:uiPriority w:val="99"/>
    <w:semiHidden/>
    <w:rsid w:val="00F226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3127">
      <w:bodyDiv w:val="1"/>
      <w:marLeft w:val="0"/>
      <w:marRight w:val="0"/>
      <w:marTop w:val="0"/>
      <w:marBottom w:val="0"/>
      <w:divBdr>
        <w:top w:val="none" w:sz="0" w:space="0" w:color="auto"/>
        <w:left w:val="none" w:sz="0" w:space="0" w:color="auto"/>
        <w:bottom w:val="none" w:sz="0" w:space="0" w:color="auto"/>
        <w:right w:val="none" w:sz="0" w:space="0" w:color="auto"/>
      </w:divBdr>
    </w:div>
    <w:div w:id="176889461">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4380233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79487191">
      <w:bodyDiv w:val="1"/>
      <w:marLeft w:val="0"/>
      <w:marRight w:val="0"/>
      <w:marTop w:val="0"/>
      <w:marBottom w:val="0"/>
      <w:divBdr>
        <w:top w:val="none" w:sz="0" w:space="0" w:color="auto"/>
        <w:left w:val="none" w:sz="0" w:space="0" w:color="auto"/>
        <w:bottom w:val="none" w:sz="0" w:space="0" w:color="auto"/>
        <w:right w:val="none" w:sz="0" w:space="0" w:color="auto"/>
      </w:divBdr>
    </w:div>
    <w:div w:id="606230795">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04208">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13867815">
      <w:bodyDiv w:val="1"/>
      <w:marLeft w:val="0"/>
      <w:marRight w:val="0"/>
      <w:marTop w:val="0"/>
      <w:marBottom w:val="0"/>
      <w:divBdr>
        <w:top w:val="none" w:sz="0" w:space="0" w:color="auto"/>
        <w:left w:val="none" w:sz="0" w:space="0" w:color="auto"/>
        <w:bottom w:val="none" w:sz="0" w:space="0" w:color="auto"/>
        <w:right w:val="none" w:sz="0" w:space="0" w:color="auto"/>
      </w:divBdr>
    </w:div>
    <w:div w:id="134624911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473021">
      <w:bodyDiv w:val="1"/>
      <w:marLeft w:val="0"/>
      <w:marRight w:val="0"/>
      <w:marTop w:val="0"/>
      <w:marBottom w:val="0"/>
      <w:divBdr>
        <w:top w:val="none" w:sz="0" w:space="0" w:color="auto"/>
        <w:left w:val="none" w:sz="0" w:space="0" w:color="auto"/>
        <w:bottom w:val="none" w:sz="0" w:space="0" w:color="auto"/>
        <w:right w:val="none" w:sz="0" w:space="0" w:color="auto"/>
      </w:divBdr>
    </w:div>
    <w:div w:id="1488282951">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22691854">
      <w:bodyDiv w:val="1"/>
      <w:marLeft w:val="0"/>
      <w:marRight w:val="0"/>
      <w:marTop w:val="0"/>
      <w:marBottom w:val="0"/>
      <w:divBdr>
        <w:top w:val="none" w:sz="0" w:space="0" w:color="auto"/>
        <w:left w:val="none" w:sz="0" w:space="0" w:color="auto"/>
        <w:bottom w:val="none" w:sz="0" w:space="0" w:color="auto"/>
        <w:right w:val="none" w:sz="0" w:space="0" w:color="auto"/>
      </w:divBdr>
    </w:div>
    <w:div w:id="1824589660">
      <w:bodyDiv w:val="1"/>
      <w:marLeft w:val="0"/>
      <w:marRight w:val="0"/>
      <w:marTop w:val="0"/>
      <w:marBottom w:val="0"/>
      <w:divBdr>
        <w:top w:val="none" w:sz="0" w:space="0" w:color="auto"/>
        <w:left w:val="none" w:sz="0" w:space="0" w:color="auto"/>
        <w:bottom w:val="none" w:sz="0" w:space="0" w:color="auto"/>
        <w:right w:val="none" w:sz="0" w:space="0" w:color="auto"/>
      </w:divBdr>
    </w:div>
    <w:div w:id="198400333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4721</Words>
  <Characters>29743</Characters>
  <Application>Microsoft Office Word</Application>
  <DocSecurity>0</DocSecurity>
  <Lines>247</Lines>
  <Paragraphs>68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22</cp:revision>
  <dcterms:created xsi:type="dcterms:W3CDTF">2024-08-13T09:15:00Z</dcterms:created>
  <dcterms:modified xsi:type="dcterms:W3CDTF">2024-08-20T16:50:00Z</dcterms:modified>
</cp:coreProperties>
</file>