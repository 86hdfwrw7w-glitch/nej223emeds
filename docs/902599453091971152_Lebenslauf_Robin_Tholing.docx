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43C8B" w14:textId="77777777" w:rsidR="00E756DE" w:rsidRPr="004C6F94" w:rsidRDefault="00E756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855"/>
        <w:gridCol w:w="4111"/>
        <w:gridCol w:w="2084"/>
      </w:tblGrid>
      <w:tr w:rsidR="00E756DE" w:rsidRPr="00822356" w14:paraId="0F0D15A7" w14:textId="77777777">
        <w:trPr>
          <w:trHeight w:val="227"/>
        </w:trPr>
        <w:tc>
          <w:tcPr>
            <w:tcW w:w="9105" w:type="dxa"/>
            <w:gridSpan w:val="4"/>
          </w:tcPr>
          <w:p w14:paraId="23A3AC04" w14:textId="2F90B357" w:rsidR="00E756DE" w:rsidRPr="00822356" w:rsidRDefault="00985534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Robin</w:t>
            </w:r>
            <w:r w:rsidR="005215CD" w:rsidRPr="00822356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 xml:space="preserve"> </w:t>
            </w:r>
            <w:r w:rsidRPr="00822356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Thöling</w:t>
            </w:r>
            <w:r w:rsidR="005215CD" w:rsidRPr="00822356">
              <w:rPr>
                <w:rFonts w:ascii="Georgia" w:eastAsia="Georgia" w:hAnsi="Georgia" w:cs="Georgia"/>
                <w:sz w:val="44"/>
                <w:szCs w:val="44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Am Schloß Broich 15</w:t>
            </w:r>
            <w:r w:rsidR="005215CD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, 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45479</w:t>
            </w:r>
            <w:r w:rsidR="005215CD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Mülheim an der Ruhr</w:t>
            </w:r>
          </w:p>
          <w:p w14:paraId="590AD152" w14:textId="02BF39D1" w:rsidR="00E756DE" w:rsidRPr="00822356" w:rsidRDefault="005215CD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17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6320012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82235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robin.thoeling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@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gmail.com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82235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25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03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1997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82235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in</w:t>
            </w:r>
            <w:r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85534" w:rsidRPr="00822356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Lünen</w:t>
            </w:r>
          </w:p>
        </w:tc>
      </w:tr>
      <w:tr w:rsidR="00E756DE" w:rsidRPr="00822356" w14:paraId="35EA2EF6" w14:textId="77777777" w:rsidTr="00E53EAF">
        <w:trPr>
          <w:trHeight w:val="510"/>
        </w:trPr>
        <w:tc>
          <w:tcPr>
            <w:tcW w:w="9105" w:type="dxa"/>
            <w:gridSpan w:val="4"/>
            <w:tcBorders>
              <w:bottom w:val="single" w:sz="4" w:space="0" w:color="000000"/>
            </w:tcBorders>
            <w:vAlign w:val="bottom"/>
          </w:tcPr>
          <w:p w14:paraId="04045980" w14:textId="77777777" w:rsidR="00E756DE" w:rsidRPr="00822356" w:rsidRDefault="005215CD" w:rsidP="00E53EAF">
            <w:pPr>
              <w:jc w:val="center"/>
              <w:rPr>
                <w:rFonts w:ascii="Georgia" w:eastAsia="Georgia" w:hAnsi="Georgia" w:cs="Georgia"/>
                <w:sz w:val="28"/>
                <w:szCs w:val="28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Schule &amp; Studium</w:t>
            </w:r>
          </w:p>
        </w:tc>
      </w:tr>
      <w:tr w:rsidR="00E756DE" w:rsidRPr="00822356" w14:paraId="05DC18F1" w14:textId="77777777" w:rsidTr="00E53EAF">
        <w:trPr>
          <w:trHeight w:val="340"/>
        </w:trPr>
        <w:tc>
          <w:tcPr>
            <w:tcW w:w="7021" w:type="dxa"/>
            <w:gridSpan w:val="3"/>
            <w:tcBorders>
              <w:top w:val="single" w:sz="4" w:space="0" w:color="000000"/>
            </w:tcBorders>
            <w:vAlign w:val="bottom"/>
          </w:tcPr>
          <w:p w14:paraId="74185454" w14:textId="720F7B4E" w:rsidR="00E756DE" w:rsidRPr="00822356" w:rsidRDefault="00985534" w:rsidP="00E53EAF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Universität Duisburg-Essen</w:t>
            </w:r>
          </w:p>
        </w:tc>
        <w:tc>
          <w:tcPr>
            <w:tcW w:w="2084" w:type="dxa"/>
            <w:tcBorders>
              <w:top w:val="single" w:sz="4" w:space="0" w:color="000000"/>
            </w:tcBorders>
            <w:vAlign w:val="bottom"/>
          </w:tcPr>
          <w:p w14:paraId="646806DC" w14:textId="3C698767" w:rsidR="00E756DE" w:rsidRPr="00822356" w:rsidRDefault="00985534" w:rsidP="00E53EA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Duisburg</w:t>
            </w:r>
          </w:p>
        </w:tc>
      </w:tr>
      <w:tr w:rsidR="00E756DE" w:rsidRPr="00822356" w14:paraId="192BD68A" w14:textId="77777777" w:rsidTr="00B67265">
        <w:trPr>
          <w:trHeight w:val="113"/>
        </w:trPr>
        <w:tc>
          <w:tcPr>
            <w:tcW w:w="7021" w:type="dxa"/>
            <w:gridSpan w:val="3"/>
            <w:vAlign w:val="bottom"/>
          </w:tcPr>
          <w:p w14:paraId="67B5820E" w14:textId="5EA0A9D6" w:rsidR="00E756DE" w:rsidRPr="00822356" w:rsidRDefault="005215CD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B.Sc. in Betriebswirtschaftslehre (</w:t>
            </w:r>
            <w:r w:rsidR="00985534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Abschlussnote</w:t>
            </w: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: 2,</w:t>
            </w:r>
            <w:r w:rsidR="00985534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</w:t>
            </w: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)</w:t>
            </w:r>
          </w:p>
        </w:tc>
        <w:tc>
          <w:tcPr>
            <w:tcW w:w="2084" w:type="dxa"/>
            <w:vAlign w:val="bottom"/>
          </w:tcPr>
          <w:p w14:paraId="394B4F3E" w14:textId="5248D929" w:rsidR="00E756DE" w:rsidRPr="00822356" w:rsidRDefault="005215CD" w:rsidP="00E53EAF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10/201</w:t>
            </w:r>
            <w:r w:rsidR="00985534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7</w:t>
            </w: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</w:t>
            </w:r>
            <w:r w:rsidR="00985534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07/2021</w:t>
            </w:r>
          </w:p>
        </w:tc>
      </w:tr>
      <w:tr w:rsidR="00E756DE" w:rsidRPr="00822356" w14:paraId="59FC4B90" w14:textId="77777777" w:rsidTr="005D00E0">
        <w:trPr>
          <w:trHeight w:val="397"/>
        </w:trPr>
        <w:tc>
          <w:tcPr>
            <w:tcW w:w="9105" w:type="dxa"/>
            <w:gridSpan w:val="4"/>
            <w:vAlign w:val="bottom"/>
          </w:tcPr>
          <w:p w14:paraId="41D23DE1" w14:textId="2DFF9657" w:rsidR="00E756DE" w:rsidRPr="00822356" w:rsidRDefault="005215CD" w:rsidP="00E5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Vertiefung:</w:t>
            </w:r>
            <w:r w:rsidR="00985534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Banking and Finance</w:t>
            </w:r>
          </w:p>
          <w:p w14:paraId="399CC119" w14:textId="18953E1B" w:rsidR="00E756DE" w:rsidRPr="00822356" w:rsidRDefault="005215CD" w:rsidP="00E5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Relevante Module: 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Grundlagen der Bankbetriebslehre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0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), Finanz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märkte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3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),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Externe Rechnungslegung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1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,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3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), 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Grundlagen des Jahresabschlusses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3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),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Grundlagen der Unternehmenssteuerung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7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), Wirtschaftsrecht (Note: 2,0)</w:t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="000D62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Corporate Finance (Note: 2,3)</w:t>
            </w:r>
          </w:p>
          <w:p w14:paraId="6B826EFF" w14:textId="42442186" w:rsidR="000D6238" w:rsidRPr="00822356" w:rsidRDefault="000D6238" w:rsidP="00E5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Bachelor-Thesis: „Chinesische Direktinvestitionen und ihr Einfluss auf deutsche Unternehmen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– eine kritische Analyse“ (Note: 1,3)</w:t>
            </w:r>
          </w:p>
          <w:p w14:paraId="4DA8A630" w14:textId="018B3B6A" w:rsidR="00E756DE" w:rsidRPr="00822356" w:rsidRDefault="000D6238" w:rsidP="005D00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Besuch von </w:t>
            </w:r>
            <w:proofErr w:type="spellStart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Chinesisch</w:t>
            </w:r>
            <w:r w:rsidR="0020190C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ursen</w:t>
            </w:r>
            <w:proofErr w:type="spellEnd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vom </w:t>
            </w:r>
            <w:r w:rsidR="002F452C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ersten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bis zum </w:t>
            </w:r>
            <w:r w:rsidR="002F452C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vierten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Semester</w:t>
            </w:r>
          </w:p>
        </w:tc>
      </w:tr>
      <w:tr w:rsidR="00E756DE" w:rsidRPr="00822356" w14:paraId="436308EF" w14:textId="77777777" w:rsidTr="00E53EAF">
        <w:trPr>
          <w:trHeight w:val="340"/>
        </w:trPr>
        <w:tc>
          <w:tcPr>
            <w:tcW w:w="7021" w:type="dxa"/>
            <w:gridSpan w:val="3"/>
            <w:vAlign w:val="bottom"/>
          </w:tcPr>
          <w:p w14:paraId="09BC7DF0" w14:textId="13C8C146" w:rsidR="00E756DE" w:rsidRPr="00822356" w:rsidRDefault="00063B5E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Lippe Berufskolleg Lünen</w:t>
            </w:r>
          </w:p>
        </w:tc>
        <w:tc>
          <w:tcPr>
            <w:tcW w:w="2084" w:type="dxa"/>
            <w:vAlign w:val="bottom"/>
          </w:tcPr>
          <w:p w14:paraId="1F3806A1" w14:textId="06A047B8" w:rsidR="00E756DE" w:rsidRPr="00822356" w:rsidRDefault="00063B5E" w:rsidP="00E53EAF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Lünen</w:t>
            </w:r>
          </w:p>
        </w:tc>
      </w:tr>
      <w:tr w:rsidR="00E756DE" w:rsidRPr="00822356" w14:paraId="65F36048" w14:textId="77777777" w:rsidTr="00B67265">
        <w:trPr>
          <w:trHeight w:val="113"/>
        </w:trPr>
        <w:tc>
          <w:tcPr>
            <w:tcW w:w="7021" w:type="dxa"/>
            <w:gridSpan w:val="3"/>
            <w:vAlign w:val="bottom"/>
          </w:tcPr>
          <w:p w14:paraId="495A8660" w14:textId="24074514" w:rsidR="00E756DE" w:rsidRPr="00822356" w:rsidRDefault="005215CD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2084" w:type="dxa"/>
            <w:vAlign w:val="bottom"/>
          </w:tcPr>
          <w:p w14:paraId="30E1EAA4" w14:textId="0C5D648B" w:rsidR="00E756DE" w:rsidRPr="00822356" w:rsidRDefault="005215CD" w:rsidP="00E53EAF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</w:t>
            </w:r>
            <w:r w:rsidR="00485D16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8</w:t>
            </w: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/20</w:t>
            </w:r>
            <w:r w:rsidR="00485D16"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13</w:t>
            </w: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06/2016</w:t>
            </w:r>
          </w:p>
        </w:tc>
      </w:tr>
      <w:tr w:rsidR="00E756DE" w:rsidRPr="00822356" w14:paraId="41F3B7BB" w14:textId="77777777" w:rsidTr="00B67265">
        <w:trPr>
          <w:trHeight w:val="57"/>
        </w:trPr>
        <w:tc>
          <w:tcPr>
            <w:tcW w:w="9105" w:type="dxa"/>
            <w:gridSpan w:val="4"/>
            <w:vAlign w:val="bottom"/>
          </w:tcPr>
          <w:p w14:paraId="4F7E78F9" w14:textId="135549FD" w:rsidR="00E756DE" w:rsidRPr="00822356" w:rsidRDefault="005215CD" w:rsidP="00E5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Schwerpunktfächer: </w:t>
            </w:r>
            <w:r w:rsidR="00485D16" w:rsidRPr="00822356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Deutsch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, E</w:t>
            </w:r>
            <w:r w:rsidR="00485D16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rziehungswissenschaften, Mathematik, Religion</w:t>
            </w:r>
          </w:p>
        </w:tc>
      </w:tr>
      <w:tr w:rsidR="00E756DE" w:rsidRPr="00822356" w14:paraId="4A95E3F6" w14:textId="77777777" w:rsidTr="00802582">
        <w:trPr>
          <w:trHeight w:val="510"/>
        </w:trPr>
        <w:tc>
          <w:tcPr>
            <w:tcW w:w="9105" w:type="dxa"/>
            <w:gridSpan w:val="4"/>
            <w:tcBorders>
              <w:bottom w:val="single" w:sz="4" w:space="0" w:color="auto"/>
            </w:tcBorders>
            <w:vAlign w:val="bottom"/>
          </w:tcPr>
          <w:p w14:paraId="3DDC6184" w14:textId="77777777" w:rsidR="00E756DE" w:rsidRPr="00822356" w:rsidRDefault="005215CD" w:rsidP="00822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Praxiserfahrungen</w:t>
            </w:r>
          </w:p>
        </w:tc>
      </w:tr>
      <w:tr w:rsidR="00485D16" w:rsidRPr="00822356" w14:paraId="7AA3B4D3" w14:textId="77777777" w:rsidTr="00E53EAF">
        <w:trPr>
          <w:trHeight w:val="340"/>
        </w:trPr>
        <w:tc>
          <w:tcPr>
            <w:tcW w:w="70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7C01735" w14:textId="51263F13" w:rsidR="00485D16" w:rsidRPr="00822356" w:rsidRDefault="00485D16" w:rsidP="00E53EAF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PKF </w:t>
            </w:r>
            <w:proofErr w:type="spellStart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Fasselt</w:t>
            </w:r>
            <w:proofErr w:type="spellEnd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 </w:t>
            </w:r>
            <w:r w:rsidR="00C95A9C"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Partnerschaft </w:t>
            </w:r>
            <w:proofErr w:type="spellStart"/>
            <w:r w:rsidR="00C95A9C"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mbB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F473AB3" w14:textId="01DF4348" w:rsidR="00485D16" w:rsidRPr="00822356" w:rsidRDefault="00485D16" w:rsidP="00E53EA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Duisburg</w:t>
            </w:r>
          </w:p>
        </w:tc>
      </w:tr>
      <w:tr w:rsidR="00485D16" w:rsidRPr="00822356" w14:paraId="3AC50096" w14:textId="77777777" w:rsidTr="00B67265">
        <w:trPr>
          <w:trHeight w:val="113"/>
        </w:trPr>
        <w:tc>
          <w:tcPr>
            <w:tcW w:w="7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6A556" w14:textId="7143D69C" w:rsidR="00485D16" w:rsidRPr="00822356" w:rsidRDefault="00485D16" w:rsidP="00E53EAF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Praktikant und Werkstudent im Audit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17DD5" w14:textId="622A6577" w:rsidR="00485D16" w:rsidRPr="00822356" w:rsidRDefault="00485D16" w:rsidP="00E53EA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11/2019 – heute</w:t>
            </w:r>
          </w:p>
        </w:tc>
      </w:tr>
      <w:tr w:rsidR="00485D16" w:rsidRPr="00822356" w14:paraId="471F0845" w14:textId="77777777" w:rsidTr="00B67265">
        <w:trPr>
          <w:trHeight w:val="57"/>
        </w:trPr>
        <w:tc>
          <w:tcPr>
            <w:tcW w:w="9105" w:type="dxa"/>
            <w:gridSpan w:val="4"/>
            <w:tcBorders>
              <w:top w:val="nil"/>
              <w:bottom w:val="nil"/>
            </w:tcBorders>
            <w:vAlign w:val="bottom"/>
          </w:tcPr>
          <w:p w14:paraId="12634848" w14:textId="3FC63D53" w:rsidR="00485D16" w:rsidRPr="00822356" w:rsidRDefault="0038254B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PKF </w:t>
            </w:r>
            <w:proofErr w:type="spellStart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Fasselt</w:t>
            </w:r>
            <w:proofErr w:type="spellEnd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Partnerschaft </w:t>
            </w:r>
            <w:proofErr w:type="spellStart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mbB</w:t>
            </w:r>
            <w:proofErr w:type="spellEnd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gehört zu den führenden Unternehmen in der deutschen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Prüfungs- und Beratungsbranche mit rund 550 Mitarbeiterinnen und Mitarbeitern an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15 Standorten</w:t>
            </w:r>
          </w:p>
          <w:p w14:paraId="5D6B31A7" w14:textId="1D18DBE6" w:rsidR="0038254B" w:rsidRPr="00822356" w:rsidRDefault="00BE5938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Unterstützung</w:t>
            </w:r>
            <w:r w:rsidR="0038254B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bei der Prüfung von Jahres- und Konzernabschlüssen im Bereich Energie</w:t>
            </w:r>
            <w:r w:rsidR="00595E1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-</w:t>
            </w:r>
            <w:r w:rsidR="00595E1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proofErr w:type="spellStart"/>
            <w:r w:rsidR="0038254B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wirtschaft</w:t>
            </w:r>
            <w:proofErr w:type="spellEnd"/>
          </w:p>
          <w:p w14:paraId="74917DA4" w14:textId="4BE9BE59" w:rsidR="0038254B" w:rsidRPr="00822356" w:rsidRDefault="0074189A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Auditierung</w:t>
            </w:r>
            <w:r w:rsidR="0038254B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von Bankguthaben, Forderungen und Verbindlichkeiten sowie einzelnen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="0038254B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Positionen in der GuV (sonstige betriebliche Erträge und Aufwendungen)</w:t>
            </w:r>
          </w:p>
          <w:p w14:paraId="77C4E33C" w14:textId="4AB3056B" w:rsidR="0038254B" w:rsidRPr="00822356" w:rsidRDefault="0038254B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Erstellung von Excel-Arbeitshilfen für Intercompany-Abstimmungen</w:t>
            </w:r>
          </w:p>
          <w:p w14:paraId="42E8AB03" w14:textId="4C22985B" w:rsidR="00BE5938" w:rsidRPr="00822356" w:rsidRDefault="00CA4DA7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Durchführung von Marktrecherchen zur Erarbeitung</w:t>
            </w:r>
            <w:r w:rsidR="006720C4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einer Target-Liste für die Neuakquise </w:t>
            </w:r>
            <w:r w:rsidR="00595E1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="006720C4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potenzieller Mandanten</w:t>
            </w:r>
          </w:p>
          <w:p w14:paraId="2CBD59E2" w14:textId="7F96D98D" w:rsidR="0038254B" w:rsidRPr="00822356" w:rsidRDefault="0038254B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</w:t>
            </w:r>
            <w:r w:rsidR="00BE5938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ntwerfen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von PowerPoint-Präsentationen für diverse Workshops</w:t>
            </w:r>
          </w:p>
          <w:p w14:paraId="038CAEEA" w14:textId="415DA3CC" w:rsidR="00485D16" w:rsidRPr="00FC6193" w:rsidRDefault="00914871" w:rsidP="005D00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Mitwirkung bei der Entwicklung eines Tools für eine unternehmensübergreifende Mitarbeitereinsatzplanung</w:t>
            </w:r>
          </w:p>
        </w:tc>
      </w:tr>
      <w:tr w:rsidR="00485D16" w:rsidRPr="00822356" w14:paraId="6A0BCBB4" w14:textId="77777777" w:rsidTr="005D00E0">
        <w:trPr>
          <w:trHeight w:val="340"/>
        </w:trPr>
        <w:tc>
          <w:tcPr>
            <w:tcW w:w="70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73A7E" w14:textId="7EF6B06F" w:rsidR="00485D16" w:rsidRPr="00822356" w:rsidRDefault="00485D16" w:rsidP="0094289E">
            <w:pPr>
              <w:rPr>
                <w:rFonts w:ascii="Georgia" w:eastAsia="Georgia" w:hAnsi="Georgia" w:cs="Georgia"/>
                <w:sz w:val="23"/>
                <w:szCs w:val="23"/>
                <w:lang w:val="de-DE"/>
              </w:rPr>
            </w:pPr>
            <w:proofErr w:type="spellStart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Tains</w:t>
            </w:r>
            <w:proofErr w:type="spellEnd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 – mein - </w:t>
            </w:r>
            <w:proofErr w:type="spellStart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asiamarkt</w:t>
            </w:r>
            <w:proofErr w:type="spellEnd"/>
            <w:r w:rsidRPr="0082235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 GmbH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BE3B7" w14:textId="6A454B37" w:rsidR="00485D16" w:rsidRPr="00822356" w:rsidRDefault="00485D16" w:rsidP="00E53EA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Düsseldorf</w:t>
            </w:r>
          </w:p>
        </w:tc>
      </w:tr>
      <w:tr w:rsidR="00485D16" w:rsidRPr="00822356" w14:paraId="5E688F06" w14:textId="77777777" w:rsidTr="00B67265">
        <w:trPr>
          <w:trHeight w:val="113"/>
        </w:trPr>
        <w:tc>
          <w:tcPr>
            <w:tcW w:w="7021" w:type="dxa"/>
            <w:gridSpan w:val="3"/>
            <w:tcBorders>
              <w:top w:val="nil"/>
            </w:tcBorders>
            <w:vAlign w:val="bottom"/>
          </w:tcPr>
          <w:p w14:paraId="6192ABB4" w14:textId="1BA97683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Werkstudent in der Buchhaltung und im Produktmanagement</w:t>
            </w:r>
          </w:p>
        </w:tc>
        <w:tc>
          <w:tcPr>
            <w:tcW w:w="2084" w:type="dxa"/>
            <w:tcBorders>
              <w:top w:val="nil"/>
            </w:tcBorders>
            <w:vAlign w:val="bottom"/>
          </w:tcPr>
          <w:p w14:paraId="52D20722" w14:textId="72B8DD77" w:rsidR="00485D16" w:rsidRPr="00822356" w:rsidRDefault="00485D16" w:rsidP="00E53EAF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01/2018 – 11/2019</w:t>
            </w:r>
          </w:p>
        </w:tc>
      </w:tr>
      <w:tr w:rsidR="00485D16" w:rsidRPr="00822356" w14:paraId="45B154DD" w14:textId="77777777" w:rsidTr="008834D3">
        <w:trPr>
          <w:trHeight w:val="57"/>
        </w:trPr>
        <w:tc>
          <w:tcPr>
            <w:tcW w:w="9105" w:type="dxa"/>
            <w:gridSpan w:val="4"/>
            <w:vAlign w:val="bottom"/>
          </w:tcPr>
          <w:p w14:paraId="3A8B37E9" w14:textId="4D988CD9" w:rsidR="00485D16" w:rsidRPr="00822356" w:rsidRDefault="00C95A9C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Verwaltung </w:t>
            </w:r>
            <w:r w:rsidR="001F57A4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der 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Buchhaltung des Unternehmens für die Standorte Düsseldorf 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und Bonn</w:t>
            </w:r>
          </w:p>
          <w:p w14:paraId="66887CBF" w14:textId="4E97329B" w:rsidR="00C95A9C" w:rsidRPr="00822356" w:rsidRDefault="006720C4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Verfassung</w:t>
            </w:r>
            <w:r w:rsidR="00C95A9C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1F57A4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eines Mitarbeiterleitfadens für die Einarbeitung im Kassenbereich</w:t>
            </w:r>
          </w:p>
          <w:p w14:paraId="3E2C5478" w14:textId="112EDB1C" w:rsidR="001F57A4" w:rsidRPr="00822356" w:rsidRDefault="001F57A4" w:rsidP="00E53EA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Überwachung der Warenbestandsinformationen und Beratung von Kunden zu</w:t>
            </w:r>
            <w:r w:rsidR="00B672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br/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asiatischen Produkten</w:t>
            </w:r>
          </w:p>
        </w:tc>
      </w:tr>
      <w:tr w:rsidR="00485D16" w:rsidRPr="00822356" w14:paraId="1B247CB3" w14:textId="77777777" w:rsidTr="00802582">
        <w:trPr>
          <w:trHeight w:val="510"/>
        </w:trPr>
        <w:tc>
          <w:tcPr>
            <w:tcW w:w="9105" w:type="dxa"/>
            <w:gridSpan w:val="4"/>
            <w:tcBorders>
              <w:bottom w:val="single" w:sz="4" w:space="0" w:color="000000"/>
            </w:tcBorders>
            <w:vAlign w:val="bottom"/>
          </w:tcPr>
          <w:p w14:paraId="3F1170E3" w14:textId="77777777" w:rsidR="00485D16" w:rsidRPr="00822356" w:rsidRDefault="00485D16" w:rsidP="00822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  <w:lang w:val="de-DE"/>
              </w:rPr>
            </w:pPr>
            <w:proofErr w:type="spellStart"/>
            <w:r w:rsidRPr="00822356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Ausseruniversitäres</w:t>
            </w:r>
            <w:proofErr w:type="spellEnd"/>
            <w:r w:rsidRPr="00822356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Engagement</w:t>
            </w:r>
          </w:p>
        </w:tc>
      </w:tr>
      <w:tr w:rsidR="00485D16" w:rsidRPr="00822356" w14:paraId="584D5379" w14:textId="77777777" w:rsidTr="00E53EAF">
        <w:trPr>
          <w:trHeight w:val="340"/>
        </w:trPr>
        <w:tc>
          <w:tcPr>
            <w:tcW w:w="7021" w:type="dxa"/>
            <w:gridSpan w:val="3"/>
            <w:tcBorders>
              <w:top w:val="single" w:sz="4" w:space="0" w:color="000000"/>
            </w:tcBorders>
            <w:vAlign w:val="bottom"/>
          </w:tcPr>
          <w:p w14:paraId="61D09666" w14:textId="042866CE" w:rsidR="00485D16" w:rsidRPr="00822356" w:rsidRDefault="001D26DE" w:rsidP="00E5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Sportverein JH Athletics e.V.</w:t>
            </w:r>
          </w:p>
        </w:tc>
        <w:tc>
          <w:tcPr>
            <w:tcW w:w="2084" w:type="dxa"/>
            <w:tcBorders>
              <w:top w:val="single" w:sz="4" w:space="0" w:color="000000"/>
            </w:tcBorders>
            <w:vAlign w:val="bottom"/>
          </w:tcPr>
          <w:p w14:paraId="1A26A9D0" w14:textId="79E1D55F" w:rsidR="00485D16" w:rsidRPr="00822356" w:rsidRDefault="00485D16" w:rsidP="00E5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  <w:t>Selm</w:t>
            </w:r>
          </w:p>
        </w:tc>
      </w:tr>
      <w:tr w:rsidR="00485D16" w:rsidRPr="00822356" w14:paraId="207DE991" w14:textId="77777777" w:rsidTr="00B67265">
        <w:trPr>
          <w:trHeight w:val="113"/>
        </w:trPr>
        <w:tc>
          <w:tcPr>
            <w:tcW w:w="7021" w:type="dxa"/>
            <w:gridSpan w:val="3"/>
            <w:vAlign w:val="bottom"/>
          </w:tcPr>
          <w:p w14:paraId="29882AAA" w14:textId="66044463" w:rsidR="00485D16" w:rsidRPr="00822356" w:rsidRDefault="001D26DE" w:rsidP="00E5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Kickbox- und Taekwondo-Trainer für den Kinderunterricht</w:t>
            </w:r>
          </w:p>
        </w:tc>
        <w:tc>
          <w:tcPr>
            <w:tcW w:w="2084" w:type="dxa"/>
            <w:vAlign w:val="bottom"/>
          </w:tcPr>
          <w:p w14:paraId="67D99033" w14:textId="6D662461" w:rsidR="00485D16" w:rsidRPr="00822356" w:rsidRDefault="00485D16" w:rsidP="00E5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="006524F1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1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/201</w:t>
            </w:r>
            <w:r w:rsidR="006524F1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6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– </w:t>
            </w:r>
            <w:r w:rsidR="006524F1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09/2017</w:t>
            </w:r>
          </w:p>
        </w:tc>
      </w:tr>
      <w:tr w:rsidR="00485D16" w:rsidRPr="00822356" w14:paraId="6E8B6D0A" w14:textId="77777777" w:rsidTr="00B67265">
        <w:trPr>
          <w:trHeight w:val="57"/>
        </w:trPr>
        <w:tc>
          <w:tcPr>
            <w:tcW w:w="9105" w:type="dxa"/>
            <w:gridSpan w:val="4"/>
            <w:vAlign w:val="bottom"/>
          </w:tcPr>
          <w:p w14:paraId="19762EE1" w14:textId="3E2BF848" w:rsidR="001D26DE" w:rsidRPr="00822356" w:rsidRDefault="00C95A9C" w:rsidP="00E5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Vorbereitung</w:t>
            </w:r>
            <w:r w:rsidR="001D26DE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und Gestaltung von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wöchentlichen</w:t>
            </w:r>
            <w:r w:rsidR="001D26DE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Trainingseinheiten</w:t>
            </w:r>
          </w:p>
          <w:p w14:paraId="7FBECF51" w14:textId="77777777" w:rsidR="00485D16" w:rsidRPr="005D00E0" w:rsidRDefault="001D26DE" w:rsidP="00E5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5D00E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Verantwortung über ein Team von 15 Mitgliedern</w:t>
            </w:r>
          </w:p>
          <w:p w14:paraId="65F120FD" w14:textId="11524359" w:rsidR="001D26DE" w:rsidRPr="00822356" w:rsidRDefault="00C95A9C" w:rsidP="00E53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D00E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Lehren</w:t>
            </w:r>
            <w:r w:rsidR="001D26DE" w:rsidRPr="005D00E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5D00E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von relevanten Prüfungsinhalten für Gürtelprüfungen im Taekwondo</w:t>
            </w:r>
          </w:p>
        </w:tc>
      </w:tr>
      <w:tr w:rsidR="00485D16" w:rsidRPr="00822356" w14:paraId="56247C83" w14:textId="77777777" w:rsidTr="00802582">
        <w:trPr>
          <w:trHeight w:val="510"/>
        </w:trPr>
        <w:tc>
          <w:tcPr>
            <w:tcW w:w="9105" w:type="dxa"/>
            <w:gridSpan w:val="4"/>
            <w:tcBorders>
              <w:bottom w:val="single" w:sz="4" w:space="0" w:color="000000"/>
            </w:tcBorders>
            <w:vAlign w:val="bottom"/>
          </w:tcPr>
          <w:p w14:paraId="762720DC" w14:textId="77777777" w:rsidR="00485D16" w:rsidRPr="00822356" w:rsidRDefault="00485D16" w:rsidP="00822356">
            <w:pPr>
              <w:jc w:val="center"/>
              <w:rPr>
                <w:rFonts w:ascii="Georgia" w:eastAsia="Georgia" w:hAnsi="Georgia" w:cs="Georgia"/>
                <w:b/>
                <w:smallCaps/>
                <w:lang w:val="de-DE"/>
              </w:rPr>
            </w:pPr>
            <w:r w:rsidRPr="00822356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485D16" w:rsidRPr="00822356" w14:paraId="242D6058" w14:textId="77777777" w:rsidTr="00B67265">
        <w:trPr>
          <w:trHeight w:val="283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50C99511" w14:textId="77777777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7050" w:type="dxa"/>
            <w:gridSpan w:val="3"/>
            <w:tcBorders>
              <w:top w:val="single" w:sz="4" w:space="0" w:color="000000"/>
            </w:tcBorders>
            <w:vAlign w:val="bottom"/>
          </w:tcPr>
          <w:p w14:paraId="60688118" w14:textId="318AC2EA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(Muttersprache)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Englisch 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(Verhandlungssicher)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Chinesisch 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2B152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Gut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485D16" w:rsidRPr="00822356" w14:paraId="1ADAAEE4" w14:textId="77777777" w:rsidTr="00B67265">
        <w:trPr>
          <w:trHeight w:val="454"/>
        </w:trPr>
        <w:tc>
          <w:tcPr>
            <w:tcW w:w="2055" w:type="dxa"/>
            <w:vAlign w:val="bottom"/>
          </w:tcPr>
          <w:p w14:paraId="7BD5D5A6" w14:textId="1C7B1277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Technisch:</w:t>
            </w:r>
            <w:r w:rsidR="00B67265">
              <w:rPr>
                <w:rFonts w:ascii="Georgia" w:eastAsia="Georgia" w:hAnsi="Georgia" w:cs="Georgia"/>
                <w:sz w:val="18"/>
                <w:szCs w:val="18"/>
                <w:lang w:val="de-DE"/>
              </w:rPr>
              <w:br/>
            </w:r>
          </w:p>
        </w:tc>
        <w:tc>
          <w:tcPr>
            <w:tcW w:w="7050" w:type="dxa"/>
            <w:gridSpan w:val="3"/>
            <w:vAlign w:val="bottom"/>
          </w:tcPr>
          <w:p w14:paraId="55723EA9" w14:textId="748585F6" w:rsidR="00485D16" w:rsidRPr="00822356" w:rsidRDefault="00485D16" w:rsidP="00E53EAF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C95A9C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insbesondere PowerPoint und Excel)</w:t>
            </w: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C95A9C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="001F57A4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CaseWare</w:t>
            </w:r>
            <w:proofErr w:type="spellEnd"/>
            <w:r w:rsidR="001F57A4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1F57A4" w:rsidRPr="00B803F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(fortgeschritten)</w:t>
            </w:r>
            <w:r w:rsidR="001F57A4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="00C95A9C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Visual Basic </w:t>
            </w:r>
            <w:r w:rsidR="00C95A9C" w:rsidRPr="00B803F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(Grundkenntnisse)</w:t>
            </w:r>
          </w:p>
        </w:tc>
      </w:tr>
      <w:tr w:rsidR="00485D16" w:rsidRPr="00822356" w14:paraId="03A37004" w14:textId="77777777" w:rsidTr="00B67265">
        <w:trPr>
          <w:trHeight w:val="680"/>
        </w:trPr>
        <w:tc>
          <w:tcPr>
            <w:tcW w:w="2055" w:type="dxa"/>
            <w:vAlign w:val="bottom"/>
          </w:tcPr>
          <w:p w14:paraId="52741DF8" w14:textId="3DE1DA28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Interessen: </w:t>
            </w:r>
            <w:r w:rsidR="00B67265">
              <w:rPr>
                <w:rFonts w:ascii="Georgia" w:eastAsia="Georgia" w:hAnsi="Georgia" w:cs="Georgia"/>
                <w:sz w:val="18"/>
                <w:szCs w:val="18"/>
                <w:lang w:val="de-DE"/>
              </w:rPr>
              <w:br/>
            </w:r>
            <w:r w:rsidR="00B67265">
              <w:rPr>
                <w:rFonts w:ascii="Georgia" w:eastAsia="Georgia" w:hAnsi="Georgia" w:cs="Georgia"/>
                <w:sz w:val="18"/>
                <w:szCs w:val="18"/>
                <w:lang w:val="de-DE"/>
              </w:rPr>
              <w:br/>
            </w:r>
          </w:p>
        </w:tc>
        <w:tc>
          <w:tcPr>
            <w:tcW w:w="7050" w:type="dxa"/>
            <w:gridSpan w:val="3"/>
            <w:vAlign w:val="bottom"/>
          </w:tcPr>
          <w:p w14:paraId="4BAE9553" w14:textId="273CEC56" w:rsidR="00485D16" w:rsidRPr="00822356" w:rsidRDefault="001F57A4" w:rsidP="00E53EAF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Kampfkünste und chinesische Kultur</w:t>
            </w:r>
            <w:r w:rsidR="00485D16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485D16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Aufenthalt in einer traditionellen Kung Fu- und Kultur-Akademie in </w:t>
            </w:r>
            <w:proofErr w:type="spellStart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Dezhou</w:t>
            </w:r>
            <w:proofErr w:type="spellEnd"/>
            <w:r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, China, 11/2016 – 02/2017</w:t>
            </w:r>
            <w:r w:rsidR="00485D16" w:rsidRPr="008223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  <w:r w:rsidR="00485D16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="00FD4415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Ausdauersportarten (</w:t>
            </w:r>
            <w:r w:rsidR="00FD4415" w:rsidRPr="0082235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Schwimmen und Joggen)</w:t>
            </w:r>
            <w:r w:rsidR="00FD4415" w:rsidRPr="0082235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Psychologie</w:t>
            </w:r>
          </w:p>
        </w:tc>
      </w:tr>
      <w:tr w:rsidR="00485D16" w:rsidRPr="00822356" w14:paraId="0847C026" w14:textId="77777777" w:rsidTr="005D00E0">
        <w:trPr>
          <w:trHeight w:val="1117"/>
        </w:trPr>
        <w:tc>
          <w:tcPr>
            <w:tcW w:w="2910" w:type="dxa"/>
            <w:gridSpan w:val="2"/>
            <w:vAlign w:val="bottom"/>
          </w:tcPr>
          <w:p w14:paraId="49D99BA0" w14:textId="4346C1BD" w:rsidR="00CE7F0B" w:rsidRPr="00822356" w:rsidRDefault="00F841CD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noProof/>
                <w:sz w:val="18"/>
                <w:szCs w:val="18"/>
                <w:lang w:val="de-DE"/>
              </w:rPr>
              <w:drawing>
                <wp:inline distT="0" distB="0" distL="0" distR="0" wp14:anchorId="0C833F3D" wp14:editId="36D31F1C">
                  <wp:extent cx="1304925" cy="291989"/>
                  <wp:effectExtent l="0" t="0" r="3175" b="635"/>
                  <wp:docPr id="1" name="Grafik 1" descr="Ein Bild, das Insek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Insek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9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5E6D0" w14:textId="77777777" w:rsidR="00CE7F0B" w:rsidRPr="00822356" w:rsidRDefault="00CE7F0B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</w:p>
          <w:p w14:paraId="300CFB48" w14:textId="1C7AD26E" w:rsidR="00485D16" w:rsidRPr="00822356" w:rsidRDefault="00485D16" w:rsidP="00E53EAF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Mülheim an der Ruhr, 2</w:t>
            </w:r>
            <w:ins w:id="0" w:author="Robin Thöling" w:date="2021-10-24T18:31:00Z">
              <w:r w:rsidR="00505C86">
                <w:rPr>
                  <w:rFonts w:ascii="Georgia" w:eastAsia="Georgia" w:hAnsi="Georgia" w:cs="Georgia"/>
                  <w:sz w:val="18"/>
                  <w:szCs w:val="18"/>
                  <w:lang w:val="de-DE"/>
                </w:rPr>
                <w:t>4</w:t>
              </w:r>
            </w:ins>
            <w:ins w:id="1" w:author="Nadine Struck" w:date="2021-10-22T15:58:00Z">
              <w:del w:id="2" w:author="Robin Thöling" w:date="2021-10-24T18:31:00Z">
                <w:r w:rsidR="009A7F78" w:rsidDel="00505C86">
                  <w:rPr>
                    <w:rFonts w:ascii="Georgia" w:eastAsia="Georgia" w:hAnsi="Georgia" w:cs="Georgia"/>
                    <w:sz w:val="18"/>
                    <w:szCs w:val="18"/>
                    <w:lang w:val="de-DE"/>
                  </w:rPr>
                  <w:delText>2</w:delText>
                </w:r>
              </w:del>
            </w:ins>
            <w:r w:rsidRPr="0082235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.10.2021</w:t>
            </w:r>
          </w:p>
        </w:tc>
        <w:tc>
          <w:tcPr>
            <w:tcW w:w="6195" w:type="dxa"/>
            <w:gridSpan w:val="2"/>
            <w:vAlign w:val="bottom"/>
          </w:tcPr>
          <w:p w14:paraId="7D10CAF9" w14:textId="77777777" w:rsidR="00485D16" w:rsidRPr="00822356" w:rsidRDefault="00485D16" w:rsidP="00E53EAF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43A337DD" w14:textId="77777777" w:rsidR="00E756DE" w:rsidRPr="004C6F94" w:rsidRDefault="00E756DE">
      <w:pPr>
        <w:rPr>
          <w:sz w:val="18"/>
          <w:szCs w:val="18"/>
          <w:lang w:val="de-DE"/>
        </w:rPr>
      </w:pPr>
    </w:p>
    <w:sectPr w:rsidR="00E756DE" w:rsidRPr="004C6F94" w:rsidSect="001A183A">
      <w:footerReference w:type="even" r:id="rId9"/>
      <w:pgSz w:w="11906" w:h="16838"/>
      <w:pgMar w:top="680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D26A6" w14:textId="77777777" w:rsidR="002D0225" w:rsidRDefault="002D0225">
      <w:pPr>
        <w:spacing w:after="0" w:line="240" w:lineRule="auto"/>
      </w:pPr>
      <w:r>
        <w:separator/>
      </w:r>
    </w:p>
  </w:endnote>
  <w:endnote w:type="continuationSeparator" w:id="0">
    <w:p w14:paraId="3DAC2469" w14:textId="77777777" w:rsidR="002D0225" w:rsidRDefault="002D0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FF23" w14:textId="77777777" w:rsidR="00E756DE" w:rsidRDefault="005215C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2D0225">
      <w:rPr>
        <w:color w:val="000000"/>
      </w:rPr>
      <w:fldChar w:fldCharType="separate"/>
    </w:r>
    <w:r>
      <w:rPr>
        <w:color w:val="000000"/>
      </w:rPr>
      <w:fldChar w:fldCharType="end"/>
    </w:r>
  </w:p>
  <w:p w14:paraId="18B0D5A2" w14:textId="77777777" w:rsidR="00E756DE" w:rsidRDefault="00E756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4E9B9" w14:textId="77777777" w:rsidR="002D0225" w:rsidRDefault="002D0225">
      <w:pPr>
        <w:spacing w:after="0" w:line="240" w:lineRule="auto"/>
      </w:pPr>
      <w:r>
        <w:separator/>
      </w:r>
    </w:p>
  </w:footnote>
  <w:footnote w:type="continuationSeparator" w:id="0">
    <w:p w14:paraId="0C0695F2" w14:textId="77777777" w:rsidR="002D0225" w:rsidRDefault="002D0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A7B31"/>
    <w:multiLevelType w:val="multilevel"/>
    <w:tmpl w:val="1412345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1C0D83"/>
    <w:multiLevelType w:val="multilevel"/>
    <w:tmpl w:val="11A68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706B4E"/>
    <w:multiLevelType w:val="multilevel"/>
    <w:tmpl w:val="B51A3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in Thöling">
    <w15:presenceInfo w15:providerId="None" w15:userId="Robin Thöling"/>
  </w15:person>
  <w15:person w15:author="Nadine Struck">
    <w15:presenceInfo w15:providerId="Windows Live" w15:userId="e8c6c22ca95071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6DE"/>
    <w:rsid w:val="00063B5E"/>
    <w:rsid w:val="000D6238"/>
    <w:rsid w:val="001A183A"/>
    <w:rsid w:val="001D26DE"/>
    <w:rsid w:val="001F57A4"/>
    <w:rsid w:val="0020190C"/>
    <w:rsid w:val="002B1523"/>
    <w:rsid w:val="002C679C"/>
    <w:rsid w:val="002D0225"/>
    <w:rsid w:val="002E729A"/>
    <w:rsid w:val="002F452C"/>
    <w:rsid w:val="0038254B"/>
    <w:rsid w:val="003851AE"/>
    <w:rsid w:val="003931A1"/>
    <w:rsid w:val="00485D16"/>
    <w:rsid w:val="004C6F94"/>
    <w:rsid w:val="00505C86"/>
    <w:rsid w:val="005215CD"/>
    <w:rsid w:val="00595E1A"/>
    <w:rsid w:val="005C5930"/>
    <w:rsid w:val="005D00E0"/>
    <w:rsid w:val="006524F1"/>
    <w:rsid w:val="006720C4"/>
    <w:rsid w:val="00687757"/>
    <w:rsid w:val="0074189A"/>
    <w:rsid w:val="00782146"/>
    <w:rsid w:val="00802582"/>
    <w:rsid w:val="00822356"/>
    <w:rsid w:val="00882981"/>
    <w:rsid w:val="008834D3"/>
    <w:rsid w:val="00890561"/>
    <w:rsid w:val="008A02C9"/>
    <w:rsid w:val="00914871"/>
    <w:rsid w:val="0094289E"/>
    <w:rsid w:val="00985534"/>
    <w:rsid w:val="009A7F78"/>
    <w:rsid w:val="009F6386"/>
    <w:rsid w:val="00A3213F"/>
    <w:rsid w:val="00B67265"/>
    <w:rsid w:val="00B803FF"/>
    <w:rsid w:val="00BE5938"/>
    <w:rsid w:val="00C44EAA"/>
    <w:rsid w:val="00C95A9C"/>
    <w:rsid w:val="00CA4DA7"/>
    <w:rsid w:val="00CE7F0B"/>
    <w:rsid w:val="00DC05BB"/>
    <w:rsid w:val="00E53EAF"/>
    <w:rsid w:val="00E756DE"/>
    <w:rsid w:val="00EF1607"/>
    <w:rsid w:val="00F841CD"/>
    <w:rsid w:val="00F9618D"/>
    <w:rsid w:val="00FC3D6D"/>
    <w:rsid w:val="00FC6193"/>
    <w:rsid w:val="00FD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4A43D"/>
  <w15:docId w15:val="{71122FF9-59C3-954A-BE2E-2BC8F11C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de-A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5D00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2581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Robin Thöling</cp:lastModifiedBy>
  <cp:revision>4</cp:revision>
  <dcterms:created xsi:type="dcterms:W3CDTF">2021-10-22T13:59:00Z</dcterms:created>
  <dcterms:modified xsi:type="dcterms:W3CDTF">2021-10-24T16:31:00Z</dcterms:modified>
</cp:coreProperties>
</file>