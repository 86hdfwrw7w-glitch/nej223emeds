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1B77EBEE" w:rsidR="00EE44B0" w:rsidRPr="00845462" w:rsidRDefault="00C32E6D" w:rsidP="0031114A">
      <w:pPr>
        <w:jc w:val="right"/>
        <w:rPr>
          <w:rFonts w:ascii="Georgia" w:hAnsi="Georgia"/>
          <w:sz w:val="20"/>
          <w:szCs w:val="20"/>
        </w:rPr>
      </w:pPr>
      <w:r w:rsidRPr="00845462">
        <w:rPr>
          <w:rFonts w:ascii="Georgia" w:hAnsi="Georgia"/>
          <w:sz w:val="20"/>
          <w:szCs w:val="20"/>
        </w:rPr>
        <w:t>Karamvir Singh Mathon</w:t>
      </w:r>
    </w:p>
    <w:p w14:paraId="0815CC5A" w14:textId="7D7350D6" w:rsidR="004A6740" w:rsidRPr="00845462" w:rsidRDefault="003B70E0" w:rsidP="0031114A">
      <w:pPr>
        <w:jc w:val="right"/>
        <w:rPr>
          <w:rFonts w:ascii="Georgia" w:hAnsi="Georgia"/>
          <w:sz w:val="20"/>
          <w:szCs w:val="20"/>
        </w:rPr>
      </w:pPr>
      <w:r w:rsidRPr="00845462">
        <w:rPr>
          <w:rFonts w:ascii="Georgia" w:hAnsi="Georgia"/>
          <w:sz w:val="20"/>
          <w:szCs w:val="20"/>
        </w:rPr>
        <w:t>Remscheider Straße 106</w:t>
      </w:r>
    </w:p>
    <w:p w14:paraId="474D3B3D" w14:textId="09B497C7" w:rsidR="001E6FC7" w:rsidRPr="00845462" w:rsidRDefault="003B70E0" w:rsidP="0031114A">
      <w:pPr>
        <w:jc w:val="right"/>
        <w:rPr>
          <w:rFonts w:ascii="Georgia" w:hAnsi="Georgia"/>
          <w:sz w:val="20"/>
          <w:szCs w:val="20"/>
        </w:rPr>
      </w:pPr>
      <w:r w:rsidRPr="00845462">
        <w:rPr>
          <w:rFonts w:ascii="Georgia" w:hAnsi="Georgia"/>
          <w:sz w:val="20"/>
          <w:szCs w:val="20"/>
        </w:rPr>
        <w:t>51103 Köln</w:t>
      </w:r>
    </w:p>
    <w:p w14:paraId="78E662E1" w14:textId="1C01E6F3" w:rsidR="001E6FC7" w:rsidRPr="00845462" w:rsidRDefault="003B70E0" w:rsidP="0031114A">
      <w:pPr>
        <w:jc w:val="right"/>
        <w:rPr>
          <w:rFonts w:ascii="Georgia" w:hAnsi="Georgia"/>
          <w:sz w:val="20"/>
          <w:szCs w:val="20"/>
        </w:rPr>
      </w:pPr>
      <w:r w:rsidRPr="00845462">
        <w:rPr>
          <w:rFonts w:ascii="Georgia" w:hAnsi="Georgia"/>
          <w:sz w:val="20"/>
          <w:szCs w:val="20"/>
        </w:rPr>
        <w:t>Karamvir.mathon</w:t>
      </w:r>
      <w:r w:rsidR="00082BFF" w:rsidRPr="00845462">
        <w:rPr>
          <w:rFonts w:ascii="Georgia" w:hAnsi="Georgia"/>
          <w:sz w:val="20"/>
          <w:szCs w:val="20"/>
        </w:rPr>
        <w:t>@</w:t>
      </w:r>
      <w:r w:rsidRPr="00845462">
        <w:rPr>
          <w:rFonts w:ascii="Georgia" w:hAnsi="Georgia"/>
          <w:sz w:val="20"/>
          <w:szCs w:val="20"/>
        </w:rPr>
        <w:t>outlook.</w:t>
      </w:r>
      <w:r w:rsidR="00082BFF" w:rsidRPr="00845462">
        <w:rPr>
          <w:rFonts w:ascii="Georgia" w:hAnsi="Georgia"/>
          <w:sz w:val="20"/>
          <w:szCs w:val="20"/>
        </w:rPr>
        <w:t>com</w:t>
      </w:r>
    </w:p>
    <w:p w14:paraId="0D174AB6" w14:textId="15B439FF" w:rsidR="001E6FC7" w:rsidRPr="00845462" w:rsidRDefault="00993A60" w:rsidP="00256C1F">
      <w:pPr>
        <w:jc w:val="right"/>
        <w:rPr>
          <w:rFonts w:ascii="Georgia" w:hAnsi="Georgia"/>
          <w:sz w:val="20"/>
          <w:szCs w:val="20"/>
        </w:rPr>
      </w:pPr>
      <w:r w:rsidRPr="00845462">
        <w:rPr>
          <w:rFonts w:ascii="Georgia" w:hAnsi="Georgia"/>
          <w:sz w:val="20"/>
          <w:szCs w:val="20"/>
        </w:rPr>
        <w:t>015732434260</w:t>
      </w:r>
    </w:p>
    <w:p w14:paraId="151C63DE" w14:textId="77777777" w:rsidR="004A4FF4" w:rsidRPr="008D1619" w:rsidRDefault="004A4FF4" w:rsidP="004A4FF4">
      <w:pPr>
        <w:rPr>
          <w:rFonts w:ascii="Georgia" w:hAnsi="Georgia"/>
          <w:sz w:val="20"/>
          <w:szCs w:val="20"/>
        </w:rPr>
      </w:pPr>
      <w:r w:rsidRPr="008D1619">
        <w:rPr>
          <w:rFonts w:ascii="Georgia" w:hAnsi="Georgia"/>
          <w:sz w:val="20"/>
          <w:szCs w:val="20"/>
        </w:rPr>
        <w:t>BDO AG Wirtschaftsprüfungsgesellschaft</w:t>
      </w:r>
      <w:r w:rsidRPr="008D1619">
        <w:rPr>
          <w:rFonts w:ascii="Georgia" w:hAnsi="Georgia"/>
          <w:sz w:val="20"/>
          <w:szCs w:val="20"/>
        </w:rPr>
        <w:br/>
      </w:r>
      <w:proofErr w:type="spellStart"/>
      <w:r w:rsidRPr="008D1619">
        <w:rPr>
          <w:rFonts w:ascii="Georgia" w:hAnsi="Georgia"/>
          <w:sz w:val="20"/>
          <w:szCs w:val="20"/>
        </w:rPr>
        <w:t>Fuhlentwiete</w:t>
      </w:r>
      <w:proofErr w:type="spellEnd"/>
      <w:r w:rsidRPr="008D1619">
        <w:rPr>
          <w:rFonts w:ascii="Georgia" w:hAnsi="Georgia"/>
          <w:sz w:val="20"/>
          <w:szCs w:val="20"/>
        </w:rPr>
        <w:t xml:space="preserve"> 12</w:t>
      </w:r>
      <w:r w:rsidRPr="008D1619">
        <w:rPr>
          <w:rFonts w:ascii="Georgia" w:hAnsi="Georgia"/>
          <w:sz w:val="20"/>
          <w:szCs w:val="20"/>
        </w:rPr>
        <w:br/>
        <w:t>20355 Hamburg</w:t>
      </w:r>
    </w:p>
    <w:p w14:paraId="2C3DBD8F" w14:textId="63987802" w:rsidR="00256C1F" w:rsidRDefault="00993A60" w:rsidP="00654E99">
      <w:pPr>
        <w:ind w:left="708" w:firstLine="708"/>
        <w:jc w:val="right"/>
        <w:rPr>
          <w:rFonts w:ascii="Georgia" w:hAnsi="Georgia"/>
          <w:sz w:val="20"/>
          <w:szCs w:val="20"/>
        </w:rPr>
      </w:pPr>
      <w:r w:rsidRPr="00845462">
        <w:rPr>
          <w:rFonts w:ascii="Georgia" w:hAnsi="Georgia"/>
          <w:sz w:val="20"/>
          <w:szCs w:val="20"/>
        </w:rPr>
        <w:t xml:space="preserve">Köln, </w:t>
      </w:r>
      <w:r w:rsidR="00964B42">
        <w:rPr>
          <w:rFonts w:ascii="Georgia" w:hAnsi="Georgia"/>
          <w:sz w:val="20"/>
          <w:szCs w:val="20"/>
        </w:rPr>
        <w:t>02</w:t>
      </w:r>
      <w:r w:rsidRPr="00845462">
        <w:rPr>
          <w:rFonts w:ascii="Georgia" w:hAnsi="Georgia"/>
          <w:sz w:val="20"/>
          <w:szCs w:val="20"/>
        </w:rPr>
        <w:t>.</w:t>
      </w:r>
      <w:r w:rsidR="00B2531C" w:rsidRPr="00845462">
        <w:rPr>
          <w:rFonts w:ascii="Georgia" w:hAnsi="Georgia"/>
          <w:sz w:val="20"/>
          <w:szCs w:val="20"/>
        </w:rPr>
        <w:t>0</w:t>
      </w:r>
      <w:r w:rsidR="00964B42">
        <w:rPr>
          <w:rFonts w:ascii="Georgia" w:hAnsi="Georgia"/>
          <w:sz w:val="20"/>
          <w:szCs w:val="20"/>
        </w:rPr>
        <w:t>6</w:t>
      </w:r>
      <w:r w:rsidRPr="00845462">
        <w:rPr>
          <w:rFonts w:ascii="Georgia" w:hAnsi="Georgia"/>
          <w:sz w:val="20"/>
          <w:szCs w:val="20"/>
        </w:rPr>
        <w:t>.202</w:t>
      </w:r>
      <w:r w:rsidR="00B2531C" w:rsidRPr="00845462">
        <w:rPr>
          <w:rFonts w:ascii="Georgia" w:hAnsi="Georgia"/>
          <w:sz w:val="20"/>
          <w:szCs w:val="20"/>
        </w:rPr>
        <w:t>4</w:t>
      </w:r>
    </w:p>
    <w:p w14:paraId="46229BC9" w14:textId="77777777" w:rsidR="00654E99" w:rsidRPr="00654E99" w:rsidRDefault="00654E99" w:rsidP="00654E99">
      <w:pPr>
        <w:ind w:left="708" w:firstLine="708"/>
        <w:jc w:val="right"/>
        <w:rPr>
          <w:rFonts w:ascii="Georgia" w:hAnsi="Georgia"/>
          <w:sz w:val="20"/>
          <w:szCs w:val="20"/>
        </w:rPr>
      </w:pPr>
    </w:p>
    <w:p w14:paraId="7B97FCC0" w14:textId="6E13ED7D" w:rsidR="00392572" w:rsidRPr="00392572" w:rsidRDefault="00955BE9" w:rsidP="00392572">
      <w:pPr>
        <w:rPr>
          <w:rFonts w:ascii="Georgia" w:hAnsi="Georgia"/>
          <w:b/>
          <w:bCs/>
          <w:sz w:val="20"/>
          <w:szCs w:val="20"/>
        </w:rPr>
      </w:pPr>
      <w:r w:rsidRPr="00392572">
        <w:rPr>
          <w:rFonts w:ascii="Georgia" w:hAnsi="Georgia"/>
          <w:b/>
          <w:bCs/>
          <w:sz w:val="20"/>
          <w:szCs w:val="20"/>
        </w:rPr>
        <w:t xml:space="preserve">Bewerbung </w:t>
      </w:r>
      <w:r w:rsidR="00B2531C" w:rsidRPr="00392572">
        <w:rPr>
          <w:rFonts w:ascii="Georgia" w:hAnsi="Georgia"/>
          <w:b/>
          <w:bCs/>
          <w:sz w:val="20"/>
          <w:szCs w:val="20"/>
        </w:rPr>
        <w:t xml:space="preserve">als Praktikant im </w:t>
      </w:r>
      <w:r w:rsidR="00392572" w:rsidRPr="00392572">
        <w:rPr>
          <w:rFonts w:ascii="Georgia" w:hAnsi="Georgia"/>
          <w:b/>
          <w:bCs/>
          <w:sz w:val="20"/>
          <w:szCs w:val="20"/>
        </w:rPr>
        <w:t>Deal Advisory mit Fokus Privat Equity/ Venture Capital</w:t>
      </w:r>
    </w:p>
    <w:p w14:paraId="6F1D7B0D" w14:textId="10C8479E" w:rsidR="00FA5058" w:rsidRPr="00392572" w:rsidRDefault="00731BE6" w:rsidP="00392572">
      <w:r w:rsidRPr="00392572">
        <w:t xml:space="preserve"> </w:t>
      </w:r>
    </w:p>
    <w:p w14:paraId="2A3970B2" w14:textId="77777777" w:rsidR="00FA5058" w:rsidRPr="00392572" w:rsidRDefault="00FA5058" w:rsidP="00392572">
      <w:pPr>
        <w:jc w:val="both"/>
        <w:rPr>
          <w:rFonts w:ascii="Georgia" w:hAnsi="Georgia" w:cs="Times New Roman"/>
          <w:sz w:val="20"/>
          <w:szCs w:val="20"/>
        </w:rPr>
      </w:pPr>
      <w:r w:rsidRPr="00392572">
        <w:rPr>
          <w:rFonts w:ascii="Georgia" w:hAnsi="Georgia" w:cs="Times New Roman"/>
          <w:sz w:val="20"/>
          <w:szCs w:val="20"/>
        </w:rPr>
        <w:t>Sehr geehrte Damen und Herren,</w:t>
      </w:r>
    </w:p>
    <w:p w14:paraId="78A52378" w14:textId="77777777" w:rsidR="00FA5058" w:rsidRPr="00292500" w:rsidRDefault="00FA5058" w:rsidP="00FA5058">
      <w:pPr>
        <w:rPr>
          <w:rFonts w:ascii="Georgia" w:hAnsi="Georgia"/>
          <w:sz w:val="20"/>
          <w:szCs w:val="20"/>
        </w:rPr>
      </w:pPr>
    </w:p>
    <w:p w14:paraId="724EA562" w14:textId="2B501E60" w:rsidR="00FA5058" w:rsidRPr="00292500" w:rsidRDefault="00FA5058" w:rsidP="00292500">
      <w:pPr>
        <w:jc w:val="both"/>
        <w:rPr>
          <w:rFonts w:ascii="Georgia" w:hAnsi="Georgia"/>
          <w:sz w:val="20"/>
          <w:szCs w:val="20"/>
        </w:rPr>
      </w:pPr>
      <w:r w:rsidRPr="00292500">
        <w:rPr>
          <w:rFonts w:ascii="Georgia" w:hAnsi="Georgia"/>
          <w:sz w:val="20"/>
          <w:szCs w:val="20"/>
        </w:rPr>
        <w:t xml:space="preserve">an einer Tätigkeit </w:t>
      </w:r>
      <w:r w:rsidR="00DF3B8F">
        <w:rPr>
          <w:rFonts w:ascii="Georgia" w:hAnsi="Georgia"/>
          <w:sz w:val="20"/>
          <w:szCs w:val="20"/>
        </w:rPr>
        <w:t>Deal Advisory</w:t>
      </w:r>
      <w:r w:rsidRPr="00292500">
        <w:rPr>
          <w:rFonts w:ascii="Georgia" w:hAnsi="Georgia"/>
          <w:sz w:val="20"/>
          <w:szCs w:val="20"/>
        </w:rPr>
        <w:t xml:space="preserve"> </w:t>
      </w:r>
      <w:ins w:id="0" w:author="David Döbele" w:date="2024-08-06T18:05:00Z" w16du:dateUtc="2024-08-06T16:05:00Z">
        <w:r w:rsidR="006750C9">
          <w:rPr>
            <w:rFonts w:ascii="Georgia" w:hAnsi="Georgia"/>
            <w:sz w:val="20"/>
            <w:szCs w:val="20"/>
          </w:rPr>
          <w:t xml:space="preserve">insbesondere mit Fokus auf PE und VC </w:t>
        </w:r>
      </w:ins>
      <w:r w:rsidRPr="00292500">
        <w:rPr>
          <w:rFonts w:ascii="Georgia" w:hAnsi="Georgia"/>
          <w:sz w:val="20"/>
          <w:szCs w:val="20"/>
        </w:rPr>
        <w:t xml:space="preserve">fasziniert mich vorwiegend der Einfluss, den man durch die Mitarbeit an bedeutsamen Transaktionen auf Unternehmen, Mitarbeitende und das gesamte Wirtschaftssystem erzielen kann. Außerdem bin ich begeistert von der Möglichkeit, Unternehmen bei strategischen Entscheidungen zu unterstützen, indem ich fundierte Datenanalysen, Benchmarkings, Modellierungen und Bewertungskonzepte liefere. Die daraus resultierende steile Lernkurve ist etwas, das ich mir in keinem anderen Beruf vorstellen kann, insbesondere als Praktikant oder Berufseinsteiger. </w:t>
      </w:r>
      <w:r w:rsidR="00FF5E3E" w:rsidRPr="00292500">
        <w:rPr>
          <w:rFonts w:ascii="Georgia" w:hAnsi="Georgia"/>
          <w:sz w:val="20"/>
          <w:szCs w:val="20"/>
        </w:rPr>
        <w:t xml:space="preserve">Um mein bisher erworbenes Wissen weiter in der Praxis zu vertiefen und mich auch für einen Berufseinstieg zu positionieren, möchte ich </w:t>
      </w:r>
      <w:r w:rsidR="00FF5E3E">
        <w:rPr>
          <w:rFonts w:ascii="Georgia" w:hAnsi="Georgia"/>
          <w:sz w:val="20"/>
          <w:szCs w:val="20"/>
        </w:rPr>
        <w:t xml:space="preserve">Sie </w:t>
      </w:r>
      <w:r w:rsidR="00FF5E3E" w:rsidRPr="00292500">
        <w:rPr>
          <w:rFonts w:ascii="Georgia" w:hAnsi="Georgia"/>
          <w:sz w:val="20"/>
          <w:szCs w:val="20"/>
        </w:rPr>
        <w:t xml:space="preserve">ab dem </w:t>
      </w:r>
      <w:r w:rsidR="00FF5E3E">
        <w:rPr>
          <w:rFonts w:ascii="Georgia" w:hAnsi="Georgia"/>
          <w:sz w:val="20"/>
          <w:szCs w:val="20"/>
        </w:rPr>
        <w:t>03</w:t>
      </w:r>
      <w:r w:rsidR="00FF5E3E" w:rsidRPr="00292500">
        <w:rPr>
          <w:rFonts w:ascii="Georgia" w:hAnsi="Georgia"/>
          <w:sz w:val="20"/>
          <w:szCs w:val="20"/>
        </w:rPr>
        <w:t>.0</w:t>
      </w:r>
      <w:r w:rsidR="00FF5E3E">
        <w:rPr>
          <w:rFonts w:ascii="Georgia" w:hAnsi="Georgia"/>
          <w:sz w:val="20"/>
          <w:szCs w:val="20"/>
        </w:rPr>
        <w:t>3</w:t>
      </w:r>
      <w:r w:rsidR="00FF5E3E" w:rsidRPr="00292500">
        <w:rPr>
          <w:rFonts w:ascii="Georgia" w:hAnsi="Georgia"/>
          <w:sz w:val="20"/>
          <w:szCs w:val="20"/>
        </w:rPr>
        <w:t>.202</w:t>
      </w:r>
      <w:r w:rsidR="00FF5E3E">
        <w:rPr>
          <w:rFonts w:ascii="Georgia" w:hAnsi="Georgia"/>
          <w:sz w:val="20"/>
          <w:szCs w:val="20"/>
        </w:rPr>
        <w:t>5</w:t>
      </w:r>
      <w:r w:rsidR="00FF5E3E" w:rsidRPr="00292500">
        <w:rPr>
          <w:rFonts w:ascii="Georgia" w:hAnsi="Georgia"/>
          <w:sz w:val="20"/>
          <w:szCs w:val="20"/>
        </w:rPr>
        <w:t xml:space="preserve"> nach </w:t>
      </w:r>
      <w:r w:rsidR="00FF5E3E">
        <w:rPr>
          <w:rFonts w:ascii="Georgia" w:hAnsi="Georgia"/>
          <w:sz w:val="20"/>
          <w:szCs w:val="20"/>
        </w:rPr>
        <w:t xml:space="preserve">meinem abgeschlossenen Bachelor </w:t>
      </w:r>
      <w:r w:rsidR="00FF5E3E" w:rsidRPr="00292500">
        <w:rPr>
          <w:rFonts w:ascii="Georgia" w:hAnsi="Georgia"/>
          <w:sz w:val="20"/>
          <w:szCs w:val="20"/>
        </w:rPr>
        <w:t xml:space="preserve">als Praktikant in Ihrem Düsseldorfer Office für die Dauer von zwölf Wochen </w:t>
      </w:r>
      <w:r w:rsidR="00FF5E3E">
        <w:rPr>
          <w:rFonts w:ascii="Georgia" w:hAnsi="Georgia"/>
          <w:sz w:val="20"/>
          <w:szCs w:val="20"/>
        </w:rPr>
        <w:t>unterstützen</w:t>
      </w:r>
      <w:r w:rsidR="00FF5E3E" w:rsidRPr="00292500">
        <w:rPr>
          <w:rFonts w:ascii="Georgia" w:hAnsi="Georgia"/>
          <w:sz w:val="20"/>
          <w:szCs w:val="20"/>
        </w:rPr>
        <w:t>.</w:t>
      </w:r>
    </w:p>
    <w:p w14:paraId="4E2B84EE" w14:textId="77777777" w:rsidR="00FA5058" w:rsidRPr="00292500" w:rsidRDefault="00FA5058" w:rsidP="00292500">
      <w:pPr>
        <w:jc w:val="both"/>
        <w:rPr>
          <w:rFonts w:ascii="Georgia" w:hAnsi="Georgia"/>
          <w:sz w:val="20"/>
          <w:szCs w:val="20"/>
        </w:rPr>
      </w:pPr>
    </w:p>
    <w:p w14:paraId="14B2AB98" w14:textId="3BB02BB6" w:rsidR="00DF3B8F" w:rsidRDefault="006750C9" w:rsidP="006750C9">
      <w:pPr>
        <w:jc w:val="both"/>
        <w:rPr>
          <w:rFonts w:ascii="Georgia" w:hAnsi="Georgia"/>
          <w:sz w:val="20"/>
          <w:szCs w:val="20"/>
        </w:rPr>
      </w:pPr>
      <w:ins w:id="1" w:author="David Döbele" w:date="2024-08-06T18:05:00Z" w16du:dateUtc="2024-08-06T16:05:00Z">
        <w:r w:rsidRPr="00CD0E19">
          <w:rPr>
            <w:rFonts w:ascii="Georgia" w:hAnsi="Georgia"/>
            <w:sz w:val="20"/>
            <w:szCs w:val="20"/>
          </w:rPr>
          <w:t xml:space="preserve">Meine Leidenschaft für Venture Capital zeigt sich bereits im Studium, wo ich ein Wahlmodul zum Thema Gründungs- und Wachstumsfinanzierung belegt und mit sehr gutem Erfolg abgeschlossen habe. Dieses Modul hat mich besonders gereizt und ich fand es äußerst spannend, die Analyse und Anwendung der wichtigsten Modelle der Venture-Bewertung sowie die praxisnahen Case Studies kennenzulernen. Zudem habe ich gelernt, die wesentlichen Unterschiede zwischen herkömmlichem Corporate Finance und </w:t>
        </w:r>
        <w:proofErr w:type="spellStart"/>
        <w:r w:rsidRPr="00CD0E19">
          <w:rPr>
            <w:rFonts w:ascii="Georgia" w:hAnsi="Georgia"/>
            <w:sz w:val="20"/>
            <w:szCs w:val="20"/>
          </w:rPr>
          <w:t>Entrepreneurial</w:t>
        </w:r>
        <w:proofErr w:type="spellEnd"/>
        <w:r w:rsidRPr="00CD0E19">
          <w:rPr>
            <w:rFonts w:ascii="Georgia" w:hAnsi="Georgia"/>
            <w:sz w:val="20"/>
            <w:szCs w:val="20"/>
          </w:rPr>
          <w:t xml:space="preserve"> Finance zu verstehen.</w:t>
        </w:r>
      </w:ins>
      <w:del w:id="2" w:author="David Döbele" w:date="2024-08-06T18:05:00Z" w16du:dateUtc="2024-08-06T16:05:00Z">
        <w:r w:rsidR="00DF3B8F" w:rsidRPr="001E2FDD" w:rsidDel="006750C9">
          <w:rPr>
            <w:rFonts w:ascii="Georgia" w:hAnsi="Georgia"/>
            <w:sz w:val="20"/>
            <w:szCs w:val="20"/>
          </w:rPr>
          <w:delText>Bereits während meines Studiums in Banking &amp; Finance an der Technischen Hochschule Köln erkannte ich schnell, dass ich mein theoretisches Wissen auch praktisch anwenden möchte.</w:delText>
        </w:r>
      </w:del>
      <w:r w:rsidR="00DF3B8F" w:rsidRPr="001E2FDD">
        <w:rPr>
          <w:rFonts w:ascii="Georgia" w:hAnsi="Georgia"/>
          <w:sz w:val="20"/>
          <w:szCs w:val="20"/>
        </w:rPr>
        <w:t xml:space="preserve"> In meinem Praktikum bei Deloitte in der Wirtschaftsprüfung konnte ich durch </w:t>
      </w:r>
      <w:r w:rsidR="0006020B" w:rsidRPr="0006020B">
        <w:rPr>
          <w:rFonts w:ascii="Georgia" w:hAnsi="Georgia"/>
          <w:sz w:val="20"/>
          <w:szCs w:val="20"/>
        </w:rPr>
        <w:t>Unternehmens- und Finanzanalysen</w:t>
      </w:r>
      <w:r w:rsidR="0006020B">
        <w:rPr>
          <w:rFonts w:ascii="Georgia" w:hAnsi="Georgia"/>
          <w:sz w:val="20"/>
          <w:szCs w:val="20"/>
        </w:rPr>
        <w:t xml:space="preserve"> </w:t>
      </w:r>
      <w:r w:rsidR="00A47B36">
        <w:rPr>
          <w:rFonts w:ascii="Georgia" w:hAnsi="Georgia"/>
          <w:sz w:val="20"/>
          <w:szCs w:val="20"/>
        </w:rPr>
        <w:t>m</w:t>
      </w:r>
      <w:r w:rsidR="00DF3B8F" w:rsidRPr="001E2FDD">
        <w:rPr>
          <w:rFonts w:ascii="Georgia" w:hAnsi="Georgia"/>
          <w:sz w:val="20"/>
          <w:szCs w:val="20"/>
        </w:rPr>
        <w:t xml:space="preserve">eine Kenntnisse erweitern und gleichzeitig lernen, effizient in einem </w:t>
      </w:r>
      <w:r w:rsidR="00DF3B8F" w:rsidRPr="004A4FF4">
        <w:rPr>
          <w:rFonts w:ascii="Georgia" w:hAnsi="Georgia"/>
          <w:sz w:val="20"/>
          <w:szCs w:val="20"/>
        </w:rPr>
        <w:t>größeren</w:t>
      </w:r>
      <w:r w:rsidR="00DF3B8F" w:rsidRPr="001E2FDD">
        <w:rPr>
          <w:rFonts w:ascii="Georgia" w:hAnsi="Georgia"/>
          <w:sz w:val="20"/>
          <w:szCs w:val="20"/>
        </w:rPr>
        <w:t xml:space="preserve"> Team zu arbeiten. </w:t>
      </w:r>
      <w:r w:rsidR="00DF3B8F">
        <w:rPr>
          <w:rFonts w:ascii="Georgia" w:hAnsi="Georgia"/>
          <w:sz w:val="20"/>
          <w:szCs w:val="20"/>
        </w:rPr>
        <w:t>Meine Vorgesetzten schätzten besonders, dass ich mich schnell in neue Verantwortungsbereiche einarbeiten und die erlernten Fachkenntnisse erfolgreich in den Arbeitsabläufen umsetzen konnte. Mein Engagement für wirtschaftliche Themen zeigte sich auch in meiner Tätigkeit als Mitglied des Entrepreneurs Club Cologne.</w:t>
      </w:r>
      <w:r w:rsidR="00DF3B8F" w:rsidRPr="005C6CE0">
        <w:rPr>
          <w:rFonts w:ascii="Georgia" w:hAnsi="Georgia"/>
          <w:sz w:val="20"/>
          <w:szCs w:val="20"/>
        </w:rPr>
        <w:t xml:space="preserve"> </w:t>
      </w:r>
      <w:r w:rsidR="00DF3B8F">
        <w:rPr>
          <w:rFonts w:ascii="Georgia" w:hAnsi="Georgia"/>
          <w:sz w:val="20"/>
          <w:szCs w:val="20"/>
        </w:rPr>
        <w:t xml:space="preserve">Dort war ich im Finance Ressort für die Buchhaltung zuständig und konnte gemeinsam mit meinem Team die Finanzen optimieren, höhere Rücklagen bilden und eine saubere Finanzplanung einführen. Als stellvertretende Ressortleitung trug ich </w:t>
      </w:r>
      <w:r w:rsidR="00A47B36">
        <w:rPr>
          <w:rFonts w:ascii="Georgia" w:hAnsi="Georgia"/>
          <w:sz w:val="20"/>
          <w:szCs w:val="20"/>
        </w:rPr>
        <w:t xml:space="preserve">außerdem </w:t>
      </w:r>
      <w:r w:rsidR="00DF3B8F">
        <w:rPr>
          <w:rFonts w:ascii="Georgia" w:hAnsi="Georgia"/>
          <w:sz w:val="20"/>
          <w:szCs w:val="20"/>
        </w:rPr>
        <w:t>zur Optimierung von Prozessen bei, beispielsweise durch die Erstellung von Excel-Modellen für Periodenabschlüsse und Auswertungen zur finanziellen Lage. Diese Erfahrung hat mir verdeutlicht, wie wichtig Teamarbeit ist, um effizient und strukturiert zu arbeiten. In meiner Freizeit finde ich Ausgleich beim Kraft- und Kampfsport, den ich mit hoher Disziplin verfolge. Täglich arbeite ich daran, meine Fähigkeiten zu steigern. Diesen Ehrgeiz und die Leidenschaft für herausfordernde Tätigkeiten möchte ich gerne in Form eines Praktikums bei Ihnen einbringen.</w:t>
      </w:r>
    </w:p>
    <w:p w14:paraId="2D30E529" w14:textId="77777777" w:rsidR="00FA5058" w:rsidRPr="00292500" w:rsidRDefault="00FA5058" w:rsidP="00292500">
      <w:pPr>
        <w:jc w:val="both"/>
        <w:rPr>
          <w:rFonts w:ascii="Georgia" w:hAnsi="Georgia"/>
          <w:sz w:val="20"/>
          <w:szCs w:val="20"/>
        </w:rPr>
      </w:pPr>
    </w:p>
    <w:p w14:paraId="7A362ECA" w14:textId="4E0ECBE5" w:rsidR="00DF3B8F" w:rsidRPr="00DF3B8F" w:rsidRDefault="00DF3B8F" w:rsidP="006750C9">
      <w:pPr>
        <w:jc w:val="both"/>
        <w:rPr>
          <w:rFonts w:ascii="Georgia" w:hAnsi="Georgia"/>
          <w:sz w:val="20"/>
          <w:szCs w:val="20"/>
        </w:rPr>
        <w:pPrChange w:id="3" w:author="David Döbele" w:date="2024-08-06T18:04:00Z" w16du:dateUtc="2024-08-06T16:04:00Z">
          <w:pPr/>
        </w:pPrChange>
      </w:pPr>
      <w:r w:rsidRPr="00DF3B8F">
        <w:rPr>
          <w:rFonts w:ascii="Georgia" w:hAnsi="Georgia"/>
          <w:sz w:val="20"/>
          <w:szCs w:val="20"/>
        </w:rPr>
        <w:t>BDO scheint mir für dieses Praktikum ideal. Als eine der erfolgreichsten Wirtschaftsprüfungs- und Beratungsgesellschaften in Deutschland mit einer Erfahrung von mehr als 100 Jahren und einer enormen Expertise sowohl in der Beratung als auch in der Prüfung bringen Sie verschiedene Blickwinkel mit ein. Mit über 2.500 Deal-Advisory-Experten aus 120 Ländern ist BDO auch im Deal Advisory international breit aufgestellt. Dadurch hat man Zugriff auf ein besonders wertvolles Netzwerk. Zudem bieten Sie nicht nur eine große Vielfalt an Aufgaben und Bereichen, sondern auch ein sehr breites Repertoire an Kunden. Deshalb bin ich überzeugt davon, dass ich bei BDO nicht nur ein einzigartiges Handwerkszeug erlernen kann, sondern möglicherweise auch an bedeutsamen Projekten mitarbeiten kann.</w:t>
      </w:r>
    </w:p>
    <w:p w14:paraId="31FE938E" w14:textId="77777777" w:rsidR="00FA5058" w:rsidRPr="00292500" w:rsidRDefault="00FA5058" w:rsidP="00292500">
      <w:pPr>
        <w:jc w:val="both"/>
        <w:rPr>
          <w:rFonts w:ascii="Georgia" w:hAnsi="Georgia"/>
          <w:sz w:val="20"/>
          <w:szCs w:val="20"/>
        </w:rPr>
      </w:pPr>
    </w:p>
    <w:p w14:paraId="3857D772" w14:textId="27A5DEAE" w:rsidR="00FA5058" w:rsidRPr="00292500" w:rsidRDefault="00FA5058" w:rsidP="00292500">
      <w:pPr>
        <w:jc w:val="both"/>
        <w:rPr>
          <w:rFonts w:ascii="Georgia" w:hAnsi="Georgia"/>
          <w:sz w:val="20"/>
          <w:szCs w:val="20"/>
        </w:rPr>
      </w:pPr>
      <w:r w:rsidRPr="00292500">
        <w:rPr>
          <w:rFonts w:ascii="Georgia" w:hAnsi="Georgia"/>
          <w:sz w:val="20"/>
          <w:szCs w:val="20"/>
        </w:rPr>
        <w:t xml:space="preserve">Von dem Praktikum erhoffe ich mir eine steile Lernkurve sowie die Möglichkeit, meine eigenen Ideen einzubringen und Verantwortung zu übernehmen. Ich bin mir sicher, dass ich durch mein starkes Interesse für Unternehmenstransaktionen, meine hohe Einsatzbereitschaft sowie meine hervorragenden analytischen Fähigkeiten eine Bereicherung für </w:t>
      </w:r>
      <w:r w:rsidR="00DF3B8F">
        <w:rPr>
          <w:rFonts w:ascii="Georgia" w:hAnsi="Georgia"/>
          <w:sz w:val="20"/>
          <w:szCs w:val="20"/>
        </w:rPr>
        <w:t>BDO</w:t>
      </w:r>
      <w:r w:rsidRPr="00292500">
        <w:rPr>
          <w:rFonts w:ascii="Georgia" w:hAnsi="Georgia"/>
          <w:sz w:val="20"/>
          <w:szCs w:val="20"/>
        </w:rPr>
        <w:t xml:space="preserve"> sein werde. Ich freue mich sehr darauf, Sie in einem persönlichen Gespräch von meinen Qualifikationen und meiner Motivation zu überzeugen.</w:t>
      </w:r>
    </w:p>
    <w:p w14:paraId="0401ACFA" w14:textId="77777777" w:rsidR="00F640C1" w:rsidRPr="00845462" w:rsidRDefault="00F640C1" w:rsidP="00F640C1">
      <w:pPr>
        <w:jc w:val="both"/>
        <w:rPr>
          <w:rFonts w:ascii="Georgia" w:hAnsi="Georgia" w:cs="Times New Roman"/>
          <w:sz w:val="20"/>
          <w:szCs w:val="20"/>
        </w:rPr>
      </w:pPr>
    </w:p>
    <w:p w14:paraId="4F55B62E" w14:textId="77777777" w:rsidR="00F640C1" w:rsidRPr="00845462" w:rsidRDefault="00F640C1" w:rsidP="00F640C1">
      <w:pPr>
        <w:jc w:val="both"/>
        <w:rPr>
          <w:rFonts w:ascii="Georgia" w:hAnsi="Georgia" w:cs="Times New Roman"/>
          <w:sz w:val="20"/>
          <w:szCs w:val="20"/>
        </w:rPr>
      </w:pPr>
      <w:r w:rsidRPr="00845462">
        <w:rPr>
          <w:rFonts w:ascii="Georgia" w:hAnsi="Georgia" w:cs="Times New Roman"/>
          <w:sz w:val="20"/>
          <w:szCs w:val="20"/>
        </w:rPr>
        <w:t>Mit freundlichen Grüßen</w:t>
      </w:r>
    </w:p>
    <w:p w14:paraId="728CA5D2" w14:textId="0C674415" w:rsidR="00386EC3" w:rsidRDefault="00F44847" w:rsidP="00852802">
      <w:pPr>
        <w:jc w:val="both"/>
        <w:rPr>
          <w:rFonts w:ascii="Georgia" w:hAnsi="Georgia" w:cs="Times New Roman"/>
          <w:sz w:val="20"/>
          <w:szCs w:val="20"/>
        </w:rPr>
      </w:pPr>
      <w:r w:rsidRPr="00436232">
        <w:rPr>
          <w:rFonts w:ascii="Georgia" w:hAnsi="Georgia" w:cs="Times New Roman"/>
          <w:noProof/>
          <w:sz w:val="20"/>
          <w:szCs w:val="20"/>
        </w:rPr>
        <w:drawing>
          <wp:inline distT="0" distB="0" distL="0" distR="0" wp14:anchorId="2B8BD672" wp14:editId="0AB67ABE">
            <wp:extent cx="1561381" cy="51302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2841" cy="579219"/>
                    </a:xfrm>
                    <a:prstGeom prst="rect">
                      <a:avLst/>
                    </a:prstGeom>
                  </pic:spPr>
                </pic:pic>
              </a:graphicData>
            </a:graphic>
          </wp:inline>
        </w:drawing>
      </w:r>
    </w:p>
    <w:p w14:paraId="01F1E3BB" w14:textId="77777777" w:rsidR="00852802" w:rsidRDefault="00852802" w:rsidP="00852802">
      <w:pPr>
        <w:jc w:val="both"/>
        <w:rPr>
          <w:rFonts w:ascii="Georgia" w:hAnsi="Georgia" w:cs="Times New Roman"/>
          <w:sz w:val="20"/>
          <w:szCs w:val="20"/>
        </w:rPr>
      </w:pPr>
    </w:p>
    <w:p w14:paraId="7F416266" w14:textId="77777777" w:rsidR="00852802" w:rsidRDefault="00852802" w:rsidP="00852802">
      <w:pPr>
        <w:jc w:val="both"/>
        <w:rPr>
          <w:rFonts w:ascii="Georgia" w:hAnsi="Georgia" w:cs="Times New Roman"/>
          <w:sz w:val="20"/>
          <w:szCs w:val="20"/>
        </w:rPr>
      </w:pPr>
    </w:p>
    <w:p w14:paraId="73D218EE" w14:textId="77777777" w:rsidR="00852802" w:rsidRDefault="00852802" w:rsidP="00852802">
      <w:pPr>
        <w:jc w:val="both"/>
        <w:rPr>
          <w:rFonts w:ascii="Georgia" w:hAnsi="Georgia" w:cs="Times New Roman"/>
          <w:sz w:val="20"/>
          <w:szCs w:val="20"/>
        </w:rPr>
      </w:pPr>
    </w:p>
    <w:p w14:paraId="29D978A1" w14:textId="77777777" w:rsidR="00852802" w:rsidRDefault="00852802" w:rsidP="00852802">
      <w:pPr>
        <w:jc w:val="both"/>
        <w:rPr>
          <w:rFonts w:ascii="Georgia" w:hAnsi="Georgia" w:cs="Times New Roman"/>
          <w:sz w:val="20"/>
          <w:szCs w:val="20"/>
        </w:rPr>
      </w:pPr>
    </w:p>
    <w:p w14:paraId="20F09470" w14:textId="4C4797A3" w:rsidR="00D77B6D" w:rsidRPr="00CD0E19" w:rsidRDefault="00D77B6D" w:rsidP="00D77B6D">
      <w:pPr>
        <w:rPr>
          <w:rFonts w:ascii="Georgia" w:hAnsi="Georgia"/>
          <w:sz w:val="20"/>
          <w:szCs w:val="20"/>
        </w:rPr>
      </w:pPr>
      <w:r w:rsidRPr="00CD0E19">
        <w:rPr>
          <w:rFonts w:ascii="Georgia" w:hAnsi="Georgia"/>
          <w:sz w:val="20"/>
          <w:szCs w:val="20"/>
        </w:rPr>
        <w:t xml:space="preserve">Meine Leidenschaft für Venture Capital zeigt sich bereits im Studium, wo ich ein Wahlmodul zum Thema Gründungs- und Wachstumsfinanzierung belegt und mit sehr gutem Erfolg abgeschlossen habe. Dieses Modul hat mich besonders gereizt und ich fand es äußerst spannend, die Analyse und Anwendung der wichtigsten Modelle der Venture-Bewertung sowie die praxisnahen Case Studies kennenzulernen. Zudem habe ich gelernt, die wesentlichen Unterschiede zwischen herkömmlichem Corporate Finance und </w:t>
      </w:r>
      <w:proofErr w:type="spellStart"/>
      <w:r w:rsidRPr="00CD0E19">
        <w:rPr>
          <w:rFonts w:ascii="Georgia" w:hAnsi="Georgia"/>
          <w:sz w:val="20"/>
          <w:szCs w:val="20"/>
        </w:rPr>
        <w:t>Entrepreneurial</w:t>
      </w:r>
      <w:proofErr w:type="spellEnd"/>
      <w:r w:rsidRPr="00CD0E19">
        <w:rPr>
          <w:rFonts w:ascii="Georgia" w:hAnsi="Georgia"/>
          <w:sz w:val="20"/>
          <w:szCs w:val="20"/>
        </w:rPr>
        <w:t xml:space="preserve"> Finance zu verstehen. </w:t>
      </w:r>
    </w:p>
    <w:sectPr w:rsidR="00D77B6D" w:rsidRPr="00CD0E19" w:rsidSect="00292500">
      <w:pgSz w:w="11900" w:h="16840"/>
      <w:pgMar w:top="1134" w:right="1134" w:bottom="79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E959D" w14:textId="77777777" w:rsidR="0025538D" w:rsidRDefault="0025538D" w:rsidP="00A156B9">
      <w:r>
        <w:separator/>
      </w:r>
    </w:p>
  </w:endnote>
  <w:endnote w:type="continuationSeparator" w:id="0">
    <w:p w14:paraId="6A0A7B04" w14:textId="77777777" w:rsidR="0025538D" w:rsidRDefault="0025538D"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C5B51" w14:textId="77777777" w:rsidR="0025538D" w:rsidRDefault="0025538D" w:rsidP="00A156B9">
      <w:r>
        <w:separator/>
      </w:r>
    </w:p>
  </w:footnote>
  <w:footnote w:type="continuationSeparator" w:id="0">
    <w:p w14:paraId="10B10950" w14:textId="77777777" w:rsidR="0025538D" w:rsidRDefault="0025538D"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25826"/>
    <w:rsid w:val="00027649"/>
    <w:rsid w:val="00037498"/>
    <w:rsid w:val="0006020B"/>
    <w:rsid w:val="00082BFF"/>
    <w:rsid w:val="00083EC3"/>
    <w:rsid w:val="000840F2"/>
    <w:rsid w:val="00093728"/>
    <w:rsid w:val="00095047"/>
    <w:rsid w:val="000A0AF7"/>
    <w:rsid w:val="000B122F"/>
    <w:rsid w:val="000C3413"/>
    <w:rsid w:val="000D0A72"/>
    <w:rsid w:val="000D1B68"/>
    <w:rsid w:val="000E05D7"/>
    <w:rsid w:val="000E5917"/>
    <w:rsid w:val="000F2F6E"/>
    <w:rsid w:val="00100AFD"/>
    <w:rsid w:val="001057F0"/>
    <w:rsid w:val="001476D4"/>
    <w:rsid w:val="00150D34"/>
    <w:rsid w:val="00160531"/>
    <w:rsid w:val="00172132"/>
    <w:rsid w:val="00174698"/>
    <w:rsid w:val="00174ED8"/>
    <w:rsid w:val="0017795A"/>
    <w:rsid w:val="00185DAD"/>
    <w:rsid w:val="00196A3C"/>
    <w:rsid w:val="001A445B"/>
    <w:rsid w:val="001C0543"/>
    <w:rsid w:val="001C3673"/>
    <w:rsid w:val="001C52F6"/>
    <w:rsid w:val="001E6FC7"/>
    <w:rsid w:val="001F2984"/>
    <w:rsid w:val="00202645"/>
    <w:rsid w:val="00235669"/>
    <w:rsid w:val="00243233"/>
    <w:rsid w:val="00254660"/>
    <w:rsid w:val="0025538D"/>
    <w:rsid w:val="00256C1F"/>
    <w:rsid w:val="00270057"/>
    <w:rsid w:val="002705EA"/>
    <w:rsid w:val="002706E9"/>
    <w:rsid w:val="00284DD5"/>
    <w:rsid w:val="00284FE4"/>
    <w:rsid w:val="00292500"/>
    <w:rsid w:val="002A1FD6"/>
    <w:rsid w:val="002A2A7F"/>
    <w:rsid w:val="002A6B60"/>
    <w:rsid w:val="002D40FF"/>
    <w:rsid w:val="00304A35"/>
    <w:rsid w:val="0031114A"/>
    <w:rsid w:val="003112EA"/>
    <w:rsid w:val="00311C20"/>
    <w:rsid w:val="0032583B"/>
    <w:rsid w:val="003328F3"/>
    <w:rsid w:val="003543CC"/>
    <w:rsid w:val="00356BC8"/>
    <w:rsid w:val="0037615A"/>
    <w:rsid w:val="00376E4C"/>
    <w:rsid w:val="0038132E"/>
    <w:rsid w:val="00384A44"/>
    <w:rsid w:val="00386EC3"/>
    <w:rsid w:val="003914DD"/>
    <w:rsid w:val="00392572"/>
    <w:rsid w:val="00393104"/>
    <w:rsid w:val="00393E1A"/>
    <w:rsid w:val="0039653F"/>
    <w:rsid w:val="003B2432"/>
    <w:rsid w:val="003B70E0"/>
    <w:rsid w:val="003C0453"/>
    <w:rsid w:val="003F06A9"/>
    <w:rsid w:val="003F31A1"/>
    <w:rsid w:val="003F7403"/>
    <w:rsid w:val="004059DE"/>
    <w:rsid w:val="00407537"/>
    <w:rsid w:val="004123E0"/>
    <w:rsid w:val="00426981"/>
    <w:rsid w:val="0043284B"/>
    <w:rsid w:val="00436232"/>
    <w:rsid w:val="004401F6"/>
    <w:rsid w:val="00444DE6"/>
    <w:rsid w:val="00447354"/>
    <w:rsid w:val="00460CE4"/>
    <w:rsid w:val="004708A8"/>
    <w:rsid w:val="00490EAD"/>
    <w:rsid w:val="004A1767"/>
    <w:rsid w:val="004A4FF4"/>
    <w:rsid w:val="004A6740"/>
    <w:rsid w:val="004E0476"/>
    <w:rsid w:val="004F3281"/>
    <w:rsid w:val="0051554A"/>
    <w:rsid w:val="0051624B"/>
    <w:rsid w:val="005176F4"/>
    <w:rsid w:val="005405E3"/>
    <w:rsid w:val="00557E4E"/>
    <w:rsid w:val="00570162"/>
    <w:rsid w:val="00575BFC"/>
    <w:rsid w:val="005A7876"/>
    <w:rsid w:val="005C18A8"/>
    <w:rsid w:val="005C45BA"/>
    <w:rsid w:val="005D02EA"/>
    <w:rsid w:val="005D1433"/>
    <w:rsid w:val="005E0669"/>
    <w:rsid w:val="005F1AFF"/>
    <w:rsid w:val="005F4D44"/>
    <w:rsid w:val="00600A69"/>
    <w:rsid w:val="00615FC4"/>
    <w:rsid w:val="00623FD8"/>
    <w:rsid w:val="00630B74"/>
    <w:rsid w:val="00630B9C"/>
    <w:rsid w:val="0064311F"/>
    <w:rsid w:val="006441E6"/>
    <w:rsid w:val="0064422F"/>
    <w:rsid w:val="00650415"/>
    <w:rsid w:val="00654E99"/>
    <w:rsid w:val="0066033E"/>
    <w:rsid w:val="006750C9"/>
    <w:rsid w:val="006957B1"/>
    <w:rsid w:val="006969BC"/>
    <w:rsid w:val="006A3056"/>
    <w:rsid w:val="006A733C"/>
    <w:rsid w:val="006B5987"/>
    <w:rsid w:val="006C02BB"/>
    <w:rsid w:val="006C3E20"/>
    <w:rsid w:val="006D0DFA"/>
    <w:rsid w:val="006D476D"/>
    <w:rsid w:val="006E2568"/>
    <w:rsid w:val="00704815"/>
    <w:rsid w:val="0070532C"/>
    <w:rsid w:val="0070635E"/>
    <w:rsid w:val="007271B0"/>
    <w:rsid w:val="007307F4"/>
    <w:rsid w:val="00730C18"/>
    <w:rsid w:val="00731BE6"/>
    <w:rsid w:val="007402A8"/>
    <w:rsid w:val="00755109"/>
    <w:rsid w:val="0076389E"/>
    <w:rsid w:val="007830D3"/>
    <w:rsid w:val="007866FB"/>
    <w:rsid w:val="0078695D"/>
    <w:rsid w:val="007950E2"/>
    <w:rsid w:val="007B0AD2"/>
    <w:rsid w:val="007B3BD0"/>
    <w:rsid w:val="007C1ACC"/>
    <w:rsid w:val="007C24A1"/>
    <w:rsid w:val="007C4B13"/>
    <w:rsid w:val="007E3211"/>
    <w:rsid w:val="007F27FC"/>
    <w:rsid w:val="00805C68"/>
    <w:rsid w:val="00807FA6"/>
    <w:rsid w:val="008114FB"/>
    <w:rsid w:val="00812A30"/>
    <w:rsid w:val="0081773B"/>
    <w:rsid w:val="00836AC0"/>
    <w:rsid w:val="00845462"/>
    <w:rsid w:val="0085060E"/>
    <w:rsid w:val="008512DD"/>
    <w:rsid w:val="00852802"/>
    <w:rsid w:val="008538F3"/>
    <w:rsid w:val="008555CB"/>
    <w:rsid w:val="00861445"/>
    <w:rsid w:val="00894D21"/>
    <w:rsid w:val="00895CE2"/>
    <w:rsid w:val="008A10F2"/>
    <w:rsid w:val="008B1EF4"/>
    <w:rsid w:val="008B2933"/>
    <w:rsid w:val="008B63AD"/>
    <w:rsid w:val="008C77FC"/>
    <w:rsid w:val="008D5621"/>
    <w:rsid w:val="008D72CA"/>
    <w:rsid w:val="008F7948"/>
    <w:rsid w:val="00937B52"/>
    <w:rsid w:val="009418B1"/>
    <w:rsid w:val="00945895"/>
    <w:rsid w:val="00955BE9"/>
    <w:rsid w:val="00956113"/>
    <w:rsid w:val="00964B42"/>
    <w:rsid w:val="009678FF"/>
    <w:rsid w:val="00971FA4"/>
    <w:rsid w:val="00993A60"/>
    <w:rsid w:val="009948D5"/>
    <w:rsid w:val="009A3A85"/>
    <w:rsid w:val="009A3D23"/>
    <w:rsid w:val="009C422A"/>
    <w:rsid w:val="009F011E"/>
    <w:rsid w:val="009F2E7C"/>
    <w:rsid w:val="009F47B4"/>
    <w:rsid w:val="009F50E5"/>
    <w:rsid w:val="009F65BE"/>
    <w:rsid w:val="009F7367"/>
    <w:rsid w:val="00A0120B"/>
    <w:rsid w:val="00A05249"/>
    <w:rsid w:val="00A156B9"/>
    <w:rsid w:val="00A20557"/>
    <w:rsid w:val="00A3280A"/>
    <w:rsid w:val="00A41824"/>
    <w:rsid w:val="00A4283A"/>
    <w:rsid w:val="00A4525B"/>
    <w:rsid w:val="00A47B36"/>
    <w:rsid w:val="00A77B2E"/>
    <w:rsid w:val="00A818FF"/>
    <w:rsid w:val="00A96959"/>
    <w:rsid w:val="00AA74EF"/>
    <w:rsid w:val="00AA7FE9"/>
    <w:rsid w:val="00AB60F7"/>
    <w:rsid w:val="00AC4E2A"/>
    <w:rsid w:val="00AC62EB"/>
    <w:rsid w:val="00AD752F"/>
    <w:rsid w:val="00AE56F8"/>
    <w:rsid w:val="00B003A6"/>
    <w:rsid w:val="00B05ABA"/>
    <w:rsid w:val="00B07118"/>
    <w:rsid w:val="00B20EC3"/>
    <w:rsid w:val="00B2531C"/>
    <w:rsid w:val="00B27710"/>
    <w:rsid w:val="00B30144"/>
    <w:rsid w:val="00B70D85"/>
    <w:rsid w:val="00B72584"/>
    <w:rsid w:val="00B7517D"/>
    <w:rsid w:val="00B800E6"/>
    <w:rsid w:val="00B804AF"/>
    <w:rsid w:val="00B843C4"/>
    <w:rsid w:val="00B8573B"/>
    <w:rsid w:val="00B85D1C"/>
    <w:rsid w:val="00B87BB7"/>
    <w:rsid w:val="00B9042E"/>
    <w:rsid w:val="00B977C7"/>
    <w:rsid w:val="00B97C53"/>
    <w:rsid w:val="00BB0571"/>
    <w:rsid w:val="00BC1B37"/>
    <w:rsid w:val="00BC6398"/>
    <w:rsid w:val="00BF418F"/>
    <w:rsid w:val="00BF708A"/>
    <w:rsid w:val="00C02E0D"/>
    <w:rsid w:val="00C10FCC"/>
    <w:rsid w:val="00C16765"/>
    <w:rsid w:val="00C247DD"/>
    <w:rsid w:val="00C32E6D"/>
    <w:rsid w:val="00C349EF"/>
    <w:rsid w:val="00C35C1C"/>
    <w:rsid w:val="00C4564A"/>
    <w:rsid w:val="00C61748"/>
    <w:rsid w:val="00C96DCB"/>
    <w:rsid w:val="00CA6FE3"/>
    <w:rsid w:val="00CB0FFC"/>
    <w:rsid w:val="00CB2A1E"/>
    <w:rsid w:val="00CD0E19"/>
    <w:rsid w:val="00CD0E6D"/>
    <w:rsid w:val="00CE1FCE"/>
    <w:rsid w:val="00CE44A9"/>
    <w:rsid w:val="00CE6BF9"/>
    <w:rsid w:val="00D00BFB"/>
    <w:rsid w:val="00D12D2D"/>
    <w:rsid w:val="00D15FA0"/>
    <w:rsid w:val="00D2510F"/>
    <w:rsid w:val="00D54045"/>
    <w:rsid w:val="00D628B3"/>
    <w:rsid w:val="00D6432A"/>
    <w:rsid w:val="00D648FF"/>
    <w:rsid w:val="00D64CB6"/>
    <w:rsid w:val="00D67CF2"/>
    <w:rsid w:val="00D77B6D"/>
    <w:rsid w:val="00D91F62"/>
    <w:rsid w:val="00DA27C4"/>
    <w:rsid w:val="00DB3171"/>
    <w:rsid w:val="00DC0E8A"/>
    <w:rsid w:val="00DD265C"/>
    <w:rsid w:val="00DD65E0"/>
    <w:rsid w:val="00DE3989"/>
    <w:rsid w:val="00DF2508"/>
    <w:rsid w:val="00DF3B8F"/>
    <w:rsid w:val="00E01186"/>
    <w:rsid w:val="00E01910"/>
    <w:rsid w:val="00E3243A"/>
    <w:rsid w:val="00E36159"/>
    <w:rsid w:val="00E45AAD"/>
    <w:rsid w:val="00E47A42"/>
    <w:rsid w:val="00E53DAB"/>
    <w:rsid w:val="00E56B72"/>
    <w:rsid w:val="00E745FB"/>
    <w:rsid w:val="00E77C66"/>
    <w:rsid w:val="00E802B0"/>
    <w:rsid w:val="00E80C26"/>
    <w:rsid w:val="00E80DA1"/>
    <w:rsid w:val="00E825FF"/>
    <w:rsid w:val="00E84036"/>
    <w:rsid w:val="00EA3EA1"/>
    <w:rsid w:val="00EA6931"/>
    <w:rsid w:val="00EB11AB"/>
    <w:rsid w:val="00EB3CC9"/>
    <w:rsid w:val="00EB6E52"/>
    <w:rsid w:val="00EB7B50"/>
    <w:rsid w:val="00ED5EB8"/>
    <w:rsid w:val="00EE0152"/>
    <w:rsid w:val="00EE44B0"/>
    <w:rsid w:val="00EE72D6"/>
    <w:rsid w:val="00F06D19"/>
    <w:rsid w:val="00F0754A"/>
    <w:rsid w:val="00F17E63"/>
    <w:rsid w:val="00F306F6"/>
    <w:rsid w:val="00F32BA5"/>
    <w:rsid w:val="00F40192"/>
    <w:rsid w:val="00F44847"/>
    <w:rsid w:val="00F640C1"/>
    <w:rsid w:val="00F7199D"/>
    <w:rsid w:val="00F87AAF"/>
    <w:rsid w:val="00F91709"/>
    <w:rsid w:val="00F9522D"/>
    <w:rsid w:val="00FA5058"/>
    <w:rsid w:val="00FA7C7A"/>
    <w:rsid w:val="00FB2B88"/>
    <w:rsid w:val="00FC546D"/>
    <w:rsid w:val="00FD0CAE"/>
    <w:rsid w:val="00FD1D59"/>
    <w:rsid w:val="00FE3DBB"/>
    <w:rsid w:val="00FE5227"/>
    <w:rsid w:val="00FF27C8"/>
    <w:rsid w:val="00FF5E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B2531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berschrift2">
    <w:name w:val="heading 2"/>
    <w:basedOn w:val="Standard"/>
    <w:next w:val="Standard"/>
    <w:link w:val="berschrift2Zchn"/>
    <w:uiPriority w:val="9"/>
    <w:semiHidden/>
    <w:unhideWhenUsed/>
    <w:qFormat/>
    <w:rsid w:val="0039257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 w:type="character" w:customStyle="1" w:styleId="berschrift1Zchn">
    <w:name w:val="Überschrift 1 Zchn"/>
    <w:basedOn w:val="Absatz-Standardschriftart"/>
    <w:link w:val="berschrift1"/>
    <w:uiPriority w:val="9"/>
    <w:rsid w:val="00B2531C"/>
    <w:rPr>
      <w:rFonts w:ascii="Times New Roman" w:eastAsia="Times New Roman" w:hAnsi="Times New Roman" w:cs="Times New Roman"/>
      <w:b/>
      <w:bCs/>
      <w:kern w:val="36"/>
      <w:sz w:val="48"/>
      <w:szCs w:val="48"/>
      <w:lang w:eastAsia="en-GB"/>
    </w:rPr>
  </w:style>
  <w:style w:type="character" w:customStyle="1" w:styleId="apple-converted-space">
    <w:name w:val="apple-converted-space"/>
    <w:basedOn w:val="Absatz-Standardschriftart"/>
    <w:rsid w:val="0066033E"/>
  </w:style>
  <w:style w:type="character" w:customStyle="1" w:styleId="berschrift2Zchn">
    <w:name w:val="Überschrift 2 Zchn"/>
    <w:basedOn w:val="Absatz-Standardschriftart"/>
    <w:link w:val="berschrift2"/>
    <w:uiPriority w:val="9"/>
    <w:semiHidden/>
    <w:rsid w:val="00392572"/>
    <w:rPr>
      <w:rFonts w:asciiTheme="majorHAnsi" w:eastAsiaTheme="majorEastAsia" w:hAnsiTheme="majorHAnsi" w:cstheme="majorBidi"/>
      <w:color w:val="2F5496" w:themeColor="accent1" w:themeShade="BF"/>
      <w:sz w:val="26"/>
      <w:szCs w:val="26"/>
    </w:rPr>
  </w:style>
  <w:style w:type="character" w:customStyle="1" w:styleId="letter">
    <w:name w:val="letter"/>
    <w:basedOn w:val="Absatz-Standardschriftart"/>
    <w:rsid w:val="00392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6162">
      <w:bodyDiv w:val="1"/>
      <w:marLeft w:val="0"/>
      <w:marRight w:val="0"/>
      <w:marTop w:val="0"/>
      <w:marBottom w:val="0"/>
      <w:divBdr>
        <w:top w:val="none" w:sz="0" w:space="0" w:color="auto"/>
        <w:left w:val="none" w:sz="0" w:space="0" w:color="auto"/>
        <w:bottom w:val="none" w:sz="0" w:space="0" w:color="auto"/>
        <w:right w:val="none" w:sz="0" w:space="0" w:color="auto"/>
      </w:divBdr>
    </w:div>
    <w:div w:id="37247128">
      <w:bodyDiv w:val="1"/>
      <w:marLeft w:val="0"/>
      <w:marRight w:val="0"/>
      <w:marTop w:val="0"/>
      <w:marBottom w:val="0"/>
      <w:divBdr>
        <w:top w:val="none" w:sz="0" w:space="0" w:color="auto"/>
        <w:left w:val="none" w:sz="0" w:space="0" w:color="auto"/>
        <w:bottom w:val="none" w:sz="0" w:space="0" w:color="auto"/>
        <w:right w:val="none" w:sz="0" w:space="0" w:color="auto"/>
      </w:divBdr>
    </w:div>
    <w:div w:id="203249257">
      <w:bodyDiv w:val="1"/>
      <w:marLeft w:val="0"/>
      <w:marRight w:val="0"/>
      <w:marTop w:val="0"/>
      <w:marBottom w:val="0"/>
      <w:divBdr>
        <w:top w:val="none" w:sz="0" w:space="0" w:color="auto"/>
        <w:left w:val="none" w:sz="0" w:space="0" w:color="auto"/>
        <w:bottom w:val="none" w:sz="0" w:space="0" w:color="auto"/>
        <w:right w:val="none" w:sz="0" w:space="0" w:color="auto"/>
      </w:divBdr>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598637780">
      <w:bodyDiv w:val="1"/>
      <w:marLeft w:val="0"/>
      <w:marRight w:val="0"/>
      <w:marTop w:val="0"/>
      <w:marBottom w:val="0"/>
      <w:divBdr>
        <w:top w:val="none" w:sz="0" w:space="0" w:color="auto"/>
        <w:left w:val="none" w:sz="0" w:space="0" w:color="auto"/>
        <w:bottom w:val="none" w:sz="0" w:space="0" w:color="auto"/>
        <w:right w:val="none" w:sz="0" w:space="0" w:color="auto"/>
      </w:divBdr>
    </w:div>
    <w:div w:id="989793103">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4358</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7</cp:revision>
  <dcterms:created xsi:type="dcterms:W3CDTF">2024-06-01T22:11:00Z</dcterms:created>
  <dcterms:modified xsi:type="dcterms:W3CDTF">2024-08-06T16:06:00Z</dcterms:modified>
</cp:coreProperties>
</file>