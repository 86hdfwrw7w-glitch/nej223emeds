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263492" w14:textId="77777777" w:rsidR="00521F8F" w:rsidRPr="005E0704" w:rsidRDefault="00521F8F" w:rsidP="00521F8F">
      <w:pPr>
        <w:spacing w:after="0" w:line="240" w:lineRule="auto"/>
        <w:jc w:val="right"/>
        <w:rPr>
          <w:rFonts w:ascii="Times New Roman" w:hAnsi="Times New Roman" w:cs="Times New Roman"/>
          <w:sz w:val="20"/>
          <w:szCs w:val="20"/>
        </w:rPr>
      </w:pPr>
      <w:r w:rsidRPr="005E0704">
        <w:rPr>
          <w:rFonts w:ascii="Times New Roman" w:hAnsi="Times New Roman" w:cs="Times New Roman"/>
          <w:sz w:val="20"/>
          <w:szCs w:val="20"/>
        </w:rPr>
        <w:t xml:space="preserve">Duc </w:t>
      </w:r>
      <w:proofErr w:type="spellStart"/>
      <w:r w:rsidRPr="005E0704">
        <w:rPr>
          <w:rFonts w:ascii="Times New Roman" w:hAnsi="Times New Roman" w:cs="Times New Roman"/>
          <w:sz w:val="20"/>
          <w:szCs w:val="20"/>
        </w:rPr>
        <w:t>Anh</w:t>
      </w:r>
      <w:proofErr w:type="spellEnd"/>
      <w:r w:rsidRPr="005E0704">
        <w:rPr>
          <w:rFonts w:ascii="Times New Roman" w:hAnsi="Times New Roman" w:cs="Times New Roman"/>
          <w:sz w:val="20"/>
          <w:szCs w:val="20"/>
        </w:rPr>
        <w:t xml:space="preserve"> Hoang</w:t>
      </w:r>
    </w:p>
    <w:p w14:paraId="7FBB92E3" w14:textId="77777777" w:rsidR="00521F8F" w:rsidRPr="005E0704" w:rsidRDefault="00521F8F" w:rsidP="00521F8F">
      <w:pPr>
        <w:spacing w:after="0" w:line="240" w:lineRule="auto"/>
        <w:jc w:val="right"/>
        <w:rPr>
          <w:rFonts w:ascii="Times New Roman" w:hAnsi="Times New Roman" w:cs="Times New Roman"/>
          <w:sz w:val="20"/>
          <w:szCs w:val="20"/>
        </w:rPr>
      </w:pPr>
      <w:proofErr w:type="spellStart"/>
      <w:r w:rsidRPr="005E0704">
        <w:rPr>
          <w:rFonts w:ascii="Times New Roman" w:hAnsi="Times New Roman" w:cs="Times New Roman"/>
          <w:sz w:val="20"/>
          <w:szCs w:val="20"/>
        </w:rPr>
        <w:t>Antoniuskirchplatz</w:t>
      </w:r>
      <w:proofErr w:type="spellEnd"/>
      <w:r w:rsidRPr="005E0704">
        <w:rPr>
          <w:rFonts w:ascii="Times New Roman" w:hAnsi="Times New Roman" w:cs="Times New Roman"/>
          <w:sz w:val="20"/>
          <w:szCs w:val="20"/>
        </w:rPr>
        <w:t xml:space="preserve"> 8</w:t>
      </w:r>
    </w:p>
    <w:p w14:paraId="59FF041A" w14:textId="77777777" w:rsidR="00521F8F" w:rsidRPr="005E0704" w:rsidRDefault="00521F8F" w:rsidP="00521F8F">
      <w:pPr>
        <w:spacing w:after="0" w:line="240" w:lineRule="auto"/>
        <w:jc w:val="right"/>
        <w:rPr>
          <w:rFonts w:ascii="Times New Roman" w:hAnsi="Times New Roman" w:cs="Times New Roman"/>
          <w:sz w:val="20"/>
          <w:szCs w:val="20"/>
        </w:rPr>
      </w:pPr>
      <w:r w:rsidRPr="005E0704">
        <w:rPr>
          <w:rFonts w:ascii="Times New Roman" w:hAnsi="Times New Roman" w:cs="Times New Roman"/>
          <w:sz w:val="20"/>
          <w:szCs w:val="20"/>
        </w:rPr>
        <w:t>48151 Münster</w:t>
      </w:r>
    </w:p>
    <w:p w14:paraId="274D3A2E" w14:textId="77777777" w:rsidR="00521F8F" w:rsidRPr="005E0704" w:rsidRDefault="00521F8F" w:rsidP="00521F8F">
      <w:pPr>
        <w:spacing w:after="0" w:line="240" w:lineRule="auto"/>
        <w:jc w:val="right"/>
        <w:rPr>
          <w:rFonts w:ascii="Times New Roman" w:hAnsi="Times New Roman" w:cs="Times New Roman"/>
          <w:sz w:val="20"/>
          <w:szCs w:val="20"/>
        </w:rPr>
      </w:pPr>
      <w:r w:rsidRPr="005E0704">
        <w:rPr>
          <w:rFonts w:ascii="Times New Roman" w:hAnsi="Times New Roman" w:cs="Times New Roman"/>
          <w:color w:val="000000"/>
          <w:sz w:val="20"/>
          <w:szCs w:val="20"/>
        </w:rPr>
        <w:t>Hoang.DucAnh@outlook.com</w:t>
      </w:r>
    </w:p>
    <w:p w14:paraId="58BDBD4B" w14:textId="77777777" w:rsidR="00521F8F" w:rsidRPr="005E0704" w:rsidRDefault="00521F8F" w:rsidP="00521F8F">
      <w:pPr>
        <w:spacing w:after="0"/>
        <w:jc w:val="right"/>
        <w:rPr>
          <w:rFonts w:ascii="Times New Roman" w:hAnsi="Times New Roman" w:cs="Times New Roman"/>
          <w:color w:val="000000"/>
          <w:sz w:val="20"/>
          <w:szCs w:val="20"/>
        </w:rPr>
      </w:pPr>
      <w:r w:rsidRPr="005E0704">
        <w:rPr>
          <w:rFonts w:ascii="Times New Roman" w:hAnsi="Times New Roman" w:cs="Times New Roman"/>
          <w:color w:val="000000"/>
          <w:sz w:val="20"/>
          <w:szCs w:val="20"/>
        </w:rPr>
        <w:t>+49 152 36987346</w:t>
      </w:r>
    </w:p>
    <w:p w14:paraId="1970A5DF" w14:textId="77777777" w:rsidR="00767A66" w:rsidRPr="005E0704" w:rsidRDefault="00767A66" w:rsidP="00F74175">
      <w:pPr>
        <w:spacing w:after="0"/>
        <w:rPr>
          <w:rFonts w:ascii="Times New Roman" w:hAnsi="Times New Roman" w:cs="Times New Roman"/>
          <w:color w:val="000000"/>
          <w:sz w:val="20"/>
          <w:szCs w:val="20"/>
        </w:rPr>
      </w:pPr>
      <w:proofErr w:type="spellStart"/>
      <w:proofErr w:type="gramStart"/>
      <w:r w:rsidRPr="005E0704">
        <w:rPr>
          <w:rFonts w:ascii="Times New Roman" w:hAnsi="Times New Roman" w:cs="Times New Roman"/>
          <w:color w:val="000000"/>
          <w:sz w:val="20"/>
          <w:szCs w:val="20"/>
        </w:rPr>
        <w:t>zeb.rolfes</w:t>
      </w:r>
      <w:proofErr w:type="gramEnd"/>
      <w:r w:rsidRPr="005E0704">
        <w:rPr>
          <w:rFonts w:ascii="Times New Roman" w:hAnsi="Times New Roman" w:cs="Times New Roman"/>
          <w:color w:val="000000"/>
          <w:sz w:val="20"/>
          <w:szCs w:val="20"/>
        </w:rPr>
        <w:t>.schierenbeck.associates</w:t>
      </w:r>
      <w:proofErr w:type="spellEnd"/>
      <w:r w:rsidRPr="005E0704">
        <w:rPr>
          <w:rFonts w:ascii="Times New Roman" w:hAnsi="Times New Roman" w:cs="Times New Roman"/>
          <w:color w:val="000000"/>
          <w:sz w:val="20"/>
          <w:szCs w:val="20"/>
        </w:rPr>
        <w:t xml:space="preserve"> </w:t>
      </w:r>
      <w:proofErr w:type="spellStart"/>
      <w:r w:rsidRPr="005E0704">
        <w:rPr>
          <w:rFonts w:ascii="Times New Roman" w:hAnsi="Times New Roman" w:cs="Times New Roman"/>
          <w:color w:val="000000"/>
          <w:sz w:val="20"/>
          <w:szCs w:val="20"/>
        </w:rPr>
        <w:t>gmbh</w:t>
      </w:r>
      <w:proofErr w:type="spellEnd"/>
    </w:p>
    <w:p w14:paraId="584B8D0F" w14:textId="64F47A57" w:rsidR="00647413" w:rsidRPr="005E0704" w:rsidRDefault="00767A66" w:rsidP="00F74175">
      <w:pPr>
        <w:spacing w:after="0"/>
        <w:rPr>
          <w:rFonts w:ascii="Times New Roman" w:hAnsi="Times New Roman" w:cs="Times New Roman"/>
          <w:sz w:val="20"/>
          <w:szCs w:val="20"/>
        </w:rPr>
      </w:pPr>
      <w:r w:rsidRPr="005E0704">
        <w:rPr>
          <w:rFonts w:ascii="Times New Roman" w:hAnsi="Times New Roman" w:cs="Times New Roman"/>
          <w:sz w:val="20"/>
          <w:szCs w:val="20"/>
        </w:rPr>
        <w:t>Hammer Straße 165</w:t>
      </w:r>
      <w:r w:rsidR="00F74175" w:rsidRPr="005E0704">
        <w:rPr>
          <w:rFonts w:ascii="Times New Roman" w:hAnsi="Times New Roman" w:cs="Times New Roman"/>
          <w:sz w:val="20"/>
          <w:szCs w:val="20"/>
        </w:rPr>
        <w:br/>
      </w:r>
      <w:r w:rsidRPr="005E0704">
        <w:rPr>
          <w:rFonts w:ascii="Times New Roman" w:hAnsi="Times New Roman" w:cs="Times New Roman"/>
          <w:sz w:val="20"/>
          <w:szCs w:val="20"/>
        </w:rPr>
        <w:t>48153</w:t>
      </w:r>
      <w:r w:rsidR="0048032C" w:rsidRPr="005E0704">
        <w:rPr>
          <w:rFonts w:ascii="Times New Roman" w:hAnsi="Times New Roman" w:cs="Times New Roman"/>
          <w:sz w:val="20"/>
          <w:szCs w:val="20"/>
        </w:rPr>
        <w:t xml:space="preserve"> </w:t>
      </w:r>
      <w:r w:rsidRPr="005E0704">
        <w:rPr>
          <w:rFonts w:ascii="Times New Roman" w:hAnsi="Times New Roman" w:cs="Times New Roman"/>
          <w:sz w:val="20"/>
          <w:szCs w:val="20"/>
        </w:rPr>
        <w:t>Münster</w:t>
      </w:r>
      <w:r w:rsidR="00F74175" w:rsidRPr="005E0704">
        <w:rPr>
          <w:rFonts w:ascii="Times New Roman" w:hAnsi="Times New Roman" w:cs="Times New Roman"/>
          <w:sz w:val="20"/>
          <w:szCs w:val="20"/>
        </w:rPr>
        <w:t xml:space="preserve"> </w:t>
      </w:r>
    </w:p>
    <w:p w14:paraId="656F5AAE" w14:textId="78168AD5" w:rsidR="001E0088" w:rsidRPr="005E0704" w:rsidRDefault="00521F8F" w:rsidP="00521F8F">
      <w:pPr>
        <w:spacing w:after="0"/>
        <w:jc w:val="right"/>
        <w:rPr>
          <w:rFonts w:ascii="Times New Roman" w:hAnsi="Times New Roman" w:cs="Times New Roman"/>
          <w:sz w:val="20"/>
          <w:szCs w:val="20"/>
        </w:rPr>
      </w:pPr>
      <w:r w:rsidRPr="005E0704">
        <w:rPr>
          <w:rFonts w:ascii="Times New Roman" w:hAnsi="Times New Roman" w:cs="Times New Roman"/>
          <w:sz w:val="20"/>
          <w:szCs w:val="20"/>
        </w:rPr>
        <w:t xml:space="preserve">Münster, </w:t>
      </w:r>
      <w:r w:rsidR="00976F59" w:rsidRPr="005E0704">
        <w:rPr>
          <w:rFonts w:ascii="Times New Roman" w:hAnsi="Times New Roman" w:cs="Times New Roman"/>
          <w:sz w:val="20"/>
          <w:szCs w:val="20"/>
        </w:rPr>
        <w:t>18</w:t>
      </w:r>
      <w:r w:rsidRPr="005E0704">
        <w:rPr>
          <w:rFonts w:ascii="Times New Roman" w:hAnsi="Times New Roman" w:cs="Times New Roman"/>
          <w:sz w:val="20"/>
          <w:szCs w:val="20"/>
        </w:rPr>
        <w:t>.0</w:t>
      </w:r>
      <w:r w:rsidR="00767A66" w:rsidRPr="005E0704">
        <w:rPr>
          <w:rFonts w:ascii="Times New Roman" w:hAnsi="Times New Roman" w:cs="Times New Roman"/>
          <w:sz w:val="20"/>
          <w:szCs w:val="20"/>
        </w:rPr>
        <w:t>7</w:t>
      </w:r>
      <w:r w:rsidRPr="005E0704">
        <w:rPr>
          <w:rFonts w:ascii="Times New Roman" w:hAnsi="Times New Roman" w:cs="Times New Roman"/>
          <w:sz w:val="20"/>
          <w:szCs w:val="20"/>
        </w:rPr>
        <w:t>.2023</w:t>
      </w:r>
    </w:p>
    <w:p w14:paraId="7BF6A411" w14:textId="77777777" w:rsidR="00D75367" w:rsidRPr="005E0704" w:rsidRDefault="00D75367" w:rsidP="00EC6C9E">
      <w:pPr>
        <w:spacing w:after="0"/>
        <w:jc w:val="right"/>
        <w:rPr>
          <w:rFonts w:ascii="Times New Roman" w:hAnsi="Times New Roman" w:cs="Times New Roman"/>
          <w:sz w:val="15"/>
          <w:szCs w:val="15"/>
        </w:rPr>
      </w:pPr>
    </w:p>
    <w:p w14:paraId="40011EBB" w14:textId="5BE197BD" w:rsidR="000A5AB8" w:rsidRPr="005E0704" w:rsidRDefault="0099776A" w:rsidP="00EC6C9E">
      <w:pPr>
        <w:spacing w:after="0"/>
        <w:rPr>
          <w:rFonts w:ascii="Times New Roman" w:hAnsi="Times New Roman" w:cs="Times New Roman"/>
          <w:b/>
          <w:sz w:val="20"/>
          <w:szCs w:val="20"/>
        </w:rPr>
      </w:pPr>
      <w:r w:rsidRPr="005E0704">
        <w:rPr>
          <w:rFonts w:ascii="Times New Roman" w:hAnsi="Times New Roman" w:cs="Times New Roman"/>
          <w:b/>
          <w:sz w:val="20"/>
          <w:szCs w:val="20"/>
        </w:rPr>
        <w:t>Bewerbung um ein Praktikum im</w:t>
      </w:r>
      <w:r w:rsidR="00521F8F" w:rsidRPr="005E0704">
        <w:rPr>
          <w:rFonts w:ascii="Times New Roman" w:hAnsi="Times New Roman" w:cs="Times New Roman"/>
          <w:b/>
          <w:sz w:val="20"/>
          <w:szCs w:val="20"/>
        </w:rPr>
        <w:t xml:space="preserve"> Consulting</w:t>
      </w:r>
    </w:p>
    <w:p w14:paraId="0604BDD6" w14:textId="77777777" w:rsidR="004A615C" w:rsidRPr="005E0704" w:rsidRDefault="004A615C" w:rsidP="00EC6C9E">
      <w:pPr>
        <w:spacing w:after="0"/>
        <w:rPr>
          <w:rFonts w:ascii="Times New Roman" w:hAnsi="Times New Roman" w:cs="Times New Roman"/>
          <w:b/>
          <w:sz w:val="15"/>
          <w:szCs w:val="15"/>
        </w:rPr>
      </w:pPr>
    </w:p>
    <w:p w14:paraId="7EF35C4E" w14:textId="397C3B89" w:rsidR="00034B68" w:rsidRPr="005E0704" w:rsidRDefault="0099776A" w:rsidP="00EC6C9E">
      <w:pPr>
        <w:spacing w:after="0"/>
        <w:jc w:val="both"/>
        <w:rPr>
          <w:rFonts w:ascii="Times New Roman" w:hAnsi="Times New Roman" w:cs="Times New Roman"/>
          <w:sz w:val="20"/>
          <w:szCs w:val="20"/>
        </w:rPr>
      </w:pPr>
      <w:r w:rsidRPr="005E0704">
        <w:rPr>
          <w:rFonts w:ascii="Times New Roman" w:hAnsi="Times New Roman" w:cs="Times New Roman"/>
          <w:sz w:val="20"/>
          <w:szCs w:val="20"/>
        </w:rPr>
        <w:t xml:space="preserve">Sehr geehrte </w:t>
      </w:r>
      <w:r w:rsidR="00521F8F" w:rsidRPr="005E0704">
        <w:rPr>
          <w:rFonts w:ascii="Times New Roman" w:hAnsi="Times New Roman" w:cs="Times New Roman"/>
          <w:sz w:val="20"/>
          <w:szCs w:val="20"/>
        </w:rPr>
        <w:t xml:space="preserve">Frau </w:t>
      </w:r>
      <w:r w:rsidR="00F62D17" w:rsidRPr="005E0704">
        <w:rPr>
          <w:rFonts w:ascii="Times New Roman" w:hAnsi="Times New Roman" w:cs="Times New Roman"/>
          <w:sz w:val="20"/>
          <w:szCs w:val="20"/>
        </w:rPr>
        <w:t>Sola</w:t>
      </w:r>
      <w:r w:rsidR="00E65B09" w:rsidRPr="005E0704">
        <w:rPr>
          <w:rFonts w:ascii="Times New Roman" w:hAnsi="Times New Roman" w:cs="Times New Roman"/>
          <w:sz w:val="20"/>
          <w:szCs w:val="20"/>
        </w:rPr>
        <w:t xml:space="preserve">, </w:t>
      </w:r>
    </w:p>
    <w:p w14:paraId="59292AEC" w14:textId="77777777" w:rsidR="00E65B09" w:rsidRPr="005E0704" w:rsidRDefault="00E65B09" w:rsidP="00EC6C9E">
      <w:pPr>
        <w:spacing w:after="0"/>
        <w:jc w:val="both"/>
        <w:rPr>
          <w:rFonts w:ascii="Times New Roman" w:hAnsi="Times New Roman" w:cs="Times New Roman"/>
          <w:sz w:val="15"/>
          <w:szCs w:val="15"/>
        </w:rPr>
      </w:pPr>
    </w:p>
    <w:p w14:paraId="1B60930D" w14:textId="1630A57A" w:rsidR="00482F8D" w:rsidRPr="005E0704" w:rsidRDefault="003C3A20" w:rsidP="00EC6C9E">
      <w:pPr>
        <w:spacing w:after="0"/>
        <w:jc w:val="both"/>
        <w:rPr>
          <w:rFonts w:ascii="Times New Roman" w:hAnsi="Times New Roman" w:cs="Times New Roman"/>
          <w:sz w:val="20"/>
          <w:szCs w:val="20"/>
        </w:rPr>
      </w:pPr>
      <w:r w:rsidRPr="005E0704">
        <w:rPr>
          <w:rFonts w:ascii="Times New Roman" w:hAnsi="Times New Roman" w:cs="Times New Roman"/>
          <w:sz w:val="20"/>
          <w:szCs w:val="20"/>
        </w:rPr>
        <w:t>m</w:t>
      </w:r>
      <w:r w:rsidR="00482F8D" w:rsidRPr="005E0704">
        <w:rPr>
          <w:rFonts w:ascii="Times New Roman" w:hAnsi="Times New Roman" w:cs="Times New Roman"/>
          <w:sz w:val="20"/>
          <w:szCs w:val="20"/>
        </w:rPr>
        <w:t xml:space="preserve">eine ersten Kontakte </w:t>
      </w:r>
      <w:r w:rsidR="00F662D4" w:rsidRPr="005E0704">
        <w:rPr>
          <w:rFonts w:ascii="Times New Roman" w:hAnsi="Times New Roman" w:cs="Times New Roman"/>
          <w:sz w:val="20"/>
          <w:szCs w:val="20"/>
        </w:rPr>
        <w:t xml:space="preserve">zum </w:t>
      </w:r>
      <w:r w:rsidR="005B389C" w:rsidRPr="005E0704">
        <w:rPr>
          <w:rFonts w:ascii="Times New Roman" w:hAnsi="Times New Roman" w:cs="Times New Roman"/>
          <w:sz w:val="20"/>
          <w:szCs w:val="20"/>
        </w:rPr>
        <w:t>Consulting</w:t>
      </w:r>
      <w:r w:rsidR="00482F8D" w:rsidRPr="005E0704">
        <w:rPr>
          <w:rFonts w:ascii="Times New Roman" w:hAnsi="Times New Roman" w:cs="Times New Roman"/>
          <w:sz w:val="20"/>
          <w:szCs w:val="20"/>
        </w:rPr>
        <w:t xml:space="preserve"> sammelte ich im Rahmen einiger Networking Veranstaltungen mit der studentischen Unternehmensberatung Münster </w:t>
      </w:r>
      <w:proofErr w:type="spellStart"/>
      <w:r w:rsidR="00482F8D" w:rsidRPr="005E0704">
        <w:rPr>
          <w:rFonts w:ascii="Times New Roman" w:hAnsi="Times New Roman" w:cs="Times New Roman"/>
          <w:sz w:val="20"/>
          <w:szCs w:val="20"/>
        </w:rPr>
        <w:t>move</w:t>
      </w:r>
      <w:proofErr w:type="spellEnd"/>
      <w:r w:rsidR="00482F8D" w:rsidRPr="005E0704">
        <w:rPr>
          <w:rFonts w:ascii="Times New Roman" w:hAnsi="Times New Roman" w:cs="Times New Roman"/>
          <w:sz w:val="20"/>
          <w:szCs w:val="20"/>
        </w:rPr>
        <w:t xml:space="preserve"> e.V. und dem Münsteraner Börsenparkett. Dort hatte ich die Möglichkeit</w:t>
      </w:r>
      <w:r w:rsidR="001D3DE0" w:rsidRPr="005E0704">
        <w:rPr>
          <w:rFonts w:ascii="Times New Roman" w:hAnsi="Times New Roman" w:cs="Times New Roman"/>
          <w:sz w:val="20"/>
          <w:szCs w:val="20"/>
        </w:rPr>
        <w:t xml:space="preserve">, </w:t>
      </w:r>
      <w:r w:rsidR="00482F8D" w:rsidRPr="005E0704">
        <w:rPr>
          <w:rFonts w:ascii="Times New Roman" w:hAnsi="Times New Roman" w:cs="Times New Roman"/>
          <w:sz w:val="20"/>
          <w:szCs w:val="20"/>
        </w:rPr>
        <w:t>mich mit</w:t>
      </w:r>
      <w:r w:rsidR="007E4E29" w:rsidRPr="005E0704">
        <w:rPr>
          <w:rFonts w:ascii="Times New Roman" w:hAnsi="Times New Roman" w:cs="Times New Roman"/>
          <w:sz w:val="20"/>
          <w:szCs w:val="20"/>
        </w:rPr>
        <w:t xml:space="preserve"> </w:t>
      </w:r>
      <w:r w:rsidR="00482F8D" w:rsidRPr="005E0704">
        <w:rPr>
          <w:rFonts w:ascii="Times New Roman" w:hAnsi="Times New Roman" w:cs="Times New Roman"/>
          <w:sz w:val="20"/>
          <w:szCs w:val="20"/>
        </w:rPr>
        <w:t>erfahren</w:t>
      </w:r>
      <w:del w:id="0" w:author="David Döbele" w:date="2023-09-05T19:07:00Z">
        <w:r w:rsidR="00787066" w:rsidRPr="005E0704" w:rsidDel="00947889">
          <w:rPr>
            <w:rFonts w:ascii="Times New Roman" w:hAnsi="Times New Roman" w:cs="Times New Roman"/>
            <w:sz w:val="20"/>
            <w:szCs w:val="20"/>
          </w:rPr>
          <w:delText>d</w:delText>
        </w:r>
      </w:del>
      <w:r w:rsidR="00482F8D" w:rsidRPr="005E0704">
        <w:rPr>
          <w:rFonts w:ascii="Times New Roman" w:hAnsi="Times New Roman" w:cs="Times New Roman"/>
          <w:sz w:val="20"/>
          <w:szCs w:val="20"/>
        </w:rPr>
        <w:t>en Berater*innen auszutauschen</w:t>
      </w:r>
      <w:r w:rsidR="00557D6F" w:rsidRPr="005E0704">
        <w:rPr>
          <w:rFonts w:ascii="Times New Roman" w:hAnsi="Times New Roman" w:cs="Times New Roman"/>
          <w:sz w:val="20"/>
          <w:szCs w:val="20"/>
        </w:rPr>
        <w:t xml:space="preserve"> und einen Einblick in ihren Alltag </w:t>
      </w:r>
      <w:r w:rsidR="00E51770" w:rsidRPr="005E0704">
        <w:rPr>
          <w:rFonts w:ascii="Times New Roman" w:hAnsi="Times New Roman" w:cs="Times New Roman"/>
          <w:sz w:val="20"/>
          <w:szCs w:val="20"/>
        </w:rPr>
        <w:t xml:space="preserve">zu </w:t>
      </w:r>
      <w:r w:rsidR="00557D6F" w:rsidRPr="005E0704">
        <w:rPr>
          <w:rFonts w:ascii="Times New Roman" w:hAnsi="Times New Roman" w:cs="Times New Roman"/>
          <w:sz w:val="20"/>
          <w:szCs w:val="20"/>
        </w:rPr>
        <w:t>gewinnen</w:t>
      </w:r>
      <w:r w:rsidR="00482F8D" w:rsidRPr="005E0704">
        <w:rPr>
          <w:rFonts w:ascii="Times New Roman" w:hAnsi="Times New Roman" w:cs="Times New Roman"/>
          <w:sz w:val="20"/>
          <w:szCs w:val="20"/>
        </w:rPr>
        <w:t xml:space="preserve">. </w:t>
      </w:r>
      <w:r w:rsidR="007B38C2" w:rsidRPr="005E0704">
        <w:rPr>
          <w:rFonts w:ascii="Times New Roman" w:hAnsi="Times New Roman" w:cs="Times New Roman"/>
          <w:sz w:val="20"/>
          <w:szCs w:val="20"/>
        </w:rPr>
        <w:t>Es reizt mich sehr</w:t>
      </w:r>
      <w:r w:rsidR="001D3DE0" w:rsidRPr="005E0704">
        <w:rPr>
          <w:rFonts w:ascii="Times New Roman" w:hAnsi="Times New Roman" w:cs="Times New Roman"/>
          <w:sz w:val="20"/>
          <w:szCs w:val="20"/>
        </w:rPr>
        <w:t xml:space="preserve">, </w:t>
      </w:r>
      <w:r w:rsidR="007B38C2" w:rsidRPr="005E0704">
        <w:rPr>
          <w:rFonts w:ascii="Times New Roman" w:hAnsi="Times New Roman" w:cs="Times New Roman"/>
          <w:sz w:val="20"/>
          <w:szCs w:val="20"/>
        </w:rPr>
        <w:t>mi</w:t>
      </w:r>
      <w:r w:rsidR="00557D6F" w:rsidRPr="005E0704">
        <w:rPr>
          <w:rFonts w:ascii="Times New Roman" w:hAnsi="Times New Roman" w:cs="Times New Roman"/>
          <w:sz w:val="20"/>
          <w:szCs w:val="20"/>
        </w:rPr>
        <w:t>ch in die</w:t>
      </w:r>
      <w:r w:rsidR="007B38C2" w:rsidRPr="005E0704">
        <w:rPr>
          <w:rFonts w:ascii="Times New Roman" w:hAnsi="Times New Roman" w:cs="Times New Roman"/>
          <w:sz w:val="20"/>
          <w:szCs w:val="20"/>
        </w:rPr>
        <w:t xml:space="preserve"> verschiedensten Bereiche</w:t>
      </w:r>
      <w:r w:rsidR="00482F8D" w:rsidRPr="005E0704">
        <w:rPr>
          <w:rFonts w:ascii="Times New Roman" w:hAnsi="Times New Roman" w:cs="Times New Roman"/>
          <w:sz w:val="20"/>
          <w:szCs w:val="20"/>
        </w:rPr>
        <w:t xml:space="preserve"> einer Branche </w:t>
      </w:r>
      <w:r w:rsidR="00557D6F" w:rsidRPr="005E0704">
        <w:rPr>
          <w:rFonts w:ascii="Times New Roman" w:hAnsi="Times New Roman" w:cs="Times New Roman"/>
          <w:sz w:val="20"/>
          <w:szCs w:val="20"/>
        </w:rPr>
        <w:t>einzu</w:t>
      </w:r>
      <w:r w:rsidR="006E6672" w:rsidRPr="005E0704">
        <w:rPr>
          <w:rFonts w:ascii="Times New Roman" w:hAnsi="Times New Roman" w:cs="Times New Roman"/>
          <w:sz w:val="20"/>
          <w:szCs w:val="20"/>
        </w:rPr>
        <w:t>lesen</w:t>
      </w:r>
      <w:r w:rsidR="00557D6F" w:rsidRPr="005E0704">
        <w:rPr>
          <w:rFonts w:ascii="Times New Roman" w:hAnsi="Times New Roman" w:cs="Times New Roman"/>
          <w:sz w:val="20"/>
          <w:szCs w:val="20"/>
        </w:rPr>
        <w:t xml:space="preserve">, </w:t>
      </w:r>
      <w:r w:rsidR="00787066" w:rsidRPr="005E0704">
        <w:rPr>
          <w:rFonts w:ascii="Times New Roman" w:hAnsi="Times New Roman" w:cs="Times New Roman"/>
          <w:sz w:val="20"/>
          <w:szCs w:val="20"/>
        </w:rPr>
        <w:t>mit</w:t>
      </w:r>
      <w:r w:rsidR="00557D6F" w:rsidRPr="005E0704">
        <w:rPr>
          <w:rFonts w:ascii="Times New Roman" w:hAnsi="Times New Roman" w:cs="Times New Roman"/>
          <w:sz w:val="20"/>
          <w:szCs w:val="20"/>
        </w:rPr>
        <w:t xml:space="preserve"> täglich wechselnden Aufgaben und Problemstellungen konfrontiert zu werden</w:t>
      </w:r>
      <w:r w:rsidR="00482F8D" w:rsidRPr="005E0704">
        <w:rPr>
          <w:rFonts w:ascii="Times New Roman" w:hAnsi="Times New Roman" w:cs="Times New Roman"/>
          <w:sz w:val="20"/>
          <w:szCs w:val="20"/>
        </w:rPr>
        <w:t xml:space="preserve"> und dabei von einer steilen Lernkurve zu profitieren. </w:t>
      </w:r>
      <w:r w:rsidR="007E4E29" w:rsidRPr="005E0704">
        <w:rPr>
          <w:rFonts w:ascii="Times New Roman" w:hAnsi="Times New Roman" w:cs="Times New Roman"/>
          <w:sz w:val="20"/>
          <w:szCs w:val="20"/>
        </w:rPr>
        <w:t>Die</w:t>
      </w:r>
      <w:r w:rsidR="006E6672" w:rsidRPr="005E0704">
        <w:rPr>
          <w:rFonts w:ascii="Times New Roman" w:hAnsi="Times New Roman" w:cs="Times New Roman"/>
          <w:sz w:val="20"/>
          <w:szCs w:val="20"/>
        </w:rPr>
        <w:t xml:space="preserve"> Zusammenarbeit mit</w:t>
      </w:r>
      <w:r w:rsidR="007E4E29" w:rsidRPr="005E0704">
        <w:rPr>
          <w:rFonts w:ascii="Times New Roman" w:hAnsi="Times New Roman" w:cs="Times New Roman"/>
          <w:sz w:val="20"/>
          <w:szCs w:val="20"/>
        </w:rPr>
        <w:t xml:space="preserve"> Kolleg*innen, mit den unterschiedlichsten Hintergründen und Persönlichkeiten, an vielfältigen Projekten ermöglichen ein enormes Weiterentwicklungspotenzial. Auße</w:t>
      </w:r>
      <w:r w:rsidR="007B38C2" w:rsidRPr="005E0704">
        <w:rPr>
          <w:rFonts w:ascii="Times New Roman" w:hAnsi="Times New Roman" w:cs="Times New Roman"/>
          <w:sz w:val="20"/>
          <w:szCs w:val="20"/>
        </w:rPr>
        <w:t>rdem beeindruckt es mich</w:t>
      </w:r>
      <w:r w:rsidR="001D3DE0" w:rsidRPr="005E0704">
        <w:rPr>
          <w:rFonts w:ascii="Times New Roman" w:hAnsi="Times New Roman" w:cs="Times New Roman"/>
          <w:sz w:val="20"/>
          <w:szCs w:val="20"/>
        </w:rPr>
        <w:t xml:space="preserve">, </w:t>
      </w:r>
      <w:r w:rsidR="007B38C2" w:rsidRPr="005E0704">
        <w:rPr>
          <w:rFonts w:ascii="Times New Roman" w:hAnsi="Times New Roman" w:cs="Times New Roman"/>
          <w:sz w:val="20"/>
          <w:szCs w:val="20"/>
        </w:rPr>
        <w:t xml:space="preserve">wie positiv man als externer Berater den Erfolg eines Unternehmens </w:t>
      </w:r>
      <w:r w:rsidR="005B389C" w:rsidRPr="005E0704">
        <w:rPr>
          <w:rFonts w:ascii="Times New Roman" w:hAnsi="Times New Roman" w:cs="Times New Roman"/>
          <w:sz w:val="20"/>
          <w:szCs w:val="20"/>
        </w:rPr>
        <w:t xml:space="preserve">und unsere Wirtschaft aktiv </w:t>
      </w:r>
      <w:r w:rsidR="007B38C2" w:rsidRPr="005E0704">
        <w:rPr>
          <w:rFonts w:ascii="Times New Roman" w:hAnsi="Times New Roman" w:cs="Times New Roman"/>
          <w:sz w:val="20"/>
          <w:szCs w:val="20"/>
        </w:rPr>
        <w:t>mitgestalten kann.</w:t>
      </w:r>
      <w:r w:rsidR="00482F8D" w:rsidRPr="005E0704">
        <w:rPr>
          <w:rFonts w:ascii="Times New Roman" w:hAnsi="Times New Roman" w:cs="Times New Roman"/>
          <w:sz w:val="20"/>
          <w:szCs w:val="20"/>
        </w:rPr>
        <w:t xml:space="preserve"> </w:t>
      </w:r>
      <w:r w:rsidR="00156C78" w:rsidRPr="005E0704">
        <w:rPr>
          <w:rFonts w:ascii="Times New Roman" w:hAnsi="Times New Roman" w:cs="Times New Roman"/>
          <w:sz w:val="20"/>
          <w:szCs w:val="20"/>
        </w:rPr>
        <w:t xml:space="preserve">Spätestens nach meinem Praktikum bei KPMG hat sich für mich final bestätigt, dass ich zum Berufseinstieg in der Beratung arbeiten will. Aus genau diesem Grund werde ich ab </w:t>
      </w:r>
      <w:proofErr w:type="gramStart"/>
      <w:r w:rsidR="00156C78" w:rsidRPr="005E0704">
        <w:rPr>
          <w:rFonts w:ascii="Times New Roman" w:hAnsi="Times New Roman" w:cs="Times New Roman"/>
          <w:sz w:val="20"/>
          <w:szCs w:val="20"/>
        </w:rPr>
        <w:t>Januar 2024</w:t>
      </w:r>
      <w:proofErr w:type="gramEnd"/>
      <w:r w:rsidR="00156C78" w:rsidRPr="005E0704">
        <w:rPr>
          <w:rFonts w:ascii="Times New Roman" w:hAnsi="Times New Roman" w:cs="Times New Roman"/>
          <w:sz w:val="20"/>
          <w:szCs w:val="20"/>
        </w:rPr>
        <w:t xml:space="preserve"> während meines Gap </w:t>
      </w:r>
      <w:proofErr w:type="spellStart"/>
      <w:r w:rsidR="00156C78" w:rsidRPr="005E0704">
        <w:rPr>
          <w:rFonts w:ascii="Times New Roman" w:hAnsi="Times New Roman" w:cs="Times New Roman"/>
          <w:sz w:val="20"/>
          <w:szCs w:val="20"/>
        </w:rPr>
        <w:t>Years</w:t>
      </w:r>
      <w:proofErr w:type="spellEnd"/>
      <w:r w:rsidR="00156C78" w:rsidRPr="005E0704">
        <w:rPr>
          <w:rFonts w:ascii="Times New Roman" w:hAnsi="Times New Roman" w:cs="Times New Roman"/>
          <w:sz w:val="20"/>
          <w:szCs w:val="20"/>
        </w:rPr>
        <w:t xml:space="preserve"> ein dreimonatiges Praktikum bei </w:t>
      </w:r>
      <w:proofErr w:type="spellStart"/>
      <w:r w:rsidR="00156C78" w:rsidRPr="005E0704">
        <w:rPr>
          <w:rFonts w:ascii="Times New Roman" w:hAnsi="Times New Roman" w:cs="Times New Roman"/>
          <w:sz w:val="20"/>
          <w:szCs w:val="20"/>
        </w:rPr>
        <w:t>zeb</w:t>
      </w:r>
      <w:proofErr w:type="spellEnd"/>
      <w:r w:rsidR="00156C78" w:rsidRPr="005E0704">
        <w:rPr>
          <w:rFonts w:ascii="Times New Roman" w:hAnsi="Times New Roman" w:cs="Times New Roman"/>
          <w:sz w:val="20"/>
          <w:szCs w:val="20"/>
        </w:rPr>
        <w:t xml:space="preserve"> absolvieren und möchte im Anschluss daran ab April 2024 weitere Consulting-Erfahrung bei Ihnen sammeln. </w:t>
      </w:r>
    </w:p>
    <w:p w14:paraId="62F6221A" w14:textId="77777777" w:rsidR="00D75367" w:rsidRPr="005E0704" w:rsidRDefault="00D75367" w:rsidP="00EC6C9E">
      <w:pPr>
        <w:spacing w:after="0"/>
        <w:jc w:val="both"/>
        <w:rPr>
          <w:rFonts w:ascii="Times New Roman" w:hAnsi="Times New Roman" w:cs="Times New Roman"/>
          <w:sz w:val="15"/>
          <w:szCs w:val="15"/>
        </w:rPr>
      </w:pPr>
    </w:p>
    <w:p w14:paraId="17872B1F" w14:textId="6348F483" w:rsidR="00482F8D" w:rsidRPr="005E0704" w:rsidRDefault="00482F8D" w:rsidP="00EC6C9E">
      <w:pPr>
        <w:spacing w:after="0"/>
        <w:jc w:val="both"/>
        <w:rPr>
          <w:rFonts w:ascii="Times New Roman" w:hAnsi="Times New Roman" w:cs="Times New Roman"/>
          <w:sz w:val="20"/>
          <w:szCs w:val="20"/>
        </w:rPr>
      </w:pPr>
      <w:r w:rsidRPr="005E0704">
        <w:rPr>
          <w:rFonts w:ascii="Times New Roman" w:hAnsi="Times New Roman" w:cs="Times New Roman"/>
          <w:sz w:val="20"/>
          <w:szCs w:val="20"/>
        </w:rPr>
        <w:t>Während meines Auslandsaufenthaltes 2018 in Kanada befasste ich mich intensiv mit meiner Universitäts- und Studienwahl. Schon immer hatte ich Spaß am analytischen und strukturierten Denken, weshalb ich Mathematik als Leistungskurs in der Oberstufe belegte. Zum anderen faszinieren mich wirtschaftliche und technologische Themen und ich verfolg</w:t>
      </w:r>
      <w:r w:rsidR="00156C78" w:rsidRPr="005E0704">
        <w:rPr>
          <w:rFonts w:ascii="Times New Roman" w:hAnsi="Times New Roman" w:cs="Times New Roman"/>
          <w:sz w:val="20"/>
          <w:szCs w:val="20"/>
        </w:rPr>
        <w:t>t</w:t>
      </w:r>
      <w:r w:rsidRPr="005E0704">
        <w:rPr>
          <w:rFonts w:ascii="Times New Roman" w:hAnsi="Times New Roman" w:cs="Times New Roman"/>
          <w:sz w:val="20"/>
          <w:szCs w:val="20"/>
        </w:rPr>
        <w:t xml:space="preserve">e Podcasts wie „Handelsblatt </w:t>
      </w:r>
      <w:r w:rsidR="00521F8F" w:rsidRPr="005E0704">
        <w:rPr>
          <w:rFonts w:ascii="Times New Roman" w:hAnsi="Times New Roman" w:cs="Times New Roman"/>
          <w:sz w:val="20"/>
          <w:szCs w:val="20"/>
        </w:rPr>
        <w:t>Today</w:t>
      </w:r>
      <w:r w:rsidRPr="005E0704">
        <w:rPr>
          <w:rFonts w:ascii="Times New Roman" w:hAnsi="Times New Roman" w:cs="Times New Roman"/>
          <w:sz w:val="20"/>
          <w:szCs w:val="20"/>
        </w:rPr>
        <w:t>“. Mir war es wichtig</w:t>
      </w:r>
      <w:r w:rsidR="00D202AD" w:rsidRPr="005E0704">
        <w:rPr>
          <w:rFonts w:ascii="Times New Roman" w:hAnsi="Times New Roman" w:cs="Times New Roman"/>
          <w:sz w:val="20"/>
          <w:szCs w:val="20"/>
        </w:rPr>
        <w:t>,</w:t>
      </w:r>
      <w:r w:rsidRPr="005E0704">
        <w:rPr>
          <w:rFonts w:ascii="Times New Roman" w:hAnsi="Times New Roman" w:cs="Times New Roman"/>
          <w:sz w:val="20"/>
          <w:szCs w:val="20"/>
        </w:rPr>
        <w:t xml:space="preserve"> in ein internationales Umfeld zu kommen und von zahlreichen ambitionierten Studierenden umgeben zu sein. Wirtschaftsinformatik an der Universität Münster war für mich aufgrund des Renommees und eine</w:t>
      </w:r>
      <w:r w:rsidR="00D202AD" w:rsidRPr="005E0704">
        <w:rPr>
          <w:rFonts w:ascii="Times New Roman" w:hAnsi="Times New Roman" w:cs="Times New Roman"/>
          <w:sz w:val="20"/>
          <w:szCs w:val="20"/>
        </w:rPr>
        <w:t>s</w:t>
      </w:r>
      <w:r w:rsidRPr="005E0704">
        <w:rPr>
          <w:rFonts w:ascii="Times New Roman" w:hAnsi="Times New Roman" w:cs="Times New Roman"/>
          <w:sz w:val="20"/>
          <w:szCs w:val="20"/>
        </w:rPr>
        <w:t xml:space="preserve"> passenden Curriculum</w:t>
      </w:r>
      <w:r w:rsidR="00D202AD" w:rsidRPr="005E0704">
        <w:rPr>
          <w:rFonts w:ascii="Times New Roman" w:hAnsi="Times New Roman" w:cs="Times New Roman"/>
          <w:sz w:val="20"/>
          <w:szCs w:val="20"/>
        </w:rPr>
        <w:t>s</w:t>
      </w:r>
      <w:r w:rsidRPr="005E0704">
        <w:rPr>
          <w:rFonts w:ascii="Times New Roman" w:hAnsi="Times New Roman" w:cs="Times New Roman"/>
          <w:sz w:val="20"/>
          <w:szCs w:val="20"/>
        </w:rPr>
        <w:t xml:space="preserve"> der ideale Standort. Gerade durch den Informatikanteil trainierte ich die Fähigkeit, Probleme zu abstrahieren und systemisch Lösungen zu entwickeln. Diese Denkweise half mir bei meiner Arbeit als Tutor für das Modul Algorithmen und Datenstrukturen, in dem ich eine Übungsgruppe aus etwa 20 Studierenden leiten und betreuen durfte. Individuell auf die Probleme einzugehen, war eine Herausforderung, die mich sehr begeisterte. </w:t>
      </w:r>
      <w:r w:rsidR="001D3DE0" w:rsidRPr="005E0704">
        <w:rPr>
          <w:rFonts w:ascii="Times New Roman" w:hAnsi="Times New Roman" w:cs="Times New Roman"/>
          <w:sz w:val="20"/>
          <w:szCs w:val="20"/>
        </w:rPr>
        <w:t xml:space="preserve">Meine sozialen Kompetenzen verbesserte ich während meiner Zeit als ehrenamtlicher Mitarbeiter bei der Tafel. </w:t>
      </w:r>
      <w:r w:rsidRPr="005E0704">
        <w:rPr>
          <w:rFonts w:ascii="Times New Roman" w:hAnsi="Times New Roman" w:cs="Times New Roman"/>
          <w:sz w:val="20"/>
          <w:szCs w:val="20"/>
        </w:rPr>
        <w:t xml:space="preserve">Um mein multidisziplinäres Denken zu stärken und </w:t>
      </w:r>
      <w:r w:rsidR="00D202AD" w:rsidRPr="005E0704">
        <w:rPr>
          <w:rFonts w:ascii="Times New Roman" w:hAnsi="Times New Roman" w:cs="Times New Roman"/>
          <w:sz w:val="20"/>
          <w:szCs w:val="20"/>
        </w:rPr>
        <w:t xml:space="preserve">meine </w:t>
      </w:r>
      <w:r w:rsidRPr="005E0704">
        <w:rPr>
          <w:rFonts w:ascii="Times New Roman" w:hAnsi="Times New Roman" w:cs="Times New Roman"/>
          <w:sz w:val="20"/>
          <w:szCs w:val="20"/>
        </w:rPr>
        <w:t>interkulturelle</w:t>
      </w:r>
      <w:r w:rsidR="00D202AD" w:rsidRPr="005E0704">
        <w:rPr>
          <w:rFonts w:ascii="Times New Roman" w:hAnsi="Times New Roman" w:cs="Times New Roman"/>
          <w:sz w:val="20"/>
          <w:szCs w:val="20"/>
        </w:rPr>
        <w:t>n</w:t>
      </w:r>
      <w:r w:rsidRPr="005E0704">
        <w:rPr>
          <w:rFonts w:ascii="Times New Roman" w:hAnsi="Times New Roman" w:cs="Times New Roman"/>
          <w:sz w:val="20"/>
          <w:szCs w:val="20"/>
        </w:rPr>
        <w:t xml:space="preserve"> Erfahrung</w:t>
      </w:r>
      <w:r w:rsidR="00D202AD" w:rsidRPr="005E0704">
        <w:rPr>
          <w:rFonts w:ascii="Times New Roman" w:hAnsi="Times New Roman" w:cs="Times New Roman"/>
          <w:sz w:val="20"/>
          <w:szCs w:val="20"/>
        </w:rPr>
        <w:t>en</w:t>
      </w:r>
      <w:r w:rsidRPr="005E0704">
        <w:rPr>
          <w:rFonts w:ascii="Times New Roman" w:hAnsi="Times New Roman" w:cs="Times New Roman"/>
          <w:sz w:val="20"/>
          <w:szCs w:val="20"/>
        </w:rPr>
        <w:t xml:space="preserve"> weiter auszubauen, </w:t>
      </w:r>
      <w:r w:rsidR="005B389C" w:rsidRPr="005E0704">
        <w:rPr>
          <w:rFonts w:ascii="Times New Roman" w:hAnsi="Times New Roman" w:cs="Times New Roman"/>
          <w:sz w:val="20"/>
          <w:szCs w:val="20"/>
        </w:rPr>
        <w:t>studierte</w:t>
      </w:r>
      <w:r w:rsidRPr="005E0704">
        <w:rPr>
          <w:rFonts w:ascii="Times New Roman" w:hAnsi="Times New Roman" w:cs="Times New Roman"/>
          <w:sz w:val="20"/>
          <w:szCs w:val="20"/>
        </w:rPr>
        <w:t xml:space="preserve"> ich </w:t>
      </w:r>
      <w:r w:rsidR="005B389C" w:rsidRPr="005E0704">
        <w:rPr>
          <w:rFonts w:ascii="Times New Roman" w:hAnsi="Times New Roman" w:cs="Times New Roman"/>
          <w:sz w:val="20"/>
          <w:szCs w:val="20"/>
        </w:rPr>
        <w:t>ein Semester</w:t>
      </w:r>
      <w:r w:rsidRPr="005E0704">
        <w:rPr>
          <w:rFonts w:ascii="Times New Roman" w:hAnsi="Times New Roman" w:cs="Times New Roman"/>
          <w:sz w:val="20"/>
          <w:szCs w:val="20"/>
        </w:rPr>
        <w:t xml:space="preserve"> an de</w:t>
      </w:r>
      <w:r w:rsidR="00D202AD" w:rsidRPr="005E0704">
        <w:rPr>
          <w:rFonts w:ascii="Times New Roman" w:hAnsi="Times New Roman" w:cs="Times New Roman"/>
          <w:sz w:val="20"/>
          <w:szCs w:val="20"/>
        </w:rPr>
        <w:t>m</w:t>
      </w:r>
      <w:r w:rsidRPr="005E0704">
        <w:rPr>
          <w:rFonts w:ascii="Times New Roman" w:hAnsi="Times New Roman" w:cs="Times New Roman"/>
          <w:sz w:val="20"/>
          <w:szCs w:val="20"/>
        </w:rPr>
        <w:t xml:space="preserve"> Ulsan National Institute </w:t>
      </w:r>
      <w:proofErr w:type="spellStart"/>
      <w:r w:rsidRPr="005E0704">
        <w:rPr>
          <w:rFonts w:ascii="Times New Roman" w:hAnsi="Times New Roman" w:cs="Times New Roman"/>
          <w:sz w:val="20"/>
          <w:szCs w:val="20"/>
        </w:rPr>
        <w:t>of</w:t>
      </w:r>
      <w:proofErr w:type="spellEnd"/>
      <w:r w:rsidRPr="005E0704">
        <w:rPr>
          <w:rFonts w:ascii="Times New Roman" w:hAnsi="Times New Roman" w:cs="Times New Roman"/>
          <w:sz w:val="20"/>
          <w:szCs w:val="20"/>
        </w:rPr>
        <w:t xml:space="preserve"> Science and Technology in Südkorea</w:t>
      </w:r>
      <w:r w:rsidR="005B389C" w:rsidRPr="005E0704">
        <w:rPr>
          <w:rFonts w:ascii="Times New Roman" w:hAnsi="Times New Roman" w:cs="Times New Roman"/>
          <w:sz w:val="20"/>
          <w:szCs w:val="20"/>
        </w:rPr>
        <w:t xml:space="preserve">. </w:t>
      </w:r>
      <w:r w:rsidR="001D3DE0" w:rsidRPr="005E0704">
        <w:rPr>
          <w:rFonts w:ascii="Times New Roman" w:hAnsi="Times New Roman" w:cs="Times New Roman"/>
          <w:sz w:val="20"/>
          <w:szCs w:val="20"/>
        </w:rPr>
        <w:t>M</w:t>
      </w:r>
      <w:r w:rsidRPr="005E0704">
        <w:rPr>
          <w:rFonts w:ascii="Times New Roman" w:hAnsi="Times New Roman" w:cs="Times New Roman"/>
          <w:sz w:val="20"/>
          <w:szCs w:val="20"/>
        </w:rPr>
        <w:t>einen Bachelor</w:t>
      </w:r>
      <w:r w:rsidR="001D3DE0" w:rsidRPr="005E0704">
        <w:rPr>
          <w:rFonts w:ascii="Times New Roman" w:hAnsi="Times New Roman" w:cs="Times New Roman"/>
          <w:sz w:val="20"/>
          <w:szCs w:val="20"/>
        </w:rPr>
        <w:t xml:space="preserve"> werde ich</w:t>
      </w:r>
      <w:r w:rsidRPr="005E0704">
        <w:rPr>
          <w:rFonts w:ascii="Times New Roman" w:hAnsi="Times New Roman" w:cs="Times New Roman"/>
          <w:sz w:val="20"/>
          <w:szCs w:val="20"/>
        </w:rPr>
        <w:t xml:space="preserve"> voraussichtlich im </w:t>
      </w:r>
      <w:r w:rsidR="00F662D4" w:rsidRPr="005E0704">
        <w:rPr>
          <w:rFonts w:ascii="Times New Roman" w:hAnsi="Times New Roman" w:cs="Times New Roman"/>
          <w:sz w:val="20"/>
          <w:szCs w:val="20"/>
        </w:rPr>
        <w:t>Dezember</w:t>
      </w:r>
      <w:r w:rsidRPr="005E0704">
        <w:rPr>
          <w:rFonts w:ascii="Times New Roman" w:hAnsi="Times New Roman" w:cs="Times New Roman"/>
          <w:sz w:val="20"/>
          <w:szCs w:val="20"/>
        </w:rPr>
        <w:t xml:space="preserve"> </w:t>
      </w:r>
      <w:r w:rsidR="005B389C" w:rsidRPr="005E0704">
        <w:rPr>
          <w:rFonts w:ascii="Times New Roman" w:hAnsi="Times New Roman" w:cs="Times New Roman"/>
          <w:sz w:val="20"/>
          <w:szCs w:val="20"/>
        </w:rPr>
        <w:t>2023</w:t>
      </w:r>
      <w:r w:rsidRPr="005E0704">
        <w:rPr>
          <w:rFonts w:ascii="Times New Roman" w:hAnsi="Times New Roman" w:cs="Times New Roman"/>
          <w:sz w:val="20"/>
          <w:szCs w:val="20"/>
        </w:rPr>
        <w:t xml:space="preserve"> abschließen und anschließend ein Gap-Year absolvieren. Während meines elfmonatigen Praktikums bei KPMG durfte ich </w:t>
      </w:r>
      <w:r w:rsidR="00D202AD" w:rsidRPr="005E0704">
        <w:rPr>
          <w:rFonts w:ascii="Times New Roman" w:hAnsi="Times New Roman" w:cs="Times New Roman"/>
          <w:sz w:val="20"/>
          <w:szCs w:val="20"/>
        </w:rPr>
        <w:t>an</w:t>
      </w:r>
      <w:r w:rsidRPr="005E0704">
        <w:rPr>
          <w:rFonts w:ascii="Times New Roman" w:hAnsi="Times New Roman" w:cs="Times New Roman"/>
          <w:sz w:val="20"/>
          <w:szCs w:val="20"/>
        </w:rPr>
        <w:t xml:space="preserve"> einem Transformationsprojekt einer großen deutschen Versicherung partizipieren. Mein ehemaliges Team schätzte mein rasches Auffassungsvermögen, meine sorgfältige Arbeitsweise sowie meine Einsatzfreude. Es hat mir besonders gefallen, dass ich meine eigenen Ideen </w:t>
      </w:r>
      <w:r w:rsidR="00DD1BA9" w:rsidRPr="005E0704">
        <w:rPr>
          <w:rFonts w:ascii="Times New Roman" w:hAnsi="Times New Roman" w:cs="Times New Roman"/>
          <w:sz w:val="20"/>
          <w:szCs w:val="20"/>
        </w:rPr>
        <w:t>beitragen</w:t>
      </w:r>
      <w:r w:rsidRPr="005E0704">
        <w:rPr>
          <w:rFonts w:ascii="Times New Roman" w:hAnsi="Times New Roman" w:cs="Times New Roman"/>
          <w:sz w:val="20"/>
          <w:szCs w:val="20"/>
        </w:rPr>
        <w:t xml:space="preserve"> konnte und abwechslungsreiche Aufgaben bekommen habe. Nun möchte ich meine Neugier und meinen Ehrgeiz einbringen und bei strategischen Fragestellungen unterstützen. </w:t>
      </w:r>
    </w:p>
    <w:p w14:paraId="378DF86A" w14:textId="77777777" w:rsidR="00E65B09" w:rsidRPr="005E0704" w:rsidRDefault="00E65B09" w:rsidP="00EC6C9E">
      <w:pPr>
        <w:spacing w:after="0"/>
        <w:jc w:val="both"/>
        <w:rPr>
          <w:rFonts w:ascii="Times New Roman" w:hAnsi="Times New Roman" w:cs="Times New Roman"/>
          <w:sz w:val="15"/>
          <w:szCs w:val="15"/>
        </w:rPr>
      </w:pPr>
    </w:p>
    <w:p w14:paraId="0CA06639" w14:textId="77777777" w:rsidR="00084AF4" w:rsidRDefault="00521F8F" w:rsidP="00EC6C9E">
      <w:pPr>
        <w:spacing w:after="0"/>
        <w:jc w:val="both"/>
        <w:rPr>
          <w:rFonts w:ascii="Times New Roman" w:hAnsi="Times New Roman" w:cs="Times New Roman"/>
          <w:sz w:val="20"/>
          <w:szCs w:val="20"/>
        </w:rPr>
      </w:pPr>
      <w:r w:rsidRPr="005E0704">
        <w:rPr>
          <w:rFonts w:ascii="Times New Roman" w:hAnsi="Times New Roman" w:cs="Times New Roman"/>
          <w:sz w:val="20"/>
          <w:szCs w:val="20"/>
        </w:rPr>
        <w:t xml:space="preserve">Ich denke, </w:t>
      </w:r>
      <w:r w:rsidR="00F662D4" w:rsidRPr="005E0704">
        <w:rPr>
          <w:rFonts w:ascii="Times New Roman" w:hAnsi="Times New Roman" w:cs="Times New Roman"/>
          <w:sz w:val="20"/>
          <w:szCs w:val="20"/>
        </w:rPr>
        <w:t>XXX</w:t>
      </w:r>
      <w:r w:rsidRPr="005E0704">
        <w:rPr>
          <w:rFonts w:ascii="Times New Roman" w:hAnsi="Times New Roman" w:cs="Times New Roman"/>
          <w:sz w:val="20"/>
          <w:szCs w:val="20"/>
        </w:rPr>
        <w:t xml:space="preserve"> besitzt genau dieses Potenzial. </w:t>
      </w:r>
      <w:r w:rsidR="00CE77E9" w:rsidRPr="005E0704">
        <w:rPr>
          <w:rFonts w:ascii="Times New Roman" w:hAnsi="Times New Roman" w:cs="Times New Roman"/>
          <w:sz w:val="20"/>
          <w:szCs w:val="20"/>
        </w:rPr>
        <w:t xml:space="preserve">Neben Ihrem Status als eine der führenden Beratungen mit dem </w:t>
      </w:r>
      <w:r w:rsidRPr="005E0704">
        <w:rPr>
          <w:rFonts w:ascii="Times New Roman" w:hAnsi="Times New Roman" w:cs="Times New Roman"/>
          <w:sz w:val="20"/>
          <w:szCs w:val="20"/>
        </w:rPr>
        <w:t xml:space="preserve">Fokus </w:t>
      </w:r>
      <w:proofErr w:type="gramStart"/>
      <w:r w:rsidRPr="005E0704">
        <w:rPr>
          <w:rFonts w:ascii="Times New Roman" w:hAnsi="Times New Roman" w:cs="Times New Roman"/>
          <w:sz w:val="20"/>
          <w:szCs w:val="20"/>
        </w:rPr>
        <w:t xml:space="preserve">auf </w:t>
      </w:r>
      <w:r w:rsidR="00F662D4" w:rsidRPr="005E0704">
        <w:rPr>
          <w:rFonts w:ascii="Times New Roman" w:hAnsi="Times New Roman" w:cs="Times New Roman"/>
          <w:sz w:val="20"/>
          <w:szCs w:val="20"/>
        </w:rPr>
        <w:t xml:space="preserve"> XXX</w:t>
      </w:r>
      <w:proofErr w:type="gramEnd"/>
      <w:r w:rsidR="00346580" w:rsidRPr="005E0704">
        <w:rPr>
          <w:rFonts w:ascii="Times New Roman" w:hAnsi="Times New Roman" w:cs="Times New Roman"/>
          <w:sz w:val="20"/>
          <w:szCs w:val="20"/>
        </w:rPr>
        <w:t xml:space="preserve"> </w:t>
      </w:r>
      <w:r w:rsidRPr="005E0704">
        <w:rPr>
          <w:rFonts w:ascii="Times New Roman" w:hAnsi="Times New Roman" w:cs="Times New Roman"/>
          <w:sz w:val="20"/>
          <w:szCs w:val="20"/>
        </w:rPr>
        <w:t>gestalten Sie die Welt von morgen und treiben den digitalen Wandel voran.</w:t>
      </w:r>
      <w:r w:rsidR="00BC5C43" w:rsidRPr="005E0704">
        <w:rPr>
          <w:rFonts w:ascii="Times New Roman" w:hAnsi="Times New Roman" w:cs="Times New Roman"/>
          <w:sz w:val="20"/>
          <w:szCs w:val="20"/>
        </w:rPr>
        <w:t xml:space="preserve"> </w:t>
      </w:r>
      <w:r w:rsidR="00F662D4" w:rsidRPr="005E0704">
        <w:rPr>
          <w:rFonts w:ascii="Times New Roman" w:hAnsi="Times New Roman" w:cs="Times New Roman"/>
          <w:sz w:val="20"/>
          <w:szCs w:val="20"/>
        </w:rPr>
        <w:t>DRITTER ABSATZ</w:t>
      </w:r>
    </w:p>
    <w:p w14:paraId="0BE3C776" w14:textId="77777777" w:rsidR="00084AF4" w:rsidRDefault="00084AF4" w:rsidP="00EC6C9E">
      <w:pPr>
        <w:spacing w:after="0"/>
        <w:jc w:val="both"/>
        <w:rPr>
          <w:rFonts w:ascii="Times New Roman" w:hAnsi="Times New Roman" w:cs="Times New Roman"/>
          <w:sz w:val="20"/>
          <w:szCs w:val="20"/>
        </w:rPr>
      </w:pPr>
      <w:r>
        <w:rPr>
          <w:rFonts w:ascii="Times New Roman" w:hAnsi="Times New Roman" w:cs="Times New Roman"/>
          <w:sz w:val="20"/>
          <w:szCs w:val="20"/>
        </w:rPr>
        <w:t>DRITTER ABSATZ</w:t>
      </w:r>
      <w:r w:rsidR="00976F59" w:rsidRPr="005E0704">
        <w:rPr>
          <w:rFonts w:ascii="Times New Roman" w:hAnsi="Times New Roman" w:cs="Times New Roman"/>
          <w:sz w:val="20"/>
          <w:szCs w:val="20"/>
        </w:rPr>
        <w:t>.</w:t>
      </w:r>
    </w:p>
    <w:p w14:paraId="78BB3C19" w14:textId="77777777" w:rsidR="00084AF4" w:rsidRDefault="00084AF4" w:rsidP="00EC6C9E">
      <w:pPr>
        <w:spacing w:after="0"/>
        <w:jc w:val="both"/>
        <w:rPr>
          <w:rFonts w:ascii="Times New Roman" w:hAnsi="Times New Roman" w:cs="Times New Roman"/>
          <w:sz w:val="20"/>
          <w:szCs w:val="20"/>
        </w:rPr>
      </w:pPr>
      <w:r>
        <w:rPr>
          <w:rFonts w:ascii="Times New Roman" w:hAnsi="Times New Roman" w:cs="Times New Roman"/>
          <w:sz w:val="20"/>
          <w:szCs w:val="20"/>
        </w:rPr>
        <w:t>DRITTER ABSATZ</w:t>
      </w:r>
    </w:p>
    <w:p w14:paraId="188F32B8" w14:textId="77777777" w:rsidR="00084AF4" w:rsidRDefault="00084AF4" w:rsidP="00EC6C9E">
      <w:pPr>
        <w:spacing w:after="0"/>
        <w:jc w:val="both"/>
        <w:rPr>
          <w:rFonts w:ascii="Times New Roman" w:hAnsi="Times New Roman" w:cs="Times New Roman"/>
          <w:sz w:val="20"/>
          <w:szCs w:val="20"/>
        </w:rPr>
      </w:pPr>
      <w:r>
        <w:rPr>
          <w:rFonts w:ascii="Times New Roman" w:hAnsi="Times New Roman" w:cs="Times New Roman"/>
          <w:sz w:val="20"/>
          <w:szCs w:val="20"/>
        </w:rPr>
        <w:t>DRITTER ABSATZ</w:t>
      </w:r>
    </w:p>
    <w:p w14:paraId="3038C985" w14:textId="77777777" w:rsidR="00084AF4" w:rsidRDefault="00084AF4" w:rsidP="00EC6C9E">
      <w:pPr>
        <w:spacing w:after="0"/>
        <w:jc w:val="both"/>
        <w:rPr>
          <w:rFonts w:ascii="Times New Roman" w:hAnsi="Times New Roman" w:cs="Times New Roman"/>
          <w:sz w:val="20"/>
          <w:szCs w:val="20"/>
        </w:rPr>
      </w:pPr>
      <w:r>
        <w:rPr>
          <w:rFonts w:ascii="Times New Roman" w:hAnsi="Times New Roman" w:cs="Times New Roman"/>
          <w:sz w:val="20"/>
          <w:szCs w:val="20"/>
        </w:rPr>
        <w:t>DRITTER ABSATZ</w:t>
      </w:r>
    </w:p>
    <w:p w14:paraId="58483F78" w14:textId="77777777" w:rsidR="00084AF4" w:rsidRDefault="00084AF4" w:rsidP="00EC6C9E">
      <w:pPr>
        <w:spacing w:after="0"/>
        <w:jc w:val="both"/>
        <w:rPr>
          <w:rFonts w:ascii="Times New Roman" w:hAnsi="Times New Roman" w:cs="Times New Roman"/>
          <w:sz w:val="20"/>
          <w:szCs w:val="20"/>
        </w:rPr>
      </w:pPr>
      <w:r>
        <w:rPr>
          <w:rFonts w:ascii="Times New Roman" w:hAnsi="Times New Roman" w:cs="Times New Roman"/>
          <w:sz w:val="20"/>
          <w:szCs w:val="20"/>
        </w:rPr>
        <w:t>DRITTER ABSATZ</w:t>
      </w:r>
    </w:p>
    <w:p w14:paraId="3A676B80" w14:textId="6D3608C5" w:rsidR="00084AF4" w:rsidRDefault="00084AF4" w:rsidP="00EC6C9E">
      <w:pPr>
        <w:spacing w:after="0"/>
        <w:jc w:val="both"/>
        <w:rPr>
          <w:rFonts w:ascii="Times New Roman" w:hAnsi="Times New Roman" w:cs="Times New Roman"/>
          <w:sz w:val="20"/>
          <w:szCs w:val="20"/>
        </w:rPr>
      </w:pPr>
      <w:r>
        <w:rPr>
          <w:rFonts w:ascii="Times New Roman" w:hAnsi="Times New Roman" w:cs="Times New Roman"/>
          <w:sz w:val="20"/>
          <w:szCs w:val="20"/>
        </w:rPr>
        <w:t>DRITTER ABSATZ</w:t>
      </w:r>
    </w:p>
    <w:p w14:paraId="1A786FB4" w14:textId="284A1E07" w:rsidR="00F43923" w:rsidRPr="005E0704" w:rsidRDefault="00521F8F" w:rsidP="00EC6C9E">
      <w:pPr>
        <w:spacing w:after="0"/>
        <w:jc w:val="both"/>
        <w:rPr>
          <w:rFonts w:ascii="Times New Roman" w:hAnsi="Times New Roman" w:cs="Times New Roman"/>
          <w:sz w:val="20"/>
          <w:szCs w:val="20"/>
        </w:rPr>
      </w:pPr>
      <w:r w:rsidRPr="005E0704">
        <w:rPr>
          <w:rFonts w:ascii="Times New Roman" w:hAnsi="Times New Roman" w:cs="Times New Roman"/>
          <w:sz w:val="20"/>
          <w:szCs w:val="20"/>
        </w:rPr>
        <w:t xml:space="preserve">Mit </w:t>
      </w:r>
      <w:r w:rsidR="00F662D4" w:rsidRPr="005E0704">
        <w:rPr>
          <w:rFonts w:ascii="Times New Roman" w:hAnsi="Times New Roman" w:cs="Times New Roman"/>
          <w:sz w:val="20"/>
          <w:szCs w:val="20"/>
        </w:rPr>
        <w:t>XXX</w:t>
      </w:r>
      <w:r w:rsidRPr="005E0704">
        <w:rPr>
          <w:rFonts w:ascii="Times New Roman" w:hAnsi="Times New Roman" w:cs="Times New Roman"/>
          <w:sz w:val="20"/>
          <w:szCs w:val="20"/>
        </w:rPr>
        <w:t xml:space="preserve"> verbinde ich </w:t>
      </w:r>
      <w:r w:rsidR="00E07943" w:rsidRPr="005E0704">
        <w:rPr>
          <w:rFonts w:ascii="Times New Roman" w:hAnsi="Times New Roman" w:cs="Times New Roman"/>
          <w:sz w:val="20"/>
          <w:szCs w:val="20"/>
        </w:rPr>
        <w:t>Passion</w:t>
      </w:r>
      <w:r w:rsidRPr="005E0704">
        <w:rPr>
          <w:rFonts w:ascii="Times New Roman" w:hAnsi="Times New Roman" w:cs="Times New Roman"/>
          <w:sz w:val="20"/>
          <w:szCs w:val="20"/>
        </w:rPr>
        <w:t xml:space="preserve">, Innovation und </w:t>
      </w:r>
      <w:r w:rsidR="00E07943" w:rsidRPr="005E0704">
        <w:rPr>
          <w:rFonts w:ascii="Times New Roman" w:hAnsi="Times New Roman" w:cs="Times New Roman"/>
          <w:sz w:val="20"/>
          <w:szCs w:val="20"/>
        </w:rPr>
        <w:t>Teamgeist</w:t>
      </w:r>
      <w:r w:rsidRPr="005E0704">
        <w:rPr>
          <w:rFonts w:ascii="Times New Roman" w:hAnsi="Times New Roman" w:cs="Times New Roman"/>
          <w:sz w:val="20"/>
          <w:szCs w:val="20"/>
        </w:rPr>
        <w:t xml:space="preserve"> – Werte, die bei Ihnen fest verankert sind und mit welchen ich mich vollkommen identifiziere. All diese Faktoren beschreiben ein Umfeld, das von spannenden und anspruchsvollen Aufgaben geprägt ist, eine schnelle Weiterentwicklung bietet und in welchem ich mich gerne mit einbringen möchte. Deshalb sehe ich es als großartige Chance an, wenn ich in so einem erfolgreichen Unternehmen partizipieren dürfte</w:t>
      </w:r>
      <w:r w:rsidR="00141DFB" w:rsidRPr="005E0704">
        <w:rPr>
          <w:rFonts w:ascii="Times New Roman" w:hAnsi="Times New Roman" w:cs="Times New Roman"/>
          <w:sz w:val="20"/>
          <w:szCs w:val="20"/>
        </w:rPr>
        <w:t>.</w:t>
      </w:r>
    </w:p>
    <w:p w14:paraId="62481ACC" w14:textId="3ABDFE24" w:rsidR="00F43923" w:rsidRPr="005E0704" w:rsidRDefault="00F43923" w:rsidP="00EC6C9E">
      <w:pPr>
        <w:spacing w:after="0"/>
        <w:jc w:val="both"/>
        <w:rPr>
          <w:rFonts w:ascii="Times New Roman" w:hAnsi="Times New Roman" w:cs="Times New Roman"/>
          <w:sz w:val="15"/>
          <w:szCs w:val="15"/>
        </w:rPr>
      </w:pPr>
    </w:p>
    <w:p w14:paraId="7FF48C1D" w14:textId="296AB5AB" w:rsidR="00482F8D" w:rsidRPr="005E0704" w:rsidRDefault="00482F8D" w:rsidP="00EC6C9E">
      <w:pPr>
        <w:spacing w:after="0"/>
        <w:jc w:val="both"/>
        <w:rPr>
          <w:rFonts w:ascii="Times New Roman" w:hAnsi="Times New Roman" w:cs="Times New Roman"/>
          <w:sz w:val="20"/>
          <w:szCs w:val="20"/>
        </w:rPr>
      </w:pPr>
      <w:r w:rsidRPr="005E0704">
        <w:rPr>
          <w:rFonts w:ascii="Times New Roman" w:hAnsi="Times New Roman" w:cs="Times New Roman"/>
          <w:sz w:val="20"/>
          <w:szCs w:val="20"/>
        </w:rPr>
        <w:t>Als Praktikant verspreche ich mir die Teilnahme an breit gefächerten</w:t>
      </w:r>
      <w:r w:rsidR="00D202AD" w:rsidRPr="005E0704">
        <w:rPr>
          <w:rFonts w:ascii="Times New Roman" w:hAnsi="Times New Roman" w:cs="Times New Roman"/>
          <w:sz w:val="20"/>
          <w:szCs w:val="20"/>
        </w:rPr>
        <w:t xml:space="preserve"> und</w:t>
      </w:r>
      <w:r w:rsidRPr="005E0704">
        <w:rPr>
          <w:rFonts w:ascii="Times New Roman" w:hAnsi="Times New Roman" w:cs="Times New Roman"/>
          <w:sz w:val="20"/>
          <w:szCs w:val="20"/>
        </w:rPr>
        <w:t xml:space="preserve"> praxisnahen Tätigkeiten und einer vielfältigen Firmenkultur bei einem attraktiven Unternehmen wie</w:t>
      </w:r>
      <w:r w:rsidR="003E2F7C" w:rsidRPr="005E0704">
        <w:rPr>
          <w:rFonts w:ascii="Times New Roman" w:hAnsi="Times New Roman" w:cs="Times New Roman"/>
          <w:sz w:val="20"/>
          <w:szCs w:val="20"/>
        </w:rPr>
        <w:t xml:space="preserve"> </w:t>
      </w:r>
      <w:r w:rsidR="00F662D4" w:rsidRPr="005E0704">
        <w:rPr>
          <w:rFonts w:ascii="Times New Roman" w:hAnsi="Times New Roman" w:cs="Times New Roman"/>
          <w:sz w:val="20"/>
          <w:szCs w:val="20"/>
        </w:rPr>
        <w:t>XXX</w:t>
      </w:r>
      <w:r w:rsidR="00C77978" w:rsidRPr="005E0704">
        <w:rPr>
          <w:rFonts w:ascii="Times New Roman" w:hAnsi="Times New Roman" w:cs="Times New Roman"/>
          <w:sz w:val="20"/>
          <w:szCs w:val="20"/>
        </w:rPr>
        <w:t xml:space="preserve"> </w:t>
      </w:r>
      <w:r w:rsidRPr="005E0704">
        <w:rPr>
          <w:rFonts w:ascii="Times New Roman" w:hAnsi="Times New Roman" w:cs="Times New Roman"/>
          <w:sz w:val="20"/>
          <w:szCs w:val="20"/>
        </w:rPr>
        <w:t xml:space="preserve">als wegweisende Erfahrung. Gerade weil diese Stelle meine Ziele, Vorstellungen und Interessen so umfassend abdeckt, bringe ich viel Motivation und Engagement. Ich würde mich sehr auf eine Einladung zu einem persönlichen Gespräch freuen, um Sie von meinen Fähigkeiten überzeugen zu dürfen. </w:t>
      </w:r>
    </w:p>
    <w:p w14:paraId="63B02D51" w14:textId="4D6B0E16" w:rsidR="00E65B09" w:rsidRPr="005E0704" w:rsidRDefault="00E65B09" w:rsidP="00EC6C9E">
      <w:pPr>
        <w:spacing w:after="0"/>
        <w:jc w:val="both"/>
        <w:rPr>
          <w:rFonts w:ascii="Times New Roman" w:hAnsi="Times New Roman" w:cs="Times New Roman"/>
          <w:sz w:val="15"/>
          <w:szCs w:val="15"/>
        </w:rPr>
      </w:pPr>
    </w:p>
    <w:p w14:paraId="78C77522" w14:textId="25CB787B" w:rsidR="00BB3512" w:rsidRPr="005E0704" w:rsidRDefault="00EC6C9E" w:rsidP="00EC6C9E">
      <w:pPr>
        <w:spacing w:after="0"/>
        <w:jc w:val="both"/>
        <w:rPr>
          <w:rFonts w:ascii="Times New Roman" w:hAnsi="Times New Roman" w:cs="Times New Roman"/>
          <w:sz w:val="20"/>
          <w:szCs w:val="20"/>
        </w:rPr>
      </w:pPr>
      <w:r w:rsidRPr="005E0704">
        <w:rPr>
          <w:rFonts w:ascii="Times New Roman" w:hAnsi="Times New Roman" w:cs="Times New Roman"/>
          <w:noProof/>
          <w:color w:val="404040" w:themeColor="text1" w:themeTint="BF"/>
          <w:sz w:val="20"/>
          <w:szCs w:val="20"/>
        </w:rPr>
        <w:drawing>
          <wp:anchor distT="0" distB="0" distL="114300" distR="114300" simplePos="0" relativeHeight="251659264" behindDoc="1" locked="0" layoutInCell="1" allowOverlap="1" wp14:anchorId="16E58B18" wp14:editId="1ACF197A">
            <wp:simplePos x="0" y="0"/>
            <wp:positionH relativeFrom="margin">
              <wp:posOffset>-37837</wp:posOffset>
            </wp:positionH>
            <wp:positionV relativeFrom="paragraph">
              <wp:posOffset>90170</wp:posOffset>
            </wp:positionV>
            <wp:extent cx="1257300" cy="387350"/>
            <wp:effectExtent l="0" t="0" r="0" b="6350"/>
            <wp:wrapNone/>
            <wp:docPr id="6" name="Grafik 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b="9999"/>
                    <a:stretch/>
                  </pic:blipFill>
                  <pic:spPr bwMode="auto">
                    <a:xfrm>
                      <a:off x="0" y="0"/>
                      <a:ext cx="1257300" cy="387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9776A" w:rsidRPr="005E0704">
        <w:rPr>
          <w:rFonts w:ascii="Times New Roman" w:hAnsi="Times New Roman" w:cs="Times New Roman"/>
          <w:sz w:val="20"/>
          <w:szCs w:val="20"/>
        </w:rPr>
        <w:t>Mit freundlichen Grüßen</w:t>
      </w:r>
    </w:p>
    <w:sectPr w:rsidR="00BB3512" w:rsidRPr="005E0704" w:rsidSect="00564F3F">
      <w:pgSz w:w="11906" w:h="16838"/>
      <w:pgMar w:top="680" w:right="907" w:bottom="816" w:left="90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attachedTemplate r:id="rId1"/>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1F8F"/>
    <w:rsid w:val="00012D78"/>
    <w:rsid w:val="00034B68"/>
    <w:rsid w:val="000450DE"/>
    <w:rsid w:val="0004591A"/>
    <w:rsid w:val="00046459"/>
    <w:rsid w:val="000555E4"/>
    <w:rsid w:val="0005670D"/>
    <w:rsid w:val="000710B0"/>
    <w:rsid w:val="00073B45"/>
    <w:rsid w:val="00073C82"/>
    <w:rsid w:val="00081359"/>
    <w:rsid w:val="00084AF4"/>
    <w:rsid w:val="000A154E"/>
    <w:rsid w:val="000A2CC6"/>
    <w:rsid w:val="000A5AB8"/>
    <w:rsid w:val="000A6678"/>
    <w:rsid w:val="000A7DEB"/>
    <w:rsid w:val="000C55DE"/>
    <w:rsid w:val="000F371C"/>
    <w:rsid w:val="00114934"/>
    <w:rsid w:val="00117F83"/>
    <w:rsid w:val="00127EE6"/>
    <w:rsid w:val="00141DFB"/>
    <w:rsid w:val="001454E5"/>
    <w:rsid w:val="00146C8E"/>
    <w:rsid w:val="00152DF9"/>
    <w:rsid w:val="00156A98"/>
    <w:rsid w:val="00156C78"/>
    <w:rsid w:val="001669DB"/>
    <w:rsid w:val="00171D11"/>
    <w:rsid w:val="001819B1"/>
    <w:rsid w:val="001A4522"/>
    <w:rsid w:val="001C17FC"/>
    <w:rsid w:val="001D079A"/>
    <w:rsid w:val="001D3DE0"/>
    <w:rsid w:val="001D740F"/>
    <w:rsid w:val="001E0088"/>
    <w:rsid w:val="001E0903"/>
    <w:rsid w:val="001E1EE7"/>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B5AF6"/>
    <w:rsid w:val="002C66AB"/>
    <w:rsid w:val="002D309E"/>
    <w:rsid w:val="002D594E"/>
    <w:rsid w:val="002E39B8"/>
    <w:rsid w:val="002F51FA"/>
    <w:rsid w:val="00311A15"/>
    <w:rsid w:val="003250EA"/>
    <w:rsid w:val="003421B1"/>
    <w:rsid w:val="00346580"/>
    <w:rsid w:val="00375D2D"/>
    <w:rsid w:val="003811BC"/>
    <w:rsid w:val="0038671F"/>
    <w:rsid w:val="003947A8"/>
    <w:rsid w:val="003C3A20"/>
    <w:rsid w:val="003D464F"/>
    <w:rsid w:val="003D5D1E"/>
    <w:rsid w:val="003E2F7C"/>
    <w:rsid w:val="003F3290"/>
    <w:rsid w:val="003F688C"/>
    <w:rsid w:val="00415608"/>
    <w:rsid w:val="00424CAF"/>
    <w:rsid w:val="00434D23"/>
    <w:rsid w:val="004403CB"/>
    <w:rsid w:val="00453C2F"/>
    <w:rsid w:val="00454C0B"/>
    <w:rsid w:val="0046226E"/>
    <w:rsid w:val="004742E0"/>
    <w:rsid w:val="00474FC2"/>
    <w:rsid w:val="0048032C"/>
    <w:rsid w:val="00482F8D"/>
    <w:rsid w:val="00492923"/>
    <w:rsid w:val="004A1501"/>
    <w:rsid w:val="004A615C"/>
    <w:rsid w:val="004B4510"/>
    <w:rsid w:val="004C156C"/>
    <w:rsid w:val="004C174A"/>
    <w:rsid w:val="00500EFA"/>
    <w:rsid w:val="00506322"/>
    <w:rsid w:val="00507BBD"/>
    <w:rsid w:val="00521F8F"/>
    <w:rsid w:val="005407D6"/>
    <w:rsid w:val="00542F06"/>
    <w:rsid w:val="00553EC8"/>
    <w:rsid w:val="00557D6F"/>
    <w:rsid w:val="00564F3F"/>
    <w:rsid w:val="005705F7"/>
    <w:rsid w:val="00570B1D"/>
    <w:rsid w:val="00574140"/>
    <w:rsid w:val="005762CF"/>
    <w:rsid w:val="005842A0"/>
    <w:rsid w:val="00590834"/>
    <w:rsid w:val="00590E7F"/>
    <w:rsid w:val="00593C9C"/>
    <w:rsid w:val="005B231F"/>
    <w:rsid w:val="005B389C"/>
    <w:rsid w:val="005C55F7"/>
    <w:rsid w:val="005D7D49"/>
    <w:rsid w:val="005E00BC"/>
    <w:rsid w:val="005E0704"/>
    <w:rsid w:val="005E63B8"/>
    <w:rsid w:val="005F350B"/>
    <w:rsid w:val="00603752"/>
    <w:rsid w:val="00627097"/>
    <w:rsid w:val="00632F05"/>
    <w:rsid w:val="0063723B"/>
    <w:rsid w:val="00647413"/>
    <w:rsid w:val="006502BE"/>
    <w:rsid w:val="006A7895"/>
    <w:rsid w:val="006B302C"/>
    <w:rsid w:val="006D2592"/>
    <w:rsid w:val="006E6672"/>
    <w:rsid w:val="006F58EC"/>
    <w:rsid w:val="00706233"/>
    <w:rsid w:val="007251EA"/>
    <w:rsid w:val="007340D7"/>
    <w:rsid w:val="007472BD"/>
    <w:rsid w:val="00755A3D"/>
    <w:rsid w:val="007675B1"/>
    <w:rsid w:val="00767A66"/>
    <w:rsid w:val="00787066"/>
    <w:rsid w:val="00797EF1"/>
    <w:rsid w:val="007A3246"/>
    <w:rsid w:val="007A64C5"/>
    <w:rsid w:val="007A719D"/>
    <w:rsid w:val="007B1B2B"/>
    <w:rsid w:val="007B38C2"/>
    <w:rsid w:val="007C59D2"/>
    <w:rsid w:val="007E4326"/>
    <w:rsid w:val="007E4E29"/>
    <w:rsid w:val="007F0344"/>
    <w:rsid w:val="007F7EA0"/>
    <w:rsid w:val="008049F7"/>
    <w:rsid w:val="00807293"/>
    <w:rsid w:val="0083750F"/>
    <w:rsid w:val="008428CF"/>
    <w:rsid w:val="0085213A"/>
    <w:rsid w:val="008565FD"/>
    <w:rsid w:val="00857C6F"/>
    <w:rsid w:val="008657E3"/>
    <w:rsid w:val="00867CED"/>
    <w:rsid w:val="00872E0D"/>
    <w:rsid w:val="00874503"/>
    <w:rsid w:val="00883B55"/>
    <w:rsid w:val="0089337A"/>
    <w:rsid w:val="008A248F"/>
    <w:rsid w:val="008B402E"/>
    <w:rsid w:val="008C27C1"/>
    <w:rsid w:val="008D6664"/>
    <w:rsid w:val="008D7CDB"/>
    <w:rsid w:val="008E100E"/>
    <w:rsid w:val="008E4BA9"/>
    <w:rsid w:val="008E7A27"/>
    <w:rsid w:val="008E7D17"/>
    <w:rsid w:val="00947889"/>
    <w:rsid w:val="00976F59"/>
    <w:rsid w:val="00991E04"/>
    <w:rsid w:val="0099776A"/>
    <w:rsid w:val="009A256E"/>
    <w:rsid w:val="009D07DC"/>
    <w:rsid w:val="009D3BBF"/>
    <w:rsid w:val="009E0F82"/>
    <w:rsid w:val="009F46A7"/>
    <w:rsid w:val="00A1282E"/>
    <w:rsid w:val="00A14247"/>
    <w:rsid w:val="00A16F47"/>
    <w:rsid w:val="00A40D57"/>
    <w:rsid w:val="00A44493"/>
    <w:rsid w:val="00A47665"/>
    <w:rsid w:val="00A514DD"/>
    <w:rsid w:val="00A53760"/>
    <w:rsid w:val="00A71E43"/>
    <w:rsid w:val="00AA2791"/>
    <w:rsid w:val="00AA4C7C"/>
    <w:rsid w:val="00AB4CD0"/>
    <w:rsid w:val="00AB7590"/>
    <w:rsid w:val="00AC61EE"/>
    <w:rsid w:val="00AC66C4"/>
    <w:rsid w:val="00AC7086"/>
    <w:rsid w:val="00AE26F5"/>
    <w:rsid w:val="00AE3A33"/>
    <w:rsid w:val="00B135CE"/>
    <w:rsid w:val="00B26334"/>
    <w:rsid w:val="00B339B8"/>
    <w:rsid w:val="00B346A7"/>
    <w:rsid w:val="00B43970"/>
    <w:rsid w:val="00B45015"/>
    <w:rsid w:val="00B50A34"/>
    <w:rsid w:val="00B54C38"/>
    <w:rsid w:val="00B5613E"/>
    <w:rsid w:val="00B57CB1"/>
    <w:rsid w:val="00B77DCE"/>
    <w:rsid w:val="00B81B0E"/>
    <w:rsid w:val="00B87CA9"/>
    <w:rsid w:val="00B9666E"/>
    <w:rsid w:val="00BB3512"/>
    <w:rsid w:val="00BB3C75"/>
    <w:rsid w:val="00BC5C43"/>
    <w:rsid w:val="00BF522D"/>
    <w:rsid w:val="00C0214A"/>
    <w:rsid w:val="00C030C1"/>
    <w:rsid w:val="00C1562F"/>
    <w:rsid w:val="00C603E0"/>
    <w:rsid w:val="00C6717B"/>
    <w:rsid w:val="00C71380"/>
    <w:rsid w:val="00C77978"/>
    <w:rsid w:val="00C9003C"/>
    <w:rsid w:val="00C97ECA"/>
    <w:rsid w:val="00CA1160"/>
    <w:rsid w:val="00CA702E"/>
    <w:rsid w:val="00CA7350"/>
    <w:rsid w:val="00CB639D"/>
    <w:rsid w:val="00CD51E6"/>
    <w:rsid w:val="00CE433B"/>
    <w:rsid w:val="00CE77E9"/>
    <w:rsid w:val="00D202AD"/>
    <w:rsid w:val="00D30CEA"/>
    <w:rsid w:val="00D71D8E"/>
    <w:rsid w:val="00D75367"/>
    <w:rsid w:val="00D9281A"/>
    <w:rsid w:val="00DA3404"/>
    <w:rsid w:val="00DA524B"/>
    <w:rsid w:val="00DB471D"/>
    <w:rsid w:val="00DD1863"/>
    <w:rsid w:val="00DD1BA9"/>
    <w:rsid w:val="00DD3349"/>
    <w:rsid w:val="00DD54E1"/>
    <w:rsid w:val="00DD6747"/>
    <w:rsid w:val="00DE1FBC"/>
    <w:rsid w:val="00DE5C3D"/>
    <w:rsid w:val="00E02500"/>
    <w:rsid w:val="00E07943"/>
    <w:rsid w:val="00E12ED8"/>
    <w:rsid w:val="00E162C9"/>
    <w:rsid w:val="00E1685A"/>
    <w:rsid w:val="00E3005D"/>
    <w:rsid w:val="00E30491"/>
    <w:rsid w:val="00E473ED"/>
    <w:rsid w:val="00E47DAF"/>
    <w:rsid w:val="00E51770"/>
    <w:rsid w:val="00E62550"/>
    <w:rsid w:val="00E65B09"/>
    <w:rsid w:val="00E73B92"/>
    <w:rsid w:val="00E83116"/>
    <w:rsid w:val="00E914E5"/>
    <w:rsid w:val="00E91B86"/>
    <w:rsid w:val="00EA6CEC"/>
    <w:rsid w:val="00EA7AC2"/>
    <w:rsid w:val="00EC000C"/>
    <w:rsid w:val="00EC6C9E"/>
    <w:rsid w:val="00ED0963"/>
    <w:rsid w:val="00EF2FD5"/>
    <w:rsid w:val="00F11473"/>
    <w:rsid w:val="00F253C5"/>
    <w:rsid w:val="00F270C0"/>
    <w:rsid w:val="00F30624"/>
    <w:rsid w:val="00F43923"/>
    <w:rsid w:val="00F4717F"/>
    <w:rsid w:val="00F5301B"/>
    <w:rsid w:val="00F55CE3"/>
    <w:rsid w:val="00F62D17"/>
    <w:rsid w:val="00F662D4"/>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E882C"/>
  <w15:chartTrackingRefBased/>
  <w15:docId w15:val="{47501497-A00C-AE4C-B5EB-6AB6C21B6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3C3A2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uchoang/Desktop/Bewerbungen/d-fine/Anschreibe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Anschreiben.dotx</Template>
  <TotalTime>0</TotalTime>
  <Pages>1</Pages>
  <Words>642</Words>
  <Characters>4049</Characters>
  <Application>Microsoft Office Word</Application>
  <DocSecurity>0</DocSecurity>
  <Lines>33</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Hoang</dc:creator>
  <cp:keywords/>
  <dc:description/>
  <cp:lastModifiedBy>David Döbele</cp:lastModifiedBy>
  <cp:revision>7</cp:revision>
  <dcterms:created xsi:type="dcterms:W3CDTF">2023-08-29T17:30:00Z</dcterms:created>
  <dcterms:modified xsi:type="dcterms:W3CDTF">2023-09-05T17:07:00Z</dcterms:modified>
</cp:coreProperties>
</file>