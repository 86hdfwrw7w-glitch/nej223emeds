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EB36" w14:textId="77777777" w:rsidR="007C57EC" w:rsidRDefault="007C57EC" w:rsidP="006A7895">
      <w:pPr>
        <w:jc w:val="right"/>
        <w:rPr>
          <w:sz w:val="21"/>
          <w:szCs w:val="21"/>
        </w:rPr>
      </w:pPr>
    </w:p>
    <w:p w14:paraId="7BFC7C9D" w14:textId="7E912BD1" w:rsidR="006D2592" w:rsidRPr="00FE4E33" w:rsidRDefault="00C747EB" w:rsidP="006A7895">
      <w:pPr>
        <w:jc w:val="right"/>
        <w:rPr>
          <w:sz w:val="21"/>
          <w:szCs w:val="21"/>
        </w:rPr>
      </w:pPr>
      <w:r w:rsidRPr="00FE4E33">
        <w:rPr>
          <w:sz w:val="21"/>
          <w:szCs w:val="21"/>
        </w:rPr>
        <w:t>Benedikt Javier</w:t>
      </w:r>
      <w:r w:rsidR="003D5D1E" w:rsidRPr="00FE4E33">
        <w:rPr>
          <w:sz w:val="21"/>
          <w:szCs w:val="21"/>
        </w:rPr>
        <w:t xml:space="preserve"> </w:t>
      </w:r>
      <w:r w:rsidRPr="00FE4E33">
        <w:rPr>
          <w:sz w:val="21"/>
          <w:szCs w:val="21"/>
        </w:rPr>
        <w:t>Horn</w:t>
      </w:r>
    </w:p>
    <w:p w14:paraId="76BD5CC8" w14:textId="77777777" w:rsidR="00FE4E33" w:rsidRPr="00FE4E33" w:rsidRDefault="00FE4E33" w:rsidP="006A7895">
      <w:pPr>
        <w:jc w:val="right"/>
        <w:rPr>
          <w:sz w:val="21"/>
          <w:szCs w:val="21"/>
        </w:rPr>
      </w:pPr>
      <w:r w:rsidRPr="00FE4E33">
        <w:rPr>
          <w:sz w:val="21"/>
          <w:szCs w:val="21"/>
        </w:rPr>
        <w:t xml:space="preserve">DCU Campus Residences, DCU Rooms </w:t>
      </w:r>
    </w:p>
    <w:p w14:paraId="2458A2A0" w14:textId="75BDE9BC" w:rsidR="00857C6F" w:rsidRPr="00FE4E33" w:rsidRDefault="00DD55FA" w:rsidP="006A7895">
      <w:pPr>
        <w:jc w:val="right"/>
        <w:rPr>
          <w:sz w:val="21"/>
          <w:szCs w:val="21"/>
        </w:rPr>
      </w:pPr>
      <w:r w:rsidRPr="00FE4E33">
        <w:rPr>
          <w:sz w:val="21"/>
          <w:szCs w:val="21"/>
        </w:rPr>
        <w:t>Ballymun Road</w:t>
      </w:r>
      <w:r w:rsidR="00FE4E33">
        <w:rPr>
          <w:sz w:val="21"/>
          <w:szCs w:val="21"/>
        </w:rPr>
        <w:t>, Glasnevin</w:t>
      </w:r>
    </w:p>
    <w:p w14:paraId="451AEE20" w14:textId="547B7223" w:rsidR="00857C6F" w:rsidRPr="00FE4E33" w:rsidRDefault="00DD55FA" w:rsidP="006A7895">
      <w:pPr>
        <w:jc w:val="right"/>
        <w:rPr>
          <w:sz w:val="21"/>
          <w:szCs w:val="21"/>
        </w:rPr>
      </w:pPr>
      <w:r w:rsidRPr="00FE4E33">
        <w:rPr>
          <w:sz w:val="21"/>
          <w:szCs w:val="21"/>
        </w:rPr>
        <w:t>D09W6Y4</w:t>
      </w:r>
      <w:r w:rsidR="00E97C49" w:rsidRPr="00FE4E33">
        <w:rPr>
          <w:sz w:val="21"/>
          <w:szCs w:val="21"/>
        </w:rPr>
        <w:t>,</w:t>
      </w:r>
      <w:r w:rsidR="00FE4E33">
        <w:rPr>
          <w:sz w:val="21"/>
          <w:szCs w:val="21"/>
        </w:rPr>
        <w:t xml:space="preserve"> Dublin 9,</w:t>
      </w:r>
      <w:r w:rsidR="00E97C49" w:rsidRPr="00FE4E33">
        <w:rPr>
          <w:sz w:val="21"/>
          <w:szCs w:val="21"/>
        </w:rPr>
        <w:t xml:space="preserve"> Ir</w:t>
      </w:r>
      <w:r w:rsidR="007C57EC">
        <w:rPr>
          <w:sz w:val="21"/>
          <w:szCs w:val="21"/>
        </w:rPr>
        <w:t>e</w:t>
      </w:r>
      <w:r w:rsidR="00E97C49" w:rsidRPr="00FE4E33">
        <w:rPr>
          <w:sz w:val="21"/>
          <w:szCs w:val="21"/>
        </w:rPr>
        <w:t>land</w:t>
      </w:r>
    </w:p>
    <w:p w14:paraId="12BA391A" w14:textId="2A94A1A7" w:rsidR="006A7895" w:rsidRPr="002927F8" w:rsidRDefault="00C747EB" w:rsidP="006A7895">
      <w:pPr>
        <w:jc w:val="right"/>
        <w:rPr>
          <w:sz w:val="21"/>
          <w:szCs w:val="21"/>
        </w:rPr>
      </w:pPr>
      <w:r w:rsidRPr="002927F8">
        <w:rPr>
          <w:sz w:val="21"/>
          <w:szCs w:val="21"/>
        </w:rPr>
        <w:t>Benedikt.horn2006@gmail</w:t>
      </w:r>
      <w:r w:rsidR="00857C6F" w:rsidRPr="002927F8">
        <w:rPr>
          <w:sz w:val="21"/>
          <w:szCs w:val="21"/>
        </w:rPr>
        <w:t>.com</w:t>
      </w:r>
    </w:p>
    <w:p w14:paraId="170FE07D" w14:textId="4F395589" w:rsidR="00F270C0" w:rsidRPr="002927F8" w:rsidRDefault="006D2592" w:rsidP="005F2E32">
      <w:pPr>
        <w:jc w:val="right"/>
        <w:rPr>
          <w:rFonts w:ascii="Georgia" w:hAnsi="Georgia" w:cs="Georgia"/>
          <w:color w:val="000000"/>
          <w:sz w:val="21"/>
          <w:szCs w:val="21"/>
        </w:rPr>
      </w:pPr>
      <w:r w:rsidRPr="002927F8">
        <w:rPr>
          <w:sz w:val="21"/>
          <w:szCs w:val="21"/>
        </w:rPr>
        <w:t>+</w:t>
      </w:r>
      <w:r w:rsidR="00857C6F" w:rsidRPr="002927F8">
        <w:rPr>
          <w:sz w:val="21"/>
          <w:szCs w:val="21"/>
        </w:rPr>
        <w:t xml:space="preserve">49 </w:t>
      </w:r>
      <w:r w:rsidR="00C747EB" w:rsidRPr="002927F8">
        <w:rPr>
          <w:sz w:val="21"/>
          <w:szCs w:val="21"/>
        </w:rPr>
        <w:t>176 66339808</w:t>
      </w:r>
    </w:p>
    <w:p w14:paraId="59391BF7" w14:textId="77777777" w:rsidR="007C17C5" w:rsidRPr="007C17C5" w:rsidRDefault="007C17C5" w:rsidP="007C17C5">
      <w:pPr>
        <w:rPr>
          <w:sz w:val="21"/>
          <w:szCs w:val="21"/>
          <w:lang w:val="de-DE"/>
        </w:rPr>
      </w:pPr>
      <w:r w:rsidRPr="007C17C5">
        <w:rPr>
          <w:sz w:val="21"/>
          <w:szCs w:val="21"/>
          <w:lang w:val="de-DE"/>
        </w:rPr>
        <w:t>4GC Advisory GmbH</w:t>
      </w:r>
    </w:p>
    <w:p w14:paraId="7EF2BA81" w14:textId="77777777" w:rsidR="007C17C5" w:rsidRPr="007C17C5" w:rsidRDefault="007C17C5" w:rsidP="007C17C5">
      <w:pPr>
        <w:rPr>
          <w:sz w:val="21"/>
          <w:szCs w:val="21"/>
          <w:lang w:val="de-DE"/>
        </w:rPr>
      </w:pPr>
      <w:proofErr w:type="spellStart"/>
      <w:r w:rsidRPr="007C17C5">
        <w:rPr>
          <w:sz w:val="21"/>
          <w:szCs w:val="21"/>
          <w:lang w:val="de-DE"/>
        </w:rPr>
        <w:t>Möhlstraße</w:t>
      </w:r>
      <w:proofErr w:type="spellEnd"/>
      <w:r w:rsidRPr="007C17C5">
        <w:rPr>
          <w:sz w:val="21"/>
          <w:szCs w:val="21"/>
          <w:lang w:val="de-DE"/>
        </w:rPr>
        <w:t xml:space="preserve"> 12</w:t>
      </w:r>
    </w:p>
    <w:p w14:paraId="12498CC5" w14:textId="6AA48E24" w:rsidR="007C17C5" w:rsidRDefault="007C17C5" w:rsidP="007C17C5">
      <w:pPr>
        <w:rPr>
          <w:sz w:val="21"/>
          <w:szCs w:val="21"/>
          <w:lang w:val="de-DE"/>
        </w:rPr>
      </w:pPr>
      <w:r w:rsidRPr="007C17C5">
        <w:rPr>
          <w:sz w:val="21"/>
          <w:szCs w:val="21"/>
          <w:lang w:val="de-DE"/>
        </w:rPr>
        <w:t xml:space="preserve">81675 </w:t>
      </w:r>
      <w:r>
        <w:rPr>
          <w:sz w:val="21"/>
          <w:szCs w:val="21"/>
          <w:lang w:val="de-DE"/>
        </w:rPr>
        <w:t>Munich</w:t>
      </w:r>
      <w:r w:rsidRPr="007C17C5">
        <w:rPr>
          <w:sz w:val="21"/>
          <w:szCs w:val="21"/>
          <w:lang w:val="de-DE"/>
        </w:rPr>
        <w:t xml:space="preserve">, </w:t>
      </w:r>
      <w:r>
        <w:rPr>
          <w:sz w:val="21"/>
          <w:szCs w:val="21"/>
          <w:lang w:val="de-DE"/>
        </w:rPr>
        <w:t>Germany</w:t>
      </w:r>
      <w:r w:rsidRPr="007C17C5">
        <w:rPr>
          <w:sz w:val="21"/>
          <w:szCs w:val="21"/>
          <w:lang w:val="de-DE"/>
        </w:rPr>
        <w:t xml:space="preserve"> </w:t>
      </w:r>
    </w:p>
    <w:p w14:paraId="0731715D" w14:textId="43FE6A87" w:rsidR="001E0088" w:rsidRPr="007C17C5" w:rsidRDefault="00D7593F" w:rsidP="007C17C5">
      <w:pPr>
        <w:jc w:val="right"/>
        <w:rPr>
          <w:sz w:val="21"/>
          <w:szCs w:val="21"/>
        </w:rPr>
      </w:pPr>
      <w:r w:rsidRPr="007C17C5">
        <w:rPr>
          <w:sz w:val="21"/>
          <w:szCs w:val="21"/>
        </w:rPr>
        <w:t>Dublin</w:t>
      </w:r>
      <w:r w:rsidR="002D594E" w:rsidRPr="007C17C5">
        <w:rPr>
          <w:sz w:val="21"/>
          <w:szCs w:val="21"/>
        </w:rPr>
        <w:t xml:space="preserve">, </w:t>
      </w:r>
      <w:r w:rsidR="000C109B" w:rsidRPr="007C17C5">
        <w:rPr>
          <w:sz w:val="21"/>
          <w:szCs w:val="21"/>
        </w:rPr>
        <w:t>0</w:t>
      </w:r>
      <w:r w:rsidR="00DD55FA" w:rsidRPr="007C17C5">
        <w:rPr>
          <w:sz w:val="21"/>
          <w:szCs w:val="21"/>
        </w:rPr>
        <w:t>8</w:t>
      </w:r>
      <w:r w:rsidR="002D594E" w:rsidRPr="007C17C5">
        <w:rPr>
          <w:sz w:val="21"/>
          <w:szCs w:val="21"/>
        </w:rPr>
        <w:t>.</w:t>
      </w:r>
      <w:r w:rsidR="000C109B" w:rsidRPr="007C17C5">
        <w:rPr>
          <w:sz w:val="21"/>
          <w:szCs w:val="21"/>
        </w:rPr>
        <w:t>09</w:t>
      </w:r>
      <w:r w:rsidR="006A7895" w:rsidRPr="007C17C5">
        <w:rPr>
          <w:sz w:val="21"/>
          <w:szCs w:val="21"/>
        </w:rPr>
        <w:t>.</w:t>
      </w:r>
      <w:r w:rsidR="000C109B" w:rsidRPr="007C17C5">
        <w:rPr>
          <w:sz w:val="21"/>
          <w:szCs w:val="21"/>
        </w:rPr>
        <w:t>20225</w:t>
      </w:r>
    </w:p>
    <w:p w14:paraId="4E5CE2D7" w14:textId="77777777" w:rsidR="00A61578" w:rsidRPr="007C17C5" w:rsidRDefault="00A61578" w:rsidP="000A5AB8">
      <w:pPr>
        <w:rPr>
          <w:b/>
          <w:bCs/>
          <w:sz w:val="21"/>
          <w:szCs w:val="21"/>
        </w:rPr>
      </w:pPr>
    </w:p>
    <w:p w14:paraId="22C05FA8" w14:textId="77777777" w:rsidR="004E1B5B" w:rsidRPr="007C17C5" w:rsidRDefault="004E1B5B" w:rsidP="000A5AB8">
      <w:pPr>
        <w:rPr>
          <w:b/>
          <w:bCs/>
          <w:sz w:val="21"/>
          <w:szCs w:val="21"/>
        </w:rPr>
      </w:pPr>
    </w:p>
    <w:p w14:paraId="3A5BDDA8" w14:textId="538924F3" w:rsidR="004A615C" w:rsidRPr="007C57EC" w:rsidRDefault="004E1B5B" w:rsidP="000A5AB8">
      <w:pPr>
        <w:rPr>
          <w:ins w:id="0" w:author="Benedikt Horn" w:date="2025-09-06T14:23:00Z"/>
          <w:b/>
          <w:bCs/>
          <w:sz w:val="21"/>
          <w:szCs w:val="21"/>
        </w:rPr>
      </w:pPr>
      <w:r w:rsidRPr="007C57EC">
        <w:rPr>
          <w:b/>
          <w:bCs/>
          <w:sz w:val="21"/>
          <w:szCs w:val="21"/>
        </w:rPr>
        <w:t>Application for an internship in Investment</w:t>
      </w:r>
      <w:r w:rsidR="007C17C5">
        <w:rPr>
          <w:b/>
          <w:bCs/>
          <w:sz w:val="21"/>
          <w:szCs w:val="21"/>
        </w:rPr>
        <w:t xml:space="preserve"> B</w:t>
      </w:r>
      <w:r w:rsidRPr="007C57EC">
        <w:rPr>
          <w:b/>
          <w:bCs/>
          <w:sz w:val="21"/>
          <w:szCs w:val="21"/>
        </w:rPr>
        <w:t xml:space="preserve">anking </w:t>
      </w:r>
      <w:r w:rsidR="0099776A" w:rsidRPr="007C57EC">
        <w:rPr>
          <w:b/>
          <w:bCs/>
          <w:sz w:val="21"/>
          <w:szCs w:val="21"/>
        </w:rPr>
        <w:t xml:space="preserve"> </w:t>
      </w:r>
    </w:p>
    <w:p w14:paraId="04181EAE" w14:textId="77777777" w:rsidR="005F2E32" w:rsidRPr="007C57EC" w:rsidRDefault="005F2E32" w:rsidP="000A5AB8">
      <w:pPr>
        <w:rPr>
          <w:rFonts w:ascii="Georgia" w:hAnsi="Georgia"/>
          <w:b/>
          <w:sz w:val="21"/>
          <w:szCs w:val="21"/>
        </w:rPr>
      </w:pPr>
    </w:p>
    <w:p w14:paraId="19551EC3" w14:textId="77777777" w:rsidR="004E1B5B" w:rsidRPr="007C57EC" w:rsidRDefault="004E1B5B" w:rsidP="000A5AB8">
      <w:pPr>
        <w:rPr>
          <w:rFonts w:ascii="Georgia" w:hAnsi="Georgia"/>
          <w:b/>
          <w:sz w:val="21"/>
          <w:szCs w:val="21"/>
        </w:rPr>
      </w:pPr>
    </w:p>
    <w:p w14:paraId="58011484" w14:textId="3C7CEC3D" w:rsidR="004E1B5B" w:rsidRDefault="004E1B5B" w:rsidP="004E1B5B">
      <w:pPr>
        <w:rPr>
          <w:sz w:val="21"/>
          <w:szCs w:val="21"/>
        </w:rPr>
      </w:pPr>
      <w:r w:rsidRPr="004E1B5B">
        <w:rPr>
          <w:sz w:val="21"/>
          <w:szCs w:val="21"/>
        </w:rPr>
        <w:t>Dear Sir or Madam,</w:t>
      </w:r>
    </w:p>
    <w:p w14:paraId="7EA86ADB" w14:textId="77777777" w:rsidR="004E1B5B" w:rsidRPr="004E1B5B" w:rsidDel="008D002C" w:rsidRDefault="004E1B5B" w:rsidP="004E1B5B">
      <w:pPr>
        <w:rPr>
          <w:del w:id="1" w:author="David Döbele" w:date="2025-09-18T17:46:00Z" w16du:dateUtc="2025-09-18T15:46:00Z"/>
          <w:sz w:val="21"/>
          <w:szCs w:val="21"/>
        </w:rPr>
      </w:pPr>
    </w:p>
    <w:p w14:paraId="684127A4" w14:textId="77777777" w:rsidR="004E1B5B" w:rsidRPr="004E1B5B" w:rsidRDefault="004E1B5B" w:rsidP="004E1B5B">
      <w:pPr>
        <w:rPr>
          <w:sz w:val="21"/>
          <w:szCs w:val="21"/>
        </w:rPr>
      </w:pPr>
    </w:p>
    <w:p w14:paraId="269AAA8D" w14:textId="77777777" w:rsidR="004E1B5B" w:rsidRPr="004E1B5B" w:rsidRDefault="004E1B5B" w:rsidP="004E1B5B">
      <w:pPr>
        <w:rPr>
          <w:sz w:val="21"/>
          <w:szCs w:val="21"/>
        </w:rPr>
      </w:pPr>
      <w:r w:rsidRPr="004E1B5B">
        <w:rPr>
          <w:sz w:val="21"/>
          <w:szCs w:val="21"/>
        </w:rPr>
        <w:t>From an early age, I developed an interest in economic relationships and the capital market. During my school years, my interest intensified through independent research and the establishment of a successful stock portfolio. A day at Goldman Sachs' headquarters in New York was particularly significant, as I had the opportunity to accompany an investment banker and gain insights into current processes. I am particularly attracted to the dynamic, analytical, and transaction-oriented work in M&amp;A. That is why I would like to complete a twelve-week internship with you in M&amp;A after the second semester, starting in May 2026. I am particularly attracted to the dynamic, analytical, and transaction-oriented work in M&amp;A</w:t>
      </w:r>
      <w:commentRangeStart w:id="2"/>
      <w:r w:rsidRPr="004E1B5B">
        <w:rPr>
          <w:sz w:val="21"/>
          <w:szCs w:val="21"/>
        </w:rPr>
        <w:t>. That is why I would like to complete a twelve-week internship with you in M&amp;A after the second semester, starting in May 2026.</w:t>
      </w:r>
      <w:commentRangeEnd w:id="2"/>
      <w:r w:rsidR="008D002C">
        <w:rPr>
          <w:rStyle w:val="Kommentarzeichen"/>
          <w:rFonts w:asciiTheme="minorHAnsi" w:eastAsiaTheme="minorHAnsi" w:hAnsiTheme="minorHAnsi" w:cstheme="minorBidi"/>
          <w:lang w:val="de-DE"/>
        </w:rPr>
        <w:commentReference w:id="2"/>
      </w:r>
    </w:p>
    <w:p w14:paraId="168DB340" w14:textId="77777777" w:rsidR="004E1B5B" w:rsidRPr="004E1B5B" w:rsidRDefault="004E1B5B" w:rsidP="004E1B5B">
      <w:pPr>
        <w:rPr>
          <w:sz w:val="21"/>
          <w:szCs w:val="21"/>
        </w:rPr>
      </w:pPr>
    </w:p>
    <w:p w14:paraId="5522516D" w14:textId="77777777" w:rsidR="004E1B5B" w:rsidRPr="004E1B5B" w:rsidRDefault="004E1B5B" w:rsidP="004E1B5B">
      <w:pPr>
        <w:rPr>
          <w:sz w:val="21"/>
          <w:szCs w:val="21"/>
        </w:rPr>
      </w:pPr>
      <w:r w:rsidRPr="004E1B5B">
        <w:rPr>
          <w:sz w:val="21"/>
          <w:szCs w:val="21"/>
        </w:rPr>
        <w:t xml:space="preserve">During my internship at </w:t>
      </w:r>
      <w:proofErr w:type="spellStart"/>
      <w:r w:rsidRPr="004E1B5B">
        <w:rPr>
          <w:sz w:val="21"/>
          <w:szCs w:val="21"/>
        </w:rPr>
        <w:t>Intero</w:t>
      </w:r>
      <w:proofErr w:type="spellEnd"/>
      <w:r w:rsidRPr="004E1B5B">
        <w:rPr>
          <w:sz w:val="21"/>
          <w:szCs w:val="21"/>
        </w:rPr>
        <w:t xml:space="preserve"> Consulting in Munich, I gained my first experience in advising DAX 40 companies. Through Excel analyses, cost-benefit assessments, and the creation of presentations, I further developed my analytical skills, attention to detail, and structured approach to work. Direct interaction with clients strengthened my communication skills and professionalism. In addition, during my stay abroad in the USA, I founded the fitness and coaching brand JavierStrong, where I was responsible for marketing, pricing, and sales. This project strengthened my entrepreneurial spirit, assertiveness, and leadership skills – qualities that help me take responsibility in dynamic situations. My international experience, gained at two different high schools in two other US states, where I won a regional debating competition and became politically active, has also sharpened my argumentation skills, intercultural competence, and resilience under stressful conditions. Following my stay abroad in the US in 2024/25, I am now in my first semester of studying Global Business at Dublin City University – Business School in Dublin.</w:t>
      </w:r>
    </w:p>
    <w:p w14:paraId="209A9EC3" w14:textId="77777777" w:rsidR="004E1B5B" w:rsidRPr="004E1B5B" w:rsidRDefault="004E1B5B" w:rsidP="004E1B5B">
      <w:pPr>
        <w:rPr>
          <w:sz w:val="21"/>
          <w:szCs w:val="21"/>
        </w:rPr>
      </w:pPr>
    </w:p>
    <w:p w14:paraId="791D132D" w14:textId="0F7D5B16" w:rsidR="007C57EC" w:rsidRDefault="007C17C5" w:rsidP="004E1B5B">
      <w:pPr>
        <w:rPr>
          <w:sz w:val="21"/>
          <w:szCs w:val="21"/>
        </w:rPr>
      </w:pPr>
      <w:r w:rsidRPr="007C17C5">
        <w:rPr>
          <w:sz w:val="21"/>
          <w:szCs w:val="21"/>
        </w:rPr>
        <w:t xml:space="preserve">I was particularly impressed by your exclusive advisory services to </w:t>
      </w:r>
      <w:proofErr w:type="spellStart"/>
      <w:r w:rsidRPr="007C17C5">
        <w:rPr>
          <w:sz w:val="21"/>
          <w:szCs w:val="21"/>
        </w:rPr>
        <w:t>Spanflug</w:t>
      </w:r>
      <w:proofErr w:type="spellEnd"/>
      <w:r w:rsidRPr="007C17C5">
        <w:rPr>
          <w:sz w:val="21"/>
          <w:szCs w:val="21"/>
        </w:rPr>
        <w:t xml:space="preserve"> Technologies during CERATIZIT's strategic growth phase. This deal is an impressive example of how 4GC Advisory successfully brings together innovative tech spin-offs – in this case from the Technical University of Munich – with leading global industry partners. In a market environment increasingly </w:t>
      </w:r>
      <w:proofErr w:type="spellStart"/>
      <w:r w:rsidRPr="007C17C5">
        <w:rPr>
          <w:sz w:val="21"/>
          <w:szCs w:val="21"/>
        </w:rPr>
        <w:t>characterised</w:t>
      </w:r>
      <w:proofErr w:type="spellEnd"/>
      <w:r w:rsidRPr="007C17C5">
        <w:rPr>
          <w:sz w:val="21"/>
          <w:szCs w:val="21"/>
        </w:rPr>
        <w:t xml:space="preserve"> by automation and </w:t>
      </w:r>
      <w:proofErr w:type="spellStart"/>
      <w:r w:rsidRPr="007C17C5">
        <w:rPr>
          <w:sz w:val="21"/>
          <w:szCs w:val="21"/>
        </w:rPr>
        <w:t>digitalisation</w:t>
      </w:r>
      <w:proofErr w:type="spellEnd"/>
      <w:r w:rsidRPr="007C17C5">
        <w:rPr>
          <w:sz w:val="21"/>
          <w:szCs w:val="21"/>
        </w:rPr>
        <w:t xml:space="preserve">, your company is demonstrating how it develops sustainable solutions for scaling future technologies. It is precisely this ability to connect industrial tech innovations with established players in the manufacturing industry that makes 4GC Advisory an inspiring partner for me. In this context, I see an excellent opportunity to contribute and continuously develop my entrepreneurial thinking and analytical skills, which I acquired through my internship at </w:t>
      </w:r>
      <w:proofErr w:type="spellStart"/>
      <w:r w:rsidRPr="007C17C5">
        <w:rPr>
          <w:sz w:val="21"/>
          <w:szCs w:val="21"/>
        </w:rPr>
        <w:t>Intero</w:t>
      </w:r>
      <w:proofErr w:type="spellEnd"/>
      <w:r w:rsidRPr="007C17C5">
        <w:rPr>
          <w:sz w:val="21"/>
          <w:szCs w:val="21"/>
        </w:rPr>
        <w:t xml:space="preserve"> Consulting and a completed three-month course in ‘Excel Skills for Business’ at Macquarie University, Australia.</w:t>
      </w:r>
    </w:p>
    <w:p w14:paraId="6E04597E" w14:textId="77777777" w:rsidR="007C17C5" w:rsidRPr="004E1B5B" w:rsidRDefault="007C17C5" w:rsidP="004E1B5B">
      <w:pPr>
        <w:rPr>
          <w:sz w:val="21"/>
          <w:szCs w:val="21"/>
        </w:rPr>
      </w:pPr>
    </w:p>
    <w:p w14:paraId="59F78012" w14:textId="77777777" w:rsidR="004E1B5B" w:rsidRPr="004E1B5B" w:rsidRDefault="004E1B5B" w:rsidP="004E1B5B">
      <w:pPr>
        <w:rPr>
          <w:sz w:val="21"/>
          <w:szCs w:val="21"/>
        </w:rPr>
      </w:pPr>
      <w:r w:rsidRPr="004E1B5B">
        <w:rPr>
          <w:sz w:val="21"/>
          <w:szCs w:val="21"/>
        </w:rPr>
        <w:t>During the internship, I expect not only to increase my knowledge rapidly, but also to have the opportunity to take on responsibility and contribute my own ideas. Thanks to my strong motivation, international experience, and team spirit, I am confident that I can make a valuable contribution. I would be delighted to convince you of my motivation and abilities in a personal interview.</w:t>
      </w:r>
    </w:p>
    <w:p w14:paraId="06F92A94" w14:textId="77777777" w:rsidR="004E1B5B" w:rsidRPr="004E1B5B" w:rsidRDefault="004E1B5B" w:rsidP="004E1B5B">
      <w:pPr>
        <w:rPr>
          <w:sz w:val="21"/>
          <w:szCs w:val="21"/>
        </w:rPr>
      </w:pPr>
    </w:p>
    <w:p w14:paraId="08073F8F" w14:textId="5DB440EE" w:rsidR="002E1483" w:rsidRPr="004E427F" w:rsidRDefault="004E1B5B" w:rsidP="004E1B5B">
      <w:pPr>
        <w:jc w:val="both"/>
        <w:rPr>
          <w:sz w:val="21"/>
          <w:szCs w:val="21"/>
        </w:rPr>
      </w:pPr>
      <w:r>
        <w:rPr>
          <w:noProof/>
          <w:sz w:val="20"/>
          <w:szCs w:val="20"/>
        </w:rPr>
        <w:drawing>
          <wp:anchor distT="0" distB="0" distL="114300" distR="114300" simplePos="0" relativeHeight="251658240" behindDoc="0" locked="0" layoutInCell="1" allowOverlap="1" wp14:anchorId="04FCE689" wp14:editId="4C7778D3">
            <wp:simplePos x="0" y="0"/>
            <wp:positionH relativeFrom="column">
              <wp:posOffset>-48895</wp:posOffset>
            </wp:positionH>
            <wp:positionV relativeFrom="paragraph">
              <wp:posOffset>304165</wp:posOffset>
            </wp:positionV>
            <wp:extent cx="1374775" cy="468630"/>
            <wp:effectExtent l="0" t="0" r="0" b="1270"/>
            <wp:wrapNone/>
            <wp:docPr id="150413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2623" name="Picture 15041326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4775" cy="46863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4E1B5B">
        <w:rPr>
          <w:sz w:val="21"/>
          <w:szCs w:val="21"/>
          <w:lang w:val="de-DE"/>
        </w:rPr>
        <w:t>Yours</w:t>
      </w:r>
      <w:proofErr w:type="spellEnd"/>
      <w:r w:rsidRPr="004E1B5B">
        <w:rPr>
          <w:sz w:val="21"/>
          <w:szCs w:val="21"/>
          <w:lang w:val="de-DE"/>
        </w:rPr>
        <w:t xml:space="preserve"> </w:t>
      </w:r>
      <w:proofErr w:type="spellStart"/>
      <w:r w:rsidRPr="004E1B5B">
        <w:rPr>
          <w:sz w:val="21"/>
          <w:szCs w:val="21"/>
          <w:lang w:val="de-DE"/>
        </w:rPr>
        <w:t>sincerely</w:t>
      </w:r>
      <w:proofErr w:type="spellEnd"/>
    </w:p>
    <w:sectPr w:rsidR="002E1483" w:rsidRPr="004E427F" w:rsidSect="005F2E32">
      <w:pgSz w:w="11906" w:h="16838"/>
      <w:pgMar w:top="1134" w:right="964" w:bottom="357" w:left="96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vid Döbele" w:date="2025-09-18T17:47:00Z" w:initials="DD">
    <w:p w14:paraId="6BD46720" w14:textId="77777777" w:rsidR="008D002C" w:rsidRDefault="008D002C" w:rsidP="008D002C">
      <w:r>
        <w:rPr>
          <w:rStyle w:val="Kommentarzeichen"/>
        </w:rPr>
        <w:annotationRef/>
      </w:r>
      <w:r>
        <w:rPr>
          <w:rFonts w:asciiTheme="minorHAnsi" w:eastAsiaTheme="minorHAnsi" w:hAnsiTheme="minorHAnsi" w:cstheme="minorBidi"/>
          <w:sz w:val="20"/>
          <w:szCs w:val="20"/>
          <w:lang w:val="de-DE"/>
        </w:rPr>
        <w:t>der satz ist doppelt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467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91DEC" w16cex:dateUtc="2025-09-18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46720" w16cid:durableId="29291D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ikt Horn">
    <w15:presenceInfo w15:providerId="Windows Live" w15:userId="deba81bffc37ecd3"/>
  </w15:person>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C72"/>
    <w:rsid w:val="00034B68"/>
    <w:rsid w:val="0004591A"/>
    <w:rsid w:val="00046459"/>
    <w:rsid w:val="00050F1D"/>
    <w:rsid w:val="000555E4"/>
    <w:rsid w:val="0005670D"/>
    <w:rsid w:val="000710B0"/>
    <w:rsid w:val="00073C82"/>
    <w:rsid w:val="00081359"/>
    <w:rsid w:val="000A154E"/>
    <w:rsid w:val="000A5AB8"/>
    <w:rsid w:val="000A6678"/>
    <w:rsid w:val="000A7DEB"/>
    <w:rsid w:val="000B1641"/>
    <w:rsid w:val="000C109B"/>
    <w:rsid w:val="000C55DE"/>
    <w:rsid w:val="000F371C"/>
    <w:rsid w:val="00117F83"/>
    <w:rsid w:val="00146C8E"/>
    <w:rsid w:val="00152DF9"/>
    <w:rsid w:val="00156A98"/>
    <w:rsid w:val="001669DB"/>
    <w:rsid w:val="001717E3"/>
    <w:rsid w:val="00171D11"/>
    <w:rsid w:val="001819B1"/>
    <w:rsid w:val="001A4522"/>
    <w:rsid w:val="001C17FC"/>
    <w:rsid w:val="001D079A"/>
    <w:rsid w:val="001E0088"/>
    <w:rsid w:val="001E0903"/>
    <w:rsid w:val="001E12CC"/>
    <w:rsid w:val="001E1EE7"/>
    <w:rsid w:val="002042CB"/>
    <w:rsid w:val="002062F6"/>
    <w:rsid w:val="00212042"/>
    <w:rsid w:val="002213EE"/>
    <w:rsid w:val="0023683A"/>
    <w:rsid w:val="002467A0"/>
    <w:rsid w:val="002536DC"/>
    <w:rsid w:val="00255EC1"/>
    <w:rsid w:val="00257D2A"/>
    <w:rsid w:val="002627D2"/>
    <w:rsid w:val="00263736"/>
    <w:rsid w:val="00264191"/>
    <w:rsid w:val="0027047C"/>
    <w:rsid w:val="002708C2"/>
    <w:rsid w:val="00274324"/>
    <w:rsid w:val="002927F8"/>
    <w:rsid w:val="002973D9"/>
    <w:rsid w:val="002A5B9F"/>
    <w:rsid w:val="002B62FB"/>
    <w:rsid w:val="002D309E"/>
    <w:rsid w:val="002D594E"/>
    <w:rsid w:val="002E1483"/>
    <w:rsid w:val="002E39B8"/>
    <w:rsid w:val="002F51FA"/>
    <w:rsid w:val="002F5908"/>
    <w:rsid w:val="00311A15"/>
    <w:rsid w:val="003126F8"/>
    <w:rsid w:val="003250EA"/>
    <w:rsid w:val="003421B1"/>
    <w:rsid w:val="00344E8F"/>
    <w:rsid w:val="00375D2D"/>
    <w:rsid w:val="003811BC"/>
    <w:rsid w:val="0038671F"/>
    <w:rsid w:val="003947A8"/>
    <w:rsid w:val="003A785D"/>
    <w:rsid w:val="003D464F"/>
    <w:rsid w:val="003D5D1E"/>
    <w:rsid w:val="003F3290"/>
    <w:rsid w:val="003F688C"/>
    <w:rsid w:val="00415608"/>
    <w:rsid w:val="00424CAF"/>
    <w:rsid w:val="00434D23"/>
    <w:rsid w:val="004403CB"/>
    <w:rsid w:val="00453C2F"/>
    <w:rsid w:val="00454C0B"/>
    <w:rsid w:val="00456304"/>
    <w:rsid w:val="0046226E"/>
    <w:rsid w:val="00474FC2"/>
    <w:rsid w:val="00492923"/>
    <w:rsid w:val="004A1501"/>
    <w:rsid w:val="004A615C"/>
    <w:rsid w:val="004B4510"/>
    <w:rsid w:val="004C156C"/>
    <w:rsid w:val="004C174A"/>
    <w:rsid w:val="004E1B5B"/>
    <w:rsid w:val="004E427F"/>
    <w:rsid w:val="00500EFA"/>
    <w:rsid w:val="00506322"/>
    <w:rsid w:val="00507BBD"/>
    <w:rsid w:val="005407D6"/>
    <w:rsid w:val="00542F06"/>
    <w:rsid w:val="00553EC8"/>
    <w:rsid w:val="005608D6"/>
    <w:rsid w:val="005705F7"/>
    <w:rsid w:val="00570B1D"/>
    <w:rsid w:val="00574140"/>
    <w:rsid w:val="005762CF"/>
    <w:rsid w:val="005842A0"/>
    <w:rsid w:val="00590834"/>
    <w:rsid w:val="00590E7F"/>
    <w:rsid w:val="00593C9C"/>
    <w:rsid w:val="005956F4"/>
    <w:rsid w:val="005B05CD"/>
    <w:rsid w:val="005B231F"/>
    <w:rsid w:val="005C55F7"/>
    <w:rsid w:val="005D7D49"/>
    <w:rsid w:val="005E00BC"/>
    <w:rsid w:val="005E63B8"/>
    <w:rsid w:val="005F2E32"/>
    <w:rsid w:val="005F350B"/>
    <w:rsid w:val="00603752"/>
    <w:rsid w:val="00632F05"/>
    <w:rsid w:val="0063723B"/>
    <w:rsid w:val="00644414"/>
    <w:rsid w:val="00647413"/>
    <w:rsid w:val="006502BE"/>
    <w:rsid w:val="0066201E"/>
    <w:rsid w:val="0069273F"/>
    <w:rsid w:val="006A7895"/>
    <w:rsid w:val="006B302C"/>
    <w:rsid w:val="006D2592"/>
    <w:rsid w:val="006F58EC"/>
    <w:rsid w:val="00706233"/>
    <w:rsid w:val="007251EA"/>
    <w:rsid w:val="007340D7"/>
    <w:rsid w:val="007472BD"/>
    <w:rsid w:val="00755A3D"/>
    <w:rsid w:val="00756295"/>
    <w:rsid w:val="0076681F"/>
    <w:rsid w:val="007675B1"/>
    <w:rsid w:val="00781614"/>
    <w:rsid w:val="00794FEA"/>
    <w:rsid w:val="00797EF1"/>
    <w:rsid w:val="007A3246"/>
    <w:rsid w:val="007A5BCD"/>
    <w:rsid w:val="007A64C5"/>
    <w:rsid w:val="007A719D"/>
    <w:rsid w:val="007B1B2B"/>
    <w:rsid w:val="007C17C5"/>
    <w:rsid w:val="007C403C"/>
    <w:rsid w:val="007C57EC"/>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2258"/>
    <w:rsid w:val="00883B55"/>
    <w:rsid w:val="0089337A"/>
    <w:rsid w:val="008A248F"/>
    <w:rsid w:val="008B402E"/>
    <w:rsid w:val="008C27C1"/>
    <w:rsid w:val="008D002C"/>
    <w:rsid w:val="008D6664"/>
    <w:rsid w:val="008D7CDB"/>
    <w:rsid w:val="008E100E"/>
    <w:rsid w:val="008E4BA9"/>
    <w:rsid w:val="008E7A27"/>
    <w:rsid w:val="008E7D17"/>
    <w:rsid w:val="0090242B"/>
    <w:rsid w:val="00906990"/>
    <w:rsid w:val="00991E04"/>
    <w:rsid w:val="0099776A"/>
    <w:rsid w:val="009A256E"/>
    <w:rsid w:val="009D07DC"/>
    <w:rsid w:val="009D3BBF"/>
    <w:rsid w:val="009F46A7"/>
    <w:rsid w:val="00A1282E"/>
    <w:rsid w:val="00A14247"/>
    <w:rsid w:val="00A216F7"/>
    <w:rsid w:val="00A40D57"/>
    <w:rsid w:val="00A44493"/>
    <w:rsid w:val="00A53760"/>
    <w:rsid w:val="00A61578"/>
    <w:rsid w:val="00A6457A"/>
    <w:rsid w:val="00A70016"/>
    <w:rsid w:val="00A84D32"/>
    <w:rsid w:val="00AA247A"/>
    <w:rsid w:val="00AA2791"/>
    <w:rsid w:val="00AA4C7C"/>
    <w:rsid w:val="00AB25E8"/>
    <w:rsid w:val="00AB4CD0"/>
    <w:rsid w:val="00AC61EE"/>
    <w:rsid w:val="00AC66C4"/>
    <w:rsid w:val="00AC7086"/>
    <w:rsid w:val="00AE26F5"/>
    <w:rsid w:val="00AE3A33"/>
    <w:rsid w:val="00B10F22"/>
    <w:rsid w:val="00B135CE"/>
    <w:rsid w:val="00B27A2C"/>
    <w:rsid w:val="00B3301F"/>
    <w:rsid w:val="00B339B8"/>
    <w:rsid w:val="00B346A7"/>
    <w:rsid w:val="00B43970"/>
    <w:rsid w:val="00B50A34"/>
    <w:rsid w:val="00B50AE9"/>
    <w:rsid w:val="00B54C38"/>
    <w:rsid w:val="00B5613E"/>
    <w:rsid w:val="00B57741"/>
    <w:rsid w:val="00B57CB1"/>
    <w:rsid w:val="00B77DCE"/>
    <w:rsid w:val="00B8146E"/>
    <w:rsid w:val="00B81B0E"/>
    <w:rsid w:val="00B87CA9"/>
    <w:rsid w:val="00B9666E"/>
    <w:rsid w:val="00BB3512"/>
    <w:rsid w:val="00BB3C75"/>
    <w:rsid w:val="00BF522D"/>
    <w:rsid w:val="00C0214A"/>
    <w:rsid w:val="00C030C1"/>
    <w:rsid w:val="00C074D9"/>
    <w:rsid w:val="00C11C4D"/>
    <w:rsid w:val="00C1562F"/>
    <w:rsid w:val="00C357FE"/>
    <w:rsid w:val="00C53B79"/>
    <w:rsid w:val="00C6717B"/>
    <w:rsid w:val="00C71380"/>
    <w:rsid w:val="00C747EB"/>
    <w:rsid w:val="00C77B87"/>
    <w:rsid w:val="00C9003C"/>
    <w:rsid w:val="00C97ECA"/>
    <w:rsid w:val="00CA1160"/>
    <w:rsid w:val="00CA702E"/>
    <w:rsid w:val="00CA7350"/>
    <w:rsid w:val="00CB4974"/>
    <w:rsid w:val="00CB639D"/>
    <w:rsid w:val="00CD4525"/>
    <w:rsid w:val="00CD51E6"/>
    <w:rsid w:val="00CE433B"/>
    <w:rsid w:val="00CF4893"/>
    <w:rsid w:val="00D30CEA"/>
    <w:rsid w:val="00D457EA"/>
    <w:rsid w:val="00D71D65"/>
    <w:rsid w:val="00D71D8E"/>
    <w:rsid w:val="00D7593F"/>
    <w:rsid w:val="00D9281A"/>
    <w:rsid w:val="00D967FB"/>
    <w:rsid w:val="00DA3404"/>
    <w:rsid w:val="00DA524B"/>
    <w:rsid w:val="00DB471D"/>
    <w:rsid w:val="00DD1863"/>
    <w:rsid w:val="00DD3349"/>
    <w:rsid w:val="00DD535E"/>
    <w:rsid w:val="00DD54E1"/>
    <w:rsid w:val="00DD55FA"/>
    <w:rsid w:val="00DD6747"/>
    <w:rsid w:val="00DE1FBC"/>
    <w:rsid w:val="00DE5C3D"/>
    <w:rsid w:val="00E02500"/>
    <w:rsid w:val="00E05F6E"/>
    <w:rsid w:val="00E12ED8"/>
    <w:rsid w:val="00E162C9"/>
    <w:rsid w:val="00E3005D"/>
    <w:rsid w:val="00E30491"/>
    <w:rsid w:val="00E473ED"/>
    <w:rsid w:val="00E47DAF"/>
    <w:rsid w:val="00E62550"/>
    <w:rsid w:val="00E65B09"/>
    <w:rsid w:val="00E73327"/>
    <w:rsid w:val="00E83116"/>
    <w:rsid w:val="00E914E5"/>
    <w:rsid w:val="00E91B86"/>
    <w:rsid w:val="00E97C49"/>
    <w:rsid w:val="00EA6CEC"/>
    <w:rsid w:val="00EA7AC2"/>
    <w:rsid w:val="00EC000C"/>
    <w:rsid w:val="00EF2FD5"/>
    <w:rsid w:val="00F06D16"/>
    <w:rsid w:val="00F11473"/>
    <w:rsid w:val="00F17016"/>
    <w:rsid w:val="00F253C5"/>
    <w:rsid w:val="00F270C0"/>
    <w:rsid w:val="00F30624"/>
    <w:rsid w:val="00F457C0"/>
    <w:rsid w:val="00F4717F"/>
    <w:rsid w:val="00F473B1"/>
    <w:rsid w:val="00F5301B"/>
    <w:rsid w:val="00F55CE3"/>
    <w:rsid w:val="00F74175"/>
    <w:rsid w:val="00F92A04"/>
    <w:rsid w:val="00FA4972"/>
    <w:rsid w:val="00FA5291"/>
    <w:rsid w:val="00FA5E00"/>
    <w:rsid w:val="00FB51D4"/>
    <w:rsid w:val="00FD7864"/>
    <w:rsid w:val="00FE4E3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B57741"/>
    <w:pPr>
      <w:spacing w:after="0" w:line="240" w:lineRule="auto"/>
    </w:pPr>
    <w:rPr>
      <w:rFonts w:ascii="Times New Roman" w:eastAsia="Times New Roman" w:hAnsi="Times New Roman" w:cs="Times New Roman"/>
      <w:sz w:val="24"/>
      <w:szCs w:val="24"/>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val="de-DE" w:eastAsia="en-GB"/>
    </w:rPr>
  </w:style>
  <w:style w:type="character" w:styleId="Hervorhebung">
    <w:name w:val="Emphasis"/>
    <w:basedOn w:val="Absatz-Standardschriftart"/>
    <w:uiPriority w:val="20"/>
    <w:qFormat/>
    <w:rsid w:val="00C074D9"/>
    <w:rPr>
      <w:i/>
      <w:iCs/>
    </w:rPr>
  </w:style>
  <w:style w:type="character" w:customStyle="1" w:styleId="interaction">
    <w:name w:val="interaction"/>
    <w:basedOn w:val="Absatz-Standardschriftart"/>
    <w:rsid w:val="00D71D65"/>
  </w:style>
  <w:style w:type="character" w:styleId="Fett">
    <w:name w:val="Strong"/>
    <w:basedOn w:val="Absatz-Standardschriftart"/>
    <w:uiPriority w:val="22"/>
    <w:qFormat/>
    <w:rsid w:val="00DD535E"/>
    <w:rPr>
      <w:b/>
      <w:bCs/>
    </w:rPr>
  </w:style>
  <w:style w:type="paragraph" w:styleId="berarbeitung">
    <w:name w:val="Revision"/>
    <w:hidden/>
    <w:uiPriority w:val="99"/>
    <w:semiHidden/>
    <w:rsid w:val="00E97C49"/>
    <w:pPr>
      <w:spacing w:after="0" w:line="240" w:lineRule="auto"/>
    </w:pPr>
  </w:style>
  <w:style w:type="character" w:styleId="Kommentarzeichen">
    <w:name w:val="annotation reference"/>
    <w:basedOn w:val="Absatz-Standardschriftart"/>
    <w:uiPriority w:val="99"/>
    <w:semiHidden/>
    <w:unhideWhenUsed/>
    <w:rsid w:val="00E97C49"/>
    <w:rPr>
      <w:sz w:val="16"/>
      <w:szCs w:val="16"/>
    </w:rPr>
  </w:style>
  <w:style w:type="paragraph" w:styleId="Kommentartext">
    <w:name w:val="annotation text"/>
    <w:basedOn w:val="Standard"/>
    <w:link w:val="KommentartextZchn"/>
    <w:uiPriority w:val="99"/>
    <w:semiHidden/>
    <w:unhideWhenUsed/>
    <w:rsid w:val="00E97C49"/>
    <w:pPr>
      <w:spacing w:after="160"/>
    </w:pPr>
    <w:rPr>
      <w:rFonts w:asciiTheme="minorHAnsi" w:eastAsiaTheme="minorHAnsi" w:hAnsiTheme="minorHAnsi" w:cstheme="minorBidi"/>
      <w:sz w:val="20"/>
      <w:szCs w:val="20"/>
      <w:lang w:val="de-DE"/>
    </w:rPr>
  </w:style>
  <w:style w:type="character" w:customStyle="1" w:styleId="KommentartextZchn">
    <w:name w:val="Kommentartext Zchn"/>
    <w:basedOn w:val="Absatz-Standardschriftart"/>
    <w:link w:val="Kommentartext"/>
    <w:uiPriority w:val="99"/>
    <w:semiHidden/>
    <w:rsid w:val="00E97C49"/>
    <w:rPr>
      <w:sz w:val="20"/>
      <w:szCs w:val="20"/>
    </w:rPr>
  </w:style>
  <w:style w:type="paragraph" w:styleId="Kommentarthema">
    <w:name w:val="annotation subject"/>
    <w:basedOn w:val="Kommentartext"/>
    <w:next w:val="Kommentartext"/>
    <w:link w:val="KommentarthemaZchn"/>
    <w:uiPriority w:val="99"/>
    <w:semiHidden/>
    <w:unhideWhenUsed/>
    <w:rsid w:val="00E97C49"/>
    <w:rPr>
      <w:b/>
      <w:bCs/>
    </w:rPr>
  </w:style>
  <w:style w:type="character" w:customStyle="1" w:styleId="KommentarthemaZchn">
    <w:name w:val="Kommentarthema Zchn"/>
    <w:basedOn w:val="KommentartextZchn"/>
    <w:link w:val="Kommentarthema"/>
    <w:uiPriority w:val="99"/>
    <w:semiHidden/>
    <w:rsid w:val="00E97C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3576862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50421261">
      <w:bodyDiv w:val="1"/>
      <w:marLeft w:val="0"/>
      <w:marRight w:val="0"/>
      <w:marTop w:val="0"/>
      <w:marBottom w:val="0"/>
      <w:divBdr>
        <w:top w:val="none" w:sz="0" w:space="0" w:color="auto"/>
        <w:left w:val="none" w:sz="0" w:space="0" w:color="auto"/>
        <w:bottom w:val="none" w:sz="0" w:space="0" w:color="auto"/>
        <w:right w:val="none" w:sz="0" w:space="0" w:color="auto"/>
      </w:divBdr>
      <w:divsChild>
        <w:div w:id="192773691">
          <w:marLeft w:val="0"/>
          <w:marRight w:val="0"/>
          <w:marTop w:val="0"/>
          <w:marBottom w:val="0"/>
          <w:divBdr>
            <w:top w:val="none" w:sz="0" w:space="0" w:color="auto"/>
            <w:left w:val="none" w:sz="0" w:space="0" w:color="auto"/>
            <w:bottom w:val="none" w:sz="0" w:space="0" w:color="auto"/>
            <w:right w:val="none" w:sz="0" w:space="0" w:color="auto"/>
          </w:divBdr>
        </w:div>
      </w:divsChild>
    </w:div>
    <w:div w:id="105782406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3603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6590282">
      <w:bodyDiv w:val="1"/>
      <w:marLeft w:val="0"/>
      <w:marRight w:val="0"/>
      <w:marTop w:val="0"/>
      <w:marBottom w:val="0"/>
      <w:divBdr>
        <w:top w:val="none" w:sz="0" w:space="0" w:color="auto"/>
        <w:left w:val="none" w:sz="0" w:space="0" w:color="auto"/>
        <w:bottom w:val="none" w:sz="0" w:space="0" w:color="auto"/>
        <w:right w:val="none" w:sz="0" w:space="0" w:color="auto"/>
      </w:divBdr>
      <w:divsChild>
        <w:div w:id="1963027782">
          <w:marLeft w:val="0"/>
          <w:marRight w:val="0"/>
          <w:marTop w:val="0"/>
          <w:marBottom w:val="0"/>
          <w:divBdr>
            <w:top w:val="none" w:sz="0" w:space="0" w:color="auto"/>
            <w:left w:val="none" w:sz="0" w:space="0" w:color="auto"/>
            <w:bottom w:val="none" w:sz="0" w:space="0" w:color="auto"/>
            <w:right w:val="none" w:sz="0" w:space="0" w:color="auto"/>
          </w:divBdr>
        </w:div>
      </w:divsChild>
    </w:div>
    <w:div w:id="1368994732">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2045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1864598">
      <w:bodyDiv w:val="1"/>
      <w:marLeft w:val="0"/>
      <w:marRight w:val="0"/>
      <w:marTop w:val="0"/>
      <w:marBottom w:val="0"/>
      <w:divBdr>
        <w:top w:val="none" w:sz="0" w:space="0" w:color="auto"/>
        <w:left w:val="none" w:sz="0" w:space="0" w:color="auto"/>
        <w:bottom w:val="none" w:sz="0" w:space="0" w:color="auto"/>
        <w:right w:val="none" w:sz="0" w:space="0" w:color="auto"/>
      </w:divBdr>
    </w:div>
    <w:div w:id="168050276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7520485">
      <w:bodyDiv w:val="1"/>
      <w:marLeft w:val="0"/>
      <w:marRight w:val="0"/>
      <w:marTop w:val="0"/>
      <w:marBottom w:val="0"/>
      <w:divBdr>
        <w:top w:val="none" w:sz="0" w:space="0" w:color="auto"/>
        <w:left w:val="none" w:sz="0" w:space="0" w:color="auto"/>
        <w:bottom w:val="none" w:sz="0" w:space="0" w:color="auto"/>
        <w:right w:val="none" w:sz="0" w:space="0" w:color="auto"/>
      </w:divBdr>
    </w:div>
    <w:div w:id="19514291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3197</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2025-09-16T19:06:00Z</dcterms:created>
  <dcterms:modified xsi:type="dcterms:W3CDTF">2025-09-18T15:47:00Z</dcterms:modified>
</cp:coreProperties>
</file>