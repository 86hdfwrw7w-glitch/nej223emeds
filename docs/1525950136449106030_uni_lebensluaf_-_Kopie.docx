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00"/>
        <w:gridCol w:w="1147"/>
        <w:gridCol w:w="1701"/>
        <w:tblGridChange w:id="0">
          <w:tblGrid>
            <w:gridCol w:w="1900"/>
            <w:gridCol w:w="5600"/>
            <w:gridCol w:w="1147"/>
            <w:gridCol w:w="1701"/>
          </w:tblGrid>
        </w:tblGridChange>
      </w:tblGrid>
      <w:tr w:rsidR="00BC391A" w14:paraId="02FD24F0" w14:textId="77777777">
        <w:tc>
          <w:tcPr>
            <w:tcW w:w="1034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13B4F" w14:textId="77777777" w:rsidR="00BC391A" w:rsidRDefault="00000000">
            <w:pPr>
              <w:spacing w:after="40"/>
              <w:jc w:val="center"/>
            </w:pPr>
            <w:bookmarkStart w:id="1" w:name="_Hlk234420725"/>
            <w:r>
              <w:rPr>
                <w:b/>
                <w:bCs/>
                <w:sz w:val="40"/>
                <w:szCs w:val="40"/>
              </w:rPr>
              <w:t>ALEXANDER GRIBANOV</w:t>
            </w:r>
          </w:p>
        </w:tc>
      </w:tr>
      <w:tr w:rsidR="00BC391A" w14:paraId="4C9EFA5B" w14:textId="77777777">
        <w:tc>
          <w:tcPr>
            <w:tcW w:w="10348" w:type="dxa"/>
            <w:gridSpan w:val="4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447EB97E" w14:textId="0205DDFA" w:rsidR="00BC391A" w:rsidRDefault="00000000">
            <w:pPr>
              <w:spacing w:after="120"/>
              <w:jc w:val="center"/>
            </w:pPr>
            <w:r>
              <w:rPr>
                <w:sz w:val="22"/>
                <w:szCs w:val="22"/>
              </w:rPr>
              <w:t xml:space="preserve">Am Eichenplatz 12a, 22549 </w:t>
            </w:r>
            <w:proofErr w:type="gramStart"/>
            <w:r>
              <w:rPr>
                <w:sz w:val="22"/>
                <w:szCs w:val="22"/>
              </w:rPr>
              <w:t>Hamburg  •</w:t>
            </w:r>
            <w:proofErr w:type="gramEnd"/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>alexander.gribanov2008@gmail.com  •</w:t>
            </w:r>
            <w:proofErr w:type="gramEnd"/>
            <w:r>
              <w:rPr>
                <w:sz w:val="22"/>
                <w:szCs w:val="22"/>
              </w:rPr>
              <w:t xml:space="preserve">  +49 (0) 17695156448</w:t>
            </w:r>
          </w:p>
        </w:tc>
      </w:tr>
      <w:tr w:rsidR="00BC391A" w14:paraId="0D37762C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54F1B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09F74EE7" w14:textId="31B46DCA" w:rsidR="00747AC5" w:rsidRPr="00805407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BILDUNG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9A9F39" w14:textId="77777777" w:rsidR="00BC391A" w:rsidRDefault="00000000">
            <w:r>
              <w:rPr>
                <w:b/>
                <w:bCs/>
                <w:sz w:val="22"/>
                <w:szCs w:val="22"/>
              </w:rPr>
              <w:t>UNIVERSITÄT MANNHEIM</w:t>
            </w:r>
          </w:p>
        </w:tc>
        <w:tc>
          <w:tcPr>
            <w:tcW w:w="28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B4D7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MANNHEIM</w:t>
            </w:r>
          </w:p>
        </w:tc>
      </w:tr>
      <w:tr w:rsidR="00BC391A" w14:paraId="1A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3" w14:textId="5837F412" w:rsidR="00BC391A" w:rsidRDefault="00000000">
            <w:r>
              <w:rPr>
                <w:i/>
                <w:iCs/>
                <w:sz w:val="22"/>
                <w:szCs w:val="22"/>
              </w:rPr>
              <w:t>Betriebswirtschaftslehre (B.Sc.)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4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ab 09/2026</w:t>
            </w:r>
          </w:p>
        </w:tc>
      </w:tr>
      <w:tr w:rsidR="00805407" w14:paraId="27FA9F0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4CBCC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B4A1E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4839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1A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7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8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4C3377A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D225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B51D4" w14:textId="77777777" w:rsidR="00BC391A" w:rsidRDefault="00000000">
            <w:r>
              <w:rPr>
                <w:i/>
                <w:iCs/>
                <w:sz w:val="22"/>
                <w:szCs w:val="22"/>
              </w:rPr>
              <w:t>Allgemeine Hochschulreife (Abitur), Abschlussnote: 1,2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EECE8" w14:textId="5CFDAFEF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08/2019 – 07/2026</w:t>
            </w:r>
          </w:p>
        </w:tc>
      </w:tr>
      <w:tr w:rsidR="00BC391A" w14:paraId="6E71B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81B5FA" w14:textId="5C56BE21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B81AB8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242F2B23" w14:textId="62D8A17D" w:rsidR="00BC391A" w:rsidRDefault="00000000">
            <w:r>
              <w:rPr>
                <w:b/>
                <w:bCs/>
                <w:sz w:val="22"/>
                <w:szCs w:val="22"/>
              </w:rPr>
              <w:t>GRUNDSCHULE GOOSACKER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6A62C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9CDF30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D08ABC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71268" w14:textId="50E5C44F" w:rsidR="00BC391A" w:rsidRDefault="00000000">
            <w:r>
              <w:rPr>
                <w:i/>
                <w:iCs/>
                <w:sz w:val="22"/>
                <w:szCs w:val="22"/>
              </w:rPr>
              <w:t>Grundschulbildung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9FDE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08/2013 – 06/2019</w:t>
            </w:r>
          </w:p>
        </w:tc>
      </w:tr>
      <w:tr w:rsidR="00056D2A" w14:paraId="5E9A7FA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9A1F3" w14:textId="77777777" w:rsidR="00056D2A" w:rsidRDefault="00056D2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6C0F8" w14:textId="77777777" w:rsidR="00056D2A" w:rsidRDefault="00056D2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5ADD5" w14:textId="77777777" w:rsidR="00056D2A" w:rsidRDefault="00056D2A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38BF6A86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95B74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CF2817B" w14:textId="681FD0C7" w:rsidR="00BC391A" w:rsidRDefault="00000000">
            <w:r>
              <w:rPr>
                <w:b/>
                <w:bCs/>
                <w:sz w:val="22"/>
                <w:szCs w:val="22"/>
              </w:rPr>
              <w:t>PRAXIS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E2F6A" w14:textId="15A00DDA" w:rsidR="00BC391A" w:rsidRDefault="00000000">
            <w:r>
              <w:rPr>
                <w:b/>
                <w:bCs/>
                <w:sz w:val="22"/>
                <w:szCs w:val="22"/>
              </w:rPr>
              <w:t>MPC CAPITAL AG</w:t>
            </w:r>
          </w:p>
        </w:tc>
        <w:tc>
          <w:tcPr>
            <w:tcW w:w="28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DC65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DD18A08" w14:textId="77777777" w:rsidTr="00F16988">
        <w:tblPrEx>
          <w:tblW w:w="1034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PrExChange w:id="2" w:author="David Döbele" w:date="2026-07-12T21:39:00Z" w16du:dateUtc="2026-07-12T19:39:00Z">
            <w:tblPrEx>
              <w:tblW w:w="103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</w:tblPrEx>
          </w:tblPrExChange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PrChange w:id="3" w:author="David Döbele" w:date="2026-07-12T21:39:00Z" w16du:dateUtc="2026-07-12T19:39:00Z">
              <w:tcPr>
                <w:tcW w:w="19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</w:tcPrChange>
          </w:tcPr>
          <w:p w14:paraId="22666C06" w14:textId="77777777" w:rsidR="00BC391A" w:rsidRDefault="00BC391A"/>
        </w:tc>
        <w:tc>
          <w:tcPr>
            <w:tcW w:w="674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PrChange w:id="4" w:author="David Döbele" w:date="2026-07-12T21:39:00Z" w16du:dateUtc="2026-07-12T19:39:00Z">
              <w:tcPr>
                <w:tcW w:w="56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</w:tcPrChange>
          </w:tcPr>
          <w:p w14:paraId="4E4AF7BF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 im Bereich Maritime Investments &amp; Projektfinanzierung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PrChange w:id="5" w:author="David Döbele" w:date="2026-07-12T21:39:00Z" w16du:dateUtc="2026-07-12T19:39:00Z">
              <w:tcPr>
                <w:tcW w:w="2848" w:type="dxa"/>
                <w:gridSpan w:val="2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</w:tcPrChange>
          </w:tcPr>
          <w:p w14:paraId="2D0F44D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06/2025 – 07/2025</w:t>
            </w:r>
          </w:p>
        </w:tc>
      </w:tr>
      <w:tr w:rsidR="00BC391A" w14:paraId="02DEE43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93424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1DBF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von Investitionsanalysen im Bereich maritimer Infrastrukturprojekte</w:t>
            </w:r>
          </w:p>
          <w:p w14:paraId="5B7C0BF7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Mitarbeit an Projektfinanzierung und Investitionsbewertung</w:t>
            </w:r>
          </w:p>
          <w:p w14:paraId="40E3EBEE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Durchführung von Marktrecherchen und Erstellung analytischer Präsentationen</w:t>
            </w:r>
          </w:p>
        </w:tc>
      </w:tr>
      <w:tr w:rsidR="00BC391A" w14:paraId="40DC6C4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5511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0C3DE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764D405" w14:textId="365AC188" w:rsidR="00BC391A" w:rsidRDefault="00000000">
            <w:r>
              <w:rPr>
                <w:b/>
                <w:bCs/>
                <w:sz w:val="22"/>
                <w:szCs w:val="22"/>
              </w:rPr>
              <w:t>BRAEMAR NAVES CORPORATE FINANCE GmbH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6AD8B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C2B1B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30E9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3FADE" w14:textId="77777777" w:rsidR="00BC391A" w:rsidRDefault="00000000">
            <w:r>
              <w:rPr>
                <w:i/>
                <w:iCs/>
                <w:sz w:val="22"/>
                <w:szCs w:val="22"/>
              </w:rPr>
              <w:t>Praktikant im Bereich M&amp;A, Restrukturierung, Finanzierung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BF71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07/2024 – 08/2024</w:t>
            </w:r>
          </w:p>
        </w:tc>
      </w:tr>
      <w:tr w:rsidR="00BC391A" w14:paraId="306901E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280E66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27E2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Mitarbeit </w:t>
            </w:r>
            <w:proofErr w:type="gramStart"/>
            <w:r>
              <w:rPr>
                <w:sz w:val="22"/>
                <w:szCs w:val="22"/>
              </w:rPr>
              <w:t>an laufenden</w:t>
            </w:r>
            <w:proofErr w:type="gramEnd"/>
            <w:r>
              <w:rPr>
                <w:sz w:val="22"/>
                <w:szCs w:val="22"/>
              </w:rPr>
              <w:t xml:space="preserve"> M&amp;A- und Corporate-Finance-Projekten</w:t>
            </w:r>
          </w:p>
          <w:p w14:paraId="51AFF838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Finanzanalysen, Unternehmensrecherche und Bewertungen</w:t>
            </w:r>
          </w:p>
          <w:p w14:paraId="66D26491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Erstellung von Präsentationen und Transaktionsunterlagen</w:t>
            </w:r>
          </w:p>
        </w:tc>
      </w:tr>
      <w:tr w:rsidR="00BC391A" w14:paraId="5504708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B55C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FBCB2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196C973" w14:textId="481ECE19" w:rsidR="00BC391A" w:rsidRDefault="00000000">
            <w:r>
              <w:rPr>
                <w:b/>
                <w:bCs/>
                <w:sz w:val="22"/>
                <w:szCs w:val="22"/>
              </w:rPr>
              <w:t>TB MARINE SHIPMANAGEMENT GmbH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B1AE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FB54D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EC0A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11313E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ACCF2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06/2023 – 07/2023</w:t>
            </w:r>
          </w:p>
        </w:tc>
      </w:tr>
      <w:tr w:rsidR="00BC391A" w14:paraId="2E6719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63B107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57F3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Einblicke in Schiffsmanagement und maritime Betriebsabläufe</w:t>
            </w:r>
          </w:p>
          <w:p w14:paraId="58314821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administrativer und operativer Prozesse</w:t>
            </w:r>
          </w:p>
          <w:p w14:paraId="6CB9C929" w14:textId="77777777" w:rsidR="00056D2A" w:rsidRDefault="00056D2A" w:rsidP="00056D2A">
            <w:pPr>
              <w:ind w:left="360"/>
            </w:pPr>
          </w:p>
        </w:tc>
      </w:tr>
      <w:tr w:rsidR="00BC391A" w14:paraId="6FEF4864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439AB7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4448AF8A" w14:textId="07BE8010" w:rsidR="00BC391A" w:rsidRDefault="00000000">
            <w:r>
              <w:rPr>
                <w:b/>
                <w:bCs/>
                <w:sz w:val="22"/>
                <w:szCs w:val="22"/>
              </w:rPr>
              <w:t>ENGAGEMENT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831BA6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C872F7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6AE925D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91C4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F1561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Fußball AG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4038D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10/2025 – 06/2026</w:t>
            </w:r>
          </w:p>
        </w:tc>
      </w:tr>
      <w:tr w:rsidR="00BC391A" w14:paraId="4051514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D9F6C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99E84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Organisation und Leitung wöchentlicher Fußballtrainings</w:t>
            </w:r>
          </w:p>
          <w:p w14:paraId="7B1CC410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Koordination von Mannschaftsaktivitäten und Turnieren</w:t>
            </w:r>
          </w:p>
          <w:p w14:paraId="7B031533" w14:textId="77777777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2AA58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A794C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2EEBB" w14:textId="7B2A24D3" w:rsidR="00BC391A" w:rsidRDefault="00000000">
            <w:r>
              <w:rPr>
                <w:b/>
                <w:bCs/>
                <w:sz w:val="22"/>
                <w:szCs w:val="22"/>
              </w:rPr>
              <w:t>NABU VOGELSTATION WEDELER MARSCH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D595F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838BAB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DEE17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73A247" w14:textId="77777777" w:rsidR="00BC391A" w:rsidRDefault="00000000">
            <w:r>
              <w:rPr>
                <w:i/>
                <w:iCs/>
                <w:sz w:val="22"/>
                <w:szCs w:val="22"/>
              </w:rPr>
              <w:t>Helfer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540EE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03/2025 – 08/2025</w:t>
            </w:r>
          </w:p>
        </w:tc>
      </w:tr>
      <w:tr w:rsidR="00BC391A" w14:paraId="09F41F3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5FA032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C76E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Naturschutzmaßnahmen</w:t>
            </w:r>
          </w:p>
          <w:p w14:paraId="36919454" w14:textId="50E93469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5794BC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EBD33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D3228" w14:textId="77777777" w:rsidR="00BC391A" w:rsidRDefault="00000000">
            <w:r>
              <w:rPr>
                <w:b/>
                <w:bCs/>
                <w:sz w:val="22"/>
                <w:szCs w:val="22"/>
              </w:rPr>
              <w:t>BEZIRKSVERSAMMLUNGSWAHLEN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A004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55C703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5DF78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EDB9DB" w14:textId="77777777" w:rsidR="00BC391A" w:rsidRDefault="00000000">
            <w:r>
              <w:rPr>
                <w:i/>
                <w:iCs/>
                <w:sz w:val="22"/>
                <w:szCs w:val="22"/>
              </w:rPr>
              <w:t>Wahlhelfer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FC8C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06/2024</w:t>
            </w:r>
          </w:p>
        </w:tc>
      </w:tr>
      <w:tr w:rsidR="00BC391A" w14:paraId="0A5A8AB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DCBF66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9B68" w14:textId="5993A764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Durchführung und Aufsicht des Wahlvorgangs</w:t>
            </w:r>
          </w:p>
          <w:p w14:paraId="05A79DBA" w14:textId="199A97B2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35743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947E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98618E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34900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D09ACA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B8DCB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F8A1BC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Skilanglauf AG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61A527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08/2023 – 07/2024</w:t>
            </w:r>
          </w:p>
        </w:tc>
      </w:tr>
      <w:tr w:rsidR="00BC391A" w14:paraId="1E14B80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3224B8" w14:textId="77777777" w:rsidR="00BC391A" w:rsidRPr="00747AC5" w:rsidRDefault="00BC391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75F56" w14:textId="77777777" w:rsidR="00BC391A" w:rsidRPr="00747AC5" w:rsidRDefault="00000000">
            <w:pPr>
              <w:pStyle w:val="Listenabsatz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Organisation wöchentlicher Trainingseinheiten</w:t>
            </w:r>
          </w:p>
          <w:p w14:paraId="348365E6" w14:textId="77777777" w:rsidR="00BC391A" w:rsidRPr="00747AC5" w:rsidRDefault="00000000">
            <w:pPr>
              <w:pStyle w:val="Listenabsatz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Anleitung und Motivation jüngerer Schüler</w:t>
            </w:r>
          </w:p>
          <w:p w14:paraId="0AD164CD" w14:textId="77777777" w:rsidR="00056D2A" w:rsidRPr="00747AC5" w:rsidRDefault="00056D2A" w:rsidP="00056D2A">
            <w:pPr>
              <w:pStyle w:val="Listenabsatz"/>
              <w:ind w:left="720"/>
              <w:rPr>
                <w:sz w:val="22"/>
                <w:szCs w:val="22"/>
              </w:rPr>
            </w:pPr>
          </w:p>
        </w:tc>
      </w:tr>
      <w:tr w:rsidR="00BC391A" w14:paraId="1B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3" w14:textId="77777777" w:rsidR="00BC391A" w:rsidRDefault="00000000">
            <w:r>
              <w:rPr>
                <w:b/>
                <w:bCs/>
                <w:sz w:val="22"/>
                <w:szCs w:val="22"/>
              </w:rPr>
              <w:t>BVH BÖRSENFÜHRERSCHEIN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4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7" w14:textId="77777777" w:rsidR="00BC391A" w:rsidRDefault="00000000">
            <w:r>
              <w:rPr>
                <w:i/>
                <w:iCs/>
                <w:sz w:val="22"/>
                <w:szCs w:val="22"/>
              </w:rPr>
              <w:t>Börsenzertifikat</w:t>
            </w: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8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12/2023</w:t>
            </w:r>
          </w:p>
        </w:tc>
      </w:tr>
      <w:tr w:rsidR="00805407" w14:paraId="635D676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18A856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FEA9A8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BF77A3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5E3A9DDA" w14:textId="77777777" w:rsidTr="00F16988">
        <w:tblPrEx>
          <w:tblW w:w="1034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PrExChange w:id="6" w:author="David Döbele" w:date="2026-07-12T21:40:00Z" w16du:dateUtc="2026-07-12T19:40:00Z">
            <w:tblPrEx>
              <w:tblW w:w="103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</w:tblPrEx>
          </w:tblPrExChange>
        </w:tblPrEx>
        <w:trPr>
          <w:trHeight w:val="680"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PrChange w:id="7" w:author="David Döbele" w:date="2026-07-12T21:40:00Z" w16du:dateUtc="2026-07-12T19:40:00Z">
              <w:tcPr>
                <w:tcW w:w="1900" w:type="dxa"/>
                <w:tcBorders>
                  <w:top w:val="single" w:sz="4" w:space="0" w:color="000000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</w:tcPrChange>
          </w:tcPr>
          <w:p w14:paraId="1BE3ECA9" w14:textId="0DA07A62" w:rsidR="00BC391A" w:rsidRDefault="00000000">
            <w:r>
              <w:rPr>
                <w:b/>
                <w:bCs/>
                <w:sz w:val="22"/>
                <w:szCs w:val="22"/>
              </w:rPr>
              <w:t>SONSTIGES</w:t>
            </w:r>
            <w:ins w:id="8" w:author="David Döbele" w:date="2026-07-12T21:40:00Z" w16du:dateUtc="2026-07-12T19:40:00Z">
              <w:r w:rsidR="00F16988">
                <w:rPr>
                  <w:b/>
                  <w:bCs/>
                  <w:sz w:val="22"/>
                  <w:szCs w:val="22"/>
                </w:rPr>
                <w:br/>
              </w:r>
            </w:ins>
          </w:p>
        </w:tc>
        <w:tc>
          <w:tcPr>
            <w:tcW w:w="8448" w:type="dxa"/>
            <w:gridSpan w:val="3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PrChange w:id="9" w:author="David Döbele" w:date="2026-07-12T21:40:00Z" w16du:dateUtc="2026-07-12T19:40:00Z">
              <w:tcPr>
                <w:tcW w:w="8448" w:type="dxa"/>
                <w:gridSpan w:val="3"/>
                <w:tcBorders>
                  <w:top w:val="single" w:sz="4" w:space="0" w:color="000000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1FAD142" w14:textId="5B6D31E9" w:rsidR="00BC391A" w:rsidRDefault="00000000" w:rsidP="00F16988">
            <w:r>
              <w:rPr>
                <w:b/>
                <w:bCs/>
                <w:sz w:val="22"/>
                <w:szCs w:val="22"/>
              </w:rPr>
              <w:t xml:space="preserve">Sprachen: </w:t>
            </w:r>
            <w:r>
              <w:rPr>
                <w:sz w:val="22"/>
                <w:szCs w:val="22"/>
              </w:rPr>
              <w:t xml:space="preserve">Deutsch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Russisch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Englisch </w:t>
            </w:r>
            <w:r>
              <w:rPr>
                <w:i/>
                <w:iCs/>
                <w:sz w:val="22"/>
                <w:szCs w:val="22"/>
              </w:rPr>
              <w:t>(Fließend)</w:t>
            </w:r>
            <w:r>
              <w:rPr>
                <w:sz w:val="22"/>
                <w:szCs w:val="22"/>
              </w:rPr>
              <w:t xml:space="preserve">, Spanisch </w:t>
            </w:r>
            <w:r>
              <w:rPr>
                <w:i/>
                <w:iCs/>
                <w:sz w:val="22"/>
                <w:szCs w:val="22"/>
              </w:rPr>
              <w:t>(Grundkenntnisse)</w:t>
            </w:r>
          </w:p>
        </w:tc>
      </w:tr>
      <w:tr w:rsidR="00BC391A" w14:paraId="5E76A69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69BFA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A68E4" w14:textId="30D54DAF" w:rsidR="00BC391A" w:rsidRDefault="00000000">
            <w:r>
              <w:rPr>
                <w:b/>
                <w:bCs/>
                <w:sz w:val="22"/>
                <w:szCs w:val="22"/>
              </w:rPr>
              <w:t xml:space="preserve">Technisch: </w:t>
            </w:r>
            <w:r>
              <w:rPr>
                <w:sz w:val="22"/>
                <w:szCs w:val="22"/>
                <w:lang w:val="en-US"/>
              </w:rPr>
              <w:t xml:space="preserve">Microsoft Office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(fortgeschritten), </w:t>
            </w:r>
            <w:r>
              <w:rPr>
                <w:sz w:val="22"/>
                <w:szCs w:val="22"/>
              </w:rPr>
              <w:t>Claude Code, Lovable</w:t>
            </w:r>
          </w:p>
        </w:tc>
      </w:tr>
      <w:tr w:rsidR="00BC391A" w14:paraId="27E6ABF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24F7F" w14:textId="77777777" w:rsidR="00BC391A" w:rsidRDefault="00BC391A"/>
        </w:tc>
        <w:tc>
          <w:tcPr>
            <w:tcW w:w="84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5DAD" w14:textId="22527898" w:rsidR="00BC391A" w:rsidRDefault="00000000">
            <w:r>
              <w:rPr>
                <w:b/>
                <w:bCs/>
                <w:sz w:val="22"/>
                <w:szCs w:val="22"/>
              </w:rPr>
              <w:t xml:space="preserve">Interessen: </w:t>
            </w:r>
            <w:r>
              <w:rPr>
                <w:sz w:val="22"/>
                <w:szCs w:val="22"/>
              </w:rPr>
              <w:t>Finanzmärkte, Reisen, Skilanglauf, Fußball</w:t>
            </w:r>
          </w:p>
        </w:tc>
      </w:tr>
      <w:tr w:rsidR="00BC391A" w14:paraId="6BF23ED7" w14:textId="77777777">
        <w:tc>
          <w:tcPr>
            <w:tcW w:w="1034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D3DA" w14:textId="77777777" w:rsidR="00BC391A" w:rsidRDefault="00000000">
            <w:pPr>
              <w:spacing w:before="160"/>
              <w:jc w:val="right"/>
            </w:pPr>
            <w:r>
              <w:rPr>
                <w:sz w:val="22"/>
                <w:szCs w:val="22"/>
              </w:rPr>
              <w:t>Hamburg, 04.06.2026</w:t>
            </w:r>
          </w:p>
        </w:tc>
      </w:tr>
      <w:bookmarkEnd w:id="1"/>
    </w:tbl>
    <w:p w14:paraId="4761A67B" w14:textId="77777777" w:rsidR="00834CC8" w:rsidRDefault="00834CC8"/>
    <w:sectPr w:rsidR="00834CC8">
      <w:pgSz w:w="11906" w:h="16838"/>
      <w:pgMar w:top="7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9E44E2"/>
    <w:multiLevelType w:val="hybridMultilevel"/>
    <w:tmpl w:val="B866BD42"/>
    <w:lvl w:ilvl="0" w:tplc="3A3EEACA">
      <w:start w:val="1"/>
      <w:numFmt w:val="bullet"/>
      <w:lvlText w:val="●"/>
      <w:lvlJc w:val="left"/>
      <w:pPr>
        <w:ind w:left="720" w:hanging="360"/>
      </w:pPr>
    </w:lvl>
    <w:lvl w:ilvl="1" w:tplc="0F1619F0">
      <w:start w:val="1"/>
      <w:numFmt w:val="bullet"/>
      <w:lvlText w:val="○"/>
      <w:lvlJc w:val="left"/>
      <w:pPr>
        <w:ind w:left="1440" w:hanging="360"/>
      </w:pPr>
    </w:lvl>
    <w:lvl w:ilvl="2" w:tplc="91AC1F34">
      <w:start w:val="1"/>
      <w:numFmt w:val="bullet"/>
      <w:lvlText w:val="■"/>
      <w:lvlJc w:val="left"/>
      <w:pPr>
        <w:ind w:left="2160" w:hanging="360"/>
      </w:pPr>
    </w:lvl>
    <w:lvl w:ilvl="3" w:tplc="577211EA">
      <w:start w:val="1"/>
      <w:numFmt w:val="bullet"/>
      <w:lvlText w:val="●"/>
      <w:lvlJc w:val="left"/>
      <w:pPr>
        <w:ind w:left="2880" w:hanging="360"/>
      </w:pPr>
    </w:lvl>
    <w:lvl w:ilvl="4" w:tplc="B030BFAA">
      <w:start w:val="1"/>
      <w:numFmt w:val="bullet"/>
      <w:lvlText w:val="○"/>
      <w:lvlJc w:val="left"/>
      <w:pPr>
        <w:ind w:left="3600" w:hanging="360"/>
      </w:pPr>
    </w:lvl>
    <w:lvl w:ilvl="5" w:tplc="5EECE6CC">
      <w:start w:val="1"/>
      <w:numFmt w:val="bullet"/>
      <w:lvlText w:val="■"/>
      <w:lvlJc w:val="left"/>
      <w:pPr>
        <w:ind w:left="4320" w:hanging="360"/>
      </w:pPr>
    </w:lvl>
    <w:lvl w:ilvl="6" w:tplc="D78CA05E">
      <w:start w:val="1"/>
      <w:numFmt w:val="bullet"/>
      <w:lvlText w:val="●"/>
      <w:lvlJc w:val="left"/>
      <w:pPr>
        <w:ind w:left="5040" w:hanging="360"/>
      </w:pPr>
    </w:lvl>
    <w:lvl w:ilvl="7" w:tplc="B7FA884A">
      <w:start w:val="1"/>
      <w:numFmt w:val="bullet"/>
      <w:lvlText w:val="●"/>
      <w:lvlJc w:val="left"/>
      <w:pPr>
        <w:ind w:left="5760" w:hanging="360"/>
      </w:pPr>
    </w:lvl>
    <w:lvl w:ilvl="8" w:tplc="F7E80840">
      <w:start w:val="1"/>
      <w:numFmt w:val="bullet"/>
      <w:lvlText w:val="●"/>
      <w:lvlJc w:val="left"/>
      <w:pPr>
        <w:ind w:left="6480" w:hanging="360"/>
      </w:pPr>
    </w:lvl>
  </w:abstractNum>
  <w:num w:numId="1" w16cid:durableId="185541259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1A"/>
    <w:rsid w:val="00005486"/>
    <w:rsid w:val="00056D2A"/>
    <w:rsid w:val="00154F5B"/>
    <w:rsid w:val="003D3BD6"/>
    <w:rsid w:val="00646601"/>
    <w:rsid w:val="00747AC5"/>
    <w:rsid w:val="00805407"/>
    <w:rsid w:val="00834CC8"/>
    <w:rsid w:val="008C1991"/>
    <w:rsid w:val="00B05B5E"/>
    <w:rsid w:val="00B60324"/>
    <w:rsid w:val="00BC391A"/>
    <w:rsid w:val="00C13C42"/>
    <w:rsid w:val="00D53553"/>
    <w:rsid w:val="00D84C8C"/>
    <w:rsid w:val="00F1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748D"/>
  <w15:docId w15:val="{B6DE92BF-F299-492A-8A46-BF426FC4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berarbeitung">
    <w:name w:val="Revision"/>
    <w:hidden/>
    <w:uiPriority w:val="99"/>
    <w:semiHidden/>
    <w:rsid w:val="00F16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64BCC-2540-4F8B-9F16-177D17BF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Döbele</cp:lastModifiedBy>
  <cp:revision>4</cp:revision>
  <dcterms:created xsi:type="dcterms:W3CDTF">2026-07-10T10:45:00Z</dcterms:created>
  <dcterms:modified xsi:type="dcterms:W3CDTF">2026-07-12T19:40:00Z</dcterms:modified>
</cp:coreProperties>
</file>