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D53B7" w14:textId="4CD1EA4C" w:rsidR="007E5840" w:rsidRPr="00AD296A" w:rsidRDefault="00FF4216" w:rsidP="0077501D">
      <w:pPr>
        <w:jc w:val="center"/>
        <w:rPr>
          <w:rFonts w:ascii="Arial" w:hAnsi="Arial" w:cs="Arial"/>
          <w:b/>
          <w:bCs/>
          <w:color w:val="000000" w:themeColor="text1"/>
          <w:sz w:val="22"/>
          <w:szCs w:val="22"/>
        </w:rPr>
      </w:pPr>
      <w:r>
        <w:rPr>
          <w:rFonts w:ascii="Arial" w:hAnsi="Arial" w:cs="Arial"/>
          <w:b/>
          <w:bCs/>
          <w:color w:val="000000" w:themeColor="text1"/>
          <w:sz w:val="22"/>
          <w:szCs w:val="22"/>
        </w:rPr>
        <w:t>Maxim Hofmann</w:t>
      </w:r>
    </w:p>
    <w:p w14:paraId="79570616" w14:textId="1F04324B" w:rsidR="007E5840" w:rsidRPr="00AD296A" w:rsidRDefault="0077501D" w:rsidP="0077501D">
      <w:pPr>
        <w:jc w:val="center"/>
        <w:rPr>
          <w:rFonts w:ascii="Arial" w:hAnsi="Arial" w:cs="Arial"/>
          <w:color w:val="000000" w:themeColor="text1"/>
          <w:sz w:val="22"/>
          <w:szCs w:val="22"/>
        </w:rPr>
      </w:pPr>
      <w:r w:rsidRPr="00AD296A">
        <w:rPr>
          <w:rFonts w:ascii="Arial" w:hAnsi="Arial" w:cs="Arial"/>
          <w:color w:val="000000" w:themeColor="text1"/>
          <w:sz w:val="22"/>
          <w:szCs w:val="22"/>
        </w:rPr>
        <w:t xml:space="preserve">geb. am </w:t>
      </w:r>
      <w:r w:rsidR="00FF4216">
        <w:rPr>
          <w:rFonts w:ascii="Arial" w:hAnsi="Arial" w:cs="Arial"/>
          <w:color w:val="000000" w:themeColor="text1"/>
          <w:sz w:val="22"/>
          <w:szCs w:val="22"/>
        </w:rPr>
        <w:t>01.07.2003</w:t>
      </w:r>
    </w:p>
    <w:p w14:paraId="6720F25C" w14:textId="77777777" w:rsidR="00140355" w:rsidRPr="00AD296A" w:rsidRDefault="00140355" w:rsidP="00BF109D">
      <w:pPr>
        <w:shd w:val="clear" w:color="auto" w:fill="FFFFFF"/>
        <w:jc w:val="both"/>
        <w:rPr>
          <w:rFonts w:ascii="Arial" w:hAnsi="Arial" w:cs="Arial"/>
          <w:color w:val="000000" w:themeColor="text1"/>
          <w:sz w:val="22"/>
          <w:szCs w:val="22"/>
        </w:rPr>
      </w:pPr>
    </w:p>
    <w:p w14:paraId="6E580834" w14:textId="77777777" w:rsidR="00140355" w:rsidRPr="00140355" w:rsidRDefault="00140355" w:rsidP="00140355">
      <w:pPr>
        <w:shd w:val="clear" w:color="auto" w:fill="FFFFFF"/>
        <w:jc w:val="both"/>
        <w:rPr>
          <w:rFonts w:ascii="Arial" w:hAnsi="Arial" w:cs="Arial"/>
          <w:color w:val="000000" w:themeColor="text1"/>
          <w:sz w:val="22"/>
          <w:szCs w:val="22"/>
        </w:rPr>
      </w:pPr>
      <w:r w:rsidRPr="00140355">
        <w:rPr>
          <w:rFonts w:ascii="Arial" w:hAnsi="Arial" w:cs="Arial"/>
          <w:color w:val="000000" w:themeColor="text1"/>
          <w:sz w:val="22"/>
          <w:szCs w:val="22"/>
        </w:rPr>
        <w:t>Sehr geehrte Damen und Herren,</w:t>
      </w:r>
    </w:p>
    <w:p w14:paraId="423F926D" w14:textId="77777777" w:rsidR="00140355" w:rsidRPr="00140355" w:rsidRDefault="00140355" w:rsidP="00140355">
      <w:pPr>
        <w:shd w:val="clear" w:color="auto" w:fill="FFFFFF"/>
        <w:jc w:val="both"/>
        <w:rPr>
          <w:rFonts w:ascii="Arial" w:hAnsi="Arial" w:cs="Arial"/>
          <w:color w:val="000000" w:themeColor="text1"/>
          <w:sz w:val="22"/>
          <w:szCs w:val="22"/>
        </w:rPr>
      </w:pPr>
    </w:p>
    <w:p w14:paraId="66AC1B52" w14:textId="17970175" w:rsidR="008633A4" w:rsidRDefault="00140355" w:rsidP="00140355">
      <w:pPr>
        <w:shd w:val="clear" w:color="auto" w:fill="FFFFFF"/>
        <w:jc w:val="both"/>
        <w:rPr>
          <w:rFonts w:ascii="Arial" w:hAnsi="Arial" w:cs="Arial"/>
          <w:color w:val="000000" w:themeColor="text1"/>
          <w:sz w:val="22"/>
          <w:szCs w:val="22"/>
        </w:rPr>
      </w:pPr>
      <w:r w:rsidRPr="00140355">
        <w:rPr>
          <w:rFonts w:ascii="Arial" w:hAnsi="Arial" w:cs="Arial"/>
          <w:color w:val="000000" w:themeColor="text1"/>
          <w:sz w:val="22"/>
          <w:szCs w:val="22"/>
        </w:rPr>
        <w:t xml:space="preserve">bereits in der </w:t>
      </w:r>
      <w:r w:rsidR="00F5295B">
        <w:rPr>
          <w:rFonts w:ascii="Arial" w:hAnsi="Arial" w:cs="Arial"/>
          <w:color w:val="000000" w:themeColor="text1"/>
          <w:sz w:val="22"/>
          <w:szCs w:val="22"/>
        </w:rPr>
        <w:t>Mittelstufe</w:t>
      </w:r>
      <w:r w:rsidRPr="00140355">
        <w:rPr>
          <w:rFonts w:ascii="Arial" w:hAnsi="Arial" w:cs="Arial"/>
          <w:color w:val="000000" w:themeColor="text1"/>
          <w:sz w:val="22"/>
          <w:szCs w:val="22"/>
        </w:rPr>
        <w:t xml:space="preserve"> habe ich mein Interesse an </w:t>
      </w:r>
      <w:r w:rsidR="00A80728">
        <w:rPr>
          <w:rFonts w:ascii="Arial" w:hAnsi="Arial" w:cs="Arial"/>
          <w:color w:val="000000" w:themeColor="text1"/>
          <w:sz w:val="22"/>
          <w:szCs w:val="22"/>
        </w:rPr>
        <w:t>betriebs</w:t>
      </w:r>
      <w:r w:rsidRPr="00140355">
        <w:rPr>
          <w:rFonts w:ascii="Arial" w:hAnsi="Arial" w:cs="Arial"/>
          <w:color w:val="000000" w:themeColor="text1"/>
          <w:sz w:val="22"/>
          <w:szCs w:val="22"/>
        </w:rPr>
        <w:t>wirtschaftlichen</w:t>
      </w:r>
      <w:r w:rsidR="00A80728">
        <w:rPr>
          <w:rFonts w:ascii="Arial" w:hAnsi="Arial" w:cs="Arial"/>
          <w:color w:val="000000" w:themeColor="text1"/>
          <w:sz w:val="22"/>
          <w:szCs w:val="22"/>
        </w:rPr>
        <w:t xml:space="preserve"> und finanzmathematischen</w:t>
      </w:r>
      <w:r w:rsidRPr="00140355">
        <w:rPr>
          <w:rFonts w:ascii="Arial" w:hAnsi="Arial" w:cs="Arial"/>
          <w:color w:val="000000" w:themeColor="text1"/>
          <w:sz w:val="22"/>
          <w:szCs w:val="22"/>
        </w:rPr>
        <w:t xml:space="preserve"> Themen entdeckt</w:t>
      </w:r>
      <w:r w:rsidR="00F5295B">
        <w:rPr>
          <w:rFonts w:ascii="Arial" w:hAnsi="Arial" w:cs="Arial"/>
          <w:color w:val="000000" w:themeColor="text1"/>
          <w:sz w:val="22"/>
          <w:szCs w:val="22"/>
        </w:rPr>
        <w:t>. Um mehr über verschiedene wirtschaftliche Bereiche zu lernen,</w:t>
      </w:r>
      <w:r w:rsidR="00A80728">
        <w:rPr>
          <w:rFonts w:ascii="Arial" w:hAnsi="Arial" w:cs="Arial"/>
          <w:color w:val="000000" w:themeColor="text1"/>
          <w:sz w:val="22"/>
          <w:szCs w:val="22"/>
        </w:rPr>
        <w:t xml:space="preserve"> </w:t>
      </w:r>
      <w:r w:rsidR="00F5295B">
        <w:rPr>
          <w:rFonts w:ascii="Arial" w:hAnsi="Arial" w:cs="Arial"/>
          <w:color w:val="000000" w:themeColor="text1"/>
          <w:sz w:val="22"/>
          <w:szCs w:val="22"/>
        </w:rPr>
        <w:t xml:space="preserve">habe </w:t>
      </w:r>
      <w:r w:rsidR="00A80728">
        <w:rPr>
          <w:rFonts w:ascii="Arial" w:hAnsi="Arial" w:cs="Arial"/>
          <w:color w:val="000000" w:themeColor="text1"/>
          <w:sz w:val="22"/>
          <w:szCs w:val="22"/>
        </w:rPr>
        <w:t>ich mich</w:t>
      </w:r>
      <w:r w:rsidR="005B2BC0">
        <w:rPr>
          <w:rFonts w:ascii="Arial" w:hAnsi="Arial" w:cs="Arial"/>
          <w:color w:val="000000" w:themeColor="text1"/>
          <w:sz w:val="22"/>
          <w:szCs w:val="22"/>
        </w:rPr>
        <w:t xml:space="preserve"> nach der zehnten Klasse</w:t>
      </w:r>
      <w:r w:rsidR="00A80728">
        <w:rPr>
          <w:rFonts w:ascii="Arial" w:hAnsi="Arial" w:cs="Arial"/>
          <w:color w:val="000000" w:themeColor="text1"/>
          <w:sz w:val="22"/>
          <w:szCs w:val="22"/>
        </w:rPr>
        <w:t xml:space="preserve"> dazu entschieden</w:t>
      </w:r>
      <w:r w:rsidR="005B2BC0">
        <w:rPr>
          <w:rFonts w:ascii="Arial" w:hAnsi="Arial" w:cs="Arial"/>
          <w:color w:val="000000" w:themeColor="text1"/>
          <w:sz w:val="22"/>
          <w:szCs w:val="22"/>
        </w:rPr>
        <w:t xml:space="preserve"> </w:t>
      </w:r>
      <w:r w:rsidR="00A80728">
        <w:rPr>
          <w:rFonts w:ascii="Arial" w:hAnsi="Arial" w:cs="Arial"/>
          <w:color w:val="000000" w:themeColor="text1"/>
          <w:sz w:val="22"/>
          <w:szCs w:val="22"/>
        </w:rPr>
        <w:t xml:space="preserve">auf </w:t>
      </w:r>
      <w:r w:rsidR="00F5295B">
        <w:rPr>
          <w:rFonts w:ascii="Arial" w:hAnsi="Arial" w:cs="Arial"/>
          <w:color w:val="000000" w:themeColor="text1"/>
          <w:sz w:val="22"/>
          <w:szCs w:val="22"/>
        </w:rPr>
        <w:t>ein</w:t>
      </w:r>
      <w:r w:rsidR="00A80728">
        <w:rPr>
          <w:rFonts w:ascii="Arial" w:hAnsi="Arial" w:cs="Arial"/>
          <w:color w:val="000000" w:themeColor="text1"/>
          <w:sz w:val="22"/>
          <w:szCs w:val="22"/>
        </w:rPr>
        <w:t xml:space="preserve"> Wirtschaftsgymnasium zu </w:t>
      </w:r>
      <w:r w:rsidR="00F5295B">
        <w:rPr>
          <w:rFonts w:ascii="Arial" w:hAnsi="Arial" w:cs="Arial"/>
          <w:color w:val="000000" w:themeColor="text1"/>
          <w:sz w:val="22"/>
          <w:szCs w:val="22"/>
        </w:rPr>
        <w:t>wechseln</w:t>
      </w:r>
      <w:r w:rsidR="00A80728">
        <w:rPr>
          <w:rFonts w:ascii="Arial" w:hAnsi="Arial" w:cs="Arial"/>
          <w:color w:val="000000" w:themeColor="text1"/>
          <w:sz w:val="22"/>
          <w:szCs w:val="22"/>
        </w:rPr>
        <w:t xml:space="preserve">. Dort </w:t>
      </w:r>
      <w:r w:rsidR="00F5295B">
        <w:rPr>
          <w:rFonts w:ascii="Arial" w:hAnsi="Arial" w:cs="Arial"/>
          <w:color w:val="000000" w:themeColor="text1"/>
          <w:sz w:val="22"/>
          <w:szCs w:val="22"/>
        </w:rPr>
        <w:t>habe</w:t>
      </w:r>
      <w:r w:rsidR="008E3761">
        <w:rPr>
          <w:rFonts w:ascii="Arial" w:hAnsi="Arial" w:cs="Arial"/>
          <w:color w:val="000000" w:themeColor="text1"/>
          <w:sz w:val="22"/>
          <w:szCs w:val="22"/>
        </w:rPr>
        <w:t xml:space="preserve"> ich </w:t>
      </w:r>
      <w:r w:rsidR="00880D57">
        <w:rPr>
          <w:rFonts w:ascii="Arial" w:hAnsi="Arial" w:cs="Arial"/>
          <w:color w:val="000000" w:themeColor="text1"/>
          <w:sz w:val="22"/>
          <w:szCs w:val="22"/>
        </w:rPr>
        <w:t xml:space="preserve">bilinguale </w:t>
      </w:r>
      <w:r w:rsidR="00A80728">
        <w:rPr>
          <w:rFonts w:ascii="Arial" w:hAnsi="Arial" w:cs="Arial"/>
          <w:color w:val="000000" w:themeColor="text1"/>
          <w:sz w:val="22"/>
          <w:szCs w:val="22"/>
        </w:rPr>
        <w:t xml:space="preserve">Betriebswirtschaftslehre mit Rechnungswesen als Leistungsfach </w:t>
      </w:r>
      <w:r w:rsidR="00F5295B">
        <w:rPr>
          <w:rFonts w:ascii="Arial" w:hAnsi="Arial" w:cs="Arial"/>
          <w:color w:val="000000" w:themeColor="text1"/>
          <w:sz w:val="22"/>
          <w:szCs w:val="22"/>
        </w:rPr>
        <w:t>gewählt</w:t>
      </w:r>
      <w:r w:rsidR="00880D57">
        <w:rPr>
          <w:rFonts w:ascii="Arial" w:hAnsi="Arial" w:cs="Arial"/>
          <w:color w:val="000000" w:themeColor="text1"/>
          <w:sz w:val="22"/>
          <w:szCs w:val="22"/>
        </w:rPr>
        <w:t>.</w:t>
      </w:r>
      <w:r w:rsidR="00F5295B">
        <w:rPr>
          <w:rFonts w:ascii="Arial" w:hAnsi="Arial" w:cs="Arial"/>
          <w:color w:val="000000" w:themeColor="text1"/>
          <w:sz w:val="22"/>
          <w:szCs w:val="22"/>
        </w:rPr>
        <w:t xml:space="preserve"> </w:t>
      </w:r>
      <w:r w:rsidR="00DD2706">
        <w:rPr>
          <w:rFonts w:ascii="Arial" w:hAnsi="Arial" w:cs="Arial"/>
          <w:color w:val="000000" w:themeColor="text1"/>
          <w:sz w:val="22"/>
          <w:szCs w:val="22"/>
        </w:rPr>
        <w:t xml:space="preserve">Besonders </w:t>
      </w:r>
      <w:r w:rsidR="005B2BC0">
        <w:rPr>
          <w:rFonts w:ascii="Arial" w:hAnsi="Arial" w:cs="Arial"/>
          <w:color w:val="000000" w:themeColor="text1"/>
          <w:sz w:val="22"/>
          <w:szCs w:val="22"/>
        </w:rPr>
        <w:t xml:space="preserve">gut </w:t>
      </w:r>
      <w:r w:rsidR="00DD2706">
        <w:rPr>
          <w:rFonts w:ascii="Arial" w:hAnsi="Arial" w:cs="Arial"/>
          <w:color w:val="000000" w:themeColor="text1"/>
          <w:sz w:val="22"/>
          <w:szCs w:val="22"/>
        </w:rPr>
        <w:t>gefallen</w:t>
      </w:r>
      <w:r w:rsidR="00B465E5">
        <w:rPr>
          <w:rFonts w:ascii="Arial" w:hAnsi="Arial" w:cs="Arial"/>
          <w:color w:val="000000" w:themeColor="text1"/>
          <w:sz w:val="22"/>
          <w:szCs w:val="22"/>
        </w:rPr>
        <w:t xml:space="preserve"> hat mir d</w:t>
      </w:r>
      <w:r w:rsidR="00F5295B">
        <w:rPr>
          <w:rFonts w:ascii="Arial" w:hAnsi="Arial" w:cs="Arial"/>
          <w:color w:val="000000" w:themeColor="text1"/>
          <w:sz w:val="22"/>
          <w:szCs w:val="22"/>
        </w:rPr>
        <w:t>as Auseinandersetzen mit wirtschaftlichen Fragestellungen, sowohl auf deutsch als auch auf englisch</w:t>
      </w:r>
      <w:r w:rsidR="00B465E5">
        <w:rPr>
          <w:rFonts w:ascii="Arial" w:hAnsi="Arial" w:cs="Arial"/>
          <w:color w:val="000000" w:themeColor="text1"/>
          <w:sz w:val="22"/>
          <w:szCs w:val="22"/>
        </w:rPr>
        <w:t>.</w:t>
      </w:r>
      <w:r w:rsidR="00696BC1">
        <w:rPr>
          <w:rFonts w:ascii="Arial" w:hAnsi="Arial" w:cs="Arial"/>
          <w:color w:val="000000" w:themeColor="text1"/>
          <w:sz w:val="22"/>
          <w:szCs w:val="22"/>
        </w:rPr>
        <w:t xml:space="preserve"> </w:t>
      </w:r>
      <w:r w:rsidR="004C39AD">
        <w:rPr>
          <w:rFonts w:ascii="Arial" w:hAnsi="Arial" w:cs="Arial"/>
          <w:color w:val="000000" w:themeColor="text1"/>
          <w:sz w:val="22"/>
          <w:szCs w:val="22"/>
        </w:rPr>
        <w:t>Da ich großes Interesse für diverse Kulturen und internationale Zusammenhänge habe, habe ich bei den Erasmus-Projekten</w:t>
      </w:r>
      <w:r w:rsidR="00DD2706">
        <w:rPr>
          <w:rFonts w:ascii="Arial" w:hAnsi="Arial" w:cs="Arial"/>
          <w:color w:val="000000" w:themeColor="text1"/>
          <w:sz w:val="22"/>
          <w:szCs w:val="22"/>
        </w:rPr>
        <w:t xml:space="preserve"> meiner Schule</w:t>
      </w:r>
      <w:r w:rsidR="004C39AD">
        <w:rPr>
          <w:rFonts w:ascii="Arial" w:hAnsi="Arial" w:cs="Arial"/>
          <w:color w:val="000000" w:themeColor="text1"/>
          <w:sz w:val="22"/>
          <w:szCs w:val="22"/>
        </w:rPr>
        <w:t xml:space="preserve"> wie z.B. einem Schüleraustausch mit Italien mitgemacht. Ebenso absolvierte ich im Rahmen des European Business Baccalaureate</w:t>
      </w:r>
      <w:r w:rsidR="004C39AD" w:rsidRPr="00140355">
        <w:rPr>
          <w:rFonts w:ascii="Arial" w:hAnsi="Arial" w:cs="Arial"/>
          <w:color w:val="000000" w:themeColor="text1"/>
          <w:sz w:val="22"/>
          <w:szCs w:val="22"/>
        </w:rPr>
        <w:t xml:space="preserve"> </w:t>
      </w:r>
      <w:r w:rsidR="004C39AD">
        <w:rPr>
          <w:rFonts w:ascii="Arial" w:hAnsi="Arial" w:cs="Arial"/>
          <w:color w:val="000000" w:themeColor="text1"/>
          <w:sz w:val="22"/>
          <w:szCs w:val="22"/>
        </w:rPr>
        <w:t>Diploma ein vierwöchiges Auslandspraktikum auf Malta</w:t>
      </w:r>
      <w:r w:rsidR="00DD2706">
        <w:rPr>
          <w:rFonts w:ascii="Arial" w:hAnsi="Arial" w:cs="Arial"/>
          <w:color w:val="000000" w:themeColor="text1"/>
          <w:sz w:val="22"/>
          <w:szCs w:val="22"/>
        </w:rPr>
        <w:t>. Dadurch konnte ich eine fremde Kultur kennenlernen und die Erfahrung mit Englisch als Sprache im Alltag und auf der Arbeit machen.</w:t>
      </w:r>
      <w:r w:rsidR="004C39AD">
        <w:rPr>
          <w:rFonts w:ascii="Arial" w:hAnsi="Arial" w:cs="Arial"/>
          <w:color w:val="000000" w:themeColor="text1"/>
          <w:sz w:val="22"/>
          <w:szCs w:val="22"/>
        </w:rPr>
        <w:t xml:space="preserve"> </w:t>
      </w:r>
      <w:r w:rsidR="00696BC1">
        <w:rPr>
          <w:rFonts w:ascii="Arial" w:hAnsi="Arial" w:cs="Arial"/>
          <w:color w:val="000000" w:themeColor="text1"/>
          <w:sz w:val="22"/>
          <w:szCs w:val="22"/>
        </w:rPr>
        <w:t xml:space="preserve">Um meine betrieblichen Kenntnisse weiter zu verbessern, engagierte ich mich in dem zusätzlichen Fach Projektmanagement. Zusammen mit meinen Mitschülern habe </w:t>
      </w:r>
      <w:r w:rsidR="00B465E5">
        <w:rPr>
          <w:rFonts w:ascii="Arial" w:hAnsi="Arial" w:cs="Arial"/>
          <w:color w:val="000000" w:themeColor="text1"/>
          <w:sz w:val="22"/>
          <w:szCs w:val="22"/>
        </w:rPr>
        <w:t>ich</w:t>
      </w:r>
      <w:r w:rsidR="00696BC1">
        <w:rPr>
          <w:rFonts w:ascii="Arial" w:hAnsi="Arial" w:cs="Arial"/>
          <w:color w:val="000000" w:themeColor="text1"/>
          <w:sz w:val="22"/>
          <w:szCs w:val="22"/>
        </w:rPr>
        <w:t xml:space="preserve"> eine Schülerfirma in Kooperation mit der JUNIOR gGmbH gegründet. </w:t>
      </w:r>
      <w:r w:rsidR="00B465E5">
        <w:rPr>
          <w:rFonts w:ascii="Arial" w:hAnsi="Arial" w:cs="Arial"/>
          <w:color w:val="000000" w:themeColor="text1"/>
          <w:sz w:val="22"/>
          <w:szCs w:val="22"/>
        </w:rPr>
        <w:t>Unsere</w:t>
      </w:r>
      <w:r w:rsidR="00696BC1">
        <w:rPr>
          <w:rFonts w:ascii="Arial" w:hAnsi="Arial" w:cs="Arial"/>
          <w:color w:val="000000" w:themeColor="text1"/>
          <w:sz w:val="22"/>
          <w:szCs w:val="22"/>
        </w:rPr>
        <w:t xml:space="preserve"> Geschäftsidee war </w:t>
      </w:r>
      <w:r w:rsidR="00B465E5">
        <w:rPr>
          <w:rFonts w:ascii="Arial" w:hAnsi="Arial" w:cs="Arial"/>
          <w:color w:val="000000" w:themeColor="text1"/>
          <w:sz w:val="22"/>
          <w:szCs w:val="22"/>
        </w:rPr>
        <w:t>die</w:t>
      </w:r>
      <w:r w:rsidR="00611288">
        <w:rPr>
          <w:rFonts w:ascii="Arial" w:hAnsi="Arial" w:cs="Arial"/>
          <w:color w:val="000000" w:themeColor="text1"/>
          <w:sz w:val="22"/>
          <w:szCs w:val="22"/>
        </w:rPr>
        <w:t xml:space="preserve"> </w:t>
      </w:r>
      <w:r w:rsidR="00696BC1">
        <w:rPr>
          <w:rFonts w:ascii="Arial" w:hAnsi="Arial" w:cs="Arial"/>
          <w:color w:val="000000" w:themeColor="text1"/>
          <w:sz w:val="22"/>
          <w:szCs w:val="22"/>
        </w:rPr>
        <w:t>nachhaltige</w:t>
      </w:r>
      <w:r w:rsidR="00B465E5">
        <w:rPr>
          <w:rFonts w:ascii="Arial" w:hAnsi="Arial" w:cs="Arial"/>
          <w:color w:val="000000" w:themeColor="text1"/>
          <w:sz w:val="22"/>
          <w:szCs w:val="22"/>
        </w:rPr>
        <w:t xml:space="preserve"> Herstellung von</w:t>
      </w:r>
      <w:r w:rsidR="00696BC1">
        <w:rPr>
          <w:rFonts w:ascii="Arial" w:hAnsi="Arial" w:cs="Arial"/>
          <w:color w:val="000000" w:themeColor="text1"/>
          <w:sz w:val="22"/>
          <w:szCs w:val="22"/>
        </w:rPr>
        <w:t xml:space="preserve"> Schmuck aus regionalen Materialien und </w:t>
      </w:r>
      <w:r w:rsidR="00B465E5">
        <w:rPr>
          <w:rFonts w:ascii="Arial" w:hAnsi="Arial" w:cs="Arial"/>
          <w:color w:val="000000" w:themeColor="text1"/>
          <w:sz w:val="22"/>
          <w:szCs w:val="22"/>
        </w:rPr>
        <w:t>die Vermarktung dieses Schmuckes über soziale</w:t>
      </w:r>
      <w:r w:rsidR="00696BC1">
        <w:rPr>
          <w:rFonts w:ascii="Arial" w:hAnsi="Arial" w:cs="Arial"/>
          <w:color w:val="000000" w:themeColor="text1"/>
          <w:sz w:val="22"/>
          <w:szCs w:val="22"/>
        </w:rPr>
        <w:t xml:space="preserve"> Medi</w:t>
      </w:r>
      <w:r w:rsidR="00B465E5">
        <w:rPr>
          <w:rFonts w:ascii="Arial" w:hAnsi="Arial" w:cs="Arial"/>
          <w:color w:val="000000" w:themeColor="text1"/>
          <w:sz w:val="22"/>
          <w:szCs w:val="22"/>
        </w:rPr>
        <w:t xml:space="preserve">en. </w:t>
      </w:r>
      <w:r w:rsidR="00696BC1">
        <w:rPr>
          <w:rFonts w:ascii="Arial" w:hAnsi="Arial" w:cs="Arial"/>
          <w:color w:val="000000" w:themeColor="text1"/>
          <w:sz w:val="22"/>
          <w:szCs w:val="22"/>
        </w:rPr>
        <w:t>Durch diese Erfahrung konnte ich mir einen ersten Eindruck</w:t>
      </w:r>
      <w:r w:rsidR="00611288">
        <w:rPr>
          <w:rFonts w:ascii="Arial" w:hAnsi="Arial" w:cs="Arial"/>
          <w:color w:val="000000" w:themeColor="text1"/>
          <w:sz w:val="22"/>
          <w:szCs w:val="22"/>
        </w:rPr>
        <w:t xml:space="preserve"> über die unternehmerische Tätigkeit</w:t>
      </w:r>
      <w:r w:rsidR="00696BC1">
        <w:rPr>
          <w:rFonts w:ascii="Arial" w:hAnsi="Arial" w:cs="Arial"/>
          <w:color w:val="000000" w:themeColor="text1"/>
          <w:sz w:val="22"/>
          <w:szCs w:val="22"/>
        </w:rPr>
        <w:t xml:space="preserve"> verschaffen. </w:t>
      </w:r>
      <w:r w:rsidR="00611288">
        <w:rPr>
          <w:rFonts w:ascii="Arial" w:hAnsi="Arial" w:cs="Arial"/>
          <w:color w:val="000000" w:themeColor="text1"/>
          <w:sz w:val="22"/>
          <w:szCs w:val="22"/>
        </w:rPr>
        <w:t xml:space="preserve">Daraufhin </w:t>
      </w:r>
      <w:r w:rsidR="00A07CA2">
        <w:rPr>
          <w:rFonts w:ascii="Arial" w:hAnsi="Arial" w:cs="Arial"/>
          <w:color w:val="000000" w:themeColor="text1"/>
          <w:sz w:val="22"/>
          <w:szCs w:val="22"/>
        </w:rPr>
        <w:t xml:space="preserve">gründeten ein guter Freund und ich </w:t>
      </w:r>
      <w:r w:rsidR="00611288">
        <w:rPr>
          <w:rFonts w:ascii="Arial" w:hAnsi="Arial" w:cs="Arial"/>
          <w:color w:val="000000" w:themeColor="text1"/>
          <w:sz w:val="22"/>
          <w:szCs w:val="22"/>
        </w:rPr>
        <w:t xml:space="preserve">Anfang des Jahres 2022 </w:t>
      </w:r>
      <w:r w:rsidR="00A07CA2">
        <w:rPr>
          <w:rFonts w:ascii="Arial" w:hAnsi="Arial" w:cs="Arial"/>
          <w:color w:val="000000" w:themeColor="text1"/>
          <w:sz w:val="22"/>
          <w:szCs w:val="22"/>
        </w:rPr>
        <w:t>die Hofmann &amp; Deiler GmbH. Wir verwendeten unsere Ersparnisse als Stammkapital</w:t>
      </w:r>
      <w:r w:rsidR="00B465E5">
        <w:rPr>
          <w:rFonts w:ascii="Arial" w:hAnsi="Arial" w:cs="Arial"/>
          <w:color w:val="000000" w:themeColor="text1"/>
          <w:sz w:val="22"/>
          <w:szCs w:val="22"/>
        </w:rPr>
        <w:t xml:space="preserve">, </w:t>
      </w:r>
      <w:r w:rsidR="004C39AD">
        <w:rPr>
          <w:rFonts w:ascii="Arial" w:hAnsi="Arial" w:cs="Arial"/>
          <w:color w:val="000000" w:themeColor="text1"/>
          <w:sz w:val="22"/>
          <w:szCs w:val="22"/>
        </w:rPr>
        <w:t xml:space="preserve">mit </w:t>
      </w:r>
      <w:r w:rsidR="005B2BC0">
        <w:rPr>
          <w:rFonts w:ascii="Arial" w:hAnsi="Arial" w:cs="Arial"/>
          <w:color w:val="000000" w:themeColor="text1"/>
          <w:sz w:val="22"/>
          <w:szCs w:val="22"/>
        </w:rPr>
        <w:t>welchem</w:t>
      </w:r>
      <w:r w:rsidR="004C39AD">
        <w:rPr>
          <w:rFonts w:ascii="Arial" w:hAnsi="Arial" w:cs="Arial"/>
          <w:color w:val="000000" w:themeColor="text1"/>
          <w:sz w:val="22"/>
          <w:szCs w:val="22"/>
        </w:rPr>
        <w:t xml:space="preserve"> wir eine Corona-Teststation starteten</w:t>
      </w:r>
      <w:r w:rsidR="00B465E5">
        <w:rPr>
          <w:rFonts w:ascii="Arial" w:hAnsi="Arial" w:cs="Arial"/>
          <w:color w:val="000000" w:themeColor="text1"/>
          <w:sz w:val="22"/>
          <w:szCs w:val="22"/>
        </w:rPr>
        <w:t xml:space="preserve">. </w:t>
      </w:r>
      <w:r w:rsidR="00A07CA2">
        <w:rPr>
          <w:rFonts w:ascii="Arial" w:hAnsi="Arial" w:cs="Arial"/>
          <w:color w:val="000000" w:themeColor="text1"/>
          <w:sz w:val="22"/>
          <w:szCs w:val="22"/>
        </w:rPr>
        <w:t xml:space="preserve">Die risikoreiche Idee </w:t>
      </w:r>
      <w:r w:rsidR="004C39AD">
        <w:rPr>
          <w:rFonts w:ascii="Arial" w:hAnsi="Arial" w:cs="Arial"/>
          <w:color w:val="000000" w:themeColor="text1"/>
          <w:sz w:val="22"/>
          <w:szCs w:val="22"/>
        </w:rPr>
        <w:t>hat</w:t>
      </w:r>
      <w:r w:rsidR="00A07CA2">
        <w:rPr>
          <w:rFonts w:ascii="Arial" w:hAnsi="Arial" w:cs="Arial"/>
          <w:color w:val="000000" w:themeColor="text1"/>
          <w:sz w:val="22"/>
          <w:szCs w:val="22"/>
        </w:rPr>
        <w:t xml:space="preserve"> nach viel Arbeit und Planung </w:t>
      </w:r>
      <w:r w:rsidR="004C39AD">
        <w:rPr>
          <w:rFonts w:ascii="Arial" w:hAnsi="Arial" w:cs="Arial"/>
          <w:color w:val="000000" w:themeColor="text1"/>
          <w:sz w:val="22"/>
          <w:szCs w:val="22"/>
        </w:rPr>
        <w:t>funktioniert</w:t>
      </w:r>
      <w:r w:rsidR="00611288">
        <w:rPr>
          <w:rFonts w:ascii="Arial" w:hAnsi="Arial" w:cs="Arial"/>
          <w:color w:val="000000" w:themeColor="text1"/>
          <w:sz w:val="22"/>
          <w:szCs w:val="22"/>
        </w:rPr>
        <w:t xml:space="preserve">. </w:t>
      </w:r>
      <w:r w:rsidR="004C39AD">
        <w:rPr>
          <w:rFonts w:ascii="Arial" w:hAnsi="Arial" w:cs="Arial"/>
          <w:color w:val="000000" w:themeColor="text1"/>
          <w:sz w:val="22"/>
          <w:szCs w:val="22"/>
        </w:rPr>
        <w:t>In den nächsten Monaten</w:t>
      </w:r>
      <w:r w:rsidR="00611288">
        <w:rPr>
          <w:rFonts w:ascii="Arial" w:hAnsi="Arial" w:cs="Arial"/>
          <w:color w:val="000000" w:themeColor="text1"/>
          <w:sz w:val="22"/>
          <w:szCs w:val="22"/>
        </w:rPr>
        <w:t xml:space="preserve"> </w:t>
      </w:r>
      <w:r w:rsidR="00A07CA2">
        <w:rPr>
          <w:rFonts w:ascii="Arial" w:hAnsi="Arial" w:cs="Arial"/>
          <w:color w:val="000000" w:themeColor="text1"/>
          <w:sz w:val="22"/>
          <w:szCs w:val="22"/>
        </w:rPr>
        <w:t xml:space="preserve">hatten </w:t>
      </w:r>
      <w:r w:rsidR="00611288">
        <w:rPr>
          <w:rFonts w:ascii="Arial" w:hAnsi="Arial" w:cs="Arial"/>
          <w:color w:val="000000" w:themeColor="text1"/>
          <w:sz w:val="22"/>
          <w:szCs w:val="22"/>
        </w:rPr>
        <w:t>wir</w:t>
      </w:r>
      <w:r w:rsidR="00A07CA2">
        <w:rPr>
          <w:rFonts w:ascii="Arial" w:hAnsi="Arial" w:cs="Arial"/>
          <w:color w:val="000000" w:themeColor="text1"/>
          <w:sz w:val="22"/>
          <w:szCs w:val="22"/>
        </w:rPr>
        <w:t xml:space="preserve"> </w:t>
      </w:r>
      <w:r w:rsidR="00611288">
        <w:rPr>
          <w:rFonts w:ascii="Arial" w:hAnsi="Arial" w:cs="Arial"/>
          <w:color w:val="000000" w:themeColor="text1"/>
          <w:sz w:val="22"/>
          <w:szCs w:val="22"/>
        </w:rPr>
        <w:t>über</w:t>
      </w:r>
      <w:r w:rsidR="00A07CA2">
        <w:rPr>
          <w:rFonts w:ascii="Arial" w:hAnsi="Arial" w:cs="Arial"/>
          <w:color w:val="000000" w:themeColor="text1"/>
          <w:sz w:val="22"/>
          <w:szCs w:val="22"/>
        </w:rPr>
        <w:t xml:space="preserve"> zehn Angestellte</w:t>
      </w:r>
      <w:r w:rsidR="00611288">
        <w:rPr>
          <w:rFonts w:ascii="Arial" w:hAnsi="Arial" w:cs="Arial"/>
          <w:color w:val="000000" w:themeColor="text1"/>
          <w:sz w:val="22"/>
          <w:szCs w:val="22"/>
        </w:rPr>
        <w:t xml:space="preserve"> und sechsstellige Umsätze</w:t>
      </w:r>
      <w:r w:rsidR="00A07CA2">
        <w:rPr>
          <w:rFonts w:ascii="Arial" w:hAnsi="Arial" w:cs="Arial"/>
          <w:color w:val="000000" w:themeColor="text1"/>
          <w:sz w:val="22"/>
          <w:szCs w:val="22"/>
        </w:rPr>
        <w:t>.</w:t>
      </w:r>
      <w:r w:rsidR="00F5295B">
        <w:rPr>
          <w:rFonts w:ascii="Arial" w:hAnsi="Arial" w:cs="Arial"/>
          <w:color w:val="000000" w:themeColor="text1"/>
          <w:sz w:val="22"/>
          <w:szCs w:val="22"/>
        </w:rPr>
        <w:t xml:space="preserve"> </w:t>
      </w:r>
      <w:r w:rsidR="0073593D">
        <w:rPr>
          <w:rFonts w:ascii="Arial" w:hAnsi="Arial" w:cs="Arial"/>
          <w:color w:val="000000" w:themeColor="text1"/>
          <w:sz w:val="22"/>
          <w:szCs w:val="22"/>
        </w:rPr>
        <w:t>Dadurch konnte ich praktische Erfahrungen in Beschaffung, Buchführung und Kostenkalkulation sammeln</w:t>
      </w:r>
      <w:r w:rsidR="005B2BC0">
        <w:rPr>
          <w:rFonts w:ascii="Arial" w:hAnsi="Arial" w:cs="Arial"/>
          <w:color w:val="000000" w:themeColor="text1"/>
          <w:sz w:val="22"/>
          <w:szCs w:val="22"/>
        </w:rPr>
        <w:t xml:space="preserve"> und Führungskompetenzen aufbauen</w:t>
      </w:r>
      <w:r w:rsidR="0073593D">
        <w:rPr>
          <w:rFonts w:ascii="Arial" w:hAnsi="Arial" w:cs="Arial"/>
          <w:color w:val="000000" w:themeColor="text1"/>
          <w:sz w:val="22"/>
          <w:szCs w:val="22"/>
        </w:rPr>
        <w:t xml:space="preserve">. </w:t>
      </w:r>
      <w:ins w:id="0" w:author="David Döbele" w:date="2023-03-04T16:04:00Z">
        <w:r w:rsidR="001F1777">
          <w:rPr>
            <w:rFonts w:ascii="Arial" w:hAnsi="Arial" w:cs="Arial"/>
            <w:color w:val="000000" w:themeColor="text1"/>
            <w:sz w:val="22"/>
            <w:szCs w:val="22"/>
          </w:rPr>
          <w:t xml:space="preserve">Besonders gut </w:t>
        </w:r>
      </w:ins>
      <w:ins w:id="1" w:author="David Döbele" w:date="2023-03-04T16:05:00Z">
        <w:r w:rsidR="001F1777">
          <w:rPr>
            <w:rFonts w:ascii="Arial" w:hAnsi="Arial" w:cs="Arial"/>
            <w:color w:val="000000" w:themeColor="text1"/>
            <w:sz w:val="22"/>
            <w:szCs w:val="22"/>
          </w:rPr>
          <w:t xml:space="preserve">hat mir an dieser Zeit gefallen, wie ich meine eigenen Ideen entfalten und „aus dem Nichts“ eine Idee formen und umsetzen kann. </w:t>
        </w:r>
      </w:ins>
      <w:r w:rsidR="004C39AD">
        <w:rPr>
          <w:rFonts w:ascii="Arial" w:hAnsi="Arial" w:cs="Arial"/>
          <w:color w:val="000000" w:themeColor="text1"/>
          <w:sz w:val="22"/>
          <w:szCs w:val="22"/>
        </w:rPr>
        <w:t>In der Zukunft möchte ich weiterhin unternehmerisch tätig sein und ein</w:t>
      </w:r>
      <w:ins w:id="2" w:author="David Döbele" w:date="2023-03-04T16:05:00Z">
        <w:r w:rsidR="001F1777">
          <w:rPr>
            <w:rFonts w:ascii="Arial" w:hAnsi="Arial" w:cs="Arial"/>
            <w:color w:val="000000" w:themeColor="text1"/>
            <w:sz w:val="22"/>
            <w:szCs w:val="22"/>
          </w:rPr>
          <w:t xml:space="preserve"> richtiges</w:t>
        </w:r>
      </w:ins>
      <w:r w:rsidR="004C39AD">
        <w:rPr>
          <w:rFonts w:ascii="Arial" w:hAnsi="Arial" w:cs="Arial"/>
          <w:color w:val="000000" w:themeColor="text1"/>
          <w:sz w:val="22"/>
          <w:szCs w:val="22"/>
        </w:rPr>
        <w:t xml:space="preserve"> Start-up gründen</w:t>
      </w:r>
      <w:ins w:id="3" w:author="David Döbele" w:date="2023-03-04T16:05:00Z">
        <w:r w:rsidR="001F1777">
          <w:rPr>
            <w:rFonts w:ascii="Arial" w:hAnsi="Arial" w:cs="Arial"/>
            <w:color w:val="000000" w:themeColor="text1"/>
            <w:sz w:val="22"/>
            <w:szCs w:val="22"/>
          </w:rPr>
          <w:t xml:space="preserve"> – und keine Universität scheint mir dafür besser geeignet zu sein als die WHU</w:t>
        </w:r>
      </w:ins>
      <w:r w:rsidR="0073593D">
        <w:rPr>
          <w:rFonts w:ascii="Arial" w:hAnsi="Arial" w:cs="Arial"/>
          <w:color w:val="000000" w:themeColor="text1"/>
          <w:sz w:val="22"/>
          <w:szCs w:val="22"/>
        </w:rPr>
        <w:t>.</w:t>
      </w:r>
      <w:ins w:id="4" w:author="David Döbele" w:date="2023-03-04T16:08:00Z">
        <w:r w:rsidR="00916231">
          <w:rPr>
            <w:rFonts w:ascii="Arial" w:hAnsi="Arial" w:cs="Arial"/>
            <w:color w:val="000000" w:themeColor="text1"/>
            <w:sz w:val="22"/>
            <w:szCs w:val="22"/>
          </w:rPr>
          <w:t xml:space="preserve"> Alternativ dazu kann ich es mir auch vorstellen, in einem Startup an einer spannenden Idee mitzuarbeiten oder in der Unternehmensberatung einzusteigen. Wichtig i</w:t>
        </w:r>
      </w:ins>
      <w:ins w:id="5" w:author="David Döbele" w:date="2023-03-04T16:09:00Z">
        <w:r w:rsidR="00916231">
          <w:rPr>
            <w:rFonts w:ascii="Arial" w:hAnsi="Arial" w:cs="Arial"/>
            <w:color w:val="000000" w:themeColor="text1"/>
            <w:sz w:val="22"/>
            <w:szCs w:val="22"/>
          </w:rPr>
          <w:t xml:space="preserve">st mir vor allem, dass ich mich auch nach meinem Studium in einem Umfeld bewege, bei dem ich jeden Tag neu dazulernen und mich weiter entwickeln kann. </w:t>
        </w:r>
      </w:ins>
    </w:p>
    <w:p w14:paraId="14BF5425" w14:textId="77777777" w:rsidR="008633A4" w:rsidRDefault="008633A4" w:rsidP="00140355">
      <w:pPr>
        <w:shd w:val="clear" w:color="auto" w:fill="FFFFFF"/>
        <w:jc w:val="both"/>
        <w:rPr>
          <w:rFonts w:ascii="Arial" w:hAnsi="Arial" w:cs="Arial"/>
          <w:color w:val="000000" w:themeColor="text1"/>
          <w:sz w:val="22"/>
          <w:szCs w:val="22"/>
        </w:rPr>
      </w:pPr>
    </w:p>
    <w:p w14:paraId="11A7ED59" w14:textId="67BC0B50" w:rsidR="00FA6281" w:rsidRDefault="0073593D" w:rsidP="00140355">
      <w:pPr>
        <w:shd w:val="clear" w:color="auto" w:fill="FFFFFF"/>
        <w:jc w:val="both"/>
        <w:rPr>
          <w:rFonts w:ascii="Arial" w:hAnsi="Arial" w:cs="Arial"/>
          <w:color w:val="000000" w:themeColor="text1"/>
          <w:sz w:val="22"/>
          <w:szCs w:val="22"/>
        </w:rPr>
      </w:pPr>
      <w:r>
        <w:rPr>
          <w:rFonts w:ascii="Arial" w:hAnsi="Arial" w:cs="Arial"/>
          <w:color w:val="000000" w:themeColor="text1"/>
          <w:sz w:val="22"/>
          <w:szCs w:val="22"/>
        </w:rPr>
        <w:t xml:space="preserve">Aufgrund meiner </w:t>
      </w:r>
      <w:r w:rsidR="00D9208F">
        <w:rPr>
          <w:rFonts w:ascii="Arial" w:hAnsi="Arial" w:cs="Arial"/>
          <w:color w:val="000000" w:themeColor="text1"/>
          <w:sz w:val="22"/>
          <w:szCs w:val="22"/>
        </w:rPr>
        <w:t>Erfahrungen</w:t>
      </w:r>
      <w:r>
        <w:rPr>
          <w:rFonts w:ascii="Arial" w:hAnsi="Arial" w:cs="Arial"/>
          <w:color w:val="000000" w:themeColor="text1"/>
          <w:sz w:val="22"/>
          <w:szCs w:val="22"/>
        </w:rPr>
        <w:t xml:space="preserve"> und </w:t>
      </w:r>
      <w:r w:rsidR="00D9208F">
        <w:rPr>
          <w:rFonts w:ascii="Arial" w:hAnsi="Arial" w:cs="Arial"/>
          <w:color w:val="000000" w:themeColor="text1"/>
          <w:sz w:val="22"/>
          <w:szCs w:val="22"/>
        </w:rPr>
        <w:t>Ziele</w:t>
      </w:r>
      <w:r>
        <w:rPr>
          <w:rFonts w:ascii="Arial" w:hAnsi="Arial" w:cs="Arial"/>
          <w:color w:val="000000" w:themeColor="text1"/>
          <w:sz w:val="22"/>
          <w:szCs w:val="22"/>
        </w:rPr>
        <w:t xml:space="preserve"> identifiziere</w:t>
      </w:r>
      <w:r w:rsidR="004C39AD">
        <w:rPr>
          <w:rFonts w:ascii="Arial" w:hAnsi="Arial" w:cs="Arial"/>
          <w:color w:val="000000" w:themeColor="text1"/>
          <w:sz w:val="22"/>
          <w:szCs w:val="22"/>
        </w:rPr>
        <w:t xml:space="preserve"> ich internationale Betriebswirtschaftslehre / Management als den </w:t>
      </w:r>
      <w:del w:id="6" w:author="David Döbele" w:date="2023-03-04T16:06:00Z">
        <w:r w:rsidR="004C39AD" w:rsidDel="001F1777">
          <w:rPr>
            <w:rFonts w:ascii="Arial" w:hAnsi="Arial" w:cs="Arial"/>
            <w:color w:val="000000" w:themeColor="text1"/>
            <w:sz w:val="22"/>
            <w:szCs w:val="22"/>
          </w:rPr>
          <w:delText xml:space="preserve">Perfekten </w:delText>
        </w:r>
      </w:del>
      <w:ins w:id="7" w:author="David Döbele" w:date="2023-03-04T16:06:00Z">
        <w:r w:rsidR="001F1777">
          <w:rPr>
            <w:rFonts w:ascii="Arial" w:hAnsi="Arial" w:cs="Arial"/>
            <w:color w:val="000000" w:themeColor="text1"/>
            <w:sz w:val="22"/>
            <w:szCs w:val="22"/>
          </w:rPr>
          <w:t>p</w:t>
        </w:r>
        <w:r w:rsidR="001F1777">
          <w:rPr>
            <w:rFonts w:ascii="Arial" w:hAnsi="Arial" w:cs="Arial"/>
            <w:color w:val="000000" w:themeColor="text1"/>
            <w:sz w:val="22"/>
            <w:szCs w:val="22"/>
          </w:rPr>
          <w:t xml:space="preserve">erfekten </w:t>
        </w:r>
      </w:ins>
      <w:r w:rsidR="004C39AD">
        <w:rPr>
          <w:rFonts w:ascii="Arial" w:hAnsi="Arial" w:cs="Arial"/>
          <w:color w:val="000000" w:themeColor="text1"/>
          <w:sz w:val="22"/>
          <w:szCs w:val="22"/>
        </w:rPr>
        <w:t>Studiengang für mich</w:t>
      </w:r>
      <w:r>
        <w:rPr>
          <w:rFonts w:ascii="Arial" w:hAnsi="Arial" w:cs="Arial"/>
          <w:color w:val="000000" w:themeColor="text1"/>
          <w:sz w:val="22"/>
          <w:szCs w:val="22"/>
        </w:rPr>
        <w:t xml:space="preserve">, um mein betriebswirtschaftliches Interesse </w:t>
      </w:r>
      <w:r w:rsidR="00260CB4">
        <w:rPr>
          <w:rFonts w:ascii="Arial" w:hAnsi="Arial" w:cs="Arial"/>
          <w:color w:val="000000" w:themeColor="text1"/>
          <w:sz w:val="22"/>
          <w:szCs w:val="22"/>
        </w:rPr>
        <w:t>mit einem internationalen Fokus zu verknüpfen</w:t>
      </w:r>
      <w:r w:rsidR="00260CB4" w:rsidRPr="00140355">
        <w:rPr>
          <w:rFonts w:ascii="Arial" w:hAnsi="Arial" w:cs="Arial"/>
          <w:color w:val="000000" w:themeColor="text1"/>
          <w:sz w:val="22"/>
          <w:szCs w:val="22"/>
        </w:rPr>
        <w:t xml:space="preserve">. </w:t>
      </w:r>
      <w:r w:rsidR="008633A4">
        <w:rPr>
          <w:rFonts w:ascii="Arial" w:hAnsi="Arial" w:cs="Arial"/>
          <w:color w:val="000000" w:themeColor="text1"/>
          <w:sz w:val="22"/>
          <w:szCs w:val="22"/>
        </w:rPr>
        <w:t>Mit zunehmender Globalisierung gewinnt dieser</w:t>
      </w:r>
      <w:r w:rsidR="00260CB4" w:rsidRPr="00140355">
        <w:rPr>
          <w:rFonts w:ascii="Arial" w:hAnsi="Arial" w:cs="Arial"/>
          <w:color w:val="000000" w:themeColor="text1"/>
          <w:sz w:val="22"/>
          <w:szCs w:val="22"/>
        </w:rPr>
        <w:t xml:space="preserve"> </w:t>
      </w:r>
      <w:r w:rsidR="008633A4">
        <w:rPr>
          <w:rFonts w:ascii="Arial" w:hAnsi="Arial" w:cs="Arial"/>
          <w:color w:val="000000" w:themeColor="text1"/>
          <w:sz w:val="22"/>
          <w:szCs w:val="22"/>
        </w:rPr>
        <w:t xml:space="preserve">Aspekt in vielen verschiedenen Wirtschaftsbereichen </w:t>
      </w:r>
      <w:r w:rsidR="00D9208F">
        <w:rPr>
          <w:rFonts w:ascii="Arial" w:hAnsi="Arial" w:cs="Arial"/>
          <w:color w:val="000000" w:themeColor="text1"/>
          <w:sz w:val="22"/>
          <w:szCs w:val="22"/>
        </w:rPr>
        <w:t xml:space="preserve">immer mehr </w:t>
      </w:r>
      <w:r w:rsidR="008633A4">
        <w:rPr>
          <w:rFonts w:ascii="Arial" w:hAnsi="Arial" w:cs="Arial"/>
          <w:color w:val="000000" w:themeColor="text1"/>
          <w:sz w:val="22"/>
          <w:szCs w:val="22"/>
        </w:rPr>
        <w:t xml:space="preserve">an Bedeutung. </w:t>
      </w:r>
      <w:r w:rsidR="00B84286">
        <w:rPr>
          <w:rFonts w:ascii="Arial" w:hAnsi="Arial" w:cs="Arial"/>
          <w:color w:val="000000" w:themeColor="text1"/>
          <w:sz w:val="22"/>
          <w:szCs w:val="22"/>
        </w:rPr>
        <w:t>Vor allem bei</w:t>
      </w:r>
      <w:r w:rsidR="008633A4">
        <w:rPr>
          <w:rFonts w:ascii="Arial" w:hAnsi="Arial" w:cs="Arial"/>
          <w:color w:val="000000" w:themeColor="text1"/>
          <w:sz w:val="22"/>
          <w:szCs w:val="22"/>
        </w:rPr>
        <w:t xml:space="preserve"> meinen Auslandsaufenthalten erkannte ich die </w:t>
      </w:r>
      <w:r w:rsidR="00B84286">
        <w:rPr>
          <w:rFonts w:ascii="Arial" w:hAnsi="Arial" w:cs="Arial"/>
          <w:color w:val="000000" w:themeColor="text1"/>
          <w:sz w:val="22"/>
          <w:szCs w:val="22"/>
        </w:rPr>
        <w:t>Bedeutung</w:t>
      </w:r>
      <w:r w:rsidR="00260CB4" w:rsidRPr="00140355">
        <w:rPr>
          <w:rFonts w:ascii="Arial" w:hAnsi="Arial" w:cs="Arial"/>
          <w:color w:val="000000" w:themeColor="text1"/>
          <w:sz w:val="22"/>
          <w:szCs w:val="22"/>
        </w:rPr>
        <w:t xml:space="preserve"> von </w:t>
      </w:r>
      <w:r w:rsidR="00D9208F">
        <w:rPr>
          <w:rFonts w:ascii="Arial" w:hAnsi="Arial" w:cs="Arial"/>
          <w:color w:val="000000" w:themeColor="text1"/>
          <w:sz w:val="22"/>
          <w:szCs w:val="22"/>
        </w:rPr>
        <w:t xml:space="preserve">internationaler </w:t>
      </w:r>
      <w:r w:rsidR="00260CB4" w:rsidRPr="00140355">
        <w:rPr>
          <w:rFonts w:ascii="Arial" w:hAnsi="Arial" w:cs="Arial"/>
          <w:color w:val="000000" w:themeColor="text1"/>
          <w:sz w:val="22"/>
          <w:szCs w:val="22"/>
        </w:rPr>
        <w:t>Vielfalt und Diversität. Durch den Studiengang internationale B</w:t>
      </w:r>
      <w:r w:rsidR="00260CB4">
        <w:rPr>
          <w:rFonts w:ascii="Arial" w:hAnsi="Arial" w:cs="Arial"/>
          <w:color w:val="000000" w:themeColor="text1"/>
          <w:sz w:val="22"/>
          <w:szCs w:val="22"/>
        </w:rPr>
        <w:t>etriebswirtschaftslehre</w:t>
      </w:r>
      <w:r w:rsidR="00D9208F">
        <w:rPr>
          <w:rFonts w:ascii="Arial" w:hAnsi="Arial" w:cs="Arial"/>
          <w:color w:val="000000" w:themeColor="text1"/>
          <w:sz w:val="22"/>
          <w:szCs w:val="22"/>
        </w:rPr>
        <w:t xml:space="preserve"> </w:t>
      </w:r>
      <w:r w:rsidR="00260CB4" w:rsidRPr="00140355">
        <w:rPr>
          <w:rFonts w:ascii="Arial" w:hAnsi="Arial" w:cs="Arial"/>
          <w:color w:val="000000" w:themeColor="text1"/>
          <w:sz w:val="22"/>
          <w:szCs w:val="22"/>
        </w:rPr>
        <w:t>/</w:t>
      </w:r>
      <w:r w:rsidR="00D9208F">
        <w:rPr>
          <w:rFonts w:ascii="Arial" w:hAnsi="Arial" w:cs="Arial"/>
          <w:color w:val="000000" w:themeColor="text1"/>
          <w:sz w:val="22"/>
          <w:szCs w:val="22"/>
        </w:rPr>
        <w:t xml:space="preserve"> </w:t>
      </w:r>
      <w:r w:rsidR="00260CB4" w:rsidRPr="00140355">
        <w:rPr>
          <w:rFonts w:ascii="Arial" w:hAnsi="Arial" w:cs="Arial"/>
          <w:color w:val="000000" w:themeColor="text1"/>
          <w:sz w:val="22"/>
          <w:szCs w:val="22"/>
        </w:rPr>
        <w:t>Management mit bilingualer Lehre</w:t>
      </w:r>
      <w:r w:rsidR="00D9208F">
        <w:rPr>
          <w:rFonts w:ascii="Arial" w:hAnsi="Arial" w:cs="Arial"/>
          <w:color w:val="000000" w:themeColor="text1"/>
          <w:sz w:val="22"/>
          <w:szCs w:val="22"/>
        </w:rPr>
        <w:t xml:space="preserve">, Auslandspraktika und </w:t>
      </w:r>
      <w:r w:rsidR="00260CB4" w:rsidRPr="00140355">
        <w:rPr>
          <w:rFonts w:ascii="Arial" w:hAnsi="Arial" w:cs="Arial"/>
          <w:color w:val="000000" w:themeColor="text1"/>
          <w:sz w:val="22"/>
          <w:szCs w:val="22"/>
        </w:rPr>
        <w:t xml:space="preserve">Auslandssemestern kann ich </w:t>
      </w:r>
      <w:r w:rsidR="001471ED">
        <w:rPr>
          <w:rFonts w:ascii="Arial" w:hAnsi="Arial" w:cs="Arial"/>
          <w:color w:val="000000" w:themeColor="text1"/>
          <w:sz w:val="22"/>
          <w:szCs w:val="22"/>
        </w:rPr>
        <w:t>weitere internationale</w:t>
      </w:r>
      <w:r w:rsidR="00260CB4" w:rsidRPr="00140355">
        <w:rPr>
          <w:rFonts w:ascii="Arial" w:hAnsi="Arial" w:cs="Arial"/>
          <w:color w:val="000000" w:themeColor="text1"/>
          <w:sz w:val="22"/>
          <w:szCs w:val="22"/>
        </w:rPr>
        <w:t xml:space="preserve"> </w:t>
      </w:r>
      <w:r w:rsidR="001471ED" w:rsidRPr="00140355">
        <w:rPr>
          <w:rFonts w:ascii="Arial" w:hAnsi="Arial" w:cs="Arial"/>
          <w:color w:val="000000" w:themeColor="text1"/>
          <w:sz w:val="22"/>
          <w:szCs w:val="22"/>
        </w:rPr>
        <w:t>Erfahrungen</w:t>
      </w:r>
      <w:r w:rsidR="00260CB4" w:rsidRPr="00140355">
        <w:rPr>
          <w:rFonts w:ascii="Arial" w:hAnsi="Arial" w:cs="Arial"/>
          <w:color w:val="000000" w:themeColor="text1"/>
          <w:sz w:val="22"/>
          <w:szCs w:val="22"/>
        </w:rPr>
        <w:t xml:space="preserve"> </w:t>
      </w:r>
      <w:r w:rsidR="001471ED">
        <w:rPr>
          <w:rFonts w:ascii="Arial" w:hAnsi="Arial" w:cs="Arial"/>
          <w:color w:val="000000" w:themeColor="text1"/>
          <w:sz w:val="22"/>
          <w:szCs w:val="22"/>
        </w:rPr>
        <w:t>sammeln</w:t>
      </w:r>
      <w:r w:rsidR="00260CB4" w:rsidRPr="00140355">
        <w:rPr>
          <w:rFonts w:ascii="Arial" w:hAnsi="Arial" w:cs="Arial"/>
          <w:color w:val="000000" w:themeColor="text1"/>
          <w:sz w:val="22"/>
          <w:szCs w:val="22"/>
        </w:rPr>
        <w:t xml:space="preserve"> und </w:t>
      </w:r>
      <w:r w:rsidR="001471ED">
        <w:rPr>
          <w:rFonts w:ascii="Arial" w:hAnsi="Arial" w:cs="Arial"/>
          <w:color w:val="000000" w:themeColor="text1"/>
          <w:sz w:val="22"/>
          <w:szCs w:val="22"/>
        </w:rPr>
        <w:t xml:space="preserve">diese </w:t>
      </w:r>
      <w:r w:rsidR="00260CB4" w:rsidRPr="00140355">
        <w:rPr>
          <w:rFonts w:ascii="Arial" w:hAnsi="Arial" w:cs="Arial"/>
          <w:color w:val="000000" w:themeColor="text1"/>
          <w:sz w:val="22"/>
          <w:szCs w:val="22"/>
        </w:rPr>
        <w:t xml:space="preserve">für meine </w:t>
      </w:r>
      <w:r w:rsidR="00B84286">
        <w:rPr>
          <w:rFonts w:ascii="Arial" w:hAnsi="Arial" w:cs="Arial"/>
          <w:color w:val="000000" w:themeColor="text1"/>
          <w:sz w:val="22"/>
          <w:szCs w:val="22"/>
        </w:rPr>
        <w:t>persönliche</w:t>
      </w:r>
      <w:r w:rsidR="00260CB4" w:rsidRPr="00140355">
        <w:rPr>
          <w:rFonts w:ascii="Arial" w:hAnsi="Arial" w:cs="Arial"/>
          <w:color w:val="000000" w:themeColor="text1"/>
          <w:sz w:val="22"/>
          <w:szCs w:val="22"/>
        </w:rPr>
        <w:t xml:space="preserve"> Entwicklung nutzen.</w:t>
      </w:r>
      <w:r w:rsidR="00C3187A">
        <w:rPr>
          <w:rFonts w:ascii="Arial" w:hAnsi="Arial" w:cs="Arial"/>
          <w:color w:val="000000" w:themeColor="text1"/>
          <w:sz w:val="22"/>
          <w:szCs w:val="22"/>
        </w:rPr>
        <w:t xml:space="preserve"> Ebenso bietet der Studiengang mir die Möglichkeit mein wirtschaftliches Wissen zu vertiefen und meine analytischen Fähigkeiten mit meiner Leidenschaft zu verbinden.</w:t>
      </w:r>
    </w:p>
    <w:p w14:paraId="15DC8AF8" w14:textId="77777777" w:rsidR="00A92452" w:rsidRDefault="00A92452" w:rsidP="00140355">
      <w:pPr>
        <w:shd w:val="clear" w:color="auto" w:fill="FFFFFF"/>
        <w:jc w:val="both"/>
        <w:rPr>
          <w:rFonts w:ascii="Arial" w:hAnsi="Arial" w:cs="Arial"/>
          <w:color w:val="000000" w:themeColor="text1"/>
          <w:sz w:val="22"/>
          <w:szCs w:val="22"/>
        </w:rPr>
      </w:pPr>
    </w:p>
    <w:p w14:paraId="5572FFA5" w14:textId="25379822" w:rsidR="0007195B" w:rsidRDefault="0019143B" w:rsidP="00140355">
      <w:pPr>
        <w:shd w:val="clear" w:color="auto" w:fill="FFFFFF"/>
        <w:jc w:val="both"/>
        <w:rPr>
          <w:rFonts w:ascii="Arial" w:hAnsi="Arial" w:cs="Arial"/>
          <w:color w:val="000000" w:themeColor="text1"/>
          <w:sz w:val="22"/>
          <w:szCs w:val="22"/>
        </w:rPr>
      </w:pPr>
      <w:r>
        <w:rPr>
          <w:rFonts w:ascii="Arial" w:hAnsi="Arial" w:cs="Arial"/>
          <w:color w:val="000000" w:themeColor="text1"/>
          <w:sz w:val="22"/>
          <w:szCs w:val="22"/>
        </w:rPr>
        <w:t xml:space="preserve">Zu meinen Stärken gehören vor allem meine Teamfähigkeit und meine Zielstrebigkeit. Ebenso habe ich </w:t>
      </w:r>
      <w:r w:rsidR="00EB5869">
        <w:rPr>
          <w:rFonts w:ascii="Arial" w:hAnsi="Arial" w:cs="Arial"/>
          <w:color w:val="000000" w:themeColor="text1"/>
          <w:sz w:val="22"/>
          <w:szCs w:val="22"/>
        </w:rPr>
        <w:t>gutes Organisationsmanagement und eine hohe Stressresistenz</w:t>
      </w:r>
      <w:r>
        <w:rPr>
          <w:rFonts w:ascii="Arial" w:hAnsi="Arial" w:cs="Arial"/>
          <w:color w:val="000000" w:themeColor="text1"/>
          <w:sz w:val="22"/>
          <w:szCs w:val="22"/>
        </w:rPr>
        <w:t xml:space="preserve">. </w:t>
      </w:r>
      <w:r w:rsidR="00611288" w:rsidRPr="00611288">
        <w:rPr>
          <w:rFonts w:ascii="Arial" w:hAnsi="Arial" w:cs="Arial"/>
          <w:color w:val="000000" w:themeColor="text1"/>
          <w:sz w:val="22"/>
          <w:szCs w:val="22"/>
        </w:rPr>
        <w:t xml:space="preserve">Die Führung </w:t>
      </w:r>
      <w:r w:rsidR="00EB5869">
        <w:rPr>
          <w:rFonts w:ascii="Arial" w:hAnsi="Arial" w:cs="Arial"/>
          <w:color w:val="000000" w:themeColor="text1"/>
          <w:sz w:val="22"/>
          <w:szCs w:val="22"/>
        </w:rPr>
        <w:t>einer</w:t>
      </w:r>
      <w:r w:rsidR="00611288" w:rsidRPr="00611288">
        <w:rPr>
          <w:rFonts w:ascii="Arial" w:hAnsi="Arial" w:cs="Arial"/>
          <w:color w:val="000000" w:themeColor="text1"/>
          <w:sz w:val="22"/>
          <w:szCs w:val="22"/>
        </w:rPr>
        <w:t xml:space="preserve"> GmbH erfordert große Verantwortung und nimmt viel Zeit in Anspruch. Trotz alledem habe ich konstant für die Schule gelernt und konnte sehr gute Noten</w:t>
      </w:r>
      <w:r w:rsidR="00C3187A">
        <w:rPr>
          <w:rFonts w:ascii="Arial" w:hAnsi="Arial" w:cs="Arial"/>
          <w:color w:val="000000" w:themeColor="text1"/>
          <w:sz w:val="22"/>
          <w:szCs w:val="22"/>
        </w:rPr>
        <w:t xml:space="preserve"> in allen Fächern</w:t>
      </w:r>
      <w:r w:rsidR="00611288" w:rsidRPr="00611288">
        <w:rPr>
          <w:rFonts w:ascii="Arial" w:hAnsi="Arial" w:cs="Arial"/>
          <w:color w:val="000000" w:themeColor="text1"/>
          <w:sz w:val="22"/>
          <w:szCs w:val="22"/>
        </w:rPr>
        <w:t xml:space="preserve"> erzielen. So habe ich Erfahrung darin gesammelt, wie es ist, auch unter hohem Zeitdruck effizient zu arbeiten und in stressigen Situationen einen kühlen Kopf zu bewahren. Meinen Ausgleich finde ich im Sport. In den letzten Jahren konzentrierte ich mich besonders auf das Krafttraining und auf Tennis als Mannschaftssport</w:t>
      </w:r>
      <w:r w:rsidR="0007195B">
        <w:rPr>
          <w:rFonts w:ascii="Arial" w:hAnsi="Arial" w:cs="Arial"/>
          <w:color w:val="000000" w:themeColor="text1"/>
          <w:sz w:val="22"/>
          <w:szCs w:val="22"/>
        </w:rPr>
        <w:t>, bei dem die Teamfähigkeit eine große Rolle spielt.</w:t>
      </w:r>
      <w:r w:rsidR="00B55E61">
        <w:rPr>
          <w:rFonts w:ascii="Arial" w:hAnsi="Arial" w:cs="Arial"/>
          <w:color w:val="000000" w:themeColor="text1"/>
          <w:sz w:val="22"/>
          <w:szCs w:val="22"/>
        </w:rPr>
        <w:t xml:space="preserve"> Ein</w:t>
      </w:r>
      <w:r w:rsidR="0007195B">
        <w:rPr>
          <w:rFonts w:ascii="Arial" w:hAnsi="Arial" w:cs="Arial"/>
          <w:color w:val="000000" w:themeColor="text1"/>
          <w:sz w:val="22"/>
          <w:szCs w:val="22"/>
        </w:rPr>
        <w:t>e</w:t>
      </w:r>
      <w:r w:rsidR="00B55E61">
        <w:rPr>
          <w:rFonts w:ascii="Arial" w:hAnsi="Arial" w:cs="Arial"/>
          <w:color w:val="000000" w:themeColor="text1"/>
          <w:sz w:val="22"/>
          <w:szCs w:val="22"/>
        </w:rPr>
        <w:t xml:space="preserve"> </w:t>
      </w:r>
      <w:r w:rsidR="00C3187A">
        <w:rPr>
          <w:rFonts w:ascii="Arial" w:hAnsi="Arial" w:cs="Arial"/>
          <w:color w:val="000000" w:themeColor="text1"/>
          <w:sz w:val="22"/>
          <w:szCs w:val="22"/>
        </w:rPr>
        <w:lastRenderedPageBreak/>
        <w:t>herausragende</w:t>
      </w:r>
      <w:r w:rsidR="00B55E61">
        <w:rPr>
          <w:rFonts w:ascii="Arial" w:hAnsi="Arial" w:cs="Arial"/>
          <w:color w:val="000000" w:themeColor="text1"/>
          <w:sz w:val="22"/>
          <w:szCs w:val="22"/>
        </w:rPr>
        <w:t xml:space="preserve"> Teamfähigkeit lernte ich nicht durch den Sport, sondern auch </w:t>
      </w:r>
      <w:r w:rsidR="00EB5869">
        <w:rPr>
          <w:rFonts w:ascii="Arial" w:hAnsi="Arial" w:cs="Arial"/>
          <w:color w:val="000000" w:themeColor="text1"/>
          <w:sz w:val="22"/>
          <w:szCs w:val="22"/>
        </w:rPr>
        <w:t>durch das Aufbauen und das Leiten eines Teams aus über zehn Angestellten</w:t>
      </w:r>
      <w:r w:rsidR="00B55E61">
        <w:rPr>
          <w:rFonts w:ascii="Arial" w:hAnsi="Arial" w:cs="Arial"/>
          <w:color w:val="000000" w:themeColor="text1"/>
          <w:sz w:val="22"/>
          <w:szCs w:val="22"/>
        </w:rPr>
        <w:t>.</w:t>
      </w:r>
      <w:r w:rsidR="00EB5869">
        <w:rPr>
          <w:rFonts w:ascii="Arial" w:hAnsi="Arial" w:cs="Arial"/>
          <w:color w:val="000000" w:themeColor="text1"/>
          <w:sz w:val="22"/>
          <w:szCs w:val="22"/>
        </w:rPr>
        <w:t xml:space="preserve"> Meine Mitarbeiter in der Corona-Teststation und meine Mitschüler in der Schule schätzen an mir, </w:t>
      </w:r>
      <w:r w:rsidRPr="00140355">
        <w:rPr>
          <w:rFonts w:ascii="Arial" w:hAnsi="Arial" w:cs="Arial"/>
          <w:color w:val="000000" w:themeColor="text1"/>
          <w:sz w:val="22"/>
          <w:szCs w:val="22"/>
        </w:rPr>
        <w:t xml:space="preserve">dass ich </w:t>
      </w:r>
      <w:r w:rsidR="00C3187A">
        <w:rPr>
          <w:rFonts w:ascii="Arial" w:hAnsi="Arial" w:cs="Arial"/>
          <w:color w:val="000000" w:themeColor="text1"/>
          <w:sz w:val="22"/>
          <w:szCs w:val="22"/>
        </w:rPr>
        <w:t xml:space="preserve">auch </w:t>
      </w:r>
      <w:r w:rsidRPr="00140355">
        <w:rPr>
          <w:rFonts w:ascii="Arial" w:hAnsi="Arial" w:cs="Arial"/>
          <w:color w:val="000000" w:themeColor="text1"/>
          <w:sz w:val="22"/>
          <w:szCs w:val="22"/>
        </w:rPr>
        <w:t xml:space="preserve">in </w:t>
      </w:r>
      <w:r>
        <w:rPr>
          <w:rFonts w:ascii="Arial" w:hAnsi="Arial" w:cs="Arial"/>
          <w:color w:val="000000" w:themeColor="text1"/>
          <w:sz w:val="22"/>
          <w:szCs w:val="22"/>
        </w:rPr>
        <w:t>schweren</w:t>
      </w:r>
      <w:r w:rsidRPr="00140355">
        <w:rPr>
          <w:rFonts w:ascii="Arial" w:hAnsi="Arial" w:cs="Arial"/>
          <w:color w:val="000000" w:themeColor="text1"/>
          <w:sz w:val="22"/>
          <w:szCs w:val="22"/>
        </w:rPr>
        <w:t xml:space="preserve"> </w:t>
      </w:r>
      <w:r>
        <w:rPr>
          <w:rFonts w:ascii="Arial" w:hAnsi="Arial" w:cs="Arial"/>
          <w:color w:val="000000" w:themeColor="text1"/>
          <w:sz w:val="22"/>
          <w:szCs w:val="22"/>
        </w:rPr>
        <w:t xml:space="preserve">Situationen </w:t>
      </w:r>
      <w:r w:rsidRPr="00140355">
        <w:rPr>
          <w:rFonts w:ascii="Arial" w:hAnsi="Arial" w:cs="Arial"/>
          <w:color w:val="000000" w:themeColor="text1"/>
          <w:sz w:val="22"/>
          <w:szCs w:val="22"/>
        </w:rPr>
        <w:t xml:space="preserve">stets motiviert </w:t>
      </w:r>
      <w:r w:rsidR="00EB5869">
        <w:rPr>
          <w:rFonts w:ascii="Arial" w:hAnsi="Arial" w:cs="Arial"/>
          <w:color w:val="000000" w:themeColor="text1"/>
          <w:sz w:val="22"/>
          <w:szCs w:val="22"/>
        </w:rPr>
        <w:t>bleibe</w:t>
      </w:r>
      <w:r w:rsidRPr="00140355">
        <w:rPr>
          <w:rFonts w:ascii="Arial" w:hAnsi="Arial" w:cs="Arial"/>
          <w:color w:val="000000" w:themeColor="text1"/>
          <w:sz w:val="22"/>
          <w:szCs w:val="22"/>
        </w:rPr>
        <w:t xml:space="preserve"> und die Gruppe </w:t>
      </w:r>
      <w:r w:rsidR="00EB5869">
        <w:rPr>
          <w:rFonts w:ascii="Arial" w:hAnsi="Arial" w:cs="Arial"/>
          <w:color w:val="000000" w:themeColor="text1"/>
          <w:sz w:val="22"/>
          <w:szCs w:val="22"/>
        </w:rPr>
        <w:t xml:space="preserve">dadurch </w:t>
      </w:r>
      <w:r w:rsidRPr="00140355">
        <w:rPr>
          <w:rFonts w:ascii="Arial" w:hAnsi="Arial" w:cs="Arial"/>
          <w:color w:val="000000" w:themeColor="text1"/>
          <w:sz w:val="22"/>
          <w:szCs w:val="22"/>
        </w:rPr>
        <w:t xml:space="preserve">vorantreibe. </w:t>
      </w:r>
      <w:r w:rsidR="0007195B">
        <w:rPr>
          <w:rFonts w:ascii="Arial" w:hAnsi="Arial" w:cs="Arial"/>
          <w:color w:val="000000" w:themeColor="text1"/>
          <w:sz w:val="22"/>
          <w:szCs w:val="22"/>
        </w:rPr>
        <w:t xml:space="preserve"> </w:t>
      </w:r>
      <w:r w:rsidR="00517744">
        <w:rPr>
          <w:rFonts w:ascii="Arial" w:hAnsi="Arial" w:cs="Arial"/>
          <w:color w:val="000000" w:themeColor="text1"/>
          <w:sz w:val="22"/>
          <w:szCs w:val="22"/>
        </w:rPr>
        <w:t>Ich bin sehr zielstrebig, weshalb ich versuche i</w:t>
      </w:r>
      <w:r w:rsidR="0007195B">
        <w:rPr>
          <w:rFonts w:ascii="Arial" w:hAnsi="Arial" w:cs="Arial"/>
          <w:color w:val="000000" w:themeColor="text1"/>
          <w:sz w:val="22"/>
          <w:szCs w:val="22"/>
        </w:rPr>
        <w:t>m Sport und</w:t>
      </w:r>
      <w:r>
        <w:rPr>
          <w:rFonts w:ascii="Arial" w:hAnsi="Arial" w:cs="Arial"/>
          <w:color w:val="000000" w:themeColor="text1"/>
          <w:sz w:val="22"/>
          <w:szCs w:val="22"/>
        </w:rPr>
        <w:t xml:space="preserve"> in</w:t>
      </w:r>
      <w:r w:rsidR="0007195B">
        <w:rPr>
          <w:rFonts w:ascii="Arial" w:hAnsi="Arial" w:cs="Arial"/>
          <w:color w:val="000000" w:themeColor="text1"/>
          <w:sz w:val="22"/>
          <w:szCs w:val="22"/>
        </w:rPr>
        <w:t xml:space="preserve"> anderen Lebensbereichen </w:t>
      </w:r>
      <w:r>
        <w:rPr>
          <w:rFonts w:ascii="Arial" w:hAnsi="Arial" w:cs="Arial"/>
          <w:color w:val="000000" w:themeColor="text1"/>
          <w:sz w:val="22"/>
          <w:szCs w:val="22"/>
        </w:rPr>
        <w:t xml:space="preserve">stets </w:t>
      </w:r>
      <w:r w:rsidR="00B55E61">
        <w:rPr>
          <w:rFonts w:ascii="Arial" w:hAnsi="Arial" w:cs="Arial"/>
          <w:color w:val="000000" w:themeColor="text1"/>
          <w:sz w:val="22"/>
          <w:szCs w:val="22"/>
        </w:rPr>
        <w:t>besser</w:t>
      </w:r>
      <w:r w:rsidR="0007195B">
        <w:rPr>
          <w:rFonts w:ascii="Arial" w:hAnsi="Arial" w:cs="Arial"/>
          <w:color w:val="000000" w:themeColor="text1"/>
          <w:sz w:val="22"/>
          <w:szCs w:val="22"/>
        </w:rPr>
        <w:t xml:space="preserve"> zu werden</w:t>
      </w:r>
      <w:r w:rsidR="00517744">
        <w:rPr>
          <w:rFonts w:ascii="Arial" w:hAnsi="Arial" w:cs="Arial"/>
          <w:color w:val="000000" w:themeColor="text1"/>
          <w:sz w:val="22"/>
          <w:szCs w:val="22"/>
        </w:rPr>
        <w:t xml:space="preserve">. Diese Zielstrebigkeit geht jedoch mit der Schwäche einher, dass ich schlecht mit Niederlagen umgehen kann. Wenn ich mein Ziel im Sport oder in der Schule nicht erreiche, beschäftigt mich das </w:t>
      </w:r>
      <w:r w:rsidR="00B55E61">
        <w:rPr>
          <w:rFonts w:ascii="Arial" w:hAnsi="Arial" w:cs="Arial"/>
          <w:color w:val="000000" w:themeColor="text1"/>
          <w:sz w:val="22"/>
          <w:szCs w:val="22"/>
        </w:rPr>
        <w:t xml:space="preserve">sehr </w:t>
      </w:r>
      <w:r w:rsidR="00517744">
        <w:rPr>
          <w:rFonts w:ascii="Arial" w:hAnsi="Arial" w:cs="Arial"/>
          <w:color w:val="000000" w:themeColor="text1"/>
          <w:sz w:val="22"/>
          <w:szCs w:val="22"/>
        </w:rPr>
        <w:t>lange</w:t>
      </w:r>
      <w:r w:rsidR="0007195B">
        <w:rPr>
          <w:rFonts w:ascii="Arial" w:hAnsi="Arial" w:cs="Arial"/>
          <w:color w:val="000000" w:themeColor="text1"/>
          <w:sz w:val="22"/>
          <w:szCs w:val="22"/>
        </w:rPr>
        <w:t xml:space="preserve"> und </w:t>
      </w:r>
      <w:r w:rsidR="00EB5869">
        <w:rPr>
          <w:rFonts w:ascii="Arial" w:hAnsi="Arial" w:cs="Arial"/>
          <w:color w:val="000000" w:themeColor="text1"/>
          <w:sz w:val="22"/>
          <w:szCs w:val="22"/>
        </w:rPr>
        <w:t>sorgt für einen Mangel an Motivation</w:t>
      </w:r>
      <w:r w:rsidR="0007195B">
        <w:rPr>
          <w:rFonts w:ascii="Arial" w:hAnsi="Arial" w:cs="Arial"/>
          <w:color w:val="000000" w:themeColor="text1"/>
          <w:sz w:val="22"/>
          <w:szCs w:val="22"/>
        </w:rPr>
        <w:t>.</w:t>
      </w:r>
      <w:r w:rsidR="00B55E61">
        <w:rPr>
          <w:rFonts w:ascii="Arial" w:hAnsi="Arial" w:cs="Arial"/>
          <w:color w:val="000000" w:themeColor="text1"/>
          <w:sz w:val="22"/>
          <w:szCs w:val="22"/>
        </w:rPr>
        <w:t xml:space="preserve"> Jedoch habe ich in letzter Zeit einen Weg gefunden damit besser umzugehen, indem ich die </w:t>
      </w:r>
      <w:r w:rsidR="00EB5869">
        <w:rPr>
          <w:rFonts w:ascii="Arial" w:hAnsi="Arial" w:cs="Arial"/>
          <w:color w:val="000000" w:themeColor="text1"/>
          <w:sz w:val="22"/>
          <w:szCs w:val="22"/>
        </w:rPr>
        <w:t>vollständige</w:t>
      </w:r>
      <w:r w:rsidR="00B55E61">
        <w:rPr>
          <w:rFonts w:ascii="Arial" w:hAnsi="Arial" w:cs="Arial"/>
          <w:color w:val="000000" w:themeColor="text1"/>
          <w:sz w:val="22"/>
          <w:szCs w:val="22"/>
        </w:rPr>
        <w:t xml:space="preserve"> Verantwortung für </w:t>
      </w:r>
      <w:r w:rsidR="0007195B">
        <w:rPr>
          <w:rFonts w:ascii="Arial" w:hAnsi="Arial" w:cs="Arial"/>
          <w:color w:val="000000" w:themeColor="text1"/>
          <w:sz w:val="22"/>
          <w:szCs w:val="22"/>
        </w:rPr>
        <w:t>die</w:t>
      </w:r>
      <w:r w:rsidR="00B55E61">
        <w:rPr>
          <w:rFonts w:ascii="Arial" w:hAnsi="Arial" w:cs="Arial"/>
          <w:color w:val="000000" w:themeColor="text1"/>
          <w:sz w:val="22"/>
          <w:szCs w:val="22"/>
        </w:rPr>
        <w:t xml:space="preserve"> Misserfolg</w:t>
      </w:r>
      <w:r w:rsidR="0007195B">
        <w:rPr>
          <w:rFonts w:ascii="Arial" w:hAnsi="Arial" w:cs="Arial"/>
          <w:color w:val="000000" w:themeColor="text1"/>
          <w:sz w:val="22"/>
          <w:szCs w:val="22"/>
        </w:rPr>
        <w:t>e</w:t>
      </w:r>
      <w:r w:rsidR="00B55E61">
        <w:rPr>
          <w:rFonts w:ascii="Arial" w:hAnsi="Arial" w:cs="Arial"/>
          <w:color w:val="000000" w:themeColor="text1"/>
          <w:sz w:val="22"/>
          <w:szCs w:val="22"/>
        </w:rPr>
        <w:t xml:space="preserve"> übernehme und mir überlege, was ich beim nächsten Mal besser machen </w:t>
      </w:r>
      <w:r w:rsidR="00C3187A">
        <w:rPr>
          <w:rFonts w:ascii="Arial" w:hAnsi="Arial" w:cs="Arial"/>
          <w:color w:val="000000" w:themeColor="text1"/>
          <w:sz w:val="22"/>
          <w:szCs w:val="22"/>
        </w:rPr>
        <w:t>kann</w:t>
      </w:r>
      <w:r w:rsidR="00B55E61">
        <w:rPr>
          <w:rFonts w:ascii="Arial" w:hAnsi="Arial" w:cs="Arial"/>
          <w:color w:val="000000" w:themeColor="text1"/>
          <w:sz w:val="22"/>
          <w:szCs w:val="22"/>
        </w:rPr>
        <w:t xml:space="preserve">. Ebenso habe ich festgestellt, dass </w:t>
      </w:r>
      <w:r w:rsidR="0007195B">
        <w:rPr>
          <w:rFonts w:ascii="Arial" w:hAnsi="Arial" w:cs="Arial"/>
          <w:color w:val="000000" w:themeColor="text1"/>
          <w:sz w:val="22"/>
          <w:szCs w:val="22"/>
        </w:rPr>
        <w:t>Niederlagen sehr wichtig für die persönliche Entwicklung sind und sich nicht vermeiden lassen</w:t>
      </w:r>
      <w:r>
        <w:rPr>
          <w:rFonts w:ascii="Arial" w:hAnsi="Arial" w:cs="Arial"/>
          <w:color w:val="000000" w:themeColor="text1"/>
          <w:sz w:val="22"/>
          <w:szCs w:val="22"/>
        </w:rPr>
        <w:t>.</w:t>
      </w:r>
      <w:ins w:id="8" w:author="David Döbele" w:date="2023-03-04T16:06:00Z">
        <w:r w:rsidR="002D7824">
          <w:rPr>
            <w:rFonts w:ascii="Arial" w:hAnsi="Arial" w:cs="Arial"/>
            <w:color w:val="000000" w:themeColor="text1"/>
            <w:sz w:val="22"/>
            <w:szCs w:val="22"/>
          </w:rPr>
          <w:t xml:space="preserve"> Ich bin überzeugt davon, dass</w:t>
        </w:r>
      </w:ins>
      <w:ins w:id="9" w:author="David Döbele" w:date="2023-03-04T16:07:00Z">
        <w:r w:rsidR="002D7824">
          <w:rPr>
            <w:rFonts w:ascii="Arial" w:hAnsi="Arial" w:cs="Arial"/>
            <w:color w:val="000000" w:themeColor="text1"/>
            <w:sz w:val="22"/>
            <w:szCs w:val="22"/>
          </w:rPr>
          <w:t xml:space="preserve"> die Zeit an der WHU sehr prägend für mich und meine Entwicklung sein und somit dafür sorgen wird, dass ich in der Zeit nach dem Studium noch mehr Verantwortung in unserer Gesellschaft übernehmen kann. </w:t>
        </w:r>
      </w:ins>
    </w:p>
    <w:p w14:paraId="280F6A43" w14:textId="54766A32" w:rsidR="00140355" w:rsidRDefault="00140355" w:rsidP="00140355">
      <w:pPr>
        <w:shd w:val="clear" w:color="auto" w:fill="FFFFFF"/>
        <w:jc w:val="both"/>
        <w:rPr>
          <w:rFonts w:ascii="Arial" w:hAnsi="Arial" w:cs="Arial"/>
          <w:color w:val="000000" w:themeColor="text1"/>
          <w:sz w:val="22"/>
          <w:szCs w:val="22"/>
        </w:rPr>
      </w:pPr>
    </w:p>
    <w:p w14:paraId="5E6BBD7A" w14:textId="3E5D1F6C" w:rsidR="00140355" w:rsidRPr="00140355" w:rsidRDefault="00D9208F" w:rsidP="00140355">
      <w:pPr>
        <w:shd w:val="clear" w:color="auto" w:fill="FFFFFF"/>
        <w:jc w:val="both"/>
        <w:rPr>
          <w:rFonts w:ascii="Arial" w:hAnsi="Arial" w:cs="Arial"/>
          <w:color w:val="000000" w:themeColor="text1"/>
          <w:sz w:val="22"/>
          <w:szCs w:val="22"/>
        </w:rPr>
      </w:pPr>
      <w:r>
        <w:rPr>
          <w:rFonts w:ascii="Arial" w:hAnsi="Arial" w:cs="Arial"/>
          <w:color w:val="000000" w:themeColor="text1"/>
          <w:sz w:val="22"/>
          <w:szCs w:val="22"/>
        </w:rPr>
        <w:t>Ich möchte mein Studium an der WHU – Otto Beisheim School of Management absolvieren, da ein internationales und ambitioniertes Umfeld sowie die herausragende Qualität der Lehre für mich sehr relevant sind. D</w:t>
      </w:r>
      <w:r w:rsidRPr="00EC27FF">
        <w:rPr>
          <w:rFonts w:ascii="Arial" w:hAnsi="Arial" w:cs="Arial"/>
          <w:color w:val="000000" w:themeColor="text1"/>
          <w:sz w:val="22"/>
          <w:szCs w:val="22"/>
        </w:rPr>
        <w:t>ie familiäre Atmosphäre am</w:t>
      </w:r>
      <w:r>
        <w:rPr>
          <w:rFonts w:ascii="Arial" w:hAnsi="Arial" w:cs="Arial"/>
          <w:color w:val="000000" w:themeColor="text1"/>
          <w:sz w:val="22"/>
          <w:szCs w:val="22"/>
        </w:rPr>
        <w:t xml:space="preserve"> </w:t>
      </w:r>
      <w:r w:rsidRPr="00EC27FF">
        <w:rPr>
          <w:rFonts w:ascii="Arial" w:hAnsi="Arial" w:cs="Arial"/>
          <w:color w:val="000000" w:themeColor="text1"/>
          <w:sz w:val="22"/>
          <w:szCs w:val="22"/>
        </w:rPr>
        <w:t xml:space="preserve">Campus </w:t>
      </w:r>
      <w:r>
        <w:rPr>
          <w:rFonts w:ascii="Arial" w:hAnsi="Arial" w:cs="Arial"/>
          <w:color w:val="000000" w:themeColor="text1"/>
          <w:sz w:val="22"/>
          <w:szCs w:val="22"/>
        </w:rPr>
        <w:t>der WHU in</w:t>
      </w:r>
      <w:r w:rsidRPr="00EC27FF">
        <w:rPr>
          <w:rFonts w:ascii="Arial" w:hAnsi="Arial" w:cs="Arial"/>
          <w:color w:val="000000" w:themeColor="text1"/>
          <w:sz w:val="22"/>
          <w:szCs w:val="22"/>
        </w:rPr>
        <w:t xml:space="preserve"> Vallendar empfinde ich als einzigartig</w:t>
      </w:r>
      <w:r>
        <w:rPr>
          <w:rFonts w:ascii="Arial" w:hAnsi="Arial" w:cs="Arial"/>
          <w:color w:val="000000" w:themeColor="text1"/>
          <w:sz w:val="22"/>
          <w:szCs w:val="22"/>
        </w:rPr>
        <w:t xml:space="preserve">. Sie </w:t>
      </w:r>
      <w:r w:rsidRPr="00EC27FF">
        <w:rPr>
          <w:rFonts w:ascii="Arial" w:hAnsi="Arial" w:cs="Arial"/>
          <w:color w:val="000000" w:themeColor="text1"/>
          <w:sz w:val="22"/>
          <w:szCs w:val="22"/>
        </w:rPr>
        <w:t xml:space="preserve">bietet die perfekten Voraussetzungen für eine </w:t>
      </w:r>
      <w:r>
        <w:rPr>
          <w:rFonts w:ascii="Arial" w:hAnsi="Arial" w:cs="Arial"/>
          <w:color w:val="000000" w:themeColor="text1"/>
          <w:sz w:val="22"/>
          <w:szCs w:val="22"/>
        </w:rPr>
        <w:t>motivierende</w:t>
      </w:r>
      <w:r w:rsidRPr="00EC27FF">
        <w:rPr>
          <w:rFonts w:ascii="Arial" w:hAnsi="Arial" w:cs="Arial"/>
          <w:color w:val="000000" w:themeColor="text1"/>
          <w:sz w:val="22"/>
          <w:szCs w:val="22"/>
        </w:rPr>
        <w:t xml:space="preserve"> Lernumgebung sowie die Möglichkeit, enge Freundschaften zu knüpfe</w:t>
      </w:r>
      <w:r>
        <w:rPr>
          <w:rFonts w:ascii="Arial" w:hAnsi="Arial" w:cs="Arial"/>
          <w:color w:val="000000" w:themeColor="text1"/>
          <w:sz w:val="22"/>
          <w:szCs w:val="22"/>
        </w:rPr>
        <w:t>n</w:t>
      </w:r>
      <w:r w:rsidRPr="00EC27FF">
        <w:rPr>
          <w:rFonts w:ascii="Arial" w:hAnsi="Arial" w:cs="Arial"/>
          <w:color w:val="000000" w:themeColor="text1"/>
          <w:sz w:val="22"/>
          <w:szCs w:val="22"/>
        </w:rPr>
        <w:t>.</w:t>
      </w:r>
      <w:r>
        <w:rPr>
          <w:rFonts w:ascii="Arial" w:hAnsi="Arial" w:cs="Arial"/>
          <w:color w:val="000000" w:themeColor="text1"/>
          <w:sz w:val="22"/>
          <w:szCs w:val="22"/>
        </w:rPr>
        <w:t xml:space="preserve"> </w:t>
      </w:r>
      <w:r w:rsidR="00EC27FF" w:rsidRPr="00EC27FF">
        <w:rPr>
          <w:rFonts w:ascii="Arial" w:hAnsi="Arial" w:cs="Arial"/>
          <w:color w:val="000000" w:themeColor="text1"/>
          <w:sz w:val="22"/>
          <w:szCs w:val="22"/>
        </w:rPr>
        <w:t xml:space="preserve">Ich glaube, dass </w:t>
      </w:r>
      <w:r w:rsidR="001471ED">
        <w:rPr>
          <w:rFonts w:ascii="Arial" w:hAnsi="Arial" w:cs="Arial"/>
          <w:color w:val="000000" w:themeColor="text1"/>
          <w:sz w:val="22"/>
          <w:szCs w:val="22"/>
        </w:rPr>
        <w:t>die WHU die perfekte Umgebung ist, um</w:t>
      </w:r>
      <w:r w:rsidR="00EC27FF" w:rsidRPr="00EC27FF">
        <w:rPr>
          <w:rFonts w:ascii="Arial" w:hAnsi="Arial" w:cs="Arial"/>
          <w:color w:val="000000" w:themeColor="text1"/>
          <w:sz w:val="22"/>
          <w:szCs w:val="22"/>
        </w:rPr>
        <w:t xml:space="preserve"> mein volles Potenzial auf akademischer und persönlicher Ebene </w:t>
      </w:r>
      <w:r w:rsidR="001471ED">
        <w:rPr>
          <w:rFonts w:ascii="Arial" w:hAnsi="Arial" w:cs="Arial"/>
          <w:color w:val="000000" w:themeColor="text1"/>
          <w:sz w:val="22"/>
          <w:szCs w:val="22"/>
        </w:rPr>
        <w:t>auszuschöpfen</w:t>
      </w:r>
      <w:r w:rsidR="00EC27FF" w:rsidRPr="00EC27FF">
        <w:rPr>
          <w:rFonts w:ascii="Arial" w:hAnsi="Arial" w:cs="Arial"/>
          <w:color w:val="000000" w:themeColor="text1"/>
          <w:sz w:val="22"/>
          <w:szCs w:val="22"/>
        </w:rPr>
        <w:t>. Besonders inspirierend</w:t>
      </w:r>
      <w:r w:rsidR="008C7ED1">
        <w:rPr>
          <w:rFonts w:ascii="Arial" w:hAnsi="Arial" w:cs="Arial"/>
          <w:color w:val="000000" w:themeColor="text1"/>
          <w:sz w:val="22"/>
          <w:szCs w:val="22"/>
        </w:rPr>
        <w:t xml:space="preserve"> </w:t>
      </w:r>
      <w:r w:rsidR="00C3187A">
        <w:rPr>
          <w:rFonts w:ascii="Arial" w:hAnsi="Arial" w:cs="Arial"/>
          <w:color w:val="000000" w:themeColor="text1"/>
          <w:sz w:val="22"/>
          <w:szCs w:val="22"/>
        </w:rPr>
        <w:t>finde ich den</w:t>
      </w:r>
      <w:r w:rsidR="008C7ED1" w:rsidRPr="008C7ED1">
        <w:rPr>
          <w:rFonts w:ascii="Arial" w:hAnsi="Arial" w:cs="Arial"/>
          <w:color w:val="000000" w:themeColor="text1"/>
          <w:sz w:val="22"/>
          <w:szCs w:val="22"/>
        </w:rPr>
        <w:t xml:space="preserve"> „WHU-Spirit“,</w:t>
      </w:r>
      <w:r w:rsidR="00EC27FF" w:rsidRPr="008C7ED1">
        <w:rPr>
          <w:rFonts w:ascii="Arial" w:hAnsi="Arial" w:cs="Arial"/>
          <w:color w:val="000000" w:themeColor="text1"/>
          <w:sz w:val="22"/>
          <w:szCs w:val="22"/>
        </w:rPr>
        <w:t xml:space="preserve"> </w:t>
      </w:r>
      <w:r w:rsidR="008C7ED1">
        <w:rPr>
          <w:rFonts w:ascii="Arial" w:hAnsi="Arial" w:cs="Arial"/>
          <w:color w:val="000000" w:themeColor="text1"/>
          <w:sz w:val="22"/>
          <w:szCs w:val="22"/>
        </w:rPr>
        <w:t xml:space="preserve">der </w:t>
      </w:r>
      <w:r w:rsidR="00EC27FF" w:rsidRPr="008C7ED1">
        <w:rPr>
          <w:rFonts w:ascii="Arial" w:hAnsi="Arial" w:cs="Arial"/>
          <w:color w:val="000000" w:themeColor="text1"/>
          <w:sz w:val="22"/>
          <w:szCs w:val="22"/>
        </w:rPr>
        <w:t>das</w:t>
      </w:r>
      <w:r w:rsidR="00EC27FF" w:rsidRPr="00EC27FF">
        <w:rPr>
          <w:rFonts w:ascii="Arial" w:hAnsi="Arial" w:cs="Arial"/>
          <w:color w:val="000000" w:themeColor="text1"/>
          <w:sz w:val="22"/>
          <w:szCs w:val="22"/>
        </w:rPr>
        <w:t xml:space="preserve"> Gemeinschaftsgefühl und de</w:t>
      </w:r>
      <w:r w:rsidR="008C7ED1">
        <w:rPr>
          <w:rFonts w:ascii="Arial" w:hAnsi="Arial" w:cs="Arial"/>
          <w:color w:val="000000" w:themeColor="text1"/>
          <w:sz w:val="22"/>
          <w:szCs w:val="22"/>
        </w:rPr>
        <w:t>n</w:t>
      </w:r>
      <w:r w:rsidR="00EC27FF" w:rsidRPr="00EC27FF">
        <w:rPr>
          <w:rFonts w:ascii="Arial" w:hAnsi="Arial" w:cs="Arial"/>
          <w:color w:val="000000" w:themeColor="text1"/>
          <w:sz w:val="22"/>
          <w:szCs w:val="22"/>
        </w:rPr>
        <w:t xml:space="preserve"> Zusammenhalt</w:t>
      </w:r>
      <w:r w:rsidR="008C7ED1">
        <w:rPr>
          <w:rFonts w:ascii="Arial" w:hAnsi="Arial" w:cs="Arial"/>
          <w:color w:val="000000" w:themeColor="text1"/>
          <w:sz w:val="22"/>
          <w:szCs w:val="22"/>
        </w:rPr>
        <w:t xml:space="preserve"> unte</w:t>
      </w:r>
      <w:r w:rsidR="008C7ED1" w:rsidRPr="008C7ED1">
        <w:rPr>
          <w:rFonts w:ascii="Arial" w:hAnsi="Arial" w:cs="Arial"/>
          <w:color w:val="000000" w:themeColor="text1"/>
          <w:sz w:val="22"/>
          <w:szCs w:val="22"/>
        </w:rPr>
        <w:t xml:space="preserve">r den </w:t>
      </w:r>
      <w:r w:rsidR="008C7ED1" w:rsidRPr="008C7ED1">
        <w:rPr>
          <w:rFonts w:ascii="Arial" w:hAnsi="Arial" w:cs="Arial"/>
          <w:color w:val="202124"/>
          <w:sz w:val="22"/>
          <w:szCs w:val="22"/>
          <w:shd w:val="clear" w:color="auto" w:fill="FFFFFF"/>
        </w:rPr>
        <w:t xml:space="preserve">Kommilitonen </w:t>
      </w:r>
      <w:r w:rsidR="008C7ED1" w:rsidRPr="008C7ED1">
        <w:rPr>
          <w:rFonts w:ascii="Arial" w:hAnsi="Arial" w:cs="Arial"/>
          <w:color w:val="000000" w:themeColor="text1"/>
          <w:sz w:val="22"/>
          <w:szCs w:val="22"/>
        </w:rPr>
        <w:t>verkörpert und</w:t>
      </w:r>
      <w:r w:rsidR="00EC27FF" w:rsidRPr="008C7ED1">
        <w:rPr>
          <w:rFonts w:ascii="Arial" w:hAnsi="Arial" w:cs="Arial"/>
          <w:color w:val="000000" w:themeColor="text1"/>
          <w:sz w:val="22"/>
          <w:szCs w:val="22"/>
        </w:rPr>
        <w:t xml:space="preserve"> </w:t>
      </w:r>
      <w:r w:rsidR="008C7ED1" w:rsidRPr="008C7ED1">
        <w:rPr>
          <w:rFonts w:ascii="Arial" w:hAnsi="Arial" w:cs="Arial"/>
          <w:color w:val="000000" w:themeColor="text1"/>
          <w:sz w:val="22"/>
          <w:szCs w:val="22"/>
        </w:rPr>
        <w:t>von dem</w:t>
      </w:r>
      <w:r w:rsidR="008C7ED1">
        <w:rPr>
          <w:rFonts w:ascii="Arial" w:hAnsi="Arial" w:cs="Arial"/>
          <w:color w:val="000000" w:themeColor="text1"/>
          <w:sz w:val="22"/>
          <w:szCs w:val="22"/>
        </w:rPr>
        <w:t xml:space="preserve"> WHU</w:t>
      </w:r>
      <w:r w:rsidR="008C7ED1" w:rsidRPr="008C7ED1">
        <w:rPr>
          <w:rFonts w:ascii="Arial" w:hAnsi="Arial" w:cs="Arial"/>
          <w:color w:val="000000" w:themeColor="text1"/>
          <w:sz w:val="22"/>
          <w:szCs w:val="22"/>
        </w:rPr>
        <w:t>-Studenten</w:t>
      </w:r>
      <w:r w:rsidR="008C7ED1">
        <w:rPr>
          <w:rFonts w:ascii="Arial" w:hAnsi="Arial" w:cs="Arial"/>
          <w:color w:val="000000" w:themeColor="text1"/>
          <w:sz w:val="22"/>
          <w:szCs w:val="22"/>
        </w:rPr>
        <w:t xml:space="preserve"> mir </w:t>
      </w:r>
      <w:r w:rsidR="008C7ED1" w:rsidRPr="008C7ED1">
        <w:rPr>
          <w:rFonts w:ascii="Arial" w:hAnsi="Arial" w:cs="Arial"/>
          <w:color w:val="000000" w:themeColor="text1"/>
          <w:sz w:val="22"/>
          <w:szCs w:val="22"/>
        </w:rPr>
        <w:t>begeistert berichte</w:t>
      </w:r>
      <w:r w:rsidR="008C7ED1">
        <w:rPr>
          <w:rFonts w:ascii="Arial" w:hAnsi="Arial" w:cs="Arial"/>
          <w:color w:val="000000" w:themeColor="text1"/>
          <w:sz w:val="22"/>
          <w:szCs w:val="22"/>
        </w:rPr>
        <w:t>t haben</w:t>
      </w:r>
      <w:r w:rsidR="00EC27FF" w:rsidRPr="008C7ED1">
        <w:rPr>
          <w:rFonts w:ascii="Arial" w:hAnsi="Arial" w:cs="Arial"/>
          <w:color w:val="000000" w:themeColor="text1"/>
          <w:sz w:val="22"/>
          <w:szCs w:val="22"/>
        </w:rPr>
        <w:t xml:space="preserve">. </w:t>
      </w:r>
      <w:r w:rsidR="005B2BC0">
        <w:rPr>
          <w:rFonts w:ascii="Arial" w:hAnsi="Arial" w:cs="Arial"/>
          <w:color w:val="000000" w:themeColor="text1"/>
          <w:sz w:val="22"/>
          <w:szCs w:val="22"/>
        </w:rPr>
        <w:t>Ebenso vorteilhaft</w:t>
      </w:r>
      <w:r w:rsidR="00C038BF">
        <w:rPr>
          <w:rFonts w:ascii="Arial" w:hAnsi="Arial" w:cs="Arial"/>
          <w:color w:val="000000" w:themeColor="text1"/>
          <w:sz w:val="22"/>
          <w:szCs w:val="22"/>
        </w:rPr>
        <w:t xml:space="preserve"> für die eigene Entwicklung</w:t>
      </w:r>
      <w:r w:rsidR="005B2BC0">
        <w:rPr>
          <w:rFonts w:ascii="Arial" w:hAnsi="Arial" w:cs="Arial"/>
          <w:color w:val="000000" w:themeColor="text1"/>
          <w:sz w:val="22"/>
          <w:szCs w:val="22"/>
        </w:rPr>
        <w:t xml:space="preserve"> sind die zahlreichen Angebote der WHU wie z.B. das </w:t>
      </w:r>
      <w:r w:rsidR="00EC27FF" w:rsidRPr="008C7ED1">
        <w:rPr>
          <w:rFonts w:ascii="Arial" w:hAnsi="Arial" w:cs="Arial"/>
          <w:color w:val="000000" w:themeColor="text1"/>
          <w:sz w:val="22"/>
          <w:szCs w:val="22"/>
        </w:rPr>
        <w:t xml:space="preserve">Career Center </w:t>
      </w:r>
      <w:r w:rsidR="005B2BC0">
        <w:rPr>
          <w:rFonts w:ascii="Arial" w:hAnsi="Arial" w:cs="Arial"/>
          <w:color w:val="000000" w:themeColor="text1"/>
          <w:sz w:val="22"/>
          <w:szCs w:val="22"/>
        </w:rPr>
        <w:t>oder</w:t>
      </w:r>
      <w:r w:rsidR="00EC27FF" w:rsidRPr="00EC27FF">
        <w:rPr>
          <w:rFonts w:ascii="Arial" w:hAnsi="Arial" w:cs="Arial"/>
          <w:color w:val="000000" w:themeColor="text1"/>
          <w:sz w:val="22"/>
          <w:szCs w:val="22"/>
        </w:rPr>
        <w:t xml:space="preserve"> die </w:t>
      </w:r>
      <w:r w:rsidR="005B2BC0">
        <w:rPr>
          <w:rFonts w:ascii="Arial" w:hAnsi="Arial" w:cs="Arial"/>
          <w:color w:val="000000" w:themeColor="text1"/>
          <w:sz w:val="22"/>
          <w:szCs w:val="22"/>
        </w:rPr>
        <w:t>vielen studentischen</w:t>
      </w:r>
      <w:r w:rsidR="00EC27FF" w:rsidRPr="00EC27FF">
        <w:rPr>
          <w:rFonts w:ascii="Arial" w:hAnsi="Arial" w:cs="Arial"/>
          <w:color w:val="000000" w:themeColor="text1"/>
          <w:sz w:val="22"/>
          <w:szCs w:val="22"/>
        </w:rPr>
        <w:t xml:space="preserve"> Initiativen,</w:t>
      </w:r>
      <w:r w:rsidR="00B84286">
        <w:rPr>
          <w:rFonts w:ascii="Arial" w:hAnsi="Arial" w:cs="Arial"/>
          <w:color w:val="000000" w:themeColor="text1"/>
          <w:sz w:val="22"/>
          <w:szCs w:val="22"/>
        </w:rPr>
        <w:t xml:space="preserve"> bei denen ich gerne mitwirken würde.</w:t>
      </w:r>
      <w:r w:rsidR="00EC27FF" w:rsidRPr="00EC27FF">
        <w:rPr>
          <w:rFonts w:ascii="Arial" w:hAnsi="Arial" w:cs="Arial"/>
          <w:color w:val="000000" w:themeColor="text1"/>
          <w:sz w:val="22"/>
          <w:szCs w:val="22"/>
        </w:rPr>
        <w:t xml:space="preserve"> </w:t>
      </w:r>
      <w:r w:rsidR="00B84286">
        <w:rPr>
          <w:rFonts w:ascii="Arial" w:hAnsi="Arial" w:cs="Arial"/>
          <w:color w:val="000000" w:themeColor="text1"/>
          <w:sz w:val="22"/>
          <w:szCs w:val="22"/>
        </w:rPr>
        <w:t xml:space="preserve">Interessant finde ich vor allem </w:t>
      </w:r>
      <w:r w:rsidR="005B2BC0">
        <w:rPr>
          <w:rFonts w:ascii="Arial" w:hAnsi="Arial" w:cs="Arial"/>
          <w:color w:val="000000" w:themeColor="text1"/>
          <w:sz w:val="22"/>
          <w:szCs w:val="22"/>
        </w:rPr>
        <w:t>die studentische</w:t>
      </w:r>
      <w:r w:rsidR="00EC27FF" w:rsidRPr="00EC27FF">
        <w:rPr>
          <w:rFonts w:ascii="Arial" w:hAnsi="Arial" w:cs="Arial"/>
          <w:color w:val="000000" w:themeColor="text1"/>
          <w:sz w:val="22"/>
          <w:szCs w:val="22"/>
        </w:rPr>
        <w:t xml:space="preserve"> Unternehmensberatung confluentes e. V.</w:t>
      </w:r>
      <w:r w:rsidR="00B84286">
        <w:rPr>
          <w:rFonts w:ascii="Arial" w:hAnsi="Arial" w:cs="Arial"/>
          <w:color w:val="000000" w:themeColor="text1"/>
          <w:sz w:val="22"/>
          <w:szCs w:val="22"/>
        </w:rPr>
        <w:t xml:space="preserve">, welche einem die Möglichkeit gibt die gelernte Theorie </w:t>
      </w:r>
      <w:r w:rsidR="00EC27FF" w:rsidRPr="00EC27FF">
        <w:rPr>
          <w:rFonts w:ascii="Arial" w:hAnsi="Arial" w:cs="Arial"/>
          <w:color w:val="000000" w:themeColor="text1"/>
          <w:sz w:val="22"/>
          <w:szCs w:val="22"/>
        </w:rPr>
        <w:t xml:space="preserve">direkt </w:t>
      </w:r>
      <w:r w:rsidR="00B84286">
        <w:rPr>
          <w:rFonts w:ascii="Arial" w:hAnsi="Arial" w:cs="Arial"/>
          <w:color w:val="000000" w:themeColor="text1"/>
          <w:sz w:val="22"/>
          <w:szCs w:val="22"/>
        </w:rPr>
        <w:t>anwenden zu können und Erfahrungen zu sammeln</w:t>
      </w:r>
      <w:r w:rsidR="00C3187A">
        <w:rPr>
          <w:rFonts w:ascii="Arial" w:hAnsi="Arial" w:cs="Arial"/>
          <w:color w:val="000000" w:themeColor="text1"/>
          <w:sz w:val="22"/>
          <w:szCs w:val="22"/>
        </w:rPr>
        <w:t xml:space="preserve">. </w:t>
      </w:r>
      <w:r w:rsidR="001471ED" w:rsidRPr="00140355">
        <w:rPr>
          <w:rFonts w:ascii="Arial" w:hAnsi="Arial" w:cs="Arial"/>
          <w:color w:val="000000" w:themeColor="text1"/>
          <w:sz w:val="22"/>
          <w:szCs w:val="22"/>
        </w:rPr>
        <w:t>Ich betrachte die WHU als idealen Platz für den Start meiner Karriere und</w:t>
      </w:r>
      <w:r w:rsidR="00C3187A">
        <w:rPr>
          <w:rFonts w:ascii="Arial" w:hAnsi="Arial" w:cs="Arial"/>
          <w:color w:val="000000" w:themeColor="text1"/>
          <w:sz w:val="22"/>
          <w:szCs w:val="22"/>
        </w:rPr>
        <w:t xml:space="preserve"> für</w:t>
      </w:r>
      <w:r w:rsidR="001471ED" w:rsidRPr="00140355">
        <w:rPr>
          <w:rFonts w:ascii="Arial" w:hAnsi="Arial" w:cs="Arial"/>
          <w:color w:val="000000" w:themeColor="text1"/>
          <w:sz w:val="22"/>
          <w:szCs w:val="22"/>
        </w:rPr>
        <w:t xml:space="preserve"> meine</w:t>
      </w:r>
      <w:r w:rsidR="001471ED">
        <w:rPr>
          <w:rFonts w:ascii="Arial" w:hAnsi="Arial" w:cs="Arial"/>
          <w:color w:val="000000" w:themeColor="text1"/>
          <w:sz w:val="22"/>
          <w:szCs w:val="22"/>
        </w:rPr>
        <w:t xml:space="preserve"> </w:t>
      </w:r>
      <w:r w:rsidR="001471ED" w:rsidRPr="00140355">
        <w:rPr>
          <w:rFonts w:ascii="Arial" w:hAnsi="Arial" w:cs="Arial"/>
          <w:color w:val="000000" w:themeColor="text1"/>
          <w:sz w:val="22"/>
          <w:szCs w:val="22"/>
        </w:rPr>
        <w:t>weitere</w:t>
      </w:r>
      <w:r w:rsidR="001471ED">
        <w:rPr>
          <w:rFonts w:ascii="Arial" w:hAnsi="Arial" w:cs="Arial"/>
          <w:color w:val="000000" w:themeColor="text1"/>
          <w:sz w:val="22"/>
          <w:szCs w:val="22"/>
        </w:rPr>
        <w:t xml:space="preserve"> </w:t>
      </w:r>
      <w:r w:rsidR="001471ED" w:rsidRPr="00140355">
        <w:rPr>
          <w:rFonts w:ascii="Arial" w:hAnsi="Arial" w:cs="Arial"/>
          <w:color w:val="000000" w:themeColor="text1"/>
          <w:sz w:val="22"/>
          <w:szCs w:val="22"/>
        </w:rPr>
        <w:t>persönliche</w:t>
      </w:r>
      <w:r w:rsidR="00C3187A">
        <w:rPr>
          <w:rFonts w:ascii="Arial" w:hAnsi="Arial" w:cs="Arial"/>
          <w:color w:val="000000" w:themeColor="text1"/>
          <w:sz w:val="22"/>
          <w:szCs w:val="22"/>
        </w:rPr>
        <w:t xml:space="preserve"> </w:t>
      </w:r>
      <w:r w:rsidR="001471ED" w:rsidRPr="00140355">
        <w:rPr>
          <w:rFonts w:ascii="Arial" w:hAnsi="Arial" w:cs="Arial"/>
          <w:color w:val="000000" w:themeColor="text1"/>
          <w:sz w:val="22"/>
          <w:szCs w:val="22"/>
        </w:rPr>
        <w:t>Entwicklung.</w:t>
      </w:r>
      <w:r w:rsidR="00C038BF">
        <w:rPr>
          <w:rFonts w:ascii="Arial" w:hAnsi="Arial" w:cs="Arial"/>
          <w:color w:val="000000" w:themeColor="text1"/>
          <w:sz w:val="22"/>
          <w:szCs w:val="22"/>
        </w:rPr>
        <w:t xml:space="preserve"> </w:t>
      </w:r>
      <w:r w:rsidR="001471ED">
        <w:rPr>
          <w:rFonts w:ascii="Arial" w:hAnsi="Arial" w:cs="Arial"/>
          <w:color w:val="000000" w:themeColor="text1"/>
          <w:sz w:val="22"/>
          <w:szCs w:val="22"/>
        </w:rPr>
        <w:t>Deshalb würde ich mich sehr freuen die WHU-Gemeinschaft mit meiner Motivation und</w:t>
      </w:r>
      <w:r w:rsidR="00C038BF">
        <w:rPr>
          <w:rFonts w:ascii="Arial" w:hAnsi="Arial" w:cs="Arial"/>
          <w:color w:val="000000" w:themeColor="text1"/>
          <w:sz w:val="22"/>
          <w:szCs w:val="22"/>
        </w:rPr>
        <w:t xml:space="preserve"> meinen</w:t>
      </w:r>
      <w:r w:rsidR="001471ED">
        <w:rPr>
          <w:rFonts w:ascii="Arial" w:hAnsi="Arial" w:cs="Arial"/>
          <w:color w:val="000000" w:themeColor="text1"/>
          <w:sz w:val="22"/>
          <w:szCs w:val="22"/>
        </w:rPr>
        <w:t xml:space="preserve"> Erfahrungen bereichern zu dürfen</w:t>
      </w:r>
      <w:r w:rsidR="00140355" w:rsidRPr="00140355">
        <w:rPr>
          <w:rFonts w:ascii="Arial" w:hAnsi="Arial" w:cs="Arial"/>
          <w:color w:val="000000" w:themeColor="text1"/>
          <w:sz w:val="22"/>
          <w:szCs w:val="22"/>
        </w:rPr>
        <w:t xml:space="preserve">. </w:t>
      </w:r>
    </w:p>
    <w:p w14:paraId="583B79E0" w14:textId="77777777" w:rsidR="008C7ED1" w:rsidRPr="00140355" w:rsidRDefault="008C7ED1" w:rsidP="00140355">
      <w:pPr>
        <w:shd w:val="clear" w:color="auto" w:fill="FFFFFF"/>
        <w:jc w:val="both"/>
        <w:rPr>
          <w:rFonts w:ascii="Arial" w:hAnsi="Arial" w:cs="Arial"/>
          <w:color w:val="000000" w:themeColor="text1"/>
          <w:sz w:val="22"/>
          <w:szCs w:val="22"/>
        </w:rPr>
      </w:pPr>
    </w:p>
    <w:p w14:paraId="39004A9E" w14:textId="3051828F" w:rsidR="004C2F91" w:rsidRDefault="008C7ED1" w:rsidP="00140355">
      <w:pPr>
        <w:shd w:val="clear" w:color="auto" w:fill="FFFFFF"/>
        <w:jc w:val="both"/>
        <w:rPr>
          <w:rFonts w:ascii="Arial" w:hAnsi="Arial" w:cs="Arial"/>
          <w:color w:val="000000" w:themeColor="text1"/>
          <w:sz w:val="22"/>
          <w:szCs w:val="22"/>
        </w:rPr>
      </w:pPr>
      <w:r>
        <w:rPr>
          <w:rFonts w:ascii="Arial" w:hAnsi="Arial" w:cs="Arial"/>
          <w:color w:val="000000" w:themeColor="text1"/>
          <w:sz w:val="22"/>
          <w:szCs w:val="22"/>
        </w:rPr>
        <w:t>Mit freundlichen Grüßen</w:t>
      </w:r>
    </w:p>
    <w:p w14:paraId="6B0BA319" w14:textId="77777777" w:rsidR="008C7ED1" w:rsidRDefault="008C7ED1" w:rsidP="00140355">
      <w:pPr>
        <w:shd w:val="clear" w:color="auto" w:fill="FFFFFF"/>
        <w:jc w:val="both"/>
        <w:rPr>
          <w:rFonts w:ascii="Arial" w:hAnsi="Arial" w:cs="Arial"/>
          <w:color w:val="000000" w:themeColor="text1"/>
          <w:sz w:val="22"/>
          <w:szCs w:val="22"/>
        </w:rPr>
      </w:pPr>
    </w:p>
    <w:p w14:paraId="267890BB" w14:textId="425AB354" w:rsidR="008C7ED1" w:rsidRDefault="008C7ED1" w:rsidP="00140355">
      <w:pPr>
        <w:shd w:val="clear" w:color="auto" w:fill="FFFFFF"/>
        <w:jc w:val="both"/>
        <w:rPr>
          <w:rFonts w:ascii="Arial" w:hAnsi="Arial" w:cs="Arial"/>
          <w:color w:val="000000" w:themeColor="text1"/>
          <w:sz w:val="22"/>
          <w:szCs w:val="22"/>
        </w:rPr>
      </w:pPr>
      <w:r>
        <w:rPr>
          <w:rFonts w:ascii="Arial" w:hAnsi="Arial" w:cs="Arial"/>
          <w:color w:val="000000" w:themeColor="text1"/>
          <w:sz w:val="22"/>
          <w:szCs w:val="22"/>
        </w:rPr>
        <w:t>Maxim Hofmann</w:t>
      </w:r>
    </w:p>
    <w:p w14:paraId="1B06F67F" w14:textId="387CF623" w:rsidR="0069796E" w:rsidRDefault="0069796E" w:rsidP="0069796E">
      <w:pPr>
        <w:shd w:val="clear" w:color="auto" w:fill="FFFFFF"/>
        <w:jc w:val="both"/>
        <w:rPr>
          <w:rFonts w:ascii="Arial" w:hAnsi="Arial" w:cs="Arial"/>
          <w:color w:val="000000" w:themeColor="text1"/>
          <w:sz w:val="22"/>
          <w:szCs w:val="22"/>
        </w:rPr>
      </w:pPr>
    </w:p>
    <w:p w14:paraId="2CFB6087" w14:textId="42B2DD48" w:rsidR="008C7ED1" w:rsidRDefault="008C7ED1" w:rsidP="0069796E">
      <w:pPr>
        <w:shd w:val="clear" w:color="auto" w:fill="FFFFFF"/>
        <w:jc w:val="both"/>
        <w:rPr>
          <w:rFonts w:ascii="Arial" w:hAnsi="Arial" w:cs="Arial"/>
          <w:color w:val="000000" w:themeColor="text1"/>
          <w:sz w:val="22"/>
          <w:szCs w:val="22"/>
        </w:rPr>
      </w:pPr>
    </w:p>
    <w:p w14:paraId="62DFDC82" w14:textId="411B60C3" w:rsidR="008C7ED1" w:rsidRDefault="008C7ED1" w:rsidP="0069796E">
      <w:pPr>
        <w:shd w:val="clear" w:color="auto" w:fill="FFFFFF"/>
        <w:jc w:val="both"/>
        <w:rPr>
          <w:rFonts w:ascii="Arial" w:hAnsi="Arial" w:cs="Arial"/>
          <w:color w:val="000000" w:themeColor="text1"/>
          <w:sz w:val="22"/>
          <w:szCs w:val="22"/>
        </w:rPr>
      </w:pPr>
    </w:p>
    <w:p w14:paraId="525BE424" w14:textId="0CB7D15F" w:rsidR="008C7ED1" w:rsidRDefault="008C7ED1" w:rsidP="0069796E">
      <w:pPr>
        <w:shd w:val="clear" w:color="auto" w:fill="FFFFFF"/>
        <w:jc w:val="both"/>
        <w:rPr>
          <w:rFonts w:ascii="Arial" w:hAnsi="Arial" w:cs="Arial"/>
          <w:color w:val="000000" w:themeColor="text1"/>
          <w:sz w:val="22"/>
          <w:szCs w:val="22"/>
        </w:rPr>
      </w:pPr>
      <w:r>
        <w:rPr>
          <w:rFonts w:ascii="Arial" w:hAnsi="Arial" w:cs="Arial"/>
          <w:color w:val="000000" w:themeColor="text1"/>
          <w:sz w:val="22"/>
          <w:szCs w:val="22"/>
        </w:rPr>
        <w:t>Bad Kreuznach, 04. März 2023</w:t>
      </w:r>
    </w:p>
    <w:p w14:paraId="7CAB0FBD" w14:textId="4987B4B4" w:rsidR="008626A2" w:rsidRDefault="008626A2" w:rsidP="0069796E">
      <w:pPr>
        <w:shd w:val="clear" w:color="auto" w:fill="FFFFFF"/>
        <w:jc w:val="both"/>
        <w:rPr>
          <w:rFonts w:ascii="Arial" w:hAnsi="Arial" w:cs="Arial"/>
          <w:color w:val="000000" w:themeColor="text1"/>
          <w:sz w:val="22"/>
          <w:szCs w:val="22"/>
        </w:rPr>
      </w:pPr>
    </w:p>
    <w:p w14:paraId="762C3EB8" w14:textId="77777777" w:rsidR="008626A2" w:rsidRPr="00AD296A" w:rsidRDefault="008626A2" w:rsidP="0069796E">
      <w:pPr>
        <w:shd w:val="clear" w:color="auto" w:fill="FFFFFF"/>
        <w:jc w:val="both"/>
        <w:rPr>
          <w:rFonts w:ascii="Arial" w:hAnsi="Arial" w:cs="Arial"/>
          <w:color w:val="000000" w:themeColor="text1"/>
          <w:sz w:val="22"/>
          <w:szCs w:val="22"/>
        </w:rPr>
      </w:pPr>
    </w:p>
    <w:sectPr w:rsidR="008626A2" w:rsidRPr="00AD296A" w:rsidSect="00F42C93">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40"/>
    <w:rsid w:val="0007195B"/>
    <w:rsid w:val="00140355"/>
    <w:rsid w:val="001471ED"/>
    <w:rsid w:val="001514FF"/>
    <w:rsid w:val="00181FE6"/>
    <w:rsid w:val="0019143B"/>
    <w:rsid w:val="001B63E2"/>
    <w:rsid w:val="001F1777"/>
    <w:rsid w:val="00260CB4"/>
    <w:rsid w:val="002D7824"/>
    <w:rsid w:val="002E023A"/>
    <w:rsid w:val="00304E18"/>
    <w:rsid w:val="003476F5"/>
    <w:rsid w:val="00353328"/>
    <w:rsid w:val="00410E08"/>
    <w:rsid w:val="004C2F91"/>
    <w:rsid w:val="004C39AD"/>
    <w:rsid w:val="00517744"/>
    <w:rsid w:val="005B2BC0"/>
    <w:rsid w:val="00611288"/>
    <w:rsid w:val="00662437"/>
    <w:rsid w:val="00686809"/>
    <w:rsid w:val="00696BC1"/>
    <w:rsid w:val="0069796E"/>
    <w:rsid w:val="006B745D"/>
    <w:rsid w:val="006E07C2"/>
    <w:rsid w:val="00731B55"/>
    <w:rsid w:val="0073593D"/>
    <w:rsid w:val="00744C7C"/>
    <w:rsid w:val="0077501D"/>
    <w:rsid w:val="007C43A9"/>
    <w:rsid w:val="007E5840"/>
    <w:rsid w:val="008626A2"/>
    <w:rsid w:val="008633A4"/>
    <w:rsid w:val="00880D57"/>
    <w:rsid w:val="008A7FFA"/>
    <w:rsid w:val="008B1ABC"/>
    <w:rsid w:val="008C7ED1"/>
    <w:rsid w:val="008E3761"/>
    <w:rsid w:val="00916231"/>
    <w:rsid w:val="00936A1F"/>
    <w:rsid w:val="009877FB"/>
    <w:rsid w:val="009B46F5"/>
    <w:rsid w:val="00A07CA2"/>
    <w:rsid w:val="00A80728"/>
    <w:rsid w:val="00A92452"/>
    <w:rsid w:val="00AD296A"/>
    <w:rsid w:val="00B158C1"/>
    <w:rsid w:val="00B465E5"/>
    <w:rsid w:val="00B55E61"/>
    <w:rsid w:val="00B84286"/>
    <w:rsid w:val="00BF109D"/>
    <w:rsid w:val="00C038BF"/>
    <w:rsid w:val="00C3187A"/>
    <w:rsid w:val="00C822AF"/>
    <w:rsid w:val="00D9208F"/>
    <w:rsid w:val="00DA1D28"/>
    <w:rsid w:val="00DD2706"/>
    <w:rsid w:val="00EB5869"/>
    <w:rsid w:val="00EC27FF"/>
    <w:rsid w:val="00F37126"/>
    <w:rsid w:val="00F42C93"/>
    <w:rsid w:val="00F5295B"/>
    <w:rsid w:val="00FA6281"/>
    <w:rsid w:val="00FB7AE1"/>
    <w:rsid w:val="00FD033C"/>
    <w:rsid w:val="00FF421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81DB6"/>
  <w15:chartTrackingRefBased/>
  <w15:docId w15:val="{1D2E2577-BD37-C444-B0B2-021CAAC29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5840"/>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BF109D"/>
    <w:rPr>
      <w:rFonts w:ascii="Times New Roman" w:eastAsia="Times New Roman" w:hAnsi="Times New Roman" w:cs="Times New Roman"/>
      <w:lang w:eastAsia="de-DE"/>
    </w:rPr>
  </w:style>
  <w:style w:type="character" w:styleId="Kommentarzeichen">
    <w:name w:val="annotation reference"/>
    <w:basedOn w:val="Absatz-Standardschriftart"/>
    <w:uiPriority w:val="99"/>
    <w:semiHidden/>
    <w:unhideWhenUsed/>
    <w:rsid w:val="00BF109D"/>
    <w:rPr>
      <w:sz w:val="16"/>
      <w:szCs w:val="16"/>
    </w:rPr>
  </w:style>
  <w:style w:type="paragraph" w:styleId="Kommentartext">
    <w:name w:val="annotation text"/>
    <w:basedOn w:val="Standard"/>
    <w:link w:val="KommentartextZchn"/>
    <w:uiPriority w:val="99"/>
    <w:unhideWhenUsed/>
    <w:rsid w:val="00BF109D"/>
    <w:rPr>
      <w:sz w:val="20"/>
      <w:szCs w:val="20"/>
    </w:rPr>
  </w:style>
  <w:style w:type="character" w:customStyle="1" w:styleId="KommentartextZchn">
    <w:name w:val="Kommentartext Zchn"/>
    <w:basedOn w:val="Absatz-Standardschriftart"/>
    <w:link w:val="Kommentartext"/>
    <w:uiPriority w:val="99"/>
    <w:rsid w:val="00BF109D"/>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BF109D"/>
    <w:rPr>
      <w:b/>
      <w:bCs/>
    </w:rPr>
  </w:style>
  <w:style w:type="character" w:customStyle="1" w:styleId="KommentarthemaZchn">
    <w:name w:val="Kommentarthema Zchn"/>
    <w:basedOn w:val="KommentartextZchn"/>
    <w:link w:val="Kommentarthema"/>
    <w:uiPriority w:val="99"/>
    <w:semiHidden/>
    <w:rsid w:val="00BF109D"/>
    <w:rPr>
      <w:rFonts w:ascii="Times New Roman" w:eastAsia="Times New Roman" w:hAnsi="Times New Roman" w:cs="Times New Roman"/>
      <w:b/>
      <w:bCs/>
      <w:sz w:val="20"/>
      <w:szCs w:val="20"/>
      <w:lang w:eastAsia="de-DE"/>
    </w:rPr>
  </w:style>
  <w:style w:type="paragraph" w:styleId="berarbeitung">
    <w:name w:val="Revision"/>
    <w:hidden/>
    <w:uiPriority w:val="99"/>
    <w:semiHidden/>
    <w:rsid w:val="00BF109D"/>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193599">
      <w:bodyDiv w:val="1"/>
      <w:marLeft w:val="0"/>
      <w:marRight w:val="0"/>
      <w:marTop w:val="0"/>
      <w:marBottom w:val="0"/>
      <w:divBdr>
        <w:top w:val="none" w:sz="0" w:space="0" w:color="auto"/>
        <w:left w:val="none" w:sz="0" w:space="0" w:color="auto"/>
        <w:bottom w:val="none" w:sz="0" w:space="0" w:color="auto"/>
        <w:right w:val="none" w:sz="0" w:space="0" w:color="auto"/>
      </w:divBdr>
      <w:divsChild>
        <w:div w:id="1548488434">
          <w:marLeft w:val="0"/>
          <w:marRight w:val="0"/>
          <w:marTop w:val="0"/>
          <w:marBottom w:val="0"/>
          <w:divBdr>
            <w:top w:val="none" w:sz="0" w:space="0" w:color="auto"/>
            <w:left w:val="none" w:sz="0" w:space="0" w:color="auto"/>
            <w:bottom w:val="none" w:sz="0" w:space="0" w:color="auto"/>
            <w:right w:val="none" w:sz="0" w:space="0" w:color="auto"/>
          </w:divBdr>
        </w:div>
      </w:divsChild>
    </w:div>
    <w:div w:id="2010327116">
      <w:bodyDiv w:val="1"/>
      <w:marLeft w:val="0"/>
      <w:marRight w:val="0"/>
      <w:marTop w:val="0"/>
      <w:marBottom w:val="0"/>
      <w:divBdr>
        <w:top w:val="none" w:sz="0" w:space="0" w:color="auto"/>
        <w:left w:val="none" w:sz="0" w:space="0" w:color="auto"/>
        <w:bottom w:val="none" w:sz="0" w:space="0" w:color="auto"/>
        <w:right w:val="none" w:sz="0" w:space="0" w:color="auto"/>
      </w:divBdr>
      <w:divsChild>
        <w:div w:id="1056053189">
          <w:marLeft w:val="0"/>
          <w:marRight w:val="0"/>
          <w:marTop w:val="0"/>
          <w:marBottom w:val="0"/>
          <w:divBdr>
            <w:top w:val="none" w:sz="0" w:space="0" w:color="auto"/>
            <w:left w:val="none" w:sz="0" w:space="0" w:color="auto"/>
            <w:bottom w:val="none" w:sz="0" w:space="0" w:color="auto"/>
            <w:right w:val="none" w:sz="0" w:space="0" w:color="auto"/>
          </w:divBdr>
          <w:divsChild>
            <w:div w:id="565461148">
              <w:marLeft w:val="0"/>
              <w:marRight w:val="0"/>
              <w:marTop w:val="0"/>
              <w:marBottom w:val="0"/>
              <w:divBdr>
                <w:top w:val="none" w:sz="0" w:space="0" w:color="auto"/>
                <w:left w:val="none" w:sz="0" w:space="0" w:color="auto"/>
                <w:bottom w:val="none" w:sz="0" w:space="0" w:color="auto"/>
                <w:right w:val="none" w:sz="0" w:space="0" w:color="auto"/>
              </w:divBdr>
            </w:div>
          </w:divsChild>
        </w:div>
        <w:div w:id="1416392934">
          <w:marLeft w:val="0"/>
          <w:marRight w:val="0"/>
          <w:marTop w:val="0"/>
          <w:marBottom w:val="0"/>
          <w:divBdr>
            <w:top w:val="none" w:sz="0" w:space="0" w:color="auto"/>
            <w:left w:val="none" w:sz="0" w:space="0" w:color="auto"/>
            <w:bottom w:val="none" w:sz="0" w:space="0" w:color="auto"/>
            <w:right w:val="none" w:sz="0" w:space="0" w:color="auto"/>
          </w:divBdr>
          <w:divsChild>
            <w:div w:id="1595094118">
              <w:marLeft w:val="0"/>
              <w:marRight w:val="0"/>
              <w:marTop w:val="0"/>
              <w:marBottom w:val="0"/>
              <w:divBdr>
                <w:top w:val="none" w:sz="0" w:space="0" w:color="auto"/>
                <w:left w:val="none" w:sz="0" w:space="0" w:color="auto"/>
                <w:bottom w:val="none" w:sz="0" w:space="0" w:color="auto"/>
                <w:right w:val="none" w:sz="0" w:space="0" w:color="auto"/>
              </w:divBdr>
            </w:div>
          </w:divsChild>
        </w:div>
        <w:div w:id="2025007832">
          <w:marLeft w:val="0"/>
          <w:marRight w:val="0"/>
          <w:marTop w:val="0"/>
          <w:marBottom w:val="0"/>
          <w:divBdr>
            <w:top w:val="none" w:sz="0" w:space="0" w:color="auto"/>
            <w:left w:val="none" w:sz="0" w:space="0" w:color="auto"/>
            <w:bottom w:val="none" w:sz="0" w:space="0" w:color="auto"/>
            <w:right w:val="none" w:sz="0" w:space="0" w:color="auto"/>
          </w:divBdr>
          <w:divsChild>
            <w:div w:id="1353803873">
              <w:marLeft w:val="0"/>
              <w:marRight w:val="0"/>
              <w:marTop w:val="0"/>
              <w:marBottom w:val="0"/>
              <w:divBdr>
                <w:top w:val="none" w:sz="0" w:space="0" w:color="auto"/>
                <w:left w:val="none" w:sz="0" w:space="0" w:color="auto"/>
                <w:bottom w:val="none" w:sz="0" w:space="0" w:color="auto"/>
                <w:right w:val="none" w:sz="0" w:space="0" w:color="auto"/>
              </w:divBdr>
            </w:div>
          </w:divsChild>
        </w:div>
        <w:div w:id="1697383576">
          <w:marLeft w:val="0"/>
          <w:marRight w:val="0"/>
          <w:marTop w:val="0"/>
          <w:marBottom w:val="0"/>
          <w:divBdr>
            <w:top w:val="none" w:sz="0" w:space="0" w:color="auto"/>
            <w:left w:val="none" w:sz="0" w:space="0" w:color="auto"/>
            <w:bottom w:val="none" w:sz="0" w:space="0" w:color="auto"/>
            <w:right w:val="none" w:sz="0" w:space="0" w:color="auto"/>
          </w:divBdr>
          <w:divsChild>
            <w:div w:id="1060713485">
              <w:marLeft w:val="0"/>
              <w:marRight w:val="0"/>
              <w:marTop w:val="0"/>
              <w:marBottom w:val="0"/>
              <w:divBdr>
                <w:top w:val="none" w:sz="0" w:space="0" w:color="auto"/>
                <w:left w:val="none" w:sz="0" w:space="0" w:color="auto"/>
                <w:bottom w:val="none" w:sz="0" w:space="0" w:color="auto"/>
                <w:right w:val="none" w:sz="0" w:space="0" w:color="auto"/>
              </w:divBdr>
            </w:div>
          </w:divsChild>
        </w:div>
        <w:div w:id="469203597">
          <w:marLeft w:val="0"/>
          <w:marRight w:val="0"/>
          <w:marTop w:val="0"/>
          <w:marBottom w:val="0"/>
          <w:divBdr>
            <w:top w:val="none" w:sz="0" w:space="0" w:color="auto"/>
            <w:left w:val="none" w:sz="0" w:space="0" w:color="auto"/>
            <w:bottom w:val="none" w:sz="0" w:space="0" w:color="auto"/>
            <w:right w:val="none" w:sz="0" w:space="0" w:color="auto"/>
          </w:divBdr>
          <w:divsChild>
            <w:div w:id="938224313">
              <w:marLeft w:val="0"/>
              <w:marRight w:val="0"/>
              <w:marTop w:val="0"/>
              <w:marBottom w:val="0"/>
              <w:divBdr>
                <w:top w:val="none" w:sz="0" w:space="0" w:color="auto"/>
                <w:left w:val="none" w:sz="0" w:space="0" w:color="auto"/>
                <w:bottom w:val="none" w:sz="0" w:space="0" w:color="auto"/>
                <w:right w:val="none" w:sz="0" w:space="0" w:color="auto"/>
              </w:divBdr>
            </w:div>
          </w:divsChild>
        </w:div>
        <w:div w:id="1458766181">
          <w:marLeft w:val="0"/>
          <w:marRight w:val="0"/>
          <w:marTop w:val="0"/>
          <w:marBottom w:val="0"/>
          <w:divBdr>
            <w:top w:val="none" w:sz="0" w:space="0" w:color="auto"/>
            <w:left w:val="none" w:sz="0" w:space="0" w:color="auto"/>
            <w:bottom w:val="none" w:sz="0" w:space="0" w:color="auto"/>
            <w:right w:val="none" w:sz="0" w:space="0" w:color="auto"/>
          </w:divBdr>
          <w:divsChild>
            <w:div w:id="792331413">
              <w:marLeft w:val="0"/>
              <w:marRight w:val="0"/>
              <w:marTop w:val="0"/>
              <w:marBottom w:val="0"/>
              <w:divBdr>
                <w:top w:val="none" w:sz="0" w:space="0" w:color="auto"/>
                <w:left w:val="none" w:sz="0" w:space="0" w:color="auto"/>
                <w:bottom w:val="none" w:sz="0" w:space="0" w:color="auto"/>
                <w:right w:val="none" w:sz="0" w:space="0" w:color="auto"/>
              </w:divBdr>
            </w:div>
          </w:divsChild>
        </w:div>
        <w:div w:id="1917276765">
          <w:marLeft w:val="0"/>
          <w:marRight w:val="0"/>
          <w:marTop w:val="0"/>
          <w:marBottom w:val="0"/>
          <w:divBdr>
            <w:top w:val="none" w:sz="0" w:space="0" w:color="auto"/>
            <w:left w:val="none" w:sz="0" w:space="0" w:color="auto"/>
            <w:bottom w:val="none" w:sz="0" w:space="0" w:color="auto"/>
            <w:right w:val="none" w:sz="0" w:space="0" w:color="auto"/>
          </w:divBdr>
          <w:divsChild>
            <w:div w:id="2137134124">
              <w:marLeft w:val="0"/>
              <w:marRight w:val="0"/>
              <w:marTop w:val="0"/>
              <w:marBottom w:val="0"/>
              <w:divBdr>
                <w:top w:val="none" w:sz="0" w:space="0" w:color="auto"/>
                <w:left w:val="none" w:sz="0" w:space="0" w:color="auto"/>
                <w:bottom w:val="none" w:sz="0" w:space="0" w:color="auto"/>
                <w:right w:val="none" w:sz="0" w:space="0" w:color="auto"/>
              </w:divBdr>
            </w:div>
          </w:divsChild>
        </w:div>
        <w:div w:id="300352758">
          <w:marLeft w:val="0"/>
          <w:marRight w:val="0"/>
          <w:marTop w:val="0"/>
          <w:marBottom w:val="0"/>
          <w:divBdr>
            <w:top w:val="none" w:sz="0" w:space="0" w:color="auto"/>
            <w:left w:val="none" w:sz="0" w:space="0" w:color="auto"/>
            <w:bottom w:val="none" w:sz="0" w:space="0" w:color="auto"/>
            <w:right w:val="none" w:sz="0" w:space="0" w:color="auto"/>
          </w:divBdr>
          <w:divsChild>
            <w:div w:id="1749615583">
              <w:marLeft w:val="0"/>
              <w:marRight w:val="0"/>
              <w:marTop w:val="0"/>
              <w:marBottom w:val="0"/>
              <w:divBdr>
                <w:top w:val="none" w:sz="0" w:space="0" w:color="auto"/>
                <w:left w:val="none" w:sz="0" w:space="0" w:color="auto"/>
                <w:bottom w:val="none" w:sz="0" w:space="0" w:color="auto"/>
                <w:right w:val="none" w:sz="0" w:space="0" w:color="auto"/>
              </w:divBdr>
            </w:div>
          </w:divsChild>
        </w:div>
        <w:div w:id="2118137278">
          <w:marLeft w:val="0"/>
          <w:marRight w:val="0"/>
          <w:marTop w:val="0"/>
          <w:marBottom w:val="0"/>
          <w:divBdr>
            <w:top w:val="none" w:sz="0" w:space="0" w:color="auto"/>
            <w:left w:val="none" w:sz="0" w:space="0" w:color="auto"/>
            <w:bottom w:val="none" w:sz="0" w:space="0" w:color="auto"/>
            <w:right w:val="none" w:sz="0" w:space="0" w:color="auto"/>
          </w:divBdr>
          <w:divsChild>
            <w:div w:id="1263613015">
              <w:marLeft w:val="0"/>
              <w:marRight w:val="0"/>
              <w:marTop w:val="0"/>
              <w:marBottom w:val="0"/>
              <w:divBdr>
                <w:top w:val="none" w:sz="0" w:space="0" w:color="auto"/>
                <w:left w:val="none" w:sz="0" w:space="0" w:color="auto"/>
                <w:bottom w:val="none" w:sz="0" w:space="0" w:color="auto"/>
                <w:right w:val="none" w:sz="0" w:space="0" w:color="auto"/>
              </w:divBdr>
            </w:div>
          </w:divsChild>
        </w:div>
        <w:div w:id="1404909892">
          <w:marLeft w:val="0"/>
          <w:marRight w:val="0"/>
          <w:marTop w:val="0"/>
          <w:marBottom w:val="0"/>
          <w:divBdr>
            <w:top w:val="none" w:sz="0" w:space="0" w:color="auto"/>
            <w:left w:val="none" w:sz="0" w:space="0" w:color="auto"/>
            <w:bottom w:val="none" w:sz="0" w:space="0" w:color="auto"/>
            <w:right w:val="none" w:sz="0" w:space="0" w:color="auto"/>
          </w:divBdr>
          <w:divsChild>
            <w:div w:id="1523857994">
              <w:marLeft w:val="0"/>
              <w:marRight w:val="0"/>
              <w:marTop w:val="0"/>
              <w:marBottom w:val="0"/>
              <w:divBdr>
                <w:top w:val="none" w:sz="0" w:space="0" w:color="auto"/>
                <w:left w:val="none" w:sz="0" w:space="0" w:color="auto"/>
                <w:bottom w:val="none" w:sz="0" w:space="0" w:color="auto"/>
                <w:right w:val="none" w:sz="0" w:space="0" w:color="auto"/>
              </w:divBdr>
            </w:div>
          </w:divsChild>
        </w:div>
        <w:div w:id="737170397">
          <w:marLeft w:val="0"/>
          <w:marRight w:val="0"/>
          <w:marTop w:val="0"/>
          <w:marBottom w:val="0"/>
          <w:divBdr>
            <w:top w:val="none" w:sz="0" w:space="0" w:color="auto"/>
            <w:left w:val="none" w:sz="0" w:space="0" w:color="auto"/>
            <w:bottom w:val="none" w:sz="0" w:space="0" w:color="auto"/>
            <w:right w:val="none" w:sz="0" w:space="0" w:color="auto"/>
          </w:divBdr>
          <w:divsChild>
            <w:div w:id="232202413">
              <w:marLeft w:val="0"/>
              <w:marRight w:val="0"/>
              <w:marTop w:val="0"/>
              <w:marBottom w:val="0"/>
              <w:divBdr>
                <w:top w:val="none" w:sz="0" w:space="0" w:color="auto"/>
                <w:left w:val="none" w:sz="0" w:space="0" w:color="auto"/>
                <w:bottom w:val="none" w:sz="0" w:space="0" w:color="auto"/>
                <w:right w:val="none" w:sz="0" w:space="0" w:color="auto"/>
              </w:divBdr>
            </w:div>
          </w:divsChild>
        </w:div>
        <w:div w:id="1965884476">
          <w:marLeft w:val="0"/>
          <w:marRight w:val="0"/>
          <w:marTop w:val="0"/>
          <w:marBottom w:val="0"/>
          <w:divBdr>
            <w:top w:val="none" w:sz="0" w:space="0" w:color="auto"/>
            <w:left w:val="none" w:sz="0" w:space="0" w:color="auto"/>
            <w:bottom w:val="none" w:sz="0" w:space="0" w:color="auto"/>
            <w:right w:val="none" w:sz="0" w:space="0" w:color="auto"/>
          </w:divBdr>
          <w:divsChild>
            <w:div w:id="2018994720">
              <w:marLeft w:val="0"/>
              <w:marRight w:val="0"/>
              <w:marTop w:val="0"/>
              <w:marBottom w:val="0"/>
              <w:divBdr>
                <w:top w:val="none" w:sz="0" w:space="0" w:color="auto"/>
                <w:left w:val="none" w:sz="0" w:space="0" w:color="auto"/>
                <w:bottom w:val="none" w:sz="0" w:space="0" w:color="auto"/>
                <w:right w:val="none" w:sz="0" w:space="0" w:color="auto"/>
              </w:divBdr>
            </w:div>
          </w:divsChild>
        </w:div>
        <w:div w:id="43990512">
          <w:marLeft w:val="0"/>
          <w:marRight w:val="0"/>
          <w:marTop w:val="0"/>
          <w:marBottom w:val="0"/>
          <w:divBdr>
            <w:top w:val="none" w:sz="0" w:space="0" w:color="auto"/>
            <w:left w:val="none" w:sz="0" w:space="0" w:color="auto"/>
            <w:bottom w:val="none" w:sz="0" w:space="0" w:color="auto"/>
            <w:right w:val="none" w:sz="0" w:space="0" w:color="auto"/>
          </w:divBdr>
          <w:divsChild>
            <w:div w:id="1748839587">
              <w:marLeft w:val="0"/>
              <w:marRight w:val="0"/>
              <w:marTop w:val="0"/>
              <w:marBottom w:val="0"/>
              <w:divBdr>
                <w:top w:val="none" w:sz="0" w:space="0" w:color="auto"/>
                <w:left w:val="none" w:sz="0" w:space="0" w:color="auto"/>
                <w:bottom w:val="none" w:sz="0" w:space="0" w:color="auto"/>
                <w:right w:val="none" w:sz="0" w:space="0" w:color="auto"/>
              </w:divBdr>
            </w:div>
          </w:divsChild>
        </w:div>
        <w:div w:id="1012687934">
          <w:marLeft w:val="0"/>
          <w:marRight w:val="0"/>
          <w:marTop w:val="0"/>
          <w:marBottom w:val="0"/>
          <w:divBdr>
            <w:top w:val="none" w:sz="0" w:space="0" w:color="auto"/>
            <w:left w:val="none" w:sz="0" w:space="0" w:color="auto"/>
            <w:bottom w:val="none" w:sz="0" w:space="0" w:color="auto"/>
            <w:right w:val="none" w:sz="0" w:space="0" w:color="auto"/>
          </w:divBdr>
          <w:divsChild>
            <w:div w:id="1030180511">
              <w:marLeft w:val="0"/>
              <w:marRight w:val="0"/>
              <w:marTop w:val="0"/>
              <w:marBottom w:val="0"/>
              <w:divBdr>
                <w:top w:val="none" w:sz="0" w:space="0" w:color="auto"/>
                <w:left w:val="none" w:sz="0" w:space="0" w:color="auto"/>
                <w:bottom w:val="none" w:sz="0" w:space="0" w:color="auto"/>
                <w:right w:val="none" w:sz="0" w:space="0" w:color="auto"/>
              </w:divBdr>
            </w:div>
          </w:divsChild>
        </w:div>
        <w:div w:id="450905387">
          <w:marLeft w:val="0"/>
          <w:marRight w:val="0"/>
          <w:marTop w:val="0"/>
          <w:marBottom w:val="0"/>
          <w:divBdr>
            <w:top w:val="none" w:sz="0" w:space="0" w:color="auto"/>
            <w:left w:val="none" w:sz="0" w:space="0" w:color="auto"/>
            <w:bottom w:val="none" w:sz="0" w:space="0" w:color="auto"/>
            <w:right w:val="none" w:sz="0" w:space="0" w:color="auto"/>
          </w:divBdr>
          <w:divsChild>
            <w:div w:id="1424453013">
              <w:marLeft w:val="0"/>
              <w:marRight w:val="0"/>
              <w:marTop w:val="0"/>
              <w:marBottom w:val="0"/>
              <w:divBdr>
                <w:top w:val="none" w:sz="0" w:space="0" w:color="auto"/>
                <w:left w:val="none" w:sz="0" w:space="0" w:color="auto"/>
                <w:bottom w:val="none" w:sz="0" w:space="0" w:color="auto"/>
                <w:right w:val="none" w:sz="0" w:space="0" w:color="auto"/>
              </w:divBdr>
            </w:div>
          </w:divsChild>
        </w:div>
        <w:div w:id="1996645477">
          <w:marLeft w:val="0"/>
          <w:marRight w:val="0"/>
          <w:marTop w:val="0"/>
          <w:marBottom w:val="0"/>
          <w:divBdr>
            <w:top w:val="none" w:sz="0" w:space="0" w:color="auto"/>
            <w:left w:val="none" w:sz="0" w:space="0" w:color="auto"/>
            <w:bottom w:val="none" w:sz="0" w:space="0" w:color="auto"/>
            <w:right w:val="none" w:sz="0" w:space="0" w:color="auto"/>
          </w:divBdr>
          <w:divsChild>
            <w:div w:id="582226805">
              <w:marLeft w:val="0"/>
              <w:marRight w:val="0"/>
              <w:marTop w:val="0"/>
              <w:marBottom w:val="0"/>
              <w:divBdr>
                <w:top w:val="none" w:sz="0" w:space="0" w:color="auto"/>
                <w:left w:val="none" w:sz="0" w:space="0" w:color="auto"/>
                <w:bottom w:val="none" w:sz="0" w:space="0" w:color="auto"/>
                <w:right w:val="none" w:sz="0" w:space="0" w:color="auto"/>
              </w:divBdr>
            </w:div>
          </w:divsChild>
        </w:div>
        <w:div w:id="19622659">
          <w:marLeft w:val="0"/>
          <w:marRight w:val="0"/>
          <w:marTop w:val="0"/>
          <w:marBottom w:val="0"/>
          <w:divBdr>
            <w:top w:val="none" w:sz="0" w:space="0" w:color="auto"/>
            <w:left w:val="none" w:sz="0" w:space="0" w:color="auto"/>
            <w:bottom w:val="none" w:sz="0" w:space="0" w:color="auto"/>
            <w:right w:val="none" w:sz="0" w:space="0" w:color="auto"/>
          </w:divBdr>
          <w:divsChild>
            <w:div w:id="243732995">
              <w:marLeft w:val="0"/>
              <w:marRight w:val="0"/>
              <w:marTop w:val="0"/>
              <w:marBottom w:val="0"/>
              <w:divBdr>
                <w:top w:val="none" w:sz="0" w:space="0" w:color="auto"/>
                <w:left w:val="none" w:sz="0" w:space="0" w:color="auto"/>
                <w:bottom w:val="none" w:sz="0" w:space="0" w:color="auto"/>
                <w:right w:val="none" w:sz="0" w:space="0" w:color="auto"/>
              </w:divBdr>
            </w:div>
          </w:divsChild>
        </w:div>
        <w:div w:id="1552885993">
          <w:marLeft w:val="0"/>
          <w:marRight w:val="0"/>
          <w:marTop w:val="0"/>
          <w:marBottom w:val="0"/>
          <w:divBdr>
            <w:top w:val="none" w:sz="0" w:space="0" w:color="auto"/>
            <w:left w:val="none" w:sz="0" w:space="0" w:color="auto"/>
            <w:bottom w:val="none" w:sz="0" w:space="0" w:color="auto"/>
            <w:right w:val="none" w:sz="0" w:space="0" w:color="auto"/>
          </w:divBdr>
          <w:divsChild>
            <w:div w:id="17544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E9F6DA-4095-44AD-B8E4-16E82A20DAD8}">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89545-533E-8441-8314-4D946E816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953</Words>
  <Characters>6006</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Laux</dc:creator>
  <cp:keywords/>
  <dc:description/>
  <cp:lastModifiedBy>David Döbele</cp:lastModifiedBy>
  <cp:revision>13</cp:revision>
  <cp:lastPrinted>2023-03-01T22:18:00Z</cp:lastPrinted>
  <dcterms:created xsi:type="dcterms:W3CDTF">2023-02-16T14:10:00Z</dcterms:created>
  <dcterms:modified xsi:type="dcterms:W3CDTF">2023-03-04T15:09:00Z</dcterms:modified>
</cp:coreProperties>
</file>