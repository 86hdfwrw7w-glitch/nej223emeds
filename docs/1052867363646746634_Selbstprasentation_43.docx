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A15C6" w14:textId="77777777" w:rsidR="00B72B3C" w:rsidRDefault="00B72B3C" w:rsidP="00B72B3C">
      <w:pPr>
        <w:ind w:left="2832" w:firstLine="708"/>
        <w:rPr>
          <w:rFonts w:ascii="Georgia" w:eastAsia="Times New Roman" w:hAnsi="Georgia" w:cs="Times New Roman"/>
          <w:sz w:val="21"/>
          <w:szCs w:val="21"/>
          <w:lang w:eastAsia="de-DE"/>
        </w:rPr>
      </w:pPr>
    </w:p>
    <w:p w14:paraId="661FDDE7" w14:textId="2A2E9DD7" w:rsidR="009746B8" w:rsidRPr="0031357E" w:rsidRDefault="00E559C1" w:rsidP="00B72B3C">
      <w:pPr>
        <w:ind w:left="2832" w:firstLine="708"/>
        <w:rPr>
          <w:rFonts w:ascii="Georgia" w:eastAsia="Times New Roman" w:hAnsi="Georgia" w:cs="Times New Roman"/>
          <w:sz w:val="21"/>
          <w:szCs w:val="21"/>
          <w:lang w:eastAsia="de-DE"/>
        </w:rPr>
      </w:pPr>
      <w:r w:rsidRPr="0031357E">
        <w:rPr>
          <w:rFonts w:ascii="Georgia" w:eastAsia="Times New Roman" w:hAnsi="Georgia" w:cs="Times New Roman"/>
          <w:sz w:val="21"/>
          <w:szCs w:val="21"/>
          <w:lang w:eastAsia="de-DE"/>
        </w:rPr>
        <w:t>Selbstpräsentation</w:t>
      </w:r>
    </w:p>
    <w:p w14:paraId="0DA0B6BF" w14:textId="698F76C8" w:rsidR="007A6D4F" w:rsidRPr="00387792" w:rsidRDefault="00387792" w:rsidP="00387792">
      <w:pPr>
        <w:pStyle w:val="NormalWeb"/>
        <w:jc w:val="both"/>
        <w:rPr>
          <w:rFonts w:ascii="Georgia" w:hAnsi="Georgia"/>
          <w:sz w:val="21"/>
          <w:szCs w:val="21"/>
        </w:rPr>
      </w:pPr>
      <w:r w:rsidRPr="00387792">
        <w:rPr>
          <w:rFonts w:ascii="Georgia" w:hAnsi="Georgia"/>
          <w:sz w:val="21"/>
          <w:szCs w:val="21"/>
        </w:rPr>
        <w:t>Erst einmal vielen Dank für die Einladung und für Ihre Zeit, ich freue mich sehr, heute hier sein zu dürfen.</w:t>
      </w:r>
    </w:p>
    <w:p w14:paraId="3521BD16" w14:textId="68819147" w:rsidR="00387792" w:rsidRPr="00387792" w:rsidDel="001D749D" w:rsidRDefault="00387792" w:rsidP="00387792">
      <w:pPr>
        <w:pStyle w:val="NormalWeb"/>
        <w:jc w:val="both"/>
        <w:rPr>
          <w:del w:id="0" w:author="jonas.stegh@pumpkincareers.com" w:date="2022-12-15T09:25:00Z"/>
          <w:rFonts w:ascii="Georgia" w:hAnsi="Georgia"/>
          <w:sz w:val="21"/>
          <w:szCs w:val="21"/>
        </w:rPr>
      </w:pPr>
      <w:del w:id="1" w:author="jonas.stegh@pumpkincareers.com" w:date="2022-12-15T09:25:00Z">
        <w:r w:rsidRPr="00387792" w:rsidDel="001D749D">
          <w:rPr>
            <w:rFonts w:ascii="Georgia" w:hAnsi="Georgia"/>
            <w:sz w:val="21"/>
            <w:szCs w:val="21"/>
          </w:rPr>
          <w:delText>Mir hat es schon immer großen Spaß gemacht, komplizierte Aufgaben zu lösen und komplexe Zusammenhänge zu erklären. So war es auch schon in der Grundschule und deshalb war Mathematik mit Sport bereits damals mein absolutes Lieblingsfach.</w:delText>
        </w:r>
      </w:del>
    </w:p>
    <w:p w14:paraId="6A5FC098" w14:textId="6781C37A" w:rsidR="00387792" w:rsidRPr="00387792" w:rsidDel="001D749D" w:rsidRDefault="00387792" w:rsidP="00387792">
      <w:pPr>
        <w:pStyle w:val="NormalWeb"/>
        <w:jc w:val="both"/>
        <w:rPr>
          <w:del w:id="2" w:author="jonas.stegh@pumpkincareers.com" w:date="2022-12-15T09:25:00Z"/>
          <w:rFonts w:ascii="Georgia" w:hAnsi="Georgia"/>
          <w:sz w:val="21"/>
          <w:szCs w:val="21"/>
        </w:rPr>
      </w:pPr>
      <w:del w:id="3" w:author="jonas.stegh@pumpkincareers.com" w:date="2022-12-15T09:25:00Z">
        <w:r w:rsidRPr="00387792" w:rsidDel="001D749D">
          <w:rPr>
            <w:rFonts w:ascii="Georgia" w:hAnsi="Georgia"/>
            <w:sz w:val="21"/>
            <w:szCs w:val="21"/>
          </w:rPr>
          <w:delText>Frage an den Interviewer: Dazu kann ich eine kurze Geschichte erzählen, wenn sie mögen?</w:delText>
        </w:r>
      </w:del>
    </w:p>
    <w:p w14:paraId="766C6B9F" w14:textId="21549934" w:rsidR="00387792" w:rsidRDefault="00387792" w:rsidP="00387792">
      <w:pPr>
        <w:pStyle w:val="NormalWeb"/>
        <w:jc w:val="both"/>
        <w:rPr>
          <w:ins w:id="4" w:author="jonas.stegh@pumpkincareers.com" w:date="2022-12-15T09:26:00Z"/>
          <w:rFonts w:ascii="Georgia" w:hAnsi="Georgia"/>
          <w:sz w:val="21"/>
          <w:szCs w:val="21"/>
        </w:rPr>
      </w:pPr>
      <w:r w:rsidRPr="00387792">
        <w:rPr>
          <w:rFonts w:ascii="Georgia" w:hAnsi="Georgia"/>
          <w:sz w:val="21"/>
          <w:szCs w:val="21"/>
        </w:rPr>
        <w:t>Meine damalige Klassenlehrerin in der 2. Klasse hat am Anfang vom Schuljahr zu uns gemeint, dass, wenn es jemand schafft, mehr als 100 Fleißblätter in dem Schuljahr zu machen, dann bekommt er einen echten Haifischzahn als Belohnung. Das fand ich dann natürlich richtig cool, so einen echten Haifischzahn, den wollte ich dann unbedingt haben. Deswegen habe ich mich das ganze Schuljahr nach den Hausaufgaben noch an die Fleißblätter gesetzt. Es war wirklich sehr viel Arbeit, allerdings habe ich es tatsächlich geschafft und habe auch den Haifischzahn bekommen, den habe ich sogar heute noch zu Hause in meinem Regal. Das war für mich echt ein prägendes Ereignis</w:t>
      </w:r>
      <w:del w:id="5" w:author="jonas.stegh@pumpkincareers.com" w:date="2022-12-15T09:25:00Z">
        <w:r w:rsidRPr="00387792" w:rsidDel="001D749D">
          <w:rPr>
            <w:rFonts w:ascii="Georgia" w:hAnsi="Georgia"/>
            <w:sz w:val="21"/>
            <w:szCs w:val="21"/>
          </w:rPr>
          <w:delText>, denn ich hatte zwar schon einen großen Ehrgeiz durch den Sport, da ich damals Fußball und Tennis gespielt habe, aber das Erlebnis hat das Ganze noch einmal enorm beflügelt.</w:delText>
        </w:r>
      </w:del>
    </w:p>
    <w:p w14:paraId="458615FD" w14:textId="10DAD273" w:rsidR="001D749D" w:rsidRPr="00387792" w:rsidRDefault="001D749D" w:rsidP="00387792">
      <w:pPr>
        <w:pStyle w:val="NormalWeb"/>
        <w:jc w:val="both"/>
        <w:rPr>
          <w:rFonts w:ascii="Georgia" w:hAnsi="Georgia"/>
          <w:sz w:val="21"/>
          <w:szCs w:val="21"/>
        </w:rPr>
      </w:pPr>
      <w:ins w:id="6" w:author="jonas.stegh@pumpkincareers.com" w:date="2022-12-15T09:26:00Z">
        <w:r>
          <w:rPr>
            <w:rFonts w:ascii="Georgia" w:hAnsi="Georgia"/>
            <w:sz w:val="21"/>
            <w:szCs w:val="21"/>
          </w:rPr>
          <w:t>Sonst</w:t>
        </w:r>
        <w:r w:rsidRPr="00387792">
          <w:rPr>
            <w:rFonts w:ascii="Georgia" w:hAnsi="Georgia"/>
            <w:sz w:val="21"/>
            <w:szCs w:val="21"/>
          </w:rPr>
          <w:t xml:space="preserve"> hat es </w:t>
        </w:r>
        <w:r>
          <w:rPr>
            <w:rFonts w:ascii="Georgia" w:hAnsi="Georgia"/>
            <w:sz w:val="21"/>
            <w:szCs w:val="21"/>
          </w:rPr>
          <w:t xml:space="preserve">mir in der Schule </w:t>
        </w:r>
        <w:r w:rsidRPr="00387792">
          <w:rPr>
            <w:rFonts w:ascii="Georgia" w:hAnsi="Georgia"/>
            <w:sz w:val="21"/>
            <w:szCs w:val="21"/>
          </w:rPr>
          <w:t xml:space="preserve">schon immer großen Spaß gemacht, komplizierte Aufgaben zu lösen und komplexe Zusammenhänge zu erklären und deshalb war Mathematik </w:t>
        </w:r>
      </w:ins>
      <w:ins w:id="7" w:author="jonas.stegh@pumpkincareers.com" w:date="2022-12-15T09:29:00Z">
        <w:r>
          <w:rPr>
            <w:rFonts w:ascii="Georgia" w:hAnsi="Georgia"/>
            <w:sz w:val="21"/>
            <w:szCs w:val="21"/>
          </w:rPr>
          <w:t>auch</w:t>
        </w:r>
      </w:ins>
      <w:ins w:id="8" w:author="jonas.stegh@pumpkincareers.com" w:date="2022-12-15T09:26:00Z">
        <w:r w:rsidRPr="00387792">
          <w:rPr>
            <w:rFonts w:ascii="Georgia" w:hAnsi="Georgia"/>
            <w:sz w:val="21"/>
            <w:szCs w:val="21"/>
          </w:rPr>
          <w:t xml:space="preserve"> damals </w:t>
        </w:r>
      </w:ins>
      <w:ins w:id="9" w:author="jonas.stegh@pumpkincareers.com" w:date="2022-12-15T09:29:00Z">
        <w:r>
          <w:rPr>
            <w:rFonts w:ascii="Georgia" w:hAnsi="Georgia"/>
            <w:sz w:val="21"/>
            <w:szCs w:val="21"/>
          </w:rPr>
          <w:t xml:space="preserve">schon </w:t>
        </w:r>
      </w:ins>
      <w:ins w:id="10" w:author="jonas.stegh@pumpkincareers.com" w:date="2022-12-15T09:26:00Z">
        <w:r w:rsidRPr="00387792">
          <w:rPr>
            <w:rFonts w:ascii="Georgia" w:hAnsi="Georgia"/>
            <w:sz w:val="21"/>
            <w:szCs w:val="21"/>
          </w:rPr>
          <w:t>mein absolutes Lieblingsfach.</w:t>
        </w:r>
      </w:ins>
    </w:p>
    <w:p w14:paraId="38699BE3" w14:textId="72E7E2CD" w:rsidR="00387792" w:rsidRPr="00387792" w:rsidRDefault="00387792" w:rsidP="00387792">
      <w:pPr>
        <w:pStyle w:val="NormalWeb"/>
        <w:jc w:val="both"/>
        <w:rPr>
          <w:rFonts w:ascii="Georgia" w:hAnsi="Georgia"/>
          <w:sz w:val="21"/>
          <w:szCs w:val="21"/>
        </w:rPr>
      </w:pPr>
      <w:del w:id="11" w:author="jonas.stegh@pumpkincareers.com" w:date="2022-12-15T09:26:00Z">
        <w:r w:rsidRPr="00387792" w:rsidDel="001D749D">
          <w:rPr>
            <w:rFonts w:ascii="Georgia" w:hAnsi="Georgia"/>
            <w:sz w:val="21"/>
            <w:szCs w:val="21"/>
          </w:rPr>
          <w:delText xml:space="preserve">Dann würde ich gerne in die Mittelstufe springen, und zwar </w:delText>
        </w:r>
      </w:del>
      <w:ins w:id="12" w:author="jonas.stegh@pumpkincareers.com" w:date="2022-12-15T09:26:00Z">
        <w:r w:rsidR="001D749D">
          <w:rPr>
            <w:rFonts w:ascii="Georgia" w:hAnsi="Georgia"/>
            <w:sz w:val="21"/>
            <w:szCs w:val="21"/>
          </w:rPr>
          <w:t xml:space="preserve">Im Alter von </w:t>
        </w:r>
        <w:proofErr w:type="spellStart"/>
        <w:r w:rsidR="001D749D">
          <w:rPr>
            <w:rFonts w:ascii="Georgia" w:hAnsi="Georgia"/>
            <w:sz w:val="21"/>
            <w:szCs w:val="21"/>
          </w:rPr>
          <w:t>xy</w:t>
        </w:r>
        <w:proofErr w:type="spellEnd"/>
        <w:r w:rsidR="001D749D">
          <w:rPr>
            <w:rFonts w:ascii="Georgia" w:hAnsi="Georgia"/>
            <w:sz w:val="21"/>
            <w:szCs w:val="21"/>
          </w:rPr>
          <w:t xml:space="preserve"> </w:t>
        </w:r>
      </w:ins>
      <w:r w:rsidRPr="00387792">
        <w:rPr>
          <w:rFonts w:ascii="Georgia" w:hAnsi="Georgia"/>
          <w:sz w:val="21"/>
          <w:szCs w:val="21"/>
        </w:rPr>
        <w:t xml:space="preserve">hatte ich </w:t>
      </w:r>
      <w:del w:id="13" w:author="jonas.stegh@pumpkincareers.com" w:date="2022-12-15T09:26:00Z">
        <w:r w:rsidRPr="00387792" w:rsidDel="001D749D">
          <w:rPr>
            <w:rFonts w:ascii="Georgia" w:hAnsi="Georgia"/>
            <w:sz w:val="21"/>
            <w:szCs w:val="21"/>
          </w:rPr>
          <w:delText xml:space="preserve">hier </w:delText>
        </w:r>
      </w:del>
      <w:r w:rsidRPr="00387792">
        <w:rPr>
          <w:rFonts w:ascii="Georgia" w:hAnsi="Georgia"/>
          <w:sz w:val="21"/>
          <w:szCs w:val="21"/>
        </w:rPr>
        <w:t>den ersten „bewussten“ Kontakt mit der Wirtschaft durch meinen Papa, da er im Teletext am Fernseher öfter die Börsenkurse verfolgt hat. Ich habe damals überhaupt nicht gewusst, was das denn ist und was die Zahlen zu bedeuten haben. Deswegen habe ich mich dann mit dem Thema Wirtschaft erst mal intensiv befasst. Ich habe dann viele Bücher und Videos mit wirtschaftlichem Bezug verfolgt, wie zum Beispiel das Buch von Beate Sander, der Aktien und Börsenführerschein. Hier auch erstmaligen Kontakt mit dem Bereich Investment Banking</w:t>
      </w:r>
      <w:del w:id="14" w:author="jonas.stegh@pumpkincareers.com" w:date="2022-12-15T09:27:00Z">
        <w:r w:rsidRPr="00387792" w:rsidDel="001D749D">
          <w:rPr>
            <w:rFonts w:ascii="Georgia" w:hAnsi="Georgia"/>
            <w:sz w:val="21"/>
            <w:szCs w:val="21"/>
          </w:rPr>
          <w:delText>, der mich wirklich fasziniert hat.</w:delText>
        </w:r>
      </w:del>
    </w:p>
    <w:p w14:paraId="468E274F" w14:textId="77777777" w:rsidR="00387792" w:rsidRPr="00387792" w:rsidRDefault="00387792" w:rsidP="00387792">
      <w:pPr>
        <w:pStyle w:val="NormalWeb"/>
        <w:jc w:val="both"/>
        <w:rPr>
          <w:rFonts w:ascii="Georgia" w:hAnsi="Georgia"/>
          <w:sz w:val="21"/>
          <w:szCs w:val="21"/>
        </w:rPr>
      </w:pPr>
      <w:r w:rsidRPr="00387792">
        <w:rPr>
          <w:rFonts w:ascii="Georgia" w:hAnsi="Georgia"/>
          <w:sz w:val="21"/>
          <w:szCs w:val="21"/>
        </w:rPr>
        <w:t>Und das ganze Thema Wirtschaft hat mir so großen Spaß gemacht, dass ich das dann auch weiterhin verfolgt habe und das auch mehr oder weniger zu einem Hobby von mir wurde. Indem ich zum Beispiel bei verschiedenen Planspielen mitgemacht habe und beim Planspiel Börse der Sparkasse konnte ich den 2. Platz belegen und mir damit ein Preisgeld von 200 € sichern.</w:t>
      </w:r>
    </w:p>
    <w:p w14:paraId="5686E55A" w14:textId="475A732F" w:rsidR="00387792" w:rsidRPr="00387792" w:rsidRDefault="00387792" w:rsidP="00387792">
      <w:pPr>
        <w:pStyle w:val="NormalWeb"/>
        <w:jc w:val="both"/>
        <w:rPr>
          <w:rFonts w:ascii="Georgia" w:hAnsi="Georgia"/>
          <w:sz w:val="21"/>
          <w:szCs w:val="21"/>
        </w:rPr>
      </w:pPr>
      <w:r w:rsidRPr="00387792">
        <w:rPr>
          <w:rFonts w:ascii="Georgia" w:hAnsi="Georgia"/>
          <w:sz w:val="21"/>
          <w:szCs w:val="21"/>
        </w:rPr>
        <w:t xml:space="preserve">Das ganze Thema Wirtschaft hat mich dann sogar so begeistert, dass ich mich dazu entschieden habe auf das Wirtschaftsgymnasium zu wechseln. Hier habe ich das Wahlfach privates Vermögensmanagement belegt, in dem man gelernt hat, wie man seine Rente ausrechnet, welche Anlagemöglichkeiten es gibt oder wie man ein Unternehmen präsentiert. Auch auf dem Gymnasium haben mir die Wirtschaftsfächer, also BWL und VWL, großen Spaß gemacht, weshalb ich nach meinem Abitur ein Studium gesucht habe, das zum einen mein mathematisches Interesse </w:t>
      </w:r>
      <w:r w:rsidR="000D3FDF">
        <w:rPr>
          <w:rFonts w:ascii="Georgia" w:hAnsi="Georgia"/>
          <w:sz w:val="21"/>
          <w:szCs w:val="21"/>
        </w:rPr>
        <w:t>als auch mein</w:t>
      </w:r>
      <w:r w:rsidRPr="00387792">
        <w:rPr>
          <w:rFonts w:ascii="Georgia" w:hAnsi="Georgia"/>
          <w:sz w:val="21"/>
          <w:szCs w:val="21"/>
        </w:rPr>
        <w:t xml:space="preserve"> Wirtschaftliche</w:t>
      </w:r>
      <w:r w:rsidR="000D3FDF">
        <w:rPr>
          <w:rFonts w:ascii="Georgia" w:hAnsi="Georgia"/>
          <w:sz w:val="21"/>
          <w:szCs w:val="21"/>
        </w:rPr>
        <w:t>s</w:t>
      </w:r>
      <w:r w:rsidRPr="00387792">
        <w:rPr>
          <w:rFonts w:ascii="Georgia" w:hAnsi="Georgia"/>
          <w:sz w:val="21"/>
          <w:szCs w:val="21"/>
        </w:rPr>
        <w:t xml:space="preserve"> verbindet. So bin ich dann auf den Studiengang Finanzmathematik gestoßen. In einem Vortrag über den Studiengang wurde mir erklärt, dass das Studium aus 50 % Mathematikstudium und 50 % Wirtschaftsstudium besteht. Also genau das, was ich gesucht habe, weshalb ich das auch heute mache.</w:t>
      </w:r>
    </w:p>
    <w:p w14:paraId="64123957" w14:textId="1D9BCF85" w:rsidR="00B72B3C" w:rsidRDefault="00387792" w:rsidP="00387792">
      <w:pPr>
        <w:pStyle w:val="NormalWeb"/>
        <w:jc w:val="both"/>
        <w:rPr>
          <w:rFonts w:ascii="Georgia" w:hAnsi="Georgia"/>
          <w:sz w:val="21"/>
          <w:szCs w:val="21"/>
        </w:rPr>
      </w:pPr>
      <w:r w:rsidRPr="00387792">
        <w:rPr>
          <w:rFonts w:ascii="Georgia" w:hAnsi="Georgia"/>
          <w:sz w:val="21"/>
          <w:szCs w:val="21"/>
        </w:rPr>
        <w:t xml:space="preserve">Im Studium habe ich mich gleich im ersten Semester beim studentischen Börsenverein angemeldet. Hier wurden mir dann viele Berufe und Unternehmen vorgestellt. So konnte ich das Berufsfeld Investment Banking wieder fokussieren, </w:t>
      </w:r>
      <w:commentRangeStart w:id="15"/>
      <w:r w:rsidRPr="00387792">
        <w:rPr>
          <w:rFonts w:ascii="Georgia" w:hAnsi="Georgia"/>
          <w:sz w:val="21"/>
          <w:szCs w:val="21"/>
        </w:rPr>
        <w:t>da es mich noch immer sehr begeistert und anspricht</w:t>
      </w:r>
      <w:commentRangeEnd w:id="15"/>
      <w:r w:rsidR="001D749D">
        <w:rPr>
          <w:rStyle w:val="CommentReference"/>
          <w:rFonts w:asciiTheme="minorHAnsi" w:eastAsiaTheme="minorHAnsi" w:hAnsiTheme="minorHAnsi" w:cstheme="minorBidi"/>
          <w:lang w:eastAsia="en-US"/>
        </w:rPr>
        <w:commentReference w:id="15"/>
      </w:r>
      <w:r w:rsidRPr="00387792">
        <w:rPr>
          <w:rFonts w:ascii="Georgia" w:hAnsi="Georgia"/>
          <w:sz w:val="21"/>
          <w:szCs w:val="21"/>
        </w:rPr>
        <w:t xml:space="preserve">. </w:t>
      </w:r>
      <w:moveToRangeStart w:id="16" w:author="jonas.stegh@pumpkincareers.com" w:date="2022-12-15T09:30:00Z" w:name="move121989067"/>
      <w:moveTo w:id="17" w:author="jonas.stegh@pumpkincareers.com" w:date="2022-12-15T09:30:00Z">
        <w:r w:rsidR="001D749D" w:rsidRPr="00387792">
          <w:rPr>
            <w:rFonts w:ascii="Georgia" w:hAnsi="Georgia"/>
            <w:sz w:val="21"/>
            <w:szCs w:val="21"/>
          </w:rPr>
          <w:t xml:space="preserve">Insgesamt finde ich, dass </w:t>
        </w:r>
        <w:r w:rsidR="001D749D">
          <w:rPr>
            <w:rFonts w:ascii="Georgia" w:hAnsi="Georgia"/>
            <w:sz w:val="21"/>
            <w:szCs w:val="21"/>
          </w:rPr>
          <w:t xml:space="preserve">sich </w:t>
        </w:r>
        <w:r w:rsidR="001D749D" w:rsidRPr="00387792">
          <w:rPr>
            <w:rFonts w:ascii="Georgia" w:hAnsi="Georgia"/>
            <w:sz w:val="21"/>
            <w:szCs w:val="21"/>
          </w:rPr>
          <w:t>das Investment Banking von anderen Berufen absetzt, da sie eine große intellektuelle Herausforderung ist und eine überdurchschnittlich motivierende Arbeitsatmosphäre bietet. Außerdem reizt mich eine steile Lernkurve, welche ich in allen Bereichen anstrebe und die in Ihrem Unternehmen optimal gegeben ist.</w:t>
        </w:r>
        <w:r w:rsidR="001D749D">
          <w:rPr>
            <w:rFonts w:ascii="Georgia" w:hAnsi="Georgia"/>
            <w:sz w:val="21"/>
            <w:szCs w:val="21"/>
          </w:rPr>
          <w:t xml:space="preserve"> </w:t>
        </w:r>
      </w:moveTo>
      <w:moveToRangeEnd w:id="16"/>
      <w:r w:rsidRPr="00387792">
        <w:rPr>
          <w:rFonts w:ascii="Georgia" w:hAnsi="Georgia"/>
          <w:sz w:val="21"/>
          <w:szCs w:val="21"/>
        </w:rPr>
        <w:t xml:space="preserve">Durch das Praktikum im Audit </w:t>
      </w:r>
      <w:r w:rsidRPr="00387792">
        <w:rPr>
          <w:rFonts w:ascii="Georgia" w:hAnsi="Georgia"/>
          <w:sz w:val="21"/>
          <w:szCs w:val="21"/>
        </w:rPr>
        <w:lastRenderedPageBreak/>
        <w:t xml:space="preserve">versuche ich tiefe Einblicke in die Zahlen von Unternehmen zu bekommen und diese </w:t>
      </w:r>
      <w:r w:rsidR="00B72B3C">
        <w:rPr>
          <w:rFonts w:ascii="Georgia" w:hAnsi="Georgia"/>
          <w:sz w:val="21"/>
          <w:szCs w:val="21"/>
        </w:rPr>
        <w:t xml:space="preserve">noch </w:t>
      </w:r>
      <w:r w:rsidRPr="00387792">
        <w:rPr>
          <w:rFonts w:ascii="Georgia" w:hAnsi="Georgia"/>
          <w:sz w:val="21"/>
          <w:szCs w:val="21"/>
        </w:rPr>
        <w:t>besser verstehen zu können, was mir auch im Investment Banking zugutekommen wird.</w:t>
      </w:r>
    </w:p>
    <w:p w14:paraId="41C9FDE7" w14:textId="51BD3E77" w:rsidR="00387792" w:rsidRPr="00387792" w:rsidRDefault="00387792" w:rsidP="00387792">
      <w:pPr>
        <w:pStyle w:val="NormalWeb"/>
        <w:jc w:val="both"/>
        <w:rPr>
          <w:rFonts w:ascii="Georgia" w:hAnsi="Georgia"/>
          <w:sz w:val="21"/>
          <w:szCs w:val="21"/>
        </w:rPr>
      </w:pPr>
      <w:r w:rsidRPr="00387792">
        <w:rPr>
          <w:rFonts w:ascii="Georgia" w:hAnsi="Georgia"/>
          <w:sz w:val="21"/>
          <w:szCs w:val="21"/>
        </w:rPr>
        <w:t>Auf XY bin ich durch ein Video aufmerksam geworden. Das war mit einer Frau, die bei Ihnen arbeitet und diese Frau, fand ich, sehr sympathisch und authentisch, weshalb ich mich dann auf der XY-Homepage umgeschaut habe. Zufälligerweise hat zum gleichen Zeitpunkt jemand in die WhatsApp-Gruppe vom Börsenverein geschrieben, dass er gerade ein Praktikum bei Ihnen macht und es ihm großen Spaß macht, weil er richtig in das Team eingebunden wird und dadurch sehr viel lernt.</w:t>
      </w:r>
      <w:r>
        <w:rPr>
          <w:rFonts w:ascii="Georgia" w:hAnsi="Georgia"/>
          <w:sz w:val="21"/>
          <w:szCs w:val="21"/>
        </w:rPr>
        <w:t xml:space="preserve"> </w:t>
      </w:r>
      <w:r w:rsidRPr="00387792">
        <w:rPr>
          <w:rFonts w:ascii="Georgia" w:hAnsi="Georgia"/>
          <w:sz w:val="21"/>
          <w:szCs w:val="21"/>
        </w:rPr>
        <w:t>Das hat mich vollkommen überzeugt, mich hier zu bewerben.</w:t>
      </w:r>
    </w:p>
    <w:p w14:paraId="7D1E5FDB" w14:textId="4568D22E" w:rsidR="00387792" w:rsidRPr="00387792" w:rsidRDefault="00387792" w:rsidP="00387792">
      <w:pPr>
        <w:pStyle w:val="NormalWeb"/>
        <w:jc w:val="both"/>
        <w:rPr>
          <w:rFonts w:ascii="Georgia" w:hAnsi="Georgia"/>
          <w:sz w:val="21"/>
          <w:szCs w:val="21"/>
        </w:rPr>
      </w:pPr>
      <w:moveFromRangeStart w:id="18" w:author="jonas.stegh@pumpkincareers.com" w:date="2022-12-15T09:30:00Z" w:name="move121989067"/>
      <w:moveFrom w:id="19" w:author="jonas.stegh@pumpkincareers.com" w:date="2022-12-15T09:30:00Z">
        <w:r w:rsidRPr="00387792" w:rsidDel="001D749D">
          <w:rPr>
            <w:rFonts w:ascii="Georgia" w:hAnsi="Georgia"/>
            <w:sz w:val="21"/>
            <w:szCs w:val="21"/>
          </w:rPr>
          <w:t xml:space="preserve">Insgesamt finde ich, dass </w:t>
        </w:r>
        <w:r w:rsidR="00B72B3C" w:rsidDel="001D749D">
          <w:rPr>
            <w:rFonts w:ascii="Georgia" w:hAnsi="Georgia"/>
            <w:sz w:val="21"/>
            <w:szCs w:val="21"/>
          </w:rPr>
          <w:t xml:space="preserve">sich </w:t>
        </w:r>
        <w:r w:rsidRPr="00387792" w:rsidDel="001D749D">
          <w:rPr>
            <w:rFonts w:ascii="Georgia" w:hAnsi="Georgia"/>
            <w:sz w:val="21"/>
            <w:szCs w:val="21"/>
          </w:rPr>
          <w:t>das Investment Banking von anderen Berufen absetzt, da sie eine große intellektuelle Herausforderung ist und eine überdurchschnittlich motivierende Arbeitsatmosphäre bietet. Außerdem reizt mich eine steile Lernkurve, welche ich in allen Bereichen anstrebe und die in Ihrem Unternehmen optimal gegeben ist.</w:t>
        </w:r>
        <w:r w:rsidDel="001D749D">
          <w:rPr>
            <w:rFonts w:ascii="Georgia" w:hAnsi="Georgia"/>
            <w:sz w:val="21"/>
            <w:szCs w:val="21"/>
          </w:rPr>
          <w:t xml:space="preserve"> </w:t>
        </w:r>
      </w:moveFrom>
      <w:moveFromRangeEnd w:id="18"/>
      <w:r w:rsidRPr="00387792">
        <w:rPr>
          <w:rFonts w:ascii="Georgia" w:hAnsi="Georgia"/>
          <w:sz w:val="21"/>
          <w:szCs w:val="21"/>
        </w:rPr>
        <w:t>Deswegen würde ich sehr gerne ein Praktikum bei Ihnen machen.</w:t>
      </w:r>
    </w:p>
    <w:p w14:paraId="028C251D" w14:textId="3DCD3A5C" w:rsidR="008E2AAD" w:rsidRPr="00016D5D" w:rsidRDefault="008E2AAD" w:rsidP="00387792">
      <w:pPr>
        <w:jc w:val="both"/>
        <w:rPr>
          <w:rFonts w:ascii="Georgia" w:hAnsi="Georgia"/>
          <w:sz w:val="21"/>
          <w:szCs w:val="21"/>
        </w:rPr>
      </w:pPr>
    </w:p>
    <w:sectPr w:rsidR="008E2AAD" w:rsidRPr="00016D5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jonas.stegh@pumpkincareers.com" w:date="2022-12-15T09:27:00Z" w:initials="j">
    <w:p w14:paraId="72907D2D" w14:textId="77777777" w:rsidR="001D749D" w:rsidRDefault="001D749D" w:rsidP="00B93CF7">
      <w:pPr>
        <w:pStyle w:val="CommentText"/>
      </w:pPr>
      <w:r>
        <w:rPr>
          <w:rStyle w:val="CommentReference"/>
        </w:rPr>
        <w:annotationRef/>
      </w:r>
      <w:r>
        <w:t>Warum?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907D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56719" w16cex:dateUtc="2022-12-15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907D2D" w16cid:durableId="274567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C1"/>
    <w:rsid w:val="000073FD"/>
    <w:rsid w:val="00016D5D"/>
    <w:rsid w:val="000861BD"/>
    <w:rsid w:val="000D3FDF"/>
    <w:rsid w:val="000F1976"/>
    <w:rsid w:val="001D749D"/>
    <w:rsid w:val="0029727D"/>
    <w:rsid w:val="002B6C14"/>
    <w:rsid w:val="0031357E"/>
    <w:rsid w:val="00387792"/>
    <w:rsid w:val="00684A43"/>
    <w:rsid w:val="007A6D4F"/>
    <w:rsid w:val="008E2AAD"/>
    <w:rsid w:val="00916CC4"/>
    <w:rsid w:val="009746B8"/>
    <w:rsid w:val="00A36668"/>
    <w:rsid w:val="00B72B3C"/>
    <w:rsid w:val="00C9226A"/>
    <w:rsid w:val="00DC4455"/>
    <w:rsid w:val="00E37AEE"/>
    <w:rsid w:val="00E559C1"/>
    <w:rsid w:val="00F1364C"/>
    <w:rsid w:val="00FB7A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755E"/>
  <w15:chartTrackingRefBased/>
  <w15:docId w15:val="{0EEF52DA-F9AF-C74B-BB35-82E999BD9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59C1"/>
    <w:pPr>
      <w:spacing w:before="100" w:beforeAutospacing="1" w:after="100" w:afterAutospacing="1"/>
    </w:pPr>
    <w:rPr>
      <w:rFonts w:ascii="Times New Roman" w:eastAsia="Times New Roman" w:hAnsi="Times New Roman" w:cs="Times New Roman"/>
      <w:lang w:eastAsia="de-DE"/>
    </w:rPr>
  </w:style>
  <w:style w:type="character" w:customStyle="1" w:styleId="hiddengrammarerror">
    <w:name w:val="hiddengrammarerror"/>
    <w:basedOn w:val="DefaultParagraphFont"/>
    <w:rsid w:val="000861BD"/>
  </w:style>
  <w:style w:type="character" w:customStyle="1" w:styleId="hiddenspellerror">
    <w:name w:val="hiddenspellerror"/>
    <w:basedOn w:val="DefaultParagraphFont"/>
    <w:rsid w:val="000861BD"/>
  </w:style>
  <w:style w:type="character" w:styleId="CommentReference">
    <w:name w:val="annotation reference"/>
    <w:basedOn w:val="DefaultParagraphFont"/>
    <w:uiPriority w:val="99"/>
    <w:semiHidden/>
    <w:unhideWhenUsed/>
    <w:rsid w:val="0031357E"/>
    <w:rPr>
      <w:sz w:val="16"/>
      <w:szCs w:val="16"/>
    </w:rPr>
  </w:style>
  <w:style w:type="paragraph" w:styleId="CommentText">
    <w:name w:val="annotation text"/>
    <w:basedOn w:val="Normal"/>
    <w:link w:val="CommentTextChar"/>
    <w:uiPriority w:val="99"/>
    <w:unhideWhenUsed/>
    <w:rsid w:val="0031357E"/>
    <w:rPr>
      <w:sz w:val="20"/>
      <w:szCs w:val="20"/>
    </w:rPr>
  </w:style>
  <w:style w:type="character" w:customStyle="1" w:styleId="CommentTextChar">
    <w:name w:val="Comment Text Char"/>
    <w:basedOn w:val="DefaultParagraphFont"/>
    <w:link w:val="CommentText"/>
    <w:uiPriority w:val="99"/>
    <w:rsid w:val="0031357E"/>
    <w:rPr>
      <w:sz w:val="20"/>
      <w:szCs w:val="20"/>
    </w:rPr>
  </w:style>
  <w:style w:type="paragraph" w:styleId="CommentSubject">
    <w:name w:val="annotation subject"/>
    <w:basedOn w:val="CommentText"/>
    <w:next w:val="CommentText"/>
    <w:link w:val="CommentSubjectChar"/>
    <w:uiPriority w:val="99"/>
    <w:semiHidden/>
    <w:unhideWhenUsed/>
    <w:rsid w:val="0031357E"/>
    <w:rPr>
      <w:b/>
      <w:bCs/>
    </w:rPr>
  </w:style>
  <w:style w:type="character" w:customStyle="1" w:styleId="CommentSubjectChar">
    <w:name w:val="Comment Subject Char"/>
    <w:basedOn w:val="CommentTextChar"/>
    <w:link w:val="CommentSubject"/>
    <w:uiPriority w:val="99"/>
    <w:semiHidden/>
    <w:rsid w:val="0031357E"/>
    <w:rPr>
      <w:b/>
      <w:bCs/>
      <w:sz w:val="20"/>
      <w:szCs w:val="20"/>
    </w:rPr>
  </w:style>
  <w:style w:type="paragraph" w:styleId="Revision">
    <w:name w:val="Revision"/>
    <w:hidden/>
    <w:uiPriority w:val="99"/>
    <w:semiHidden/>
    <w:rsid w:val="001D7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892085">
      <w:bodyDiv w:val="1"/>
      <w:marLeft w:val="0"/>
      <w:marRight w:val="0"/>
      <w:marTop w:val="0"/>
      <w:marBottom w:val="0"/>
      <w:divBdr>
        <w:top w:val="none" w:sz="0" w:space="0" w:color="auto"/>
        <w:left w:val="none" w:sz="0" w:space="0" w:color="auto"/>
        <w:bottom w:val="none" w:sz="0" w:space="0" w:color="auto"/>
        <w:right w:val="none" w:sz="0" w:space="0" w:color="auto"/>
      </w:divBdr>
      <w:divsChild>
        <w:div w:id="841047901">
          <w:marLeft w:val="0"/>
          <w:marRight w:val="0"/>
          <w:marTop w:val="0"/>
          <w:marBottom w:val="0"/>
          <w:divBdr>
            <w:top w:val="none" w:sz="0" w:space="0" w:color="auto"/>
            <w:left w:val="none" w:sz="0" w:space="0" w:color="auto"/>
            <w:bottom w:val="none" w:sz="0" w:space="0" w:color="auto"/>
            <w:right w:val="none" w:sz="0" w:space="0" w:color="auto"/>
          </w:divBdr>
        </w:div>
        <w:div w:id="551622277">
          <w:marLeft w:val="0"/>
          <w:marRight w:val="0"/>
          <w:marTop w:val="0"/>
          <w:marBottom w:val="0"/>
          <w:divBdr>
            <w:top w:val="none" w:sz="0" w:space="0" w:color="auto"/>
            <w:left w:val="none" w:sz="0" w:space="0" w:color="auto"/>
            <w:bottom w:val="none" w:sz="0" w:space="0" w:color="auto"/>
            <w:right w:val="none" w:sz="0" w:space="0" w:color="auto"/>
          </w:divBdr>
        </w:div>
        <w:div w:id="1967421397">
          <w:marLeft w:val="0"/>
          <w:marRight w:val="0"/>
          <w:marTop w:val="0"/>
          <w:marBottom w:val="0"/>
          <w:divBdr>
            <w:top w:val="none" w:sz="0" w:space="0" w:color="auto"/>
            <w:left w:val="none" w:sz="0" w:space="0" w:color="auto"/>
            <w:bottom w:val="none" w:sz="0" w:space="0" w:color="auto"/>
            <w:right w:val="none" w:sz="0" w:space="0" w:color="auto"/>
          </w:divBdr>
        </w:div>
        <w:div w:id="1378965506">
          <w:marLeft w:val="0"/>
          <w:marRight w:val="0"/>
          <w:marTop w:val="0"/>
          <w:marBottom w:val="0"/>
          <w:divBdr>
            <w:top w:val="none" w:sz="0" w:space="0" w:color="auto"/>
            <w:left w:val="none" w:sz="0" w:space="0" w:color="auto"/>
            <w:bottom w:val="none" w:sz="0" w:space="0" w:color="auto"/>
            <w:right w:val="none" w:sz="0" w:space="0" w:color="auto"/>
          </w:divBdr>
        </w:div>
        <w:div w:id="1700400023">
          <w:marLeft w:val="0"/>
          <w:marRight w:val="0"/>
          <w:marTop w:val="0"/>
          <w:marBottom w:val="0"/>
          <w:divBdr>
            <w:top w:val="none" w:sz="0" w:space="0" w:color="auto"/>
            <w:left w:val="none" w:sz="0" w:space="0" w:color="auto"/>
            <w:bottom w:val="none" w:sz="0" w:space="0" w:color="auto"/>
            <w:right w:val="none" w:sz="0" w:space="0" w:color="auto"/>
          </w:divBdr>
        </w:div>
        <w:div w:id="817845293">
          <w:marLeft w:val="0"/>
          <w:marRight w:val="0"/>
          <w:marTop w:val="0"/>
          <w:marBottom w:val="0"/>
          <w:divBdr>
            <w:top w:val="none" w:sz="0" w:space="0" w:color="auto"/>
            <w:left w:val="none" w:sz="0" w:space="0" w:color="auto"/>
            <w:bottom w:val="none" w:sz="0" w:space="0" w:color="auto"/>
            <w:right w:val="none" w:sz="0" w:space="0" w:color="auto"/>
          </w:divBdr>
        </w:div>
        <w:div w:id="1517889524">
          <w:marLeft w:val="0"/>
          <w:marRight w:val="0"/>
          <w:marTop w:val="0"/>
          <w:marBottom w:val="0"/>
          <w:divBdr>
            <w:top w:val="none" w:sz="0" w:space="0" w:color="auto"/>
            <w:left w:val="none" w:sz="0" w:space="0" w:color="auto"/>
            <w:bottom w:val="none" w:sz="0" w:space="0" w:color="auto"/>
            <w:right w:val="none" w:sz="0" w:space="0" w:color="auto"/>
          </w:divBdr>
        </w:div>
        <w:div w:id="1098135371">
          <w:marLeft w:val="0"/>
          <w:marRight w:val="0"/>
          <w:marTop w:val="0"/>
          <w:marBottom w:val="0"/>
          <w:divBdr>
            <w:top w:val="none" w:sz="0" w:space="0" w:color="auto"/>
            <w:left w:val="none" w:sz="0" w:space="0" w:color="auto"/>
            <w:bottom w:val="none" w:sz="0" w:space="0" w:color="auto"/>
            <w:right w:val="none" w:sz="0" w:space="0" w:color="auto"/>
          </w:divBdr>
        </w:div>
        <w:div w:id="1342783867">
          <w:marLeft w:val="0"/>
          <w:marRight w:val="0"/>
          <w:marTop w:val="0"/>
          <w:marBottom w:val="0"/>
          <w:divBdr>
            <w:top w:val="none" w:sz="0" w:space="0" w:color="auto"/>
            <w:left w:val="none" w:sz="0" w:space="0" w:color="auto"/>
            <w:bottom w:val="none" w:sz="0" w:space="0" w:color="auto"/>
            <w:right w:val="none" w:sz="0" w:space="0" w:color="auto"/>
          </w:divBdr>
        </w:div>
        <w:div w:id="773593881">
          <w:marLeft w:val="0"/>
          <w:marRight w:val="0"/>
          <w:marTop w:val="0"/>
          <w:marBottom w:val="0"/>
          <w:divBdr>
            <w:top w:val="none" w:sz="0" w:space="0" w:color="auto"/>
            <w:left w:val="none" w:sz="0" w:space="0" w:color="auto"/>
            <w:bottom w:val="none" w:sz="0" w:space="0" w:color="auto"/>
            <w:right w:val="none" w:sz="0" w:space="0" w:color="auto"/>
          </w:divBdr>
        </w:div>
        <w:div w:id="519244171">
          <w:marLeft w:val="0"/>
          <w:marRight w:val="0"/>
          <w:marTop w:val="0"/>
          <w:marBottom w:val="0"/>
          <w:divBdr>
            <w:top w:val="none" w:sz="0" w:space="0" w:color="auto"/>
            <w:left w:val="none" w:sz="0" w:space="0" w:color="auto"/>
            <w:bottom w:val="none" w:sz="0" w:space="0" w:color="auto"/>
            <w:right w:val="none" w:sz="0" w:space="0" w:color="auto"/>
          </w:divBdr>
        </w:div>
      </w:divsChild>
    </w:div>
    <w:div w:id="116563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09C75-F9C7-FC4C-BF60-CE617D98C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699</Words>
  <Characters>4404</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Gabel</dc:creator>
  <cp:keywords/>
  <dc:description/>
  <cp:lastModifiedBy>jonas.stegh@pumpkincareers.com</cp:lastModifiedBy>
  <cp:revision>12</cp:revision>
  <dcterms:created xsi:type="dcterms:W3CDTF">2022-11-06T17:45:00Z</dcterms:created>
  <dcterms:modified xsi:type="dcterms:W3CDTF">2022-12-15T08:31:00Z</dcterms:modified>
</cp:coreProperties>
</file>