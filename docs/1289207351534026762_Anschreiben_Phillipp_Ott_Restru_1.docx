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28F0494D" w:rsidR="006A7895" w:rsidRPr="00126D86" w:rsidRDefault="006A07E7" w:rsidP="00513F22">
      <w:pPr>
        <w:spacing w:after="0" w:line="240" w:lineRule="auto"/>
        <w:jc w:val="right"/>
        <w:rPr>
          <w:rFonts w:ascii="Arial" w:hAnsi="Arial" w:cs="Arial"/>
          <w:sz w:val="19"/>
          <w:szCs w:val="19"/>
        </w:rPr>
      </w:pPr>
      <w:r w:rsidRPr="00126D86">
        <w:rPr>
          <w:rFonts w:ascii="Arial" w:hAnsi="Arial" w:cs="Arial"/>
          <w:color w:val="000000"/>
          <w:sz w:val="19"/>
          <w:szCs w:val="19"/>
        </w:rPr>
        <w:t>Phillippott2@gmail.com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1BE2F994" w:rsidR="00647413" w:rsidRPr="00126D86" w:rsidRDefault="00917805" w:rsidP="00126D86">
      <w:pPr>
        <w:spacing w:after="0" w:line="240" w:lineRule="auto"/>
        <w:rPr>
          <w:rFonts w:ascii="Arial" w:hAnsi="Arial" w:cs="Arial"/>
          <w:sz w:val="19"/>
          <w:szCs w:val="19"/>
        </w:rPr>
      </w:pPr>
      <w:r w:rsidRPr="00917805">
        <w:rPr>
          <w:rFonts w:ascii="Arial" w:hAnsi="Arial" w:cs="Arial"/>
          <w:sz w:val="19"/>
          <w:szCs w:val="19"/>
          <w:highlight w:val="yellow"/>
        </w:rPr>
        <w:t>FIRMA</w:t>
      </w:r>
      <w:r w:rsidR="004A34DB" w:rsidRPr="00917805">
        <w:rPr>
          <w:rFonts w:ascii="Arial" w:hAnsi="Arial" w:cs="Arial"/>
          <w:sz w:val="19"/>
          <w:szCs w:val="19"/>
          <w:highlight w:val="yellow"/>
        </w:rPr>
        <w:t xml:space="preserve"> AG</w:t>
      </w:r>
      <w:r w:rsidR="002A7D13" w:rsidRPr="00917805">
        <w:rPr>
          <w:rFonts w:ascii="Arial" w:hAnsi="Arial" w:cs="Arial"/>
          <w:sz w:val="19"/>
          <w:szCs w:val="19"/>
          <w:highlight w:val="yellow"/>
        </w:rPr>
        <w:br/>
      </w:r>
      <w:r w:rsidRPr="00917805">
        <w:rPr>
          <w:rFonts w:ascii="Arial" w:hAnsi="Arial" w:cs="Arial"/>
          <w:sz w:val="19"/>
          <w:szCs w:val="19"/>
          <w:highlight w:val="yellow"/>
        </w:rPr>
        <w:t>Straße XYZ</w:t>
      </w:r>
      <w:r w:rsidR="00D82E77" w:rsidRPr="00917805">
        <w:rPr>
          <w:rFonts w:ascii="Arial" w:hAnsi="Arial" w:cs="Arial"/>
          <w:sz w:val="19"/>
          <w:szCs w:val="19"/>
          <w:highlight w:val="yellow"/>
        </w:rPr>
        <w:br/>
      </w:r>
      <w:r w:rsidRPr="00917805">
        <w:rPr>
          <w:rFonts w:ascii="Arial" w:hAnsi="Arial" w:cs="Arial"/>
          <w:sz w:val="19"/>
          <w:szCs w:val="19"/>
          <w:highlight w:val="yellow"/>
        </w:rPr>
        <w:t>12345 ORT</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14CF309A"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Praktikant im </w:t>
      </w:r>
      <w:r w:rsidR="00917805">
        <w:rPr>
          <w:rFonts w:ascii="Arial" w:hAnsi="Arial" w:cs="Arial"/>
          <w:b/>
          <w:bCs/>
          <w:sz w:val="19"/>
          <w:szCs w:val="19"/>
        </w:rPr>
        <w:t>XY Bereich</w:t>
      </w:r>
      <w:r w:rsidR="004A34DB" w:rsidRPr="00126D86">
        <w:rPr>
          <w:rFonts w:ascii="Arial" w:hAnsi="Arial" w:cs="Arial"/>
          <w:b/>
          <w:bCs/>
          <w:sz w:val="19"/>
          <w:szCs w:val="19"/>
        </w:rPr>
        <w:t xml:space="preserve"> am Standort </w:t>
      </w:r>
      <w:r w:rsidR="00917805" w:rsidRPr="00917805">
        <w:rPr>
          <w:rFonts w:ascii="Arial" w:hAnsi="Arial" w:cs="Arial"/>
          <w:b/>
          <w:bCs/>
          <w:sz w:val="19"/>
          <w:szCs w:val="19"/>
          <w:highlight w:val="yellow"/>
        </w:rPr>
        <w:t>ORT</w:t>
      </w:r>
      <w:r w:rsidR="004A34DB" w:rsidRPr="00126D86">
        <w:rPr>
          <w:rFonts w:ascii="Arial" w:hAnsi="Arial" w:cs="Arial"/>
          <w:b/>
          <w:bCs/>
          <w:sz w:val="19"/>
          <w:szCs w:val="19"/>
        </w:rPr>
        <w:t xml:space="preserve"> ab Q2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777455A3" w14:textId="046EEFD5" w:rsidR="00513F22"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insbesondere während eines Hochschulprojekts, bei dem ich mich intensiv mit der Fusion von DaimlerChrysler auseinandersetzte. Durch diese Erfahrung wurde mir bewusst, wie sehr mich die spannenden Dynamiken solcher bedeutenden Transaktionen faszinieren. Daher habe ich nach Möglichkeiten gesucht, in diesem Bereich praktische Erfahrung zu sammeln, was mich schließlich zu meinem aktuellen M&amp;A-Praktikum bei Hübner Schlösser &amp; </w:t>
      </w:r>
      <w:proofErr w:type="spellStart"/>
      <w:r w:rsidRPr="00126D86">
        <w:rPr>
          <w:rFonts w:ascii="Arial" w:hAnsi="Arial" w:cs="Arial"/>
          <w:sz w:val="19"/>
          <w:szCs w:val="19"/>
        </w:rPr>
        <w:t>Cie</w:t>
      </w:r>
      <w:proofErr w:type="spellEnd"/>
      <w:r w:rsidRPr="00126D86">
        <w:rPr>
          <w:rFonts w:ascii="Arial" w:hAnsi="Arial" w:cs="Arial"/>
          <w:sz w:val="19"/>
          <w:szCs w:val="19"/>
        </w:rPr>
        <w:t xml:space="preserve"> führte, in dem ich meine Leidenschaft für das M&amp;A weiter vertiefen kann. </w:t>
      </w:r>
      <w:r w:rsidRPr="00917805">
        <w:rPr>
          <w:rFonts w:ascii="Arial" w:hAnsi="Arial" w:cs="Arial"/>
          <w:sz w:val="19"/>
          <w:szCs w:val="19"/>
        </w:rPr>
        <w:t>Ab Januar 2025</w:t>
      </w:r>
      <w:r w:rsidRPr="00126D86">
        <w:rPr>
          <w:rFonts w:ascii="Arial" w:hAnsi="Arial" w:cs="Arial"/>
          <w:sz w:val="19"/>
          <w:szCs w:val="19"/>
        </w:rPr>
        <w:t xml:space="preserve"> werde ich zudem ein Praktikum im Deal Advisory bei BDO in Düsseldorf absolvieren, um meine Kenntnisse in der Unternehmensberatung zu erweitern. </w:t>
      </w:r>
      <w:r w:rsidRPr="00AD5A0E">
        <w:rPr>
          <w:rFonts w:ascii="Arial" w:hAnsi="Arial" w:cs="Arial"/>
          <w:sz w:val="19"/>
          <w:szCs w:val="19"/>
          <w:highlight w:val="green"/>
        </w:rPr>
        <w:t xml:space="preserve">Ab April 2025 möchte ich das dort erworbene Wissen gerne in Ihrem Unternehmen am Standort in </w:t>
      </w:r>
      <w:r w:rsidR="003064C4" w:rsidRPr="00AD5A0E">
        <w:rPr>
          <w:rFonts w:ascii="Arial" w:hAnsi="Arial" w:cs="Arial"/>
          <w:sz w:val="19"/>
          <w:szCs w:val="19"/>
          <w:highlight w:val="green"/>
        </w:rPr>
        <w:t>ORT</w:t>
      </w:r>
      <w:r w:rsidRPr="00AD5A0E">
        <w:rPr>
          <w:rFonts w:ascii="Arial" w:hAnsi="Arial" w:cs="Arial"/>
          <w:sz w:val="19"/>
          <w:szCs w:val="19"/>
          <w:highlight w:val="green"/>
        </w:rPr>
        <w:t xml:space="preserve"> als Praktikant für die Dauer von zwölf Wochen weiter vertiefen.</w:t>
      </w:r>
    </w:p>
    <w:p w14:paraId="45063FCE" w14:textId="77777777" w:rsidR="00513F22" w:rsidRPr="00126D86" w:rsidRDefault="00513F22" w:rsidP="00126D86">
      <w:pPr>
        <w:spacing w:after="0" w:line="240" w:lineRule="auto"/>
        <w:jc w:val="both"/>
        <w:rPr>
          <w:rFonts w:ascii="Arial" w:hAnsi="Arial" w:cs="Arial"/>
          <w:sz w:val="19"/>
          <w:szCs w:val="19"/>
        </w:rPr>
      </w:pPr>
    </w:p>
    <w:p w14:paraId="1BCAA9C4" w14:textId="32EEB298" w:rsidR="00513F22"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Diese Erfahrungen haben mich optimal darauf vorbereitet, die Anforderungen in meinem aktuellen M&amp;A-Praktikum erfolgreich zu bewältigen, insbesondere in einem dynamischen Umfeld, in dem es darauf ankommt, unter hohem Zeitdruck präzise Ergebnisse zu erzielen und gleichzeitig effizient im Team zu arbeiten. Ab Januar 2025 werde ich meine M&amp;A-Kenntnisse in einem Praktikum bei BDO weiter ausbauen, indem ich mich intensiv mit Unternehmensbewertungen und der Erstellung von Due-Diligence-Berichten beschäftigen werde. </w:t>
      </w:r>
      <w:ins w:id="0" w:author="David Döbele" w:date="2024-09-27T14:49:00Z" w16du:dateUtc="2024-09-27T12:49:00Z">
        <w:r w:rsidR="002C45AA">
          <w:rPr>
            <w:rFonts w:ascii="Arial" w:hAnsi="Arial" w:cs="Arial"/>
            <w:sz w:val="19"/>
            <w:szCs w:val="19"/>
          </w:rPr>
          <w:t xml:space="preserve">Nun möchte ich weitere Erfahrung in der Restrukturierung sammeln, weil </w:t>
        </w:r>
        <w:proofErr w:type="spellStart"/>
        <w:r w:rsidR="002C45AA">
          <w:rPr>
            <w:rFonts w:ascii="Arial" w:hAnsi="Arial" w:cs="Arial"/>
            <w:sz w:val="19"/>
            <w:szCs w:val="19"/>
          </w:rPr>
          <w:t>XYZ.</w:t>
        </w:r>
        <w:proofErr w:type="spellEnd"/>
        <w:r w:rsidR="002C45AA">
          <w:rPr>
            <w:rFonts w:ascii="Arial" w:hAnsi="Arial" w:cs="Arial"/>
            <w:sz w:val="19"/>
            <w:szCs w:val="19"/>
          </w:rPr>
          <w:t xml:space="preserve"> </w:t>
        </w:r>
      </w:ins>
      <w:del w:id="1" w:author="David Döbele" w:date="2024-09-27T14:49:00Z" w16du:dateUtc="2024-09-27T12:49:00Z">
        <w:r w:rsidRPr="00AD5A0E" w:rsidDel="002C45AA">
          <w:rPr>
            <w:rFonts w:ascii="Arial" w:hAnsi="Arial" w:cs="Arial"/>
            <w:sz w:val="19"/>
            <w:szCs w:val="19"/>
            <w:highlight w:val="green"/>
          </w:rPr>
          <w:delText>Diese Erfahrung möchte ich in einem weiteren M&amp;A-Praktikum vertiefen und festigen.</w:delText>
        </w:r>
      </w:del>
    </w:p>
    <w:p w14:paraId="48DF7535" w14:textId="77777777" w:rsidR="00513F22" w:rsidRPr="00126D86" w:rsidRDefault="00513F22" w:rsidP="00126D86">
      <w:pPr>
        <w:spacing w:after="0" w:line="240" w:lineRule="auto"/>
        <w:jc w:val="both"/>
        <w:rPr>
          <w:rFonts w:ascii="Arial" w:hAnsi="Arial" w:cs="Arial"/>
          <w:sz w:val="19"/>
          <w:szCs w:val="19"/>
        </w:rPr>
      </w:pPr>
    </w:p>
    <w:p w14:paraId="3FA04427" w14:textId="75175CBF" w:rsidR="00513F22" w:rsidRPr="00126D86" w:rsidRDefault="009B2B20" w:rsidP="00126D86">
      <w:pPr>
        <w:spacing w:after="0" w:line="240" w:lineRule="auto"/>
        <w:jc w:val="both"/>
        <w:rPr>
          <w:rFonts w:ascii="Arial" w:hAnsi="Arial" w:cs="Arial"/>
          <w:sz w:val="19"/>
          <w:szCs w:val="19"/>
        </w:rPr>
      </w:pP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 xml:space="preserve">DZ BANK ist für mich die perfekte Adresse, um meine Karriere im M&amp;A auf das nächste Level zu heben. Als zweitgrößte Bankengruppe in Deutschland und mit dem besten Bankenrating in ganz Europa verfügt </w:t>
      </w: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DZ BANK über eine außergewöhnliche Stabilität und Reputation. Mit über 240 erfolgreich abgeschlossenen Transaktionen seit 2005 und einem erfahrenen Team von 30 M&amp;A-Spezialisten zähl</w:t>
      </w:r>
      <w:r w:rsidRPr="00917805">
        <w:rPr>
          <w:rFonts w:ascii="Arial" w:hAnsi="Arial" w:cs="Arial"/>
          <w:sz w:val="19"/>
          <w:szCs w:val="19"/>
          <w:highlight w:val="yellow"/>
        </w:rPr>
        <w:t>en Sie</w:t>
      </w:r>
      <w:r w:rsidR="00513F22" w:rsidRPr="00917805">
        <w:rPr>
          <w:rFonts w:ascii="Arial" w:hAnsi="Arial" w:cs="Arial"/>
          <w:sz w:val="19"/>
          <w:szCs w:val="19"/>
          <w:highlight w:val="yellow"/>
        </w:rPr>
        <w:t xml:space="preserve"> zu den führenden Beratern für den deutschen Mittelstand. Durch die starke Verankerung im deutschen Mittelstand kenn</w:t>
      </w:r>
      <w:r w:rsidRPr="00917805">
        <w:rPr>
          <w:rFonts w:ascii="Arial" w:hAnsi="Arial" w:cs="Arial"/>
          <w:sz w:val="19"/>
          <w:szCs w:val="19"/>
          <w:highlight w:val="yellow"/>
        </w:rPr>
        <w:t xml:space="preserve">en Sie </w:t>
      </w:r>
      <w:r w:rsidR="00513F22" w:rsidRPr="00917805">
        <w:rPr>
          <w:rFonts w:ascii="Arial" w:hAnsi="Arial" w:cs="Arial"/>
          <w:sz w:val="19"/>
          <w:szCs w:val="19"/>
          <w:highlight w:val="yellow"/>
        </w:rPr>
        <w:t>die besonderen Bedürfnisse dieser Klientel und biete</w:t>
      </w:r>
      <w:r w:rsidRPr="00917805">
        <w:rPr>
          <w:rFonts w:ascii="Arial" w:hAnsi="Arial" w:cs="Arial"/>
          <w:sz w:val="19"/>
          <w:szCs w:val="19"/>
          <w:highlight w:val="yellow"/>
        </w:rPr>
        <w:t>n</w:t>
      </w:r>
      <w:r w:rsidR="00513F22" w:rsidRPr="00917805">
        <w:rPr>
          <w:rFonts w:ascii="Arial" w:hAnsi="Arial" w:cs="Arial"/>
          <w:sz w:val="19"/>
          <w:szCs w:val="19"/>
          <w:highlight w:val="yellow"/>
        </w:rPr>
        <w:t xml:space="preserve"> Zugang zu einem weitreichenden nationalen und internationalen Netzwerk potenzieller Käufer und Zielunternehmen. Die internationale Vernetzung durch die Mitgliedschaft bei ADVIOR International verspricht zudem wertvolle Einblicke und Austauschmöglichkeiten auf globaler Ebene. Diese Kombination aus nationaler Expertise und internationaler Vernetzung macht </w:t>
      </w:r>
      <w:r w:rsidRPr="00917805">
        <w:rPr>
          <w:rFonts w:ascii="Arial" w:hAnsi="Arial" w:cs="Arial"/>
          <w:sz w:val="19"/>
          <w:szCs w:val="19"/>
          <w:highlight w:val="yellow"/>
        </w:rPr>
        <w:t xml:space="preserve">die </w:t>
      </w:r>
      <w:r w:rsidR="00513F22" w:rsidRPr="00917805">
        <w:rPr>
          <w:rFonts w:ascii="Arial" w:hAnsi="Arial" w:cs="Arial"/>
          <w:sz w:val="19"/>
          <w:szCs w:val="19"/>
          <w:highlight w:val="yellow"/>
        </w:rPr>
        <w:t>DZ BANK für mich zu einem äußerst attraktiven Arbeitgeber, bei dem ich meine Fähigkeiten weiterentwickeln und aktiv zum Erfolg des Unternehmens beitragen kann.</w:t>
      </w:r>
    </w:p>
    <w:p w14:paraId="0263541A" w14:textId="77777777" w:rsidR="00513F22" w:rsidRPr="00126D86" w:rsidRDefault="00513F22" w:rsidP="00126D86">
      <w:pPr>
        <w:spacing w:after="0" w:line="240" w:lineRule="auto"/>
        <w:jc w:val="both"/>
        <w:rPr>
          <w:rFonts w:ascii="Arial" w:hAnsi="Arial" w:cs="Arial"/>
          <w:sz w:val="19"/>
          <w:szCs w:val="19"/>
        </w:rPr>
      </w:pPr>
    </w:p>
    <w:p w14:paraId="292A173B" w14:textId="55E8761A" w:rsidR="00CE1478"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Von dem Praktikum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917805" w:rsidRPr="00917805">
        <w:rPr>
          <w:rFonts w:ascii="Arial" w:hAnsi="Arial" w:cs="Arial"/>
          <w:sz w:val="19"/>
          <w:szCs w:val="19"/>
          <w:highlight w:val="yellow"/>
        </w:rPr>
        <w:t>FIRMA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126D86">
      <w:pPr>
        <w:spacing w:after="0" w:line="240" w:lineRule="auto"/>
        <w:rPr>
          <w:rFonts w:ascii="Arial" w:hAnsi="Arial" w:cs="Arial"/>
          <w:sz w:val="19"/>
          <w:szCs w:val="19"/>
        </w:rPr>
      </w:pPr>
      <w:r w:rsidRPr="00126D86">
        <w:rPr>
          <w:rFonts w:ascii="Arial" w:hAnsi="Arial" w:cs="Arial"/>
          <w:sz w:val="19"/>
          <w:szCs w:val="19"/>
        </w:rPr>
        <w:br/>
      </w:r>
    </w:p>
    <w:p w14:paraId="7231B727" w14:textId="77777777" w:rsidR="00917805" w:rsidRDefault="00917805" w:rsidP="00126D86">
      <w:pPr>
        <w:spacing w:after="0" w:line="240" w:lineRule="auto"/>
        <w:rPr>
          <w:rFonts w:ascii="Arial" w:hAnsi="Arial" w:cs="Arial"/>
          <w:sz w:val="19"/>
          <w:szCs w:val="19"/>
        </w:rPr>
      </w:pPr>
    </w:p>
    <w:p w14:paraId="2211D1C7" w14:textId="77777777" w:rsidR="00917805" w:rsidRDefault="00917805" w:rsidP="00126D86">
      <w:pPr>
        <w:spacing w:after="0" w:line="240" w:lineRule="auto"/>
        <w:rPr>
          <w:rFonts w:ascii="Arial" w:hAnsi="Arial" w:cs="Arial"/>
          <w:sz w:val="19"/>
          <w:szCs w:val="19"/>
        </w:rPr>
      </w:pPr>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A7D13"/>
    <w:rsid w:val="002C45AA"/>
    <w:rsid w:val="002C4BF0"/>
    <w:rsid w:val="002D2B26"/>
    <w:rsid w:val="002D309E"/>
    <w:rsid w:val="002D594E"/>
    <w:rsid w:val="002E39B8"/>
    <w:rsid w:val="002F51FA"/>
    <w:rsid w:val="003064C4"/>
    <w:rsid w:val="00311A15"/>
    <w:rsid w:val="003250EA"/>
    <w:rsid w:val="003421B1"/>
    <w:rsid w:val="00375D2D"/>
    <w:rsid w:val="003811BC"/>
    <w:rsid w:val="0038671F"/>
    <w:rsid w:val="003947A8"/>
    <w:rsid w:val="003B00C2"/>
    <w:rsid w:val="003D464F"/>
    <w:rsid w:val="003D5D1E"/>
    <w:rsid w:val="003D6365"/>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E7074"/>
    <w:rsid w:val="00500EFA"/>
    <w:rsid w:val="00506322"/>
    <w:rsid w:val="00507BBD"/>
    <w:rsid w:val="00513F22"/>
    <w:rsid w:val="005170EB"/>
    <w:rsid w:val="005407D6"/>
    <w:rsid w:val="00542F06"/>
    <w:rsid w:val="00553EC8"/>
    <w:rsid w:val="005705F7"/>
    <w:rsid w:val="00570B1D"/>
    <w:rsid w:val="00574140"/>
    <w:rsid w:val="005762CF"/>
    <w:rsid w:val="005842A0"/>
    <w:rsid w:val="00590834"/>
    <w:rsid w:val="00590E7F"/>
    <w:rsid w:val="00593C9C"/>
    <w:rsid w:val="005A27F8"/>
    <w:rsid w:val="005B047A"/>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CDB"/>
    <w:rsid w:val="008E100E"/>
    <w:rsid w:val="008E4BA9"/>
    <w:rsid w:val="008E7A27"/>
    <w:rsid w:val="008E7D17"/>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53760"/>
    <w:rsid w:val="00A55011"/>
    <w:rsid w:val="00A6109E"/>
    <w:rsid w:val="00A90B16"/>
    <w:rsid w:val="00AA2791"/>
    <w:rsid w:val="00AA4C7C"/>
    <w:rsid w:val="00AA5DBB"/>
    <w:rsid w:val="00AB4CD0"/>
    <w:rsid w:val="00AB7B2B"/>
    <w:rsid w:val="00AC61EE"/>
    <w:rsid w:val="00AC66C4"/>
    <w:rsid w:val="00AC7086"/>
    <w:rsid w:val="00AD2B27"/>
    <w:rsid w:val="00AD5A0E"/>
    <w:rsid w:val="00AE073F"/>
    <w:rsid w:val="00AE26F5"/>
    <w:rsid w:val="00AE3A33"/>
    <w:rsid w:val="00B135CE"/>
    <w:rsid w:val="00B339B8"/>
    <w:rsid w:val="00B346A7"/>
    <w:rsid w:val="00B43970"/>
    <w:rsid w:val="00B50A34"/>
    <w:rsid w:val="00B54C38"/>
    <w:rsid w:val="00B55DE5"/>
    <w:rsid w:val="00B5613E"/>
    <w:rsid w:val="00B57CB1"/>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682</Words>
  <Characters>4298</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dcterms:created xsi:type="dcterms:W3CDTF">2024-09-06T07:20:00Z</dcterms:created>
  <dcterms:modified xsi:type="dcterms:W3CDTF">2024-09-27T12:49:00Z</dcterms:modified>
</cp:coreProperties>
</file>