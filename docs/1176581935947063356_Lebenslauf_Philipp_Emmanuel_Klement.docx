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0DFE6" w14:textId="77777777" w:rsidR="00862BCA" w:rsidRDefault="00862BCA"/>
    <w:tbl>
      <w:tblPr>
        <w:tblStyle w:val="Tabellenraster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Emmanuel Klement" w:date="2023-11-19T19:24:00Z">
          <w:tblPr>
            <w:tblStyle w:val="Tabellenraster"/>
            <w:tblW w:w="9782" w:type="dxa"/>
            <w:tblInd w:w="-4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4537"/>
        <w:gridCol w:w="425"/>
        <w:gridCol w:w="3118"/>
        <w:tblGridChange w:id="1">
          <w:tblGrid>
            <w:gridCol w:w="1985"/>
            <w:gridCol w:w="4537"/>
            <w:gridCol w:w="425"/>
            <w:gridCol w:w="2835"/>
          </w:tblGrid>
        </w:tblGridChange>
      </w:tblGrid>
      <w:tr w:rsidR="00E55D90" w:rsidRPr="00091664" w14:paraId="487AC9CE" w14:textId="77777777" w:rsidTr="00D82794">
        <w:trPr>
          <w:trHeight w:val="283"/>
          <w:trPrChange w:id="2" w:author="Emmanuel Klement" w:date="2023-11-19T19:24:00Z">
            <w:trPr>
              <w:trHeight w:val="283"/>
            </w:trPr>
          </w:trPrChange>
        </w:trPr>
        <w:tc>
          <w:tcPr>
            <w:tcW w:w="10065" w:type="dxa"/>
            <w:gridSpan w:val="4"/>
            <w:vAlign w:val="bottom"/>
            <w:tcPrChange w:id="3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0CBC6997" w14:textId="67455A8B" w:rsidR="00E55D90" w:rsidRPr="00CE7461" w:rsidRDefault="009259AD" w:rsidP="001563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nl-NL"/>
                <w:rPrChange w:id="4" w:author="Emmanuel Klement" w:date="2023-11-19T19:21:00Z">
                  <w:rPr>
                    <w:rFonts w:ascii="Times New Roman" w:hAnsi="Times New Roman" w:cs="Times New Roman"/>
                    <w:b/>
                    <w:sz w:val="48"/>
                    <w:szCs w:val="44"/>
                  </w:rPr>
                </w:rPrChange>
              </w:rPr>
            </w:pPr>
            <w:ins w:id="5" w:author="Emmanuel Klement" w:date="2023-11-19T19:13:00Z">
              <w:r w:rsidRPr="00CE7461">
                <w:rPr>
                  <w:rFonts w:ascii="Times New Roman" w:hAnsi="Times New Roman" w:cs="Times New Roman"/>
                  <w:b/>
                  <w:sz w:val="48"/>
                  <w:szCs w:val="44"/>
                  <w:lang w:val="nl-NL"/>
                  <w:rPrChange w:id="6" w:author="Emmanuel Klement" w:date="2023-11-19T19:21:00Z">
                    <w:rPr>
                      <w:rFonts w:ascii="Times New Roman" w:hAnsi="Times New Roman" w:cs="Times New Roman"/>
                      <w:b/>
                      <w:sz w:val="48"/>
                      <w:szCs w:val="44"/>
                    </w:rPr>
                  </w:rPrChange>
                </w:rPr>
                <w:t xml:space="preserve">Philipp </w:t>
              </w:r>
            </w:ins>
            <w:r w:rsidR="00FB32A3" w:rsidRPr="00CE7461">
              <w:rPr>
                <w:rFonts w:ascii="Times New Roman" w:hAnsi="Times New Roman" w:cs="Times New Roman"/>
                <w:b/>
                <w:sz w:val="48"/>
                <w:szCs w:val="44"/>
                <w:lang w:val="nl-NL"/>
                <w:rPrChange w:id="7" w:author="Emmanuel Klement" w:date="2023-11-19T19:21:00Z">
                  <w:rPr>
                    <w:rFonts w:ascii="Times New Roman" w:hAnsi="Times New Roman" w:cs="Times New Roman"/>
                    <w:b/>
                    <w:sz w:val="48"/>
                    <w:szCs w:val="44"/>
                  </w:rPr>
                </w:rPrChange>
              </w:rPr>
              <w:t>Emmanuel Klement</w:t>
            </w:r>
          </w:p>
          <w:p w14:paraId="135895E2" w14:textId="4A4EC9F4" w:rsidR="00F44F5F" w:rsidRPr="001E4AB5" w:rsidRDefault="00361056" w:rsidP="001563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  <w:rPrChange w:id="8" w:author="Emmanuel Klement" w:date="2023-11-19T19:24:00Z">
                  <w:rPr>
                    <w:rFonts w:ascii="Times New Roman" w:hAnsi="Times New Roman" w:cs="Times New Roman"/>
                    <w:b/>
                    <w:sz w:val="18"/>
                    <w:szCs w:val="18"/>
                  </w:rPr>
                </w:rPrChange>
              </w:rPr>
            </w:pPr>
            <w:del w:id="9" w:author="Emmanuel Klement" w:date="2023-11-19T19:00:00Z">
              <w:r w:rsidRPr="001E4AB5" w:rsidDel="009652D9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10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Hauptstraße 99</w:delText>
              </w:r>
            </w:del>
            <w:ins w:id="11" w:author="Emmanuel Klement" w:date="2023-11-19T19:00:00Z">
              <w:r w:rsidR="009652D9" w:rsidRPr="001E4AB5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12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t>Abdij van Averbodestraat</w:t>
              </w:r>
            </w:ins>
            <w:r w:rsidR="00BF5BD8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13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, </w:t>
            </w:r>
            <w:r w:rsidR="008F7D36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14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Tilburg, </w:t>
            </w:r>
            <w:del w:id="15" w:author="Emmanuel Klement" w:date="2023-11-19T19:00:00Z">
              <w:r w:rsidR="00BF5BD8" w:rsidRPr="001E4AB5" w:rsidDel="009652D9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16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1234 AB</w:delText>
              </w:r>
            </w:del>
            <w:ins w:id="17" w:author="Emmanuel Klement" w:date="2023-11-21T18:34:00Z">
              <w:r w:rsidR="00091664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</w:rPr>
                <w:t>1234</w:t>
              </w:r>
            </w:ins>
            <w:ins w:id="18" w:author="Emmanuel Klement" w:date="2023-11-19T19:00:00Z">
              <w:r w:rsidR="009652D9" w:rsidRPr="001E4AB5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19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  <w:lang w:val="nl-NL"/>
                    </w:rPr>
                  </w:rPrChange>
                </w:rPr>
                <w:t xml:space="preserve"> </w:t>
              </w:r>
            </w:ins>
            <w:ins w:id="20" w:author="Emmanuel Klement" w:date="2023-11-19T19:01:00Z">
              <w:r w:rsidR="009652D9" w:rsidRPr="001E4AB5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21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  <w:lang w:val="nl-NL"/>
                    </w:rPr>
                  </w:rPrChange>
                </w:rPr>
                <w:t>CB</w:t>
              </w:r>
            </w:ins>
            <w:r w:rsidR="00BF5BD8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2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, </w:t>
            </w:r>
            <w:r w:rsidR="008F7D36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3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N</w:t>
            </w:r>
            <w:r w:rsidR="006B170F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4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L</w:t>
            </w:r>
            <w:r w:rsidR="00A006AE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5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 </w:t>
            </w:r>
            <w:r w:rsidR="00B31760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6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|</w:t>
            </w:r>
            <w:r w:rsidR="00F44F5F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7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 </w:t>
            </w:r>
            <w:r w:rsidR="0084094A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8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emmanuel.klement@gmail</w:t>
            </w:r>
            <w:r w:rsidR="00A16DB2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29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>.</w:t>
            </w:r>
            <w:r w:rsidR="00F44F5F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30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com | </w:t>
            </w:r>
            <w:r w:rsidR="0084094A" w:rsidRPr="001E4AB5">
              <w:rPr>
                <w:rFonts w:ascii="Times New Roman" w:hAnsi="Times New Roman" w:cs="Times New Roman"/>
                <w:bCs/>
                <w:sz w:val="20"/>
                <w:szCs w:val="20"/>
                <w:lang w:val="nl-NL"/>
                <w:rPrChange w:id="31" w:author="Emmanuel Klement" w:date="2023-11-19T19:24:00Z">
                  <w:rPr>
                    <w:rFonts w:ascii="Times New Roman" w:hAnsi="Times New Roman" w:cs="Times New Roman"/>
                    <w:bCs/>
                    <w:sz w:val="18"/>
                    <w:szCs w:val="18"/>
                  </w:rPr>
                </w:rPrChange>
              </w:rPr>
              <w:t xml:space="preserve">+31 </w:t>
            </w:r>
            <w:del w:id="32" w:author="Emmanuel Klement" w:date="2023-11-21T18:33:00Z">
              <w:r w:rsidR="0084094A" w:rsidRPr="001E4AB5" w:rsidDel="00091664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33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6439135</w:delText>
              </w:r>
            </w:del>
            <w:ins w:id="34" w:author="Emmanuel Klement" w:date="2023-11-21T18:33:00Z">
              <w:r w:rsidR="00091664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</w:rPr>
                <w:t>666666666</w:t>
              </w:r>
            </w:ins>
            <w:del w:id="35" w:author="Emmanuel Klement" w:date="2023-11-21T18:33:00Z">
              <w:r w:rsidR="0084094A" w:rsidRPr="001E4AB5" w:rsidDel="00091664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36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40</w:delText>
              </w:r>
              <w:r w:rsidR="00C22390" w:rsidRPr="001E4AB5" w:rsidDel="00091664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37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 xml:space="preserve"> </w:delText>
              </w:r>
            </w:del>
            <w:ins w:id="38" w:author="Emmanuel Klement" w:date="2023-11-21T18:33:00Z">
              <w:r w:rsidR="00091664" w:rsidRPr="001E4AB5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39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t xml:space="preserve"> </w:t>
              </w:r>
            </w:ins>
            <w:del w:id="40" w:author="Emmanuel Klement" w:date="2023-11-19T19:21:00Z">
              <w:r w:rsidR="00C22390" w:rsidRPr="001E4AB5" w:rsidDel="00CE7461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41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|</w:delText>
              </w:r>
            </w:del>
            <w:del w:id="42" w:author="Emmanuel Klement" w:date="2023-11-19T19:14:00Z">
              <w:r w:rsidR="00C22390" w:rsidRPr="001E4AB5" w:rsidDel="005D017B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43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 xml:space="preserve"> </w:delText>
              </w:r>
              <w:r w:rsidR="001B6DB9" w:rsidRPr="001E4AB5" w:rsidDel="005D017B">
                <w:rPr>
                  <w:rFonts w:ascii="Times New Roman" w:hAnsi="Times New Roman" w:cs="Times New Roman"/>
                  <w:bCs/>
                  <w:sz w:val="20"/>
                  <w:szCs w:val="20"/>
                  <w:lang w:val="nl-NL"/>
                  <w:rPrChange w:id="44" w:author="Emmanuel Klement" w:date="2023-11-19T19:24:00Z"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rPrChange>
                </w:rPr>
                <w:delText>www.linkedin.com/in/emmanuelklement</w:delText>
              </w:r>
            </w:del>
          </w:p>
        </w:tc>
      </w:tr>
      <w:tr w:rsidR="002508C2" w:rsidRPr="006C6EF4" w14:paraId="0FCADE56" w14:textId="77777777" w:rsidTr="00D82794">
        <w:trPr>
          <w:trHeight w:val="510"/>
          <w:trPrChange w:id="45" w:author="Emmanuel Klement" w:date="2023-11-19T19:24:00Z">
            <w:trPr>
              <w:trHeight w:val="510"/>
            </w:trPr>
          </w:trPrChange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  <w:tcPrChange w:id="46" w:author="Emmanuel Klement" w:date="2023-11-19T19:24:00Z">
              <w:tcPr>
                <w:tcW w:w="978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6C6EF4" w:rsidRDefault="00F44F5F" w:rsidP="00DD2B00">
            <w:pPr>
              <w:rPr>
                <w:rFonts w:ascii="Times New Roman" w:hAnsi="Times New Roman" w:cs="Times New Roman"/>
                <w:b/>
                <w:sz w:val="28"/>
              </w:rPr>
            </w:pPr>
            <w:commentRangeStart w:id="47"/>
            <w:commentRangeStart w:id="48"/>
            <w:r w:rsidRPr="006C6EF4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  <w:commentRangeEnd w:id="47"/>
            <w:r w:rsidR="00B57D33">
              <w:rPr>
                <w:rStyle w:val="Kommentarzeichen"/>
              </w:rPr>
              <w:commentReference w:id="47"/>
            </w:r>
            <w:commentRangeEnd w:id="48"/>
            <w:r w:rsidR="00DD2B00">
              <w:rPr>
                <w:rStyle w:val="Kommentarzeichen"/>
              </w:rPr>
              <w:commentReference w:id="48"/>
            </w:r>
          </w:p>
        </w:tc>
      </w:tr>
      <w:tr w:rsidR="00D1492F" w:rsidRPr="006C6EF4" w14:paraId="7D1DEBF7" w14:textId="77777777" w:rsidTr="00D82794">
        <w:trPr>
          <w:trHeight w:val="340"/>
          <w:trPrChange w:id="49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  <w:tcPrChange w:id="50" w:author="Emmanuel Klement" w:date="2023-11-19T19:24:00Z">
              <w:tcPr>
                <w:tcW w:w="6947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799F9AEC" w:rsidR="00D1492F" w:rsidRPr="008D6FE0" w:rsidRDefault="00191CDF" w:rsidP="00DD2B00">
            <w:pPr>
              <w:rPr>
                <w:rFonts w:ascii="Times New Roman" w:hAnsi="Times New Roman" w:cs="Times New Roman"/>
                <w:b/>
              </w:rPr>
            </w:pPr>
            <w:r w:rsidRPr="008D6FE0">
              <w:rPr>
                <w:rFonts w:ascii="Times New Roman" w:hAnsi="Times New Roman" w:cs="Times New Roman"/>
                <w:b/>
              </w:rPr>
              <w:t>Universität Tilburg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  <w:tcPrChange w:id="51" w:author="Emmanuel Klement" w:date="2023-11-19T19:24:00Z">
              <w:tcPr>
                <w:tcW w:w="283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0639F79A" w:rsidR="00D1492F" w:rsidRPr="006C6EF4" w:rsidRDefault="004D24F8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Tilburg,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iederlande</w:t>
            </w:r>
          </w:p>
        </w:tc>
      </w:tr>
      <w:tr w:rsidR="00D1492F" w:rsidRPr="006C6EF4" w14:paraId="61E5D482" w14:textId="77777777" w:rsidTr="00D82794">
        <w:trPr>
          <w:trHeight w:val="20"/>
          <w:trPrChange w:id="52" w:author="Emmanuel Klement" w:date="2023-11-19T19:24:00Z">
            <w:trPr>
              <w:trHeight w:val="20"/>
            </w:trPr>
          </w:trPrChange>
        </w:trPr>
        <w:tc>
          <w:tcPr>
            <w:tcW w:w="6947" w:type="dxa"/>
            <w:gridSpan w:val="3"/>
            <w:vAlign w:val="bottom"/>
            <w:tcPrChange w:id="53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11CB9A0F" w14:textId="0B0C4A77" w:rsidR="00D1492F" w:rsidRPr="008D6FE0" w:rsidRDefault="00D1492F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ins w:id="54" w:author="Sophie Klocke" w:date="2023-11-19T17:59:00Z">
              <w:r w:rsidR="00DD2B00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in </w:t>
              </w:r>
            </w:ins>
            <w:r w:rsidR="00677FD3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International Business Administration</w:t>
            </w:r>
          </w:p>
        </w:tc>
        <w:tc>
          <w:tcPr>
            <w:tcW w:w="3118" w:type="dxa"/>
            <w:vAlign w:val="bottom"/>
            <w:tcPrChange w:id="55" w:author="Emmanuel Klement" w:date="2023-11-19T19:24:00Z">
              <w:tcPr>
                <w:tcW w:w="2835" w:type="dxa"/>
                <w:vAlign w:val="bottom"/>
              </w:tcPr>
            </w:tcPrChange>
          </w:tcPr>
          <w:p w14:paraId="419A9228" w14:textId="5DD3F11C" w:rsidR="00D1492F" w:rsidRPr="00DD2B00" w:rsidRDefault="00B91BC1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D2B00">
              <w:rPr>
                <w:rFonts w:ascii="Times New Roman" w:hAnsi="Times New Roman" w:cs="Times New Roman"/>
                <w:sz w:val="20"/>
                <w:szCs w:val="20"/>
              </w:rPr>
              <w:t>08/2022 – heute</w:t>
            </w:r>
          </w:p>
        </w:tc>
      </w:tr>
      <w:tr w:rsidR="00D5280E" w:rsidRPr="006C6EF4" w14:paraId="7EABE9F1" w14:textId="77777777" w:rsidTr="00D82794">
        <w:tc>
          <w:tcPr>
            <w:tcW w:w="10065" w:type="dxa"/>
            <w:gridSpan w:val="4"/>
            <w:vAlign w:val="bottom"/>
            <w:tcPrChange w:id="56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3ECA1541" w14:textId="3ECF8809" w:rsidR="00426D7E" w:rsidRPr="006C6EF4" w:rsidRDefault="004B7CF8" w:rsidP="00DD2B0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Aktueller Schnitt: 8</w:t>
            </w:r>
            <w:ins w:id="57" w:author="Sophie Klocke" w:date="2023-11-19T17:59:00Z">
              <w:r w:rsidR="00DD2B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,</w:t>
              </w:r>
            </w:ins>
            <w:del w:id="58" w:author="Sophie Klocke" w:date="2023-11-19T17:59:00Z">
              <w:r w:rsidRPr="006C6EF4" w:rsidDel="00DD2B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delText>.</w:delText>
              </w:r>
            </w:del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2/10 | Top 5</w:t>
            </w:r>
            <w:ins w:id="59" w:author="Sophie Klocke" w:date="2023-11-19T17:59:00Z">
              <w:r w:rsidR="00DD2B00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 </w:t>
              </w:r>
            </w:ins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%</w:t>
            </w:r>
          </w:p>
          <w:p w14:paraId="7A71E6B0" w14:textId="6028DDBE" w:rsidR="004B7CF8" w:rsidRPr="006C6EF4" w:rsidRDefault="00E07CD8" w:rsidP="00DD2B0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Relevante Module: Rechnungswesen, Finanzen, Statistik</w:t>
            </w:r>
            <w:r w:rsidR="00D178F6"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Mathe</w:t>
            </w:r>
            <w:r w:rsidR="00ED12B8"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matik</w:t>
            </w:r>
          </w:p>
        </w:tc>
      </w:tr>
      <w:tr w:rsidR="00D5280E" w:rsidRPr="006C6EF4" w14:paraId="013361E1" w14:textId="77777777" w:rsidTr="00D82794">
        <w:trPr>
          <w:trHeight w:val="340"/>
          <w:trPrChange w:id="60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vAlign w:val="bottom"/>
            <w:tcPrChange w:id="61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197620E3" w14:textId="61751850" w:rsidR="00D1492F" w:rsidRPr="008D6FE0" w:rsidRDefault="004D24F8" w:rsidP="00DD2B00">
            <w:pPr>
              <w:rPr>
                <w:rFonts w:ascii="Times New Roman" w:hAnsi="Times New Roman" w:cs="Times New Roman"/>
              </w:rPr>
            </w:pPr>
            <w:del w:id="62" w:author="Emmanuel Klement" w:date="2023-11-19T18:57:00Z">
              <w:r w:rsidRPr="008D6FE0" w:rsidDel="00833615">
                <w:rPr>
                  <w:rFonts w:ascii="Times New Roman" w:hAnsi="Times New Roman" w:cs="Times New Roman"/>
                  <w:b/>
                </w:rPr>
                <w:delText>Karl-Theodor-v.-Dalberg-Gymnasium</w:delText>
              </w:r>
            </w:del>
            <w:ins w:id="63" w:author="Emmanuel Klement" w:date="2023-11-19T18:57:00Z">
              <w:r w:rsidR="00833615" w:rsidRPr="008D6FE0">
                <w:rPr>
                  <w:rFonts w:ascii="Times New Roman" w:hAnsi="Times New Roman" w:cs="Times New Roman"/>
                  <w:b/>
                </w:rPr>
                <w:t>Instituto Picasso</w:t>
              </w:r>
            </w:ins>
          </w:p>
        </w:tc>
        <w:tc>
          <w:tcPr>
            <w:tcW w:w="3118" w:type="dxa"/>
            <w:vAlign w:val="bottom"/>
            <w:tcPrChange w:id="64" w:author="Emmanuel Klement" w:date="2023-11-19T19:24:00Z">
              <w:tcPr>
                <w:tcW w:w="2835" w:type="dxa"/>
                <w:vAlign w:val="bottom"/>
              </w:tcPr>
            </w:tcPrChange>
          </w:tcPr>
          <w:p w14:paraId="63D86F51" w14:textId="0BBE14C1" w:rsidR="00D1492F" w:rsidRPr="006C6EF4" w:rsidRDefault="00833615" w:rsidP="00DD2B0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65" w:author="Emmanuel Klement" w:date="2023-11-19T18:57:00Z">
              <w:r w:rsidRPr="006C6EF4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 xml:space="preserve">Málaga, Spanien </w:t>
              </w:r>
            </w:ins>
            <w:del w:id="66" w:author="Emmanuel Klement" w:date="2023-11-19T18:57:00Z">
              <w:r w:rsidR="004D24F8" w:rsidRPr="006C6EF4" w:rsidDel="0083361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Aschaffenburg, Deutschland</w:delText>
              </w:r>
            </w:del>
          </w:p>
        </w:tc>
      </w:tr>
      <w:tr w:rsidR="00D5280E" w:rsidRPr="006C6EF4" w14:paraId="62632213" w14:textId="77777777" w:rsidTr="00D82794">
        <w:trPr>
          <w:trHeight w:val="20"/>
          <w:trPrChange w:id="67" w:author="Emmanuel Klement" w:date="2023-11-19T19:24:00Z">
            <w:trPr>
              <w:trHeight w:val="20"/>
            </w:trPr>
          </w:trPrChange>
        </w:trPr>
        <w:tc>
          <w:tcPr>
            <w:tcW w:w="6947" w:type="dxa"/>
            <w:gridSpan w:val="3"/>
            <w:vAlign w:val="bottom"/>
            <w:tcPrChange w:id="68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5F71027E" w14:textId="08863846" w:rsidR="00D1492F" w:rsidRPr="008D6FE0" w:rsidRDefault="00E55E02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del w:id="69" w:author="Emmanuel Klement" w:date="2023-11-19T18:58:00Z">
              <w:r w:rsidRPr="008D6FE0" w:rsidDel="00833615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Bilingualer Zweig (Deutsch/Englisch)</w:delText>
              </w:r>
            </w:del>
            <w:ins w:id="70" w:author="Emmanuel Klement" w:date="2023-11-19T18:58:00Z">
              <w:r w:rsidR="00833615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>Sechs</w:t>
              </w:r>
              <w:r w:rsidR="00833615" w:rsidRPr="008D6FE0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>monatiger Besuch einer Spanisch Sprachschule</w:t>
              </w:r>
            </w:ins>
          </w:p>
        </w:tc>
        <w:tc>
          <w:tcPr>
            <w:tcW w:w="3118" w:type="dxa"/>
            <w:vAlign w:val="bottom"/>
            <w:tcPrChange w:id="71" w:author="Emmanuel Klement" w:date="2023-11-19T19:24:00Z">
              <w:tcPr>
                <w:tcW w:w="2835" w:type="dxa"/>
                <w:vAlign w:val="bottom"/>
              </w:tcPr>
            </w:tcPrChange>
          </w:tcPr>
          <w:p w14:paraId="51FC9814" w14:textId="4819C457" w:rsidR="00D1492F" w:rsidRPr="006C6EF4" w:rsidRDefault="00FB305D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72" w:author="Emmanuel Klement" w:date="2023-11-19T18:58:00Z">
              <w:r w:rsidRPr="006C6EF4" w:rsidDel="00833615">
                <w:rPr>
                  <w:rFonts w:ascii="Times New Roman" w:hAnsi="Times New Roman" w:cs="Times New Roman"/>
                  <w:sz w:val="20"/>
                  <w:szCs w:val="20"/>
                </w:rPr>
                <w:delText>09/2014 – 06/2021</w:delText>
              </w:r>
            </w:del>
            <w:commentRangeStart w:id="73"/>
            <w:ins w:id="74" w:author="Emmanuel Klement" w:date="2023-11-19T18:57:00Z">
              <w:r w:rsidR="00833615" w:rsidRPr="006C6EF4">
                <w:rPr>
                  <w:rFonts w:ascii="Times New Roman" w:hAnsi="Times New Roman" w:cs="Times New Roman"/>
                  <w:sz w:val="20"/>
                  <w:szCs w:val="20"/>
                </w:rPr>
                <w:t>06/2021 – 12/2021</w:t>
              </w:r>
              <w:commentRangeEnd w:id="73"/>
              <w:r w:rsidR="00833615">
                <w:rPr>
                  <w:rStyle w:val="Kommentarzeichen"/>
                </w:rPr>
                <w:commentReference w:id="73"/>
              </w:r>
            </w:ins>
          </w:p>
        </w:tc>
      </w:tr>
      <w:tr w:rsidR="00D5280E" w:rsidRPr="006C6EF4" w14:paraId="4D68BFE7" w14:textId="77777777" w:rsidTr="00D82794">
        <w:trPr>
          <w:trHeight w:val="20"/>
          <w:trPrChange w:id="75" w:author="Emmanuel Klement" w:date="2023-11-19T19:24:00Z">
            <w:trPr>
              <w:trHeight w:val="20"/>
            </w:trPr>
          </w:trPrChange>
        </w:trPr>
        <w:tc>
          <w:tcPr>
            <w:tcW w:w="10065" w:type="dxa"/>
            <w:gridSpan w:val="4"/>
            <w:vAlign w:val="bottom"/>
            <w:tcPrChange w:id="76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317BDC84" w14:textId="5F68C467" w:rsidR="0091331D" w:rsidRPr="00833615" w:rsidDel="00833615" w:rsidRDefault="00734B5C" w:rsidP="00DD2B00">
            <w:pPr>
              <w:pStyle w:val="Bullets"/>
              <w:rPr>
                <w:del w:id="77" w:author="Emmanuel Klement" w:date="2023-11-19T18:58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78" w:author="Emmanuel Klement" w:date="2023-11-19T18:58:00Z">
              <w:r w:rsidRPr="00833615" w:rsidDel="00833615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Allgemeine Hochschulreife (Note: 1,6)</w:delText>
              </w:r>
            </w:del>
          </w:p>
          <w:p w14:paraId="54BF63E9" w14:textId="77553C48" w:rsidR="00833615" w:rsidRPr="006C6EF4" w:rsidRDefault="00430CAF" w:rsidP="00DD2B0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commentRangeStart w:id="79"/>
            <w:commentRangeStart w:id="80"/>
            <w:del w:id="81" w:author="Emmanuel Klement" w:date="2023-11-19T18:58:00Z">
              <w:r w:rsidRPr="00833615" w:rsidDel="00833615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Abitur</w:delText>
              </w:r>
              <w:r w:rsidR="009D7235" w:rsidRPr="00833615" w:rsidDel="00833615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fächer: </w:delText>
              </w:r>
              <w:commentRangeEnd w:id="79"/>
              <w:r w:rsidR="00125027" w:rsidRPr="00833615" w:rsidDel="00833615"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79"/>
              </w:r>
              <w:commentRangeEnd w:id="80"/>
              <w:r w:rsidR="00DD2B00" w:rsidRPr="00833615" w:rsidDel="00833615"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80"/>
              </w:r>
              <w:r w:rsidR="009D7235" w:rsidRPr="00833615" w:rsidDel="00833615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Mathematik, Wirtschaft und Recht, Englisch, Deutsch, Musik</w:delText>
              </w:r>
            </w:del>
            <w:ins w:id="82" w:author="Emmanuel Klement" w:date="2023-11-19T18:58:00Z">
              <w:r w:rsidR="00833615" w:rsidRPr="00833615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  <w:rPrChange w:id="83" w:author="Emmanuel Klement" w:date="2023-11-19T18:59:00Z"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rPrChange>
                </w:rPr>
                <w:t>Erlangung eines B2 DELE Zertifikates</w:t>
              </w:r>
            </w:ins>
          </w:p>
        </w:tc>
      </w:tr>
      <w:tr w:rsidR="00AE4ED3" w:rsidRPr="006C6EF4" w14:paraId="6B19CF91" w14:textId="77777777" w:rsidTr="00D82794">
        <w:trPr>
          <w:trHeight w:val="340"/>
          <w:trPrChange w:id="84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vAlign w:val="bottom"/>
            <w:tcPrChange w:id="85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54F7169D" w14:textId="0ADED184" w:rsidR="00AE4ED3" w:rsidRPr="008D6FE0" w:rsidRDefault="00833615" w:rsidP="00DD2B00">
            <w:pPr>
              <w:rPr>
                <w:rFonts w:ascii="Times New Roman" w:hAnsi="Times New Roman" w:cs="Times New Roman"/>
                <w:b/>
              </w:rPr>
            </w:pPr>
            <w:ins w:id="86" w:author="Emmanuel Klement" w:date="2023-11-19T18:57:00Z">
              <w:r w:rsidRPr="008D6FE0">
                <w:rPr>
                  <w:rFonts w:ascii="Times New Roman" w:hAnsi="Times New Roman" w:cs="Times New Roman"/>
                  <w:b/>
                </w:rPr>
                <w:t xml:space="preserve">Karl-Theodor-v.-Dalberg-Gymnasium </w:t>
              </w:r>
            </w:ins>
            <w:del w:id="87" w:author="Emmanuel Klement" w:date="2023-11-19T18:57:00Z">
              <w:r w:rsidR="004D24F8" w:rsidRPr="008D6FE0" w:rsidDel="00833615">
                <w:rPr>
                  <w:rFonts w:ascii="Times New Roman" w:hAnsi="Times New Roman" w:cs="Times New Roman"/>
                  <w:b/>
                </w:rPr>
                <w:delText>Instituto Picasso</w:delText>
              </w:r>
            </w:del>
          </w:p>
        </w:tc>
        <w:tc>
          <w:tcPr>
            <w:tcW w:w="3118" w:type="dxa"/>
            <w:vAlign w:val="bottom"/>
            <w:tcPrChange w:id="88" w:author="Emmanuel Klement" w:date="2023-11-19T19:24:00Z">
              <w:tcPr>
                <w:tcW w:w="2835" w:type="dxa"/>
                <w:vAlign w:val="bottom"/>
              </w:tcPr>
            </w:tcPrChange>
          </w:tcPr>
          <w:p w14:paraId="262B6DA3" w14:textId="4E3F8F0E" w:rsidR="00AE4ED3" w:rsidRPr="006C6EF4" w:rsidRDefault="00833615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89" w:author="Emmanuel Klement" w:date="2023-11-19T18:57:00Z">
              <w:r w:rsidRPr="006C6EF4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>Aschaffenburg, Deutschland</w:t>
              </w:r>
              <w:r w:rsidRPr="006C6EF4" w:rsidDel="0083361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t xml:space="preserve"> </w:t>
              </w:r>
            </w:ins>
            <w:del w:id="90" w:author="Emmanuel Klement" w:date="2023-11-19T18:57:00Z">
              <w:r w:rsidR="004D24F8" w:rsidRPr="006C6EF4" w:rsidDel="0083361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Málaga, Spanien</w:delText>
              </w:r>
            </w:del>
          </w:p>
        </w:tc>
      </w:tr>
      <w:tr w:rsidR="00AE4ED3" w:rsidRPr="006C6EF4" w14:paraId="263521E3" w14:textId="77777777" w:rsidTr="00D82794">
        <w:trPr>
          <w:trHeight w:val="57"/>
          <w:trPrChange w:id="91" w:author="Emmanuel Klement" w:date="2023-11-19T19:24:00Z">
            <w:trPr>
              <w:trHeight w:val="57"/>
            </w:trPr>
          </w:trPrChange>
        </w:trPr>
        <w:tc>
          <w:tcPr>
            <w:tcW w:w="6947" w:type="dxa"/>
            <w:gridSpan w:val="3"/>
            <w:vAlign w:val="bottom"/>
            <w:tcPrChange w:id="92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36282A3A" w14:textId="43B43200" w:rsidR="00AE4ED3" w:rsidRPr="008D6FE0" w:rsidRDefault="00833615" w:rsidP="00DD2B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ins w:id="93" w:author="Emmanuel Klement" w:date="2023-11-19T18:58:00Z">
              <w:r w:rsidRPr="008D6FE0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>Bilingualer Zweig (Deutsch/Englisch)</w:t>
              </w:r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 xml:space="preserve"> </w:t>
              </w:r>
            </w:ins>
            <w:ins w:id="94" w:author="Sophie Klocke" w:date="2023-11-19T17:59:00Z">
              <w:del w:id="95" w:author="Emmanuel Klement" w:date="2023-11-19T18:58:00Z">
                <w:r w:rsidR="00DD2B00" w:rsidDel="00833615">
                  <w:rPr>
                    <w:rFonts w:ascii="Times New Roman" w:hAnsi="Times New Roman" w:cs="Times New Roman"/>
                    <w:i/>
                    <w:iCs/>
                    <w:sz w:val="20"/>
                    <w:szCs w:val="20"/>
                    <w:lang w:val="de-AT"/>
                  </w:rPr>
                  <w:delText>Sechs</w:delText>
                </w:r>
              </w:del>
            </w:ins>
            <w:del w:id="96" w:author="Emmanuel Klement" w:date="2023-11-19T18:58:00Z">
              <w:r w:rsidR="0025772C" w:rsidRPr="008D6FE0" w:rsidDel="00833615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6–monatiger Besuch </w:delText>
              </w:r>
              <w:r w:rsidR="008A13E2" w:rsidRPr="008D6FE0" w:rsidDel="00833615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einer Spanisch Sprachschule</w:delText>
              </w:r>
            </w:del>
          </w:p>
        </w:tc>
        <w:tc>
          <w:tcPr>
            <w:tcW w:w="3118" w:type="dxa"/>
            <w:vAlign w:val="bottom"/>
            <w:tcPrChange w:id="97" w:author="Emmanuel Klement" w:date="2023-11-19T19:24:00Z">
              <w:tcPr>
                <w:tcW w:w="2835" w:type="dxa"/>
                <w:vAlign w:val="bottom"/>
              </w:tcPr>
            </w:tcPrChange>
          </w:tcPr>
          <w:p w14:paraId="3DE8C75D" w14:textId="1B14EA7E" w:rsidR="00AE4ED3" w:rsidRPr="006C6EF4" w:rsidRDefault="00833615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ins w:id="98" w:author="Emmanuel Klement" w:date="2023-11-19T18:58:00Z">
              <w:r w:rsidRPr="006C6EF4">
                <w:rPr>
                  <w:rFonts w:ascii="Times New Roman" w:hAnsi="Times New Roman" w:cs="Times New Roman"/>
                  <w:sz w:val="20"/>
                  <w:szCs w:val="20"/>
                </w:rPr>
                <w:t>09/2014 – 06/2021</w:t>
              </w:r>
              <w:r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commentRangeStart w:id="99"/>
            <w:del w:id="100" w:author="Emmanuel Klement" w:date="2023-11-19T18:57:00Z">
              <w:r w:rsidR="008F7640" w:rsidRPr="006C6EF4" w:rsidDel="00833615">
                <w:rPr>
                  <w:rFonts w:ascii="Times New Roman" w:hAnsi="Times New Roman" w:cs="Times New Roman"/>
                  <w:sz w:val="20"/>
                  <w:szCs w:val="20"/>
                </w:rPr>
                <w:delText>06/2021 – 12/2021</w:delText>
              </w:r>
              <w:commentRangeEnd w:id="99"/>
              <w:r w:rsidR="00DD2B00" w:rsidDel="00833615">
                <w:rPr>
                  <w:rStyle w:val="Kommentarzeichen"/>
                </w:rPr>
                <w:commentReference w:id="99"/>
              </w:r>
            </w:del>
          </w:p>
        </w:tc>
      </w:tr>
      <w:tr w:rsidR="00AE4ED3" w:rsidRPr="006C6EF4" w14:paraId="27601A10" w14:textId="77777777" w:rsidTr="00D82794">
        <w:trPr>
          <w:trHeight w:val="57"/>
          <w:trPrChange w:id="101" w:author="Emmanuel Klement" w:date="2023-11-19T19:24:00Z">
            <w:trPr>
              <w:trHeight w:val="57"/>
            </w:trPr>
          </w:trPrChange>
        </w:trPr>
        <w:tc>
          <w:tcPr>
            <w:tcW w:w="10065" w:type="dxa"/>
            <w:gridSpan w:val="4"/>
            <w:vAlign w:val="bottom"/>
            <w:tcPrChange w:id="102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51B5760A" w14:textId="77777777" w:rsidR="00833615" w:rsidRPr="00971A5B" w:rsidRDefault="00833615" w:rsidP="00833615">
            <w:pPr>
              <w:pStyle w:val="Bullets"/>
              <w:numPr>
                <w:ilvl w:val="0"/>
                <w:numId w:val="2"/>
              </w:numPr>
              <w:rPr>
                <w:ins w:id="103" w:author="Emmanuel Klement" w:date="2023-11-19T18:58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ins w:id="104" w:author="Emmanuel Klement" w:date="2023-11-19T18:58:00Z">
              <w:r w:rsidRPr="00971A5B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Allgemeine Hochschulreife (Note: 1,6)</w:t>
              </w:r>
            </w:ins>
          </w:p>
          <w:p w14:paraId="6ECF7248" w14:textId="7D67E498" w:rsidR="00AE4ED3" w:rsidRPr="00833615" w:rsidRDefault="00833615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105" w:author="Emmanuel Klement" w:date="2023-11-19T18:58:00Z">
                  <w:rPr>
                    <w:lang w:val="de-AT"/>
                  </w:rPr>
                </w:rPrChange>
              </w:rPr>
              <w:pPrChange w:id="106" w:author="Emmanuel Klement" w:date="2023-11-19T18:58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commentRangeStart w:id="107"/>
            <w:commentRangeStart w:id="108"/>
            <w:ins w:id="109" w:author="Emmanuel Klement" w:date="2023-11-19T18:58:00Z">
              <w:r w:rsidRPr="00971A5B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Abiturfächer: </w:t>
              </w:r>
              <w:commentRangeEnd w:id="107"/>
              <w:r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107"/>
              </w:r>
              <w:commentRangeEnd w:id="108"/>
              <w:r>
                <w:rPr>
                  <w:rStyle w:val="Kommentarzeichen"/>
                  <w:rFonts w:asciiTheme="minorHAnsi" w:hAnsiTheme="minorHAnsi" w:cstheme="minorBidi"/>
                  <w:i w:val="0"/>
                  <w:iCs w:val="0"/>
                  <w:color w:val="auto"/>
                </w:rPr>
                <w:commentReference w:id="108"/>
              </w:r>
              <w:r w:rsidRPr="00971A5B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Mathematik, Wirtschaft und Recht, Englisch, Deutsch, Musik</w:t>
              </w:r>
            </w:ins>
            <w:del w:id="110" w:author="Emmanuel Klement" w:date="2023-11-19T18:58:00Z">
              <w:r w:rsidR="0041795B" w:rsidRPr="00833615" w:rsidDel="00833615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11" w:author="Emmanuel Klement" w:date="2023-11-19T18:58:00Z">
                    <w:rPr>
                      <w:lang w:val="de-AT"/>
                    </w:rPr>
                  </w:rPrChange>
                </w:rPr>
                <w:delText xml:space="preserve">Erlangung </w:delText>
              </w:r>
              <w:r w:rsidR="005765BA" w:rsidRPr="00833615" w:rsidDel="00833615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12" w:author="Emmanuel Klement" w:date="2023-11-19T18:58:00Z">
                    <w:rPr>
                      <w:lang w:val="de-AT"/>
                    </w:rPr>
                  </w:rPrChange>
                </w:rPr>
                <w:delText xml:space="preserve">eines </w:delText>
              </w:r>
              <w:r w:rsidR="00195538" w:rsidRPr="00833615" w:rsidDel="00833615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13" w:author="Emmanuel Klement" w:date="2023-11-19T18:58:00Z">
                    <w:rPr>
                      <w:lang w:val="de-AT"/>
                    </w:rPr>
                  </w:rPrChange>
                </w:rPr>
                <w:delText>B2 DELE Zertifikat</w:delText>
              </w:r>
              <w:r w:rsidR="0013594D" w:rsidRPr="00833615" w:rsidDel="00833615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14" w:author="Emmanuel Klement" w:date="2023-11-19T18:58:00Z">
                    <w:rPr>
                      <w:lang w:val="de-AT"/>
                    </w:rPr>
                  </w:rPrChange>
                </w:rPr>
                <w:delText>e</w:delText>
              </w:r>
              <w:r w:rsidR="005765BA" w:rsidRPr="00833615" w:rsidDel="00833615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15" w:author="Emmanuel Klement" w:date="2023-11-19T18:58:00Z">
                    <w:rPr>
                      <w:lang w:val="de-AT"/>
                    </w:rPr>
                  </w:rPrChange>
                </w:rPr>
                <w:delText>s</w:delText>
              </w:r>
            </w:del>
          </w:p>
        </w:tc>
      </w:tr>
      <w:tr w:rsidR="00D5280E" w:rsidRPr="006C6EF4" w14:paraId="1C51E2FF" w14:textId="77777777" w:rsidTr="00D82794">
        <w:trPr>
          <w:trHeight w:val="340"/>
          <w:trPrChange w:id="116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vAlign w:val="bottom"/>
            <w:tcPrChange w:id="117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4BAC65D2" w14:textId="075C7BD8" w:rsidR="00665BF3" w:rsidRPr="008D6FE0" w:rsidRDefault="004D24F8" w:rsidP="00DD2B00">
            <w:pPr>
              <w:rPr>
                <w:rFonts w:ascii="Times New Roman" w:hAnsi="Times New Roman" w:cs="Times New Roman"/>
                <w:lang w:val="en-US"/>
              </w:rPr>
            </w:pPr>
            <w:r w:rsidRPr="008D6FE0">
              <w:rPr>
                <w:rFonts w:ascii="Times New Roman" w:hAnsi="Times New Roman" w:cs="Times New Roman"/>
                <w:b/>
              </w:rPr>
              <w:t>Cronulla High School</w:t>
            </w:r>
          </w:p>
        </w:tc>
        <w:tc>
          <w:tcPr>
            <w:tcW w:w="3118" w:type="dxa"/>
            <w:vAlign w:val="bottom"/>
            <w:tcPrChange w:id="118" w:author="Emmanuel Klement" w:date="2023-11-19T19:24:00Z">
              <w:tcPr>
                <w:tcW w:w="2835" w:type="dxa"/>
                <w:vAlign w:val="bottom"/>
              </w:tcPr>
            </w:tcPrChange>
          </w:tcPr>
          <w:p w14:paraId="2FCB10D7" w14:textId="63AF0AD3" w:rsidR="00665BF3" w:rsidRPr="006C6EF4" w:rsidRDefault="004D24F8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Sydney, Australien</w:t>
            </w:r>
          </w:p>
        </w:tc>
      </w:tr>
      <w:tr w:rsidR="0091331D" w:rsidRPr="006C6EF4" w14:paraId="312B82BC" w14:textId="77777777" w:rsidTr="00D82794">
        <w:trPr>
          <w:trHeight w:val="20"/>
          <w:trPrChange w:id="119" w:author="Emmanuel Klement" w:date="2023-11-19T19:24:00Z">
            <w:trPr>
              <w:trHeight w:val="20"/>
            </w:trPr>
          </w:trPrChange>
        </w:trPr>
        <w:tc>
          <w:tcPr>
            <w:tcW w:w="6947" w:type="dxa"/>
            <w:gridSpan w:val="3"/>
            <w:vAlign w:val="bottom"/>
            <w:tcPrChange w:id="120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1CEE182B" w14:textId="09136951" w:rsidR="0091331D" w:rsidRPr="008D6FE0" w:rsidRDefault="000974F6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Auslandsschulbesuch</w:t>
            </w:r>
          </w:p>
        </w:tc>
        <w:tc>
          <w:tcPr>
            <w:tcW w:w="3118" w:type="dxa"/>
            <w:vAlign w:val="bottom"/>
            <w:tcPrChange w:id="121" w:author="Emmanuel Klement" w:date="2023-11-19T19:24:00Z">
              <w:tcPr>
                <w:tcW w:w="2835" w:type="dxa"/>
                <w:vAlign w:val="bottom"/>
              </w:tcPr>
            </w:tcPrChange>
          </w:tcPr>
          <w:p w14:paraId="7521EA6E" w14:textId="4BD687C2" w:rsidR="0091331D" w:rsidRPr="00DD2B00" w:rsidRDefault="00483180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D2B00">
              <w:rPr>
                <w:rFonts w:ascii="Times New Roman" w:hAnsi="Times New Roman" w:cs="Times New Roman"/>
                <w:sz w:val="20"/>
                <w:szCs w:val="20"/>
                <w:rPrChange w:id="122" w:author="Sophie Klocke" w:date="2023-11-19T18:04:00Z">
                  <w:rPr>
                    <w:rFonts w:ascii="Times New Roman" w:hAnsi="Times New Roman" w:cs="Times New Roman"/>
                    <w:sz w:val="18"/>
                  </w:rPr>
                </w:rPrChange>
              </w:rPr>
              <w:t>05/2019 – 08/2019</w:t>
            </w:r>
          </w:p>
        </w:tc>
      </w:tr>
      <w:tr w:rsidR="00E55D90" w:rsidRPr="006C6EF4" w14:paraId="3A2665B3" w14:textId="77777777" w:rsidTr="00561C56">
        <w:trPr>
          <w:trHeight w:val="510"/>
          <w:trPrChange w:id="123" w:author="Emmanuel Klement" w:date="2023-11-19T19:25:00Z">
            <w:trPr>
              <w:trHeight w:val="454"/>
            </w:trPr>
          </w:trPrChange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  <w:tcPrChange w:id="124" w:author="Emmanuel Klement" w:date="2023-11-19T19:25:00Z">
              <w:tcPr>
                <w:tcW w:w="978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6C6EF4" w:rsidRDefault="00F44F5F" w:rsidP="00DD2B0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6C6EF4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6C6EF4" w14:paraId="127C64E2" w14:textId="77777777" w:rsidTr="00D82794">
        <w:trPr>
          <w:trHeight w:val="340"/>
          <w:trPrChange w:id="125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  <w:tcPrChange w:id="126" w:author="Emmanuel Klement" w:date="2023-11-19T19:24:00Z">
              <w:tcPr>
                <w:tcW w:w="6947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13094824" w:rsidR="00E55D90" w:rsidRPr="008D6FE0" w:rsidRDefault="004D24F8" w:rsidP="00DD2B00">
            <w:pPr>
              <w:rPr>
                <w:rFonts w:ascii="Times New Roman" w:hAnsi="Times New Roman" w:cs="Times New Roman"/>
              </w:rPr>
            </w:pPr>
            <w:commentRangeStart w:id="127"/>
            <w:commentRangeStart w:id="128"/>
            <w:r w:rsidRPr="008D6FE0">
              <w:rPr>
                <w:rFonts w:ascii="Times New Roman" w:hAnsi="Times New Roman" w:cs="Times New Roman"/>
                <w:b/>
              </w:rPr>
              <w:t xml:space="preserve">Rittal </w:t>
            </w:r>
            <w:r w:rsidR="00CD4A21" w:rsidRPr="008D6FE0">
              <w:rPr>
                <w:rFonts w:ascii="Times New Roman" w:hAnsi="Times New Roman" w:cs="Times New Roman"/>
                <w:b/>
              </w:rPr>
              <w:t>G</w:t>
            </w:r>
            <w:r w:rsidRPr="008D6FE0">
              <w:rPr>
                <w:rFonts w:ascii="Times New Roman" w:hAnsi="Times New Roman" w:cs="Times New Roman"/>
                <w:b/>
              </w:rPr>
              <w:t>mb</w:t>
            </w:r>
            <w:r w:rsidR="00CD4A21" w:rsidRPr="008D6FE0">
              <w:rPr>
                <w:rFonts w:ascii="Times New Roman" w:hAnsi="Times New Roman" w:cs="Times New Roman"/>
                <w:b/>
              </w:rPr>
              <w:t>H</w:t>
            </w:r>
            <w:r w:rsidRPr="008D6FE0">
              <w:rPr>
                <w:rFonts w:ascii="Times New Roman" w:hAnsi="Times New Roman" w:cs="Times New Roman"/>
                <w:b/>
              </w:rPr>
              <w:t xml:space="preserve"> &amp; </w:t>
            </w:r>
            <w:r w:rsidR="00CD4A21" w:rsidRPr="008D6FE0">
              <w:rPr>
                <w:rFonts w:ascii="Times New Roman" w:hAnsi="Times New Roman" w:cs="Times New Roman"/>
                <w:b/>
              </w:rPr>
              <w:t>C</w:t>
            </w:r>
            <w:r w:rsidRPr="008D6FE0">
              <w:rPr>
                <w:rFonts w:ascii="Times New Roman" w:hAnsi="Times New Roman" w:cs="Times New Roman"/>
                <w:b/>
              </w:rPr>
              <w:t>o.</w:t>
            </w:r>
            <w:commentRangeEnd w:id="127"/>
            <w:r w:rsidR="00473544">
              <w:rPr>
                <w:rStyle w:val="Kommentarzeichen"/>
              </w:rPr>
              <w:commentReference w:id="127"/>
            </w:r>
            <w:commentRangeEnd w:id="128"/>
            <w:r w:rsidR="00DD2B00">
              <w:rPr>
                <w:rStyle w:val="Kommentarzeichen"/>
              </w:rPr>
              <w:commentReference w:id="128"/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  <w:tcPrChange w:id="129" w:author="Emmanuel Klement" w:date="2023-11-19T19:24:00Z">
              <w:tcPr>
                <w:tcW w:w="283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091D4A05" w:rsidR="00E55D90" w:rsidRPr="006C6EF4" w:rsidRDefault="004D24F8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Haiger, Deutschland</w:t>
            </w:r>
          </w:p>
        </w:tc>
      </w:tr>
      <w:tr w:rsidR="002877D6" w:rsidRPr="006C6EF4" w14:paraId="335D84E9" w14:textId="77777777" w:rsidTr="00D82794">
        <w:trPr>
          <w:trHeight w:val="20"/>
          <w:trPrChange w:id="130" w:author="Emmanuel Klement" w:date="2023-11-19T19:24:00Z">
            <w:trPr>
              <w:trHeight w:val="20"/>
            </w:trPr>
          </w:trPrChange>
        </w:trPr>
        <w:tc>
          <w:tcPr>
            <w:tcW w:w="6947" w:type="dxa"/>
            <w:gridSpan w:val="3"/>
            <w:vAlign w:val="bottom"/>
            <w:tcPrChange w:id="131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20B1570F" w14:textId="53DE485D" w:rsidR="002877D6" w:rsidRPr="008D6FE0" w:rsidRDefault="002A4587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Bevorstehendes Praktikum i</w:t>
            </w:r>
            <w:r w:rsidR="00EC2C3F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 der</w:t>
            </w: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Controlling</w:t>
            </w:r>
            <w:r w:rsidR="00F23DBD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EC2C3F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Abteilung</w:t>
            </w:r>
          </w:p>
        </w:tc>
        <w:tc>
          <w:tcPr>
            <w:tcW w:w="3118" w:type="dxa"/>
            <w:vAlign w:val="bottom"/>
            <w:tcPrChange w:id="132" w:author="Emmanuel Klement" w:date="2023-11-19T19:24:00Z">
              <w:tcPr>
                <w:tcW w:w="2835" w:type="dxa"/>
                <w:vAlign w:val="bottom"/>
              </w:tcPr>
            </w:tcPrChange>
          </w:tcPr>
          <w:p w14:paraId="0475B997" w14:textId="4AD0301E" w:rsidR="002877D6" w:rsidRPr="006C6EF4" w:rsidRDefault="00583012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07/2023 – 08/2023</w:t>
            </w:r>
          </w:p>
        </w:tc>
      </w:tr>
      <w:tr w:rsidR="002877D6" w:rsidRPr="006C6EF4" w14:paraId="54C3D64C" w14:textId="77777777" w:rsidTr="00D82794">
        <w:tc>
          <w:tcPr>
            <w:tcW w:w="10065" w:type="dxa"/>
            <w:gridSpan w:val="4"/>
            <w:vAlign w:val="bottom"/>
            <w:tcPrChange w:id="133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73726F4D" w14:textId="2F4C91B2" w:rsidR="007962FE" w:rsidRPr="006C6EF4" w:rsidRDefault="007943D4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Globaler </w:t>
            </w:r>
            <w:r w:rsidR="00031AD1" w:rsidRPr="006C6EF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</w:t>
            </w:r>
            <w:r w:rsidR="00835502" w:rsidRPr="006C6EF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onzern für Elektro- und Informationstechnologie </w:t>
            </w:r>
          </w:p>
          <w:p w14:paraId="6DD9BA0F" w14:textId="7317EF08" w:rsidR="002877D6" w:rsidRPr="006C6EF4" w:rsidRDefault="008921EA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</w:t>
            </w:r>
            <w:r w:rsidR="00041131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Finanzanalysen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Aufbereitung </w:t>
            </w:r>
            <w:r w:rsidR="00041131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 in Excel</w:t>
            </w:r>
          </w:p>
        </w:tc>
      </w:tr>
      <w:tr w:rsidR="00B745CF" w:rsidRPr="006C6EF4" w14:paraId="45404236" w14:textId="77777777" w:rsidTr="00D82794">
        <w:trPr>
          <w:trHeight w:val="340"/>
          <w:trPrChange w:id="134" w:author="Emmanuel Klement" w:date="2023-11-19T19:24:00Z">
            <w:trPr>
              <w:trHeight w:val="340"/>
            </w:trPr>
          </w:trPrChange>
        </w:trPr>
        <w:tc>
          <w:tcPr>
            <w:tcW w:w="6522" w:type="dxa"/>
            <w:gridSpan w:val="2"/>
            <w:vAlign w:val="bottom"/>
            <w:tcPrChange w:id="135" w:author="Emmanuel Klement" w:date="2023-11-19T19:24:00Z">
              <w:tcPr>
                <w:tcW w:w="6522" w:type="dxa"/>
                <w:gridSpan w:val="2"/>
                <w:vAlign w:val="bottom"/>
              </w:tcPr>
            </w:tcPrChange>
          </w:tcPr>
          <w:p w14:paraId="3CF978EE" w14:textId="688E5F1C" w:rsidR="002877D6" w:rsidRPr="008D6FE0" w:rsidRDefault="001036CD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Hotel Parque</w:t>
            </w:r>
            <w:r w:rsidR="005F7B1D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 </w:t>
            </w: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Tropical</w:t>
            </w:r>
          </w:p>
        </w:tc>
        <w:tc>
          <w:tcPr>
            <w:tcW w:w="3543" w:type="dxa"/>
            <w:gridSpan w:val="2"/>
            <w:vAlign w:val="bottom"/>
            <w:tcPrChange w:id="136" w:author="Emmanuel Klement" w:date="2023-11-19T19:24:00Z">
              <w:tcPr>
                <w:tcW w:w="3260" w:type="dxa"/>
                <w:gridSpan w:val="2"/>
                <w:vAlign w:val="bottom"/>
              </w:tcPr>
            </w:tcPrChange>
          </w:tcPr>
          <w:p w14:paraId="49A11F72" w14:textId="4FDA9501" w:rsidR="002877D6" w:rsidRPr="006C6EF4" w:rsidRDefault="00FD1D6C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Maspalomas, Gran Canaria, Spanien</w:t>
            </w:r>
          </w:p>
        </w:tc>
      </w:tr>
      <w:tr w:rsidR="002877D6" w:rsidRPr="006C6EF4" w14:paraId="16C6F7AD" w14:textId="77777777" w:rsidTr="00D82794">
        <w:trPr>
          <w:trHeight w:val="57"/>
          <w:trPrChange w:id="137" w:author="Emmanuel Klement" w:date="2023-11-19T19:24:00Z">
            <w:trPr>
              <w:trHeight w:val="57"/>
            </w:trPr>
          </w:trPrChange>
        </w:trPr>
        <w:tc>
          <w:tcPr>
            <w:tcW w:w="6947" w:type="dxa"/>
            <w:gridSpan w:val="3"/>
            <w:vAlign w:val="bottom"/>
            <w:tcPrChange w:id="138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5D8760E9" w14:textId="62D6BD01" w:rsidR="002877D6" w:rsidRPr="008D6FE0" w:rsidRDefault="00DC7526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8D6F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Gästebetreuung</w:t>
            </w:r>
          </w:p>
        </w:tc>
        <w:tc>
          <w:tcPr>
            <w:tcW w:w="3118" w:type="dxa"/>
            <w:vAlign w:val="bottom"/>
            <w:tcPrChange w:id="139" w:author="Emmanuel Klement" w:date="2023-11-19T19:24:00Z">
              <w:tcPr>
                <w:tcW w:w="2835" w:type="dxa"/>
                <w:vAlign w:val="bottom"/>
              </w:tcPr>
            </w:tcPrChange>
          </w:tcPr>
          <w:p w14:paraId="2D9DB8CA" w14:textId="0DCA2EAF" w:rsidR="002877D6" w:rsidRPr="006C6EF4" w:rsidRDefault="00A71AFD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03/2022 – 05/2022</w:t>
            </w:r>
          </w:p>
        </w:tc>
      </w:tr>
      <w:tr w:rsidR="002877D6" w:rsidRPr="006C6EF4" w14:paraId="7660C4BA" w14:textId="77777777" w:rsidTr="00D82794">
        <w:trPr>
          <w:trHeight w:val="57"/>
          <w:trPrChange w:id="140" w:author="Emmanuel Klement" w:date="2023-11-19T19:24:00Z">
            <w:trPr>
              <w:trHeight w:val="57"/>
            </w:trPr>
          </w:trPrChange>
        </w:trPr>
        <w:tc>
          <w:tcPr>
            <w:tcW w:w="10065" w:type="dxa"/>
            <w:gridSpan w:val="4"/>
            <w:vAlign w:val="bottom"/>
            <w:tcPrChange w:id="141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7C6802FB" w14:textId="64586C3D" w:rsidR="00DC7526" w:rsidRPr="006C6EF4" w:rsidRDefault="00044AF1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Renommiertes </w:t>
            </w:r>
            <w:r w:rsidR="00C718A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4-</w:t>
            </w:r>
            <w:r w:rsidR="00C510B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C718A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terne </w:t>
            </w:r>
            <w:r w:rsidR="006928E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Hotel</w:t>
            </w:r>
            <w:r w:rsidR="00975F8E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42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 internationale</w:t>
            </w:r>
            <w:r w:rsidR="004D34D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</w:t>
            </w:r>
            <w:r w:rsidR="00242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Klientel</w:t>
            </w:r>
          </w:p>
          <w:p w14:paraId="28A70063" w14:textId="35ABF1E6" w:rsidR="00DC7526" w:rsidRPr="006C6EF4" w:rsidRDefault="005B173F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Primärer Ansprechpartner</w:t>
            </w:r>
            <w:r w:rsidR="009A3EC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für Gäste</w:t>
            </w:r>
            <w:r w:rsidR="005925B4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wünsche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A6359E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 Spanisch, Deutsch und Englisch</w:t>
            </w:r>
          </w:p>
          <w:p w14:paraId="0E73A36F" w14:textId="4927EC11" w:rsidR="002877D6" w:rsidRPr="006C6EF4" w:rsidRDefault="006721C6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</w:t>
            </w:r>
            <w:r w:rsidR="00573CD3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 Auslastungseffizienz</w:t>
            </w:r>
            <w:r w:rsidR="00E8638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73CD3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des</w:t>
            </w:r>
            <w:r w:rsidR="00E8638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F2366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hoteleigenen Restaurant</w:t>
            </w:r>
            <w:r w:rsidR="004528FC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</w:p>
          <w:p w14:paraId="132465C4" w14:textId="616FADC7" w:rsidR="00F80BAA" w:rsidRPr="006C6EF4" w:rsidRDefault="00295F39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142" w:author="Emmanuel Klement" w:date="2023-11-19T19:24:00Z">
              <w:r w:rsidRPr="006C6EF4" w:rsidDel="001E4AB5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Organisierung </w:delText>
              </w:r>
            </w:del>
            <w:ins w:id="143" w:author="Emmanuel Klement" w:date="2023-11-19T19:24:00Z">
              <w:r w:rsidR="001E4AB5" w:rsidRPr="006C6EF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Organi</w:t>
              </w:r>
              <w:r w:rsidR="001E4AB5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sation</w:t>
              </w:r>
              <w:r w:rsidR="001E4AB5" w:rsidRPr="006C6EF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Durchführung diverser</w:t>
            </w:r>
            <w:r w:rsidR="00F80BA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sportlicher Aktivitäten als Animateur</w:t>
            </w:r>
          </w:p>
        </w:tc>
      </w:tr>
      <w:tr w:rsidR="002877D6" w:rsidRPr="006C6EF4" w14:paraId="4EC9DEB8" w14:textId="77777777" w:rsidTr="00D82794">
        <w:trPr>
          <w:trHeight w:val="340"/>
          <w:trPrChange w:id="144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vAlign w:val="bottom"/>
            <w:tcPrChange w:id="145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061D97E7" w14:textId="3A9045B4" w:rsidR="002877D6" w:rsidRPr="008D6FE0" w:rsidRDefault="002E641A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Feel Hostels</w:t>
            </w:r>
          </w:p>
        </w:tc>
        <w:tc>
          <w:tcPr>
            <w:tcW w:w="3118" w:type="dxa"/>
            <w:vAlign w:val="bottom"/>
            <w:tcPrChange w:id="146" w:author="Emmanuel Klement" w:date="2023-11-19T19:24:00Z">
              <w:tcPr>
                <w:tcW w:w="2835" w:type="dxa"/>
                <w:vAlign w:val="bottom"/>
              </w:tcPr>
            </w:tcPrChange>
          </w:tcPr>
          <w:p w14:paraId="38592414" w14:textId="35A5B6B8" w:rsidR="002877D6" w:rsidRPr="006C6EF4" w:rsidRDefault="00241212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Málaga, Sp</w:t>
            </w:r>
            <w:r w:rsidR="00CB05FD" w:rsidRPr="006C6EF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anien</w:t>
            </w:r>
          </w:p>
        </w:tc>
      </w:tr>
      <w:tr w:rsidR="002877D6" w:rsidRPr="006C6EF4" w14:paraId="0A0FFCF6" w14:textId="77777777" w:rsidTr="00D82794">
        <w:trPr>
          <w:trHeight w:val="113"/>
          <w:trPrChange w:id="147" w:author="Emmanuel Klement" w:date="2023-11-19T19:24:00Z">
            <w:trPr>
              <w:trHeight w:val="113"/>
            </w:trPr>
          </w:trPrChange>
        </w:trPr>
        <w:tc>
          <w:tcPr>
            <w:tcW w:w="6947" w:type="dxa"/>
            <w:gridSpan w:val="3"/>
            <w:vAlign w:val="bottom"/>
            <w:tcPrChange w:id="148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30382087" w14:textId="5EE72DE1" w:rsidR="002877D6" w:rsidRPr="008D6FE0" w:rsidRDefault="00AB7F2A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8D6FE0">
              <w:rPr>
                <w:rFonts w:ascii="Times New Roman" w:eastAsia="Calibri" w:hAnsi="Times New Roman" w:cs="Times New Roman"/>
                <w:sz w:val="20"/>
                <w:szCs w:val="20"/>
              </w:rPr>
              <w:t>Rezeptionist</w:t>
            </w:r>
            <w:r w:rsidR="001A57E6" w:rsidRPr="008D6FE0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8D6FE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Teilzeit</w:t>
            </w:r>
          </w:p>
        </w:tc>
        <w:tc>
          <w:tcPr>
            <w:tcW w:w="3118" w:type="dxa"/>
            <w:vAlign w:val="bottom"/>
            <w:tcPrChange w:id="149" w:author="Emmanuel Klement" w:date="2023-11-19T19:24:00Z">
              <w:tcPr>
                <w:tcW w:w="2835" w:type="dxa"/>
                <w:vAlign w:val="bottom"/>
              </w:tcPr>
            </w:tcPrChange>
          </w:tcPr>
          <w:p w14:paraId="7444AF8F" w14:textId="789835FA" w:rsidR="002877D6" w:rsidRPr="006C6EF4" w:rsidRDefault="00E57FA5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2877D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E7B09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2877D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2877D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2877D6" w:rsidRPr="006C6EF4" w14:paraId="4C00CD42" w14:textId="77777777" w:rsidTr="00D82794">
        <w:trPr>
          <w:trHeight w:val="113"/>
          <w:trPrChange w:id="150" w:author="Emmanuel Klement" w:date="2023-11-19T19:24:00Z">
            <w:trPr>
              <w:trHeight w:val="113"/>
            </w:trPr>
          </w:trPrChange>
        </w:trPr>
        <w:tc>
          <w:tcPr>
            <w:tcW w:w="6947" w:type="dxa"/>
            <w:gridSpan w:val="3"/>
            <w:vAlign w:val="bottom"/>
            <w:tcPrChange w:id="151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289D3E3C" w14:textId="7898CCF2" w:rsidR="002877D6" w:rsidRPr="006C6EF4" w:rsidRDefault="00FF1CDB" w:rsidP="00DD2B00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Populäres Hostel im Zentrum M</w:t>
            </w:r>
            <w:r w:rsidR="009107D1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á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lagas</w:t>
            </w:r>
          </w:p>
          <w:p w14:paraId="089C6F28" w14:textId="07E7E624" w:rsidR="00AB7F2A" w:rsidRPr="006C6EF4" w:rsidRDefault="002D3AD5" w:rsidP="00DD2B00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Verantwortung für</w:t>
            </w:r>
            <w:r w:rsidR="00693AED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Check- in/out</w:t>
            </w:r>
            <w:r w:rsidR="001F444C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R</w:t>
            </w:r>
            <w:r w:rsidR="004B745F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echnungsstellung</w:t>
            </w:r>
            <w:r w:rsidR="00B5366C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 w:rsidR="00B751D9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Gäste</w:t>
            </w:r>
            <w:r w:rsidR="00852D8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betreuung </w:t>
            </w:r>
          </w:p>
        </w:tc>
        <w:tc>
          <w:tcPr>
            <w:tcW w:w="3118" w:type="dxa"/>
            <w:vAlign w:val="bottom"/>
            <w:tcPrChange w:id="152" w:author="Emmanuel Klement" w:date="2023-11-19T19:24:00Z">
              <w:tcPr>
                <w:tcW w:w="2835" w:type="dxa"/>
                <w:vAlign w:val="bottom"/>
              </w:tcPr>
            </w:tcPrChange>
          </w:tcPr>
          <w:p w14:paraId="746118C9" w14:textId="77777777" w:rsidR="002877D6" w:rsidRPr="006C6EF4" w:rsidRDefault="002877D6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877D6" w:rsidRPr="006C6EF4" w14:paraId="414B4085" w14:textId="77777777" w:rsidTr="00561C56">
        <w:trPr>
          <w:trHeight w:val="510"/>
          <w:trPrChange w:id="153" w:author="Emmanuel Klement" w:date="2023-11-19T19:25:00Z">
            <w:trPr>
              <w:trHeight w:val="454"/>
            </w:trPr>
          </w:trPrChange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  <w:tcPrChange w:id="154" w:author="Emmanuel Klement" w:date="2023-11-19T19:25:00Z">
              <w:tcPr>
                <w:tcW w:w="978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2877D6" w:rsidRPr="00DD2B00" w:rsidRDefault="002877D6" w:rsidP="00DD2B0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rPrChange w:id="155" w:author="Sophie Klocke" w:date="2023-11-19T18:02:00Z">
                  <w:rPr>
                    <w:rFonts w:ascii="Times New Roman" w:hAnsi="Times New Roman" w:cs="Times New Roman"/>
                    <w:i/>
                    <w:smallCaps w:val="0"/>
                    <w:sz w:val="26"/>
                    <w:szCs w:val="26"/>
                  </w:rPr>
                </w:rPrChange>
              </w:rPr>
            </w:pPr>
            <w:commentRangeStart w:id="156"/>
            <w:commentRangeStart w:id="157"/>
            <w:r w:rsidRPr="00DD2B00">
              <w:rPr>
                <w:rFonts w:ascii="Times New Roman" w:hAnsi="Times New Roman" w:cs="Times New Roman"/>
                <w:smallCaps w:val="0"/>
                <w:sz w:val="28"/>
                <w:szCs w:val="28"/>
                <w:rPrChange w:id="158" w:author="Sophie Klocke" w:date="2023-11-19T18:02:00Z">
                  <w:rPr>
                    <w:rFonts w:ascii="Times New Roman" w:hAnsi="Times New Roman" w:cs="Times New Roman"/>
                    <w:smallCaps w:val="0"/>
                    <w:sz w:val="26"/>
                    <w:szCs w:val="26"/>
                  </w:rPr>
                </w:rPrChange>
              </w:rPr>
              <w:t>EXTRACURRICULARES ENGAGEMENT</w:t>
            </w:r>
            <w:commentRangeEnd w:id="156"/>
            <w:r w:rsidR="004B23BF" w:rsidRPr="00DD2B00">
              <w:rPr>
                <w:rStyle w:val="Kommentarzeichen"/>
                <w:rFonts w:asciiTheme="minorHAnsi" w:hAnsiTheme="minorHAnsi"/>
                <w:b w:val="0"/>
                <w:smallCaps w:val="0"/>
                <w:sz w:val="28"/>
                <w:szCs w:val="28"/>
                <w:rPrChange w:id="159" w:author="Sophie Klocke" w:date="2023-11-19T18:02:00Z">
                  <w:rPr>
                    <w:rStyle w:val="Kommentarzeichen"/>
                    <w:rFonts w:asciiTheme="minorHAnsi" w:hAnsiTheme="minorHAnsi"/>
                    <w:b w:val="0"/>
                    <w:smallCaps w:val="0"/>
                  </w:rPr>
                </w:rPrChange>
              </w:rPr>
              <w:commentReference w:id="156"/>
            </w:r>
            <w:commentRangeEnd w:id="157"/>
            <w:r w:rsidR="00DD2B00">
              <w:rPr>
                <w:rStyle w:val="Kommentarzeichen"/>
                <w:rFonts w:asciiTheme="minorHAnsi" w:hAnsiTheme="minorHAnsi"/>
                <w:b w:val="0"/>
                <w:smallCaps w:val="0"/>
              </w:rPr>
              <w:commentReference w:id="157"/>
            </w:r>
          </w:p>
        </w:tc>
      </w:tr>
      <w:tr w:rsidR="002877D6" w:rsidRPr="006C6EF4" w14:paraId="74251178" w14:textId="77777777" w:rsidTr="00D82794">
        <w:trPr>
          <w:trHeight w:val="340"/>
          <w:trPrChange w:id="160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  <w:tcPrChange w:id="161" w:author="Emmanuel Klement" w:date="2023-11-19T19:24:00Z">
              <w:tcPr>
                <w:tcW w:w="6947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61B11BE7" w:rsidR="002877D6" w:rsidRPr="008D6FE0" w:rsidRDefault="005527FE" w:rsidP="00DD2B0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>Enactus</w:t>
            </w:r>
            <w:r w:rsidR="00A8131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  <w:tcPrChange w:id="162" w:author="Emmanuel Klement" w:date="2023-11-19T19:24:00Z">
              <w:tcPr>
                <w:tcW w:w="283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7E75391A" w:rsidR="002877D6" w:rsidRPr="006C6EF4" w:rsidRDefault="00747E89" w:rsidP="00DD2B0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Tilburg, Niederlande</w:t>
            </w:r>
          </w:p>
        </w:tc>
      </w:tr>
      <w:tr w:rsidR="002877D6" w:rsidRPr="006C6EF4" w14:paraId="4F59C612" w14:textId="77777777" w:rsidTr="00D82794">
        <w:trPr>
          <w:trHeight w:val="20"/>
          <w:trPrChange w:id="163" w:author="Emmanuel Klement" w:date="2023-11-19T19:24:00Z">
            <w:trPr>
              <w:trHeight w:val="20"/>
            </w:trPr>
          </w:trPrChange>
        </w:trPr>
        <w:tc>
          <w:tcPr>
            <w:tcW w:w="6947" w:type="dxa"/>
            <w:gridSpan w:val="3"/>
            <w:vAlign w:val="bottom"/>
            <w:tcPrChange w:id="164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32F07601" w14:textId="3055AD85" w:rsidR="002877D6" w:rsidRPr="008D6FE0" w:rsidRDefault="00DD2B00" w:rsidP="00DD2B0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ins w:id="165" w:author="Sophie Klocke" w:date="2023-11-19T18:00:00Z"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t xml:space="preserve">Aktives </w:t>
              </w:r>
            </w:ins>
            <w:r w:rsidR="000B3882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Think-Tank </w:t>
            </w:r>
            <w:r w:rsidR="002877D6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Mitglied </w:t>
            </w:r>
          </w:p>
        </w:tc>
        <w:tc>
          <w:tcPr>
            <w:tcW w:w="3118" w:type="dxa"/>
            <w:vAlign w:val="bottom"/>
            <w:tcPrChange w:id="166" w:author="Emmanuel Klement" w:date="2023-11-19T19:24:00Z">
              <w:tcPr>
                <w:tcW w:w="2835" w:type="dxa"/>
                <w:vAlign w:val="bottom"/>
              </w:tcPr>
            </w:tcPrChange>
          </w:tcPr>
          <w:p w14:paraId="45DD2178" w14:textId="6C395BC4" w:rsidR="002877D6" w:rsidRPr="006C6EF4" w:rsidRDefault="0009155A" w:rsidP="00DD2B0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09/2023 – heute</w:t>
            </w:r>
          </w:p>
        </w:tc>
      </w:tr>
      <w:tr w:rsidR="002877D6" w:rsidRPr="006C6EF4" w14:paraId="02437711" w14:textId="77777777" w:rsidTr="00D82794">
        <w:trPr>
          <w:trHeight w:val="20"/>
          <w:trPrChange w:id="167" w:author="Emmanuel Klement" w:date="2023-11-19T19:24:00Z">
            <w:trPr>
              <w:trHeight w:val="20"/>
            </w:trPr>
          </w:trPrChange>
        </w:trPr>
        <w:tc>
          <w:tcPr>
            <w:tcW w:w="10065" w:type="dxa"/>
            <w:gridSpan w:val="4"/>
            <w:vAlign w:val="bottom"/>
            <w:tcPrChange w:id="168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239E6EEB" w14:textId="36D7A258" w:rsidR="00997D23" w:rsidRPr="00971A5B" w:rsidRDefault="00AC3D1B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Globale </w:t>
            </w:r>
            <w:r w:rsidR="0016649F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NGO mit Fokus </w:t>
            </w:r>
            <w:r w:rsidR="004B23BF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 Förderung </w:t>
            </w:r>
            <w:r w:rsidR="00D178AF" w:rsidRPr="00D178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studentische</w:t>
            </w:r>
            <w:r w:rsidR="00D178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</w:t>
            </w:r>
            <w:r w:rsidR="00D178AF" w:rsidRPr="00D178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Gruppen bei gemeinnützigen </w:t>
            </w:r>
            <w:commentRangeStart w:id="169"/>
            <w:commentRangeStart w:id="170"/>
            <w:r w:rsidR="00D178AF" w:rsidRPr="00D178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Wirtschaftsinitiativen</w:t>
            </w:r>
            <w:commentRangeEnd w:id="169"/>
            <w:r w:rsidR="00687401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169"/>
            </w:r>
            <w:commentRangeEnd w:id="170"/>
            <w:r w:rsidR="00DD2B00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170"/>
            </w:r>
          </w:p>
          <w:p w14:paraId="09D5D322" w14:textId="4ADB0D41" w:rsidR="002877D6" w:rsidRPr="00971A5B" w:rsidRDefault="007F6434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Gründ</w:t>
            </w:r>
            <w:ins w:id="171" w:author="Sophie Klocke" w:date="2023-11-19T18:00:00Z">
              <w:r w:rsidR="00DD2B00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ung</w:t>
              </w:r>
            </w:ins>
            <w:del w:id="172" w:author="Sophie Klocke" w:date="2023-11-19T18:00:00Z">
              <w:r w:rsidRPr="00971A5B" w:rsidDel="00DD2B00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en</w:delText>
              </w:r>
            </w:del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Start-ups mit positive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gesellschaftlicher 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ökologische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r 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Auswirkung</w:t>
            </w:r>
          </w:p>
          <w:p w14:paraId="68CFAD97" w14:textId="6F13C0BE" w:rsidR="008B08DB" w:rsidRPr="006C6EF4" w:rsidRDefault="008B08DB" w:rsidP="00DD2B00">
            <w:pPr>
              <w:pStyle w:val="Bullets"/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</w:t>
            </w:r>
            <w:ins w:id="173" w:author="Sophie Klocke" w:date="2023-11-19T18:00:00Z">
              <w:r w:rsidR="00DD2B00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ation</w:t>
              </w:r>
            </w:ins>
            <w:del w:id="174" w:author="Sophie Klocke" w:date="2023-11-19T18:00:00Z">
              <w:r w:rsidR="00EC0832" w:rsidRPr="00971A5B" w:rsidDel="00DD2B00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ierung</w:delText>
              </w:r>
            </w:del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wöchentlich</w:t>
            </w:r>
            <w:r w:rsidR="001329DE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="001329DE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C0832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Think</w:t>
            </w:r>
            <w:r w:rsidR="00BD3A54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EC0832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Tank</w:t>
            </w:r>
            <w:r w:rsidR="00BD3A54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1329DE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Meetings</w:t>
            </w:r>
          </w:p>
        </w:tc>
      </w:tr>
      <w:tr w:rsidR="002877D6" w:rsidRPr="006C6EF4" w14:paraId="3B26943D" w14:textId="77777777" w:rsidTr="00D82794">
        <w:trPr>
          <w:trHeight w:val="340"/>
          <w:trPrChange w:id="175" w:author="Emmanuel Klement" w:date="2023-11-19T19:24:00Z">
            <w:trPr>
              <w:trHeight w:val="340"/>
            </w:trPr>
          </w:trPrChange>
        </w:trPr>
        <w:tc>
          <w:tcPr>
            <w:tcW w:w="6947" w:type="dxa"/>
            <w:gridSpan w:val="3"/>
            <w:vAlign w:val="bottom"/>
            <w:tcPrChange w:id="176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11E538C2" w14:textId="704B4CB4" w:rsidR="002877D6" w:rsidRPr="008D6FE0" w:rsidRDefault="004B7ED2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Tarpuy Sonqo</w:t>
            </w:r>
          </w:p>
        </w:tc>
        <w:tc>
          <w:tcPr>
            <w:tcW w:w="3118" w:type="dxa"/>
            <w:vAlign w:val="bottom"/>
            <w:tcPrChange w:id="177" w:author="Emmanuel Klement" w:date="2023-11-19T19:24:00Z">
              <w:tcPr>
                <w:tcW w:w="2835" w:type="dxa"/>
                <w:vAlign w:val="bottom"/>
              </w:tcPr>
            </w:tcPrChange>
          </w:tcPr>
          <w:p w14:paraId="21BF18C9" w14:textId="1E20B1FA" w:rsidR="002877D6" w:rsidRPr="006C6EF4" w:rsidRDefault="004D24F8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Pachacútec, Peru</w:t>
            </w:r>
          </w:p>
        </w:tc>
      </w:tr>
      <w:tr w:rsidR="002877D6" w:rsidRPr="006C6EF4" w14:paraId="04BFDD79" w14:textId="77777777" w:rsidTr="00D82794">
        <w:trPr>
          <w:trHeight w:val="20"/>
          <w:trPrChange w:id="178" w:author="Emmanuel Klement" w:date="2023-11-19T19:24:00Z">
            <w:trPr>
              <w:trHeight w:val="20"/>
            </w:trPr>
          </w:trPrChange>
        </w:trPr>
        <w:tc>
          <w:tcPr>
            <w:tcW w:w="6947" w:type="dxa"/>
            <w:gridSpan w:val="3"/>
            <w:vAlign w:val="bottom"/>
            <w:tcPrChange w:id="179" w:author="Emmanuel Klement" w:date="2023-11-19T19:24:00Z">
              <w:tcPr>
                <w:tcW w:w="6947" w:type="dxa"/>
                <w:gridSpan w:val="3"/>
                <w:vAlign w:val="bottom"/>
              </w:tcPr>
            </w:tcPrChange>
          </w:tcPr>
          <w:p w14:paraId="5D908AF7" w14:textId="0EE3895A" w:rsidR="002877D6" w:rsidRPr="008D6FE0" w:rsidRDefault="008C5BF4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D6FE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Ehrenamtlicher Englischlehrer </w:t>
            </w:r>
          </w:p>
        </w:tc>
        <w:tc>
          <w:tcPr>
            <w:tcW w:w="3118" w:type="dxa"/>
            <w:vAlign w:val="bottom"/>
            <w:tcPrChange w:id="180" w:author="Emmanuel Klement" w:date="2023-11-19T19:24:00Z">
              <w:tcPr>
                <w:tcW w:w="2835" w:type="dxa"/>
                <w:vAlign w:val="bottom"/>
              </w:tcPr>
            </w:tcPrChange>
          </w:tcPr>
          <w:p w14:paraId="0D2FFB14" w14:textId="60C6A7EE" w:rsidR="002877D6" w:rsidRPr="006C6EF4" w:rsidRDefault="001C1F57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 – 07/2022</w:t>
            </w:r>
          </w:p>
        </w:tc>
      </w:tr>
      <w:tr w:rsidR="002877D6" w:rsidRPr="006C6EF4" w14:paraId="66A58453" w14:textId="77777777" w:rsidTr="00D82794">
        <w:trPr>
          <w:trHeight w:val="20"/>
          <w:trPrChange w:id="181" w:author="Emmanuel Klement" w:date="2023-11-19T19:24:00Z">
            <w:trPr>
              <w:trHeight w:val="20"/>
            </w:trPr>
          </w:trPrChange>
        </w:trPr>
        <w:tc>
          <w:tcPr>
            <w:tcW w:w="10065" w:type="dxa"/>
            <w:gridSpan w:val="4"/>
            <w:vAlign w:val="bottom"/>
            <w:tcPrChange w:id="182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4C8A2E25" w14:textId="746C3A3A" w:rsidR="00545906" w:rsidRPr="006C6EF4" w:rsidRDefault="00EC0832" w:rsidP="00DD2B0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Peruanische NGO, darauf ausgerichtet die Lebensumstände </w:t>
            </w:r>
            <w:r w:rsidR="00733C70"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von unterprivilegierten </w:t>
            </w:r>
            <w:r w:rsidR="00733C70"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br/>
              <w:t>Kindern</w:t>
            </w: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 durch Bildung zu verbessern</w:t>
            </w:r>
          </w:p>
          <w:p w14:paraId="50B5B9CB" w14:textId="02BB0DC7" w:rsidR="00F64F6B" w:rsidRPr="006C6EF4" w:rsidRDefault="00EC0832" w:rsidP="00DD2B0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Planung und Durchführung des Unterrichtes in den Klassen </w:t>
            </w:r>
            <w:ins w:id="183" w:author="Sophie Klocke" w:date="2023-11-19T18:01:00Z">
              <w:r w:rsidR="00DD2B00">
                <w:rPr>
                  <w:rFonts w:ascii="Times New Roman" w:hAnsi="Times New Roman" w:cs="Times New Roman"/>
                  <w:i w:val="0"/>
                  <w:color w:val="auto"/>
                  <w:sz w:val="20"/>
                  <w:szCs w:val="20"/>
                  <w:lang w:val="de-AT"/>
                </w:rPr>
                <w:t>eins</w:t>
              </w:r>
            </w:ins>
            <w:del w:id="184" w:author="Sophie Klocke" w:date="2023-11-19T18:01:00Z">
              <w:r w:rsidR="00F555AC" w:rsidRPr="006C6EF4" w:rsidDel="00DD2B00">
                <w:rPr>
                  <w:rFonts w:ascii="Times New Roman" w:hAnsi="Times New Roman" w:cs="Times New Roman"/>
                  <w:i w:val="0"/>
                  <w:color w:val="auto"/>
                  <w:sz w:val="20"/>
                  <w:szCs w:val="20"/>
                  <w:lang w:val="de-AT"/>
                </w:rPr>
                <w:delText>1</w:delText>
              </w:r>
            </w:del>
            <w:ins w:id="185" w:author="Sophie Klocke" w:date="2023-11-19T18:01:00Z">
              <w:r w:rsidR="00DD2B00">
                <w:rPr>
                  <w:rFonts w:ascii="Times New Roman" w:hAnsi="Times New Roman" w:cs="Times New Roman"/>
                  <w:i w:val="0"/>
                  <w:color w:val="auto"/>
                  <w:sz w:val="20"/>
                  <w:szCs w:val="20"/>
                  <w:lang w:val="de-AT"/>
                </w:rPr>
                <w:t xml:space="preserve"> bis zehn</w:t>
              </w:r>
            </w:ins>
            <w:del w:id="186" w:author="Sophie Klocke" w:date="2023-11-19T18:01:00Z">
              <w:r w:rsidR="008C1F52" w:rsidRPr="006C6EF4" w:rsidDel="00DD2B00">
                <w:rPr>
                  <w:rFonts w:ascii="Times New Roman" w:hAnsi="Times New Roman" w:cs="Times New Roman"/>
                  <w:i w:val="0"/>
                  <w:color w:val="auto"/>
                  <w:sz w:val="20"/>
                  <w:szCs w:val="20"/>
                  <w:lang w:val="de-AT"/>
                </w:rPr>
                <w:delText>-10</w:delText>
              </w:r>
            </w:del>
            <w:r w:rsidR="008C1F52"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für </w:t>
            </w:r>
            <w:ins w:id="187" w:author="Sophie Klocke" w:date="2023-11-19T18:01:00Z">
              <w:r w:rsidR="00DD2B00">
                <w:rPr>
                  <w:rFonts w:ascii="Times New Roman" w:hAnsi="Times New Roman" w:cs="Times New Roman"/>
                  <w:i w:val="0"/>
                  <w:color w:val="auto"/>
                  <w:sz w:val="20"/>
                  <w:szCs w:val="20"/>
                  <w:lang w:val="de-AT"/>
                </w:rPr>
                <w:t>fünf</w:t>
              </w:r>
            </w:ins>
            <w:del w:id="188" w:author="Sophie Klocke" w:date="2023-11-19T18:01:00Z">
              <w:r w:rsidR="00885A61" w:rsidRPr="006C6EF4" w:rsidDel="00DD2B00">
                <w:rPr>
                  <w:rFonts w:ascii="Times New Roman" w:hAnsi="Times New Roman" w:cs="Times New Roman"/>
                  <w:i w:val="0"/>
                  <w:color w:val="auto"/>
                  <w:sz w:val="20"/>
                  <w:szCs w:val="20"/>
                  <w:lang w:val="de-AT"/>
                </w:rPr>
                <w:delText>5</w:delText>
              </w:r>
            </w:del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 Stunden pro Tag</w:t>
            </w:r>
          </w:p>
        </w:tc>
      </w:tr>
      <w:tr w:rsidR="002877D6" w:rsidRPr="006C6EF4" w14:paraId="482569A2" w14:textId="77777777" w:rsidTr="00561C56">
        <w:trPr>
          <w:trHeight w:val="510"/>
          <w:trPrChange w:id="189" w:author="Emmanuel Klement" w:date="2023-11-19T19:25:00Z">
            <w:trPr>
              <w:trHeight w:val="454"/>
            </w:trPr>
          </w:trPrChange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  <w:tcPrChange w:id="190" w:author="Emmanuel Klement" w:date="2023-11-19T19:25:00Z">
              <w:tcPr>
                <w:tcW w:w="978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2877D6" w:rsidRPr="00DD2B00" w:rsidRDefault="002877D6" w:rsidP="00DD2B00">
            <w:pPr>
              <w:rPr>
                <w:rFonts w:ascii="Times New Roman" w:hAnsi="Times New Roman" w:cs="Times New Roman"/>
                <w:b/>
                <w:sz w:val="28"/>
                <w:szCs w:val="28"/>
                <w:rPrChange w:id="191" w:author="Sophie Klocke" w:date="2023-11-19T18:02:00Z"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</w:rPrChange>
              </w:rPr>
            </w:pPr>
            <w:r w:rsidRPr="00DD2B00">
              <w:rPr>
                <w:rFonts w:ascii="Times New Roman" w:hAnsi="Times New Roman" w:cs="Times New Roman"/>
                <w:b/>
                <w:sz w:val="28"/>
                <w:szCs w:val="28"/>
                <w:rPrChange w:id="192" w:author="Sophie Klocke" w:date="2023-11-19T18:02:00Z"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</w:rPrChange>
              </w:rPr>
              <w:t>FÄHIGKEITEN &amp; INTERESSEN</w:t>
            </w:r>
          </w:p>
        </w:tc>
      </w:tr>
      <w:tr w:rsidR="002877D6" w:rsidRPr="006C6EF4" w14:paraId="2B257790" w14:textId="77777777" w:rsidTr="00D82794">
        <w:trPr>
          <w:trHeight w:val="340"/>
          <w:trPrChange w:id="193" w:author="Emmanuel Klement" w:date="2023-11-19T19:24:00Z">
            <w:trPr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194" w:author="Emmanuel Klement" w:date="2023-11-19T19:24:00Z">
              <w:tcPr>
                <w:tcW w:w="1985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2877D6" w:rsidRPr="006C6EF4" w:rsidRDefault="002877D6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</w:tcBorders>
            <w:vAlign w:val="bottom"/>
            <w:tcPrChange w:id="195" w:author="Emmanuel Klement" w:date="2023-11-19T19:24:00Z">
              <w:tcPr>
                <w:tcW w:w="7797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33161744" w:rsidR="002877D6" w:rsidRPr="006C6EF4" w:rsidRDefault="009E411D" w:rsidP="00DD2B0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Spanisch (</w:t>
            </w:r>
            <w:r w:rsidR="00CD2185"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Niederländisch (</w:t>
            </w:r>
            <w:r w:rsidRPr="00BD1FC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A2)</w:t>
            </w:r>
          </w:p>
        </w:tc>
      </w:tr>
      <w:tr w:rsidR="002877D6" w:rsidRPr="006C6EF4" w14:paraId="45706C3F" w14:textId="77777777" w:rsidTr="00D82794">
        <w:trPr>
          <w:trHeight w:val="340"/>
          <w:trPrChange w:id="196" w:author="Emmanuel Klement" w:date="2023-11-19T19:24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197" w:author="Emmanuel Klement" w:date="2023-11-19T19:24:00Z">
              <w:tcPr>
                <w:tcW w:w="1985" w:type="dxa"/>
                <w:vAlign w:val="bottom"/>
              </w:tcPr>
            </w:tcPrChange>
          </w:tcPr>
          <w:p w14:paraId="57688BDA" w14:textId="350496FE" w:rsidR="002877D6" w:rsidRPr="006C6EF4" w:rsidRDefault="002877D6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080" w:type="dxa"/>
            <w:gridSpan w:val="3"/>
            <w:vAlign w:val="bottom"/>
            <w:tcPrChange w:id="198" w:author="Emmanuel Klement" w:date="2023-11-19T19:24:00Z">
              <w:tcPr>
                <w:tcW w:w="7797" w:type="dxa"/>
                <w:gridSpan w:val="3"/>
                <w:vAlign w:val="bottom"/>
              </w:tcPr>
            </w:tcPrChange>
          </w:tcPr>
          <w:p w14:paraId="60CA2168" w14:textId="1685E041" w:rsidR="002877D6" w:rsidRPr="006C6EF4" w:rsidRDefault="002877D6" w:rsidP="00DD2B0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EC0832"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gute Kenntnisse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7F76DA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IBM SPSS (</w:t>
            </w:r>
            <w:r w:rsidR="005E071C"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7F76DA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424C1" w:rsidRPr="006C6EF4" w14:paraId="1F352488" w14:textId="77777777" w:rsidTr="00D82794">
        <w:trPr>
          <w:trHeight w:val="340"/>
          <w:trPrChange w:id="199" w:author="Emmanuel Klement" w:date="2023-11-19T19:24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200" w:author="Emmanuel Klement" w:date="2023-11-19T19:24:00Z">
              <w:tcPr>
                <w:tcW w:w="1985" w:type="dxa"/>
                <w:vAlign w:val="bottom"/>
              </w:tcPr>
            </w:tcPrChange>
          </w:tcPr>
          <w:p w14:paraId="6A230EA1" w14:textId="23CE5B32" w:rsidR="005424C1" w:rsidRPr="006C6EF4" w:rsidRDefault="00567C3B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Qualifikationen</w:t>
            </w:r>
            <w:r w:rsidR="00575843" w:rsidRPr="006C6EF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080" w:type="dxa"/>
            <w:gridSpan w:val="3"/>
            <w:vAlign w:val="bottom"/>
            <w:tcPrChange w:id="201" w:author="Emmanuel Klement" w:date="2023-11-19T19:24:00Z">
              <w:tcPr>
                <w:tcW w:w="7797" w:type="dxa"/>
                <w:gridSpan w:val="3"/>
                <w:vAlign w:val="bottom"/>
              </w:tcPr>
            </w:tcPrChange>
          </w:tcPr>
          <w:p w14:paraId="5DF51BB7" w14:textId="228AC114" w:rsidR="005424C1" w:rsidRPr="006C6EF4" w:rsidRDefault="006B42C6" w:rsidP="00DD2B0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</w:t>
            </w:r>
            <w:r w:rsidR="00567C3B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aekwondo</w:t>
            </w:r>
            <w:r w:rsidR="000E3C83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0E3C83" w:rsidRPr="00DD2B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rPrChange w:id="202" w:author="Sophie Klocke" w:date="2023-11-19T17:5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</w:rPr>
                </w:rPrChange>
              </w:rPr>
              <w:t>(Schwarzer Gürtel)</w:t>
            </w:r>
            <w:r w:rsidR="008823D0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Tauchschein </w:t>
            </w:r>
            <w:r w:rsidR="00DC7C72" w:rsidRPr="00DD2B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rPrChange w:id="203" w:author="Sophie Klocke" w:date="2023-11-19T17:5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</w:rPr>
                </w:rPrChange>
              </w:rPr>
              <w:t>(</w:t>
            </w:r>
            <w:r w:rsidR="008823D0" w:rsidRPr="00DD2B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rPrChange w:id="204" w:author="Sophie Klocke" w:date="2023-11-19T17:5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</w:rPr>
                </w:rPrChange>
              </w:rPr>
              <w:t>PADI OWD)</w:t>
            </w:r>
          </w:p>
        </w:tc>
      </w:tr>
      <w:tr w:rsidR="002877D6" w:rsidRPr="006C6EF4" w14:paraId="70CB01B0" w14:textId="77777777" w:rsidTr="00D82794">
        <w:trPr>
          <w:trHeight w:val="340"/>
          <w:trPrChange w:id="205" w:author="Emmanuel Klement" w:date="2023-11-19T19:24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206" w:author="Emmanuel Klement" w:date="2023-11-19T19:24:00Z">
              <w:tcPr>
                <w:tcW w:w="1985" w:type="dxa"/>
                <w:vAlign w:val="bottom"/>
              </w:tcPr>
            </w:tcPrChange>
          </w:tcPr>
          <w:p w14:paraId="04F58216" w14:textId="6D413C27" w:rsidR="002877D6" w:rsidRPr="006C6EF4" w:rsidRDefault="002877D6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080" w:type="dxa"/>
            <w:gridSpan w:val="3"/>
            <w:vAlign w:val="bottom"/>
            <w:tcPrChange w:id="207" w:author="Emmanuel Klement" w:date="2023-11-19T19:24:00Z">
              <w:tcPr>
                <w:tcW w:w="7797" w:type="dxa"/>
                <w:gridSpan w:val="3"/>
                <w:vAlign w:val="bottom"/>
              </w:tcPr>
            </w:tcPrChange>
          </w:tcPr>
          <w:p w14:paraId="598C2742" w14:textId="0BFC7CD6" w:rsidR="002877D6" w:rsidRPr="006C6EF4" w:rsidRDefault="00863DBF" w:rsidP="00DD2B0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Klavier </w:t>
            </w:r>
            <w:r w:rsidR="002877D6" w:rsidRPr="00DD2B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208" w:author="Sophie Klocke" w:date="2023-11-19T17:5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 xml:space="preserve">(Teilnahme an diversen </w:t>
            </w:r>
            <w:r w:rsidRPr="00DD2B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209" w:author="Sophie Klocke" w:date="2023-11-19T17:5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Wettbewerben und Konzerten</w:t>
            </w:r>
            <w:r w:rsidR="002877D6" w:rsidRPr="00DD2B0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210" w:author="Sophie Klocke" w:date="2023-11-19T17:5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)</w:t>
            </w:r>
            <w:r w:rsidR="002877D6"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677FD3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MMA</w:t>
            </w:r>
            <w:r w:rsidR="002877D6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FA1E32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Schach</w:t>
            </w:r>
          </w:p>
        </w:tc>
      </w:tr>
      <w:tr w:rsidR="002877D6" w:rsidRPr="00687401" w14:paraId="071AB173" w14:textId="77777777" w:rsidTr="00D82794">
        <w:trPr>
          <w:trHeight w:val="850"/>
          <w:trPrChange w:id="211" w:author="Emmanuel Klement" w:date="2023-11-19T19:24:00Z">
            <w:trPr>
              <w:trHeight w:val="1279"/>
            </w:trPr>
          </w:trPrChange>
        </w:trPr>
        <w:tc>
          <w:tcPr>
            <w:tcW w:w="10065" w:type="dxa"/>
            <w:gridSpan w:val="4"/>
            <w:vAlign w:val="bottom"/>
            <w:tcPrChange w:id="212" w:author="Emmanuel Klement" w:date="2023-11-19T19:24:00Z">
              <w:tcPr>
                <w:tcW w:w="9782" w:type="dxa"/>
                <w:gridSpan w:val="4"/>
                <w:vAlign w:val="bottom"/>
              </w:tcPr>
            </w:tcPrChange>
          </w:tcPr>
          <w:p w14:paraId="1E0E92D4" w14:textId="77777777" w:rsidR="00A41967" w:rsidRDefault="00A41967" w:rsidP="00DD2B00">
            <w:pPr>
              <w:rPr>
                <w:ins w:id="213" w:author="Emmanuel Klement" w:date="2023-11-19T18:56:00Z"/>
                <w:rFonts w:ascii="Times New Roman" w:hAnsi="Times New Roman" w:cs="Times New Roman"/>
                <w:sz w:val="20"/>
                <w:szCs w:val="20"/>
              </w:rPr>
            </w:pPr>
          </w:p>
          <w:p w14:paraId="794A9108" w14:textId="77777777" w:rsidR="00A41967" w:rsidRDefault="00A41967" w:rsidP="00DD2B00">
            <w:pPr>
              <w:rPr>
                <w:ins w:id="214" w:author="Emmanuel Klement" w:date="2023-11-19T18:56:00Z"/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6F2BAAF6" w:rsidR="002877D6" w:rsidRPr="00687401" w:rsidRDefault="00687401" w:rsidP="00DD2B0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Tilburg</w:t>
            </w:r>
            <w:r w:rsidR="002877D6" w:rsidRPr="006874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="002877D6" w:rsidRPr="00687401">
              <w:rPr>
                <w:rFonts w:ascii="Times New Roman" w:hAnsi="Times New Roman" w:cs="Times New Roman"/>
                <w:sz w:val="20"/>
                <w:szCs w:val="20"/>
              </w:rPr>
              <w:t>.11.20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69F47280" w:rsidR="00723643" w:rsidRPr="0074111D" w:rsidRDefault="00723643" w:rsidP="00687401">
      <w:pPr>
        <w:rPr>
          <w:sz w:val="18"/>
        </w:rPr>
      </w:pPr>
    </w:p>
    <w:sectPr w:rsidR="00723643" w:rsidRPr="0074111D" w:rsidSect="00B745CF">
      <w:footerReference w:type="even" r:id="rId12"/>
      <w:footerReference w:type="default" r:id="rId13"/>
      <w:footerReference w:type="first" r:id="rId14"/>
      <w:pgSz w:w="11906" w:h="16838"/>
      <w:pgMar w:top="567" w:right="1418" w:bottom="340" w:left="1418" w:header="709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7" w:author="Emmanuel Klement" w:date="2023-11-17T10:48:00Z" w:initials="EK">
    <w:p w14:paraId="736565FF" w14:textId="77777777" w:rsidR="00B57D33" w:rsidRDefault="00B57D33" w:rsidP="00DE2BF4">
      <w:pPr>
        <w:pStyle w:val="Kommentartext"/>
      </w:pPr>
      <w:r>
        <w:rPr>
          <w:rStyle w:val="Kommentarzeichen"/>
        </w:rPr>
        <w:annotationRef/>
      </w:r>
      <w:r>
        <w:t>Soll ich hier Zellenhöhe &gt;0.8 machen um mehr Abstand zur Zeile darüber zu verschaffen</w:t>
      </w:r>
    </w:p>
  </w:comment>
  <w:comment w:id="48" w:author="Sophie Klocke" w:date="2023-11-19T18:03:00Z" w:initials="S">
    <w:p w14:paraId="4C5701E4" w14:textId="09204DE1" w:rsidR="00DD2B00" w:rsidRDefault="00DD2B00">
      <w:pPr>
        <w:pStyle w:val="Kommentartext"/>
      </w:pPr>
      <w:r>
        <w:rPr>
          <w:rStyle w:val="Kommentarzeichen"/>
        </w:rPr>
        <w:annotationRef/>
      </w:r>
      <w:r>
        <w:t>Nein, das passt so</w:t>
      </w:r>
    </w:p>
  </w:comment>
  <w:comment w:id="73" w:author="Sophie Klocke" w:date="2023-11-19T18:04:00Z" w:initials="S">
    <w:p w14:paraId="3F612476" w14:textId="77777777" w:rsidR="00833615" w:rsidRDefault="00833615" w:rsidP="00833615">
      <w:pPr>
        <w:pStyle w:val="Kommentartext"/>
      </w:pPr>
      <w:r>
        <w:rPr>
          <w:rStyle w:val="Kommentarzeichen"/>
        </w:rPr>
        <w:annotationRef/>
      </w:r>
      <w:r>
        <w:t>Diese Station gehört an zweite Stele von oben</w:t>
      </w:r>
    </w:p>
  </w:comment>
  <w:comment w:id="79" w:author="Emmanuel Klement" w:date="2023-11-17T11:08:00Z" w:initials="EK">
    <w:p w14:paraId="1D57562F" w14:textId="77777777" w:rsidR="00125027" w:rsidRDefault="00125027" w:rsidP="0019411A">
      <w:pPr>
        <w:pStyle w:val="Kommentartext"/>
      </w:pPr>
      <w:r>
        <w:rPr>
          <w:rStyle w:val="Kommentarzeichen"/>
        </w:rPr>
        <w:annotationRef/>
      </w:r>
      <w:r>
        <w:t>Prüfungsfächer?</w:t>
      </w:r>
    </w:p>
  </w:comment>
  <w:comment w:id="80" w:author="Sophie Klocke" w:date="2023-11-19T18:03:00Z" w:initials="S">
    <w:p w14:paraId="777235E6" w14:textId="038A67A6" w:rsidR="00DD2B00" w:rsidRDefault="00DD2B00">
      <w:pPr>
        <w:pStyle w:val="Kommentartext"/>
      </w:pPr>
      <w:r>
        <w:rPr>
          <w:rStyle w:val="Kommentarzeichen"/>
        </w:rPr>
        <w:annotationRef/>
      </w:r>
      <w:r>
        <w:t>Nein, ist kein Muss</w:t>
      </w:r>
    </w:p>
  </w:comment>
  <w:comment w:id="99" w:author="Sophie Klocke" w:date="2023-11-19T18:04:00Z" w:initials="S">
    <w:p w14:paraId="5ACA6ED9" w14:textId="5C1A527F" w:rsidR="00DD2B00" w:rsidRDefault="00DD2B00">
      <w:pPr>
        <w:pStyle w:val="Kommentartext"/>
      </w:pPr>
      <w:r>
        <w:rPr>
          <w:rStyle w:val="Kommentarzeichen"/>
        </w:rPr>
        <w:annotationRef/>
      </w:r>
      <w:r>
        <w:t>Diese Station gehört an zweite Stele von oben</w:t>
      </w:r>
    </w:p>
  </w:comment>
  <w:comment w:id="107" w:author="Emmanuel Klement" w:date="2023-11-17T11:08:00Z" w:initials="EK">
    <w:p w14:paraId="3BDABAD8" w14:textId="77777777" w:rsidR="00833615" w:rsidRDefault="00833615" w:rsidP="00833615">
      <w:pPr>
        <w:pStyle w:val="Kommentartext"/>
      </w:pPr>
      <w:r>
        <w:rPr>
          <w:rStyle w:val="Kommentarzeichen"/>
        </w:rPr>
        <w:annotationRef/>
      </w:r>
      <w:r>
        <w:t>Prüfungsfächer?</w:t>
      </w:r>
    </w:p>
  </w:comment>
  <w:comment w:id="108" w:author="Sophie Klocke" w:date="2023-11-19T18:03:00Z" w:initials="S">
    <w:p w14:paraId="513EB926" w14:textId="77777777" w:rsidR="00833615" w:rsidRDefault="00833615" w:rsidP="00833615">
      <w:pPr>
        <w:pStyle w:val="Kommentartext"/>
      </w:pPr>
      <w:r>
        <w:rPr>
          <w:rStyle w:val="Kommentarzeichen"/>
        </w:rPr>
        <w:annotationRef/>
      </w:r>
      <w:r>
        <w:t>Nein, ist kein Muss</w:t>
      </w:r>
    </w:p>
  </w:comment>
  <w:comment w:id="127" w:author="Emmanuel Klement" w:date="2023-11-17T11:32:00Z" w:initials="EK">
    <w:p w14:paraId="2BA664BF" w14:textId="77777777" w:rsidR="00473544" w:rsidRDefault="00473544" w:rsidP="00A51354">
      <w:pPr>
        <w:pStyle w:val="Kommentartext"/>
      </w:pPr>
      <w:r>
        <w:rPr>
          <w:rStyle w:val="Kommentarzeichen"/>
        </w:rPr>
        <w:annotationRef/>
      </w:r>
      <w:r>
        <w:t>Hab Rechtsform nur bei Rittal gefunden. Ist das ok, dass die anderen keine haben?</w:t>
      </w:r>
    </w:p>
  </w:comment>
  <w:comment w:id="128" w:author="Sophie Klocke" w:date="2023-11-19T18:03:00Z" w:initials="S">
    <w:p w14:paraId="6B9A0D5F" w14:textId="3389518A" w:rsidR="00DD2B00" w:rsidRDefault="00DD2B00">
      <w:pPr>
        <w:pStyle w:val="Kommentartext"/>
      </w:pPr>
      <w:r>
        <w:rPr>
          <w:rStyle w:val="Kommentarzeichen"/>
        </w:rPr>
        <w:annotationRef/>
      </w:r>
      <w:r>
        <w:t>Ja, ist okay</w:t>
      </w:r>
    </w:p>
  </w:comment>
  <w:comment w:id="156" w:author="Emmanuel Klement" w:date="2023-11-17T10:47:00Z" w:initials="EK">
    <w:p w14:paraId="114912E9" w14:textId="33048E07" w:rsidR="004B23BF" w:rsidRDefault="004B23BF" w:rsidP="00721DE2">
      <w:pPr>
        <w:pStyle w:val="Kommentartext"/>
      </w:pPr>
      <w:r>
        <w:rPr>
          <w:rStyle w:val="Kommentarzeichen"/>
        </w:rPr>
        <w:annotationRef/>
      </w:r>
      <w:r>
        <w:t>Absichtlich kleinere Schriftgröße als Praktische Erfahrungen?</w:t>
      </w:r>
    </w:p>
  </w:comment>
  <w:comment w:id="157" w:author="Sophie Klocke" w:date="2023-11-19T18:02:00Z" w:initials="S">
    <w:p w14:paraId="212E2A19" w14:textId="09D48155" w:rsidR="00DD2B00" w:rsidRDefault="00DD2B00">
      <w:pPr>
        <w:pStyle w:val="Kommentartext"/>
      </w:pPr>
      <w:r>
        <w:rPr>
          <w:rStyle w:val="Kommentarzeichen"/>
        </w:rPr>
        <w:annotationRef/>
      </w:r>
      <w:r>
        <w:t>So passt es</w:t>
      </w:r>
    </w:p>
  </w:comment>
  <w:comment w:id="169" w:author="Emmanuel Klement" w:date="2023-11-17T11:25:00Z" w:initials="EK">
    <w:p w14:paraId="0B0BA6C3" w14:textId="77777777" w:rsidR="00687401" w:rsidRDefault="00687401" w:rsidP="002D1362">
      <w:pPr>
        <w:pStyle w:val="Kommentartext"/>
      </w:pPr>
      <w:r>
        <w:rPr>
          <w:rStyle w:val="Kommentarzeichen"/>
        </w:rPr>
        <w:annotationRef/>
      </w:r>
      <w:r>
        <w:t>Hier lieber einen Absatz machen?</w:t>
      </w:r>
    </w:p>
  </w:comment>
  <w:comment w:id="170" w:author="Sophie Klocke" w:date="2023-11-19T18:02:00Z" w:initials="S">
    <w:p w14:paraId="0051A7E9" w14:textId="7BCE8E01" w:rsidR="00DD2B00" w:rsidRDefault="00DD2B00">
      <w:pPr>
        <w:pStyle w:val="Kommentartext"/>
      </w:pPr>
      <w:r>
        <w:rPr>
          <w:rStyle w:val="Kommentarzeichen"/>
        </w:rPr>
        <w:annotationRef/>
      </w:r>
      <w:r>
        <w:t>nein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6565FF" w15:done="0"/>
  <w15:commentEx w15:paraId="4C5701E4" w15:paraIdParent="736565FF" w15:done="0"/>
  <w15:commentEx w15:paraId="3F612476" w15:done="0"/>
  <w15:commentEx w15:paraId="1D57562F" w15:done="0"/>
  <w15:commentEx w15:paraId="777235E6" w15:paraIdParent="1D57562F" w15:done="0"/>
  <w15:commentEx w15:paraId="5ACA6ED9" w15:done="0"/>
  <w15:commentEx w15:paraId="3BDABAD8" w15:done="0"/>
  <w15:commentEx w15:paraId="513EB926" w15:paraIdParent="3BDABAD8" w15:done="0"/>
  <w15:commentEx w15:paraId="2BA664BF" w15:done="0"/>
  <w15:commentEx w15:paraId="6B9A0D5F" w15:paraIdParent="2BA664BF" w15:done="0"/>
  <w15:commentEx w15:paraId="114912E9" w15:done="0"/>
  <w15:commentEx w15:paraId="212E2A19" w15:paraIdParent="114912E9" w15:done="0"/>
  <w15:commentEx w15:paraId="0B0BA6C3" w15:done="0"/>
  <w15:commentEx w15:paraId="0051A7E9" w15:paraIdParent="0B0BA6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4E3D43C" w16cex:dateUtc="2023-11-17T09:48:00Z"/>
  <w16cex:commentExtensible w16cex:durableId="2904CC75" w16cex:dateUtc="2023-11-19T17:03:00Z"/>
  <w16cex:commentExtensible w16cex:durableId="71B4D4C5" w16cex:dateUtc="2023-11-19T17:04:00Z"/>
  <w16cex:commentExtensible w16cex:durableId="134DDD05" w16cex:dateUtc="2023-11-17T10:08:00Z"/>
  <w16cex:commentExtensible w16cex:durableId="2904CC67" w16cex:dateUtc="2023-11-19T17:03:00Z"/>
  <w16cex:commentExtensible w16cex:durableId="2904CC99" w16cex:dateUtc="2023-11-19T17:04:00Z"/>
  <w16cex:commentExtensible w16cex:durableId="781F0CF9" w16cex:dateUtc="2023-11-17T10:08:00Z"/>
  <w16cex:commentExtensible w16cex:durableId="03622E5D" w16cex:dateUtc="2023-11-19T17:03:00Z"/>
  <w16cex:commentExtensible w16cex:durableId="7551745E" w16cex:dateUtc="2023-11-17T10:32:00Z"/>
  <w16cex:commentExtensible w16cex:durableId="2904CC60" w16cex:dateUtc="2023-11-19T17:03:00Z"/>
  <w16cex:commentExtensible w16cex:durableId="1AA61801" w16cex:dateUtc="2023-11-17T09:47:00Z"/>
  <w16cex:commentExtensible w16cex:durableId="2904CC52" w16cex:dateUtc="2023-11-19T17:02:00Z"/>
  <w16cex:commentExtensible w16cex:durableId="134F15A9" w16cex:dateUtc="2023-11-17T10:25:00Z"/>
  <w16cex:commentExtensible w16cex:durableId="2904CC4E" w16cex:dateUtc="2023-11-19T1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6565FF" w16cid:durableId="54E3D43C"/>
  <w16cid:commentId w16cid:paraId="4C5701E4" w16cid:durableId="2904CC75"/>
  <w16cid:commentId w16cid:paraId="3F612476" w16cid:durableId="71B4D4C5"/>
  <w16cid:commentId w16cid:paraId="1D57562F" w16cid:durableId="134DDD05"/>
  <w16cid:commentId w16cid:paraId="777235E6" w16cid:durableId="2904CC67"/>
  <w16cid:commentId w16cid:paraId="5ACA6ED9" w16cid:durableId="2904CC99"/>
  <w16cid:commentId w16cid:paraId="3BDABAD8" w16cid:durableId="781F0CF9"/>
  <w16cid:commentId w16cid:paraId="513EB926" w16cid:durableId="03622E5D"/>
  <w16cid:commentId w16cid:paraId="2BA664BF" w16cid:durableId="7551745E"/>
  <w16cid:commentId w16cid:paraId="6B9A0D5F" w16cid:durableId="2904CC60"/>
  <w16cid:commentId w16cid:paraId="114912E9" w16cid:durableId="1AA61801"/>
  <w16cid:commentId w16cid:paraId="212E2A19" w16cid:durableId="2904CC52"/>
  <w16cid:commentId w16cid:paraId="0B0BA6C3" w16cid:durableId="134F15A9"/>
  <w16cid:commentId w16cid:paraId="0051A7E9" w16cid:durableId="2904CC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D2672" w14:textId="77777777" w:rsidR="00E64615" w:rsidRDefault="00E64615" w:rsidP="00BE053D">
      <w:pPr>
        <w:spacing w:after="0" w:line="240" w:lineRule="auto"/>
      </w:pPr>
      <w:r>
        <w:separator/>
      </w:r>
    </w:p>
  </w:endnote>
  <w:endnote w:type="continuationSeparator" w:id="0">
    <w:p w14:paraId="3B2784F6" w14:textId="77777777" w:rsidR="00E64615" w:rsidRDefault="00E6461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FA38" w14:textId="1D70572A" w:rsidR="00875DA9" w:rsidRDefault="00CE3CA3" w:rsidP="000D5A33">
    <w:pPr>
      <w:pStyle w:val="Fuzeile"/>
      <w:framePr w:wrap="none" w:vAnchor="text" w:hAnchor="margin" w:xAlign="center" w:y="1"/>
      <w:rPr>
        <w:rStyle w:val="Seitenzahl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CCB335" wp14:editId="3E274D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[confident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9B60F3" w14:textId="41E3526C" w:rsidR="00CE3CA3" w:rsidRPr="00CE3CA3" w:rsidRDefault="00CE3CA3" w:rsidP="00CE3C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3C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[confidential]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CB3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confidential]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69B60F3" w14:textId="41E3526C" w:rsidR="00CE3CA3" w:rsidRPr="00CE3CA3" w:rsidRDefault="00CE3CA3" w:rsidP="00CE3C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E3CA3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305D1CCB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6C37" w14:textId="0A604E70" w:rsidR="00CE3CA3" w:rsidRDefault="00CE3CA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ADDE01" wp14:editId="460D4B09">
              <wp:simplePos x="89916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[confident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AA675" w14:textId="34D346AF" w:rsidR="00CE3CA3" w:rsidRPr="00CE3CA3" w:rsidRDefault="00CE3CA3" w:rsidP="00CE3C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DDE0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confidential]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67AA675" w14:textId="34D346AF" w:rsidR="00CE3CA3" w:rsidRPr="00CE3CA3" w:rsidRDefault="00CE3CA3" w:rsidP="00CE3C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8A426" w14:textId="6A474F8E" w:rsidR="00CE3CA3" w:rsidRDefault="00CE3CA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C3F1DF" wp14:editId="6A0670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" name="Text Box 1" descr="[confident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F3A96B" w14:textId="3FB736B4" w:rsidR="00CE3CA3" w:rsidRPr="00CE3CA3" w:rsidRDefault="00CE3CA3" w:rsidP="00CE3C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3C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[confidential]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3F1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confidential]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5F3A96B" w14:textId="3FB736B4" w:rsidR="00CE3CA3" w:rsidRPr="00CE3CA3" w:rsidRDefault="00CE3CA3" w:rsidP="00CE3C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E3CA3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DCADA" w14:textId="77777777" w:rsidR="00E64615" w:rsidRDefault="00E64615" w:rsidP="00BE053D">
      <w:pPr>
        <w:spacing w:after="0" w:line="240" w:lineRule="auto"/>
      </w:pPr>
      <w:r>
        <w:separator/>
      </w:r>
    </w:p>
  </w:footnote>
  <w:footnote w:type="continuationSeparator" w:id="0">
    <w:p w14:paraId="28C1AD56" w14:textId="77777777" w:rsidR="00E64615" w:rsidRDefault="00E6461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669887">
    <w:abstractNumId w:val="14"/>
  </w:num>
  <w:num w:numId="2" w16cid:durableId="68500450">
    <w:abstractNumId w:val="17"/>
  </w:num>
  <w:num w:numId="3" w16cid:durableId="796219068">
    <w:abstractNumId w:val="20"/>
  </w:num>
  <w:num w:numId="4" w16cid:durableId="1577788977">
    <w:abstractNumId w:val="0"/>
  </w:num>
  <w:num w:numId="5" w16cid:durableId="1510870764">
    <w:abstractNumId w:val="1"/>
  </w:num>
  <w:num w:numId="6" w16cid:durableId="338119846">
    <w:abstractNumId w:val="2"/>
  </w:num>
  <w:num w:numId="7" w16cid:durableId="989674201">
    <w:abstractNumId w:val="13"/>
  </w:num>
  <w:num w:numId="8" w16cid:durableId="176191010">
    <w:abstractNumId w:val="23"/>
  </w:num>
  <w:num w:numId="9" w16cid:durableId="533614735">
    <w:abstractNumId w:val="12"/>
  </w:num>
  <w:num w:numId="10" w16cid:durableId="71974368">
    <w:abstractNumId w:val="24"/>
  </w:num>
  <w:num w:numId="11" w16cid:durableId="2045669961">
    <w:abstractNumId w:val="5"/>
  </w:num>
  <w:num w:numId="12" w16cid:durableId="1961184659">
    <w:abstractNumId w:val="6"/>
  </w:num>
  <w:num w:numId="13" w16cid:durableId="493909750">
    <w:abstractNumId w:val="8"/>
  </w:num>
  <w:num w:numId="14" w16cid:durableId="1650942309">
    <w:abstractNumId w:val="9"/>
  </w:num>
  <w:num w:numId="15" w16cid:durableId="1480730876">
    <w:abstractNumId w:val="22"/>
  </w:num>
  <w:num w:numId="16" w16cid:durableId="420567829">
    <w:abstractNumId w:val="4"/>
  </w:num>
  <w:num w:numId="17" w16cid:durableId="1456026336">
    <w:abstractNumId w:val="16"/>
  </w:num>
  <w:num w:numId="18" w16cid:durableId="25952364">
    <w:abstractNumId w:val="3"/>
  </w:num>
  <w:num w:numId="19" w16cid:durableId="2032414073">
    <w:abstractNumId w:val="19"/>
  </w:num>
  <w:num w:numId="20" w16cid:durableId="2022390581">
    <w:abstractNumId w:val="10"/>
  </w:num>
  <w:num w:numId="21" w16cid:durableId="2139952668">
    <w:abstractNumId w:val="11"/>
  </w:num>
  <w:num w:numId="22" w16cid:durableId="587547219">
    <w:abstractNumId w:val="15"/>
  </w:num>
  <w:num w:numId="23" w16cid:durableId="1339506018">
    <w:abstractNumId w:val="7"/>
  </w:num>
  <w:num w:numId="24" w16cid:durableId="167331497">
    <w:abstractNumId w:val="21"/>
  </w:num>
  <w:num w:numId="25" w16cid:durableId="1055667229">
    <w:abstractNumId w:val="25"/>
  </w:num>
  <w:num w:numId="26" w16cid:durableId="1517767768">
    <w:abstractNumId w:val="18"/>
  </w:num>
  <w:num w:numId="27" w16cid:durableId="583300143">
    <w:abstractNumId w:val="20"/>
  </w:num>
  <w:num w:numId="28" w16cid:durableId="17781667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mmanuel Klement">
    <w15:presenceInfo w15:providerId="Windows Live" w15:userId="9480160db255c2a2"/>
  </w15:person>
  <w15:person w15:author="Sophie Klocke">
    <w15:presenceInfo w15:providerId="AD" w15:userId="S::sophie.klocke@uni-bielefeld.de::4a69cec3-bb69-4d72-b84c-f3bdc39d94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104"/>
    <w:rsid w:val="00012FA5"/>
    <w:rsid w:val="00017A21"/>
    <w:rsid w:val="00031AD1"/>
    <w:rsid w:val="00041131"/>
    <w:rsid w:val="00044AF1"/>
    <w:rsid w:val="0005168C"/>
    <w:rsid w:val="00061D33"/>
    <w:rsid w:val="00063BAD"/>
    <w:rsid w:val="00064643"/>
    <w:rsid w:val="0008015A"/>
    <w:rsid w:val="00087747"/>
    <w:rsid w:val="0009155A"/>
    <w:rsid w:val="00091664"/>
    <w:rsid w:val="000974F6"/>
    <w:rsid w:val="000A1FDA"/>
    <w:rsid w:val="000A2788"/>
    <w:rsid w:val="000B3882"/>
    <w:rsid w:val="000B63E2"/>
    <w:rsid w:val="000B6548"/>
    <w:rsid w:val="000D671A"/>
    <w:rsid w:val="000E3C83"/>
    <w:rsid w:val="001036CD"/>
    <w:rsid w:val="00103EC5"/>
    <w:rsid w:val="001104C6"/>
    <w:rsid w:val="00113B8D"/>
    <w:rsid w:val="00116C6E"/>
    <w:rsid w:val="00125027"/>
    <w:rsid w:val="00125CA6"/>
    <w:rsid w:val="0013015A"/>
    <w:rsid w:val="00131F00"/>
    <w:rsid w:val="001329DE"/>
    <w:rsid w:val="0013594D"/>
    <w:rsid w:val="00151B7E"/>
    <w:rsid w:val="0015633C"/>
    <w:rsid w:val="00156FC9"/>
    <w:rsid w:val="00162A5A"/>
    <w:rsid w:val="001647AB"/>
    <w:rsid w:val="0016649F"/>
    <w:rsid w:val="0016670C"/>
    <w:rsid w:val="00166CDF"/>
    <w:rsid w:val="00172867"/>
    <w:rsid w:val="00175B6D"/>
    <w:rsid w:val="001901ED"/>
    <w:rsid w:val="00191CDF"/>
    <w:rsid w:val="0019483A"/>
    <w:rsid w:val="00195538"/>
    <w:rsid w:val="001A0B21"/>
    <w:rsid w:val="001A46BF"/>
    <w:rsid w:val="001A481B"/>
    <w:rsid w:val="001A57E6"/>
    <w:rsid w:val="001B0186"/>
    <w:rsid w:val="001B62CA"/>
    <w:rsid w:val="001B6DB9"/>
    <w:rsid w:val="001C1F57"/>
    <w:rsid w:val="001C70FF"/>
    <w:rsid w:val="001D4DCD"/>
    <w:rsid w:val="001E391A"/>
    <w:rsid w:val="001E4AB5"/>
    <w:rsid w:val="001F4175"/>
    <w:rsid w:val="001F444C"/>
    <w:rsid w:val="00211CCD"/>
    <w:rsid w:val="00223A4D"/>
    <w:rsid w:val="00232CB5"/>
    <w:rsid w:val="00234A7E"/>
    <w:rsid w:val="00241212"/>
    <w:rsid w:val="002421EC"/>
    <w:rsid w:val="0024373D"/>
    <w:rsid w:val="002508C2"/>
    <w:rsid w:val="0025772C"/>
    <w:rsid w:val="00260243"/>
    <w:rsid w:val="00267252"/>
    <w:rsid w:val="00282DB0"/>
    <w:rsid w:val="002877D6"/>
    <w:rsid w:val="0029483D"/>
    <w:rsid w:val="00295F39"/>
    <w:rsid w:val="002A4587"/>
    <w:rsid w:val="002B2091"/>
    <w:rsid w:val="002C2FC4"/>
    <w:rsid w:val="002C6972"/>
    <w:rsid w:val="002D2B32"/>
    <w:rsid w:val="002D3AD5"/>
    <w:rsid w:val="002D4516"/>
    <w:rsid w:val="002D58A1"/>
    <w:rsid w:val="002E641A"/>
    <w:rsid w:val="002F46AD"/>
    <w:rsid w:val="003101F0"/>
    <w:rsid w:val="00314B7A"/>
    <w:rsid w:val="00315E36"/>
    <w:rsid w:val="00324BC5"/>
    <w:rsid w:val="0033535B"/>
    <w:rsid w:val="00340BAB"/>
    <w:rsid w:val="003418E0"/>
    <w:rsid w:val="00347F8D"/>
    <w:rsid w:val="00361056"/>
    <w:rsid w:val="00372F7B"/>
    <w:rsid w:val="003733E5"/>
    <w:rsid w:val="0037357F"/>
    <w:rsid w:val="00390EA6"/>
    <w:rsid w:val="003D0D75"/>
    <w:rsid w:val="003E27C3"/>
    <w:rsid w:val="003F1ECF"/>
    <w:rsid w:val="003F3E3F"/>
    <w:rsid w:val="004067B8"/>
    <w:rsid w:val="004154BE"/>
    <w:rsid w:val="0041795B"/>
    <w:rsid w:val="0042013D"/>
    <w:rsid w:val="00422F83"/>
    <w:rsid w:val="00426D7E"/>
    <w:rsid w:val="00430CAF"/>
    <w:rsid w:val="00432CF8"/>
    <w:rsid w:val="0043430C"/>
    <w:rsid w:val="00435E6D"/>
    <w:rsid w:val="0043643C"/>
    <w:rsid w:val="00443668"/>
    <w:rsid w:val="004528FC"/>
    <w:rsid w:val="00456B0D"/>
    <w:rsid w:val="00473544"/>
    <w:rsid w:val="00476AF8"/>
    <w:rsid w:val="00483180"/>
    <w:rsid w:val="00484FD7"/>
    <w:rsid w:val="004929FB"/>
    <w:rsid w:val="004A4CFE"/>
    <w:rsid w:val="004A54BA"/>
    <w:rsid w:val="004B23BF"/>
    <w:rsid w:val="004B6A5E"/>
    <w:rsid w:val="004B745F"/>
    <w:rsid w:val="004B7CF8"/>
    <w:rsid w:val="004B7ED2"/>
    <w:rsid w:val="004D24F8"/>
    <w:rsid w:val="004D34D9"/>
    <w:rsid w:val="00507EA7"/>
    <w:rsid w:val="00526089"/>
    <w:rsid w:val="00527A28"/>
    <w:rsid w:val="00527DCA"/>
    <w:rsid w:val="005369C4"/>
    <w:rsid w:val="005424C1"/>
    <w:rsid w:val="00545906"/>
    <w:rsid w:val="00546EC8"/>
    <w:rsid w:val="005527FE"/>
    <w:rsid w:val="00561C56"/>
    <w:rsid w:val="00561FA0"/>
    <w:rsid w:val="00567C3B"/>
    <w:rsid w:val="005716D4"/>
    <w:rsid w:val="00571B60"/>
    <w:rsid w:val="00572876"/>
    <w:rsid w:val="00573CD3"/>
    <w:rsid w:val="00575843"/>
    <w:rsid w:val="005765BA"/>
    <w:rsid w:val="00583012"/>
    <w:rsid w:val="00585A4D"/>
    <w:rsid w:val="005925B4"/>
    <w:rsid w:val="005941EB"/>
    <w:rsid w:val="005B01F1"/>
    <w:rsid w:val="005B08F7"/>
    <w:rsid w:val="005B173F"/>
    <w:rsid w:val="005D017B"/>
    <w:rsid w:val="005D4058"/>
    <w:rsid w:val="005D6329"/>
    <w:rsid w:val="005E071C"/>
    <w:rsid w:val="005E57F6"/>
    <w:rsid w:val="005F7B1D"/>
    <w:rsid w:val="00602B01"/>
    <w:rsid w:val="006058D8"/>
    <w:rsid w:val="00610200"/>
    <w:rsid w:val="00617785"/>
    <w:rsid w:val="00623699"/>
    <w:rsid w:val="00632D5A"/>
    <w:rsid w:val="00635515"/>
    <w:rsid w:val="006546FD"/>
    <w:rsid w:val="00665BF3"/>
    <w:rsid w:val="006721C6"/>
    <w:rsid w:val="006732D6"/>
    <w:rsid w:val="00677FD3"/>
    <w:rsid w:val="006804D1"/>
    <w:rsid w:val="00683301"/>
    <w:rsid w:val="00685E51"/>
    <w:rsid w:val="00687401"/>
    <w:rsid w:val="006928EA"/>
    <w:rsid w:val="00693AED"/>
    <w:rsid w:val="00693E09"/>
    <w:rsid w:val="006A2DE9"/>
    <w:rsid w:val="006A7230"/>
    <w:rsid w:val="006B170F"/>
    <w:rsid w:val="006B42C6"/>
    <w:rsid w:val="006B4E32"/>
    <w:rsid w:val="006B72C7"/>
    <w:rsid w:val="006B7F78"/>
    <w:rsid w:val="006C2252"/>
    <w:rsid w:val="006C6EF4"/>
    <w:rsid w:val="006D2026"/>
    <w:rsid w:val="006D43FF"/>
    <w:rsid w:val="006D7F7F"/>
    <w:rsid w:val="006E2C9C"/>
    <w:rsid w:val="006E40EF"/>
    <w:rsid w:val="006F0039"/>
    <w:rsid w:val="00704742"/>
    <w:rsid w:val="00711CEF"/>
    <w:rsid w:val="00720320"/>
    <w:rsid w:val="00723643"/>
    <w:rsid w:val="00725D3C"/>
    <w:rsid w:val="00733C70"/>
    <w:rsid w:val="00733DA1"/>
    <w:rsid w:val="00734B5C"/>
    <w:rsid w:val="00737822"/>
    <w:rsid w:val="0074111D"/>
    <w:rsid w:val="00747E89"/>
    <w:rsid w:val="00751E77"/>
    <w:rsid w:val="00753D4A"/>
    <w:rsid w:val="00756912"/>
    <w:rsid w:val="00757CE8"/>
    <w:rsid w:val="00761609"/>
    <w:rsid w:val="00763DCE"/>
    <w:rsid w:val="00776C46"/>
    <w:rsid w:val="0078260B"/>
    <w:rsid w:val="007838D1"/>
    <w:rsid w:val="00785254"/>
    <w:rsid w:val="00785853"/>
    <w:rsid w:val="007943D4"/>
    <w:rsid w:val="007962FE"/>
    <w:rsid w:val="007966F0"/>
    <w:rsid w:val="00797BFC"/>
    <w:rsid w:val="007A720F"/>
    <w:rsid w:val="007C6A3C"/>
    <w:rsid w:val="007D4BEE"/>
    <w:rsid w:val="007D5BE9"/>
    <w:rsid w:val="007F6434"/>
    <w:rsid w:val="007F76DA"/>
    <w:rsid w:val="008050E4"/>
    <w:rsid w:val="0082257D"/>
    <w:rsid w:val="00823D04"/>
    <w:rsid w:val="00833615"/>
    <w:rsid w:val="00835502"/>
    <w:rsid w:val="0084094A"/>
    <w:rsid w:val="00852D86"/>
    <w:rsid w:val="00853438"/>
    <w:rsid w:val="008543C5"/>
    <w:rsid w:val="00862BCA"/>
    <w:rsid w:val="00863DBF"/>
    <w:rsid w:val="00866846"/>
    <w:rsid w:val="00875DA9"/>
    <w:rsid w:val="008823D0"/>
    <w:rsid w:val="0088365B"/>
    <w:rsid w:val="00885A61"/>
    <w:rsid w:val="008921EA"/>
    <w:rsid w:val="00895E38"/>
    <w:rsid w:val="008A13E2"/>
    <w:rsid w:val="008A6C24"/>
    <w:rsid w:val="008A782B"/>
    <w:rsid w:val="008B08DB"/>
    <w:rsid w:val="008B0FC0"/>
    <w:rsid w:val="008B20A6"/>
    <w:rsid w:val="008C1F52"/>
    <w:rsid w:val="008C429A"/>
    <w:rsid w:val="008C5BF4"/>
    <w:rsid w:val="008D6FE0"/>
    <w:rsid w:val="008E1F3D"/>
    <w:rsid w:val="008F350B"/>
    <w:rsid w:val="008F7640"/>
    <w:rsid w:val="008F7D36"/>
    <w:rsid w:val="009053D7"/>
    <w:rsid w:val="009107D1"/>
    <w:rsid w:val="0091331D"/>
    <w:rsid w:val="00913F54"/>
    <w:rsid w:val="009259AD"/>
    <w:rsid w:val="0093223C"/>
    <w:rsid w:val="00941A87"/>
    <w:rsid w:val="009501C2"/>
    <w:rsid w:val="009552FC"/>
    <w:rsid w:val="009652D9"/>
    <w:rsid w:val="009668B9"/>
    <w:rsid w:val="00971A5B"/>
    <w:rsid w:val="00975F8E"/>
    <w:rsid w:val="00976577"/>
    <w:rsid w:val="00996356"/>
    <w:rsid w:val="00997D23"/>
    <w:rsid w:val="00997D9A"/>
    <w:rsid w:val="009A3EC0"/>
    <w:rsid w:val="009C1A5E"/>
    <w:rsid w:val="009D1DD4"/>
    <w:rsid w:val="009D7235"/>
    <w:rsid w:val="009D7C49"/>
    <w:rsid w:val="009E411D"/>
    <w:rsid w:val="009E7297"/>
    <w:rsid w:val="00A006AE"/>
    <w:rsid w:val="00A0257D"/>
    <w:rsid w:val="00A12EDC"/>
    <w:rsid w:val="00A16DB2"/>
    <w:rsid w:val="00A26D0D"/>
    <w:rsid w:val="00A30C25"/>
    <w:rsid w:val="00A33BDE"/>
    <w:rsid w:val="00A34885"/>
    <w:rsid w:val="00A41967"/>
    <w:rsid w:val="00A42B27"/>
    <w:rsid w:val="00A43BC1"/>
    <w:rsid w:val="00A6359E"/>
    <w:rsid w:val="00A71AFD"/>
    <w:rsid w:val="00A74225"/>
    <w:rsid w:val="00A81315"/>
    <w:rsid w:val="00A936D5"/>
    <w:rsid w:val="00AA1EB0"/>
    <w:rsid w:val="00AA2DA3"/>
    <w:rsid w:val="00AA5691"/>
    <w:rsid w:val="00AA5A9C"/>
    <w:rsid w:val="00AB016A"/>
    <w:rsid w:val="00AB2A5A"/>
    <w:rsid w:val="00AB4444"/>
    <w:rsid w:val="00AB7F2A"/>
    <w:rsid w:val="00AC3D1B"/>
    <w:rsid w:val="00AC73F5"/>
    <w:rsid w:val="00AD28F8"/>
    <w:rsid w:val="00AE4ED3"/>
    <w:rsid w:val="00B0230B"/>
    <w:rsid w:val="00B04347"/>
    <w:rsid w:val="00B17D95"/>
    <w:rsid w:val="00B23509"/>
    <w:rsid w:val="00B3154D"/>
    <w:rsid w:val="00B31760"/>
    <w:rsid w:val="00B359DB"/>
    <w:rsid w:val="00B3632B"/>
    <w:rsid w:val="00B409D8"/>
    <w:rsid w:val="00B4527F"/>
    <w:rsid w:val="00B50DFC"/>
    <w:rsid w:val="00B5178D"/>
    <w:rsid w:val="00B5366C"/>
    <w:rsid w:val="00B57D33"/>
    <w:rsid w:val="00B665D2"/>
    <w:rsid w:val="00B67F1F"/>
    <w:rsid w:val="00B701D7"/>
    <w:rsid w:val="00B745CF"/>
    <w:rsid w:val="00B751D9"/>
    <w:rsid w:val="00B90595"/>
    <w:rsid w:val="00B91BC1"/>
    <w:rsid w:val="00BA215A"/>
    <w:rsid w:val="00BB5F09"/>
    <w:rsid w:val="00BC0D9F"/>
    <w:rsid w:val="00BD1FCA"/>
    <w:rsid w:val="00BD3A54"/>
    <w:rsid w:val="00BE053D"/>
    <w:rsid w:val="00BE7B09"/>
    <w:rsid w:val="00BF1A7A"/>
    <w:rsid w:val="00BF1FA3"/>
    <w:rsid w:val="00BF5BD8"/>
    <w:rsid w:val="00C00974"/>
    <w:rsid w:val="00C018E4"/>
    <w:rsid w:val="00C03652"/>
    <w:rsid w:val="00C066FA"/>
    <w:rsid w:val="00C13EC2"/>
    <w:rsid w:val="00C22390"/>
    <w:rsid w:val="00C25387"/>
    <w:rsid w:val="00C50246"/>
    <w:rsid w:val="00C510B0"/>
    <w:rsid w:val="00C52CDF"/>
    <w:rsid w:val="00C54BE3"/>
    <w:rsid w:val="00C57F80"/>
    <w:rsid w:val="00C66898"/>
    <w:rsid w:val="00C718AA"/>
    <w:rsid w:val="00C768ED"/>
    <w:rsid w:val="00C771B8"/>
    <w:rsid w:val="00C81F33"/>
    <w:rsid w:val="00C82935"/>
    <w:rsid w:val="00C82A8F"/>
    <w:rsid w:val="00C916C2"/>
    <w:rsid w:val="00C925D1"/>
    <w:rsid w:val="00CA7E16"/>
    <w:rsid w:val="00CB05FD"/>
    <w:rsid w:val="00CC7F56"/>
    <w:rsid w:val="00CD1B12"/>
    <w:rsid w:val="00CD2185"/>
    <w:rsid w:val="00CD4A21"/>
    <w:rsid w:val="00CD55DC"/>
    <w:rsid w:val="00CE1BBC"/>
    <w:rsid w:val="00CE2595"/>
    <w:rsid w:val="00CE28CC"/>
    <w:rsid w:val="00CE3CA3"/>
    <w:rsid w:val="00CE72FC"/>
    <w:rsid w:val="00CE7461"/>
    <w:rsid w:val="00CF31EE"/>
    <w:rsid w:val="00D1492F"/>
    <w:rsid w:val="00D178AF"/>
    <w:rsid w:val="00D178F6"/>
    <w:rsid w:val="00D17B69"/>
    <w:rsid w:val="00D23A32"/>
    <w:rsid w:val="00D3003C"/>
    <w:rsid w:val="00D3177D"/>
    <w:rsid w:val="00D331F4"/>
    <w:rsid w:val="00D41E12"/>
    <w:rsid w:val="00D45756"/>
    <w:rsid w:val="00D470E4"/>
    <w:rsid w:val="00D52142"/>
    <w:rsid w:val="00D5280E"/>
    <w:rsid w:val="00D61F14"/>
    <w:rsid w:val="00D71DA2"/>
    <w:rsid w:val="00D80D6B"/>
    <w:rsid w:val="00D81558"/>
    <w:rsid w:val="00D82794"/>
    <w:rsid w:val="00D85D41"/>
    <w:rsid w:val="00D90950"/>
    <w:rsid w:val="00DA0380"/>
    <w:rsid w:val="00DA69DF"/>
    <w:rsid w:val="00DB33F8"/>
    <w:rsid w:val="00DC7526"/>
    <w:rsid w:val="00DC7C72"/>
    <w:rsid w:val="00DD2B00"/>
    <w:rsid w:val="00DD38E2"/>
    <w:rsid w:val="00DF41EB"/>
    <w:rsid w:val="00E00140"/>
    <w:rsid w:val="00E07CD8"/>
    <w:rsid w:val="00E13110"/>
    <w:rsid w:val="00E24DF1"/>
    <w:rsid w:val="00E25433"/>
    <w:rsid w:val="00E27D26"/>
    <w:rsid w:val="00E30AEC"/>
    <w:rsid w:val="00E40B9A"/>
    <w:rsid w:val="00E431ED"/>
    <w:rsid w:val="00E55D90"/>
    <w:rsid w:val="00E55E02"/>
    <w:rsid w:val="00E57FA5"/>
    <w:rsid w:val="00E64615"/>
    <w:rsid w:val="00E64FF5"/>
    <w:rsid w:val="00E65A88"/>
    <w:rsid w:val="00E7268A"/>
    <w:rsid w:val="00E86380"/>
    <w:rsid w:val="00E876E7"/>
    <w:rsid w:val="00E907EC"/>
    <w:rsid w:val="00EA3D59"/>
    <w:rsid w:val="00EA5421"/>
    <w:rsid w:val="00EB34FC"/>
    <w:rsid w:val="00EB5816"/>
    <w:rsid w:val="00EC0832"/>
    <w:rsid w:val="00EC2C3F"/>
    <w:rsid w:val="00ED0EA9"/>
    <w:rsid w:val="00ED12B8"/>
    <w:rsid w:val="00ED26CB"/>
    <w:rsid w:val="00EF0011"/>
    <w:rsid w:val="00EF77DF"/>
    <w:rsid w:val="00F11BEF"/>
    <w:rsid w:val="00F12737"/>
    <w:rsid w:val="00F165E1"/>
    <w:rsid w:val="00F17755"/>
    <w:rsid w:val="00F23660"/>
    <w:rsid w:val="00F23DBD"/>
    <w:rsid w:val="00F258E7"/>
    <w:rsid w:val="00F31B84"/>
    <w:rsid w:val="00F442CE"/>
    <w:rsid w:val="00F44F5F"/>
    <w:rsid w:val="00F51A0B"/>
    <w:rsid w:val="00F555AC"/>
    <w:rsid w:val="00F57BA5"/>
    <w:rsid w:val="00F62CF8"/>
    <w:rsid w:val="00F631EC"/>
    <w:rsid w:val="00F6335E"/>
    <w:rsid w:val="00F64C22"/>
    <w:rsid w:val="00F64F6B"/>
    <w:rsid w:val="00F64FA7"/>
    <w:rsid w:val="00F74D19"/>
    <w:rsid w:val="00F80053"/>
    <w:rsid w:val="00F80BAA"/>
    <w:rsid w:val="00FA02C7"/>
    <w:rsid w:val="00FA1E32"/>
    <w:rsid w:val="00FA4186"/>
    <w:rsid w:val="00FA54C4"/>
    <w:rsid w:val="00FB2024"/>
    <w:rsid w:val="00FB305D"/>
    <w:rsid w:val="00FB32A3"/>
    <w:rsid w:val="00FC0531"/>
    <w:rsid w:val="00FC13F0"/>
    <w:rsid w:val="00FD0FB7"/>
    <w:rsid w:val="00FD1D6C"/>
    <w:rsid w:val="00FE0496"/>
    <w:rsid w:val="00FE5B27"/>
    <w:rsid w:val="00FE79A2"/>
    <w:rsid w:val="00FF1CDB"/>
    <w:rsid w:val="00FF2AF0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D723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D723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D723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D723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D7235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D2B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463</Words>
  <Characters>2644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Emmanuel Klement</cp:lastModifiedBy>
  <cp:revision>19</cp:revision>
  <dcterms:created xsi:type="dcterms:W3CDTF">2023-11-19T17:05:00Z</dcterms:created>
  <dcterms:modified xsi:type="dcterms:W3CDTF">2023-11-21T17:34:00Z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#000000,10,Arial</vt:lpwstr>
  </property>
  <property fmtid="{D5CDD505-2E9C-101B-9397-08002B2CF9AE}" pid="5" name="ClassificationContentMarkingFooterText">
    <vt:lpwstr>[confidential]</vt:lpwstr>
  </property>
  <property fmtid="{D5CDD505-2E9C-101B-9397-08002B2CF9AE}" pid="6" name="MSIP_Label_18096688-517a-4098-8c5c-96839cb46b00_Enabled">
    <vt:lpwstr>true</vt:lpwstr>
  </property>
  <property fmtid="{D5CDD505-2E9C-101B-9397-08002B2CF9AE}" pid="7" name="MSIP_Label_18096688-517a-4098-8c5c-96839cb46b00_SetDate">
    <vt:lpwstr>2023-11-16T16:12:29Z</vt:lpwstr>
  </property>
  <property fmtid="{D5CDD505-2E9C-101B-9397-08002B2CF9AE}" pid="8" name="MSIP_Label_18096688-517a-4098-8c5c-96839cb46b00_Method">
    <vt:lpwstr>Privileged</vt:lpwstr>
  </property>
  <property fmtid="{D5CDD505-2E9C-101B-9397-08002B2CF9AE}" pid="9" name="MSIP_Label_18096688-517a-4098-8c5c-96839cb46b00_Name">
    <vt:lpwstr>18096688-517a-4098-8c5c-96839cb46b00</vt:lpwstr>
  </property>
  <property fmtid="{D5CDD505-2E9C-101B-9397-08002B2CF9AE}" pid="10" name="MSIP_Label_18096688-517a-4098-8c5c-96839cb46b00_SiteId">
    <vt:lpwstr>acf01cd9-ddd4-4522-a2c3-ebcadef31fbb</vt:lpwstr>
  </property>
  <property fmtid="{D5CDD505-2E9C-101B-9397-08002B2CF9AE}" pid="11" name="MSIP_Label_18096688-517a-4098-8c5c-96839cb46b00_ActionId">
    <vt:lpwstr>d32e6010-a6e5-4a46-9460-fef730ee7f87</vt:lpwstr>
  </property>
  <property fmtid="{D5CDD505-2E9C-101B-9397-08002B2CF9AE}" pid="12" name="MSIP_Label_18096688-517a-4098-8c5c-96839cb46b00_ContentBits">
    <vt:lpwstr>2</vt:lpwstr>
  </property>
</Properties>
</file>