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E9DCB" w14:textId="38EC41DA" w:rsidR="00960D35" w:rsidRDefault="00041984" w:rsidP="00985744">
      <w:pPr>
        <w:pStyle w:val="Title"/>
        <w:spacing w:after="240" w:line="360" w:lineRule="auto"/>
        <w:rPr>
          <w:rFonts w:ascii="Arial" w:hAnsi="Arial" w:cs="Arial"/>
          <w:sz w:val="26"/>
          <w:szCs w:val="26"/>
        </w:rPr>
      </w:pPr>
      <w:r w:rsidRPr="005E17FF">
        <w:rPr>
          <w:rFonts w:ascii="Arial" w:hAnsi="Arial" w:cs="Arial"/>
          <w:sz w:val="26"/>
          <w:szCs w:val="26"/>
        </w:rPr>
        <w:t xml:space="preserve">   </w:t>
      </w:r>
      <w:r w:rsidR="00A46227" w:rsidRPr="005E17FF">
        <w:rPr>
          <w:rFonts w:ascii="Arial" w:hAnsi="Arial" w:cs="Arial"/>
          <w:sz w:val="26"/>
          <w:szCs w:val="26"/>
        </w:rPr>
        <w:t>Tim Selbstpräsentation</w:t>
      </w:r>
    </w:p>
    <w:p w14:paraId="4D0A3618" w14:textId="77777777" w:rsidR="007F2BA2" w:rsidRPr="007F2BA2" w:rsidRDefault="007F2BA2" w:rsidP="00985744"/>
    <w:p w14:paraId="7537DE2C" w14:textId="31B4C182" w:rsidR="00F5047D" w:rsidRPr="005E17FF" w:rsidRDefault="00F5047D" w:rsidP="00985744">
      <w:pPr>
        <w:spacing w:before="100" w:beforeAutospacing="1" w:after="100" w:afterAutospacing="1" w:line="360" w:lineRule="auto"/>
        <w:rPr>
          <w:rFonts w:asciiTheme="minorHAnsi" w:eastAsia="Times New Roman" w:hAnsiTheme="minorHAnsi" w:cs="Calibri"/>
          <w:b/>
          <w:bCs/>
          <w:sz w:val="26"/>
          <w:szCs w:val="26"/>
          <w:lang w:eastAsia="de-DE"/>
        </w:rPr>
      </w:pPr>
      <w:r w:rsidRPr="00F5047D">
        <w:rPr>
          <w:rFonts w:asciiTheme="minorHAnsi" w:eastAsia="Times New Roman" w:hAnsiTheme="minorHAnsi" w:cs="Calibri"/>
          <w:b/>
          <w:bCs/>
          <w:sz w:val="26"/>
          <w:szCs w:val="26"/>
          <w:lang w:eastAsia="de-DE"/>
        </w:rPr>
        <w:t>Sehr gern</w:t>
      </w:r>
      <w:r w:rsidR="00B9463E">
        <w:rPr>
          <w:rFonts w:asciiTheme="minorHAnsi" w:eastAsia="Times New Roman" w:hAnsiTheme="minorHAnsi" w:cs="Calibri"/>
          <w:b/>
          <w:bCs/>
          <w:sz w:val="26"/>
          <w:szCs w:val="26"/>
          <w:lang w:eastAsia="de-DE"/>
        </w:rPr>
        <w:t>e</w:t>
      </w:r>
      <w:r w:rsidR="007F2BA2">
        <w:rPr>
          <w:rFonts w:asciiTheme="minorHAnsi" w:eastAsia="Times New Roman" w:hAnsiTheme="minorHAnsi" w:cs="Calibri"/>
          <w:b/>
          <w:bCs/>
          <w:sz w:val="26"/>
          <w:szCs w:val="26"/>
          <w:lang w:eastAsia="de-DE"/>
        </w:rPr>
        <w:t>,</w:t>
      </w:r>
      <w:r w:rsidRPr="00F5047D">
        <w:rPr>
          <w:rFonts w:asciiTheme="minorHAnsi" w:eastAsia="Times New Roman" w:hAnsiTheme="minorHAnsi" w:cs="Calibri"/>
          <w:b/>
          <w:bCs/>
          <w:sz w:val="26"/>
          <w:szCs w:val="26"/>
          <w:lang w:eastAsia="de-DE"/>
        </w:rPr>
        <w:t xml:space="preserve"> </w:t>
      </w:r>
    </w:p>
    <w:p w14:paraId="2C2F6851" w14:textId="32B73EB8" w:rsidR="00813153" w:rsidRPr="005E17FF" w:rsidRDefault="000C2CDF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Nochmal </w:t>
      </w:r>
      <w:r w:rsidR="00813153"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Danke</w:t>
      </w:r>
      <w:r w:rsidR="00813153"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das ich hier sein darf</w:t>
      </w:r>
      <w:r w:rsidR="000C7C36" w:rsidRPr="005E17FF">
        <w:rPr>
          <w:rFonts w:ascii="Arial" w:eastAsia="Times New Roman" w:hAnsi="Arial" w:cs="Arial"/>
          <w:sz w:val="26"/>
          <w:szCs w:val="26"/>
          <w:lang w:eastAsia="de-DE"/>
        </w:rPr>
        <w:t>.</w:t>
      </w:r>
      <w:r w:rsidR="00813153"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="000C7C36"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W</w:t>
      </w:r>
      <w:r w:rsidR="00813153"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eiß ich wirklich zu schätzen.</w:t>
      </w:r>
      <w:r w:rsidR="00813153"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</w:p>
    <w:p w14:paraId="3EDC8D1B" w14:textId="7DC22E38" w:rsidR="00412C42" w:rsidRPr="005E17FF" w:rsidRDefault="00A46227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2019 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habe ich mein Abitur gemacht und für mich war schnell klar,  hey ich habe Lust nochmal wirklich 1 Jahr Sachen zu machen, die ich später nicht mehr so machen kann: </w:t>
      </w:r>
    </w:p>
    <w:p w14:paraId="00B54433" w14:textId="77777777" w:rsidR="00DE768A" w:rsidRDefault="00A46227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Dementsprechend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habe ich mich dazu entschlossen zum einen meiner Leidenschaft dem Tennis nachzugehen, habe dort super viele Trainerstundengegeben &amp; eine Trainierschein gemacht. </w:t>
      </w:r>
    </w:p>
    <w:p w14:paraId="431A0011" w14:textId="3B67E85A" w:rsidR="004E1F5D" w:rsidRPr="005E17FF" w:rsidRDefault="00DE768A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3F429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Zusätzlich aus Interesse mich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Pr="00DE768A">
        <w:rPr>
          <w:rFonts w:ascii="Arial" w:eastAsia="Times New Roman" w:hAnsi="Arial" w:cs="Arial"/>
          <w:sz w:val="26"/>
          <w:szCs w:val="26"/>
          <w:lang w:eastAsia="de-DE"/>
        </w:rPr>
        <w:t>In Wirtschaftsthemen wie dem Geldsystem, Regulierende Instanzen, Banken und der Weltwirtschaft weitergebildet, dort einige Bücher gelesen.</w:t>
      </w:r>
    </w:p>
    <w:p w14:paraId="1A7135EC" w14:textId="0B397274" w:rsidR="003A2BA0" w:rsidRPr="005E17FF" w:rsidRDefault="003A2BA0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hAnsi="Arial" w:cs="Arial"/>
          <w:b/>
          <w:bCs/>
          <w:sz w:val="26"/>
          <w:szCs w:val="26"/>
          <w:lang w:eastAsia="de-DE"/>
        </w:rPr>
        <w:t>Meine Reisepläne</w:t>
      </w:r>
      <w:r w:rsidRPr="005E17FF">
        <w:rPr>
          <w:rFonts w:ascii="Arial" w:hAnsi="Arial" w:cs="Arial"/>
          <w:sz w:val="26"/>
          <w:szCs w:val="26"/>
          <w:lang w:eastAsia="de-DE"/>
        </w:rPr>
        <w:t xml:space="preserve"> nach Australien im </w:t>
      </w:r>
      <w:r w:rsidR="00D46903" w:rsidRPr="005E17FF">
        <w:rPr>
          <w:rFonts w:ascii="Arial" w:hAnsi="Arial" w:cs="Arial"/>
          <w:sz w:val="26"/>
          <w:szCs w:val="26"/>
          <w:lang w:eastAsia="de-DE"/>
        </w:rPr>
        <w:t>Februar</w:t>
      </w:r>
      <w:r w:rsidRPr="005E17FF">
        <w:rPr>
          <w:rFonts w:ascii="Arial" w:hAnsi="Arial" w:cs="Arial"/>
          <w:sz w:val="26"/>
          <w:szCs w:val="26"/>
          <w:lang w:eastAsia="de-DE"/>
        </w:rPr>
        <w:t xml:space="preserve"> 2020 wurden dann </w:t>
      </w:r>
      <w:r w:rsidR="000B3986" w:rsidRPr="005E17FF">
        <w:rPr>
          <w:rFonts w:ascii="Arial" w:hAnsi="Arial" w:cs="Arial"/>
          <w:sz w:val="26"/>
          <w:szCs w:val="26"/>
          <w:lang w:eastAsia="de-DE"/>
        </w:rPr>
        <w:t xml:space="preserve">durch Corona </w:t>
      </w:r>
      <w:r w:rsidRPr="005E17FF">
        <w:rPr>
          <w:rFonts w:ascii="Arial" w:hAnsi="Arial" w:cs="Arial"/>
          <w:sz w:val="26"/>
          <w:szCs w:val="26"/>
          <w:lang w:eastAsia="de-DE"/>
        </w:rPr>
        <w:t xml:space="preserve">kurzfristig durchkreuzt. </w:t>
      </w:r>
    </w:p>
    <w:p w14:paraId="7CF35EAE" w14:textId="18ACC131" w:rsidR="004E1F5D" w:rsidRPr="005E17FF" w:rsidRDefault="000B3986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Ich habe das dann für mich genutzt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="000531EC"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um 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>meiner zweiten Leidenschaft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dem </w:t>
      </w:r>
      <w:r w:rsidR="00A46227" w:rsidRPr="005E17FF">
        <w:rPr>
          <w:rFonts w:ascii="Arial" w:eastAsia="Times New Roman" w:hAnsi="Arial" w:cs="Arial"/>
          <w:sz w:val="26"/>
          <w:szCs w:val="26"/>
          <w:lang w:eastAsia="de-DE"/>
        </w:rPr>
        <w:lastRenderedPageBreak/>
        <w:t>Triathlon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weiter nachzugehen</w:t>
      </w:r>
      <w:r w:rsidR="00A46227" w:rsidRPr="005E17FF">
        <w:rPr>
          <w:rFonts w:ascii="Arial" w:eastAsia="Times New Roman" w:hAnsi="Arial" w:cs="Arial"/>
          <w:sz w:val="26"/>
          <w:szCs w:val="26"/>
          <w:lang w:eastAsia="de-DE"/>
        </w:rPr>
        <w:t>. Und habe mir dann das Ziel gesetzt in der Mannschaft für die Landesliga eingesetzt zu werden.</w:t>
      </w:r>
    </w:p>
    <w:p w14:paraId="548A97FA" w14:textId="60146011" w:rsidR="00412C42" w:rsidRPr="005E17FF" w:rsidRDefault="00A46227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Und da muss man wissen: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Das ist ein echt hoher Zeitlicher Aufwand. Das sind 20 h/ Woche auf dem Rad, </w:t>
      </w:r>
      <w:r w:rsidR="0083097A"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beim Laufen oder 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>im Schwimmbad. Zusätzlich habe ich dann noch bei Mercedes in der Mont</w:t>
      </w:r>
      <w:r w:rsidR="003F4299">
        <w:rPr>
          <w:rFonts w:ascii="Arial" w:eastAsia="Times New Roman" w:hAnsi="Arial" w:cs="Arial"/>
          <w:sz w:val="26"/>
          <w:szCs w:val="26"/>
          <w:lang w:eastAsia="de-DE"/>
        </w:rPr>
        <w:t>a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ge gearbeitet. </w:t>
      </w:r>
    </w:p>
    <w:p w14:paraId="078EE99D" w14:textId="03FD2A02" w:rsidR="00A46227" w:rsidRPr="005E17FF" w:rsidRDefault="00A46227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Aber ich hatte wirklich dieses Ziel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…. Und konnte mir im Sommer 2 Einsätze in der Landesliga sichern zum Beispiel die olympische Distanz bei der Challenge Heidelberg.</w:t>
      </w:r>
    </w:p>
    <w:p w14:paraId="5BF3118D" w14:textId="6FFDC595" w:rsidR="00E73144" w:rsidRDefault="0083097A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Im Anschluss an das Gap Year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 habe ich angefangen Informatik an der Hochschule Karlsruhe zu studieren</w:t>
      </w:r>
      <w:r w:rsidR="000531EC"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. </w:t>
      </w:r>
    </w:p>
    <w:p w14:paraId="039A41A0" w14:textId="6EF1EF88" w:rsidR="005C2F7B" w:rsidDel="007972A5" w:rsidRDefault="005C2F7B" w:rsidP="00985744">
      <w:pPr>
        <w:spacing w:after="240" w:line="360" w:lineRule="auto"/>
        <w:rPr>
          <w:ins w:id="0" w:author="Tim Brandl" w:date="2023-05-08T20:14:00Z"/>
          <w:del w:id="1" w:author="jonas.stegh@pumpkincareers.com" w:date="2023-05-11T10:02:00Z"/>
          <w:rFonts w:ascii="Arial" w:eastAsia="Times New Roman" w:hAnsi="Arial" w:cs="Arial"/>
          <w:b/>
          <w:bCs/>
          <w:sz w:val="26"/>
          <w:szCs w:val="26"/>
          <w:lang w:eastAsia="de-DE"/>
        </w:rPr>
      </w:pPr>
      <w:del w:id="2" w:author="jonas.stegh@pumpkincareers.com" w:date="2023-05-11T10:02:00Z">
        <w:r w:rsidRPr="005C2F7B" w:rsidDel="007972A5">
          <w:rPr>
            <w:rFonts w:ascii="Arial" w:eastAsia="Times New Roman" w:hAnsi="Arial" w:cs="Arial"/>
            <w:b/>
            <w:bCs/>
            <w:sz w:val="26"/>
            <w:szCs w:val="26"/>
            <w:lang w:eastAsia="de-DE"/>
          </w:rPr>
          <w:delText xml:space="preserve">Weshalb mein Weg mich heute </w:delText>
        </w:r>
        <w:r w:rsidRPr="005C2F7B" w:rsidDel="007972A5">
          <w:rPr>
            <w:rFonts w:ascii="Arial" w:eastAsia="Times New Roman" w:hAnsi="Arial" w:cs="Arial"/>
            <w:sz w:val="26"/>
            <w:szCs w:val="26"/>
            <w:lang w:eastAsia="de-DE"/>
            <w:rPrChange w:id="3" w:author="Tim Brandl" w:date="2023-05-08T20:14:00Z">
              <w:rPr>
                <w:rFonts w:ascii="Arial" w:eastAsia="Times New Roman" w:hAnsi="Arial" w:cs="Arial"/>
                <w:b/>
                <w:bCs/>
                <w:sz w:val="26"/>
                <w:szCs w:val="26"/>
                <w:lang w:eastAsia="de-DE"/>
              </w:rPr>
            </w:rPrChange>
          </w:rPr>
          <w:delText xml:space="preserve">nach dem Bachelorabschluss auch in die IT-Beratung </w:delText>
        </w:r>
        <w:r w:rsidRPr="007972A5" w:rsidDel="007972A5">
          <w:rPr>
            <w:rFonts w:ascii="Arial" w:eastAsia="Times New Roman" w:hAnsi="Arial" w:cs="Arial"/>
            <w:sz w:val="26"/>
            <w:szCs w:val="26"/>
            <w:highlight w:val="yellow"/>
            <w:lang w:eastAsia="de-DE"/>
            <w:rPrChange w:id="4" w:author="Tim Brandl" w:date="2023-05-08T20:14:00Z">
              <w:rPr>
                <w:rFonts w:ascii="Arial" w:eastAsia="Times New Roman" w:hAnsi="Arial" w:cs="Arial"/>
                <w:b/>
                <w:bCs/>
                <w:sz w:val="26"/>
                <w:szCs w:val="26"/>
                <w:lang w:eastAsia="de-DE"/>
              </w:rPr>
            </w:rPrChange>
          </w:rPr>
          <w:delText>oder in die Wirtschaftsprüfung</w:delText>
        </w:r>
        <w:r w:rsidRPr="005C2F7B" w:rsidDel="007972A5">
          <w:rPr>
            <w:rFonts w:ascii="Arial" w:eastAsia="Times New Roman" w:hAnsi="Arial" w:cs="Arial"/>
            <w:sz w:val="26"/>
            <w:szCs w:val="26"/>
            <w:lang w:eastAsia="de-DE"/>
            <w:rPrChange w:id="5" w:author="Tim Brandl" w:date="2023-05-08T20:14:00Z">
              <w:rPr>
                <w:rFonts w:ascii="Arial" w:eastAsia="Times New Roman" w:hAnsi="Arial" w:cs="Arial"/>
                <w:b/>
                <w:bCs/>
                <w:sz w:val="26"/>
                <w:szCs w:val="26"/>
                <w:lang w:eastAsia="de-DE"/>
              </w:rPr>
            </w:rPrChange>
          </w:rPr>
          <w:delText xml:space="preserve"> führen soll! </w:delText>
        </w:r>
      </w:del>
    </w:p>
    <w:p w14:paraId="6DFE6D90" w14:textId="08B659E0" w:rsidR="00E0525D" w:rsidRPr="005E17FF" w:rsidRDefault="00E0525D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Schon früh Während des Studiums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hat sich ein persönlicher Kontakt zum Geschäftsführer einer Marketingberatung ergeben sowie die Möglichkeit dort einzusteigen.</w:t>
      </w:r>
    </w:p>
    <w:p w14:paraId="3D73926B" w14:textId="2E8813B5" w:rsidR="004E1F5D" w:rsidRPr="005E17FF" w:rsidRDefault="0083097A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lastRenderedPageBreak/>
        <w:t>Zu Beginn wurde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ich vom Geschäftsführer eingearbeitet in Beratung und die Marketingdienstleistung. Unter seiner Obhut kam ich sehr schnell dazu mir übertragene Kunden zu betreuen und zu beraten. 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Konnte mich in der Umgebung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sehr schnell entwickeln, </w:t>
      </w:r>
      <w:r w:rsidR="00D46903"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vor allem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proofErr w:type="spellStart"/>
      <w:r w:rsidR="00F5047D" w:rsidRPr="005E17FF">
        <w:rPr>
          <w:rFonts w:ascii="Arial" w:eastAsia="Times New Roman" w:hAnsi="Arial" w:cs="Arial"/>
          <w:sz w:val="26"/>
          <w:szCs w:val="26"/>
          <w:lang w:eastAsia="de-DE"/>
        </w:rPr>
        <w:t>P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>ersöhnlich</w:t>
      </w:r>
      <w:proofErr w:type="spellEnd"/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als auf von den Fähigkeiten her.  </w:t>
      </w:r>
    </w:p>
    <w:p w14:paraId="02010430" w14:textId="466770A2" w:rsidR="00412C42" w:rsidRPr="005E17FF" w:rsidRDefault="0083097A" w:rsidP="00985744">
      <w:pPr>
        <w:spacing w:after="240" w:line="360" w:lineRule="auto"/>
        <w:rPr>
          <w:rFonts w:ascii="Arial" w:eastAsia="Times New Roman" w:hAnsi="Arial" w:cs="Arial"/>
          <w:b/>
          <w:bCs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Bis ich dann durch wirklich </w:t>
      </w:r>
      <w:r w:rsidR="00412C42"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richtig gute 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Arbeit in der Beratung, ein gutes Verständnis für die Prozesse und die </w:t>
      </w:r>
      <w:proofErr w:type="spellStart"/>
      <w:r w:rsidRPr="005E17FF">
        <w:rPr>
          <w:rFonts w:ascii="Arial" w:eastAsia="Times New Roman" w:hAnsi="Arial" w:cs="Arial"/>
          <w:sz w:val="26"/>
          <w:szCs w:val="26"/>
          <w:lang w:eastAsia="de-DE"/>
        </w:rPr>
        <w:t>wirtschaftlichkeit</w:t>
      </w:r>
      <w:proofErr w:type="spellEnd"/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das eigene</w:t>
      </w:r>
      <w:r w:rsidR="000C7C36" w:rsidRPr="005E17FF">
        <w:rPr>
          <w:rFonts w:ascii="Arial" w:eastAsia="Times New Roman" w:hAnsi="Arial" w:cs="Arial"/>
          <w:sz w:val="26"/>
          <w:szCs w:val="26"/>
          <w:lang w:eastAsia="de-DE"/>
        </w:rPr>
        <w:t>n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Unternehmen</w:t>
      </w:r>
      <w:r w:rsidR="00F5047D" w:rsidRPr="005E17FF">
        <w:rPr>
          <w:rFonts w:ascii="Arial" w:eastAsia="Times New Roman" w:hAnsi="Arial" w:cs="Arial"/>
          <w:sz w:val="26"/>
          <w:szCs w:val="26"/>
          <w:lang w:eastAsia="de-DE"/>
        </w:rPr>
        <w:t>s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BEFÖRDERT WURDE IN DIE POSITION, 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was im </w:t>
      </w:r>
      <w:r w:rsidR="00F5047D"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Konzern 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als Leiter des Geschäftsbetriebs bezeichnet wird.</w:t>
      </w:r>
      <w:r w:rsidR="00F5047D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r w:rsidR="00F5047D" w:rsidRPr="005E17FF">
        <w:rPr>
          <w:rFonts w:ascii="Arial" w:eastAsia="Times New Roman" w:hAnsi="Arial" w:cs="Arial"/>
          <w:sz w:val="26"/>
          <w:szCs w:val="26"/>
          <w:lang w:eastAsia="de-DE"/>
        </w:rPr>
        <w:t>So hoch würde ich jetzt nicht greifen</w:t>
      </w:r>
      <w:r w:rsidR="00F5047D">
        <w:rPr>
          <w:rFonts w:ascii="Arial" w:eastAsia="Times New Roman" w:hAnsi="Arial" w:cs="Arial"/>
          <w:sz w:val="26"/>
          <w:szCs w:val="26"/>
          <w:lang w:eastAsia="de-DE"/>
        </w:rPr>
        <w:t>.</w:t>
      </w:r>
      <w:r w:rsidR="00C95C28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="000609D0">
        <w:rPr>
          <w:rFonts w:ascii="Arial" w:eastAsia="Times New Roman" w:hAnsi="Arial" w:cs="Arial"/>
          <w:sz w:val="26"/>
          <w:szCs w:val="26"/>
          <w:lang w:eastAsia="de-DE"/>
        </w:rPr>
        <w:t>Da gehört schon noch mehr dazu</w:t>
      </w:r>
      <w:r w:rsidR="00F5047D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proofErr w:type="spellStart"/>
      <w:r w:rsidR="00F5047D">
        <w:rPr>
          <w:rFonts w:ascii="Arial" w:eastAsia="Times New Roman" w:hAnsi="Arial" w:cs="Arial"/>
          <w:sz w:val="26"/>
          <w:szCs w:val="26"/>
          <w:lang w:eastAsia="de-DE"/>
        </w:rPr>
        <w:t>ABer</w:t>
      </w:r>
      <w:proofErr w:type="spellEnd"/>
    </w:p>
    <w:p w14:paraId="3682170B" w14:textId="2CA6C7BC" w:rsidR="003F4299" w:rsidRDefault="0083097A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Seit September bin ich</w:t>
      </w:r>
      <w:r w:rsidR="00F5047D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="00F5047D"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jetzt 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verantwortlich</w:t>
      </w:r>
      <w:r w:rsidR="00F5047D"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dafür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Wöchentlicher Aufgaben zu koordinieren und zu Delegierung an das Team, </w:t>
      </w:r>
      <w:r w:rsidR="00CA3A45"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und </w:t>
      </w:r>
      <w:r w:rsidR="00CA3A45">
        <w:rPr>
          <w:rFonts w:ascii="Arial" w:eastAsia="Times New Roman" w:hAnsi="Arial" w:cs="Arial"/>
          <w:sz w:val="26"/>
          <w:szCs w:val="26"/>
          <w:lang w:eastAsia="de-DE"/>
        </w:rPr>
        <w:t xml:space="preserve">im wesentlichen </w:t>
      </w:r>
      <w:r w:rsidR="00CA3A45"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unsere KPIs </w:t>
      </w:r>
      <w:proofErr w:type="spellStart"/>
      <w:r w:rsidR="00CA3A45" w:rsidRPr="005E17FF">
        <w:rPr>
          <w:rFonts w:ascii="Arial" w:eastAsia="Times New Roman" w:hAnsi="Arial" w:cs="Arial"/>
          <w:sz w:val="26"/>
          <w:szCs w:val="26"/>
          <w:lang w:eastAsia="de-DE"/>
        </w:rPr>
        <w:t>mönatlich</w:t>
      </w:r>
      <w:proofErr w:type="spellEnd"/>
      <w:r w:rsidR="00CA3A45"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und quartalsweise zu erreichen.</w:t>
      </w:r>
    </w:p>
    <w:p w14:paraId="3F011316" w14:textId="1DB5258B" w:rsidR="00C65BE4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commentRangeStart w:id="6"/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Habe unter anderem</w:t>
      </w:r>
      <w:r w:rsidR="004032DD"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r w:rsid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auch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die Möglichkeit bekommen</w:t>
      </w:r>
      <w:r w:rsidR="004032DD">
        <w:rPr>
          <w:rFonts w:ascii="Arial" w:eastAsia="Times New Roman" w:hAnsi="Arial" w:cs="Arial"/>
          <w:sz w:val="26"/>
          <w:szCs w:val="26"/>
          <w:lang w:eastAsia="de-DE"/>
        </w:rPr>
        <w:t xml:space="preserve"> WEGEN MEINEM guten Auge zum Detail,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Pr="00C65BE4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mich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lastRenderedPageBreak/>
        <w:t xml:space="preserve">mit dem </w:t>
      </w:r>
      <w:r w:rsidRPr="00C65BE4">
        <w:rPr>
          <w:rFonts w:ascii="Arial" w:eastAsia="Times New Roman" w:hAnsi="Arial" w:cs="Arial"/>
          <w:sz w:val="26"/>
          <w:szCs w:val="26"/>
          <w:lang w:eastAsia="de-DE"/>
        </w:rPr>
        <w:t>Thema Bilanzierung &amp; Accounting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r w:rsidR="00C65BE4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                             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intensiver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zu beschäftigen. </w:t>
      </w:r>
    </w:p>
    <w:p w14:paraId="7AC2A7B4" w14:textId="47450C99" w:rsidR="00BB7CF9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Mir hat es Spaß gemacht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mich dort </w:t>
      </w:r>
      <w:proofErr w:type="spellStart"/>
      <w:r w:rsidRPr="00BB7CF9">
        <w:rPr>
          <w:rFonts w:ascii="Arial" w:eastAsia="Times New Roman" w:hAnsi="Arial" w:cs="Arial"/>
          <w:sz w:val="26"/>
          <w:szCs w:val="26"/>
          <w:lang w:eastAsia="de-DE"/>
        </w:rPr>
        <w:t>reinzufu</w:t>
      </w:r>
      <w:r w:rsidR="00C95C28">
        <w:rPr>
          <w:rFonts w:ascii="Arial" w:eastAsia="Times New Roman" w:hAnsi="Arial" w:cs="Arial"/>
          <w:sz w:val="26"/>
          <w:szCs w:val="26"/>
          <w:lang w:eastAsia="de-DE"/>
        </w:rPr>
        <w:t>ch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>esen</w:t>
      </w:r>
      <w:proofErr w:type="spellEnd"/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, also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die Einfache Buchführung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 zu verstehen.</w:t>
      </w:r>
    </w:p>
    <w:p w14:paraId="3676FC17" w14:textId="30E035BD" w:rsidR="00BB7CF9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Und im </w:t>
      </w:r>
      <w:r w:rsidR="00C95C28"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F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olgenden 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>immer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dafür zuständig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proofErr w:type="spellStart"/>
      <w:r w:rsidR="000609D0">
        <w:rPr>
          <w:rFonts w:ascii="Arial" w:eastAsia="Times New Roman" w:hAnsi="Arial" w:cs="Arial"/>
          <w:sz w:val="26"/>
          <w:szCs w:val="26"/>
          <w:lang w:eastAsia="de-DE"/>
        </w:rPr>
        <w:t>nen</w:t>
      </w:r>
      <w:proofErr w:type="spellEnd"/>
      <w:r w:rsidR="000609D0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zweiten Prüfenden Blick über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Bilanz| Buchführung &amp; die Positionen der Einnahmenüberschussrechnung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zu werfen, und die Umsatzsteuervoranmeldung über Elster zu machen.</w:t>
      </w:r>
      <w:commentRangeEnd w:id="6"/>
      <w:r w:rsidR="00D00857">
        <w:rPr>
          <w:rStyle w:val="CommentReference"/>
          <w:rFonts w:eastAsia="Times New Roman"/>
        </w:rPr>
        <w:commentReference w:id="6"/>
      </w:r>
    </w:p>
    <w:p w14:paraId="3B8AF48D" w14:textId="164C52DF" w:rsidR="000609D0" w:rsidRDefault="006E4E82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H</w:t>
      </w:r>
      <w:commentRangeStart w:id="7"/>
      <w:r w:rsidR="00BB7CF9"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abe </w:t>
      </w: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dann </w:t>
      </w:r>
      <w:r w:rsidR="00BB7CF9"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immer wieder</w:t>
      </w:r>
      <w:r w:rsidR="00BB7CF9"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diese Sachen gemacht, Und mich irgendwie parallel gefragt.</w:t>
      </w:r>
      <w:r w:rsidR="00BB7CF9" w:rsidRPr="00BB7CF9">
        <w:t xml:space="preserve"> </w:t>
      </w:r>
      <w:r w:rsidR="00BB7CF9"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Hey Wie sind die Prozesse</w:t>
      </w:r>
      <w:r w:rsidR="00BB7CF9"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bei 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so einem </w:t>
      </w:r>
      <w:r w:rsidR="00BB7CF9"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großen </w:t>
      </w:r>
      <w:proofErr w:type="spellStart"/>
      <w:r w:rsidR="00BB7CF9" w:rsidRPr="00BB7CF9">
        <w:rPr>
          <w:rFonts w:ascii="Arial" w:eastAsia="Times New Roman" w:hAnsi="Arial" w:cs="Arial"/>
          <w:sz w:val="26"/>
          <w:szCs w:val="26"/>
          <w:lang w:eastAsia="de-DE"/>
        </w:rPr>
        <w:t>UNternehmen</w:t>
      </w:r>
      <w:proofErr w:type="spellEnd"/>
      <w:r w:rsidR="00BB7CF9"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wo ein Aktienkurs existiert, die können das ja nicht einfach so ungeprüft veröffentlichen!</w:t>
      </w:r>
      <w:r w:rsidR="00BB7CF9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</w:p>
    <w:p w14:paraId="22E02A06" w14:textId="0C80AF1A" w:rsidR="00BB7CF9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Weil wenn das bei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uns teilweise schon unkoordiniert ist, wie sieht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 das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in dieser Größenordnung </w:t>
      </w:r>
      <w:r w:rsidR="00C95C28">
        <w:rPr>
          <w:rFonts w:ascii="Arial" w:eastAsia="Times New Roman" w:hAnsi="Arial" w:cs="Arial"/>
          <w:sz w:val="26"/>
          <w:szCs w:val="26"/>
          <w:lang w:eastAsia="de-DE"/>
        </w:rPr>
        <w:t>aus mit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mehr Komplexität</w:t>
      </w:r>
      <w:r>
        <w:rPr>
          <w:rFonts w:ascii="Arial" w:eastAsia="Times New Roman" w:hAnsi="Arial" w:cs="Arial"/>
          <w:sz w:val="26"/>
          <w:szCs w:val="26"/>
          <w:lang w:eastAsia="de-DE"/>
        </w:rPr>
        <w:t>.</w:t>
      </w:r>
    </w:p>
    <w:p w14:paraId="5F4077E9" w14:textId="77777777" w:rsidR="00C65BE4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Dann habe ich mich </w:t>
      </w:r>
      <w:r w:rsidR="00D00857"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weiter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damit beschäftigt,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Bin dann auf das Thema Audit gestoßen. </w:t>
      </w:r>
    </w:p>
    <w:p w14:paraId="5941F9DB" w14:textId="1B351A59" w:rsidR="00BB7CF9" w:rsidRPr="00BB7CF9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BB7CF9">
        <w:rPr>
          <w:rFonts w:ascii="Arial" w:eastAsia="Times New Roman" w:hAnsi="Arial" w:cs="Arial"/>
          <w:sz w:val="26"/>
          <w:szCs w:val="26"/>
          <w:lang w:eastAsia="de-DE"/>
        </w:rPr>
        <w:lastRenderedPageBreak/>
        <w:t xml:space="preserve">Fand das </w:t>
      </w:r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total Spannend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dass man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diese Zahlen </w:t>
      </w:r>
      <w:proofErr w:type="spellStart"/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von Außen</w:t>
      </w:r>
      <w:proofErr w:type="spellEnd"/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genau verstehen muss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und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sich da reinfuchsen darf.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commentRangeEnd w:id="7"/>
      <w:r w:rsidR="00D00857">
        <w:rPr>
          <w:rStyle w:val="CommentReference"/>
          <w:rFonts w:eastAsia="Times New Roman"/>
        </w:rPr>
        <w:commentReference w:id="7"/>
      </w:r>
    </w:p>
    <w:p w14:paraId="55D2F6E7" w14:textId="5F4BD52E" w:rsidR="00BB7CF9" w:rsidRPr="00BB7CF9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In diesem Zuge auch Wirecard, Volkswagen </w:t>
      </w:r>
      <w:proofErr w:type="spellStart"/>
      <w:r w:rsidRPr="00BB7CF9">
        <w:rPr>
          <w:rFonts w:ascii="Arial" w:eastAsia="Times New Roman" w:hAnsi="Arial" w:cs="Arial"/>
          <w:sz w:val="26"/>
          <w:szCs w:val="26"/>
          <w:lang w:eastAsia="de-DE"/>
        </w:rPr>
        <w:t>etc</w:t>
      </w:r>
      <w:proofErr w:type="spellEnd"/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gestoßen. UND…</w:t>
      </w:r>
      <w:commentRangeStart w:id="8"/>
    </w:p>
    <w:p w14:paraId="69D4B922" w14:textId="202F356F" w:rsidR="00BB7CF9" w:rsidRPr="00D00857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Und ….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Gemerkt wie enorm wichtig die Wirtschaftsprüfung ist,,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 damit unsere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Wirtschaft und die Börsen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commentRangeEnd w:id="8"/>
      <w:r w:rsidR="00C65BE4">
        <w:rPr>
          <w:rStyle w:val="CommentReference"/>
          <w:rFonts w:eastAsia="Times New Roman"/>
        </w:rPr>
        <w:commentReference w:id="8"/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funktionieren können. Denn worauf die alle aufbauen ist auf Vertrauen! </w:t>
      </w:r>
    </w:p>
    <w:p w14:paraId="49415064" w14:textId="1F0250DA" w:rsidR="00BB7CF9" w:rsidRPr="00C95C28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Wirtschaftsprüfungen sorgen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 letztendlich durch die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jährlichen Prüfungen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 dafür, dass dieses Vertrauen gestärkt wird &amp; </w:t>
      </w:r>
      <w:proofErr w:type="spellStart"/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Gesetliche</w:t>
      </w:r>
      <w:proofErr w:type="spellEnd"/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proofErr w:type="spellStart"/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Betimmungen</w:t>
      </w:r>
      <w:proofErr w:type="spellEnd"/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, </w:t>
      </w:r>
      <w:r w:rsidR="00970A1E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von den Unternehmen 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>eingehalten werden</w:t>
      </w:r>
    </w:p>
    <w:p w14:paraId="0265B022" w14:textId="5EABB537" w:rsidR="00BB7CF9" w:rsidRPr="00BB7CF9" w:rsidDel="007972A5" w:rsidRDefault="00BB7CF9" w:rsidP="00985744">
      <w:pPr>
        <w:spacing w:after="240" w:line="360" w:lineRule="auto"/>
        <w:rPr>
          <w:del w:id="9" w:author="jonas.stegh@pumpkincareers.com" w:date="2023-05-11T10:02:00Z"/>
          <w:rFonts w:ascii="Arial" w:eastAsia="Times New Roman" w:hAnsi="Arial" w:cs="Arial"/>
          <w:b/>
          <w:bCs/>
          <w:sz w:val="26"/>
          <w:szCs w:val="26"/>
          <w:lang w:eastAsia="de-DE"/>
        </w:rPr>
      </w:pPr>
      <w:del w:id="10" w:author="jonas.stegh@pumpkincareers.com" w:date="2023-05-11T10:02:00Z">
        <w:r w:rsidRPr="00BB7CF9" w:rsidDel="007972A5">
          <w:rPr>
            <w:rFonts w:ascii="Cambria Math" w:eastAsia="Times New Roman" w:hAnsi="Cambria Math" w:cs="Cambria Math"/>
            <w:b/>
            <w:bCs/>
            <w:sz w:val="26"/>
            <w:szCs w:val="26"/>
            <w:lang w:eastAsia="de-DE"/>
          </w:rPr>
          <w:delText>⇒</w:delText>
        </w:r>
        <w:r w:rsidRPr="00BB7CF9" w:rsidDel="007972A5">
          <w:rPr>
            <w:rFonts w:ascii="Arial" w:eastAsia="Times New Roman" w:hAnsi="Arial" w:cs="Arial"/>
            <w:b/>
            <w:bCs/>
            <w:sz w:val="26"/>
            <w:szCs w:val="26"/>
            <w:lang w:eastAsia="de-DE"/>
          </w:rPr>
          <w:delText xml:space="preserve"> Wir haben hier </w:delText>
        </w:r>
        <w:r w:rsidRPr="00985744" w:rsidDel="007972A5">
          <w:rPr>
            <w:rFonts w:ascii="Arial" w:eastAsia="Times New Roman" w:hAnsi="Arial" w:cs="Arial"/>
            <w:b/>
            <w:bCs/>
            <w:sz w:val="26"/>
            <w:szCs w:val="26"/>
            <w:lang w:eastAsia="de-DE"/>
          </w:rPr>
          <w:delText>praktisch</w:delText>
        </w:r>
        <w:r w:rsidRPr="00BB7CF9" w:rsidDel="007972A5">
          <w:rPr>
            <w:rFonts w:ascii="Arial" w:eastAsia="Times New Roman" w:hAnsi="Arial" w:cs="Arial"/>
            <w:b/>
            <w:bCs/>
            <w:sz w:val="26"/>
            <w:szCs w:val="26"/>
            <w:lang w:eastAsia="de-DE"/>
          </w:rPr>
          <w:delText xml:space="preserve"> eine dritte Partei, d</w:delText>
        </w:r>
        <w:r w:rsidRPr="00C95C28" w:rsidDel="007972A5">
          <w:rPr>
            <w:rFonts w:ascii="Arial" w:eastAsia="Times New Roman" w:hAnsi="Arial" w:cs="Arial"/>
            <w:sz w:val="26"/>
            <w:szCs w:val="26"/>
            <w:lang w:eastAsia="de-DE"/>
          </w:rPr>
          <w:delText>ie uns DAS nochmal bestätigt!!</w:delText>
        </w:r>
      </w:del>
    </w:p>
    <w:p w14:paraId="59AC2444" w14:textId="2F88F529" w:rsidR="00BB7CF9" w:rsidRPr="006E4E82" w:rsidDel="007972A5" w:rsidRDefault="00BB7CF9" w:rsidP="00985744">
      <w:pPr>
        <w:spacing w:after="240" w:line="360" w:lineRule="auto"/>
        <w:rPr>
          <w:del w:id="11" w:author="jonas.stegh@pumpkincareers.com" w:date="2023-05-11T10:02:00Z"/>
          <w:rFonts w:ascii="Arial" w:eastAsia="Times New Roman" w:hAnsi="Arial" w:cs="Arial"/>
          <w:sz w:val="26"/>
          <w:szCs w:val="26"/>
          <w:lang w:eastAsia="de-DE"/>
        </w:rPr>
      </w:pPr>
      <w:del w:id="12" w:author="jonas.stegh@pumpkincareers.com" w:date="2023-05-11T10:02:00Z">
        <w:r w:rsidRPr="00BB7CF9" w:rsidDel="007972A5">
          <w:rPr>
            <w:rFonts w:ascii="Arial" w:eastAsia="Times New Roman" w:hAnsi="Arial" w:cs="Arial"/>
            <w:b/>
            <w:bCs/>
            <w:sz w:val="26"/>
            <w:szCs w:val="26"/>
            <w:lang w:eastAsia="de-DE"/>
          </w:rPr>
          <w:delText xml:space="preserve">- </w:delText>
        </w:r>
        <w:r w:rsidRPr="00BB7CF9" w:rsidDel="007972A5">
          <w:rPr>
            <w:rFonts w:ascii="Cambria Math" w:eastAsia="Times New Roman" w:hAnsi="Cambria Math" w:cs="Cambria Math"/>
            <w:b/>
            <w:bCs/>
            <w:sz w:val="26"/>
            <w:szCs w:val="26"/>
            <w:lang w:eastAsia="de-DE"/>
          </w:rPr>
          <w:delText>⇒</w:delText>
        </w:r>
        <w:r w:rsidRPr="00BB7CF9" w:rsidDel="007972A5">
          <w:rPr>
            <w:rFonts w:ascii="Arial" w:eastAsia="Times New Roman" w:hAnsi="Arial" w:cs="Arial"/>
            <w:b/>
            <w:bCs/>
            <w:sz w:val="26"/>
            <w:szCs w:val="26"/>
            <w:lang w:eastAsia="de-DE"/>
          </w:rPr>
          <w:delText xml:space="preserve"> Dadurch steigt unser Vertrauen </w:delText>
        </w:r>
        <w:r w:rsidRPr="004F059D" w:rsidDel="007972A5">
          <w:rPr>
            <w:rFonts w:ascii="Arial" w:eastAsia="Times New Roman" w:hAnsi="Arial" w:cs="Arial"/>
            <w:sz w:val="26"/>
            <w:szCs w:val="26"/>
            <w:lang w:eastAsia="de-DE"/>
          </w:rPr>
          <w:delText>dadurch steigt die</w:delText>
        </w:r>
        <w:r w:rsidRPr="00BB7CF9" w:rsidDel="007972A5">
          <w:rPr>
            <w:rFonts w:ascii="Arial" w:eastAsia="Times New Roman" w:hAnsi="Arial" w:cs="Arial"/>
            <w:b/>
            <w:bCs/>
            <w:sz w:val="26"/>
            <w:szCs w:val="26"/>
            <w:lang w:eastAsia="de-DE"/>
          </w:rPr>
          <w:delText xml:space="preserve"> Investitionsbereitschaft</w:delText>
        </w:r>
        <w:r w:rsidR="00D00857" w:rsidDel="007972A5">
          <w:rPr>
            <w:rFonts w:ascii="Arial" w:eastAsia="Times New Roman" w:hAnsi="Arial" w:cs="Arial"/>
            <w:b/>
            <w:bCs/>
            <w:sz w:val="26"/>
            <w:szCs w:val="26"/>
            <w:lang w:eastAsia="de-DE"/>
          </w:rPr>
          <w:delText xml:space="preserve"> </w:delText>
        </w:r>
        <w:r w:rsidRPr="006E4E82" w:rsidDel="007972A5">
          <w:rPr>
            <w:rFonts w:ascii="Arial" w:eastAsia="Times New Roman" w:hAnsi="Arial" w:cs="Arial"/>
            <w:sz w:val="26"/>
            <w:szCs w:val="26"/>
            <w:lang w:eastAsia="de-DE"/>
          </w:rPr>
          <w:delText xml:space="preserve">Das sorgt letztendlich dafür dass unsere Wirtschaft besser </w:delText>
        </w:r>
        <w:commentRangeStart w:id="13"/>
        <w:r w:rsidRPr="006E4E82" w:rsidDel="007972A5">
          <w:rPr>
            <w:rFonts w:ascii="Arial" w:eastAsia="Times New Roman" w:hAnsi="Arial" w:cs="Arial"/>
            <w:sz w:val="26"/>
            <w:szCs w:val="26"/>
            <w:lang w:eastAsia="de-DE"/>
          </w:rPr>
          <w:delText>funktioniert</w:delText>
        </w:r>
        <w:commentRangeEnd w:id="13"/>
        <w:r w:rsidR="00D00857" w:rsidRPr="006E4E82" w:rsidDel="007972A5">
          <w:rPr>
            <w:rStyle w:val="CommentReference"/>
            <w:rFonts w:eastAsia="Times New Roman"/>
          </w:rPr>
          <w:commentReference w:id="13"/>
        </w:r>
      </w:del>
    </w:p>
    <w:p w14:paraId="6DDCC9F3" w14:textId="7065797B" w:rsidR="00BB7CF9" w:rsidRPr="006E4E82" w:rsidDel="007972A5" w:rsidRDefault="00BB7CF9" w:rsidP="00985744">
      <w:pPr>
        <w:spacing w:after="240" w:line="360" w:lineRule="auto"/>
        <w:rPr>
          <w:del w:id="14" w:author="jonas.stegh@pumpkincareers.com" w:date="2023-05-11T10:02:00Z"/>
          <w:rFonts w:ascii="Arial" w:eastAsia="Times New Roman" w:hAnsi="Arial" w:cs="Arial"/>
          <w:sz w:val="26"/>
          <w:szCs w:val="26"/>
          <w:lang w:eastAsia="de-DE"/>
        </w:rPr>
      </w:pPr>
      <w:del w:id="15" w:author="jonas.stegh@pumpkincareers.com" w:date="2023-05-11T10:02:00Z">
        <w:r w:rsidRPr="006E4E82" w:rsidDel="007972A5">
          <w:rPr>
            <w:rFonts w:ascii="Arial" w:eastAsia="Times New Roman" w:hAnsi="Arial" w:cs="Arial"/>
            <w:sz w:val="26"/>
            <w:szCs w:val="26"/>
            <w:lang w:eastAsia="de-DE"/>
          </w:rPr>
          <w:delText>- Das heißt</w:delText>
        </w:r>
        <w:r w:rsidRPr="00BB7CF9" w:rsidDel="007972A5">
          <w:rPr>
            <w:rFonts w:ascii="Arial" w:eastAsia="Times New Roman" w:hAnsi="Arial" w:cs="Arial"/>
            <w:b/>
            <w:bCs/>
            <w:sz w:val="26"/>
            <w:szCs w:val="26"/>
            <w:lang w:eastAsia="de-DE"/>
          </w:rPr>
          <w:delText xml:space="preserve"> Audit </w:delText>
        </w:r>
        <w:r w:rsidRPr="006E4E82" w:rsidDel="007972A5">
          <w:rPr>
            <w:rFonts w:ascii="Arial" w:eastAsia="Times New Roman" w:hAnsi="Arial" w:cs="Arial"/>
            <w:b/>
            <w:bCs/>
            <w:sz w:val="26"/>
            <w:szCs w:val="26"/>
            <w:lang w:eastAsia="de-DE"/>
          </w:rPr>
          <w:delText>ist so ein</w:delText>
        </w:r>
        <w:r w:rsidRPr="00BB7CF9" w:rsidDel="007972A5">
          <w:rPr>
            <w:rFonts w:ascii="Arial" w:eastAsia="Times New Roman" w:hAnsi="Arial" w:cs="Arial"/>
            <w:b/>
            <w:bCs/>
            <w:sz w:val="26"/>
            <w:szCs w:val="26"/>
            <w:lang w:eastAsia="de-DE"/>
          </w:rPr>
          <w:delText xml:space="preserve"> wenig das </w:delText>
        </w:r>
        <w:r w:rsidR="00C65BE4" w:rsidDel="007972A5">
          <w:rPr>
            <w:rFonts w:ascii="Arial" w:eastAsia="Times New Roman" w:hAnsi="Arial" w:cs="Arial"/>
            <w:b/>
            <w:bCs/>
            <w:sz w:val="26"/>
            <w:szCs w:val="26"/>
            <w:lang w:eastAsia="de-DE"/>
          </w:rPr>
          <w:delText>Schmieröl</w:delText>
        </w:r>
        <w:r w:rsidRPr="00BB7CF9" w:rsidDel="007972A5">
          <w:rPr>
            <w:rFonts w:ascii="Arial" w:eastAsia="Times New Roman" w:hAnsi="Arial" w:cs="Arial"/>
            <w:b/>
            <w:bCs/>
            <w:sz w:val="26"/>
            <w:szCs w:val="26"/>
            <w:lang w:eastAsia="de-DE"/>
          </w:rPr>
          <w:delText xml:space="preserve"> </w:delText>
        </w:r>
        <w:r w:rsidRPr="006E4E82" w:rsidDel="007972A5">
          <w:rPr>
            <w:rFonts w:ascii="Arial" w:eastAsia="Times New Roman" w:hAnsi="Arial" w:cs="Arial"/>
            <w:sz w:val="26"/>
            <w:szCs w:val="26"/>
            <w:lang w:eastAsia="de-DE"/>
          </w:rPr>
          <w:delText>der Wirtschaft</w:delText>
        </w:r>
        <w:r w:rsidR="00C65BE4" w:rsidDel="007972A5">
          <w:rPr>
            <w:rFonts w:ascii="Arial" w:eastAsia="Times New Roman" w:hAnsi="Arial" w:cs="Arial"/>
            <w:sz w:val="26"/>
            <w:szCs w:val="26"/>
            <w:lang w:eastAsia="de-DE"/>
          </w:rPr>
          <w:delText xml:space="preserve"> &amp; der</w:delText>
        </w:r>
        <w:r w:rsidRPr="006E4E82" w:rsidDel="007972A5">
          <w:rPr>
            <w:rFonts w:ascii="Arial" w:eastAsia="Times New Roman" w:hAnsi="Arial" w:cs="Arial"/>
            <w:sz w:val="26"/>
            <w:szCs w:val="26"/>
            <w:lang w:eastAsia="de-DE"/>
          </w:rPr>
          <w:delText xml:space="preserve"> Börsen</w:delText>
        </w:r>
        <w:r w:rsidR="00C65BE4" w:rsidDel="007972A5">
          <w:rPr>
            <w:rFonts w:ascii="Arial" w:eastAsia="Times New Roman" w:hAnsi="Arial" w:cs="Arial"/>
            <w:b/>
            <w:bCs/>
            <w:sz w:val="26"/>
            <w:szCs w:val="26"/>
            <w:lang w:eastAsia="de-DE"/>
          </w:rPr>
          <w:delText xml:space="preserve">, denn </w:delText>
        </w:r>
        <w:r w:rsidRPr="006E4E82" w:rsidDel="007972A5">
          <w:rPr>
            <w:rFonts w:ascii="Arial" w:eastAsia="Times New Roman" w:hAnsi="Arial" w:cs="Arial"/>
            <w:sz w:val="26"/>
            <w:szCs w:val="26"/>
            <w:lang w:eastAsia="de-DE"/>
          </w:rPr>
          <w:delText xml:space="preserve">Die würden weniger gut </w:delText>
        </w:r>
        <w:r w:rsidRPr="006E4E82" w:rsidDel="007972A5">
          <w:rPr>
            <w:rFonts w:ascii="Arial" w:eastAsia="Times New Roman" w:hAnsi="Arial" w:cs="Arial"/>
            <w:sz w:val="26"/>
            <w:szCs w:val="26"/>
            <w:lang w:eastAsia="de-DE"/>
          </w:rPr>
          <w:lastRenderedPageBreak/>
          <w:delText>funktionieren, wenn die Unternehmen nicht geprüft würden.</w:delText>
        </w:r>
      </w:del>
    </w:p>
    <w:p w14:paraId="5A47C0BF" w14:textId="6B818924" w:rsidR="005A490B" w:rsidRPr="006E4E82" w:rsidRDefault="00A635B3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Und deshalb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 xml:space="preserve"> sehe ich einfach eine </w:t>
      </w:r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sehr gute Möglichkeit </w:t>
      </w:r>
      <w:commentRangeStart w:id="16"/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im Audit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commentRangeEnd w:id="16"/>
      <w:r w:rsidRPr="006E4E82">
        <w:rPr>
          <w:rStyle w:val="CommentReference"/>
          <w:rFonts w:eastAsia="Times New Roman"/>
        </w:rPr>
        <w:commentReference w:id="16"/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 xml:space="preserve">mein </w:t>
      </w:r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Interesse für Wirtschaft 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 xml:space="preserve">und meine Fähigkeit einzusetzen, die ich über die letzten Jahre aufbauen konnte. </w:t>
      </w:r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vor allem eben 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>mein</w:t>
      </w:r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Auge fürs Detail.</w:t>
      </w:r>
    </w:p>
    <w:p w14:paraId="62EC9E29" w14:textId="01A9D8BB" w:rsidR="003B0D86" w:rsidRPr="005E17FF" w:rsidRDefault="0083097A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Werde dazu auch </w:t>
      </w:r>
      <w:proofErr w:type="spellStart"/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Markies</w:t>
      </w:r>
      <w:proofErr w:type="spellEnd"/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-Media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zum Ende diesen Monats </w:t>
      </w:r>
      <w:r w:rsidR="00F437E5" w:rsidRPr="005E17FF">
        <w:rPr>
          <w:rFonts w:ascii="Arial" w:eastAsia="Times New Roman" w:hAnsi="Arial" w:cs="Arial"/>
          <w:sz w:val="26"/>
          <w:szCs w:val="26"/>
          <w:lang w:eastAsia="de-DE"/>
        </w:rPr>
        <w:t>verlassen</w:t>
      </w:r>
      <w:r w:rsidR="000F5AFB">
        <w:rPr>
          <w:rFonts w:ascii="Arial" w:eastAsia="Times New Roman" w:hAnsi="Arial" w:cs="Arial"/>
          <w:sz w:val="26"/>
          <w:szCs w:val="26"/>
          <w:lang w:eastAsia="de-DE"/>
        </w:rPr>
        <w:t xml:space="preserve">. </w:t>
      </w:r>
    </w:p>
    <w:p w14:paraId="37325EBB" w14:textId="2C2A83CF" w:rsidR="00D00857" w:rsidRPr="005E17FF" w:rsidRDefault="00D00857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Im gleichen Zuge bin ich 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Auf </w:t>
      </w: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BDO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r w:rsidRPr="008C424E">
        <w:rPr>
          <w:rFonts w:ascii="Arial" w:eastAsia="Times New Roman" w:hAnsi="Arial" w:cs="Arial"/>
          <w:sz w:val="26"/>
          <w:szCs w:val="26"/>
          <w:lang w:eastAsia="de-DE"/>
        </w:rPr>
        <w:t xml:space="preserve">aufmerksam </w:t>
      </w:r>
      <w:r>
        <w:rPr>
          <w:rFonts w:ascii="Arial" w:eastAsia="Times New Roman" w:hAnsi="Arial" w:cs="Arial"/>
          <w:sz w:val="26"/>
          <w:szCs w:val="26"/>
          <w:lang w:eastAsia="de-DE"/>
        </w:rPr>
        <w:t>geworden. T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atsächlich im Gespräch mit einem ihrer ehemaligen Praktikanten. Dem </w:t>
      </w:r>
      <w:proofErr w:type="spellStart"/>
      <w:r w:rsidRPr="00036813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Aishwin</w:t>
      </w:r>
      <w:proofErr w:type="spellEnd"/>
      <w:r w:rsidRPr="00036813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Arora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.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Er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war bis 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zum </w:t>
      </w:r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ersten dieses Jahres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 Pra</w:t>
      </w:r>
      <w:r w:rsidR="006E4E82">
        <w:rPr>
          <w:rFonts w:ascii="Arial" w:eastAsia="Times New Roman" w:hAnsi="Arial" w:cs="Arial"/>
          <w:sz w:val="26"/>
          <w:szCs w:val="26"/>
          <w:lang w:eastAsia="de-DE"/>
        </w:rPr>
        <w:t>k</w:t>
      </w:r>
      <w:r>
        <w:rPr>
          <w:rFonts w:ascii="Arial" w:eastAsia="Times New Roman" w:hAnsi="Arial" w:cs="Arial"/>
          <w:sz w:val="26"/>
          <w:szCs w:val="26"/>
          <w:lang w:eastAsia="de-DE"/>
        </w:rPr>
        <w:t>tikant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in ihrem </w:t>
      </w:r>
      <w:r>
        <w:rPr>
          <w:rFonts w:ascii="Arial" w:eastAsia="Times New Roman" w:hAnsi="Arial" w:cs="Arial"/>
          <w:sz w:val="26"/>
          <w:szCs w:val="26"/>
          <w:lang w:eastAsia="de-DE"/>
        </w:rPr>
        <w:t>Hamburger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Office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 im </w:t>
      </w:r>
      <w:r w:rsidR="0049606C">
        <w:rPr>
          <w:rFonts w:ascii="Arial" w:eastAsia="Times New Roman" w:hAnsi="Arial" w:cs="Arial"/>
          <w:sz w:val="26"/>
          <w:szCs w:val="26"/>
          <w:lang w:eastAsia="de-DE"/>
        </w:rPr>
        <w:t>Audit.</w:t>
      </w:r>
    </w:p>
    <w:p w14:paraId="2268FAE9" w14:textId="77777777" w:rsidR="00D00857" w:rsidRPr="005E17FF" w:rsidRDefault="00D00857" w:rsidP="00985744">
      <w:pPr>
        <w:spacing w:after="240" w:line="360" w:lineRule="auto"/>
        <w:rPr>
          <w:rFonts w:ascii="Arial" w:eastAsia="Times New Roman" w:hAnsi="Arial" w:cs="Arial"/>
          <w:b/>
          <w:bCs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Er hat mir 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>von erzählt,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dass 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ihm bei </w:t>
      </w: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BDO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am Meisten </w:t>
      </w:r>
    </w:p>
    <w:p w14:paraId="306E815B" w14:textId="6E44CB27" w:rsidR="00D00857" w:rsidRDefault="00D00857" w:rsidP="00985744">
      <w:pPr>
        <w:spacing w:after="240" w:line="360" w:lineRule="auto"/>
        <w:rPr>
          <w:rFonts w:ascii="Arial" w:eastAsia="Times New Roman" w:hAnsi="Arial" w:cs="Arial"/>
          <w:b/>
          <w:bCs/>
          <w:sz w:val="26"/>
          <w:szCs w:val="26"/>
          <w:lang w:eastAsia="de-DE"/>
        </w:rPr>
      </w:pPr>
      <w:proofErr w:type="spellStart"/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Die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.</w:t>
      </w: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Teamdanymik</w:t>
      </w:r>
      <w:proofErr w:type="spellEnd"/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gefallen hat </w:t>
      </w:r>
      <w:proofErr w:type="spellStart"/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z.B</w:t>
      </w:r>
      <w:proofErr w:type="spellEnd"/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als in der Bussy Season </w:t>
      </w:r>
      <w:r w:rsidR="000609D0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über Wochen v</w:t>
      </w: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on morgens bis spät </w:t>
      </w:r>
      <w:proofErr w:type="spellStart"/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Abends</w:t>
      </w:r>
      <w:proofErr w:type="spellEnd"/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gearbeitet wurden &amp; das Team super harmoni</w:t>
      </w:r>
      <w:r w:rsidR="00695F40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e</w:t>
      </w: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rt hat</w:t>
      </w:r>
      <w:commentRangeStart w:id="17"/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.</w:t>
      </w:r>
      <w:commentRangeEnd w:id="17"/>
      <w:r w:rsidR="008B5869">
        <w:rPr>
          <w:rStyle w:val="CommentReference"/>
          <w:rFonts w:eastAsia="Times New Roman"/>
        </w:rPr>
        <w:commentReference w:id="17"/>
      </w:r>
    </w:p>
    <w:p w14:paraId="61CA9726" w14:textId="1EF1DAF8" w:rsidR="008B5869" w:rsidRDefault="008B586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commentRangeStart w:id="18"/>
      <w:commentRangeStart w:id="19"/>
      <w:r w:rsidRPr="00985744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Und ,mir geraten zu BDO zugehen</w:t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Pr="00985744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wenn </w:t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t xml:space="preserve">ich eine </w:t>
      </w:r>
      <w:r w:rsidRPr="00985744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lehrreich Erfahrung</w:t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t xml:space="preserve"> bei einer Top Wirtschaftsprüfung haben möchte &amp; in einer 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dynamischen </w:t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lastRenderedPageBreak/>
        <w:t xml:space="preserve">Umgebung Arbeiten 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möchte </w:t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t xml:space="preserve">in der man sich gegenseitig Applaudiert wenn gute Arbeit entsteht. </w:t>
      </w:r>
      <w:commentRangeEnd w:id="18"/>
      <w:r w:rsidR="00586E70">
        <w:rPr>
          <w:rStyle w:val="CommentReference"/>
          <w:rFonts w:eastAsia="Times New Roman"/>
        </w:rPr>
        <w:commentReference w:id="18"/>
      </w:r>
    </w:p>
    <w:p w14:paraId="284646D9" w14:textId="41BCC47E" w:rsidR="008B5869" w:rsidRPr="008B5869" w:rsidDel="007972A5" w:rsidRDefault="008B5869" w:rsidP="00985744">
      <w:pPr>
        <w:spacing w:after="240" w:line="360" w:lineRule="auto"/>
        <w:rPr>
          <w:del w:id="20" w:author="jonas.stegh@pumpkincareers.com" w:date="2023-05-11T10:03:00Z"/>
          <w:rFonts w:ascii="Arial" w:eastAsia="Times New Roman" w:hAnsi="Arial" w:cs="Arial"/>
          <w:sz w:val="26"/>
          <w:szCs w:val="26"/>
          <w:lang w:eastAsia="de-DE"/>
        </w:rPr>
      </w:pPr>
      <w:del w:id="21" w:author="jonas.stegh@pumpkincareers.com" w:date="2023-05-11T10:03:00Z">
        <w:r w:rsidRPr="008B5869" w:rsidDel="007972A5">
          <w:rPr>
            <w:rFonts w:ascii="Arial" w:eastAsia="Times New Roman" w:hAnsi="Arial" w:cs="Arial"/>
            <w:sz w:val="26"/>
            <w:szCs w:val="26"/>
            <w:lang w:eastAsia="de-DE"/>
          </w:rPr>
          <w:delText xml:space="preserve">Zumal </w:delText>
        </w:r>
        <w:r w:rsidR="000C46E2" w:rsidDel="007972A5">
          <w:rPr>
            <w:rFonts w:ascii="Arial" w:eastAsia="Times New Roman" w:hAnsi="Arial" w:cs="Arial"/>
            <w:sz w:val="26"/>
            <w:szCs w:val="26"/>
            <w:lang w:eastAsia="de-DE"/>
          </w:rPr>
          <w:delText>ich</w:delText>
        </w:r>
        <w:r w:rsidRPr="008B5869" w:rsidDel="007972A5">
          <w:rPr>
            <w:rFonts w:ascii="Arial" w:eastAsia="Times New Roman" w:hAnsi="Arial" w:cs="Arial"/>
            <w:sz w:val="26"/>
            <w:szCs w:val="26"/>
            <w:lang w:eastAsia="de-DE"/>
          </w:rPr>
          <w:delText xml:space="preserve"> bei BDO das Gefühl ha</w:delText>
        </w:r>
        <w:r w:rsidR="00C44E75" w:rsidDel="007972A5">
          <w:rPr>
            <w:rFonts w:ascii="Arial" w:eastAsia="Times New Roman" w:hAnsi="Arial" w:cs="Arial"/>
            <w:sz w:val="26"/>
            <w:szCs w:val="26"/>
            <w:lang w:eastAsia="de-DE"/>
          </w:rPr>
          <w:delText>be</w:delText>
        </w:r>
        <w:r w:rsidRPr="008B5869" w:rsidDel="007972A5">
          <w:rPr>
            <w:rFonts w:ascii="Arial" w:eastAsia="Times New Roman" w:hAnsi="Arial" w:cs="Arial"/>
            <w:sz w:val="26"/>
            <w:szCs w:val="26"/>
            <w:lang w:eastAsia="de-DE"/>
          </w:rPr>
          <w:delText xml:space="preserve"> die Arbeitseinstellung &amp; Werte im Inneren Die Ergebnisse im Außen wiederspeigeln </w:delText>
        </w:r>
        <w:r w:rsidDel="007972A5">
          <w:delText xml:space="preserve">Und ich denke das Prüfungsmandat für SAP </w:delText>
        </w:r>
        <w:r w:rsidR="000C46E2" w:rsidDel="007972A5">
          <w:delText xml:space="preserve">in diesem </w:delText>
        </w:r>
        <w:r w:rsidDel="007972A5">
          <w:delText xml:space="preserve"> Geschäftsjahr ist der beste Beweis dafür. </w:delText>
        </w:r>
        <w:commentRangeEnd w:id="19"/>
        <w:r w:rsidDel="007972A5">
          <w:rPr>
            <w:rStyle w:val="CommentReference"/>
            <w:rFonts w:eastAsia="Times New Roman"/>
          </w:rPr>
          <w:commentReference w:id="19"/>
        </w:r>
        <w:commentRangeStart w:id="22"/>
        <w:commentRangeEnd w:id="22"/>
        <w:r w:rsidR="000C46E2" w:rsidDel="007972A5">
          <w:rPr>
            <w:rStyle w:val="CommentReference"/>
            <w:rFonts w:eastAsia="Times New Roman"/>
          </w:rPr>
          <w:commentReference w:id="22"/>
        </w:r>
      </w:del>
    </w:p>
    <w:p w14:paraId="6CFE1545" w14:textId="77777777" w:rsidR="004C4656" w:rsidRDefault="004C4656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</w:p>
    <w:p w14:paraId="4FC09C74" w14:textId="77777777" w:rsidR="004C4656" w:rsidRPr="005E17FF" w:rsidRDefault="004C4656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</w:p>
    <w:p w14:paraId="4F2625FD" w14:textId="77777777" w:rsidR="0083097A" w:rsidRPr="005E17FF" w:rsidRDefault="0083097A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</w:p>
    <w:p w14:paraId="18BB28DD" w14:textId="77777777" w:rsidR="00563D4F" w:rsidRPr="005E17FF" w:rsidRDefault="00563D4F" w:rsidP="00985744">
      <w:pPr>
        <w:spacing w:after="240" w:line="360" w:lineRule="auto"/>
        <w:rPr>
          <w:rFonts w:ascii="Arial" w:hAnsi="Arial" w:cs="Arial"/>
          <w:sz w:val="26"/>
          <w:szCs w:val="26"/>
        </w:rPr>
      </w:pPr>
    </w:p>
    <w:p w14:paraId="49348F5A" w14:textId="77777777" w:rsidR="00A46227" w:rsidRDefault="00A46227" w:rsidP="00985744">
      <w:pPr>
        <w:spacing w:after="240" w:line="360" w:lineRule="auto"/>
        <w:rPr>
          <w:rFonts w:ascii="Arial" w:hAnsi="Arial" w:cs="Arial"/>
          <w:sz w:val="26"/>
          <w:szCs w:val="26"/>
        </w:rPr>
      </w:pPr>
    </w:p>
    <w:p w14:paraId="0D8D2C57" w14:textId="77777777" w:rsidR="007F2BA2" w:rsidRDefault="007F2BA2" w:rsidP="00985744">
      <w:pPr>
        <w:spacing w:after="240" w:line="360" w:lineRule="auto"/>
        <w:rPr>
          <w:rFonts w:ascii="Arial" w:hAnsi="Arial" w:cs="Arial"/>
          <w:sz w:val="26"/>
          <w:szCs w:val="26"/>
        </w:rPr>
      </w:pPr>
    </w:p>
    <w:p w14:paraId="576AFB72" w14:textId="77777777" w:rsidR="007F2BA2" w:rsidRDefault="007F2BA2" w:rsidP="00985744">
      <w:pPr>
        <w:spacing w:after="240" w:line="360" w:lineRule="auto"/>
        <w:rPr>
          <w:rFonts w:ascii="Arial" w:hAnsi="Arial" w:cs="Arial"/>
          <w:sz w:val="26"/>
          <w:szCs w:val="26"/>
        </w:rPr>
      </w:pPr>
    </w:p>
    <w:p w14:paraId="02B1CEB5" w14:textId="77777777" w:rsidR="007F2BA2" w:rsidRDefault="007F2BA2" w:rsidP="00985744">
      <w:pPr>
        <w:spacing w:after="240" w:line="360" w:lineRule="auto"/>
        <w:rPr>
          <w:rFonts w:ascii="Arial" w:hAnsi="Arial" w:cs="Arial"/>
          <w:sz w:val="26"/>
          <w:szCs w:val="26"/>
        </w:rPr>
      </w:pPr>
    </w:p>
    <w:p w14:paraId="46928898" w14:textId="77777777" w:rsidR="007F2BA2" w:rsidRDefault="007F2BA2" w:rsidP="00985744">
      <w:pPr>
        <w:spacing w:after="240" w:line="360" w:lineRule="auto"/>
        <w:rPr>
          <w:rFonts w:ascii="Arial" w:hAnsi="Arial" w:cs="Arial"/>
          <w:sz w:val="26"/>
          <w:szCs w:val="26"/>
        </w:rPr>
      </w:pPr>
    </w:p>
    <w:p w14:paraId="029B1D23" w14:textId="77777777" w:rsidR="007F2BA2" w:rsidRDefault="007F2BA2" w:rsidP="00985744">
      <w:pPr>
        <w:spacing w:after="240" w:line="360" w:lineRule="auto"/>
        <w:rPr>
          <w:rFonts w:ascii="Arial" w:hAnsi="Arial" w:cs="Arial"/>
          <w:sz w:val="26"/>
          <w:szCs w:val="26"/>
        </w:rPr>
      </w:pPr>
    </w:p>
    <w:p w14:paraId="7C8C7C25" w14:textId="77777777" w:rsidR="007F2BA2" w:rsidRDefault="007F2BA2" w:rsidP="00985744">
      <w:pPr>
        <w:spacing w:after="240" w:line="360" w:lineRule="auto"/>
        <w:rPr>
          <w:rFonts w:ascii="Arial" w:hAnsi="Arial" w:cs="Arial"/>
          <w:sz w:val="26"/>
          <w:szCs w:val="26"/>
        </w:rPr>
      </w:pPr>
    </w:p>
    <w:p w14:paraId="54F9F8A0" w14:textId="77777777" w:rsidR="007F2BA2" w:rsidRPr="005E17FF" w:rsidRDefault="007F2BA2" w:rsidP="00985744">
      <w:pPr>
        <w:spacing w:after="240" w:line="360" w:lineRule="auto"/>
        <w:rPr>
          <w:rFonts w:ascii="Arial" w:hAnsi="Arial" w:cs="Arial"/>
          <w:sz w:val="26"/>
          <w:szCs w:val="26"/>
        </w:rPr>
      </w:pPr>
    </w:p>
    <w:sectPr w:rsidR="007F2BA2" w:rsidRPr="005E17FF" w:rsidSect="00985744">
      <w:pgSz w:w="11906" w:h="16838"/>
      <w:pgMar w:top="1440" w:right="3629" w:bottom="1440" w:left="3629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" w:author="Tim Brandl" w:date="2023-05-10T11:46:00Z" w:initials="TB">
    <w:p w14:paraId="666499A2" w14:textId="36F3EA11" w:rsidR="00D00857" w:rsidRDefault="00D00857">
      <w:pPr>
        <w:pStyle w:val="CommentText"/>
      </w:pPr>
      <w:r w:rsidRPr="00C95C28">
        <w:rPr>
          <w:rStyle w:val="CommentReference"/>
          <w:b/>
          <w:bCs/>
          <w:u w:val="single"/>
        </w:rPr>
        <w:annotationRef/>
      </w:r>
      <w:r w:rsidR="00C95C28" w:rsidRPr="00C95C28">
        <w:rPr>
          <w:b/>
          <w:bCs/>
          <w:u w:val="single"/>
        </w:rPr>
        <w:t>Gekürzt</w:t>
      </w:r>
      <w:r w:rsidR="00C95C28">
        <w:t xml:space="preserve">: </w:t>
      </w:r>
      <w:r w:rsidR="004032DD">
        <w:t xml:space="preserve">Und </w:t>
      </w:r>
      <w:r>
        <w:t xml:space="preserve">Zudem </w:t>
      </w:r>
      <w:r w:rsidR="004032DD" w:rsidRPr="00BB7CF9">
        <w:rPr>
          <w:rFonts w:ascii="Arial" w:hAnsi="Arial" w:cs="Arial"/>
          <w:sz w:val="26"/>
          <w:szCs w:val="26"/>
          <w:lang w:eastAsia="de-DE"/>
        </w:rPr>
        <w:t xml:space="preserve">die Möglichkeit </w:t>
      </w:r>
      <w:r w:rsidR="004032DD">
        <w:t>bekommen</w:t>
      </w:r>
      <w:r>
        <w:t xml:space="preserve"> wegen meinem gute Auge zum Detail, auch immer einen </w:t>
      </w:r>
      <w:r w:rsidR="004032DD">
        <w:t xml:space="preserve">prüfenden </w:t>
      </w:r>
      <w:r>
        <w:t xml:space="preserve">Blick über unsere Buchführung </w:t>
      </w:r>
      <w:r w:rsidR="004032DD">
        <w:t xml:space="preserve">Einnahmenüberschussrechnung zu </w:t>
      </w:r>
      <w:r>
        <w:t xml:space="preserve">werfen und dort nochmal alle Positionen </w:t>
      </w:r>
      <w:r w:rsidR="004032DD">
        <w:t xml:space="preserve">zu </w:t>
      </w:r>
      <w:r>
        <w:t>checken, bevor das monatlich abgegeben wurde.</w:t>
      </w:r>
    </w:p>
  </w:comment>
  <w:comment w:id="7" w:author="Tim Brandl" w:date="2023-05-10T11:44:00Z" w:initials="TB">
    <w:p w14:paraId="3339AAE5" w14:textId="11894A29" w:rsidR="004032DD" w:rsidRDefault="00D00857" w:rsidP="004032DD">
      <w:pPr>
        <w:pStyle w:val="NormalWeb"/>
      </w:pPr>
      <w:r>
        <w:rPr>
          <w:rStyle w:val="CommentReference"/>
        </w:rPr>
        <w:annotationRef/>
      </w:r>
      <w:r w:rsidR="00C95C28" w:rsidRPr="00C95C28">
        <w:rPr>
          <w:rFonts w:ascii="Arial" w:hAnsi="Arial" w:cs="Arial"/>
          <w:b/>
          <w:bCs/>
          <w:sz w:val="26"/>
          <w:szCs w:val="26"/>
          <w:u w:val="single"/>
        </w:rPr>
        <w:t>Gekürzt</w:t>
      </w:r>
      <w:r w:rsidR="00C95C28">
        <w:rPr>
          <w:rFonts w:ascii="Arial" w:hAnsi="Arial" w:cs="Arial"/>
          <w:sz w:val="26"/>
          <w:szCs w:val="26"/>
        </w:rPr>
        <w:t xml:space="preserve">: </w:t>
      </w:r>
      <w:r w:rsidR="004032DD" w:rsidRPr="00BB7CF9">
        <w:rPr>
          <w:rFonts w:ascii="Arial" w:hAnsi="Arial" w:cs="Arial"/>
          <w:sz w:val="26"/>
          <w:szCs w:val="26"/>
        </w:rPr>
        <w:t xml:space="preserve">Ich habe immer wieder diese Sachen gemacht, </w:t>
      </w:r>
      <w:r w:rsidR="004032DD">
        <w:t>Und mich irgendwie parallel gefragt. Wie sind die Prozesse bei seinem großen UNternehmen wo ein Aktienkurs existiert, und die können das ja nicht einfach so ungeprüft veröffentlichen!</w:t>
      </w:r>
    </w:p>
    <w:p w14:paraId="5E9AC651" w14:textId="10A4669E" w:rsidR="00D00857" w:rsidRPr="00C95C28" w:rsidRDefault="00D00857" w:rsidP="00C95C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de-DE"/>
        </w:rPr>
      </w:pPr>
    </w:p>
  </w:comment>
  <w:comment w:id="8" w:author="Tim Brandl" w:date="2023-05-10T17:43:00Z" w:initials="TB">
    <w:p w14:paraId="5BF9B1B0" w14:textId="77777777" w:rsidR="00C65BE4" w:rsidRPr="00D00857" w:rsidRDefault="00C65BE4" w:rsidP="00C65BE4">
      <w:pPr>
        <w:spacing w:after="240" w:line="360" w:lineRule="auto"/>
        <w:jc w:val="both"/>
        <w:rPr>
          <w:rFonts w:ascii="Arial" w:eastAsia="Times New Roman" w:hAnsi="Arial" w:cs="Arial"/>
          <w:sz w:val="26"/>
          <w:szCs w:val="26"/>
          <w:lang w:eastAsia="de-DE"/>
        </w:rPr>
      </w:pPr>
      <w:r>
        <w:rPr>
          <w:rStyle w:val="CommentReference"/>
        </w:rPr>
        <w:annotationRef/>
      </w:r>
      <w:r w:rsidRPr="00C65BE4">
        <w:rPr>
          <w:b/>
          <w:bCs/>
          <w:u w:val="single"/>
        </w:rPr>
        <w:t>Original</w:t>
      </w:r>
      <w:r>
        <w:t xml:space="preserve">: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Und ….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Gemerkt wie enorm wichtig die Wirtschaftsprüfung ist,,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 damit unsere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Wirtschaft und die Börsen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 funktionieren können. Denn worauf die alle aufbauen ist auf Vertrauen! </w:t>
      </w:r>
    </w:p>
    <w:p w14:paraId="1522A6EC" w14:textId="77777777" w:rsidR="00C65BE4" w:rsidRPr="00C95C28" w:rsidRDefault="00C65BE4" w:rsidP="00C65BE4">
      <w:pPr>
        <w:spacing w:after="240" w:line="360" w:lineRule="auto"/>
        <w:jc w:val="both"/>
        <w:rPr>
          <w:rFonts w:ascii="Arial" w:eastAsia="Times New Roman" w:hAnsi="Arial" w:cs="Arial"/>
          <w:sz w:val="26"/>
          <w:szCs w:val="26"/>
          <w:lang w:eastAsia="de-DE"/>
        </w:rPr>
      </w:pP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Wirtschaftsprüfungen sorgen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 letztendlich durch die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jährlichen Prüfungen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 dafür, dass dieses Vertrauen gestärkt wird &amp;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Gesetliche Betimmungen, &amp; Ethische Grundsätze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 eingehalten werden</w:t>
      </w:r>
    </w:p>
    <w:p w14:paraId="6D6A7A7B" w14:textId="77777777" w:rsidR="00C65BE4" w:rsidRPr="00BB7CF9" w:rsidRDefault="00C65BE4" w:rsidP="00C65BE4">
      <w:pPr>
        <w:spacing w:after="240" w:line="360" w:lineRule="auto"/>
        <w:jc w:val="both"/>
        <w:rPr>
          <w:rFonts w:ascii="Arial" w:eastAsia="Times New Roman" w:hAnsi="Arial" w:cs="Arial"/>
          <w:b/>
          <w:bCs/>
          <w:sz w:val="26"/>
          <w:szCs w:val="26"/>
          <w:lang w:eastAsia="de-DE"/>
        </w:rPr>
      </w:pPr>
      <w:r w:rsidRPr="00BB7CF9">
        <w:rPr>
          <w:rFonts w:ascii="Cambria Math" w:eastAsia="Times New Roman" w:hAnsi="Cambria Math" w:cs="Cambria Math"/>
          <w:b/>
          <w:bCs/>
          <w:sz w:val="26"/>
          <w:szCs w:val="26"/>
          <w:lang w:eastAsia="de-DE"/>
        </w:rPr>
        <w:t>⇒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Wir haben hier 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>praktisc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h eine dritte Partei, d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>ie uns DAS nochmal bestätigt!!</w:t>
      </w:r>
    </w:p>
    <w:p w14:paraId="28E9BD37" w14:textId="77777777" w:rsidR="00C65BE4" w:rsidRPr="006E4E82" w:rsidRDefault="00C65BE4" w:rsidP="00C65BE4">
      <w:pPr>
        <w:spacing w:after="240" w:line="360" w:lineRule="auto"/>
        <w:jc w:val="both"/>
        <w:rPr>
          <w:rFonts w:ascii="Arial" w:eastAsia="Times New Roman" w:hAnsi="Arial" w:cs="Arial"/>
          <w:sz w:val="26"/>
          <w:szCs w:val="26"/>
          <w:lang w:eastAsia="de-DE"/>
        </w:rPr>
      </w:pP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- </w:t>
      </w:r>
      <w:r w:rsidRPr="00BB7CF9">
        <w:rPr>
          <w:rFonts w:ascii="Cambria Math" w:eastAsia="Times New Roman" w:hAnsi="Cambria Math" w:cs="Cambria Math"/>
          <w:b/>
          <w:bCs/>
          <w:sz w:val="26"/>
          <w:szCs w:val="26"/>
          <w:lang w:eastAsia="de-DE"/>
        </w:rPr>
        <w:t>⇒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Dadurch steigt unser Vertrauen </w:t>
      </w:r>
      <w:r w:rsidRPr="004F059D">
        <w:rPr>
          <w:rFonts w:ascii="Arial" w:eastAsia="Times New Roman" w:hAnsi="Arial" w:cs="Arial"/>
          <w:sz w:val="26"/>
          <w:szCs w:val="26"/>
          <w:lang w:eastAsia="de-DE"/>
        </w:rPr>
        <w:t>dadurch steigt die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Investitionsbereitschaft</w:t>
      </w: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>Das sorgt letztendlich dafür dass unsere Wirtschaft besser funktioniert</w:t>
      </w:r>
      <w:r w:rsidRPr="006E4E82">
        <w:rPr>
          <w:rStyle w:val="CommentReference"/>
          <w:rFonts w:eastAsia="Times New Roman"/>
        </w:rPr>
        <w:annotationRef/>
      </w:r>
    </w:p>
    <w:p w14:paraId="2A0CBCA0" w14:textId="77777777" w:rsidR="00C65BE4" w:rsidRPr="006E4E82" w:rsidRDefault="00C65BE4" w:rsidP="00C65BE4">
      <w:pPr>
        <w:spacing w:after="240" w:line="360" w:lineRule="auto"/>
        <w:jc w:val="both"/>
        <w:rPr>
          <w:rFonts w:ascii="Arial" w:eastAsia="Times New Roman" w:hAnsi="Arial" w:cs="Arial"/>
          <w:sz w:val="26"/>
          <w:szCs w:val="26"/>
          <w:lang w:eastAsia="de-DE"/>
        </w:rPr>
      </w:pPr>
      <w:r w:rsidRPr="006E4E82">
        <w:rPr>
          <w:rFonts w:ascii="Arial" w:eastAsia="Times New Roman" w:hAnsi="Arial" w:cs="Arial"/>
          <w:sz w:val="26"/>
          <w:szCs w:val="26"/>
          <w:lang w:eastAsia="de-DE"/>
        </w:rPr>
        <w:t>- Das heißt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Audit </w:t>
      </w:r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ist so ein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wenig das Motoröl 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>der Wirtschaft &amp; von Börsen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. 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>Die würden weniger gut funktionieren, wenn die Unternehmen nicht geprüft würden.</w:t>
      </w:r>
    </w:p>
    <w:p w14:paraId="6A88F341" w14:textId="45AD1134" w:rsidR="00C65BE4" w:rsidRDefault="00C65BE4">
      <w:pPr>
        <w:pStyle w:val="CommentText"/>
      </w:pPr>
    </w:p>
  </w:comment>
  <w:comment w:id="13" w:author="Tim Brandl" w:date="2023-05-10T11:48:00Z" w:initials="TB">
    <w:p w14:paraId="2B50E6EF" w14:textId="77777777" w:rsidR="00D00857" w:rsidRPr="00BB7CF9" w:rsidRDefault="00D00857" w:rsidP="00D00857">
      <w:pPr>
        <w:spacing w:after="240" w:line="360" w:lineRule="auto"/>
        <w:jc w:val="both"/>
        <w:rPr>
          <w:rFonts w:ascii="Arial" w:eastAsia="Times New Roman" w:hAnsi="Arial" w:cs="Arial"/>
          <w:b/>
          <w:bCs/>
          <w:sz w:val="26"/>
          <w:szCs w:val="26"/>
          <w:lang w:eastAsia="de-DE"/>
        </w:rPr>
      </w:pPr>
      <w:r>
        <w:rPr>
          <w:rStyle w:val="CommentReference"/>
        </w:rPr>
        <w:annotationRef/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. Zb. Complienc &amp; das Vertrauen der Deutsch Bank wiederherzustellen nach der Krise 2009.</w:t>
      </w:r>
    </w:p>
    <w:p w14:paraId="78EFAA73" w14:textId="59B82A80" w:rsidR="00D00857" w:rsidRDefault="00D00857">
      <w:pPr>
        <w:pStyle w:val="CommentText"/>
      </w:pPr>
    </w:p>
  </w:comment>
  <w:comment w:id="16" w:author="Tim Brandl" w:date="2023-05-10T12:01:00Z" w:initials="TB">
    <w:p w14:paraId="32942925" w14:textId="13AF4E2C" w:rsidR="00A635B3" w:rsidRDefault="00A635B3">
      <w:pPr>
        <w:pStyle w:val="CommentText"/>
      </w:pPr>
      <w:r>
        <w:rPr>
          <w:rStyle w:val="CommentReference"/>
        </w:rPr>
        <w:annotationRef/>
      </w:r>
      <w:r>
        <w:t xml:space="preserve">In der </w:t>
      </w:r>
      <w:r w:rsidRPr="00A635B3">
        <w:rPr>
          <w:rFonts w:ascii="Arial" w:hAnsi="Arial" w:cs="Arial"/>
          <w:b/>
          <w:bCs/>
          <w:sz w:val="26"/>
          <w:szCs w:val="26"/>
          <w:lang w:eastAsia="de-DE"/>
        </w:rPr>
        <w:t>Wirtschaftsprüfung</w:t>
      </w:r>
    </w:p>
  </w:comment>
  <w:comment w:id="17" w:author="Tim Brandl" w:date="2023-05-10T16:20:00Z" w:initials="TB">
    <w:p w14:paraId="150B7AB4" w14:textId="77777777" w:rsidR="008B5869" w:rsidRDefault="008B5869" w:rsidP="008B5869">
      <w:pPr>
        <w:spacing w:after="240" w:line="360" w:lineRule="auto"/>
        <w:jc w:val="both"/>
        <w:rPr>
          <w:rFonts w:ascii="Arial" w:eastAsia="Times New Roman" w:hAnsi="Arial" w:cs="Arial"/>
          <w:b/>
          <w:bCs/>
          <w:sz w:val="26"/>
          <w:szCs w:val="26"/>
          <w:lang w:eastAsia="de-DE"/>
        </w:rPr>
      </w:pPr>
      <w:r>
        <w:rPr>
          <w:rStyle w:val="CommentReference"/>
        </w:rPr>
        <w:annotationRef/>
      </w: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Und außer dem begeister war von der vielen Verantwortung, die ihm zugetragen wurde z.b durch ein Eigenes Projekt  von dem er sehr viel für sich lernen konnte.</w:t>
      </w:r>
    </w:p>
    <w:p w14:paraId="44B9A2EF" w14:textId="746F0A41" w:rsidR="008B5869" w:rsidRDefault="008B5869">
      <w:pPr>
        <w:pStyle w:val="CommentText"/>
      </w:pPr>
    </w:p>
  </w:comment>
  <w:comment w:id="18" w:author="Tim Brandl" w:date="2023-05-10T16:45:00Z" w:initials="TB">
    <w:p w14:paraId="0B7ADBD1" w14:textId="6376BDD9" w:rsidR="00586E70" w:rsidRDefault="00586E70" w:rsidP="00586E70">
      <w:pPr>
        <w:spacing w:after="240" w:line="360" w:lineRule="auto"/>
        <w:jc w:val="both"/>
        <w:rPr>
          <w:rFonts w:ascii="Arial" w:eastAsia="Times New Roman" w:hAnsi="Arial" w:cs="Arial"/>
          <w:sz w:val="26"/>
          <w:szCs w:val="26"/>
          <w:lang w:eastAsia="de-DE"/>
        </w:rPr>
      </w:pPr>
      <w:r>
        <w:rPr>
          <w:rStyle w:val="CommentReference"/>
        </w:rPr>
        <w:annotationRef/>
      </w:r>
      <w:r w:rsidRPr="008B5869">
        <w:rPr>
          <w:rFonts w:ascii="Arial" w:eastAsia="Times New Roman" w:hAnsi="Arial" w:cs="Arial"/>
          <w:b/>
          <w:bCs/>
          <w:sz w:val="26"/>
          <w:szCs w:val="26"/>
          <w:u w:val="single"/>
          <w:lang w:eastAsia="de-DE"/>
        </w:rPr>
        <w:t>Alternative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 : Und ,m</w:t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t>ir geraten zu BDO zugehen wenn ich eine lehrreich Erfahrung bei einer Top Wirtschaftsprüfung haben möchte &amp;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t xml:space="preserve">einen Einblick in die Zahlen der Top deutsch Unternehmen </w:t>
      </w:r>
      <w:r>
        <w:rPr>
          <w:rFonts w:ascii="Arial" w:eastAsia="Times New Roman" w:hAnsi="Arial" w:cs="Arial"/>
          <w:sz w:val="26"/>
          <w:szCs w:val="26"/>
          <w:lang w:eastAsia="de-DE"/>
        </w:rPr>
        <w:t>zu bekommen.</w:t>
      </w:r>
    </w:p>
    <w:p w14:paraId="4D323E37" w14:textId="034F8B30" w:rsidR="00586E70" w:rsidRDefault="00586E70">
      <w:pPr>
        <w:pStyle w:val="CommentText"/>
      </w:pPr>
    </w:p>
  </w:comment>
  <w:comment w:id="19" w:author="Tim Brandl" w:date="2023-05-10T16:21:00Z" w:initials="TB">
    <w:p w14:paraId="2FB18721" w14:textId="4B9CB3FA" w:rsidR="008B5869" w:rsidRDefault="008B5869" w:rsidP="008B5869">
      <w:pPr>
        <w:spacing w:after="240" w:line="360" w:lineRule="auto"/>
        <w:jc w:val="both"/>
        <w:rPr>
          <w:rFonts w:ascii="Arial" w:eastAsia="Times New Roman" w:hAnsi="Arial" w:cs="Arial"/>
          <w:sz w:val="26"/>
          <w:szCs w:val="26"/>
          <w:lang w:eastAsia="de-DE"/>
        </w:rPr>
      </w:pPr>
      <w:r>
        <w:rPr>
          <w:rStyle w:val="CommentReference"/>
        </w:rPr>
        <w:annotationRef/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t>.</w:t>
      </w:r>
      <w:r w:rsidRPr="008B5869">
        <w:rPr>
          <w:rFonts w:ascii="Arial" w:eastAsia="Times New Roman" w:hAnsi="Arial" w:cs="Arial"/>
          <w:b/>
          <w:bCs/>
          <w:sz w:val="26"/>
          <w:szCs w:val="26"/>
          <w:u w:val="single"/>
          <w:lang w:eastAsia="de-DE"/>
        </w:rPr>
        <w:t>Alternative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: </w:t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t xml:space="preserve"> Mir geraten zu BDO zugehen wenn ich eine ich einen Einblick in die Zahlen der Top deutsch Unternehmen haben möchte &amp; in einem Team zu Arbeiten in der man sich gegenseitig Applaudiert wenn gute Arbeit entsteht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</w:p>
    <w:p w14:paraId="11B8C655" w14:textId="77777777" w:rsidR="008B5869" w:rsidRDefault="008B5869" w:rsidP="008B5869">
      <w:pPr>
        <w:spacing w:after="240" w:line="360" w:lineRule="auto"/>
        <w:jc w:val="both"/>
        <w:rPr>
          <w:rFonts w:ascii="Arial" w:eastAsia="Times New Roman" w:hAnsi="Arial" w:cs="Arial"/>
          <w:sz w:val="26"/>
          <w:szCs w:val="26"/>
          <w:lang w:eastAsia="de-DE"/>
        </w:rPr>
      </w:pPr>
    </w:p>
    <w:p w14:paraId="4BBD5240" w14:textId="04B5B5E2" w:rsidR="008B5869" w:rsidRPr="008B5869" w:rsidRDefault="008B5869" w:rsidP="008B5869">
      <w:pPr>
        <w:spacing w:after="240" w:line="360" w:lineRule="auto"/>
        <w:jc w:val="both"/>
        <w:rPr>
          <w:rFonts w:ascii="Arial" w:eastAsia="Times New Roman" w:hAnsi="Arial" w:cs="Arial"/>
          <w:sz w:val="26"/>
          <w:szCs w:val="26"/>
          <w:lang w:eastAsia="de-DE"/>
        </w:rPr>
      </w:pPr>
      <w:r>
        <w:rPr>
          <w:rFonts w:ascii="Arial" w:eastAsia="Times New Roman" w:hAnsi="Arial" w:cs="Arial"/>
          <w:sz w:val="26"/>
          <w:szCs w:val="26"/>
          <w:lang w:eastAsia="de-DE"/>
        </w:rPr>
        <w:t xml:space="preserve">Und heute bin ich hier </w:t>
      </w:r>
    </w:p>
    <w:p w14:paraId="5FA36938" w14:textId="4899D40E" w:rsidR="008B5869" w:rsidRDefault="008B5869">
      <w:pPr>
        <w:pStyle w:val="CommentText"/>
      </w:pPr>
    </w:p>
  </w:comment>
  <w:comment w:id="22" w:author="Tim Brandl" w:date="2023-05-10T16:28:00Z" w:initials="TB">
    <w:p w14:paraId="213CE8C2" w14:textId="526336E3" w:rsidR="000C46E2" w:rsidRDefault="000C46E2" w:rsidP="000C46E2">
      <w:pPr>
        <w:spacing w:after="240" w:line="360" w:lineRule="auto"/>
        <w:jc w:val="both"/>
      </w:pPr>
      <w:r>
        <w:rPr>
          <w:rStyle w:val="CommentReference"/>
        </w:rPr>
        <w:annotationRef/>
      </w:r>
      <w:r w:rsidRPr="00983C65">
        <w:t xml:space="preserve">Und heute bin ich hier, bei Ihnen, </w:t>
      </w:r>
      <w:r>
        <w:t xml:space="preserve">und würde mich geehrt fühlen </w:t>
      </w:r>
      <w:r w:rsidR="00C44E75">
        <w:t xml:space="preserve">wenn ich die &lt;Chance bekommen würde </w:t>
      </w:r>
      <w:r w:rsidR="00D532D6">
        <w:t xml:space="preserve">die Chance ein                                                                                                     </w:t>
      </w:r>
      <w:r>
        <w:t>Teil ihres Teams zu werden</w:t>
      </w:r>
    </w:p>
    <w:p w14:paraId="4751FF43" w14:textId="38BA1239" w:rsidR="000C46E2" w:rsidRDefault="000C46E2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66499A2" w15:done="0"/>
  <w15:commentEx w15:paraId="5E9AC651" w15:done="0"/>
  <w15:commentEx w15:paraId="6A88F341" w15:done="0"/>
  <w15:commentEx w15:paraId="78EFAA73" w15:done="0"/>
  <w15:commentEx w15:paraId="32942925" w15:done="0"/>
  <w15:commentEx w15:paraId="44B9A2EF" w15:done="0"/>
  <w15:commentEx w15:paraId="4D323E37" w15:done="0"/>
  <w15:commentEx w15:paraId="5FA36938" w15:done="0"/>
  <w15:commentEx w15:paraId="4751FF4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060298" w16cex:dateUtc="2023-05-10T09:46:00Z"/>
  <w16cex:commentExtensible w16cex:durableId="28060231" w16cex:dateUtc="2023-05-10T09:44:00Z"/>
  <w16cex:commentExtensible w16cex:durableId="2806564A" w16cex:dateUtc="2023-05-10T15:43:00Z"/>
  <w16cex:commentExtensible w16cex:durableId="280602F0" w16cex:dateUtc="2023-05-10T09:48:00Z"/>
  <w16cex:commentExtensible w16cex:durableId="2806060F" w16cex:dateUtc="2023-05-10T10:01:00Z"/>
  <w16cex:commentExtensible w16cex:durableId="280642D7" w16cex:dateUtc="2023-05-10T14:20:00Z"/>
  <w16cex:commentExtensible w16cex:durableId="28064899" w16cex:dateUtc="2023-05-10T14:45:00Z"/>
  <w16cex:commentExtensible w16cex:durableId="2806430F" w16cex:dateUtc="2023-05-10T14:21:00Z"/>
  <w16cex:commentExtensible w16cex:durableId="2806449B" w16cex:dateUtc="2023-05-10T14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66499A2" w16cid:durableId="28060298"/>
  <w16cid:commentId w16cid:paraId="5E9AC651" w16cid:durableId="28060231"/>
  <w16cid:commentId w16cid:paraId="6A88F341" w16cid:durableId="2806564A"/>
  <w16cid:commentId w16cid:paraId="78EFAA73" w16cid:durableId="280602F0"/>
  <w16cid:commentId w16cid:paraId="32942925" w16cid:durableId="2806060F"/>
  <w16cid:commentId w16cid:paraId="44B9A2EF" w16cid:durableId="280642D7"/>
  <w16cid:commentId w16cid:paraId="4D323E37" w16cid:durableId="28064899"/>
  <w16cid:commentId w16cid:paraId="5FA36938" w16cid:durableId="2806430F"/>
  <w16cid:commentId w16cid:paraId="4751FF43" w16cid:durableId="2806449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069E8"/>
    <w:multiLevelType w:val="multilevel"/>
    <w:tmpl w:val="4ED4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5504F"/>
    <w:multiLevelType w:val="multilevel"/>
    <w:tmpl w:val="567C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3400B"/>
    <w:multiLevelType w:val="hybridMultilevel"/>
    <w:tmpl w:val="5FE8B34A"/>
    <w:lvl w:ilvl="0" w:tplc="2A045EF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66279"/>
    <w:multiLevelType w:val="multilevel"/>
    <w:tmpl w:val="F516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D0907"/>
    <w:multiLevelType w:val="multilevel"/>
    <w:tmpl w:val="1A267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12104"/>
    <w:multiLevelType w:val="multilevel"/>
    <w:tmpl w:val="8428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660A9"/>
    <w:multiLevelType w:val="multilevel"/>
    <w:tmpl w:val="0B4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A78AE"/>
    <w:multiLevelType w:val="multilevel"/>
    <w:tmpl w:val="1010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A5D1B"/>
    <w:multiLevelType w:val="multilevel"/>
    <w:tmpl w:val="3DA8A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0A36B6"/>
    <w:multiLevelType w:val="multilevel"/>
    <w:tmpl w:val="233A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022BB2"/>
    <w:multiLevelType w:val="multilevel"/>
    <w:tmpl w:val="2D6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810FB"/>
    <w:multiLevelType w:val="hybridMultilevel"/>
    <w:tmpl w:val="E7487BDE"/>
    <w:lvl w:ilvl="0" w:tplc="CFA0A50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87C50"/>
    <w:multiLevelType w:val="multilevel"/>
    <w:tmpl w:val="93E8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51DC2D44"/>
    <w:multiLevelType w:val="multilevel"/>
    <w:tmpl w:val="8EE8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E5491"/>
    <w:multiLevelType w:val="multilevel"/>
    <w:tmpl w:val="0372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DF2C98"/>
    <w:multiLevelType w:val="multilevel"/>
    <w:tmpl w:val="DAD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E31CA"/>
    <w:multiLevelType w:val="multilevel"/>
    <w:tmpl w:val="991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E1CC4"/>
    <w:multiLevelType w:val="multilevel"/>
    <w:tmpl w:val="9ED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57608"/>
    <w:multiLevelType w:val="multilevel"/>
    <w:tmpl w:val="BC9A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D1751"/>
    <w:multiLevelType w:val="multilevel"/>
    <w:tmpl w:val="868C4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5047EC"/>
    <w:multiLevelType w:val="hybridMultilevel"/>
    <w:tmpl w:val="A5AE7F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341554"/>
    <w:multiLevelType w:val="multilevel"/>
    <w:tmpl w:val="E9866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425A1E"/>
    <w:multiLevelType w:val="hybridMultilevel"/>
    <w:tmpl w:val="DD14CC4A"/>
    <w:lvl w:ilvl="0" w:tplc="1900564A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  <w:sz w:val="2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7B23D4"/>
    <w:multiLevelType w:val="multilevel"/>
    <w:tmpl w:val="4262215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E9B5B2F"/>
    <w:multiLevelType w:val="multilevel"/>
    <w:tmpl w:val="E13A2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3998813">
    <w:abstractNumId w:val="23"/>
  </w:num>
  <w:num w:numId="2" w16cid:durableId="1529682856">
    <w:abstractNumId w:val="23"/>
  </w:num>
  <w:num w:numId="3" w16cid:durableId="954019118">
    <w:abstractNumId w:val="12"/>
  </w:num>
  <w:num w:numId="4" w16cid:durableId="2013606399">
    <w:abstractNumId w:val="6"/>
  </w:num>
  <w:num w:numId="5" w16cid:durableId="917637894">
    <w:abstractNumId w:val="15"/>
  </w:num>
  <w:num w:numId="6" w16cid:durableId="465318873">
    <w:abstractNumId w:val="5"/>
  </w:num>
  <w:num w:numId="7" w16cid:durableId="1329674721">
    <w:abstractNumId w:val="3"/>
  </w:num>
  <w:num w:numId="8" w16cid:durableId="530924707">
    <w:abstractNumId w:val="13"/>
  </w:num>
  <w:num w:numId="9" w16cid:durableId="1622955326">
    <w:abstractNumId w:val="10"/>
  </w:num>
  <w:num w:numId="10" w16cid:durableId="2088577321">
    <w:abstractNumId w:val="19"/>
  </w:num>
  <w:num w:numId="11" w16cid:durableId="1099058368">
    <w:abstractNumId w:val="1"/>
  </w:num>
  <w:num w:numId="12" w16cid:durableId="582833104">
    <w:abstractNumId w:val="21"/>
  </w:num>
  <w:num w:numId="13" w16cid:durableId="304117962">
    <w:abstractNumId w:val="24"/>
  </w:num>
  <w:num w:numId="14" w16cid:durableId="1076198973">
    <w:abstractNumId w:val="17"/>
  </w:num>
  <w:num w:numId="15" w16cid:durableId="1356954384">
    <w:abstractNumId w:val="8"/>
  </w:num>
  <w:num w:numId="16" w16cid:durableId="1858688101">
    <w:abstractNumId w:val="16"/>
  </w:num>
  <w:num w:numId="17" w16cid:durableId="1599484233">
    <w:abstractNumId w:val="0"/>
  </w:num>
  <w:num w:numId="18" w16cid:durableId="2009138569">
    <w:abstractNumId w:val="14"/>
  </w:num>
  <w:num w:numId="19" w16cid:durableId="2078942019">
    <w:abstractNumId w:val="4"/>
  </w:num>
  <w:num w:numId="20" w16cid:durableId="111756366">
    <w:abstractNumId w:val="18"/>
  </w:num>
  <w:num w:numId="21" w16cid:durableId="947736884">
    <w:abstractNumId w:val="22"/>
  </w:num>
  <w:num w:numId="22" w16cid:durableId="1425148474">
    <w:abstractNumId w:val="2"/>
  </w:num>
  <w:num w:numId="23" w16cid:durableId="75371065">
    <w:abstractNumId w:val="20"/>
  </w:num>
  <w:num w:numId="24" w16cid:durableId="1785464727">
    <w:abstractNumId w:val="7"/>
  </w:num>
  <w:num w:numId="25" w16cid:durableId="1768847946">
    <w:abstractNumId w:val="9"/>
  </w:num>
  <w:num w:numId="26" w16cid:durableId="659962852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im Brandl">
    <w15:presenceInfo w15:providerId="Windows Live" w15:userId="f8fd3edc87b1b164"/>
  </w15:person>
  <w15:person w15:author="jonas.stegh@pumpkincareers.com">
    <w15:presenceInfo w15:providerId="Windows Live" w15:userId="0586385806711b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227"/>
    <w:rsid w:val="00036813"/>
    <w:rsid w:val="00041984"/>
    <w:rsid w:val="000531EC"/>
    <w:rsid w:val="000609D0"/>
    <w:rsid w:val="000B3986"/>
    <w:rsid w:val="000C2CDF"/>
    <w:rsid w:val="000C46E2"/>
    <w:rsid w:val="000C7C36"/>
    <w:rsid w:val="000F5AFB"/>
    <w:rsid w:val="00114ECE"/>
    <w:rsid w:val="00127510"/>
    <w:rsid w:val="002C4FE9"/>
    <w:rsid w:val="002F2642"/>
    <w:rsid w:val="002F3202"/>
    <w:rsid w:val="00300417"/>
    <w:rsid w:val="00334C33"/>
    <w:rsid w:val="00335AB0"/>
    <w:rsid w:val="00363478"/>
    <w:rsid w:val="003A1225"/>
    <w:rsid w:val="003A2BA0"/>
    <w:rsid w:val="003B0D86"/>
    <w:rsid w:val="003F4299"/>
    <w:rsid w:val="004032DD"/>
    <w:rsid w:val="00412C42"/>
    <w:rsid w:val="00464D51"/>
    <w:rsid w:val="00482263"/>
    <w:rsid w:val="0049606C"/>
    <w:rsid w:val="004C4656"/>
    <w:rsid w:val="004E1F5D"/>
    <w:rsid w:val="004F059D"/>
    <w:rsid w:val="005003F0"/>
    <w:rsid w:val="00563D4F"/>
    <w:rsid w:val="00586E70"/>
    <w:rsid w:val="005A490B"/>
    <w:rsid w:val="005C2F7B"/>
    <w:rsid w:val="005E17FF"/>
    <w:rsid w:val="005E7179"/>
    <w:rsid w:val="00693BE6"/>
    <w:rsid w:val="00695F40"/>
    <w:rsid w:val="006D677F"/>
    <w:rsid w:val="006E4E82"/>
    <w:rsid w:val="00736A92"/>
    <w:rsid w:val="00793C16"/>
    <w:rsid w:val="007972A5"/>
    <w:rsid w:val="007C7FB0"/>
    <w:rsid w:val="007E26D6"/>
    <w:rsid w:val="007F2BA2"/>
    <w:rsid w:val="00813153"/>
    <w:rsid w:val="00820EDF"/>
    <w:rsid w:val="0083097A"/>
    <w:rsid w:val="008531FB"/>
    <w:rsid w:val="00880FE2"/>
    <w:rsid w:val="008873DB"/>
    <w:rsid w:val="008B5869"/>
    <w:rsid w:val="00925412"/>
    <w:rsid w:val="00960D35"/>
    <w:rsid w:val="009663B8"/>
    <w:rsid w:val="00970A1E"/>
    <w:rsid w:val="00983C65"/>
    <w:rsid w:val="00985744"/>
    <w:rsid w:val="00985C36"/>
    <w:rsid w:val="00A02145"/>
    <w:rsid w:val="00A46227"/>
    <w:rsid w:val="00A635B3"/>
    <w:rsid w:val="00A86B49"/>
    <w:rsid w:val="00AA77E6"/>
    <w:rsid w:val="00B22F2F"/>
    <w:rsid w:val="00B54AFE"/>
    <w:rsid w:val="00B864EC"/>
    <w:rsid w:val="00B9463E"/>
    <w:rsid w:val="00BB7CF9"/>
    <w:rsid w:val="00C22E27"/>
    <w:rsid w:val="00C44E75"/>
    <w:rsid w:val="00C65BE4"/>
    <w:rsid w:val="00C95C28"/>
    <w:rsid w:val="00CA3A45"/>
    <w:rsid w:val="00D00857"/>
    <w:rsid w:val="00D27EEA"/>
    <w:rsid w:val="00D46903"/>
    <w:rsid w:val="00D532D6"/>
    <w:rsid w:val="00D55426"/>
    <w:rsid w:val="00D828CD"/>
    <w:rsid w:val="00DE768A"/>
    <w:rsid w:val="00DF4A8B"/>
    <w:rsid w:val="00E0525D"/>
    <w:rsid w:val="00E066E6"/>
    <w:rsid w:val="00E606B9"/>
    <w:rsid w:val="00E73144"/>
    <w:rsid w:val="00E83DCF"/>
    <w:rsid w:val="00F275DC"/>
    <w:rsid w:val="00F437E5"/>
    <w:rsid w:val="00F5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15EB9"/>
  <w15:chartTrackingRefBased/>
  <w15:docId w15:val="{039F16BD-66BE-4563-8C1C-37A315060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 Seins"/>
    <w:qFormat/>
    <w:rsid w:val="00586E70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BE6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sz w:val="32"/>
      <w:szCs w:val="32"/>
      <w:u w:val="single"/>
    </w:rPr>
  </w:style>
  <w:style w:type="paragraph" w:styleId="Heading2">
    <w:name w:val="heading 2"/>
    <w:aliases w:val="Unterüberschrift"/>
    <w:basedOn w:val="Normal"/>
    <w:next w:val="Normal"/>
    <w:link w:val="Heading2Char"/>
    <w:uiPriority w:val="9"/>
    <w:unhideWhenUsed/>
    <w:qFormat/>
    <w:rsid w:val="00693BE6"/>
    <w:pPr>
      <w:keepNext/>
      <w:keepLines/>
      <w:numPr>
        <w:ilvl w:val="1"/>
        <w:numId w:val="3"/>
      </w:numPr>
      <w:spacing w:before="40" w:after="0"/>
      <w:ind w:left="792" w:hanging="432"/>
      <w:outlineLvl w:val="1"/>
    </w:pPr>
    <w:rPr>
      <w:rFonts w:eastAsiaTheme="majorEastAsia" w:cstheme="majorBidi"/>
      <w:sz w:val="28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4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BE6"/>
    <w:rPr>
      <w:rFonts w:ascii="Times New Roman" w:eastAsiaTheme="majorEastAsia" w:hAnsi="Times New Roman" w:cstheme="majorBidi"/>
      <w:sz w:val="32"/>
      <w:szCs w:val="32"/>
      <w:u w:val="single"/>
    </w:rPr>
  </w:style>
  <w:style w:type="character" w:customStyle="1" w:styleId="Heading2Char">
    <w:name w:val="Heading 2 Char"/>
    <w:aliases w:val="Unterüberschrift Char"/>
    <w:basedOn w:val="DefaultParagraphFont"/>
    <w:link w:val="Heading2"/>
    <w:uiPriority w:val="9"/>
    <w:rsid w:val="00693BE6"/>
    <w:rPr>
      <w:rFonts w:ascii="Times New Roman" w:eastAsiaTheme="majorEastAsia" w:hAnsi="Times New Roman" w:cstheme="majorBidi"/>
      <w:sz w:val="28"/>
      <w:szCs w:val="26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462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A46227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6227"/>
    <w:pPr>
      <w:spacing w:line="240" w:lineRule="auto"/>
    </w:pPr>
    <w:rPr>
      <w:rFonts w:eastAsia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6227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A4622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de-DE"/>
    </w:rPr>
  </w:style>
  <w:style w:type="character" w:customStyle="1" w:styleId="notion-enable-hover">
    <w:name w:val="notion-enable-hover"/>
    <w:basedOn w:val="DefaultParagraphFont"/>
    <w:rsid w:val="00563D4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3D4F"/>
    <w:rPr>
      <w:rFonts w:eastAsia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3D4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B3986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4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25412"/>
    <w:rPr>
      <w:b/>
      <w:bCs/>
    </w:rPr>
  </w:style>
  <w:style w:type="paragraph" w:styleId="ListParagraph">
    <w:name w:val="List Paragraph"/>
    <w:basedOn w:val="Normal"/>
    <w:uiPriority w:val="34"/>
    <w:qFormat/>
    <w:rsid w:val="009254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192F9-3CA2-419C-91D1-8F0095D4C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754</Words>
  <Characters>4757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Brandl</dc:creator>
  <cp:keywords/>
  <dc:description/>
  <cp:lastModifiedBy>jonas.stegh@pumpkincareers.com</cp:lastModifiedBy>
  <cp:revision>46</cp:revision>
  <dcterms:created xsi:type="dcterms:W3CDTF">2023-04-30T10:30:00Z</dcterms:created>
  <dcterms:modified xsi:type="dcterms:W3CDTF">2023-05-11T08:03:00Z</dcterms:modified>
</cp:coreProperties>
</file>