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95C426" w14:textId="62E7ECC1" w:rsidR="00FC4C4E" w:rsidRDefault="656653EB">
      <w:r>
        <w:t>Hallo Lucie,</w:t>
      </w:r>
    </w:p>
    <w:p w14:paraId="19931143" w14:textId="5A0D0EF3" w:rsidR="00FC4C4E" w:rsidRDefault="656653EB" w:rsidP="5156C9BF">
      <w:r>
        <w:t xml:space="preserve"> </w:t>
      </w:r>
    </w:p>
    <w:p w14:paraId="7A6B4239" w14:textId="4A9EC203" w:rsidR="00FC4C4E" w:rsidRDefault="656653EB" w:rsidP="5156C9BF">
      <w:r>
        <w:t>ich wollte mich noch einmal ganz herzlich bei dir und dem gesamten REM-Team für die Möglichkeit bedanken, mein Praktikum bei REM TRANSACTION absolvieren zu dürfen.</w:t>
      </w:r>
    </w:p>
    <w:p w14:paraId="7CF096F8" w14:textId="71591375" w:rsidR="00FC4C4E" w:rsidRDefault="656653EB" w:rsidP="5156C9BF">
      <w:r>
        <w:t xml:space="preserve"> </w:t>
      </w:r>
    </w:p>
    <w:p w14:paraId="13845504" w14:textId="0F0D900C" w:rsidR="00FC4C4E" w:rsidRDefault="656653EB" w:rsidP="5156C9BF">
      <w:r>
        <w:t>Rückblickend hat mir die Zeit bei euch wirklich sehr weitergeholfen und mich auch in meiner beruflichen Orientierung bestärkt. Durch die Einblicke, die ich während des Praktikums gewinnen konnte, und das Wissen, das ich bei euch mitgenommen habe, bin ich mir heute noch sicherer als zuvor, dass ich später gerne selbst im Investment Banking und möglicherweise speziell in der M&amp;A-Beratung arbeiten möchte. Dafür und für die Möglichkeit, bereits so früh praktische Erfahrungen in diesem Bereich sammeln zu können, bin ich dir und REM sehr dankbar.</w:t>
      </w:r>
    </w:p>
    <w:p w14:paraId="7C9B7C7F" w14:textId="1C68A788" w:rsidR="00FC4C4E" w:rsidRDefault="656653EB" w:rsidP="5156C9BF">
      <w:r>
        <w:t xml:space="preserve"> </w:t>
      </w:r>
    </w:p>
    <w:p w14:paraId="619BC0D8" w14:textId="62032B38" w:rsidR="00FC4C4E" w:rsidRDefault="656653EB" w:rsidP="5156C9BF">
      <w:r>
        <w:t>Aktuell beschäftige ich mich mit meinen Bewerbungen für ein weiteres Praktikum nach meinem zweiten Semester im Jahr 2027. In diesem Zusammenhang würde ich sehr gerne auf dein damaliges Angebot zurückkommen, mir ein Empfehlungsschreiben für meine Zeit bei REM auszustellen.</w:t>
      </w:r>
    </w:p>
    <w:p w14:paraId="0837DC44" w14:textId="257BBE31" w:rsidR="00FC4C4E" w:rsidRDefault="656653EB" w:rsidP="5156C9BF">
      <w:r>
        <w:t xml:space="preserve"> </w:t>
      </w:r>
    </w:p>
    <w:p w14:paraId="4820DAB4" w14:textId="448C86B6" w:rsidR="00FC4C4E" w:rsidRDefault="656653EB" w:rsidP="5156C9BF">
      <w:r>
        <w:t>Ich würde dieses gerne ergänzend zu meiner Praktikumsbescheinigung meinen Bewerbungen beifügen. Da die Bescheinigung naturgemäß sehr kurz gehalten ist und keine wirkliche Bewertung meiner Leistungen während des Praktikums enthält, wäre ein persönliches Empfehlungsschreiben von dir für meine kommenden Bewerbungen sicherlich sehr wertvoll.</w:t>
      </w:r>
    </w:p>
    <w:p w14:paraId="367CD7B6" w14:textId="7BA2AB48" w:rsidR="00FC4C4E" w:rsidRDefault="656653EB" w:rsidP="5156C9BF">
      <w:r>
        <w:t xml:space="preserve"> </w:t>
      </w:r>
    </w:p>
    <w:p w14:paraId="7B58E937" w14:textId="35B67F84" w:rsidR="00FC4C4E" w:rsidRDefault="656653EB" w:rsidP="5156C9BF">
      <w:pPr>
        <w:rPr>
          <w:ins w:id="0" w:author="David Döbele" w:date="2026-08-29T21:03:00Z" w16du:dateUtc="2026-08-29T19:03:00Z"/>
        </w:rPr>
      </w:pPr>
      <w:r>
        <w:t>Falls das Angebot weiterhin steht und es für dich zeitlich passt, würde ich mich daher sehr über ein solches Empfehlungsschreiben freuen.</w:t>
      </w:r>
    </w:p>
    <w:p w14:paraId="10E9F8A0" w14:textId="77777777" w:rsidR="00B46B9D" w:rsidRDefault="00B46B9D" w:rsidP="5156C9BF">
      <w:pPr>
        <w:rPr>
          <w:ins w:id="1" w:author="David Döbele" w:date="2026-08-29T21:03:00Z" w16du:dateUtc="2026-08-29T19:03:00Z"/>
        </w:rPr>
      </w:pPr>
    </w:p>
    <w:p w14:paraId="686D6A7B" w14:textId="01C1F666" w:rsidR="00B46B9D" w:rsidRDefault="00B46B9D" w:rsidP="5156C9BF">
      <w:ins w:id="2" w:author="David Döbele" w:date="2026-08-29T21:03:00Z" w16du:dateUtc="2026-08-29T19:03:00Z">
        <w:r w:rsidRPr="00A45FDB">
          <w:rPr>
            <w:highlight w:val="yellow"/>
            <w:rPrChange w:id="3" w:author="David Döbele" w:date="2026-08-29T21:03:00Z" w16du:dateUtc="2026-08-29T19:03:00Z">
              <w:rPr/>
            </w:rPrChange>
          </w:rPr>
          <w:t>Da ich weiß, dass du zeitlich immer sehr eingebunden bist, kann ich gerne proaktiv einmal einen Entwurf erstellen, den du dann noch individuell anpassen kannst.</w:t>
        </w:r>
      </w:ins>
    </w:p>
    <w:p w14:paraId="6DC1E1F4" w14:textId="45FC6387" w:rsidR="00FC4C4E" w:rsidRDefault="656653EB" w:rsidP="5156C9BF">
      <w:r>
        <w:t xml:space="preserve"> </w:t>
      </w:r>
    </w:p>
    <w:p w14:paraId="024646A3" w14:textId="10B33F29" w:rsidR="00FC4C4E" w:rsidRDefault="656653EB" w:rsidP="5156C9BF">
      <w:r>
        <w:t>Vielen Dank dir noch einmal für die Zeit bei REM und Unterstützung!</w:t>
      </w:r>
    </w:p>
    <w:p w14:paraId="15112D1C" w14:textId="7E30225E" w:rsidR="00FC4C4E" w:rsidRDefault="656653EB" w:rsidP="5156C9BF">
      <w:r>
        <w:t xml:space="preserve"> </w:t>
      </w:r>
    </w:p>
    <w:p w14:paraId="46CD3C2A" w14:textId="1CB4A352" w:rsidR="00FC4C4E" w:rsidRDefault="656653EB" w:rsidP="5156C9BF">
      <w:r>
        <w:t>Viele Grüße</w:t>
      </w:r>
    </w:p>
    <w:p w14:paraId="5E5787A5" w14:textId="5019A6AE" w:rsidR="00FC4C4E" w:rsidRDefault="656653EB" w:rsidP="5156C9BF">
      <w:r>
        <w:lastRenderedPageBreak/>
        <w:t>Janek</w:t>
      </w:r>
    </w:p>
    <w:sectPr w:rsidR="00FC4C4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E7F2E6"/>
    <w:rsid w:val="00A45FDB"/>
    <w:rsid w:val="00B46B9D"/>
    <w:rsid w:val="00E67780"/>
    <w:rsid w:val="00FC4C4E"/>
    <w:rsid w:val="01E7F2E6"/>
    <w:rsid w:val="4DBE265D"/>
    <w:rsid w:val="5156C9BF"/>
    <w:rsid w:val="656653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B5C0"/>
  <w15:chartTrackingRefBased/>
  <w15:docId w15:val="{3795ED37-D843-4B1B-A9CD-2FD9A5FCC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B46B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1500</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 Schachtschabel</dc:creator>
  <cp:keywords/>
  <dc:description/>
  <cp:lastModifiedBy>David Döbele</cp:lastModifiedBy>
  <cp:revision>4</cp:revision>
  <dcterms:created xsi:type="dcterms:W3CDTF">2026-08-29T11:02:00Z</dcterms:created>
  <dcterms:modified xsi:type="dcterms:W3CDTF">2026-08-29T19:03:00Z</dcterms:modified>
</cp:coreProperties>
</file>