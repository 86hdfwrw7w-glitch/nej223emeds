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2" w:rightFromText="142" w:vertAnchor="page" w:horzAnchor="margin" w:tblpXSpec="center" w:tblpY="581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4"/>
        <w:gridCol w:w="1821"/>
      </w:tblGrid>
      <w:tr w:rsidR="00B06AB0" w:rsidRPr="00B06AB0" w14:paraId="487AC9CE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578C0A9B" w14:textId="77777777" w:rsidR="00CA57AE" w:rsidRPr="00B06AB0" w:rsidRDefault="00CA57AE" w:rsidP="00B06AB0">
            <w:pPr>
              <w:ind w:left="562" w:hanging="428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B06AB0"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Mia Renée Schramek</w:t>
            </w:r>
          </w:p>
          <w:p w14:paraId="135895E2" w14:textId="51570466" w:rsidR="00F44F5F" w:rsidRPr="00B06AB0" w:rsidRDefault="00CA57AE" w:rsidP="004C3ECC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B06AB0">
              <w:rPr>
                <w:rFonts w:ascii="Times New Roman" w:hAnsi="Times New Roman" w:cs="Times New Roman"/>
                <w:bCs/>
                <w:sz w:val="18"/>
                <w:szCs w:val="18"/>
              </w:rPr>
              <w:t>Melatengürtel</w:t>
            </w:r>
            <w:proofErr w:type="spellEnd"/>
            <w:r w:rsidRPr="00B06AB0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113–115, 50825 Köln | mia.schramek@gmail.com | +49(0)15168538289</w:t>
            </w:r>
          </w:p>
        </w:tc>
      </w:tr>
      <w:tr w:rsidR="00B06AB0" w:rsidRPr="00B06AB0" w14:paraId="0FCADE56" w14:textId="77777777" w:rsidTr="004C3ECC">
        <w:trPr>
          <w:trHeight w:val="45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6219B894" w14:textId="4CC84B4D" w:rsidR="002508C2" w:rsidRPr="00B06AB0" w:rsidRDefault="00CA57AE" w:rsidP="00B06AB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B06AB0">
              <w:rPr>
                <w:rFonts w:ascii="Times New Roman" w:hAnsi="Times New Roman" w:cs="Times New Roman"/>
                <w:b/>
                <w:sz w:val="28"/>
                <w:szCs w:val="32"/>
              </w:rPr>
              <w:t>Schule</w:t>
            </w:r>
            <w:r w:rsidR="00F44F5F" w:rsidRPr="00B06AB0">
              <w:rPr>
                <w:rFonts w:ascii="Times New Roman" w:hAnsi="Times New Roman" w:cs="Times New Roman"/>
                <w:b/>
                <w:sz w:val="28"/>
                <w:szCs w:val="32"/>
              </w:rPr>
              <w:t xml:space="preserve"> &amp; S</w:t>
            </w:r>
            <w:r w:rsidRPr="00B06AB0">
              <w:rPr>
                <w:rFonts w:ascii="Times New Roman" w:hAnsi="Times New Roman" w:cs="Times New Roman"/>
                <w:b/>
                <w:sz w:val="28"/>
                <w:szCs w:val="32"/>
              </w:rPr>
              <w:t>tudium</w:t>
            </w:r>
          </w:p>
        </w:tc>
      </w:tr>
      <w:tr w:rsidR="00B06AB0" w:rsidRPr="00B06AB0" w14:paraId="7D1DEBF7" w14:textId="77777777" w:rsidTr="004C3ECC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0C2B846F" w14:textId="33B8599C" w:rsidR="00D1492F" w:rsidRPr="00B06AB0" w:rsidRDefault="00CA57AE" w:rsidP="00B06AB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Universität Duisburg-Essen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7C845E2D" w14:textId="428C140F" w:rsidR="00D1492F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Essen</w:t>
            </w:r>
          </w:p>
        </w:tc>
      </w:tr>
      <w:tr w:rsidR="00B06AB0" w:rsidRPr="00B06AB0" w14:paraId="61E5D482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11CB9A0F" w14:textId="6A4FAF60" w:rsidR="00D1492F" w:rsidRPr="00B06AB0" w:rsidRDefault="00D1492F" w:rsidP="00B06A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1821" w:type="dxa"/>
            <w:vAlign w:val="bottom"/>
          </w:tcPr>
          <w:p w14:paraId="419A9228" w14:textId="3CF5C005" w:rsidR="00D1492F" w:rsidRPr="00B06AB0" w:rsidRDefault="00D1492F" w:rsidP="00B06AB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22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</w:t>
            </w:r>
            <w:r w:rsidR="00B17D95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D5280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heute</w:t>
            </w:r>
          </w:p>
        </w:tc>
      </w:tr>
      <w:tr w:rsidR="00B06AB0" w:rsidRPr="00B06AB0" w14:paraId="7EABE9F1" w14:textId="77777777" w:rsidTr="004C3ECC">
        <w:tc>
          <w:tcPr>
            <w:tcW w:w="10915" w:type="dxa"/>
            <w:gridSpan w:val="2"/>
            <w:vAlign w:val="bottom"/>
          </w:tcPr>
          <w:p w14:paraId="782437F4" w14:textId="77777777" w:rsidR="00CA57AE" w:rsidRPr="00B06AB0" w:rsidRDefault="00CA57AE" w:rsidP="00B06AB0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Vertiefung: Finanzwissenschaften</w:t>
            </w:r>
          </w:p>
          <w:p w14:paraId="763D05FD" w14:textId="77777777" w:rsidR="00430237" w:rsidRPr="00B06AB0" w:rsidRDefault="00CA57AE" w:rsidP="00B06AB0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Erste Vertreterin der Studierenden in der Berufungskommission zur Besetzung </w:t>
            </w:r>
            <w:r w:rsidR="00430237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einer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Professur </w:t>
            </w:r>
          </w:p>
          <w:p w14:paraId="7A71E6B0" w14:textId="24309125" w:rsidR="00426D7E" w:rsidRPr="00B06AB0" w:rsidRDefault="00CA57AE" w:rsidP="00B06AB0">
            <w:pPr>
              <w:pStyle w:val="Listenabsatz"/>
              <w:numPr>
                <w:ilvl w:val="0"/>
                <w:numId w:val="34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Mehrfach in Folge gewähltes studentisches Mitglied des Wahlausschusses</w:t>
            </w:r>
          </w:p>
        </w:tc>
      </w:tr>
      <w:tr w:rsidR="00B06AB0" w:rsidRPr="00B06AB0" w14:paraId="013361E1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197620E3" w14:textId="3D6910B1" w:rsidR="00D1492F" w:rsidRPr="00B06AB0" w:rsidRDefault="00CA57AE" w:rsidP="00B06AB0">
            <w:pPr>
              <w:rPr>
                <w:rFonts w:ascii="Times New Roman" w:hAnsi="Times New Roman" w:cs="Times New Roman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Sorbonne </w:t>
            </w:r>
            <w:proofErr w:type="spellStart"/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Université</w:t>
            </w:r>
            <w:proofErr w:type="spellEnd"/>
            <w:r w:rsidR="00430237"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Paris</w:t>
            </w:r>
          </w:p>
        </w:tc>
        <w:tc>
          <w:tcPr>
            <w:tcW w:w="1821" w:type="dxa"/>
            <w:vAlign w:val="bottom"/>
          </w:tcPr>
          <w:p w14:paraId="63D86F51" w14:textId="256350F9" w:rsidR="00D1492F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Paris, Frankreich</w:t>
            </w:r>
          </w:p>
        </w:tc>
      </w:tr>
      <w:tr w:rsidR="00B06AB0" w:rsidRPr="00B06AB0" w14:paraId="62632213" w14:textId="77777777" w:rsidTr="004C3ECC">
        <w:trPr>
          <w:trHeight w:val="57"/>
        </w:trPr>
        <w:tc>
          <w:tcPr>
            <w:tcW w:w="9094" w:type="dxa"/>
            <w:vAlign w:val="bottom"/>
          </w:tcPr>
          <w:p w14:paraId="5F71027E" w14:textId="12509A0B" w:rsidR="00D1492F" w:rsidRPr="00B06AB0" w:rsidRDefault="00CA57AE" w:rsidP="00B06A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 mit Förderung durch das Erasmus + Programm</w:t>
            </w:r>
          </w:p>
        </w:tc>
        <w:tc>
          <w:tcPr>
            <w:tcW w:w="1821" w:type="dxa"/>
          </w:tcPr>
          <w:p w14:paraId="51FC9814" w14:textId="119866A8" w:rsidR="00D1492F" w:rsidRPr="00B06AB0" w:rsidRDefault="00CA57AE" w:rsidP="00B06AB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09/2024 – 01/2025</w:t>
            </w:r>
          </w:p>
        </w:tc>
      </w:tr>
      <w:tr w:rsidR="00B06AB0" w:rsidRPr="00B06AB0" w14:paraId="6B19CF91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54F7169D" w14:textId="66E2D4AE" w:rsidR="00AE4ED3" w:rsidRPr="00B06AB0" w:rsidRDefault="00AE4ED3" w:rsidP="00B06AB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Gymnasium </w:t>
            </w:r>
            <w:r w:rsidR="00CA57AE"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Schiller-Schule</w:t>
            </w:r>
          </w:p>
        </w:tc>
        <w:tc>
          <w:tcPr>
            <w:tcW w:w="1821" w:type="dxa"/>
            <w:vAlign w:val="bottom"/>
          </w:tcPr>
          <w:p w14:paraId="262B6DA3" w14:textId="58CAF70F" w:rsidR="00AE4ED3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Bochum</w:t>
            </w:r>
          </w:p>
        </w:tc>
      </w:tr>
      <w:tr w:rsidR="00B06AB0" w:rsidRPr="00B06AB0" w14:paraId="263521E3" w14:textId="77777777" w:rsidTr="004C3ECC">
        <w:trPr>
          <w:trHeight w:val="57"/>
        </w:trPr>
        <w:tc>
          <w:tcPr>
            <w:tcW w:w="9094" w:type="dxa"/>
            <w:vAlign w:val="bottom"/>
          </w:tcPr>
          <w:p w14:paraId="36282A3A" w14:textId="03783A96" w:rsidR="00AE4ED3" w:rsidRPr="00B06AB0" w:rsidRDefault="00AE4ED3" w:rsidP="00B06AB0">
            <w:pPr>
              <w:rPr>
                <w:rFonts w:ascii="Times New Roman" w:hAnsi="Times New Roman" w:cs="Times New Roman"/>
                <w:b/>
                <w:i/>
                <w:iCs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1821" w:type="dxa"/>
            <w:vAlign w:val="bottom"/>
          </w:tcPr>
          <w:p w14:paraId="3DE8C75D" w14:textId="66353D73" w:rsidR="00AE4ED3" w:rsidRPr="00B06AB0" w:rsidRDefault="00AE4ED3" w:rsidP="00B06AB0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3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19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06/20</w:t>
            </w:r>
            <w:r w:rsidR="00CA57AE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="00843962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</w:p>
        </w:tc>
      </w:tr>
      <w:tr w:rsidR="00B06AB0" w:rsidRPr="00B06AB0" w14:paraId="3A2665B3" w14:textId="77777777" w:rsidTr="004C3ECC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239F87B8" w14:textId="2872CA7F" w:rsidR="00E55D90" w:rsidRPr="00B06AB0" w:rsidRDefault="00F44F5F" w:rsidP="00B06AB0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B06AB0">
              <w:rPr>
                <w:rFonts w:ascii="Times New Roman" w:hAnsi="Times New Roman" w:cs="Times New Roman"/>
                <w:smallCaps w:val="0"/>
                <w:sz w:val="28"/>
              </w:rPr>
              <w:t>P</w:t>
            </w:r>
            <w:r w:rsidR="00CA57AE" w:rsidRPr="00B06AB0">
              <w:rPr>
                <w:rFonts w:ascii="Times New Roman" w:hAnsi="Times New Roman" w:cs="Times New Roman"/>
                <w:smallCaps w:val="0"/>
                <w:sz w:val="28"/>
              </w:rPr>
              <w:t>raktische</w:t>
            </w:r>
            <w:r w:rsidRPr="00B06AB0">
              <w:rPr>
                <w:rFonts w:ascii="Times New Roman" w:hAnsi="Times New Roman" w:cs="Times New Roman"/>
                <w:smallCaps w:val="0"/>
                <w:sz w:val="28"/>
              </w:rPr>
              <w:t xml:space="preserve"> E</w:t>
            </w:r>
            <w:r w:rsidR="00CA57AE" w:rsidRPr="00B06AB0">
              <w:rPr>
                <w:rFonts w:ascii="Times New Roman" w:hAnsi="Times New Roman" w:cs="Times New Roman"/>
                <w:smallCaps w:val="0"/>
                <w:sz w:val="28"/>
              </w:rPr>
              <w:t>rfahrungen</w:t>
            </w:r>
          </w:p>
        </w:tc>
      </w:tr>
      <w:tr w:rsidR="00B06AB0" w:rsidRPr="00B06AB0" w14:paraId="5EA8B27B" w14:textId="77777777" w:rsidTr="004C3ECC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0E8F5CFB" w14:textId="09C14F57" w:rsidR="00232050" w:rsidRPr="00B06AB0" w:rsidRDefault="00232050" w:rsidP="00B06AB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sz w:val="21"/>
                <w:szCs w:val="21"/>
              </w:rPr>
              <w:t>CARL Finance GmbH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2CEEC282" w14:textId="786F7DE7" w:rsidR="00232050" w:rsidRPr="00B06AB0" w:rsidRDefault="00232050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</w:t>
            </w:r>
          </w:p>
        </w:tc>
      </w:tr>
      <w:tr w:rsidR="00B06AB0" w:rsidRPr="00B06AB0" w14:paraId="77C6742F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5DB4AB5D" w14:textId="4CE73E97" w:rsidR="00232050" w:rsidRPr="00B06AB0" w:rsidRDefault="00232050" w:rsidP="00B06AB0">
            <w:pPr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>Praktikantin i</w:t>
            </w:r>
            <w:r w:rsidR="00B06AB0" w:rsidRPr="00B06AB0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>m</w:t>
            </w:r>
            <w:r w:rsidRPr="00B06AB0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 xml:space="preserve"> M&amp;A/Corporate Finance</w:t>
            </w:r>
            <w:r w:rsidR="008E39FD" w:rsidRPr="00B06AB0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 xml:space="preserve"> (geplant</w:t>
            </w:r>
            <w:r w:rsidR="00783663" w:rsidRPr="004C3ECC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>, Vertrag bereits unterzeichnet</w:t>
            </w:r>
            <w:r w:rsidR="008E39FD" w:rsidRPr="00B06AB0">
              <w:rPr>
                <w:rFonts w:ascii="Times New Roman" w:hAnsi="Times New Roman" w:cs="Times New Roman"/>
                <w:bCs/>
                <w:i/>
                <w:iCs/>
                <w:sz w:val="21"/>
                <w:szCs w:val="21"/>
              </w:rPr>
              <w:t>)</w:t>
            </w:r>
          </w:p>
        </w:tc>
        <w:tc>
          <w:tcPr>
            <w:tcW w:w="1821" w:type="dxa"/>
            <w:vAlign w:val="bottom"/>
          </w:tcPr>
          <w:p w14:paraId="771EE865" w14:textId="23E9F4E6" w:rsidR="00232050" w:rsidRPr="00B06AB0" w:rsidRDefault="00232050" w:rsidP="00B06AB0">
            <w:pPr>
              <w:jc w:val="right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</w:rPr>
              <w:t>10/2025 – 01/2026</w:t>
            </w:r>
          </w:p>
        </w:tc>
      </w:tr>
      <w:tr w:rsidR="00B06AB0" w:rsidRPr="00B06AB0" w14:paraId="7311105D" w14:textId="77777777" w:rsidTr="00B06AB0">
        <w:trPr>
          <w:trHeight w:val="20"/>
        </w:trPr>
        <w:tc>
          <w:tcPr>
            <w:tcW w:w="10915" w:type="dxa"/>
            <w:gridSpan w:val="2"/>
            <w:vAlign w:val="bottom"/>
          </w:tcPr>
          <w:p w14:paraId="3D106A6C" w14:textId="26BC2C40" w:rsidR="00843962" w:rsidRPr="00B06AB0" w:rsidRDefault="00843962" w:rsidP="00B06AB0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Erstellung von Marktanalysen, Businessplänen und Unternehmensbewertungen zur Vorbereitung strategischer Transaktionen</w:t>
            </w:r>
          </w:p>
          <w:p w14:paraId="39CF9052" w14:textId="5E58F827" w:rsidR="00843962" w:rsidRPr="00B06AB0" w:rsidRDefault="00843962" w:rsidP="00B06AB0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Identifizierung und Ansprache von Investoren</w:t>
            </w:r>
            <w:r w:rsidR="00B06AB0"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,</w:t>
            </w: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 xml:space="preserve"> inklusive Erstellung von Pitch-Unterlagen, Info</w:t>
            </w:r>
            <w:r w:rsidR="00783663"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m</w:t>
            </w: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emos und Longlists</w:t>
            </w:r>
          </w:p>
          <w:p w14:paraId="09CC060F" w14:textId="552A564E" w:rsidR="00232050" w:rsidRPr="00B06AB0" w:rsidRDefault="00843962" w:rsidP="00B06AB0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b/>
                <w:bCs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Begleitung von Due</w:t>
            </w:r>
            <w:r w:rsidR="00783663"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-</w:t>
            </w: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Diligence-Prozessen sowie Durchführung von Unternehmensbewertungen</w:t>
            </w:r>
            <w:del w:id="0" w:author="Mia Schramek" w:date="2025-07-28T21:03:00Z" w16du:dateUtc="2025-07-28T19:03:00Z">
              <w:r w:rsidRPr="00B06AB0" w:rsidDel="004C3ECC">
                <w:rPr>
                  <w:rFonts w:ascii="Times New Roman" w:hAnsi="Times New Roman" w:cs="Times New Roman"/>
                  <w:i w:val="0"/>
                  <w:sz w:val="20"/>
                  <w:szCs w:val="20"/>
                  <w:lang w:val="de-AT"/>
                </w:rPr>
                <w:delText xml:space="preserve"> im M&amp;A-Kontext</w:delText>
              </w:r>
            </w:del>
          </w:p>
        </w:tc>
      </w:tr>
      <w:tr w:rsidR="00B06AB0" w:rsidRPr="00B06AB0" w14:paraId="127C64E2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38F27285" w14:textId="1081C43C" w:rsidR="00E55D90" w:rsidRPr="004C3ECC" w:rsidRDefault="00CA57AE" w:rsidP="00B06AB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Dr. A. </w:t>
            </w:r>
            <w:proofErr w:type="spellStart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Safaric</w:t>
            </w:r>
            <w:proofErr w:type="spellEnd"/>
            <w:r w:rsidRPr="004C3ECC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Consulting GmbH</w:t>
            </w:r>
          </w:p>
        </w:tc>
        <w:tc>
          <w:tcPr>
            <w:tcW w:w="1821" w:type="dxa"/>
            <w:vAlign w:val="bottom"/>
          </w:tcPr>
          <w:p w14:paraId="4820196E" w14:textId="5727FC97" w:rsidR="00E55D90" w:rsidRPr="00B06AB0" w:rsidRDefault="00CA57AE" w:rsidP="00B06AB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Köln</w:t>
            </w:r>
          </w:p>
        </w:tc>
      </w:tr>
      <w:tr w:rsidR="00B06AB0" w:rsidRPr="00B06AB0" w14:paraId="335D84E9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20B1570F" w14:textId="39E7F1E6" w:rsidR="00E55D90" w:rsidRPr="004C3ECC" w:rsidRDefault="00CA57AE" w:rsidP="00B06AB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C3EC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Praktikantin in der Strategie- und Managementberatung</w:t>
            </w:r>
          </w:p>
        </w:tc>
        <w:tc>
          <w:tcPr>
            <w:tcW w:w="1821" w:type="dxa"/>
            <w:vAlign w:val="bottom"/>
          </w:tcPr>
          <w:p w14:paraId="0475B997" w14:textId="534BCE2C" w:rsidR="00E55D90" w:rsidRPr="00B06AB0" w:rsidRDefault="00CA57AE" w:rsidP="00B06AB0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03</w:t>
            </w:r>
            <w:r w:rsidR="00E55D9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25</w:t>
            </w:r>
            <w:r w:rsidR="00E55D9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05</w:t>
            </w:r>
            <w:r w:rsidR="00E55D9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</w:t>
            </w:r>
            <w:r w:rsidR="00843962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5</w:t>
            </w:r>
          </w:p>
        </w:tc>
      </w:tr>
      <w:tr w:rsidR="00B06AB0" w:rsidRPr="00B06AB0" w14:paraId="54C3D64C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67B36DC8" w14:textId="0AD28E43" w:rsidR="00CA57AE" w:rsidRPr="004C3ECC" w:rsidRDefault="00CA57AE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ins w:id="1" w:author="Mia Schramek" w:date="2025-07-28T21:05:00Z" w16du:dateUtc="2025-07-28T19:05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2" w:author="Mia Schramek" w:date="2025-07-28T21:06:00Z" w16du:dateUtc="2025-07-28T19:06:00Z">
                <w:pPr>
                  <w:pStyle w:val="Bullets"/>
                  <w:framePr w:hSpace="142" w:wrap="around" w:vAnchor="page" w:hAnchor="margin" w:xAlign="center" w:y="581"/>
                  <w:numPr>
                    <w:numId w:val="33"/>
                  </w:numPr>
                  <w:ind w:left="426" w:hanging="284"/>
                </w:pPr>
              </w:pPrChange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Durchführung von Markt- und </w:t>
            </w: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Wettbewerbsanalysen</w:t>
            </w:r>
            <w:r w:rsidR="00430237"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</w:t>
            </w: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zur strategischen Beratungsvorbereitung</w:t>
            </w:r>
          </w:p>
          <w:p w14:paraId="2108482B" w14:textId="43939518" w:rsidR="004C3ECC" w:rsidRPr="004C3ECC" w:rsidRDefault="004C3ECC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ins w:id="3" w:author="Mia Schramek" w:date="2025-07-28T21:05:00Z" w16du:dateUtc="2025-07-28T19:05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4" w:author="Mia Schramek" w:date="2025-07-28T21:06:00Z" w16du:dateUtc="2025-07-28T19:06:00Z">
                <w:pPr>
                  <w:pStyle w:val="Bullets"/>
                  <w:framePr w:hSpace="142" w:wrap="around" w:vAnchor="page" w:hAnchor="margin" w:xAlign="center" w:y="581"/>
                  <w:numPr>
                    <w:numId w:val="33"/>
                  </w:numPr>
                  <w:ind w:left="720" w:hanging="360"/>
                </w:pPr>
              </w:pPrChange>
            </w:pPr>
            <w:ins w:id="5" w:author="Mia Schramek" w:date="2025-07-28T21:05:00Z" w16du:dateUtc="2025-07-28T19:05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Erstellung von Long- und </w:t>
              </w:r>
              <w:proofErr w:type="spellStart"/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Shortlists</w:t>
              </w:r>
              <w:proofErr w:type="spellEnd"/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zur Unterst</w:t>
              </w:r>
            </w:ins>
            <w:ins w:id="6" w:author="Mia Schramek" w:date="2025-07-28T21:06:00Z" w16du:dateUtc="2025-07-28T19:06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ü</w:t>
              </w:r>
            </w:ins>
            <w:ins w:id="7" w:author="Mia Schramek" w:date="2025-07-28T21:05:00Z" w16du:dateUtc="2025-07-28T19:05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tzung von Projekten</w:t>
              </w:r>
            </w:ins>
          </w:p>
          <w:p w14:paraId="20AF3DA5" w14:textId="1B1CF4D1" w:rsidR="004C3ECC" w:rsidRPr="004C3ECC" w:rsidRDefault="004C3ECC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8" w:author="Mia Schramek" w:date="2025-07-28T21:06:00Z" w16du:dateUtc="2025-07-28T19:06:00Z">
                <w:pPr>
                  <w:pStyle w:val="Bullets"/>
                  <w:framePr w:hSpace="142" w:wrap="around" w:vAnchor="page" w:hAnchor="margin" w:xAlign="center" w:y="581"/>
                  <w:numPr>
                    <w:numId w:val="33"/>
                  </w:numPr>
                  <w:ind w:left="426" w:hanging="284"/>
                </w:pPr>
              </w:pPrChange>
            </w:pPr>
            <w:ins w:id="9" w:author="Mia Schramek" w:date="2025-07-28T21:05:00Z" w16du:dateUtc="2025-07-28T19:05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Erstellung hochwertiger Pr</w:t>
              </w:r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ä</w:t>
              </w:r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sentationen f</w:t>
              </w:r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ü</w:t>
              </w:r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r Kunden und intern f</w:t>
              </w:r>
            </w:ins>
            <w:ins w:id="10" w:author="Mia Schramek" w:date="2025-07-28T21:06:00Z" w16du:dateUtc="2025-07-28T19:06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ü</w:t>
              </w:r>
            </w:ins>
            <w:ins w:id="11" w:author="Mia Schramek" w:date="2025-07-28T21:05:00Z" w16du:dateUtc="2025-07-28T19:05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r Pitch- und Projektmeetings</w:t>
              </w:r>
            </w:ins>
          </w:p>
          <w:p w14:paraId="13AB5870" w14:textId="35E1C10D" w:rsidR="00232050" w:rsidRPr="004C3ECC" w:rsidDel="004C3ECC" w:rsidRDefault="00232050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del w:id="12" w:author="Mia Schramek" w:date="2025-07-28T21:05:00Z" w16du:dateUtc="2025-07-28T19:05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13" w:author="Mia Schramek" w:date="2025-07-28T21:06:00Z" w16du:dateUtc="2025-07-28T19:06:00Z">
                <w:pPr>
                  <w:pStyle w:val="Bullets"/>
                  <w:framePr w:hSpace="142" w:wrap="around" w:vAnchor="page" w:hAnchor="margin" w:xAlign="center" w:y="581"/>
                  <w:numPr>
                    <w:numId w:val="33"/>
                  </w:numPr>
                  <w:ind w:left="426" w:hanging="284"/>
                </w:pPr>
              </w:pPrChange>
            </w:pPr>
            <w:del w:id="14" w:author="Mia Schramek" w:date="2025-07-28T21:05:00Z" w16du:dateUtc="2025-07-28T19:05:00Z">
              <w:r w:rsidRPr="004C3ECC" w:rsidDel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Erstellung von Long- und Shortlists zur Unterstützung von Projekten</w:delText>
              </w:r>
            </w:del>
          </w:p>
          <w:p w14:paraId="30355891" w14:textId="60409E07" w:rsidR="00E55D90" w:rsidRPr="004C3ECC" w:rsidDel="004C3ECC" w:rsidRDefault="00CA57AE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del w:id="15" w:author="Mia Schramek" w:date="2025-07-28T21:05:00Z" w16du:dateUtc="2025-07-28T19:05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16" w:author="Mia Schramek" w:date="2025-07-28T21:06:00Z" w16du:dateUtc="2025-07-28T19:06:00Z">
                <w:pPr>
                  <w:pStyle w:val="Bullets"/>
                  <w:framePr w:hSpace="142" w:wrap="around" w:vAnchor="page" w:hAnchor="margin" w:xAlign="center" w:y="581"/>
                  <w:numPr>
                    <w:numId w:val="33"/>
                  </w:numPr>
                  <w:ind w:left="426" w:hanging="284"/>
                </w:pPr>
              </w:pPrChange>
            </w:pPr>
            <w:del w:id="17" w:author="Mia Schramek" w:date="2025-07-28T21:05:00Z" w16du:dateUtc="2025-07-28T19:05:00Z">
              <w:r w:rsidRPr="004C3ECC" w:rsidDel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Erstellung hochwertiger Präsentationen für Kunden und intern </w:delText>
              </w:r>
              <w:r w:rsidR="00430237" w:rsidRPr="004C3ECC" w:rsidDel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für</w:delText>
              </w:r>
              <w:r w:rsidRPr="004C3ECC" w:rsidDel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 Pitch- und Projektmeetings</w:delText>
              </w:r>
            </w:del>
          </w:p>
          <w:p w14:paraId="6DD9BA0F" w14:textId="5614FA75" w:rsidR="00232050" w:rsidRPr="00B06AB0" w:rsidRDefault="00232050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pPrChange w:id="18" w:author="Mia Schramek" w:date="2025-07-28T21:06:00Z" w16du:dateUtc="2025-07-28T19:06:00Z">
                <w:pPr>
                  <w:pStyle w:val="Bullets"/>
                  <w:framePr w:hSpace="142" w:wrap="around" w:vAnchor="page" w:hAnchor="margin" w:xAlign="center" w:y="581"/>
                  <w:numPr>
                    <w:numId w:val="33"/>
                  </w:numPr>
                  <w:ind w:left="426" w:hanging="284"/>
                </w:pPr>
              </w:pPrChange>
            </w:pPr>
            <w:r w:rsidRPr="004C3ECC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Konzeption eines qualitativen Bewertungsmodells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-indexes zur Effizienzsteigerung interner Websites </w:t>
            </w:r>
          </w:p>
        </w:tc>
      </w:tr>
      <w:tr w:rsidR="00B06AB0" w:rsidRPr="00B06AB0" w14:paraId="45404236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3CF978EE" w14:textId="23AF377A" w:rsidR="00AE4ED3" w:rsidRPr="00B06AB0" w:rsidRDefault="00232050" w:rsidP="00B06AB0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TimoCom</w:t>
            </w:r>
            <w:proofErr w:type="spellEnd"/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GmbH</w:t>
            </w:r>
          </w:p>
        </w:tc>
        <w:tc>
          <w:tcPr>
            <w:tcW w:w="1821" w:type="dxa"/>
            <w:vAlign w:val="bottom"/>
          </w:tcPr>
          <w:p w14:paraId="49A11F72" w14:textId="155755A4" w:rsidR="00AE4ED3" w:rsidRPr="00B06AB0" w:rsidRDefault="00232050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Erkrath</w:t>
            </w:r>
          </w:p>
        </w:tc>
      </w:tr>
      <w:tr w:rsidR="00B06AB0" w:rsidRPr="00B06AB0" w14:paraId="16C6F7AD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5D8760E9" w14:textId="08B5E2BE" w:rsidR="00AE4ED3" w:rsidRPr="004C3ECC" w:rsidRDefault="00232050" w:rsidP="00B06AB0">
            <w:pPr>
              <w:pStyle w:val="Bullets"/>
              <w:rPr>
                <w:rFonts w:ascii="Times New Roman" w:hAnsi="Times New Roman" w:cs="Times New Roman"/>
                <w:bCs/>
                <w:sz w:val="21"/>
                <w:szCs w:val="21"/>
              </w:rPr>
            </w:pPr>
            <w:r w:rsidRPr="004C3ECC">
              <w:rPr>
                <w:rFonts w:ascii="Times New Roman" w:hAnsi="Times New Roman" w:cs="Times New Roman"/>
                <w:bCs/>
                <w:sz w:val="21"/>
                <w:szCs w:val="21"/>
              </w:rPr>
              <w:t>Werkstudentin im Sales- und Partner-Management</w:t>
            </w:r>
          </w:p>
        </w:tc>
        <w:tc>
          <w:tcPr>
            <w:tcW w:w="1821" w:type="dxa"/>
            <w:vAlign w:val="bottom"/>
          </w:tcPr>
          <w:p w14:paraId="2D9DB8CA" w14:textId="66D9CF62" w:rsidR="00AE4ED3" w:rsidRPr="00B06AB0" w:rsidRDefault="00232050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AE4ED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AE4ED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</w:t>
            </w:r>
            <w:r w:rsidR="00AE4ED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2024</w:t>
            </w:r>
          </w:p>
        </w:tc>
      </w:tr>
      <w:tr w:rsidR="00B06AB0" w:rsidRPr="00B06AB0" w14:paraId="7660C4BA" w14:textId="77777777" w:rsidTr="004C3ECC">
        <w:trPr>
          <w:trHeight w:val="57"/>
        </w:trPr>
        <w:tc>
          <w:tcPr>
            <w:tcW w:w="10915" w:type="dxa"/>
            <w:gridSpan w:val="2"/>
            <w:vAlign w:val="bottom"/>
          </w:tcPr>
          <w:p w14:paraId="132465C4" w14:textId="02AC5B1A" w:rsidR="00783663" w:rsidRPr="00B06AB0" w:rsidRDefault="00783663" w:rsidP="004C3ECC">
            <w:pPr>
              <w:pStyle w:val="Bullets"/>
              <w:numPr>
                <w:ilvl w:val="0"/>
                <w:numId w:val="33"/>
              </w:numPr>
              <w:ind w:left="426" w:hanging="284"/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sz w:val="20"/>
                <w:szCs w:val="20"/>
                <w:lang w:val="de-AT"/>
              </w:rPr>
              <w:t>Ableitung von finanziellen KPIs und Handlungsempfehlungen zur Markteinführung eines IT-Produkts basierend auf umfassenden Geschäfts-, Markt- und Wettbewerbsanalysen</w:t>
            </w:r>
          </w:p>
        </w:tc>
      </w:tr>
      <w:tr w:rsidR="00B06AB0" w:rsidRPr="00B06AB0" w14:paraId="0A0FFCF6" w14:textId="77777777" w:rsidTr="004C3ECC">
        <w:trPr>
          <w:trHeight w:val="283"/>
        </w:trPr>
        <w:tc>
          <w:tcPr>
            <w:tcW w:w="9094" w:type="dxa"/>
            <w:vAlign w:val="bottom"/>
          </w:tcPr>
          <w:p w14:paraId="30382087" w14:textId="2A2DC66C" w:rsidR="00FE0496" w:rsidRPr="00B06AB0" w:rsidRDefault="00232050" w:rsidP="00B06AB0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Praktikantin</w:t>
            </w:r>
            <w:proofErr w:type="spellEnd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Key Account Management</w:t>
            </w:r>
          </w:p>
        </w:tc>
        <w:tc>
          <w:tcPr>
            <w:tcW w:w="1821" w:type="dxa"/>
            <w:vAlign w:val="bottom"/>
          </w:tcPr>
          <w:p w14:paraId="7444AF8F" w14:textId="3AEA2535" w:rsidR="00FE0496" w:rsidRPr="00B06AB0" w:rsidRDefault="00FE0496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</w:t>
            </w:r>
            <w:r w:rsidR="00232050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B06AB0" w:rsidRPr="00B06AB0" w14:paraId="4C00CD42" w14:textId="77777777" w:rsidTr="004C3ECC">
        <w:trPr>
          <w:trHeight w:val="113"/>
        </w:trPr>
        <w:tc>
          <w:tcPr>
            <w:tcW w:w="10915" w:type="dxa"/>
            <w:gridSpan w:val="2"/>
            <w:vAlign w:val="bottom"/>
          </w:tcPr>
          <w:p w14:paraId="746118C9" w14:textId="486EA8B5" w:rsidR="00232050" w:rsidRPr="00B06AB0" w:rsidRDefault="00232050" w:rsidP="00B06AB0">
            <w:pPr>
              <w:pStyle w:val="Bullets"/>
              <w:numPr>
                <w:ilvl w:val="0"/>
                <w:numId w:val="32"/>
              </w:numPr>
              <w:ind w:left="426" w:hanging="284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Profil- und Kontodaten sowie Partnerverträgen mit Fokus auf finanzielle Bewertung</w:t>
            </w:r>
          </w:p>
        </w:tc>
      </w:tr>
      <w:tr w:rsidR="00B06AB0" w:rsidRPr="00B06AB0" w14:paraId="414B4085" w14:textId="77777777" w:rsidTr="004C3ECC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4741C5BA" w14:textId="1829C6A2" w:rsidR="00E55D90" w:rsidRPr="00B06AB0" w:rsidRDefault="00CA57AE" w:rsidP="00B06AB0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B06AB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06AB0" w:rsidRPr="00B06AB0" w14:paraId="74251178" w14:textId="77777777" w:rsidTr="004C3ECC">
        <w:trPr>
          <w:trHeight w:val="340"/>
        </w:trPr>
        <w:tc>
          <w:tcPr>
            <w:tcW w:w="9094" w:type="dxa"/>
            <w:tcBorders>
              <w:top w:val="single" w:sz="4" w:space="0" w:color="auto"/>
            </w:tcBorders>
            <w:vAlign w:val="bottom"/>
          </w:tcPr>
          <w:p w14:paraId="23826F21" w14:textId="55D4C453" w:rsidR="00E55D90" w:rsidRPr="00B06AB0" w:rsidRDefault="00232050" w:rsidP="00B06AB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Act student consulting</w:t>
            </w:r>
            <w:r w:rsidR="00E55D90"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</w:t>
            </w:r>
            <w:r w:rsidR="00B06AB0"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r w:rsidR="00E55D90" w:rsidRPr="00B06AB0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V. </w:t>
            </w:r>
          </w:p>
        </w:tc>
        <w:tc>
          <w:tcPr>
            <w:tcW w:w="1821" w:type="dxa"/>
            <w:tcBorders>
              <w:top w:val="single" w:sz="4" w:space="0" w:color="auto"/>
            </w:tcBorders>
            <w:vAlign w:val="bottom"/>
          </w:tcPr>
          <w:p w14:paraId="58208F44" w14:textId="31DFFE0B" w:rsidR="00E55D90" w:rsidRPr="00B06AB0" w:rsidRDefault="00232050" w:rsidP="00B06AB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Essen</w:t>
            </w:r>
          </w:p>
        </w:tc>
      </w:tr>
      <w:tr w:rsidR="00B06AB0" w:rsidRPr="00B06AB0" w14:paraId="4F59C612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32F07601" w14:textId="43A23DAB" w:rsidR="00E55D90" w:rsidRPr="00B06AB0" w:rsidRDefault="00232050" w:rsidP="00B06AB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Vorstand</w:t>
            </w:r>
            <w:r w:rsidR="00B06AB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smitglied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für Finanzen &amp; Recht </w:t>
            </w:r>
            <w:r w:rsidR="00B06AB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in einer 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studentischen Unternehmensberatung</w:t>
            </w:r>
          </w:p>
        </w:tc>
        <w:tc>
          <w:tcPr>
            <w:tcW w:w="1821" w:type="dxa"/>
            <w:vAlign w:val="bottom"/>
          </w:tcPr>
          <w:p w14:paraId="45DD2178" w14:textId="062FCBF7" w:rsidR="00E55D90" w:rsidRPr="00B06AB0" w:rsidRDefault="00E55D90" w:rsidP="00B06AB0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09/20</w:t>
            </w:r>
            <w:r w:rsidR="00232050"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24</w:t>
            </w:r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B06AB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02437711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10380D64" w14:textId="5455BC53" w:rsidR="00783663" w:rsidRPr="00B06AB0" w:rsidRDefault="00783663" w:rsidP="00B06AB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Steigerung der Mitgliederquote um 200 % durch die Umsetzung eines innovativen Marketing- und Workshopkonzepts </w:t>
            </w:r>
          </w:p>
          <w:p w14:paraId="10ED8F17" w14:textId="7826B10A" w:rsidR="00783663" w:rsidDel="004C3ECC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del w:id="19" w:author="Mia Schramek" w:date="2025-07-28T21:08:00Z" w16du:dateUtc="2025-07-28T19:08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Konzeption und Moderation interner Workshops und Events sowie mit Partnerunternehmen</w:t>
            </w:r>
          </w:p>
          <w:p w14:paraId="69C12EF7" w14:textId="77777777" w:rsidR="004C3ECC" w:rsidRPr="00B06AB0" w:rsidRDefault="004C3ECC" w:rsidP="00B06AB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ins w:id="20" w:author="Mia Schramek" w:date="2025-07-28T21:08:00Z" w16du:dateUtc="2025-07-28T19:08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</w:p>
          <w:p w14:paraId="68CFAD97" w14:textId="79B7F2D5" w:rsidR="00783663" w:rsidRPr="004C3ECC" w:rsidRDefault="004C3ECC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ins w:id="21" w:author="Mia Schramek" w:date="2025-07-28T21:07:00Z" w16du:dateUtc="2025-07-28T19:07:00Z"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Entwicklung eines skalierbaren Pricing-Konzepts und neuer Partnerschaftsformate mit </w:t>
              </w:r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Unternehmen wie </w:t>
              </w:r>
              <w:r w:rsidRPr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PwC</w:t>
              </w:r>
            </w:ins>
            <w:ins w:id="22" w:author="Mia Schramek" w:date="2025-07-28T21:08:00Z" w16du:dateUtc="2025-07-28T19:08:00Z">
              <w:r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oder </w:t>
              </w:r>
              <w:proofErr w:type="spellStart"/>
              <w:r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>zeb</w:t>
              </w:r>
            </w:ins>
            <w:proofErr w:type="spellEnd"/>
            <w:ins w:id="23" w:author="Mia Schramek" w:date="2025-07-28T21:07:00Z" w16du:dateUtc="2025-07-28T19:07:00Z">
              <w:r w:rsidRPr="004C3ECC" w:rsidDel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t xml:space="preserve"> </w:t>
              </w:r>
            </w:ins>
            <w:del w:id="24" w:author="Mia Schramek" w:date="2025-07-28T21:07:00Z" w16du:dateUtc="2025-07-28T19:07:00Z">
              <w:r w:rsidR="00783663" w:rsidRPr="004C3ECC" w:rsidDel="004C3ECC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Aufbau eines skalierbaren Pricing-Konzepts und Etablierung neuer Kooperations- und Partnerschaftsformate mit Unternehmen wie PwC, zeb und Oscar GmbH</w:delText>
              </w:r>
            </w:del>
          </w:p>
        </w:tc>
      </w:tr>
      <w:tr w:rsidR="00B06AB0" w:rsidRPr="00B06AB0" w14:paraId="04BFDD79" w14:textId="77777777" w:rsidTr="004C3ECC">
        <w:trPr>
          <w:trHeight w:val="283"/>
        </w:trPr>
        <w:tc>
          <w:tcPr>
            <w:tcW w:w="9094" w:type="dxa"/>
            <w:vAlign w:val="bottom"/>
          </w:tcPr>
          <w:p w14:paraId="5D908AF7" w14:textId="5EBCD3FC" w:rsidR="00FE0496" w:rsidRPr="00B06AB0" w:rsidRDefault="00232050" w:rsidP="00B06AB0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Student Consultant der studentischen Unternehmensberatun</w:t>
            </w:r>
            <w:r w:rsidR="0044192C"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</w:t>
            </w:r>
          </w:p>
        </w:tc>
        <w:tc>
          <w:tcPr>
            <w:tcW w:w="1821" w:type="dxa"/>
            <w:vAlign w:val="bottom"/>
          </w:tcPr>
          <w:p w14:paraId="0D2FFB14" w14:textId="7E05D98F" w:rsidR="00FE0496" w:rsidRPr="00B06AB0" w:rsidRDefault="00FE0496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843962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232050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24 – </w:t>
            </w:r>
            <w:proofErr w:type="spellStart"/>
            <w:r w:rsidR="00232050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66A58453" w14:textId="77777777" w:rsidTr="004C3ECC">
        <w:trPr>
          <w:trHeight w:val="20"/>
        </w:trPr>
        <w:tc>
          <w:tcPr>
            <w:tcW w:w="10915" w:type="dxa"/>
            <w:gridSpan w:val="2"/>
            <w:vAlign w:val="bottom"/>
          </w:tcPr>
          <w:p w14:paraId="50B5B9CB" w14:textId="69A66C79" w:rsidR="00783663" w:rsidRPr="00B06AB0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Anwärterprojekt: Aufbau eines Financial Models für ein Startup im Early-Career-Solutions-Bereich mit Fokus auf strukturierte Projekteinsätze für Berufseinsteiger in der Automobilindustrie</w:t>
            </w:r>
          </w:p>
        </w:tc>
      </w:tr>
      <w:tr w:rsidR="00B06AB0" w:rsidRPr="00B06AB0" w14:paraId="4028871F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3B81DA34" w14:textId="60A61C83" w:rsidR="00FE0496" w:rsidRPr="00B06AB0" w:rsidRDefault="0044192C" w:rsidP="00B06AB0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Akademischer Börsenverein Bochum e.</w:t>
            </w:r>
            <w:r w:rsidR="00B06AB0"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Pr="00B06AB0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V.</w:t>
            </w:r>
          </w:p>
        </w:tc>
        <w:tc>
          <w:tcPr>
            <w:tcW w:w="1821" w:type="dxa"/>
            <w:vAlign w:val="bottom"/>
          </w:tcPr>
          <w:p w14:paraId="7F9CDF1E" w14:textId="24DAF598" w:rsidR="00FE0496" w:rsidRPr="00B06AB0" w:rsidRDefault="0044192C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Bochum</w:t>
            </w:r>
          </w:p>
        </w:tc>
      </w:tr>
      <w:tr w:rsidR="00B06AB0" w:rsidRPr="00B06AB0" w14:paraId="7B2F81B2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099DE2C5" w14:textId="3CF4E188" w:rsidR="00FE0496" w:rsidRPr="00B06AB0" w:rsidRDefault="0044192C" w:rsidP="00B06AB0">
            <w:pPr>
              <w:pStyle w:val="Bullets"/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Vorstand</w:t>
            </w:r>
            <w:r w:rsidR="00B06AB0"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smitglied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Marketing unter der Leitung des DACH-Verbandes BVH</w:t>
            </w:r>
          </w:p>
        </w:tc>
        <w:tc>
          <w:tcPr>
            <w:tcW w:w="1821" w:type="dxa"/>
            <w:vAlign w:val="bottom"/>
          </w:tcPr>
          <w:p w14:paraId="091163D4" w14:textId="78CA37F3" w:rsidR="00FE0496" w:rsidRPr="00B06AB0" w:rsidRDefault="00843962" w:rsidP="00B06AB0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</w:t>
            </w:r>
            <w:r w:rsidR="00FE0496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44192C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FE0496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44192C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2618F0FF" w14:textId="77777777" w:rsidTr="004C3ECC">
        <w:trPr>
          <w:trHeight w:val="57"/>
        </w:trPr>
        <w:tc>
          <w:tcPr>
            <w:tcW w:w="10915" w:type="dxa"/>
            <w:gridSpan w:val="2"/>
            <w:vAlign w:val="bottom"/>
          </w:tcPr>
          <w:p w14:paraId="42D36152" w14:textId="77777777" w:rsidR="00783663" w:rsidRPr="00B06AB0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Verstärkung des Marketing-Konzepts mit Google Ad Grants von über 10.000 Euro gestelltem Budget</w:t>
            </w:r>
          </w:p>
          <w:p w14:paraId="1570DE9D" w14:textId="42495C82" w:rsidR="00783663" w:rsidRPr="004C3ECC" w:rsidRDefault="00783663" w:rsidP="004C3ECC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Teilnahme an Vorstandsversammlungen zur Strategieentwicklung</w:t>
            </w:r>
          </w:p>
        </w:tc>
      </w:tr>
      <w:tr w:rsidR="00B06AB0" w:rsidRPr="00B06AB0" w14:paraId="56372BDE" w14:textId="77777777" w:rsidTr="004C3ECC">
        <w:trPr>
          <w:trHeight w:val="283"/>
        </w:trPr>
        <w:tc>
          <w:tcPr>
            <w:tcW w:w="9094" w:type="dxa"/>
            <w:vAlign w:val="bottom"/>
          </w:tcPr>
          <w:p w14:paraId="3C87D247" w14:textId="2035CD64" w:rsidR="00E55D90" w:rsidRPr="00B06AB0" w:rsidRDefault="0044192C" w:rsidP="00B06AB0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unter der Leitung des DACH-Verbandes BVH</w:t>
            </w:r>
          </w:p>
        </w:tc>
        <w:tc>
          <w:tcPr>
            <w:tcW w:w="1821" w:type="dxa"/>
            <w:vAlign w:val="bottom"/>
          </w:tcPr>
          <w:p w14:paraId="288A2195" w14:textId="009628AB" w:rsidR="00E55D90" w:rsidRPr="00B06AB0" w:rsidRDefault="00E55D90" w:rsidP="00B06AB0">
            <w:pPr>
              <w:pStyle w:val="Bullets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0D43C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0D43C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0D43C3" w:rsidRPr="00B06AB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B06AB0" w:rsidRPr="00B06AB0" w14:paraId="7ECB507F" w14:textId="77777777" w:rsidTr="004C3ECC">
        <w:trPr>
          <w:trHeight w:val="170"/>
        </w:trPr>
        <w:tc>
          <w:tcPr>
            <w:tcW w:w="10915" w:type="dxa"/>
            <w:gridSpan w:val="2"/>
            <w:vAlign w:val="bottom"/>
          </w:tcPr>
          <w:p w14:paraId="2CC438FF" w14:textId="309C4463" w:rsidR="00E55D90" w:rsidRPr="00B06AB0" w:rsidRDefault="00783663" w:rsidP="00B06AB0">
            <w:pPr>
              <w:pStyle w:val="Beschreibung"/>
              <w:numPr>
                <w:ilvl w:val="0"/>
                <w:numId w:val="31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Partizipation </w:t>
            </w:r>
            <w:r w:rsidR="0044192C"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an Mitgliederevents zur Netzwerkentwicklung und fachlichen Weiterbildung</w:t>
            </w:r>
          </w:p>
        </w:tc>
      </w:tr>
      <w:tr w:rsidR="00B06AB0" w:rsidRPr="00B06AB0" w14:paraId="5948E809" w14:textId="77777777" w:rsidTr="004C3ECC">
        <w:trPr>
          <w:trHeight w:val="340"/>
        </w:trPr>
        <w:tc>
          <w:tcPr>
            <w:tcW w:w="9094" w:type="dxa"/>
            <w:vAlign w:val="bottom"/>
          </w:tcPr>
          <w:p w14:paraId="4AE29DA3" w14:textId="77777777" w:rsidR="0044192C" w:rsidRPr="00B06AB0" w:rsidRDefault="0044192C" w:rsidP="00B06AB0">
            <w:pPr>
              <w:pStyle w:val="Beschreibung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Promos-Stipendium der Universität Duisburg-Essen</w:t>
            </w:r>
          </w:p>
        </w:tc>
        <w:tc>
          <w:tcPr>
            <w:tcW w:w="1821" w:type="dxa"/>
            <w:vAlign w:val="bottom"/>
          </w:tcPr>
          <w:p w14:paraId="66515579" w14:textId="3E977B76" w:rsidR="0044192C" w:rsidRPr="00B06AB0" w:rsidRDefault="0044192C" w:rsidP="00B06AB0">
            <w:pPr>
              <w:pStyle w:val="Beschreibung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de-AT"/>
              </w:rPr>
              <w:t>Essen</w:t>
            </w:r>
          </w:p>
        </w:tc>
      </w:tr>
      <w:tr w:rsidR="00B06AB0" w:rsidRPr="00B06AB0" w14:paraId="7BF3E9FF" w14:textId="77777777" w:rsidTr="004C3ECC">
        <w:trPr>
          <w:trHeight w:val="20"/>
        </w:trPr>
        <w:tc>
          <w:tcPr>
            <w:tcW w:w="9094" w:type="dxa"/>
            <w:vAlign w:val="bottom"/>
          </w:tcPr>
          <w:p w14:paraId="07D97136" w14:textId="56FD66DF" w:rsidR="0044192C" w:rsidRPr="00B06AB0" w:rsidRDefault="0044192C" w:rsidP="00B06AB0">
            <w:pPr>
              <w:pStyle w:val="Beschreibung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Ideelle und finanzielle Förderung durch den Deutschen Akademischen Austauschdienst (DAAD)</w:t>
            </w:r>
          </w:p>
        </w:tc>
        <w:tc>
          <w:tcPr>
            <w:tcW w:w="1821" w:type="dxa"/>
            <w:vAlign w:val="bottom"/>
          </w:tcPr>
          <w:p w14:paraId="108290A6" w14:textId="3DB79C21" w:rsidR="0044192C" w:rsidRPr="00B06AB0" w:rsidRDefault="0044192C" w:rsidP="00B06AB0">
            <w:pPr>
              <w:pStyle w:val="Beschreibung"/>
              <w:jc w:val="right"/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/>
                <w:sz w:val="20"/>
                <w:szCs w:val="20"/>
                <w:lang w:val="de-AT"/>
              </w:rPr>
              <w:t>02/2024 – 04/2024</w:t>
            </w:r>
          </w:p>
        </w:tc>
      </w:tr>
      <w:tr w:rsidR="00B06AB0" w:rsidRPr="00B06AB0" w14:paraId="7B7DCF34" w14:textId="77777777" w:rsidTr="004C3ECC">
        <w:trPr>
          <w:trHeight w:val="170"/>
        </w:trPr>
        <w:tc>
          <w:tcPr>
            <w:tcW w:w="10915" w:type="dxa"/>
            <w:gridSpan w:val="2"/>
            <w:vAlign w:val="bottom"/>
          </w:tcPr>
          <w:p w14:paraId="528961E7" w14:textId="5ADFCAFB" w:rsidR="0044192C" w:rsidRPr="00B06AB0" w:rsidRDefault="0044192C" w:rsidP="00B06AB0">
            <w:pPr>
              <w:pStyle w:val="Beschreibung"/>
              <w:numPr>
                <w:ilvl w:val="0"/>
                <w:numId w:val="24"/>
              </w:numPr>
              <w:ind w:left="426" w:hanging="284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Teilnahme an einer Sprachreise mit der EF </w:t>
            </w:r>
            <w:proofErr w:type="spellStart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école</w:t>
            </w:r>
            <w:proofErr w:type="spellEnd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des </w:t>
            </w:r>
            <w:proofErr w:type="spellStart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langues</w:t>
            </w:r>
            <w:proofErr w:type="spellEnd"/>
            <w:r w:rsidRPr="00B06AB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Paris</w:t>
            </w:r>
          </w:p>
        </w:tc>
      </w:tr>
      <w:tr w:rsidR="00B06AB0" w:rsidRPr="00B06AB0" w14:paraId="482569A2" w14:textId="77777777" w:rsidTr="004C3ECC">
        <w:trPr>
          <w:trHeight w:val="397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bottom"/>
          </w:tcPr>
          <w:p w14:paraId="1CFA4492" w14:textId="1CE8FA92" w:rsidR="00E55D90" w:rsidRPr="00B06AB0" w:rsidRDefault="001647AB" w:rsidP="00B06AB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>F</w:t>
            </w:r>
            <w:r w:rsidR="00CA57AE"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>ähigkeiten</w:t>
            </w:r>
            <w:r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&amp; I</w:t>
            </w:r>
            <w:r w:rsidR="00CA57AE" w:rsidRPr="00B06AB0">
              <w:rPr>
                <w:rFonts w:ascii="Times New Roman" w:hAnsi="Times New Roman" w:cs="Times New Roman"/>
                <w:b/>
                <w:sz w:val="28"/>
                <w:szCs w:val="28"/>
              </w:rPr>
              <w:t>nteressen</w:t>
            </w:r>
          </w:p>
        </w:tc>
      </w:tr>
      <w:tr w:rsidR="00B06AB0" w:rsidRPr="00B06AB0" w14:paraId="2B257790" w14:textId="77777777" w:rsidTr="004C3ECC">
        <w:trPr>
          <w:trHeight w:val="340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0C0A54BA" w:rsidR="00F25EB2" w:rsidRPr="00B06AB0" w:rsidRDefault="00F25EB2" w:rsidP="00B06AB0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83663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44192C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Fra</w:t>
            </w:r>
            <w:r w:rsidR="00783663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n</w:t>
            </w:r>
            <w:r w:rsidR="0044192C"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zösisch</w:t>
            </w:r>
            <w:r w:rsidRPr="00B06AB0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B06AB0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Grundkenntnisse</w:t>
            </w:r>
            <w:r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B06AB0" w:rsidRPr="00B06AB0" w14:paraId="45706C3F" w14:textId="77777777" w:rsidTr="004C3ECC">
        <w:trPr>
          <w:trHeight w:val="283"/>
        </w:trPr>
        <w:tc>
          <w:tcPr>
            <w:tcW w:w="10915" w:type="dxa"/>
            <w:gridSpan w:val="2"/>
            <w:vAlign w:val="bottom"/>
          </w:tcPr>
          <w:p w14:paraId="60CA2168" w14:textId="2E50A552" w:rsidR="00F25EB2" w:rsidRPr="004C3ECC" w:rsidRDefault="00F25EB2" w:rsidP="00B06AB0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4C3EC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4C3EC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Pitchbook</w:t>
            </w:r>
            <w:proofErr w:type="spellEnd"/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06AB0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</w:t>
            </w:r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Java </w:t>
            </w:r>
            <w:proofErr w:type="spellStart"/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Script</w:t>
            </w:r>
            <w:proofErr w:type="spellEnd"/>
            <w:r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06AB0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</w:t>
            </w:r>
            <w:r w:rsidR="00B06AB0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rundkenntnisse</w:t>
            </w:r>
            <w:r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="0044192C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, </w:t>
            </w:r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 </w:t>
            </w:r>
            <w:r w:rsidR="0044192C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="00B06AB0" w:rsidRPr="00B06AB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Grundkenntnisse</w:t>
            </w:r>
            <w:r w:rsidR="0044192C" w:rsidRPr="004C3ECC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B06AB0" w:rsidRPr="00B06AB0" w14:paraId="70CB01B0" w14:textId="77777777" w:rsidTr="004C3ECC">
        <w:trPr>
          <w:trHeight w:val="283"/>
        </w:trPr>
        <w:tc>
          <w:tcPr>
            <w:tcW w:w="10915" w:type="dxa"/>
            <w:gridSpan w:val="2"/>
            <w:vAlign w:val="bottom"/>
          </w:tcPr>
          <w:p w14:paraId="598C2742" w14:textId="0C2A8F9A" w:rsidR="00F25EB2" w:rsidRPr="00B06AB0" w:rsidRDefault="00F25EB2" w:rsidP="00B06AB0">
            <w:pPr>
              <w:pStyle w:val="Listenabsatz"/>
              <w:numPr>
                <w:ilvl w:val="0"/>
                <w:numId w:val="37"/>
              </w:numPr>
              <w:ind w:left="426" w:hanging="284"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B06AB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4192C" w:rsidRPr="004C3EC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Joggen, Fitness, Yoga, Kochen, Reisen</w:t>
            </w:r>
          </w:p>
        </w:tc>
      </w:tr>
      <w:tr w:rsidR="00B06AB0" w:rsidRPr="00B06AB0" w14:paraId="071AB173" w14:textId="77777777" w:rsidTr="004C3ECC">
        <w:trPr>
          <w:trHeight w:val="737"/>
        </w:trPr>
        <w:tc>
          <w:tcPr>
            <w:tcW w:w="10915" w:type="dxa"/>
            <w:gridSpan w:val="2"/>
            <w:vAlign w:val="bottom"/>
          </w:tcPr>
          <w:p w14:paraId="6478BDEA" w14:textId="268C024D" w:rsidR="001647AB" w:rsidRPr="00B06AB0" w:rsidRDefault="0044192C" w:rsidP="00B06AB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>Köln</w:t>
            </w:r>
            <w:r w:rsidR="001647AB" w:rsidRPr="00B06AB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06AB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ins w:id="25" w:author="Mia Schramek" w:date="2025-07-28T21:09:00Z" w16du:dateUtc="2025-07-28T19:09:00Z">
              <w:r w:rsidR="00A53F30">
                <w:rPr>
                  <w:rFonts w:ascii="Times New Roman" w:hAnsi="Times New Roman" w:cs="Times New Roman"/>
                  <w:sz w:val="20"/>
                  <w:szCs w:val="20"/>
                </w:rPr>
                <w:t>9</w:t>
              </w:r>
            </w:ins>
            <w:del w:id="26" w:author="Mia Schramek" w:date="2025-07-28T21:09:00Z" w16du:dateUtc="2025-07-28T19:09:00Z">
              <w:r w:rsidRPr="00B06AB0" w:rsidDel="00A53F30">
                <w:rPr>
                  <w:rFonts w:ascii="Times New Roman" w:hAnsi="Times New Roman" w:cs="Times New Roman"/>
                  <w:sz w:val="20"/>
                  <w:szCs w:val="20"/>
                </w:rPr>
                <w:delText>7</w:delText>
              </w:r>
            </w:del>
            <w:r w:rsidRPr="00B06AB0">
              <w:rPr>
                <w:rFonts w:ascii="Times New Roman" w:hAnsi="Times New Roman" w:cs="Times New Roman"/>
                <w:sz w:val="20"/>
                <w:szCs w:val="20"/>
              </w:rPr>
              <w:t>.07.2025</w:t>
            </w:r>
          </w:p>
        </w:tc>
      </w:tr>
    </w:tbl>
    <w:p w14:paraId="0747D2BF" w14:textId="69F47280" w:rsidR="00723643" w:rsidRPr="004C3ECC" w:rsidRDefault="00723643" w:rsidP="004C3ECC">
      <w:pPr>
        <w:spacing w:line="240" w:lineRule="auto"/>
        <w:rPr>
          <w:rFonts w:ascii="Times New Roman" w:hAnsi="Times New Roman" w:cs="Times New Roman"/>
          <w:sz w:val="2"/>
          <w:szCs w:val="2"/>
        </w:rPr>
      </w:pPr>
    </w:p>
    <w:sectPr w:rsidR="00723643" w:rsidRPr="004C3ECC" w:rsidSect="004C3ECC">
      <w:footerReference w:type="even" r:id="rId8"/>
      <w:pgSz w:w="11906" w:h="16838"/>
      <w:pgMar w:top="1077" w:right="1247" w:bottom="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7421A" w14:textId="77777777" w:rsidR="000009D6" w:rsidRDefault="000009D6" w:rsidP="00BE053D">
      <w:pPr>
        <w:spacing w:after="0" w:line="240" w:lineRule="auto"/>
      </w:pPr>
      <w:r>
        <w:separator/>
      </w:r>
    </w:p>
  </w:endnote>
  <w:endnote w:type="continuationSeparator" w:id="0">
    <w:p w14:paraId="738F3CC1" w14:textId="77777777" w:rsidR="000009D6" w:rsidRDefault="000009D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3CF38" w14:textId="77777777" w:rsidR="000009D6" w:rsidRDefault="000009D6" w:rsidP="00BE053D">
      <w:pPr>
        <w:spacing w:after="0" w:line="240" w:lineRule="auto"/>
      </w:pPr>
      <w:r>
        <w:separator/>
      </w:r>
    </w:p>
  </w:footnote>
  <w:footnote w:type="continuationSeparator" w:id="0">
    <w:p w14:paraId="07C0BD26" w14:textId="77777777" w:rsidR="000009D6" w:rsidRDefault="000009D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CE023E"/>
    <w:multiLevelType w:val="hybridMultilevel"/>
    <w:tmpl w:val="43F80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C404A0"/>
    <w:multiLevelType w:val="hybridMultilevel"/>
    <w:tmpl w:val="9F5CFD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C42BAD"/>
    <w:multiLevelType w:val="hybridMultilevel"/>
    <w:tmpl w:val="2B2C8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052506"/>
    <w:multiLevelType w:val="hybridMultilevel"/>
    <w:tmpl w:val="1C22B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1385F"/>
    <w:multiLevelType w:val="hybridMultilevel"/>
    <w:tmpl w:val="6E2A9B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18222A"/>
    <w:multiLevelType w:val="hybridMultilevel"/>
    <w:tmpl w:val="EB76A16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B7826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140A1C"/>
    <w:multiLevelType w:val="hybridMultilevel"/>
    <w:tmpl w:val="1312F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C154D7"/>
    <w:multiLevelType w:val="hybridMultilevel"/>
    <w:tmpl w:val="F280C23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C8F60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E8D08B5"/>
    <w:multiLevelType w:val="hybridMultilevel"/>
    <w:tmpl w:val="41B64B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041065"/>
    <w:multiLevelType w:val="hybridMultilevel"/>
    <w:tmpl w:val="2E3AE2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5C01E1"/>
    <w:multiLevelType w:val="hybridMultilevel"/>
    <w:tmpl w:val="6DBE81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2318CE"/>
    <w:multiLevelType w:val="hybridMultilevel"/>
    <w:tmpl w:val="C30418D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723BCA"/>
    <w:multiLevelType w:val="hybridMultilevel"/>
    <w:tmpl w:val="D37241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8"/>
  </w:num>
  <w:num w:numId="2" w16cid:durableId="1517961058">
    <w:abstractNumId w:val="21"/>
  </w:num>
  <w:num w:numId="3" w16cid:durableId="1252082647">
    <w:abstractNumId w:val="26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7"/>
  </w:num>
  <w:num w:numId="8" w16cid:durableId="1949311987">
    <w:abstractNumId w:val="32"/>
  </w:num>
  <w:num w:numId="9" w16cid:durableId="1961916187">
    <w:abstractNumId w:val="15"/>
  </w:num>
  <w:num w:numId="10" w16cid:durableId="1947156070">
    <w:abstractNumId w:val="34"/>
  </w:num>
  <w:num w:numId="11" w16cid:durableId="1715693601">
    <w:abstractNumId w:val="7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30"/>
  </w:num>
  <w:num w:numId="16" w16cid:durableId="1721974678">
    <w:abstractNumId w:val="6"/>
  </w:num>
  <w:num w:numId="17" w16cid:durableId="2003701761">
    <w:abstractNumId w:val="20"/>
  </w:num>
  <w:num w:numId="18" w16cid:durableId="1247112201">
    <w:abstractNumId w:val="4"/>
  </w:num>
  <w:num w:numId="19" w16cid:durableId="142089335">
    <w:abstractNumId w:val="25"/>
  </w:num>
  <w:num w:numId="20" w16cid:durableId="702943334">
    <w:abstractNumId w:val="13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9"/>
  </w:num>
  <w:num w:numId="24" w16cid:durableId="2056856694">
    <w:abstractNumId w:val="29"/>
  </w:num>
  <w:num w:numId="25" w16cid:durableId="548689742">
    <w:abstractNumId w:val="37"/>
  </w:num>
  <w:num w:numId="26" w16cid:durableId="1499494221">
    <w:abstractNumId w:val="22"/>
  </w:num>
  <w:num w:numId="27" w16cid:durableId="624386309">
    <w:abstractNumId w:val="26"/>
  </w:num>
  <w:num w:numId="28" w16cid:durableId="523977518">
    <w:abstractNumId w:val="33"/>
  </w:num>
  <w:num w:numId="29" w16cid:durableId="1138642104">
    <w:abstractNumId w:val="36"/>
  </w:num>
  <w:num w:numId="30" w16cid:durableId="1957128436">
    <w:abstractNumId w:val="16"/>
  </w:num>
  <w:num w:numId="31" w16cid:durableId="109708572">
    <w:abstractNumId w:val="24"/>
  </w:num>
  <w:num w:numId="32" w16cid:durableId="337008173">
    <w:abstractNumId w:val="5"/>
  </w:num>
  <w:num w:numId="33" w16cid:durableId="1079641695">
    <w:abstractNumId w:val="31"/>
  </w:num>
  <w:num w:numId="34" w16cid:durableId="1159347622">
    <w:abstractNumId w:val="23"/>
  </w:num>
  <w:num w:numId="35" w16cid:durableId="1479179759">
    <w:abstractNumId w:val="11"/>
  </w:num>
  <w:num w:numId="36" w16cid:durableId="1513689754">
    <w:abstractNumId w:val="28"/>
  </w:num>
  <w:num w:numId="37" w16cid:durableId="996493551">
    <w:abstractNumId w:val="35"/>
  </w:num>
  <w:num w:numId="38" w16cid:durableId="2064984288">
    <w:abstractNumId w:val="26"/>
  </w:num>
  <w:num w:numId="39" w16cid:durableId="202065150">
    <w:abstractNumId w:val="3"/>
  </w:num>
  <w:num w:numId="40" w16cid:durableId="1570119379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a Schramek">
    <w15:presenceInfo w15:providerId="AD" w15:userId="S::Mia.schramek@stud.uni-due.de::0c8c4f60-7b8e-4fbf-9b7e-eae310c752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9D6"/>
    <w:rsid w:val="00056E25"/>
    <w:rsid w:val="00061D33"/>
    <w:rsid w:val="00064643"/>
    <w:rsid w:val="00087747"/>
    <w:rsid w:val="000A1FDA"/>
    <w:rsid w:val="000B63E2"/>
    <w:rsid w:val="000B6548"/>
    <w:rsid w:val="000D43C3"/>
    <w:rsid w:val="000D671A"/>
    <w:rsid w:val="00103EC5"/>
    <w:rsid w:val="00116C6E"/>
    <w:rsid w:val="00125CA6"/>
    <w:rsid w:val="0014168C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054D"/>
    <w:rsid w:val="00232050"/>
    <w:rsid w:val="00232CB5"/>
    <w:rsid w:val="00234A7E"/>
    <w:rsid w:val="0024373D"/>
    <w:rsid w:val="002508C2"/>
    <w:rsid w:val="00267252"/>
    <w:rsid w:val="00282DB0"/>
    <w:rsid w:val="0029070D"/>
    <w:rsid w:val="00292592"/>
    <w:rsid w:val="002B2091"/>
    <w:rsid w:val="002C6972"/>
    <w:rsid w:val="002D2B32"/>
    <w:rsid w:val="002D4516"/>
    <w:rsid w:val="002F46AD"/>
    <w:rsid w:val="0030096A"/>
    <w:rsid w:val="003101F0"/>
    <w:rsid w:val="00314B7A"/>
    <w:rsid w:val="00324BC5"/>
    <w:rsid w:val="00340BAB"/>
    <w:rsid w:val="003413D2"/>
    <w:rsid w:val="003418E0"/>
    <w:rsid w:val="00347F8D"/>
    <w:rsid w:val="00372F7B"/>
    <w:rsid w:val="003733E5"/>
    <w:rsid w:val="00390EA6"/>
    <w:rsid w:val="003B1CD2"/>
    <w:rsid w:val="003E27C3"/>
    <w:rsid w:val="003F3E3F"/>
    <w:rsid w:val="004067B8"/>
    <w:rsid w:val="004154BE"/>
    <w:rsid w:val="0042013D"/>
    <w:rsid w:val="00422F83"/>
    <w:rsid w:val="00426D7E"/>
    <w:rsid w:val="00430237"/>
    <w:rsid w:val="0043430C"/>
    <w:rsid w:val="00435E6D"/>
    <w:rsid w:val="0044192C"/>
    <w:rsid w:val="00443668"/>
    <w:rsid w:val="00456B0D"/>
    <w:rsid w:val="00462C6B"/>
    <w:rsid w:val="00476AF8"/>
    <w:rsid w:val="00484FD7"/>
    <w:rsid w:val="004929FB"/>
    <w:rsid w:val="004A54BA"/>
    <w:rsid w:val="004B6A5E"/>
    <w:rsid w:val="004B7FCD"/>
    <w:rsid w:val="004C3ECC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D734F"/>
    <w:rsid w:val="005E57F6"/>
    <w:rsid w:val="006058D8"/>
    <w:rsid w:val="00610200"/>
    <w:rsid w:val="00623699"/>
    <w:rsid w:val="00632D5A"/>
    <w:rsid w:val="00634B1E"/>
    <w:rsid w:val="00635515"/>
    <w:rsid w:val="006546FD"/>
    <w:rsid w:val="00665BF3"/>
    <w:rsid w:val="006732D6"/>
    <w:rsid w:val="00681D12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663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962"/>
    <w:rsid w:val="00853438"/>
    <w:rsid w:val="00866846"/>
    <w:rsid w:val="00875DA9"/>
    <w:rsid w:val="00895E38"/>
    <w:rsid w:val="008A782B"/>
    <w:rsid w:val="008B0FC0"/>
    <w:rsid w:val="008C429A"/>
    <w:rsid w:val="008E1F3D"/>
    <w:rsid w:val="008E39F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B7234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53F30"/>
    <w:rsid w:val="00A74225"/>
    <w:rsid w:val="00A936D5"/>
    <w:rsid w:val="00A973BB"/>
    <w:rsid w:val="00AA1EB0"/>
    <w:rsid w:val="00AA2DA3"/>
    <w:rsid w:val="00AA5A9C"/>
    <w:rsid w:val="00AB016A"/>
    <w:rsid w:val="00AB2A5A"/>
    <w:rsid w:val="00AB3383"/>
    <w:rsid w:val="00AB4AAA"/>
    <w:rsid w:val="00AC7B71"/>
    <w:rsid w:val="00AD28F8"/>
    <w:rsid w:val="00AD66FE"/>
    <w:rsid w:val="00AE4ED3"/>
    <w:rsid w:val="00B0230B"/>
    <w:rsid w:val="00B06AB0"/>
    <w:rsid w:val="00B17D95"/>
    <w:rsid w:val="00B23509"/>
    <w:rsid w:val="00B359DB"/>
    <w:rsid w:val="00B3632B"/>
    <w:rsid w:val="00B409D8"/>
    <w:rsid w:val="00B5178D"/>
    <w:rsid w:val="00B57DFF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A57A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2F8A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78366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06AB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06AB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06AB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06AB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06AB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3497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Mia Schramek</cp:lastModifiedBy>
  <cp:revision>2</cp:revision>
  <dcterms:created xsi:type="dcterms:W3CDTF">2025-07-28T19:09:00Z</dcterms:created>
  <dcterms:modified xsi:type="dcterms:W3CDTF">2025-07-28T19:09:00Z</dcterms:modified>
</cp:coreProperties>
</file>