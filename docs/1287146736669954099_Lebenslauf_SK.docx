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3696"/>
        <w:gridCol w:w="1121"/>
        <w:gridCol w:w="1147"/>
        <w:gridCol w:w="982"/>
      </w:tblGrid>
      <w:tr w:rsidR="002508C2" w:rsidRPr="006B7090" w14:paraId="5DF08F91" w14:textId="77777777" w:rsidTr="00E64FF5">
        <w:trPr>
          <w:trHeight w:val="850"/>
        </w:trPr>
        <w:tc>
          <w:tcPr>
            <w:tcW w:w="9062" w:type="dxa"/>
            <w:gridSpan w:val="5"/>
          </w:tcPr>
          <w:p w14:paraId="722A5AF6" w14:textId="63457158" w:rsidR="002508C2" w:rsidRPr="006B7090" w:rsidRDefault="004E6851" w:rsidP="00B92982">
            <w:pPr>
              <w:rPr>
                <w:rFonts w:ascii="Optima" w:hAnsi="Optima" w:cs="Times New Roman"/>
                <w:sz w:val="64"/>
                <w:szCs w:val="64"/>
              </w:rPr>
            </w:pPr>
            <w:r>
              <w:rPr>
                <w:rFonts w:ascii="Optima" w:hAnsi="Optima" w:cs="Times New Roman"/>
                <w:sz w:val="64"/>
                <w:szCs w:val="64"/>
              </w:rPr>
              <w:t xml:space="preserve">Kevin </w:t>
            </w:r>
            <w:proofErr w:type="spellStart"/>
            <w:r>
              <w:rPr>
                <w:rFonts w:ascii="Optima" w:hAnsi="Optima" w:cs="Times New Roman"/>
                <w:sz w:val="64"/>
                <w:szCs w:val="64"/>
              </w:rPr>
              <w:t>Avdispahic</w:t>
            </w:r>
            <w:proofErr w:type="spellEnd"/>
          </w:p>
        </w:tc>
      </w:tr>
      <w:tr w:rsidR="00814F18" w:rsidRPr="006B7090" w14:paraId="29A4F061" w14:textId="77777777" w:rsidTr="00535D78">
        <w:trPr>
          <w:trHeight w:val="567"/>
        </w:trPr>
        <w:tc>
          <w:tcPr>
            <w:tcW w:w="5812" w:type="dxa"/>
            <w:gridSpan w:val="2"/>
            <w:tcBorders>
              <w:bottom w:val="single" w:sz="4" w:space="0" w:color="auto"/>
            </w:tcBorders>
            <w:vAlign w:val="bottom"/>
          </w:tcPr>
          <w:p w14:paraId="1576CCFF" w14:textId="15D72605" w:rsidR="00814F18" w:rsidRPr="006B7090" w:rsidRDefault="00672EF2" w:rsidP="00B92982">
            <w:pPr>
              <w:rPr>
                <w:rFonts w:ascii="Optima" w:hAnsi="Optima" w:cs="Times New Roman"/>
                <w:b/>
              </w:rPr>
            </w:pPr>
            <w:r w:rsidRPr="006B7090">
              <w:rPr>
                <w:rFonts w:ascii="Optima" w:hAnsi="Optima" w:cs="Times New Roman"/>
                <w:b/>
                <w:sz w:val="32"/>
                <w:szCs w:val="32"/>
              </w:rPr>
              <w:t>PERSÖNLICHE INFORMATIONEN</w:t>
            </w:r>
          </w:p>
        </w:tc>
        <w:tc>
          <w:tcPr>
            <w:tcW w:w="3250" w:type="dxa"/>
            <w:gridSpan w:val="3"/>
            <w:tcBorders>
              <w:bottom w:val="single" w:sz="4" w:space="0" w:color="auto"/>
            </w:tcBorders>
            <w:vAlign w:val="bottom"/>
          </w:tcPr>
          <w:p w14:paraId="70C0A5C8" w14:textId="55255D3D" w:rsidR="00814F18" w:rsidRPr="006B7090" w:rsidRDefault="00814F18" w:rsidP="00B92982">
            <w:pPr>
              <w:rPr>
                <w:rFonts w:ascii="Optima" w:hAnsi="Optima" w:cs="Times New Roman"/>
                <w:b/>
              </w:rPr>
            </w:pPr>
          </w:p>
        </w:tc>
      </w:tr>
      <w:tr w:rsidR="00C018E4" w:rsidRPr="006B7090" w14:paraId="7E507145" w14:textId="77777777" w:rsidTr="00535D78">
        <w:trPr>
          <w:trHeight w:val="56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37A6837E" w14:textId="77777777" w:rsidR="007966F0" w:rsidRPr="006B7090" w:rsidRDefault="007966F0" w:rsidP="00B92982">
            <w:pPr>
              <w:rPr>
                <w:rFonts w:ascii="Optima" w:hAnsi="Optima" w:cs="Times New Roman"/>
              </w:rPr>
            </w:pPr>
            <w:r w:rsidRPr="006B7090">
              <w:rPr>
                <w:rFonts w:ascii="Optima" w:hAnsi="Optima" w:cs="Times New Roman"/>
              </w:rPr>
              <w:t>Adresse:</w:t>
            </w:r>
            <w:r w:rsidR="00723643" w:rsidRPr="006B7090">
              <w:rPr>
                <w:rFonts w:ascii="Optima" w:hAnsi="Optima" w:cs="Times New Roman"/>
              </w:rPr>
              <w:br/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41EF1F60" w14:textId="00D93CDE" w:rsidR="007966F0" w:rsidRDefault="00E10DCF" w:rsidP="00B92982">
            <w:pPr>
              <w:widowControl w:val="0"/>
              <w:autoSpaceDE w:val="0"/>
              <w:autoSpaceDN w:val="0"/>
              <w:adjustRightInd w:val="0"/>
              <w:rPr>
                <w:rFonts w:ascii="Optima" w:hAnsi="Optima" w:cs="Times New Roman"/>
                <w:color w:val="000000"/>
              </w:rPr>
            </w:pPr>
            <w:proofErr w:type="spellStart"/>
            <w:r>
              <w:rPr>
                <w:rFonts w:ascii="Optima" w:hAnsi="Optima" w:cs="Times New Roman"/>
                <w:color w:val="000000"/>
              </w:rPr>
              <w:t>Adickesallee</w:t>
            </w:r>
            <w:proofErr w:type="spellEnd"/>
            <w:r w:rsidR="004E6851">
              <w:rPr>
                <w:rFonts w:ascii="Optima" w:hAnsi="Optima" w:cs="Times New Roman"/>
                <w:color w:val="000000"/>
              </w:rPr>
              <w:t xml:space="preserve"> </w:t>
            </w:r>
            <w:r>
              <w:rPr>
                <w:rFonts w:ascii="Optima" w:hAnsi="Optima" w:cs="Times New Roman"/>
                <w:color w:val="000000"/>
              </w:rPr>
              <w:t>38</w:t>
            </w:r>
            <w:r w:rsidR="00EB5816" w:rsidRPr="006B7090">
              <w:rPr>
                <w:rFonts w:ascii="Optima" w:hAnsi="Optima" w:cs="Times New Roman"/>
                <w:color w:val="000000"/>
              </w:rPr>
              <w:t>,</w:t>
            </w:r>
          </w:p>
          <w:p w14:paraId="08E9C253" w14:textId="34980BCC" w:rsidR="004E6851" w:rsidRPr="004E6851" w:rsidRDefault="00E10DCF" w:rsidP="00B92982">
            <w:pPr>
              <w:widowControl w:val="0"/>
              <w:autoSpaceDE w:val="0"/>
              <w:autoSpaceDN w:val="0"/>
              <w:adjustRightInd w:val="0"/>
              <w:rPr>
                <w:rFonts w:ascii="Optima" w:hAnsi="Optima" w:cs="Times New Roman"/>
                <w:color w:val="000000"/>
              </w:rPr>
            </w:pPr>
            <w:r>
              <w:rPr>
                <w:rFonts w:ascii="Optima" w:hAnsi="Optima" w:cs="Times New Roman"/>
                <w:color w:val="000000"/>
              </w:rPr>
              <w:t>60322 Frankfurt am Main</w:t>
            </w:r>
          </w:p>
        </w:tc>
        <w:tc>
          <w:tcPr>
            <w:tcW w:w="2129" w:type="dxa"/>
            <w:gridSpan w:val="2"/>
            <w:tcBorders>
              <w:top w:val="single" w:sz="4" w:space="0" w:color="auto"/>
            </w:tcBorders>
          </w:tcPr>
          <w:p w14:paraId="0AD090D2" w14:textId="69921D7E" w:rsidR="007966F0" w:rsidRPr="006B7090" w:rsidRDefault="007966F0" w:rsidP="00B92982">
            <w:pPr>
              <w:rPr>
                <w:rFonts w:ascii="Optima" w:hAnsi="Optima" w:cs="Times New Roman"/>
              </w:rPr>
            </w:pPr>
          </w:p>
        </w:tc>
      </w:tr>
      <w:tr w:rsidR="00C018E4" w:rsidRPr="006B7090" w14:paraId="18EF21B5" w14:textId="77777777" w:rsidTr="00C1386B">
        <w:trPr>
          <w:trHeight w:val="340"/>
        </w:trPr>
        <w:tc>
          <w:tcPr>
            <w:tcW w:w="2116" w:type="dxa"/>
            <w:vAlign w:val="bottom"/>
          </w:tcPr>
          <w:p w14:paraId="6F1671FA" w14:textId="77777777" w:rsidR="007966F0" w:rsidRPr="006B7090" w:rsidRDefault="007966F0" w:rsidP="00B92982">
            <w:pPr>
              <w:rPr>
                <w:rFonts w:ascii="Optima" w:hAnsi="Optima" w:cs="Times New Roman"/>
              </w:rPr>
            </w:pPr>
            <w:r w:rsidRPr="006B7090">
              <w:rPr>
                <w:rFonts w:ascii="Optima" w:hAnsi="Optima" w:cs="Times New Roman"/>
              </w:rPr>
              <w:t>E-Mail:</w:t>
            </w:r>
          </w:p>
        </w:tc>
        <w:tc>
          <w:tcPr>
            <w:tcW w:w="4817" w:type="dxa"/>
            <w:gridSpan w:val="2"/>
            <w:vAlign w:val="bottom"/>
          </w:tcPr>
          <w:p w14:paraId="4B1F8539" w14:textId="6042720F" w:rsidR="007966F0" w:rsidRPr="006B7090" w:rsidRDefault="004E6851" w:rsidP="00B92982">
            <w:pPr>
              <w:rPr>
                <w:rFonts w:ascii="Optima" w:hAnsi="Optima" w:cs="Times New Roman"/>
              </w:rPr>
            </w:pPr>
            <w:r>
              <w:rPr>
                <w:rFonts w:ascii="Optima" w:hAnsi="Optima" w:cs="Times New Roman"/>
                <w:color w:val="000000"/>
              </w:rPr>
              <w:t>kevinavdispahic</w:t>
            </w:r>
            <w:r w:rsidR="00FA02C7" w:rsidRPr="006B7090">
              <w:rPr>
                <w:rFonts w:ascii="Optima" w:hAnsi="Optima" w:cs="Times New Roman"/>
                <w:color w:val="000000"/>
              </w:rPr>
              <w:t>@</w:t>
            </w:r>
            <w:r>
              <w:rPr>
                <w:rFonts w:ascii="Optima" w:hAnsi="Optima" w:cs="Times New Roman"/>
                <w:color w:val="000000"/>
              </w:rPr>
              <w:t>hotmail</w:t>
            </w:r>
            <w:r w:rsidR="00FA02C7" w:rsidRPr="006B7090">
              <w:rPr>
                <w:rFonts w:ascii="Optima" w:hAnsi="Optima" w:cs="Times New Roman"/>
                <w:color w:val="000000"/>
              </w:rPr>
              <w:t>.</w:t>
            </w:r>
            <w:r>
              <w:rPr>
                <w:rFonts w:ascii="Optima" w:hAnsi="Optima" w:cs="Times New Roman"/>
                <w:color w:val="000000"/>
              </w:rPr>
              <w:t>com</w:t>
            </w:r>
          </w:p>
        </w:tc>
        <w:tc>
          <w:tcPr>
            <w:tcW w:w="2129" w:type="dxa"/>
            <w:gridSpan w:val="2"/>
          </w:tcPr>
          <w:p w14:paraId="1346A9DC" w14:textId="67D50AC7" w:rsidR="007966F0" w:rsidRPr="006B7090" w:rsidRDefault="007966F0" w:rsidP="00B92982">
            <w:pPr>
              <w:rPr>
                <w:rFonts w:ascii="Optima" w:hAnsi="Optima" w:cs="Times New Roman"/>
              </w:rPr>
            </w:pPr>
          </w:p>
        </w:tc>
      </w:tr>
      <w:tr w:rsidR="00C018E4" w:rsidRPr="006B7090" w14:paraId="75FC1235" w14:textId="77777777" w:rsidTr="00C1386B">
        <w:trPr>
          <w:trHeight w:val="340"/>
        </w:trPr>
        <w:tc>
          <w:tcPr>
            <w:tcW w:w="2116" w:type="dxa"/>
            <w:vAlign w:val="bottom"/>
          </w:tcPr>
          <w:p w14:paraId="28ECECDB" w14:textId="77777777" w:rsidR="007966F0" w:rsidRPr="006B7090" w:rsidRDefault="007966F0" w:rsidP="00B92982">
            <w:pPr>
              <w:rPr>
                <w:rFonts w:ascii="Optima" w:hAnsi="Optima" w:cs="Times New Roman"/>
              </w:rPr>
            </w:pPr>
            <w:r w:rsidRPr="006B7090">
              <w:rPr>
                <w:rFonts w:ascii="Optima" w:hAnsi="Optima" w:cs="Times New Roman"/>
              </w:rPr>
              <w:t>Mobil:</w:t>
            </w:r>
          </w:p>
        </w:tc>
        <w:tc>
          <w:tcPr>
            <w:tcW w:w="4817" w:type="dxa"/>
            <w:gridSpan w:val="2"/>
            <w:vAlign w:val="bottom"/>
          </w:tcPr>
          <w:p w14:paraId="244747B4" w14:textId="5C4D3A9B" w:rsidR="007966F0" w:rsidRPr="006B7090" w:rsidRDefault="00FA02C7" w:rsidP="00B92982">
            <w:pPr>
              <w:rPr>
                <w:rFonts w:ascii="Optima" w:hAnsi="Optima" w:cs="Times New Roman"/>
              </w:rPr>
            </w:pPr>
            <w:r w:rsidRPr="006B7090">
              <w:rPr>
                <w:rFonts w:ascii="Optima" w:hAnsi="Optima" w:cs="Times New Roman"/>
                <w:color w:val="000000"/>
              </w:rPr>
              <w:t>+49</w:t>
            </w:r>
            <w:r w:rsidR="004E6851">
              <w:rPr>
                <w:rFonts w:ascii="Optima" w:hAnsi="Optima" w:cs="Times New Roman"/>
                <w:color w:val="000000"/>
              </w:rPr>
              <w:t xml:space="preserve"> 173 5496409</w:t>
            </w:r>
          </w:p>
        </w:tc>
        <w:tc>
          <w:tcPr>
            <w:tcW w:w="2129" w:type="dxa"/>
            <w:gridSpan w:val="2"/>
          </w:tcPr>
          <w:p w14:paraId="5D969C6E" w14:textId="0C84EE76" w:rsidR="007966F0" w:rsidRPr="006B7090" w:rsidRDefault="007966F0" w:rsidP="00B92982">
            <w:pPr>
              <w:rPr>
                <w:rFonts w:ascii="Optima" w:hAnsi="Optima" w:cs="Times New Roman"/>
              </w:rPr>
            </w:pPr>
          </w:p>
        </w:tc>
      </w:tr>
      <w:tr w:rsidR="00C018E4" w:rsidRPr="006B7090" w14:paraId="49C9E9C3" w14:textId="77777777" w:rsidTr="00C1386B">
        <w:trPr>
          <w:trHeight w:val="340"/>
        </w:trPr>
        <w:tc>
          <w:tcPr>
            <w:tcW w:w="2116" w:type="dxa"/>
            <w:vAlign w:val="bottom"/>
          </w:tcPr>
          <w:p w14:paraId="62536AD2" w14:textId="77777777" w:rsidR="007966F0" w:rsidRPr="006B7090" w:rsidRDefault="007966F0" w:rsidP="00B92982">
            <w:pPr>
              <w:rPr>
                <w:rFonts w:ascii="Optima" w:hAnsi="Optima" w:cs="Times New Roman"/>
              </w:rPr>
            </w:pPr>
            <w:r w:rsidRPr="006B7090">
              <w:rPr>
                <w:rFonts w:ascii="Optima" w:hAnsi="Optima" w:cs="Times New Roman"/>
              </w:rPr>
              <w:t xml:space="preserve">Geburtsdaten: </w:t>
            </w:r>
          </w:p>
        </w:tc>
        <w:tc>
          <w:tcPr>
            <w:tcW w:w="4817" w:type="dxa"/>
            <w:gridSpan w:val="2"/>
            <w:vAlign w:val="bottom"/>
          </w:tcPr>
          <w:p w14:paraId="3535E5F6" w14:textId="793B4939" w:rsidR="007966F0" w:rsidRPr="006B7090" w:rsidRDefault="004E6851" w:rsidP="00B92982">
            <w:pPr>
              <w:rPr>
                <w:rFonts w:ascii="Optima" w:hAnsi="Optima" w:cs="Times New Roman"/>
              </w:rPr>
            </w:pPr>
            <w:r>
              <w:rPr>
                <w:rFonts w:ascii="Optima" w:hAnsi="Optima" w:cs="Times New Roman"/>
                <w:color w:val="000000"/>
              </w:rPr>
              <w:t>14.08.2005</w:t>
            </w:r>
            <w:r w:rsidR="00FA02C7" w:rsidRPr="006B7090">
              <w:rPr>
                <w:rFonts w:ascii="Optima" w:hAnsi="Optima" w:cs="Times New Roman"/>
                <w:color w:val="000000"/>
              </w:rPr>
              <w:t xml:space="preserve"> in M</w:t>
            </w:r>
            <w:r>
              <w:rPr>
                <w:rFonts w:ascii="Optima" w:hAnsi="Optima" w:cs="Times New Roman"/>
                <w:color w:val="000000"/>
              </w:rPr>
              <w:t>osbach</w:t>
            </w:r>
          </w:p>
        </w:tc>
        <w:tc>
          <w:tcPr>
            <w:tcW w:w="2129" w:type="dxa"/>
            <w:gridSpan w:val="2"/>
          </w:tcPr>
          <w:p w14:paraId="6FC3E8E1" w14:textId="77777777" w:rsidR="007966F0" w:rsidRPr="006B7090" w:rsidRDefault="007966F0" w:rsidP="00B92982">
            <w:pPr>
              <w:rPr>
                <w:rFonts w:ascii="Optima" w:hAnsi="Optima" w:cs="Times New Roman"/>
              </w:rPr>
            </w:pPr>
          </w:p>
        </w:tc>
      </w:tr>
      <w:tr w:rsidR="002508C2" w:rsidRPr="006B7090" w14:paraId="0FCADE56" w14:textId="77777777" w:rsidTr="00672EF2">
        <w:trPr>
          <w:trHeight w:val="567"/>
        </w:trPr>
        <w:tc>
          <w:tcPr>
            <w:tcW w:w="9062" w:type="dxa"/>
            <w:gridSpan w:val="5"/>
            <w:tcBorders>
              <w:bottom w:val="single" w:sz="4" w:space="0" w:color="auto"/>
            </w:tcBorders>
            <w:vAlign w:val="bottom"/>
          </w:tcPr>
          <w:p w14:paraId="6219B894" w14:textId="2EAEC68D" w:rsidR="002508C2" w:rsidRPr="006B7090" w:rsidRDefault="00672EF2" w:rsidP="00B92982">
            <w:pPr>
              <w:rPr>
                <w:rFonts w:ascii="Optima" w:hAnsi="Optima" w:cs="Times New Roman"/>
              </w:rPr>
            </w:pPr>
            <w:r w:rsidRPr="006B7090">
              <w:rPr>
                <w:rFonts w:ascii="Optima" w:hAnsi="Optima" w:cs="Times New Roman"/>
                <w:b/>
                <w:sz w:val="32"/>
                <w:szCs w:val="32"/>
              </w:rPr>
              <w:t>SCHULBILDUNG</w:t>
            </w:r>
          </w:p>
        </w:tc>
      </w:tr>
      <w:tr w:rsidR="00C018E4" w:rsidRPr="006B7090" w14:paraId="7D1DEBF7" w14:textId="77777777" w:rsidTr="00C1386B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74C0312D" w14:textId="01225CA5" w:rsidR="007C6A3C" w:rsidRPr="006B7090" w:rsidRDefault="00535D78" w:rsidP="00B92982">
            <w:pPr>
              <w:rPr>
                <w:rFonts w:ascii="Optima" w:hAnsi="Optima" w:cs="Times New Roman"/>
              </w:rPr>
            </w:pPr>
            <w:r>
              <w:rPr>
                <w:rFonts w:ascii="Optima" w:hAnsi="Optima" w:cs="Times New Roman"/>
              </w:rPr>
              <w:t>04</w:t>
            </w:r>
            <w:r w:rsidR="007C6A3C" w:rsidRPr="006B7090">
              <w:rPr>
                <w:rFonts w:ascii="Optima" w:hAnsi="Optima" w:cs="Times New Roman"/>
              </w:rPr>
              <w:t>/20</w:t>
            </w:r>
            <w:r>
              <w:rPr>
                <w:rFonts w:ascii="Optima" w:hAnsi="Optima" w:cs="Times New Roman"/>
              </w:rPr>
              <w:t>24</w:t>
            </w:r>
            <w:r w:rsidR="007C6A3C" w:rsidRPr="006B7090">
              <w:rPr>
                <w:rFonts w:ascii="Optima" w:hAnsi="Optima" w:cs="Times New Roman"/>
              </w:rPr>
              <w:t xml:space="preserve"> – heute</w:t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07EBFD22" w:rsidR="007C6A3C" w:rsidRPr="006B7090" w:rsidRDefault="004E6851" w:rsidP="00B92982">
            <w:pPr>
              <w:rPr>
                <w:rFonts w:ascii="Optima" w:hAnsi="Optima" w:cs="Times New Roman"/>
                <w:b/>
              </w:rPr>
            </w:pPr>
            <w:r>
              <w:rPr>
                <w:rFonts w:ascii="Optima" w:hAnsi="Optima" w:cs="Times New Roman"/>
                <w:b/>
              </w:rPr>
              <w:t xml:space="preserve">Johann </w:t>
            </w:r>
            <w:proofErr w:type="gramStart"/>
            <w:r>
              <w:rPr>
                <w:rFonts w:ascii="Optima" w:hAnsi="Optima" w:cs="Times New Roman"/>
                <w:b/>
              </w:rPr>
              <w:t>Wolfgang Goethe-Universität</w:t>
            </w:r>
            <w:proofErr w:type="gramEnd"/>
          </w:p>
        </w:tc>
        <w:tc>
          <w:tcPr>
            <w:tcW w:w="2129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12D990FC" w:rsidR="007C6A3C" w:rsidRPr="006B7090" w:rsidRDefault="004E6851" w:rsidP="00B92982">
            <w:pPr>
              <w:jc w:val="right"/>
              <w:rPr>
                <w:rFonts w:ascii="Optima" w:hAnsi="Optima" w:cs="Times New Roman"/>
                <w:i/>
              </w:rPr>
            </w:pPr>
            <w:r>
              <w:rPr>
                <w:rFonts w:ascii="Optima" w:hAnsi="Optima" w:cs="Times New Roman"/>
                <w:i/>
              </w:rPr>
              <w:t>Frankfurt am Main</w:t>
            </w:r>
          </w:p>
        </w:tc>
      </w:tr>
      <w:tr w:rsidR="00C018E4" w:rsidRPr="006B7090" w14:paraId="61E5D482" w14:textId="77777777" w:rsidTr="00E64FF5">
        <w:tc>
          <w:tcPr>
            <w:tcW w:w="2116" w:type="dxa"/>
          </w:tcPr>
          <w:p w14:paraId="7FF25A3D" w14:textId="77777777" w:rsidR="00372F7B" w:rsidRPr="006B7090" w:rsidRDefault="00372F7B" w:rsidP="00B92982">
            <w:pPr>
              <w:rPr>
                <w:rFonts w:ascii="Optima" w:hAnsi="Optima" w:cs="Times New Roman"/>
              </w:rPr>
            </w:pPr>
          </w:p>
        </w:tc>
        <w:tc>
          <w:tcPr>
            <w:tcW w:w="6946" w:type="dxa"/>
            <w:gridSpan w:val="4"/>
          </w:tcPr>
          <w:p w14:paraId="419A9228" w14:textId="7393C81A" w:rsidR="00372F7B" w:rsidRPr="006B7090" w:rsidRDefault="004E6851" w:rsidP="00B92982">
            <w:pPr>
              <w:rPr>
                <w:rFonts w:ascii="Optima" w:hAnsi="Optima" w:cs="Times New Roman"/>
              </w:rPr>
            </w:pPr>
            <w:r>
              <w:rPr>
                <w:rFonts w:ascii="Optima" w:hAnsi="Optima" w:cs="Times New Roman"/>
              </w:rPr>
              <w:t>B.Sc</w:t>
            </w:r>
            <w:r w:rsidR="00B92982">
              <w:rPr>
                <w:rFonts w:ascii="Optima" w:hAnsi="Optima" w:cs="Times New Roman"/>
              </w:rPr>
              <w:t>.</w:t>
            </w:r>
            <w:r>
              <w:rPr>
                <w:rFonts w:ascii="Optima" w:hAnsi="Optima" w:cs="Times New Roman"/>
              </w:rPr>
              <w:t xml:space="preserve"> in Wirtschaftswissenschaften (aktueller Schnitt: 1,68)</w:t>
            </w:r>
          </w:p>
        </w:tc>
      </w:tr>
      <w:tr w:rsidR="00C018E4" w:rsidRPr="00BB4E07" w14:paraId="7EABE9F1" w14:textId="77777777" w:rsidTr="00E64FF5">
        <w:tc>
          <w:tcPr>
            <w:tcW w:w="2116" w:type="dxa"/>
          </w:tcPr>
          <w:p w14:paraId="4916601C" w14:textId="77777777" w:rsidR="00723643" w:rsidRPr="006B7090" w:rsidRDefault="00723643" w:rsidP="00B92982">
            <w:pPr>
              <w:rPr>
                <w:rFonts w:ascii="Optima" w:hAnsi="Optima" w:cs="Times New Roman"/>
              </w:rPr>
            </w:pPr>
          </w:p>
        </w:tc>
        <w:tc>
          <w:tcPr>
            <w:tcW w:w="6946" w:type="dxa"/>
            <w:gridSpan w:val="4"/>
          </w:tcPr>
          <w:p w14:paraId="7A71E6B0" w14:textId="40A9F8EB" w:rsidR="00723643" w:rsidRPr="004E6851" w:rsidRDefault="004E6851" w:rsidP="00B92982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i/>
                <w:iCs/>
                <w:lang w:val="en-GB"/>
              </w:rPr>
            </w:pPr>
            <w:proofErr w:type="spellStart"/>
            <w:r w:rsidRPr="004E6851">
              <w:rPr>
                <w:rFonts w:ascii="Optima" w:hAnsi="Optima" w:cs="Times New Roman"/>
                <w:i/>
                <w:iCs/>
                <w:lang w:val="en-GB"/>
              </w:rPr>
              <w:t>Relevante</w:t>
            </w:r>
            <w:proofErr w:type="spellEnd"/>
            <w:r w:rsidRPr="004E6851">
              <w:rPr>
                <w:rFonts w:ascii="Optima" w:hAnsi="Optima" w:cs="Times New Roman"/>
                <w:i/>
                <w:iCs/>
                <w:lang w:val="en-GB"/>
              </w:rPr>
              <w:t xml:space="preserve"> Module: Accounting (1,0), </w:t>
            </w:r>
            <w:del w:id="0" w:author="David Döbele" w:date="2024-09-21T22:20:00Z" w16du:dateUtc="2024-09-21T20:20:00Z">
              <w:r w:rsidRPr="004E6851" w:rsidDel="00BB4E07">
                <w:rPr>
                  <w:rFonts w:ascii="Optima" w:hAnsi="Optima" w:cs="Times New Roman"/>
                  <w:i/>
                  <w:iCs/>
                  <w:lang w:val="en-GB"/>
                </w:rPr>
                <w:delText xml:space="preserve">Mathematik (2,7), </w:delText>
              </w:r>
            </w:del>
            <w:proofErr w:type="spellStart"/>
            <w:r w:rsidRPr="004E6851">
              <w:rPr>
                <w:rFonts w:ascii="Optima" w:hAnsi="Optima" w:cs="Times New Roman"/>
                <w:i/>
                <w:iCs/>
                <w:lang w:val="en-GB"/>
              </w:rPr>
              <w:t>Statistik</w:t>
            </w:r>
            <w:proofErr w:type="spellEnd"/>
            <w:r w:rsidRPr="004E6851">
              <w:rPr>
                <w:rFonts w:ascii="Optima" w:hAnsi="Optima" w:cs="Times New Roman"/>
                <w:i/>
                <w:iCs/>
                <w:lang w:val="en-GB"/>
              </w:rPr>
              <w:t xml:space="preserve"> (1,3</w:t>
            </w:r>
            <w:r w:rsidR="00370E9C">
              <w:rPr>
                <w:rFonts w:ascii="Optima" w:hAnsi="Optima" w:cs="Times New Roman"/>
                <w:i/>
                <w:iCs/>
                <w:lang w:val="en-GB"/>
              </w:rPr>
              <w:t>/Top 5%</w:t>
            </w:r>
            <w:r w:rsidRPr="004E6851">
              <w:rPr>
                <w:rFonts w:ascii="Optima" w:hAnsi="Optima" w:cs="Times New Roman"/>
                <w:i/>
                <w:iCs/>
                <w:lang w:val="en-GB"/>
              </w:rPr>
              <w:t>), VWL (1,7)</w:t>
            </w:r>
          </w:p>
        </w:tc>
      </w:tr>
      <w:tr w:rsidR="00C018E4" w:rsidRPr="006B7090" w14:paraId="013361E1" w14:textId="77777777" w:rsidTr="00C1386B">
        <w:trPr>
          <w:trHeight w:val="397"/>
        </w:trPr>
        <w:tc>
          <w:tcPr>
            <w:tcW w:w="2116" w:type="dxa"/>
            <w:vAlign w:val="bottom"/>
          </w:tcPr>
          <w:p w14:paraId="6C65D3AA" w14:textId="7BAD7522" w:rsidR="007C6A3C" w:rsidRPr="006B7090" w:rsidRDefault="007C6A3C" w:rsidP="00B92982">
            <w:pPr>
              <w:rPr>
                <w:rFonts w:ascii="Optima" w:hAnsi="Optima" w:cs="Times New Roman"/>
              </w:rPr>
            </w:pPr>
            <w:r w:rsidRPr="006B7090">
              <w:rPr>
                <w:rFonts w:ascii="Optima" w:hAnsi="Optima" w:cs="Times New Roman"/>
              </w:rPr>
              <w:t>09/201</w:t>
            </w:r>
            <w:r w:rsidR="004E6851">
              <w:rPr>
                <w:rFonts w:ascii="Optima" w:hAnsi="Optima" w:cs="Times New Roman"/>
              </w:rPr>
              <w:t>5</w:t>
            </w:r>
            <w:r w:rsidRPr="006B7090">
              <w:rPr>
                <w:rFonts w:ascii="Optima" w:hAnsi="Optima" w:cs="Times New Roman"/>
              </w:rPr>
              <w:t xml:space="preserve"> – 0</w:t>
            </w:r>
            <w:r w:rsidR="004E6851">
              <w:rPr>
                <w:rFonts w:ascii="Optima" w:hAnsi="Optima" w:cs="Times New Roman"/>
              </w:rPr>
              <w:t>6</w:t>
            </w:r>
            <w:r w:rsidRPr="006B7090">
              <w:rPr>
                <w:rFonts w:ascii="Optima" w:hAnsi="Optima" w:cs="Times New Roman"/>
              </w:rPr>
              <w:t>/20</w:t>
            </w:r>
            <w:r w:rsidR="004E6851">
              <w:rPr>
                <w:rFonts w:ascii="Optima" w:hAnsi="Optima" w:cs="Times New Roman"/>
              </w:rPr>
              <w:t>23</w:t>
            </w:r>
          </w:p>
        </w:tc>
        <w:tc>
          <w:tcPr>
            <w:tcW w:w="4817" w:type="dxa"/>
            <w:gridSpan w:val="2"/>
            <w:vAlign w:val="bottom"/>
          </w:tcPr>
          <w:p w14:paraId="197620E3" w14:textId="7A2DFBA0" w:rsidR="007C6A3C" w:rsidRPr="006B7090" w:rsidRDefault="004E6851" w:rsidP="00B92982">
            <w:pPr>
              <w:rPr>
                <w:rFonts w:ascii="Optima" w:hAnsi="Optima" w:cs="Times New Roman"/>
              </w:rPr>
            </w:pPr>
            <w:proofErr w:type="gramStart"/>
            <w:r>
              <w:rPr>
                <w:rFonts w:ascii="Optima" w:hAnsi="Optima" w:cs="Times New Roman"/>
                <w:b/>
              </w:rPr>
              <w:t>Nikolaus-Kistner Gymnasium</w:t>
            </w:r>
            <w:proofErr w:type="gramEnd"/>
          </w:p>
        </w:tc>
        <w:tc>
          <w:tcPr>
            <w:tcW w:w="2129" w:type="dxa"/>
            <w:gridSpan w:val="2"/>
            <w:vAlign w:val="bottom"/>
          </w:tcPr>
          <w:p w14:paraId="63D86F51" w14:textId="5972917F" w:rsidR="007C6A3C" w:rsidRPr="006B7090" w:rsidRDefault="007C6A3C" w:rsidP="00B92982">
            <w:pPr>
              <w:jc w:val="right"/>
              <w:rPr>
                <w:rFonts w:ascii="Optima" w:hAnsi="Optima" w:cs="Times New Roman"/>
              </w:rPr>
            </w:pPr>
            <w:r w:rsidRPr="006B7090">
              <w:rPr>
                <w:rFonts w:ascii="Optima" w:hAnsi="Optima" w:cs="Times New Roman"/>
                <w:i/>
              </w:rPr>
              <w:t>M</w:t>
            </w:r>
            <w:r w:rsidR="004E6851">
              <w:rPr>
                <w:rFonts w:ascii="Optima" w:hAnsi="Optima" w:cs="Times New Roman"/>
                <w:i/>
              </w:rPr>
              <w:t>osbach</w:t>
            </w:r>
          </w:p>
        </w:tc>
      </w:tr>
      <w:tr w:rsidR="00C018E4" w:rsidRPr="00C1386B" w14:paraId="62632213" w14:textId="77777777" w:rsidTr="00535D78">
        <w:tc>
          <w:tcPr>
            <w:tcW w:w="2116" w:type="dxa"/>
          </w:tcPr>
          <w:p w14:paraId="2B3E93FC" w14:textId="77777777" w:rsidR="007C6A3C" w:rsidRPr="006B7090" w:rsidRDefault="007C6A3C" w:rsidP="00B92982">
            <w:pPr>
              <w:rPr>
                <w:rFonts w:ascii="Optima" w:hAnsi="Optima" w:cs="Times New Roman"/>
              </w:rPr>
            </w:pPr>
          </w:p>
        </w:tc>
        <w:tc>
          <w:tcPr>
            <w:tcW w:w="5964" w:type="dxa"/>
            <w:gridSpan w:val="3"/>
          </w:tcPr>
          <w:p w14:paraId="0AD4DC65" w14:textId="5AC9B81D" w:rsidR="00C1386B" w:rsidRDefault="004E6851" w:rsidP="00B92982">
            <w:pPr>
              <w:rPr>
                <w:rFonts w:ascii="Optima" w:hAnsi="Optima" w:cs="Times New Roman"/>
              </w:rPr>
            </w:pPr>
            <w:r>
              <w:rPr>
                <w:rFonts w:ascii="Optima" w:hAnsi="Optima" w:cs="Times New Roman"/>
              </w:rPr>
              <w:t>Allgemeine Hochsc</w:t>
            </w:r>
            <w:r w:rsidR="00C1386B">
              <w:rPr>
                <w:rFonts w:ascii="Optima" w:hAnsi="Optima" w:cs="Times New Roman"/>
              </w:rPr>
              <w:t>h</w:t>
            </w:r>
            <w:r>
              <w:rPr>
                <w:rFonts w:ascii="Optima" w:hAnsi="Optima" w:cs="Times New Roman"/>
              </w:rPr>
              <w:t>ulreife</w:t>
            </w:r>
            <w:r w:rsidR="00372F7B" w:rsidRPr="006B7090">
              <w:rPr>
                <w:rFonts w:ascii="Optima" w:hAnsi="Optima" w:cs="Times New Roman"/>
              </w:rPr>
              <w:t xml:space="preserve"> (Note: 2,</w:t>
            </w:r>
            <w:r>
              <w:rPr>
                <w:rFonts w:ascii="Optima" w:hAnsi="Optima" w:cs="Times New Roman"/>
              </w:rPr>
              <w:t>2</w:t>
            </w:r>
            <w:r w:rsidR="00C1386B">
              <w:rPr>
                <w:rFonts w:ascii="Optima" w:hAnsi="Optima" w:cs="Times New Roman"/>
              </w:rPr>
              <w:t>)</w:t>
            </w:r>
          </w:p>
          <w:p w14:paraId="1ABFFA93" w14:textId="2078F7A7" w:rsidR="00C1386B" w:rsidRPr="00C1386B" w:rsidRDefault="00C1386B" w:rsidP="00B92982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i/>
                <w:iCs/>
              </w:rPr>
            </w:pPr>
            <w:r w:rsidRPr="00C1386B">
              <w:rPr>
                <w:rFonts w:ascii="Optima" w:hAnsi="Optima" w:cs="Times New Roman"/>
                <w:i/>
                <w:iCs/>
              </w:rPr>
              <w:t>Schwerpunktfächer: Wirtschaft (12 Punkte), Englisch (12 P</w:t>
            </w:r>
            <w:r>
              <w:rPr>
                <w:rFonts w:ascii="Optima" w:hAnsi="Optima" w:cs="Times New Roman"/>
                <w:i/>
                <w:iCs/>
              </w:rPr>
              <w:t>unkte), Mathematik (10 Punkte)</w:t>
            </w:r>
          </w:p>
        </w:tc>
        <w:tc>
          <w:tcPr>
            <w:tcW w:w="982" w:type="dxa"/>
          </w:tcPr>
          <w:p w14:paraId="51FC9814" w14:textId="77777777" w:rsidR="007C6A3C" w:rsidRPr="00C1386B" w:rsidRDefault="007C6A3C" w:rsidP="00B92982">
            <w:pPr>
              <w:rPr>
                <w:rFonts w:ascii="Optima" w:hAnsi="Optima" w:cs="Times New Roman"/>
              </w:rPr>
            </w:pPr>
          </w:p>
        </w:tc>
      </w:tr>
      <w:tr w:rsidR="002508C2" w:rsidRPr="006B7090" w14:paraId="5905F916" w14:textId="77777777" w:rsidTr="00672EF2">
        <w:trPr>
          <w:trHeight w:val="567"/>
        </w:trPr>
        <w:tc>
          <w:tcPr>
            <w:tcW w:w="9062" w:type="dxa"/>
            <w:gridSpan w:val="5"/>
            <w:tcBorders>
              <w:bottom w:val="single" w:sz="4" w:space="0" w:color="auto"/>
            </w:tcBorders>
            <w:vAlign w:val="bottom"/>
          </w:tcPr>
          <w:p w14:paraId="7800FD65" w14:textId="5160F9C2" w:rsidR="002508C2" w:rsidRPr="006B7090" w:rsidRDefault="00672EF2" w:rsidP="00B92982">
            <w:pPr>
              <w:rPr>
                <w:rFonts w:ascii="Optima" w:hAnsi="Optima" w:cs="Times New Roman"/>
                <w:b/>
                <w:sz w:val="32"/>
                <w:szCs w:val="32"/>
              </w:rPr>
            </w:pPr>
            <w:r w:rsidRPr="006B7090">
              <w:rPr>
                <w:rFonts w:ascii="Optima" w:hAnsi="Optima" w:cs="Times New Roman"/>
                <w:b/>
                <w:sz w:val="32"/>
                <w:szCs w:val="32"/>
              </w:rPr>
              <w:t>AUSSERSCHULISCHES ENGAGEMENT</w:t>
            </w:r>
          </w:p>
        </w:tc>
      </w:tr>
      <w:tr w:rsidR="00C018E4" w:rsidRPr="006B7090" w14:paraId="2479FE1D" w14:textId="77777777" w:rsidTr="00C1386B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5531A253" w14:textId="562153DA" w:rsidR="007C6A3C" w:rsidRPr="006B7090" w:rsidRDefault="004E6851" w:rsidP="00B92982">
            <w:pPr>
              <w:rPr>
                <w:rFonts w:ascii="Optima" w:hAnsi="Optima" w:cs="Times New Roman"/>
              </w:rPr>
            </w:pPr>
            <w:r>
              <w:rPr>
                <w:rFonts w:ascii="Optima" w:hAnsi="Optima" w:cs="Times New Roman"/>
                <w:color w:val="000000"/>
              </w:rPr>
              <w:t>09/2024</w:t>
            </w:r>
            <w:r w:rsidR="00372F7B" w:rsidRPr="006B7090">
              <w:rPr>
                <w:rFonts w:ascii="Optima" w:hAnsi="Optima" w:cs="Times New Roman"/>
                <w:color w:val="000000"/>
              </w:rPr>
              <w:t xml:space="preserve"> </w:t>
            </w:r>
            <w:r w:rsidR="00814F18" w:rsidRPr="006B7090">
              <w:rPr>
                <w:rFonts w:ascii="Optima" w:hAnsi="Optima" w:cs="Times New Roman"/>
                <w:color w:val="000000"/>
              </w:rPr>
              <w:t>–</w:t>
            </w:r>
            <w:r w:rsidR="00372F7B" w:rsidRPr="006B7090">
              <w:rPr>
                <w:rFonts w:ascii="Optima" w:hAnsi="Optima" w:cs="Times New Roman"/>
                <w:color w:val="000000"/>
              </w:rPr>
              <w:t xml:space="preserve"> </w:t>
            </w:r>
            <w:r>
              <w:rPr>
                <w:rFonts w:ascii="Optima" w:hAnsi="Optima" w:cs="Times New Roman"/>
                <w:color w:val="000000"/>
              </w:rPr>
              <w:t>heute</w:t>
            </w:r>
            <w:r w:rsidR="00814F18" w:rsidRPr="006B7090">
              <w:rPr>
                <w:rFonts w:ascii="Optima" w:hAnsi="Optima" w:cs="Times New Roman"/>
                <w:color w:val="000000"/>
              </w:rPr>
              <w:t xml:space="preserve"> </w:t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6C2D221E" w14:textId="26A8F047" w:rsidR="007C6A3C" w:rsidRPr="006B7090" w:rsidRDefault="004E6851" w:rsidP="00B92982">
            <w:pPr>
              <w:rPr>
                <w:rFonts w:ascii="Optima" w:hAnsi="Optima" w:cs="Times New Roman"/>
              </w:rPr>
            </w:pPr>
            <w:r>
              <w:rPr>
                <w:rFonts w:ascii="Optima" w:hAnsi="Optima" w:cs="Times New Roman"/>
                <w:b/>
              </w:rPr>
              <w:t>Studenten bilden Schüler e.V.</w:t>
            </w:r>
          </w:p>
        </w:tc>
        <w:tc>
          <w:tcPr>
            <w:tcW w:w="2129" w:type="dxa"/>
            <w:gridSpan w:val="2"/>
            <w:tcBorders>
              <w:top w:val="single" w:sz="4" w:space="0" w:color="auto"/>
            </w:tcBorders>
            <w:vAlign w:val="bottom"/>
          </w:tcPr>
          <w:p w14:paraId="1A82BC2E" w14:textId="103058C5" w:rsidR="007C6A3C" w:rsidRPr="006B7090" w:rsidRDefault="004E6851" w:rsidP="00B92982">
            <w:pPr>
              <w:jc w:val="right"/>
              <w:rPr>
                <w:rFonts w:ascii="Optima" w:hAnsi="Optima" w:cs="Times New Roman"/>
                <w:i/>
              </w:rPr>
            </w:pPr>
            <w:r>
              <w:rPr>
                <w:rFonts w:ascii="Optima" w:hAnsi="Optima" w:cs="Times New Roman"/>
                <w:i/>
              </w:rPr>
              <w:t>Frankfurt am Main</w:t>
            </w:r>
          </w:p>
        </w:tc>
      </w:tr>
      <w:tr w:rsidR="00C018E4" w:rsidRPr="006B7090" w14:paraId="060CDF6F" w14:textId="77777777" w:rsidTr="00535D78">
        <w:tc>
          <w:tcPr>
            <w:tcW w:w="2116" w:type="dxa"/>
          </w:tcPr>
          <w:p w14:paraId="77166A5C" w14:textId="77777777" w:rsidR="00372F7B" w:rsidRPr="006B7090" w:rsidRDefault="00372F7B" w:rsidP="00B92982">
            <w:pPr>
              <w:rPr>
                <w:rFonts w:ascii="Optima" w:hAnsi="Optima" w:cs="Times New Roman"/>
              </w:rPr>
            </w:pPr>
          </w:p>
        </w:tc>
        <w:tc>
          <w:tcPr>
            <w:tcW w:w="6946" w:type="dxa"/>
            <w:gridSpan w:val="4"/>
          </w:tcPr>
          <w:p w14:paraId="0F8896C6" w14:textId="31D0B1E3" w:rsidR="00372F7B" w:rsidRPr="006B7090" w:rsidRDefault="004E6851" w:rsidP="00B92982">
            <w:pPr>
              <w:rPr>
                <w:rFonts w:ascii="Optima" w:hAnsi="Optima" w:cs="Times New Roman"/>
              </w:rPr>
            </w:pPr>
            <w:r>
              <w:rPr>
                <w:rFonts w:ascii="Optima" w:hAnsi="Optima" w:cs="Times New Roman"/>
              </w:rPr>
              <w:t>Nachhilfe für bedürftige Kinder</w:t>
            </w:r>
          </w:p>
        </w:tc>
      </w:tr>
      <w:tr w:rsidR="00C018E4" w:rsidRPr="006B7090" w14:paraId="372B441B" w14:textId="77777777" w:rsidTr="00E64FF5">
        <w:tc>
          <w:tcPr>
            <w:tcW w:w="2116" w:type="dxa"/>
          </w:tcPr>
          <w:p w14:paraId="36E44CF6" w14:textId="77777777" w:rsidR="00723643" w:rsidRPr="006B7090" w:rsidRDefault="00723643" w:rsidP="00B92982">
            <w:pPr>
              <w:rPr>
                <w:rFonts w:ascii="Optima" w:hAnsi="Optima" w:cs="Times New Roman"/>
              </w:rPr>
            </w:pPr>
          </w:p>
        </w:tc>
        <w:tc>
          <w:tcPr>
            <w:tcW w:w="6946" w:type="dxa"/>
            <w:gridSpan w:val="4"/>
          </w:tcPr>
          <w:p w14:paraId="6F695693" w14:textId="541E2A00" w:rsidR="00723643" w:rsidRPr="004E6851" w:rsidRDefault="004E6851" w:rsidP="00B92982">
            <w:pPr>
              <w:pStyle w:val="Listenabsatz"/>
              <w:numPr>
                <w:ilvl w:val="0"/>
                <w:numId w:val="3"/>
              </w:numPr>
              <w:rPr>
                <w:rFonts w:ascii="Optima" w:hAnsi="Optima" w:cs="Times New Roman"/>
                <w:i/>
                <w:iCs/>
              </w:rPr>
            </w:pPr>
            <w:r w:rsidRPr="004E6851">
              <w:rPr>
                <w:rFonts w:ascii="Optima" w:hAnsi="Optima" w:cs="Times New Roman"/>
                <w:i/>
                <w:iCs/>
                <w:color w:val="000000"/>
              </w:rPr>
              <w:t>Individuelle Betreuung und Förderung von Kindern aus sozial schwachen Familien</w:t>
            </w:r>
          </w:p>
        </w:tc>
      </w:tr>
      <w:tr w:rsidR="00C018E4" w:rsidRPr="006B7090" w14:paraId="0777D577" w14:textId="77777777" w:rsidTr="00E64FF5">
        <w:tc>
          <w:tcPr>
            <w:tcW w:w="2116" w:type="dxa"/>
          </w:tcPr>
          <w:p w14:paraId="11E09FA5" w14:textId="77777777" w:rsidR="00723643" w:rsidRPr="006B7090" w:rsidRDefault="00723643" w:rsidP="00B92982">
            <w:pPr>
              <w:rPr>
                <w:rFonts w:ascii="Optima" w:hAnsi="Optima" w:cs="Times New Roman"/>
              </w:rPr>
            </w:pPr>
          </w:p>
        </w:tc>
        <w:tc>
          <w:tcPr>
            <w:tcW w:w="6946" w:type="dxa"/>
            <w:gridSpan w:val="4"/>
          </w:tcPr>
          <w:p w14:paraId="71593CA1" w14:textId="70E0D573" w:rsidR="00723643" w:rsidRPr="004E6851" w:rsidRDefault="004E6851" w:rsidP="00B92982">
            <w:pPr>
              <w:pStyle w:val="Listenabsatz"/>
              <w:numPr>
                <w:ilvl w:val="0"/>
                <w:numId w:val="3"/>
              </w:numPr>
              <w:rPr>
                <w:rFonts w:ascii="Optima" w:hAnsi="Optima" w:cs="Times New Roman"/>
                <w:i/>
                <w:iCs/>
              </w:rPr>
            </w:pPr>
            <w:r>
              <w:rPr>
                <w:rFonts w:ascii="Optima" w:hAnsi="Optima" w:cs="Times New Roman"/>
                <w:i/>
                <w:iCs/>
              </w:rPr>
              <w:t xml:space="preserve">Unterstützung bei </w:t>
            </w:r>
            <w:r w:rsidR="00B92982">
              <w:rPr>
                <w:rFonts w:ascii="Optima" w:hAnsi="Optima" w:cs="Times New Roman"/>
                <w:i/>
                <w:iCs/>
              </w:rPr>
              <w:t xml:space="preserve">der </w:t>
            </w:r>
            <w:r w:rsidRPr="004E6851">
              <w:rPr>
                <w:rFonts w:ascii="Optima" w:hAnsi="Optima" w:cs="Times New Roman"/>
                <w:i/>
                <w:iCs/>
              </w:rPr>
              <w:t xml:space="preserve">Verbesserung </w:t>
            </w:r>
            <w:r w:rsidR="00B92982">
              <w:rPr>
                <w:rFonts w:ascii="Optima" w:hAnsi="Optima" w:cs="Times New Roman"/>
                <w:i/>
                <w:iCs/>
              </w:rPr>
              <w:t>der</w:t>
            </w:r>
            <w:r w:rsidRPr="004E6851">
              <w:rPr>
                <w:rFonts w:ascii="Optima" w:hAnsi="Optima" w:cs="Times New Roman"/>
                <w:i/>
                <w:iCs/>
              </w:rPr>
              <w:t xml:space="preserve"> schulischen Leistungen und </w:t>
            </w:r>
            <w:r w:rsidR="00B92982">
              <w:rPr>
                <w:rFonts w:ascii="Optima" w:hAnsi="Optima" w:cs="Times New Roman"/>
                <w:i/>
                <w:iCs/>
              </w:rPr>
              <w:t xml:space="preserve">der </w:t>
            </w:r>
            <w:r w:rsidRPr="004E6851">
              <w:rPr>
                <w:rFonts w:ascii="Optima" w:hAnsi="Optima" w:cs="Times New Roman"/>
                <w:i/>
                <w:iCs/>
              </w:rPr>
              <w:t>persönliche</w:t>
            </w:r>
            <w:r w:rsidR="00B92982">
              <w:rPr>
                <w:rFonts w:ascii="Optima" w:hAnsi="Optima" w:cs="Times New Roman"/>
                <w:i/>
                <w:iCs/>
              </w:rPr>
              <w:t>n</w:t>
            </w:r>
            <w:r w:rsidRPr="004E6851">
              <w:rPr>
                <w:rFonts w:ascii="Optima" w:hAnsi="Optima" w:cs="Times New Roman"/>
                <w:i/>
                <w:iCs/>
              </w:rPr>
              <w:t xml:space="preserve"> Entwicklung</w:t>
            </w:r>
          </w:p>
        </w:tc>
      </w:tr>
      <w:tr w:rsidR="00C018E4" w:rsidRPr="006B7090" w14:paraId="793F0D84" w14:textId="77777777" w:rsidTr="00C1386B">
        <w:trPr>
          <w:trHeight w:val="397"/>
        </w:trPr>
        <w:tc>
          <w:tcPr>
            <w:tcW w:w="2116" w:type="dxa"/>
            <w:vAlign w:val="bottom"/>
          </w:tcPr>
          <w:p w14:paraId="1B86188B" w14:textId="7C1CF384" w:rsidR="00C018E4" w:rsidRPr="006B7090" w:rsidRDefault="004E6851" w:rsidP="00B92982">
            <w:pPr>
              <w:rPr>
                <w:rFonts w:ascii="Optima" w:hAnsi="Optima" w:cs="Times New Roman"/>
              </w:rPr>
            </w:pPr>
            <w:r>
              <w:rPr>
                <w:rFonts w:ascii="Optima" w:hAnsi="Optima" w:cs="Times New Roman"/>
                <w:color w:val="000000"/>
              </w:rPr>
              <w:t>09</w:t>
            </w:r>
            <w:r w:rsidR="00C018E4" w:rsidRPr="006B7090">
              <w:rPr>
                <w:rFonts w:ascii="Optima" w:hAnsi="Optima" w:cs="Times New Roman"/>
                <w:color w:val="000000"/>
              </w:rPr>
              <w:t>/20</w:t>
            </w:r>
            <w:r>
              <w:rPr>
                <w:rFonts w:ascii="Optima" w:hAnsi="Optima" w:cs="Times New Roman"/>
                <w:color w:val="000000"/>
              </w:rPr>
              <w:t>24</w:t>
            </w:r>
            <w:r w:rsidR="00C018E4" w:rsidRPr="006B7090">
              <w:rPr>
                <w:rFonts w:ascii="Optima" w:hAnsi="Optima" w:cs="Times New Roman"/>
                <w:color w:val="000000"/>
              </w:rPr>
              <w:t xml:space="preserve"> </w:t>
            </w:r>
            <w:r w:rsidR="00814F18" w:rsidRPr="006B7090">
              <w:rPr>
                <w:rFonts w:ascii="Optima" w:hAnsi="Optima" w:cs="Times New Roman"/>
                <w:color w:val="000000"/>
              </w:rPr>
              <w:t>–</w:t>
            </w:r>
            <w:r w:rsidR="00C018E4" w:rsidRPr="006B7090">
              <w:rPr>
                <w:rFonts w:ascii="Optima" w:hAnsi="Optima" w:cs="Times New Roman"/>
                <w:color w:val="000000"/>
              </w:rPr>
              <w:t xml:space="preserve"> heute</w:t>
            </w:r>
            <w:r w:rsidR="00814F18" w:rsidRPr="006B7090">
              <w:rPr>
                <w:rFonts w:ascii="Optima" w:hAnsi="Optima" w:cs="Times New Roman"/>
                <w:color w:val="000000"/>
              </w:rPr>
              <w:t xml:space="preserve"> </w:t>
            </w:r>
          </w:p>
        </w:tc>
        <w:tc>
          <w:tcPr>
            <w:tcW w:w="4817" w:type="dxa"/>
            <w:gridSpan w:val="2"/>
            <w:vAlign w:val="bottom"/>
          </w:tcPr>
          <w:p w14:paraId="63857C44" w14:textId="04B507C9" w:rsidR="00C018E4" w:rsidRPr="006B7090" w:rsidRDefault="004E6851" w:rsidP="00B92982">
            <w:pPr>
              <w:rPr>
                <w:rFonts w:ascii="Optima" w:hAnsi="Optima" w:cs="Times New Roman"/>
                <w:i/>
                <w:iCs/>
                <w:color w:val="000000"/>
              </w:rPr>
            </w:pPr>
            <w:r>
              <w:rPr>
                <w:rFonts w:ascii="Optima" w:hAnsi="Optima" w:cs="Times New Roman"/>
                <w:b/>
              </w:rPr>
              <w:t>Buddy-Programm der Goethe-Universität</w:t>
            </w:r>
          </w:p>
        </w:tc>
        <w:tc>
          <w:tcPr>
            <w:tcW w:w="2129" w:type="dxa"/>
            <w:gridSpan w:val="2"/>
            <w:vAlign w:val="bottom"/>
          </w:tcPr>
          <w:p w14:paraId="02686032" w14:textId="050F5283" w:rsidR="00C018E4" w:rsidRPr="006B7090" w:rsidRDefault="004E6851" w:rsidP="00B92982">
            <w:pPr>
              <w:jc w:val="right"/>
              <w:rPr>
                <w:rFonts w:ascii="Optima" w:hAnsi="Optima" w:cs="Times New Roman"/>
                <w:i/>
                <w:iCs/>
                <w:color w:val="000000"/>
              </w:rPr>
            </w:pPr>
            <w:r>
              <w:rPr>
                <w:rFonts w:ascii="Optima" w:hAnsi="Optima" w:cs="Times New Roman"/>
                <w:i/>
                <w:iCs/>
                <w:color w:val="000000"/>
              </w:rPr>
              <w:t>Frankfurt am Main</w:t>
            </w:r>
          </w:p>
        </w:tc>
      </w:tr>
      <w:tr w:rsidR="00C018E4" w:rsidRPr="006B7090" w14:paraId="792A0086" w14:textId="77777777" w:rsidTr="00E64FF5">
        <w:tc>
          <w:tcPr>
            <w:tcW w:w="2116" w:type="dxa"/>
          </w:tcPr>
          <w:p w14:paraId="0269F0F4" w14:textId="77777777" w:rsidR="00C018E4" w:rsidRPr="006B7090" w:rsidRDefault="00C018E4" w:rsidP="00B92982">
            <w:pPr>
              <w:rPr>
                <w:rFonts w:ascii="Optima" w:hAnsi="Optima" w:cs="Times New Roman"/>
              </w:rPr>
            </w:pPr>
          </w:p>
        </w:tc>
        <w:tc>
          <w:tcPr>
            <w:tcW w:w="6946" w:type="dxa"/>
            <w:gridSpan w:val="4"/>
          </w:tcPr>
          <w:p w14:paraId="354D7FBB" w14:textId="2DE2D742" w:rsidR="00C018E4" w:rsidRPr="006B7090" w:rsidRDefault="004E6851" w:rsidP="00B92982">
            <w:pPr>
              <w:rPr>
                <w:rFonts w:ascii="Optima" w:hAnsi="Optima" w:cs="Times New Roman"/>
                <w:i/>
                <w:iCs/>
                <w:color w:val="000000"/>
              </w:rPr>
            </w:pPr>
            <w:r>
              <w:rPr>
                <w:rFonts w:ascii="Optima" w:hAnsi="Optima" w:cs="Times New Roman"/>
                <w:color w:val="000000"/>
              </w:rPr>
              <w:t>Unterstützung internationaler Studierender</w:t>
            </w:r>
          </w:p>
        </w:tc>
      </w:tr>
      <w:tr w:rsidR="00A66DB3" w:rsidRPr="006B7090" w14:paraId="0610C49B" w14:textId="77777777" w:rsidTr="006B7090">
        <w:trPr>
          <w:trHeight w:val="227"/>
        </w:trPr>
        <w:tc>
          <w:tcPr>
            <w:tcW w:w="2116" w:type="dxa"/>
          </w:tcPr>
          <w:p w14:paraId="72DE6FB0" w14:textId="77777777" w:rsidR="00A66DB3" w:rsidRPr="006B7090" w:rsidRDefault="00A66DB3" w:rsidP="00B92982">
            <w:pPr>
              <w:rPr>
                <w:rFonts w:ascii="Optima" w:hAnsi="Optima" w:cs="Times New Roman"/>
              </w:rPr>
            </w:pPr>
          </w:p>
        </w:tc>
        <w:tc>
          <w:tcPr>
            <w:tcW w:w="6946" w:type="dxa"/>
            <w:gridSpan w:val="4"/>
          </w:tcPr>
          <w:p w14:paraId="5A6F976B" w14:textId="7C69A2BF" w:rsidR="00A66DB3" w:rsidRPr="006B7090" w:rsidRDefault="00A66DB3" w:rsidP="00B92982">
            <w:pPr>
              <w:pStyle w:val="Listenabsatz"/>
              <w:numPr>
                <w:ilvl w:val="0"/>
                <w:numId w:val="3"/>
              </w:numPr>
              <w:rPr>
                <w:rFonts w:ascii="Optima" w:hAnsi="Optima" w:cs="Times New Roman"/>
                <w:i/>
                <w:iCs/>
                <w:color w:val="000000"/>
              </w:rPr>
            </w:pPr>
            <w:r>
              <w:rPr>
                <w:rFonts w:ascii="Optima" w:hAnsi="Optima" w:cs="Times New Roman"/>
                <w:i/>
                <w:iCs/>
                <w:color w:val="000000"/>
              </w:rPr>
              <w:t>Begleitung</w:t>
            </w:r>
            <w:r w:rsidRPr="00A66DB3">
              <w:rPr>
                <w:rFonts w:ascii="Optima" w:hAnsi="Optima" w:cs="Times New Roman"/>
                <w:i/>
                <w:iCs/>
                <w:color w:val="000000"/>
              </w:rPr>
              <w:t xml:space="preserve"> an der Goethe-Universität, um </w:t>
            </w:r>
            <w:r w:rsidR="00B92982">
              <w:rPr>
                <w:rFonts w:ascii="Optima" w:hAnsi="Optima" w:cs="Times New Roman"/>
                <w:i/>
                <w:iCs/>
                <w:color w:val="000000"/>
              </w:rPr>
              <w:t>die</w:t>
            </w:r>
            <w:r w:rsidRPr="00A66DB3">
              <w:rPr>
                <w:rFonts w:ascii="Optima" w:hAnsi="Optima" w:cs="Times New Roman"/>
                <w:i/>
                <w:iCs/>
                <w:color w:val="000000"/>
              </w:rPr>
              <w:t xml:space="preserve"> Integration in das universitäre Leben zu erleichtern</w:t>
            </w:r>
          </w:p>
        </w:tc>
      </w:tr>
      <w:tr w:rsidR="00A66DB3" w:rsidRPr="006B7090" w14:paraId="1C2EDF95" w14:textId="77777777" w:rsidTr="00E64FF5">
        <w:tc>
          <w:tcPr>
            <w:tcW w:w="2116" w:type="dxa"/>
          </w:tcPr>
          <w:p w14:paraId="2D7DC90A" w14:textId="77777777" w:rsidR="00A66DB3" w:rsidRPr="006B7090" w:rsidRDefault="00A66DB3" w:rsidP="00B92982">
            <w:pPr>
              <w:rPr>
                <w:rFonts w:ascii="Optima" w:hAnsi="Optima" w:cs="Times New Roman"/>
              </w:rPr>
            </w:pPr>
          </w:p>
        </w:tc>
        <w:tc>
          <w:tcPr>
            <w:tcW w:w="6946" w:type="dxa"/>
            <w:gridSpan w:val="4"/>
          </w:tcPr>
          <w:p w14:paraId="4D965B06" w14:textId="2D7A30ED" w:rsidR="00A66DB3" w:rsidRPr="006B7090" w:rsidRDefault="00A66DB3" w:rsidP="00B92982">
            <w:pPr>
              <w:pStyle w:val="Listenabsatz"/>
              <w:numPr>
                <w:ilvl w:val="0"/>
                <w:numId w:val="3"/>
              </w:numPr>
              <w:rPr>
                <w:rFonts w:ascii="Optima" w:hAnsi="Optima" w:cs="Times New Roman"/>
                <w:i/>
                <w:iCs/>
                <w:color w:val="000000"/>
              </w:rPr>
            </w:pPr>
            <w:r>
              <w:rPr>
                <w:rFonts w:ascii="Optima" w:hAnsi="Optima" w:cs="Times New Roman"/>
                <w:i/>
                <w:iCs/>
                <w:color w:val="000000"/>
              </w:rPr>
              <w:t>B</w:t>
            </w:r>
            <w:r w:rsidRPr="00A66DB3">
              <w:rPr>
                <w:rFonts w:ascii="Optima" w:hAnsi="Optima" w:cs="Times New Roman"/>
                <w:i/>
                <w:iCs/>
                <w:color w:val="000000"/>
              </w:rPr>
              <w:t>eratung und Unterstützung bei der Orientierung innerhalb der Universität und im städtischen Umfeld</w:t>
            </w:r>
          </w:p>
        </w:tc>
      </w:tr>
      <w:tr w:rsidR="00A66DB3" w:rsidRPr="006B7090" w14:paraId="482569A2" w14:textId="77777777" w:rsidTr="00672EF2">
        <w:trPr>
          <w:trHeight w:val="567"/>
        </w:trPr>
        <w:tc>
          <w:tcPr>
            <w:tcW w:w="9062" w:type="dxa"/>
            <w:gridSpan w:val="5"/>
            <w:tcBorders>
              <w:bottom w:val="single" w:sz="4" w:space="0" w:color="auto"/>
            </w:tcBorders>
            <w:vAlign w:val="bottom"/>
          </w:tcPr>
          <w:p w14:paraId="1CFA4492" w14:textId="773FE77D" w:rsidR="00A66DB3" w:rsidRPr="006B7090" w:rsidRDefault="00A66DB3" w:rsidP="00B92982">
            <w:pPr>
              <w:rPr>
                <w:rFonts w:ascii="Optima" w:hAnsi="Optima" w:cs="Times New Roman"/>
                <w:b/>
                <w:sz w:val="32"/>
                <w:szCs w:val="32"/>
              </w:rPr>
            </w:pPr>
            <w:r w:rsidRPr="006B7090">
              <w:rPr>
                <w:rFonts w:ascii="Optima" w:hAnsi="Optima" w:cs="Times New Roman"/>
                <w:b/>
                <w:sz w:val="32"/>
                <w:szCs w:val="32"/>
              </w:rPr>
              <w:t>SONSTIGES</w:t>
            </w:r>
          </w:p>
        </w:tc>
      </w:tr>
      <w:tr w:rsidR="00A66DB3" w:rsidRPr="006B7090" w14:paraId="2B257790" w14:textId="77777777" w:rsidTr="00535D78">
        <w:trPr>
          <w:trHeight w:val="624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3B64A9F1" w14:textId="77777777" w:rsidR="00A66DB3" w:rsidRDefault="00A66DB3" w:rsidP="00B92982">
            <w:pPr>
              <w:rPr>
                <w:rFonts w:ascii="Optima" w:hAnsi="Optima" w:cs="Times New Roman"/>
              </w:rPr>
            </w:pPr>
            <w:r w:rsidRPr="006B7090">
              <w:rPr>
                <w:rFonts w:ascii="Optima" w:hAnsi="Optima" w:cs="Times New Roman"/>
              </w:rPr>
              <w:t>Sprachkenntnisse:</w:t>
            </w:r>
          </w:p>
          <w:p w14:paraId="15B2C431" w14:textId="220C69DC" w:rsidR="00B92982" w:rsidRPr="006B7090" w:rsidRDefault="00B92982" w:rsidP="00B92982">
            <w:pPr>
              <w:rPr>
                <w:rFonts w:ascii="Optima" w:hAnsi="Optima" w:cs="Times New Roman"/>
              </w:rPr>
            </w:pPr>
          </w:p>
        </w:tc>
        <w:tc>
          <w:tcPr>
            <w:tcW w:w="6946" w:type="dxa"/>
            <w:gridSpan w:val="4"/>
            <w:tcBorders>
              <w:top w:val="single" w:sz="4" w:space="0" w:color="auto"/>
            </w:tcBorders>
            <w:vAlign w:val="bottom"/>
          </w:tcPr>
          <w:p w14:paraId="061D3FCE" w14:textId="313070C6" w:rsidR="0080566A" w:rsidRPr="00C1386B" w:rsidRDefault="0080566A" w:rsidP="00B92982">
            <w:pPr>
              <w:rPr>
                <w:rFonts w:ascii="Optima" w:hAnsi="Optima" w:cs="Times New Roman"/>
                <w:color w:val="000000"/>
              </w:rPr>
            </w:pPr>
            <w:r>
              <w:rPr>
                <w:rFonts w:ascii="Optima" w:hAnsi="Optima" w:cs="Times New Roman"/>
                <w:color w:val="000000"/>
              </w:rPr>
              <w:t>Deutsch (Muttersprache), Englisch (fließend), Serbokroatisch (Muttersprache</w:t>
            </w:r>
            <w:r w:rsidR="00100A56">
              <w:rPr>
                <w:rFonts w:ascii="Optima" w:hAnsi="Optima" w:cs="Times New Roman"/>
                <w:color w:val="000000"/>
              </w:rPr>
              <w:t>), Französisch (B1)</w:t>
            </w:r>
          </w:p>
        </w:tc>
      </w:tr>
      <w:tr w:rsidR="00A66DB3" w:rsidRPr="00100A56" w14:paraId="45706C3F" w14:textId="77777777" w:rsidTr="00535D78">
        <w:trPr>
          <w:trHeight w:val="397"/>
        </w:trPr>
        <w:tc>
          <w:tcPr>
            <w:tcW w:w="2116" w:type="dxa"/>
            <w:vAlign w:val="bottom"/>
          </w:tcPr>
          <w:p w14:paraId="57688BDA" w14:textId="77777777" w:rsidR="00A66DB3" w:rsidRPr="006B7090" w:rsidRDefault="00A66DB3" w:rsidP="00B92982">
            <w:pPr>
              <w:rPr>
                <w:rFonts w:ascii="Optima" w:hAnsi="Optima" w:cs="Times New Roman"/>
              </w:rPr>
            </w:pPr>
            <w:r w:rsidRPr="006B7090">
              <w:rPr>
                <w:rFonts w:ascii="Optima" w:hAnsi="Optima" w:cs="Times New Roman"/>
              </w:rPr>
              <w:t>IT-Kenntnisse:</w:t>
            </w:r>
          </w:p>
        </w:tc>
        <w:tc>
          <w:tcPr>
            <w:tcW w:w="6946" w:type="dxa"/>
            <w:gridSpan w:val="4"/>
            <w:vAlign w:val="bottom"/>
          </w:tcPr>
          <w:p w14:paraId="60CA2168" w14:textId="3DF994F2" w:rsidR="00A66DB3" w:rsidRPr="00100A56" w:rsidRDefault="00A66DB3" w:rsidP="00B92982">
            <w:pPr>
              <w:rPr>
                <w:rFonts w:ascii="Optima" w:hAnsi="Optima" w:cs="Times New Roman"/>
                <w:lang w:val="en-GB"/>
              </w:rPr>
            </w:pPr>
            <w:r w:rsidRPr="006B7090">
              <w:rPr>
                <w:rFonts w:ascii="Optima" w:hAnsi="Optima" w:cs="Times New Roman"/>
                <w:color w:val="000000"/>
                <w:lang w:val="en-US"/>
              </w:rPr>
              <w:t>Word, PowerPoint, Outlook</w:t>
            </w:r>
          </w:p>
        </w:tc>
      </w:tr>
      <w:tr w:rsidR="00A66DB3" w:rsidRPr="006B7090" w14:paraId="70CB01B0" w14:textId="77777777" w:rsidTr="00535D78">
        <w:trPr>
          <w:trHeight w:val="397"/>
        </w:trPr>
        <w:tc>
          <w:tcPr>
            <w:tcW w:w="2116" w:type="dxa"/>
            <w:vAlign w:val="bottom"/>
          </w:tcPr>
          <w:p w14:paraId="04F58216" w14:textId="7B9570E5" w:rsidR="00A66DB3" w:rsidRPr="006B7090" w:rsidRDefault="00A66DB3" w:rsidP="00B92982">
            <w:pPr>
              <w:rPr>
                <w:rFonts w:ascii="Optima" w:hAnsi="Optima" w:cs="Times New Roman"/>
              </w:rPr>
            </w:pPr>
            <w:r w:rsidRPr="006B7090">
              <w:rPr>
                <w:rFonts w:ascii="Optima" w:hAnsi="Optima" w:cs="Times New Roman"/>
              </w:rPr>
              <w:t xml:space="preserve">Interessen: </w:t>
            </w:r>
          </w:p>
        </w:tc>
        <w:tc>
          <w:tcPr>
            <w:tcW w:w="6946" w:type="dxa"/>
            <w:gridSpan w:val="4"/>
            <w:vAlign w:val="bottom"/>
          </w:tcPr>
          <w:p w14:paraId="598C2742" w14:textId="7615BB13" w:rsidR="00A66DB3" w:rsidRPr="006B7090" w:rsidRDefault="00C1386B" w:rsidP="00535D78">
            <w:pPr>
              <w:widowControl w:val="0"/>
              <w:autoSpaceDE w:val="0"/>
              <w:autoSpaceDN w:val="0"/>
              <w:adjustRightInd w:val="0"/>
              <w:rPr>
                <w:rFonts w:ascii="Optima" w:hAnsi="Optima" w:cs="Times New Roman"/>
              </w:rPr>
            </w:pPr>
            <w:r>
              <w:rPr>
                <w:rFonts w:ascii="Optima" w:hAnsi="Optima" w:cs="Times New Roman"/>
                <w:color w:val="000000"/>
              </w:rPr>
              <w:t>Fuß</w:t>
            </w:r>
            <w:r w:rsidR="00A66DB3" w:rsidRPr="006B7090">
              <w:rPr>
                <w:rFonts w:ascii="Optima" w:hAnsi="Optima" w:cs="Times New Roman"/>
                <w:color w:val="000000"/>
              </w:rPr>
              <w:t>ball</w:t>
            </w:r>
            <w:r w:rsidR="00100A56">
              <w:rPr>
                <w:rFonts w:ascii="Optima" w:hAnsi="Optima" w:cs="Times New Roman"/>
                <w:color w:val="000000"/>
              </w:rPr>
              <w:t xml:space="preserve"> (</w:t>
            </w:r>
            <w:r w:rsidR="00B92982">
              <w:rPr>
                <w:rFonts w:ascii="Optima" w:hAnsi="Optima" w:cs="Times New Roman"/>
                <w:color w:val="000000"/>
              </w:rPr>
              <w:t>neun</w:t>
            </w:r>
            <w:r w:rsidR="00100A56">
              <w:rPr>
                <w:rFonts w:ascii="Optima" w:hAnsi="Optima" w:cs="Times New Roman"/>
                <w:color w:val="000000"/>
              </w:rPr>
              <w:t xml:space="preserve"> Jahre im Verein </w:t>
            </w:r>
            <w:r w:rsidR="009153E5">
              <w:rPr>
                <w:rFonts w:ascii="Optima" w:hAnsi="Optima" w:cs="Times New Roman"/>
                <w:color w:val="000000"/>
              </w:rPr>
              <w:t>aktiv</w:t>
            </w:r>
            <w:r w:rsidR="00100A56">
              <w:rPr>
                <w:rFonts w:ascii="Optima" w:hAnsi="Optima" w:cs="Times New Roman"/>
                <w:color w:val="000000"/>
              </w:rPr>
              <w:t>)</w:t>
            </w:r>
            <w:r>
              <w:rPr>
                <w:rFonts w:ascii="Optima" w:hAnsi="Optima" w:cs="Times New Roman"/>
                <w:color w:val="000000"/>
              </w:rPr>
              <w:t>, Radfahren</w:t>
            </w:r>
            <w:r w:rsidR="00100A56">
              <w:rPr>
                <w:rFonts w:ascii="Optima" w:hAnsi="Optima" w:cs="Times New Roman"/>
                <w:color w:val="000000"/>
              </w:rPr>
              <w:t>, Schach</w:t>
            </w:r>
          </w:p>
        </w:tc>
      </w:tr>
      <w:tr w:rsidR="00A66DB3" w:rsidRPr="006B7090" w14:paraId="7F47F9D1" w14:textId="77777777" w:rsidTr="00E64FF5">
        <w:trPr>
          <w:trHeight w:val="964"/>
        </w:trPr>
        <w:tc>
          <w:tcPr>
            <w:tcW w:w="9062" w:type="dxa"/>
            <w:gridSpan w:val="5"/>
            <w:vAlign w:val="bottom"/>
          </w:tcPr>
          <w:p w14:paraId="370CC0AA" w14:textId="2E4B825E" w:rsidR="00A66DB3" w:rsidRPr="006B7090" w:rsidRDefault="00535D78" w:rsidP="00B92982">
            <w:pPr>
              <w:rPr>
                <w:rFonts w:ascii="Optima" w:hAnsi="Optima" w:cs="Times New Roman"/>
              </w:rPr>
            </w:pPr>
            <w:r>
              <w:rPr>
                <w:rFonts w:ascii="Optima" w:hAnsi="Optima" w:cs="Times New Roman"/>
              </w:rPr>
              <w:t>Frankfurt am Main</w:t>
            </w:r>
            <w:r w:rsidR="00B92982">
              <w:rPr>
                <w:rFonts w:ascii="Optima" w:hAnsi="Optima" w:cs="Times New Roman"/>
              </w:rPr>
              <w:t xml:space="preserve">, </w:t>
            </w:r>
            <w:r w:rsidR="00C80D59">
              <w:rPr>
                <w:rFonts w:ascii="Optima" w:hAnsi="Optima" w:cs="Times New Roman"/>
              </w:rPr>
              <w:t>xx.09.2024</w:t>
            </w:r>
          </w:p>
        </w:tc>
      </w:tr>
    </w:tbl>
    <w:p w14:paraId="0747D2BF" w14:textId="6A626E30" w:rsidR="00723643" w:rsidRPr="006B7090" w:rsidRDefault="00723643">
      <w:pPr>
        <w:rPr>
          <w:rFonts w:ascii="Optima" w:hAnsi="Optima"/>
        </w:rPr>
      </w:pPr>
    </w:p>
    <w:sectPr w:rsidR="00723643" w:rsidRPr="006B7090" w:rsidSect="00BD640A">
      <w:pgSz w:w="11906" w:h="16838"/>
      <w:pgMar w:top="1418" w:right="1418" w:bottom="6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7F645E"/>
    <w:multiLevelType w:val="hybridMultilevel"/>
    <w:tmpl w:val="FE0801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748162">
    <w:abstractNumId w:val="3"/>
  </w:num>
  <w:num w:numId="2" w16cid:durableId="1772431636">
    <w:abstractNumId w:val="4"/>
  </w:num>
  <w:num w:numId="3" w16cid:durableId="281765791">
    <w:abstractNumId w:val="5"/>
  </w:num>
  <w:num w:numId="4" w16cid:durableId="1195115142">
    <w:abstractNumId w:val="0"/>
  </w:num>
  <w:num w:numId="5" w16cid:durableId="1503349226">
    <w:abstractNumId w:val="1"/>
  </w:num>
  <w:num w:numId="6" w16cid:durableId="167838106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6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381E"/>
    <w:rsid w:val="00064643"/>
    <w:rsid w:val="000A1FDA"/>
    <w:rsid w:val="000E45BB"/>
    <w:rsid w:val="00100A56"/>
    <w:rsid w:val="00162A5A"/>
    <w:rsid w:val="001D4DCD"/>
    <w:rsid w:val="0023054D"/>
    <w:rsid w:val="002508C2"/>
    <w:rsid w:val="00282DB0"/>
    <w:rsid w:val="0029347E"/>
    <w:rsid w:val="002D4516"/>
    <w:rsid w:val="00314B7A"/>
    <w:rsid w:val="00370E9C"/>
    <w:rsid w:val="00372F7B"/>
    <w:rsid w:val="00416D7A"/>
    <w:rsid w:val="00443668"/>
    <w:rsid w:val="004A54BA"/>
    <w:rsid w:val="004E6851"/>
    <w:rsid w:val="00507EA7"/>
    <w:rsid w:val="00535D78"/>
    <w:rsid w:val="005B047A"/>
    <w:rsid w:val="005B683A"/>
    <w:rsid w:val="00632D5A"/>
    <w:rsid w:val="00672EF2"/>
    <w:rsid w:val="00693E09"/>
    <w:rsid w:val="006B7090"/>
    <w:rsid w:val="006B7F78"/>
    <w:rsid w:val="006E5112"/>
    <w:rsid w:val="00723643"/>
    <w:rsid w:val="00733DA1"/>
    <w:rsid w:val="007547DA"/>
    <w:rsid w:val="00763DCE"/>
    <w:rsid w:val="00785254"/>
    <w:rsid w:val="007966F0"/>
    <w:rsid w:val="007C6A3C"/>
    <w:rsid w:val="0080566A"/>
    <w:rsid w:val="00814F18"/>
    <w:rsid w:val="008B0FC0"/>
    <w:rsid w:val="009153E5"/>
    <w:rsid w:val="00992712"/>
    <w:rsid w:val="00A62A2F"/>
    <w:rsid w:val="00A66DB3"/>
    <w:rsid w:val="00AB2A5A"/>
    <w:rsid w:val="00AC6981"/>
    <w:rsid w:val="00B359DB"/>
    <w:rsid w:val="00B5178D"/>
    <w:rsid w:val="00B90595"/>
    <w:rsid w:val="00B92982"/>
    <w:rsid w:val="00BB4E07"/>
    <w:rsid w:val="00BD640A"/>
    <w:rsid w:val="00C018E4"/>
    <w:rsid w:val="00C066FA"/>
    <w:rsid w:val="00C1386B"/>
    <w:rsid w:val="00C80D59"/>
    <w:rsid w:val="00CA6B94"/>
    <w:rsid w:val="00CA74C7"/>
    <w:rsid w:val="00CF31EE"/>
    <w:rsid w:val="00D10083"/>
    <w:rsid w:val="00D71316"/>
    <w:rsid w:val="00DE7150"/>
    <w:rsid w:val="00E10DCF"/>
    <w:rsid w:val="00E431ED"/>
    <w:rsid w:val="00E64FF5"/>
    <w:rsid w:val="00EA6199"/>
    <w:rsid w:val="00EB5816"/>
    <w:rsid w:val="00ED50CE"/>
    <w:rsid w:val="00F11BEF"/>
    <w:rsid w:val="00F258E7"/>
    <w:rsid w:val="00F80053"/>
    <w:rsid w:val="00FA02C7"/>
    <w:rsid w:val="00FF0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character" w:styleId="NichtaufgelsteErwhnung">
    <w:name w:val="Unresolved Mention"/>
    <w:basedOn w:val="Absatz-Standardschriftart"/>
    <w:uiPriority w:val="99"/>
    <w:rsid w:val="004E6851"/>
    <w:rPr>
      <w:color w:val="605E5C"/>
      <w:shd w:val="clear" w:color="auto" w:fill="E1DFDD"/>
    </w:rPr>
  </w:style>
  <w:style w:type="paragraph" w:styleId="berarbeitung">
    <w:name w:val="Revision"/>
    <w:hidden/>
    <w:uiPriority w:val="99"/>
    <w:semiHidden/>
    <w:rsid w:val="00B9298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6</cp:revision>
  <dcterms:created xsi:type="dcterms:W3CDTF">2024-09-21T12:13:00Z</dcterms:created>
  <dcterms:modified xsi:type="dcterms:W3CDTF">2024-09-21T20:20:00Z</dcterms:modified>
</cp:coreProperties>
</file>