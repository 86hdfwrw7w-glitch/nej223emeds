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1EA48" w14:textId="77777777" w:rsidR="00644FDC" w:rsidRPr="004D689A" w:rsidRDefault="00644FDC" w:rsidP="00644FDC">
      <w:pPr>
        <w:spacing w:after="0" w:line="240" w:lineRule="auto"/>
        <w:jc w:val="right"/>
        <w:rPr>
          <w:rFonts w:ascii="Times New Roman" w:hAnsi="Times New Roman" w:cs="Times New Roman"/>
          <w:sz w:val="20"/>
          <w:szCs w:val="20"/>
        </w:rPr>
      </w:pPr>
      <w:proofErr w:type="spellStart"/>
      <w:r>
        <w:rPr>
          <w:rFonts w:ascii="Times New Roman" w:hAnsi="Times New Roman" w:cs="Times New Roman"/>
          <w:sz w:val="20"/>
          <w:szCs w:val="20"/>
        </w:rPr>
        <w:t>xxxxx</w:t>
      </w:r>
      <w:proofErr w:type="spellEnd"/>
    </w:p>
    <w:p w14:paraId="4EE5857A" w14:textId="77777777" w:rsidR="00644FDC" w:rsidRPr="004D689A" w:rsidRDefault="00644FDC" w:rsidP="00644FDC">
      <w:pPr>
        <w:spacing w:after="0" w:line="240" w:lineRule="auto"/>
        <w:jc w:val="right"/>
        <w:rPr>
          <w:rFonts w:ascii="Times New Roman" w:hAnsi="Times New Roman" w:cs="Times New Roman"/>
          <w:sz w:val="20"/>
          <w:szCs w:val="20"/>
        </w:rPr>
      </w:pPr>
      <w:proofErr w:type="spellStart"/>
      <w:r>
        <w:rPr>
          <w:rFonts w:ascii="Times New Roman" w:hAnsi="Times New Roman" w:cs="Times New Roman"/>
          <w:sz w:val="20"/>
          <w:szCs w:val="20"/>
        </w:rPr>
        <w:t>xxxxx</w:t>
      </w:r>
      <w:proofErr w:type="spellEnd"/>
    </w:p>
    <w:p w14:paraId="563E716F" w14:textId="77777777" w:rsidR="00644FDC" w:rsidRPr="004D689A" w:rsidRDefault="00644FDC" w:rsidP="00644FDC">
      <w:pPr>
        <w:tabs>
          <w:tab w:val="center" w:pos="4819"/>
          <w:tab w:val="right" w:pos="9638"/>
        </w:tabs>
        <w:spacing w:after="0" w:line="240" w:lineRule="auto"/>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proofErr w:type="spellStart"/>
      <w:r>
        <w:rPr>
          <w:rFonts w:ascii="Times New Roman" w:hAnsi="Times New Roman" w:cs="Times New Roman"/>
          <w:sz w:val="20"/>
          <w:szCs w:val="20"/>
        </w:rPr>
        <w:t>xxxxx</w:t>
      </w:r>
      <w:proofErr w:type="spellEnd"/>
    </w:p>
    <w:p w14:paraId="3492A08B" w14:textId="77777777" w:rsidR="00644FDC" w:rsidRPr="004D689A" w:rsidRDefault="00644FDC" w:rsidP="00644FDC">
      <w:pPr>
        <w:spacing w:after="0" w:line="240" w:lineRule="auto"/>
        <w:jc w:val="right"/>
        <w:rPr>
          <w:rFonts w:ascii="Times New Roman" w:hAnsi="Times New Roman" w:cs="Times New Roman"/>
          <w:sz w:val="20"/>
          <w:szCs w:val="20"/>
        </w:rPr>
      </w:pPr>
      <w:proofErr w:type="spellStart"/>
      <w:r>
        <w:rPr>
          <w:rFonts w:ascii="Times New Roman" w:hAnsi="Times New Roman" w:cs="Times New Roman"/>
          <w:color w:val="000000"/>
          <w:sz w:val="20"/>
          <w:szCs w:val="20"/>
        </w:rPr>
        <w:t>xxxxx</w:t>
      </w:r>
      <w:proofErr w:type="spellEnd"/>
    </w:p>
    <w:p w14:paraId="7825B994" w14:textId="77777777" w:rsidR="00644FDC" w:rsidRPr="004D689A" w:rsidRDefault="00644FDC" w:rsidP="00644FDC">
      <w:pPr>
        <w:spacing w:after="0" w:line="240" w:lineRule="auto"/>
        <w:jc w:val="right"/>
        <w:rPr>
          <w:rFonts w:ascii="Times New Roman" w:hAnsi="Times New Roman" w:cs="Times New Roman"/>
          <w:color w:val="000000"/>
          <w:sz w:val="20"/>
          <w:szCs w:val="20"/>
        </w:rPr>
      </w:pPr>
      <w:proofErr w:type="spellStart"/>
      <w:r>
        <w:rPr>
          <w:rFonts w:ascii="Times New Roman" w:hAnsi="Times New Roman" w:cs="Times New Roman"/>
          <w:color w:val="000000"/>
          <w:sz w:val="20"/>
          <w:szCs w:val="20"/>
        </w:rPr>
        <w:t>xxxxx</w:t>
      </w:r>
      <w:proofErr w:type="spellEnd"/>
    </w:p>
    <w:p w14:paraId="5A4D4EBC" w14:textId="77777777" w:rsidR="00644FDC" w:rsidRPr="004D689A" w:rsidRDefault="00644FDC" w:rsidP="00644FDC">
      <w:pPr>
        <w:spacing w:after="0" w:line="240" w:lineRule="auto"/>
        <w:rPr>
          <w:rFonts w:ascii="Times New Roman" w:hAnsi="Times New Roman" w:cs="Times New Roman"/>
          <w:color w:val="000000"/>
          <w:sz w:val="20"/>
          <w:szCs w:val="20"/>
        </w:rPr>
      </w:pPr>
      <w:proofErr w:type="spellStart"/>
      <w:r>
        <w:rPr>
          <w:rFonts w:ascii="Times New Roman" w:hAnsi="Times New Roman" w:cs="Times New Roman"/>
          <w:color w:val="000000"/>
          <w:sz w:val="20"/>
          <w:szCs w:val="20"/>
        </w:rPr>
        <w:t>xxxxxx</w:t>
      </w:r>
      <w:proofErr w:type="spellEnd"/>
    </w:p>
    <w:p w14:paraId="62D278C2" w14:textId="77777777" w:rsidR="00644FDC" w:rsidRPr="004D689A" w:rsidRDefault="00644FDC" w:rsidP="00644FDC">
      <w:pPr>
        <w:spacing w:after="0" w:line="240" w:lineRule="auto"/>
        <w:rPr>
          <w:rFonts w:ascii="Times New Roman" w:hAnsi="Times New Roman" w:cs="Times New Roman"/>
          <w:sz w:val="20"/>
          <w:szCs w:val="20"/>
        </w:rPr>
      </w:pPr>
      <w:proofErr w:type="spellStart"/>
      <w:r>
        <w:rPr>
          <w:rFonts w:ascii="Times New Roman" w:hAnsi="Times New Roman" w:cs="Times New Roman"/>
          <w:sz w:val="20"/>
          <w:szCs w:val="20"/>
        </w:rPr>
        <w:t>xxxxxx</w:t>
      </w:r>
      <w:proofErr w:type="spellEnd"/>
    </w:p>
    <w:p w14:paraId="3F6F8AFC" w14:textId="77777777" w:rsidR="00644FDC" w:rsidRPr="004D689A" w:rsidRDefault="00644FDC" w:rsidP="00644FDC">
      <w:pPr>
        <w:spacing w:after="0" w:line="240" w:lineRule="auto"/>
        <w:rPr>
          <w:rFonts w:ascii="Times New Roman" w:hAnsi="Times New Roman" w:cs="Times New Roman"/>
          <w:sz w:val="20"/>
          <w:szCs w:val="20"/>
        </w:rPr>
      </w:pPr>
      <w:proofErr w:type="spellStart"/>
      <w:r>
        <w:rPr>
          <w:rFonts w:ascii="Times New Roman" w:hAnsi="Times New Roman" w:cs="Times New Roman"/>
          <w:sz w:val="20"/>
          <w:szCs w:val="20"/>
        </w:rPr>
        <w:t>xxxxxx</w:t>
      </w:r>
      <w:proofErr w:type="spellEnd"/>
    </w:p>
    <w:p w14:paraId="3533BD97" w14:textId="77777777" w:rsidR="00644FDC" w:rsidRPr="004D689A" w:rsidRDefault="00644FDC" w:rsidP="00644FDC">
      <w:pPr>
        <w:spacing w:after="0" w:line="240" w:lineRule="auto"/>
        <w:jc w:val="right"/>
        <w:rPr>
          <w:rFonts w:ascii="Times New Roman" w:hAnsi="Times New Roman" w:cs="Times New Roman"/>
          <w:sz w:val="20"/>
          <w:szCs w:val="20"/>
        </w:rPr>
      </w:pPr>
      <w:proofErr w:type="spellStart"/>
      <w:r>
        <w:rPr>
          <w:rFonts w:ascii="Times New Roman" w:hAnsi="Times New Roman" w:cs="Times New Roman"/>
          <w:sz w:val="20"/>
          <w:szCs w:val="20"/>
        </w:rPr>
        <w:t>xxxx</w:t>
      </w:r>
      <w:proofErr w:type="spellEnd"/>
      <w:r w:rsidRPr="004D689A">
        <w:rPr>
          <w:rFonts w:ascii="Times New Roman" w:hAnsi="Times New Roman" w:cs="Times New Roman"/>
          <w:sz w:val="20"/>
          <w:szCs w:val="20"/>
        </w:rPr>
        <w:t xml:space="preserve">, </w:t>
      </w:r>
      <w:proofErr w:type="spellStart"/>
      <w:r>
        <w:rPr>
          <w:rFonts w:ascii="Times New Roman" w:hAnsi="Times New Roman" w:cs="Times New Roman"/>
          <w:sz w:val="20"/>
          <w:szCs w:val="20"/>
        </w:rPr>
        <w:t>xxxxx</w:t>
      </w:r>
      <w:proofErr w:type="spellEnd"/>
    </w:p>
    <w:p w14:paraId="1CFD0DBE" w14:textId="77777777" w:rsidR="00644FDC" w:rsidRPr="004D689A" w:rsidRDefault="00644FDC" w:rsidP="00644FDC">
      <w:pPr>
        <w:spacing w:after="0" w:line="240" w:lineRule="auto"/>
        <w:jc w:val="right"/>
        <w:rPr>
          <w:rFonts w:ascii="Times New Roman" w:hAnsi="Times New Roman" w:cs="Times New Roman"/>
          <w:sz w:val="20"/>
          <w:szCs w:val="20"/>
        </w:rPr>
      </w:pPr>
    </w:p>
    <w:p w14:paraId="60AC04CF" w14:textId="3304FB3B" w:rsidR="00A171A5" w:rsidRDefault="00644FDC" w:rsidP="00644FDC">
      <w:pPr>
        <w:spacing w:line="278" w:lineRule="auto"/>
        <w:rPr>
          <w:rFonts w:ascii="Times New Roman" w:hAnsi="Times New Roman" w:cs="Times New Roman"/>
          <w:b/>
          <w:sz w:val="20"/>
          <w:szCs w:val="20"/>
        </w:rPr>
      </w:pPr>
      <w:r w:rsidRPr="004D689A">
        <w:rPr>
          <w:rFonts w:ascii="Times New Roman" w:hAnsi="Times New Roman" w:cs="Times New Roman"/>
          <w:b/>
          <w:sz w:val="20"/>
          <w:szCs w:val="20"/>
        </w:rPr>
        <w:t xml:space="preserve">Bewerbung um ein Praktikum </w:t>
      </w:r>
      <w:proofErr w:type="gramStart"/>
      <w:r w:rsidRPr="00A82A6B">
        <w:rPr>
          <w:rFonts w:ascii="Times New Roman" w:hAnsi="Times New Roman" w:cs="Times New Roman"/>
          <w:b/>
          <w:sz w:val="20"/>
          <w:szCs w:val="20"/>
        </w:rPr>
        <w:t xml:space="preserve">in </w:t>
      </w:r>
      <w:r>
        <w:rPr>
          <w:rFonts w:ascii="Times New Roman" w:hAnsi="Times New Roman" w:cs="Times New Roman"/>
          <w:b/>
          <w:sz w:val="20"/>
          <w:szCs w:val="20"/>
        </w:rPr>
        <w:t>Mergers</w:t>
      </w:r>
      <w:proofErr w:type="gramEnd"/>
      <w:r>
        <w:rPr>
          <w:rFonts w:ascii="Times New Roman" w:hAnsi="Times New Roman" w:cs="Times New Roman"/>
          <w:b/>
          <w:sz w:val="20"/>
          <w:szCs w:val="20"/>
        </w:rPr>
        <w:t xml:space="preserve"> &amp; Acquisitions</w:t>
      </w:r>
    </w:p>
    <w:p w14:paraId="286032AB" w14:textId="109BDAFF" w:rsidR="00644FDC" w:rsidRPr="002D66D6" w:rsidRDefault="00644FDC" w:rsidP="002D66D6">
      <w:pPr>
        <w:spacing w:after="0" w:line="276" w:lineRule="auto"/>
        <w:rPr>
          <w:rFonts w:ascii="Times New Roman" w:hAnsi="Times New Roman" w:cs="Times New Roman"/>
          <w:bCs/>
          <w:sz w:val="20"/>
          <w:szCs w:val="20"/>
        </w:rPr>
      </w:pPr>
      <w:r w:rsidRPr="002D66D6">
        <w:rPr>
          <w:rFonts w:ascii="Times New Roman" w:hAnsi="Times New Roman" w:cs="Times New Roman"/>
          <w:bCs/>
          <w:sz w:val="20"/>
          <w:szCs w:val="20"/>
        </w:rPr>
        <w:t>Sehr geehrte Damen und Herren,</w:t>
      </w:r>
    </w:p>
    <w:p w14:paraId="560E639B" w14:textId="77777777" w:rsidR="00644FDC" w:rsidRPr="002D66D6" w:rsidRDefault="00644FDC" w:rsidP="002D66D6">
      <w:pPr>
        <w:spacing w:after="0" w:line="276" w:lineRule="auto"/>
        <w:rPr>
          <w:rFonts w:ascii="Times New Roman" w:hAnsi="Times New Roman" w:cs="Times New Roman"/>
          <w:bCs/>
          <w:sz w:val="20"/>
          <w:szCs w:val="20"/>
        </w:rPr>
      </w:pPr>
    </w:p>
    <w:p w14:paraId="6EC43986" w14:textId="0D5D7FB8" w:rsidR="00644FDC" w:rsidRPr="002D66D6" w:rsidRDefault="00644FDC" w:rsidP="002D66D6">
      <w:pPr>
        <w:spacing w:after="0" w:line="276" w:lineRule="auto"/>
        <w:jc w:val="both"/>
        <w:rPr>
          <w:rFonts w:ascii="Times New Roman" w:hAnsi="Times New Roman" w:cs="Times New Roman"/>
          <w:sz w:val="20"/>
          <w:szCs w:val="20"/>
        </w:rPr>
      </w:pPr>
      <w:r w:rsidRPr="002D66D6">
        <w:rPr>
          <w:rFonts w:ascii="Times New Roman" w:hAnsi="Times New Roman" w:cs="Times New Roman"/>
          <w:sz w:val="20"/>
          <w:szCs w:val="20"/>
        </w:rPr>
        <w:t xml:space="preserve">ein früher Schulabschluss und meine anschließende Tätigkeit im Baugewerbe haben mir den Raum gegeben, meine Ziele und meine berufliche Zukunft klar zu definieren. Seitdem verfolge ich konsequent das Ziel, in einem Umfeld zu arbeiten, das hohe analytische Anforderungen, enge Teamarbeit und eine steile Lernkurve vereint. Genau diese Kombination sehe im M&amp;A. Die Verbindung aus datengetriebener Analyse, strategischem Verständnis und der Verantwortung, komplexe Transaktionen mitzugestalten, entspricht exakt der Art von Tätigkeit, in der ich mich weiterentwickeln und echten Mehrwert leisten möchte. </w:t>
      </w:r>
      <w:ins w:id="0" w:author="David Döbele" w:date="2025-12-09T09:45:00Z" w16du:dateUtc="2025-12-09T08:45:00Z">
        <w:r w:rsidR="00D957F8">
          <w:rPr>
            <w:rFonts w:ascii="Times New Roman" w:hAnsi="Times New Roman" w:cs="Times New Roman"/>
            <w:sz w:val="20"/>
            <w:szCs w:val="20"/>
          </w:rPr>
          <w:t>Nach meinen Praktika bei K</w:t>
        </w:r>
      </w:ins>
      <w:ins w:id="1" w:author="David Döbele" w:date="2025-12-09T09:46:00Z" w16du:dateUtc="2025-12-09T08:46:00Z">
        <w:r w:rsidR="00D957F8">
          <w:rPr>
            <w:rFonts w:ascii="Times New Roman" w:hAnsi="Times New Roman" w:cs="Times New Roman"/>
            <w:sz w:val="20"/>
            <w:szCs w:val="20"/>
          </w:rPr>
          <w:t xml:space="preserve">PMG sowie in der Transaktionsberatung bei </w:t>
        </w:r>
        <w:proofErr w:type="spellStart"/>
        <w:r w:rsidR="00D957F8">
          <w:rPr>
            <w:rFonts w:ascii="Times New Roman" w:hAnsi="Times New Roman" w:cs="Times New Roman"/>
            <w:sz w:val="20"/>
            <w:szCs w:val="20"/>
          </w:rPr>
          <w:t>Auricon</w:t>
        </w:r>
        <w:proofErr w:type="spellEnd"/>
        <w:r w:rsidR="00D957F8">
          <w:rPr>
            <w:rFonts w:ascii="Times New Roman" w:hAnsi="Times New Roman" w:cs="Times New Roman"/>
            <w:sz w:val="20"/>
            <w:szCs w:val="20"/>
          </w:rPr>
          <w:t xml:space="preserve"> bewerbe </w:t>
        </w:r>
      </w:ins>
      <w:del w:id="2" w:author="David Döbele" w:date="2025-12-09T09:46:00Z" w16du:dateUtc="2025-12-09T08:46:00Z">
        <w:r w:rsidRPr="002D66D6" w:rsidDel="00D957F8">
          <w:rPr>
            <w:rFonts w:ascii="Times New Roman" w:hAnsi="Times New Roman" w:cs="Times New Roman"/>
            <w:sz w:val="20"/>
            <w:szCs w:val="20"/>
          </w:rPr>
          <w:delText xml:space="preserve">Deshalb bewerbe </w:delText>
        </w:r>
      </w:del>
      <w:r w:rsidRPr="002D66D6">
        <w:rPr>
          <w:rFonts w:ascii="Times New Roman" w:hAnsi="Times New Roman" w:cs="Times New Roman"/>
          <w:sz w:val="20"/>
          <w:szCs w:val="20"/>
        </w:rPr>
        <w:t xml:space="preserve">ich mich </w:t>
      </w:r>
      <w:ins w:id="3" w:author="David Döbele" w:date="2025-12-09T09:46:00Z" w16du:dateUtc="2025-12-09T08:46:00Z">
        <w:r w:rsidR="00D957F8">
          <w:rPr>
            <w:rFonts w:ascii="Times New Roman" w:hAnsi="Times New Roman" w:cs="Times New Roman"/>
            <w:sz w:val="20"/>
            <w:szCs w:val="20"/>
          </w:rPr>
          <w:t xml:space="preserve">nun </w:t>
        </w:r>
      </w:ins>
      <w:r w:rsidRPr="002D66D6">
        <w:rPr>
          <w:rFonts w:ascii="Times New Roman" w:hAnsi="Times New Roman" w:cs="Times New Roman"/>
          <w:sz w:val="20"/>
          <w:szCs w:val="20"/>
        </w:rPr>
        <w:t xml:space="preserve">für ein dreimonatiges Praktikum ab dem </w:t>
      </w:r>
      <w:proofErr w:type="spellStart"/>
      <w:r w:rsidRPr="002D66D6">
        <w:rPr>
          <w:rFonts w:ascii="Times New Roman" w:hAnsi="Times New Roman" w:cs="Times New Roman"/>
          <w:sz w:val="20"/>
          <w:szCs w:val="20"/>
        </w:rPr>
        <w:t>xx.xx.xxx</w:t>
      </w:r>
      <w:proofErr w:type="spellEnd"/>
      <w:r w:rsidRPr="002D66D6">
        <w:rPr>
          <w:rFonts w:ascii="Times New Roman" w:hAnsi="Times New Roman" w:cs="Times New Roman"/>
          <w:sz w:val="20"/>
          <w:szCs w:val="20"/>
        </w:rPr>
        <w:t xml:space="preserve"> in Ihrem Standort in xxxx.</w:t>
      </w:r>
    </w:p>
    <w:p w14:paraId="5EAB2C6F" w14:textId="77777777" w:rsidR="00644FDC" w:rsidRPr="002D66D6" w:rsidRDefault="00644FDC" w:rsidP="002D66D6">
      <w:pPr>
        <w:spacing w:after="0" w:line="276" w:lineRule="auto"/>
        <w:jc w:val="both"/>
        <w:rPr>
          <w:rFonts w:ascii="Times New Roman" w:hAnsi="Times New Roman" w:cs="Times New Roman"/>
          <w:sz w:val="20"/>
          <w:szCs w:val="20"/>
        </w:rPr>
      </w:pPr>
    </w:p>
    <w:p w14:paraId="207F7F15" w14:textId="45534F14" w:rsidR="00644FDC" w:rsidRPr="002D66D6" w:rsidRDefault="00644FDC" w:rsidP="002D66D6">
      <w:pPr>
        <w:spacing w:after="0" w:line="276" w:lineRule="auto"/>
        <w:jc w:val="both"/>
        <w:rPr>
          <w:rFonts w:ascii="Times New Roman" w:hAnsi="Times New Roman" w:cs="Times New Roman"/>
          <w:sz w:val="20"/>
          <w:szCs w:val="20"/>
        </w:rPr>
      </w:pPr>
      <w:r w:rsidRPr="002D66D6">
        <w:rPr>
          <w:rFonts w:ascii="Times New Roman" w:hAnsi="Times New Roman" w:cs="Times New Roman"/>
          <w:sz w:val="20"/>
          <w:szCs w:val="20"/>
        </w:rPr>
        <w:t xml:space="preserve">Meine Hochschulreife holte ich auf dem Wirtschaftsgymnasium nach und legte damit die Grundlage für mein Interesse an Rechnungswesen, Controlling und Finanzierung. Parallel dazu übernahm ich während der Corona-Pandemie unternehmerische Verantwortung, indem ich mit einem bis </w:t>
      </w:r>
      <w:proofErr w:type="gramStart"/>
      <w:r w:rsidRPr="002D66D6">
        <w:rPr>
          <w:rFonts w:ascii="Times New Roman" w:hAnsi="Times New Roman" w:cs="Times New Roman"/>
          <w:sz w:val="20"/>
          <w:szCs w:val="20"/>
        </w:rPr>
        <w:t>zu sechsköpfigen Team</w:t>
      </w:r>
      <w:proofErr w:type="gramEnd"/>
      <w:r w:rsidRPr="002D66D6">
        <w:rPr>
          <w:rFonts w:ascii="Times New Roman" w:hAnsi="Times New Roman" w:cs="Times New Roman"/>
          <w:sz w:val="20"/>
          <w:szCs w:val="20"/>
        </w:rPr>
        <w:t xml:space="preserve"> die Durchführung von Rennsportveranstaltungen unter anderem für den ADAC und den Deutschen Motorsportbund sicherstellte. Im anschließenden BWL-Studium entwickelte sich mein Fokus zunehmend auf finanzielle Analyse und Geschäftsmodelle, was mich zu einem Audit-Praktikum bei KPMG führte. Dort vertiefte ich mein Verständnis für Bilanz- und GuV-Zusammenhänge und lernte, Risiken im Zahlenwerk strukturiert zu identifizieren. Aktuell sammle ich bei </w:t>
      </w:r>
      <w:proofErr w:type="spellStart"/>
      <w:r w:rsidRPr="002D66D6">
        <w:rPr>
          <w:rFonts w:ascii="Times New Roman" w:hAnsi="Times New Roman" w:cs="Times New Roman"/>
          <w:sz w:val="20"/>
          <w:szCs w:val="20"/>
        </w:rPr>
        <w:t>Auricon</w:t>
      </w:r>
      <w:proofErr w:type="spellEnd"/>
      <w:r w:rsidRPr="002D66D6">
        <w:rPr>
          <w:rFonts w:ascii="Times New Roman" w:hAnsi="Times New Roman" w:cs="Times New Roman"/>
          <w:sz w:val="20"/>
          <w:szCs w:val="20"/>
        </w:rPr>
        <w:t xml:space="preserve"> Erfahrung im Transaktionsumfeld. Im Rahmen von Financial-Due-</w:t>
      </w:r>
      <w:proofErr w:type="spellStart"/>
      <w:r w:rsidRPr="002D66D6">
        <w:rPr>
          <w:rFonts w:ascii="Times New Roman" w:hAnsi="Times New Roman" w:cs="Times New Roman"/>
          <w:sz w:val="20"/>
          <w:szCs w:val="20"/>
        </w:rPr>
        <w:t>Diligences</w:t>
      </w:r>
      <w:proofErr w:type="spellEnd"/>
      <w:r w:rsidRPr="002D66D6">
        <w:rPr>
          <w:rFonts w:ascii="Times New Roman" w:hAnsi="Times New Roman" w:cs="Times New Roman"/>
          <w:sz w:val="20"/>
          <w:szCs w:val="20"/>
        </w:rPr>
        <w:t xml:space="preserve">, Management </w:t>
      </w:r>
      <w:proofErr w:type="spellStart"/>
      <w:r w:rsidRPr="002D66D6">
        <w:rPr>
          <w:rFonts w:ascii="Times New Roman" w:hAnsi="Times New Roman" w:cs="Times New Roman"/>
          <w:sz w:val="20"/>
          <w:szCs w:val="20"/>
        </w:rPr>
        <w:t>Summaries</w:t>
      </w:r>
      <w:proofErr w:type="spellEnd"/>
      <w:r w:rsidRPr="002D66D6">
        <w:rPr>
          <w:rFonts w:ascii="Times New Roman" w:hAnsi="Times New Roman" w:cs="Times New Roman"/>
          <w:sz w:val="20"/>
          <w:szCs w:val="20"/>
        </w:rPr>
        <w:t xml:space="preserve"> und Restrukturierungsprojekten erstelle ich eigenständig integrierte Finanzmodelle, plane Umsätze, Aufwendungen und Investitionen und führe Working-Capital-Analysen, EBITDA-Normalisierungen und KPI-Auswertungen durch. Zudem unterstütze ich bei der Erstellung von Investment-Teasern, Pitch-Unterlagen und der Datenraumpflege. Diese Tätigkeiten haben mein Verständnis für Werttreiber, </w:t>
      </w:r>
      <w:proofErr w:type="spellStart"/>
      <w:r w:rsidRPr="002D66D6">
        <w:rPr>
          <w:rFonts w:ascii="Times New Roman" w:hAnsi="Times New Roman" w:cs="Times New Roman"/>
          <w:sz w:val="20"/>
          <w:szCs w:val="20"/>
        </w:rPr>
        <w:t>driver</w:t>
      </w:r>
      <w:proofErr w:type="spellEnd"/>
      <w:r w:rsidRPr="002D66D6">
        <w:rPr>
          <w:rFonts w:ascii="Times New Roman" w:hAnsi="Times New Roman" w:cs="Times New Roman"/>
          <w:sz w:val="20"/>
          <w:szCs w:val="20"/>
        </w:rPr>
        <w:t>-basierte Finanzstrukturen und den gesamten Transaktionsprozess deutlich vertieft und meinen Wunsch bestärkt, meinen nächsten Schritt konsequent im M&amp;A zu gehen.</w:t>
      </w:r>
    </w:p>
    <w:p w14:paraId="7C8D58A8" w14:textId="77777777" w:rsidR="00644FDC" w:rsidRPr="002D66D6" w:rsidRDefault="00644FDC" w:rsidP="002D66D6">
      <w:pPr>
        <w:spacing w:after="0" w:line="276" w:lineRule="auto"/>
        <w:jc w:val="both"/>
        <w:rPr>
          <w:rFonts w:ascii="Times New Roman" w:hAnsi="Times New Roman" w:cs="Times New Roman"/>
          <w:sz w:val="20"/>
          <w:szCs w:val="20"/>
        </w:rPr>
      </w:pPr>
    </w:p>
    <w:p w14:paraId="77BCE764" w14:textId="7E00B785" w:rsidR="00644FDC" w:rsidRPr="002D66D6" w:rsidRDefault="00644FDC" w:rsidP="002D66D6">
      <w:pPr>
        <w:spacing w:after="0" w:line="276" w:lineRule="auto"/>
        <w:jc w:val="both"/>
        <w:rPr>
          <w:rFonts w:ascii="Times New Roman" w:hAnsi="Times New Roman" w:cs="Times New Roman"/>
          <w:sz w:val="20"/>
          <w:szCs w:val="20"/>
        </w:rPr>
      </w:pPr>
      <w:r w:rsidRPr="002D66D6">
        <w:rPr>
          <w:rFonts w:ascii="Times New Roman" w:hAnsi="Times New Roman" w:cs="Times New Roman"/>
          <w:sz w:val="20"/>
          <w:szCs w:val="20"/>
        </w:rPr>
        <w:t>Abschnitt 3</w:t>
      </w:r>
    </w:p>
    <w:p w14:paraId="5E910F31" w14:textId="6F2145B7" w:rsidR="00644FDC" w:rsidRPr="002D66D6" w:rsidRDefault="00644FDC" w:rsidP="002D66D6">
      <w:pPr>
        <w:spacing w:after="0" w:line="276" w:lineRule="auto"/>
        <w:jc w:val="both"/>
        <w:rPr>
          <w:rFonts w:ascii="Times New Roman" w:hAnsi="Times New Roman" w:cs="Times New Roman"/>
          <w:sz w:val="20"/>
          <w:szCs w:val="20"/>
        </w:rPr>
      </w:pPr>
      <w:r w:rsidRPr="002D66D6">
        <w:rPr>
          <w:rFonts w:ascii="Times New Roman" w:hAnsi="Times New Roman" w:cs="Times New Roman"/>
          <w:sz w:val="20"/>
          <w:szCs w:val="20"/>
        </w:rPr>
        <w:t>X</w:t>
      </w:r>
      <w:r w:rsidRPr="002D66D6">
        <w:rPr>
          <w:rFonts w:ascii="Times New Roman" w:hAnsi="Times New Roman" w:cs="Times New Roman"/>
          <w:sz w:val="20"/>
          <w:szCs w:val="20"/>
        </w:rPr>
        <w:tab/>
      </w:r>
    </w:p>
    <w:p w14:paraId="2505DBB2" w14:textId="77777777" w:rsidR="00644FDC" w:rsidRPr="002D66D6" w:rsidRDefault="00644FDC" w:rsidP="002D66D6">
      <w:pPr>
        <w:spacing w:after="0" w:line="276" w:lineRule="auto"/>
        <w:jc w:val="both"/>
        <w:rPr>
          <w:rFonts w:ascii="Times New Roman" w:hAnsi="Times New Roman" w:cs="Times New Roman"/>
          <w:sz w:val="20"/>
          <w:szCs w:val="20"/>
        </w:rPr>
      </w:pPr>
      <w:r w:rsidRPr="002D66D6">
        <w:rPr>
          <w:rFonts w:ascii="Times New Roman" w:hAnsi="Times New Roman" w:cs="Times New Roman"/>
          <w:sz w:val="20"/>
          <w:szCs w:val="20"/>
        </w:rPr>
        <w:t>X</w:t>
      </w:r>
      <w:r w:rsidRPr="002D66D6">
        <w:rPr>
          <w:rFonts w:ascii="Times New Roman" w:hAnsi="Times New Roman" w:cs="Times New Roman"/>
          <w:sz w:val="20"/>
          <w:szCs w:val="20"/>
        </w:rPr>
        <w:br/>
      </w:r>
      <w:proofErr w:type="spellStart"/>
      <w:r w:rsidRPr="002D66D6">
        <w:rPr>
          <w:rFonts w:ascii="Times New Roman" w:hAnsi="Times New Roman" w:cs="Times New Roman"/>
          <w:sz w:val="20"/>
          <w:szCs w:val="20"/>
        </w:rPr>
        <w:t>X</w:t>
      </w:r>
      <w:proofErr w:type="spellEnd"/>
      <w:r w:rsidRPr="002D66D6">
        <w:rPr>
          <w:rFonts w:ascii="Times New Roman" w:hAnsi="Times New Roman" w:cs="Times New Roman"/>
          <w:sz w:val="20"/>
          <w:szCs w:val="20"/>
        </w:rPr>
        <w:br/>
      </w:r>
      <w:proofErr w:type="spellStart"/>
      <w:r w:rsidRPr="002D66D6">
        <w:rPr>
          <w:rFonts w:ascii="Times New Roman" w:hAnsi="Times New Roman" w:cs="Times New Roman"/>
          <w:sz w:val="20"/>
          <w:szCs w:val="20"/>
        </w:rPr>
        <w:t>X</w:t>
      </w:r>
      <w:proofErr w:type="spellEnd"/>
      <w:r w:rsidRPr="002D66D6">
        <w:rPr>
          <w:rFonts w:ascii="Times New Roman" w:hAnsi="Times New Roman" w:cs="Times New Roman"/>
          <w:sz w:val="20"/>
          <w:szCs w:val="20"/>
        </w:rPr>
        <w:br/>
      </w:r>
      <w:proofErr w:type="spellStart"/>
      <w:r w:rsidRPr="002D66D6">
        <w:rPr>
          <w:rFonts w:ascii="Times New Roman" w:hAnsi="Times New Roman" w:cs="Times New Roman"/>
          <w:sz w:val="20"/>
          <w:szCs w:val="20"/>
        </w:rPr>
        <w:t>X</w:t>
      </w:r>
      <w:proofErr w:type="spellEnd"/>
      <w:r w:rsidRPr="002D66D6">
        <w:rPr>
          <w:rFonts w:ascii="Times New Roman" w:hAnsi="Times New Roman" w:cs="Times New Roman"/>
          <w:sz w:val="20"/>
          <w:szCs w:val="20"/>
        </w:rPr>
        <w:br/>
      </w:r>
      <w:proofErr w:type="spellStart"/>
      <w:r w:rsidRPr="002D66D6">
        <w:rPr>
          <w:rFonts w:ascii="Times New Roman" w:hAnsi="Times New Roman" w:cs="Times New Roman"/>
          <w:sz w:val="20"/>
          <w:szCs w:val="20"/>
        </w:rPr>
        <w:t>X</w:t>
      </w:r>
      <w:proofErr w:type="spellEnd"/>
      <w:r w:rsidRPr="002D66D6">
        <w:rPr>
          <w:rFonts w:ascii="Times New Roman" w:hAnsi="Times New Roman" w:cs="Times New Roman"/>
          <w:sz w:val="20"/>
          <w:szCs w:val="20"/>
        </w:rPr>
        <w:br/>
      </w:r>
      <w:proofErr w:type="spellStart"/>
      <w:r w:rsidRPr="002D66D6">
        <w:rPr>
          <w:rFonts w:ascii="Times New Roman" w:hAnsi="Times New Roman" w:cs="Times New Roman"/>
          <w:sz w:val="20"/>
          <w:szCs w:val="20"/>
        </w:rPr>
        <w:t>X</w:t>
      </w:r>
      <w:proofErr w:type="spellEnd"/>
      <w:r w:rsidRPr="002D66D6">
        <w:rPr>
          <w:rFonts w:ascii="Times New Roman" w:hAnsi="Times New Roman" w:cs="Times New Roman"/>
          <w:sz w:val="20"/>
          <w:szCs w:val="20"/>
        </w:rPr>
        <w:br/>
      </w:r>
    </w:p>
    <w:p w14:paraId="6E0F8AE2" w14:textId="7942840D" w:rsidR="00644FDC" w:rsidRPr="002D66D6" w:rsidRDefault="00644FDC" w:rsidP="002D66D6">
      <w:pPr>
        <w:spacing w:after="0" w:line="276" w:lineRule="auto"/>
        <w:jc w:val="both"/>
        <w:rPr>
          <w:rFonts w:ascii="Times New Roman" w:hAnsi="Times New Roman" w:cs="Times New Roman"/>
          <w:sz w:val="20"/>
          <w:szCs w:val="20"/>
        </w:rPr>
      </w:pPr>
      <w:r w:rsidRPr="002D66D6">
        <w:rPr>
          <w:rFonts w:ascii="Times New Roman" w:hAnsi="Times New Roman" w:cs="Times New Roman"/>
          <w:sz w:val="20"/>
          <w:szCs w:val="20"/>
        </w:rPr>
        <w:t>Von dem Praktikum erwarte ich ein Umfeld, in dem ich meine analytischen Fähigkeiten unmittelbar einbringen, schnell weiterentwickeln und Verantwortung für präzise, entscheidungsrelevante Arbeitspakete übernehmen kann. Ich arbeite strukturiert, belastbar und zuverlässig, denke mich schnell in komplexe Sachverhalte ein und übernehme Ownership für meine Ergebnisse. Gleichzeitig reizt es mich, eng mit einem erfahrenen M&amp;A-Team zusammenzuarbeiten, aus der Praxis zu lernen und aktiv zum Projekterfolg beizutragen. Über die Möglichkeit, meine Motivation und Kompetenzen in einem persönlichen Gespräch zu erläutern, würde ich mich sehr freuen.</w:t>
      </w:r>
    </w:p>
    <w:p w14:paraId="5CBBEFD0" w14:textId="77777777" w:rsidR="00644FDC" w:rsidRPr="002D66D6" w:rsidRDefault="00644FDC" w:rsidP="002D66D6">
      <w:pPr>
        <w:spacing w:after="0" w:line="276" w:lineRule="auto"/>
        <w:jc w:val="both"/>
        <w:rPr>
          <w:rFonts w:ascii="Times New Roman" w:hAnsi="Times New Roman" w:cs="Times New Roman"/>
          <w:sz w:val="20"/>
          <w:szCs w:val="20"/>
        </w:rPr>
      </w:pPr>
    </w:p>
    <w:p w14:paraId="654FEC25" w14:textId="77777777" w:rsidR="00644FDC" w:rsidRDefault="00644FDC" w:rsidP="002D66D6">
      <w:pPr>
        <w:spacing w:after="0" w:line="276" w:lineRule="auto"/>
        <w:jc w:val="both"/>
        <w:rPr>
          <w:rFonts w:ascii="Times New Roman" w:hAnsi="Times New Roman" w:cs="Times New Roman"/>
          <w:sz w:val="20"/>
          <w:szCs w:val="20"/>
        </w:rPr>
      </w:pPr>
      <w:r w:rsidRPr="002D66D6">
        <w:rPr>
          <w:rFonts w:ascii="Times New Roman" w:hAnsi="Times New Roman" w:cs="Times New Roman"/>
          <w:noProof/>
          <w:sz w:val="20"/>
          <w:szCs w:val="20"/>
          <w14:ligatures w14:val="standardContextual"/>
        </w:rPr>
        <w:drawing>
          <wp:anchor distT="0" distB="0" distL="114300" distR="114300" simplePos="0" relativeHeight="251661312" behindDoc="1" locked="0" layoutInCell="1" allowOverlap="1" wp14:anchorId="1EA0BA5D" wp14:editId="4654A209">
            <wp:simplePos x="0" y="0"/>
            <wp:positionH relativeFrom="margin">
              <wp:align>left</wp:align>
            </wp:positionH>
            <wp:positionV relativeFrom="paragraph">
              <wp:posOffset>211454</wp:posOffset>
            </wp:positionV>
            <wp:extent cx="1576708" cy="447823"/>
            <wp:effectExtent l="38100" t="133350" r="42545" b="123825"/>
            <wp:wrapNone/>
            <wp:docPr id="245667320" name="Picture 1"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396195" name="Picture 1" descr="A close-up of a signatur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rot="21076021">
                      <a:off x="0" y="0"/>
                      <a:ext cx="1576708" cy="447823"/>
                    </a:xfrm>
                    <a:prstGeom prst="rect">
                      <a:avLst/>
                    </a:prstGeom>
                  </pic:spPr>
                </pic:pic>
              </a:graphicData>
            </a:graphic>
            <wp14:sizeRelH relativeFrom="margin">
              <wp14:pctWidth>0</wp14:pctWidth>
            </wp14:sizeRelH>
            <wp14:sizeRelV relativeFrom="margin">
              <wp14:pctHeight>0</wp14:pctHeight>
            </wp14:sizeRelV>
          </wp:anchor>
        </w:drawing>
      </w:r>
      <w:r w:rsidRPr="002D66D6">
        <w:rPr>
          <w:rFonts w:ascii="Times New Roman" w:hAnsi="Times New Roman" w:cs="Times New Roman"/>
          <w:sz w:val="20"/>
          <w:szCs w:val="20"/>
        </w:rPr>
        <w:t>Mit freundlichen Grüßen</w:t>
      </w:r>
    </w:p>
    <w:p w14:paraId="462344F2" w14:textId="77777777" w:rsidR="00644FDC" w:rsidRDefault="00644FDC" w:rsidP="002D66D6">
      <w:pPr>
        <w:spacing w:after="0" w:line="276" w:lineRule="auto"/>
        <w:rPr>
          <w:rFonts w:ascii="Times New Roman" w:hAnsi="Times New Roman" w:cs="Times New Roman"/>
          <w:sz w:val="20"/>
          <w:szCs w:val="20"/>
        </w:rPr>
      </w:pPr>
    </w:p>
    <w:p w14:paraId="1B05D4C5" w14:textId="043A477B" w:rsidR="00644FDC" w:rsidRDefault="00644FDC" w:rsidP="002D66D6">
      <w:pPr>
        <w:spacing w:line="276" w:lineRule="auto"/>
        <w:rPr>
          <w:rFonts w:ascii="Times New Roman" w:hAnsi="Times New Roman" w:cs="Times New Roman"/>
          <w:sz w:val="20"/>
          <w:szCs w:val="20"/>
        </w:rPr>
      </w:pPr>
    </w:p>
    <w:sectPr w:rsidR="00644FDC" w:rsidSect="002D66D6">
      <w:headerReference w:type="even" r:id="rId8"/>
      <w:headerReference w:type="default" r:id="rId9"/>
      <w:footerReference w:type="even" r:id="rId10"/>
      <w:footerReference w:type="default" r:id="rId11"/>
      <w:headerReference w:type="first" r:id="rId12"/>
      <w:footerReference w:type="first" r:id="rId13"/>
      <w:pgSz w:w="11906" w:h="16838"/>
      <w:pgMar w:top="1134" w:right="1418"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49CA5" w14:textId="77777777" w:rsidR="00553104" w:rsidRDefault="00553104" w:rsidP="00A171A5">
      <w:pPr>
        <w:spacing w:after="0" w:line="240" w:lineRule="auto"/>
      </w:pPr>
      <w:r>
        <w:separator/>
      </w:r>
    </w:p>
  </w:endnote>
  <w:endnote w:type="continuationSeparator" w:id="0">
    <w:p w14:paraId="5E697DAE" w14:textId="77777777" w:rsidR="00553104" w:rsidRDefault="00553104" w:rsidP="00A171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1D5D9" w14:textId="77777777" w:rsidR="00A171A5" w:rsidRDefault="00A171A5">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85B7C" w14:textId="77777777" w:rsidR="00A171A5" w:rsidRDefault="00A171A5">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B60B4" w14:textId="77777777" w:rsidR="00A171A5" w:rsidRDefault="00A171A5">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978D9" w14:textId="77777777" w:rsidR="00553104" w:rsidRDefault="00553104" w:rsidP="00A171A5">
      <w:pPr>
        <w:spacing w:after="0" w:line="240" w:lineRule="auto"/>
      </w:pPr>
      <w:r>
        <w:separator/>
      </w:r>
    </w:p>
  </w:footnote>
  <w:footnote w:type="continuationSeparator" w:id="0">
    <w:p w14:paraId="68379395" w14:textId="77777777" w:rsidR="00553104" w:rsidRDefault="00553104" w:rsidP="00A171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3DD8B" w14:textId="77777777" w:rsidR="00A171A5" w:rsidRDefault="00A171A5">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58AD0" w14:textId="77777777" w:rsidR="00A171A5" w:rsidRDefault="00A171A5">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60744" w14:textId="77777777" w:rsidR="00A171A5" w:rsidRDefault="00A171A5">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B2739C"/>
    <w:multiLevelType w:val="multilevel"/>
    <w:tmpl w:val="D222E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762078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Döbele">
    <w15:presenceInfo w15:providerId="Windows Live" w15:userId="444998604cb8fc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99E"/>
    <w:rsid w:val="000027AA"/>
    <w:rsid w:val="00076451"/>
    <w:rsid w:val="002D66D6"/>
    <w:rsid w:val="0035699E"/>
    <w:rsid w:val="004932BD"/>
    <w:rsid w:val="00540816"/>
    <w:rsid w:val="00553104"/>
    <w:rsid w:val="00644FDC"/>
    <w:rsid w:val="00652405"/>
    <w:rsid w:val="007304F8"/>
    <w:rsid w:val="009842A9"/>
    <w:rsid w:val="00A171A5"/>
    <w:rsid w:val="00A41650"/>
    <w:rsid w:val="00AF51BC"/>
    <w:rsid w:val="00B002FA"/>
    <w:rsid w:val="00B618F0"/>
    <w:rsid w:val="00C82CEE"/>
    <w:rsid w:val="00D957F8"/>
    <w:rsid w:val="00EF59D9"/>
    <w:rsid w:val="00F67B8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2962E"/>
  <w15:chartTrackingRefBased/>
  <w15:docId w15:val="{C1B7D0FF-697B-4BC3-A17B-967EC24B1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5699E"/>
    <w:pPr>
      <w:spacing w:line="259" w:lineRule="auto"/>
    </w:pPr>
    <w:rPr>
      <w:kern w:val="0"/>
      <w:sz w:val="22"/>
      <w:szCs w:val="22"/>
      <w14:ligatures w14:val="none"/>
    </w:rPr>
  </w:style>
  <w:style w:type="paragraph" w:styleId="berschrift1">
    <w:name w:val="heading 1"/>
    <w:basedOn w:val="Standard"/>
    <w:next w:val="Standard"/>
    <w:link w:val="berschrift1Zchn"/>
    <w:uiPriority w:val="9"/>
    <w:qFormat/>
    <w:rsid w:val="0035699E"/>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berschrift2">
    <w:name w:val="heading 2"/>
    <w:basedOn w:val="Standard"/>
    <w:next w:val="Standard"/>
    <w:link w:val="berschrift2Zchn"/>
    <w:uiPriority w:val="9"/>
    <w:semiHidden/>
    <w:unhideWhenUsed/>
    <w:qFormat/>
    <w:rsid w:val="0035699E"/>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berschrift3">
    <w:name w:val="heading 3"/>
    <w:basedOn w:val="Standard"/>
    <w:next w:val="Standard"/>
    <w:link w:val="berschrift3Zchn"/>
    <w:uiPriority w:val="9"/>
    <w:semiHidden/>
    <w:unhideWhenUsed/>
    <w:qFormat/>
    <w:rsid w:val="0035699E"/>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berschrift4">
    <w:name w:val="heading 4"/>
    <w:basedOn w:val="Standard"/>
    <w:next w:val="Standard"/>
    <w:link w:val="berschrift4Zchn"/>
    <w:uiPriority w:val="9"/>
    <w:semiHidden/>
    <w:unhideWhenUsed/>
    <w:qFormat/>
    <w:rsid w:val="0035699E"/>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berschrift5">
    <w:name w:val="heading 5"/>
    <w:basedOn w:val="Standard"/>
    <w:next w:val="Standard"/>
    <w:link w:val="berschrift5Zchn"/>
    <w:uiPriority w:val="9"/>
    <w:semiHidden/>
    <w:unhideWhenUsed/>
    <w:qFormat/>
    <w:rsid w:val="0035699E"/>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berschrift6">
    <w:name w:val="heading 6"/>
    <w:basedOn w:val="Standard"/>
    <w:next w:val="Standard"/>
    <w:link w:val="berschrift6Zchn"/>
    <w:uiPriority w:val="9"/>
    <w:semiHidden/>
    <w:unhideWhenUsed/>
    <w:qFormat/>
    <w:rsid w:val="0035699E"/>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berschrift7">
    <w:name w:val="heading 7"/>
    <w:basedOn w:val="Standard"/>
    <w:next w:val="Standard"/>
    <w:link w:val="berschrift7Zchn"/>
    <w:uiPriority w:val="9"/>
    <w:semiHidden/>
    <w:unhideWhenUsed/>
    <w:qFormat/>
    <w:rsid w:val="0035699E"/>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berschrift8">
    <w:name w:val="heading 8"/>
    <w:basedOn w:val="Standard"/>
    <w:next w:val="Standard"/>
    <w:link w:val="berschrift8Zchn"/>
    <w:uiPriority w:val="9"/>
    <w:semiHidden/>
    <w:unhideWhenUsed/>
    <w:qFormat/>
    <w:rsid w:val="0035699E"/>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berschrift9">
    <w:name w:val="heading 9"/>
    <w:basedOn w:val="Standard"/>
    <w:next w:val="Standard"/>
    <w:link w:val="berschrift9Zchn"/>
    <w:uiPriority w:val="9"/>
    <w:semiHidden/>
    <w:unhideWhenUsed/>
    <w:qFormat/>
    <w:rsid w:val="0035699E"/>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5699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5699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5699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5699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5699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5699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5699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5699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5699E"/>
    <w:rPr>
      <w:rFonts w:eastAsiaTheme="majorEastAsia" w:cstheme="majorBidi"/>
      <w:color w:val="272727" w:themeColor="text1" w:themeTint="D8"/>
    </w:rPr>
  </w:style>
  <w:style w:type="paragraph" w:styleId="Titel">
    <w:name w:val="Title"/>
    <w:basedOn w:val="Standard"/>
    <w:next w:val="Standard"/>
    <w:link w:val="TitelZchn"/>
    <w:uiPriority w:val="10"/>
    <w:qFormat/>
    <w:rsid w:val="0035699E"/>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elZchn">
    <w:name w:val="Titel Zchn"/>
    <w:basedOn w:val="Absatz-Standardschriftart"/>
    <w:link w:val="Titel"/>
    <w:uiPriority w:val="10"/>
    <w:rsid w:val="0035699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5699E"/>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UntertitelZchn">
    <w:name w:val="Untertitel Zchn"/>
    <w:basedOn w:val="Absatz-Standardschriftart"/>
    <w:link w:val="Untertitel"/>
    <w:uiPriority w:val="11"/>
    <w:rsid w:val="0035699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5699E"/>
    <w:pPr>
      <w:spacing w:before="160" w:line="278" w:lineRule="auto"/>
      <w:jc w:val="center"/>
    </w:pPr>
    <w:rPr>
      <w:i/>
      <w:iCs/>
      <w:color w:val="404040" w:themeColor="text1" w:themeTint="BF"/>
      <w:kern w:val="2"/>
      <w:sz w:val="24"/>
      <w:szCs w:val="24"/>
      <w14:ligatures w14:val="standardContextual"/>
    </w:rPr>
  </w:style>
  <w:style w:type="character" w:customStyle="1" w:styleId="ZitatZchn">
    <w:name w:val="Zitat Zchn"/>
    <w:basedOn w:val="Absatz-Standardschriftart"/>
    <w:link w:val="Zitat"/>
    <w:uiPriority w:val="29"/>
    <w:rsid w:val="0035699E"/>
    <w:rPr>
      <w:i/>
      <w:iCs/>
      <w:color w:val="404040" w:themeColor="text1" w:themeTint="BF"/>
    </w:rPr>
  </w:style>
  <w:style w:type="paragraph" w:styleId="Listenabsatz">
    <w:name w:val="List Paragraph"/>
    <w:basedOn w:val="Standard"/>
    <w:uiPriority w:val="34"/>
    <w:qFormat/>
    <w:rsid w:val="0035699E"/>
    <w:pPr>
      <w:spacing w:line="278" w:lineRule="auto"/>
      <w:ind w:left="720"/>
      <w:contextualSpacing/>
    </w:pPr>
    <w:rPr>
      <w:kern w:val="2"/>
      <w:sz w:val="24"/>
      <w:szCs w:val="24"/>
      <w14:ligatures w14:val="standardContextual"/>
    </w:rPr>
  </w:style>
  <w:style w:type="character" w:styleId="IntensiveHervorhebung">
    <w:name w:val="Intense Emphasis"/>
    <w:basedOn w:val="Absatz-Standardschriftart"/>
    <w:uiPriority w:val="21"/>
    <w:qFormat/>
    <w:rsid w:val="0035699E"/>
    <w:rPr>
      <w:i/>
      <w:iCs/>
      <w:color w:val="0F4761" w:themeColor="accent1" w:themeShade="BF"/>
    </w:rPr>
  </w:style>
  <w:style w:type="paragraph" w:styleId="IntensivesZitat">
    <w:name w:val="Intense Quote"/>
    <w:basedOn w:val="Standard"/>
    <w:next w:val="Standard"/>
    <w:link w:val="IntensivesZitatZchn"/>
    <w:uiPriority w:val="30"/>
    <w:qFormat/>
    <w:rsid w:val="0035699E"/>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ivesZitatZchn">
    <w:name w:val="Intensives Zitat Zchn"/>
    <w:basedOn w:val="Absatz-Standardschriftart"/>
    <w:link w:val="IntensivesZitat"/>
    <w:uiPriority w:val="30"/>
    <w:rsid w:val="0035699E"/>
    <w:rPr>
      <w:i/>
      <w:iCs/>
      <w:color w:val="0F4761" w:themeColor="accent1" w:themeShade="BF"/>
    </w:rPr>
  </w:style>
  <w:style w:type="character" w:styleId="IntensiverVerweis">
    <w:name w:val="Intense Reference"/>
    <w:basedOn w:val="Absatz-Standardschriftart"/>
    <w:uiPriority w:val="32"/>
    <w:qFormat/>
    <w:rsid w:val="0035699E"/>
    <w:rPr>
      <w:b/>
      <w:bCs/>
      <w:smallCaps/>
      <w:color w:val="0F4761" w:themeColor="accent1" w:themeShade="BF"/>
      <w:spacing w:val="5"/>
    </w:rPr>
  </w:style>
  <w:style w:type="paragraph" w:styleId="Kopfzeile">
    <w:name w:val="header"/>
    <w:basedOn w:val="Standard"/>
    <w:link w:val="KopfzeileZchn"/>
    <w:uiPriority w:val="99"/>
    <w:unhideWhenUsed/>
    <w:rsid w:val="00A171A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A171A5"/>
    <w:rPr>
      <w:kern w:val="0"/>
      <w:sz w:val="22"/>
      <w:szCs w:val="22"/>
      <w14:ligatures w14:val="none"/>
    </w:rPr>
  </w:style>
  <w:style w:type="paragraph" w:styleId="Fuzeile">
    <w:name w:val="footer"/>
    <w:basedOn w:val="Standard"/>
    <w:link w:val="FuzeileZchn"/>
    <w:uiPriority w:val="99"/>
    <w:unhideWhenUsed/>
    <w:rsid w:val="00A171A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A171A5"/>
    <w:rPr>
      <w:kern w:val="0"/>
      <w:sz w:val="22"/>
      <w:szCs w:val="22"/>
      <w14:ligatures w14:val="none"/>
    </w:rPr>
  </w:style>
  <w:style w:type="paragraph" w:styleId="berarbeitung">
    <w:name w:val="Revision"/>
    <w:hidden/>
    <w:uiPriority w:val="99"/>
    <w:semiHidden/>
    <w:rsid w:val="00D957F8"/>
    <w:pPr>
      <w:spacing w:after="0" w:line="240" w:lineRule="auto"/>
    </w:pPr>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microsoft.com/office/2011/relationships/people" Target="people.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415</Words>
  <Characters>2618</Characters>
  <Application>Microsoft Office Word</Application>
  <DocSecurity>0</DocSecurity>
  <Lines>21</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Hassel, Melvin</dc:creator>
  <cp:keywords/>
  <dc:description/>
  <cp:lastModifiedBy>David Döbele</cp:lastModifiedBy>
  <cp:revision>10</cp:revision>
  <dcterms:created xsi:type="dcterms:W3CDTF">2025-12-02T20:48:00Z</dcterms:created>
  <dcterms:modified xsi:type="dcterms:W3CDTF">2025-12-09T08:46:00Z</dcterms:modified>
</cp:coreProperties>
</file>