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F2C666C"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 xml:space="preserve">Nils </w:t>
      </w:r>
      <w:proofErr w:type="spellStart"/>
      <w:r w:rsidRPr="00053EEE">
        <w:rPr>
          <w:rFonts w:ascii="Georgia" w:hAnsi="Georgia"/>
          <w:sz w:val="20"/>
          <w:szCs w:val="20"/>
          <w:lang w:val="en-US"/>
        </w:rPr>
        <w:t>Rohmann</w:t>
      </w:r>
      <w:proofErr w:type="spellEnd"/>
    </w:p>
    <w:p w14:paraId="05620F82" w14:textId="77777777" w:rsidR="00493C4A" w:rsidRPr="00053EEE" w:rsidRDefault="00493C4A" w:rsidP="00493C4A">
      <w:pPr>
        <w:jc w:val="right"/>
        <w:rPr>
          <w:rFonts w:ascii="Georgia" w:hAnsi="Georgia"/>
          <w:sz w:val="20"/>
          <w:szCs w:val="20"/>
          <w:lang w:val="en-US"/>
        </w:rPr>
      </w:pPr>
      <w:proofErr w:type="spellStart"/>
      <w:r w:rsidRPr="00053EEE">
        <w:rPr>
          <w:rFonts w:ascii="Georgia" w:hAnsi="Georgia"/>
          <w:sz w:val="20"/>
          <w:szCs w:val="20"/>
          <w:lang w:val="en-US"/>
        </w:rPr>
        <w:t>Callinstr</w:t>
      </w:r>
      <w:proofErr w:type="spellEnd"/>
      <w:r w:rsidRPr="00053EEE">
        <w:rPr>
          <w:rFonts w:ascii="Georgia" w:hAnsi="Georgia"/>
          <w:sz w:val="20"/>
          <w:szCs w:val="20"/>
          <w:lang w:val="en-US"/>
        </w:rPr>
        <w:t>. 25</w:t>
      </w:r>
    </w:p>
    <w:p w14:paraId="1DF9B2A3"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30167 Hannover</w:t>
      </w:r>
    </w:p>
    <w:p w14:paraId="0F46EAD7" w14:textId="77777777" w:rsidR="00493C4A" w:rsidRPr="00053EEE" w:rsidRDefault="00493C4A" w:rsidP="00493C4A">
      <w:pPr>
        <w:jc w:val="right"/>
        <w:rPr>
          <w:rFonts w:ascii="Georgia" w:hAnsi="Georgia"/>
          <w:sz w:val="20"/>
          <w:szCs w:val="20"/>
          <w:lang w:val="en-US"/>
        </w:rPr>
      </w:pPr>
      <w:r w:rsidRPr="00053EEE">
        <w:rPr>
          <w:rFonts w:ascii="Georgia" w:hAnsi="Georgia"/>
          <w:sz w:val="20"/>
          <w:szCs w:val="20"/>
          <w:lang w:val="en-US"/>
        </w:rPr>
        <w:t>nils.rohmann@icloud.com</w:t>
      </w:r>
    </w:p>
    <w:p w14:paraId="2EABE27E" w14:textId="77777777" w:rsidR="00493C4A" w:rsidRPr="004B163F" w:rsidRDefault="00493C4A" w:rsidP="00493C4A">
      <w:pPr>
        <w:jc w:val="right"/>
        <w:rPr>
          <w:rFonts w:ascii="Georgia" w:hAnsi="Georgia"/>
          <w:sz w:val="20"/>
          <w:szCs w:val="20"/>
          <w:rPrChange w:id="0" w:author="David Döbele" w:date="2023-02-21T19:28:00Z">
            <w:rPr>
              <w:rFonts w:ascii="Georgia" w:hAnsi="Georgia"/>
              <w:sz w:val="20"/>
              <w:szCs w:val="20"/>
              <w:lang w:val="en-US"/>
            </w:rPr>
          </w:rPrChange>
        </w:rPr>
      </w:pPr>
      <w:r w:rsidRPr="004B163F">
        <w:rPr>
          <w:rFonts w:ascii="Georgia" w:hAnsi="Georgia"/>
          <w:sz w:val="20"/>
          <w:szCs w:val="20"/>
          <w:rPrChange w:id="1" w:author="David Döbele" w:date="2023-02-21T19:28:00Z">
            <w:rPr>
              <w:rFonts w:ascii="Georgia" w:hAnsi="Georgia"/>
              <w:sz w:val="20"/>
              <w:szCs w:val="20"/>
              <w:lang w:val="en-US"/>
            </w:rPr>
          </w:rPrChange>
        </w:rPr>
        <w:t>+49 176 32257918</w:t>
      </w:r>
    </w:p>
    <w:p w14:paraId="131CD1F2" w14:textId="7052130D" w:rsidR="00493C4A" w:rsidRPr="004B163F" w:rsidRDefault="00493C4A" w:rsidP="00493C4A">
      <w:pPr>
        <w:rPr>
          <w:rFonts w:ascii="Georgia" w:hAnsi="Georgia"/>
          <w:sz w:val="20"/>
          <w:szCs w:val="20"/>
          <w:rPrChange w:id="2" w:author="David Döbele" w:date="2023-02-21T19:28:00Z">
            <w:rPr>
              <w:rFonts w:ascii="Georgia" w:hAnsi="Georgia"/>
              <w:sz w:val="20"/>
              <w:szCs w:val="20"/>
              <w:lang w:val="en-US"/>
            </w:rPr>
          </w:rPrChange>
        </w:rPr>
      </w:pPr>
      <w:r w:rsidRPr="004B163F">
        <w:rPr>
          <w:rFonts w:ascii="Georgia" w:hAnsi="Georgia"/>
          <w:sz w:val="20"/>
          <w:szCs w:val="20"/>
          <w:rPrChange w:id="3" w:author="David Döbele" w:date="2023-02-21T19:28:00Z">
            <w:rPr>
              <w:rFonts w:ascii="Georgia" w:hAnsi="Georgia"/>
              <w:sz w:val="20"/>
              <w:szCs w:val="20"/>
              <w:lang w:val="en-US"/>
            </w:rPr>
          </w:rPrChange>
        </w:rPr>
        <w:t>XXX</w:t>
      </w:r>
    </w:p>
    <w:p w14:paraId="53AEE00B" w14:textId="5FD7378F" w:rsidR="00493C4A" w:rsidRPr="004B163F" w:rsidRDefault="00493C4A" w:rsidP="00493C4A">
      <w:pPr>
        <w:rPr>
          <w:rFonts w:ascii="Georgia" w:hAnsi="Georgia"/>
          <w:sz w:val="20"/>
          <w:szCs w:val="20"/>
          <w:rPrChange w:id="4" w:author="David Döbele" w:date="2023-02-21T19:28:00Z">
            <w:rPr>
              <w:rFonts w:ascii="Georgia" w:hAnsi="Georgia"/>
              <w:sz w:val="20"/>
              <w:szCs w:val="20"/>
              <w:lang w:val="en-US"/>
            </w:rPr>
          </w:rPrChange>
        </w:rPr>
      </w:pPr>
      <w:r w:rsidRPr="004B163F">
        <w:rPr>
          <w:rFonts w:ascii="Georgia" w:hAnsi="Georgia"/>
          <w:sz w:val="20"/>
          <w:szCs w:val="20"/>
          <w:rPrChange w:id="5" w:author="David Döbele" w:date="2023-02-21T19:28:00Z">
            <w:rPr>
              <w:rFonts w:ascii="Georgia" w:hAnsi="Georgia"/>
              <w:sz w:val="20"/>
              <w:szCs w:val="20"/>
              <w:lang w:val="en-US"/>
            </w:rPr>
          </w:rPrChange>
        </w:rPr>
        <w:t>XXX</w:t>
      </w:r>
    </w:p>
    <w:p w14:paraId="76D5E97F" w14:textId="40E12C46" w:rsidR="00493C4A" w:rsidRPr="004B163F" w:rsidRDefault="00493C4A" w:rsidP="00493C4A">
      <w:pPr>
        <w:rPr>
          <w:rFonts w:ascii="Georgia" w:hAnsi="Georgia"/>
          <w:sz w:val="20"/>
          <w:szCs w:val="20"/>
          <w:rPrChange w:id="6" w:author="David Döbele" w:date="2023-02-21T19:28:00Z">
            <w:rPr>
              <w:rFonts w:ascii="Georgia" w:hAnsi="Georgia"/>
              <w:sz w:val="20"/>
              <w:szCs w:val="20"/>
              <w:lang w:val="en-US"/>
            </w:rPr>
          </w:rPrChange>
        </w:rPr>
      </w:pPr>
      <w:r w:rsidRPr="004B163F">
        <w:rPr>
          <w:rFonts w:ascii="Georgia" w:hAnsi="Georgia"/>
          <w:sz w:val="20"/>
          <w:szCs w:val="20"/>
          <w:rPrChange w:id="7" w:author="David Döbele" w:date="2023-02-21T19:28:00Z">
            <w:rPr>
              <w:rFonts w:ascii="Georgia" w:hAnsi="Georgia"/>
              <w:sz w:val="20"/>
              <w:szCs w:val="20"/>
              <w:lang w:val="en-US"/>
            </w:rPr>
          </w:rPrChange>
        </w:rPr>
        <w:t>XXX</w:t>
      </w:r>
    </w:p>
    <w:p w14:paraId="076BB5BC" w14:textId="42979AA0" w:rsidR="00493C4A" w:rsidRPr="004B163F" w:rsidRDefault="00493C4A" w:rsidP="00493C4A">
      <w:pPr>
        <w:ind w:left="708" w:firstLine="708"/>
        <w:jc w:val="right"/>
        <w:rPr>
          <w:rFonts w:ascii="Georgia" w:hAnsi="Georgia"/>
          <w:sz w:val="20"/>
          <w:szCs w:val="20"/>
          <w:rPrChange w:id="8" w:author="David Döbele" w:date="2023-02-21T19:28:00Z">
            <w:rPr>
              <w:rFonts w:ascii="Georgia" w:hAnsi="Georgia"/>
              <w:sz w:val="20"/>
              <w:szCs w:val="20"/>
              <w:lang w:val="en-US"/>
            </w:rPr>
          </w:rPrChange>
        </w:rPr>
      </w:pPr>
      <w:r w:rsidRPr="004B163F">
        <w:rPr>
          <w:rFonts w:ascii="Georgia" w:hAnsi="Georgia"/>
          <w:sz w:val="20"/>
          <w:szCs w:val="20"/>
          <w:rPrChange w:id="9" w:author="David Döbele" w:date="2023-02-21T19:28:00Z">
            <w:rPr>
              <w:rFonts w:ascii="Georgia" w:hAnsi="Georgia"/>
              <w:sz w:val="20"/>
              <w:szCs w:val="20"/>
              <w:lang w:val="en-US"/>
            </w:rPr>
          </w:rPrChange>
        </w:rPr>
        <w:t>Hannover, XX.XX.XXXX</w:t>
      </w:r>
    </w:p>
    <w:p w14:paraId="4A27A5DE" w14:textId="77777777" w:rsidR="00493C4A" w:rsidRPr="004B163F" w:rsidRDefault="00493C4A" w:rsidP="00493C4A">
      <w:pPr>
        <w:rPr>
          <w:rFonts w:ascii="Georgia" w:hAnsi="Georgia"/>
          <w:sz w:val="20"/>
          <w:szCs w:val="20"/>
          <w:rPrChange w:id="10" w:author="David Döbele" w:date="2023-02-21T19:28:00Z">
            <w:rPr>
              <w:rFonts w:ascii="Georgia" w:hAnsi="Georgia"/>
              <w:sz w:val="20"/>
              <w:szCs w:val="20"/>
              <w:lang w:val="en-US"/>
            </w:rPr>
          </w:rPrChange>
        </w:rPr>
      </w:pPr>
    </w:p>
    <w:p w14:paraId="6E1314CE" w14:textId="77777777" w:rsidR="00493C4A" w:rsidRPr="00053EEE" w:rsidRDefault="00493C4A" w:rsidP="00493C4A">
      <w:pPr>
        <w:spacing w:line="247" w:lineRule="auto"/>
        <w:rPr>
          <w:rFonts w:ascii="Georgia" w:hAnsi="Georgia" w:cs="Times New Roman"/>
          <w:b/>
          <w:sz w:val="20"/>
          <w:szCs w:val="20"/>
        </w:rPr>
      </w:pPr>
      <w:r w:rsidRPr="00053EEE">
        <w:rPr>
          <w:rFonts w:ascii="Georgia" w:hAnsi="Georgia" w:cs="Times New Roman"/>
          <w:b/>
          <w:sz w:val="20"/>
          <w:szCs w:val="20"/>
        </w:rPr>
        <w:t xml:space="preserve">Bewerbung als Praktikant im M&amp;A </w:t>
      </w:r>
    </w:p>
    <w:p w14:paraId="6D1216E6" w14:textId="77777777" w:rsidR="00493C4A" w:rsidRPr="00053EEE" w:rsidRDefault="00493C4A" w:rsidP="00493C4A">
      <w:pPr>
        <w:spacing w:line="247" w:lineRule="auto"/>
        <w:rPr>
          <w:rFonts w:ascii="Georgia" w:hAnsi="Georgia" w:cs="Times New Roman"/>
          <w:sz w:val="20"/>
          <w:szCs w:val="20"/>
        </w:rPr>
      </w:pPr>
    </w:p>
    <w:p w14:paraId="6A055D54" w14:textId="77777777" w:rsidR="00493C4A" w:rsidRPr="00053EEE" w:rsidRDefault="00493C4A" w:rsidP="00493C4A">
      <w:pPr>
        <w:spacing w:line="247" w:lineRule="auto"/>
        <w:rPr>
          <w:rFonts w:ascii="Georgia" w:hAnsi="Georgia" w:cs="Times New Roman"/>
          <w:sz w:val="20"/>
          <w:szCs w:val="20"/>
        </w:rPr>
      </w:pPr>
      <w:r w:rsidRPr="00053EEE">
        <w:rPr>
          <w:rFonts w:ascii="Georgia" w:hAnsi="Georgia" w:cs="Times New Roman"/>
          <w:sz w:val="20"/>
          <w:szCs w:val="20"/>
        </w:rPr>
        <w:t>Sehr geehrte Damen und Herren,</w:t>
      </w:r>
    </w:p>
    <w:p w14:paraId="6ADA4F62" w14:textId="77777777" w:rsidR="00493C4A" w:rsidRPr="00053EEE" w:rsidRDefault="00493C4A" w:rsidP="00493C4A">
      <w:pPr>
        <w:spacing w:line="247" w:lineRule="auto"/>
        <w:rPr>
          <w:rFonts w:ascii="Georgia" w:hAnsi="Georgia" w:cs="Times New Roman"/>
          <w:b/>
          <w:sz w:val="20"/>
          <w:szCs w:val="20"/>
        </w:rPr>
      </w:pPr>
    </w:p>
    <w:p w14:paraId="542443B5" w14:textId="12B8F4EE" w:rsidR="00493C4A" w:rsidRPr="00053EEE" w:rsidRDefault="00493C4A" w:rsidP="00493C4A">
      <w:pPr>
        <w:jc w:val="both"/>
        <w:rPr>
          <w:rFonts w:ascii="Georgia" w:hAnsi="Georgia" w:cs="Times New Roman"/>
          <w:sz w:val="20"/>
          <w:szCs w:val="20"/>
        </w:rPr>
      </w:pPr>
      <w:r>
        <w:rPr>
          <w:rFonts w:ascii="Georgia" w:hAnsi="Georgia" w:cs="Times New Roman"/>
          <w:sz w:val="20"/>
          <w:szCs w:val="20"/>
        </w:rPr>
        <w:t>m</w:t>
      </w:r>
      <w:r w:rsidRPr="00053EEE">
        <w:rPr>
          <w:rFonts w:ascii="Georgia" w:hAnsi="Georgia" w:cs="Times New Roman"/>
          <w:sz w:val="20"/>
          <w:szCs w:val="20"/>
        </w:rPr>
        <w:t xml:space="preserve">it einer Tätigkeit im Mergers &amp; Acquisitions assoziiere ich spannende und anspruchsvolle Aufgaben sowie die Herausforderung, innerhalb kurzer Zeit ein hervorragendes Verständnis für Unternehmenskennzahlen und deren Bedeutung in der Unternehmensevaluation zu entwickeln. Was mich aber am meisten am M&amp;A Prozess reizt, ist die Gewissheit, Aufgaben zu erledigen, die in Zusammenarbeit mit einem Team einen großen Unterschied im Netz der Weltwirtschaft bilden und die Landschaft des Marktes Stück für Stück verändern. Zudem begeistert mich die enorm hohe Leistungsbereitschaft im Investment Banking, immer die maximale Leistung zusammen als </w:t>
      </w:r>
      <w:r>
        <w:rPr>
          <w:rFonts w:ascii="Georgia" w:hAnsi="Georgia" w:cs="Times New Roman"/>
          <w:sz w:val="20"/>
          <w:szCs w:val="20"/>
        </w:rPr>
        <w:t>Team</w:t>
      </w:r>
      <w:r w:rsidRPr="00053EEE">
        <w:rPr>
          <w:rFonts w:ascii="Georgia" w:hAnsi="Georgia" w:cs="Times New Roman"/>
          <w:sz w:val="20"/>
          <w:szCs w:val="20"/>
        </w:rPr>
        <w:t xml:space="preserve"> zu erbringen, um </w:t>
      </w:r>
      <w:del w:id="11" w:author="David Döbele" w:date="2023-02-21T19:29:00Z">
        <w:r w:rsidRPr="00053EEE" w:rsidDel="004B163F">
          <w:rPr>
            <w:rFonts w:ascii="Georgia" w:hAnsi="Georgia" w:cs="Times New Roman"/>
            <w:sz w:val="20"/>
            <w:szCs w:val="20"/>
          </w:rPr>
          <w:delText>das eigens gewählte Ziel</w:delText>
        </w:r>
      </w:del>
      <w:ins w:id="12" w:author="David Döbele" w:date="2023-02-21T19:29:00Z">
        <w:r w:rsidR="004B163F">
          <w:rPr>
            <w:rFonts w:ascii="Georgia" w:hAnsi="Georgia" w:cs="Times New Roman"/>
            <w:sz w:val="20"/>
            <w:szCs w:val="20"/>
          </w:rPr>
          <w:t>für den Kunden das bestmögliche Ergebnis</w:t>
        </w:r>
      </w:ins>
      <w:r w:rsidRPr="00053EEE">
        <w:rPr>
          <w:rFonts w:ascii="Georgia" w:hAnsi="Georgia" w:cs="Times New Roman"/>
          <w:sz w:val="20"/>
          <w:szCs w:val="20"/>
        </w:rPr>
        <w:t xml:space="preserve"> zu erreichen. In nur wenigen Geschäftsfeldern hat man die Möglichkeit</w:t>
      </w:r>
      <w:r>
        <w:rPr>
          <w:rFonts w:ascii="Georgia" w:hAnsi="Georgia" w:cs="Times New Roman"/>
          <w:sz w:val="20"/>
          <w:szCs w:val="20"/>
        </w:rPr>
        <w:t>,</w:t>
      </w:r>
      <w:r w:rsidRPr="00053EEE">
        <w:rPr>
          <w:rFonts w:ascii="Georgia" w:hAnsi="Georgia" w:cs="Times New Roman"/>
          <w:sz w:val="20"/>
          <w:szCs w:val="20"/>
        </w:rPr>
        <w:t xml:space="preserve"> mit </w:t>
      </w:r>
      <w:r w:rsidR="0055286C">
        <w:rPr>
          <w:rFonts w:ascii="Georgia" w:hAnsi="Georgia" w:cs="Times New Roman"/>
          <w:sz w:val="20"/>
          <w:szCs w:val="20"/>
        </w:rPr>
        <w:t>äußerst</w:t>
      </w:r>
      <w:r w:rsidRPr="00053EEE">
        <w:rPr>
          <w:rFonts w:ascii="Georgia" w:hAnsi="Georgia" w:cs="Times New Roman"/>
          <w:sz w:val="20"/>
          <w:szCs w:val="20"/>
        </w:rPr>
        <w:t xml:space="preserve"> intelligenten </w:t>
      </w:r>
      <w:r>
        <w:rPr>
          <w:rFonts w:ascii="Georgia" w:hAnsi="Georgia" w:cs="Times New Roman"/>
          <w:sz w:val="20"/>
          <w:szCs w:val="20"/>
        </w:rPr>
        <w:t xml:space="preserve">sowie </w:t>
      </w:r>
      <w:r w:rsidRPr="00053EEE">
        <w:rPr>
          <w:rFonts w:ascii="Georgia" w:hAnsi="Georgia" w:cs="Times New Roman"/>
          <w:sz w:val="20"/>
          <w:szCs w:val="20"/>
        </w:rPr>
        <w:t xml:space="preserve">ehrgeizigen </w:t>
      </w:r>
      <w:del w:id="13" w:author="David Döbele" w:date="2023-02-21T19:29:00Z">
        <w:r w:rsidRPr="00053EEE" w:rsidDel="004B163F">
          <w:rPr>
            <w:rFonts w:ascii="Georgia" w:hAnsi="Georgia" w:cs="Times New Roman"/>
            <w:sz w:val="20"/>
            <w:szCs w:val="20"/>
          </w:rPr>
          <w:delText xml:space="preserve">Mitarbeitern </w:delText>
        </w:r>
      </w:del>
      <w:ins w:id="14" w:author="David Döbele" w:date="2023-02-21T19:29:00Z">
        <w:r w:rsidR="004B163F">
          <w:rPr>
            <w:rFonts w:ascii="Georgia" w:hAnsi="Georgia" w:cs="Times New Roman"/>
            <w:sz w:val="20"/>
            <w:szCs w:val="20"/>
          </w:rPr>
          <w:t>Kollegen</w:t>
        </w:r>
        <w:r w:rsidR="004B163F" w:rsidRPr="00053EEE">
          <w:rPr>
            <w:rFonts w:ascii="Georgia" w:hAnsi="Georgia" w:cs="Times New Roman"/>
            <w:sz w:val="20"/>
            <w:szCs w:val="20"/>
          </w:rPr>
          <w:t xml:space="preserve"> </w:t>
        </w:r>
      </w:ins>
      <w:r w:rsidRPr="00053EEE">
        <w:rPr>
          <w:rFonts w:ascii="Georgia" w:hAnsi="Georgia" w:cs="Times New Roman"/>
          <w:sz w:val="20"/>
          <w:szCs w:val="20"/>
        </w:rPr>
        <w:t xml:space="preserve">fokussiert an einer Aufgabe zu arbeiten und sich mit aller Kraft </w:t>
      </w:r>
      <w:r>
        <w:rPr>
          <w:rFonts w:ascii="Georgia" w:hAnsi="Georgia" w:cs="Times New Roman"/>
          <w:sz w:val="20"/>
          <w:szCs w:val="20"/>
        </w:rPr>
        <w:t>dieser</w:t>
      </w:r>
      <w:r w:rsidRPr="00053EEE">
        <w:rPr>
          <w:rFonts w:ascii="Georgia" w:hAnsi="Georgia" w:cs="Times New Roman"/>
          <w:sz w:val="20"/>
          <w:szCs w:val="20"/>
        </w:rPr>
        <w:t xml:space="preserve"> Aufgabe zu widmen.</w:t>
      </w:r>
      <w:r>
        <w:rPr>
          <w:rFonts w:ascii="Georgia" w:hAnsi="Georgia" w:cs="Times New Roman"/>
          <w:sz w:val="20"/>
          <w:szCs w:val="20"/>
        </w:rPr>
        <w:t xml:space="preserve"> </w:t>
      </w:r>
      <w:r w:rsidRPr="00053EEE">
        <w:rPr>
          <w:rFonts w:ascii="Georgia" w:hAnsi="Georgia" w:cs="Times New Roman"/>
          <w:sz w:val="20"/>
          <w:szCs w:val="20"/>
        </w:rPr>
        <w:t xml:space="preserve">Durch Gespräche mit Investment Bankern hat sich mein Eindruck nochmals bestätigt, dass das M&amp;A zudem besonders eine Sache auszeichnet: Der Wille, alles zu geben. Dies sind alles Faktoren, die das M&amp;A für mich attraktiv machen. Durch mein bisheriges Engagement für die Jungen Liberalen ist mir aufgefallen, dass ich anspruchsvolle Aufgaben und ein </w:t>
      </w:r>
      <w:r>
        <w:rPr>
          <w:rFonts w:ascii="Georgia" w:hAnsi="Georgia" w:cs="Times New Roman"/>
          <w:sz w:val="20"/>
          <w:szCs w:val="20"/>
        </w:rPr>
        <w:t>e</w:t>
      </w:r>
      <w:r w:rsidRPr="00053EEE">
        <w:rPr>
          <w:rFonts w:ascii="Georgia" w:hAnsi="Georgia" w:cs="Times New Roman"/>
          <w:sz w:val="20"/>
          <w:szCs w:val="20"/>
        </w:rPr>
        <w:t xml:space="preserve">hrgeiziges Umfeld benötige, um mich bestmöglich entfalten zu können. Da </w:t>
      </w:r>
      <w:r>
        <w:rPr>
          <w:rFonts w:ascii="Georgia" w:hAnsi="Georgia" w:cs="Times New Roman"/>
          <w:sz w:val="20"/>
          <w:szCs w:val="20"/>
        </w:rPr>
        <w:t>XXX</w:t>
      </w:r>
      <w:r w:rsidRPr="00053EEE">
        <w:rPr>
          <w:rFonts w:ascii="Georgia" w:hAnsi="Georgia" w:cs="Times New Roman"/>
          <w:sz w:val="20"/>
          <w:szCs w:val="20"/>
        </w:rPr>
        <w:t xml:space="preserve"> beide dieser Aspekte bietet, möchte ich Sie ab </w:t>
      </w:r>
      <w:r>
        <w:rPr>
          <w:rFonts w:ascii="Georgia" w:hAnsi="Georgia" w:cs="Times New Roman"/>
          <w:sz w:val="20"/>
          <w:szCs w:val="20"/>
        </w:rPr>
        <w:t>August</w:t>
      </w:r>
      <w:r w:rsidRPr="00053EEE">
        <w:rPr>
          <w:rFonts w:ascii="Georgia" w:hAnsi="Georgia" w:cs="Times New Roman"/>
          <w:sz w:val="20"/>
          <w:szCs w:val="20"/>
        </w:rPr>
        <w:t xml:space="preserve"> 2023 als Praktikant in Hannover im M&amp;A für einen Zeitraum von </w:t>
      </w:r>
      <w:r>
        <w:rPr>
          <w:rFonts w:ascii="Georgia" w:hAnsi="Georgia" w:cs="Times New Roman"/>
          <w:sz w:val="20"/>
          <w:szCs w:val="20"/>
        </w:rPr>
        <w:t>acht</w:t>
      </w:r>
      <w:r w:rsidRPr="00053EEE">
        <w:rPr>
          <w:rFonts w:ascii="Georgia" w:hAnsi="Georgia" w:cs="Times New Roman"/>
          <w:sz w:val="20"/>
          <w:szCs w:val="20"/>
        </w:rPr>
        <w:t xml:space="preserve"> bis zwölf Wochen unterstützen. </w:t>
      </w:r>
    </w:p>
    <w:p w14:paraId="0E46602E" w14:textId="77777777" w:rsidR="00493C4A" w:rsidRPr="00053EEE" w:rsidRDefault="00493C4A" w:rsidP="00493C4A">
      <w:pPr>
        <w:jc w:val="both"/>
        <w:rPr>
          <w:rFonts w:ascii="Georgia" w:hAnsi="Georgia" w:cs="Times New Roman"/>
          <w:sz w:val="20"/>
          <w:szCs w:val="20"/>
        </w:rPr>
      </w:pPr>
    </w:p>
    <w:p w14:paraId="3CE48DFE" w14:textId="7F9F4B57" w:rsidR="00493C4A" w:rsidRPr="005B23A4" w:rsidRDefault="00493C4A" w:rsidP="00493C4A">
      <w:pPr>
        <w:jc w:val="both"/>
        <w:rPr>
          <w:rFonts w:ascii="Georgia" w:hAnsi="Georgia" w:cs="Times New Roman"/>
          <w:sz w:val="20"/>
          <w:szCs w:val="20"/>
        </w:rPr>
      </w:pPr>
      <w:r w:rsidRPr="005B23A4">
        <w:rPr>
          <w:rFonts w:ascii="Georgia" w:hAnsi="Georgia" w:cs="Times New Roman"/>
          <w:sz w:val="20"/>
          <w:szCs w:val="20"/>
        </w:rPr>
        <w:t xml:space="preserve">Bereits in meiner Schulzeit habe ich gezeigt, dass ich durch meine Selbstdisziplin und Einsatzbereitschaft überdurchschnittlich gute Ergebnisse erziele. Nach meinem Abitur im Jahr 2021 begann ich zunächst ein Studium der Rechtswissenschaften an der Leibniz Universität Hannover. Da mir persönlich das Jurastudium jedoch zu wenig wirtschaftliche Berührungspunkte bot, informierte ich mich über mögliche Alternativen und bin so auf den Studiengang Wirtschaftswissenschaften gestoßen. Momentan befinde ich mich am </w:t>
      </w:r>
      <w:r w:rsidR="00B547CC">
        <w:rPr>
          <w:rFonts w:ascii="Georgia" w:hAnsi="Georgia" w:cs="Times New Roman"/>
          <w:sz w:val="20"/>
          <w:szCs w:val="20"/>
        </w:rPr>
        <w:t>Anfang</w:t>
      </w:r>
      <w:r w:rsidRPr="005B23A4">
        <w:rPr>
          <w:rFonts w:ascii="Georgia" w:hAnsi="Georgia" w:cs="Times New Roman"/>
          <w:sz w:val="20"/>
          <w:szCs w:val="20"/>
        </w:rPr>
        <w:t xml:space="preserve"> des </w:t>
      </w:r>
      <w:r w:rsidR="00B547CC">
        <w:rPr>
          <w:rFonts w:ascii="Georgia" w:hAnsi="Georgia" w:cs="Times New Roman"/>
          <w:sz w:val="20"/>
          <w:szCs w:val="20"/>
        </w:rPr>
        <w:t>zweiten</w:t>
      </w:r>
      <w:r w:rsidRPr="005B23A4">
        <w:rPr>
          <w:rFonts w:ascii="Georgia" w:hAnsi="Georgia" w:cs="Times New Roman"/>
          <w:sz w:val="20"/>
          <w:szCs w:val="20"/>
        </w:rPr>
        <w:t xml:space="preserve"> Semesters meines Studiums der Wirtschaftswissenschaften an der Leibniz Universität Hannover. Neben dem Studium arbeite ich für ein kleines </w:t>
      </w:r>
      <w:ins w:id="15" w:author="David Döbele" w:date="2023-02-21T19:30:00Z">
        <w:r w:rsidR="004B163F">
          <w:rPr>
            <w:rFonts w:ascii="Georgia" w:hAnsi="Georgia" w:cs="Times New Roman"/>
            <w:sz w:val="20"/>
            <w:szCs w:val="20"/>
          </w:rPr>
          <w:t>Autowäsche-</w:t>
        </w:r>
      </w:ins>
      <w:r w:rsidRPr="005B23A4">
        <w:rPr>
          <w:rFonts w:ascii="Georgia" w:hAnsi="Georgia" w:cs="Times New Roman"/>
          <w:sz w:val="20"/>
          <w:szCs w:val="20"/>
        </w:rPr>
        <w:t xml:space="preserve">Unternehmen in meiner Heimatstadt. In diesem Betrieb konnte ich bereits von Beginn an Verantwortung übernehmen, indem mir die Prüfung der Kasse sowie das Onboarding neuer Mitarbeiter anvertraut wurden. </w:t>
      </w:r>
      <w:ins w:id="16" w:author="David Döbele" w:date="2023-02-21T19:30:00Z">
        <w:r w:rsidR="006A795F">
          <w:rPr>
            <w:rFonts w:ascii="Georgia" w:hAnsi="Georgia" w:cs="Times New Roman"/>
            <w:sz w:val="20"/>
            <w:szCs w:val="20"/>
          </w:rPr>
          <w:t>Mir macht es große Freude</w:t>
        </w:r>
      </w:ins>
      <w:ins w:id="17" w:author="David Döbele" w:date="2023-02-21T19:31:00Z">
        <w:r w:rsidR="006A795F">
          <w:rPr>
            <w:rFonts w:ascii="Georgia" w:hAnsi="Georgia" w:cs="Times New Roman"/>
            <w:sz w:val="20"/>
            <w:szCs w:val="20"/>
          </w:rPr>
          <w:t xml:space="preserve">, hierbei neue Prozesse aufzusetzen und so den Ablauf des Unternehmens immer weiter zu optimieren. </w:t>
        </w:r>
      </w:ins>
      <w:r w:rsidRPr="005B23A4">
        <w:rPr>
          <w:rFonts w:ascii="Georgia" w:hAnsi="Georgia" w:cs="Times New Roman"/>
          <w:sz w:val="20"/>
          <w:szCs w:val="20"/>
        </w:rPr>
        <w:t xml:space="preserve">Außeruniversitär engagiere ich mich bei den Jungen Liberalen Hildesheim, welche ich seit Juli </w:t>
      </w:r>
      <w:r w:rsidR="00B547CC">
        <w:rPr>
          <w:rFonts w:ascii="Georgia" w:hAnsi="Georgia" w:cs="Times New Roman"/>
          <w:sz w:val="20"/>
          <w:szCs w:val="20"/>
        </w:rPr>
        <w:t>letzten</w:t>
      </w:r>
      <w:r w:rsidRPr="005B23A4">
        <w:rPr>
          <w:rFonts w:ascii="Georgia" w:hAnsi="Georgia" w:cs="Times New Roman"/>
          <w:sz w:val="20"/>
          <w:szCs w:val="20"/>
        </w:rPr>
        <w:t xml:space="preserve"> Jahres im Vorstand als Programmatiker unterstütze. Dadurch habe ich gelernt, im Team auf enge Deadlines hinzuarbeiten und unvorhergesehene Probleme zu bewältigen. In meiner Freizeit betreibe ich gerne Kraftsport, bei dem ich stets an meiner eigenen Verbesserung arbeite und mir neue Ziele setze. Des </w:t>
      </w:r>
      <w:proofErr w:type="spellStart"/>
      <w:r w:rsidR="00B547CC" w:rsidRPr="005B23A4">
        <w:rPr>
          <w:rFonts w:ascii="Georgia" w:hAnsi="Georgia" w:cs="Times New Roman"/>
          <w:sz w:val="20"/>
          <w:szCs w:val="20"/>
        </w:rPr>
        <w:t>Weiteren</w:t>
      </w:r>
      <w:proofErr w:type="spellEnd"/>
      <w:r w:rsidRPr="005B23A4">
        <w:rPr>
          <w:rFonts w:ascii="Georgia" w:hAnsi="Georgia" w:cs="Times New Roman"/>
          <w:sz w:val="20"/>
          <w:szCs w:val="20"/>
        </w:rPr>
        <w:t xml:space="preserve"> konnte ich</w:t>
      </w:r>
      <w:r w:rsidR="00B547CC">
        <w:rPr>
          <w:rFonts w:ascii="Georgia" w:hAnsi="Georgia" w:cs="Times New Roman"/>
          <w:sz w:val="20"/>
          <w:szCs w:val="20"/>
        </w:rPr>
        <w:t xml:space="preserve"> so</w:t>
      </w:r>
      <w:r w:rsidRPr="005B23A4">
        <w:rPr>
          <w:rFonts w:ascii="Georgia" w:hAnsi="Georgia" w:cs="Times New Roman"/>
          <w:sz w:val="20"/>
          <w:szCs w:val="20"/>
        </w:rPr>
        <w:t xml:space="preserve"> ein hohes Maß an Belastbarkeit und Disziplin entwickeln. Diese Tugenden möchte ich </w:t>
      </w:r>
      <w:r w:rsidR="00B547CC">
        <w:rPr>
          <w:rFonts w:ascii="Georgia" w:hAnsi="Georgia" w:cs="Times New Roman"/>
          <w:sz w:val="20"/>
          <w:szCs w:val="20"/>
        </w:rPr>
        <w:t xml:space="preserve">nun </w:t>
      </w:r>
      <w:r w:rsidRPr="005B23A4">
        <w:rPr>
          <w:rFonts w:ascii="Georgia" w:hAnsi="Georgia" w:cs="Times New Roman"/>
          <w:sz w:val="20"/>
          <w:szCs w:val="20"/>
        </w:rPr>
        <w:t xml:space="preserve">bei Ihnen im Praktikum einbringen und unter Beweis stellen. </w:t>
      </w:r>
      <w:ins w:id="18" w:author="David Döbele" w:date="2023-02-21T19:31:00Z">
        <w:r w:rsidR="006A795F">
          <w:rPr>
            <w:rFonts w:ascii="Georgia" w:hAnsi="Georgia" w:cs="Times New Roman"/>
            <w:sz w:val="20"/>
            <w:szCs w:val="20"/>
          </w:rPr>
          <w:t>Um mich bestmöglich auf das Praktikum bei Ihnen vorzubereiten, bilde ic</w:t>
        </w:r>
      </w:ins>
      <w:ins w:id="19" w:author="David Döbele" w:date="2023-02-21T19:32:00Z">
        <w:r w:rsidR="006A795F">
          <w:rPr>
            <w:rFonts w:ascii="Georgia" w:hAnsi="Georgia" w:cs="Times New Roman"/>
            <w:sz w:val="20"/>
            <w:szCs w:val="20"/>
          </w:rPr>
          <w:t>h mich aktuell durch verschiedene Online-Angebote im Bereich Corporate Finance sowie Excel/</w:t>
        </w:r>
        <w:proofErr w:type="spellStart"/>
        <w:r w:rsidR="006A795F">
          <w:rPr>
            <w:rFonts w:ascii="Georgia" w:hAnsi="Georgia" w:cs="Times New Roman"/>
            <w:sz w:val="20"/>
            <w:szCs w:val="20"/>
          </w:rPr>
          <w:t>Powerpoint</w:t>
        </w:r>
        <w:proofErr w:type="spellEnd"/>
        <w:r w:rsidR="006A795F">
          <w:rPr>
            <w:rFonts w:ascii="Georgia" w:hAnsi="Georgia" w:cs="Times New Roman"/>
            <w:sz w:val="20"/>
            <w:szCs w:val="20"/>
          </w:rPr>
          <w:t xml:space="preserve"> intensiv weiter. </w:t>
        </w:r>
      </w:ins>
      <w:r w:rsidRPr="005B23A4">
        <w:rPr>
          <w:rFonts w:ascii="Georgia" w:hAnsi="Georgia" w:cs="Times New Roman"/>
          <w:sz w:val="20"/>
          <w:szCs w:val="20"/>
        </w:rPr>
        <w:t xml:space="preserve">Ich bin mir sicher, dass mein bisheriges Vorwissen und mein Ehrgeiz eine Bereicherung für </w:t>
      </w:r>
      <w:r w:rsidR="00B547CC">
        <w:rPr>
          <w:rFonts w:ascii="Georgia" w:hAnsi="Georgia" w:cs="Times New Roman"/>
          <w:sz w:val="20"/>
          <w:szCs w:val="20"/>
        </w:rPr>
        <w:t>XXX</w:t>
      </w:r>
      <w:r w:rsidRPr="005B23A4">
        <w:rPr>
          <w:rFonts w:ascii="Georgia" w:hAnsi="Georgia" w:cs="Times New Roman"/>
          <w:sz w:val="20"/>
          <w:szCs w:val="20"/>
        </w:rPr>
        <w:t xml:space="preserve"> darstellen werden. </w:t>
      </w:r>
    </w:p>
    <w:p w14:paraId="2728157A" w14:textId="77777777" w:rsidR="00493C4A" w:rsidRPr="00053EEE" w:rsidRDefault="00493C4A" w:rsidP="00493C4A">
      <w:pPr>
        <w:jc w:val="both"/>
        <w:rPr>
          <w:rFonts w:ascii="Georgia" w:hAnsi="Georgia" w:cs="Times New Roman"/>
          <w:sz w:val="20"/>
          <w:szCs w:val="20"/>
        </w:rPr>
      </w:pPr>
    </w:p>
    <w:p w14:paraId="47CCB8BF" w14:textId="7C109EF2" w:rsidR="00493C4A" w:rsidRPr="00053EEE" w:rsidRDefault="00B547CC" w:rsidP="00493C4A">
      <w:pPr>
        <w:jc w:val="both"/>
        <w:rPr>
          <w:rFonts w:ascii="Georgia" w:hAnsi="Georgia" w:cs="Times New Roman"/>
          <w:sz w:val="20"/>
          <w:szCs w:val="20"/>
        </w:rPr>
      </w:pPr>
      <w:r>
        <w:rPr>
          <w:rFonts w:ascii="Georgia" w:hAnsi="Georgia" w:cs="Times New Roman"/>
          <w:sz w:val="20"/>
          <w:szCs w:val="20"/>
        </w:rPr>
        <w:t>XXX</w:t>
      </w:r>
    </w:p>
    <w:p w14:paraId="13D83F8C" w14:textId="77777777" w:rsidR="00493C4A" w:rsidRPr="00053EEE" w:rsidRDefault="00493C4A" w:rsidP="00493C4A">
      <w:pPr>
        <w:jc w:val="both"/>
        <w:rPr>
          <w:rFonts w:ascii="Georgia" w:hAnsi="Georgia" w:cs="Times New Roman"/>
          <w:sz w:val="20"/>
          <w:szCs w:val="20"/>
        </w:rPr>
      </w:pPr>
    </w:p>
    <w:p w14:paraId="6A0A8E43" w14:textId="6585BCC9" w:rsidR="00493C4A" w:rsidRPr="00053EEE" w:rsidRDefault="00493C4A" w:rsidP="00493C4A">
      <w:pPr>
        <w:jc w:val="both"/>
        <w:rPr>
          <w:rFonts w:ascii="Georgia" w:hAnsi="Georgia" w:cs="Times New Roman"/>
          <w:sz w:val="20"/>
          <w:szCs w:val="20"/>
        </w:rPr>
      </w:pPr>
      <w:r w:rsidRPr="00053EEE">
        <w:rPr>
          <w:rFonts w:ascii="Georgia" w:hAnsi="Georgia" w:cs="Times New Roman"/>
          <w:sz w:val="20"/>
          <w:szCs w:val="20"/>
        </w:rPr>
        <w:t xml:space="preserve">Von dem Praktikum erhoffe ich mir eine steile Lernkurve, erste praktische Erfahrungen im Investment Banking </w:t>
      </w:r>
      <w:r w:rsidR="00B547CC">
        <w:rPr>
          <w:rFonts w:ascii="Georgia" w:hAnsi="Georgia" w:cs="Times New Roman"/>
          <w:sz w:val="20"/>
          <w:szCs w:val="20"/>
        </w:rPr>
        <w:t xml:space="preserve">zu </w:t>
      </w:r>
      <w:r w:rsidRPr="00053EEE">
        <w:rPr>
          <w:rFonts w:ascii="Georgia" w:hAnsi="Georgia" w:cs="Times New Roman"/>
          <w:sz w:val="20"/>
          <w:szCs w:val="20"/>
        </w:rPr>
        <w:t>sammeln sowie die Möglichkeit</w:t>
      </w:r>
      <w:r w:rsidR="00B547CC">
        <w:rPr>
          <w:rFonts w:ascii="Georgia" w:hAnsi="Georgia" w:cs="Times New Roman"/>
          <w:sz w:val="20"/>
          <w:szCs w:val="20"/>
        </w:rPr>
        <w:t xml:space="preserve"> </w:t>
      </w:r>
      <w:r w:rsidRPr="00053EEE">
        <w:rPr>
          <w:rFonts w:ascii="Georgia" w:hAnsi="Georgia" w:cs="Times New Roman"/>
          <w:sz w:val="20"/>
          <w:szCs w:val="20"/>
        </w:rPr>
        <w:t>und Verantwortung übernehmen zu können. Ich bin mir sicher, dass ich durch mein starkes Interesse a</w:t>
      </w:r>
      <w:r>
        <w:rPr>
          <w:rFonts w:ascii="Georgia" w:hAnsi="Georgia" w:cs="Times New Roman"/>
          <w:sz w:val="20"/>
          <w:szCs w:val="20"/>
        </w:rPr>
        <w:t>m</w:t>
      </w:r>
      <w:r w:rsidRPr="00053EEE">
        <w:rPr>
          <w:rFonts w:ascii="Georgia" w:hAnsi="Georgia" w:cs="Times New Roman"/>
          <w:sz w:val="20"/>
          <w:szCs w:val="20"/>
        </w:rPr>
        <w:t xml:space="preserve"> Investment Banking, meine hohe Einsatzbereitschaft sowie meine Belastbarkeit eine Bereicherung für </w:t>
      </w:r>
      <w:r w:rsidR="00B547CC">
        <w:rPr>
          <w:rFonts w:ascii="Georgia" w:hAnsi="Georgia" w:cs="Times New Roman"/>
          <w:sz w:val="20"/>
          <w:szCs w:val="20"/>
        </w:rPr>
        <w:t>XXX</w:t>
      </w:r>
      <w:r w:rsidRPr="00053EEE">
        <w:rPr>
          <w:rFonts w:ascii="Georgia" w:hAnsi="Georgia" w:cs="Times New Roman"/>
          <w:sz w:val="20"/>
          <w:szCs w:val="20"/>
        </w:rPr>
        <w:t xml:space="preserve"> sein werde und würde mich sehr darüber freuen, Sie auch in einem persönlichen Gespräch von mir überzeugen zu dürfen.</w:t>
      </w:r>
    </w:p>
    <w:p w14:paraId="32008738" w14:textId="77777777" w:rsidR="00493C4A" w:rsidRPr="00053EEE" w:rsidRDefault="00493C4A" w:rsidP="00493C4A">
      <w:pPr>
        <w:jc w:val="both"/>
        <w:rPr>
          <w:rFonts w:ascii="Georgia" w:hAnsi="Georgia" w:cs="Times New Roman"/>
          <w:sz w:val="20"/>
          <w:szCs w:val="20"/>
        </w:rPr>
      </w:pPr>
    </w:p>
    <w:p w14:paraId="595031E1" w14:textId="77777777" w:rsidR="00493C4A" w:rsidRPr="00053EEE" w:rsidRDefault="00493C4A" w:rsidP="00493C4A">
      <w:pPr>
        <w:rPr>
          <w:rFonts w:ascii="Georgia" w:hAnsi="Georgia" w:cs="Times New Roman"/>
          <w:sz w:val="20"/>
          <w:szCs w:val="20"/>
        </w:rPr>
      </w:pPr>
      <w:r w:rsidRPr="00053EEE">
        <w:rPr>
          <w:rFonts w:ascii="Georgia" w:hAnsi="Georgia" w:cs="Times New Roman"/>
          <w:sz w:val="20"/>
          <w:szCs w:val="20"/>
        </w:rPr>
        <w:t>Mit freundlichen Grüßen</w:t>
      </w:r>
    </w:p>
    <w:p w14:paraId="25CACC5C" w14:textId="77777777" w:rsidR="00493C4A" w:rsidRDefault="00493C4A"/>
    <w:sectPr w:rsidR="00493C4A" w:rsidSect="009D64C3">
      <w:pgSz w:w="11900" w:h="16840"/>
      <w:pgMar w:top="1134" w:right="1021" w:bottom="624" w:left="102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David Döbele">
    <w15:presenceInfo w15:providerId="AD" w15:userId="S::david.doebele@pumpkincareeres.onmicrosoft.com::9046cfa8-3fc7-4052-9daa-75c97e906e36"/>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5"/>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3C4A"/>
    <w:rsid w:val="00493C4A"/>
    <w:rsid w:val="004B163F"/>
    <w:rsid w:val="0055286C"/>
    <w:rsid w:val="006A795F"/>
    <w:rsid w:val="00B547CC"/>
    <w:rsid w:val="00DE4D50"/>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decimalSymbol w:val=","/>
  <w:listSeparator w:val=";"/>
  <w14:docId w14:val="7D42C7BF"/>
  <w15:chartTrackingRefBased/>
  <w15:docId w15:val="{A0ABC80C-DF30-6B49-BCF9-DAFEF14DE7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493C4A"/>
    <w:rPr>
      <w:lang w:val="de-DE"/>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berarbeitung">
    <w:name w:val="Revision"/>
    <w:hidden/>
    <w:uiPriority w:val="99"/>
    <w:semiHidden/>
    <w:rsid w:val="004B163F"/>
    <w:rPr>
      <w:lang w:val="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microsoft.com/office/2011/relationships/people" Target="people.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560</Words>
  <Characters>3530</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Nils Rohmann</dc:creator>
  <cp:keywords/>
  <dc:description/>
  <cp:lastModifiedBy>David Döbele</cp:lastModifiedBy>
  <cp:revision>3</cp:revision>
  <dcterms:created xsi:type="dcterms:W3CDTF">2023-02-09T19:15:00Z</dcterms:created>
  <dcterms:modified xsi:type="dcterms:W3CDTF">2023-02-21T18:32:00Z</dcterms:modified>
</cp:coreProperties>
</file>