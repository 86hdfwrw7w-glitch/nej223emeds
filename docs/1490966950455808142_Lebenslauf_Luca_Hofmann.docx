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53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40"/>
        <w:gridCol w:w="283"/>
        <w:gridCol w:w="284"/>
        <w:gridCol w:w="850"/>
        <w:gridCol w:w="142"/>
        <w:gridCol w:w="1418"/>
        <w:gridCol w:w="141"/>
        <w:gridCol w:w="1872"/>
      </w:tblGrid>
      <w:tr w:rsidR="00E55D90" w:rsidRPr="00F44F5F" w14:paraId="487AC9CE" w14:textId="77777777" w:rsidTr="00BF0E50">
        <w:trPr>
          <w:trHeight w:val="20"/>
        </w:trPr>
        <w:tc>
          <w:tcPr>
            <w:tcW w:w="10530" w:type="dxa"/>
            <w:gridSpan w:val="8"/>
            <w:vAlign w:val="bottom"/>
          </w:tcPr>
          <w:p w14:paraId="0CBC6997" w14:textId="52D84002" w:rsidR="00E55D90" w:rsidRPr="00F44F5F" w:rsidRDefault="00E8619A" w:rsidP="00BF0E5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Luca Hofmann</w:t>
            </w:r>
          </w:p>
          <w:p w14:paraId="135895E2" w14:textId="2E82830C" w:rsidR="00F44F5F" w:rsidRPr="00F44F5F" w:rsidRDefault="00E8619A" w:rsidP="00BF0E50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Uppentalstraße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Frickenhausen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97252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D4104D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ofmann_luca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mein.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gmx</w:t>
            </w:r>
            <w:proofErr w:type="spellEnd"/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151 51954726</w:t>
            </w:r>
          </w:p>
        </w:tc>
      </w:tr>
      <w:tr w:rsidR="002508C2" w:rsidRPr="00F44F5F" w14:paraId="0FCADE56" w14:textId="77777777" w:rsidTr="00BF0E50">
        <w:trPr>
          <w:trHeight w:val="504"/>
        </w:trPr>
        <w:tc>
          <w:tcPr>
            <w:tcW w:w="10530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D4104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BF0E50">
        <w:trPr>
          <w:trHeight w:val="346"/>
        </w:trPr>
        <w:tc>
          <w:tcPr>
            <w:tcW w:w="6957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27D7D4EB" w:rsidR="00D1492F" w:rsidRPr="00F44F5F" w:rsidRDefault="00E8619A" w:rsidP="00D4104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Technische Hochschule Würzburg-Schweinfurt</w:t>
            </w:r>
          </w:p>
        </w:tc>
        <w:tc>
          <w:tcPr>
            <w:tcW w:w="3573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268D643C" w:rsidR="00D1492F" w:rsidRPr="00F44F5F" w:rsidRDefault="00E8619A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Würzburg</w:t>
            </w:r>
          </w:p>
        </w:tc>
      </w:tr>
      <w:tr w:rsidR="00D1492F" w:rsidRPr="00F44F5F" w14:paraId="61E5D482" w14:textId="77777777" w:rsidTr="009B4A32">
        <w:trPr>
          <w:trHeight w:val="20"/>
        </w:trPr>
        <w:tc>
          <w:tcPr>
            <w:tcW w:w="8658" w:type="dxa"/>
            <w:gridSpan w:val="7"/>
          </w:tcPr>
          <w:p w14:paraId="11CB9A0F" w14:textId="479A1957" w:rsidR="00D1492F" w:rsidRPr="00F44F5F" w:rsidRDefault="00E8619A" w:rsidP="00D410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D410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  <w:r w:rsidR="00D410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(aktueller Schnitt: 2,4)</w:t>
            </w:r>
          </w:p>
        </w:tc>
        <w:tc>
          <w:tcPr>
            <w:tcW w:w="1872" w:type="dxa"/>
          </w:tcPr>
          <w:p w14:paraId="419A9228" w14:textId="750CEE23" w:rsidR="00D1492F" w:rsidRPr="00F44F5F" w:rsidRDefault="00E8619A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44F5F" w14:paraId="7EABE9F1" w14:textId="77777777" w:rsidTr="00BF0E50">
        <w:trPr>
          <w:trHeight w:val="20"/>
        </w:trPr>
        <w:tc>
          <w:tcPr>
            <w:tcW w:w="10530" w:type="dxa"/>
            <w:gridSpan w:val="8"/>
          </w:tcPr>
          <w:p w14:paraId="556B78D1" w14:textId="50C194FF" w:rsidR="00D4104D" w:rsidRPr="009B4A32" w:rsidRDefault="00B17D95" w:rsidP="00D4104D">
            <w:pPr>
              <w:pStyle w:val="Listenabsatz"/>
              <w:numPr>
                <w:ilvl w:val="0"/>
                <w:numId w:val="2"/>
              </w:numPr>
              <w:rPr>
                <w:ins w:id="0" w:author="Sarah Bergmann" w:date="2026-03-20T21:24:00Z" w16du:dateUtc="2026-03-21T04:24:00Z"/>
                <w:rFonts w:ascii="Times New Roman" w:hAnsi="Times New Roman" w:cs="Times New Roman"/>
                <w:sz w:val="20"/>
                <w:szCs w:val="20"/>
              </w:rPr>
            </w:pP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Vertiefung:</w:t>
            </w:r>
            <w:r w:rsidR="00E8619A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 Banken-Finanz und -Investitionswirtschaft &amp; Controlling (Management Track)</w:t>
            </w:r>
          </w:p>
          <w:p w14:paraId="5656B45E" w14:textId="77777777" w:rsidR="009B4A32" w:rsidRDefault="00E8619A" w:rsidP="009B4A32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Zertifikat</w:t>
            </w:r>
            <w:ins w:id="1" w:author="Sarah Bergmann" w:date="2026-03-20T21:23:00Z" w16du:dateUtc="2026-03-21T04:23:00Z">
              <w:r w:rsidR="00D4104D" w:rsidRPr="009B4A32">
                <w:rPr>
                  <w:rFonts w:ascii="Times New Roman" w:hAnsi="Times New Roman" w:cs="Times New Roman"/>
                  <w:sz w:val="20"/>
                  <w:szCs w:val="20"/>
                </w:rPr>
                <w:t>e:</w:t>
              </w:r>
            </w:ins>
            <w:r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 Führungsverantwortung</w:t>
            </w:r>
            <w:ins w:id="2" w:author="Sarah Bergmann" w:date="2026-03-20T21:23:00Z" w16du:dateUtc="2026-03-21T04:23:00Z">
              <w:r w:rsidR="00D4104D" w:rsidRPr="009B4A32">
                <w:rPr>
                  <w:rFonts w:ascii="Times New Roman" w:hAnsi="Times New Roman" w:cs="Times New Roman"/>
                  <w:sz w:val="20"/>
                  <w:szCs w:val="20"/>
                </w:rPr>
                <w:t xml:space="preserve">, </w:t>
              </w:r>
            </w:ins>
            <w:r w:rsidR="00196EAC" w:rsidRPr="009B4A32">
              <w:rPr>
                <w:rFonts w:ascii="Times New Roman" w:hAnsi="Times New Roman" w:cs="Times New Roman"/>
                <w:sz w:val="20"/>
                <w:szCs w:val="20"/>
              </w:rPr>
              <w:t>SAP S/4 HANA</w:t>
            </w:r>
            <w:ins w:id="3" w:author="Sarah Bergmann" w:date="2026-03-20T21:23:00Z" w16du:dateUtc="2026-03-21T04:23:00Z">
              <w:r w:rsidR="00D4104D" w:rsidRPr="009B4A32">
                <w:rPr>
                  <w:rFonts w:ascii="Times New Roman" w:hAnsi="Times New Roman" w:cs="Times New Roman"/>
                  <w:sz w:val="20"/>
                  <w:szCs w:val="20"/>
                </w:rPr>
                <w:t xml:space="preserve">, </w:t>
              </w:r>
            </w:ins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>Bloomberg</w:t>
            </w:r>
            <w:ins w:id="4" w:author="Sarah Bergmann" w:date="2026-03-20T21:24:00Z" w16du:dateUtc="2026-03-21T04:24:00Z">
              <w:r w:rsidR="00D4104D" w:rsidRPr="009B4A32">
                <w:rPr>
                  <w:rFonts w:ascii="Times New Roman" w:hAnsi="Times New Roman" w:cs="Times New Roman"/>
                  <w:sz w:val="20"/>
                  <w:szCs w:val="20"/>
                </w:rPr>
                <w:t>-</w:t>
              </w:r>
            </w:ins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Zertifikate in </w:t>
            </w:r>
            <w:r w:rsidR="00D4104D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den </w:t>
            </w:r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>Bereich</w:t>
            </w:r>
            <w:r w:rsidR="00D4104D" w:rsidRPr="009B4A32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A71E6B0" w14:textId="023C5EDB" w:rsidR="00DE32D6" w:rsidRPr="009B4A32" w:rsidRDefault="002F1BDE" w:rsidP="00BF0E50">
            <w:pPr>
              <w:pStyle w:val="Listenabsatz"/>
              <w:rPr>
                <w:rFonts w:ascii="Times New Roman" w:hAnsi="Times New Roman" w:cs="Times New Roman"/>
                <w:sz w:val="20"/>
                <w:szCs w:val="20"/>
              </w:rPr>
            </w:pPr>
            <w:r w:rsidRPr="00BF0E50">
              <w:rPr>
                <w:rFonts w:ascii="Times New Roman" w:hAnsi="Times New Roman" w:cs="Times New Roman"/>
                <w:sz w:val="20"/>
                <w:szCs w:val="20"/>
              </w:rPr>
              <w:t xml:space="preserve">Market </w:t>
            </w:r>
            <w:proofErr w:type="spellStart"/>
            <w:r w:rsidRPr="00BF0E50">
              <w:rPr>
                <w:rFonts w:ascii="Times New Roman" w:hAnsi="Times New Roman" w:cs="Times New Roman"/>
                <w:sz w:val="20"/>
                <w:szCs w:val="20"/>
              </w:rPr>
              <w:t>Concepts</w:t>
            </w:r>
            <w:proofErr w:type="spellEnd"/>
            <w:r w:rsidRPr="00BF0E50">
              <w:rPr>
                <w:rFonts w:ascii="Times New Roman" w:hAnsi="Times New Roman" w:cs="Times New Roman"/>
                <w:sz w:val="20"/>
                <w:szCs w:val="20"/>
              </w:rPr>
              <w:t xml:space="preserve"> und Financial </w:t>
            </w:r>
            <w:proofErr w:type="spellStart"/>
            <w:r w:rsidRPr="00BF0E50">
              <w:rPr>
                <w:rFonts w:ascii="Times New Roman" w:hAnsi="Times New Roman" w:cs="Times New Roman"/>
                <w:sz w:val="20"/>
                <w:szCs w:val="20"/>
              </w:rPr>
              <w:t>Fundamentals</w:t>
            </w:r>
            <w:proofErr w:type="spellEnd"/>
            <w:ins w:id="5" w:author="Sarah Bergmann" w:date="2026-03-20T21:23:00Z" w16du:dateUtc="2026-03-21T04:23:00Z">
              <w:r w:rsidR="00D4104D" w:rsidRPr="00BF0E50">
                <w:rPr>
                  <w:rFonts w:ascii="Times New Roman" w:hAnsi="Times New Roman" w:cs="Times New Roman"/>
                  <w:sz w:val="20"/>
                  <w:szCs w:val="20"/>
                </w:rPr>
                <w:t xml:space="preserve">, </w:t>
              </w:r>
            </w:ins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Yale</w:t>
            </w:r>
            <w:ins w:id="6" w:author="Sarah Bergmann" w:date="2026-03-20T21:24:00Z" w16du:dateUtc="2026-03-21T04:24:00Z">
              <w:r w:rsidR="00D4104D">
                <w:rPr>
                  <w:rFonts w:ascii="Times New Roman" w:hAnsi="Times New Roman" w:cs="Times New Roman"/>
                  <w:sz w:val="20"/>
                  <w:szCs w:val="20"/>
                </w:rPr>
                <w:t>-</w:t>
              </w:r>
            </w:ins>
            <w:r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Zertifikat </w:t>
            </w:r>
            <w:r w:rsidR="00D4104D"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Financial </w:t>
            </w:r>
            <w:proofErr w:type="spellStart"/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Markets</w:t>
            </w:r>
            <w:proofErr w:type="spellEnd"/>
          </w:p>
        </w:tc>
      </w:tr>
      <w:tr w:rsidR="00D5280E" w:rsidRPr="00F44F5F" w14:paraId="013361E1" w14:textId="77777777" w:rsidTr="00BF0E50">
        <w:trPr>
          <w:trHeight w:val="340"/>
        </w:trPr>
        <w:tc>
          <w:tcPr>
            <w:tcW w:w="7099" w:type="dxa"/>
            <w:gridSpan w:val="5"/>
            <w:vAlign w:val="bottom"/>
          </w:tcPr>
          <w:p w14:paraId="197620E3" w14:textId="29B551F2" w:rsidR="00D1492F" w:rsidRPr="00F44F5F" w:rsidRDefault="003630D2" w:rsidP="00D41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Fachoberschule Kitzingen</w:t>
            </w:r>
          </w:p>
        </w:tc>
        <w:tc>
          <w:tcPr>
            <w:tcW w:w="3431" w:type="dxa"/>
            <w:gridSpan w:val="3"/>
            <w:vAlign w:val="bottom"/>
          </w:tcPr>
          <w:p w14:paraId="63D86F51" w14:textId="74960E6F" w:rsidR="00D1492F" w:rsidRPr="00F44F5F" w:rsidRDefault="003630D2" w:rsidP="00D4104D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Kitzingen</w:t>
            </w:r>
          </w:p>
        </w:tc>
      </w:tr>
      <w:tr w:rsidR="00D5280E" w:rsidRPr="00F44F5F" w14:paraId="62632213" w14:textId="77777777" w:rsidTr="00BF0E50">
        <w:tc>
          <w:tcPr>
            <w:tcW w:w="5540" w:type="dxa"/>
          </w:tcPr>
          <w:p w14:paraId="5F71027E" w14:textId="7FF031B6" w:rsidR="00D1492F" w:rsidRPr="00F44F5F" w:rsidRDefault="003630D2" w:rsidP="00D410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Fachhochschulreife </w:t>
            </w:r>
            <w:r w:rsidR="00D4104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(finale Note: 2,6)</w:t>
            </w:r>
          </w:p>
        </w:tc>
        <w:tc>
          <w:tcPr>
            <w:tcW w:w="4990" w:type="dxa"/>
            <w:gridSpan w:val="7"/>
          </w:tcPr>
          <w:p w14:paraId="51FC9814" w14:textId="3E251323" w:rsidR="00D1492F" w:rsidRPr="00F44F5F" w:rsidRDefault="00426D7E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3630D2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D5280E" w:rsidRPr="00F44F5F" w14:paraId="4D68BFE7" w14:textId="77777777" w:rsidTr="00BF0E50">
        <w:trPr>
          <w:trHeight w:val="20"/>
        </w:trPr>
        <w:tc>
          <w:tcPr>
            <w:tcW w:w="10530" w:type="dxa"/>
            <w:gridSpan w:val="8"/>
          </w:tcPr>
          <w:p w14:paraId="4BBCE836" w14:textId="77777777" w:rsidR="003630D2" w:rsidRDefault="003630D2" w:rsidP="00D4104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Schwerpunktfächer: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Mathematik (12 Punkte), BWL (10 Punkte), VWL (10 Punkte)</w:t>
            </w:r>
          </w:p>
          <w:p w14:paraId="54BF63E9" w14:textId="1F4DF188" w:rsidR="003630D2" w:rsidRPr="00FE0496" w:rsidRDefault="003630D2" w:rsidP="00D4104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Urkunde für besondere schulische Leistungen</w:t>
            </w:r>
          </w:p>
        </w:tc>
      </w:tr>
      <w:tr w:rsidR="009B4A32" w:rsidRPr="00F44F5F" w14:paraId="6B19CF91" w14:textId="77777777" w:rsidTr="00BF0E50">
        <w:trPr>
          <w:trHeight w:val="340"/>
        </w:trPr>
        <w:tc>
          <w:tcPr>
            <w:tcW w:w="5823" w:type="dxa"/>
            <w:gridSpan w:val="2"/>
            <w:vMerge w:val="restart"/>
            <w:vAlign w:val="bottom"/>
          </w:tcPr>
          <w:p w14:paraId="47F0A12D" w14:textId="77777777" w:rsidR="009B4A32" w:rsidRPr="00F44F5F" w:rsidRDefault="009B4A32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Berufsschule Kitzingen-Ochsenfurt</w:t>
            </w:r>
          </w:p>
          <w:p w14:paraId="54F7169D" w14:textId="1BE481E6" w:rsidR="009B4A32" w:rsidRPr="00F44F5F" w:rsidRDefault="009B4A32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341CB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Berufsschulabschluss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(finale Note: 1,8)</w:t>
            </w:r>
          </w:p>
        </w:tc>
        <w:tc>
          <w:tcPr>
            <w:tcW w:w="4707" w:type="dxa"/>
            <w:gridSpan w:val="6"/>
            <w:vAlign w:val="bottom"/>
          </w:tcPr>
          <w:p w14:paraId="262B6DA3" w14:textId="3B3D6108" w:rsidR="009B4A32" w:rsidRPr="00F44F5F" w:rsidRDefault="009B4A32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Kitzingen</w:t>
            </w:r>
          </w:p>
        </w:tc>
      </w:tr>
      <w:tr w:rsidR="009B4A32" w:rsidRPr="00F44F5F" w14:paraId="263521E3" w14:textId="77777777" w:rsidTr="00BF0E50">
        <w:trPr>
          <w:trHeight w:val="57"/>
        </w:trPr>
        <w:tc>
          <w:tcPr>
            <w:tcW w:w="5823" w:type="dxa"/>
            <w:gridSpan w:val="2"/>
            <w:vMerge/>
          </w:tcPr>
          <w:p w14:paraId="36282A3A" w14:textId="7C363DDF" w:rsidR="009B4A32" w:rsidRPr="00F44F5F" w:rsidRDefault="009B4A32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4707" w:type="dxa"/>
            <w:gridSpan w:val="6"/>
          </w:tcPr>
          <w:p w14:paraId="3DE8C75D" w14:textId="42F5FDEE" w:rsidR="009B4A32" w:rsidRPr="00F44F5F" w:rsidRDefault="009B4A32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AE4ED3" w:rsidRPr="00F44F5F" w14:paraId="27601A10" w14:textId="77777777" w:rsidTr="00BF0E50">
        <w:trPr>
          <w:trHeight w:val="57"/>
        </w:trPr>
        <w:tc>
          <w:tcPr>
            <w:tcW w:w="10530" w:type="dxa"/>
            <w:gridSpan w:val="8"/>
          </w:tcPr>
          <w:p w14:paraId="6ECF7248" w14:textId="74BE5046" w:rsidR="00AE4ED3" w:rsidRPr="00FE0496" w:rsidRDefault="00AE4ED3" w:rsidP="00D4104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Schwerpunktfächer: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Betriebswirtschaft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sehr gut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Deutsch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sehr gut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Marketing</w:t>
            </w:r>
            <w:ins w:id="7" w:author="Sarah Bergmann" w:date="2026-03-20T21:33:00Z" w16du:dateUtc="2026-03-21T04:33:00Z">
              <w:r w:rsidR="006A3E98">
                <w:rPr>
                  <w:rFonts w:ascii="Times New Roman" w:hAnsi="Times New Roman" w:cs="Times New Roman"/>
                  <w:sz w:val="20"/>
                  <w:szCs w:val="20"/>
                </w:rPr>
                <w:t xml:space="preserve"> </w:t>
              </w:r>
            </w:ins>
            <w:r w:rsidR="00723B4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ins w:id="8" w:author="Sarah Bergmann" w:date="2026-03-20T21:33:00Z" w16du:dateUtc="2026-03-21T04:33:00Z">
              <w:r w:rsidR="006A3E98">
                <w:rPr>
                  <w:rFonts w:ascii="Times New Roman" w:hAnsi="Times New Roman" w:cs="Times New Roman"/>
                  <w:sz w:val="20"/>
                  <w:szCs w:val="20"/>
                </w:rPr>
                <w:t xml:space="preserve"> </w:t>
              </w:r>
            </w:ins>
            <w:r w:rsidR="00723B46">
              <w:rPr>
                <w:rFonts w:ascii="Times New Roman" w:hAnsi="Times New Roman" w:cs="Times New Roman"/>
                <w:sz w:val="20"/>
                <w:szCs w:val="20"/>
              </w:rPr>
              <w:t xml:space="preserve">Verkauf 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gut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55D90" w:rsidRPr="00F44F5F" w14:paraId="3A2665B3" w14:textId="77777777" w:rsidTr="00BF0E50">
        <w:trPr>
          <w:trHeight w:val="510"/>
        </w:trPr>
        <w:tc>
          <w:tcPr>
            <w:tcW w:w="10530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D4104D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1315A3" w:rsidRPr="00F44F5F" w14:paraId="2FDC74B2" w14:textId="77777777" w:rsidTr="00BF0E50">
        <w:trPr>
          <w:trHeight w:val="346"/>
        </w:trPr>
        <w:tc>
          <w:tcPr>
            <w:tcW w:w="8658" w:type="dxa"/>
            <w:gridSpan w:val="7"/>
            <w:vAlign w:val="bottom"/>
          </w:tcPr>
          <w:p w14:paraId="090D0798" w14:textId="29CC0276" w:rsidR="001315A3" w:rsidRPr="00F44F5F" w:rsidRDefault="001315A3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Grüne Energie 360 GmbH</w:t>
            </w:r>
          </w:p>
        </w:tc>
        <w:tc>
          <w:tcPr>
            <w:tcW w:w="1872" w:type="dxa"/>
            <w:vAlign w:val="bottom"/>
          </w:tcPr>
          <w:p w14:paraId="53E91521" w14:textId="783D35F9" w:rsidR="001315A3" w:rsidRDefault="001315A3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Würzburg</w:t>
            </w:r>
          </w:p>
        </w:tc>
      </w:tr>
      <w:tr w:rsidR="00195D0B" w:rsidRPr="00F44F5F" w14:paraId="79F5B91B" w14:textId="77777777" w:rsidTr="00BF0E50">
        <w:trPr>
          <w:trHeight w:val="90"/>
        </w:trPr>
        <w:tc>
          <w:tcPr>
            <w:tcW w:w="8658" w:type="dxa"/>
            <w:gridSpan w:val="7"/>
          </w:tcPr>
          <w:p w14:paraId="37B8177E" w14:textId="13B555A1" w:rsidR="00195D0B" w:rsidRPr="00F44F5F" w:rsidRDefault="00195D0B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D4104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Business Operations</w:t>
            </w:r>
          </w:p>
        </w:tc>
        <w:tc>
          <w:tcPr>
            <w:tcW w:w="1872" w:type="dxa"/>
            <w:vAlign w:val="bottom"/>
          </w:tcPr>
          <w:p w14:paraId="2C6A02AF" w14:textId="13474507" w:rsidR="00195D0B" w:rsidRDefault="00195D0B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195D0B" w:rsidRPr="00F44F5F" w14:paraId="53B0429B" w14:textId="77777777" w:rsidTr="00BF0E50">
        <w:trPr>
          <w:trHeight w:val="20"/>
        </w:trPr>
        <w:tc>
          <w:tcPr>
            <w:tcW w:w="8658" w:type="dxa"/>
            <w:gridSpan w:val="7"/>
          </w:tcPr>
          <w:p w14:paraId="47A93DA8" w14:textId="7E98E671" w:rsidR="00195D0B" w:rsidRPr="008A289B" w:rsidRDefault="00195D0B" w:rsidP="009B4A32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Hauptverantwortliche Person für die Umstellung auf 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ein </w:t>
            </w: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>neues Betriebsprogramm</w:t>
            </w:r>
          </w:p>
          <w:p w14:paraId="42AF2AED" w14:textId="58F17055" w:rsidR="00195D0B" w:rsidRPr="008A289B" w:rsidRDefault="00195D0B" w:rsidP="009B4A32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>Routenplanung der Außendienstmitarbeiter</w:t>
            </w:r>
            <w:ins w:id="9" w:author="Sarah Bergmann" w:date="2026-03-20T21:27:00Z" w16du:dateUtc="2026-03-21T04:27:00Z">
              <w:r w:rsidR="00D4104D">
                <w:rPr>
                  <w:rFonts w:ascii="Times New Roman" w:hAnsi="Times New Roman" w:cs="Times New Roman"/>
                  <w:bCs/>
                  <w:sz w:val="20"/>
                  <w:szCs w:val="20"/>
                </w:rPr>
                <w:t>,</w:t>
              </w:r>
            </w:ins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in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>klusive</w:t>
            </w: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Terminierungen</w:t>
            </w:r>
          </w:p>
          <w:p w14:paraId="4250F153" w14:textId="6E7BC438" w:rsidR="00195D0B" w:rsidRPr="00195D0B" w:rsidRDefault="00195D0B" w:rsidP="009B4A32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Aktuelles Projekt: Optimierung der Leadstruktur zum </w:t>
            </w:r>
            <w:r w:rsidR="002364F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langfristigen </w:t>
            </w: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>Ziel der Kostensenkung</w:t>
            </w:r>
          </w:p>
        </w:tc>
        <w:tc>
          <w:tcPr>
            <w:tcW w:w="1872" w:type="dxa"/>
            <w:vAlign w:val="bottom"/>
          </w:tcPr>
          <w:p w14:paraId="3646C2E9" w14:textId="77777777" w:rsidR="00195D0B" w:rsidRDefault="00195D0B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315A3" w:rsidRPr="00F44F5F" w14:paraId="127C64E2" w14:textId="77777777" w:rsidTr="00BF0E50">
        <w:trPr>
          <w:trHeight w:val="346"/>
        </w:trPr>
        <w:tc>
          <w:tcPr>
            <w:tcW w:w="8658" w:type="dxa"/>
            <w:gridSpan w:val="7"/>
            <w:vAlign w:val="bottom"/>
          </w:tcPr>
          <w:p w14:paraId="38F27285" w14:textId="2FE13F6C" w:rsidR="001315A3" w:rsidRPr="00F44F5F" w:rsidRDefault="001315A3" w:rsidP="00D41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.Oliver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Bernd Freier GmbH &amp; Co. KG</w:t>
            </w:r>
          </w:p>
        </w:tc>
        <w:tc>
          <w:tcPr>
            <w:tcW w:w="1872" w:type="dxa"/>
            <w:vAlign w:val="bottom"/>
          </w:tcPr>
          <w:p w14:paraId="4820196E" w14:textId="4029D7FF" w:rsidR="001315A3" w:rsidRPr="00F44F5F" w:rsidRDefault="001315A3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Rottendorf</w:t>
            </w:r>
          </w:p>
        </w:tc>
      </w:tr>
      <w:tr w:rsidR="001315A3" w:rsidRPr="00F44F5F" w14:paraId="335D84E9" w14:textId="77777777" w:rsidTr="00BF0E50">
        <w:tc>
          <w:tcPr>
            <w:tcW w:w="6107" w:type="dxa"/>
            <w:gridSpan w:val="3"/>
          </w:tcPr>
          <w:p w14:paraId="20B1570F" w14:textId="607CF874" w:rsidR="001315A3" w:rsidRPr="00F44F5F" w:rsidRDefault="001315A3" w:rsidP="00D410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Bereich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Treasury &amp; Cash Management</w:t>
            </w:r>
          </w:p>
        </w:tc>
        <w:tc>
          <w:tcPr>
            <w:tcW w:w="4423" w:type="dxa"/>
            <w:gridSpan w:val="5"/>
          </w:tcPr>
          <w:p w14:paraId="0475B997" w14:textId="4016682E" w:rsidR="001315A3" w:rsidRPr="00F44F5F" w:rsidRDefault="001315A3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</w:p>
        </w:tc>
      </w:tr>
      <w:tr w:rsidR="00E55D90" w:rsidRPr="00F44F5F" w14:paraId="54C3D64C" w14:textId="77777777" w:rsidTr="00BF0E50">
        <w:tc>
          <w:tcPr>
            <w:tcW w:w="10530" w:type="dxa"/>
            <w:gridSpan w:val="8"/>
          </w:tcPr>
          <w:p w14:paraId="797013CC" w14:textId="77777777" w:rsidR="009B3408" w:rsidRPr="008A289B" w:rsidRDefault="00677B0B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Management des Bürgschaftsportfolios für über 150 Stores, inklusive Integration aller Standorte</w:t>
            </w:r>
          </w:p>
          <w:p w14:paraId="361EAA3A" w14:textId="0C0FA64C" w:rsidR="00677B0B" w:rsidRPr="008A289B" w:rsidRDefault="00677B0B" w:rsidP="00D4104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im Zuge der Benelux-Übernahme</w:t>
            </w:r>
          </w:p>
          <w:p w14:paraId="1274A3CD" w14:textId="54EC65F1" w:rsidR="00D4104D" w:rsidRDefault="00D4104D" w:rsidP="00D4104D">
            <w:pPr>
              <w:pStyle w:val="Bullets"/>
              <w:rPr>
                <w:ins w:id="10" w:author="Sarah Bergmann" w:date="2026-03-20T21:28:00Z" w16du:dateUtc="2026-03-21T04:28:00Z"/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Durchführung q</w:t>
            </w:r>
            <w:r w:rsidR="009B3408"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uantitative</w:t>
            </w:r>
            <w:ins w:id="11" w:author="Sarah Bergmann" w:date="2026-03-20T21:28:00Z" w16du:dateUtc="2026-03-21T04:28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r</w:t>
              </w:r>
            </w:ins>
            <w:r w:rsidR="009B3408"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FX-Hedging-Analysen für Währungsvolumen von ca. 300 Mio. USD p. a., </w:t>
            </w:r>
          </w:p>
          <w:p w14:paraId="0D5E8D80" w14:textId="645A0273" w:rsidR="009B3408" w:rsidRPr="008A289B" w:rsidRDefault="009B3408" w:rsidP="00D4104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inkl</w:t>
            </w:r>
            <w:r w:rsidR="00D410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usive </w:t>
            </w: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Szenario-Analysen</w:t>
            </w:r>
          </w:p>
          <w:p w14:paraId="6DD9BA0F" w14:textId="54975622" w:rsidR="009B3408" w:rsidRPr="00D4104D" w:rsidRDefault="009B3408" w:rsidP="009B4A32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Eigenverantwortliche Durchführung operativer Treasury</w:t>
            </w:r>
            <w:ins w:id="12" w:author="Sarah Bergmann" w:date="2026-03-20T21:29:00Z" w16du:dateUtc="2026-03-21T04:29:00Z">
              <w:r w:rsidR="00D4104D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-</w:t>
              </w:r>
            </w:ins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Aufgaben mit über </w:t>
            </w:r>
            <w:r w:rsidR="002364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40 </w:t>
            </w: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Bankkonten</w:t>
            </w:r>
          </w:p>
        </w:tc>
      </w:tr>
      <w:tr w:rsidR="00AE4ED3" w:rsidRPr="00F44F5F" w14:paraId="16C6F7AD" w14:textId="77777777" w:rsidTr="00BF0E50">
        <w:trPr>
          <w:trHeight w:val="288"/>
        </w:trPr>
        <w:tc>
          <w:tcPr>
            <w:tcW w:w="8658" w:type="dxa"/>
            <w:gridSpan w:val="7"/>
            <w:vAlign w:val="bottom"/>
          </w:tcPr>
          <w:p w14:paraId="5D8760E9" w14:textId="297145C9" w:rsidR="00AE4ED3" w:rsidRPr="009B3408" w:rsidRDefault="00AE4ED3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53F6D"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Bereich</w:t>
            </w:r>
            <w:proofErr w:type="spellEnd"/>
            <w:r w:rsidR="00253F6D"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Capital Services</w:t>
            </w:r>
          </w:p>
        </w:tc>
        <w:tc>
          <w:tcPr>
            <w:tcW w:w="1872" w:type="dxa"/>
            <w:vAlign w:val="bottom"/>
          </w:tcPr>
          <w:p w14:paraId="2D9DB8CA" w14:textId="2427C1C7" w:rsidR="00AE4ED3" w:rsidRPr="00F44F5F" w:rsidRDefault="00AE4ED3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AE4ED3" w:rsidRPr="00F44F5F" w14:paraId="7660C4BA" w14:textId="77777777" w:rsidTr="00BF0E50">
        <w:trPr>
          <w:trHeight w:val="57"/>
        </w:trPr>
        <w:tc>
          <w:tcPr>
            <w:tcW w:w="10530" w:type="dxa"/>
            <w:gridSpan w:val="8"/>
          </w:tcPr>
          <w:p w14:paraId="2017C0F4" w14:textId="7B920DFA" w:rsidR="009B3408" w:rsidRPr="008A289B" w:rsidRDefault="009B3408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Payment Analytics für E-Commerce (2</w:t>
            </w:r>
            <w:r w:rsidR="002364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5</w:t>
            </w: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.000+ Transaktionen/Monat)</w:t>
            </w:r>
          </w:p>
          <w:p w14:paraId="132465C4" w14:textId="213593F4" w:rsidR="00253F6D" w:rsidRPr="008A289B" w:rsidRDefault="009B3408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Aufbereitung monatlicher Treasury-Reports für CFO, Banken und Jahresabschlussprüfung</w:t>
            </w:r>
            <w:r w:rsidR="00AE4ED3"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FE0496" w:rsidRPr="00F44F5F" w14:paraId="4EC9DEB8" w14:textId="77777777" w:rsidTr="00BF0E50">
        <w:trPr>
          <w:trHeight w:val="346"/>
        </w:trPr>
        <w:tc>
          <w:tcPr>
            <w:tcW w:w="8658" w:type="dxa"/>
            <w:gridSpan w:val="7"/>
            <w:vAlign w:val="bottom"/>
          </w:tcPr>
          <w:p w14:paraId="061D97E7" w14:textId="62C730BC" w:rsidR="00FE0496" w:rsidRPr="00F44F5F" w:rsidRDefault="00723B4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Hotel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Kapellenbeg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1872" w:type="dxa"/>
            <w:vAlign w:val="bottom"/>
          </w:tcPr>
          <w:p w14:paraId="38592414" w14:textId="4FE304E2" w:rsidR="00FE0496" w:rsidRPr="00F44F5F" w:rsidRDefault="00723B4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Eibelstadt</w:t>
            </w:r>
          </w:p>
        </w:tc>
      </w:tr>
      <w:tr w:rsidR="00FE0496" w:rsidRPr="00F44F5F" w14:paraId="0A0FFCF6" w14:textId="77777777" w:rsidTr="00BF0E50">
        <w:trPr>
          <w:trHeight w:val="113"/>
        </w:trPr>
        <w:tc>
          <w:tcPr>
            <w:tcW w:w="8658" w:type="dxa"/>
            <w:gridSpan w:val="7"/>
          </w:tcPr>
          <w:p w14:paraId="30382087" w14:textId="2408BE5B" w:rsidR="00FE0496" w:rsidRPr="00FE0496" w:rsidRDefault="00723B4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Festanstellung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B4A3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als</w:t>
            </w:r>
            <w:proofErr w:type="spellEnd"/>
            <w:ins w:id="13" w:author="Sarah Bergmann" w:date="2026-03-20T21:29:00Z" w16du:dateUtc="2026-03-21T04:29:00Z">
              <w:r w:rsidR="00D4104D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 xml:space="preserve"> </w:t>
              </w:r>
            </w:ins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Hotelfachmann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leitender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Tagungsdienst</w:t>
            </w:r>
            <w:proofErr w:type="spellEnd"/>
          </w:p>
        </w:tc>
        <w:tc>
          <w:tcPr>
            <w:tcW w:w="1872" w:type="dxa"/>
          </w:tcPr>
          <w:p w14:paraId="7444AF8F" w14:textId="1C42D2DE" w:rsidR="00FE0496" w:rsidRPr="00F44F5F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FE0496" w:rsidRPr="00F44F5F" w14:paraId="4C00CD42" w14:textId="77777777" w:rsidTr="00BF0E50">
        <w:trPr>
          <w:trHeight w:val="342"/>
        </w:trPr>
        <w:tc>
          <w:tcPr>
            <w:tcW w:w="8658" w:type="dxa"/>
            <w:gridSpan w:val="7"/>
          </w:tcPr>
          <w:p w14:paraId="4EFB349F" w14:textId="16D42592" w:rsidR="009B3408" w:rsidRPr="008A289B" w:rsidRDefault="009B3408" w:rsidP="00D4104D">
            <w:pPr>
              <w:pStyle w:val="Listenabsatz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Teamleitung </w:t>
            </w:r>
            <w:r w:rsidR="00D4104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der </w:t>
            </w: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Frühdienstschicht mit bis zu </w:t>
            </w:r>
            <w:r w:rsidR="00D4104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vier</w:t>
            </w: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Mitarbeitern, inkl</w:t>
            </w:r>
            <w:r w:rsidR="00D4104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usive </w:t>
            </w: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Tagesplanung und Qualitätssicherung</w:t>
            </w:r>
          </w:p>
          <w:p w14:paraId="5C0FC35C" w14:textId="59393DFD" w:rsidR="00723B46" w:rsidRPr="008A289B" w:rsidRDefault="009B3408" w:rsidP="00D4104D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Einarbeitung und Mentoring von Auszubildenden</w:t>
            </w:r>
          </w:p>
          <w:p w14:paraId="089C6F28" w14:textId="52B99C31" w:rsidR="006A21AE" w:rsidRPr="00D4104D" w:rsidRDefault="008A289B" w:rsidP="009B4A3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Koordinierung und Durchführung von Tagungsevents von bis zu 150 Teilnehmern</w:t>
            </w:r>
          </w:p>
        </w:tc>
        <w:tc>
          <w:tcPr>
            <w:tcW w:w="1872" w:type="dxa"/>
          </w:tcPr>
          <w:p w14:paraId="746118C9" w14:textId="77777777" w:rsidR="00FE0496" w:rsidRPr="00F44F5F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44F5F" w14:paraId="48328CB9" w14:textId="77777777" w:rsidTr="00BF0E50">
        <w:trPr>
          <w:trHeight w:val="288"/>
        </w:trPr>
        <w:tc>
          <w:tcPr>
            <w:tcW w:w="8658" w:type="dxa"/>
            <w:gridSpan w:val="7"/>
            <w:vAlign w:val="bottom"/>
          </w:tcPr>
          <w:p w14:paraId="74B74B41" w14:textId="5E761942" w:rsidR="00E55D90" w:rsidRPr="00F44F5F" w:rsidRDefault="00723B4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Ausbildung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zum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Hotelfachmann</w:t>
            </w:r>
            <w:proofErr w:type="spellEnd"/>
          </w:p>
        </w:tc>
        <w:tc>
          <w:tcPr>
            <w:tcW w:w="1872" w:type="dxa"/>
            <w:vAlign w:val="bottom"/>
          </w:tcPr>
          <w:p w14:paraId="2CB21DEB" w14:textId="3D07D287" w:rsidR="00E55D90" w:rsidRPr="00F44F5F" w:rsidRDefault="00E55D90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E55D90" w:rsidRPr="00F44F5F" w14:paraId="7C4155D6" w14:textId="77777777" w:rsidTr="00BF0E50">
        <w:trPr>
          <w:trHeight w:val="20"/>
        </w:trPr>
        <w:tc>
          <w:tcPr>
            <w:tcW w:w="10530" w:type="dxa"/>
            <w:gridSpan w:val="8"/>
          </w:tcPr>
          <w:p w14:paraId="5F94FE6D" w14:textId="77777777" w:rsidR="008A289B" w:rsidRPr="008A289B" w:rsidRDefault="008A289B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Erlernung und </w:t>
            </w:r>
            <w:r w:rsidR="009B3408"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Koordination operativer Abläufe, Warenmanagement und Gästekommunikation – </w:t>
            </w:r>
          </w:p>
          <w:p w14:paraId="1E12C6E9" w14:textId="79CD4965" w:rsidR="002364F7" w:rsidRDefault="009B3408" w:rsidP="00D4104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Entwicklung von Organisationsstärke</w:t>
            </w:r>
            <w:ins w:id="14" w:author="Sarah Bergmann" w:date="2026-03-20T21:30:00Z" w16du:dateUtc="2026-03-21T04:30:00Z">
              <w:r w:rsidR="00D4104D">
                <w:rPr>
                  <w:rFonts w:ascii="Times New Roman" w:hAnsi="Times New Roman" w:cs="Times New Roman"/>
                  <w:bCs/>
                  <w:i w:val="0"/>
                  <w:iCs w:val="0"/>
                  <w:sz w:val="20"/>
                  <w:szCs w:val="20"/>
                </w:rPr>
                <w:t>n</w:t>
              </w:r>
            </w:ins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 und Belastbarkeit als Grundlage für heutige Finance-Tätigkeit</w:t>
            </w:r>
          </w:p>
          <w:p w14:paraId="04EA80D2" w14:textId="77777777" w:rsidR="006A3E98" w:rsidRPr="009B4A32" w:rsidRDefault="00B255A0" w:rsidP="00D4104D">
            <w:pPr>
              <w:pStyle w:val="Bullets"/>
              <w:rPr>
                <w:ins w:id="15" w:author="Sarah Bergmann" w:date="2026-03-20T21:34:00Z" w16du:dateUtc="2026-03-21T04:34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255A0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Optimierung und Vereinfachung interner Tagungsprozesse zur effizienteren Gästebetreuung und Reduktion </w:t>
            </w:r>
          </w:p>
          <w:p w14:paraId="3658805E" w14:textId="71527F4C" w:rsidR="002364F7" w:rsidRPr="008A289B" w:rsidRDefault="00B255A0" w:rsidP="009B4A32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255A0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potenzieller Probleme</w:t>
            </w:r>
          </w:p>
        </w:tc>
      </w:tr>
      <w:tr w:rsidR="00E55D90" w:rsidRPr="00F44F5F" w14:paraId="414B4085" w14:textId="77777777" w:rsidTr="00BF0E50">
        <w:trPr>
          <w:trHeight w:val="510"/>
        </w:trPr>
        <w:tc>
          <w:tcPr>
            <w:tcW w:w="10530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5B74842" w:rsidR="00E55D90" w:rsidRPr="00955C09" w:rsidRDefault="00F44F5F" w:rsidP="00D4104D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55C09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F44F5F" w14:paraId="74251178" w14:textId="77777777" w:rsidTr="00BF0E50">
        <w:trPr>
          <w:trHeight w:val="283"/>
        </w:trPr>
        <w:tc>
          <w:tcPr>
            <w:tcW w:w="8658" w:type="dxa"/>
            <w:gridSpan w:val="7"/>
            <w:tcBorders>
              <w:top w:val="single" w:sz="4" w:space="0" w:color="auto"/>
            </w:tcBorders>
            <w:vAlign w:val="bottom"/>
          </w:tcPr>
          <w:p w14:paraId="23826F21" w14:textId="7CF658BF" w:rsidR="00E55D90" w:rsidRPr="00F44F5F" w:rsidRDefault="00196EAC" w:rsidP="00D4104D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Contact and Cooperation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e.</w:t>
            </w:r>
            <w:ins w:id="16" w:author="Sarah Bergmann" w:date="2026-03-20T21:30:00Z" w16du:dateUtc="2026-03-21T04:30:00Z">
              <w:r w:rsidR="00D4104D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  <w:lang w:val="en-US"/>
                </w:rPr>
                <w:t xml:space="preserve"> </w:t>
              </w:r>
            </w:ins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V. </w:t>
            </w:r>
          </w:p>
        </w:tc>
        <w:tc>
          <w:tcPr>
            <w:tcW w:w="1872" w:type="dxa"/>
            <w:tcBorders>
              <w:top w:val="single" w:sz="4" w:space="0" w:color="auto"/>
            </w:tcBorders>
            <w:vAlign w:val="bottom"/>
          </w:tcPr>
          <w:p w14:paraId="58208F44" w14:textId="4BEDAC7E" w:rsidR="00E55D90" w:rsidRPr="001647AB" w:rsidRDefault="00196EAC" w:rsidP="00D4104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Würzburg</w:t>
            </w:r>
          </w:p>
        </w:tc>
      </w:tr>
      <w:tr w:rsidR="00E55D90" w:rsidRPr="00F44F5F" w14:paraId="4F59C612" w14:textId="77777777" w:rsidTr="00BF0E50">
        <w:trPr>
          <w:trHeight w:val="193"/>
        </w:trPr>
        <w:tc>
          <w:tcPr>
            <w:tcW w:w="8517" w:type="dxa"/>
            <w:gridSpan w:val="6"/>
          </w:tcPr>
          <w:p w14:paraId="32F07601" w14:textId="20385358" w:rsidR="00E55D90" w:rsidRPr="001647AB" w:rsidRDefault="00E55D90" w:rsidP="00D4104D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Mitglied der studentischen Unternehmensberatung </w:t>
            </w:r>
          </w:p>
        </w:tc>
        <w:tc>
          <w:tcPr>
            <w:tcW w:w="2013" w:type="dxa"/>
            <w:gridSpan w:val="2"/>
          </w:tcPr>
          <w:p w14:paraId="45DD2178" w14:textId="4D702BF2" w:rsidR="00E55D90" w:rsidRPr="00F44F5F" w:rsidRDefault="00E55D90" w:rsidP="00D4104D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DE32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DE32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</w:t>
            </w:r>
            <w:r w:rsidR="00DE32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07/2025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E55D90" w:rsidRPr="00F44F5F" w14:paraId="02437711" w14:textId="77777777" w:rsidTr="00BF0E50">
        <w:trPr>
          <w:trHeight w:val="20"/>
        </w:trPr>
        <w:tc>
          <w:tcPr>
            <w:tcW w:w="10530" w:type="dxa"/>
            <w:gridSpan w:val="8"/>
          </w:tcPr>
          <w:p w14:paraId="68CFAD97" w14:textId="2CC6946F" w:rsidR="00E55D90" w:rsidRPr="00FE0496" w:rsidRDefault="00E55D90" w:rsidP="00D4104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B4A32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Anwärterprojekt:</w:t>
            </w:r>
            <w:r w:rsidRPr="001647A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6D40E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Analyse und Optimierung der aktuellen Datenschutzbestimmungen </w:t>
            </w:r>
          </w:p>
        </w:tc>
      </w:tr>
      <w:tr w:rsidR="00FE0496" w:rsidRPr="00F44F5F" w14:paraId="3B26943D" w14:textId="77777777" w:rsidTr="00BF0E50">
        <w:trPr>
          <w:trHeight w:val="346"/>
        </w:trPr>
        <w:tc>
          <w:tcPr>
            <w:tcW w:w="6107" w:type="dxa"/>
            <w:gridSpan w:val="3"/>
            <w:vAlign w:val="bottom"/>
          </w:tcPr>
          <w:p w14:paraId="11E538C2" w14:textId="673840BF" w:rsidR="00FE0496" w:rsidRPr="00F44F5F" w:rsidRDefault="00DE32D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Feuerwehr Frickenhausen am Main</w:t>
            </w:r>
          </w:p>
        </w:tc>
        <w:tc>
          <w:tcPr>
            <w:tcW w:w="4423" w:type="dxa"/>
            <w:gridSpan w:val="5"/>
            <w:vAlign w:val="bottom"/>
          </w:tcPr>
          <w:p w14:paraId="21BF18C9" w14:textId="2A8820EC" w:rsidR="00FE0496" w:rsidRPr="001647AB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Fr</w:t>
            </w:r>
            <w:r w:rsidR="00DE32D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ickenhausen</w:t>
            </w:r>
            <w:r w:rsidRPr="001647A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 am Main</w:t>
            </w:r>
          </w:p>
        </w:tc>
      </w:tr>
      <w:tr w:rsidR="00FE0496" w:rsidRPr="00F44F5F" w14:paraId="04BFDD79" w14:textId="77777777" w:rsidTr="00BF0E50">
        <w:trPr>
          <w:trHeight w:val="20"/>
        </w:trPr>
        <w:tc>
          <w:tcPr>
            <w:tcW w:w="8517" w:type="dxa"/>
            <w:gridSpan w:val="6"/>
          </w:tcPr>
          <w:p w14:paraId="5D908AF7" w14:textId="7703738F" w:rsidR="00FE0496" w:rsidRPr="00F44F5F" w:rsidRDefault="00DE32D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Mitglied der Jugendfeuerwehr </w:t>
            </w:r>
          </w:p>
        </w:tc>
        <w:tc>
          <w:tcPr>
            <w:tcW w:w="2013" w:type="dxa"/>
            <w:gridSpan w:val="2"/>
          </w:tcPr>
          <w:p w14:paraId="0D2FFB14" w14:textId="182B4EC3" w:rsidR="00F3458A" w:rsidRPr="00F3458A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DE32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DE32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08/201</w:t>
            </w:r>
            <w:r w:rsidR="00F345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</w:p>
        </w:tc>
      </w:tr>
      <w:tr w:rsidR="00FE0496" w:rsidRPr="00F44F5F" w14:paraId="66A58453" w14:textId="77777777" w:rsidTr="00BF0E50">
        <w:trPr>
          <w:trHeight w:val="20"/>
        </w:trPr>
        <w:tc>
          <w:tcPr>
            <w:tcW w:w="10530" w:type="dxa"/>
            <w:gridSpan w:val="8"/>
          </w:tcPr>
          <w:p w14:paraId="08E9AC2A" w14:textId="78179F33" w:rsidR="00F3458A" w:rsidRPr="00F3458A" w:rsidRDefault="00F3458A" w:rsidP="00D4104D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Erfolgreiche Absolvierung mehrerer Leistungs</w:t>
            </w:r>
            <w:r w:rsidR="002364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bzeichen der Jugendfeuerwehr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</w:t>
            </w:r>
            <w:r w:rsidRPr="00F345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  <w:p w14:paraId="50B5B9CB" w14:textId="5104863D" w:rsidR="002C3157" w:rsidRPr="001647AB" w:rsidRDefault="00F3458A" w:rsidP="00D4104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345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Schwerpunkt auf Teamarbeit, Einsatzorganisation und technischer Ausbildung</w:t>
            </w:r>
          </w:p>
        </w:tc>
      </w:tr>
      <w:tr w:rsidR="00E55D90" w:rsidRPr="00F44F5F" w14:paraId="482569A2" w14:textId="77777777" w:rsidTr="00BF0E50">
        <w:trPr>
          <w:trHeight w:val="510"/>
        </w:trPr>
        <w:tc>
          <w:tcPr>
            <w:tcW w:w="10530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955C09" w:rsidRDefault="001647AB" w:rsidP="00D4104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5C09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F25EB2" w:rsidRPr="00F44F5F" w14:paraId="2B257790" w14:textId="77777777" w:rsidTr="00BF0E50">
        <w:trPr>
          <w:trHeight w:val="340"/>
        </w:trPr>
        <w:tc>
          <w:tcPr>
            <w:tcW w:w="10530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6EFE797E" w:rsidR="00F25EB2" w:rsidRPr="001647AB" w:rsidRDefault="00F25EB2" w:rsidP="00D4104D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D4104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F25EB2" w:rsidRPr="00F25EB2" w14:paraId="45706C3F" w14:textId="77777777" w:rsidTr="00BF0E50">
        <w:trPr>
          <w:trHeight w:val="283"/>
        </w:trPr>
        <w:tc>
          <w:tcPr>
            <w:tcW w:w="10530" w:type="dxa"/>
            <w:gridSpan w:val="8"/>
            <w:vAlign w:val="bottom"/>
          </w:tcPr>
          <w:p w14:paraId="60CA2168" w14:textId="3E3499E6" w:rsidR="00F25EB2" w:rsidRPr="001647AB" w:rsidRDefault="00F25EB2" w:rsidP="00D4104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F25E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2C7C7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ortgeschritten</w:t>
            </w:r>
            <w:proofErr w:type="spellEnd"/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Bloomberg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c)</w:t>
            </w:r>
            <w:r w:rsidR="00F3458A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Coupa 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F3458A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SAP S4/HANA 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F25EB2" w:rsidRPr="00F44F5F" w14:paraId="70CB01B0" w14:textId="77777777" w:rsidTr="00BF0E50">
        <w:trPr>
          <w:trHeight w:val="504"/>
        </w:trPr>
        <w:tc>
          <w:tcPr>
            <w:tcW w:w="10530" w:type="dxa"/>
            <w:gridSpan w:val="8"/>
            <w:vAlign w:val="bottom"/>
          </w:tcPr>
          <w:p w14:paraId="598C2742" w14:textId="020AF574" w:rsidR="00F25EB2" w:rsidRPr="001647AB" w:rsidRDefault="00F25EB2" w:rsidP="00D4104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Langstreckenlauf</w:t>
            </w:r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(Halbmarathon-</w:t>
            </w:r>
            <w:proofErr w:type="spellStart"/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Finisher</w:t>
            </w:r>
            <w:proofErr w:type="spellEnd"/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– erfolgreiche Rückkehr nach Operation</w:t>
            </w:r>
            <w:ins w:id="17" w:author="Sarah Bergmann" w:date="2026-03-20T21:32:00Z" w16du:dateUtc="2026-03-21T04:32:00Z">
              <w:r w:rsidR="006A3E98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>)</w:t>
              </w:r>
              <w:r w:rsidR="006A3E98" w:rsidRPr="009B4A32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>,</w:t>
              </w:r>
            </w:ins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Persönlichkeitsentwicklung </w:t>
            </w:r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(über 20 Bücher)</w:t>
            </w:r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Kochen &amp; Organisation </w:t>
            </w:r>
            <w:r w:rsidR="002364F7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privater</w:t>
            </w:r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Kochevents und </w:t>
            </w:r>
            <w:proofErr w:type="spellStart"/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Dinnerabende</w:t>
            </w:r>
            <w:proofErr w:type="spellEnd"/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mit bis zu 25 Teilnehmern</w:t>
            </w:r>
          </w:p>
        </w:tc>
      </w:tr>
      <w:tr w:rsidR="001647AB" w:rsidRPr="00F44F5F" w14:paraId="071AB173" w14:textId="77777777" w:rsidTr="00BF0E50">
        <w:trPr>
          <w:trHeight w:val="720"/>
        </w:trPr>
        <w:tc>
          <w:tcPr>
            <w:tcW w:w="10530" w:type="dxa"/>
            <w:gridSpan w:val="8"/>
            <w:vAlign w:val="bottom"/>
          </w:tcPr>
          <w:p w14:paraId="6478BDEA" w14:textId="0D1047E8" w:rsidR="001647AB" w:rsidRPr="00F44F5F" w:rsidRDefault="002F1BDE" w:rsidP="00D4104D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Frickenhausen,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15.03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9B4A32">
      <w:footerReference w:type="even" r:id="rId8"/>
      <w:pgSz w:w="11906" w:h="16838"/>
      <w:pgMar w:top="360" w:right="1411" w:bottom="144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BDE55" w14:textId="77777777" w:rsidR="00D16489" w:rsidRDefault="00D16489" w:rsidP="00BE053D">
      <w:pPr>
        <w:spacing w:after="0" w:line="240" w:lineRule="auto"/>
      </w:pPr>
      <w:r>
        <w:separator/>
      </w:r>
    </w:p>
  </w:endnote>
  <w:endnote w:type="continuationSeparator" w:id="0">
    <w:p w14:paraId="2F619A29" w14:textId="77777777" w:rsidR="00D16489" w:rsidRDefault="00D1648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55CC8" w14:textId="77777777" w:rsidR="00D16489" w:rsidRDefault="00D16489" w:rsidP="00BE053D">
      <w:pPr>
        <w:spacing w:after="0" w:line="240" w:lineRule="auto"/>
      </w:pPr>
      <w:r>
        <w:separator/>
      </w:r>
    </w:p>
  </w:footnote>
  <w:footnote w:type="continuationSeparator" w:id="0">
    <w:p w14:paraId="4B3E142B" w14:textId="77777777" w:rsidR="00D16489" w:rsidRDefault="00D1648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33202"/>
    <w:multiLevelType w:val="hybridMultilevel"/>
    <w:tmpl w:val="7FECFC8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402E74"/>
    <w:multiLevelType w:val="hybridMultilevel"/>
    <w:tmpl w:val="C4DCB95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24E6F73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DF74FC1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2800E93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E53738"/>
    <w:multiLevelType w:val="hybridMultilevel"/>
    <w:tmpl w:val="3676B944"/>
    <w:lvl w:ilvl="0" w:tplc="E384FDFC">
      <w:start w:val="15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7C3E30"/>
    <w:multiLevelType w:val="hybridMultilevel"/>
    <w:tmpl w:val="F540280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BE5BE0"/>
    <w:multiLevelType w:val="hybridMultilevel"/>
    <w:tmpl w:val="0494F58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89052D"/>
    <w:multiLevelType w:val="hybridMultilevel"/>
    <w:tmpl w:val="9A541EF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19"/>
  </w:num>
  <w:num w:numId="3" w16cid:durableId="1252082647">
    <w:abstractNumId w:val="2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6"/>
  </w:num>
  <w:num w:numId="9" w16cid:durableId="1961916187">
    <w:abstractNumId w:val="14"/>
  </w:num>
  <w:num w:numId="10" w16cid:durableId="1947156070">
    <w:abstractNumId w:val="28"/>
  </w:num>
  <w:num w:numId="11" w16cid:durableId="1715693601">
    <w:abstractNumId w:val="6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4"/>
  </w:num>
  <w:num w:numId="16" w16cid:durableId="1721974678">
    <w:abstractNumId w:val="5"/>
  </w:num>
  <w:num w:numId="17" w16cid:durableId="2003701761">
    <w:abstractNumId w:val="18"/>
  </w:num>
  <w:num w:numId="18" w16cid:durableId="1247112201">
    <w:abstractNumId w:val="4"/>
  </w:num>
  <w:num w:numId="19" w16cid:durableId="142089335">
    <w:abstractNumId w:val="21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7"/>
  </w:num>
  <w:num w:numId="23" w16cid:durableId="1984038324">
    <w:abstractNumId w:val="8"/>
  </w:num>
  <w:num w:numId="24" w16cid:durableId="2056856694">
    <w:abstractNumId w:val="23"/>
  </w:num>
  <w:num w:numId="25" w16cid:durableId="548689742">
    <w:abstractNumId w:val="30"/>
  </w:num>
  <w:num w:numId="26" w16cid:durableId="1499494221">
    <w:abstractNumId w:val="20"/>
  </w:num>
  <w:num w:numId="27" w16cid:durableId="624386309">
    <w:abstractNumId w:val="22"/>
  </w:num>
  <w:num w:numId="28" w16cid:durableId="140462918">
    <w:abstractNumId w:val="31"/>
  </w:num>
  <w:num w:numId="29" w16cid:durableId="2005740527">
    <w:abstractNumId w:val="11"/>
  </w:num>
  <w:num w:numId="30" w16cid:durableId="679043531">
    <w:abstractNumId w:val="29"/>
  </w:num>
  <w:num w:numId="31" w16cid:durableId="1130781100">
    <w:abstractNumId w:val="25"/>
  </w:num>
  <w:num w:numId="32" w16cid:durableId="201552702">
    <w:abstractNumId w:val="27"/>
  </w:num>
  <w:num w:numId="33" w16cid:durableId="196785481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bke2025@pomona.edu::e83357c8-3cb9-49f1-b9e5-fbb00dd4ba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315A3"/>
    <w:rsid w:val="0015543A"/>
    <w:rsid w:val="00156FC9"/>
    <w:rsid w:val="00162A5A"/>
    <w:rsid w:val="001647AB"/>
    <w:rsid w:val="00172867"/>
    <w:rsid w:val="00175B6D"/>
    <w:rsid w:val="001901ED"/>
    <w:rsid w:val="0019483A"/>
    <w:rsid w:val="00195D0B"/>
    <w:rsid w:val="00196EAC"/>
    <w:rsid w:val="001A46BF"/>
    <w:rsid w:val="001A481B"/>
    <w:rsid w:val="001B0186"/>
    <w:rsid w:val="001B62CA"/>
    <w:rsid w:val="001D4DCD"/>
    <w:rsid w:val="001F4175"/>
    <w:rsid w:val="0021494E"/>
    <w:rsid w:val="00223A4D"/>
    <w:rsid w:val="00232CB5"/>
    <w:rsid w:val="00234A7E"/>
    <w:rsid w:val="002364F7"/>
    <w:rsid w:val="0024373D"/>
    <w:rsid w:val="002508C2"/>
    <w:rsid w:val="00253F6D"/>
    <w:rsid w:val="00267252"/>
    <w:rsid w:val="00282DB0"/>
    <w:rsid w:val="002B2091"/>
    <w:rsid w:val="002B2C23"/>
    <w:rsid w:val="002C3157"/>
    <w:rsid w:val="002C6972"/>
    <w:rsid w:val="002C7C72"/>
    <w:rsid w:val="002D2B32"/>
    <w:rsid w:val="002D4516"/>
    <w:rsid w:val="002F1BDE"/>
    <w:rsid w:val="002F46AD"/>
    <w:rsid w:val="003101F0"/>
    <w:rsid w:val="00314B7A"/>
    <w:rsid w:val="00324BC5"/>
    <w:rsid w:val="00340BAB"/>
    <w:rsid w:val="003418E0"/>
    <w:rsid w:val="00341CB7"/>
    <w:rsid w:val="00347F8D"/>
    <w:rsid w:val="003630D2"/>
    <w:rsid w:val="00370B52"/>
    <w:rsid w:val="00372F7B"/>
    <w:rsid w:val="003733E5"/>
    <w:rsid w:val="00390EA6"/>
    <w:rsid w:val="003C5930"/>
    <w:rsid w:val="003E27C3"/>
    <w:rsid w:val="003F3E3F"/>
    <w:rsid w:val="004067B8"/>
    <w:rsid w:val="004154BE"/>
    <w:rsid w:val="0042013D"/>
    <w:rsid w:val="0042276E"/>
    <w:rsid w:val="00422F83"/>
    <w:rsid w:val="00426D7E"/>
    <w:rsid w:val="0043430C"/>
    <w:rsid w:val="00435E6D"/>
    <w:rsid w:val="00443668"/>
    <w:rsid w:val="00445C50"/>
    <w:rsid w:val="00456B0D"/>
    <w:rsid w:val="00476AF8"/>
    <w:rsid w:val="00484FD7"/>
    <w:rsid w:val="004929FB"/>
    <w:rsid w:val="004A54BA"/>
    <w:rsid w:val="004B6A5E"/>
    <w:rsid w:val="004C47A4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2D78"/>
    <w:rsid w:val="006058D8"/>
    <w:rsid w:val="00610200"/>
    <w:rsid w:val="00623699"/>
    <w:rsid w:val="00632D5A"/>
    <w:rsid w:val="00635515"/>
    <w:rsid w:val="006546FD"/>
    <w:rsid w:val="00665BF3"/>
    <w:rsid w:val="006732D6"/>
    <w:rsid w:val="00677B0B"/>
    <w:rsid w:val="00693E09"/>
    <w:rsid w:val="006A21AE"/>
    <w:rsid w:val="006A2DE9"/>
    <w:rsid w:val="006A3E98"/>
    <w:rsid w:val="006A7230"/>
    <w:rsid w:val="006B4E32"/>
    <w:rsid w:val="006B72C7"/>
    <w:rsid w:val="006B7F78"/>
    <w:rsid w:val="006C2252"/>
    <w:rsid w:val="006D0E5E"/>
    <w:rsid w:val="006D40EA"/>
    <w:rsid w:val="006D7F7F"/>
    <w:rsid w:val="006E2C9C"/>
    <w:rsid w:val="006E40EF"/>
    <w:rsid w:val="006F0039"/>
    <w:rsid w:val="00711CEF"/>
    <w:rsid w:val="00720320"/>
    <w:rsid w:val="00723643"/>
    <w:rsid w:val="00723B46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289B"/>
    <w:rsid w:val="008A782B"/>
    <w:rsid w:val="008B0FC0"/>
    <w:rsid w:val="008C429A"/>
    <w:rsid w:val="008E1F3D"/>
    <w:rsid w:val="009053D7"/>
    <w:rsid w:val="009062B8"/>
    <w:rsid w:val="0091331D"/>
    <w:rsid w:val="0093223C"/>
    <w:rsid w:val="009401FE"/>
    <w:rsid w:val="00941A87"/>
    <w:rsid w:val="009501C2"/>
    <w:rsid w:val="00955C09"/>
    <w:rsid w:val="009668B9"/>
    <w:rsid w:val="00976577"/>
    <w:rsid w:val="00996356"/>
    <w:rsid w:val="00997D9A"/>
    <w:rsid w:val="009B3408"/>
    <w:rsid w:val="009B4A32"/>
    <w:rsid w:val="009D7C49"/>
    <w:rsid w:val="009E7297"/>
    <w:rsid w:val="009F04AB"/>
    <w:rsid w:val="00A021CE"/>
    <w:rsid w:val="00A0257D"/>
    <w:rsid w:val="00A12EDC"/>
    <w:rsid w:val="00A26D0D"/>
    <w:rsid w:val="00A32AAB"/>
    <w:rsid w:val="00A33BDE"/>
    <w:rsid w:val="00A34885"/>
    <w:rsid w:val="00A43BC1"/>
    <w:rsid w:val="00A662B1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255A0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5A9"/>
    <w:rsid w:val="00BC0D9F"/>
    <w:rsid w:val="00BC15A1"/>
    <w:rsid w:val="00BE053D"/>
    <w:rsid w:val="00BE6E3B"/>
    <w:rsid w:val="00BF0E50"/>
    <w:rsid w:val="00BF1A7A"/>
    <w:rsid w:val="00BF1FA3"/>
    <w:rsid w:val="00C00974"/>
    <w:rsid w:val="00C018E4"/>
    <w:rsid w:val="00C066FA"/>
    <w:rsid w:val="00C12AA3"/>
    <w:rsid w:val="00C16169"/>
    <w:rsid w:val="00C25387"/>
    <w:rsid w:val="00C3517D"/>
    <w:rsid w:val="00C54BE3"/>
    <w:rsid w:val="00C57F80"/>
    <w:rsid w:val="00C768ED"/>
    <w:rsid w:val="00C82A8F"/>
    <w:rsid w:val="00C916C2"/>
    <w:rsid w:val="00CC34B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6489"/>
    <w:rsid w:val="00D17B69"/>
    <w:rsid w:val="00D3003C"/>
    <w:rsid w:val="00D331F4"/>
    <w:rsid w:val="00D4104D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DE32D6"/>
    <w:rsid w:val="00E00140"/>
    <w:rsid w:val="00E13110"/>
    <w:rsid w:val="00E24DF1"/>
    <w:rsid w:val="00E40B9A"/>
    <w:rsid w:val="00E431ED"/>
    <w:rsid w:val="00E55D90"/>
    <w:rsid w:val="00E64FF5"/>
    <w:rsid w:val="00E8619A"/>
    <w:rsid w:val="00E873B0"/>
    <w:rsid w:val="00E907EC"/>
    <w:rsid w:val="00EA5421"/>
    <w:rsid w:val="00EB34FC"/>
    <w:rsid w:val="00EB5816"/>
    <w:rsid w:val="00ED0EA9"/>
    <w:rsid w:val="00EE2F6C"/>
    <w:rsid w:val="00EF77DF"/>
    <w:rsid w:val="00F11BEF"/>
    <w:rsid w:val="00F165E1"/>
    <w:rsid w:val="00F258E7"/>
    <w:rsid w:val="00F25EB2"/>
    <w:rsid w:val="00F31B84"/>
    <w:rsid w:val="00F3458A"/>
    <w:rsid w:val="00F44F5F"/>
    <w:rsid w:val="00F57BA5"/>
    <w:rsid w:val="00F631EC"/>
    <w:rsid w:val="00F64C22"/>
    <w:rsid w:val="00F64FA7"/>
    <w:rsid w:val="00F6724D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4104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4104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4104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4104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4104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4104D"/>
    <w:rPr>
      <w:b/>
      <w:bCs/>
      <w:sz w:val="20"/>
      <w:szCs w:val="20"/>
    </w:rPr>
  </w:style>
  <w:style w:type="table" w:styleId="EinfacheTabelle1">
    <w:name w:val="Plain Table 1"/>
    <w:basedOn w:val="NormaleTabelle"/>
    <w:uiPriority w:val="41"/>
    <w:rsid w:val="009B4A3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437</Words>
  <Characters>3101</Characters>
  <Application>Microsoft Office Word</Application>
  <DocSecurity>0</DocSecurity>
  <Lines>56</Lines>
  <Paragraphs>14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Luca Hofmann</cp:lastModifiedBy>
  <cp:revision>3</cp:revision>
  <dcterms:created xsi:type="dcterms:W3CDTF">2026-03-21T12:11:00Z</dcterms:created>
  <dcterms:modified xsi:type="dcterms:W3CDTF">2026-03-25T09:12:00Z</dcterms:modified>
</cp:coreProperties>
</file>