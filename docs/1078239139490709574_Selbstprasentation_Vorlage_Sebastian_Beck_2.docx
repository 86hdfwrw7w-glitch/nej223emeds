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499E9" w14:textId="77777777" w:rsidR="00E44D68" w:rsidRDefault="00E44D68">
      <w:pPr>
        <w:rPr>
          <w:b/>
          <w:bCs/>
        </w:rPr>
      </w:pPr>
    </w:p>
    <w:p w14:paraId="087982B0" w14:textId="4E5C4B61" w:rsidR="00314AE6" w:rsidRPr="00314AE6" w:rsidRDefault="00314AE6">
      <w:pPr>
        <w:rPr>
          <w:b/>
          <w:bCs/>
        </w:rPr>
      </w:pPr>
      <w:r w:rsidRPr="00314AE6">
        <w:rPr>
          <w:b/>
          <w:bCs/>
        </w:rPr>
        <w:t>Selbstpräsentation:</w:t>
      </w:r>
    </w:p>
    <w:p w14:paraId="452AED31" w14:textId="77777777" w:rsidR="00314AE6" w:rsidRPr="00314AE6" w:rsidRDefault="00314AE6"/>
    <w:p w14:paraId="4CBDEFE4" w14:textId="4077C84F" w:rsidR="00314AE6" w:rsidRDefault="00314AE6">
      <w:r w:rsidRPr="00314AE6">
        <w:t xml:space="preserve">Zuerst einmal möchte ich mich gerne bei Ihnen für die Einladung bedanken und freue mich sehr, dass Sie mir die Möglichkeit bieten, mich </w:t>
      </w:r>
      <w:r>
        <w:t>Ihnen heute vorzustellen.</w:t>
      </w:r>
    </w:p>
    <w:p w14:paraId="4E4C5F5B" w14:textId="62F30C09" w:rsidR="00314AE6" w:rsidRDefault="00314AE6"/>
    <w:p w14:paraId="4B6F7E1A" w14:textId="3BA0499D" w:rsidR="00314AE6" w:rsidRDefault="00341149">
      <w:r>
        <w:t>Bereits auf der Realschule hatte ich meine ersten Berührungspunkte mit dem Thema Wirtschaft</w:t>
      </w:r>
      <w:r w:rsidR="00940E96">
        <w:t>, da ich damals schon eine Stunde pro Woche Wirtschaftsunterricht hatte. So konnte ich sehr schnell eine Begeisterung für das Fach entwickeln</w:t>
      </w:r>
      <w:r w:rsidR="00C8233C">
        <w:t xml:space="preserve">, da es einfach etwas komplett Neues war, was mein Interesse stark geweckt hat </w:t>
      </w:r>
      <w:r w:rsidR="00940E96">
        <w:t xml:space="preserve">und </w:t>
      </w:r>
      <w:r w:rsidR="00C8233C">
        <w:t xml:space="preserve">so </w:t>
      </w:r>
      <w:r w:rsidR="00940E96">
        <w:t xml:space="preserve">wollte unbedingt mehr davon lernen. </w:t>
      </w:r>
      <w:r w:rsidR="002C5AD7">
        <w:t xml:space="preserve">Deshalb hatte ich mich nach dem Abschluss dazu entschlossen auf ein Wirtschaftsgymnasium zu </w:t>
      </w:r>
      <w:r w:rsidR="00C000A6">
        <w:t>gehen,</w:t>
      </w:r>
      <w:r w:rsidR="002C5AD7">
        <w:t xml:space="preserve"> um mich mehr mit dem Thema auseinanderzusetzen. </w:t>
      </w:r>
      <w:r w:rsidR="00C000A6">
        <w:t>Da ich als Kind zwei Jahr</w:t>
      </w:r>
      <w:r w:rsidR="00F3698D">
        <w:t xml:space="preserve"> lang</w:t>
      </w:r>
      <w:r w:rsidR="00C000A6">
        <w:t xml:space="preserve"> in </w:t>
      </w:r>
      <w:r w:rsidR="00C5310C">
        <w:t>den</w:t>
      </w:r>
      <w:r w:rsidR="00F3698D">
        <w:t xml:space="preserve"> USA gelebt hatte und ich deshalb schon immer sehr gut Englisch sprechen konnte</w:t>
      </w:r>
      <w:r w:rsidR="00AA32FE">
        <w:t xml:space="preserve">, hatte ich mich </w:t>
      </w:r>
      <w:r w:rsidR="00F3698D">
        <w:t>für de</w:t>
      </w:r>
      <w:r w:rsidR="00AA32FE">
        <w:t>n</w:t>
      </w:r>
      <w:r w:rsidR="00F3698D">
        <w:t xml:space="preserve"> Schritt auf ein internationales Wirtschaftsgymnasium mit bilingualem Unterricht</w:t>
      </w:r>
      <w:r w:rsidR="00AA32FE">
        <w:t xml:space="preserve"> entschieden</w:t>
      </w:r>
      <w:r w:rsidR="00A70D58">
        <w:t xml:space="preserve">. </w:t>
      </w:r>
      <w:del w:id="0" w:author="jonas.stegh@pumpkincareers.com" w:date="2023-02-23T09:51:00Z">
        <w:r w:rsidR="00A70D58" w:rsidDel="0029715B">
          <w:delText xml:space="preserve">Das war </w:delText>
        </w:r>
        <w:r w:rsidR="00B8291F" w:rsidDel="0029715B">
          <w:delText>für mich rückblickend auf jeden Fall die richtige Entscheidung</w:delText>
        </w:r>
        <w:r w:rsidR="00A70D58" w:rsidDel="0029715B">
          <w:delText>,</w:delText>
        </w:r>
        <w:r w:rsidR="002B0F5F" w:rsidDel="0029715B">
          <w:delText xml:space="preserve"> </w:delText>
        </w:r>
      </w:del>
      <w:r w:rsidR="002B0F5F">
        <w:t>da ich hiermit auf der wirtschaftlichen Ebene sowie auf der kommunikativen Ebene im Business Kontext viel mitnehmen konnt</w:t>
      </w:r>
      <w:r w:rsidR="00C8233C">
        <w:t>e und es mich hierdurch sehr gut für meine weiteren Schritte vorbereitet hat.</w:t>
      </w:r>
    </w:p>
    <w:p w14:paraId="2D5D504C" w14:textId="0BFE6EF3" w:rsidR="00C5310C" w:rsidRDefault="00C5310C"/>
    <w:p w14:paraId="6F1DF480" w14:textId="2E5E1435" w:rsidR="00687136" w:rsidRDefault="00954B0E">
      <w:r>
        <w:t xml:space="preserve">Während der Zeit auf dem Wirtschaftsgymnasium konnte ich mir ein </w:t>
      </w:r>
      <w:r w:rsidRPr="0029715B">
        <w:rPr>
          <w:highlight w:val="yellow"/>
          <w:rPrChange w:id="1" w:author="jonas.stegh@pumpkincareers.com" w:date="2023-02-23T09:51:00Z">
            <w:rPr/>
          </w:rPrChange>
        </w:rPr>
        <w:t>grundlegendes Wissen über die Betriebs- und Volkswirtschaftslehre aneignen</w:t>
      </w:r>
      <w:r>
        <w:t xml:space="preserve"> </w:t>
      </w:r>
      <w:r w:rsidR="00C8233C">
        <w:t xml:space="preserve">und </w:t>
      </w:r>
      <w:r>
        <w:t>hatte</w:t>
      </w:r>
      <w:r w:rsidR="00C8233C">
        <w:t xml:space="preserve"> mich</w:t>
      </w:r>
      <w:r>
        <w:t xml:space="preserve"> </w:t>
      </w:r>
      <w:r w:rsidR="00970A26">
        <w:t xml:space="preserve">zudem </w:t>
      </w:r>
      <w:r w:rsidR="00C8233C">
        <w:t xml:space="preserve">außerhalb der Schule weiter mit wirtschaftlichen Themen auseinandergesetzt, indem ich mich z.B. im Internet und über Bücher über </w:t>
      </w:r>
      <w:r w:rsidR="00C8233C" w:rsidRPr="0029715B">
        <w:rPr>
          <w:highlight w:val="yellow"/>
          <w:rPrChange w:id="2" w:author="jonas.stegh@pumpkincareers.com" w:date="2023-02-23T09:51:00Z">
            <w:rPr/>
          </w:rPrChange>
        </w:rPr>
        <w:t>verschiedene Finanzanlageinstrumente</w:t>
      </w:r>
      <w:r w:rsidR="00C8233C">
        <w:t xml:space="preserve"> informiert habe. </w:t>
      </w:r>
      <w:r w:rsidR="00AE5980">
        <w:t xml:space="preserve">Zudem hatte ich </w:t>
      </w:r>
      <w:r w:rsidR="00970A26">
        <w:t xml:space="preserve">weitere sehr interessante Fächer mit wirtschaftlichen Bezügen wie Business Communication oder Economic Studies. Das waren beides Fächer, bei denen man sehr projektorientiert arbeiten durfte, wodurch ich sehr schnell für mich lernen konnte, dass ich das projektbezogene Arbeiten </w:t>
      </w:r>
      <w:r w:rsidR="00CE0FC8">
        <w:t xml:space="preserve">in einer Gruppe </w:t>
      </w:r>
      <w:r w:rsidR="00970A26">
        <w:t xml:space="preserve">sehr spannend finde. </w:t>
      </w:r>
      <w:r w:rsidR="00CE0FC8">
        <w:t xml:space="preserve">Und so konnte ich auch meinen </w:t>
      </w:r>
      <w:r w:rsidR="00CE0FC8" w:rsidRPr="0029715B">
        <w:rPr>
          <w:highlight w:val="yellow"/>
          <w:rPrChange w:id="3" w:author="jonas.stegh@pumpkincareers.com" w:date="2023-02-23T09:52:00Z">
            <w:rPr/>
          </w:rPrChange>
        </w:rPr>
        <w:t>ersten Kontakt</w:t>
      </w:r>
      <w:r w:rsidR="00CE0FC8">
        <w:t xml:space="preserve"> zur Branche der Unternehmensberatung knüpfen</w:t>
      </w:r>
      <w:r w:rsidR="003434BC">
        <w:t>,</w:t>
      </w:r>
      <w:r w:rsidR="00CE0FC8">
        <w:t xml:space="preserve"> </w:t>
      </w:r>
      <w:r w:rsidR="00CE772C">
        <w:t>da ich genau in dieser Tätigkeit d</w:t>
      </w:r>
      <w:r w:rsidR="00687136">
        <w:t>ie</w:t>
      </w:r>
      <w:r w:rsidR="00CE772C">
        <w:t xml:space="preserve"> Aspekt</w:t>
      </w:r>
      <w:r w:rsidR="00687136">
        <w:t>e</w:t>
      </w:r>
      <w:r w:rsidR="00CE772C">
        <w:t xml:space="preserve"> der </w:t>
      </w:r>
      <w:r w:rsidR="00687136">
        <w:t>Kurzweiligkeit</w:t>
      </w:r>
      <w:r w:rsidR="00CE772C">
        <w:t xml:space="preserve"> und </w:t>
      </w:r>
      <w:r w:rsidR="00687136">
        <w:t>den Abwechslungsreichtum von</w:t>
      </w:r>
      <w:r w:rsidR="00CE772C">
        <w:t xml:space="preserve"> Projekte</w:t>
      </w:r>
      <w:r w:rsidR="00687136">
        <w:t>n</w:t>
      </w:r>
      <w:r w:rsidR="003434BC">
        <w:t xml:space="preserve"> </w:t>
      </w:r>
      <w:r w:rsidR="00E87A1E">
        <w:t xml:space="preserve">mit ambitionierten Kollegen </w:t>
      </w:r>
      <w:r w:rsidR="003434BC">
        <w:t>so faszinierend finde und es seitdem mein Ziel ist in der Unternehmensberatung einzusteigen.</w:t>
      </w:r>
      <w:r w:rsidR="00687136">
        <w:t xml:space="preserve"> </w:t>
      </w:r>
    </w:p>
    <w:p w14:paraId="7750FF09" w14:textId="77777777" w:rsidR="00687136" w:rsidRDefault="00687136"/>
    <w:p w14:paraId="3AF31B52" w14:textId="7F8BBC0A" w:rsidR="00954B0E" w:rsidRDefault="00687136">
      <w:r>
        <w:t xml:space="preserve">Bei den Projektarbeiten hat mir vor allem immer sehr gut gefallen, dass man sich gemeinsam bei den unterschiedlichen Problemstellungen, die sich auftuen, sehr gut ergänzen und unterstützen kann, sodass das man durch das kollektiv zu einem besseren Ergebnis kommt. Vor allem aber habe ich hierdurch </w:t>
      </w:r>
      <w:r w:rsidR="002D625E">
        <w:t>mitgenommen,</w:t>
      </w:r>
      <w:r>
        <w:t xml:space="preserve"> wie wichtig eine gute Kommunikation für den Erfolg eines Projektes ist</w:t>
      </w:r>
      <w:r w:rsidR="00AA32FE">
        <w:t xml:space="preserve">, </w:t>
      </w:r>
      <w:r w:rsidR="00B8291F">
        <w:t xml:space="preserve">da es von enormer Bedeutung ist die Aufgaben entsprechend aufzuteilen und dass man sich im Kollektiv über das gemeinsame Ziel bewusst ist, um darauf hinzuarbeiten. </w:t>
      </w:r>
    </w:p>
    <w:p w14:paraId="15DF77C2" w14:textId="39020573" w:rsidR="002D625E" w:rsidRDefault="002D625E"/>
    <w:p w14:paraId="5ABC056F" w14:textId="62BD979A" w:rsidR="007C5CC8" w:rsidRDefault="00EF55F4">
      <w:r>
        <w:t xml:space="preserve">Da ich bereits vor dem Abitur für mich die Wahl getroffen hatte Wirtschaftswissenschaften zu studieren, hatte ich mich mit vielen verschiedenen Hochschulen auseinandergesetzt. </w:t>
      </w:r>
      <w:r w:rsidR="00AD7735">
        <w:t>Jedoch wollte ich lieber etwas weiter weg von der Heimat, weshalb ich mi</w:t>
      </w:r>
      <w:r w:rsidR="00380800">
        <w:t>r mehrere Großstädte angeschaut hatte. Da es für mich persönlich wichtig war an einer Universität mit einem hervorragenden Ruf zu studieren und ich aber auch während meines Bachelors Praktika machen wollte, hatte ich mich entschlossen an die Wirtschaftsuniversität Wien zu gehen</w:t>
      </w:r>
      <w:r w:rsidR="00A70D58">
        <w:t xml:space="preserve"> da hier für mich das Gesamtpaket </w:t>
      </w:r>
      <w:r w:rsidR="00266B8E">
        <w:t>der Stadt zusammen mit der Universität einfach super zusammen gepasst hat</w:t>
      </w:r>
      <w:r w:rsidR="00AE5980">
        <w:t xml:space="preserve"> und ich würde diese Wahl auf jeden Fall nochmal so treffen.</w:t>
      </w:r>
    </w:p>
    <w:p w14:paraId="2119EC8C" w14:textId="7A948202" w:rsidR="007C5CC8" w:rsidRDefault="007C5CC8"/>
    <w:p w14:paraId="2E4C8E0C" w14:textId="49F23DFF" w:rsidR="007C5CC8" w:rsidRDefault="007C5CC8"/>
    <w:p w14:paraId="6D413F18" w14:textId="7B1E654A" w:rsidR="007C5CC8" w:rsidRDefault="007C5CC8"/>
    <w:p w14:paraId="5820C589" w14:textId="7C470A22" w:rsidR="007C5CC8" w:rsidRDefault="007C5CC8"/>
    <w:p w14:paraId="4C5CB3BC" w14:textId="1B681707" w:rsidR="007C5CC8" w:rsidRDefault="007C5CC8"/>
    <w:p w14:paraId="10DC74A5" w14:textId="77777777" w:rsidR="007C5CC8" w:rsidRPr="00314AE6" w:rsidRDefault="007C5CC8"/>
    <w:sectPr w:rsidR="007C5CC8" w:rsidRPr="00314AE6" w:rsidSect="006531FB">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AE6"/>
    <w:rsid w:val="000C19DB"/>
    <w:rsid w:val="00266B8E"/>
    <w:rsid w:val="0029715B"/>
    <w:rsid w:val="002B0F5F"/>
    <w:rsid w:val="002C5AD7"/>
    <w:rsid w:val="002D38D5"/>
    <w:rsid w:val="002D625E"/>
    <w:rsid w:val="00314AE6"/>
    <w:rsid w:val="00341149"/>
    <w:rsid w:val="003434BC"/>
    <w:rsid w:val="00361FDC"/>
    <w:rsid w:val="00380800"/>
    <w:rsid w:val="006531FB"/>
    <w:rsid w:val="00687136"/>
    <w:rsid w:val="006D39FC"/>
    <w:rsid w:val="007C5CC8"/>
    <w:rsid w:val="00940E96"/>
    <w:rsid w:val="00954B0E"/>
    <w:rsid w:val="00970A26"/>
    <w:rsid w:val="00A70D58"/>
    <w:rsid w:val="00AA32FE"/>
    <w:rsid w:val="00AD5FE1"/>
    <w:rsid w:val="00AD7735"/>
    <w:rsid w:val="00AE5980"/>
    <w:rsid w:val="00B8291F"/>
    <w:rsid w:val="00C000A6"/>
    <w:rsid w:val="00C5310C"/>
    <w:rsid w:val="00C8233C"/>
    <w:rsid w:val="00CE0FC8"/>
    <w:rsid w:val="00CE772C"/>
    <w:rsid w:val="00E44D68"/>
    <w:rsid w:val="00E87A1E"/>
    <w:rsid w:val="00EF55F4"/>
    <w:rsid w:val="00F3698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0651F"/>
  <w15:chartTrackingRefBased/>
  <w15:docId w15:val="{A37EBD83-67F9-174C-88DF-67C2B2B60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297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2967</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 Sebastian David</dc:creator>
  <cp:keywords/>
  <dc:description/>
  <cp:lastModifiedBy>jonas.stegh@pumpkincareers.com</cp:lastModifiedBy>
  <cp:revision>16</cp:revision>
  <dcterms:created xsi:type="dcterms:W3CDTF">2023-02-16T11:06:00Z</dcterms:created>
  <dcterms:modified xsi:type="dcterms:W3CDTF">2023-02-23T08:57:00Z</dcterms:modified>
</cp:coreProperties>
</file>