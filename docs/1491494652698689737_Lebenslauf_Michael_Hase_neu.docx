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0774" w:type="dxa"/>
        <w:tblInd w:w="-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86"/>
        <w:gridCol w:w="283"/>
        <w:gridCol w:w="284"/>
        <w:gridCol w:w="567"/>
        <w:gridCol w:w="426"/>
        <w:gridCol w:w="708"/>
        <w:gridCol w:w="142"/>
        <w:gridCol w:w="141"/>
        <w:gridCol w:w="142"/>
        <w:gridCol w:w="284"/>
        <w:gridCol w:w="2411"/>
        <w:tblGridChange w:id="0">
          <w:tblGrid>
            <w:gridCol w:w="5386"/>
            <w:gridCol w:w="283"/>
            <w:gridCol w:w="284"/>
            <w:gridCol w:w="567"/>
            <w:gridCol w:w="426"/>
            <w:gridCol w:w="708"/>
            <w:gridCol w:w="142"/>
            <w:gridCol w:w="1"/>
            <w:gridCol w:w="140"/>
            <w:gridCol w:w="142"/>
            <w:gridCol w:w="284"/>
            <w:gridCol w:w="2411"/>
          </w:tblGrid>
        </w:tblGridChange>
      </w:tblGrid>
      <w:tr w:rsidR="00152800" w:rsidRPr="00061E96" w14:paraId="487AC9CE" w14:textId="77777777" w:rsidTr="004D3F69">
        <w:trPr>
          <w:trHeight w:val="20"/>
        </w:trPr>
        <w:tc>
          <w:tcPr>
            <w:tcW w:w="10774" w:type="dxa"/>
            <w:gridSpan w:val="11"/>
            <w:vAlign w:val="bottom"/>
          </w:tcPr>
          <w:p w14:paraId="0CBC6997" w14:textId="488BA072" w:rsidR="00E55D90" w:rsidRPr="00061E96" w:rsidRDefault="00757BE9" w:rsidP="00AD0CBD">
            <w:pPr>
              <w:jc w:val="center"/>
              <w:rPr>
                <w:rFonts w:ascii="Optima" w:hAnsi="Optima" w:cs="Times New Roman"/>
                <w:b/>
                <w:sz w:val="48"/>
                <w:szCs w:val="44"/>
              </w:rPr>
            </w:pPr>
            <w:r w:rsidRPr="00061E96">
              <w:rPr>
                <w:rFonts w:ascii="Optima" w:hAnsi="Optima" w:cs="Times New Roman"/>
                <w:b/>
                <w:sz w:val="48"/>
                <w:szCs w:val="44"/>
              </w:rPr>
              <w:t>Michael Hase</w:t>
            </w:r>
          </w:p>
          <w:p w14:paraId="135895E2" w14:textId="631B9E46" w:rsidR="00F44F5F" w:rsidRPr="00061E96" w:rsidRDefault="00757BE9" w:rsidP="006F6C7C">
            <w:pPr>
              <w:jc w:val="center"/>
              <w:rPr>
                <w:rFonts w:ascii="Optima" w:hAnsi="Optima" w:cs="Times New Roman"/>
                <w:b/>
              </w:rPr>
            </w:pPr>
            <w:proofErr w:type="spellStart"/>
            <w:r w:rsidRPr="00061E96">
              <w:rPr>
                <w:rFonts w:ascii="Optima" w:hAnsi="Optima" w:cs="Times New Roman"/>
                <w:bCs/>
                <w:sz w:val="20"/>
                <w:szCs w:val="20"/>
              </w:rPr>
              <w:t>Hessenskamp</w:t>
            </w:r>
            <w:proofErr w:type="spellEnd"/>
            <w:r w:rsidRPr="00061E96">
              <w:rPr>
                <w:rFonts w:ascii="Optima" w:hAnsi="Optima" w:cs="Times New Roman"/>
                <w:bCs/>
                <w:sz w:val="20"/>
                <w:szCs w:val="20"/>
              </w:rPr>
              <w:t xml:space="preserve"> 3</w:t>
            </w:r>
            <w:r w:rsidR="00F44F5F" w:rsidRPr="00061E96">
              <w:rPr>
                <w:rFonts w:ascii="Optima" w:hAnsi="Optima" w:cs="Times New Roman"/>
                <w:bCs/>
                <w:sz w:val="20"/>
                <w:szCs w:val="20"/>
              </w:rPr>
              <w:t xml:space="preserve">, </w:t>
            </w:r>
            <w:r w:rsidR="005C2E49" w:rsidRPr="00061E96">
              <w:rPr>
                <w:rFonts w:ascii="Optima" w:hAnsi="Optima" w:cs="Times New Roman"/>
                <w:bCs/>
                <w:sz w:val="20"/>
                <w:szCs w:val="20"/>
              </w:rPr>
              <w:t>49610</w:t>
            </w:r>
            <w:r w:rsidR="005C2E49">
              <w:rPr>
                <w:rFonts w:ascii="Optima" w:hAnsi="Optima" w:cs="Times New Roman"/>
                <w:bCs/>
                <w:sz w:val="20"/>
                <w:szCs w:val="20"/>
              </w:rPr>
              <w:t xml:space="preserve"> </w:t>
            </w:r>
            <w:r w:rsidRPr="00061E96">
              <w:rPr>
                <w:rFonts w:ascii="Optima" w:hAnsi="Optima" w:cs="Times New Roman"/>
                <w:bCs/>
                <w:sz w:val="20"/>
                <w:szCs w:val="20"/>
              </w:rPr>
              <w:t>Quakenbrück</w:t>
            </w:r>
            <w:r w:rsidR="00F44F5F" w:rsidRPr="00061E96">
              <w:rPr>
                <w:rFonts w:ascii="Optima" w:hAnsi="Optima" w:cs="Times New Roman"/>
                <w:bCs/>
                <w:sz w:val="20"/>
                <w:szCs w:val="20"/>
              </w:rPr>
              <w:t xml:space="preserve"> </w:t>
            </w:r>
            <w:r w:rsidR="006F6C7C">
              <w:rPr>
                <w:rFonts w:ascii="Optima" w:hAnsi="Optima" w:cs="Times New Roman"/>
                <w:bCs/>
                <w:sz w:val="20"/>
                <w:szCs w:val="20"/>
              </w:rPr>
              <w:t xml:space="preserve">| </w:t>
            </w:r>
            <w:r w:rsidR="00703251" w:rsidRPr="00703251">
              <w:rPr>
                <w:rFonts w:ascii="Optima" w:hAnsi="Optima" w:cs="Times New Roman"/>
                <w:bCs/>
                <w:sz w:val="20"/>
                <w:szCs w:val="20"/>
              </w:rPr>
              <w:t>micha.hase@icloud.com</w:t>
            </w:r>
            <w:r w:rsidR="00F44F5F" w:rsidRPr="00061E96">
              <w:rPr>
                <w:rFonts w:ascii="Optima" w:hAnsi="Optima" w:cs="Times New Roman"/>
                <w:bCs/>
                <w:sz w:val="20"/>
                <w:szCs w:val="20"/>
              </w:rPr>
              <w:t xml:space="preserve"> | +49(0)15</w:t>
            </w:r>
            <w:r w:rsidRPr="00061E96">
              <w:rPr>
                <w:rFonts w:ascii="Optima" w:hAnsi="Optima" w:cs="Times New Roman"/>
                <w:bCs/>
                <w:sz w:val="20"/>
                <w:szCs w:val="20"/>
              </w:rPr>
              <w:t>736810296</w:t>
            </w:r>
          </w:p>
        </w:tc>
      </w:tr>
      <w:tr w:rsidR="00152800" w:rsidRPr="00061E96" w14:paraId="0FCADE56" w14:textId="77777777" w:rsidTr="004D3F69">
        <w:trPr>
          <w:trHeight w:val="510"/>
        </w:trPr>
        <w:tc>
          <w:tcPr>
            <w:tcW w:w="10774" w:type="dxa"/>
            <w:gridSpan w:val="11"/>
            <w:tcBorders>
              <w:bottom w:val="single" w:sz="4" w:space="0" w:color="auto"/>
            </w:tcBorders>
            <w:vAlign w:val="bottom"/>
          </w:tcPr>
          <w:p w14:paraId="6219B894" w14:textId="1ED999E7" w:rsidR="002508C2" w:rsidRPr="00061E96" w:rsidRDefault="00F44F5F" w:rsidP="005C2E49">
            <w:pPr>
              <w:rPr>
                <w:rFonts w:ascii="Optima" w:hAnsi="Optima" w:cs="Times New Roman"/>
                <w:b/>
                <w:sz w:val="28"/>
              </w:rPr>
            </w:pPr>
            <w:r w:rsidRPr="00061E96">
              <w:rPr>
                <w:rFonts w:ascii="Optima" w:hAnsi="Optima" w:cs="Times New Roman"/>
                <w:b/>
                <w:sz w:val="28"/>
                <w:szCs w:val="32"/>
              </w:rPr>
              <w:t>SCHULE &amp; STUDIUM</w:t>
            </w:r>
          </w:p>
        </w:tc>
      </w:tr>
      <w:tr w:rsidR="00152800" w:rsidRPr="00061E96" w14:paraId="7D1DEBF7" w14:textId="77777777" w:rsidTr="00152800">
        <w:tblPrEx>
          <w:tblW w:w="10774" w:type="dxa"/>
          <w:tblInd w:w="-851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1" w:author="David Döbele" w:date="2026-04-08T19:46:00Z" w16du:dateUtc="2026-04-08T17:46:00Z">
            <w:tblPrEx>
              <w:tblW w:w="10774" w:type="dxa"/>
              <w:tblInd w:w="-85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340"/>
          <w:trPrChange w:id="2" w:author="David Döbele" w:date="2026-04-08T19:46:00Z" w16du:dateUtc="2026-04-08T17:46:00Z">
            <w:trPr>
              <w:trHeight w:val="340"/>
            </w:trPr>
          </w:trPrChange>
        </w:trPr>
        <w:tc>
          <w:tcPr>
            <w:tcW w:w="7937" w:type="dxa"/>
            <w:gridSpan w:val="8"/>
            <w:tcBorders>
              <w:top w:val="single" w:sz="4" w:space="0" w:color="auto"/>
            </w:tcBorders>
            <w:vAlign w:val="bottom"/>
            <w:tcPrChange w:id="3" w:author="David Döbele" w:date="2026-04-08T19:46:00Z" w16du:dateUtc="2026-04-08T17:46:00Z">
              <w:tcPr>
                <w:tcW w:w="7938" w:type="dxa"/>
                <w:gridSpan w:val="9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0C2B846F" w14:textId="2243EDD5" w:rsidR="00D1492F" w:rsidRPr="00061E96" w:rsidRDefault="005C19EC" w:rsidP="005C2E49">
            <w:pPr>
              <w:rPr>
                <w:rFonts w:ascii="Optima" w:hAnsi="Optima" w:cs="Times New Roman"/>
                <w:b/>
                <w:sz w:val="20"/>
                <w:szCs w:val="20"/>
              </w:rPr>
            </w:pPr>
            <w:r w:rsidRPr="00061E96">
              <w:rPr>
                <w:rFonts w:ascii="Optima" w:hAnsi="Optima" w:cs="Times New Roman"/>
                <w:b/>
                <w:sz w:val="21"/>
                <w:szCs w:val="21"/>
              </w:rPr>
              <w:t>Hochschule Osnabrück</w:t>
            </w:r>
          </w:p>
        </w:tc>
        <w:tc>
          <w:tcPr>
            <w:tcW w:w="2837" w:type="dxa"/>
            <w:gridSpan w:val="3"/>
            <w:tcBorders>
              <w:top w:val="single" w:sz="4" w:space="0" w:color="auto"/>
            </w:tcBorders>
            <w:vAlign w:val="bottom"/>
            <w:tcPrChange w:id="4" w:author="David Döbele" w:date="2026-04-08T19:46:00Z" w16du:dateUtc="2026-04-08T17:46:00Z">
              <w:tcPr>
                <w:tcW w:w="2836" w:type="dxa"/>
                <w:gridSpan w:val="3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7C845E2D" w14:textId="2918A100" w:rsidR="00D1492F" w:rsidRPr="00061E96" w:rsidRDefault="005C19EC" w:rsidP="005C2E49">
            <w:pPr>
              <w:jc w:val="right"/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</w:pPr>
            <w:r w:rsidRPr="00061E96"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  <w:t>Osnabrück</w:t>
            </w:r>
          </w:p>
        </w:tc>
      </w:tr>
      <w:tr w:rsidR="00152800" w:rsidRPr="00061E96" w14:paraId="61E5D482" w14:textId="77777777" w:rsidTr="00152800">
        <w:tblPrEx>
          <w:tblW w:w="10774" w:type="dxa"/>
          <w:tblInd w:w="-851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5" w:author="David Döbele" w:date="2026-04-08T19:46:00Z" w16du:dateUtc="2026-04-08T17:46:00Z">
            <w:tblPrEx>
              <w:tblW w:w="10774" w:type="dxa"/>
              <w:tblInd w:w="-85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20"/>
          <w:trPrChange w:id="6" w:author="David Döbele" w:date="2026-04-08T19:46:00Z" w16du:dateUtc="2026-04-08T17:46:00Z">
            <w:trPr>
              <w:trHeight w:val="20"/>
            </w:trPr>
          </w:trPrChange>
        </w:trPr>
        <w:tc>
          <w:tcPr>
            <w:tcW w:w="7937" w:type="dxa"/>
            <w:gridSpan w:val="8"/>
            <w:tcPrChange w:id="7" w:author="David Döbele" w:date="2026-04-08T19:46:00Z" w16du:dateUtc="2026-04-08T17:46:00Z">
              <w:tcPr>
                <w:tcW w:w="7938" w:type="dxa"/>
                <w:gridSpan w:val="9"/>
              </w:tcPr>
            </w:tcPrChange>
          </w:tcPr>
          <w:p w14:paraId="11CB9A0F" w14:textId="7611ACAA" w:rsidR="00D1492F" w:rsidRPr="00061E96" w:rsidRDefault="00D1492F" w:rsidP="005C2E49">
            <w:pPr>
              <w:rPr>
                <w:rFonts w:ascii="Optima" w:hAnsi="Optima" w:cs="Times New Roman"/>
                <w:i/>
                <w:iCs/>
                <w:sz w:val="20"/>
                <w:szCs w:val="20"/>
              </w:rPr>
            </w:pPr>
            <w:r w:rsidRPr="00061E96">
              <w:rPr>
                <w:rFonts w:ascii="Optima" w:hAnsi="Optima" w:cs="Times New Roman"/>
                <w:i/>
                <w:iCs/>
                <w:sz w:val="20"/>
                <w:szCs w:val="20"/>
              </w:rPr>
              <w:t>B.</w:t>
            </w:r>
            <w:r w:rsidR="005C19EC" w:rsidRPr="00061E96">
              <w:rPr>
                <w:rFonts w:ascii="Optima" w:hAnsi="Optima" w:cs="Times New Roman"/>
                <w:i/>
                <w:iCs/>
                <w:sz w:val="20"/>
                <w:szCs w:val="20"/>
              </w:rPr>
              <w:t>A</w:t>
            </w:r>
            <w:r w:rsidRPr="00061E96">
              <w:rPr>
                <w:rFonts w:ascii="Optima" w:hAnsi="Optima" w:cs="Times New Roman"/>
                <w:i/>
                <w:iCs/>
                <w:sz w:val="20"/>
                <w:szCs w:val="20"/>
              </w:rPr>
              <w:t xml:space="preserve">. in </w:t>
            </w:r>
            <w:r w:rsidR="005C19EC" w:rsidRPr="00061E96">
              <w:rPr>
                <w:rFonts w:ascii="Optima" w:hAnsi="Optima" w:cs="Times New Roman"/>
                <w:i/>
                <w:iCs/>
                <w:sz w:val="20"/>
                <w:szCs w:val="20"/>
              </w:rPr>
              <w:t>Betriebswirtschaft und Management</w:t>
            </w:r>
          </w:p>
        </w:tc>
        <w:tc>
          <w:tcPr>
            <w:tcW w:w="2837" w:type="dxa"/>
            <w:gridSpan w:val="3"/>
            <w:tcPrChange w:id="8" w:author="David Döbele" w:date="2026-04-08T19:46:00Z" w16du:dateUtc="2026-04-08T17:46:00Z">
              <w:tcPr>
                <w:tcW w:w="2836" w:type="dxa"/>
                <w:gridSpan w:val="3"/>
              </w:tcPr>
            </w:tcPrChange>
          </w:tcPr>
          <w:p w14:paraId="419A9228" w14:textId="6524A914" w:rsidR="00D1492F" w:rsidRPr="00061E96" w:rsidRDefault="00D1492F" w:rsidP="005C2E49">
            <w:pPr>
              <w:jc w:val="right"/>
              <w:rPr>
                <w:rFonts w:ascii="Optima" w:hAnsi="Optima" w:cs="Times New Roman"/>
                <w:sz w:val="20"/>
                <w:szCs w:val="20"/>
              </w:rPr>
            </w:pPr>
            <w:r w:rsidRPr="00061E96">
              <w:rPr>
                <w:rFonts w:ascii="Optima" w:hAnsi="Optima" w:cs="Times New Roman"/>
                <w:sz w:val="20"/>
                <w:szCs w:val="20"/>
              </w:rPr>
              <w:t>0</w:t>
            </w:r>
            <w:r w:rsidR="005C19EC" w:rsidRPr="00061E96">
              <w:rPr>
                <w:rFonts w:ascii="Optima" w:hAnsi="Optima" w:cs="Times New Roman"/>
                <w:sz w:val="20"/>
                <w:szCs w:val="20"/>
              </w:rPr>
              <w:t>3</w:t>
            </w:r>
            <w:r w:rsidRPr="00061E96">
              <w:rPr>
                <w:rFonts w:ascii="Optima" w:hAnsi="Optima" w:cs="Times New Roman"/>
                <w:sz w:val="20"/>
                <w:szCs w:val="20"/>
              </w:rPr>
              <w:t>/20</w:t>
            </w:r>
            <w:r w:rsidR="005C19EC" w:rsidRPr="00061E96">
              <w:rPr>
                <w:rFonts w:ascii="Optima" w:hAnsi="Optima" w:cs="Times New Roman"/>
                <w:sz w:val="20"/>
                <w:szCs w:val="20"/>
              </w:rPr>
              <w:t>23</w:t>
            </w:r>
            <w:r w:rsidRPr="00061E96">
              <w:rPr>
                <w:rFonts w:ascii="Optima" w:hAnsi="Optima" w:cs="Times New Roman"/>
                <w:sz w:val="20"/>
                <w:szCs w:val="20"/>
              </w:rPr>
              <w:t xml:space="preserve"> –</w:t>
            </w:r>
            <w:r w:rsidR="00B17D95" w:rsidRPr="00061E96">
              <w:rPr>
                <w:rFonts w:ascii="Optima" w:hAnsi="Optima" w:cs="Times New Roman"/>
                <w:sz w:val="20"/>
                <w:szCs w:val="20"/>
              </w:rPr>
              <w:t xml:space="preserve"> </w:t>
            </w:r>
            <w:r w:rsidR="00D5280E" w:rsidRPr="00061E96">
              <w:rPr>
                <w:rFonts w:ascii="Optima" w:hAnsi="Optima" w:cs="Times New Roman"/>
                <w:sz w:val="20"/>
                <w:szCs w:val="20"/>
              </w:rPr>
              <w:t>heute</w:t>
            </w:r>
          </w:p>
        </w:tc>
      </w:tr>
      <w:tr w:rsidR="00152800" w:rsidRPr="00061E96" w14:paraId="7EABE9F1" w14:textId="77777777" w:rsidTr="004D3F69">
        <w:trPr>
          <w:trHeight w:val="20"/>
        </w:trPr>
        <w:tc>
          <w:tcPr>
            <w:tcW w:w="10774" w:type="dxa"/>
            <w:gridSpan w:val="11"/>
          </w:tcPr>
          <w:p w14:paraId="078D370C" w14:textId="47876549" w:rsidR="00F25EB2" w:rsidRPr="005C2E49" w:rsidRDefault="00F25EB2" w:rsidP="005C2E49">
            <w:pPr>
              <w:pStyle w:val="Listenabsatz"/>
              <w:numPr>
                <w:ilvl w:val="0"/>
                <w:numId w:val="2"/>
              </w:numP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</w:pPr>
            <w:r w:rsidRPr="00AD0CBD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>Aktueller Schnitt:</w:t>
            </w:r>
            <w:r w:rsidRPr="005C2E49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 xml:space="preserve"> 1,</w:t>
            </w:r>
            <w:r w:rsidR="005C19EC" w:rsidRPr="005C2E49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>9</w:t>
            </w:r>
          </w:p>
          <w:p w14:paraId="7A71E6B0" w14:textId="6A1EC259" w:rsidR="00426D7E" w:rsidRPr="005C2E49" w:rsidRDefault="00B17D95" w:rsidP="005C2E49">
            <w:pPr>
              <w:pStyle w:val="Listenabsatz"/>
              <w:numPr>
                <w:ilvl w:val="0"/>
                <w:numId w:val="2"/>
              </w:numP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</w:pPr>
            <w:r w:rsidRPr="00AD0CBD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>Vertiefung:</w:t>
            </w:r>
            <w:r w:rsidRPr="005C2E49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 xml:space="preserve"> </w:t>
            </w:r>
            <w:r w:rsidR="005C19EC" w:rsidRPr="005C2E49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>Finanzwirtschaft</w:t>
            </w:r>
          </w:p>
        </w:tc>
      </w:tr>
      <w:tr w:rsidR="00152800" w:rsidRPr="00061E96" w14:paraId="013361E1" w14:textId="77777777" w:rsidTr="004D3F69">
        <w:trPr>
          <w:trHeight w:val="340"/>
        </w:trPr>
        <w:tc>
          <w:tcPr>
            <w:tcW w:w="6946" w:type="dxa"/>
            <w:gridSpan w:val="5"/>
            <w:vAlign w:val="bottom"/>
          </w:tcPr>
          <w:p w14:paraId="197620E3" w14:textId="59E4B8D1" w:rsidR="00D1492F" w:rsidRPr="00061E96" w:rsidRDefault="00B04915" w:rsidP="005C2E49">
            <w:pPr>
              <w:rPr>
                <w:rFonts w:ascii="Optima" w:hAnsi="Optima" w:cs="Times New Roman"/>
                <w:sz w:val="20"/>
                <w:szCs w:val="20"/>
              </w:rPr>
            </w:pPr>
            <w:proofErr w:type="spellStart"/>
            <w:r w:rsidRPr="00061E96">
              <w:rPr>
                <w:rFonts w:ascii="Optima" w:hAnsi="Optima" w:cs="Times New Roman"/>
                <w:b/>
                <w:sz w:val="21"/>
                <w:szCs w:val="21"/>
              </w:rPr>
              <w:t>Sungkyunkwan</w:t>
            </w:r>
            <w:proofErr w:type="spellEnd"/>
            <w:r w:rsidRPr="00061E96">
              <w:rPr>
                <w:rFonts w:ascii="Optima" w:hAnsi="Optima" w:cs="Times New Roman"/>
                <w:b/>
                <w:sz w:val="21"/>
                <w:szCs w:val="21"/>
              </w:rPr>
              <w:t xml:space="preserve"> University</w:t>
            </w:r>
          </w:p>
        </w:tc>
        <w:tc>
          <w:tcPr>
            <w:tcW w:w="3828" w:type="dxa"/>
            <w:gridSpan w:val="6"/>
            <w:vAlign w:val="bottom"/>
          </w:tcPr>
          <w:p w14:paraId="63D86F51" w14:textId="39FD593B" w:rsidR="00D1492F" w:rsidRPr="00061E96" w:rsidRDefault="005C19EC" w:rsidP="005C2E49">
            <w:pPr>
              <w:ind w:left="-279"/>
              <w:jc w:val="right"/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</w:pPr>
            <w:r w:rsidRPr="00061E96"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  <w:t>Seoul</w:t>
            </w:r>
            <w:r w:rsidR="0091331D" w:rsidRPr="00061E96"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  <w:t xml:space="preserve">, </w:t>
            </w:r>
            <w:r w:rsidRPr="00061E96"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  <w:t>Südkorea</w:t>
            </w:r>
          </w:p>
        </w:tc>
      </w:tr>
      <w:tr w:rsidR="00152800" w:rsidRPr="00061E96" w14:paraId="62632213" w14:textId="77777777" w:rsidTr="00152800">
        <w:tblPrEx>
          <w:tblW w:w="10774" w:type="dxa"/>
          <w:tblInd w:w="-851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9" w:author="David Döbele" w:date="2026-04-08T19:46:00Z" w16du:dateUtc="2026-04-08T17:46:00Z">
            <w:tblPrEx>
              <w:tblW w:w="10774" w:type="dxa"/>
              <w:tblInd w:w="-85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170"/>
          <w:trPrChange w:id="10" w:author="David Döbele" w:date="2026-04-08T19:46:00Z" w16du:dateUtc="2026-04-08T17:46:00Z">
            <w:trPr>
              <w:trHeight w:val="170"/>
            </w:trPr>
          </w:trPrChange>
        </w:trPr>
        <w:tc>
          <w:tcPr>
            <w:tcW w:w="5386" w:type="dxa"/>
            <w:tcPrChange w:id="11" w:author="David Döbele" w:date="2026-04-08T19:46:00Z" w16du:dateUtc="2026-04-08T17:46:00Z">
              <w:tcPr>
                <w:tcW w:w="5387" w:type="dxa"/>
              </w:tcPr>
            </w:tcPrChange>
          </w:tcPr>
          <w:p w14:paraId="5F71027E" w14:textId="7A45998A" w:rsidR="00D1492F" w:rsidRPr="00061E96" w:rsidRDefault="0091331D" w:rsidP="005C2E49">
            <w:pPr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</w:pPr>
            <w:r w:rsidRPr="00061E96"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  <w:t xml:space="preserve">Auslandssemester </w:t>
            </w:r>
            <w:r w:rsidR="0085229E" w:rsidRPr="00061E96"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  <w:t xml:space="preserve">mit der Spezialisierung in Financial </w:t>
            </w:r>
            <w:proofErr w:type="spellStart"/>
            <w:r w:rsidR="0085229E" w:rsidRPr="00061E96"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  <w:t>Markets</w:t>
            </w:r>
            <w:proofErr w:type="spellEnd"/>
          </w:p>
        </w:tc>
        <w:tc>
          <w:tcPr>
            <w:tcW w:w="5388" w:type="dxa"/>
            <w:gridSpan w:val="10"/>
            <w:tcPrChange w:id="12" w:author="David Döbele" w:date="2026-04-08T19:46:00Z" w16du:dateUtc="2026-04-08T17:46:00Z">
              <w:tcPr>
                <w:tcW w:w="5387" w:type="dxa"/>
                <w:gridSpan w:val="11"/>
              </w:tcPr>
            </w:tcPrChange>
          </w:tcPr>
          <w:p w14:paraId="51FC9814" w14:textId="6F7C1E1F" w:rsidR="00D1492F" w:rsidRPr="00061E96" w:rsidRDefault="00426D7E" w:rsidP="005C2E49">
            <w:pPr>
              <w:jc w:val="right"/>
              <w:rPr>
                <w:rFonts w:ascii="Optima" w:hAnsi="Optima" w:cs="Times New Roman"/>
                <w:sz w:val="20"/>
                <w:szCs w:val="20"/>
                <w:lang w:val="en-US"/>
              </w:rPr>
            </w:pPr>
            <w:r w:rsidRPr="00061E96">
              <w:rPr>
                <w:rFonts w:ascii="Optima" w:hAnsi="Optima" w:cs="Times New Roman"/>
                <w:sz w:val="20"/>
                <w:szCs w:val="20"/>
              </w:rPr>
              <w:t>0</w:t>
            </w:r>
            <w:r w:rsidR="005C19EC" w:rsidRPr="00061E96">
              <w:rPr>
                <w:rFonts w:ascii="Optima" w:hAnsi="Optima" w:cs="Times New Roman"/>
                <w:sz w:val="20"/>
                <w:szCs w:val="20"/>
              </w:rPr>
              <w:t>3</w:t>
            </w:r>
            <w:r w:rsidRPr="00061E96">
              <w:rPr>
                <w:rFonts w:ascii="Optima" w:hAnsi="Optima" w:cs="Times New Roman"/>
                <w:sz w:val="20"/>
                <w:szCs w:val="20"/>
              </w:rPr>
              <w:t>/20</w:t>
            </w:r>
            <w:r w:rsidR="005C19EC" w:rsidRPr="00061E96">
              <w:rPr>
                <w:rFonts w:ascii="Optima" w:hAnsi="Optima" w:cs="Times New Roman"/>
                <w:sz w:val="20"/>
                <w:szCs w:val="20"/>
              </w:rPr>
              <w:t>25</w:t>
            </w:r>
            <w:r w:rsidRPr="00061E96">
              <w:rPr>
                <w:rFonts w:ascii="Optima" w:hAnsi="Optima" w:cs="Times New Roman"/>
                <w:sz w:val="20"/>
                <w:szCs w:val="20"/>
              </w:rPr>
              <w:t xml:space="preserve"> – </w:t>
            </w:r>
            <w:r w:rsidR="0091331D" w:rsidRPr="00061E96">
              <w:rPr>
                <w:rFonts w:ascii="Optima" w:hAnsi="Optima" w:cs="Times New Roman"/>
                <w:sz w:val="20"/>
                <w:szCs w:val="20"/>
              </w:rPr>
              <w:t>0</w:t>
            </w:r>
            <w:r w:rsidR="005C19EC" w:rsidRPr="00061E96">
              <w:rPr>
                <w:rFonts w:ascii="Optima" w:hAnsi="Optima" w:cs="Times New Roman"/>
                <w:sz w:val="20"/>
                <w:szCs w:val="20"/>
              </w:rPr>
              <w:t>6</w:t>
            </w:r>
            <w:r w:rsidRPr="00061E96">
              <w:rPr>
                <w:rFonts w:ascii="Optima" w:hAnsi="Optima" w:cs="Times New Roman"/>
                <w:sz w:val="20"/>
                <w:szCs w:val="20"/>
              </w:rPr>
              <w:t>/20</w:t>
            </w:r>
            <w:r w:rsidR="005C19EC" w:rsidRPr="00061E96">
              <w:rPr>
                <w:rFonts w:ascii="Optima" w:hAnsi="Optima" w:cs="Times New Roman"/>
                <w:sz w:val="20"/>
                <w:szCs w:val="20"/>
              </w:rPr>
              <w:t>25</w:t>
            </w:r>
          </w:p>
        </w:tc>
      </w:tr>
      <w:tr w:rsidR="00152800" w:rsidRPr="005C2E49" w14:paraId="4D68BFE7" w14:textId="77777777" w:rsidTr="004D3F69">
        <w:trPr>
          <w:trHeight w:val="20"/>
        </w:trPr>
        <w:tc>
          <w:tcPr>
            <w:tcW w:w="10774" w:type="dxa"/>
            <w:gridSpan w:val="11"/>
          </w:tcPr>
          <w:p w14:paraId="54BF63E9" w14:textId="30457FA1" w:rsidR="0085229E" w:rsidRPr="00AD0CBD" w:rsidRDefault="0085229E" w:rsidP="00AD0CBD">
            <w:pPr>
              <w:pStyle w:val="Listenabsatz"/>
              <w:numPr>
                <w:ilvl w:val="0"/>
                <w:numId w:val="2"/>
              </w:numPr>
              <w:rPr>
                <w:rFonts w:ascii="Optima" w:hAnsi="Optima" w:cs="Times New Roman"/>
                <w:sz w:val="20"/>
                <w:szCs w:val="20"/>
                <w:lang w:val="en-GB"/>
              </w:rPr>
            </w:pPr>
            <w:r w:rsidRPr="00AD0CBD">
              <w:rPr>
                <w:rFonts w:ascii="Optima" w:hAnsi="Optima" w:cs="Times New Roman"/>
                <w:sz w:val="20"/>
                <w:szCs w:val="20"/>
                <w:lang w:val="en-GB"/>
              </w:rPr>
              <w:t>Module: Derivatives, Investments,</w:t>
            </w:r>
            <w:r w:rsidRPr="00AD0CBD">
              <w:rPr>
                <w:rFonts w:ascii="Optima" w:hAnsi="Optima"/>
                <w:lang w:val="en-GB"/>
              </w:rPr>
              <w:t xml:space="preserve"> </w:t>
            </w:r>
            <w:r w:rsidRPr="00AD0CBD">
              <w:rPr>
                <w:rFonts w:ascii="Optima" w:hAnsi="Optima" w:cs="Times New Roman"/>
                <w:sz w:val="20"/>
                <w:szCs w:val="20"/>
                <w:lang w:val="en-GB"/>
              </w:rPr>
              <w:t>Managerial Accounting, Business Communication,</w:t>
            </w:r>
            <w:r w:rsidR="00E255CB">
              <w:rPr>
                <w:rFonts w:ascii="Optima" w:hAnsi="Optima" w:cs="Times New Roman"/>
                <w:sz w:val="20"/>
                <w:szCs w:val="20"/>
                <w:lang w:val="en-GB"/>
              </w:rPr>
              <w:t xml:space="preserve"> </w:t>
            </w:r>
            <w:r w:rsidRPr="00AD0CBD">
              <w:rPr>
                <w:rFonts w:ascii="Optima" w:hAnsi="Optima" w:cs="Times New Roman"/>
                <w:sz w:val="20"/>
                <w:szCs w:val="20"/>
                <w:lang w:val="en-GB"/>
              </w:rPr>
              <w:t xml:space="preserve">Consumer </w:t>
            </w:r>
            <w:proofErr w:type="spellStart"/>
            <w:r w:rsidRPr="00AD0CBD">
              <w:rPr>
                <w:rFonts w:ascii="Optima" w:hAnsi="Optima" w:cs="Times New Roman"/>
                <w:sz w:val="20"/>
                <w:szCs w:val="20"/>
                <w:lang w:val="en-GB"/>
              </w:rPr>
              <w:t>Behavior</w:t>
            </w:r>
            <w:proofErr w:type="spellEnd"/>
            <w:r w:rsidRPr="00AD0CBD">
              <w:rPr>
                <w:rFonts w:ascii="Optima" w:hAnsi="Optima" w:cs="Times New Roman"/>
                <w:sz w:val="20"/>
                <w:szCs w:val="20"/>
                <w:lang w:val="en-GB"/>
              </w:rPr>
              <w:t xml:space="preserve"> and Brand Marketing, Basic Korean</w:t>
            </w:r>
          </w:p>
        </w:tc>
      </w:tr>
      <w:tr w:rsidR="00152800" w:rsidRPr="00061E96" w14:paraId="6B19CF91" w14:textId="77777777" w:rsidTr="00152800">
        <w:tblPrEx>
          <w:tblW w:w="10774" w:type="dxa"/>
          <w:tblInd w:w="-851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13" w:author="David Döbele" w:date="2026-04-08T19:46:00Z" w16du:dateUtc="2026-04-08T17:46:00Z">
            <w:tblPrEx>
              <w:tblW w:w="10774" w:type="dxa"/>
              <w:tblInd w:w="-85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340"/>
          <w:trPrChange w:id="14" w:author="David Döbele" w:date="2026-04-08T19:46:00Z" w16du:dateUtc="2026-04-08T17:46:00Z">
            <w:trPr>
              <w:trHeight w:val="340"/>
            </w:trPr>
          </w:trPrChange>
        </w:trPr>
        <w:tc>
          <w:tcPr>
            <w:tcW w:w="5669" w:type="dxa"/>
            <w:gridSpan w:val="2"/>
            <w:vAlign w:val="bottom"/>
            <w:tcPrChange w:id="15" w:author="David Döbele" w:date="2026-04-08T19:46:00Z" w16du:dateUtc="2026-04-08T17:46:00Z">
              <w:tcPr>
                <w:tcW w:w="5670" w:type="dxa"/>
                <w:gridSpan w:val="2"/>
                <w:vAlign w:val="bottom"/>
              </w:tcPr>
            </w:tcPrChange>
          </w:tcPr>
          <w:p w14:paraId="54F7169D" w14:textId="4753D26D" w:rsidR="00AE4ED3" w:rsidRPr="00061E96" w:rsidRDefault="00D137BD" w:rsidP="005C2E49">
            <w:pPr>
              <w:rPr>
                <w:rFonts w:ascii="Optima" w:hAnsi="Optima" w:cs="Times New Roman"/>
                <w:b/>
                <w:sz w:val="21"/>
                <w:szCs w:val="21"/>
              </w:rPr>
            </w:pPr>
            <w:r w:rsidRPr="00061E96">
              <w:rPr>
                <w:rFonts w:ascii="Optima" w:hAnsi="Optima" w:cs="Times New Roman"/>
                <w:b/>
                <w:sz w:val="21"/>
                <w:szCs w:val="21"/>
              </w:rPr>
              <w:t>Fachoberschule BBS Brinkstraße</w:t>
            </w:r>
          </w:p>
        </w:tc>
        <w:tc>
          <w:tcPr>
            <w:tcW w:w="5105" w:type="dxa"/>
            <w:gridSpan w:val="9"/>
            <w:vAlign w:val="bottom"/>
            <w:tcPrChange w:id="16" w:author="David Döbele" w:date="2026-04-08T19:46:00Z" w16du:dateUtc="2026-04-08T17:46:00Z">
              <w:tcPr>
                <w:tcW w:w="5104" w:type="dxa"/>
                <w:gridSpan w:val="10"/>
                <w:vAlign w:val="bottom"/>
              </w:tcPr>
            </w:tcPrChange>
          </w:tcPr>
          <w:p w14:paraId="262B6DA3" w14:textId="61C40F83" w:rsidR="00AE4ED3" w:rsidRPr="00061E96" w:rsidRDefault="005C19EC" w:rsidP="005C2E49">
            <w:pPr>
              <w:jc w:val="right"/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</w:pPr>
            <w:r w:rsidRPr="00061E96"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  <w:t>Osnabrück</w:t>
            </w:r>
          </w:p>
        </w:tc>
      </w:tr>
      <w:tr w:rsidR="00152800" w:rsidRPr="00061E96" w14:paraId="263521E3" w14:textId="77777777" w:rsidTr="00152800">
        <w:tblPrEx>
          <w:tblW w:w="10774" w:type="dxa"/>
          <w:tblInd w:w="-851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17" w:author="David Döbele" w:date="2026-04-08T19:46:00Z" w16du:dateUtc="2026-04-08T17:46:00Z">
            <w:tblPrEx>
              <w:tblW w:w="10774" w:type="dxa"/>
              <w:tblInd w:w="-85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170"/>
          <w:trPrChange w:id="18" w:author="David Döbele" w:date="2026-04-08T19:46:00Z" w16du:dateUtc="2026-04-08T17:46:00Z">
            <w:trPr>
              <w:trHeight w:val="170"/>
            </w:trPr>
          </w:trPrChange>
        </w:trPr>
        <w:tc>
          <w:tcPr>
            <w:tcW w:w="5669" w:type="dxa"/>
            <w:gridSpan w:val="2"/>
            <w:tcPrChange w:id="19" w:author="David Döbele" w:date="2026-04-08T19:46:00Z" w16du:dateUtc="2026-04-08T17:46:00Z">
              <w:tcPr>
                <w:tcW w:w="5670" w:type="dxa"/>
                <w:gridSpan w:val="2"/>
              </w:tcPr>
            </w:tcPrChange>
          </w:tcPr>
          <w:p w14:paraId="36282A3A" w14:textId="4062D227" w:rsidR="00AE4ED3" w:rsidRPr="00061E96" w:rsidRDefault="00AE4ED3" w:rsidP="005C2E49">
            <w:pPr>
              <w:rPr>
                <w:rFonts w:ascii="Optima" w:hAnsi="Optima" w:cs="Times New Roman"/>
                <w:b/>
                <w:sz w:val="21"/>
                <w:szCs w:val="21"/>
              </w:rPr>
            </w:pPr>
            <w:r w:rsidRPr="00061E96"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  <w:t xml:space="preserve">Allgemeine </w:t>
            </w:r>
            <w:r w:rsidR="00D137BD" w:rsidRPr="00061E96"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  <w:t>Fachh</w:t>
            </w:r>
            <w:r w:rsidRPr="00061E96"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  <w:t>ochschulreife</w:t>
            </w:r>
            <w:r w:rsidR="00CD7F67" w:rsidRPr="00061E96"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  <w:t xml:space="preserve"> mit Schwerpunkt Elektrotechnik</w:t>
            </w:r>
          </w:p>
        </w:tc>
        <w:tc>
          <w:tcPr>
            <w:tcW w:w="5105" w:type="dxa"/>
            <w:gridSpan w:val="9"/>
            <w:tcPrChange w:id="20" w:author="David Döbele" w:date="2026-04-08T19:46:00Z" w16du:dateUtc="2026-04-08T17:46:00Z">
              <w:tcPr>
                <w:tcW w:w="5104" w:type="dxa"/>
                <w:gridSpan w:val="10"/>
              </w:tcPr>
            </w:tcPrChange>
          </w:tcPr>
          <w:p w14:paraId="3DE8C75D" w14:textId="70899408" w:rsidR="00AE4ED3" w:rsidRPr="00061E96" w:rsidRDefault="00AE4ED3" w:rsidP="005C2E49">
            <w:pPr>
              <w:jc w:val="right"/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</w:pPr>
            <w:r w:rsidRPr="00061E96">
              <w:rPr>
                <w:rFonts w:ascii="Optima" w:hAnsi="Optima" w:cs="Times New Roman"/>
                <w:sz w:val="20"/>
                <w:szCs w:val="20"/>
              </w:rPr>
              <w:t>0</w:t>
            </w:r>
            <w:r w:rsidR="005C19EC" w:rsidRPr="00061E96">
              <w:rPr>
                <w:rFonts w:ascii="Optima" w:hAnsi="Optima" w:cs="Times New Roman"/>
                <w:sz w:val="20"/>
                <w:szCs w:val="20"/>
              </w:rPr>
              <w:t>2</w:t>
            </w:r>
            <w:r w:rsidRPr="00061E96">
              <w:rPr>
                <w:rFonts w:ascii="Optima" w:hAnsi="Optima" w:cs="Times New Roman"/>
                <w:sz w:val="20"/>
                <w:szCs w:val="20"/>
              </w:rPr>
              <w:t>/20</w:t>
            </w:r>
            <w:r w:rsidR="005C19EC" w:rsidRPr="00061E96">
              <w:rPr>
                <w:rFonts w:ascii="Optima" w:hAnsi="Optima" w:cs="Times New Roman"/>
                <w:sz w:val="20"/>
                <w:szCs w:val="20"/>
              </w:rPr>
              <w:t>20</w:t>
            </w:r>
            <w:r w:rsidRPr="00061E96">
              <w:rPr>
                <w:rFonts w:ascii="Optima" w:hAnsi="Optima" w:cs="Times New Roman"/>
                <w:sz w:val="20"/>
                <w:szCs w:val="20"/>
              </w:rPr>
              <w:t xml:space="preserve"> – 0</w:t>
            </w:r>
            <w:r w:rsidR="005C19EC" w:rsidRPr="00061E96">
              <w:rPr>
                <w:rFonts w:ascii="Optima" w:hAnsi="Optima" w:cs="Times New Roman"/>
                <w:sz w:val="20"/>
                <w:szCs w:val="20"/>
              </w:rPr>
              <w:t>1</w:t>
            </w:r>
            <w:r w:rsidRPr="00061E96">
              <w:rPr>
                <w:rFonts w:ascii="Optima" w:hAnsi="Optima" w:cs="Times New Roman"/>
                <w:sz w:val="20"/>
                <w:szCs w:val="20"/>
              </w:rPr>
              <w:t>/20</w:t>
            </w:r>
            <w:r w:rsidR="005C19EC" w:rsidRPr="00061E96">
              <w:rPr>
                <w:rFonts w:ascii="Optima" w:hAnsi="Optima" w:cs="Times New Roman"/>
                <w:sz w:val="20"/>
                <w:szCs w:val="20"/>
              </w:rPr>
              <w:t>21</w:t>
            </w:r>
          </w:p>
        </w:tc>
      </w:tr>
      <w:tr w:rsidR="00152800" w:rsidRPr="00061E96" w14:paraId="27601A10" w14:textId="77777777" w:rsidTr="004D3F69">
        <w:trPr>
          <w:trHeight w:val="20"/>
        </w:trPr>
        <w:tc>
          <w:tcPr>
            <w:tcW w:w="10774" w:type="dxa"/>
            <w:gridSpan w:val="11"/>
          </w:tcPr>
          <w:p w14:paraId="60ECAE56" w14:textId="0D28BBF9" w:rsidR="00F25EB2" w:rsidRPr="005C2E49" w:rsidRDefault="00F25EB2" w:rsidP="005C2E49">
            <w:pPr>
              <w:pStyle w:val="Listenabsatz"/>
              <w:numPr>
                <w:ilvl w:val="0"/>
                <w:numId w:val="2"/>
              </w:numPr>
              <w:rPr>
                <w:rFonts w:ascii="Optima" w:hAnsi="Optima" w:cs="Times New Roman"/>
                <w:sz w:val="20"/>
                <w:szCs w:val="20"/>
                <w:lang w:val="de-AT"/>
              </w:rPr>
            </w:pPr>
            <w:r w:rsidRPr="00AD0CBD">
              <w:rPr>
                <w:rFonts w:ascii="Optima" w:hAnsi="Optima" w:cs="Times New Roman"/>
                <w:sz w:val="20"/>
                <w:szCs w:val="20"/>
                <w:lang w:val="de-AT"/>
              </w:rPr>
              <w:t>Finale Note:</w:t>
            </w:r>
            <w:r w:rsidRPr="005C2E49">
              <w:rPr>
                <w:rFonts w:ascii="Optima" w:hAnsi="Optima" w:cs="Times New Roman"/>
                <w:sz w:val="20"/>
                <w:szCs w:val="20"/>
                <w:lang w:val="de-AT"/>
              </w:rPr>
              <w:t xml:space="preserve"> </w:t>
            </w:r>
            <w:r w:rsidR="002A59AA" w:rsidRPr="005C2E49">
              <w:rPr>
                <w:rFonts w:ascii="Optima" w:hAnsi="Optima" w:cs="Times New Roman"/>
                <w:sz w:val="20"/>
                <w:szCs w:val="20"/>
                <w:lang w:val="de-AT"/>
              </w:rPr>
              <w:t>2,0</w:t>
            </w:r>
            <w:r w:rsidR="00283D73" w:rsidRPr="005C2E49">
              <w:rPr>
                <w:rFonts w:ascii="Optima" w:hAnsi="Optima" w:cs="Times New Roman"/>
                <w:sz w:val="20"/>
                <w:szCs w:val="20"/>
                <w:lang w:val="de-AT"/>
              </w:rPr>
              <w:t xml:space="preserve"> (Jahrgangsbester)</w:t>
            </w:r>
          </w:p>
          <w:p w14:paraId="6ECF7248" w14:textId="2EEEF7EC" w:rsidR="00AE4ED3" w:rsidRPr="00061E96" w:rsidRDefault="00A42AA5" w:rsidP="005C2E49">
            <w:pPr>
              <w:pStyle w:val="Listenabsatz"/>
              <w:numPr>
                <w:ilvl w:val="0"/>
                <w:numId w:val="2"/>
              </w:numPr>
              <w:rPr>
                <w:rFonts w:ascii="Optima" w:hAnsi="Optima" w:cs="Times New Roman"/>
                <w:sz w:val="20"/>
                <w:szCs w:val="20"/>
                <w:lang w:val="de-AT"/>
              </w:rPr>
            </w:pPr>
            <w:r w:rsidRPr="00AD0CBD">
              <w:rPr>
                <w:rFonts w:ascii="Optima" w:hAnsi="Optima" w:cs="Times New Roman"/>
                <w:sz w:val="20"/>
                <w:szCs w:val="20"/>
              </w:rPr>
              <w:t>Relevante F</w:t>
            </w:r>
            <w:r w:rsidR="00AE4ED3" w:rsidRPr="00AD0CBD">
              <w:rPr>
                <w:rFonts w:ascii="Optima" w:hAnsi="Optima" w:cs="Times New Roman"/>
                <w:sz w:val="20"/>
                <w:szCs w:val="20"/>
              </w:rPr>
              <w:t>ächer:</w:t>
            </w:r>
            <w:r w:rsidR="00AE4ED3" w:rsidRPr="005C2E49">
              <w:rPr>
                <w:rFonts w:ascii="Optima" w:hAnsi="Optima" w:cs="Times New Roman"/>
                <w:sz w:val="20"/>
                <w:szCs w:val="20"/>
              </w:rPr>
              <w:t xml:space="preserve"> </w:t>
            </w:r>
            <w:r w:rsidRPr="005C2E49">
              <w:rPr>
                <w:rFonts w:ascii="Optima" w:hAnsi="Optima" w:cs="Times New Roman"/>
                <w:sz w:val="20"/>
                <w:szCs w:val="20"/>
              </w:rPr>
              <w:t>Physik</w:t>
            </w:r>
            <w:r>
              <w:rPr>
                <w:rFonts w:ascii="Optima" w:hAnsi="Optima" w:cs="Times New Roman"/>
                <w:sz w:val="20"/>
                <w:szCs w:val="20"/>
              </w:rPr>
              <w:t xml:space="preserve"> (</w:t>
            </w:r>
            <w:r w:rsidR="005C2E49">
              <w:rPr>
                <w:rFonts w:ascii="Optima" w:hAnsi="Optima" w:cs="Times New Roman"/>
                <w:sz w:val="20"/>
                <w:szCs w:val="20"/>
              </w:rPr>
              <w:t xml:space="preserve">Note: </w:t>
            </w:r>
            <w:r>
              <w:rPr>
                <w:rFonts w:ascii="Optima" w:hAnsi="Optima" w:cs="Times New Roman"/>
                <w:sz w:val="20"/>
                <w:szCs w:val="20"/>
              </w:rPr>
              <w:t>1,0), Mathematik (</w:t>
            </w:r>
            <w:r w:rsidR="005C2E49">
              <w:rPr>
                <w:rFonts w:ascii="Optima" w:hAnsi="Optima" w:cs="Times New Roman"/>
                <w:sz w:val="20"/>
                <w:szCs w:val="20"/>
              </w:rPr>
              <w:t xml:space="preserve">Note: </w:t>
            </w:r>
            <w:r>
              <w:rPr>
                <w:rFonts w:ascii="Optima" w:hAnsi="Optima" w:cs="Times New Roman"/>
                <w:sz w:val="20"/>
                <w:szCs w:val="20"/>
              </w:rPr>
              <w:t>2,0), gesamter Lernbereich Elektrotechnik (</w:t>
            </w:r>
            <w:r w:rsidR="005C2E49">
              <w:rPr>
                <w:rFonts w:ascii="Optima" w:hAnsi="Optima" w:cs="Times New Roman"/>
                <w:sz w:val="20"/>
                <w:szCs w:val="20"/>
              </w:rPr>
              <w:t xml:space="preserve">Note: </w:t>
            </w:r>
            <w:r>
              <w:rPr>
                <w:rFonts w:ascii="Optima" w:hAnsi="Optima" w:cs="Times New Roman"/>
                <w:sz w:val="20"/>
                <w:szCs w:val="20"/>
              </w:rPr>
              <w:t>2,0)</w:t>
            </w:r>
          </w:p>
        </w:tc>
      </w:tr>
      <w:tr w:rsidR="00152800" w:rsidRPr="00061E96" w14:paraId="3A2665B3" w14:textId="77777777" w:rsidTr="004D3F69">
        <w:trPr>
          <w:trHeight w:val="510"/>
        </w:trPr>
        <w:tc>
          <w:tcPr>
            <w:tcW w:w="10774" w:type="dxa"/>
            <w:gridSpan w:val="11"/>
            <w:tcBorders>
              <w:bottom w:val="single" w:sz="4" w:space="0" w:color="auto"/>
            </w:tcBorders>
            <w:vAlign w:val="bottom"/>
          </w:tcPr>
          <w:p w14:paraId="239F87B8" w14:textId="1FD97A35" w:rsidR="00E55D90" w:rsidRPr="00061E96" w:rsidRDefault="00F44F5F" w:rsidP="005C2E49">
            <w:pPr>
              <w:pStyle w:val="BERSCHRIFT"/>
              <w:rPr>
                <w:rFonts w:ascii="Optima" w:hAnsi="Optima" w:cs="Times New Roman"/>
                <w:smallCaps w:val="0"/>
                <w:sz w:val="28"/>
              </w:rPr>
            </w:pPr>
            <w:r w:rsidRPr="00061E96">
              <w:rPr>
                <w:rFonts w:ascii="Optima" w:hAnsi="Optima" w:cs="Times New Roman"/>
                <w:smallCaps w:val="0"/>
                <w:sz w:val="28"/>
              </w:rPr>
              <w:t>PRAKTISCHE ERFAHRUNGEN</w:t>
            </w:r>
          </w:p>
        </w:tc>
      </w:tr>
      <w:tr w:rsidR="00152800" w:rsidRPr="00061E96" w14:paraId="127C64E2" w14:textId="77777777" w:rsidTr="00152800">
        <w:tblPrEx>
          <w:tblW w:w="10774" w:type="dxa"/>
          <w:tblInd w:w="-851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21" w:author="David Döbele" w:date="2026-04-08T19:46:00Z" w16du:dateUtc="2026-04-08T17:46:00Z">
            <w:tblPrEx>
              <w:tblW w:w="10774" w:type="dxa"/>
              <w:tblInd w:w="-85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340"/>
          <w:trPrChange w:id="22" w:author="David Döbele" w:date="2026-04-08T19:46:00Z" w16du:dateUtc="2026-04-08T17:46:00Z">
            <w:trPr>
              <w:trHeight w:val="340"/>
            </w:trPr>
          </w:trPrChange>
        </w:trPr>
        <w:tc>
          <w:tcPr>
            <w:tcW w:w="6520" w:type="dxa"/>
            <w:gridSpan w:val="4"/>
            <w:tcBorders>
              <w:top w:val="single" w:sz="4" w:space="0" w:color="auto"/>
            </w:tcBorders>
            <w:vAlign w:val="bottom"/>
            <w:tcPrChange w:id="23" w:author="David Döbele" w:date="2026-04-08T19:46:00Z" w16du:dateUtc="2026-04-08T17:46:00Z">
              <w:tcPr>
                <w:tcW w:w="6521" w:type="dxa"/>
                <w:gridSpan w:val="4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38F27285" w14:textId="4B18F05A" w:rsidR="00E55D90" w:rsidRPr="00061E96" w:rsidRDefault="00436E0A" w:rsidP="005C2E49">
            <w:pPr>
              <w:rPr>
                <w:rFonts w:ascii="Optima" w:hAnsi="Optima" w:cs="Times New Roman"/>
                <w:sz w:val="20"/>
                <w:szCs w:val="20"/>
              </w:rPr>
            </w:pPr>
            <w:r w:rsidRPr="00436E0A">
              <w:rPr>
                <w:rFonts w:ascii="Optima" w:hAnsi="Optima" w:cs="Times New Roman"/>
                <w:b/>
                <w:sz w:val="21"/>
                <w:szCs w:val="21"/>
              </w:rPr>
              <w:t>Rossmann Beratung GmbH</w:t>
            </w:r>
          </w:p>
        </w:tc>
        <w:tc>
          <w:tcPr>
            <w:tcW w:w="4254" w:type="dxa"/>
            <w:gridSpan w:val="7"/>
            <w:tcBorders>
              <w:top w:val="single" w:sz="4" w:space="0" w:color="auto"/>
            </w:tcBorders>
            <w:vAlign w:val="bottom"/>
            <w:tcPrChange w:id="24" w:author="David Döbele" w:date="2026-04-08T19:46:00Z" w16du:dateUtc="2026-04-08T17:46:00Z">
              <w:tcPr>
                <w:tcW w:w="4253" w:type="dxa"/>
                <w:gridSpan w:val="8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4820196E" w14:textId="7CA6B31D" w:rsidR="00E55D90" w:rsidRPr="00061E96" w:rsidRDefault="00436E0A" w:rsidP="005C2E49">
            <w:pPr>
              <w:jc w:val="right"/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  <w:t>Quakenbrück</w:t>
            </w:r>
          </w:p>
        </w:tc>
      </w:tr>
      <w:tr w:rsidR="00152800" w:rsidRPr="00061E96" w14:paraId="335D84E9" w14:textId="77777777" w:rsidTr="00152800">
        <w:tblPrEx>
          <w:tblW w:w="10774" w:type="dxa"/>
          <w:tblInd w:w="-851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25" w:author="David Döbele" w:date="2026-04-08T19:46:00Z" w16du:dateUtc="2026-04-08T17:46:00Z">
            <w:tblPrEx>
              <w:tblW w:w="10774" w:type="dxa"/>
              <w:tblInd w:w="-85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170"/>
          <w:trPrChange w:id="26" w:author="David Döbele" w:date="2026-04-08T19:46:00Z" w16du:dateUtc="2026-04-08T17:46:00Z">
            <w:trPr>
              <w:trHeight w:val="170"/>
            </w:trPr>
          </w:trPrChange>
        </w:trPr>
        <w:tc>
          <w:tcPr>
            <w:tcW w:w="8079" w:type="dxa"/>
            <w:gridSpan w:val="9"/>
            <w:tcPrChange w:id="27" w:author="David Döbele" w:date="2026-04-08T19:46:00Z" w16du:dateUtc="2026-04-08T17:46:00Z">
              <w:tcPr>
                <w:tcW w:w="8080" w:type="dxa"/>
                <w:gridSpan w:val="10"/>
              </w:tcPr>
            </w:tcPrChange>
          </w:tcPr>
          <w:p w14:paraId="20B1570F" w14:textId="1BF33547" w:rsidR="00E55D90" w:rsidRPr="00061E96" w:rsidRDefault="00EA3A9B" w:rsidP="005C2E49">
            <w:pPr>
              <w:rPr>
                <w:rFonts w:ascii="Optima" w:hAnsi="Optima" w:cs="Times New Roman"/>
                <w:i/>
                <w:iCs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Optima" w:hAnsi="Optima" w:cs="Times New Roman"/>
                <w:i/>
                <w:iCs/>
                <w:sz w:val="20"/>
                <w:szCs w:val="20"/>
                <w:lang w:val="en-US"/>
              </w:rPr>
              <w:t>Werkstudent</w:t>
            </w:r>
            <w:proofErr w:type="spellEnd"/>
            <w:r w:rsidR="00E55D90" w:rsidRPr="00061E96">
              <w:rPr>
                <w:rFonts w:ascii="Optima" w:hAnsi="Optima" w:cs="Times New Roman"/>
                <w:i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="00E55D90" w:rsidRPr="00061E96">
              <w:rPr>
                <w:rFonts w:ascii="Optima" w:hAnsi="Optima" w:cs="Times New Roman"/>
                <w:i/>
                <w:iCs/>
                <w:sz w:val="20"/>
                <w:szCs w:val="20"/>
                <w:lang w:val="en-US"/>
              </w:rPr>
              <w:t>i</w:t>
            </w:r>
            <w:r w:rsidR="00E255CB">
              <w:rPr>
                <w:rFonts w:ascii="Optima" w:hAnsi="Optima" w:cs="Times New Roman"/>
                <w:i/>
                <w:iCs/>
                <w:sz w:val="20"/>
                <w:szCs w:val="20"/>
                <w:lang w:val="en-US"/>
              </w:rPr>
              <w:t>m</w:t>
            </w:r>
            <w:proofErr w:type="spellEnd"/>
            <w:r w:rsidR="00E55D90" w:rsidRPr="00061E96">
              <w:rPr>
                <w:rFonts w:ascii="Optima" w:hAnsi="Optima" w:cs="Times New Roman"/>
                <w:i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="00BC2558">
              <w:rPr>
                <w:rFonts w:ascii="Optima" w:hAnsi="Optima" w:cs="Times New Roman"/>
                <w:i/>
                <w:iCs/>
                <w:sz w:val="20"/>
                <w:szCs w:val="20"/>
                <w:lang w:val="en-US"/>
              </w:rPr>
              <w:t>Unternehmensberatung</w:t>
            </w:r>
            <w:proofErr w:type="spellEnd"/>
            <w:r w:rsidR="00BC2558">
              <w:rPr>
                <w:rFonts w:ascii="Optima" w:hAnsi="Optima" w:cs="Times New Roman"/>
                <w:i/>
                <w:iCs/>
                <w:sz w:val="20"/>
                <w:szCs w:val="20"/>
                <w:lang w:val="en-US"/>
              </w:rPr>
              <w:t xml:space="preserve"> für </w:t>
            </w:r>
            <w:proofErr w:type="spellStart"/>
            <w:r w:rsidR="00BC2558">
              <w:rPr>
                <w:rFonts w:ascii="Optima" w:hAnsi="Optima" w:cs="Times New Roman"/>
                <w:i/>
                <w:iCs/>
                <w:sz w:val="20"/>
                <w:szCs w:val="20"/>
                <w:lang w:val="en-US"/>
              </w:rPr>
              <w:t>Fördermittel</w:t>
            </w:r>
            <w:proofErr w:type="spellEnd"/>
          </w:p>
        </w:tc>
        <w:tc>
          <w:tcPr>
            <w:tcW w:w="2695" w:type="dxa"/>
            <w:gridSpan w:val="2"/>
            <w:tcPrChange w:id="28" w:author="David Döbele" w:date="2026-04-08T19:46:00Z" w16du:dateUtc="2026-04-08T17:46:00Z">
              <w:tcPr>
                <w:tcW w:w="2694" w:type="dxa"/>
                <w:gridSpan w:val="2"/>
              </w:tcPr>
            </w:tcPrChange>
          </w:tcPr>
          <w:p w14:paraId="0475B997" w14:textId="61888672" w:rsidR="00E55D90" w:rsidRPr="00061E96" w:rsidRDefault="00EA3A9B" w:rsidP="005C2E49">
            <w:pPr>
              <w:jc w:val="right"/>
              <w:rPr>
                <w:rFonts w:ascii="Optima" w:hAnsi="Optima" w:cs="Times New Roman"/>
                <w:sz w:val="20"/>
                <w:szCs w:val="20"/>
                <w:lang w:val="en-US"/>
              </w:rPr>
            </w:pPr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>04</w:t>
            </w:r>
            <w:r w:rsidR="00E55D90" w:rsidRPr="00061E96">
              <w:rPr>
                <w:rFonts w:ascii="Optima" w:hAnsi="Optima" w:cs="Times New Roman"/>
                <w:sz w:val="20"/>
                <w:szCs w:val="20"/>
                <w:lang w:val="en-US"/>
              </w:rPr>
              <w:t>/20</w:t>
            </w:r>
            <w:r w:rsidR="00301E88" w:rsidRPr="00061E96">
              <w:rPr>
                <w:rFonts w:ascii="Optima" w:hAnsi="Optima" w:cs="Times New Roman"/>
                <w:sz w:val="20"/>
                <w:szCs w:val="20"/>
                <w:lang w:val="en-US"/>
              </w:rPr>
              <w:t>2</w:t>
            </w:r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>6</w:t>
            </w:r>
            <w:r w:rsidR="00E55D90" w:rsidRPr="00061E96">
              <w:rPr>
                <w:rFonts w:ascii="Optima" w:hAnsi="Optima" w:cs="Times New Roman"/>
                <w:sz w:val="20"/>
                <w:szCs w:val="20"/>
                <w:lang w:val="en-US"/>
              </w:rPr>
              <w:t xml:space="preserve"> – </w:t>
            </w:r>
            <w:proofErr w:type="spellStart"/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>heute</w:t>
            </w:r>
            <w:proofErr w:type="spellEnd"/>
          </w:p>
        </w:tc>
      </w:tr>
      <w:tr w:rsidR="004D3F69" w:rsidRPr="00061E96" w:rsidDel="00171196" w14:paraId="1CB6A322" w14:textId="77777777" w:rsidTr="004D3F69">
        <w:trPr>
          <w:trHeight w:val="57"/>
          <w:del w:id="29" w:author="David Döbele" w:date="2026-04-08T19:44:00Z" w16du:dateUtc="2026-04-08T17:44:00Z"/>
        </w:trPr>
        <w:tc>
          <w:tcPr>
            <w:tcW w:w="10774" w:type="dxa"/>
            <w:gridSpan w:val="11"/>
          </w:tcPr>
          <w:p w14:paraId="6DD9BA0F" w14:textId="1C930B5A" w:rsidR="00C03CE3" w:rsidRPr="00EA3A9B" w:rsidDel="00171196" w:rsidRDefault="00C03CE3" w:rsidP="00BC2558">
            <w:pPr>
              <w:pStyle w:val="Bullets"/>
              <w:numPr>
                <w:ilvl w:val="0"/>
                <w:numId w:val="0"/>
              </w:numPr>
              <w:rPr>
                <w:del w:id="30" w:author="David Döbele" w:date="2026-04-08T19:44:00Z" w16du:dateUtc="2026-04-08T17:44:00Z"/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</w:p>
        </w:tc>
      </w:tr>
      <w:tr w:rsidR="004D3F69" w:rsidRPr="00171196" w14:paraId="45404236" w14:textId="77777777" w:rsidTr="00152800">
        <w:tblPrEx>
          <w:tblW w:w="10774" w:type="dxa"/>
          <w:tblInd w:w="-851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31" w:author="David Döbele" w:date="2026-04-08T19:46:00Z" w16du:dateUtc="2026-04-08T17:46:00Z">
            <w:tblPrEx>
              <w:tblW w:w="10774" w:type="dxa"/>
              <w:tblInd w:w="-85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340"/>
          <w:trPrChange w:id="32" w:author="David Döbele" w:date="2026-04-08T19:46:00Z" w16du:dateUtc="2026-04-08T17:46:00Z">
            <w:trPr>
              <w:trHeight w:val="340"/>
            </w:trPr>
          </w:trPrChange>
        </w:trPr>
        <w:tc>
          <w:tcPr>
            <w:tcW w:w="7937" w:type="dxa"/>
            <w:gridSpan w:val="8"/>
            <w:vAlign w:val="bottom"/>
            <w:tcPrChange w:id="33" w:author="David Döbele" w:date="2026-04-08T19:46:00Z" w16du:dateUtc="2026-04-08T17:46:00Z">
              <w:tcPr>
                <w:tcW w:w="7938" w:type="dxa"/>
                <w:gridSpan w:val="9"/>
                <w:vAlign w:val="bottom"/>
              </w:tcPr>
            </w:tcPrChange>
          </w:tcPr>
          <w:p w14:paraId="3CF978EE" w14:textId="141455A7" w:rsidR="00436E0A" w:rsidRPr="00171196" w:rsidRDefault="00436E0A" w:rsidP="00436E0A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</w:rPr>
            </w:pPr>
            <w:r w:rsidRPr="00171196"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  <w:rPrChange w:id="34" w:author="David Döbele" w:date="2026-04-08T19:44:00Z" w16du:dateUtc="2026-04-08T17:44:00Z">
                  <w:rPr>
                    <w:rFonts w:ascii="Optima" w:hAnsi="Optima" w:cs="Times New Roman"/>
                    <w:b/>
                    <w:sz w:val="21"/>
                    <w:szCs w:val="21"/>
                  </w:rPr>
                </w:rPrChange>
              </w:rPr>
              <w:t>Deloitte GmbH</w:t>
            </w:r>
          </w:p>
        </w:tc>
        <w:tc>
          <w:tcPr>
            <w:tcW w:w="2837" w:type="dxa"/>
            <w:gridSpan w:val="3"/>
            <w:vAlign w:val="bottom"/>
            <w:tcPrChange w:id="35" w:author="David Döbele" w:date="2026-04-08T19:46:00Z" w16du:dateUtc="2026-04-08T17:46:00Z">
              <w:tcPr>
                <w:tcW w:w="2836" w:type="dxa"/>
                <w:gridSpan w:val="3"/>
                <w:vAlign w:val="bottom"/>
              </w:tcPr>
            </w:tcPrChange>
          </w:tcPr>
          <w:p w14:paraId="49A11F72" w14:textId="468484CC" w:rsidR="00436E0A" w:rsidRPr="00171196" w:rsidRDefault="00436E0A" w:rsidP="00436E0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171196">
              <w:rPr>
                <w:rFonts w:ascii="Optima" w:hAnsi="Optima" w:cs="Times New Roman"/>
                <w:b/>
                <w:bCs/>
                <w:i w:val="0"/>
                <w:iCs w:val="0"/>
                <w:sz w:val="20"/>
                <w:szCs w:val="20"/>
                <w:rPrChange w:id="36" w:author="David Döbele" w:date="2026-04-08T19:44:00Z" w16du:dateUtc="2026-04-08T17:44:00Z">
                  <w:rPr>
                    <w:rFonts w:ascii="Optima" w:hAnsi="Optima" w:cs="Times New Roman"/>
                    <w:b/>
                    <w:bCs/>
                    <w:sz w:val="20"/>
                    <w:szCs w:val="20"/>
                  </w:rPr>
                </w:rPrChange>
              </w:rPr>
              <w:t>Hannover</w:t>
            </w:r>
          </w:p>
        </w:tc>
      </w:tr>
      <w:tr w:rsidR="004D3F69" w:rsidRPr="00061E96" w14:paraId="16C6F7AD" w14:textId="77777777" w:rsidTr="00152800">
        <w:tblPrEx>
          <w:tblW w:w="10774" w:type="dxa"/>
          <w:tblInd w:w="-851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37" w:author="David Döbele" w:date="2026-04-08T19:46:00Z" w16du:dateUtc="2026-04-08T17:46:00Z">
            <w:tblPrEx>
              <w:tblW w:w="10774" w:type="dxa"/>
              <w:tblInd w:w="-85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20"/>
          <w:trPrChange w:id="38" w:author="David Döbele" w:date="2026-04-08T19:46:00Z" w16du:dateUtc="2026-04-08T17:46:00Z">
            <w:trPr>
              <w:trHeight w:val="20"/>
            </w:trPr>
          </w:trPrChange>
        </w:trPr>
        <w:tc>
          <w:tcPr>
            <w:tcW w:w="7937" w:type="dxa"/>
            <w:gridSpan w:val="8"/>
            <w:tcPrChange w:id="39" w:author="David Döbele" w:date="2026-04-08T19:46:00Z" w16du:dateUtc="2026-04-08T17:46:00Z">
              <w:tcPr>
                <w:tcW w:w="7938" w:type="dxa"/>
                <w:gridSpan w:val="9"/>
              </w:tcPr>
            </w:tcPrChange>
          </w:tcPr>
          <w:p w14:paraId="5D8760E9" w14:textId="1D4168F7" w:rsidR="00436E0A" w:rsidRPr="00AD0CBD" w:rsidRDefault="00436E0A" w:rsidP="00436E0A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sz w:val="20"/>
                <w:szCs w:val="20"/>
              </w:rPr>
            </w:pPr>
            <w:proofErr w:type="spellStart"/>
            <w:r w:rsidRPr="00061E96">
              <w:rPr>
                <w:rFonts w:ascii="Optima" w:hAnsi="Optima" w:cs="Times New Roman"/>
                <w:sz w:val="20"/>
                <w:szCs w:val="20"/>
                <w:lang w:val="en-US"/>
              </w:rPr>
              <w:t>Praktikant</w:t>
            </w:r>
            <w:proofErr w:type="spellEnd"/>
            <w:r w:rsidRPr="00061E96">
              <w:rPr>
                <w:rFonts w:ascii="Optima" w:hAnsi="Optima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61E96">
              <w:rPr>
                <w:rFonts w:ascii="Optima" w:hAnsi="Optima" w:cs="Times New Roman"/>
                <w:sz w:val="20"/>
                <w:szCs w:val="20"/>
                <w:lang w:val="en-US"/>
              </w:rPr>
              <w:t>i</w:t>
            </w:r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>m</w:t>
            </w:r>
            <w:proofErr w:type="spellEnd"/>
            <w:r w:rsidRPr="00061E96">
              <w:rPr>
                <w:rFonts w:ascii="Optima" w:hAnsi="Optima" w:cs="Times New Roman"/>
                <w:sz w:val="20"/>
                <w:szCs w:val="20"/>
                <w:lang w:val="en-US"/>
              </w:rPr>
              <w:t xml:space="preserve"> Audit &amp; Assurance</w:t>
            </w:r>
          </w:p>
        </w:tc>
        <w:tc>
          <w:tcPr>
            <w:tcW w:w="2837" w:type="dxa"/>
            <w:gridSpan w:val="3"/>
            <w:tcPrChange w:id="40" w:author="David Döbele" w:date="2026-04-08T19:46:00Z" w16du:dateUtc="2026-04-08T17:46:00Z">
              <w:tcPr>
                <w:tcW w:w="2836" w:type="dxa"/>
                <w:gridSpan w:val="3"/>
              </w:tcPr>
            </w:tcPrChange>
          </w:tcPr>
          <w:p w14:paraId="2D9DB8CA" w14:textId="3B9E35D1" w:rsidR="00436E0A" w:rsidRPr="00171196" w:rsidRDefault="00436E0A" w:rsidP="00436E0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171196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  <w:rPrChange w:id="41" w:author="David Döbele" w:date="2026-04-08T19:44:00Z" w16du:dateUtc="2026-04-08T17:44:00Z">
                  <w:rPr>
                    <w:rFonts w:ascii="Optima" w:hAnsi="Optima" w:cs="Times New Roman"/>
                    <w:sz w:val="20"/>
                    <w:szCs w:val="20"/>
                    <w:lang w:val="en-US"/>
                  </w:rPr>
                </w:rPrChange>
              </w:rPr>
              <w:t>09/2025 – 01/2026</w:t>
            </w:r>
          </w:p>
        </w:tc>
      </w:tr>
      <w:tr w:rsidR="004D3F69" w:rsidRPr="00061E96" w14:paraId="7660C4BA" w14:textId="77777777" w:rsidTr="004D3F69">
        <w:trPr>
          <w:trHeight w:val="20"/>
        </w:trPr>
        <w:tc>
          <w:tcPr>
            <w:tcW w:w="10774" w:type="dxa"/>
            <w:gridSpan w:val="11"/>
          </w:tcPr>
          <w:p w14:paraId="3018AB11" w14:textId="77777777" w:rsidR="00436E0A" w:rsidRPr="00061E96" w:rsidRDefault="00436E0A" w:rsidP="00436E0A">
            <w:pPr>
              <w:pStyle w:val="Bullets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061E96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Analyse der Cash-Flow-Planungen und KPIs mehrerer Entitys eines MDAX-Unternehmens</w:t>
            </w:r>
          </w:p>
          <w:p w14:paraId="3D67713C" w14:textId="77777777" w:rsidR="00436E0A" w:rsidRPr="00061E96" w:rsidRDefault="00436E0A" w:rsidP="00436E0A">
            <w:pPr>
              <w:pStyle w:val="Bullets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061E96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Durchführung von HFM-Abfragen und Erstellung von Vergleichen</w:t>
            </w:r>
          </w:p>
          <w:p w14:paraId="446FDE44" w14:textId="77777777" w:rsidR="00436E0A" w:rsidRPr="00061E96" w:rsidRDefault="00436E0A" w:rsidP="00436E0A">
            <w:pPr>
              <w:pStyle w:val="Bullets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061E96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Dokumentation der durchgeführten Prüfungen und Meetings</w:t>
            </w:r>
          </w:p>
          <w:p w14:paraId="12AEBDE2" w14:textId="77777777" w:rsidR="00436E0A" w:rsidRPr="00061E96" w:rsidRDefault="00436E0A" w:rsidP="00436E0A">
            <w:pPr>
              <w:pStyle w:val="Bullets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061E96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Aktualisierung sowie Aufbereitung von prüfungsresultierenden Dateien</w:t>
            </w:r>
          </w:p>
          <w:p w14:paraId="132465C4" w14:textId="54B73F26" w:rsidR="00436E0A" w:rsidRPr="00061E96" w:rsidRDefault="00436E0A" w:rsidP="00436E0A">
            <w:pPr>
              <w:pStyle w:val="Bullets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061E96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Prüfung verschiedener Bilanz- und GuV-Posten</w:t>
            </w:r>
          </w:p>
        </w:tc>
      </w:tr>
      <w:tr w:rsidR="004D3F69" w:rsidRPr="00061E96" w14:paraId="4EC9DEB8" w14:textId="77777777" w:rsidTr="00152800">
        <w:tblPrEx>
          <w:tblW w:w="10774" w:type="dxa"/>
          <w:tblInd w:w="-851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42" w:author="David Döbele" w:date="2026-04-08T19:46:00Z" w16du:dateUtc="2026-04-08T17:46:00Z">
            <w:tblPrEx>
              <w:tblW w:w="10774" w:type="dxa"/>
              <w:tblInd w:w="-85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340"/>
          <w:trPrChange w:id="43" w:author="David Döbele" w:date="2026-04-08T19:46:00Z" w16du:dateUtc="2026-04-08T17:46:00Z">
            <w:trPr>
              <w:trHeight w:val="340"/>
            </w:trPr>
          </w:trPrChange>
        </w:trPr>
        <w:tc>
          <w:tcPr>
            <w:tcW w:w="7937" w:type="dxa"/>
            <w:gridSpan w:val="8"/>
            <w:vAlign w:val="bottom"/>
            <w:tcPrChange w:id="44" w:author="David Döbele" w:date="2026-04-08T19:46:00Z" w16du:dateUtc="2026-04-08T17:46:00Z">
              <w:tcPr>
                <w:tcW w:w="7938" w:type="dxa"/>
                <w:gridSpan w:val="9"/>
                <w:vAlign w:val="bottom"/>
              </w:tcPr>
            </w:tcPrChange>
          </w:tcPr>
          <w:p w14:paraId="061D97E7" w14:textId="5881C5A3" w:rsidR="00436E0A" w:rsidRPr="00061E96" w:rsidRDefault="00436E0A" w:rsidP="00436E0A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</w:rPr>
            </w:pPr>
            <w:proofErr w:type="spellStart"/>
            <w:r w:rsidRPr="00061E96"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</w:rPr>
              <w:t>Envipco</w:t>
            </w:r>
            <w:proofErr w:type="spellEnd"/>
            <w:r w:rsidRPr="00061E96"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</w:rPr>
              <w:t xml:space="preserve"> Automaten GmbH</w:t>
            </w:r>
          </w:p>
        </w:tc>
        <w:tc>
          <w:tcPr>
            <w:tcW w:w="2837" w:type="dxa"/>
            <w:gridSpan w:val="3"/>
            <w:vAlign w:val="bottom"/>
            <w:tcPrChange w:id="45" w:author="David Döbele" w:date="2026-04-08T19:46:00Z" w16du:dateUtc="2026-04-08T17:46:00Z">
              <w:tcPr>
                <w:tcW w:w="2836" w:type="dxa"/>
                <w:gridSpan w:val="3"/>
                <w:vAlign w:val="bottom"/>
              </w:tcPr>
            </w:tcPrChange>
          </w:tcPr>
          <w:p w14:paraId="38592414" w14:textId="4B91938E" w:rsidR="00436E0A" w:rsidRPr="00061E96" w:rsidRDefault="00436E0A" w:rsidP="00436E0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b/>
                <w:bCs/>
                <w:i w:val="0"/>
                <w:sz w:val="20"/>
                <w:szCs w:val="20"/>
              </w:rPr>
            </w:pPr>
            <w:r w:rsidRPr="00061E96">
              <w:rPr>
                <w:rFonts w:ascii="Optima" w:hAnsi="Optima" w:cs="Times New Roman"/>
                <w:b/>
                <w:bCs/>
                <w:i w:val="0"/>
                <w:sz w:val="20"/>
                <w:szCs w:val="20"/>
              </w:rPr>
              <w:t>Osnabrück</w:t>
            </w:r>
          </w:p>
        </w:tc>
      </w:tr>
      <w:tr w:rsidR="004D3F69" w:rsidRPr="00061E96" w14:paraId="0A0FFCF6" w14:textId="77777777" w:rsidTr="00152800">
        <w:tblPrEx>
          <w:tblW w:w="10774" w:type="dxa"/>
          <w:tblInd w:w="-851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46" w:author="David Döbele" w:date="2026-04-08T19:46:00Z" w16du:dateUtc="2026-04-08T17:46:00Z">
            <w:tblPrEx>
              <w:tblW w:w="10774" w:type="dxa"/>
              <w:tblInd w:w="-85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170"/>
          <w:trPrChange w:id="47" w:author="David Döbele" w:date="2026-04-08T19:46:00Z" w16du:dateUtc="2026-04-08T17:46:00Z">
            <w:trPr>
              <w:trHeight w:val="170"/>
            </w:trPr>
          </w:trPrChange>
        </w:trPr>
        <w:tc>
          <w:tcPr>
            <w:tcW w:w="7937" w:type="dxa"/>
            <w:gridSpan w:val="8"/>
            <w:tcPrChange w:id="48" w:author="David Döbele" w:date="2026-04-08T19:46:00Z" w16du:dateUtc="2026-04-08T17:46:00Z">
              <w:tcPr>
                <w:tcW w:w="7938" w:type="dxa"/>
                <w:gridSpan w:val="9"/>
              </w:tcPr>
            </w:tcPrChange>
          </w:tcPr>
          <w:p w14:paraId="30382087" w14:textId="01F7BDE3" w:rsidR="00436E0A" w:rsidRPr="00AD0CBD" w:rsidRDefault="00436E0A" w:rsidP="00436E0A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</w:rPr>
            </w:pPr>
            <w:r w:rsidRPr="00AD0CBD">
              <w:rPr>
                <w:rFonts w:ascii="Optima" w:hAnsi="Optima" w:cs="Times New Roman"/>
                <w:sz w:val="20"/>
                <w:szCs w:val="20"/>
              </w:rPr>
              <w:t>Werkstudent i</w:t>
            </w:r>
            <w:r>
              <w:rPr>
                <w:rFonts w:ascii="Optima" w:hAnsi="Optima" w:cs="Times New Roman"/>
                <w:sz w:val="20"/>
                <w:szCs w:val="20"/>
              </w:rPr>
              <w:t>m Bereich</w:t>
            </w:r>
            <w:r w:rsidRPr="00AD0CBD">
              <w:rPr>
                <w:rFonts w:ascii="Optima" w:hAnsi="Optima" w:cs="Times New Roman"/>
                <w:sz w:val="20"/>
                <w:szCs w:val="20"/>
              </w:rPr>
              <w:t xml:space="preserve"> Finanzen und Produktionsmanagement</w:t>
            </w:r>
          </w:p>
        </w:tc>
        <w:tc>
          <w:tcPr>
            <w:tcW w:w="2837" w:type="dxa"/>
            <w:gridSpan w:val="3"/>
            <w:tcPrChange w:id="49" w:author="David Döbele" w:date="2026-04-08T19:46:00Z" w16du:dateUtc="2026-04-08T17:46:00Z">
              <w:tcPr>
                <w:tcW w:w="2836" w:type="dxa"/>
                <w:gridSpan w:val="3"/>
              </w:tcPr>
            </w:tcPrChange>
          </w:tcPr>
          <w:p w14:paraId="7444AF8F" w14:textId="601AA6D1" w:rsidR="00436E0A" w:rsidRPr="00061E96" w:rsidRDefault="00436E0A" w:rsidP="00436E0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b/>
                <w:bCs/>
                <w:i w:val="0"/>
                <w:sz w:val="20"/>
                <w:szCs w:val="20"/>
              </w:rPr>
            </w:pPr>
            <w:r w:rsidRPr="00061E96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02/2024 – 02/2025</w:t>
            </w:r>
          </w:p>
        </w:tc>
      </w:tr>
      <w:tr w:rsidR="004D3F69" w:rsidRPr="00061E96" w14:paraId="4C00CD42" w14:textId="77777777" w:rsidTr="004D3F69">
        <w:trPr>
          <w:trHeight w:val="20"/>
        </w:trPr>
        <w:tc>
          <w:tcPr>
            <w:tcW w:w="10774" w:type="dxa"/>
            <w:gridSpan w:val="11"/>
          </w:tcPr>
          <w:p w14:paraId="078D3DCA" w14:textId="77777777" w:rsidR="00436E0A" w:rsidRPr="00061E96" w:rsidRDefault="00436E0A" w:rsidP="00436E0A">
            <w:pPr>
              <w:pStyle w:val="Bullets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061E96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Ausführung von Bauteil- und Maschinenbuchungen</w:t>
            </w:r>
          </w:p>
          <w:p w14:paraId="508815DF" w14:textId="77777777" w:rsidR="00436E0A" w:rsidRPr="00061E96" w:rsidRDefault="00436E0A" w:rsidP="00436E0A">
            <w:pPr>
              <w:pStyle w:val="Bullets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061E96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Entwicklung neuer Auswertungen mit MS-Excel</w:t>
            </w:r>
          </w:p>
          <w:p w14:paraId="0FBBDB4A" w14:textId="77777777" w:rsidR="00436E0A" w:rsidRPr="00061E96" w:rsidRDefault="00436E0A" w:rsidP="00436E0A">
            <w:pPr>
              <w:pStyle w:val="Bullets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061E96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Erstellung einer Cash-Flow-Planung für die deutsche Niederlassung</w:t>
            </w:r>
          </w:p>
          <w:p w14:paraId="34D8601A" w14:textId="77777777" w:rsidR="00436E0A" w:rsidRPr="00061E96" w:rsidRDefault="00436E0A" w:rsidP="00436E0A">
            <w:pPr>
              <w:pStyle w:val="Bullets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061E96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Unterstützung bei der Jahresabschlussprüfung</w:t>
            </w:r>
          </w:p>
          <w:p w14:paraId="746118C9" w14:textId="6BEBA474" w:rsidR="00436E0A" w:rsidRPr="00BA02F2" w:rsidRDefault="00436E0A" w:rsidP="00436E0A">
            <w:pPr>
              <w:pStyle w:val="Bullets"/>
              <w:numPr>
                <w:ilvl w:val="0"/>
                <w:numId w:val="26"/>
              </w:numPr>
              <w:rPr>
                <w:rFonts w:ascii="Optima" w:hAnsi="Optima" w:cs="Times New Roman"/>
                <w:b/>
                <w:bCs/>
                <w:i w:val="0"/>
                <w:sz w:val="20"/>
                <w:szCs w:val="20"/>
              </w:rPr>
            </w:pPr>
            <w:r w:rsidRPr="00061E96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Ent</w:t>
            </w: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wurf</w:t>
            </w:r>
            <w:r w:rsidRPr="00061E96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 xml:space="preserve"> von Präsentationen für ein Ladesäulen- und Lean</w:t>
            </w: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-</w:t>
            </w:r>
            <w:r w:rsidRPr="00061E96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Management-Projekt</w:t>
            </w:r>
          </w:p>
        </w:tc>
      </w:tr>
      <w:tr w:rsidR="004D3F69" w:rsidRPr="00061E96" w14:paraId="414B4085" w14:textId="77777777" w:rsidTr="004D3F69">
        <w:trPr>
          <w:trHeight w:val="510"/>
        </w:trPr>
        <w:tc>
          <w:tcPr>
            <w:tcW w:w="10774" w:type="dxa"/>
            <w:gridSpan w:val="11"/>
            <w:tcBorders>
              <w:bottom w:val="single" w:sz="4" w:space="0" w:color="auto"/>
            </w:tcBorders>
            <w:vAlign w:val="bottom"/>
          </w:tcPr>
          <w:p w14:paraId="4741C5BA" w14:textId="1A1B7CE9" w:rsidR="00E55D90" w:rsidRPr="00061E96" w:rsidRDefault="00F44F5F" w:rsidP="005C2E49">
            <w:pPr>
              <w:pStyle w:val="BERSCHRIFT"/>
              <w:rPr>
                <w:rFonts w:ascii="Optima" w:hAnsi="Optima" w:cs="Times New Roman"/>
                <w:i/>
                <w:smallCaps w:val="0"/>
                <w:sz w:val="28"/>
                <w:szCs w:val="28"/>
              </w:rPr>
            </w:pPr>
            <w:r w:rsidRPr="00061E96">
              <w:rPr>
                <w:rFonts w:ascii="Optima" w:hAnsi="Optima" w:cs="Times New Roman"/>
                <w:smallCaps w:val="0"/>
                <w:sz w:val="28"/>
                <w:szCs w:val="28"/>
              </w:rPr>
              <w:t>EXTRACURRICULARES ENGAGEMENT</w:t>
            </w:r>
          </w:p>
        </w:tc>
      </w:tr>
      <w:tr w:rsidR="004D3F69" w:rsidRPr="00061E96" w14:paraId="534A255C" w14:textId="77777777" w:rsidTr="00152800">
        <w:tblPrEx>
          <w:tblW w:w="10774" w:type="dxa"/>
          <w:tblInd w:w="-851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50" w:author="David Döbele" w:date="2026-04-08T19:46:00Z" w16du:dateUtc="2026-04-08T17:46:00Z">
            <w:tblPrEx>
              <w:tblW w:w="10774" w:type="dxa"/>
              <w:tblInd w:w="-85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340"/>
          <w:trPrChange w:id="51" w:author="David Döbele" w:date="2026-04-08T19:46:00Z" w16du:dateUtc="2026-04-08T17:46:00Z">
            <w:trPr>
              <w:trHeight w:val="340"/>
            </w:trPr>
          </w:trPrChange>
        </w:trPr>
        <w:tc>
          <w:tcPr>
            <w:tcW w:w="5953" w:type="dxa"/>
            <w:gridSpan w:val="3"/>
            <w:vAlign w:val="bottom"/>
            <w:tcPrChange w:id="52" w:author="David Döbele" w:date="2026-04-08T19:46:00Z" w16du:dateUtc="2026-04-08T17:46:00Z">
              <w:tcPr>
                <w:tcW w:w="5954" w:type="dxa"/>
                <w:gridSpan w:val="3"/>
                <w:vAlign w:val="bottom"/>
              </w:tcPr>
            </w:tcPrChange>
          </w:tcPr>
          <w:p w14:paraId="3685A28D" w14:textId="7953A859" w:rsidR="00CA348A" w:rsidRPr="00CA348A" w:rsidRDefault="00CA348A" w:rsidP="00FD1816">
            <w:pPr>
              <w:pStyle w:val="Ort"/>
              <w:jc w:val="left"/>
              <w:rPr>
                <w:rFonts w:ascii="Optima" w:hAnsi="Optima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</w:pPr>
            <w:r>
              <w:rPr>
                <w:rFonts w:ascii="Optima" w:hAnsi="Optima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>ArbeiterKind.de</w:t>
            </w:r>
          </w:p>
        </w:tc>
        <w:tc>
          <w:tcPr>
            <w:tcW w:w="4821" w:type="dxa"/>
            <w:gridSpan w:val="8"/>
            <w:vAlign w:val="bottom"/>
            <w:tcPrChange w:id="53" w:author="David Döbele" w:date="2026-04-08T19:46:00Z" w16du:dateUtc="2026-04-08T17:46:00Z">
              <w:tcPr>
                <w:tcW w:w="4820" w:type="dxa"/>
                <w:gridSpan w:val="9"/>
                <w:vAlign w:val="bottom"/>
              </w:tcPr>
            </w:tcPrChange>
          </w:tcPr>
          <w:p w14:paraId="3FB9BB10" w14:textId="77777777" w:rsidR="00CA348A" w:rsidRPr="00061E96" w:rsidRDefault="00CA348A" w:rsidP="00FD1816">
            <w:pPr>
              <w:pStyle w:val="Ort"/>
              <w:rPr>
                <w:rFonts w:ascii="Optima" w:hAnsi="Optima" w:cs="Times New Roman"/>
                <w:b/>
                <w:bCs/>
                <w:i w:val="0"/>
                <w:iCs/>
                <w:sz w:val="20"/>
                <w:szCs w:val="20"/>
              </w:rPr>
            </w:pPr>
            <w:r w:rsidRPr="00061E96">
              <w:rPr>
                <w:rFonts w:ascii="Optima" w:hAnsi="Optima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Osnabrück</w:t>
            </w:r>
          </w:p>
        </w:tc>
      </w:tr>
      <w:tr w:rsidR="004D3F69" w:rsidRPr="00061E96" w14:paraId="6A860AD7" w14:textId="77777777" w:rsidTr="00152800">
        <w:tblPrEx>
          <w:tblW w:w="10774" w:type="dxa"/>
          <w:tblInd w:w="-851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54" w:author="David Döbele" w:date="2026-04-08T19:46:00Z" w16du:dateUtc="2026-04-08T17:46:00Z">
            <w:tblPrEx>
              <w:tblW w:w="10774" w:type="dxa"/>
              <w:tblInd w:w="-85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170"/>
          <w:trPrChange w:id="55" w:author="David Döbele" w:date="2026-04-08T19:46:00Z" w16du:dateUtc="2026-04-08T17:46:00Z">
            <w:trPr>
              <w:trHeight w:val="170"/>
            </w:trPr>
          </w:trPrChange>
        </w:trPr>
        <w:tc>
          <w:tcPr>
            <w:tcW w:w="7796" w:type="dxa"/>
            <w:gridSpan w:val="7"/>
            <w:tcPrChange w:id="56" w:author="David Döbele" w:date="2026-04-08T19:46:00Z" w16du:dateUtc="2026-04-08T17:46:00Z">
              <w:tcPr>
                <w:tcW w:w="7797" w:type="dxa"/>
                <w:gridSpan w:val="7"/>
              </w:tcPr>
            </w:tcPrChange>
          </w:tcPr>
          <w:p w14:paraId="6CC43B0C" w14:textId="27194973" w:rsidR="00CA348A" w:rsidRPr="00061E96" w:rsidRDefault="003733B1" w:rsidP="00FD1816">
            <w:pPr>
              <w:pStyle w:val="Beschreibung"/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</w:pPr>
            <w:r w:rsidRPr="003733B1"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  <w:t>Ehrenamtlicher Mentor für Studierende aus nicht</w:t>
            </w:r>
            <w:r w:rsidRPr="003733B1">
              <w:rPr>
                <w:rFonts w:ascii="Cambria Math" w:hAnsi="Cambria Math" w:cs="Cambria Math"/>
                <w:i/>
                <w:iCs/>
                <w:sz w:val="20"/>
                <w:szCs w:val="20"/>
                <w:lang w:val="de-AT"/>
              </w:rPr>
              <w:t>‑</w:t>
            </w:r>
            <w:r w:rsidRPr="003733B1"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  <w:t>akademischen Haushalten</w:t>
            </w:r>
          </w:p>
        </w:tc>
        <w:tc>
          <w:tcPr>
            <w:tcW w:w="2978" w:type="dxa"/>
            <w:gridSpan w:val="4"/>
            <w:tcPrChange w:id="57" w:author="David Döbele" w:date="2026-04-08T19:46:00Z" w16du:dateUtc="2026-04-08T17:46:00Z">
              <w:tcPr>
                <w:tcW w:w="2977" w:type="dxa"/>
                <w:gridSpan w:val="5"/>
              </w:tcPr>
            </w:tcPrChange>
          </w:tcPr>
          <w:p w14:paraId="3F1A2EE6" w14:textId="63FC4B6D" w:rsidR="00CA348A" w:rsidRPr="00061E96" w:rsidRDefault="00CA348A" w:rsidP="00FD1816">
            <w:pPr>
              <w:pStyle w:val="Beschreibung"/>
              <w:jc w:val="right"/>
              <w:rPr>
                <w:rFonts w:ascii="Optima" w:hAnsi="Optima" w:cs="Times New Roman"/>
                <w:sz w:val="20"/>
                <w:szCs w:val="20"/>
                <w:lang w:val="en-US"/>
              </w:rPr>
            </w:pPr>
            <w:r w:rsidRPr="00061E96">
              <w:rPr>
                <w:rFonts w:ascii="Optima" w:hAnsi="Optima" w:cs="Times New Roman"/>
                <w:sz w:val="20"/>
                <w:szCs w:val="20"/>
                <w:lang w:val="en-US"/>
              </w:rPr>
              <w:t>0</w:t>
            </w:r>
            <w:r w:rsidR="00BB0FE6">
              <w:rPr>
                <w:rFonts w:ascii="Optima" w:hAnsi="Optima" w:cs="Times New Roman"/>
                <w:sz w:val="20"/>
                <w:szCs w:val="20"/>
                <w:lang w:val="en-US"/>
              </w:rPr>
              <w:t>2</w:t>
            </w:r>
            <w:r w:rsidRPr="00061E96">
              <w:rPr>
                <w:rFonts w:ascii="Optima" w:hAnsi="Optima" w:cs="Times New Roman"/>
                <w:sz w:val="20"/>
                <w:szCs w:val="20"/>
                <w:lang w:val="en-US"/>
              </w:rPr>
              <w:t>/202</w:t>
            </w:r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>6</w:t>
            </w:r>
            <w:r w:rsidRPr="00061E96">
              <w:rPr>
                <w:rFonts w:ascii="Optima" w:hAnsi="Optima" w:cs="Times New Roman"/>
                <w:sz w:val="20"/>
                <w:szCs w:val="20"/>
                <w:lang w:val="en-US"/>
              </w:rPr>
              <w:t xml:space="preserve"> – </w:t>
            </w:r>
            <w:proofErr w:type="spellStart"/>
            <w:r w:rsidR="00BB0FE6">
              <w:rPr>
                <w:rFonts w:ascii="Optima" w:hAnsi="Optima" w:cs="Times New Roman"/>
                <w:sz w:val="20"/>
                <w:szCs w:val="20"/>
                <w:lang w:val="en-US"/>
              </w:rPr>
              <w:t>heute</w:t>
            </w:r>
            <w:proofErr w:type="spellEnd"/>
          </w:p>
        </w:tc>
      </w:tr>
      <w:tr w:rsidR="004D3F69" w:rsidRPr="00061E96" w14:paraId="4CC0AE21" w14:textId="77777777" w:rsidTr="004D3F69">
        <w:trPr>
          <w:trHeight w:val="20"/>
        </w:trPr>
        <w:tc>
          <w:tcPr>
            <w:tcW w:w="10774" w:type="dxa"/>
            <w:gridSpan w:val="11"/>
          </w:tcPr>
          <w:p w14:paraId="0C87B1E7" w14:textId="017C0187" w:rsidR="00CA348A" w:rsidRPr="00061E96" w:rsidRDefault="003733B1" w:rsidP="00FD1816">
            <w:pPr>
              <w:pStyle w:val="Beschreibung"/>
              <w:numPr>
                <w:ilvl w:val="0"/>
                <w:numId w:val="24"/>
              </w:numPr>
              <w:rPr>
                <w:rFonts w:ascii="Optima" w:hAnsi="Optima" w:cs="Times New Roman"/>
                <w:iCs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iCs/>
                <w:sz w:val="20"/>
                <w:szCs w:val="20"/>
                <w:lang w:val="de-AT"/>
              </w:rPr>
              <w:t>Individuelle Unterstützung von Studierenden ohne akademischen Familienhintergrund</w:t>
            </w:r>
          </w:p>
        </w:tc>
      </w:tr>
      <w:tr w:rsidR="004D3F69" w:rsidRPr="00061E96" w14:paraId="42D0F630" w14:textId="77777777" w:rsidTr="00152800">
        <w:tblPrEx>
          <w:tblW w:w="10774" w:type="dxa"/>
          <w:tblInd w:w="-851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58" w:author="David Döbele" w:date="2026-04-08T19:46:00Z" w16du:dateUtc="2026-04-08T17:46:00Z">
            <w:tblPrEx>
              <w:tblW w:w="10774" w:type="dxa"/>
              <w:tblInd w:w="-85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340"/>
          <w:trPrChange w:id="59" w:author="David Döbele" w:date="2026-04-08T19:46:00Z" w16du:dateUtc="2026-04-08T17:46:00Z">
            <w:trPr>
              <w:trHeight w:val="340"/>
            </w:trPr>
          </w:trPrChange>
        </w:trPr>
        <w:tc>
          <w:tcPr>
            <w:tcW w:w="5953" w:type="dxa"/>
            <w:gridSpan w:val="3"/>
            <w:vAlign w:val="bottom"/>
            <w:tcPrChange w:id="60" w:author="David Döbele" w:date="2026-04-08T19:46:00Z" w16du:dateUtc="2026-04-08T17:46:00Z">
              <w:tcPr>
                <w:tcW w:w="5954" w:type="dxa"/>
                <w:gridSpan w:val="3"/>
                <w:vAlign w:val="bottom"/>
              </w:tcPr>
            </w:tcPrChange>
          </w:tcPr>
          <w:p w14:paraId="1957CCB3" w14:textId="77777777" w:rsidR="00CA348A" w:rsidRPr="00061E96" w:rsidRDefault="00CA348A" w:rsidP="00CA348A">
            <w:pPr>
              <w:pStyle w:val="Ort"/>
              <w:jc w:val="left"/>
              <w:rPr>
                <w:rFonts w:ascii="Optima" w:hAnsi="Optima" w:cs="Times New Roman"/>
                <w:b/>
                <w:i w:val="0"/>
                <w:iCs/>
                <w:sz w:val="21"/>
                <w:szCs w:val="21"/>
              </w:rPr>
            </w:pPr>
            <w:r w:rsidRPr="00061E96">
              <w:rPr>
                <w:rFonts w:ascii="Optima" w:hAnsi="Optima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>Hochschule Osnabrück</w:t>
            </w:r>
          </w:p>
        </w:tc>
        <w:tc>
          <w:tcPr>
            <w:tcW w:w="4821" w:type="dxa"/>
            <w:gridSpan w:val="8"/>
            <w:vAlign w:val="bottom"/>
            <w:tcPrChange w:id="61" w:author="David Döbele" w:date="2026-04-08T19:46:00Z" w16du:dateUtc="2026-04-08T17:46:00Z">
              <w:tcPr>
                <w:tcW w:w="4820" w:type="dxa"/>
                <w:gridSpan w:val="9"/>
                <w:vAlign w:val="bottom"/>
              </w:tcPr>
            </w:tcPrChange>
          </w:tcPr>
          <w:p w14:paraId="5854A87F" w14:textId="77777777" w:rsidR="00CA348A" w:rsidRPr="00061E96" w:rsidRDefault="00CA348A" w:rsidP="00CA348A">
            <w:pPr>
              <w:pStyle w:val="Ort"/>
              <w:rPr>
                <w:rFonts w:ascii="Optima" w:hAnsi="Optima" w:cs="Times New Roman"/>
                <w:b/>
                <w:bCs/>
                <w:i w:val="0"/>
                <w:iCs/>
                <w:sz w:val="20"/>
                <w:szCs w:val="20"/>
              </w:rPr>
            </w:pPr>
            <w:r w:rsidRPr="00061E96">
              <w:rPr>
                <w:rFonts w:ascii="Optima" w:hAnsi="Optima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Osnabrück</w:t>
            </w:r>
          </w:p>
        </w:tc>
      </w:tr>
      <w:tr w:rsidR="004D3F69" w:rsidRPr="00061E96" w14:paraId="07521934" w14:textId="77777777" w:rsidTr="00152800">
        <w:tblPrEx>
          <w:tblW w:w="10774" w:type="dxa"/>
          <w:tblInd w:w="-851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62" w:author="David Döbele" w:date="2026-04-08T19:46:00Z" w16du:dateUtc="2026-04-08T17:46:00Z">
            <w:tblPrEx>
              <w:tblW w:w="10774" w:type="dxa"/>
              <w:tblInd w:w="-85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170"/>
          <w:trPrChange w:id="63" w:author="David Döbele" w:date="2026-04-08T19:46:00Z" w16du:dateUtc="2026-04-08T17:46:00Z">
            <w:trPr>
              <w:trHeight w:val="170"/>
            </w:trPr>
          </w:trPrChange>
        </w:trPr>
        <w:tc>
          <w:tcPr>
            <w:tcW w:w="7796" w:type="dxa"/>
            <w:gridSpan w:val="7"/>
            <w:tcPrChange w:id="64" w:author="David Döbele" w:date="2026-04-08T19:46:00Z" w16du:dateUtc="2026-04-08T17:46:00Z">
              <w:tcPr>
                <w:tcW w:w="7797" w:type="dxa"/>
                <w:gridSpan w:val="7"/>
              </w:tcPr>
            </w:tcPrChange>
          </w:tcPr>
          <w:p w14:paraId="613E353C" w14:textId="2C6F2646" w:rsidR="00CA348A" w:rsidRPr="00061E96" w:rsidRDefault="00CA348A" w:rsidP="00CA348A">
            <w:pPr>
              <w:pStyle w:val="Beschreibung"/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</w:pPr>
            <w:r w:rsidRPr="00061E96"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  <w:t>Teil</w:t>
            </w:r>
            <w:r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  <w:t>nehmer</w:t>
            </w:r>
            <w:r w:rsidRPr="00061E96"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  <w:t xml:space="preserve"> als </w:t>
            </w:r>
            <w:r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  <w:t>Mentor</w:t>
            </w:r>
            <w:r w:rsidRPr="00061E96"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  <w:t xml:space="preserve"> beim </w:t>
            </w:r>
            <w:r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  <w:t>Mentoring</w:t>
            </w:r>
            <w:r w:rsidR="00391C3A"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  <w:t>programm</w:t>
            </w:r>
            <w:r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  <w:t xml:space="preserve"> für Erstsemesterstudierende</w:t>
            </w:r>
          </w:p>
        </w:tc>
        <w:tc>
          <w:tcPr>
            <w:tcW w:w="2978" w:type="dxa"/>
            <w:gridSpan w:val="4"/>
            <w:tcPrChange w:id="65" w:author="David Döbele" w:date="2026-04-08T19:46:00Z" w16du:dateUtc="2026-04-08T17:46:00Z">
              <w:tcPr>
                <w:tcW w:w="2977" w:type="dxa"/>
                <w:gridSpan w:val="5"/>
              </w:tcPr>
            </w:tcPrChange>
          </w:tcPr>
          <w:p w14:paraId="2A8D3C61" w14:textId="2348ECEA" w:rsidR="00CA348A" w:rsidRPr="00061E96" w:rsidRDefault="00CA348A" w:rsidP="00CA348A">
            <w:pPr>
              <w:pStyle w:val="Beschreibung"/>
              <w:jc w:val="right"/>
              <w:rPr>
                <w:rFonts w:ascii="Optima" w:hAnsi="Optima" w:cs="Times New Roman"/>
                <w:sz w:val="20"/>
                <w:szCs w:val="20"/>
                <w:lang w:val="en-US"/>
              </w:rPr>
            </w:pPr>
            <w:r w:rsidRPr="00061E96">
              <w:rPr>
                <w:rFonts w:ascii="Optima" w:hAnsi="Optima" w:cs="Times New Roman"/>
                <w:sz w:val="20"/>
                <w:szCs w:val="20"/>
                <w:lang w:val="en-US"/>
              </w:rPr>
              <w:t>0</w:t>
            </w:r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>2</w:t>
            </w:r>
            <w:r w:rsidRPr="00061E96">
              <w:rPr>
                <w:rFonts w:ascii="Optima" w:hAnsi="Optima" w:cs="Times New Roman"/>
                <w:sz w:val="20"/>
                <w:szCs w:val="20"/>
                <w:lang w:val="en-US"/>
              </w:rPr>
              <w:t>/202</w:t>
            </w:r>
            <w:r w:rsidR="00D815C7">
              <w:rPr>
                <w:rFonts w:ascii="Optima" w:hAnsi="Optima" w:cs="Times New Roman"/>
                <w:sz w:val="20"/>
                <w:szCs w:val="20"/>
                <w:lang w:val="en-US"/>
              </w:rPr>
              <w:t>6</w:t>
            </w:r>
            <w:r w:rsidRPr="00061E96">
              <w:rPr>
                <w:rFonts w:ascii="Optima" w:hAnsi="Optima" w:cs="Times New Roman"/>
                <w:sz w:val="20"/>
                <w:szCs w:val="20"/>
                <w:lang w:val="en-US"/>
              </w:rPr>
              <w:t xml:space="preserve"> – 0</w:t>
            </w:r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>7</w:t>
            </w:r>
            <w:r w:rsidRPr="00061E96">
              <w:rPr>
                <w:rFonts w:ascii="Optima" w:hAnsi="Optima" w:cs="Times New Roman"/>
                <w:sz w:val="20"/>
                <w:szCs w:val="20"/>
                <w:lang w:val="en-US"/>
              </w:rPr>
              <w:t>/2026</w:t>
            </w:r>
          </w:p>
        </w:tc>
      </w:tr>
      <w:tr w:rsidR="004D3F69" w:rsidRPr="00061E96" w14:paraId="686B0239" w14:textId="77777777" w:rsidTr="004D3F69">
        <w:trPr>
          <w:trHeight w:val="20"/>
        </w:trPr>
        <w:tc>
          <w:tcPr>
            <w:tcW w:w="10774" w:type="dxa"/>
            <w:gridSpan w:val="11"/>
          </w:tcPr>
          <w:p w14:paraId="2A004BDC" w14:textId="77777777" w:rsidR="00CA348A" w:rsidRPr="00061E96" w:rsidRDefault="00CA348A" w:rsidP="00CA348A">
            <w:pPr>
              <w:pStyle w:val="Beschreibung"/>
              <w:numPr>
                <w:ilvl w:val="0"/>
                <w:numId w:val="24"/>
              </w:numPr>
              <w:rPr>
                <w:rFonts w:ascii="Optima" w:hAnsi="Optima" w:cs="Times New Roman"/>
                <w:iCs/>
                <w:sz w:val="20"/>
                <w:szCs w:val="20"/>
                <w:lang w:val="de-AT"/>
              </w:rPr>
            </w:pPr>
            <w:r w:rsidRPr="00061E96">
              <w:rPr>
                <w:rFonts w:ascii="Optima" w:hAnsi="Optima" w:cs="Times New Roman"/>
                <w:iCs/>
                <w:sz w:val="20"/>
                <w:szCs w:val="20"/>
                <w:lang w:val="de-AT"/>
              </w:rPr>
              <w:t>Begleitung und Unterstützung von Studierenden aus Südkorea</w:t>
            </w:r>
          </w:p>
        </w:tc>
      </w:tr>
      <w:tr w:rsidR="004D3F69" w:rsidRPr="00061E96" w:rsidDel="00152800" w14:paraId="59B586C0" w14:textId="6819D47F" w:rsidTr="00152800">
        <w:tblPrEx>
          <w:tblW w:w="10774" w:type="dxa"/>
          <w:tblInd w:w="-851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66" w:author="David Döbele" w:date="2026-04-08T19:46:00Z" w16du:dateUtc="2026-04-08T17:46:00Z">
            <w:tblPrEx>
              <w:tblW w:w="10774" w:type="dxa"/>
              <w:tblInd w:w="-85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340"/>
          <w:del w:id="67" w:author="David Döbele" w:date="2026-04-08T19:46:00Z" w16du:dateUtc="2026-04-08T17:46:00Z"/>
          <w:trPrChange w:id="68" w:author="David Döbele" w:date="2026-04-08T19:46:00Z" w16du:dateUtc="2026-04-08T17:46:00Z">
            <w:trPr>
              <w:trHeight w:val="340"/>
            </w:trPr>
          </w:trPrChange>
        </w:trPr>
        <w:tc>
          <w:tcPr>
            <w:tcW w:w="5953" w:type="dxa"/>
            <w:gridSpan w:val="3"/>
            <w:vAlign w:val="bottom"/>
            <w:tcPrChange w:id="69" w:author="David Döbele" w:date="2026-04-08T19:46:00Z" w16du:dateUtc="2026-04-08T17:46:00Z">
              <w:tcPr>
                <w:tcW w:w="5954" w:type="dxa"/>
                <w:gridSpan w:val="3"/>
                <w:vAlign w:val="bottom"/>
              </w:tcPr>
            </w:tcPrChange>
          </w:tcPr>
          <w:p w14:paraId="4C4DBA14" w14:textId="4C635BA2" w:rsidR="00CA348A" w:rsidRPr="00061E96" w:rsidDel="00152800" w:rsidRDefault="00CA348A" w:rsidP="00CA348A">
            <w:pPr>
              <w:pStyle w:val="Bullets"/>
              <w:numPr>
                <w:ilvl w:val="0"/>
                <w:numId w:val="0"/>
              </w:numPr>
              <w:rPr>
                <w:del w:id="70" w:author="David Döbele" w:date="2026-04-08T19:46:00Z" w16du:dateUtc="2026-04-08T17:46:00Z"/>
                <w:rFonts w:ascii="Optima" w:hAnsi="Optima" w:cs="Times New Roman"/>
                <w:b/>
                <w:i w:val="0"/>
                <w:iCs w:val="0"/>
                <w:sz w:val="21"/>
                <w:szCs w:val="21"/>
              </w:rPr>
            </w:pPr>
            <w:del w:id="71" w:author="David Döbele" w:date="2026-04-08T19:46:00Z" w16du:dateUtc="2026-04-08T17:46:00Z">
              <w:r w:rsidRPr="00061E96" w:rsidDel="00152800">
                <w:rPr>
                  <w:rFonts w:ascii="Optima" w:hAnsi="Optima" w:cs="Times New Roman"/>
                  <w:b/>
                  <w:i w:val="0"/>
                  <w:sz w:val="21"/>
                  <w:szCs w:val="21"/>
                  <w:lang w:val="en-US"/>
                </w:rPr>
                <w:delText>Hochschule Osnabrück</w:delText>
              </w:r>
            </w:del>
          </w:p>
        </w:tc>
        <w:tc>
          <w:tcPr>
            <w:tcW w:w="4821" w:type="dxa"/>
            <w:gridSpan w:val="8"/>
            <w:vAlign w:val="bottom"/>
            <w:tcPrChange w:id="72" w:author="David Döbele" w:date="2026-04-08T19:46:00Z" w16du:dateUtc="2026-04-08T17:46:00Z">
              <w:tcPr>
                <w:tcW w:w="4820" w:type="dxa"/>
                <w:gridSpan w:val="9"/>
                <w:vAlign w:val="bottom"/>
              </w:tcPr>
            </w:tcPrChange>
          </w:tcPr>
          <w:p w14:paraId="5CE85FF1" w14:textId="37022387" w:rsidR="00CA348A" w:rsidRPr="00061E96" w:rsidDel="00152800" w:rsidRDefault="00CA348A" w:rsidP="00CA348A">
            <w:pPr>
              <w:pStyle w:val="Bullets"/>
              <w:numPr>
                <w:ilvl w:val="0"/>
                <w:numId w:val="0"/>
              </w:numPr>
              <w:jc w:val="right"/>
              <w:rPr>
                <w:del w:id="73" w:author="David Döbele" w:date="2026-04-08T19:46:00Z" w16du:dateUtc="2026-04-08T17:46:00Z"/>
                <w:rFonts w:ascii="Optima" w:hAnsi="Optima" w:cs="Times New Roman"/>
                <w:b/>
                <w:bCs/>
                <w:i w:val="0"/>
                <w:iCs w:val="0"/>
                <w:sz w:val="20"/>
                <w:szCs w:val="20"/>
              </w:rPr>
            </w:pPr>
            <w:del w:id="74" w:author="David Döbele" w:date="2026-04-08T19:46:00Z" w16du:dateUtc="2026-04-08T17:46:00Z">
              <w:r w:rsidRPr="00061E96" w:rsidDel="00152800">
                <w:rPr>
                  <w:rFonts w:ascii="Optima" w:hAnsi="Optima" w:cs="Times New Roman"/>
                  <w:b/>
                  <w:bCs/>
                  <w:i w:val="0"/>
                  <w:sz w:val="20"/>
                  <w:szCs w:val="20"/>
                </w:rPr>
                <w:delText>Osnabrück</w:delText>
              </w:r>
            </w:del>
          </w:p>
        </w:tc>
      </w:tr>
      <w:tr w:rsidR="004D3F69" w:rsidRPr="00061E96" w14:paraId="16888419" w14:textId="77777777" w:rsidTr="00152800">
        <w:tblPrEx>
          <w:tblW w:w="10774" w:type="dxa"/>
          <w:tblInd w:w="-851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75" w:author="David Döbele" w:date="2026-04-08T19:46:00Z" w16du:dateUtc="2026-04-08T17:46:00Z">
            <w:tblPrEx>
              <w:tblW w:w="10774" w:type="dxa"/>
              <w:tblInd w:w="-85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340"/>
          <w:trPrChange w:id="76" w:author="David Döbele" w:date="2026-04-08T19:46:00Z" w16du:dateUtc="2026-04-08T17:46:00Z">
            <w:trPr>
              <w:trHeight w:val="170"/>
            </w:trPr>
          </w:trPrChange>
        </w:trPr>
        <w:tc>
          <w:tcPr>
            <w:tcW w:w="6946" w:type="dxa"/>
            <w:gridSpan w:val="5"/>
            <w:vAlign w:val="bottom"/>
            <w:tcPrChange w:id="77" w:author="David Döbele" w:date="2026-04-08T19:46:00Z" w16du:dateUtc="2026-04-08T17:46:00Z">
              <w:tcPr>
                <w:tcW w:w="7797" w:type="dxa"/>
                <w:gridSpan w:val="8"/>
              </w:tcPr>
            </w:tcPrChange>
          </w:tcPr>
          <w:p w14:paraId="5EB548AA" w14:textId="77777777" w:rsidR="00CA348A" w:rsidRPr="00061E96" w:rsidRDefault="00CA348A" w:rsidP="00152800">
            <w:pPr>
              <w:pStyle w:val="Beschreibung"/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</w:pPr>
            <w:r w:rsidRPr="00061E96"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  <w:t>Teil</w:t>
            </w:r>
            <w:r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  <w:t>nehmer</w:t>
            </w:r>
            <w:r w:rsidRPr="00061E96"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  <w:t xml:space="preserve"> als Buddy beim Buddy-Programm des International Faculty Office</w:t>
            </w:r>
          </w:p>
        </w:tc>
        <w:tc>
          <w:tcPr>
            <w:tcW w:w="3828" w:type="dxa"/>
            <w:gridSpan w:val="6"/>
            <w:vAlign w:val="bottom"/>
            <w:tcPrChange w:id="78" w:author="David Döbele" w:date="2026-04-08T19:46:00Z" w16du:dateUtc="2026-04-08T17:46:00Z">
              <w:tcPr>
                <w:tcW w:w="2977" w:type="dxa"/>
                <w:gridSpan w:val="4"/>
              </w:tcPr>
            </w:tcPrChange>
          </w:tcPr>
          <w:p w14:paraId="6BB19405" w14:textId="4D47889F" w:rsidR="00CA348A" w:rsidRPr="00061E96" w:rsidRDefault="00152800" w:rsidP="00152800">
            <w:pPr>
              <w:pStyle w:val="Beschreibung"/>
              <w:jc w:val="right"/>
              <w:rPr>
                <w:rFonts w:ascii="Optima" w:hAnsi="Optima" w:cs="Times New Roman"/>
                <w:sz w:val="20"/>
                <w:szCs w:val="20"/>
                <w:lang w:val="en-US"/>
              </w:rPr>
            </w:pPr>
            <w:ins w:id="79" w:author="David Döbele" w:date="2026-04-08T19:45:00Z" w16du:dateUtc="2026-04-08T17:45:00Z">
              <w:r w:rsidRPr="00061E96">
                <w:rPr>
                  <w:rFonts w:ascii="Optima" w:hAnsi="Optima" w:cs="Times New Roman"/>
                  <w:sz w:val="20"/>
                  <w:szCs w:val="20"/>
                  <w:lang w:val="en-US"/>
                </w:rPr>
                <w:t>08/2023 – 02/2024</w:t>
              </w:r>
            </w:ins>
            <w:ins w:id="80" w:author="David Döbele" w:date="2026-04-08T19:46:00Z" w16du:dateUtc="2026-04-08T17:46:00Z">
              <w:r>
                <w:rPr>
                  <w:rFonts w:ascii="Optima" w:hAnsi="Optima" w:cs="Times New Roman"/>
                  <w:sz w:val="20"/>
                  <w:szCs w:val="20"/>
                  <w:lang w:val="en-US"/>
                </w:rPr>
                <w:t xml:space="preserve"> / </w:t>
              </w:r>
            </w:ins>
            <w:r w:rsidR="00CA348A" w:rsidRPr="00061E96">
              <w:rPr>
                <w:rFonts w:ascii="Optima" w:hAnsi="Optima" w:cs="Times New Roman"/>
                <w:sz w:val="20"/>
                <w:szCs w:val="20"/>
                <w:lang w:val="en-US"/>
              </w:rPr>
              <w:t>08/2025 – 0</w:t>
            </w:r>
            <w:r w:rsidR="00BB0FE6">
              <w:rPr>
                <w:rFonts w:ascii="Optima" w:hAnsi="Optima" w:cs="Times New Roman"/>
                <w:sz w:val="20"/>
                <w:szCs w:val="20"/>
                <w:lang w:val="en-US"/>
              </w:rPr>
              <w:t>7</w:t>
            </w:r>
            <w:r w:rsidR="00CA348A" w:rsidRPr="00061E96">
              <w:rPr>
                <w:rFonts w:ascii="Optima" w:hAnsi="Optima" w:cs="Times New Roman"/>
                <w:sz w:val="20"/>
                <w:szCs w:val="20"/>
                <w:lang w:val="en-US"/>
              </w:rPr>
              <w:t>/2026</w:t>
            </w:r>
          </w:p>
        </w:tc>
      </w:tr>
      <w:tr w:rsidR="004D3F69" w:rsidRPr="00061E96" w14:paraId="74A6F125" w14:textId="77777777" w:rsidTr="004D3F69">
        <w:trPr>
          <w:trHeight w:val="20"/>
        </w:trPr>
        <w:tc>
          <w:tcPr>
            <w:tcW w:w="10774" w:type="dxa"/>
            <w:gridSpan w:val="11"/>
          </w:tcPr>
          <w:p w14:paraId="7D6707E6" w14:textId="77777777" w:rsidR="00CA348A" w:rsidRPr="00061E96" w:rsidRDefault="00CA348A" w:rsidP="00CA348A">
            <w:pPr>
              <w:pStyle w:val="Beschreibung"/>
              <w:numPr>
                <w:ilvl w:val="0"/>
                <w:numId w:val="24"/>
              </w:numPr>
              <w:rPr>
                <w:rFonts w:ascii="Optima" w:hAnsi="Optima" w:cs="Times New Roman"/>
                <w:iCs/>
                <w:sz w:val="20"/>
                <w:szCs w:val="20"/>
                <w:lang w:val="de-AT"/>
              </w:rPr>
            </w:pPr>
            <w:r w:rsidRPr="00061E96">
              <w:rPr>
                <w:rFonts w:ascii="Optima" w:hAnsi="Optima" w:cs="Times New Roman"/>
                <w:iCs/>
                <w:sz w:val="20"/>
                <w:szCs w:val="20"/>
                <w:lang w:val="de-AT"/>
              </w:rPr>
              <w:t>Begleitung und Unterstützung von Studierenden aus Südkorea</w:t>
            </w:r>
          </w:p>
        </w:tc>
      </w:tr>
      <w:tr w:rsidR="004D3F69" w:rsidRPr="00061E96" w14:paraId="3B26943D" w14:textId="77777777" w:rsidTr="00152800">
        <w:tblPrEx>
          <w:tblW w:w="10774" w:type="dxa"/>
          <w:tblInd w:w="-851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81" w:author="David Döbele" w:date="2026-04-08T19:46:00Z" w16du:dateUtc="2026-04-08T17:46:00Z">
            <w:tblPrEx>
              <w:tblW w:w="10774" w:type="dxa"/>
              <w:tblInd w:w="-85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340"/>
          <w:trPrChange w:id="82" w:author="David Döbele" w:date="2026-04-08T19:46:00Z" w16du:dateUtc="2026-04-08T17:46:00Z">
            <w:trPr>
              <w:trHeight w:val="340"/>
            </w:trPr>
          </w:trPrChange>
        </w:trPr>
        <w:tc>
          <w:tcPr>
            <w:tcW w:w="5953" w:type="dxa"/>
            <w:gridSpan w:val="3"/>
            <w:vAlign w:val="bottom"/>
            <w:tcPrChange w:id="83" w:author="David Döbele" w:date="2026-04-08T19:46:00Z" w16du:dateUtc="2026-04-08T17:46:00Z">
              <w:tcPr>
                <w:tcW w:w="5954" w:type="dxa"/>
                <w:gridSpan w:val="3"/>
                <w:vAlign w:val="bottom"/>
              </w:tcPr>
            </w:tcPrChange>
          </w:tcPr>
          <w:p w14:paraId="11E538C2" w14:textId="01ABA515" w:rsidR="00CA348A" w:rsidRPr="00061E96" w:rsidRDefault="00CA348A" w:rsidP="00CA348A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</w:rPr>
            </w:pPr>
            <w:r w:rsidRPr="00061E96"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</w:rPr>
              <w:t>PROMOS-Stipendium der Hochschule Osnabrück</w:t>
            </w:r>
          </w:p>
        </w:tc>
        <w:tc>
          <w:tcPr>
            <w:tcW w:w="4821" w:type="dxa"/>
            <w:gridSpan w:val="8"/>
            <w:vAlign w:val="bottom"/>
            <w:tcPrChange w:id="84" w:author="David Döbele" w:date="2026-04-08T19:46:00Z" w16du:dateUtc="2026-04-08T17:46:00Z">
              <w:tcPr>
                <w:tcW w:w="4820" w:type="dxa"/>
                <w:gridSpan w:val="9"/>
                <w:vAlign w:val="bottom"/>
              </w:tcPr>
            </w:tcPrChange>
          </w:tcPr>
          <w:p w14:paraId="21BF18C9" w14:textId="1F4A2D0C" w:rsidR="00CA348A" w:rsidRPr="00061E96" w:rsidRDefault="00CA348A" w:rsidP="00CA348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061E96">
              <w:rPr>
                <w:rFonts w:ascii="Optima" w:hAnsi="Optima" w:cs="Times New Roman"/>
                <w:b/>
                <w:bCs/>
                <w:i w:val="0"/>
                <w:iCs w:val="0"/>
                <w:sz w:val="20"/>
                <w:szCs w:val="20"/>
              </w:rPr>
              <w:t>Osnabrück</w:t>
            </w:r>
          </w:p>
        </w:tc>
      </w:tr>
      <w:tr w:rsidR="004D3F69" w:rsidRPr="00061E96" w14:paraId="04BFDD79" w14:textId="77777777" w:rsidTr="00152800">
        <w:tblPrEx>
          <w:tblW w:w="10774" w:type="dxa"/>
          <w:tblInd w:w="-851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85" w:author="David Döbele" w:date="2026-04-08T19:46:00Z" w16du:dateUtc="2026-04-08T17:46:00Z">
            <w:tblPrEx>
              <w:tblW w:w="10774" w:type="dxa"/>
              <w:tblInd w:w="-85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170"/>
          <w:trPrChange w:id="86" w:author="David Döbele" w:date="2026-04-08T19:46:00Z" w16du:dateUtc="2026-04-08T17:46:00Z">
            <w:trPr>
              <w:trHeight w:val="170"/>
            </w:trPr>
          </w:trPrChange>
        </w:trPr>
        <w:tc>
          <w:tcPr>
            <w:tcW w:w="8363" w:type="dxa"/>
            <w:gridSpan w:val="10"/>
            <w:tcPrChange w:id="87" w:author="David Döbele" w:date="2026-04-08T19:46:00Z" w16du:dateUtc="2026-04-08T17:46:00Z">
              <w:tcPr>
                <w:tcW w:w="8364" w:type="dxa"/>
                <w:gridSpan w:val="11"/>
              </w:tcPr>
            </w:tcPrChange>
          </w:tcPr>
          <w:p w14:paraId="5D908AF7" w14:textId="3A47885A" w:rsidR="00CA348A" w:rsidRPr="00061E96" w:rsidRDefault="00CA348A" w:rsidP="00CA348A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sz w:val="20"/>
                <w:szCs w:val="20"/>
                <w:lang w:val="de-AT"/>
              </w:rPr>
            </w:pPr>
            <w:r w:rsidRPr="00061E96">
              <w:rPr>
                <w:rFonts w:ascii="Optima" w:hAnsi="Optima" w:cs="Times New Roman"/>
                <w:sz w:val="20"/>
                <w:szCs w:val="20"/>
                <w:lang w:val="de-AT"/>
              </w:rPr>
              <w:t>Ideelle und finanzielle Förderung durch den Deutschen Akademischen Austauschdienst</w:t>
            </w:r>
          </w:p>
        </w:tc>
        <w:tc>
          <w:tcPr>
            <w:tcW w:w="2411" w:type="dxa"/>
            <w:tcPrChange w:id="88" w:author="David Döbele" w:date="2026-04-08T19:46:00Z" w16du:dateUtc="2026-04-08T17:46:00Z">
              <w:tcPr>
                <w:tcW w:w="2410" w:type="dxa"/>
              </w:tcPr>
            </w:tcPrChange>
          </w:tcPr>
          <w:p w14:paraId="0D2FFB14" w14:textId="48EC684E" w:rsidR="00CA348A" w:rsidRPr="00061E96" w:rsidRDefault="00CA348A" w:rsidP="00CA348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061E96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03/2025 – 05/2025</w:t>
            </w:r>
          </w:p>
        </w:tc>
      </w:tr>
      <w:tr w:rsidR="004D3F69" w:rsidRPr="00061E96" w14:paraId="66A58453" w14:textId="77777777" w:rsidTr="004D3F69">
        <w:trPr>
          <w:trHeight w:val="20"/>
        </w:trPr>
        <w:tc>
          <w:tcPr>
            <w:tcW w:w="10774" w:type="dxa"/>
            <w:gridSpan w:val="11"/>
          </w:tcPr>
          <w:p w14:paraId="50B5B9CB" w14:textId="1394FA9B" w:rsidR="00CA348A" w:rsidRPr="00BA02F2" w:rsidRDefault="00CA348A" w:rsidP="00CA348A">
            <w:pPr>
              <w:pStyle w:val="Bullets"/>
              <w:numPr>
                <w:ilvl w:val="0"/>
                <w:numId w:val="25"/>
              </w:numPr>
              <w:rPr>
                <w:rFonts w:ascii="Optima" w:hAnsi="Optima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BA02F2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Akademische Aus- und Fortbildung im Ausland</w:t>
            </w:r>
          </w:p>
        </w:tc>
      </w:tr>
      <w:tr w:rsidR="004D3F69" w:rsidRPr="00061E96" w:rsidDel="00152800" w14:paraId="4028871F" w14:textId="1FB25926" w:rsidTr="00152800">
        <w:tblPrEx>
          <w:tblW w:w="10774" w:type="dxa"/>
          <w:tblInd w:w="-851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89" w:author="David Döbele" w:date="2026-04-08T19:46:00Z" w16du:dateUtc="2026-04-08T17:46:00Z">
            <w:tblPrEx>
              <w:tblW w:w="10774" w:type="dxa"/>
              <w:tblInd w:w="-85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340"/>
          <w:del w:id="90" w:author="David Döbele" w:date="2026-04-08T19:46:00Z" w16du:dateUtc="2026-04-08T17:46:00Z"/>
          <w:trPrChange w:id="91" w:author="David Döbele" w:date="2026-04-08T19:46:00Z" w16du:dateUtc="2026-04-08T17:46:00Z">
            <w:trPr>
              <w:trHeight w:val="340"/>
            </w:trPr>
          </w:trPrChange>
        </w:trPr>
        <w:tc>
          <w:tcPr>
            <w:tcW w:w="5953" w:type="dxa"/>
            <w:gridSpan w:val="3"/>
            <w:vAlign w:val="bottom"/>
            <w:tcPrChange w:id="92" w:author="David Döbele" w:date="2026-04-08T19:46:00Z" w16du:dateUtc="2026-04-08T17:46:00Z">
              <w:tcPr>
                <w:tcW w:w="5954" w:type="dxa"/>
                <w:gridSpan w:val="3"/>
                <w:vAlign w:val="bottom"/>
              </w:tcPr>
            </w:tcPrChange>
          </w:tcPr>
          <w:p w14:paraId="3B81DA34" w14:textId="26DB0AA3" w:rsidR="00CA348A" w:rsidRPr="00061E96" w:rsidDel="00152800" w:rsidRDefault="00CA348A" w:rsidP="00CA348A">
            <w:pPr>
              <w:pStyle w:val="Ort"/>
              <w:jc w:val="left"/>
              <w:rPr>
                <w:del w:id="93" w:author="David Döbele" w:date="2026-04-08T19:46:00Z" w16du:dateUtc="2026-04-08T17:46:00Z"/>
                <w:rFonts w:ascii="Optima" w:hAnsi="Optima" w:cs="Times New Roman"/>
                <w:b/>
                <w:i w:val="0"/>
                <w:iCs/>
                <w:sz w:val="21"/>
                <w:szCs w:val="21"/>
              </w:rPr>
            </w:pPr>
            <w:del w:id="94" w:author="David Döbele" w:date="2026-04-08T19:46:00Z" w16du:dateUtc="2026-04-08T17:46:00Z">
              <w:r w:rsidRPr="00061E96" w:rsidDel="00152800">
                <w:rPr>
                  <w:rFonts w:ascii="Optima" w:hAnsi="Optima" w:cs="Times New Roman"/>
                  <w:b/>
                  <w:i w:val="0"/>
                  <w:iCs/>
                  <w:smallCaps w:val="0"/>
                  <w:sz w:val="21"/>
                  <w:szCs w:val="21"/>
                  <w:lang w:val="en-US"/>
                </w:rPr>
                <w:delText>Hochschule Osnabrück</w:delText>
              </w:r>
            </w:del>
          </w:p>
        </w:tc>
        <w:tc>
          <w:tcPr>
            <w:tcW w:w="4821" w:type="dxa"/>
            <w:gridSpan w:val="8"/>
            <w:vAlign w:val="bottom"/>
            <w:tcPrChange w:id="95" w:author="David Döbele" w:date="2026-04-08T19:46:00Z" w16du:dateUtc="2026-04-08T17:46:00Z">
              <w:tcPr>
                <w:tcW w:w="4820" w:type="dxa"/>
                <w:gridSpan w:val="9"/>
                <w:vAlign w:val="bottom"/>
              </w:tcPr>
            </w:tcPrChange>
          </w:tcPr>
          <w:p w14:paraId="7F9CDF1E" w14:textId="29F46423" w:rsidR="00CA348A" w:rsidRPr="00061E96" w:rsidDel="00152800" w:rsidRDefault="00CA348A" w:rsidP="00CA348A">
            <w:pPr>
              <w:pStyle w:val="Ort"/>
              <w:rPr>
                <w:del w:id="96" w:author="David Döbele" w:date="2026-04-08T19:46:00Z" w16du:dateUtc="2026-04-08T17:46:00Z"/>
                <w:rFonts w:ascii="Optima" w:hAnsi="Optima" w:cs="Times New Roman"/>
                <w:b/>
                <w:bCs/>
                <w:i w:val="0"/>
                <w:iCs/>
                <w:sz w:val="20"/>
                <w:szCs w:val="20"/>
              </w:rPr>
            </w:pPr>
            <w:del w:id="97" w:author="David Döbele" w:date="2026-04-08T19:46:00Z" w16du:dateUtc="2026-04-08T17:46:00Z">
              <w:r w:rsidRPr="00061E96" w:rsidDel="00152800">
                <w:rPr>
                  <w:rFonts w:ascii="Optima" w:hAnsi="Optima" w:cs="Times New Roman"/>
                  <w:b/>
                  <w:bCs/>
                  <w:i w:val="0"/>
                  <w:iCs/>
                  <w:smallCaps w:val="0"/>
                  <w:sz w:val="20"/>
                  <w:szCs w:val="20"/>
                </w:rPr>
                <w:delText>Osnabrück</w:delText>
              </w:r>
            </w:del>
          </w:p>
        </w:tc>
      </w:tr>
      <w:tr w:rsidR="004D3F69" w:rsidRPr="00061E96" w:rsidDel="00152800" w14:paraId="7B2F81B2" w14:textId="03EBC6E2" w:rsidTr="00152800">
        <w:tblPrEx>
          <w:tblW w:w="10774" w:type="dxa"/>
          <w:tblInd w:w="-851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98" w:author="David Döbele" w:date="2026-04-08T19:46:00Z" w16du:dateUtc="2026-04-08T17:46:00Z">
            <w:tblPrEx>
              <w:tblW w:w="10774" w:type="dxa"/>
              <w:tblInd w:w="-85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170"/>
          <w:del w:id="99" w:author="David Döbele" w:date="2026-04-08T19:46:00Z" w16du:dateUtc="2026-04-08T17:46:00Z"/>
          <w:trPrChange w:id="100" w:author="David Döbele" w:date="2026-04-08T19:46:00Z" w16du:dateUtc="2026-04-08T17:46:00Z">
            <w:trPr>
              <w:trHeight w:val="170"/>
            </w:trPr>
          </w:trPrChange>
        </w:trPr>
        <w:tc>
          <w:tcPr>
            <w:tcW w:w="7654" w:type="dxa"/>
            <w:gridSpan w:val="6"/>
            <w:tcPrChange w:id="101" w:author="David Döbele" w:date="2026-04-08T19:46:00Z" w16du:dateUtc="2026-04-08T17:46:00Z">
              <w:tcPr>
                <w:tcW w:w="7655" w:type="dxa"/>
                <w:gridSpan w:val="6"/>
              </w:tcPr>
            </w:tcPrChange>
          </w:tcPr>
          <w:p w14:paraId="099DE2C5" w14:textId="443A9A1C" w:rsidR="00CA348A" w:rsidRPr="00061E96" w:rsidDel="00152800" w:rsidRDefault="00CA348A" w:rsidP="00CA348A">
            <w:pPr>
              <w:pStyle w:val="Beschreibung"/>
              <w:rPr>
                <w:del w:id="102" w:author="David Döbele" w:date="2026-04-08T19:46:00Z" w16du:dateUtc="2026-04-08T17:46:00Z"/>
                <w:rFonts w:ascii="Optima" w:hAnsi="Optima" w:cs="Times New Roman"/>
                <w:b/>
                <w:i/>
                <w:iCs/>
                <w:sz w:val="21"/>
                <w:szCs w:val="21"/>
              </w:rPr>
            </w:pPr>
            <w:del w:id="103" w:author="David Döbele" w:date="2026-04-08T19:46:00Z" w16du:dateUtc="2026-04-08T17:46:00Z">
              <w:r w:rsidRPr="00061E96" w:rsidDel="00152800">
                <w:rPr>
                  <w:rFonts w:ascii="Optima" w:hAnsi="Optima" w:cs="Times New Roman"/>
                  <w:i/>
                  <w:iCs/>
                  <w:sz w:val="20"/>
                  <w:szCs w:val="20"/>
                  <w:lang w:val="de-AT"/>
                </w:rPr>
                <w:delText>Teiln</w:delText>
              </w:r>
              <w:r w:rsidDel="00152800">
                <w:rPr>
                  <w:rFonts w:ascii="Optima" w:hAnsi="Optima" w:cs="Times New Roman"/>
                  <w:i/>
                  <w:iCs/>
                  <w:sz w:val="20"/>
                  <w:szCs w:val="20"/>
                  <w:lang w:val="de-AT"/>
                </w:rPr>
                <w:delText>e</w:delText>
              </w:r>
              <w:r w:rsidRPr="00061E96" w:rsidDel="00152800">
                <w:rPr>
                  <w:rFonts w:ascii="Optima" w:hAnsi="Optima" w:cs="Times New Roman"/>
                  <w:i/>
                  <w:iCs/>
                  <w:sz w:val="20"/>
                  <w:szCs w:val="20"/>
                  <w:lang w:val="de-AT"/>
                </w:rPr>
                <w:delText>hme</w:delText>
              </w:r>
              <w:r w:rsidDel="00152800">
                <w:rPr>
                  <w:rFonts w:ascii="Optima" w:hAnsi="Optima" w:cs="Times New Roman"/>
                  <w:i/>
                  <w:iCs/>
                  <w:sz w:val="20"/>
                  <w:szCs w:val="20"/>
                  <w:lang w:val="de-AT"/>
                </w:rPr>
                <w:delText>r</w:delText>
              </w:r>
              <w:r w:rsidRPr="00061E96" w:rsidDel="00152800">
                <w:rPr>
                  <w:rFonts w:ascii="Optima" w:hAnsi="Optima" w:cs="Times New Roman"/>
                  <w:i/>
                  <w:iCs/>
                  <w:sz w:val="20"/>
                  <w:szCs w:val="20"/>
                  <w:lang w:val="de-AT"/>
                </w:rPr>
                <w:delText xml:space="preserve"> als Buddy beim Buddy-Programm des International Faculty Office</w:delText>
              </w:r>
            </w:del>
          </w:p>
        </w:tc>
        <w:tc>
          <w:tcPr>
            <w:tcW w:w="3120" w:type="dxa"/>
            <w:gridSpan w:val="5"/>
            <w:tcPrChange w:id="104" w:author="David Döbele" w:date="2026-04-08T19:46:00Z" w16du:dateUtc="2026-04-08T17:46:00Z">
              <w:tcPr>
                <w:tcW w:w="3119" w:type="dxa"/>
                <w:gridSpan w:val="6"/>
              </w:tcPr>
            </w:tcPrChange>
          </w:tcPr>
          <w:p w14:paraId="091163D4" w14:textId="323A5C18" w:rsidR="00CA348A" w:rsidRPr="00061E96" w:rsidDel="00152800" w:rsidRDefault="00CA348A" w:rsidP="00CA348A">
            <w:pPr>
              <w:pStyle w:val="Beschreibung"/>
              <w:jc w:val="right"/>
              <w:rPr>
                <w:del w:id="105" w:author="David Döbele" w:date="2026-04-08T19:46:00Z" w16du:dateUtc="2026-04-08T17:46:00Z"/>
                <w:rFonts w:ascii="Optima" w:hAnsi="Optima" w:cs="Times New Roman"/>
                <w:b/>
                <w:bCs/>
                <w:i/>
                <w:iCs/>
                <w:sz w:val="20"/>
                <w:szCs w:val="20"/>
              </w:rPr>
            </w:pPr>
            <w:del w:id="106" w:author="David Döbele" w:date="2026-04-08T19:46:00Z" w16du:dateUtc="2026-04-08T17:46:00Z">
              <w:r w:rsidRPr="00061E96" w:rsidDel="00152800">
                <w:rPr>
                  <w:rFonts w:ascii="Optima" w:hAnsi="Optima" w:cs="Times New Roman"/>
                  <w:sz w:val="20"/>
                  <w:szCs w:val="20"/>
                  <w:lang w:val="en-US"/>
                </w:rPr>
                <w:delText>08/2023 – 02/2024</w:delText>
              </w:r>
            </w:del>
          </w:p>
        </w:tc>
      </w:tr>
      <w:tr w:rsidR="004D3F69" w:rsidRPr="00061E96" w:rsidDel="00152800" w14:paraId="2618F0FF" w14:textId="41524C52" w:rsidTr="004D3F69">
        <w:trPr>
          <w:trHeight w:val="84"/>
          <w:del w:id="107" w:author="David Döbele" w:date="2026-04-08T19:46:00Z" w16du:dateUtc="2026-04-08T17:46:00Z"/>
        </w:trPr>
        <w:tc>
          <w:tcPr>
            <w:tcW w:w="10774" w:type="dxa"/>
            <w:gridSpan w:val="11"/>
          </w:tcPr>
          <w:p w14:paraId="1570DE9D" w14:textId="461C28B4" w:rsidR="00CA348A" w:rsidRPr="00BA02F2" w:rsidDel="00152800" w:rsidRDefault="00CA348A" w:rsidP="00CA348A">
            <w:pPr>
              <w:pStyle w:val="Bullets"/>
              <w:numPr>
                <w:ilvl w:val="0"/>
                <w:numId w:val="25"/>
              </w:numPr>
              <w:rPr>
                <w:del w:id="108" w:author="David Döbele" w:date="2026-04-08T19:46:00Z" w16du:dateUtc="2026-04-08T17:46:00Z"/>
                <w:rFonts w:ascii="Optima" w:hAnsi="Optima" w:cs="Times New Roman"/>
                <w:b/>
                <w:bCs/>
                <w:i w:val="0"/>
                <w:sz w:val="20"/>
                <w:szCs w:val="20"/>
              </w:rPr>
            </w:pPr>
            <w:del w:id="109" w:author="David Döbele" w:date="2026-04-08T19:46:00Z" w16du:dateUtc="2026-04-08T17:46:00Z">
              <w:r w:rsidRPr="00AD0CBD" w:rsidDel="00152800">
                <w:rPr>
                  <w:rFonts w:ascii="Optima" w:hAnsi="Optima" w:cs="Times New Roman"/>
                  <w:i w:val="0"/>
                  <w:sz w:val="20"/>
                  <w:szCs w:val="20"/>
                  <w:lang w:val="de-AT"/>
                </w:rPr>
                <w:delText>Begleitung und Unterstützung von Studierenden aus Südkorea</w:delText>
              </w:r>
            </w:del>
          </w:p>
        </w:tc>
      </w:tr>
      <w:tr w:rsidR="004D3F69" w:rsidRPr="00061E96" w14:paraId="482569A2" w14:textId="77777777" w:rsidTr="004D3F69">
        <w:trPr>
          <w:trHeight w:val="510"/>
        </w:trPr>
        <w:tc>
          <w:tcPr>
            <w:tcW w:w="10774" w:type="dxa"/>
            <w:gridSpan w:val="11"/>
            <w:tcBorders>
              <w:bottom w:val="single" w:sz="4" w:space="0" w:color="auto"/>
            </w:tcBorders>
            <w:vAlign w:val="bottom"/>
          </w:tcPr>
          <w:p w14:paraId="1CFA4492" w14:textId="2B27A1F2" w:rsidR="00CA348A" w:rsidRPr="00061E96" w:rsidRDefault="00CA348A" w:rsidP="00CA348A">
            <w:pPr>
              <w:rPr>
                <w:rFonts w:ascii="Optima" w:hAnsi="Optima" w:cs="Times New Roman"/>
                <w:b/>
                <w:sz w:val="28"/>
                <w:szCs w:val="28"/>
              </w:rPr>
            </w:pPr>
            <w:r w:rsidRPr="00061E96">
              <w:rPr>
                <w:rFonts w:ascii="Optima" w:hAnsi="Optima" w:cs="Times New Roman"/>
                <w:b/>
                <w:sz w:val="28"/>
                <w:szCs w:val="28"/>
              </w:rPr>
              <w:t>FÄHIGKEITEN &amp; INTERESSEN</w:t>
            </w:r>
          </w:p>
        </w:tc>
      </w:tr>
      <w:tr w:rsidR="004D3F69" w:rsidRPr="00061E96" w14:paraId="2B257790" w14:textId="77777777" w:rsidTr="004D3F69">
        <w:trPr>
          <w:trHeight w:val="340"/>
        </w:trPr>
        <w:tc>
          <w:tcPr>
            <w:tcW w:w="10774" w:type="dxa"/>
            <w:gridSpan w:val="11"/>
            <w:tcBorders>
              <w:top w:val="single" w:sz="4" w:space="0" w:color="auto"/>
            </w:tcBorders>
            <w:vAlign w:val="bottom"/>
          </w:tcPr>
          <w:p w14:paraId="061D3FCE" w14:textId="77DF1A1F" w:rsidR="00CA348A" w:rsidRPr="00061E96" w:rsidRDefault="00CA348A" w:rsidP="00CA348A">
            <w:pPr>
              <w:rPr>
                <w:rFonts w:ascii="Optima" w:hAnsi="Optima" w:cs="Times New Roman"/>
                <w:sz w:val="20"/>
                <w:szCs w:val="20"/>
                <w:lang w:val="de-AT"/>
              </w:rPr>
            </w:pPr>
            <w:r w:rsidRPr="00061E96">
              <w:rPr>
                <w:rFonts w:ascii="Optima" w:hAnsi="Optima" w:cs="Times New Roman"/>
                <w:b/>
                <w:bCs/>
                <w:sz w:val="20"/>
                <w:szCs w:val="20"/>
              </w:rPr>
              <w:t>Sprachen:</w:t>
            </w:r>
            <w:r w:rsidRPr="00061E96">
              <w:rPr>
                <w:rFonts w:ascii="Optima" w:hAnsi="Optima" w:cs="Times New Roman"/>
                <w:sz w:val="20"/>
                <w:szCs w:val="20"/>
              </w:rPr>
              <w:t xml:space="preserve"> </w:t>
            </w:r>
            <w:r w:rsidRPr="00061E96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 xml:space="preserve">Deutsch </w:t>
            </w:r>
            <w:r w:rsidRPr="00061E96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(Muttersprache)</w:t>
            </w:r>
            <w:r w:rsidRPr="00061E96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 xml:space="preserve">, Russisch </w:t>
            </w:r>
            <w:r w:rsidRPr="00061E96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(Muttersprache)</w:t>
            </w:r>
            <w:r w:rsidRPr="00AD0CBD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 xml:space="preserve">, </w:t>
            </w:r>
            <w:r w:rsidRPr="00061E96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 xml:space="preserve">Englisch </w:t>
            </w:r>
            <w:r w:rsidRPr="00061E96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(</w:t>
            </w:r>
            <w:r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v</w:t>
            </w:r>
            <w:r w:rsidRPr="00061E96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erhandlungssicher)</w:t>
            </w:r>
            <w:r w:rsidRPr="00061E96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 xml:space="preserve">, </w:t>
            </w:r>
            <w:r w:rsidRPr="00AD0CBD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 xml:space="preserve">Koreanisch </w:t>
            </w:r>
            <w:r w:rsidRPr="00061E96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(</w:t>
            </w:r>
            <w:proofErr w:type="spellStart"/>
            <w:r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b</w:t>
            </w:r>
            <w:r w:rsidRPr="00061E96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asic</w:t>
            </w:r>
            <w:proofErr w:type="spellEnd"/>
            <w:r w:rsidRPr="00061E96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)</w:t>
            </w:r>
          </w:p>
        </w:tc>
      </w:tr>
      <w:tr w:rsidR="004D3F69" w:rsidRPr="00061E96" w14:paraId="45706C3F" w14:textId="77777777" w:rsidTr="004D3F69">
        <w:trPr>
          <w:trHeight w:val="346"/>
        </w:trPr>
        <w:tc>
          <w:tcPr>
            <w:tcW w:w="10774" w:type="dxa"/>
            <w:gridSpan w:val="11"/>
            <w:vAlign w:val="bottom"/>
          </w:tcPr>
          <w:p w14:paraId="60CA2168" w14:textId="01D4B28E" w:rsidR="00CA348A" w:rsidRPr="00061E96" w:rsidRDefault="00CA348A" w:rsidP="00CA348A">
            <w:pPr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en-US"/>
              </w:rPr>
            </w:pPr>
            <w:proofErr w:type="spellStart"/>
            <w:r w:rsidRPr="00061E96">
              <w:rPr>
                <w:rFonts w:ascii="Optima" w:hAnsi="Optima" w:cs="Times New Roman"/>
                <w:b/>
                <w:bCs/>
                <w:sz w:val="20"/>
                <w:szCs w:val="20"/>
                <w:lang w:val="en-US"/>
              </w:rPr>
              <w:t>Technisch</w:t>
            </w:r>
            <w:proofErr w:type="spellEnd"/>
            <w:r w:rsidRPr="00061E96">
              <w:rPr>
                <w:rFonts w:ascii="Optima" w:hAnsi="Optima" w:cs="Times New Roman"/>
                <w:b/>
                <w:bCs/>
                <w:sz w:val="20"/>
                <w:szCs w:val="20"/>
                <w:lang w:val="en-US"/>
              </w:rPr>
              <w:t>:</w:t>
            </w:r>
            <w:r w:rsidRPr="00061E96">
              <w:rPr>
                <w:rFonts w:ascii="Optima" w:hAnsi="Optima" w:cs="Times New Roman"/>
                <w:sz w:val="20"/>
                <w:szCs w:val="20"/>
                <w:lang w:val="en-US"/>
              </w:rPr>
              <w:t xml:space="preserve"> </w:t>
            </w:r>
            <w:r w:rsidRPr="00061E96"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  <w:t xml:space="preserve">Microsoft Office </w:t>
            </w:r>
            <w:r w:rsidRPr="00061E96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r w:rsidRPr="00061E96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en-US"/>
              </w:rPr>
              <w:t>fortgeschritten</w:t>
            </w:r>
            <w:proofErr w:type="spellEnd"/>
            <w:r w:rsidRPr="00061E96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en-US"/>
              </w:rPr>
              <w:t>)</w:t>
            </w:r>
            <w:r w:rsidRPr="00061E96"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  <w:t xml:space="preserve">, Capital IQ </w:t>
            </w:r>
            <w:r w:rsidRPr="00061E96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en-US"/>
              </w:rPr>
              <w:t>(basic)</w:t>
            </w:r>
          </w:p>
        </w:tc>
      </w:tr>
      <w:tr w:rsidR="004D3F69" w:rsidRPr="00061E96" w14:paraId="70CB01B0" w14:textId="77777777" w:rsidTr="004D3F69">
        <w:trPr>
          <w:trHeight w:val="346"/>
        </w:trPr>
        <w:tc>
          <w:tcPr>
            <w:tcW w:w="10774" w:type="dxa"/>
            <w:gridSpan w:val="11"/>
            <w:vAlign w:val="bottom"/>
          </w:tcPr>
          <w:p w14:paraId="598C2742" w14:textId="1B095135" w:rsidR="00CA348A" w:rsidRPr="00061E96" w:rsidRDefault="00CA348A" w:rsidP="00CA348A">
            <w:pP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</w:pPr>
            <w:r w:rsidRPr="00061E96">
              <w:rPr>
                <w:rFonts w:ascii="Optima" w:hAnsi="Optima" w:cs="Times New Roman"/>
                <w:b/>
                <w:bCs/>
                <w:sz w:val="20"/>
                <w:szCs w:val="20"/>
              </w:rPr>
              <w:t>Interessen:</w:t>
            </w:r>
            <w:r w:rsidRPr="00061E96">
              <w:rPr>
                <w:rFonts w:ascii="Optima" w:hAnsi="Optima" w:cs="Times New Roman"/>
                <w:sz w:val="20"/>
                <w:szCs w:val="20"/>
              </w:rPr>
              <w:t xml:space="preserve"> </w:t>
            </w:r>
            <w:r w:rsidRPr="00061E96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>Fußball</w:t>
            </w:r>
            <w: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 xml:space="preserve"> </w:t>
            </w:r>
            <w:r w:rsidRPr="00441FDB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(+10 Jahre im Verein)</w:t>
            </w:r>
            <w:r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, </w:t>
            </w:r>
            <w:r w:rsidRPr="003D02FC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>Tennis</w:t>
            </w:r>
            <w:r w:rsidRPr="00061E96">
              <w:rPr>
                <w:rFonts w:ascii="Optima" w:hAnsi="Optima" w:cs="Times New Roman"/>
                <w:color w:val="000000"/>
                <w:sz w:val="20"/>
                <w:szCs w:val="20"/>
              </w:rPr>
              <w:t>, Pia</w:t>
            </w:r>
            <w:r>
              <w:rPr>
                <w:rFonts w:ascii="Optima" w:hAnsi="Optima" w:cs="Times New Roman"/>
                <w:color w:val="000000"/>
                <w:sz w:val="20"/>
                <w:szCs w:val="20"/>
              </w:rPr>
              <w:t>no</w:t>
            </w:r>
          </w:p>
        </w:tc>
      </w:tr>
      <w:tr w:rsidR="004D3F69" w:rsidRPr="00061E96" w14:paraId="071AB173" w14:textId="77777777" w:rsidTr="004D3F69">
        <w:trPr>
          <w:trHeight w:val="763"/>
        </w:trPr>
        <w:tc>
          <w:tcPr>
            <w:tcW w:w="10774" w:type="dxa"/>
            <w:gridSpan w:val="11"/>
            <w:vAlign w:val="bottom"/>
          </w:tcPr>
          <w:p w14:paraId="1DDA5760" w14:textId="4C68815F" w:rsidR="00CA348A" w:rsidRDefault="00CA348A" w:rsidP="00CA348A">
            <w:pPr>
              <w:rPr>
                <w:rFonts w:ascii="Optima" w:hAnsi="Optima" w:cs="Times New Roman"/>
                <w:sz w:val="20"/>
                <w:szCs w:val="20"/>
              </w:rPr>
            </w:pPr>
            <w:r w:rsidRPr="003C4530">
              <w:rPr>
                <w:rFonts w:ascii="Optima" w:hAnsi="Optima" w:cs="Times New Roman"/>
                <w:noProof/>
                <w:sz w:val="21"/>
                <w:szCs w:val="21"/>
              </w:rPr>
              <w:drawing>
                <wp:anchor distT="0" distB="0" distL="114300" distR="114300" simplePos="0" relativeHeight="251663360" behindDoc="0" locked="0" layoutInCell="1" allowOverlap="1" wp14:anchorId="0B6A9001" wp14:editId="05E009D9">
                  <wp:simplePos x="0" y="0"/>
                  <wp:positionH relativeFrom="column">
                    <wp:posOffset>-942340</wp:posOffset>
                  </wp:positionH>
                  <wp:positionV relativeFrom="paragraph">
                    <wp:posOffset>102235</wp:posOffset>
                  </wp:positionV>
                  <wp:extent cx="836295" cy="443865"/>
                  <wp:effectExtent l="0" t="0" r="1905" b="635"/>
                  <wp:wrapThrough wrapText="bothSides">
                    <wp:wrapPolygon edited="0">
                      <wp:start x="0" y="0"/>
                      <wp:lineTo x="0" y="21013"/>
                      <wp:lineTo x="21321" y="21013"/>
                      <wp:lineTo x="21321" y="0"/>
                      <wp:lineTo x="0" y="0"/>
                    </wp:wrapPolygon>
                  </wp:wrapThrough>
                  <wp:docPr id="1936785788" name="Picture 1" descr="A signature on a white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6785788" name="Picture 1" descr="A signature on a white background&#10;&#10;AI-generated content may be incorrect.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6295" cy="443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CBF54D0" w14:textId="77777777" w:rsidR="00CA348A" w:rsidRDefault="00CA348A" w:rsidP="00CA348A">
            <w:pPr>
              <w:rPr>
                <w:rFonts w:ascii="Optima" w:hAnsi="Optima" w:cs="Times New Roman"/>
                <w:sz w:val="20"/>
                <w:szCs w:val="20"/>
              </w:rPr>
            </w:pPr>
          </w:p>
          <w:p w14:paraId="77E50AD0" w14:textId="77777777" w:rsidR="00CA348A" w:rsidRDefault="00CA348A" w:rsidP="00CA348A">
            <w:pPr>
              <w:rPr>
                <w:rFonts w:ascii="Optima" w:hAnsi="Optima" w:cs="Times New Roman"/>
                <w:sz w:val="20"/>
                <w:szCs w:val="20"/>
              </w:rPr>
            </w:pPr>
          </w:p>
          <w:p w14:paraId="0C735DF1" w14:textId="77777777" w:rsidR="00CA348A" w:rsidRDefault="00CA348A" w:rsidP="00CA348A">
            <w:pPr>
              <w:rPr>
                <w:rFonts w:ascii="Optima" w:hAnsi="Optima" w:cs="Times New Roman"/>
                <w:sz w:val="20"/>
                <w:szCs w:val="20"/>
              </w:rPr>
            </w:pPr>
          </w:p>
          <w:p w14:paraId="6478BDEA" w14:textId="4D0D25DD" w:rsidR="00CA348A" w:rsidRPr="00061E96" w:rsidRDefault="00CA348A" w:rsidP="00CA348A">
            <w:pPr>
              <w:rPr>
                <w:rFonts w:ascii="Optima" w:hAnsi="Optima" w:cs="Times New Roman"/>
                <w:color w:val="000000"/>
                <w:sz w:val="18"/>
                <w:lang w:val="de-AT"/>
              </w:rPr>
            </w:pPr>
            <w:r w:rsidRPr="00061E96">
              <w:rPr>
                <w:rFonts w:ascii="Optima" w:hAnsi="Optima" w:cs="Times New Roman"/>
                <w:sz w:val="20"/>
                <w:szCs w:val="20"/>
              </w:rPr>
              <w:t xml:space="preserve">Quakenbrück, </w:t>
            </w:r>
            <w:r>
              <w:rPr>
                <w:rFonts w:ascii="Optima" w:hAnsi="Optima" w:cs="Times New Roman"/>
                <w:sz w:val="20"/>
                <w:szCs w:val="20"/>
              </w:rPr>
              <w:t>07</w:t>
            </w:r>
            <w:r w:rsidRPr="00061E96">
              <w:rPr>
                <w:rFonts w:ascii="Optima" w:hAnsi="Optima" w:cs="Times New Roman"/>
                <w:sz w:val="20"/>
                <w:szCs w:val="20"/>
              </w:rPr>
              <w:t>.</w:t>
            </w:r>
            <w:r>
              <w:rPr>
                <w:rFonts w:ascii="Optima" w:hAnsi="Optima" w:cs="Times New Roman"/>
                <w:sz w:val="20"/>
                <w:szCs w:val="20"/>
              </w:rPr>
              <w:t>04</w:t>
            </w:r>
            <w:r w:rsidRPr="00061E96">
              <w:rPr>
                <w:rFonts w:ascii="Optima" w:hAnsi="Optima" w:cs="Times New Roman"/>
                <w:sz w:val="20"/>
                <w:szCs w:val="20"/>
              </w:rPr>
              <w:t>.202</w:t>
            </w:r>
            <w:r>
              <w:rPr>
                <w:rFonts w:ascii="Optima" w:hAnsi="Optima" w:cs="Times New Roman"/>
                <w:sz w:val="20"/>
                <w:szCs w:val="20"/>
              </w:rPr>
              <w:t>6</w:t>
            </w:r>
          </w:p>
        </w:tc>
      </w:tr>
    </w:tbl>
    <w:p w14:paraId="0747D2BF" w14:textId="4C5F9A7B" w:rsidR="00723643" w:rsidRPr="00AD0CBD" w:rsidRDefault="00723643" w:rsidP="00AD0CBD">
      <w:pPr>
        <w:spacing w:line="240" w:lineRule="auto"/>
        <w:rPr>
          <w:rFonts w:ascii="Optima" w:hAnsi="Optima"/>
          <w:sz w:val="2"/>
          <w:szCs w:val="2"/>
        </w:rPr>
      </w:pPr>
    </w:p>
    <w:sectPr w:rsidR="00723643" w:rsidRPr="00AD0CBD" w:rsidSect="00FE0496">
      <w:footerReference w:type="even" r:id="rId9"/>
      <w:pgSz w:w="11906" w:h="16838"/>
      <w:pgMar w:top="567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B05AF5" w14:textId="77777777" w:rsidR="00D228EB" w:rsidRDefault="00D228EB" w:rsidP="00BE053D">
      <w:pPr>
        <w:spacing w:after="0" w:line="240" w:lineRule="auto"/>
      </w:pPr>
      <w:r>
        <w:separator/>
      </w:r>
    </w:p>
  </w:endnote>
  <w:endnote w:type="continuationSeparator" w:id="0">
    <w:p w14:paraId="0E5D4B4F" w14:textId="77777777" w:rsidR="00D228EB" w:rsidRDefault="00D228EB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Optima">
    <w:panose1 w:val="02000503060000020004"/>
    <w:charset w:val="00"/>
    <w:family w:val="auto"/>
    <w:pitch w:val="variable"/>
    <w:sig w:usb0="80000067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9E5E8C" w14:textId="77777777" w:rsidR="00D228EB" w:rsidRDefault="00D228EB" w:rsidP="00BE053D">
      <w:pPr>
        <w:spacing w:after="0" w:line="240" w:lineRule="auto"/>
      </w:pPr>
      <w:r>
        <w:separator/>
      </w:r>
    </w:p>
  </w:footnote>
  <w:footnote w:type="continuationSeparator" w:id="0">
    <w:p w14:paraId="21C8715C" w14:textId="77777777" w:rsidR="00D228EB" w:rsidRDefault="00D228EB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D9BC9C86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F01635"/>
    <w:multiLevelType w:val="hybridMultilevel"/>
    <w:tmpl w:val="4F9EBC9E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D967CD"/>
    <w:multiLevelType w:val="hybridMultilevel"/>
    <w:tmpl w:val="EE6EA6E0"/>
    <w:lvl w:ilvl="0" w:tplc="8C04F598">
      <w:start w:val="1"/>
      <w:numFmt w:val="bullet"/>
      <w:pStyle w:val="Bullets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5670E2"/>
    <w:multiLevelType w:val="hybridMultilevel"/>
    <w:tmpl w:val="1E62F884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E723BCA"/>
    <w:multiLevelType w:val="hybridMultilevel"/>
    <w:tmpl w:val="E0445628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9137232">
    <w:abstractNumId w:val="14"/>
  </w:num>
  <w:num w:numId="2" w16cid:durableId="1517961058">
    <w:abstractNumId w:val="17"/>
  </w:num>
  <w:num w:numId="3" w16cid:durableId="1252082647">
    <w:abstractNumId w:val="20"/>
  </w:num>
  <w:num w:numId="4" w16cid:durableId="216092582">
    <w:abstractNumId w:val="0"/>
  </w:num>
  <w:num w:numId="5" w16cid:durableId="2002467698">
    <w:abstractNumId w:val="1"/>
  </w:num>
  <w:num w:numId="6" w16cid:durableId="807475707">
    <w:abstractNumId w:val="2"/>
  </w:num>
  <w:num w:numId="7" w16cid:durableId="2132552193">
    <w:abstractNumId w:val="13"/>
  </w:num>
  <w:num w:numId="8" w16cid:durableId="1949311987">
    <w:abstractNumId w:val="23"/>
  </w:num>
  <w:num w:numId="9" w16cid:durableId="1961916187">
    <w:abstractNumId w:val="12"/>
  </w:num>
  <w:num w:numId="10" w16cid:durableId="1947156070">
    <w:abstractNumId w:val="24"/>
  </w:num>
  <w:num w:numId="11" w16cid:durableId="1715693601">
    <w:abstractNumId w:val="5"/>
  </w:num>
  <w:num w:numId="12" w16cid:durableId="1688167074">
    <w:abstractNumId w:val="6"/>
  </w:num>
  <w:num w:numId="13" w16cid:durableId="2040233879">
    <w:abstractNumId w:val="8"/>
  </w:num>
  <w:num w:numId="14" w16cid:durableId="1178347352">
    <w:abstractNumId w:val="9"/>
  </w:num>
  <w:num w:numId="15" w16cid:durableId="1771580397">
    <w:abstractNumId w:val="22"/>
  </w:num>
  <w:num w:numId="16" w16cid:durableId="1721974678">
    <w:abstractNumId w:val="4"/>
  </w:num>
  <w:num w:numId="17" w16cid:durableId="2003701761">
    <w:abstractNumId w:val="16"/>
  </w:num>
  <w:num w:numId="18" w16cid:durableId="1247112201">
    <w:abstractNumId w:val="3"/>
  </w:num>
  <w:num w:numId="19" w16cid:durableId="142089335">
    <w:abstractNumId w:val="19"/>
  </w:num>
  <w:num w:numId="20" w16cid:durableId="702943334">
    <w:abstractNumId w:val="10"/>
  </w:num>
  <w:num w:numId="21" w16cid:durableId="1697075762">
    <w:abstractNumId w:val="11"/>
  </w:num>
  <w:num w:numId="22" w16cid:durableId="424351624">
    <w:abstractNumId w:val="15"/>
  </w:num>
  <w:num w:numId="23" w16cid:durableId="1984038324">
    <w:abstractNumId w:val="7"/>
  </w:num>
  <w:num w:numId="24" w16cid:durableId="2056856694">
    <w:abstractNumId w:val="21"/>
  </w:num>
  <w:num w:numId="25" w16cid:durableId="548689742">
    <w:abstractNumId w:val="25"/>
  </w:num>
  <w:num w:numId="26" w16cid:durableId="1499494221">
    <w:abstractNumId w:val="18"/>
  </w:num>
  <w:num w:numId="27" w16cid:durableId="624386309">
    <w:abstractNumId w:val="20"/>
  </w:num>
  <w:num w:numId="28" w16cid:durableId="1589146237">
    <w:abstractNumId w:val="2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avid Döbele">
    <w15:presenceInfo w15:providerId="AD" w15:userId="S::david.doebele@pumpkincareeres.onmicrosoft.com::9046cfa8-3fc7-4052-9daa-75c97e906e3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21FDC"/>
    <w:rsid w:val="00025EA3"/>
    <w:rsid w:val="0003504F"/>
    <w:rsid w:val="00042F76"/>
    <w:rsid w:val="00044BD3"/>
    <w:rsid w:val="00056E25"/>
    <w:rsid w:val="00057A21"/>
    <w:rsid w:val="00061D33"/>
    <w:rsid w:val="00061E96"/>
    <w:rsid w:val="00064643"/>
    <w:rsid w:val="00087747"/>
    <w:rsid w:val="00087F40"/>
    <w:rsid w:val="00097901"/>
    <w:rsid w:val="000A1FDA"/>
    <w:rsid w:val="000A2EF7"/>
    <w:rsid w:val="000A7936"/>
    <w:rsid w:val="000B63E2"/>
    <w:rsid w:val="000B6548"/>
    <w:rsid w:val="000C49A0"/>
    <w:rsid w:val="000D59EF"/>
    <w:rsid w:val="000D671A"/>
    <w:rsid w:val="000E4A17"/>
    <w:rsid w:val="00103EC5"/>
    <w:rsid w:val="00116C6E"/>
    <w:rsid w:val="00125CA6"/>
    <w:rsid w:val="00132F8A"/>
    <w:rsid w:val="00145068"/>
    <w:rsid w:val="00150703"/>
    <w:rsid w:val="00152800"/>
    <w:rsid w:val="00156FC9"/>
    <w:rsid w:val="0016156A"/>
    <w:rsid w:val="00162A5A"/>
    <w:rsid w:val="00163FB1"/>
    <w:rsid w:val="001647AB"/>
    <w:rsid w:val="00171196"/>
    <w:rsid w:val="001726BA"/>
    <w:rsid w:val="00172867"/>
    <w:rsid w:val="00175B6D"/>
    <w:rsid w:val="001901ED"/>
    <w:rsid w:val="0019483A"/>
    <w:rsid w:val="001A46BF"/>
    <w:rsid w:val="001A481B"/>
    <w:rsid w:val="001B0186"/>
    <w:rsid w:val="001B62CA"/>
    <w:rsid w:val="001C1628"/>
    <w:rsid w:val="001C2BB9"/>
    <w:rsid w:val="001D4DCD"/>
    <w:rsid w:val="001D56DE"/>
    <w:rsid w:val="001E5A2B"/>
    <w:rsid w:val="001E75F7"/>
    <w:rsid w:val="001F4175"/>
    <w:rsid w:val="00223A4D"/>
    <w:rsid w:val="002242E0"/>
    <w:rsid w:val="0023054D"/>
    <w:rsid w:val="00232CB5"/>
    <w:rsid w:val="00233D7D"/>
    <w:rsid w:val="00234A7E"/>
    <w:rsid w:val="0024373D"/>
    <w:rsid w:val="00243E8A"/>
    <w:rsid w:val="002508C2"/>
    <w:rsid w:val="00263DC4"/>
    <w:rsid w:val="00267252"/>
    <w:rsid w:val="00275427"/>
    <w:rsid w:val="00282DB0"/>
    <w:rsid w:val="00283D73"/>
    <w:rsid w:val="0029070D"/>
    <w:rsid w:val="00296B59"/>
    <w:rsid w:val="002A59AA"/>
    <w:rsid w:val="002B2091"/>
    <w:rsid w:val="002B218C"/>
    <w:rsid w:val="002C5192"/>
    <w:rsid w:val="002C532B"/>
    <w:rsid w:val="002C6972"/>
    <w:rsid w:val="002D2B32"/>
    <w:rsid w:val="002D4516"/>
    <w:rsid w:val="002E312D"/>
    <w:rsid w:val="002F2DE7"/>
    <w:rsid w:val="002F46AD"/>
    <w:rsid w:val="00301E88"/>
    <w:rsid w:val="003101F0"/>
    <w:rsid w:val="00312D4A"/>
    <w:rsid w:val="00314B7A"/>
    <w:rsid w:val="00324BC5"/>
    <w:rsid w:val="00324CEB"/>
    <w:rsid w:val="00340BAB"/>
    <w:rsid w:val="003413D2"/>
    <w:rsid w:val="003418E0"/>
    <w:rsid w:val="00347F8D"/>
    <w:rsid w:val="00357B5D"/>
    <w:rsid w:val="00367954"/>
    <w:rsid w:val="00372F7B"/>
    <w:rsid w:val="003733B1"/>
    <w:rsid w:val="003733E5"/>
    <w:rsid w:val="003748B3"/>
    <w:rsid w:val="00390EA6"/>
    <w:rsid w:val="00391C3A"/>
    <w:rsid w:val="003A0B8D"/>
    <w:rsid w:val="003D02FC"/>
    <w:rsid w:val="003D21B1"/>
    <w:rsid w:val="003E27C3"/>
    <w:rsid w:val="003F0654"/>
    <w:rsid w:val="003F3E3F"/>
    <w:rsid w:val="004067B8"/>
    <w:rsid w:val="0041113B"/>
    <w:rsid w:val="00412CD5"/>
    <w:rsid w:val="004154BE"/>
    <w:rsid w:val="0042013D"/>
    <w:rsid w:val="00422F83"/>
    <w:rsid w:val="00423744"/>
    <w:rsid w:val="00426D7E"/>
    <w:rsid w:val="0043430C"/>
    <w:rsid w:val="00435E6D"/>
    <w:rsid w:val="00436E0A"/>
    <w:rsid w:val="004416B4"/>
    <w:rsid w:val="00441FDB"/>
    <w:rsid w:val="00443668"/>
    <w:rsid w:val="0045388C"/>
    <w:rsid w:val="00453FDA"/>
    <w:rsid w:val="00456B0D"/>
    <w:rsid w:val="00476AF8"/>
    <w:rsid w:val="00484FD7"/>
    <w:rsid w:val="004929FB"/>
    <w:rsid w:val="00495F20"/>
    <w:rsid w:val="004A54BA"/>
    <w:rsid w:val="004B6A5E"/>
    <w:rsid w:val="004D3F69"/>
    <w:rsid w:val="004D72A2"/>
    <w:rsid w:val="00503C6B"/>
    <w:rsid w:val="005043D1"/>
    <w:rsid w:val="00507EA7"/>
    <w:rsid w:val="00515A83"/>
    <w:rsid w:val="00526089"/>
    <w:rsid w:val="00527A28"/>
    <w:rsid w:val="00527DCA"/>
    <w:rsid w:val="00541291"/>
    <w:rsid w:val="00541BFA"/>
    <w:rsid w:val="00547776"/>
    <w:rsid w:val="0055213C"/>
    <w:rsid w:val="0056164E"/>
    <w:rsid w:val="005716D4"/>
    <w:rsid w:val="00571B60"/>
    <w:rsid w:val="00572876"/>
    <w:rsid w:val="0057498D"/>
    <w:rsid w:val="00585A4D"/>
    <w:rsid w:val="00590390"/>
    <w:rsid w:val="005C19EC"/>
    <w:rsid w:val="005C2E49"/>
    <w:rsid w:val="005D6329"/>
    <w:rsid w:val="005E57F6"/>
    <w:rsid w:val="00601429"/>
    <w:rsid w:val="006058D8"/>
    <w:rsid w:val="006070C0"/>
    <w:rsid w:val="00610200"/>
    <w:rsid w:val="00623699"/>
    <w:rsid w:val="00632D5A"/>
    <w:rsid w:val="00635515"/>
    <w:rsid w:val="00640407"/>
    <w:rsid w:val="006546FD"/>
    <w:rsid w:val="00665BF3"/>
    <w:rsid w:val="00671376"/>
    <w:rsid w:val="006732D6"/>
    <w:rsid w:val="00693E09"/>
    <w:rsid w:val="006A0891"/>
    <w:rsid w:val="006A2DE9"/>
    <w:rsid w:val="006A3CF2"/>
    <w:rsid w:val="006A6A76"/>
    <w:rsid w:val="006A7230"/>
    <w:rsid w:val="006B3C44"/>
    <w:rsid w:val="006B4E32"/>
    <w:rsid w:val="006B72C7"/>
    <w:rsid w:val="006B7F78"/>
    <w:rsid w:val="006C2252"/>
    <w:rsid w:val="006C420F"/>
    <w:rsid w:val="006D7F7F"/>
    <w:rsid w:val="006E2C9C"/>
    <w:rsid w:val="006E40EF"/>
    <w:rsid w:val="006F0039"/>
    <w:rsid w:val="006F6C7C"/>
    <w:rsid w:val="00703251"/>
    <w:rsid w:val="00706696"/>
    <w:rsid w:val="00711CEF"/>
    <w:rsid w:val="00720320"/>
    <w:rsid w:val="00723643"/>
    <w:rsid w:val="00723A7A"/>
    <w:rsid w:val="00725D3C"/>
    <w:rsid w:val="00727042"/>
    <w:rsid w:val="00733DA1"/>
    <w:rsid w:val="007369D7"/>
    <w:rsid w:val="00737822"/>
    <w:rsid w:val="0074111D"/>
    <w:rsid w:val="00753D4A"/>
    <w:rsid w:val="00754705"/>
    <w:rsid w:val="00756912"/>
    <w:rsid w:val="00757BE9"/>
    <w:rsid w:val="00761609"/>
    <w:rsid w:val="00763DCE"/>
    <w:rsid w:val="00775336"/>
    <w:rsid w:val="00776C46"/>
    <w:rsid w:val="0078260B"/>
    <w:rsid w:val="007838D1"/>
    <w:rsid w:val="00785254"/>
    <w:rsid w:val="00785853"/>
    <w:rsid w:val="007966F0"/>
    <w:rsid w:val="00797BFC"/>
    <w:rsid w:val="007A720F"/>
    <w:rsid w:val="007B7494"/>
    <w:rsid w:val="007B7F42"/>
    <w:rsid w:val="007C4E9C"/>
    <w:rsid w:val="007C6A3C"/>
    <w:rsid w:val="007D4BEE"/>
    <w:rsid w:val="007D5BE9"/>
    <w:rsid w:val="007E5580"/>
    <w:rsid w:val="007E6B44"/>
    <w:rsid w:val="008050E4"/>
    <w:rsid w:val="00807315"/>
    <w:rsid w:val="0082257D"/>
    <w:rsid w:val="00823F0C"/>
    <w:rsid w:val="008453C1"/>
    <w:rsid w:val="0085229E"/>
    <w:rsid w:val="00853438"/>
    <w:rsid w:val="00863470"/>
    <w:rsid w:val="00866846"/>
    <w:rsid w:val="00875DA9"/>
    <w:rsid w:val="00875FB3"/>
    <w:rsid w:val="00886F1A"/>
    <w:rsid w:val="00895E38"/>
    <w:rsid w:val="008A4248"/>
    <w:rsid w:val="008A782B"/>
    <w:rsid w:val="008B0FC0"/>
    <w:rsid w:val="008C1E9A"/>
    <w:rsid w:val="008C2CA1"/>
    <w:rsid w:val="008C429A"/>
    <w:rsid w:val="008C4525"/>
    <w:rsid w:val="008E1F3D"/>
    <w:rsid w:val="008E4A2B"/>
    <w:rsid w:val="009053D7"/>
    <w:rsid w:val="0091331D"/>
    <w:rsid w:val="00920B76"/>
    <w:rsid w:val="0093038B"/>
    <w:rsid w:val="0093223C"/>
    <w:rsid w:val="00934A4C"/>
    <w:rsid w:val="0094051B"/>
    <w:rsid w:val="00941A87"/>
    <w:rsid w:val="009501C2"/>
    <w:rsid w:val="009569C9"/>
    <w:rsid w:val="009668B9"/>
    <w:rsid w:val="00976577"/>
    <w:rsid w:val="00996356"/>
    <w:rsid w:val="00997D9A"/>
    <w:rsid w:val="009A4D7C"/>
    <w:rsid w:val="009A5AD2"/>
    <w:rsid w:val="009D11C5"/>
    <w:rsid w:val="009D7C49"/>
    <w:rsid w:val="009E0314"/>
    <w:rsid w:val="009E7297"/>
    <w:rsid w:val="009F04AB"/>
    <w:rsid w:val="00A00B18"/>
    <w:rsid w:val="00A0257D"/>
    <w:rsid w:val="00A05CD9"/>
    <w:rsid w:val="00A12EDC"/>
    <w:rsid w:val="00A26D0D"/>
    <w:rsid w:val="00A27DE4"/>
    <w:rsid w:val="00A334FC"/>
    <w:rsid w:val="00A33BDE"/>
    <w:rsid w:val="00A3428C"/>
    <w:rsid w:val="00A34885"/>
    <w:rsid w:val="00A36C1A"/>
    <w:rsid w:val="00A42AA5"/>
    <w:rsid w:val="00A43863"/>
    <w:rsid w:val="00A43BC1"/>
    <w:rsid w:val="00A4504B"/>
    <w:rsid w:val="00A50A26"/>
    <w:rsid w:val="00A609D0"/>
    <w:rsid w:val="00A74225"/>
    <w:rsid w:val="00A74E6C"/>
    <w:rsid w:val="00A936D5"/>
    <w:rsid w:val="00AA1EB0"/>
    <w:rsid w:val="00AA2DA3"/>
    <w:rsid w:val="00AA5A9C"/>
    <w:rsid w:val="00AB016A"/>
    <w:rsid w:val="00AB2A5A"/>
    <w:rsid w:val="00AB3383"/>
    <w:rsid w:val="00AB5E3B"/>
    <w:rsid w:val="00AD0CBD"/>
    <w:rsid w:val="00AD28F8"/>
    <w:rsid w:val="00AE4ED3"/>
    <w:rsid w:val="00AF3801"/>
    <w:rsid w:val="00B0230B"/>
    <w:rsid w:val="00B04915"/>
    <w:rsid w:val="00B17D95"/>
    <w:rsid w:val="00B23509"/>
    <w:rsid w:val="00B359DB"/>
    <w:rsid w:val="00B3632B"/>
    <w:rsid w:val="00B409D8"/>
    <w:rsid w:val="00B44C41"/>
    <w:rsid w:val="00B45404"/>
    <w:rsid w:val="00B50593"/>
    <w:rsid w:val="00B5178D"/>
    <w:rsid w:val="00B55F17"/>
    <w:rsid w:val="00B67F1F"/>
    <w:rsid w:val="00B701D7"/>
    <w:rsid w:val="00B7301C"/>
    <w:rsid w:val="00B73D81"/>
    <w:rsid w:val="00B82E6D"/>
    <w:rsid w:val="00B90595"/>
    <w:rsid w:val="00B92729"/>
    <w:rsid w:val="00BA02F2"/>
    <w:rsid w:val="00BA215A"/>
    <w:rsid w:val="00BA62B9"/>
    <w:rsid w:val="00BB0FE6"/>
    <w:rsid w:val="00BB5F09"/>
    <w:rsid w:val="00BC0D9F"/>
    <w:rsid w:val="00BC2558"/>
    <w:rsid w:val="00BC2622"/>
    <w:rsid w:val="00BD6156"/>
    <w:rsid w:val="00BE053D"/>
    <w:rsid w:val="00BE3E7B"/>
    <w:rsid w:val="00BF1A7A"/>
    <w:rsid w:val="00BF1FA3"/>
    <w:rsid w:val="00C00974"/>
    <w:rsid w:val="00C018E4"/>
    <w:rsid w:val="00C03CE3"/>
    <w:rsid w:val="00C066FA"/>
    <w:rsid w:val="00C2338F"/>
    <w:rsid w:val="00C25387"/>
    <w:rsid w:val="00C3711D"/>
    <w:rsid w:val="00C54BE3"/>
    <w:rsid w:val="00C57F80"/>
    <w:rsid w:val="00C66BE5"/>
    <w:rsid w:val="00C768ED"/>
    <w:rsid w:val="00C82A8F"/>
    <w:rsid w:val="00C916C2"/>
    <w:rsid w:val="00CA348A"/>
    <w:rsid w:val="00CC6D26"/>
    <w:rsid w:val="00CC7F56"/>
    <w:rsid w:val="00CD1B12"/>
    <w:rsid w:val="00CD55DC"/>
    <w:rsid w:val="00CD7F67"/>
    <w:rsid w:val="00CE1BBC"/>
    <w:rsid w:val="00CE2595"/>
    <w:rsid w:val="00CE28CC"/>
    <w:rsid w:val="00CE72FC"/>
    <w:rsid w:val="00CF31EE"/>
    <w:rsid w:val="00D07095"/>
    <w:rsid w:val="00D11899"/>
    <w:rsid w:val="00D137BD"/>
    <w:rsid w:val="00D1492F"/>
    <w:rsid w:val="00D17B69"/>
    <w:rsid w:val="00D22315"/>
    <w:rsid w:val="00D228EB"/>
    <w:rsid w:val="00D3003C"/>
    <w:rsid w:val="00D331F4"/>
    <w:rsid w:val="00D41471"/>
    <w:rsid w:val="00D470E4"/>
    <w:rsid w:val="00D52142"/>
    <w:rsid w:val="00D5280E"/>
    <w:rsid w:val="00D61F14"/>
    <w:rsid w:val="00D80D6B"/>
    <w:rsid w:val="00D815C7"/>
    <w:rsid w:val="00D85D41"/>
    <w:rsid w:val="00D90950"/>
    <w:rsid w:val="00DA69DF"/>
    <w:rsid w:val="00DB33F8"/>
    <w:rsid w:val="00DC5291"/>
    <w:rsid w:val="00DD38E2"/>
    <w:rsid w:val="00E00140"/>
    <w:rsid w:val="00E13110"/>
    <w:rsid w:val="00E24DF1"/>
    <w:rsid w:val="00E255CB"/>
    <w:rsid w:val="00E37E82"/>
    <w:rsid w:val="00E40B9A"/>
    <w:rsid w:val="00E41536"/>
    <w:rsid w:val="00E431ED"/>
    <w:rsid w:val="00E55D90"/>
    <w:rsid w:val="00E61759"/>
    <w:rsid w:val="00E640C6"/>
    <w:rsid w:val="00E64FF5"/>
    <w:rsid w:val="00E907EC"/>
    <w:rsid w:val="00EA3A9B"/>
    <w:rsid w:val="00EA5421"/>
    <w:rsid w:val="00EB34FC"/>
    <w:rsid w:val="00EB5816"/>
    <w:rsid w:val="00EC598C"/>
    <w:rsid w:val="00ED0EA9"/>
    <w:rsid w:val="00EE0BFA"/>
    <w:rsid w:val="00EE1EA7"/>
    <w:rsid w:val="00EE5A1A"/>
    <w:rsid w:val="00EF658D"/>
    <w:rsid w:val="00EF77DF"/>
    <w:rsid w:val="00F0288A"/>
    <w:rsid w:val="00F11BEF"/>
    <w:rsid w:val="00F165E1"/>
    <w:rsid w:val="00F258E7"/>
    <w:rsid w:val="00F25EB2"/>
    <w:rsid w:val="00F31B84"/>
    <w:rsid w:val="00F40F76"/>
    <w:rsid w:val="00F44F5F"/>
    <w:rsid w:val="00F57BA5"/>
    <w:rsid w:val="00F631EC"/>
    <w:rsid w:val="00F64C22"/>
    <w:rsid w:val="00F64FA7"/>
    <w:rsid w:val="00F74D19"/>
    <w:rsid w:val="00F80053"/>
    <w:rsid w:val="00F81D49"/>
    <w:rsid w:val="00FA02C7"/>
    <w:rsid w:val="00FA2D5C"/>
    <w:rsid w:val="00FA4186"/>
    <w:rsid w:val="00FA4C30"/>
    <w:rsid w:val="00FC0531"/>
    <w:rsid w:val="00FC13F0"/>
    <w:rsid w:val="00FC3ED3"/>
    <w:rsid w:val="00FD03DF"/>
    <w:rsid w:val="00FD0FB7"/>
    <w:rsid w:val="00FE0496"/>
    <w:rsid w:val="00FE6F55"/>
    <w:rsid w:val="00FE73F3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5C2E49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5C2E49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5C2E49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5C2E49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5C2E49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5C2E4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408</Words>
  <Characters>2577</Characters>
  <Application>Microsoft Office Word</Application>
  <DocSecurity>0</DocSecurity>
  <Lines>21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31</cp:revision>
  <dcterms:created xsi:type="dcterms:W3CDTF">2026-02-05T23:16:00Z</dcterms:created>
  <dcterms:modified xsi:type="dcterms:W3CDTF">2026-04-08T17:46:00Z</dcterms:modified>
</cp:coreProperties>
</file>