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AC39F6" w14:textId="77777777" w:rsidR="00322BFF" w:rsidRDefault="00A80298" w:rsidP="00322BFF">
      <w:pPr>
        <w:spacing w:after="0" w:line="240" w:lineRule="auto"/>
        <w:rPr>
          <w:rFonts w:ascii="Arial" w:hAnsi="Arial" w:cs="Arial"/>
          <w:sz w:val="21"/>
          <w:szCs w:val="21"/>
          <w:lang w:val="en-US"/>
        </w:rPr>
      </w:pPr>
      <w:r>
        <w:rPr>
          <w:rFonts w:ascii="Arial" w:hAnsi="Arial" w:cs="Arial"/>
          <w:b/>
          <w:bCs/>
          <w:sz w:val="21"/>
          <w:szCs w:val="21"/>
          <w:lang w:val="en-US"/>
        </w:rPr>
        <w:tab/>
      </w:r>
      <w:r>
        <w:rPr>
          <w:rFonts w:ascii="Arial" w:hAnsi="Arial" w:cs="Arial"/>
          <w:b/>
          <w:bCs/>
          <w:sz w:val="21"/>
          <w:szCs w:val="21"/>
          <w:lang w:val="en-US"/>
        </w:rPr>
        <w:tab/>
      </w:r>
      <w:r>
        <w:rPr>
          <w:rFonts w:ascii="Arial" w:hAnsi="Arial" w:cs="Arial"/>
          <w:b/>
          <w:bCs/>
          <w:sz w:val="21"/>
          <w:szCs w:val="21"/>
          <w:lang w:val="en-US"/>
        </w:rPr>
        <w:tab/>
      </w:r>
      <w:r>
        <w:rPr>
          <w:rFonts w:ascii="Arial" w:hAnsi="Arial" w:cs="Arial"/>
          <w:b/>
          <w:bCs/>
          <w:sz w:val="21"/>
          <w:szCs w:val="21"/>
          <w:lang w:val="en-US"/>
        </w:rPr>
        <w:tab/>
      </w:r>
      <w:r>
        <w:rPr>
          <w:rFonts w:ascii="Arial" w:hAnsi="Arial" w:cs="Arial"/>
          <w:b/>
          <w:bCs/>
          <w:sz w:val="21"/>
          <w:szCs w:val="21"/>
          <w:lang w:val="en-US"/>
        </w:rPr>
        <w:tab/>
      </w:r>
    </w:p>
    <w:p w14:paraId="62BFD6BE" w14:textId="06730938" w:rsidR="00322BFF" w:rsidRPr="00322BFF" w:rsidRDefault="005C44B0" w:rsidP="00322BFF">
      <w:pPr>
        <w:spacing w:after="0" w:line="240" w:lineRule="auto"/>
        <w:rPr>
          <w:rFonts w:ascii="Arial" w:hAnsi="Arial" w:cs="Arial"/>
          <w:sz w:val="21"/>
          <w:szCs w:val="21"/>
          <w:lang w:val="en-US"/>
        </w:rPr>
      </w:pPr>
      <w:r w:rsidRPr="005C44B0">
        <w:rPr>
          <w:rFonts w:ascii="Helvetica" w:eastAsia="Times New Roman" w:hAnsi="Helvetica" w:cs="Times New Roman"/>
          <w:color w:val="000000"/>
          <w:sz w:val="18"/>
          <w:szCs w:val="18"/>
          <w:lang w:eastAsia="de-DE"/>
        </w:rPr>
        <w:t>XYZ</w:t>
      </w:r>
      <w:r w:rsidR="0055138B" w:rsidRPr="0055138B">
        <w:rPr>
          <w:rFonts w:ascii="Helvetica" w:eastAsia="Times New Roman" w:hAnsi="Helvetica" w:cs="Times New Roman"/>
          <w:color w:val="000000"/>
          <w:sz w:val="18"/>
          <w:szCs w:val="18"/>
          <w:lang w:eastAsia="de-DE"/>
        </w:rPr>
        <w:br/>
      </w:r>
      <w:r w:rsidR="0055138B" w:rsidRPr="005C44B0">
        <w:rPr>
          <w:rFonts w:ascii="Helvetica" w:eastAsia="Times New Roman" w:hAnsi="Helvetica" w:cs="Times New Roman"/>
          <w:color w:val="000000"/>
          <w:sz w:val="18"/>
          <w:szCs w:val="18"/>
          <w:lang w:eastAsia="de-DE"/>
        </w:rPr>
        <w:t xml:space="preserve">SAP Deutschland SE &amp; Co. </w:t>
      </w:r>
      <w:r w:rsidR="0055138B"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</w:rPr>
        <w:t>KG</w:t>
      </w:r>
      <w:r w:rsidR="0055138B" w:rsidRPr="0055138B"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</w:rPr>
        <w:br/>
      </w:r>
      <w:proofErr w:type="spellStart"/>
      <w:r w:rsidR="00322BFF"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</w:rPr>
        <w:t>Hasso</w:t>
      </w:r>
      <w:proofErr w:type="spellEnd"/>
      <w:r w:rsidR="00322BFF"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</w:rPr>
        <w:t>-Plattner-Ring 7</w:t>
      </w:r>
      <w:r w:rsidR="0055138B" w:rsidRPr="0055138B"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</w:rPr>
        <w:br/>
      </w:r>
      <w:r w:rsidR="00322BFF"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</w:rPr>
        <w:t>69190 Walldorf</w:t>
      </w:r>
    </w:p>
    <w:p w14:paraId="7B38E1B2" w14:textId="1EA5B8F9" w:rsidR="00322BFF" w:rsidRDefault="00DF2584" w:rsidP="00322BFF">
      <w:pPr>
        <w:spacing w:after="0" w:line="240" w:lineRule="auto"/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</w:rPr>
      </w:pPr>
      <w:r>
        <w:fldChar w:fldCharType="begin"/>
      </w:r>
      <w:r w:rsidRPr="00E65483">
        <w:rPr>
          <w:lang w:val="en-US"/>
          <w:rPrChange w:id="0" w:author="David Döbele" w:date="2020-11-24T17:18:00Z">
            <w:rPr/>
          </w:rPrChange>
        </w:rPr>
        <w:instrText xml:space="preserve"> HYPERLINK "mailto:Johannes.tulusan@sap.com" </w:instrText>
      </w:r>
      <w:r>
        <w:fldChar w:fldCharType="separate"/>
      </w:r>
      <w:r w:rsidR="005C44B0">
        <w:rPr>
          <w:rStyle w:val="Hyperlink"/>
          <w:rFonts w:ascii="Helvetica" w:eastAsia="Times New Roman" w:hAnsi="Helvetica" w:cs="Times New Roman"/>
          <w:sz w:val="18"/>
          <w:szCs w:val="18"/>
          <w:lang w:val="en-US" w:eastAsia="de-DE"/>
        </w:rPr>
        <w:t>syz@sap.com</w:t>
      </w:r>
      <w:r>
        <w:rPr>
          <w:rStyle w:val="Hyperlink"/>
          <w:rFonts w:ascii="Helvetica" w:eastAsia="Times New Roman" w:hAnsi="Helvetica" w:cs="Times New Roman"/>
          <w:sz w:val="18"/>
          <w:szCs w:val="18"/>
          <w:lang w:val="en-US" w:eastAsia="de-DE"/>
        </w:rPr>
        <w:fldChar w:fldCharType="end"/>
      </w:r>
    </w:p>
    <w:p w14:paraId="72C8F901" w14:textId="3B4D6605" w:rsidR="0055138B" w:rsidRDefault="00322BFF" w:rsidP="00322BFF">
      <w:pPr>
        <w:spacing w:after="0" w:line="240" w:lineRule="auto"/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</w:rPr>
      </w:pPr>
      <w:r w:rsidRPr="00322BFF"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</w:rPr>
        <w:t xml:space="preserve">+49 </w:t>
      </w:r>
      <w:r w:rsidR="005C44B0"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</w:rPr>
        <w:t>123456789</w:t>
      </w:r>
    </w:p>
    <w:p w14:paraId="658B622F" w14:textId="77777777" w:rsidR="00322BFF" w:rsidRPr="0055138B" w:rsidRDefault="00322BFF" w:rsidP="00322BFF">
      <w:pPr>
        <w:spacing w:after="0" w:line="240" w:lineRule="auto"/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</w:rPr>
      </w:pPr>
    </w:p>
    <w:p w14:paraId="6985864B" w14:textId="144EA583" w:rsidR="00A80298" w:rsidRPr="00E65483" w:rsidRDefault="0055138B" w:rsidP="008C457A">
      <w:pPr>
        <w:spacing w:after="0" w:line="240" w:lineRule="auto"/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  <w:rPrChange w:id="1" w:author="David Döbele" w:date="2020-11-24T17:18:00Z">
            <w:rPr>
              <w:rFonts w:ascii="Helvetica" w:eastAsia="Times New Roman" w:hAnsi="Helvetica" w:cs="Times New Roman"/>
              <w:color w:val="000000"/>
              <w:sz w:val="18"/>
              <w:szCs w:val="18"/>
              <w:lang w:eastAsia="de-DE"/>
            </w:rPr>
          </w:rPrChange>
        </w:rPr>
      </w:pPr>
      <w:r w:rsidRPr="00E65483"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  <w:rPrChange w:id="2" w:author="David Döbele" w:date="2020-11-24T17:18:00Z">
            <w:rPr>
              <w:rFonts w:ascii="Helvetica" w:eastAsia="Times New Roman" w:hAnsi="Helvetica" w:cs="Times New Roman"/>
              <w:color w:val="000000"/>
              <w:sz w:val="18"/>
              <w:szCs w:val="18"/>
              <w:lang w:eastAsia="de-DE"/>
            </w:rPr>
          </w:rPrChange>
        </w:rPr>
        <w:t>[name of University] </w:t>
      </w:r>
      <w:r w:rsidRPr="00E65483"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  <w:rPrChange w:id="3" w:author="David Döbele" w:date="2020-11-24T17:18:00Z">
            <w:rPr>
              <w:rFonts w:ascii="Helvetica" w:eastAsia="Times New Roman" w:hAnsi="Helvetica" w:cs="Times New Roman"/>
              <w:color w:val="000000"/>
              <w:sz w:val="18"/>
              <w:szCs w:val="18"/>
              <w:lang w:eastAsia="de-DE"/>
            </w:rPr>
          </w:rPrChange>
        </w:rPr>
        <w:br/>
        <w:t>[recipient name]</w:t>
      </w:r>
      <w:r w:rsidRPr="00E65483"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  <w:rPrChange w:id="4" w:author="David Döbele" w:date="2020-11-24T17:18:00Z">
            <w:rPr>
              <w:rFonts w:ascii="Helvetica" w:eastAsia="Times New Roman" w:hAnsi="Helvetica" w:cs="Times New Roman"/>
              <w:color w:val="000000"/>
              <w:sz w:val="18"/>
              <w:szCs w:val="18"/>
              <w:lang w:eastAsia="de-DE"/>
            </w:rPr>
          </w:rPrChange>
        </w:rPr>
        <w:br/>
        <w:t>[street address]</w:t>
      </w:r>
      <w:r w:rsidRPr="00E65483"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  <w:rPrChange w:id="5" w:author="David Döbele" w:date="2020-11-24T17:18:00Z">
            <w:rPr>
              <w:rFonts w:ascii="Helvetica" w:eastAsia="Times New Roman" w:hAnsi="Helvetica" w:cs="Times New Roman"/>
              <w:color w:val="000000"/>
              <w:sz w:val="18"/>
              <w:szCs w:val="18"/>
              <w:lang w:eastAsia="de-DE"/>
            </w:rPr>
          </w:rPrChange>
        </w:rPr>
        <w:br/>
        <w:t>[city, country, postcode]</w:t>
      </w:r>
    </w:p>
    <w:p w14:paraId="28304D56" w14:textId="77777777" w:rsidR="008C457A" w:rsidRPr="00E65483" w:rsidRDefault="008C457A" w:rsidP="008C457A">
      <w:pPr>
        <w:spacing w:after="0" w:line="240" w:lineRule="auto"/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  <w:rPrChange w:id="6" w:author="David Döbele" w:date="2020-11-24T17:18:00Z">
            <w:rPr>
              <w:rFonts w:ascii="Helvetica" w:eastAsia="Times New Roman" w:hAnsi="Helvetica" w:cs="Times New Roman"/>
              <w:color w:val="000000"/>
              <w:sz w:val="18"/>
              <w:szCs w:val="18"/>
              <w:lang w:eastAsia="de-DE"/>
            </w:rPr>
          </w:rPrChange>
        </w:rPr>
      </w:pPr>
    </w:p>
    <w:p w14:paraId="037EF7D0" w14:textId="2FC3EBBC" w:rsidR="00870C4D" w:rsidRPr="00E65483" w:rsidRDefault="004A7B50" w:rsidP="00870C4D">
      <w:pPr>
        <w:rPr>
          <w:rFonts w:ascii="Arial" w:hAnsi="Arial" w:cs="Arial"/>
          <w:b/>
          <w:bCs/>
          <w:sz w:val="21"/>
          <w:szCs w:val="21"/>
          <w:lang w:val="en-US"/>
          <w:rPrChange w:id="7" w:author="David Döbele" w:date="2020-11-24T17:18:00Z">
            <w:rPr>
              <w:rFonts w:ascii="Arial" w:hAnsi="Arial" w:cs="Arial"/>
              <w:b/>
              <w:bCs/>
              <w:sz w:val="21"/>
              <w:szCs w:val="21"/>
            </w:rPr>
          </w:rPrChange>
        </w:rPr>
      </w:pPr>
      <w:r w:rsidRPr="00E65483">
        <w:rPr>
          <w:rFonts w:ascii="Arial" w:hAnsi="Arial" w:cs="Arial"/>
          <w:b/>
          <w:bCs/>
          <w:sz w:val="21"/>
          <w:szCs w:val="21"/>
          <w:lang w:val="en-US"/>
          <w:rPrChange w:id="8" w:author="David Döbele" w:date="2020-11-24T17:18:00Z">
            <w:rPr>
              <w:rFonts w:ascii="Arial" w:hAnsi="Arial" w:cs="Arial"/>
              <w:b/>
              <w:bCs/>
              <w:sz w:val="21"/>
              <w:szCs w:val="21"/>
            </w:rPr>
          </w:rPrChange>
        </w:rPr>
        <w:t>Reference Letter</w:t>
      </w:r>
      <w:r w:rsidR="00870C4D" w:rsidRPr="00E65483">
        <w:rPr>
          <w:rFonts w:ascii="Arial" w:hAnsi="Arial" w:cs="Arial"/>
          <w:b/>
          <w:bCs/>
          <w:sz w:val="21"/>
          <w:szCs w:val="21"/>
          <w:lang w:val="en-US"/>
          <w:rPrChange w:id="9" w:author="David Döbele" w:date="2020-11-24T17:18:00Z">
            <w:rPr>
              <w:rFonts w:ascii="Arial" w:hAnsi="Arial" w:cs="Arial"/>
              <w:b/>
              <w:bCs/>
              <w:sz w:val="21"/>
              <w:szCs w:val="21"/>
            </w:rPr>
          </w:rPrChange>
        </w:rPr>
        <w:t xml:space="preserve"> for </w:t>
      </w:r>
      <w:r w:rsidR="0083623F" w:rsidRPr="00E65483">
        <w:rPr>
          <w:rFonts w:ascii="Arial" w:hAnsi="Arial" w:cs="Arial"/>
          <w:b/>
          <w:bCs/>
          <w:sz w:val="21"/>
          <w:szCs w:val="21"/>
          <w:lang w:val="en-US"/>
          <w:rPrChange w:id="10" w:author="David Döbele" w:date="2020-11-24T17:18:00Z">
            <w:rPr>
              <w:rFonts w:ascii="Arial" w:hAnsi="Arial" w:cs="Arial"/>
              <w:b/>
              <w:bCs/>
              <w:sz w:val="21"/>
              <w:szCs w:val="21"/>
            </w:rPr>
          </w:rPrChange>
        </w:rPr>
        <w:t xml:space="preserve">Moritz </w:t>
      </w:r>
      <w:proofErr w:type="spellStart"/>
      <w:r w:rsidR="0083623F" w:rsidRPr="00E65483">
        <w:rPr>
          <w:rFonts w:ascii="Arial" w:hAnsi="Arial" w:cs="Arial"/>
          <w:b/>
          <w:bCs/>
          <w:sz w:val="21"/>
          <w:szCs w:val="21"/>
          <w:lang w:val="en-US"/>
          <w:rPrChange w:id="11" w:author="David Döbele" w:date="2020-11-24T17:18:00Z">
            <w:rPr>
              <w:rFonts w:ascii="Arial" w:hAnsi="Arial" w:cs="Arial"/>
              <w:b/>
              <w:bCs/>
              <w:sz w:val="21"/>
              <w:szCs w:val="21"/>
            </w:rPr>
          </w:rPrChange>
        </w:rPr>
        <w:t>Bienecker</w:t>
      </w:r>
      <w:proofErr w:type="spellEnd"/>
    </w:p>
    <w:p w14:paraId="037EF7D1" w14:textId="77777777" w:rsidR="00870C4D" w:rsidRPr="002E4684" w:rsidRDefault="00870C4D" w:rsidP="0055138B">
      <w:pPr>
        <w:jc w:val="both"/>
        <w:rPr>
          <w:rFonts w:ascii="Arial" w:hAnsi="Arial" w:cs="Arial"/>
          <w:sz w:val="21"/>
          <w:szCs w:val="21"/>
          <w:lang w:val="en-US"/>
        </w:rPr>
      </w:pPr>
      <w:r w:rsidRPr="002E4684">
        <w:rPr>
          <w:rFonts w:ascii="Arial" w:hAnsi="Arial" w:cs="Arial"/>
          <w:sz w:val="21"/>
          <w:szCs w:val="21"/>
          <w:lang w:val="en-US"/>
        </w:rPr>
        <w:t>To whom it may concern,</w:t>
      </w:r>
    </w:p>
    <w:p w14:paraId="037EF7D2" w14:textId="3FEA4B1C" w:rsidR="00870C4D" w:rsidRPr="002E4684" w:rsidRDefault="00870C4D" w:rsidP="0055138B">
      <w:pPr>
        <w:jc w:val="both"/>
        <w:rPr>
          <w:rFonts w:ascii="Arial" w:hAnsi="Arial" w:cs="Arial"/>
          <w:sz w:val="21"/>
          <w:szCs w:val="21"/>
          <w:lang w:val="en-US"/>
        </w:rPr>
      </w:pPr>
      <w:r w:rsidRPr="002E4684">
        <w:rPr>
          <w:rFonts w:ascii="Arial" w:hAnsi="Arial" w:cs="Arial"/>
          <w:sz w:val="21"/>
          <w:szCs w:val="21"/>
          <w:lang w:val="en-US"/>
        </w:rPr>
        <w:t xml:space="preserve">This is a letter of recommendation for </w:t>
      </w:r>
      <w:r w:rsidR="0083623F" w:rsidRPr="002E4684">
        <w:rPr>
          <w:rFonts w:ascii="Arial" w:hAnsi="Arial" w:cs="Arial"/>
          <w:sz w:val="21"/>
          <w:szCs w:val="21"/>
          <w:lang w:val="en-US"/>
        </w:rPr>
        <w:t xml:space="preserve">Moritz </w:t>
      </w:r>
      <w:proofErr w:type="spellStart"/>
      <w:r w:rsidR="0083623F" w:rsidRPr="002E4684">
        <w:rPr>
          <w:rFonts w:ascii="Arial" w:hAnsi="Arial" w:cs="Arial"/>
          <w:sz w:val="21"/>
          <w:szCs w:val="21"/>
          <w:lang w:val="en-US"/>
        </w:rPr>
        <w:t>Bienecker</w:t>
      </w:r>
      <w:proofErr w:type="spellEnd"/>
      <w:r w:rsidRPr="002E4684">
        <w:rPr>
          <w:rFonts w:ascii="Arial" w:hAnsi="Arial" w:cs="Arial"/>
          <w:sz w:val="21"/>
          <w:szCs w:val="21"/>
          <w:lang w:val="en-US"/>
        </w:rPr>
        <w:t xml:space="preserve">. </w:t>
      </w:r>
      <w:r w:rsidR="0083623F" w:rsidRPr="002E4684">
        <w:rPr>
          <w:rFonts w:ascii="Arial" w:hAnsi="Arial" w:cs="Arial"/>
          <w:sz w:val="21"/>
          <w:szCs w:val="21"/>
          <w:lang w:val="en-US"/>
        </w:rPr>
        <w:t>He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 reported to </w:t>
      </w:r>
      <w:r w:rsidR="0083623F" w:rsidRPr="002E4684">
        <w:rPr>
          <w:rFonts w:ascii="Arial" w:hAnsi="Arial" w:cs="Arial"/>
          <w:sz w:val="21"/>
          <w:szCs w:val="21"/>
          <w:lang w:val="en-US"/>
        </w:rPr>
        <w:t xml:space="preserve">me for </w:t>
      </w:r>
      <w:r w:rsidR="007D4A0A" w:rsidRPr="002E4684">
        <w:rPr>
          <w:rFonts w:ascii="Arial" w:hAnsi="Arial" w:cs="Arial"/>
          <w:sz w:val="21"/>
          <w:szCs w:val="21"/>
          <w:lang w:val="en-US"/>
        </w:rPr>
        <w:t xml:space="preserve">six </w:t>
      </w:r>
      <w:r w:rsidRPr="002E4684">
        <w:rPr>
          <w:rFonts w:ascii="Arial" w:hAnsi="Arial" w:cs="Arial"/>
          <w:sz w:val="21"/>
          <w:szCs w:val="21"/>
          <w:lang w:val="en-US"/>
        </w:rPr>
        <w:t>months during h</w:t>
      </w:r>
      <w:r w:rsidR="0083623F" w:rsidRPr="002E4684">
        <w:rPr>
          <w:rFonts w:ascii="Arial" w:hAnsi="Arial" w:cs="Arial"/>
          <w:sz w:val="21"/>
          <w:szCs w:val="21"/>
          <w:lang w:val="en-US"/>
        </w:rPr>
        <w:t>is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 internship at </w:t>
      </w:r>
      <w:r w:rsidR="0083623F" w:rsidRPr="002E4684">
        <w:rPr>
          <w:rFonts w:ascii="Arial" w:hAnsi="Arial" w:cs="Arial"/>
          <w:sz w:val="21"/>
          <w:szCs w:val="21"/>
          <w:lang w:val="en-US"/>
        </w:rPr>
        <w:t>SAP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 in our</w:t>
      </w:r>
      <w:r w:rsidR="007D4A0A" w:rsidRPr="002E4684">
        <w:rPr>
          <w:rFonts w:ascii="Arial" w:hAnsi="Arial" w:cs="Arial"/>
          <w:sz w:val="21"/>
          <w:szCs w:val="21"/>
          <w:lang w:val="en-US"/>
        </w:rPr>
        <w:t xml:space="preserve"> </w:t>
      </w:r>
      <w:r w:rsidR="0083623F" w:rsidRPr="002E4684">
        <w:rPr>
          <w:rFonts w:ascii="Arial" w:hAnsi="Arial" w:cs="Arial"/>
          <w:sz w:val="21"/>
          <w:szCs w:val="21"/>
          <w:lang w:val="en-US"/>
        </w:rPr>
        <w:t xml:space="preserve">Digital Supply Chain </w:t>
      </w:r>
      <w:r w:rsidR="004349A6" w:rsidRPr="002E4684">
        <w:rPr>
          <w:rFonts w:ascii="Arial" w:hAnsi="Arial" w:cs="Arial"/>
          <w:sz w:val="21"/>
          <w:szCs w:val="21"/>
          <w:lang w:val="en-US"/>
        </w:rPr>
        <w:t xml:space="preserve">Middle and Eastern European (MEE) </w:t>
      </w:r>
      <w:r w:rsidR="0083623F" w:rsidRPr="002E4684">
        <w:rPr>
          <w:rFonts w:ascii="Arial" w:hAnsi="Arial" w:cs="Arial"/>
          <w:sz w:val="21"/>
          <w:szCs w:val="21"/>
          <w:lang w:val="en-US"/>
        </w:rPr>
        <w:t>Sales Organization</w:t>
      </w:r>
      <w:r w:rsidR="007D4A0A" w:rsidRPr="002E4684">
        <w:rPr>
          <w:rFonts w:ascii="Arial" w:hAnsi="Arial" w:cs="Arial"/>
          <w:sz w:val="21"/>
          <w:szCs w:val="21"/>
          <w:lang w:val="en-US"/>
        </w:rPr>
        <w:t xml:space="preserve"> (Business Development Division)</w:t>
      </w:r>
      <w:r w:rsidR="0083623F" w:rsidRPr="002E4684">
        <w:rPr>
          <w:rFonts w:ascii="Arial" w:hAnsi="Arial" w:cs="Arial"/>
          <w:sz w:val="21"/>
          <w:szCs w:val="21"/>
          <w:lang w:val="en-US"/>
        </w:rPr>
        <w:t>.</w:t>
      </w:r>
      <w:r w:rsidR="00C37575">
        <w:rPr>
          <w:rFonts w:ascii="Arial" w:hAnsi="Arial" w:cs="Arial"/>
          <w:sz w:val="21"/>
          <w:szCs w:val="21"/>
          <w:lang w:val="en-US"/>
        </w:rPr>
        <w:t xml:space="preserve"> We collaborated </w:t>
      </w:r>
      <w:r w:rsidR="00BE6F59">
        <w:rPr>
          <w:rFonts w:ascii="Arial" w:hAnsi="Arial" w:cs="Arial"/>
          <w:sz w:val="21"/>
          <w:szCs w:val="21"/>
          <w:lang w:val="en-US"/>
        </w:rPr>
        <w:t>intensively</w:t>
      </w:r>
      <w:r w:rsidR="00C37575">
        <w:rPr>
          <w:rFonts w:ascii="Arial" w:hAnsi="Arial" w:cs="Arial"/>
          <w:sz w:val="21"/>
          <w:szCs w:val="21"/>
          <w:lang w:val="en-US"/>
        </w:rPr>
        <w:t xml:space="preserve"> during these </w:t>
      </w:r>
      <w:r w:rsidR="009C5633">
        <w:rPr>
          <w:rFonts w:ascii="Arial" w:hAnsi="Arial" w:cs="Arial"/>
          <w:sz w:val="21"/>
          <w:szCs w:val="21"/>
          <w:lang w:val="en-US"/>
        </w:rPr>
        <w:t xml:space="preserve">six </w:t>
      </w:r>
      <w:r w:rsidR="00C37575">
        <w:rPr>
          <w:rFonts w:ascii="Arial" w:hAnsi="Arial" w:cs="Arial"/>
          <w:sz w:val="21"/>
          <w:szCs w:val="21"/>
          <w:lang w:val="en-US"/>
        </w:rPr>
        <w:t>months as I appointed him as my PMO</w:t>
      </w:r>
      <w:r w:rsidR="00BE6F59">
        <w:rPr>
          <w:rFonts w:ascii="Arial" w:hAnsi="Arial" w:cs="Arial"/>
          <w:sz w:val="21"/>
          <w:szCs w:val="21"/>
          <w:lang w:val="en-US"/>
        </w:rPr>
        <w:t>.</w:t>
      </w:r>
    </w:p>
    <w:p w14:paraId="037EF7D3" w14:textId="73C0631C" w:rsidR="00870C4D" w:rsidRDefault="0083623F" w:rsidP="0055138B">
      <w:pPr>
        <w:jc w:val="both"/>
        <w:rPr>
          <w:rFonts w:ascii="Arial" w:hAnsi="Arial" w:cs="Arial"/>
          <w:sz w:val="21"/>
          <w:szCs w:val="21"/>
          <w:lang w:val="en-US"/>
        </w:rPr>
      </w:pPr>
      <w:r w:rsidRPr="002E4684">
        <w:rPr>
          <w:rFonts w:ascii="Arial" w:hAnsi="Arial" w:cs="Arial"/>
          <w:sz w:val="21"/>
          <w:szCs w:val="21"/>
          <w:lang w:val="en-US"/>
        </w:rPr>
        <w:t xml:space="preserve">Moritz </w:t>
      </w:r>
      <w:r w:rsidR="00870C4D" w:rsidRPr="002E4684">
        <w:rPr>
          <w:rFonts w:ascii="Arial" w:hAnsi="Arial" w:cs="Arial"/>
          <w:sz w:val="21"/>
          <w:szCs w:val="21"/>
          <w:lang w:val="en-US"/>
        </w:rPr>
        <w:t>informed me of h</w:t>
      </w:r>
      <w:r w:rsidRPr="002E4684">
        <w:rPr>
          <w:rFonts w:ascii="Arial" w:hAnsi="Arial" w:cs="Arial"/>
          <w:sz w:val="21"/>
          <w:szCs w:val="21"/>
          <w:lang w:val="en-US"/>
        </w:rPr>
        <w:t>is</w:t>
      </w:r>
      <w:r w:rsidR="00870C4D" w:rsidRPr="002E4684">
        <w:rPr>
          <w:rFonts w:ascii="Arial" w:hAnsi="Arial" w:cs="Arial"/>
          <w:sz w:val="21"/>
          <w:szCs w:val="21"/>
          <w:lang w:val="en-US"/>
        </w:rPr>
        <w:t xml:space="preserve"> intention to continue h</w:t>
      </w:r>
      <w:r w:rsidRPr="002E4684">
        <w:rPr>
          <w:rFonts w:ascii="Arial" w:hAnsi="Arial" w:cs="Arial"/>
          <w:sz w:val="21"/>
          <w:szCs w:val="21"/>
          <w:lang w:val="en-US"/>
        </w:rPr>
        <w:t>is</w:t>
      </w:r>
      <w:r w:rsidR="00870C4D" w:rsidRPr="002E4684">
        <w:rPr>
          <w:rFonts w:ascii="Arial" w:hAnsi="Arial" w:cs="Arial"/>
          <w:sz w:val="21"/>
          <w:szCs w:val="21"/>
          <w:lang w:val="en-US"/>
        </w:rPr>
        <w:t xml:space="preserve"> education and to </w:t>
      </w:r>
      <w:r w:rsidR="00C8573A">
        <w:rPr>
          <w:rFonts w:ascii="Arial" w:hAnsi="Arial" w:cs="Arial"/>
          <w:sz w:val="21"/>
          <w:szCs w:val="21"/>
          <w:lang w:val="en-US"/>
        </w:rPr>
        <w:t>pursue a</w:t>
      </w:r>
      <w:r w:rsidR="00870C4D" w:rsidRPr="002E4684">
        <w:rPr>
          <w:rFonts w:ascii="Arial" w:hAnsi="Arial" w:cs="Arial"/>
          <w:sz w:val="21"/>
          <w:szCs w:val="21"/>
          <w:lang w:val="en-US"/>
        </w:rPr>
        <w:t xml:space="preserve"> </w:t>
      </w:r>
      <w:proofErr w:type="gramStart"/>
      <w:r w:rsidRPr="002E4684">
        <w:rPr>
          <w:rFonts w:ascii="Arial" w:hAnsi="Arial" w:cs="Arial"/>
          <w:sz w:val="21"/>
          <w:szCs w:val="21"/>
          <w:lang w:val="en-US"/>
        </w:rPr>
        <w:t>Master</w:t>
      </w:r>
      <w:r w:rsidR="006F6D57" w:rsidRPr="002E4684">
        <w:rPr>
          <w:rFonts w:ascii="Arial" w:hAnsi="Arial" w:cs="Arial"/>
          <w:sz w:val="21"/>
          <w:szCs w:val="21"/>
          <w:lang w:val="en-US"/>
        </w:rPr>
        <w:t>’s</w:t>
      </w:r>
      <w:proofErr w:type="gramEnd"/>
      <w:r w:rsidRPr="002E4684">
        <w:rPr>
          <w:rFonts w:ascii="Arial" w:hAnsi="Arial" w:cs="Arial"/>
          <w:sz w:val="21"/>
          <w:szCs w:val="21"/>
          <w:lang w:val="en-US"/>
        </w:rPr>
        <w:t xml:space="preserve"> program</w:t>
      </w:r>
      <w:r w:rsidR="00870C4D" w:rsidRPr="002E4684">
        <w:rPr>
          <w:rFonts w:ascii="Arial" w:hAnsi="Arial" w:cs="Arial"/>
          <w:sz w:val="21"/>
          <w:szCs w:val="21"/>
          <w:lang w:val="en-US"/>
        </w:rPr>
        <w:t xml:space="preserve">. I recommend 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Moritz </w:t>
      </w:r>
      <w:r w:rsidR="00870C4D" w:rsidRPr="002E4684">
        <w:rPr>
          <w:rFonts w:ascii="Arial" w:hAnsi="Arial" w:cs="Arial"/>
          <w:sz w:val="21"/>
          <w:szCs w:val="21"/>
          <w:lang w:val="en-US"/>
        </w:rPr>
        <w:t>without hesitation for you</w:t>
      </w:r>
      <w:r w:rsidR="00752BC4" w:rsidRPr="002E4684">
        <w:rPr>
          <w:rFonts w:ascii="Arial" w:hAnsi="Arial" w:cs="Arial"/>
          <w:sz w:val="21"/>
          <w:szCs w:val="21"/>
          <w:lang w:val="en-US"/>
        </w:rPr>
        <w:t xml:space="preserve">r </w:t>
      </w:r>
      <w:r w:rsidR="008F57F4">
        <w:rPr>
          <w:rFonts w:ascii="Arial" w:hAnsi="Arial" w:cs="Arial"/>
          <w:sz w:val="21"/>
          <w:szCs w:val="21"/>
          <w:lang w:val="en-US"/>
        </w:rPr>
        <w:t xml:space="preserve">program </w:t>
      </w:r>
      <w:r w:rsidR="0067283E">
        <w:rPr>
          <w:rFonts w:ascii="Arial" w:hAnsi="Arial" w:cs="Arial"/>
          <w:sz w:val="21"/>
          <w:szCs w:val="21"/>
          <w:lang w:val="en-US"/>
        </w:rPr>
        <w:t>“</w:t>
      </w:r>
      <w:proofErr w:type="gramStart"/>
      <w:r w:rsidRPr="002E4684">
        <w:rPr>
          <w:rFonts w:ascii="Arial" w:hAnsi="Arial" w:cs="Arial"/>
          <w:sz w:val="21"/>
          <w:szCs w:val="21"/>
          <w:lang w:val="en-US"/>
        </w:rPr>
        <w:t>Master in International Management</w:t>
      </w:r>
      <w:proofErr w:type="gramEnd"/>
      <w:r w:rsidRPr="002E4684">
        <w:rPr>
          <w:rFonts w:ascii="Arial" w:hAnsi="Arial" w:cs="Arial"/>
          <w:sz w:val="21"/>
          <w:szCs w:val="21"/>
          <w:lang w:val="en-US"/>
        </w:rPr>
        <w:t xml:space="preserve"> / CEMS MIM</w:t>
      </w:r>
      <w:r w:rsidR="0067283E">
        <w:rPr>
          <w:rFonts w:ascii="Arial" w:hAnsi="Arial" w:cs="Arial"/>
          <w:sz w:val="21"/>
          <w:szCs w:val="21"/>
          <w:lang w:val="en-US"/>
        </w:rPr>
        <w:t>”</w:t>
      </w:r>
      <w:r w:rsidR="00752BC4" w:rsidRPr="002E4684">
        <w:rPr>
          <w:rFonts w:ascii="Arial" w:hAnsi="Arial" w:cs="Arial"/>
          <w:sz w:val="21"/>
          <w:szCs w:val="21"/>
          <w:lang w:val="en-US"/>
        </w:rPr>
        <w:t>.</w:t>
      </w:r>
    </w:p>
    <w:p w14:paraId="037EF7D4" w14:textId="1F578916" w:rsidR="00870C4D" w:rsidRPr="002E4684" w:rsidRDefault="00870C4D" w:rsidP="0055138B">
      <w:pPr>
        <w:jc w:val="both"/>
        <w:rPr>
          <w:rFonts w:ascii="Arial" w:hAnsi="Arial" w:cs="Arial"/>
          <w:sz w:val="21"/>
          <w:szCs w:val="21"/>
          <w:lang w:val="en-US"/>
        </w:rPr>
      </w:pPr>
      <w:r w:rsidRPr="002E4684">
        <w:rPr>
          <w:rFonts w:ascii="Arial" w:hAnsi="Arial" w:cs="Arial"/>
          <w:sz w:val="21"/>
          <w:szCs w:val="21"/>
          <w:lang w:val="en-US"/>
        </w:rPr>
        <w:t xml:space="preserve">While </w:t>
      </w:r>
      <w:r w:rsidR="0083623F" w:rsidRPr="002E4684">
        <w:rPr>
          <w:rFonts w:ascii="Arial" w:hAnsi="Arial" w:cs="Arial"/>
          <w:sz w:val="21"/>
          <w:szCs w:val="21"/>
          <w:lang w:val="en-US"/>
        </w:rPr>
        <w:t xml:space="preserve">Moritz </w:t>
      </w:r>
      <w:del w:id="12" w:author="David Döbele" w:date="2020-11-24T17:18:00Z">
        <w:r w:rsidRPr="002E4684" w:rsidDel="00E65483">
          <w:rPr>
            <w:rFonts w:ascii="Arial" w:hAnsi="Arial" w:cs="Arial"/>
            <w:sz w:val="21"/>
            <w:szCs w:val="21"/>
            <w:lang w:val="en-US"/>
          </w:rPr>
          <w:delText>was hired as an</w:delText>
        </w:r>
      </w:del>
      <w:ins w:id="13" w:author="David Döbele" w:date="2020-11-24T17:18:00Z">
        <w:r w:rsidR="00E65483">
          <w:rPr>
            <w:rFonts w:ascii="Arial" w:hAnsi="Arial" w:cs="Arial"/>
            <w:sz w:val="21"/>
            <w:szCs w:val="21"/>
            <w:lang w:val="en-US"/>
          </w:rPr>
          <w:t>worked in our organization as an</w:t>
        </w:r>
      </w:ins>
      <w:r w:rsidRPr="002E4684">
        <w:rPr>
          <w:rFonts w:ascii="Arial" w:hAnsi="Arial" w:cs="Arial"/>
          <w:sz w:val="21"/>
          <w:szCs w:val="21"/>
          <w:lang w:val="en-US"/>
        </w:rPr>
        <w:t xml:space="preserve"> intern, this title does not accurately </w:t>
      </w:r>
      <w:r w:rsidR="001524B2" w:rsidRPr="002E4684">
        <w:rPr>
          <w:rFonts w:ascii="Arial" w:hAnsi="Arial" w:cs="Arial"/>
          <w:sz w:val="21"/>
          <w:szCs w:val="21"/>
          <w:lang w:val="en-US"/>
        </w:rPr>
        <w:t>reflect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 h</w:t>
      </w:r>
      <w:r w:rsidR="0083623F" w:rsidRPr="002E4684">
        <w:rPr>
          <w:rFonts w:ascii="Arial" w:hAnsi="Arial" w:cs="Arial"/>
          <w:sz w:val="21"/>
          <w:szCs w:val="21"/>
          <w:lang w:val="en-US"/>
        </w:rPr>
        <w:t>is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 responsibilities and h</w:t>
      </w:r>
      <w:r w:rsidR="0083623F" w:rsidRPr="002E4684">
        <w:rPr>
          <w:rFonts w:ascii="Arial" w:hAnsi="Arial" w:cs="Arial"/>
          <w:sz w:val="21"/>
          <w:szCs w:val="21"/>
          <w:lang w:val="en-US"/>
        </w:rPr>
        <w:t>is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 actual contributions. </w:t>
      </w:r>
      <w:r w:rsidR="0083623F" w:rsidRPr="002E4684">
        <w:rPr>
          <w:rFonts w:ascii="Arial" w:hAnsi="Arial" w:cs="Arial"/>
          <w:sz w:val="21"/>
          <w:szCs w:val="21"/>
          <w:lang w:val="en-US"/>
        </w:rPr>
        <w:t>I appointed Moritz to my Project Management Officer (PMO)</w:t>
      </w:r>
      <w:r w:rsidR="00CB64FD" w:rsidRPr="002E4684">
        <w:rPr>
          <w:rFonts w:ascii="Arial" w:hAnsi="Arial" w:cs="Arial"/>
          <w:sz w:val="21"/>
          <w:szCs w:val="21"/>
          <w:lang w:val="en-US"/>
        </w:rPr>
        <w:t xml:space="preserve"> due to his critical thinking</w:t>
      </w:r>
      <w:r w:rsidR="00EF5CC3">
        <w:rPr>
          <w:rFonts w:ascii="Arial" w:hAnsi="Arial" w:cs="Arial"/>
          <w:sz w:val="21"/>
          <w:szCs w:val="21"/>
          <w:lang w:val="en-US"/>
        </w:rPr>
        <w:t>, his consciousness</w:t>
      </w:r>
      <w:r w:rsidR="00CB64FD" w:rsidRPr="002E4684">
        <w:rPr>
          <w:rFonts w:ascii="Arial" w:hAnsi="Arial" w:cs="Arial"/>
          <w:sz w:val="21"/>
          <w:szCs w:val="21"/>
          <w:lang w:val="en-US"/>
        </w:rPr>
        <w:t xml:space="preserve"> and his professionalism. </w:t>
      </w:r>
      <w:r w:rsidR="004349A6" w:rsidRPr="002E4684">
        <w:rPr>
          <w:rFonts w:ascii="Arial" w:hAnsi="Arial" w:cs="Arial"/>
          <w:sz w:val="21"/>
          <w:szCs w:val="21"/>
          <w:lang w:val="en-US"/>
        </w:rPr>
        <w:t xml:space="preserve">As my PMO he </w:t>
      </w:r>
      <w:r w:rsidR="00900C08">
        <w:rPr>
          <w:rFonts w:ascii="Arial" w:hAnsi="Arial" w:cs="Arial"/>
          <w:sz w:val="21"/>
          <w:szCs w:val="21"/>
          <w:lang w:val="en-US"/>
        </w:rPr>
        <w:t xml:space="preserve">coordinated and mentored </w:t>
      </w:r>
      <w:r w:rsidR="004349A6" w:rsidRPr="002E4684">
        <w:rPr>
          <w:rFonts w:ascii="Arial" w:hAnsi="Arial" w:cs="Arial"/>
          <w:sz w:val="21"/>
          <w:szCs w:val="21"/>
          <w:lang w:val="en-US"/>
        </w:rPr>
        <w:t xml:space="preserve">a team of eight interns / working students acting as a liaison between </w:t>
      </w:r>
      <w:r w:rsidR="00900C08">
        <w:rPr>
          <w:rFonts w:ascii="Arial" w:hAnsi="Arial" w:cs="Arial"/>
          <w:sz w:val="21"/>
          <w:szCs w:val="21"/>
          <w:lang w:val="en-US"/>
        </w:rPr>
        <w:t>his peers</w:t>
      </w:r>
      <w:r w:rsidR="004349A6" w:rsidRPr="002E4684">
        <w:rPr>
          <w:rFonts w:ascii="Arial" w:hAnsi="Arial" w:cs="Arial"/>
          <w:sz w:val="21"/>
          <w:szCs w:val="21"/>
          <w:lang w:val="en-US"/>
        </w:rPr>
        <w:t xml:space="preserve"> and myself reporting project progresses</w:t>
      </w:r>
      <w:r w:rsidR="009C5633">
        <w:rPr>
          <w:rFonts w:ascii="Arial" w:hAnsi="Arial" w:cs="Arial"/>
          <w:sz w:val="21"/>
          <w:szCs w:val="21"/>
          <w:lang w:val="en-US"/>
        </w:rPr>
        <w:t xml:space="preserve">. </w:t>
      </w:r>
      <w:r w:rsidR="007165DC">
        <w:rPr>
          <w:rFonts w:ascii="Arial" w:hAnsi="Arial" w:cs="Arial"/>
          <w:sz w:val="21"/>
          <w:szCs w:val="21"/>
          <w:lang w:val="en-US"/>
        </w:rPr>
        <w:t>Consequently, Moritz has demonstrated leadership skills early</w:t>
      </w:r>
      <w:r w:rsidR="008E545A">
        <w:rPr>
          <w:rFonts w:ascii="Arial" w:hAnsi="Arial" w:cs="Arial"/>
          <w:sz w:val="21"/>
          <w:szCs w:val="21"/>
          <w:lang w:val="en-US"/>
        </w:rPr>
        <w:t xml:space="preserve"> on</w:t>
      </w:r>
      <w:r w:rsidR="007165DC">
        <w:rPr>
          <w:rFonts w:ascii="Arial" w:hAnsi="Arial" w:cs="Arial"/>
          <w:sz w:val="21"/>
          <w:szCs w:val="21"/>
          <w:lang w:val="en-US"/>
        </w:rPr>
        <w:t xml:space="preserve"> in his professional career. </w:t>
      </w:r>
      <w:r w:rsidR="001524B2" w:rsidRPr="002E4684">
        <w:rPr>
          <w:rFonts w:ascii="Arial" w:hAnsi="Arial" w:cs="Arial"/>
          <w:sz w:val="21"/>
          <w:szCs w:val="21"/>
          <w:lang w:val="en-US"/>
        </w:rPr>
        <w:t>He proofed to be a</w:t>
      </w:r>
      <w:r w:rsidR="003001E5" w:rsidRPr="002E4684">
        <w:rPr>
          <w:rFonts w:ascii="Arial" w:hAnsi="Arial" w:cs="Arial"/>
          <w:sz w:val="21"/>
          <w:szCs w:val="21"/>
          <w:lang w:val="en-US"/>
        </w:rPr>
        <w:t>n effective</w:t>
      </w:r>
      <w:r w:rsidR="001524B2" w:rsidRPr="002E4684">
        <w:rPr>
          <w:rFonts w:ascii="Arial" w:hAnsi="Arial" w:cs="Arial"/>
          <w:sz w:val="21"/>
          <w:szCs w:val="21"/>
          <w:lang w:val="en-US"/>
        </w:rPr>
        <w:t xml:space="preserve"> team</w:t>
      </w:r>
      <w:r w:rsidR="003001E5" w:rsidRPr="002E4684">
        <w:rPr>
          <w:rFonts w:ascii="Arial" w:hAnsi="Arial" w:cs="Arial"/>
          <w:sz w:val="21"/>
          <w:szCs w:val="21"/>
          <w:lang w:val="en-US"/>
        </w:rPr>
        <w:t xml:space="preserve"> </w:t>
      </w:r>
      <w:r w:rsidR="003421DA">
        <w:rPr>
          <w:rFonts w:ascii="Arial" w:hAnsi="Arial" w:cs="Arial"/>
          <w:sz w:val="21"/>
          <w:szCs w:val="21"/>
          <w:lang w:val="en-US"/>
        </w:rPr>
        <w:t>lead</w:t>
      </w:r>
      <w:r w:rsidR="003001E5" w:rsidRPr="002E4684">
        <w:rPr>
          <w:rFonts w:ascii="Arial" w:hAnsi="Arial" w:cs="Arial"/>
          <w:sz w:val="21"/>
          <w:szCs w:val="21"/>
          <w:lang w:val="en-US"/>
        </w:rPr>
        <w:t xml:space="preserve"> by</w:t>
      </w:r>
      <w:r w:rsidR="00900C08">
        <w:rPr>
          <w:rFonts w:ascii="Arial" w:hAnsi="Arial" w:cs="Arial"/>
          <w:sz w:val="21"/>
          <w:szCs w:val="21"/>
          <w:lang w:val="en-US"/>
        </w:rPr>
        <w:t xml:space="preserve"> constantly</w:t>
      </w:r>
      <w:r w:rsidR="001524B2" w:rsidRPr="002E4684">
        <w:rPr>
          <w:rFonts w:ascii="Arial" w:hAnsi="Arial" w:cs="Arial"/>
          <w:sz w:val="21"/>
          <w:szCs w:val="21"/>
          <w:lang w:val="en-US"/>
        </w:rPr>
        <w:t xml:space="preserve"> challenging</w:t>
      </w:r>
      <w:r w:rsidR="002A631D">
        <w:rPr>
          <w:rFonts w:ascii="Arial" w:hAnsi="Arial" w:cs="Arial"/>
          <w:sz w:val="21"/>
          <w:szCs w:val="21"/>
          <w:lang w:val="en-US"/>
        </w:rPr>
        <w:t xml:space="preserve"> and questioning himself and</w:t>
      </w:r>
      <w:r w:rsidR="001524B2" w:rsidRPr="002E4684">
        <w:rPr>
          <w:rFonts w:ascii="Arial" w:hAnsi="Arial" w:cs="Arial"/>
          <w:sz w:val="21"/>
          <w:szCs w:val="21"/>
          <w:lang w:val="en-US"/>
        </w:rPr>
        <w:t xml:space="preserve"> </w:t>
      </w:r>
      <w:r w:rsidR="003001E5" w:rsidRPr="002E4684">
        <w:rPr>
          <w:rFonts w:ascii="Arial" w:hAnsi="Arial" w:cs="Arial"/>
          <w:sz w:val="21"/>
          <w:szCs w:val="21"/>
          <w:lang w:val="en-US"/>
        </w:rPr>
        <w:t xml:space="preserve">his </w:t>
      </w:r>
      <w:r w:rsidR="00900C08">
        <w:rPr>
          <w:rFonts w:ascii="Arial" w:hAnsi="Arial" w:cs="Arial"/>
          <w:sz w:val="21"/>
          <w:szCs w:val="21"/>
          <w:lang w:val="en-US"/>
        </w:rPr>
        <w:t>team</w:t>
      </w:r>
      <w:r w:rsidR="00EB563D">
        <w:rPr>
          <w:rFonts w:ascii="Arial" w:hAnsi="Arial" w:cs="Arial"/>
          <w:sz w:val="21"/>
          <w:szCs w:val="21"/>
          <w:lang w:val="en-US"/>
        </w:rPr>
        <w:t>mates</w:t>
      </w:r>
      <w:r w:rsidR="001524B2" w:rsidRPr="002E4684">
        <w:rPr>
          <w:rFonts w:ascii="Arial" w:hAnsi="Arial" w:cs="Arial"/>
          <w:sz w:val="21"/>
          <w:szCs w:val="21"/>
          <w:lang w:val="en-US"/>
        </w:rPr>
        <w:t xml:space="preserve"> </w:t>
      </w:r>
      <w:r w:rsidR="00900C08">
        <w:rPr>
          <w:rFonts w:ascii="Arial" w:hAnsi="Arial" w:cs="Arial"/>
          <w:sz w:val="21"/>
          <w:szCs w:val="21"/>
          <w:lang w:val="en-US"/>
        </w:rPr>
        <w:t>to achieve</w:t>
      </w:r>
      <w:r w:rsidR="001524B2" w:rsidRPr="002E4684">
        <w:rPr>
          <w:rFonts w:ascii="Arial" w:hAnsi="Arial" w:cs="Arial"/>
          <w:sz w:val="21"/>
          <w:szCs w:val="21"/>
          <w:lang w:val="en-US"/>
        </w:rPr>
        <w:t xml:space="preserve"> even better </w:t>
      </w:r>
      <w:r w:rsidR="003001E5" w:rsidRPr="002E4684">
        <w:rPr>
          <w:rFonts w:ascii="Arial" w:hAnsi="Arial" w:cs="Arial"/>
          <w:sz w:val="21"/>
          <w:szCs w:val="21"/>
          <w:lang w:val="en-US"/>
        </w:rPr>
        <w:t xml:space="preserve">project </w:t>
      </w:r>
      <w:r w:rsidR="001524B2" w:rsidRPr="002E4684">
        <w:rPr>
          <w:rFonts w:ascii="Arial" w:hAnsi="Arial" w:cs="Arial"/>
          <w:sz w:val="21"/>
          <w:szCs w:val="21"/>
          <w:lang w:val="en-US"/>
        </w:rPr>
        <w:t xml:space="preserve">results. </w:t>
      </w:r>
      <w:r w:rsidR="00900C08">
        <w:rPr>
          <w:rFonts w:ascii="Arial" w:hAnsi="Arial" w:cs="Arial"/>
          <w:sz w:val="21"/>
          <w:szCs w:val="21"/>
          <w:lang w:val="en-US"/>
        </w:rPr>
        <w:t xml:space="preserve">His sense of team spirit earned him great popularity and respect among customers, superiors, and colleagues alike. </w:t>
      </w:r>
      <w:r w:rsidRPr="002E4684">
        <w:rPr>
          <w:rFonts w:ascii="Arial" w:hAnsi="Arial" w:cs="Arial"/>
          <w:sz w:val="21"/>
          <w:szCs w:val="21"/>
          <w:lang w:val="en-US"/>
        </w:rPr>
        <w:t>H</w:t>
      </w:r>
      <w:r w:rsidR="0083623F" w:rsidRPr="002E4684">
        <w:rPr>
          <w:rFonts w:ascii="Arial" w:hAnsi="Arial" w:cs="Arial"/>
          <w:sz w:val="21"/>
          <w:szCs w:val="21"/>
          <w:lang w:val="en-US"/>
        </w:rPr>
        <w:t>is</w:t>
      </w:r>
      <w:r w:rsidR="00900C08">
        <w:rPr>
          <w:rFonts w:ascii="Arial" w:hAnsi="Arial" w:cs="Arial"/>
          <w:sz w:val="21"/>
          <w:szCs w:val="21"/>
          <w:lang w:val="en-US"/>
        </w:rPr>
        <w:t xml:space="preserve"> 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organizational skills along with a “can do” attitude </w:t>
      </w:r>
      <w:r w:rsidR="003001E5" w:rsidRPr="002E4684">
        <w:rPr>
          <w:rFonts w:ascii="Arial" w:hAnsi="Arial" w:cs="Arial"/>
          <w:sz w:val="21"/>
          <w:szCs w:val="21"/>
          <w:lang w:val="en-US"/>
        </w:rPr>
        <w:t xml:space="preserve">made Moritz </w:t>
      </w:r>
      <w:r w:rsidRPr="002E4684">
        <w:rPr>
          <w:rFonts w:ascii="Arial" w:hAnsi="Arial" w:cs="Arial"/>
          <w:sz w:val="21"/>
          <w:szCs w:val="21"/>
          <w:lang w:val="en-US"/>
        </w:rPr>
        <w:t>quickly</w:t>
      </w:r>
      <w:r w:rsidR="003001E5" w:rsidRPr="002E4684">
        <w:rPr>
          <w:rFonts w:ascii="Arial" w:hAnsi="Arial" w:cs="Arial"/>
          <w:sz w:val="21"/>
          <w:szCs w:val="21"/>
          <w:lang w:val="en-US"/>
        </w:rPr>
        <w:t xml:space="preserve"> stand</w:t>
      </w:r>
      <w:r w:rsidR="004349A6" w:rsidRPr="002E4684">
        <w:rPr>
          <w:rFonts w:ascii="Arial" w:hAnsi="Arial" w:cs="Arial"/>
          <w:sz w:val="21"/>
          <w:szCs w:val="21"/>
          <w:lang w:val="en-US"/>
        </w:rPr>
        <w:t xml:space="preserve"> out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. </w:t>
      </w:r>
      <w:r w:rsidR="0067283E">
        <w:rPr>
          <w:rFonts w:ascii="Arial" w:hAnsi="Arial" w:cs="Arial"/>
          <w:sz w:val="21"/>
          <w:szCs w:val="21"/>
          <w:lang w:val="en-US"/>
        </w:rPr>
        <w:t xml:space="preserve">Moritz has gone through a steep learning curve during his time at SAP. Now I can say that </w:t>
      </w:r>
      <w:r w:rsidR="000A0DE3">
        <w:rPr>
          <w:rFonts w:ascii="Arial" w:hAnsi="Arial" w:cs="Arial"/>
          <w:sz w:val="21"/>
          <w:szCs w:val="21"/>
          <w:lang w:val="en-US"/>
        </w:rPr>
        <w:t>h</w:t>
      </w:r>
      <w:r w:rsidRPr="002E4684">
        <w:rPr>
          <w:rFonts w:ascii="Arial" w:hAnsi="Arial" w:cs="Arial"/>
          <w:sz w:val="21"/>
          <w:szCs w:val="21"/>
          <w:lang w:val="en-US"/>
        </w:rPr>
        <w:t>e is reliable, can work independently and is always available to volunteer assistance also in unknown areas.</w:t>
      </w:r>
      <w:r w:rsidR="004349A6" w:rsidRPr="002E4684">
        <w:rPr>
          <w:rFonts w:ascii="Arial" w:hAnsi="Arial" w:cs="Arial"/>
          <w:sz w:val="21"/>
          <w:szCs w:val="21"/>
          <w:lang w:val="en-US"/>
        </w:rPr>
        <w:t xml:space="preserve"> Moritz successfully led the relationship with an American SAP gold partner</w:t>
      </w:r>
      <w:r w:rsidR="009075EC">
        <w:rPr>
          <w:rFonts w:ascii="Arial" w:hAnsi="Arial" w:cs="Arial"/>
          <w:sz w:val="21"/>
          <w:szCs w:val="21"/>
          <w:lang w:val="en-US"/>
        </w:rPr>
        <w:t>’s C-Suite</w:t>
      </w:r>
      <w:r w:rsidR="004349A6" w:rsidRPr="002E4684">
        <w:rPr>
          <w:rFonts w:ascii="Arial" w:hAnsi="Arial" w:cs="Arial"/>
          <w:sz w:val="21"/>
          <w:szCs w:val="21"/>
          <w:lang w:val="en-US"/>
        </w:rPr>
        <w:t xml:space="preserve"> to identify common sales potentials</w:t>
      </w:r>
      <w:r w:rsidR="000F2F01" w:rsidRPr="002E4684">
        <w:rPr>
          <w:rFonts w:ascii="Arial" w:hAnsi="Arial" w:cs="Arial"/>
          <w:sz w:val="21"/>
          <w:szCs w:val="21"/>
          <w:lang w:val="en-US"/>
        </w:rPr>
        <w:t xml:space="preserve"> and plan a joint </w:t>
      </w:r>
      <w:r w:rsidR="00F467F8">
        <w:rPr>
          <w:rFonts w:ascii="Arial" w:hAnsi="Arial" w:cs="Arial"/>
          <w:sz w:val="21"/>
          <w:szCs w:val="21"/>
          <w:lang w:val="en-US"/>
        </w:rPr>
        <w:t>G</w:t>
      </w:r>
      <w:r w:rsidR="000F2F01" w:rsidRPr="002E4684">
        <w:rPr>
          <w:rFonts w:ascii="Arial" w:hAnsi="Arial" w:cs="Arial"/>
          <w:sz w:val="21"/>
          <w:szCs w:val="21"/>
          <w:lang w:val="en-US"/>
        </w:rPr>
        <w:t>o-to-</w:t>
      </w:r>
      <w:r w:rsidR="00F467F8">
        <w:rPr>
          <w:rFonts w:ascii="Arial" w:hAnsi="Arial" w:cs="Arial"/>
          <w:sz w:val="21"/>
          <w:szCs w:val="21"/>
          <w:lang w:val="en-US"/>
        </w:rPr>
        <w:t>M</w:t>
      </w:r>
      <w:r w:rsidR="000F2F01" w:rsidRPr="002E4684">
        <w:rPr>
          <w:rFonts w:ascii="Arial" w:hAnsi="Arial" w:cs="Arial"/>
          <w:sz w:val="21"/>
          <w:szCs w:val="21"/>
          <w:lang w:val="en-US"/>
        </w:rPr>
        <w:t>arket approach</w:t>
      </w:r>
      <w:r w:rsidR="0019288E">
        <w:rPr>
          <w:rFonts w:ascii="Arial" w:hAnsi="Arial" w:cs="Arial"/>
          <w:sz w:val="21"/>
          <w:szCs w:val="21"/>
          <w:lang w:val="en-US"/>
        </w:rPr>
        <w:t xml:space="preserve"> that is currently </w:t>
      </w:r>
      <w:r w:rsidR="00F5795B">
        <w:rPr>
          <w:rFonts w:ascii="Arial" w:hAnsi="Arial" w:cs="Arial"/>
          <w:sz w:val="21"/>
          <w:szCs w:val="21"/>
          <w:lang w:val="en-US"/>
        </w:rPr>
        <w:t xml:space="preserve">being </w:t>
      </w:r>
      <w:r w:rsidR="0019288E">
        <w:rPr>
          <w:rFonts w:ascii="Arial" w:hAnsi="Arial" w:cs="Arial"/>
          <w:sz w:val="21"/>
          <w:szCs w:val="21"/>
          <w:lang w:val="en-US"/>
        </w:rPr>
        <w:t>rolled out</w:t>
      </w:r>
      <w:r w:rsidR="004349A6" w:rsidRPr="002E4684">
        <w:rPr>
          <w:rFonts w:ascii="Arial" w:hAnsi="Arial" w:cs="Arial"/>
          <w:sz w:val="21"/>
          <w:szCs w:val="21"/>
          <w:lang w:val="en-US"/>
        </w:rPr>
        <w:t>.</w:t>
      </w:r>
      <w:r w:rsidR="003421DA">
        <w:rPr>
          <w:rFonts w:ascii="Arial" w:hAnsi="Arial" w:cs="Arial"/>
          <w:sz w:val="21"/>
          <w:szCs w:val="21"/>
          <w:lang w:val="en-US"/>
        </w:rPr>
        <w:t xml:space="preserve"> Further, he developed </w:t>
      </w:r>
      <w:r w:rsidR="009469D5">
        <w:rPr>
          <w:rFonts w:ascii="Arial" w:hAnsi="Arial" w:cs="Arial"/>
          <w:sz w:val="21"/>
          <w:szCs w:val="21"/>
          <w:lang w:val="en-US"/>
        </w:rPr>
        <w:t>solid</w:t>
      </w:r>
      <w:r w:rsidR="003421DA">
        <w:rPr>
          <w:rFonts w:ascii="Arial" w:hAnsi="Arial" w:cs="Arial"/>
          <w:sz w:val="21"/>
          <w:szCs w:val="21"/>
          <w:lang w:val="en-US"/>
        </w:rPr>
        <w:t xml:space="preserve"> project management skills</w:t>
      </w:r>
      <w:r w:rsidR="009C5633">
        <w:rPr>
          <w:rFonts w:ascii="Arial" w:hAnsi="Arial" w:cs="Arial"/>
          <w:sz w:val="21"/>
          <w:szCs w:val="21"/>
          <w:lang w:val="en-US"/>
        </w:rPr>
        <w:t xml:space="preserve"> during </w:t>
      </w:r>
      <w:r w:rsidR="00F467F8">
        <w:rPr>
          <w:rFonts w:ascii="Arial" w:hAnsi="Arial" w:cs="Arial"/>
          <w:sz w:val="21"/>
          <w:szCs w:val="21"/>
          <w:lang w:val="en-US"/>
        </w:rPr>
        <w:t>various</w:t>
      </w:r>
      <w:r w:rsidR="009C5633">
        <w:rPr>
          <w:rFonts w:ascii="Arial" w:hAnsi="Arial" w:cs="Arial"/>
          <w:sz w:val="21"/>
          <w:szCs w:val="21"/>
          <w:lang w:val="en-US"/>
        </w:rPr>
        <w:t xml:space="preserve"> projects</w:t>
      </w:r>
      <w:r w:rsidR="00EB563D">
        <w:rPr>
          <w:rFonts w:ascii="Arial" w:hAnsi="Arial" w:cs="Arial"/>
          <w:sz w:val="21"/>
          <w:szCs w:val="21"/>
          <w:lang w:val="en-US"/>
        </w:rPr>
        <w:t xml:space="preserve"> at SAP</w:t>
      </w:r>
      <w:r w:rsidR="00457284">
        <w:rPr>
          <w:rFonts w:ascii="Arial" w:hAnsi="Arial" w:cs="Arial"/>
          <w:sz w:val="21"/>
          <w:szCs w:val="21"/>
          <w:lang w:val="en-US"/>
        </w:rPr>
        <w:t>. In one of the projects</w:t>
      </w:r>
      <w:r w:rsidR="003421DA">
        <w:rPr>
          <w:rFonts w:ascii="Arial" w:hAnsi="Arial" w:cs="Arial"/>
          <w:sz w:val="21"/>
          <w:szCs w:val="21"/>
          <w:lang w:val="en-US"/>
        </w:rPr>
        <w:t xml:space="preserve"> he </w:t>
      </w:r>
      <w:r w:rsidR="009469D5">
        <w:rPr>
          <w:rFonts w:ascii="Arial" w:hAnsi="Arial" w:cs="Arial"/>
          <w:sz w:val="21"/>
          <w:szCs w:val="21"/>
          <w:lang w:val="en-US"/>
        </w:rPr>
        <w:t>safeguarded the Sales Organizations’ interests</w:t>
      </w:r>
      <w:r w:rsidR="00F467F8">
        <w:rPr>
          <w:rFonts w:ascii="Arial" w:hAnsi="Arial" w:cs="Arial"/>
          <w:sz w:val="21"/>
          <w:szCs w:val="21"/>
          <w:lang w:val="en-US"/>
        </w:rPr>
        <w:t xml:space="preserve"> during the outbreak of </w:t>
      </w:r>
      <w:r w:rsidR="00457284">
        <w:rPr>
          <w:rFonts w:ascii="Arial" w:hAnsi="Arial" w:cs="Arial"/>
          <w:sz w:val="21"/>
          <w:szCs w:val="21"/>
          <w:lang w:val="en-US"/>
        </w:rPr>
        <w:t>the C</w:t>
      </w:r>
      <w:r w:rsidR="00F467F8">
        <w:rPr>
          <w:rFonts w:ascii="Arial" w:hAnsi="Arial" w:cs="Arial"/>
          <w:sz w:val="21"/>
          <w:szCs w:val="21"/>
          <w:lang w:val="en-US"/>
        </w:rPr>
        <w:t>o</w:t>
      </w:r>
      <w:r w:rsidR="00457284">
        <w:rPr>
          <w:rFonts w:ascii="Arial" w:hAnsi="Arial" w:cs="Arial"/>
          <w:sz w:val="21"/>
          <w:szCs w:val="21"/>
          <w:lang w:val="en-US"/>
        </w:rPr>
        <w:t>v</w:t>
      </w:r>
      <w:r w:rsidR="00F467F8">
        <w:rPr>
          <w:rFonts w:ascii="Arial" w:hAnsi="Arial" w:cs="Arial"/>
          <w:sz w:val="21"/>
          <w:szCs w:val="21"/>
          <w:lang w:val="en-US"/>
        </w:rPr>
        <w:t>id-19 pandemic</w:t>
      </w:r>
      <w:r w:rsidR="009469D5">
        <w:rPr>
          <w:rFonts w:ascii="Arial" w:hAnsi="Arial" w:cs="Arial"/>
          <w:sz w:val="21"/>
          <w:szCs w:val="21"/>
          <w:lang w:val="en-US"/>
        </w:rPr>
        <w:t xml:space="preserve"> when </w:t>
      </w:r>
      <w:r w:rsidR="00457284">
        <w:rPr>
          <w:rFonts w:ascii="Arial" w:hAnsi="Arial" w:cs="Arial"/>
          <w:sz w:val="21"/>
          <w:szCs w:val="21"/>
          <w:lang w:val="en-US"/>
        </w:rPr>
        <w:t xml:space="preserve">changing </w:t>
      </w:r>
      <w:r w:rsidR="00EB563D">
        <w:rPr>
          <w:rFonts w:ascii="Arial" w:hAnsi="Arial" w:cs="Arial"/>
          <w:sz w:val="21"/>
          <w:szCs w:val="21"/>
          <w:lang w:val="en-US"/>
        </w:rPr>
        <w:t>all physical events in</w:t>
      </w:r>
      <w:r w:rsidR="00457284">
        <w:rPr>
          <w:rFonts w:ascii="Arial" w:hAnsi="Arial" w:cs="Arial"/>
          <w:sz w:val="21"/>
          <w:szCs w:val="21"/>
          <w:lang w:val="en-US"/>
        </w:rPr>
        <w:t>to</w:t>
      </w:r>
      <w:r w:rsidR="00EB563D">
        <w:rPr>
          <w:rFonts w:ascii="Arial" w:hAnsi="Arial" w:cs="Arial"/>
          <w:sz w:val="21"/>
          <w:szCs w:val="21"/>
          <w:lang w:val="en-US"/>
        </w:rPr>
        <w:t xml:space="preserve"> virtual </w:t>
      </w:r>
      <w:r w:rsidR="00457284">
        <w:rPr>
          <w:rFonts w:ascii="Arial" w:hAnsi="Arial" w:cs="Arial"/>
          <w:sz w:val="21"/>
          <w:szCs w:val="21"/>
          <w:lang w:val="en-US"/>
        </w:rPr>
        <w:t>formats</w:t>
      </w:r>
      <w:r w:rsidR="00EB563D">
        <w:rPr>
          <w:rFonts w:ascii="Arial" w:hAnsi="Arial" w:cs="Arial"/>
          <w:sz w:val="21"/>
          <w:szCs w:val="21"/>
          <w:lang w:val="en-US"/>
        </w:rPr>
        <w:t xml:space="preserve"> in cooperation with the Marketing Department.</w:t>
      </w:r>
      <w:r w:rsidR="009469D5">
        <w:rPr>
          <w:rFonts w:ascii="Arial" w:hAnsi="Arial" w:cs="Arial"/>
          <w:sz w:val="21"/>
          <w:szCs w:val="21"/>
          <w:lang w:val="en-US"/>
        </w:rPr>
        <w:t xml:space="preserve"> </w:t>
      </w:r>
    </w:p>
    <w:p w14:paraId="037EF7D5" w14:textId="47B8C633" w:rsidR="00870C4D" w:rsidRPr="002E4684" w:rsidRDefault="00870C4D" w:rsidP="0055138B">
      <w:pPr>
        <w:jc w:val="both"/>
        <w:rPr>
          <w:rFonts w:ascii="Arial" w:hAnsi="Arial" w:cs="Arial"/>
          <w:sz w:val="21"/>
          <w:szCs w:val="21"/>
          <w:lang w:val="en-US"/>
        </w:rPr>
      </w:pPr>
      <w:r w:rsidRPr="002E4684">
        <w:rPr>
          <w:rFonts w:ascii="Arial" w:hAnsi="Arial" w:cs="Arial"/>
          <w:sz w:val="21"/>
          <w:szCs w:val="21"/>
          <w:lang w:val="en-US"/>
        </w:rPr>
        <w:t xml:space="preserve">In many instances, I </w:t>
      </w:r>
      <w:r w:rsidR="00587D4D" w:rsidRPr="002E4684">
        <w:rPr>
          <w:rFonts w:ascii="Arial" w:hAnsi="Arial" w:cs="Arial"/>
          <w:sz w:val="21"/>
          <w:szCs w:val="21"/>
          <w:lang w:val="en-US"/>
        </w:rPr>
        <w:t xml:space="preserve">also 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relied on </w:t>
      </w:r>
      <w:r w:rsidR="004349A6" w:rsidRPr="002E4684">
        <w:rPr>
          <w:rFonts w:ascii="Arial" w:hAnsi="Arial" w:cs="Arial"/>
          <w:sz w:val="21"/>
          <w:szCs w:val="21"/>
          <w:lang w:val="en-US"/>
        </w:rPr>
        <w:t>Moritz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 to create reports and presentations in a short </w:t>
      </w:r>
      <w:r w:rsidR="004349A6" w:rsidRPr="002E4684">
        <w:rPr>
          <w:rFonts w:ascii="Arial" w:hAnsi="Arial" w:cs="Arial"/>
          <w:sz w:val="21"/>
          <w:szCs w:val="21"/>
          <w:lang w:val="en-US"/>
        </w:rPr>
        <w:t>timeframe</w:t>
      </w:r>
      <w:r w:rsidRPr="002E4684">
        <w:rPr>
          <w:rFonts w:ascii="Arial" w:hAnsi="Arial" w:cs="Arial"/>
          <w:sz w:val="21"/>
          <w:szCs w:val="21"/>
          <w:lang w:val="en-US"/>
        </w:rPr>
        <w:t>. H</w:t>
      </w:r>
      <w:r w:rsidR="004349A6" w:rsidRPr="002E4684">
        <w:rPr>
          <w:rFonts w:ascii="Arial" w:hAnsi="Arial" w:cs="Arial"/>
          <w:sz w:val="21"/>
          <w:szCs w:val="21"/>
          <w:lang w:val="en-US"/>
        </w:rPr>
        <w:t>is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 creativity, resourcefulness, and ability to identify what is </w:t>
      </w:r>
      <w:r w:rsidR="004349A6" w:rsidRPr="002E4684">
        <w:rPr>
          <w:rFonts w:ascii="Arial" w:hAnsi="Arial" w:cs="Arial"/>
          <w:sz w:val="21"/>
          <w:szCs w:val="21"/>
          <w:lang w:val="en-US"/>
        </w:rPr>
        <w:t>vital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 really made these reports and presentations very useful and distinctive.</w:t>
      </w:r>
    </w:p>
    <w:p w14:paraId="037EF7D6" w14:textId="7967D2FA" w:rsidR="00870C4D" w:rsidRPr="002E4684" w:rsidRDefault="00870C4D" w:rsidP="0055138B">
      <w:pPr>
        <w:jc w:val="both"/>
        <w:rPr>
          <w:rFonts w:ascii="Arial" w:hAnsi="Arial" w:cs="Arial"/>
          <w:sz w:val="21"/>
          <w:szCs w:val="21"/>
          <w:lang w:val="en-US"/>
        </w:rPr>
      </w:pPr>
      <w:r w:rsidRPr="002E4684">
        <w:rPr>
          <w:rFonts w:ascii="Arial" w:hAnsi="Arial" w:cs="Arial"/>
          <w:sz w:val="21"/>
          <w:szCs w:val="21"/>
          <w:lang w:val="en-US"/>
        </w:rPr>
        <w:t xml:space="preserve">As a highly effective multi-tasker, </w:t>
      </w:r>
      <w:r w:rsidR="004349A6" w:rsidRPr="002E4684">
        <w:rPr>
          <w:rFonts w:ascii="Arial" w:hAnsi="Arial" w:cs="Arial"/>
          <w:sz w:val="21"/>
          <w:szCs w:val="21"/>
          <w:lang w:val="en-US"/>
        </w:rPr>
        <w:t xml:space="preserve">Moritz 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expertly handles a heavy workload and stays on top of all tasks. Any time </w:t>
      </w:r>
      <w:r w:rsidR="004349A6" w:rsidRPr="002E4684">
        <w:rPr>
          <w:rFonts w:ascii="Arial" w:hAnsi="Arial" w:cs="Arial"/>
          <w:sz w:val="21"/>
          <w:szCs w:val="21"/>
          <w:lang w:val="en-US"/>
        </w:rPr>
        <w:t xml:space="preserve">Moritz </w:t>
      </w:r>
      <w:r w:rsidRPr="002E4684">
        <w:rPr>
          <w:rFonts w:ascii="Arial" w:hAnsi="Arial" w:cs="Arial"/>
          <w:sz w:val="21"/>
          <w:szCs w:val="21"/>
          <w:lang w:val="en-US"/>
        </w:rPr>
        <w:t>has been asked to handle additional responsibilities, he has complied enthusiastically and jumped in energetically to help in meeting challenging deadlines.</w:t>
      </w:r>
    </w:p>
    <w:p w14:paraId="037EF7D7" w14:textId="305D5AED" w:rsidR="00870C4D" w:rsidRPr="002E4684" w:rsidRDefault="00870C4D" w:rsidP="0055138B">
      <w:pPr>
        <w:jc w:val="both"/>
        <w:rPr>
          <w:rFonts w:ascii="Arial" w:hAnsi="Arial" w:cs="Arial"/>
          <w:sz w:val="21"/>
          <w:szCs w:val="21"/>
          <w:lang w:val="en-US"/>
        </w:rPr>
      </w:pPr>
      <w:r w:rsidRPr="002E4684">
        <w:rPr>
          <w:rFonts w:ascii="Arial" w:hAnsi="Arial" w:cs="Arial"/>
          <w:sz w:val="21"/>
          <w:szCs w:val="21"/>
          <w:lang w:val="en-US"/>
        </w:rPr>
        <w:t xml:space="preserve">In addition, </w:t>
      </w:r>
      <w:r w:rsidR="004349A6" w:rsidRPr="002E4684">
        <w:rPr>
          <w:rFonts w:ascii="Arial" w:hAnsi="Arial" w:cs="Arial"/>
          <w:sz w:val="21"/>
          <w:szCs w:val="21"/>
          <w:lang w:val="en-US"/>
        </w:rPr>
        <w:t xml:space="preserve">Moritz 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is an effective communicator. As my </w:t>
      </w:r>
      <w:r w:rsidR="00146FCE">
        <w:rPr>
          <w:rFonts w:ascii="Arial" w:hAnsi="Arial" w:cs="Arial"/>
          <w:sz w:val="21"/>
          <w:szCs w:val="21"/>
          <w:lang w:val="en-US"/>
        </w:rPr>
        <w:t>PMO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, he often discussed confidential and delicate matters with senior </w:t>
      </w:r>
      <w:r w:rsidR="004349A6" w:rsidRPr="002E4684">
        <w:rPr>
          <w:rFonts w:ascii="Arial" w:hAnsi="Arial" w:cs="Arial"/>
          <w:sz w:val="21"/>
          <w:szCs w:val="21"/>
          <w:lang w:val="en-US"/>
        </w:rPr>
        <w:t>SAP</w:t>
      </w:r>
      <w:r w:rsidRPr="002E4684">
        <w:rPr>
          <w:rFonts w:ascii="Arial" w:hAnsi="Arial" w:cs="Arial"/>
          <w:sz w:val="21"/>
          <w:szCs w:val="21"/>
          <w:lang w:val="en-US"/>
        </w:rPr>
        <w:t xml:space="preserve"> professionals.</w:t>
      </w:r>
      <w:r w:rsidR="001524B2" w:rsidRPr="002E4684">
        <w:rPr>
          <w:rFonts w:ascii="Arial" w:hAnsi="Arial" w:cs="Arial"/>
          <w:sz w:val="21"/>
          <w:szCs w:val="21"/>
          <w:lang w:val="en-US"/>
        </w:rPr>
        <w:t xml:space="preserve"> Moritz brings unique social skills to the table as </w:t>
      </w:r>
      <w:r w:rsidR="001524B2" w:rsidRPr="002E4684">
        <w:rPr>
          <w:rFonts w:ascii="Arial" w:hAnsi="Arial" w:cs="Arial"/>
          <w:sz w:val="21"/>
          <w:szCs w:val="21"/>
          <w:lang w:val="en-US"/>
        </w:rPr>
        <w:lastRenderedPageBreak/>
        <w:t xml:space="preserve">he had an excellent reputation among various personalities and </w:t>
      </w:r>
      <w:r w:rsidR="00712A8E" w:rsidRPr="002E4684">
        <w:rPr>
          <w:rFonts w:ascii="Arial" w:hAnsi="Arial" w:cs="Arial"/>
          <w:sz w:val="21"/>
          <w:szCs w:val="21"/>
          <w:lang w:val="en-US"/>
        </w:rPr>
        <w:t>s</w:t>
      </w:r>
      <w:r w:rsidR="00712A8E">
        <w:rPr>
          <w:rFonts w:ascii="Arial" w:hAnsi="Arial" w:cs="Arial"/>
          <w:sz w:val="21"/>
          <w:szCs w:val="21"/>
          <w:lang w:val="en-US"/>
        </w:rPr>
        <w:t>e</w:t>
      </w:r>
      <w:r w:rsidR="00712A8E" w:rsidRPr="002E4684">
        <w:rPr>
          <w:rFonts w:ascii="Arial" w:hAnsi="Arial" w:cs="Arial"/>
          <w:sz w:val="21"/>
          <w:szCs w:val="21"/>
          <w:lang w:val="en-US"/>
        </w:rPr>
        <w:t>niorities</w:t>
      </w:r>
      <w:r w:rsidR="001524B2" w:rsidRPr="002E4684">
        <w:rPr>
          <w:rFonts w:ascii="Arial" w:hAnsi="Arial" w:cs="Arial"/>
          <w:sz w:val="21"/>
          <w:szCs w:val="21"/>
          <w:lang w:val="en-US"/>
        </w:rPr>
        <w:t xml:space="preserve"> within the entire corporation. </w:t>
      </w:r>
      <w:r w:rsidR="00146FCE">
        <w:rPr>
          <w:rFonts w:ascii="Arial" w:hAnsi="Arial" w:cs="Arial"/>
          <w:sz w:val="21"/>
          <w:szCs w:val="21"/>
          <w:lang w:val="en-US"/>
        </w:rPr>
        <w:t xml:space="preserve">Moritz used these skills multiple times to accelerate </w:t>
      </w:r>
      <w:r w:rsidR="00BD1FB6">
        <w:rPr>
          <w:rFonts w:ascii="Arial" w:hAnsi="Arial" w:cs="Arial"/>
          <w:sz w:val="21"/>
          <w:szCs w:val="21"/>
          <w:lang w:val="en-US"/>
        </w:rPr>
        <w:t>e</w:t>
      </w:r>
      <w:r w:rsidR="00146FCE">
        <w:rPr>
          <w:rFonts w:ascii="Arial" w:hAnsi="Arial" w:cs="Arial"/>
          <w:sz w:val="21"/>
          <w:szCs w:val="21"/>
          <w:lang w:val="en-US"/>
        </w:rPr>
        <w:t xml:space="preserve">xecutive contract approval </w:t>
      </w:r>
      <w:r w:rsidR="007165DC">
        <w:rPr>
          <w:rFonts w:ascii="Arial" w:hAnsi="Arial" w:cs="Arial"/>
          <w:sz w:val="21"/>
          <w:szCs w:val="21"/>
          <w:lang w:val="en-US"/>
        </w:rPr>
        <w:t>processes</w:t>
      </w:r>
      <w:r w:rsidR="00146FCE">
        <w:rPr>
          <w:rFonts w:ascii="Arial" w:hAnsi="Arial" w:cs="Arial"/>
          <w:sz w:val="21"/>
          <w:szCs w:val="21"/>
          <w:lang w:val="en-US"/>
        </w:rPr>
        <w:t xml:space="preserve"> by communicating with SAP Executives. </w:t>
      </w:r>
      <w:r w:rsidR="001524B2" w:rsidRPr="002E4684">
        <w:rPr>
          <w:rFonts w:ascii="Arial" w:hAnsi="Arial" w:cs="Arial"/>
          <w:sz w:val="21"/>
          <w:szCs w:val="21"/>
          <w:lang w:val="en-US"/>
        </w:rPr>
        <w:t>I am sure these skills will open many doors in Moritz future career.</w:t>
      </w:r>
      <w:r w:rsidR="008130DD" w:rsidRPr="002E4684">
        <w:rPr>
          <w:rFonts w:ascii="Arial" w:hAnsi="Arial" w:cs="Arial"/>
          <w:sz w:val="21"/>
          <w:szCs w:val="21"/>
          <w:lang w:val="en-US"/>
        </w:rPr>
        <w:t xml:space="preserve"> </w:t>
      </w:r>
    </w:p>
    <w:p w14:paraId="5A7B7A3F" w14:textId="7B1FDECA" w:rsidR="008130DD" w:rsidRPr="002E4684" w:rsidRDefault="008130DD" w:rsidP="0055138B">
      <w:pPr>
        <w:jc w:val="both"/>
        <w:rPr>
          <w:rFonts w:ascii="Arial" w:hAnsi="Arial" w:cs="Arial"/>
          <w:sz w:val="21"/>
          <w:szCs w:val="21"/>
          <w:lang w:val="en-US"/>
        </w:rPr>
      </w:pPr>
      <w:r w:rsidRPr="002E4684">
        <w:rPr>
          <w:rFonts w:ascii="Arial" w:hAnsi="Arial" w:cs="Arial"/>
          <w:sz w:val="21"/>
          <w:szCs w:val="21"/>
          <w:lang w:val="en-US"/>
        </w:rPr>
        <w:t>Due to his outstanding overall performance, I nominated him for the SAP Fast Track program which is exclusively established for the top 10% performing interns.</w:t>
      </w:r>
    </w:p>
    <w:p w14:paraId="5DBD163B" w14:textId="7988A92B" w:rsidR="002C6152" w:rsidRPr="002E4684" w:rsidRDefault="001524B2" w:rsidP="0055138B">
      <w:pPr>
        <w:jc w:val="both"/>
        <w:rPr>
          <w:rFonts w:ascii="Arial" w:hAnsi="Arial" w:cs="Arial"/>
          <w:sz w:val="21"/>
          <w:szCs w:val="21"/>
          <w:lang w:val="en-US"/>
        </w:rPr>
      </w:pPr>
      <w:r w:rsidRPr="002E4684">
        <w:rPr>
          <w:rFonts w:ascii="Arial" w:hAnsi="Arial" w:cs="Arial"/>
          <w:sz w:val="21"/>
          <w:szCs w:val="21"/>
          <w:lang w:val="en-US"/>
        </w:rPr>
        <w:t xml:space="preserve">Consequently, </w:t>
      </w:r>
      <w:r w:rsidR="00870C4D" w:rsidRPr="002E4684">
        <w:rPr>
          <w:rFonts w:ascii="Arial" w:hAnsi="Arial" w:cs="Arial"/>
          <w:sz w:val="21"/>
          <w:szCs w:val="21"/>
          <w:lang w:val="en-US"/>
        </w:rPr>
        <w:t xml:space="preserve">I am confident that </w:t>
      </w:r>
      <w:r w:rsidR="004349A6" w:rsidRPr="002E4684">
        <w:rPr>
          <w:rFonts w:ascii="Arial" w:hAnsi="Arial" w:cs="Arial"/>
          <w:sz w:val="21"/>
          <w:szCs w:val="21"/>
          <w:lang w:val="en-US"/>
        </w:rPr>
        <w:t xml:space="preserve">Moritz </w:t>
      </w:r>
      <w:r w:rsidR="00870C4D" w:rsidRPr="002E4684">
        <w:rPr>
          <w:rFonts w:ascii="Arial" w:hAnsi="Arial" w:cs="Arial"/>
          <w:sz w:val="21"/>
          <w:szCs w:val="21"/>
          <w:lang w:val="en-US"/>
        </w:rPr>
        <w:t xml:space="preserve">is </w:t>
      </w:r>
      <w:r w:rsidR="00435B75">
        <w:rPr>
          <w:rFonts w:ascii="Arial" w:hAnsi="Arial" w:cs="Arial"/>
          <w:sz w:val="21"/>
          <w:szCs w:val="21"/>
          <w:lang w:val="en-US"/>
        </w:rPr>
        <w:t xml:space="preserve">an </w:t>
      </w:r>
      <w:r w:rsidR="00870C4D" w:rsidRPr="002E4684">
        <w:rPr>
          <w:rFonts w:ascii="Arial" w:hAnsi="Arial" w:cs="Arial"/>
          <w:sz w:val="21"/>
          <w:szCs w:val="21"/>
          <w:lang w:val="en-US"/>
        </w:rPr>
        <w:t xml:space="preserve">ideal candidate for </w:t>
      </w:r>
      <w:r w:rsidR="002C6152" w:rsidRPr="002E4684">
        <w:rPr>
          <w:rFonts w:ascii="Arial" w:hAnsi="Arial" w:cs="Arial"/>
          <w:sz w:val="21"/>
          <w:szCs w:val="21"/>
          <w:lang w:val="en-US"/>
        </w:rPr>
        <w:t>a CEMS</w:t>
      </w:r>
      <w:r w:rsidR="004349A6" w:rsidRPr="002E4684">
        <w:rPr>
          <w:rFonts w:ascii="Arial" w:hAnsi="Arial" w:cs="Arial"/>
          <w:sz w:val="21"/>
          <w:szCs w:val="21"/>
          <w:lang w:val="en-US"/>
        </w:rPr>
        <w:t xml:space="preserve"> </w:t>
      </w:r>
      <w:r w:rsidR="002C6152" w:rsidRPr="002E4684">
        <w:rPr>
          <w:rFonts w:ascii="Arial" w:hAnsi="Arial" w:cs="Arial"/>
          <w:sz w:val="21"/>
          <w:szCs w:val="21"/>
          <w:lang w:val="en-US"/>
        </w:rPr>
        <w:t>program</w:t>
      </w:r>
      <w:r w:rsidR="00870C4D" w:rsidRPr="002E4684">
        <w:rPr>
          <w:rFonts w:ascii="Arial" w:hAnsi="Arial" w:cs="Arial"/>
          <w:sz w:val="21"/>
          <w:szCs w:val="21"/>
          <w:lang w:val="en-US"/>
        </w:rPr>
        <w:t xml:space="preserve"> </w:t>
      </w:r>
      <w:r w:rsidR="00435B75">
        <w:rPr>
          <w:rFonts w:ascii="Arial" w:hAnsi="Arial" w:cs="Arial"/>
          <w:sz w:val="21"/>
          <w:szCs w:val="21"/>
          <w:lang w:val="en-US"/>
        </w:rPr>
        <w:t xml:space="preserve">as he is </w:t>
      </w:r>
      <w:r w:rsidR="003421DA">
        <w:rPr>
          <w:rFonts w:ascii="Arial" w:hAnsi="Arial" w:cs="Arial"/>
          <w:sz w:val="21"/>
          <w:szCs w:val="21"/>
          <w:lang w:val="en-US"/>
        </w:rPr>
        <w:t xml:space="preserve">in </w:t>
      </w:r>
      <w:r w:rsidR="00435B75">
        <w:rPr>
          <w:rFonts w:ascii="Arial" w:hAnsi="Arial" w:cs="Arial"/>
          <w:sz w:val="21"/>
          <w:szCs w:val="21"/>
          <w:lang w:val="en-US"/>
        </w:rPr>
        <w:t>funds of</w:t>
      </w:r>
      <w:r w:rsidR="002C6152" w:rsidRPr="002E4684">
        <w:rPr>
          <w:rFonts w:ascii="Arial" w:hAnsi="Arial" w:cs="Arial"/>
          <w:sz w:val="21"/>
          <w:szCs w:val="21"/>
          <w:lang w:val="en-US"/>
        </w:rPr>
        <w:t xml:space="preserve"> </w:t>
      </w:r>
      <w:r w:rsidR="001A55C7">
        <w:rPr>
          <w:rFonts w:ascii="Arial" w:hAnsi="Arial" w:cs="Arial"/>
          <w:sz w:val="21"/>
          <w:szCs w:val="21"/>
          <w:lang w:val="en-US"/>
        </w:rPr>
        <w:t xml:space="preserve">all professional requirements to have a successful professional </w:t>
      </w:r>
      <w:r w:rsidR="003115E5">
        <w:rPr>
          <w:rFonts w:ascii="Arial" w:hAnsi="Arial" w:cs="Arial"/>
          <w:sz w:val="21"/>
          <w:szCs w:val="21"/>
          <w:lang w:val="en-US"/>
        </w:rPr>
        <w:t xml:space="preserve">business </w:t>
      </w:r>
      <w:r w:rsidR="001A55C7">
        <w:rPr>
          <w:rFonts w:ascii="Arial" w:hAnsi="Arial" w:cs="Arial"/>
          <w:sz w:val="21"/>
          <w:szCs w:val="21"/>
          <w:lang w:val="en-US"/>
        </w:rPr>
        <w:t>career</w:t>
      </w:r>
      <w:r w:rsidR="003115E5">
        <w:rPr>
          <w:rFonts w:ascii="Arial" w:hAnsi="Arial" w:cs="Arial"/>
          <w:sz w:val="21"/>
          <w:szCs w:val="21"/>
          <w:lang w:val="en-US"/>
        </w:rPr>
        <w:t xml:space="preserve">. </w:t>
      </w:r>
      <w:r w:rsidR="00BD1FB6">
        <w:rPr>
          <w:rFonts w:ascii="Arial" w:hAnsi="Arial" w:cs="Arial"/>
          <w:sz w:val="21"/>
          <w:szCs w:val="21"/>
          <w:lang w:val="en-US"/>
        </w:rPr>
        <w:t>On the one hand</w:t>
      </w:r>
      <w:r w:rsidR="009D552E">
        <w:rPr>
          <w:rFonts w:ascii="Arial" w:hAnsi="Arial" w:cs="Arial"/>
          <w:sz w:val="21"/>
          <w:szCs w:val="21"/>
          <w:lang w:val="en-US"/>
        </w:rPr>
        <w:t>,</w:t>
      </w:r>
      <w:r w:rsidR="00BD1FB6">
        <w:rPr>
          <w:rFonts w:ascii="Arial" w:hAnsi="Arial" w:cs="Arial"/>
          <w:sz w:val="21"/>
          <w:szCs w:val="21"/>
          <w:lang w:val="en-US"/>
        </w:rPr>
        <w:t xml:space="preserve"> Moritz will </w:t>
      </w:r>
      <w:r w:rsidR="001F44C6" w:rsidRPr="002E4684">
        <w:rPr>
          <w:rFonts w:ascii="Arial" w:hAnsi="Arial" w:cs="Arial"/>
          <w:sz w:val="21"/>
          <w:szCs w:val="21"/>
          <w:lang w:val="en-US"/>
        </w:rPr>
        <w:t xml:space="preserve">enrich </w:t>
      </w:r>
      <w:r w:rsidR="00A93FB0">
        <w:rPr>
          <w:rFonts w:ascii="Arial" w:hAnsi="Arial" w:cs="Arial"/>
          <w:sz w:val="21"/>
          <w:szCs w:val="21"/>
          <w:lang w:val="en-US"/>
        </w:rPr>
        <w:t>the class</w:t>
      </w:r>
      <w:r w:rsidR="00BD1FB6">
        <w:rPr>
          <w:rFonts w:ascii="Arial" w:hAnsi="Arial" w:cs="Arial"/>
          <w:sz w:val="21"/>
          <w:szCs w:val="21"/>
          <w:lang w:val="en-US"/>
        </w:rPr>
        <w:t xml:space="preserve"> discussions</w:t>
      </w:r>
      <w:r w:rsidR="00A93FB0">
        <w:rPr>
          <w:rFonts w:ascii="Arial" w:hAnsi="Arial" w:cs="Arial"/>
          <w:sz w:val="21"/>
          <w:szCs w:val="21"/>
          <w:lang w:val="en-US"/>
        </w:rPr>
        <w:t xml:space="preserve"> </w:t>
      </w:r>
      <w:r w:rsidR="00BD1FB6">
        <w:rPr>
          <w:rFonts w:ascii="Arial" w:hAnsi="Arial" w:cs="Arial"/>
          <w:sz w:val="21"/>
          <w:szCs w:val="21"/>
          <w:lang w:val="en-US"/>
        </w:rPr>
        <w:t>by sharing some of</w:t>
      </w:r>
      <w:r w:rsidR="00A93FB0">
        <w:rPr>
          <w:rFonts w:ascii="Arial" w:hAnsi="Arial" w:cs="Arial"/>
          <w:sz w:val="21"/>
          <w:szCs w:val="21"/>
          <w:lang w:val="en-US"/>
        </w:rPr>
        <w:t xml:space="preserve"> h</w:t>
      </w:r>
      <w:r w:rsidR="00BD1FB6">
        <w:rPr>
          <w:rFonts w:ascii="Arial" w:hAnsi="Arial" w:cs="Arial"/>
          <w:sz w:val="21"/>
          <w:szCs w:val="21"/>
          <w:lang w:val="en-US"/>
        </w:rPr>
        <w:t xml:space="preserve">is SAP-related practical experiences. On the other </w:t>
      </w:r>
      <w:r w:rsidR="009D552E">
        <w:rPr>
          <w:rFonts w:ascii="Arial" w:hAnsi="Arial" w:cs="Arial"/>
          <w:sz w:val="21"/>
          <w:szCs w:val="21"/>
          <w:lang w:val="en-US"/>
        </w:rPr>
        <w:t>hand,</w:t>
      </w:r>
      <w:r w:rsidR="003421DA">
        <w:rPr>
          <w:rFonts w:ascii="Arial" w:hAnsi="Arial" w:cs="Arial"/>
          <w:sz w:val="21"/>
          <w:szCs w:val="21"/>
          <w:lang w:val="en-US"/>
        </w:rPr>
        <w:t xml:space="preserve"> Moritz will benefit from the program’s focus in </w:t>
      </w:r>
      <w:r w:rsidR="009469D5">
        <w:rPr>
          <w:rFonts w:ascii="Arial" w:hAnsi="Arial" w:cs="Arial"/>
          <w:sz w:val="21"/>
          <w:szCs w:val="21"/>
          <w:lang w:val="en-US"/>
        </w:rPr>
        <w:t xml:space="preserve">general </w:t>
      </w:r>
      <w:r w:rsidR="003421DA">
        <w:rPr>
          <w:rFonts w:ascii="Arial" w:hAnsi="Arial" w:cs="Arial"/>
          <w:sz w:val="21"/>
          <w:szCs w:val="21"/>
          <w:lang w:val="en-US"/>
        </w:rPr>
        <w:t xml:space="preserve">management </w:t>
      </w:r>
      <w:r w:rsidR="009469D5">
        <w:rPr>
          <w:rFonts w:ascii="Arial" w:hAnsi="Arial" w:cs="Arial"/>
          <w:sz w:val="21"/>
          <w:szCs w:val="21"/>
          <w:lang w:val="en-US"/>
        </w:rPr>
        <w:t xml:space="preserve">education </w:t>
      </w:r>
      <w:r w:rsidR="003421DA">
        <w:rPr>
          <w:rFonts w:ascii="Arial" w:hAnsi="Arial" w:cs="Arial"/>
          <w:sz w:val="21"/>
          <w:szCs w:val="21"/>
          <w:lang w:val="en-US"/>
        </w:rPr>
        <w:t>as he will acquire deeper knowledge</w:t>
      </w:r>
      <w:r w:rsidR="007165DC">
        <w:rPr>
          <w:rFonts w:ascii="Arial" w:hAnsi="Arial" w:cs="Arial"/>
          <w:sz w:val="21"/>
          <w:szCs w:val="21"/>
          <w:lang w:val="en-US"/>
        </w:rPr>
        <w:t xml:space="preserve"> in</w:t>
      </w:r>
      <w:r w:rsidR="003421DA">
        <w:rPr>
          <w:rFonts w:ascii="Arial" w:hAnsi="Arial" w:cs="Arial"/>
          <w:sz w:val="21"/>
          <w:szCs w:val="21"/>
          <w:lang w:val="en-US"/>
        </w:rPr>
        <w:t xml:space="preserve"> areas other than Business Development, Sales</w:t>
      </w:r>
      <w:r w:rsidR="00847A22">
        <w:rPr>
          <w:rFonts w:ascii="Arial" w:hAnsi="Arial" w:cs="Arial"/>
          <w:sz w:val="21"/>
          <w:szCs w:val="21"/>
          <w:lang w:val="en-US"/>
        </w:rPr>
        <w:t>,</w:t>
      </w:r>
      <w:r w:rsidR="003421DA">
        <w:rPr>
          <w:rFonts w:ascii="Arial" w:hAnsi="Arial" w:cs="Arial"/>
          <w:sz w:val="21"/>
          <w:szCs w:val="21"/>
          <w:lang w:val="en-US"/>
        </w:rPr>
        <w:t xml:space="preserve"> and Marketing. </w:t>
      </w:r>
      <w:r w:rsidR="009469D5">
        <w:rPr>
          <w:rFonts w:ascii="Arial" w:hAnsi="Arial" w:cs="Arial"/>
          <w:sz w:val="21"/>
          <w:szCs w:val="21"/>
          <w:lang w:val="en-US"/>
        </w:rPr>
        <w:t>This will complete Moritz</w:t>
      </w:r>
      <w:r w:rsidR="00847A22">
        <w:rPr>
          <w:rFonts w:ascii="Arial" w:hAnsi="Arial" w:cs="Arial"/>
          <w:sz w:val="21"/>
          <w:szCs w:val="21"/>
          <w:lang w:val="en-US"/>
        </w:rPr>
        <w:t>’</w:t>
      </w:r>
      <w:r w:rsidR="009469D5">
        <w:rPr>
          <w:rFonts w:ascii="Arial" w:hAnsi="Arial" w:cs="Arial"/>
          <w:sz w:val="21"/>
          <w:szCs w:val="21"/>
          <w:lang w:val="en-US"/>
        </w:rPr>
        <w:t xml:space="preserve"> business knowledge and enable him to </w:t>
      </w:r>
      <w:r w:rsidR="00705ADB">
        <w:rPr>
          <w:rFonts w:ascii="Arial" w:hAnsi="Arial" w:cs="Arial"/>
          <w:sz w:val="21"/>
          <w:szCs w:val="21"/>
          <w:lang w:val="en-US"/>
        </w:rPr>
        <w:t xml:space="preserve">boost his professional </w:t>
      </w:r>
      <w:r w:rsidR="00847A22">
        <w:rPr>
          <w:rFonts w:ascii="Arial" w:hAnsi="Arial" w:cs="Arial"/>
          <w:sz w:val="21"/>
          <w:szCs w:val="21"/>
          <w:lang w:val="en-US"/>
        </w:rPr>
        <w:t>career</w:t>
      </w:r>
      <w:r w:rsidR="00705ADB">
        <w:rPr>
          <w:rFonts w:ascii="Arial" w:hAnsi="Arial" w:cs="Arial"/>
          <w:sz w:val="21"/>
          <w:szCs w:val="21"/>
          <w:lang w:val="en-US"/>
        </w:rPr>
        <w:t xml:space="preserve"> tremendously</w:t>
      </w:r>
      <w:r w:rsidR="00847A22">
        <w:rPr>
          <w:rFonts w:ascii="Arial" w:hAnsi="Arial" w:cs="Arial"/>
          <w:sz w:val="21"/>
          <w:szCs w:val="21"/>
          <w:lang w:val="en-US"/>
        </w:rPr>
        <w:t>.</w:t>
      </w:r>
      <w:r w:rsidR="009469D5">
        <w:rPr>
          <w:rFonts w:ascii="Arial" w:hAnsi="Arial" w:cs="Arial"/>
          <w:sz w:val="21"/>
          <w:szCs w:val="21"/>
          <w:lang w:val="en-US"/>
        </w:rPr>
        <w:t xml:space="preserve"> </w:t>
      </w:r>
      <w:r w:rsidR="00A93FB0">
        <w:rPr>
          <w:rFonts w:ascii="Arial" w:hAnsi="Arial" w:cs="Arial"/>
          <w:sz w:val="21"/>
          <w:szCs w:val="21"/>
          <w:lang w:val="en-US"/>
        </w:rPr>
        <w:t xml:space="preserve">I </w:t>
      </w:r>
      <w:r w:rsidR="002C2FE6">
        <w:rPr>
          <w:rFonts w:ascii="Arial" w:hAnsi="Arial" w:cs="Arial"/>
          <w:sz w:val="21"/>
          <w:szCs w:val="21"/>
          <w:lang w:val="en-US"/>
        </w:rPr>
        <w:t xml:space="preserve">will be excitedly following </w:t>
      </w:r>
      <w:r w:rsidR="00847A22">
        <w:rPr>
          <w:rFonts w:ascii="Arial" w:hAnsi="Arial" w:cs="Arial"/>
          <w:sz w:val="21"/>
          <w:szCs w:val="21"/>
          <w:lang w:val="en-US"/>
        </w:rPr>
        <w:t>his</w:t>
      </w:r>
      <w:r w:rsidR="002C2FE6">
        <w:rPr>
          <w:rFonts w:ascii="Arial" w:hAnsi="Arial" w:cs="Arial"/>
          <w:sz w:val="21"/>
          <w:szCs w:val="21"/>
          <w:lang w:val="en-US"/>
        </w:rPr>
        <w:t xml:space="preserve"> path and wish him the best of success.</w:t>
      </w:r>
    </w:p>
    <w:p w14:paraId="037EF7D9" w14:textId="7324C3F2" w:rsidR="00870C4D" w:rsidRDefault="00870C4D" w:rsidP="0055138B">
      <w:pPr>
        <w:jc w:val="both"/>
        <w:rPr>
          <w:rFonts w:ascii="Arial" w:hAnsi="Arial" w:cs="Arial"/>
          <w:sz w:val="21"/>
          <w:szCs w:val="21"/>
          <w:lang w:val="en-US"/>
        </w:rPr>
      </w:pPr>
      <w:r w:rsidRPr="002E4684">
        <w:rPr>
          <w:rFonts w:ascii="Arial" w:hAnsi="Arial" w:cs="Arial"/>
          <w:sz w:val="21"/>
          <w:szCs w:val="21"/>
          <w:lang w:val="en-US"/>
        </w:rPr>
        <w:t xml:space="preserve">If additional information is needed or if you like me to elaborate on the recommendation, please do not </w:t>
      </w:r>
      <w:r w:rsidR="002C2FE6">
        <w:rPr>
          <w:rFonts w:ascii="Arial" w:hAnsi="Arial" w:cs="Arial"/>
          <w:sz w:val="21"/>
          <w:szCs w:val="21"/>
          <w:lang w:val="en-US"/>
        </w:rPr>
        <w:t>reach out</w:t>
      </w:r>
      <w:r w:rsidRPr="002E4684">
        <w:rPr>
          <w:rFonts w:ascii="Arial" w:hAnsi="Arial" w:cs="Arial"/>
          <w:sz w:val="21"/>
          <w:szCs w:val="21"/>
          <w:lang w:val="en-US"/>
        </w:rPr>
        <w:t>.</w:t>
      </w:r>
    </w:p>
    <w:p w14:paraId="647E218F" w14:textId="77777777" w:rsidR="0055138B" w:rsidRPr="002E4684" w:rsidRDefault="0055138B" w:rsidP="001524B2">
      <w:pPr>
        <w:jc w:val="both"/>
        <w:rPr>
          <w:rFonts w:ascii="Arial" w:hAnsi="Arial" w:cs="Arial"/>
          <w:sz w:val="21"/>
          <w:szCs w:val="21"/>
          <w:lang w:val="en-US"/>
        </w:rPr>
      </w:pPr>
    </w:p>
    <w:p w14:paraId="7B098A09" w14:textId="767C122E" w:rsidR="006B2F8A" w:rsidRDefault="00870C4D" w:rsidP="006B2F8A">
      <w:pPr>
        <w:spacing w:line="240" w:lineRule="auto"/>
        <w:rPr>
          <w:rFonts w:ascii="Arial" w:hAnsi="Arial" w:cs="Arial"/>
          <w:sz w:val="21"/>
          <w:szCs w:val="21"/>
          <w:lang w:val="en-US"/>
        </w:rPr>
      </w:pPr>
      <w:r w:rsidRPr="002E4684">
        <w:rPr>
          <w:rFonts w:ascii="Arial" w:hAnsi="Arial" w:cs="Arial"/>
          <w:sz w:val="21"/>
          <w:szCs w:val="21"/>
          <w:lang w:val="en-US"/>
        </w:rPr>
        <w:t>Best regards,</w:t>
      </w:r>
    </w:p>
    <w:p w14:paraId="10D2639A" w14:textId="77777777" w:rsidR="00A64D8A" w:rsidRPr="002E4684" w:rsidRDefault="00A64D8A" w:rsidP="006B2F8A">
      <w:pPr>
        <w:spacing w:line="240" w:lineRule="auto"/>
        <w:rPr>
          <w:rFonts w:ascii="Arial" w:hAnsi="Arial" w:cs="Arial"/>
          <w:b/>
          <w:bCs/>
          <w:sz w:val="21"/>
          <w:szCs w:val="21"/>
          <w:lang w:val="en-US"/>
        </w:rPr>
      </w:pPr>
    </w:p>
    <w:p w14:paraId="149F7BC3" w14:textId="336C88DF" w:rsidR="001F44C6" w:rsidRDefault="001F44C6" w:rsidP="00D347CC">
      <w:pPr>
        <w:spacing w:after="0"/>
        <w:rPr>
          <w:rFonts w:ascii="Arial" w:hAnsi="Arial" w:cs="Arial"/>
          <w:sz w:val="21"/>
          <w:szCs w:val="21"/>
          <w:lang w:val="en-US"/>
        </w:rPr>
      </w:pPr>
    </w:p>
    <w:p w14:paraId="1803BCFF" w14:textId="7BDEBEB7" w:rsidR="004A7B50" w:rsidRPr="00E65483" w:rsidRDefault="0032436D" w:rsidP="008C457A">
      <w:pPr>
        <w:spacing w:after="0" w:line="240" w:lineRule="auto"/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  <w:rPrChange w:id="14" w:author="David Döbele" w:date="2020-11-24T17:18:00Z">
            <w:rPr>
              <w:rFonts w:ascii="Helvetica" w:eastAsia="Times New Roman" w:hAnsi="Helvetica" w:cs="Times New Roman"/>
              <w:color w:val="000000"/>
              <w:sz w:val="18"/>
              <w:szCs w:val="18"/>
              <w:lang w:eastAsia="de-DE"/>
            </w:rPr>
          </w:rPrChange>
        </w:rPr>
      </w:pPr>
      <w:r w:rsidRPr="00E65483"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  <w:rPrChange w:id="15" w:author="David Döbele" w:date="2020-11-24T17:18:00Z">
            <w:rPr>
              <w:rFonts w:ascii="Helvetica" w:eastAsia="Times New Roman" w:hAnsi="Helvetica" w:cs="Times New Roman"/>
              <w:color w:val="000000"/>
              <w:sz w:val="18"/>
              <w:szCs w:val="18"/>
              <w:lang w:eastAsia="de-DE"/>
            </w:rPr>
          </w:rPrChange>
        </w:rPr>
        <w:t xml:space="preserve">Dr. </w:t>
      </w:r>
      <w:r w:rsidR="005C44B0" w:rsidRPr="00E65483"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  <w:rPrChange w:id="16" w:author="David Döbele" w:date="2020-11-24T17:18:00Z">
            <w:rPr>
              <w:rFonts w:ascii="Helvetica" w:eastAsia="Times New Roman" w:hAnsi="Helvetica" w:cs="Times New Roman"/>
              <w:color w:val="000000"/>
              <w:sz w:val="18"/>
              <w:szCs w:val="18"/>
              <w:lang w:eastAsia="de-DE"/>
            </w:rPr>
          </w:rPrChange>
        </w:rPr>
        <w:t>XYZ</w:t>
      </w:r>
    </w:p>
    <w:p w14:paraId="6D8AD6BF" w14:textId="1892B8B7" w:rsidR="004A7B50" w:rsidRPr="00E65483" w:rsidRDefault="004A7B50" w:rsidP="008C457A">
      <w:pPr>
        <w:spacing w:after="0" w:line="240" w:lineRule="auto"/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  <w:rPrChange w:id="17" w:author="David Döbele" w:date="2020-11-24T17:18:00Z">
            <w:rPr>
              <w:rFonts w:ascii="Helvetica" w:eastAsia="Times New Roman" w:hAnsi="Helvetica" w:cs="Times New Roman"/>
              <w:color w:val="000000"/>
              <w:sz w:val="18"/>
              <w:szCs w:val="18"/>
              <w:lang w:eastAsia="de-DE"/>
            </w:rPr>
          </w:rPrChange>
        </w:rPr>
      </w:pPr>
      <w:r w:rsidRPr="00E65483">
        <w:rPr>
          <w:rFonts w:ascii="Helvetica" w:eastAsia="Times New Roman" w:hAnsi="Helvetica" w:cs="Times New Roman"/>
          <w:color w:val="000000"/>
          <w:sz w:val="18"/>
          <w:szCs w:val="18"/>
          <w:lang w:val="en-US" w:eastAsia="de-DE"/>
          <w:rPrChange w:id="18" w:author="David Döbele" w:date="2020-11-24T17:18:00Z">
            <w:rPr>
              <w:rFonts w:ascii="Helvetica" w:eastAsia="Times New Roman" w:hAnsi="Helvetica" w:cs="Times New Roman"/>
              <w:color w:val="000000"/>
              <w:sz w:val="18"/>
              <w:szCs w:val="18"/>
              <w:lang w:eastAsia="de-DE"/>
            </w:rPr>
          </w:rPrChange>
        </w:rPr>
        <w:t>Chief Operating Officer – Digital Supply Chain Middle and Eastern Europe (MEE)</w:t>
      </w:r>
    </w:p>
    <w:p w14:paraId="5994B0DB" w14:textId="38519B8C" w:rsidR="00864D88" w:rsidRPr="008C457A" w:rsidRDefault="00864D88" w:rsidP="008C457A">
      <w:pPr>
        <w:spacing w:after="0" w:line="240" w:lineRule="auto"/>
        <w:rPr>
          <w:rFonts w:ascii="Helvetica" w:eastAsia="Times New Roman" w:hAnsi="Helvetica" w:cs="Times New Roman"/>
          <w:color w:val="000000"/>
          <w:sz w:val="18"/>
          <w:szCs w:val="18"/>
          <w:lang w:eastAsia="de-DE"/>
        </w:rPr>
      </w:pPr>
      <w:r w:rsidRPr="008C457A">
        <w:rPr>
          <w:rFonts w:ascii="Helvetica" w:eastAsia="Times New Roman" w:hAnsi="Helvetica" w:cs="Times New Roman"/>
          <w:color w:val="000000"/>
          <w:sz w:val="18"/>
          <w:szCs w:val="18"/>
          <w:lang w:eastAsia="de-DE"/>
        </w:rPr>
        <w:t>SAP Deutschland GmbH &amp; Co. KG</w:t>
      </w:r>
    </w:p>
    <w:p w14:paraId="01FB4B8D" w14:textId="77777777" w:rsidR="008C457A" w:rsidRPr="008C457A" w:rsidRDefault="00DF2584" w:rsidP="008C457A">
      <w:pPr>
        <w:spacing w:after="0" w:line="240" w:lineRule="auto"/>
        <w:rPr>
          <w:rFonts w:ascii="Helvetica" w:eastAsia="Times New Roman" w:hAnsi="Helvetica" w:cs="Times New Roman"/>
          <w:color w:val="000000"/>
          <w:sz w:val="18"/>
          <w:szCs w:val="18"/>
          <w:lang w:eastAsia="de-DE"/>
        </w:rPr>
      </w:pPr>
      <w:hyperlink r:id="rId11" w:history="1">
        <w:r w:rsidR="008C457A" w:rsidRPr="008C457A">
          <w:rPr>
            <w:color w:val="000000"/>
          </w:rPr>
          <w:t>syz@sap.com</w:t>
        </w:r>
      </w:hyperlink>
    </w:p>
    <w:p w14:paraId="208E1C3E" w14:textId="77777777" w:rsidR="008C457A" w:rsidRPr="008C457A" w:rsidRDefault="008C457A" w:rsidP="008C457A">
      <w:pPr>
        <w:spacing w:after="0" w:line="240" w:lineRule="auto"/>
        <w:rPr>
          <w:rFonts w:ascii="Helvetica" w:eastAsia="Times New Roman" w:hAnsi="Helvetica" w:cs="Times New Roman"/>
          <w:color w:val="000000"/>
          <w:sz w:val="18"/>
          <w:szCs w:val="18"/>
          <w:lang w:eastAsia="de-DE"/>
        </w:rPr>
      </w:pPr>
      <w:r w:rsidRPr="008C457A">
        <w:rPr>
          <w:rFonts w:ascii="Helvetica" w:eastAsia="Times New Roman" w:hAnsi="Helvetica" w:cs="Times New Roman"/>
          <w:color w:val="000000"/>
          <w:sz w:val="18"/>
          <w:szCs w:val="18"/>
          <w:lang w:eastAsia="de-DE"/>
        </w:rPr>
        <w:t>+49 123456789</w:t>
      </w:r>
    </w:p>
    <w:p w14:paraId="6B94D7DE" w14:textId="77777777" w:rsidR="008C457A" w:rsidRPr="00864D88" w:rsidRDefault="008C457A" w:rsidP="00D347CC">
      <w:pPr>
        <w:spacing w:after="0"/>
        <w:rPr>
          <w:rFonts w:ascii="Arial" w:hAnsi="Arial" w:cs="Arial"/>
          <w:sz w:val="21"/>
          <w:szCs w:val="21"/>
        </w:rPr>
      </w:pPr>
    </w:p>
    <w:sectPr w:rsidR="008C457A" w:rsidRPr="00864D88">
      <w:foot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D0AF7E" w14:textId="77777777" w:rsidR="00DF2584" w:rsidRDefault="00DF2584" w:rsidP="0009064A">
      <w:pPr>
        <w:spacing w:after="0" w:line="240" w:lineRule="auto"/>
      </w:pPr>
      <w:r>
        <w:separator/>
      </w:r>
    </w:p>
  </w:endnote>
  <w:endnote w:type="continuationSeparator" w:id="0">
    <w:p w14:paraId="7B96C46E" w14:textId="77777777" w:rsidR="00DF2584" w:rsidRDefault="00DF2584" w:rsidP="00090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034300"/>
      <w:docPartObj>
        <w:docPartGallery w:val="Page Numbers (Bottom of Page)"/>
        <w:docPartUnique/>
      </w:docPartObj>
    </w:sdtPr>
    <w:sdtEndPr/>
    <w:sdtContent>
      <w:p w14:paraId="037EF7E1" w14:textId="7C240489" w:rsidR="00870C4D" w:rsidRPr="00870C4D" w:rsidRDefault="00870C4D">
        <w:pPr>
          <w:pStyle w:val="Footer"/>
          <w:jc w:val="center"/>
          <w:rPr>
            <w:lang w:val="en-US"/>
          </w:rPr>
        </w:pPr>
      </w:p>
      <w:p w14:paraId="037EF7E2" w14:textId="3670E9B3" w:rsidR="0009064A" w:rsidRDefault="002C6152">
        <w:pPr>
          <w:pStyle w:val="Footer"/>
          <w:jc w:val="center"/>
        </w:pPr>
        <w:r>
          <w:t>1</w:t>
        </w:r>
      </w:p>
    </w:sdtContent>
  </w:sdt>
  <w:p w14:paraId="037EF7E3" w14:textId="77777777" w:rsidR="0009064A" w:rsidRDefault="000906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585E0C" w14:textId="77777777" w:rsidR="00DF2584" w:rsidRDefault="00DF2584" w:rsidP="0009064A">
      <w:pPr>
        <w:spacing w:after="0" w:line="240" w:lineRule="auto"/>
      </w:pPr>
      <w:r>
        <w:separator/>
      </w:r>
    </w:p>
  </w:footnote>
  <w:footnote w:type="continuationSeparator" w:id="0">
    <w:p w14:paraId="2613D5AD" w14:textId="77777777" w:rsidR="00DF2584" w:rsidRDefault="00DF2584" w:rsidP="0009064A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2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38FA"/>
    <w:rsid w:val="00003AAD"/>
    <w:rsid w:val="0006249D"/>
    <w:rsid w:val="00090627"/>
    <w:rsid w:val="0009064A"/>
    <w:rsid w:val="00090B45"/>
    <w:rsid w:val="000A0DE3"/>
    <w:rsid w:val="000D0C78"/>
    <w:rsid w:val="000D2094"/>
    <w:rsid w:val="000E6705"/>
    <w:rsid w:val="000F2F01"/>
    <w:rsid w:val="000F430C"/>
    <w:rsid w:val="00124D44"/>
    <w:rsid w:val="001262D2"/>
    <w:rsid w:val="00126D16"/>
    <w:rsid w:val="00146FCE"/>
    <w:rsid w:val="001524B2"/>
    <w:rsid w:val="0019288E"/>
    <w:rsid w:val="001A55C7"/>
    <w:rsid w:val="001F0B71"/>
    <w:rsid w:val="001F1E1B"/>
    <w:rsid w:val="001F44C6"/>
    <w:rsid w:val="00240D77"/>
    <w:rsid w:val="002558E6"/>
    <w:rsid w:val="00276771"/>
    <w:rsid w:val="00285B34"/>
    <w:rsid w:val="00285FAC"/>
    <w:rsid w:val="002A631D"/>
    <w:rsid w:val="002B4BE6"/>
    <w:rsid w:val="002C2FE6"/>
    <w:rsid w:val="002C47A8"/>
    <w:rsid w:val="002C6152"/>
    <w:rsid w:val="002E4684"/>
    <w:rsid w:val="002F0CC7"/>
    <w:rsid w:val="003001E5"/>
    <w:rsid w:val="00305856"/>
    <w:rsid w:val="003115E5"/>
    <w:rsid w:val="00322BFF"/>
    <w:rsid w:val="0032436D"/>
    <w:rsid w:val="00325E01"/>
    <w:rsid w:val="003421DA"/>
    <w:rsid w:val="00353F0E"/>
    <w:rsid w:val="00377191"/>
    <w:rsid w:val="00384AD5"/>
    <w:rsid w:val="00387407"/>
    <w:rsid w:val="003C6896"/>
    <w:rsid w:val="003E1B90"/>
    <w:rsid w:val="003E50B1"/>
    <w:rsid w:val="003F30C6"/>
    <w:rsid w:val="004041F6"/>
    <w:rsid w:val="0040706F"/>
    <w:rsid w:val="00411C41"/>
    <w:rsid w:val="00426C32"/>
    <w:rsid w:val="004349A6"/>
    <w:rsid w:val="00435B75"/>
    <w:rsid w:val="004536DF"/>
    <w:rsid w:val="00457284"/>
    <w:rsid w:val="00465F36"/>
    <w:rsid w:val="004678B2"/>
    <w:rsid w:val="00487391"/>
    <w:rsid w:val="004972DE"/>
    <w:rsid w:val="004A19E5"/>
    <w:rsid w:val="004A7B50"/>
    <w:rsid w:val="004C4E67"/>
    <w:rsid w:val="004D698B"/>
    <w:rsid w:val="0053165D"/>
    <w:rsid w:val="0055138B"/>
    <w:rsid w:val="005730DB"/>
    <w:rsid w:val="00587D4D"/>
    <w:rsid w:val="00590965"/>
    <w:rsid w:val="005A5233"/>
    <w:rsid w:val="005A677B"/>
    <w:rsid w:val="005C44B0"/>
    <w:rsid w:val="00613B7E"/>
    <w:rsid w:val="00631E94"/>
    <w:rsid w:val="006457E1"/>
    <w:rsid w:val="00646C9D"/>
    <w:rsid w:val="0067283E"/>
    <w:rsid w:val="0067493A"/>
    <w:rsid w:val="006808FD"/>
    <w:rsid w:val="006870E9"/>
    <w:rsid w:val="006B2F8A"/>
    <w:rsid w:val="006E12F4"/>
    <w:rsid w:val="006F6D57"/>
    <w:rsid w:val="00703F6D"/>
    <w:rsid w:val="00703FF3"/>
    <w:rsid w:val="00705ADB"/>
    <w:rsid w:val="00707300"/>
    <w:rsid w:val="00712A8E"/>
    <w:rsid w:val="007165DC"/>
    <w:rsid w:val="00752BC4"/>
    <w:rsid w:val="00776692"/>
    <w:rsid w:val="007B3CA8"/>
    <w:rsid w:val="007B4014"/>
    <w:rsid w:val="007C2ECA"/>
    <w:rsid w:val="007D4A0A"/>
    <w:rsid w:val="008057CA"/>
    <w:rsid w:val="00811990"/>
    <w:rsid w:val="008130DD"/>
    <w:rsid w:val="00814648"/>
    <w:rsid w:val="0083623F"/>
    <w:rsid w:val="00847A22"/>
    <w:rsid w:val="00854907"/>
    <w:rsid w:val="00864D88"/>
    <w:rsid w:val="00865D88"/>
    <w:rsid w:val="00870C4D"/>
    <w:rsid w:val="008827FA"/>
    <w:rsid w:val="00890EEC"/>
    <w:rsid w:val="00891559"/>
    <w:rsid w:val="0089627A"/>
    <w:rsid w:val="008A3BB1"/>
    <w:rsid w:val="008C457A"/>
    <w:rsid w:val="008D2BF3"/>
    <w:rsid w:val="008D63E0"/>
    <w:rsid w:val="008E545A"/>
    <w:rsid w:val="008F57F4"/>
    <w:rsid w:val="00900C08"/>
    <w:rsid w:val="009075EC"/>
    <w:rsid w:val="009329EA"/>
    <w:rsid w:val="009469D5"/>
    <w:rsid w:val="009525EB"/>
    <w:rsid w:val="00995B8E"/>
    <w:rsid w:val="009A6BAD"/>
    <w:rsid w:val="009C5633"/>
    <w:rsid w:val="009D552E"/>
    <w:rsid w:val="009F2B92"/>
    <w:rsid w:val="009F34A3"/>
    <w:rsid w:val="00A01B65"/>
    <w:rsid w:val="00A15474"/>
    <w:rsid w:val="00A55205"/>
    <w:rsid w:val="00A64D8A"/>
    <w:rsid w:val="00A659FC"/>
    <w:rsid w:val="00A80298"/>
    <w:rsid w:val="00A93867"/>
    <w:rsid w:val="00A93FB0"/>
    <w:rsid w:val="00AF7215"/>
    <w:rsid w:val="00B344B0"/>
    <w:rsid w:val="00B37717"/>
    <w:rsid w:val="00B5032D"/>
    <w:rsid w:val="00B538FA"/>
    <w:rsid w:val="00B562B1"/>
    <w:rsid w:val="00BD1FB6"/>
    <w:rsid w:val="00BE6F59"/>
    <w:rsid w:val="00BF355F"/>
    <w:rsid w:val="00C14CF0"/>
    <w:rsid w:val="00C37575"/>
    <w:rsid w:val="00C417D5"/>
    <w:rsid w:val="00C8573A"/>
    <w:rsid w:val="00C86774"/>
    <w:rsid w:val="00C87304"/>
    <w:rsid w:val="00CA1C4A"/>
    <w:rsid w:val="00CA5C35"/>
    <w:rsid w:val="00CB64FD"/>
    <w:rsid w:val="00CD332B"/>
    <w:rsid w:val="00D07C4C"/>
    <w:rsid w:val="00D151D8"/>
    <w:rsid w:val="00D27761"/>
    <w:rsid w:val="00D347CC"/>
    <w:rsid w:val="00DA6722"/>
    <w:rsid w:val="00DC5238"/>
    <w:rsid w:val="00DE7907"/>
    <w:rsid w:val="00DF2584"/>
    <w:rsid w:val="00E05570"/>
    <w:rsid w:val="00E33E13"/>
    <w:rsid w:val="00E65483"/>
    <w:rsid w:val="00E86699"/>
    <w:rsid w:val="00EA099F"/>
    <w:rsid w:val="00EB563D"/>
    <w:rsid w:val="00EC71C5"/>
    <w:rsid w:val="00EE0C5E"/>
    <w:rsid w:val="00EF2899"/>
    <w:rsid w:val="00EF5CC3"/>
    <w:rsid w:val="00F27D6E"/>
    <w:rsid w:val="00F467F8"/>
    <w:rsid w:val="00F5795B"/>
    <w:rsid w:val="00F855FE"/>
    <w:rsid w:val="00FA474E"/>
    <w:rsid w:val="00FB73E8"/>
    <w:rsid w:val="00FC545E"/>
    <w:rsid w:val="00FE3D52"/>
    <w:rsid w:val="00FF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7EF7C1"/>
  <w15:docId w15:val="{A58AED8A-0F6A-4139-98B1-03F3F69B9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06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64A"/>
  </w:style>
  <w:style w:type="paragraph" w:styleId="Footer">
    <w:name w:val="footer"/>
    <w:basedOn w:val="Normal"/>
    <w:link w:val="FooterChar"/>
    <w:uiPriority w:val="99"/>
    <w:unhideWhenUsed/>
    <w:rsid w:val="000906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64A"/>
  </w:style>
  <w:style w:type="paragraph" w:styleId="BalloonText">
    <w:name w:val="Balloon Text"/>
    <w:basedOn w:val="Normal"/>
    <w:link w:val="BalloonTextChar"/>
    <w:uiPriority w:val="99"/>
    <w:semiHidden/>
    <w:unhideWhenUsed/>
    <w:rsid w:val="00CB64FD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4FD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47A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A2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5513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45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ohannes.tulusan@sap.com" TargetMode="Externa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 xmlns=""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lassification_x0020_Status xmlns="35818088-e62d-4edf-bbb6-409430aef268">Pending classification</Classification_x0020_Status>
    <ClassificationDataNoteField xmlns="35818088-e62d-4edf-bbb6-409430aef268">9fdc84bb-2fa6-4b50-aaba-24061f9ddf2f;2015-10-08 08:16:20;PENDINGCLASSIFICATION;False;False</ClassificationDataNoteField>
    <_dlc_DocId xmlns="8b3df57a-e302-449d-9ac3-d53a9b22c007">356HCTE4YZXQ-555205928-4</_dlc_DocId>
    <_dlc_DocIdUrl xmlns="8b3df57a-e302-449d-9ac3-d53a9b22c007">
      <Url>https://sites.ey.com/sites/HRSG/_layouts/15/DocIdRedir.aspx?ID=356HCTE4YZXQ-555205928-4</Url>
      <Description>356HCTE4YZXQ-555205928-4</Description>
    </_dlc_DocIdUrl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2BB3568C2A448B29D20612270C711" ma:contentTypeVersion="50" ma:contentTypeDescription="Create a new document." ma:contentTypeScope="" ma:versionID="9eebcd46bd26b85e3514e793662fa45e">
  <xsd:schema xmlns:xsd="http://www.w3.org/2001/XMLSchema" xmlns:xs="http://www.w3.org/2001/XMLSchema" xmlns:p="http://schemas.microsoft.com/office/2006/metadata/properties" xmlns:ns2="8b3df57a-e302-449d-9ac3-d53a9b22c007" xmlns:ns3="35818088-e62d-4edf-bbb6-409430aef268" xmlns:ns4="80b12a09-61fd-46cd-84b4-e446eaad4bac" targetNamespace="http://schemas.microsoft.com/office/2006/metadata/properties" ma:root="true" ma:fieldsID="17ace80dabb7993dec3150b5c27d3323" ns2:_="" ns3:_="" ns4:_="">
    <xsd:import namespace="8b3df57a-e302-449d-9ac3-d53a9b22c007"/>
    <xsd:import namespace="35818088-e62d-4edf-bbb6-409430aef268"/>
    <xsd:import namespace="80b12a09-61fd-46cd-84b4-e446eaad4ba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ClassificationDataNoteField" minOccurs="0"/>
                <xsd:element ref="ns3:Classification_x0020_Status" minOccurs="0"/>
                <xsd:element ref="ns4:MediaServiceMetadata" minOccurs="0"/>
                <xsd:element ref="ns4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3df57a-e302-449d-9ac3-d53a9b22c00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18088-e62d-4edf-bbb6-409430aef268" elementFormDefault="qualified">
    <xsd:import namespace="http://schemas.microsoft.com/office/2006/documentManagement/types"/>
    <xsd:import namespace="http://schemas.microsoft.com/office/infopath/2007/PartnerControls"/>
    <xsd:element name="ClassificationDataNoteField" ma:index="11" nillable="true" ma:displayName="ClassificationDataNoteField" ma:internalName="ClassificationDataNoteField" ma:readOnly="true">
      <xsd:simpleType>
        <xsd:restriction base="dms:Note"/>
      </xsd:simpleType>
    </xsd:element>
    <xsd:element name="Classification_x0020_Status" ma:index="12" nillable="true" ma:displayName="Classification Status" ma:internalName="Classification_x0020_Status" ma:readOnly="fals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12a09-61fd-46cd-84b4-e446eaad4b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55B1C1-B615-4DB7-903E-562D99896FC1}">
  <ds:schemaRefs>
    <ds:schemaRef ds:uri="http://schemas.microsoft.com/sharepoint/events"/>
    <ds:schemaRef ds:uri=""/>
  </ds:schemaRefs>
</ds:datastoreItem>
</file>

<file path=customXml/itemProps2.xml><?xml version="1.0" encoding="utf-8"?>
<ds:datastoreItem xmlns:ds="http://schemas.openxmlformats.org/officeDocument/2006/customXml" ds:itemID="{5261AA90-9B44-4491-B84B-257FF4BA0746}">
  <ds:schemaRefs>
    <ds:schemaRef ds:uri="http://schemas.microsoft.com/office/2006/metadata/properties"/>
    <ds:schemaRef ds:uri="http://schemas.microsoft.com/office/infopath/2007/PartnerControls"/>
    <ds:schemaRef ds:uri="35818088-e62d-4edf-bbb6-409430aef268"/>
    <ds:schemaRef ds:uri="8b3df57a-e302-449d-9ac3-d53a9b22c007"/>
  </ds:schemaRefs>
</ds:datastoreItem>
</file>

<file path=customXml/itemProps3.xml><?xml version="1.0" encoding="utf-8"?>
<ds:datastoreItem xmlns:ds="http://schemas.openxmlformats.org/officeDocument/2006/customXml" ds:itemID="{A73D9B0F-AB40-3743-8CBC-F474B1AD8B2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747AA3D-9344-4D5D-8C18-85E2EFDFA81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E99BAC2-D988-49B1-B293-438C0DF612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3df57a-e302-449d-9ac3-d53a9b22c007"/>
    <ds:schemaRef ds:uri="35818088-e62d-4edf-bbb6-409430aef268"/>
    <ds:schemaRef ds:uri="80b12a09-61fd-46cd-84b4-e446eaad4b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685</Words>
  <Characters>3910</Characters>
  <Application>Microsoft Office Word</Application>
  <DocSecurity>0</DocSecurity>
  <Lines>32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Ernst &amp; Young</Company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Wuertemberger, Sonja</dc:creator>
  <cp:lastModifiedBy>David Döbele</cp:lastModifiedBy>
  <cp:revision>3</cp:revision>
  <dcterms:created xsi:type="dcterms:W3CDTF">2020-11-22T14:16:00Z</dcterms:created>
  <dcterms:modified xsi:type="dcterms:W3CDTF">2020-11-24T16:20:00Z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0x0101003672BB3568C2A448B29D20612270C711</vt:lpwstr>
  </property>
  <property fmtid="{D5CDD505-2E9C-101B-9397-08002B2CF9AE}" pid="3" name="_dlc_DocIdItemGuid">
    <vt:lpwstr>1e4e9508-65a4-457c-b606-f7a7a4901f66</vt:lpwstr>
  </property>
  <property fmtid="{D5CDD505-2E9C-101B-9397-08002B2CF9AE}" pid="4" name="Order">
    <vt:r8>400</vt:r8>
  </property>
</Properties>
</file>