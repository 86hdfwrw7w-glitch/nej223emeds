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pPr w:leftFromText="141" w:rightFromText="141" w:vertAnchor="text" w:horzAnchor="margin" w:tblpY="-686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72"/>
        <w:gridCol w:w="105"/>
        <w:gridCol w:w="393"/>
        <w:gridCol w:w="426"/>
        <w:gridCol w:w="4252"/>
        <w:tblGridChange w:id="0">
          <w:tblGrid>
            <w:gridCol w:w="5172"/>
            <w:gridCol w:w="105"/>
            <w:gridCol w:w="393"/>
            <w:gridCol w:w="426"/>
            <w:gridCol w:w="4252"/>
          </w:tblGrid>
        </w:tblGridChange>
      </w:tblGrid>
      <w:tr w:rsidR="00B75CA9" w:rsidRPr="00F81303" w14:paraId="26340130" w14:textId="77777777" w:rsidTr="008B1B7F">
        <w:trPr>
          <w:trHeight w:val="20"/>
        </w:trPr>
        <w:tc>
          <w:tcPr>
            <w:tcW w:w="10348" w:type="dxa"/>
            <w:gridSpan w:val="5"/>
            <w:vAlign w:val="bottom"/>
          </w:tcPr>
          <w:p w14:paraId="670ABE9A" w14:textId="177DD3F1" w:rsidR="002F62F9" w:rsidRPr="00B75CA9" w:rsidRDefault="002F62F9" w:rsidP="00823264">
            <w:pPr>
              <w:pStyle w:val="Textkrper"/>
              <w:ind w:left="0"/>
              <w:jc w:val="center"/>
              <w:rPr>
                <w:b/>
                <w:bCs/>
                <w:sz w:val="56"/>
                <w:szCs w:val="56"/>
                <w:lang w:val="de-DE"/>
              </w:rPr>
            </w:pPr>
            <w:r w:rsidRPr="00B75CA9">
              <w:rPr>
                <w:b/>
                <w:bCs/>
                <w:sz w:val="56"/>
                <w:szCs w:val="56"/>
                <w:lang w:val="de-DE"/>
              </w:rPr>
              <w:t>Evan Schmidt</w:t>
            </w:r>
          </w:p>
          <w:p w14:paraId="51A94E63" w14:textId="5C3A4D5F" w:rsidR="002F62F9" w:rsidRPr="00B75CA9" w:rsidRDefault="00172449" w:rsidP="00823264">
            <w:pPr>
              <w:jc w:val="center"/>
              <w:rPr>
                <w:color w:val="000000" w:themeColor="text1"/>
                <w:sz w:val="20"/>
                <w:szCs w:val="20"/>
                <w:lang w:val="de-DE"/>
              </w:rPr>
            </w:pPr>
            <w:r w:rsidRPr="00B75CA9">
              <w:rPr>
                <w:rStyle w:val="Hyperlink"/>
                <w:color w:val="000000" w:themeColor="text1"/>
                <w:sz w:val="20"/>
                <w:szCs w:val="20"/>
                <w:u w:val="none"/>
                <w:lang w:val="de-DE"/>
              </w:rPr>
              <w:t>Fritz-Tarnow-Straße 46</w:t>
            </w:r>
            <w:r w:rsidR="002F62F9" w:rsidRPr="00B75CA9">
              <w:rPr>
                <w:rStyle w:val="Hyperlink"/>
                <w:color w:val="000000" w:themeColor="text1"/>
                <w:sz w:val="20"/>
                <w:szCs w:val="20"/>
                <w:u w:val="none"/>
                <w:lang w:val="de-DE"/>
              </w:rPr>
              <w:t>, 6</w:t>
            </w:r>
            <w:r w:rsidRPr="00B75CA9">
              <w:rPr>
                <w:rStyle w:val="Hyperlink"/>
                <w:color w:val="000000" w:themeColor="text1"/>
                <w:sz w:val="20"/>
                <w:szCs w:val="20"/>
                <w:u w:val="none"/>
                <w:lang w:val="de-DE"/>
              </w:rPr>
              <w:t>0320</w:t>
            </w:r>
            <w:r w:rsidR="002F62F9" w:rsidRPr="00B75CA9">
              <w:rPr>
                <w:rStyle w:val="Hyperlink"/>
                <w:color w:val="000000" w:themeColor="text1"/>
                <w:sz w:val="20"/>
                <w:szCs w:val="20"/>
                <w:u w:val="none"/>
                <w:lang w:val="de-DE"/>
              </w:rPr>
              <w:t xml:space="preserve"> Frankfurt am Main</w:t>
            </w:r>
            <w:r w:rsidR="00BB414E" w:rsidRPr="00B75CA9">
              <w:rPr>
                <w:rStyle w:val="Hyperlink"/>
                <w:color w:val="000000" w:themeColor="text1"/>
                <w:sz w:val="20"/>
                <w:szCs w:val="20"/>
                <w:u w:val="none"/>
                <w:lang w:val="de-DE"/>
              </w:rPr>
              <w:t>, Germany</w:t>
            </w:r>
          </w:p>
          <w:p w14:paraId="08F12563" w14:textId="162A26A4" w:rsidR="002F62F9" w:rsidRPr="00B75CA9" w:rsidRDefault="002F62F9" w:rsidP="00823264">
            <w:pPr>
              <w:jc w:val="center"/>
              <w:rPr>
                <w:lang w:val="de-DE"/>
              </w:rPr>
            </w:pPr>
            <w:r w:rsidRPr="00B75CA9">
              <w:rPr>
                <w:sz w:val="20"/>
                <w:szCs w:val="20"/>
                <w:lang w:val="de-DE"/>
              </w:rPr>
              <w:t>+ 49 179</w:t>
            </w:r>
            <w:r w:rsidR="00906EA6" w:rsidRPr="00B75CA9">
              <w:rPr>
                <w:sz w:val="20"/>
                <w:szCs w:val="20"/>
                <w:lang w:val="de-DE"/>
              </w:rPr>
              <w:t xml:space="preserve"> </w:t>
            </w:r>
            <w:r w:rsidRPr="00B75CA9">
              <w:rPr>
                <w:sz w:val="20"/>
                <w:szCs w:val="20"/>
                <w:lang w:val="de-DE"/>
              </w:rPr>
              <w:t xml:space="preserve">4767252 | </w:t>
            </w:r>
            <w:r w:rsidR="00847A0E" w:rsidRPr="00B75CA9">
              <w:rPr>
                <w:color w:val="000000" w:themeColor="text1"/>
                <w:sz w:val="20"/>
                <w:szCs w:val="20"/>
                <w:lang w:val="de-DE"/>
              </w:rPr>
              <w:t>evan.elias.schmidt@gmail.com</w:t>
            </w:r>
          </w:p>
        </w:tc>
      </w:tr>
      <w:tr w:rsidR="00B75CA9" w:rsidRPr="002A08DF" w14:paraId="0899D6C3" w14:textId="77777777" w:rsidTr="008B1B7F">
        <w:trPr>
          <w:trHeight w:val="454"/>
        </w:trPr>
        <w:tc>
          <w:tcPr>
            <w:tcW w:w="10348" w:type="dxa"/>
            <w:gridSpan w:val="5"/>
            <w:tcBorders>
              <w:bottom w:val="single" w:sz="4" w:space="0" w:color="auto"/>
            </w:tcBorders>
            <w:vAlign w:val="bottom"/>
          </w:tcPr>
          <w:p w14:paraId="341E4716" w14:textId="35D12638" w:rsidR="002F62F9" w:rsidRPr="00B75CA9" w:rsidRDefault="002F62F9" w:rsidP="00823264">
            <w:pPr>
              <w:pStyle w:val="Textkrper"/>
              <w:ind w:left="0"/>
              <w:rPr>
                <w:b/>
                <w:bCs/>
                <w:sz w:val="22"/>
                <w:szCs w:val="22"/>
                <w:lang w:val="de-DE"/>
              </w:rPr>
            </w:pPr>
            <w:r w:rsidRPr="00B75CA9">
              <w:rPr>
                <w:b/>
                <w:bCs/>
                <w:sz w:val="22"/>
                <w:szCs w:val="22"/>
                <w:lang w:val="de-DE"/>
              </w:rPr>
              <w:t>EDUCATION</w:t>
            </w:r>
          </w:p>
        </w:tc>
      </w:tr>
      <w:tr w:rsidR="00B75CA9" w:rsidRPr="002A08DF" w14:paraId="3B7F62C1" w14:textId="77777777" w:rsidTr="008B1B7F">
        <w:trPr>
          <w:trHeight w:val="340"/>
        </w:trPr>
        <w:tc>
          <w:tcPr>
            <w:tcW w:w="5172" w:type="dxa"/>
            <w:vAlign w:val="bottom"/>
          </w:tcPr>
          <w:p w14:paraId="45275133" w14:textId="77777777" w:rsidR="002F62F9" w:rsidRPr="00B75CA9" w:rsidRDefault="002F62F9" w:rsidP="00823264">
            <w:pPr>
              <w:pStyle w:val="Textkrper"/>
              <w:ind w:left="0"/>
              <w:rPr>
                <w:b/>
                <w:bCs/>
                <w:sz w:val="20"/>
                <w:szCs w:val="20"/>
                <w:lang w:val="de-DE"/>
              </w:rPr>
            </w:pPr>
            <w:r w:rsidRPr="00B75CA9">
              <w:rPr>
                <w:b/>
                <w:bCs/>
                <w:sz w:val="20"/>
                <w:szCs w:val="20"/>
                <w:lang w:val="de-DE"/>
              </w:rPr>
              <w:t>Goethe University Frankfurt</w:t>
            </w:r>
          </w:p>
        </w:tc>
        <w:tc>
          <w:tcPr>
            <w:tcW w:w="5176" w:type="dxa"/>
            <w:gridSpan w:val="4"/>
            <w:vAlign w:val="bottom"/>
          </w:tcPr>
          <w:p w14:paraId="1062DB2F" w14:textId="77777777" w:rsidR="002F62F9" w:rsidRPr="00B75CA9" w:rsidRDefault="002F62F9" w:rsidP="00823264">
            <w:pPr>
              <w:pStyle w:val="Textkrper"/>
              <w:ind w:left="0" w:hanging="832"/>
              <w:jc w:val="right"/>
              <w:rPr>
                <w:b/>
                <w:bCs/>
                <w:sz w:val="20"/>
                <w:szCs w:val="20"/>
                <w:lang w:val="de-DE"/>
              </w:rPr>
            </w:pPr>
            <w:r w:rsidRPr="00B75CA9">
              <w:rPr>
                <w:b/>
                <w:bCs/>
                <w:sz w:val="20"/>
                <w:szCs w:val="20"/>
                <w:lang w:val="de-DE"/>
              </w:rPr>
              <w:t>Frankfurt am Main, Germany</w:t>
            </w:r>
          </w:p>
        </w:tc>
      </w:tr>
      <w:tr w:rsidR="00B75CA9" w:rsidRPr="002A08DF" w14:paraId="20D390BD" w14:textId="77777777" w:rsidTr="008B1B7F">
        <w:trPr>
          <w:trHeight w:val="20"/>
        </w:trPr>
        <w:tc>
          <w:tcPr>
            <w:tcW w:w="5172" w:type="dxa"/>
            <w:vAlign w:val="bottom"/>
          </w:tcPr>
          <w:p w14:paraId="20FC674C" w14:textId="1727AC1D" w:rsidR="002F62F9" w:rsidRPr="00B75CA9" w:rsidRDefault="002F62F9" w:rsidP="00823264">
            <w:pPr>
              <w:pStyle w:val="Textkrper"/>
              <w:ind w:left="0"/>
              <w:rPr>
                <w:i/>
                <w:iCs/>
                <w:sz w:val="20"/>
                <w:szCs w:val="20"/>
              </w:rPr>
            </w:pPr>
            <w:r w:rsidRPr="00B75CA9">
              <w:rPr>
                <w:i/>
                <w:iCs/>
                <w:sz w:val="20"/>
                <w:szCs w:val="20"/>
              </w:rPr>
              <w:t>B</w:t>
            </w:r>
            <w:r w:rsidR="00BB414E" w:rsidRPr="00B75CA9">
              <w:rPr>
                <w:i/>
                <w:iCs/>
                <w:sz w:val="20"/>
                <w:szCs w:val="20"/>
              </w:rPr>
              <w:t>.Sc.</w:t>
            </w:r>
            <w:r w:rsidRPr="00B75CA9">
              <w:rPr>
                <w:i/>
                <w:iCs/>
                <w:sz w:val="20"/>
                <w:szCs w:val="20"/>
              </w:rPr>
              <w:t xml:space="preserve"> in Economics and Business Administration</w:t>
            </w:r>
          </w:p>
        </w:tc>
        <w:tc>
          <w:tcPr>
            <w:tcW w:w="5176" w:type="dxa"/>
            <w:gridSpan w:val="4"/>
            <w:vAlign w:val="bottom"/>
          </w:tcPr>
          <w:p w14:paraId="0E1398A4" w14:textId="68029DAA" w:rsidR="002F62F9" w:rsidRPr="00B75CA9" w:rsidRDefault="002F62F9" w:rsidP="00823264">
            <w:pPr>
              <w:pStyle w:val="Textkrper"/>
              <w:ind w:left="0"/>
              <w:jc w:val="right"/>
              <w:rPr>
                <w:i/>
                <w:iCs/>
                <w:sz w:val="20"/>
                <w:szCs w:val="20"/>
              </w:rPr>
            </w:pPr>
            <w:r w:rsidRPr="00B75CA9">
              <w:rPr>
                <w:i/>
                <w:iCs/>
                <w:sz w:val="20"/>
                <w:szCs w:val="20"/>
              </w:rPr>
              <w:t xml:space="preserve">03/2024 – </w:t>
            </w:r>
            <w:r w:rsidR="001C4E58" w:rsidRPr="00B75CA9">
              <w:rPr>
                <w:i/>
                <w:iCs/>
                <w:sz w:val="20"/>
                <w:szCs w:val="20"/>
              </w:rPr>
              <w:t>to</w:t>
            </w:r>
            <w:r w:rsidR="00BB414E" w:rsidRPr="00B75CA9">
              <w:rPr>
                <w:i/>
                <w:iCs/>
                <w:sz w:val="20"/>
                <w:szCs w:val="20"/>
              </w:rPr>
              <w:t>day</w:t>
            </w:r>
          </w:p>
        </w:tc>
      </w:tr>
      <w:tr w:rsidR="00B75CA9" w:rsidRPr="002A08DF" w14:paraId="207596CE" w14:textId="77777777" w:rsidTr="008B1B7F">
        <w:trPr>
          <w:trHeight w:val="20"/>
        </w:trPr>
        <w:tc>
          <w:tcPr>
            <w:tcW w:w="10348" w:type="dxa"/>
            <w:gridSpan w:val="5"/>
            <w:vAlign w:val="bottom"/>
          </w:tcPr>
          <w:p w14:paraId="6F646F3C" w14:textId="47676763" w:rsidR="002F62F9" w:rsidRPr="00B75CA9" w:rsidRDefault="002F62F9" w:rsidP="00823264">
            <w:pPr>
              <w:pStyle w:val="Textkrper"/>
              <w:numPr>
                <w:ilvl w:val="0"/>
                <w:numId w:val="17"/>
              </w:numPr>
              <w:ind w:left="425" w:hanging="425"/>
              <w:rPr>
                <w:sz w:val="20"/>
                <w:szCs w:val="20"/>
              </w:rPr>
            </w:pPr>
            <w:r w:rsidRPr="00B75CA9">
              <w:rPr>
                <w:b/>
                <w:bCs/>
                <w:sz w:val="20"/>
                <w:szCs w:val="20"/>
              </w:rPr>
              <w:t>Current G</w:t>
            </w:r>
            <w:r w:rsidR="00D70CA7" w:rsidRPr="00B75CA9">
              <w:rPr>
                <w:b/>
                <w:bCs/>
                <w:sz w:val="20"/>
                <w:szCs w:val="20"/>
              </w:rPr>
              <w:t>PA</w:t>
            </w:r>
            <w:r w:rsidRPr="00B75CA9">
              <w:rPr>
                <w:b/>
                <w:bCs/>
                <w:sz w:val="20"/>
                <w:szCs w:val="20"/>
              </w:rPr>
              <w:t>:</w:t>
            </w:r>
            <w:r w:rsidRPr="00B75CA9">
              <w:rPr>
                <w:sz w:val="20"/>
                <w:szCs w:val="20"/>
              </w:rPr>
              <w:t xml:space="preserve"> 1.0 (1.0 – 4.0</w:t>
            </w:r>
            <w:r w:rsidR="00BB414E" w:rsidRPr="00B75CA9">
              <w:rPr>
                <w:sz w:val="20"/>
                <w:szCs w:val="20"/>
              </w:rPr>
              <w:t>,</w:t>
            </w:r>
            <w:r w:rsidRPr="00B75CA9">
              <w:rPr>
                <w:sz w:val="20"/>
                <w:szCs w:val="20"/>
              </w:rPr>
              <w:t xml:space="preserve"> 1.0 being best)</w:t>
            </w:r>
          </w:p>
          <w:p w14:paraId="7B0C430F" w14:textId="2406847B" w:rsidR="002F62F9" w:rsidRPr="00B75CA9" w:rsidRDefault="002F62F9" w:rsidP="00823264">
            <w:pPr>
              <w:pStyle w:val="Textkrper"/>
              <w:numPr>
                <w:ilvl w:val="0"/>
                <w:numId w:val="17"/>
              </w:numPr>
              <w:ind w:left="425" w:hanging="425"/>
              <w:rPr>
                <w:sz w:val="20"/>
                <w:szCs w:val="20"/>
              </w:rPr>
            </w:pPr>
            <w:r w:rsidRPr="00B75CA9">
              <w:rPr>
                <w:b/>
                <w:bCs/>
                <w:sz w:val="20"/>
                <w:szCs w:val="20"/>
              </w:rPr>
              <w:t xml:space="preserve">Achievements: </w:t>
            </w:r>
            <w:r w:rsidRPr="00B75CA9">
              <w:rPr>
                <w:sz w:val="20"/>
                <w:szCs w:val="20"/>
              </w:rPr>
              <w:t>Dean’s List Member (Top 5</w:t>
            </w:r>
            <w:r w:rsidR="00BB414E" w:rsidRPr="00B75CA9">
              <w:rPr>
                <w:sz w:val="20"/>
                <w:szCs w:val="20"/>
              </w:rPr>
              <w:t xml:space="preserve"> </w:t>
            </w:r>
            <w:r w:rsidRPr="00B75CA9">
              <w:rPr>
                <w:sz w:val="20"/>
                <w:szCs w:val="20"/>
              </w:rPr>
              <w:t>%)</w:t>
            </w:r>
          </w:p>
        </w:tc>
      </w:tr>
      <w:tr w:rsidR="00B75CA9" w:rsidRPr="002A08DF" w14:paraId="28CA6ECB" w14:textId="77777777" w:rsidTr="008B1B7F">
        <w:trPr>
          <w:trHeight w:val="340"/>
        </w:trPr>
        <w:tc>
          <w:tcPr>
            <w:tcW w:w="5172" w:type="dxa"/>
            <w:vAlign w:val="bottom"/>
          </w:tcPr>
          <w:p w14:paraId="4AAFAF28" w14:textId="77777777" w:rsidR="002F62F9" w:rsidRPr="00B75CA9" w:rsidRDefault="002F62F9" w:rsidP="00823264">
            <w:pPr>
              <w:pStyle w:val="Textkrper"/>
              <w:ind w:left="0"/>
              <w:rPr>
                <w:b/>
                <w:bCs/>
                <w:sz w:val="20"/>
                <w:szCs w:val="20"/>
                <w:lang w:val="de-DE"/>
              </w:rPr>
            </w:pPr>
            <w:r w:rsidRPr="00B75CA9">
              <w:rPr>
                <w:b/>
                <w:bCs/>
                <w:sz w:val="20"/>
                <w:szCs w:val="20"/>
                <w:lang w:val="de-DE"/>
              </w:rPr>
              <w:t>Hebel-Gymnasium Schwetzingen</w:t>
            </w:r>
          </w:p>
        </w:tc>
        <w:tc>
          <w:tcPr>
            <w:tcW w:w="5176" w:type="dxa"/>
            <w:gridSpan w:val="4"/>
            <w:vAlign w:val="bottom"/>
          </w:tcPr>
          <w:p w14:paraId="50DF7CFA" w14:textId="77777777" w:rsidR="002F62F9" w:rsidRPr="00B75CA9" w:rsidRDefault="002F62F9" w:rsidP="00823264">
            <w:pPr>
              <w:pStyle w:val="Textkrper"/>
              <w:ind w:left="0" w:firstLine="142"/>
              <w:jc w:val="right"/>
              <w:rPr>
                <w:b/>
                <w:bCs/>
                <w:sz w:val="20"/>
                <w:szCs w:val="20"/>
                <w:lang w:val="de-DE"/>
              </w:rPr>
            </w:pPr>
            <w:r w:rsidRPr="00B75CA9">
              <w:rPr>
                <w:b/>
                <w:bCs/>
                <w:sz w:val="20"/>
                <w:szCs w:val="20"/>
                <w:lang w:val="de-DE"/>
              </w:rPr>
              <w:t>Schwetzingen, Germany</w:t>
            </w:r>
          </w:p>
        </w:tc>
      </w:tr>
      <w:tr w:rsidR="00B75CA9" w:rsidRPr="002A08DF" w14:paraId="23F3E40C" w14:textId="77777777" w:rsidTr="008B1B7F">
        <w:trPr>
          <w:trHeight w:val="20"/>
        </w:trPr>
        <w:tc>
          <w:tcPr>
            <w:tcW w:w="5172" w:type="dxa"/>
            <w:vAlign w:val="bottom"/>
          </w:tcPr>
          <w:p w14:paraId="790931C4" w14:textId="7F0613D7" w:rsidR="002F62F9" w:rsidRPr="00B75CA9" w:rsidRDefault="002F62F9" w:rsidP="00823264">
            <w:pPr>
              <w:pStyle w:val="Textkrper"/>
              <w:ind w:left="0"/>
              <w:rPr>
                <w:i/>
                <w:iCs/>
                <w:sz w:val="20"/>
                <w:szCs w:val="20"/>
                <w:lang w:val="de-DE"/>
              </w:rPr>
            </w:pPr>
            <w:r w:rsidRPr="00B75CA9">
              <w:rPr>
                <w:i/>
                <w:iCs/>
                <w:sz w:val="20"/>
                <w:szCs w:val="20"/>
                <w:lang w:val="de-DE"/>
              </w:rPr>
              <w:t>A</w:t>
            </w:r>
            <w:r w:rsidR="008A75E9" w:rsidRPr="00B75CA9">
              <w:rPr>
                <w:i/>
                <w:iCs/>
                <w:sz w:val="20"/>
                <w:szCs w:val="20"/>
                <w:lang w:val="de-DE"/>
              </w:rPr>
              <w:t xml:space="preserve">llgemeine Hochschulreife (German A-Level </w:t>
            </w:r>
            <w:proofErr w:type="spellStart"/>
            <w:r w:rsidR="00BB414E" w:rsidRPr="00B75CA9">
              <w:rPr>
                <w:i/>
                <w:iCs/>
                <w:sz w:val="20"/>
                <w:szCs w:val="20"/>
                <w:lang w:val="de-DE"/>
              </w:rPr>
              <w:t>E</w:t>
            </w:r>
            <w:r w:rsidR="008A75E9" w:rsidRPr="00B75CA9">
              <w:rPr>
                <w:i/>
                <w:iCs/>
                <w:sz w:val="20"/>
                <w:szCs w:val="20"/>
                <w:lang w:val="de-DE"/>
              </w:rPr>
              <w:t>quivalent</w:t>
            </w:r>
            <w:proofErr w:type="spellEnd"/>
            <w:r w:rsidR="008A75E9" w:rsidRPr="00B75CA9">
              <w:rPr>
                <w:i/>
                <w:iCs/>
                <w:sz w:val="20"/>
                <w:szCs w:val="20"/>
                <w:lang w:val="de-DE"/>
              </w:rPr>
              <w:t>)</w:t>
            </w:r>
          </w:p>
        </w:tc>
        <w:tc>
          <w:tcPr>
            <w:tcW w:w="5176" w:type="dxa"/>
            <w:gridSpan w:val="4"/>
            <w:vAlign w:val="bottom"/>
          </w:tcPr>
          <w:p w14:paraId="70C72C1A" w14:textId="77777777" w:rsidR="002F62F9" w:rsidRPr="00B75CA9" w:rsidRDefault="002F62F9" w:rsidP="00823264">
            <w:pPr>
              <w:pStyle w:val="Textkrper"/>
              <w:ind w:left="0" w:hanging="69"/>
              <w:jc w:val="right"/>
              <w:rPr>
                <w:i/>
                <w:iCs/>
                <w:sz w:val="20"/>
                <w:szCs w:val="20"/>
              </w:rPr>
            </w:pPr>
            <w:r w:rsidRPr="00B75CA9">
              <w:rPr>
                <w:i/>
                <w:iCs/>
                <w:sz w:val="20"/>
                <w:szCs w:val="20"/>
              </w:rPr>
              <w:t>09/2021 – 07/2023</w:t>
            </w:r>
          </w:p>
        </w:tc>
      </w:tr>
      <w:tr w:rsidR="00B75CA9" w:rsidRPr="002A08DF" w14:paraId="463EEAF8" w14:textId="77777777" w:rsidTr="008B1B7F">
        <w:trPr>
          <w:trHeight w:val="20"/>
        </w:trPr>
        <w:tc>
          <w:tcPr>
            <w:tcW w:w="10348" w:type="dxa"/>
            <w:gridSpan w:val="5"/>
            <w:vAlign w:val="bottom"/>
          </w:tcPr>
          <w:p w14:paraId="1F475A3A" w14:textId="389C2E87" w:rsidR="00CC1397" w:rsidRPr="00B75CA9" w:rsidDel="0071024C" w:rsidRDefault="00CC1397" w:rsidP="00823264">
            <w:pPr>
              <w:pStyle w:val="Textkrper"/>
              <w:numPr>
                <w:ilvl w:val="0"/>
                <w:numId w:val="17"/>
              </w:numPr>
              <w:ind w:left="425" w:hanging="425"/>
              <w:rPr>
                <w:del w:id="1" w:author="David Döbele" w:date="2024-09-03T20:03:00Z" w16du:dateUtc="2024-09-03T18:03:00Z"/>
                <w:sz w:val="20"/>
                <w:szCs w:val="20"/>
              </w:rPr>
            </w:pPr>
            <w:del w:id="2" w:author="David Döbele" w:date="2024-09-03T20:03:00Z" w16du:dateUtc="2024-09-03T18:03:00Z">
              <w:r w:rsidRPr="00B75CA9" w:rsidDel="0071024C">
                <w:rPr>
                  <w:b/>
                  <w:bCs/>
                  <w:sz w:val="20"/>
                  <w:szCs w:val="20"/>
                </w:rPr>
                <w:delText>GPA:</w:delText>
              </w:r>
              <w:r w:rsidRPr="00B75CA9" w:rsidDel="0071024C">
                <w:rPr>
                  <w:sz w:val="20"/>
                  <w:szCs w:val="20"/>
                </w:rPr>
                <w:delText xml:space="preserve"> 2.1 (1.0 – 4.0</w:delText>
              </w:r>
              <w:r w:rsidR="00BB414E" w:rsidRPr="00B75CA9" w:rsidDel="0071024C">
                <w:rPr>
                  <w:sz w:val="20"/>
                  <w:szCs w:val="20"/>
                </w:rPr>
                <w:delText xml:space="preserve">, </w:delText>
              </w:r>
              <w:r w:rsidRPr="00B75CA9" w:rsidDel="0071024C">
                <w:rPr>
                  <w:sz w:val="20"/>
                  <w:szCs w:val="20"/>
                </w:rPr>
                <w:delText>1.0 being best)</w:delText>
              </w:r>
            </w:del>
          </w:p>
          <w:p w14:paraId="2C1895FE" w14:textId="01CB213C" w:rsidR="00F15C8B" w:rsidRPr="00B75CA9" w:rsidRDefault="00F15C8B" w:rsidP="00823264">
            <w:pPr>
              <w:pStyle w:val="Textkrper"/>
              <w:numPr>
                <w:ilvl w:val="0"/>
                <w:numId w:val="17"/>
              </w:numPr>
              <w:ind w:left="425" w:hanging="425"/>
              <w:rPr>
                <w:sz w:val="20"/>
                <w:szCs w:val="20"/>
              </w:rPr>
            </w:pPr>
            <w:r w:rsidRPr="00B75CA9">
              <w:rPr>
                <w:b/>
                <w:bCs/>
                <w:sz w:val="20"/>
                <w:szCs w:val="20"/>
              </w:rPr>
              <w:t>Finals:</w:t>
            </w:r>
            <w:r w:rsidRPr="00B75CA9">
              <w:rPr>
                <w:sz w:val="20"/>
                <w:szCs w:val="20"/>
              </w:rPr>
              <w:t xml:space="preserve"> Economics, </w:t>
            </w:r>
            <w:r w:rsidR="00140769" w:rsidRPr="00B75CA9">
              <w:rPr>
                <w:sz w:val="20"/>
                <w:szCs w:val="20"/>
              </w:rPr>
              <w:t>English,</w:t>
            </w:r>
            <w:r w:rsidRPr="00B75CA9">
              <w:rPr>
                <w:sz w:val="20"/>
                <w:szCs w:val="20"/>
              </w:rPr>
              <w:t xml:space="preserve"> German, Mathematics, Physical Education </w:t>
            </w:r>
          </w:p>
        </w:tc>
      </w:tr>
      <w:tr w:rsidR="00B75CA9" w:rsidRPr="002A08DF" w14:paraId="5819D7EE" w14:textId="77777777" w:rsidTr="008B1B7F">
        <w:trPr>
          <w:trHeight w:val="340"/>
        </w:trPr>
        <w:tc>
          <w:tcPr>
            <w:tcW w:w="5172" w:type="dxa"/>
            <w:vAlign w:val="bottom"/>
          </w:tcPr>
          <w:p w14:paraId="2DDCC439" w14:textId="77777777" w:rsidR="002F62F9" w:rsidRPr="00B75CA9" w:rsidRDefault="002F62F9" w:rsidP="00823264">
            <w:pPr>
              <w:pStyle w:val="Textkrper"/>
              <w:ind w:left="0"/>
              <w:rPr>
                <w:b/>
                <w:bCs/>
                <w:sz w:val="20"/>
                <w:szCs w:val="20"/>
              </w:rPr>
            </w:pPr>
            <w:r w:rsidRPr="00B75CA9">
              <w:rPr>
                <w:b/>
                <w:bCs/>
                <w:sz w:val="20"/>
                <w:szCs w:val="20"/>
              </w:rPr>
              <w:t>Bremer State High School</w:t>
            </w:r>
          </w:p>
        </w:tc>
        <w:tc>
          <w:tcPr>
            <w:tcW w:w="5176" w:type="dxa"/>
            <w:gridSpan w:val="4"/>
            <w:vAlign w:val="bottom"/>
          </w:tcPr>
          <w:p w14:paraId="09608D4F" w14:textId="77777777" w:rsidR="002F62F9" w:rsidRPr="00B75CA9" w:rsidRDefault="002F62F9" w:rsidP="00823264">
            <w:pPr>
              <w:pStyle w:val="Textkrper"/>
              <w:ind w:left="0"/>
              <w:jc w:val="right"/>
              <w:rPr>
                <w:b/>
                <w:bCs/>
                <w:sz w:val="20"/>
                <w:szCs w:val="20"/>
              </w:rPr>
            </w:pPr>
            <w:r w:rsidRPr="00B75CA9">
              <w:rPr>
                <w:b/>
                <w:bCs/>
                <w:sz w:val="20"/>
                <w:szCs w:val="20"/>
              </w:rPr>
              <w:t>Brisbane, Australia</w:t>
            </w:r>
          </w:p>
        </w:tc>
      </w:tr>
      <w:tr w:rsidR="00B75CA9" w:rsidRPr="002A08DF" w14:paraId="3AD2FBA5" w14:textId="77777777" w:rsidTr="008B1B7F">
        <w:trPr>
          <w:trHeight w:val="20"/>
        </w:trPr>
        <w:tc>
          <w:tcPr>
            <w:tcW w:w="5172" w:type="dxa"/>
            <w:vAlign w:val="bottom"/>
          </w:tcPr>
          <w:p w14:paraId="727DA332" w14:textId="77777777" w:rsidR="002F62F9" w:rsidRPr="00B75CA9" w:rsidRDefault="002F62F9" w:rsidP="00823264">
            <w:pPr>
              <w:pStyle w:val="Textkrper"/>
              <w:ind w:left="0"/>
              <w:rPr>
                <w:i/>
                <w:iCs/>
                <w:sz w:val="20"/>
                <w:szCs w:val="20"/>
              </w:rPr>
            </w:pPr>
            <w:r w:rsidRPr="00B75CA9">
              <w:rPr>
                <w:i/>
                <w:iCs/>
                <w:sz w:val="20"/>
                <w:szCs w:val="20"/>
              </w:rPr>
              <w:t>Exchange Student</w:t>
            </w:r>
          </w:p>
        </w:tc>
        <w:tc>
          <w:tcPr>
            <w:tcW w:w="5176" w:type="dxa"/>
            <w:gridSpan w:val="4"/>
            <w:vAlign w:val="bottom"/>
          </w:tcPr>
          <w:p w14:paraId="58EA97EB" w14:textId="77777777" w:rsidR="002F62F9" w:rsidRPr="00B75CA9" w:rsidRDefault="002F62F9" w:rsidP="00823264">
            <w:pPr>
              <w:pStyle w:val="Textkrper"/>
              <w:ind w:left="0" w:hanging="352"/>
              <w:jc w:val="right"/>
              <w:rPr>
                <w:i/>
                <w:iCs/>
                <w:sz w:val="20"/>
                <w:szCs w:val="20"/>
              </w:rPr>
            </w:pPr>
            <w:r w:rsidRPr="00B75CA9">
              <w:rPr>
                <w:i/>
                <w:iCs/>
                <w:sz w:val="20"/>
                <w:szCs w:val="20"/>
              </w:rPr>
              <w:t>09/2019 – 07/2020</w:t>
            </w:r>
          </w:p>
        </w:tc>
      </w:tr>
      <w:tr w:rsidR="00B75CA9" w:rsidRPr="002A08DF" w14:paraId="0ABE2ECD" w14:textId="77777777" w:rsidTr="008B1B7F">
        <w:trPr>
          <w:trHeight w:val="454"/>
        </w:trPr>
        <w:tc>
          <w:tcPr>
            <w:tcW w:w="10348" w:type="dxa"/>
            <w:gridSpan w:val="5"/>
            <w:tcBorders>
              <w:bottom w:val="single" w:sz="4" w:space="0" w:color="auto"/>
            </w:tcBorders>
            <w:vAlign w:val="bottom"/>
          </w:tcPr>
          <w:p w14:paraId="24C0926D" w14:textId="77777777" w:rsidR="002F62F9" w:rsidRPr="00B75CA9" w:rsidRDefault="002F62F9" w:rsidP="00823264">
            <w:pPr>
              <w:pStyle w:val="Textkrper"/>
              <w:ind w:left="0"/>
              <w:rPr>
                <w:b/>
                <w:bCs/>
                <w:sz w:val="22"/>
                <w:szCs w:val="22"/>
              </w:rPr>
            </w:pPr>
            <w:r w:rsidRPr="00B75CA9">
              <w:rPr>
                <w:b/>
                <w:bCs/>
                <w:sz w:val="22"/>
                <w:szCs w:val="22"/>
              </w:rPr>
              <w:t>WORK EXPERIENCE</w:t>
            </w:r>
          </w:p>
        </w:tc>
      </w:tr>
      <w:tr w:rsidR="00B75CA9" w:rsidRPr="002A08DF" w14:paraId="530C450D" w14:textId="77777777" w:rsidTr="008B1B7F">
        <w:trPr>
          <w:trHeight w:val="340"/>
        </w:trPr>
        <w:tc>
          <w:tcPr>
            <w:tcW w:w="5172" w:type="dxa"/>
            <w:vAlign w:val="bottom"/>
          </w:tcPr>
          <w:p w14:paraId="6BBF5DFE" w14:textId="77777777" w:rsidR="002F62F9" w:rsidRPr="00B75CA9" w:rsidRDefault="002F62F9" w:rsidP="00823264">
            <w:pPr>
              <w:pStyle w:val="Textkrper"/>
              <w:ind w:left="0"/>
              <w:rPr>
                <w:b/>
                <w:bCs/>
                <w:sz w:val="20"/>
                <w:szCs w:val="20"/>
              </w:rPr>
            </w:pPr>
            <w:r w:rsidRPr="00B75CA9">
              <w:rPr>
                <w:b/>
                <w:bCs/>
                <w:sz w:val="20"/>
                <w:szCs w:val="20"/>
              </w:rPr>
              <w:t>Sigma Corporate Finance</w:t>
            </w:r>
          </w:p>
        </w:tc>
        <w:tc>
          <w:tcPr>
            <w:tcW w:w="5176" w:type="dxa"/>
            <w:gridSpan w:val="4"/>
            <w:vAlign w:val="bottom"/>
          </w:tcPr>
          <w:p w14:paraId="2785CCBD" w14:textId="77777777" w:rsidR="002F62F9" w:rsidRPr="00B75CA9" w:rsidRDefault="002F62F9" w:rsidP="00823264">
            <w:pPr>
              <w:pStyle w:val="Textkrper"/>
              <w:ind w:left="0" w:hanging="265"/>
              <w:jc w:val="right"/>
              <w:rPr>
                <w:b/>
                <w:bCs/>
                <w:sz w:val="20"/>
                <w:szCs w:val="20"/>
              </w:rPr>
            </w:pPr>
            <w:r w:rsidRPr="00B75CA9">
              <w:rPr>
                <w:b/>
                <w:bCs/>
                <w:sz w:val="20"/>
                <w:szCs w:val="20"/>
              </w:rPr>
              <w:t>Frankfurt am Main, Germany</w:t>
            </w:r>
          </w:p>
        </w:tc>
      </w:tr>
      <w:tr w:rsidR="00B75CA9" w:rsidRPr="002A08DF" w14:paraId="37D83CC6" w14:textId="77777777" w:rsidTr="008B1B7F">
        <w:trPr>
          <w:trHeight w:val="20"/>
        </w:trPr>
        <w:tc>
          <w:tcPr>
            <w:tcW w:w="5670" w:type="dxa"/>
            <w:gridSpan w:val="3"/>
            <w:vAlign w:val="bottom"/>
          </w:tcPr>
          <w:p w14:paraId="18C1EE20" w14:textId="1532EEB4" w:rsidR="002F62F9" w:rsidRPr="00B75CA9" w:rsidRDefault="002F62F9" w:rsidP="00823264">
            <w:pPr>
              <w:pStyle w:val="Textkrper"/>
              <w:ind w:left="0"/>
              <w:rPr>
                <w:i/>
                <w:iCs/>
                <w:sz w:val="20"/>
                <w:szCs w:val="20"/>
              </w:rPr>
            </w:pPr>
            <w:r w:rsidRPr="00B75CA9">
              <w:rPr>
                <w:i/>
                <w:iCs/>
                <w:sz w:val="20"/>
                <w:szCs w:val="20"/>
              </w:rPr>
              <w:t>Incoming Intern, Mergers &amp; Acquisitions</w:t>
            </w:r>
            <w:r w:rsidR="00BB414E" w:rsidRPr="00B75CA9">
              <w:rPr>
                <w:i/>
                <w:iCs/>
                <w:sz w:val="20"/>
                <w:szCs w:val="20"/>
              </w:rPr>
              <w:t xml:space="preserve"> (planne</w:t>
            </w:r>
            <w:r w:rsidR="00BF0CD0" w:rsidRPr="00B75CA9">
              <w:rPr>
                <w:i/>
                <w:iCs/>
                <w:sz w:val="20"/>
                <w:szCs w:val="20"/>
              </w:rPr>
              <w:t>d, contract signed</w:t>
            </w:r>
            <w:r w:rsidR="00BB414E" w:rsidRPr="00B75CA9">
              <w:rPr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4678" w:type="dxa"/>
            <w:gridSpan w:val="2"/>
            <w:vAlign w:val="bottom"/>
          </w:tcPr>
          <w:p w14:paraId="62D8F267" w14:textId="77777777" w:rsidR="002F62F9" w:rsidRPr="00B75CA9" w:rsidRDefault="002F62F9" w:rsidP="00823264">
            <w:pPr>
              <w:pStyle w:val="Textkrper"/>
              <w:ind w:left="0" w:hanging="142"/>
              <w:jc w:val="right"/>
              <w:rPr>
                <w:i/>
                <w:iCs/>
                <w:sz w:val="20"/>
                <w:szCs w:val="20"/>
              </w:rPr>
            </w:pPr>
            <w:r w:rsidRPr="00B75CA9">
              <w:rPr>
                <w:i/>
                <w:iCs/>
                <w:sz w:val="20"/>
                <w:szCs w:val="20"/>
              </w:rPr>
              <w:t>03/2025 – 05/2025</w:t>
            </w:r>
          </w:p>
        </w:tc>
      </w:tr>
      <w:tr w:rsidR="00B75CA9" w:rsidRPr="002A08DF" w14:paraId="37808D72" w14:textId="77777777" w:rsidTr="008B1B7F">
        <w:trPr>
          <w:trHeight w:val="20"/>
        </w:trPr>
        <w:tc>
          <w:tcPr>
            <w:tcW w:w="10348" w:type="dxa"/>
            <w:gridSpan w:val="5"/>
            <w:vAlign w:val="bottom"/>
          </w:tcPr>
          <w:p w14:paraId="23DA6064" w14:textId="3936FA72" w:rsidR="00CA4718" w:rsidRPr="00B75CA9" w:rsidRDefault="00CA4718" w:rsidP="00823264">
            <w:pPr>
              <w:pStyle w:val="Textkrper"/>
              <w:numPr>
                <w:ilvl w:val="0"/>
                <w:numId w:val="12"/>
              </w:numPr>
              <w:ind w:left="425" w:hanging="425"/>
              <w:rPr>
                <w:sz w:val="20"/>
                <w:szCs w:val="20"/>
              </w:rPr>
            </w:pPr>
            <w:r w:rsidRPr="00B75CA9">
              <w:rPr>
                <w:sz w:val="20"/>
                <w:szCs w:val="20"/>
              </w:rPr>
              <w:t xml:space="preserve">Sigma Corporate Finance is an independent </w:t>
            </w:r>
            <w:r w:rsidR="00BB414E" w:rsidRPr="00B75CA9">
              <w:rPr>
                <w:sz w:val="20"/>
                <w:szCs w:val="20"/>
              </w:rPr>
              <w:t>M&amp;A-B</w:t>
            </w:r>
            <w:r w:rsidRPr="00B75CA9">
              <w:rPr>
                <w:sz w:val="20"/>
                <w:szCs w:val="20"/>
              </w:rPr>
              <w:t xml:space="preserve">outique </w:t>
            </w:r>
            <w:proofErr w:type="spellStart"/>
            <w:r w:rsidRPr="00B75CA9">
              <w:rPr>
                <w:sz w:val="20"/>
                <w:szCs w:val="20"/>
              </w:rPr>
              <w:t>speciali</w:t>
            </w:r>
            <w:r w:rsidR="0030591F" w:rsidRPr="00B75CA9">
              <w:rPr>
                <w:sz w:val="20"/>
                <w:szCs w:val="20"/>
              </w:rPr>
              <w:t>s</w:t>
            </w:r>
            <w:r w:rsidRPr="00B75CA9">
              <w:rPr>
                <w:sz w:val="20"/>
                <w:szCs w:val="20"/>
              </w:rPr>
              <w:t>ing</w:t>
            </w:r>
            <w:proofErr w:type="spellEnd"/>
            <w:r w:rsidRPr="00B75CA9">
              <w:rPr>
                <w:sz w:val="20"/>
                <w:szCs w:val="20"/>
              </w:rPr>
              <w:t xml:space="preserve"> in mid-market transactions</w:t>
            </w:r>
          </w:p>
          <w:p w14:paraId="7DA04C38" w14:textId="6E5B30E2" w:rsidR="002F62F9" w:rsidRPr="00B75CA9" w:rsidRDefault="002F62F9" w:rsidP="00823264">
            <w:pPr>
              <w:pStyle w:val="Textkrper"/>
              <w:numPr>
                <w:ilvl w:val="0"/>
                <w:numId w:val="12"/>
              </w:numPr>
              <w:ind w:left="425" w:hanging="425"/>
              <w:rPr>
                <w:sz w:val="20"/>
                <w:szCs w:val="20"/>
              </w:rPr>
            </w:pPr>
            <w:r w:rsidRPr="00B75CA9">
              <w:rPr>
                <w:sz w:val="20"/>
                <w:szCs w:val="20"/>
              </w:rPr>
              <w:t>Will develop complex</w:t>
            </w:r>
            <w:r w:rsidR="00CE5713" w:rsidRPr="00B75CA9">
              <w:rPr>
                <w:sz w:val="20"/>
                <w:szCs w:val="20"/>
              </w:rPr>
              <w:t xml:space="preserve"> </w:t>
            </w:r>
            <w:r w:rsidRPr="00B75CA9">
              <w:rPr>
                <w:sz w:val="20"/>
                <w:szCs w:val="20"/>
              </w:rPr>
              <w:t>process documents</w:t>
            </w:r>
            <w:r w:rsidR="00CE5713" w:rsidRPr="00B75CA9">
              <w:rPr>
                <w:sz w:val="20"/>
                <w:szCs w:val="20"/>
              </w:rPr>
              <w:t xml:space="preserve"> – pitches, </w:t>
            </w:r>
            <w:r w:rsidRPr="00B75CA9">
              <w:rPr>
                <w:sz w:val="20"/>
                <w:szCs w:val="20"/>
              </w:rPr>
              <w:t>teasers, information</w:t>
            </w:r>
            <w:r w:rsidR="00B4384E" w:rsidRPr="00B75CA9">
              <w:rPr>
                <w:sz w:val="20"/>
                <w:szCs w:val="20"/>
              </w:rPr>
              <w:t xml:space="preserve"> </w:t>
            </w:r>
            <w:r w:rsidRPr="00B75CA9">
              <w:rPr>
                <w:sz w:val="20"/>
                <w:szCs w:val="20"/>
              </w:rPr>
              <w:t>memorandums, management presentations</w:t>
            </w:r>
          </w:p>
          <w:p w14:paraId="09990DD0" w14:textId="79C8AE9C" w:rsidR="002F62F9" w:rsidRPr="00B75CA9" w:rsidRDefault="002762F0" w:rsidP="00823264">
            <w:pPr>
              <w:pStyle w:val="Textkrper"/>
              <w:numPr>
                <w:ilvl w:val="0"/>
                <w:numId w:val="12"/>
              </w:numPr>
              <w:ind w:left="425" w:hanging="425"/>
              <w:rPr>
                <w:sz w:val="20"/>
                <w:szCs w:val="20"/>
              </w:rPr>
            </w:pPr>
            <w:r w:rsidRPr="00B75CA9">
              <w:rPr>
                <w:sz w:val="20"/>
                <w:szCs w:val="20"/>
              </w:rPr>
              <w:t xml:space="preserve">Will </w:t>
            </w:r>
            <w:r w:rsidR="0040093A" w:rsidRPr="00B75CA9">
              <w:rPr>
                <w:sz w:val="20"/>
                <w:szCs w:val="20"/>
              </w:rPr>
              <w:t>assess</w:t>
            </w:r>
            <w:r w:rsidR="00BD6584" w:rsidRPr="00B75CA9">
              <w:rPr>
                <w:sz w:val="20"/>
                <w:szCs w:val="20"/>
              </w:rPr>
              <w:t xml:space="preserve"> </w:t>
            </w:r>
            <w:r w:rsidR="002F62F9" w:rsidRPr="00B75CA9">
              <w:rPr>
                <w:sz w:val="20"/>
                <w:szCs w:val="20"/>
              </w:rPr>
              <w:t>the valuation of companies</w:t>
            </w:r>
            <w:r w:rsidR="00CE5713" w:rsidRPr="00B75CA9">
              <w:rPr>
                <w:sz w:val="20"/>
                <w:szCs w:val="20"/>
              </w:rPr>
              <w:t xml:space="preserve"> – DCF, Multiples, LBOs</w:t>
            </w:r>
            <w:r w:rsidR="00675A87" w:rsidRPr="00B75CA9">
              <w:rPr>
                <w:sz w:val="20"/>
                <w:szCs w:val="20"/>
              </w:rPr>
              <w:t>,</w:t>
            </w:r>
            <w:r w:rsidR="002F62F9" w:rsidRPr="00B75CA9">
              <w:rPr>
                <w:sz w:val="20"/>
                <w:szCs w:val="20"/>
              </w:rPr>
              <w:t xml:space="preserve"> and </w:t>
            </w:r>
            <w:r w:rsidR="00CE5713" w:rsidRPr="00B75CA9">
              <w:rPr>
                <w:sz w:val="20"/>
                <w:szCs w:val="20"/>
              </w:rPr>
              <w:t>similar methods</w:t>
            </w:r>
          </w:p>
          <w:p w14:paraId="4FB395A4" w14:textId="37799AD3" w:rsidR="002F62F9" w:rsidRPr="00B75CA9" w:rsidRDefault="00CE5713" w:rsidP="00823264">
            <w:pPr>
              <w:pStyle w:val="Textkrper"/>
              <w:numPr>
                <w:ilvl w:val="0"/>
                <w:numId w:val="12"/>
              </w:numPr>
              <w:ind w:left="425" w:hanging="425"/>
              <w:rPr>
                <w:sz w:val="20"/>
                <w:szCs w:val="20"/>
              </w:rPr>
            </w:pPr>
            <w:r w:rsidRPr="00B75CA9">
              <w:rPr>
                <w:sz w:val="20"/>
                <w:szCs w:val="20"/>
              </w:rPr>
              <w:t xml:space="preserve">Will prepare market, financial, and company research to </w:t>
            </w:r>
            <w:r w:rsidR="00575026" w:rsidRPr="00B75CA9">
              <w:rPr>
                <w:sz w:val="20"/>
                <w:szCs w:val="20"/>
              </w:rPr>
              <w:t>help</w:t>
            </w:r>
            <w:r w:rsidRPr="00B75CA9">
              <w:rPr>
                <w:sz w:val="20"/>
                <w:szCs w:val="20"/>
              </w:rPr>
              <w:t xml:space="preserve"> the team</w:t>
            </w:r>
          </w:p>
        </w:tc>
      </w:tr>
      <w:tr w:rsidR="00B75CA9" w:rsidRPr="002A08DF" w14:paraId="727EFC47" w14:textId="77777777" w:rsidTr="008B1B7F">
        <w:trPr>
          <w:trHeight w:val="340"/>
        </w:trPr>
        <w:tc>
          <w:tcPr>
            <w:tcW w:w="5172" w:type="dxa"/>
            <w:vAlign w:val="bottom"/>
          </w:tcPr>
          <w:p w14:paraId="1644890F" w14:textId="277D46B0" w:rsidR="002F62F9" w:rsidRPr="00B75CA9" w:rsidRDefault="002F62F9" w:rsidP="00823264">
            <w:pPr>
              <w:pStyle w:val="Textkrper"/>
              <w:ind w:left="0"/>
              <w:rPr>
                <w:b/>
                <w:bCs/>
                <w:sz w:val="20"/>
                <w:szCs w:val="20"/>
              </w:rPr>
            </w:pPr>
            <w:r w:rsidRPr="00B75CA9">
              <w:rPr>
                <w:b/>
                <w:bCs/>
                <w:sz w:val="20"/>
                <w:szCs w:val="20"/>
              </w:rPr>
              <w:t>P</w:t>
            </w:r>
            <w:r w:rsidR="00BB414E" w:rsidRPr="00B75CA9">
              <w:rPr>
                <w:b/>
                <w:bCs/>
                <w:sz w:val="20"/>
                <w:szCs w:val="20"/>
              </w:rPr>
              <w:t>rice</w:t>
            </w:r>
            <w:r w:rsidRPr="00B75CA9">
              <w:rPr>
                <w:b/>
                <w:bCs/>
                <w:sz w:val="20"/>
                <w:szCs w:val="20"/>
              </w:rPr>
              <w:t>w</w:t>
            </w:r>
            <w:r w:rsidR="00BB414E" w:rsidRPr="00B75CA9">
              <w:rPr>
                <w:b/>
                <w:bCs/>
                <w:sz w:val="20"/>
                <w:szCs w:val="20"/>
              </w:rPr>
              <w:t>aterhouse</w:t>
            </w:r>
            <w:r w:rsidRPr="00B75CA9">
              <w:rPr>
                <w:b/>
                <w:bCs/>
                <w:sz w:val="20"/>
                <w:szCs w:val="20"/>
              </w:rPr>
              <w:t>C</w:t>
            </w:r>
            <w:r w:rsidR="00BB414E" w:rsidRPr="00B75CA9">
              <w:rPr>
                <w:b/>
                <w:bCs/>
                <w:sz w:val="20"/>
                <w:szCs w:val="20"/>
              </w:rPr>
              <w:t>oopers</w:t>
            </w:r>
          </w:p>
        </w:tc>
        <w:tc>
          <w:tcPr>
            <w:tcW w:w="5176" w:type="dxa"/>
            <w:gridSpan w:val="4"/>
            <w:vAlign w:val="bottom"/>
          </w:tcPr>
          <w:p w14:paraId="5E4AB141" w14:textId="77777777" w:rsidR="002F62F9" w:rsidRPr="00B75CA9" w:rsidRDefault="002F62F9" w:rsidP="00823264">
            <w:pPr>
              <w:pStyle w:val="Textkrper"/>
              <w:ind w:left="0" w:hanging="124"/>
              <w:jc w:val="right"/>
              <w:rPr>
                <w:b/>
                <w:bCs/>
                <w:sz w:val="20"/>
                <w:szCs w:val="20"/>
              </w:rPr>
            </w:pPr>
            <w:r w:rsidRPr="00B75CA9">
              <w:rPr>
                <w:b/>
                <w:bCs/>
                <w:sz w:val="20"/>
                <w:szCs w:val="20"/>
              </w:rPr>
              <w:t>Frankfurt am Main, Germany</w:t>
            </w:r>
          </w:p>
        </w:tc>
      </w:tr>
      <w:tr w:rsidR="00B75CA9" w:rsidRPr="002A08DF" w14:paraId="0989F259" w14:textId="77777777" w:rsidTr="008B1B7F">
        <w:trPr>
          <w:trHeight w:val="20"/>
        </w:trPr>
        <w:tc>
          <w:tcPr>
            <w:tcW w:w="5172" w:type="dxa"/>
            <w:vAlign w:val="bottom"/>
          </w:tcPr>
          <w:p w14:paraId="0CA11EB1" w14:textId="77777777" w:rsidR="002F62F9" w:rsidRPr="00B75CA9" w:rsidRDefault="002F62F9" w:rsidP="00823264">
            <w:pPr>
              <w:pStyle w:val="Textkrper"/>
              <w:ind w:left="0"/>
              <w:rPr>
                <w:b/>
                <w:bCs/>
                <w:sz w:val="20"/>
                <w:szCs w:val="20"/>
              </w:rPr>
            </w:pPr>
            <w:r w:rsidRPr="00B75CA9">
              <w:rPr>
                <w:i/>
                <w:iCs/>
                <w:sz w:val="20"/>
                <w:szCs w:val="20"/>
              </w:rPr>
              <w:t>Intern, Audit &amp; Assurance</w:t>
            </w:r>
          </w:p>
        </w:tc>
        <w:tc>
          <w:tcPr>
            <w:tcW w:w="5176" w:type="dxa"/>
            <w:gridSpan w:val="4"/>
            <w:vAlign w:val="bottom"/>
          </w:tcPr>
          <w:p w14:paraId="1C23192F" w14:textId="77777777" w:rsidR="002F62F9" w:rsidRPr="00B75CA9" w:rsidRDefault="002F62F9" w:rsidP="00823264">
            <w:pPr>
              <w:pStyle w:val="Textkrper"/>
              <w:ind w:left="0"/>
              <w:jc w:val="right"/>
              <w:rPr>
                <w:i/>
                <w:iCs/>
                <w:sz w:val="20"/>
                <w:szCs w:val="20"/>
              </w:rPr>
            </w:pPr>
            <w:r w:rsidRPr="00B75CA9">
              <w:rPr>
                <w:i/>
                <w:iCs/>
                <w:sz w:val="20"/>
                <w:szCs w:val="20"/>
              </w:rPr>
              <w:t>12/2023 – 02/2024</w:t>
            </w:r>
          </w:p>
        </w:tc>
      </w:tr>
      <w:tr w:rsidR="00B75CA9" w:rsidRPr="002A08DF" w14:paraId="72518477" w14:textId="77777777" w:rsidTr="008B1B7F">
        <w:trPr>
          <w:trHeight w:val="20"/>
        </w:trPr>
        <w:tc>
          <w:tcPr>
            <w:tcW w:w="10348" w:type="dxa"/>
            <w:gridSpan w:val="5"/>
            <w:vAlign w:val="bottom"/>
          </w:tcPr>
          <w:p w14:paraId="0F4053B6" w14:textId="1E473BD3" w:rsidR="00C8395B" w:rsidRPr="00B75CA9" w:rsidRDefault="00074C7F" w:rsidP="00823264">
            <w:pPr>
              <w:pStyle w:val="Textkrper"/>
              <w:numPr>
                <w:ilvl w:val="0"/>
                <w:numId w:val="12"/>
              </w:numPr>
              <w:ind w:left="425" w:hanging="425"/>
              <w:jc w:val="both"/>
              <w:rPr>
                <w:sz w:val="20"/>
                <w:szCs w:val="20"/>
              </w:rPr>
            </w:pPr>
            <w:r w:rsidRPr="00B75CA9">
              <w:rPr>
                <w:sz w:val="20"/>
                <w:szCs w:val="20"/>
              </w:rPr>
              <w:t xml:space="preserve">Engaged </w:t>
            </w:r>
            <w:r w:rsidR="00C8395B" w:rsidRPr="00B75CA9">
              <w:rPr>
                <w:sz w:val="20"/>
                <w:szCs w:val="20"/>
              </w:rPr>
              <w:t xml:space="preserve">in the preliminary and annual audits for two internationally renowned German companies </w:t>
            </w:r>
          </w:p>
          <w:p w14:paraId="52B59DA0" w14:textId="09F45E56" w:rsidR="00C8395B" w:rsidRPr="00B75CA9" w:rsidRDefault="00C8395B" w:rsidP="00823264">
            <w:pPr>
              <w:pStyle w:val="Textkrper"/>
              <w:numPr>
                <w:ilvl w:val="0"/>
                <w:numId w:val="12"/>
              </w:numPr>
              <w:ind w:left="425" w:hanging="425"/>
              <w:jc w:val="both"/>
              <w:rPr>
                <w:sz w:val="20"/>
                <w:szCs w:val="20"/>
              </w:rPr>
            </w:pPr>
            <w:r w:rsidRPr="00B75CA9">
              <w:rPr>
                <w:sz w:val="20"/>
                <w:szCs w:val="20"/>
              </w:rPr>
              <w:t>Performed detailed analysis of liquid assets, operating expenses/income, and account</w:t>
            </w:r>
            <w:r w:rsidR="00BE35E6" w:rsidRPr="00B75CA9">
              <w:rPr>
                <w:sz w:val="20"/>
                <w:szCs w:val="20"/>
              </w:rPr>
              <w:t xml:space="preserve"> </w:t>
            </w:r>
            <w:r w:rsidRPr="00B75CA9">
              <w:rPr>
                <w:sz w:val="20"/>
                <w:szCs w:val="20"/>
              </w:rPr>
              <w:t>payables</w:t>
            </w:r>
            <w:r w:rsidR="00BE35E6" w:rsidRPr="00B75CA9">
              <w:rPr>
                <w:sz w:val="20"/>
                <w:szCs w:val="20"/>
              </w:rPr>
              <w:t>/receivables</w:t>
            </w:r>
          </w:p>
          <w:p w14:paraId="39FEA289" w14:textId="3B955BCE" w:rsidR="00C8395B" w:rsidRPr="00B75CA9" w:rsidRDefault="00C8395B" w:rsidP="00823264">
            <w:pPr>
              <w:pStyle w:val="Textkrper"/>
              <w:numPr>
                <w:ilvl w:val="0"/>
                <w:numId w:val="12"/>
              </w:numPr>
              <w:ind w:left="425" w:hanging="425"/>
              <w:jc w:val="both"/>
              <w:rPr>
                <w:sz w:val="20"/>
                <w:szCs w:val="20"/>
              </w:rPr>
            </w:pPr>
            <w:r w:rsidRPr="00B75CA9">
              <w:rPr>
                <w:sz w:val="20"/>
                <w:szCs w:val="20"/>
              </w:rPr>
              <w:t>Assisted</w:t>
            </w:r>
            <w:r w:rsidR="002063CE" w:rsidRPr="00B75CA9">
              <w:rPr>
                <w:sz w:val="20"/>
                <w:szCs w:val="20"/>
              </w:rPr>
              <w:t xml:space="preserve"> </w:t>
            </w:r>
            <w:r w:rsidRPr="00B75CA9">
              <w:rPr>
                <w:sz w:val="20"/>
                <w:szCs w:val="20"/>
              </w:rPr>
              <w:t xml:space="preserve">the internal control system (ICS) audit and </w:t>
            </w:r>
            <w:r w:rsidR="006B28F0" w:rsidRPr="00B75CA9">
              <w:rPr>
                <w:sz w:val="20"/>
                <w:szCs w:val="20"/>
              </w:rPr>
              <w:t>executed</w:t>
            </w:r>
            <w:r w:rsidRPr="00B75CA9">
              <w:rPr>
                <w:sz w:val="20"/>
                <w:szCs w:val="20"/>
              </w:rPr>
              <w:t xml:space="preserve"> cut-off examination procedures</w:t>
            </w:r>
          </w:p>
          <w:p w14:paraId="7404B1CE" w14:textId="7F8BB3D9" w:rsidR="00FA0A17" w:rsidRPr="00B75CA9" w:rsidRDefault="002B22EE" w:rsidP="00823264">
            <w:pPr>
              <w:pStyle w:val="Textkrper"/>
              <w:numPr>
                <w:ilvl w:val="0"/>
                <w:numId w:val="12"/>
              </w:numPr>
              <w:ind w:left="425" w:hanging="425"/>
              <w:jc w:val="both"/>
              <w:rPr>
                <w:sz w:val="20"/>
                <w:szCs w:val="20"/>
              </w:rPr>
            </w:pPr>
            <w:r w:rsidRPr="00B75CA9">
              <w:rPr>
                <w:sz w:val="20"/>
                <w:szCs w:val="20"/>
              </w:rPr>
              <w:t xml:space="preserve">Led an </w:t>
            </w:r>
            <w:r w:rsidR="00FA0A17" w:rsidRPr="00B75CA9">
              <w:rPr>
                <w:sz w:val="20"/>
                <w:szCs w:val="20"/>
              </w:rPr>
              <w:t>inventory observation at a recycling company, involving</w:t>
            </w:r>
            <w:r w:rsidR="00B75CA9" w:rsidRPr="008B1B7F">
              <w:rPr>
                <w:rFonts w:eastAsiaTheme="minorHAnsi"/>
                <w:b/>
                <w:bCs/>
                <w:color w:val="0E0E0E"/>
                <w:sz w:val="28"/>
                <w:szCs w:val="28"/>
              </w:rPr>
              <w:t xml:space="preserve"> </w:t>
            </w:r>
            <w:r w:rsidR="00BD3C99" w:rsidRPr="00B75CA9">
              <w:rPr>
                <w:sz w:val="20"/>
                <w:szCs w:val="20"/>
              </w:rPr>
              <w:t xml:space="preserve">questionnaires </w:t>
            </w:r>
            <w:r w:rsidR="00FA0A17" w:rsidRPr="00B75CA9">
              <w:rPr>
                <w:sz w:val="20"/>
                <w:szCs w:val="20"/>
              </w:rPr>
              <w:t xml:space="preserve">and discussions with </w:t>
            </w:r>
            <w:r w:rsidR="005E4B41" w:rsidRPr="00B75CA9">
              <w:rPr>
                <w:sz w:val="20"/>
                <w:szCs w:val="20"/>
              </w:rPr>
              <w:t xml:space="preserve">senior </w:t>
            </w:r>
            <w:r w:rsidR="00FA0A17" w:rsidRPr="00B75CA9">
              <w:rPr>
                <w:sz w:val="20"/>
                <w:szCs w:val="20"/>
              </w:rPr>
              <w:t>management</w:t>
            </w:r>
          </w:p>
          <w:p w14:paraId="77E048B0" w14:textId="79D23B09" w:rsidR="00FA0A17" w:rsidRPr="00B75CA9" w:rsidRDefault="00C8395B" w:rsidP="00823264">
            <w:pPr>
              <w:pStyle w:val="Textkrper"/>
              <w:numPr>
                <w:ilvl w:val="0"/>
                <w:numId w:val="12"/>
              </w:numPr>
              <w:ind w:left="425" w:hanging="425"/>
              <w:jc w:val="both"/>
              <w:rPr>
                <w:sz w:val="20"/>
                <w:szCs w:val="20"/>
              </w:rPr>
            </w:pPr>
            <w:r w:rsidRPr="00B75CA9">
              <w:rPr>
                <w:sz w:val="20"/>
                <w:szCs w:val="20"/>
              </w:rPr>
              <w:t xml:space="preserve">Documented and </w:t>
            </w:r>
            <w:proofErr w:type="spellStart"/>
            <w:r w:rsidRPr="00B75CA9">
              <w:rPr>
                <w:sz w:val="20"/>
                <w:szCs w:val="20"/>
              </w:rPr>
              <w:t>finali</w:t>
            </w:r>
            <w:r w:rsidR="00871B03" w:rsidRPr="00B75CA9">
              <w:rPr>
                <w:sz w:val="20"/>
                <w:szCs w:val="20"/>
              </w:rPr>
              <w:t>s</w:t>
            </w:r>
            <w:r w:rsidRPr="00B75CA9">
              <w:rPr>
                <w:sz w:val="20"/>
                <w:szCs w:val="20"/>
              </w:rPr>
              <w:t>ed</w:t>
            </w:r>
            <w:proofErr w:type="spellEnd"/>
            <w:r w:rsidR="006B28F0" w:rsidRPr="00B75CA9">
              <w:rPr>
                <w:sz w:val="20"/>
                <w:szCs w:val="20"/>
              </w:rPr>
              <w:t xml:space="preserve"> </w:t>
            </w:r>
            <w:r w:rsidRPr="00B75CA9">
              <w:rPr>
                <w:sz w:val="20"/>
                <w:szCs w:val="20"/>
              </w:rPr>
              <w:t xml:space="preserve">audit </w:t>
            </w:r>
            <w:r w:rsidR="006B28F0" w:rsidRPr="00B75CA9">
              <w:rPr>
                <w:sz w:val="20"/>
                <w:szCs w:val="20"/>
              </w:rPr>
              <w:t xml:space="preserve">approaches </w:t>
            </w:r>
            <w:r w:rsidRPr="00B75CA9">
              <w:rPr>
                <w:sz w:val="20"/>
                <w:szCs w:val="20"/>
              </w:rPr>
              <w:t>using PwC’s internal software</w:t>
            </w:r>
            <w:r w:rsidR="00B75CA9" w:rsidRPr="00B75CA9">
              <w:rPr>
                <w:sz w:val="20"/>
                <w:szCs w:val="20"/>
              </w:rPr>
              <w:t xml:space="preserve"> according to the</w:t>
            </w:r>
            <w:r w:rsidRPr="00B75CA9">
              <w:rPr>
                <w:sz w:val="20"/>
                <w:szCs w:val="20"/>
              </w:rPr>
              <w:t xml:space="preserve"> audit guidelines</w:t>
            </w:r>
          </w:p>
        </w:tc>
      </w:tr>
      <w:tr w:rsidR="00B75CA9" w:rsidRPr="002A08DF" w14:paraId="6702F01E" w14:textId="77777777" w:rsidTr="008B1B7F">
        <w:trPr>
          <w:trHeight w:val="340"/>
        </w:trPr>
        <w:tc>
          <w:tcPr>
            <w:tcW w:w="5172" w:type="dxa"/>
            <w:vAlign w:val="bottom"/>
          </w:tcPr>
          <w:p w14:paraId="08348A3E" w14:textId="77777777" w:rsidR="002F62F9" w:rsidRPr="00B75CA9" w:rsidRDefault="002F62F9" w:rsidP="00823264">
            <w:pPr>
              <w:pStyle w:val="Textkrper"/>
              <w:ind w:left="0"/>
              <w:rPr>
                <w:b/>
                <w:bCs/>
                <w:sz w:val="20"/>
                <w:szCs w:val="20"/>
              </w:rPr>
            </w:pPr>
            <w:r w:rsidRPr="00B75CA9">
              <w:rPr>
                <w:b/>
                <w:bCs/>
                <w:sz w:val="20"/>
                <w:szCs w:val="20"/>
              </w:rPr>
              <w:t>Microhire</w:t>
            </w:r>
          </w:p>
        </w:tc>
        <w:tc>
          <w:tcPr>
            <w:tcW w:w="5176" w:type="dxa"/>
            <w:gridSpan w:val="4"/>
            <w:vAlign w:val="bottom"/>
          </w:tcPr>
          <w:p w14:paraId="62A820E6" w14:textId="77777777" w:rsidR="002F62F9" w:rsidRPr="00B75CA9" w:rsidRDefault="002F62F9" w:rsidP="00823264">
            <w:pPr>
              <w:pStyle w:val="Textkrper"/>
              <w:ind w:left="0"/>
              <w:jc w:val="right"/>
              <w:rPr>
                <w:b/>
                <w:bCs/>
                <w:sz w:val="20"/>
                <w:szCs w:val="20"/>
              </w:rPr>
            </w:pPr>
            <w:r w:rsidRPr="00B75CA9">
              <w:rPr>
                <w:b/>
                <w:bCs/>
                <w:sz w:val="20"/>
                <w:szCs w:val="20"/>
              </w:rPr>
              <w:t>Brisbane, Australia</w:t>
            </w:r>
          </w:p>
        </w:tc>
      </w:tr>
      <w:tr w:rsidR="00B75CA9" w:rsidRPr="002A08DF" w14:paraId="20008721" w14:textId="77777777" w:rsidTr="008B1B7F">
        <w:trPr>
          <w:trHeight w:val="20"/>
        </w:trPr>
        <w:tc>
          <w:tcPr>
            <w:tcW w:w="5172" w:type="dxa"/>
            <w:vAlign w:val="bottom"/>
          </w:tcPr>
          <w:p w14:paraId="76C2A38F" w14:textId="77777777" w:rsidR="002F62F9" w:rsidRPr="00B75CA9" w:rsidRDefault="002F62F9" w:rsidP="00823264">
            <w:pPr>
              <w:pStyle w:val="Textkrper"/>
              <w:ind w:left="0"/>
              <w:rPr>
                <w:i/>
                <w:iCs/>
                <w:sz w:val="20"/>
                <w:szCs w:val="20"/>
              </w:rPr>
            </w:pPr>
            <w:r w:rsidRPr="00B75CA9">
              <w:rPr>
                <w:i/>
                <w:iCs/>
                <w:sz w:val="20"/>
                <w:szCs w:val="20"/>
              </w:rPr>
              <w:t>Intern, Senior Management</w:t>
            </w:r>
          </w:p>
        </w:tc>
        <w:tc>
          <w:tcPr>
            <w:tcW w:w="5176" w:type="dxa"/>
            <w:gridSpan w:val="4"/>
            <w:vAlign w:val="bottom"/>
          </w:tcPr>
          <w:p w14:paraId="24099E09" w14:textId="77777777" w:rsidR="002F62F9" w:rsidRPr="00B75CA9" w:rsidRDefault="002F62F9" w:rsidP="00823264">
            <w:pPr>
              <w:pStyle w:val="Textkrper"/>
              <w:ind w:left="0" w:hanging="210"/>
              <w:jc w:val="right"/>
              <w:rPr>
                <w:i/>
                <w:iCs/>
                <w:sz w:val="20"/>
                <w:szCs w:val="20"/>
              </w:rPr>
            </w:pPr>
            <w:r w:rsidRPr="00B75CA9">
              <w:rPr>
                <w:i/>
                <w:iCs/>
                <w:sz w:val="20"/>
                <w:szCs w:val="20"/>
              </w:rPr>
              <w:t>08/2023 – 10/2023</w:t>
            </w:r>
          </w:p>
        </w:tc>
      </w:tr>
      <w:tr w:rsidR="00B75CA9" w:rsidRPr="002A08DF" w14:paraId="1921AA00" w14:textId="77777777" w:rsidTr="008B1B7F">
        <w:trPr>
          <w:trHeight w:val="20"/>
        </w:trPr>
        <w:tc>
          <w:tcPr>
            <w:tcW w:w="10348" w:type="dxa"/>
            <w:gridSpan w:val="5"/>
            <w:vAlign w:val="bottom"/>
          </w:tcPr>
          <w:p w14:paraId="538D51CD" w14:textId="7AF5C352" w:rsidR="00CA4718" w:rsidRPr="00B75CA9" w:rsidRDefault="00CA4718" w:rsidP="00823264">
            <w:pPr>
              <w:pStyle w:val="Textkrper"/>
              <w:numPr>
                <w:ilvl w:val="0"/>
                <w:numId w:val="13"/>
              </w:numPr>
              <w:ind w:left="425" w:hanging="425"/>
              <w:rPr>
                <w:sz w:val="20"/>
                <w:szCs w:val="20"/>
              </w:rPr>
            </w:pPr>
            <w:r w:rsidRPr="00B75CA9">
              <w:rPr>
                <w:sz w:val="20"/>
                <w:szCs w:val="20"/>
              </w:rPr>
              <w:t>Microhire is Australia’s largest company in the audiovisual sector, employing more than 1,000 professionals</w:t>
            </w:r>
          </w:p>
          <w:p w14:paraId="15F46D2F" w14:textId="582AC005" w:rsidR="00CA4718" w:rsidRPr="00B75CA9" w:rsidRDefault="00C8395B" w:rsidP="00823264">
            <w:pPr>
              <w:pStyle w:val="Textkrper"/>
              <w:numPr>
                <w:ilvl w:val="0"/>
                <w:numId w:val="13"/>
              </w:numPr>
              <w:ind w:left="425" w:hanging="425"/>
              <w:rPr>
                <w:sz w:val="20"/>
                <w:szCs w:val="20"/>
              </w:rPr>
            </w:pPr>
            <w:r w:rsidRPr="00B75CA9">
              <w:rPr>
                <w:sz w:val="20"/>
                <w:szCs w:val="20"/>
              </w:rPr>
              <w:t xml:space="preserve">Collaborated with the CEO and </w:t>
            </w:r>
            <w:r w:rsidR="002063CE" w:rsidRPr="00B75CA9">
              <w:rPr>
                <w:sz w:val="20"/>
                <w:szCs w:val="20"/>
              </w:rPr>
              <w:t>CFO</w:t>
            </w:r>
            <w:r w:rsidRPr="00B75CA9">
              <w:rPr>
                <w:sz w:val="20"/>
                <w:szCs w:val="20"/>
              </w:rPr>
              <w:t>, aiding with strategic decisions and business proposals</w:t>
            </w:r>
          </w:p>
          <w:p w14:paraId="7B74BBED" w14:textId="652370AF" w:rsidR="00C8395B" w:rsidRPr="00B75CA9" w:rsidRDefault="00C8395B" w:rsidP="00823264">
            <w:pPr>
              <w:pStyle w:val="Textkrper"/>
              <w:numPr>
                <w:ilvl w:val="0"/>
                <w:numId w:val="13"/>
              </w:numPr>
              <w:ind w:left="425" w:hanging="425"/>
              <w:rPr>
                <w:sz w:val="20"/>
                <w:szCs w:val="20"/>
              </w:rPr>
            </w:pPr>
            <w:r w:rsidRPr="00B75CA9">
              <w:rPr>
                <w:sz w:val="20"/>
                <w:szCs w:val="20"/>
              </w:rPr>
              <w:t xml:space="preserve">Conducted </w:t>
            </w:r>
            <w:r w:rsidR="002063CE" w:rsidRPr="00B75CA9">
              <w:rPr>
                <w:sz w:val="20"/>
                <w:szCs w:val="20"/>
              </w:rPr>
              <w:t xml:space="preserve">market, </w:t>
            </w:r>
            <w:r w:rsidR="00C72317" w:rsidRPr="00B75CA9">
              <w:rPr>
                <w:sz w:val="20"/>
                <w:szCs w:val="20"/>
              </w:rPr>
              <w:t>trend, and</w:t>
            </w:r>
            <w:r w:rsidR="002063CE" w:rsidRPr="00B75CA9">
              <w:rPr>
                <w:sz w:val="20"/>
                <w:szCs w:val="20"/>
              </w:rPr>
              <w:t xml:space="preserve"> opportunity</w:t>
            </w:r>
            <w:r w:rsidR="009E475B" w:rsidRPr="00B75CA9">
              <w:rPr>
                <w:sz w:val="20"/>
                <w:szCs w:val="20"/>
              </w:rPr>
              <w:t xml:space="preserve"> evaluations</w:t>
            </w:r>
            <w:r w:rsidR="002063CE" w:rsidRPr="00B75CA9">
              <w:rPr>
                <w:sz w:val="20"/>
                <w:szCs w:val="20"/>
              </w:rPr>
              <w:t xml:space="preserve"> with subsequent presentations for the managing board</w:t>
            </w:r>
          </w:p>
          <w:p w14:paraId="490F1DD4" w14:textId="7AD9E237" w:rsidR="00FA0A17" w:rsidRPr="00B75CA9" w:rsidRDefault="00B54DBE" w:rsidP="00823264">
            <w:pPr>
              <w:pStyle w:val="Textkrper"/>
              <w:numPr>
                <w:ilvl w:val="0"/>
                <w:numId w:val="13"/>
              </w:numPr>
              <w:ind w:left="425" w:hanging="425"/>
              <w:rPr>
                <w:sz w:val="20"/>
                <w:szCs w:val="20"/>
              </w:rPr>
            </w:pPr>
            <w:r w:rsidRPr="00B75CA9">
              <w:rPr>
                <w:sz w:val="20"/>
                <w:szCs w:val="20"/>
              </w:rPr>
              <w:t>Analys</w:t>
            </w:r>
            <w:r w:rsidR="00BD1E00" w:rsidRPr="00B75CA9">
              <w:rPr>
                <w:sz w:val="20"/>
                <w:szCs w:val="20"/>
              </w:rPr>
              <w:t>ed</w:t>
            </w:r>
            <w:r w:rsidRPr="00B75CA9">
              <w:rPr>
                <w:sz w:val="20"/>
                <w:szCs w:val="20"/>
              </w:rPr>
              <w:t xml:space="preserve"> the financial distressed </w:t>
            </w:r>
            <w:r w:rsidR="00DF485B" w:rsidRPr="00B75CA9">
              <w:rPr>
                <w:sz w:val="20"/>
                <w:szCs w:val="20"/>
              </w:rPr>
              <w:t>s</w:t>
            </w:r>
            <w:r w:rsidRPr="00B75CA9">
              <w:rPr>
                <w:sz w:val="20"/>
                <w:szCs w:val="20"/>
              </w:rPr>
              <w:t>tatements of Microhire</w:t>
            </w:r>
            <w:r w:rsidR="00DF485B" w:rsidRPr="00B75CA9">
              <w:rPr>
                <w:sz w:val="20"/>
                <w:szCs w:val="20"/>
              </w:rPr>
              <w:t>’</w:t>
            </w:r>
            <w:r w:rsidRPr="00B75CA9">
              <w:rPr>
                <w:sz w:val="20"/>
                <w:szCs w:val="20"/>
              </w:rPr>
              <w:t>s</w:t>
            </w:r>
            <w:r w:rsidR="00871B03" w:rsidRPr="00B75CA9">
              <w:rPr>
                <w:sz w:val="20"/>
                <w:szCs w:val="20"/>
              </w:rPr>
              <w:t xml:space="preserve"> </w:t>
            </w:r>
            <w:r w:rsidRPr="00B75CA9">
              <w:rPr>
                <w:sz w:val="20"/>
                <w:szCs w:val="20"/>
              </w:rPr>
              <w:t xml:space="preserve">office </w:t>
            </w:r>
            <w:r w:rsidR="00871B03" w:rsidRPr="00B75CA9">
              <w:rPr>
                <w:sz w:val="20"/>
                <w:szCs w:val="20"/>
              </w:rPr>
              <w:t xml:space="preserve">in Sydney </w:t>
            </w:r>
            <w:r w:rsidRPr="00B75CA9">
              <w:rPr>
                <w:sz w:val="20"/>
                <w:szCs w:val="20"/>
              </w:rPr>
              <w:t>and</w:t>
            </w:r>
            <w:r w:rsidR="007940A2" w:rsidRPr="00B75CA9">
              <w:rPr>
                <w:sz w:val="20"/>
                <w:szCs w:val="20"/>
              </w:rPr>
              <w:t xml:space="preserve"> strategised </w:t>
            </w:r>
            <w:r w:rsidRPr="00B75CA9">
              <w:rPr>
                <w:sz w:val="20"/>
                <w:szCs w:val="20"/>
              </w:rPr>
              <w:t>a turnaround plan</w:t>
            </w:r>
          </w:p>
          <w:p w14:paraId="5856E87B" w14:textId="6799D7E0" w:rsidR="00DF485B" w:rsidRPr="00B75CA9" w:rsidRDefault="00DF485B" w:rsidP="00823264">
            <w:pPr>
              <w:pStyle w:val="Textkrper"/>
              <w:numPr>
                <w:ilvl w:val="0"/>
                <w:numId w:val="13"/>
              </w:numPr>
              <w:ind w:left="425" w:hanging="425"/>
              <w:rPr>
                <w:sz w:val="20"/>
                <w:szCs w:val="20"/>
              </w:rPr>
            </w:pPr>
            <w:r w:rsidRPr="00B75CA9">
              <w:rPr>
                <w:sz w:val="20"/>
                <w:szCs w:val="20"/>
              </w:rPr>
              <w:t xml:space="preserve">Accompanied the CEO at </w:t>
            </w:r>
            <w:r w:rsidR="00763807" w:rsidRPr="00B75CA9">
              <w:rPr>
                <w:sz w:val="20"/>
                <w:szCs w:val="20"/>
              </w:rPr>
              <w:t xml:space="preserve">press meetings, </w:t>
            </w:r>
            <w:r w:rsidRPr="00B75CA9">
              <w:rPr>
                <w:sz w:val="20"/>
                <w:szCs w:val="20"/>
              </w:rPr>
              <w:t>company pitches, acquisition of new clients</w:t>
            </w:r>
            <w:r w:rsidR="00675A87" w:rsidRPr="00B75CA9">
              <w:rPr>
                <w:sz w:val="20"/>
                <w:szCs w:val="20"/>
              </w:rPr>
              <w:t>,</w:t>
            </w:r>
            <w:r w:rsidR="00763807" w:rsidRPr="00B75CA9">
              <w:rPr>
                <w:sz w:val="20"/>
                <w:szCs w:val="20"/>
              </w:rPr>
              <w:t xml:space="preserve"> </w:t>
            </w:r>
            <w:r w:rsidRPr="00B75CA9">
              <w:rPr>
                <w:sz w:val="20"/>
                <w:szCs w:val="20"/>
              </w:rPr>
              <w:t>and job interviews</w:t>
            </w:r>
          </w:p>
        </w:tc>
      </w:tr>
      <w:tr w:rsidR="00B75CA9" w:rsidRPr="002A08DF" w14:paraId="573F3F8E" w14:textId="77777777" w:rsidTr="008B1B7F">
        <w:trPr>
          <w:trHeight w:val="454"/>
        </w:trPr>
        <w:tc>
          <w:tcPr>
            <w:tcW w:w="10348" w:type="dxa"/>
            <w:gridSpan w:val="5"/>
            <w:tcBorders>
              <w:bottom w:val="single" w:sz="4" w:space="0" w:color="auto"/>
            </w:tcBorders>
            <w:vAlign w:val="bottom"/>
          </w:tcPr>
          <w:p w14:paraId="548A4328" w14:textId="0EBD1615" w:rsidR="002F62F9" w:rsidRPr="00B75CA9" w:rsidRDefault="0039123D" w:rsidP="00823264">
            <w:pPr>
              <w:pStyle w:val="Textkrper"/>
              <w:ind w:left="0"/>
              <w:rPr>
                <w:sz w:val="22"/>
                <w:szCs w:val="22"/>
              </w:rPr>
            </w:pPr>
            <w:r w:rsidRPr="00B75CA9">
              <w:rPr>
                <w:b/>
                <w:bCs/>
                <w:noProof/>
                <w:sz w:val="22"/>
                <w:szCs w:val="22"/>
                <w:lang w:val="de-DE"/>
              </w:rPr>
              <w:t>EXTRACURRICULAR ACTIVITIES</w:t>
            </w:r>
          </w:p>
        </w:tc>
      </w:tr>
      <w:tr w:rsidR="00B75CA9" w:rsidRPr="002A08DF" w14:paraId="13C6E642" w14:textId="77777777" w:rsidTr="008B1B7F">
        <w:trPr>
          <w:trHeight w:val="340"/>
        </w:trPr>
        <w:tc>
          <w:tcPr>
            <w:tcW w:w="5277" w:type="dxa"/>
            <w:gridSpan w:val="2"/>
            <w:tcBorders>
              <w:top w:val="single" w:sz="4" w:space="0" w:color="auto"/>
            </w:tcBorders>
            <w:vAlign w:val="bottom"/>
          </w:tcPr>
          <w:p w14:paraId="39BD29B9" w14:textId="77777777" w:rsidR="002F62F9" w:rsidRPr="00B75CA9" w:rsidRDefault="002F62F9" w:rsidP="00823264">
            <w:pPr>
              <w:pStyle w:val="Textkrper"/>
              <w:ind w:left="0"/>
              <w:rPr>
                <w:b/>
                <w:bCs/>
                <w:sz w:val="20"/>
                <w:szCs w:val="20"/>
              </w:rPr>
            </w:pPr>
            <w:r w:rsidRPr="00B75CA9">
              <w:rPr>
                <w:b/>
                <w:bCs/>
                <w:sz w:val="20"/>
                <w:szCs w:val="20"/>
              </w:rPr>
              <w:t>Caritas; Appel &amp; Ei</w:t>
            </w:r>
          </w:p>
        </w:tc>
        <w:tc>
          <w:tcPr>
            <w:tcW w:w="5071" w:type="dxa"/>
            <w:gridSpan w:val="3"/>
            <w:tcBorders>
              <w:top w:val="single" w:sz="4" w:space="0" w:color="auto"/>
            </w:tcBorders>
            <w:vAlign w:val="bottom"/>
          </w:tcPr>
          <w:p w14:paraId="28F68130" w14:textId="77777777" w:rsidR="002F62F9" w:rsidRPr="00B75CA9" w:rsidRDefault="002F62F9" w:rsidP="00823264">
            <w:pPr>
              <w:pStyle w:val="Textkrper"/>
              <w:ind w:left="0" w:hanging="217"/>
              <w:jc w:val="right"/>
              <w:rPr>
                <w:b/>
                <w:bCs/>
                <w:sz w:val="20"/>
                <w:szCs w:val="20"/>
              </w:rPr>
            </w:pPr>
            <w:r w:rsidRPr="00B75CA9">
              <w:rPr>
                <w:b/>
                <w:bCs/>
                <w:sz w:val="20"/>
                <w:szCs w:val="20"/>
              </w:rPr>
              <w:t xml:space="preserve">Schwetzingen, Germany </w:t>
            </w:r>
          </w:p>
        </w:tc>
      </w:tr>
      <w:tr w:rsidR="00B75CA9" w:rsidRPr="002A08DF" w14:paraId="0BFFC784" w14:textId="77777777" w:rsidTr="008B1B7F">
        <w:trPr>
          <w:trHeight w:val="20"/>
        </w:trPr>
        <w:tc>
          <w:tcPr>
            <w:tcW w:w="5277" w:type="dxa"/>
            <w:gridSpan w:val="2"/>
            <w:vAlign w:val="bottom"/>
          </w:tcPr>
          <w:p w14:paraId="507C20F5" w14:textId="77777777" w:rsidR="002F62F9" w:rsidRPr="00B75CA9" w:rsidRDefault="002F62F9" w:rsidP="00823264">
            <w:pPr>
              <w:pStyle w:val="Textkrper"/>
              <w:ind w:left="0"/>
              <w:rPr>
                <w:sz w:val="20"/>
                <w:szCs w:val="20"/>
              </w:rPr>
            </w:pPr>
            <w:r w:rsidRPr="00B75CA9">
              <w:rPr>
                <w:i/>
                <w:iCs/>
                <w:sz w:val="20"/>
                <w:szCs w:val="20"/>
              </w:rPr>
              <w:t>Volunteer, Food Distribution</w:t>
            </w:r>
          </w:p>
        </w:tc>
        <w:tc>
          <w:tcPr>
            <w:tcW w:w="5071" w:type="dxa"/>
            <w:gridSpan w:val="3"/>
            <w:vAlign w:val="bottom"/>
          </w:tcPr>
          <w:p w14:paraId="45092C92" w14:textId="74DAF95B" w:rsidR="002F62F9" w:rsidRPr="00B75CA9" w:rsidRDefault="002F62F9" w:rsidP="00823264">
            <w:pPr>
              <w:pStyle w:val="Textkrper"/>
              <w:ind w:left="0" w:hanging="283"/>
              <w:jc w:val="right"/>
              <w:rPr>
                <w:sz w:val="20"/>
                <w:szCs w:val="20"/>
              </w:rPr>
            </w:pPr>
            <w:r w:rsidRPr="00B75CA9">
              <w:rPr>
                <w:i/>
                <w:iCs/>
                <w:sz w:val="20"/>
                <w:szCs w:val="20"/>
              </w:rPr>
              <w:t xml:space="preserve">08/2024 – </w:t>
            </w:r>
            <w:r w:rsidR="001C4E58" w:rsidRPr="00B75CA9">
              <w:rPr>
                <w:i/>
                <w:iCs/>
                <w:sz w:val="20"/>
                <w:szCs w:val="20"/>
              </w:rPr>
              <w:t>to</w:t>
            </w:r>
            <w:r w:rsidR="00BB414E" w:rsidRPr="00B75CA9">
              <w:rPr>
                <w:i/>
                <w:iCs/>
                <w:sz w:val="20"/>
                <w:szCs w:val="20"/>
              </w:rPr>
              <w:t>day</w:t>
            </w:r>
          </w:p>
        </w:tc>
      </w:tr>
      <w:tr w:rsidR="00B75CA9" w:rsidRPr="002A08DF" w14:paraId="7CAC2315" w14:textId="77777777" w:rsidTr="008B1B7F">
        <w:trPr>
          <w:trHeight w:val="20"/>
        </w:trPr>
        <w:tc>
          <w:tcPr>
            <w:tcW w:w="10348" w:type="dxa"/>
            <w:gridSpan w:val="5"/>
            <w:vAlign w:val="bottom"/>
          </w:tcPr>
          <w:p w14:paraId="6E95CAB2" w14:textId="56F29DE3" w:rsidR="002F62F9" w:rsidRPr="00B75CA9" w:rsidRDefault="002F62F9" w:rsidP="00823264">
            <w:pPr>
              <w:pStyle w:val="Textkrper"/>
              <w:numPr>
                <w:ilvl w:val="0"/>
                <w:numId w:val="13"/>
              </w:numPr>
              <w:ind w:left="425" w:hanging="425"/>
              <w:rPr>
                <w:sz w:val="20"/>
                <w:szCs w:val="20"/>
              </w:rPr>
            </w:pPr>
            <w:r w:rsidRPr="00B75CA9">
              <w:rPr>
                <w:sz w:val="20"/>
                <w:szCs w:val="20"/>
              </w:rPr>
              <w:t>Coordinat</w:t>
            </w:r>
            <w:r w:rsidR="00BF0CD0" w:rsidRPr="00B75CA9">
              <w:rPr>
                <w:sz w:val="20"/>
                <w:szCs w:val="20"/>
              </w:rPr>
              <w:t>i</w:t>
            </w:r>
            <w:r w:rsidR="00B75CA9" w:rsidRPr="00B75CA9">
              <w:rPr>
                <w:sz w:val="20"/>
                <w:szCs w:val="20"/>
              </w:rPr>
              <w:t xml:space="preserve">ng </w:t>
            </w:r>
            <w:r w:rsidRPr="00B75CA9">
              <w:rPr>
                <w:sz w:val="20"/>
                <w:szCs w:val="20"/>
              </w:rPr>
              <w:t>essential grocery</w:t>
            </w:r>
            <w:r w:rsidR="00EA7694" w:rsidRPr="00B75CA9">
              <w:rPr>
                <w:sz w:val="20"/>
                <w:szCs w:val="20"/>
              </w:rPr>
              <w:t xml:space="preserve"> dispensing</w:t>
            </w:r>
            <w:r w:rsidRPr="00B75CA9">
              <w:rPr>
                <w:sz w:val="20"/>
                <w:szCs w:val="20"/>
              </w:rPr>
              <w:t xml:space="preserve"> to families in need, </w:t>
            </w:r>
            <w:r w:rsidR="0087641C" w:rsidRPr="00B75CA9">
              <w:rPr>
                <w:sz w:val="20"/>
                <w:szCs w:val="20"/>
              </w:rPr>
              <w:t>guaranteeing</w:t>
            </w:r>
            <w:r w:rsidRPr="00B75CA9">
              <w:rPr>
                <w:sz w:val="20"/>
                <w:szCs w:val="20"/>
              </w:rPr>
              <w:t xml:space="preserve"> access to nutritious food</w:t>
            </w:r>
          </w:p>
          <w:p w14:paraId="59004E31" w14:textId="198B9EA0" w:rsidR="000B1071" w:rsidRPr="00B75CA9" w:rsidRDefault="000B1071" w:rsidP="00823264">
            <w:pPr>
              <w:pStyle w:val="Textkrper"/>
              <w:numPr>
                <w:ilvl w:val="0"/>
                <w:numId w:val="13"/>
              </w:numPr>
              <w:ind w:left="425" w:hanging="425"/>
              <w:rPr>
                <w:sz w:val="20"/>
                <w:szCs w:val="20"/>
              </w:rPr>
            </w:pPr>
            <w:r w:rsidRPr="00B75CA9">
              <w:rPr>
                <w:sz w:val="20"/>
                <w:szCs w:val="20"/>
              </w:rPr>
              <w:t>Supporting the CEO with administrative tasks, client management, a</w:t>
            </w:r>
            <w:r w:rsidR="0087641C" w:rsidRPr="00B75CA9">
              <w:rPr>
                <w:sz w:val="20"/>
                <w:szCs w:val="20"/>
              </w:rPr>
              <w:t>s well as</w:t>
            </w:r>
            <w:r w:rsidRPr="00B75CA9">
              <w:rPr>
                <w:sz w:val="20"/>
                <w:szCs w:val="20"/>
              </w:rPr>
              <w:t xml:space="preserve"> the </w:t>
            </w:r>
            <w:r w:rsidR="0087641C" w:rsidRPr="00B75CA9">
              <w:rPr>
                <w:sz w:val="20"/>
                <w:szCs w:val="20"/>
              </w:rPr>
              <w:t>solicitation</w:t>
            </w:r>
            <w:r w:rsidRPr="00B75CA9">
              <w:rPr>
                <w:sz w:val="20"/>
                <w:szCs w:val="20"/>
              </w:rPr>
              <w:t xml:space="preserve"> of new donors</w:t>
            </w:r>
          </w:p>
          <w:p w14:paraId="038E1444" w14:textId="13D5343B" w:rsidR="002F62F9" w:rsidRPr="00B75CA9" w:rsidRDefault="0087641C" w:rsidP="00823264">
            <w:pPr>
              <w:pStyle w:val="Textkrper"/>
              <w:numPr>
                <w:ilvl w:val="0"/>
                <w:numId w:val="13"/>
              </w:numPr>
              <w:ind w:left="425" w:hanging="425"/>
              <w:rPr>
                <w:sz w:val="20"/>
                <w:szCs w:val="20"/>
              </w:rPr>
            </w:pPr>
            <w:r w:rsidRPr="00B75CA9">
              <w:rPr>
                <w:sz w:val="20"/>
                <w:szCs w:val="20"/>
              </w:rPr>
              <w:t>Contributing to</w:t>
            </w:r>
            <w:r w:rsidR="002F62F9" w:rsidRPr="00B75CA9">
              <w:rPr>
                <w:sz w:val="20"/>
                <w:szCs w:val="20"/>
              </w:rPr>
              <w:t xml:space="preserve"> overcoming language barriers</w:t>
            </w:r>
            <w:r w:rsidR="00B75CA9" w:rsidRPr="00B75CA9">
              <w:rPr>
                <w:sz w:val="20"/>
                <w:szCs w:val="20"/>
              </w:rPr>
              <w:t xml:space="preserve"> and</w:t>
            </w:r>
            <w:r w:rsidR="00675A87" w:rsidRPr="00B75CA9">
              <w:rPr>
                <w:sz w:val="20"/>
                <w:szCs w:val="20"/>
              </w:rPr>
              <w:t xml:space="preserve"> </w:t>
            </w:r>
            <w:r w:rsidR="002F62F9" w:rsidRPr="00B75CA9">
              <w:rPr>
                <w:sz w:val="20"/>
                <w:szCs w:val="20"/>
              </w:rPr>
              <w:t>ensur</w:t>
            </w:r>
            <w:r w:rsidRPr="00B75CA9">
              <w:rPr>
                <w:sz w:val="20"/>
                <w:szCs w:val="20"/>
              </w:rPr>
              <w:t xml:space="preserve">ing </w:t>
            </w:r>
            <w:r w:rsidR="002F62F9" w:rsidRPr="00B75CA9">
              <w:rPr>
                <w:sz w:val="20"/>
                <w:szCs w:val="20"/>
              </w:rPr>
              <w:t>effective communication</w:t>
            </w:r>
            <w:r w:rsidR="002A08DF" w:rsidRPr="00B75CA9">
              <w:rPr>
                <w:sz w:val="20"/>
                <w:szCs w:val="20"/>
              </w:rPr>
              <w:t>,</w:t>
            </w:r>
            <w:r w:rsidR="002F62F9" w:rsidRPr="00B75CA9">
              <w:rPr>
                <w:sz w:val="20"/>
                <w:szCs w:val="20"/>
              </w:rPr>
              <w:t xml:space="preserve"> </w:t>
            </w:r>
            <w:r w:rsidRPr="00B75CA9">
              <w:rPr>
                <w:sz w:val="20"/>
                <w:szCs w:val="20"/>
              </w:rPr>
              <w:t>particularly</w:t>
            </w:r>
            <w:r w:rsidR="002F62F9" w:rsidRPr="00B75CA9">
              <w:rPr>
                <w:sz w:val="20"/>
                <w:szCs w:val="20"/>
              </w:rPr>
              <w:t xml:space="preserve"> with Ukrainian refugees</w:t>
            </w:r>
          </w:p>
        </w:tc>
      </w:tr>
      <w:tr w:rsidR="00B75CA9" w:rsidRPr="002A08DF" w14:paraId="4BD168E7" w14:textId="77777777" w:rsidTr="008B1B7F">
        <w:trPr>
          <w:trHeight w:val="340"/>
        </w:trPr>
        <w:tc>
          <w:tcPr>
            <w:tcW w:w="5277" w:type="dxa"/>
            <w:gridSpan w:val="2"/>
            <w:vAlign w:val="bottom"/>
          </w:tcPr>
          <w:p w14:paraId="17405B27" w14:textId="73ABB7A1" w:rsidR="00A30B5C" w:rsidRPr="00B75CA9" w:rsidRDefault="00A30B5C" w:rsidP="00823264">
            <w:pPr>
              <w:pStyle w:val="Textkrper"/>
              <w:ind w:left="0"/>
              <w:rPr>
                <w:sz w:val="20"/>
                <w:szCs w:val="20"/>
              </w:rPr>
            </w:pPr>
            <w:r w:rsidRPr="00B75CA9">
              <w:rPr>
                <w:b/>
                <w:bCs/>
                <w:sz w:val="20"/>
                <w:szCs w:val="20"/>
              </w:rPr>
              <w:t>Skyline Investment Club</w:t>
            </w:r>
          </w:p>
        </w:tc>
        <w:tc>
          <w:tcPr>
            <w:tcW w:w="5071" w:type="dxa"/>
            <w:gridSpan w:val="3"/>
            <w:vAlign w:val="bottom"/>
          </w:tcPr>
          <w:p w14:paraId="0D8F4186" w14:textId="036EF159" w:rsidR="00A30B5C" w:rsidRPr="00B75CA9" w:rsidRDefault="00A30B5C" w:rsidP="00823264">
            <w:pPr>
              <w:pStyle w:val="Textkrper"/>
              <w:ind w:left="0" w:hanging="267"/>
              <w:jc w:val="right"/>
              <w:rPr>
                <w:b/>
                <w:bCs/>
                <w:sz w:val="20"/>
                <w:szCs w:val="20"/>
              </w:rPr>
            </w:pPr>
            <w:r w:rsidRPr="00B75CA9">
              <w:rPr>
                <w:b/>
                <w:bCs/>
                <w:sz w:val="20"/>
                <w:szCs w:val="20"/>
              </w:rPr>
              <w:t>Frankfurt am Main, Germany</w:t>
            </w:r>
          </w:p>
        </w:tc>
      </w:tr>
      <w:tr w:rsidR="00B75CA9" w:rsidRPr="002A08DF" w14:paraId="0711299A" w14:textId="77777777" w:rsidTr="00F81303">
        <w:tblPrEx>
          <w:tblW w:w="10348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PrExChange w:id="3" w:author="David Döbele" w:date="2024-09-03T20:02:00Z" w16du:dateUtc="2024-09-03T18:02:00Z">
            <w:tblPrEx>
              <w:tblW w:w="1034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</w:tblPrEx>
          </w:tblPrExChange>
        </w:tblPrEx>
        <w:trPr>
          <w:trHeight w:val="20"/>
          <w:trPrChange w:id="4" w:author="David Döbele" w:date="2024-09-03T20:02:00Z" w16du:dateUtc="2024-09-03T18:02:00Z">
            <w:trPr>
              <w:trHeight w:val="20"/>
            </w:trPr>
          </w:trPrChange>
        </w:trPr>
        <w:tc>
          <w:tcPr>
            <w:tcW w:w="6096" w:type="dxa"/>
            <w:gridSpan w:val="4"/>
            <w:vAlign w:val="center"/>
            <w:tcPrChange w:id="5" w:author="David Döbele" w:date="2024-09-03T20:02:00Z" w16du:dateUtc="2024-09-03T18:02:00Z">
              <w:tcPr>
                <w:tcW w:w="5277" w:type="dxa"/>
                <w:gridSpan w:val="2"/>
                <w:vAlign w:val="center"/>
              </w:tcPr>
            </w:tcPrChange>
          </w:tcPr>
          <w:p w14:paraId="5B7D7F3B" w14:textId="48CE3FBA" w:rsidR="00A30B5C" w:rsidRPr="00B75CA9" w:rsidRDefault="00A30B5C" w:rsidP="00823264">
            <w:pPr>
              <w:pStyle w:val="Textkrper"/>
              <w:ind w:left="0"/>
              <w:rPr>
                <w:sz w:val="20"/>
                <w:szCs w:val="20"/>
              </w:rPr>
            </w:pPr>
            <w:r w:rsidRPr="00B75CA9">
              <w:rPr>
                <w:i/>
                <w:iCs/>
                <w:sz w:val="20"/>
                <w:szCs w:val="20"/>
              </w:rPr>
              <w:t>Associate, Mergers &amp; Acquisitions</w:t>
            </w:r>
            <w:ins w:id="6" w:author="David Döbele" w:date="2024-09-03T20:02:00Z" w16du:dateUtc="2024-09-03T18:02:00Z">
              <w:r w:rsidR="00F81303">
                <w:rPr>
                  <w:i/>
                  <w:iCs/>
                  <w:sz w:val="20"/>
                  <w:szCs w:val="20"/>
                </w:rPr>
                <w:t xml:space="preserve"> in a student-run investment club</w:t>
              </w:r>
            </w:ins>
          </w:p>
        </w:tc>
        <w:tc>
          <w:tcPr>
            <w:tcW w:w="4252" w:type="dxa"/>
            <w:vAlign w:val="center"/>
            <w:tcPrChange w:id="7" w:author="David Döbele" w:date="2024-09-03T20:02:00Z" w16du:dateUtc="2024-09-03T18:02:00Z">
              <w:tcPr>
                <w:tcW w:w="5071" w:type="dxa"/>
                <w:gridSpan w:val="3"/>
                <w:vAlign w:val="center"/>
              </w:tcPr>
            </w:tcPrChange>
          </w:tcPr>
          <w:p w14:paraId="6F72180A" w14:textId="4999CCC7" w:rsidR="00A30B5C" w:rsidRPr="00B75CA9" w:rsidRDefault="00A30B5C" w:rsidP="00823264">
            <w:pPr>
              <w:pStyle w:val="Textkrper"/>
              <w:ind w:left="425"/>
              <w:jc w:val="right"/>
              <w:rPr>
                <w:sz w:val="20"/>
                <w:szCs w:val="20"/>
              </w:rPr>
            </w:pPr>
            <w:r w:rsidRPr="00B75CA9">
              <w:rPr>
                <w:i/>
                <w:iCs/>
                <w:sz w:val="20"/>
                <w:szCs w:val="20"/>
              </w:rPr>
              <w:t>03/2024 – today</w:t>
            </w:r>
          </w:p>
        </w:tc>
      </w:tr>
      <w:tr w:rsidR="00B75CA9" w:rsidRPr="002A08DF" w14:paraId="22A4A814" w14:textId="77777777" w:rsidTr="008B1B7F">
        <w:trPr>
          <w:trHeight w:val="20"/>
        </w:trPr>
        <w:tc>
          <w:tcPr>
            <w:tcW w:w="10348" w:type="dxa"/>
            <w:gridSpan w:val="5"/>
            <w:vAlign w:val="bottom"/>
          </w:tcPr>
          <w:p w14:paraId="39F0C3F3" w14:textId="75BB21D5" w:rsidR="00E24967" w:rsidRPr="00B75CA9" w:rsidRDefault="00E24967" w:rsidP="00823264">
            <w:pPr>
              <w:pStyle w:val="Textkrper"/>
              <w:numPr>
                <w:ilvl w:val="0"/>
                <w:numId w:val="16"/>
              </w:numPr>
              <w:ind w:left="425" w:hanging="425"/>
              <w:rPr>
                <w:sz w:val="20"/>
                <w:szCs w:val="20"/>
              </w:rPr>
            </w:pPr>
            <w:r w:rsidRPr="00B75CA9">
              <w:rPr>
                <w:sz w:val="20"/>
                <w:szCs w:val="20"/>
              </w:rPr>
              <w:t>Prepari</w:t>
            </w:r>
            <w:r w:rsidR="00B75CA9" w:rsidRPr="00B75CA9">
              <w:rPr>
                <w:sz w:val="20"/>
                <w:szCs w:val="20"/>
              </w:rPr>
              <w:t>ng</w:t>
            </w:r>
            <w:r w:rsidRPr="00B75CA9">
              <w:rPr>
                <w:sz w:val="20"/>
                <w:szCs w:val="20"/>
              </w:rPr>
              <w:t xml:space="preserve"> and present</w:t>
            </w:r>
            <w:r w:rsidR="00B75CA9" w:rsidRPr="00B75CA9">
              <w:rPr>
                <w:sz w:val="20"/>
                <w:szCs w:val="20"/>
              </w:rPr>
              <w:t xml:space="preserve">ing </w:t>
            </w:r>
            <w:r w:rsidRPr="00B75CA9">
              <w:rPr>
                <w:sz w:val="20"/>
                <w:szCs w:val="20"/>
              </w:rPr>
              <w:t xml:space="preserve">sell-side pitches for </w:t>
            </w:r>
            <w:r w:rsidR="00A6785C" w:rsidRPr="00B75CA9">
              <w:rPr>
                <w:sz w:val="20"/>
                <w:szCs w:val="20"/>
              </w:rPr>
              <w:t xml:space="preserve">chemical </w:t>
            </w:r>
            <w:r w:rsidRPr="00B75CA9">
              <w:rPr>
                <w:sz w:val="20"/>
                <w:szCs w:val="20"/>
              </w:rPr>
              <w:t xml:space="preserve">companies with a </w:t>
            </w:r>
            <w:r w:rsidR="00A6785C" w:rsidRPr="00B75CA9">
              <w:rPr>
                <w:sz w:val="20"/>
                <w:szCs w:val="20"/>
              </w:rPr>
              <w:t>revenue</w:t>
            </w:r>
            <w:r w:rsidRPr="00B75CA9">
              <w:rPr>
                <w:sz w:val="20"/>
                <w:szCs w:val="20"/>
              </w:rPr>
              <w:t xml:space="preserve"> of approx</w:t>
            </w:r>
            <w:r w:rsidR="00B54867" w:rsidRPr="00B75CA9">
              <w:rPr>
                <w:sz w:val="20"/>
                <w:szCs w:val="20"/>
              </w:rPr>
              <w:t>imate</w:t>
            </w:r>
            <w:r w:rsidR="00675A87" w:rsidRPr="00B75CA9">
              <w:rPr>
                <w:sz w:val="20"/>
                <w:szCs w:val="20"/>
              </w:rPr>
              <w:t>ly</w:t>
            </w:r>
            <w:r w:rsidRPr="00B75CA9">
              <w:rPr>
                <w:sz w:val="20"/>
                <w:szCs w:val="20"/>
              </w:rPr>
              <w:t xml:space="preserve"> 500 million</w:t>
            </w:r>
          </w:p>
          <w:p w14:paraId="096E7ECB" w14:textId="45FA97D9" w:rsidR="00A30B5C" w:rsidRPr="00B75CA9" w:rsidRDefault="00A6785C" w:rsidP="00823264">
            <w:pPr>
              <w:pStyle w:val="Textkrper"/>
              <w:numPr>
                <w:ilvl w:val="0"/>
                <w:numId w:val="16"/>
              </w:numPr>
              <w:ind w:left="425" w:hanging="425"/>
              <w:rPr>
                <w:sz w:val="20"/>
                <w:szCs w:val="20"/>
              </w:rPr>
            </w:pPr>
            <w:r w:rsidRPr="00B75CA9">
              <w:rPr>
                <w:sz w:val="20"/>
                <w:szCs w:val="20"/>
              </w:rPr>
              <w:t>Drafting company profiles, long</w:t>
            </w:r>
            <w:r w:rsidR="00B75CA9" w:rsidRPr="00B75CA9">
              <w:rPr>
                <w:sz w:val="20"/>
                <w:szCs w:val="20"/>
              </w:rPr>
              <w:t>lists</w:t>
            </w:r>
            <w:r w:rsidRPr="00B75CA9">
              <w:rPr>
                <w:sz w:val="20"/>
                <w:szCs w:val="20"/>
              </w:rPr>
              <w:t xml:space="preserve"> and shortlists</w:t>
            </w:r>
            <w:r w:rsidR="00A36BBA" w:rsidRPr="00B75CA9">
              <w:rPr>
                <w:sz w:val="20"/>
                <w:szCs w:val="20"/>
              </w:rPr>
              <w:t>,</w:t>
            </w:r>
            <w:r w:rsidRPr="00B75CA9">
              <w:rPr>
                <w:sz w:val="20"/>
                <w:szCs w:val="20"/>
              </w:rPr>
              <w:t xml:space="preserve"> as well as in-depth CCA, CCT</w:t>
            </w:r>
            <w:r w:rsidR="00A36BBA" w:rsidRPr="00B75CA9">
              <w:rPr>
                <w:sz w:val="20"/>
                <w:szCs w:val="20"/>
              </w:rPr>
              <w:t>,</w:t>
            </w:r>
            <w:r w:rsidRPr="00B75CA9">
              <w:rPr>
                <w:sz w:val="20"/>
                <w:szCs w:val="20"/>
              </w:rPr>
              <w:t xml:space="preserve"> and DCF valuations</w:t>
            </w:r>
          </w:p>
          <w:p w14:paraId="2DBF6579" w14:textId="78BACEB8" w:rsidR="00A30B5C" w:rsidRPr="00B75CA9" w:rsidRDefault="00DE5CBB" w:rsidP="00823264">
            <w:pPr>
              <w:pStyle w:val="Textkrper"/>
              <w:numPr>
                <w:ilvl w:val="0"/>
                <w:numId w:val="16"/>
              </w:numPr>
              <w:ind w:left="425" w:hanging="425"/>
              <w:rPr>
                <w:sz w:val="20"/>
                <w:szCs w:val="20"/>
              </w:rPr>
            </w:pPr>
            <w:r w:rsidRPr="00B75CA9">
              <w:rPr>
                <w:sz w:val="20"/>
                <w:szCs w:val="20"/>
              </w:rPr>
              <w:t>Attending w</w:t>
            </w:r>
            <w:r w:rsidR="00A6785C" w:rsidRPr="00B75CA9">
              <w:rPr>
                <w:sz w:val="20"/>
                <w:szCs w:val="20"/>
              </w:rPr>
              <w:t xml:space="preserve">eekly learning sessions and workshops </w:t>
            </w:r>
            <w:r w:rsidR="00EE406E" w:rsidRPr="00B75CA9">
              <w:rPr>
                <w:sz w:val="20"/>
                <w:szCs w:val="20"/>
              </w:rPr>
              <w:t>organised</w:t>
            </w:r>
            <w:r w:rsidR="00A6785C" w:rsidRPr="00B75CA9">
              <w:rPr>
                <w:sz w:val="20"/>
                <w:szCs w:val="20"/>
              </w:rPr>
              <w:t xml:space="preserve"> by partner companies on industry-relevant topics</w:t>
            </w:r>
          </w:p>
        </w:tc>
      </w:tr>
      <w:tr w:rsidR="00B75CA9" w:rsidRPr="002A08DF" w14:paraId="57154908" w14:textId="77777777" w:rsidTr="008B1B7F">
        <w:trPr>
          <w:trHeight w:val="454"/>
        </w:trPr>
        <w:tc>
          <w:tcPr>
            <w:tcW w:w="10348" w:type="dxa"/>
            <w:gridSpan w:val="5"/>
            <w:tcBorders>
              <w:bottom w:val="single" w:sz="4" w:space="0" w:color="auto"/>
            </w:tcBorders>
            <w:vAlign w:val="bottom"/>
          </w:tcPr>
          <w:p w14:paraId="2A92A6C9" w14:textId="77777777" w:rsidR="00A30B5C" w:rsidRPr="00B75CA9" w:rsidRDefault="00A30B5C" w:rsidP="00823264">
            <w:pPr>
              <w:pStyle w:val="Textkrper"/>
              <w:ind w:left="0"/>
              <w:rPr>
                <w:sz w:val="22"/>
                <w:szCs w:val="22"/>
              </w:rPr>
            </w:pPr>
            <w:r w:rsidRPr="00B75CA9">
              <w:rPr>
                <w:b/>
                <w:bCs/>
                <w:sz w:val="22"/>
                <w:szCs w:val="22"/>
              </w:rPr>
              <w:t>SKILLS &amp; INTERESTS</w:t>
            </w:r>
          </w:p>
        </w:tc>
      </w:tr>
      <w:tr w:rsidR="00B75CA9" w:rsidRPr="002A08DF" w14:paraId="71EE1201" w14:textId="77777777" w:rsidTr="008B1B7F">
        <w:trPr>
          <w:trHeight w:val="340"/>
        </w:trPr>
        <w:tc>
          <w:tcPr>
            <w:tcW w:w="10348" w:type="dxa"/>
            <w:gridSpan w:val="5"/>
            <w:vAlign w:val="bottom"/>
          </w:tcPr>
          <w:p w14:paraId="3FEC93C7" w14:textId="0A0AF8FB" w:rsidR="00A30B5C" w:rsidRPr="00B75CA9" w:rsidRDefault="00A30B5C" w:rsidP="00823264">
            <w:pPr>
              <w:pStyle w:val="Textkrper"/>
              <w:ind w:left="0"/>
              <w:rPr>
                <w:noProof/>
                <w:sz w:val="20"/>
                <w:szCs w:val="20"/>
              </w:rPr>
            </w:pPr>
            <w:r w:rsidRPr="008B1B7F">
              <w:rPr>
                <w:b/>
                <w:bCs/>
                <w:sz w:val="20"/>
                <w:szCs w:val="20"/>
              </w:rPr>
              <w:t>Languages:</w:t>
            </w:r>
            <w:r w:rsidRPr="00B75CA9">
              <w:rPr>
                <w:sz w:val="20"/>
                <w:szCs w:val="20"/>
              </w:rPr>
              <w:t xml:space="preserve"> English (</w:t>
            </w:r>
            <w:r w:rsidRPr="00B75CA9">
              <w:rPr>
                <w:i/>
                <w:iCs/>
                <w:sz w:val="20"/>
                <w:szCs w:val="20"/>
              </w:rPr>
              <w:t>native</w:t>
            </w:r>
            <w:r w:rsidRPr="00B75CA9">
              <w:rPr>
                <w:sz w:val="20"/>
                <w:szCs w:val="20"/>
              </w:rPr>
              <w:t>), German (</w:t>
            </w:r>
            <w:r w:rsidRPr="00B75CA9">
              <w:rPr>
                <w:i/>
                <w:iCs/>
                <w:sz w:val="20"/>
                <w:szCs w:val="20"/>
              </w:rPr>
              <w:t>native</w:t>
            </w:r>
            <w:r w:rsidRPr="00B75CA9">
              <w:rPr>
                <w:sz w:val="20"/>
                <w:szCs w:val="20"/>
              </w:rPr>
              <w:t>)</w:t>
            </w:r>
          </w:p>
        </w:tc>
      </w:tr>
      <w:tr w:rsidR="00B75CA9" w:rsidRPr="002A08DF" w14:paraId="081F784A" w14:textId="77777777" w:rsidTr="008B1B7F">
        <w:trPr>
          <w:trHeight w:val="340"/>
        </w:trPr>
        <w:tc>
          <w:tcPr>
            <w:tcW w:w="10348" w:type="dxa"/>
            <w:gridSpan w:val="5"/>
            <w:vAlign w:val="bottom"/>
          </w:tcPr>
          <w:p w14:paraId="5535B2F6" w14:textId="77777777" w:rsidR="00A30B5C" w:rsidRPr="00B75CA9" w:rsidRDefault="00A30B5C" w:rsidP="00823264">
            <w:pPr>
              <w:pStyle w:val="Textkrper"/>
              <w:ind w:left="0"/>
              <w:rPr>
                <w:sz w:val="20"/>
                <w:szCs w:val="20"/>
              </w:rPr>
            </w:pPr>
            <w:r w:rsidRPr="008B1B7F">
              <w:rPr>
                <w:b/>
                <w:bCs/>
                <w:sz w:val="20"/>
                <w:szCs w:val="20"/>
              </w:rPr>
              <w:t>Technical Skills:</w:t>
            </w:r>
            <w:r w:rsidRPr="00B75CA9">
              <w:rPr>
                <w:sz w:val="20"/>
                <w:szCs w:val="20"/>
              </w:rPr>
              <w:t xml:space="preserve"> Excel, PowerPoint, SAP GUI, Shopify, Word</w:t>
            </w:r>
          </w:p>
        </w:tc>
      </w:tr>
      <w:tr w:rsidR="00B75CA9" w:rsidRPr="002A08DF" w14:paraId="1D7E66D0" w14:textId="77777777" w:rsidTr="008B1B7F">
        <w:trPr>
          <w:trHeight w:val="340"/>
        </w:trPr>
        <w:tc>
          <w:tcPr>
            <w:tcW w:w="10348" w:type="dxa"/>
            <w:gridSpan w:val="5"/>
            <w:vAlign w:val="bottom"/>
          </w:tcPr>
          <w:p w14:paraId="3A565818" w14:textId="65266676" w:rsidR="00A30B5C" w:rsidRPr="00B75CA9" w:rsidRDefault="00A30B5C" w:rsidP="00823264">
            <w:pPr>
              <w:pStyle w:val="Textkrper"/>
              <w:ind w:left="0"/>
              <w:rPr>
                <w:sz w:val="20"/>
                <w:szCs w:val="20"/>
              </w:rPr>
            </w:pPr>
            <w:r w:rsidRPr="008B1B7F">
              <w:rPr>
                <w:b/>
                <w:bCs/>
                <w:sz w:val="20"/>
                <w:szCs w:val="20"/>
              </w:rPr>
              <w:t>Certificates:</w:t>
            </w:r>
            <w:r w:rsidRPr="00B75CA9">
              <w:rPr>
                <w:sz w:val="20"/>
                <w:szCs w:val="20"/>
              </w:rPr>
              <w:t xml:space="preserve"> BHV Market License, Skyline Investment M&amp;A Pitch Competition </w:t>
            </w:r>
            <w:r w:rsidR="00B54DBE" w:rsidRPr="00B75CA9">
              <w:rPr>
                <w:sz w:val="20"/>
                <w:szCs w:val="20"/>
              </w:rPr>
              <w:t xml:space="preserve">2024 </w:t>
            </w:r>
            <w:r w:rsidRPr="00B75CA9">
              <w:rPr>
                <w:sz w:val="20"/>
                <w:szCs w:val="20"/>
              </w:rPr>
              <w:t>Winner, German Founder Award</w:t>
            </w:r>
          </w:p>
        </w:tc>
      </w:tr>
      <w:tr w:rsidR="00B75CA9" w:rsidRPr="002A08DF" w14:paraId="14B21B9F" w14:textId="77777777" w:rsidTr="008B1B7F">
        <w:trPr>
          <w:trHeight w:val="340"/>
        </w:trPr>
        <w:tc>
          <w:tcPr>
            <w:tcW w:w="10348" w:type="dxa"/>
            <w:gridSpan w:val="5"/>
            <w:vAlign w:val="bottom"/>
          </w:tcPr>
          <w:p w14:paraId="153B0817" w14:textId="77777777" w:rsidR="00A30B5C" w:rsidRPr="00B75CA9" w:rsidRDefault="00A30B5C" w:rsidP="00823264">
            <w:pPr>
              <w:pStyle w:val="Textkrper"/>
              <w:ind w:left="0"/>
              <w:rPr>
                <w:sz w:val="20"/>
                <w:szCs w:val="20"/>
              </w:rPr>
            </w:pPr>
            <w:r w:rsidRPr="008B1B7F">
              <w:rPr>
                <w:b/>
                <w:bCs/>
                <w:sz w:val="20"/>
                <w:szCs w:val="20"/>
              </w:rPr>
              <w:t>Interests:</w:t>
            </w:r>
            <w:r w:rsidRPr="00B75CA9">
              <w:rPr>
                <w:sz w:val="20"/>
                <w:szCs w:val="20"/>
              </w:rPr>
              <w:t xml:space="preserve"> Boxing, Chess, Piano, Volleyball</w:t>
            </w:r>
          </w:p>
        </w:tc>
      </w:tr>
    </w:tbl>
    <w:p w14:paraId="7E436B80" w14:textId="77777777" w:rsidR="002063CE" w:rsidRDefault="002063CE"/>
    <w:sectPr w:rsidR="002063CE" w:rsidSect="008B1B7F">
      <w:headerReference w:type="default" r:id="rId8"/>
      <w:type w:val="continuous"/>
      <w:pgSz w:w="12240" w:h="15840"/>
      <w:pgMar w:top="851" w:right="941" w:bottom="0" w:left="9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D1EA6C" w14:textId="77777777" w:rsidR="00C475B0" w:rsidRDefault="00C475B0" w:rsidP="002A7A2E">
      <w:r>
        <w:separator/>
      </w:r>
    </w:p>
  </w:endnote>
  <w:endnote w:type="continuationSeparator" w:id="0">
    <w:p w14:paraId="4EC6F21C" w14:textId="77777777" w:rsidR="00C475B0" w:rsidRDefault="00C475B0" w:rsidP="002A7A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379CC8" w14:textId="77777777" w:rsidR="00C475B0" w:rsidRDefault="00C475B0" w:rsidP="002A7A2E">
      <w:r>
        <w:separator/>
      </w:r>
    </w:p>
  </w:footnote>
  <w:footnote w:type="continuationSeparator" w:id="0">
    <w:p w14:paraId="59D27547" w14:textId="77777777" w:rsidR="00C475B0" w:rsidRDefault="00C475B0" w:rsidP="002A7A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083280" w14:textId="77777777" w:rsidR="00C72317" w:rsidRDefault="00C72317">
    <w:pPr>
      <w:pStyle w:val="Kopfzeile"/>
      <w:rPr>
        <w:lang w:val="de-DE"/>
      </w:rPr>
    </w:pPr>
  </w:p>
  <w:p w14:paraId="040872D0" w14:textId="77777777" w:rsidR="00C72317" w:rsidRPr="00C72317" w:rsidRDefault="00C72317">
    <w:pPr>
      <w:pStyle w:val="Kopfzeile"/>
      <w:rPr>
        <w:lang w:val="de-D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BB2F8C"/>
    <w:multiLevelType w:val="hybridMultilevel"/>
    <w:tmpl w:val="7E9EEC9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9B3ED7"/>
    <w:multiLevelType w:val="hybridMultilevel"/>
    <w:tmpl w:val="222664FE"/>
    <w:lvl w:ilvl="0" w:tplc="0407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" w15:restartNumberingAfterBreak="0">
    <w:nsid w:val="18E94664"/>
    <w:multiLevelType w:val="hybridMultilevel"/>
    <w:tmpl w:val="FB30F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551636"/>
    <w:multiLevelType w:val="hybridMultilevel"/>
    <w:tmpl w:val="7D4AF556"/>
    <w:lvl w:ilvl="0" w:tplc="12FCBAE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86647E"/>
    <w:multiLevelType w:val="hybridMultilevel"/>
    <w:tmpl w:val="769A6F0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8231E1"/>
    <w:multiLevelType w:val="hybridMultilevel"/>
    <w:tmpl w:val="7D6ABD9A"/>
    <w:lvl w:ilvl="0" w:tplc="04070001">
      <w:start w:val="1"/>
      <w:numFmt w:val="bullet"/>
      <w:lvlText w:val=""/>
      <w:lvlJc w:val="left"/>
      <w:pPr>
        <w:ind w:left="75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7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9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1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3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5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7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9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11" w:hanging="360"/>
      </w:pPr>
      <w:rPr>
        <w:rFonts w:ascii="Wingdings" w:hAnsi="Wingdings" w:hint="default"/>
      </w:rPr>
    </w:lvl>
  </w:abstractNum>
  <w:abstractNum w:abstractNumId="6" w15:restartNumberingAfterBreak="0">
    <w:nsid w:val="206274E9"/>
    <w:multiLevelType w:val="hybridMultilevel"/>
    <w:tmpl w:val="D1FEBD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E8089D"/>
    <w:multiLevelType w:val="hybridMultilevel"/>
    <w:tmpl w:val="4000BB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4F697E"/>
    <w:multiLevelType w:val="hybridMultilevel"/>
    <w:tmpl w:val="C2C6B3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D34781"/>
    <w:multiLevelType w:val="hybridMultilevel"/>
    <w:tmpl w:val="E7EE122E"/>
    <w:lvl w:ilvl="0" w:tplc="12FCBAE4">
      <w:numFmt w:val="bullet"/>
      <w:lvlText w:val=""/>
      <w:lvlJc w:val="left"/>
      <w:pPr>
        <w:ind w:left="85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7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10" w15:restartNumberingAfterBreak="0">
    <w:nsid w:val="3A227499"/>
    <w:multiLevelType w:val="hybridMultilevel"/>
    <w:tmpl w:val="4008D5D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3A2CF6"/>
    <w:multiLevelType w:val="hybridMultilevel"/>
    <w:tmpl w:val="35486CD2"/>
    <w:lvl w:ilvl="0" w:tplc="3B0457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D81D34"/>
    <w:multiLevelType w:val="hybridMultilevel"/>
    <w:tmpl w:val="2A0201F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AB7628"/>
    <w:multiLevelType w:val="hybridMultilevel"/>
    <w:tmpl w:val="4790EA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4F6E73"/>
    <w:multiLevelType w:val="hybridMultilevel"/>
    <w:tmpl w:val="020E271A"/>
    <w:lvl w:ilvl="0" w:tplc="0407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5" w15:restartNumberingAfterBreak="0">
    <w:nsid w:val="753D05A8"/>
    <w:multiLevelType w:val="hybridMultilevel"/>
    <w:tmpl w:val="34C01480"/>
    <w:lvl w:ilvl="0" w:tplc="12FCBAE4">
      <w:numFmt w:val="bullet"/>
      <w:lvlText w:val=""/>
      <w:lvlJc w:val="left"/>
      <w:pPr>
        <w:ind w:left="5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85E9262">
      <w:numFmt w:val="bullet"/>
      <w:lvlText w:val="•"/>
      <w:lvlJc w:val="left"/>
      <w:pPr>
        <w:ind w:left="1486" w:hanging="360"/>
      </w:pPr>
      <w:rPr>
        <w:rFonts w:hint="default"/>
        <w:lang w:val="en-US" w:eastAsia="en-US" w:bidi="ar-SA"/>
      </w:rPr>
    </w:lvl>
    <w:lvl w:ilvl="2" w:tplc="39CA4624">
      <w:numFmt w:val="bullet"/>
      <w:lvlText w:val="•"/>
      <w:lvlJc w:val="left"/>
      <w:pPr>
        <w:ind w:left="2472" w:hanging="360"/>
      </w:pPr>
      <w:rPr>
        <w:rFonts w:hint="default"/>
        <w:lang w:val="en-US" w:eastAsia="en-US" w:bidi="ar-SA"/>
      </w:rPr>
    </w:lvl>
    <w:lvl w:ilvl="3" w:tplc="3A0E7888">
      <w:numFmt w:val="bullet"/>
      <w:lvlText w:val="•"/>
      <w:lvlJc w:val="left"/>
      <w:pPr>
        <w:ind w:left="3458" w:hanging="360"/>
      </w:pPr>
      <w:rPr>
        <w:rFonts w:hint="default"/>
        <w:lang w:val="en-US" w:eastAsia="en-US" w:bidi="ar-SA"/>
      </w:rPr>
    </w:lvl>
    <w:lvl w:ilvl="4" w:tplc="86A62E28">
      <w:numFmt w:val="bullet"/>
      <w:lvlText w:val="•"/>
      <w:lvlJc w:val="left"/>
      <w:pPr>
        <w:ind w:left="4444" w:hanging="360"/>
      </w:pPr>
      <w:rPr>
        <w:rFonts w:hint="default"/>
        <w:lang w:val="en-US" w:eastAsia="en-US" w:bidi="ar-SA"/>
      </w:rPr>
    </w:lvl>
    <w:lvl w:ilvl="5" w:tplc="3F921742">
      <w:numFmt w:val="bullet"/>
      <w:lvlText w:val="•"/>
      <w:lvlJc w:val="left"/>
      <w:pPr>
        <w:ind w:left="5430" w:hanging="360"/>
      </w:pPr>
      <w:rPr>
        <w:rFonts w:hint="default"/>
        <w:lang w:val="en-US" w:eastAsia="en-US" w:bidi="ar-SA"/>
      </w:rPr>
    </w:lvl>
    <w:lvl w:ilvl="6" w:tplc="8CFE5F00">
      <w:numFmt w:val="bullet"/>
      <w:lvlText w:val="•"/>
      <w:lvlJc w:val="left"/>
      <w:pPr>
        <w:ind w:left="6416" w:hanging="360"/>
      </w:pPr>
      <w:rPr>
        <w:rFonts w:hint="default"/>
        <w:lang w:val="en-US" w:eastAsia="en-US" w:bidi="ar-SA"/>
      </w:rPr>
    </w:lvl>
    <w:lvl w:ilvl="7" w:tplc="0DACC7BE">
      <w:numFmt w:val="bullet"/>
      <w:lvlText w:val="•"/>
      <w:lvlJc w:val="left"/>
      <w:pPr>
        <w:ind w:left="7402" w:hanging="360"/>
      </w:pPr>
      <w:rPr>
        <w:rFonts w:hint="default"/>
        <w:lang w:val="en-US" w:eastAsia="en-US" w:bidi="ar-SA"/>
      </w:rPr>
    </w:lvl>
    <w:lvl w:ilvl="8" w:tplc="54A802FE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F19417A"/>
    <w:multiLevelType w:val="hybridMultilevel"/>
    <w:tmpl w:val="E10082CA"/>
    <w:lvl w:ilvl="0" w:tplc="ED3CC7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iCs w:val="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3164108">
    <w:abstractNumId w:val="15"/>
  </w:num>
  <w:num w:numId="2" w16cid:durableId="102965019">
    <w:abstractNumId w:val="1"/>
  </w:num>
  <w:num w:numId="3" w16cid:durableId="677273110">
    <w:abstractNumId w:val="14"/>
  </w:num>
  <w:num w:numId="4" w16cid:durableId="1788616470">
    <w:abstractNumId w:val="6"/>
  </w:num>
  <w:num w:numId="5" w16cid:durableId="1795057841">
    <w:abstractNumId w:val="12"/>
  </w:num>
  <w:num w:numId="6" w16cid:durableId="1830437339">
    <w:abstractNumId w:val="13"/>
  </w:num>
  <w:num w:numId="7" w16cid:durableId="1263799681">
    <w:abstractNumId w:val="11"/>
  </w:num>
  <w:num w:numId="8" w16cid:durableId="1743025445">
    <w:abstractNumId w:val="9"/>
  </w:num>
  <w:num w:numId="9" w16cid:durableId="1872573746">
    <w:abstractNumId w:val="3"/>
  </w:num>
  <w:num w:numId="10" w16cid:durableId="1630478535">
    <w:abstractNumId w:val="7"/>
  </w:num>
  <w:num w:numId="11" w16cid:durableId="2055809260">
    <w:abstractNumId w:val="5"/>
  </w:num>
  <w:num w:numId="12" w16cid:durableId="853226561">
    <w:abstractNumId w:val="16"/>
  </w:num>
  <w:num w:numId="13" w16cid:durableId="620303810">
    <w:abstractNumId w:val="0"/>
  </w:num>
  <w:num w:numId="14" w16cid:durableId="494733161">
    <w:abstractNumId w:val="8"/>
  </w:num>
  <w:num w:numId="15" w16cid:durableId="1733770215">
    <w:abstractNumId w:val="10"/>
  </w:num>
  <w:num w:numId="16" w16cid:durableId="734203481">
    <w:abstractNumId w:val="2"/>
  </w:num>
  <w:num w:numId="17" w16cid:durableId="1581865239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David Döbele">
    <w15:presenceInfo w15:providerId="AD" w15:userId="S::david.doebele@pumpkinadvisory.onmicrosoft.com::a00222db-f5a0-4b93-9122-d1c61d8643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trackRevisions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491"/>
    <w:rsid w:val="00011701"/>
    <w:rsid w:val="000137DF"/>
    <w:rsid w:val="00013E95"/>
    <w:rsid w:val="00014885"/>
    <w:rsid w:val="00015300"/>
    <w:rsid w:val="000247BA"/>
    <w:rsid w:val="00025656"/>
    <w:rsid w:val="00026265"/>
    <w:rsid w:val="000312D8"/>
    <w:rsid w:val="000371E2"/>
    <w:rsid w:val="00042448"/>
    <w:rsid w:val="00042C01"/>
    <w:rsid w:val="00045F88"/>
    <w:rsid w:val="00047119"/>
    <w:rsid w:val="00074C7F"/>
    <w:rsid w:val="00081896"/>
    <w:rsid w:val="00097D1D"/>
    <w:rsid w:val="000A2A3C"/>
    <w:rsid w:val="000A6B36"/>
    <w:rsid w:val="000B1071"/>
    <w:rsid w:val="000B4DEA"/>
    <w:rsid w:val="000B59DD"/>
    <w:rsid w:val="000C066C"/>
    <w:rsid w:val="000D4334"/>
    <w:rsid w:val="000E6015"/>
    <w:rsid w:val="000F2B45"/>
    <w:rsid w:val="000F5783"/>
    <w:rsid w:val="00102FFE"/>
    <w:rsid w:val="00104635"/>
    <w:rsid w:val="001046B9"/>
    <w:rsid w:val="00105605"/>
    <w:rsid w:val="00117EC6"/>
    <w:rsid w:val="0012611B"/>
    <w:rsid w:val="00140769"/>
    <w:rsid w:val="00141832"/>
    <w:rsid w:val="00162E13"/>
    <w:rsid w:val="00172449"/>
    <w:rsid w:val="00181135"/>
    <w:rsid w:val="00183E9A"/>
    <w:rsid w:val="00193C49"/>
    <w:rsid w:val="00196429"/>
    <w:rsid w:val="00197168"/>
    <w:rsid w:val="001B1718"/>
    <w:rsid w:val="001B3EED"/>
    <w:rsid w:val="001C390F"/>
    <w:rsid w:val="001C4E58"/>
    <w:rsid w:val="001D020C"/>
    <w:rsid w:val="001E254E"/>
    <w:rsid w:val="001F6533"/>
    <w:rsid w:val="002063CE"/>
    <w:rsid w:val="00220EA0"/>
    <w:rsid w:val="00241D68"/>
    <w:rsid w:val="00251B48"/>
    <w:rsid w:val="00254ED9"/>
    <w:rsid w:val="00255918"/>
    <w:rsid w:val="00257612"/>
    <w:rsid w:val="00274DC3"/>
    <w:rsid w:val="002762F0"/>
    <w:rsid w:val="002A08DF"/>
    <w:rsid w:val="002A4C4B"/>
    <w:rsid w:val="002A7A2E"/>
    <w:rsid w:val="002B002A"/>
    <w:rsid w:val="002B22EE"/>
    <w:rsid w:val="002B6AEA"/>
    <w:rsid w:val="002C7425"/>
    <w:rsid w:val="002D2741"/>
    <w:rsid w:val="002F1DF8"/>
    <w:rsid w:val="002F2835"/>
    <w:rsid w:val="002F3261"/>
    <w:rsid w:val="002F4ED8"/>
    <w:rsid w:val="002F5026"/>
    <w:rsid w:val="002F62F9"/>
    <w:rsid w:val="0030591F"/>
    <w:rsid w:val="0030695C"/>
    <w:rsid w:val="00310AEE"/>
    <w:rsid w:val="00311D8D"/>
    <w:rsid w:val="0032006C"/>
    <w:rsid w:val="00323E56"/>
    <w:rsid w:val="00325942"/>
    <w:rsid w:val="00331874"/>
    <w:rsid w:val="00331986"/>
    <w:rsid w:val="0033300C"/>
    <w:rsid w:val="0033713B"/>
    <w:rsid w:val="003521FB"/>
    <w:rsid w:val="003527B8"/>
    <w:rsid w:val="003678E8"/>
    <w:rsid w:val="003731BE"/>
    <w:rsid w:val="00377F35"/>
    <w:rsid w:val="0039123D"/>
    <w:rsid w:val="00391D64"/>
    <w:rsid w:val="00395515"/>
    <w:rsid w:val="003A21F9"/>
    <w:rsid w:val="003D13BC"/>
    <w:rsid w:val="003F274C"/>
    <w:rsid w:val="003F6E30"/>
    <w:rsid w:val="003F7019"/>
    <w:rsid w:val="004008C0"/>
    <w:rsid w:val="0040093A"/>
    <w:rsid w:val="00420FCF"/>
    <w:rsid w:val="00430A4C"/>
    <w:rsid w:val="004422FE"/>
    <w:rsid w:val="00444F02"/>
    <w:rsid w:val="004518CE"/>
    <w:rsid w:val="00453491"/>
    <w:rsid w:val="004635E5"/>
    <w:rsid w:val="00463DA6"/>
    <w:rsid w:val="00463F02"/>
    <w:rsid w:val="00465973"/>
    <w:rsid w:val="0048607A"/>
    <w:rsid w:val="004861AE"/>
    <w:rsid w:val="00493503"/>
    <w:rsid w:val="004A1504"/>
    <w:rsid w:val="004B5145"/>
    <w:rsid w:val="004B5E58"/>
    <w:rsid w:val="004B71E2"/>
    <w:rsid w:val="004D00E7"/>
    <w:rsid w:val="0052220D"/>
    <w:rsid w:val="00556AF0"/>
    <w:rsid w:val="0056536D"/>
    <w:rsid w:val="00575026"/>
    <w:rsid w:val="0059554C"/>
    <w:rsid w:val="005B1D35"/>
    <w:rsid w:val="005C30A4"/>
    <w:rsid w:val="005D0CE7"/>
    <w:rsid w:val="005D700B"/>
    <w:rsid w:val="005E1244"/>
    <w:rsid w:val="005E293D"/>
    <w:rsid w:val="005E4B41"/>
    <w:rsid w:val="005F2E9C"/>
    <w:rsid w:val="00606D93"/>
    <w:rsid w:val="00607EEC"/>
    <w:rsid w:val="006264A8"/>
    <w:rsid w:val="00627286"/>
    <w:rsid w:val="006405A4"/>
    <w:rsid w:val="00645C5F"/>
    <w:rsid w:val="00660A16"/>
    <w:rsid w:val="00661CB8"/>
    <w:rsid w:val="00672CD9"/>
    <w:rsid w:val="00675A87"/>
    <w:rsid w:val="00680452"/>
    <w:rsid w:val="006832CD"/>
    <w:rsid w:val="00684279"/>
    <w:rsid w:val="00692217"/>
    <w:rsid w:val="006A1826"/>
    <w:rsid w:val="006A6E16"/>
    <w:rsid w:val="006B28F0"/>
    <w:rsid w:val="006B3FE7"/>
    <w:rsid w:val="006C6B5F"/>
    <w:rsid w:val="006D4C8B"/>
    <w:rsid w:val="006D79A7"/>
    <w:rsid w:val="006E4B18"/>
    <w:rsid w:val="006E5918"/>
    <w:rsid w:val="0071024C"/>
    <w:rsid w:val="007316FC"/>
    <w:rsid w:val="00733F88"/>
    <w:rsid w:val="00743695"/>
    <w:rsid w:val="00747A82"/>
    <w:rsid w:val="007534D0"/>
    <w:rsid w:val="00756DBD"/>
    <w:rsid w:val="00761CE7"/>
    <w:rsid w:val="00763807"/>
    <w:rsid w:val="007652DB"/>
    <w:rsid w:val="007707C9"/>
    <w:rsid w:val="0077575C"/>
    <w:rsid w:val="007819DA"/>
    <w:rsid w:val="00782958"/>
    <w:rsid w:val="00782C42"/>
    <w:rsid w:val="007842BD"/>
    <w:rsid w:val="007940A2"/>
    <w:rsid w:val="00797546"/>
    <w:rsid w:val="007A1E7C"/>
    <w:rsid w:val="007A52B5"/>
    <w:rsid w:val="007A5478"/>
    <w:rsid w:val="007C06A1"/>
    <w:rsid w:val="007D0CFE"/>
    <w:rsid w:val="007D13AE"/>
    <w:rsid w:val="007D1511"/>
    <w:rsid w:val="007D642F"/>
    <w:rsid w:val="007E13F1"/>
    <w:rsid w:val="007F40E0"/>
    <w:rsid w:val="007F4211"/>
    <w:rsid w:val="007F5C6D"/>
    <w:rsid w:val="007F7890"/>
    <w:rsid w:val="008049FC"/>
    <w:rsid w:val="008121BB"/>
    <w:rsid w:val="00813710"/>
    <w:rsid w:val="00823264"/>
    <w:rsid w:val="0083686F"/>
    <w:rsid w:val="00847A0E"/>
    <w:rsid w:val="008653FE"/>
    <w:rsid w:val="008667CF"/>
    <w:rsid w:val="00871B03"/>
    <w:rsid w:val="0087641C"/>
    <w:rsid w:val="008928A6"/>
    <w:rsid w:val="00894FA3"/>
    <w:rsid w:val="008A18BE"/>
    <w:rsid w:val="008A4D0F"/>
    <w:rsid w:val="008A75E9"/>
    <w:rsid w:val="008B0ADC"/>
    <w:rsid w:val="008B1829"/>
    <w:rsid w:val="008B19E0"/>
    <w:rsid w:val="008B1B7F"/>
    <w:rsid w:val="008B5ABC"/>
    <w:rsid w:val="008B6CC7"/>
    <w:rsid w:val="008C322E"/>
    <w:rsid w:val="008E4FA8"/>
    <w:rsid w:val="008E6262"/>
    <w:rsid w:val="008F43DA"/>
    <w:rsid w:val="008F7AAA"/>
    <w:rsid w:val="00906EA6"/>
    <w:rsid w:val="00916022"/>
    <w:rsid w:val="009250BA"/>
    <w:rsid w:val="009449A9"/>
    <w:rsid w:val="00964DE0"/>
    <w:rsid w:val="00966E53"/>
    <w:rsid w:val="00974E3E"/>
    <w:rsid w:val="00985F2D"/>
    <w:rsid w:val="00986A3B"/>
    <w:rsid w:val="009918F6"/>
    <w:rsid w:val="0099751B"/>
    <w:rsid w:val="009A5324"/>
    <w:rsid w:val="009C4A6C"/>
    <w:rsid w:val="009E475B"/>
    <w:rsid w:val="009E6222"/>
    <w:rsid w:val="009F416A"/>
    <w:rsid w:val="009F4EF9"/>
    <w:rsid w:val="009F54C1"/>
    <w:rsid w:val="00A013BA"/>
    <w:rsid w:val="00A0405F"/>
    <w:rsid w:val="00A1026F"/>
    <w:rsid w:val="00A11A6E"/>
    <w:rsid w:val="00A22913"/>
    <w:rsid w:val="00A22921"/>
    <w:rsid w:val="00A240EA"/>
    <w:rsid w:val="00A2547F"/>
    <w:rsid w:val="00A30B5C"/>
    <w:rsid w:val="00A32FFE"/>
    <w:rsid w:val="00A36BBA"/>
    <w:rsid w:val="00A5324B"/>
    <w:rsid w:val="00A542DC"/>
    <w:rsid w:val="00A6785C"/>
    <w:rsid w:val="00A719BC"/>
    <w:rsid w:val="00A74A46"/>
    <w:rsid w:val="00A74C12"/>
    <w:rsid w:val="00A86C78"/>
    <w:rsid w:val="00AA555F"/>
    <w:rsid w:val="00AB7B2B"/>
    <w:rsid w:val="00AC3696"/>
    <w:rsid w:val="00AC42C8"/>
    <w:rsid w:val="00AC7579"/>
    <w:rsid w:val="00AD037F"/>
    <w:rsid w:val="00AD4B41"/>
    <w:rsid w:val="00AE0F6E"/>
    <w:rsid w:val="00AF131A"/>
    <w:rsid w:val="00B00B58"/>
    <w:rsid w:val="00B13939"/>
    <w:rsid w:val="00B2146F"/>
    <w:rsid w:val="00B247B5"/>
    <w:rsid w:val="00B3529A"/>
    <w:rsid w:val="00B4384E"/>
    <w:rsid w:val="00B50F92"/>
    <w:rsid w:val="00B51F78"/>
    <w:rsid w:val="00B54867"/>
    <w:rsid w:val="00B54DBE"/>
    <w:rsid w:val="00B57EB2"/>
    <w:rsid w:val="00B75CA9"/>
    <w:rsid w:val="00B871F3"/>
    <w:rsid w:val="00B96272"/>
    <w:rsid w:val="00BA19A3"/>
    <w:rsid w:val="00BB414E"/>
    <w:rsid w:val="00BD0141"/>
    <w:rsid w:val="00BD1E00"/>
    <w:rsid w:val="00BD388E"/>
    <w:rsid w:val="00BD3C99"/>
    <w:rsid w:val="00BD6584"/>
    <w:rsid w:val="00BE35E6"/>
    <w:rsid w:val="00BE4C0F"/>
    <w:rsid w:val="00BF0CD0"/>
    <w:rsid w:val="00BF1688"/>
    <w:rsid w:val="00BF2A22"/>
    <w:rsid w:val="00C0781F"/>
    <w:rsid w:val="00C10F49"/>
    <w:rsid w:val="00C15232"/>
    <w:rsid w:val="00C30E71"/>
    <w:rsid w:val="00C475B0"/>
    <w:rsid w:val="00C47738"/>
    <w:rsid w:val="00C5224B"/>
    <w:rsid w:val="00C53E4E"/>
    <w:rsid w:val="00C567D8"/>
    <w:rsid w:val="00C573ED"/>
    <w:rsid w:val="00C57F47"/>
    <w:rsid w:val="00C6720C"/>
    <w:rsid w:val="00C7070B"/>
    <w:rsid w:val="00C70F13"/>
    <w:rsid w:val="00C72317"/>
    <w:rsid w:val="00C810CE"/>
    <w:rsid w:val="00C81BD4"/>
    <w:rsid w:val="00C8395B"/>
    <w:rsid w:val="00C85055"/>
    <w:rsid w:val="00CA1DF4"/>
    <w:rsid w:val="00CA4718"/>
    <w:rsid w:val="00CB23C8"/>
    <w:rsid w:val="00CC09FB"/>
    <w:rsid w:val="00CC1397"/>
    <w:rsid w:val="00CC42CC"/>
    <w:rsid w:val="00CC6AA8"/>
    <w:rsid w:val="00CD506F"/>
    <w:rsid w:val="00CE5713"/>
    <w:rsid w:val="00CE673D"/>
    <w:rsid w:val="00D027B8"/>
    <w:rsid w:val="00D07EC0"/>
    <w:rsid w:val="00D10CA9"/>
    <w:rsid w:val="00D12166"/>
    <w:rsid w:val="00D21FD3"/>
    <w:rsid w:val="00D2201D"/>
    <w:rsid w:val="00D3680B"/>
    <w:rsid w:val="00D3722A"/>
    <w:rsid w:val="00D47D59"/>
    <w:rsid w:val="00D528BD"/>
    <w:rsid w:val="00D5476F"/>
    <w:rsid w:val="00D56B94"/>
    <w:rsid w:val="00D614A3"/>
    <w:rsid w:val="00D70CA7"/>
    <w:rsid w:val="00D72125"/>
    <w:rsid w:val="00D82423"/>
    <w:rsid w:val="00DA6547"/>
    <w:rsid w:val="00DB3676"/>
    <w:rsid w:val="00DB4AB4"/>
    <w:rsid w:val="00DB6C98"/>
    <w:rsid w:val="00DC0CEF"/>
    <w:rsid w:val="00DC215E"/>
    <w:rsid w:val="00DD0E6B"/>
    <w:rsid w:val="00DD1369"/>
    <w:rsid w:val="00DD1690"/>
    <w:rsid w:val="00DD556C"/>
    <w:rsid w:val="00DE21EA"/>
    <w:rsid w:val="00DE5CBB"/>
    <w:rsid w:val="00DF485B"/>
    <w:rsid w:val="00DF5A32"/>
    <w:rsid w:val="00E14814"/>
    <w:rsid w:val="00E16DB4"/>
    <w:rsid w:val="00E20E15"/>
    <w:rsid w:val="00E21B2F"/>
    <w:rsid w:val="00E238F7"/>
    <w:rsid w:val="00E24967"/>
    <w:rsid w:val="00E34CD0"/>
    <w:rsid w:val="00E40CCA"/>
    <w:rsid w:val="00E64AFD"/>
    <w:rsid w:val="00E67378"/>
    <w:rsid w:val="00E72DC8"/>
    <w:rsid w:val="00E9044A"/>
    <w:rsid w:val="00E91375"/>
    <w:rsid w:val="00E9686E"/>
    <w:rsid w:val="00EA2444"/>
    <w:rsid w:val="00EA4B96"/>
    <w:rsid w:val="00EA5090"/>
    <w:rsid w:val="00EA7694"/>
    <w:rsid w:val="00EB317A"/>
    <w:rsid w:val="00EB3D4B"/>
    <w:rsid w:val="00EB631A"/>
    <w:rsid w:val="00EB67D6"/>
    <w:rsid w:val="00EC2AD8"/>
    <w:rsid w:val="00EC3A21"/>
    <w:rsid w:val="00EE406E"/>
    <w:rsid w:val="00EF1AF6"/>
    <w:rsid w:val="00EF1FC9"/>
    <w:rsid w:val="00F03DA4"/>
    <w:rsid w:val="00F03DCC"/>
    <w:rsid w:val="00F04640"/>
    <w:rsid w:val="00F15C8B"/>
    <w:rsid w:val="00F166F5"/>
    <w:rsid w:val="00F32142"/>
    <w:rsid w:val="00F4395A"/>
    <w:rsid w:val="00F7286E"/>
    <w:rsid w:val="00F747B5"/>
    <w:rsid w:val="00F76D30"/>
    <w:rsid w:val="00F81303"/>
    <w:rsid w:val="00FA0A17"/>
    <w:rsid w:val="00FC0418"/>
    <w:rsid w:val="00FC1CAE"/>
    <w:rsid w:val="00FD3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73D07"/>
  <w15:docId w15:val="{3DFD2979-7F27-4ADA-8E03-A2E6B3855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22921"/>
    <w:rPr>
      <w:rFonts w:ascii="Times New Roman" w:eastAsia="Times New Roman" w:hAnsi="Times New Roman" w:cs="Times New Roman"/>
    </w:rPr>
  </w:style>
  <w:style w:type="paragraph" w:styleId="berschrift1">
    <w:name w:val="heading 1"/>
    <w:basedOn w:val="Standard"/>
    <w:link w:val="berschrift1Zchn"/>
    <w:uiPriority w:val="9"/>
    <w:qFormat/>
    <w:pPr>
      <w:ind w:left="140"/>
      <w:outlineLvl w:val="0"/>
    </w:pPr>
    <w:rPr>
      <w:b/>
      <w:bCs/>
      <w:sz w:val="24"/>
      <w:szCs w:val="24"/>
    </w:rPr>
  </w:style>
  <w:style w:type="paragraph" w:styleId="berschrift2">
    <w:name w:val="heading 2"/>
    <w:basedOn w:val="Standard"/>
    <w:uiPriority w:val="9"/>
    <w:unhideWhenUsed/>
    <w:qFormat/>
    <w:pPr>
      <w:ind w:left="140"/>
      <w:outlineLvl w:val="1"/>
    </w:pPr>
    <w:rPr>
      <w:b/>
      <w:bCs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link w:val="TextkrperZchn"/>
    <w:uiPriority w:val="1"/>
    <w:qFormat/>
    <w:pPr>
      <w:ind w:left="499"/>
    </w:pPr>
    <w:rPr>
      <w:sz w:val="24"/>
      <w:szCs w:val="24"/>
    </w:rPr>
  </w:style>
  <w:style w:type="paragraph" w:styleId="Titel">
    <w:name w:val="Title"/>
    <w:basedOn w:val="Standard"/>
    <w:uiPriority w:val="10"/>
    <w:qFormat/>
    <w:pPr>
      <w:spacing w:before="60" w:line="551" w:lineRule="exact"/>
      <w:ind w:left="3055" w:right="3055"/>
      <w:jc w:val="center"/>
    </w:pPr>
    <w:rPr>
      <w:sz w:val="48"/>
      <w:szCs w:val="48"/>
    </w:rPr>
  </w:style>
  <w:style w:type="paragraph" w:styleId="Listenabsatz">
    <w:name w:val="List Paragraph"/>
    <w:basedOn w:val="Standard"/>
    <w:uiPriority w:val="1"/>
    <w:qFormat/>
    <w:pPr>
      <w:spacing w:line="293" w:lineRule="exact"/>
      <w:ind w:left="499" w:hanging="359"/>
    </w:pPr>
  </w:style>
  <w:style w:type="paragraph" w:customStyle="1" w:styleId="TableParagraph">
    <w:name w:val="Table Paragraph"/>
    <w:basedOn w:val="Standard"/>
    <w:uiPriority w:val="1"/>
    <w:qFormat/>
  </w:style>
  <w:style w:type="character" w:customStyle="1" w:styleId="berschrift1Zchn">
    <w:name w:val="Überschrift 1 Zchn"/>
    <w:basedOn w:val="Absatz-Standardschriftart"/>
    <w:link w:val="berschrift1"/>
    <w:uiPriority w:val="9"/>
    <w:rsid w:val="00782958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extkrperZchn">
    <w:name w:val="Textkörper Zchn"/>
    <w:basedOn w:val="Absatz-Standardschriftart"/>
    <w:link w:val="Textkrper"/>
    <w:uiPriority w:val="1"/>
    <w:rsid w:val="00782958"/>
    <w:rPr>
      <w:rFonts w:ascii="Times New Roman" w:eastAsia="Times New Roman" w:hAnsi="Times New Roman" w:cs="Times New Roman"/>
      <w:sz w:val="24"/>
      <w:szCs w:val="24"/>
    </w:rPr>
  </w:style>
  <w:style w:type="paragraph" w:customStyle="1" w:styleId="Standard1">
    <w:name w:val="Standard1"/>
    <w:rsid w:val="00F03DCC"/>
    <w:pPr>
      <w:widowControl/>
      <w:suppressAutoHyphens/>
      <w:autoSpaceDE/>
      <w:textAlignment w:val="baseline"/>
    </w:pPr>
    <w:rPr>
      <w:rFonts w:ascii="Liberation Serif" w:eastAsia="NSimSun" w:hAnsi="Liberation Serif" w:cs="Arial"/>
      <w:kern w:val="3"/>
      <w:sz w:val="24"/>
      <w:szCs w:val="24"/>
      <w:lang w:eastAsia="zh-CN" w:bidi="hi-IN"/>
    </w:rPr>
  </w:style>
  <w:style w:type="paragraph" w:styleId="Kopfzeile">
    <w:name w:val="header"/>
    <w:basedOn w:val="Standard"/>
    <w:link w:val="KopfzeileZchn"/>
    <w:uiPriority w:val="99"/>
    <w:unhideWhenUsed/>
    <w:rsid w:val="002A7A2E"/>
    <w:pPr>
      <w:tabs>
        <w:tab w:val="center" w:pos="4680"/>
        <w:tab w:val="right" w:pos="9360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2A7A2E"/>
    <w:rPr>
      <w:rFonts w:ascii="Times New Roman" w:eastAsia="Times New Roman" w:hAnsi="Times New Roman" w:cs="Times New Roman"/>
    </w:rPr>
  </w:style>
  <w:style w:type="paragraph" w:styleId="Fuzeile">
    <w:name w:val="footer"/>
    <w:basedOn w:val="Standard"/>
    <w:link w:val="FuzeileZchn"/>
    <w:uiPriority w:val="99"/>
    <w:unhideWhenUsed/>
    <w:rsid w:val="002A7A2E"/>
    <w:pPr>
      <w:tabs>
        <w:tab w:val="center" w:pos="4680"/>
        <w:tab w:val="right" w:pos="9360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A7A2E"/>
    <w:rPr>
      <w:rFonts w:ascii="Times New Roman" w:eastAsia="Times New Roman" w:hAnsi="Times New Roman" w:cs="Times New Roman"/>
    </w:rPr>
  </w:style>
  <w:style w:type="character" w:styleId="Hyperlink">
    <w:name w:val="Hyperlink"/>
    <w:basedOn w:val="Absatz-Standardschriftart"/>
    <w:uiPriority w:val="99"/>
    <w:unhideWhenUsed/>
    <w:rsid w:val="00BF1688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F1688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BF1688"/>
    <w:rPr>
      <w:color w:val="800080" w:themeColor="followedHyperlink"/>
      <w:u w:val="single"/>
    </w:rPr>
  </w:style>
  <w:style w:type="table" w:styleId="Tabellenraster">
    <w:name w:val="Table Grid"/>
    <w:basedOn w:val="NormaleTabelle"/>
    <w:uiPriority w:val="39"/>
    <w:rsid w:val="00F046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rarbeitung">
    <w:name w:val="Revision"/>
    <w:hidden/>
    <w:uiPriority w:val="99"/>
    <w:semiHidden/>
    <w:rsid w:val="00BB414E"/>
    <w:pPr>
      <w:widowControl/>
      <w:autoSpaceDE/>
      <w:autoSpaceDN/>
    </w:pPr>
    <w:rPr>
      <w:rFonts w:ascii="Times New Roman" w:eastAsia="Times New Roman" w:hAnsi="Times New Roman" w:cs="Times New Roman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BB414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BB414E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BB414E"/>
    <w:rPr>
      <w:rFonts w:ascii="Times New Roman" w:eastAsia="Times New Roman" w:hAnsi="Times New Roman" w:cs="Times New Roman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BB414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BB414E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0A1D10-FB4B-459C-BD52-3CADE43A78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488</Words>
  <Characters>3076</Characters>
  <Application>Microsoft Office Word</Application>
  <DocSecurity>0</DocSecurity>
  <Lines>25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Schmidt, Evan</dc:creator>
  <cp:lastModifiedBy>David Döbele</cp:lastModifiedBy>
  <cp:revision>8</cp:revision>
  <cp:lastPrinted>2024-09-01T05:46:00Z</cp:lastPrinted>
  <dcterms:created xsi:type="dcterms:W3CDTF">2024-09-02T12:37:00Z</dcterms:created>
  <dcterms:modified xsi:type="dcterms:W3CDTF">2024-09-03T18:03:00Z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2023-09-08T00:00:00Z</vt:filetime>
  </property>
  <property fmtid="{D5CDD505-2E9C-101B-9397-08002B2CF9AE}" pid="3" name="Creator">
    <vt:lpwstr>Acrobat PDFMaker 20 für Word</vt:lpwstr>
  </property>
  <property fmtid="{D5CDD505-2E9C-101B-9397-08002B2CF9AE}" pid="4" name="LastSaved">
    <vt:filetime>2023-09-08T00:00:00Z</vt:filetime>
  </property>
  <property fmtid="{D5CDD505-2E9C-101B-9397-08002B2CF9AE}" pid="5" name="Producer">
    <vt:lpwstr>GPL Ghostscript 9.20</vt:lpwstr>
  </property>
</Properties>
</file>