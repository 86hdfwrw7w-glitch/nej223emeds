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horzAnchor="margin" w:tblpX="-426" w:tblpY="398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4530"/>
        <w:gridCol w:w="431"/>
        <w:gridCol w:w="142"/>
        <w:gridCol w:w="283"/>
        <w:gridCol w:w="142"/>
        <w:gridCol w:w="709"/>
        <w:gridCol w:w="142"/>
        <w:gridCol w:w="2127"/>
        <w:tblGridChange w:id="0">
          <w:tblGrid>
            <w:gridCol w:w="1417"/>
            <w:gridCol w:w="4530"/>
            <w:gridCol w:w="1"/>
            <w:gridCol w:w="430"/>
            <w:gridCol w:w="142"/>
            <w:gridCol w:w="283"/>
            <w:gridCol w:w="142"/>
            <w:gridCol w:w="709"/>
            <w:gridCol w:w="142"/>
            <w:gridCol w:w="2127"/>
          </w:tblGrid>
        </w:tblGridChange>
      </w:tblGrid>
      <w:tr w:rsidR="004D2B3F" w:rsidRPr="00BA215A" w14:paraId="540AE465" w14:textId="77777777" w:rsidTr="002E7F22">
        <w:trPr>
          <w:trHeight w:val="20"/>
        </w:trPr>
        <w:tc>
          <w:tcPr>
            <w:tcW w:w="9923" w:type="dxa"/>
            <w:gridSpan w:val="9"/>
            <w:vAlign w:val="bottom"/>
          </w:tcPr>
          <w:p w14:paraId="0DEDD6C0" w14:textId="77777777" w:rsidR="002508C2" w:rsidRDefault="00F17687" w:rsidP="002E7F22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sz w:val="44"/>
                <w:szCs w:val="64"/>
              </w:rPr>
              <w:t>Daniel Gorbunov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Paradiesstrasse</w:t>
            </w:r>
            <w:proofErr w:type="spellEnd"/>
            <w:r w:rsidR="00853438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20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9000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St. Gallen</w:t>
            </w:r>
            <w:r w:rsidR="005138E5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Switzerland</w:t>
            </w:r>
          </w:p>
          <w:p w14:paraId="785445E9" w14:textId="77777777" w:rsidR="008050E4" w:rsidRPr="00BA215A" w:rsidRDefault="002B2091" w:rsidP="002E7F22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78 354 55 88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dani</w:t>
            </w:r>
            <w:r w:rsidR="00216E5A">
              <w:rPr>
                <w:rFonts w:ascii="Georgia" w:hAnsi="Georgia" w:cs="Georgia"/>
                <w:color w:val="000000"/>
                <w:sz w:val="20"/>
                <w:lang w:val="de-AT"/>
              </w:rPr>
              <w:t>e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l.gorbunov07@gmail.com</w:t>
            </w:r>
          </w:p>
        </w:tc>
      </w:tr>
      <w:tr w:rsidR="004D2B3F" w:rsidRPr="009D7C49" w14:paraId="3E38C738" w14:textId="77777777" w:rsidTr="002E7F22">
        <w:trPr>
          <w:trHeight w:val="510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40E8CE22" w14:textId="77777777" w:rsidR="002508C2" w:rsidRPr="009D7C49" w:rsidRDefault="003D14D4" w:rsidP="004D2B3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4D2B3F" w:rsidRPr="009D7C49" w14:paraId="0B3259ED" w14:textId="77777777" w:rsidTr="002E7F22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233F7328" w14:textId="77777777" w:rsidR="00D1492F" w:rsidRPr="008050E4" w:rsidRDefault="00B17D95" w:rsidP="004D2B3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  <w:r w:rsidR="00216E5A">
              <w:rPr>
                <w:rFonts w:ascii="Georgia" w:hAnsi="Georgia"/>
                <w:b/>
                <w:smallCaps/>
                <w:sz w:val="23"/>
                <w:szCs w:val="23"/>
              </w:rPr>
              <w:t xml:space="preserve"> of St. Gallen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543187C4" w14:textId="77777777" w:rsidR="00D1492F" w:rsidRPr="008050E4" w:rsidRDefault="00216E5A" w:rsidP="004D2B3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4D2B3F" w:rsidRPr="00D1492F" w14:paraId="2F6DA306" w14:textId="77777777" w:rsidTr="002E7F22">
        <w:trPr>
          <w:trHeight w:val="20"/>
        </w:trPr>
        <w:tc>
          <w:tcPr>
            <w:tcW w:w="5948" w:type="dxa"/>
            <w:gridSpan w:val="2"/>
            <w:vAlign w:val="bottom"/>
          </w:tcPr>
          <w:p w14:paraId="25B085E8" w14:textId="1FED7F38" w:rsidR="00D1492F" w:rsidRPr="00506A3B" w:rsidRDefault="00216E5A" w:rsidP="004D2B3F">
            <w:pPr>
              <w:rPr>
                <w:rFonts w:ascii="Georgia" w:hAnsi="Georgia"/>
                <w:sz w:val="18"/>
                <w:lang w:val="en-US"/>
              </w:rPr>
            </w:pPr>
            <w:r w:rsidRPr="00216E5A">
              <w:rPr>
                <w:rFonts w:ascii="Georgia" w:hAnsi="Georgia"/>
                <w:sz w:val="18"/>
                <w:lang w:val="en-US"/>
              </w:rPr>
              <w:t>Assessment Year in Economics and L</w:t>
            </w:r>
            <w:r w:rsidR="007A0E49">
              <w:rPr>
                <w:rFonts w:ascii="Georgia" w:hAnsi="Georgia"/>
                <w:sz w:val="18"/>
                <w:lang w:val="en-US"/>
              </w:rPr>
              <w:t>a</w:t>
            </w:r>
            <w:r w:rsidRPr="00216E5A">
              <w:rPr>
                <w:rFonts w:ascii="Georgia" w:hAnsi="Georgia"/>
                <w:sz w:val="18"/>
                <w:lang w:val="en-US"/>
              </w:rPr>
              <w:t>w</w:t>
            </w:r>
          </w:p>
        </w:tc>
        <w:tc>
          <w:tcPr>
            <w:tcW w:w="3975" w:type="dxa"/>
            <w:gridSpan w:val="7"/>
          </w:tcPr>
          <w:p w14:paraId="000DE097" w14:textId="77777777" w:rsidR="00D1492F" w:rsidRPr="00D1492F" w:rsidRDefault="00D1492F" w:rsidP="004D2B3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216E5A">
              <w:rPr>
                <w:rFonts w:ascii="Georgia" w:hAnsi="Georgia"/>
                <w:sz w:val="18"/>
              </w:rPr>
              <w:t>25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4D2B3F" w:rsidRPr="007A0E49" w14:paraId="02D76E07" w14:textId="77777777" w:rsidTr="002E7F22">
        <w:trPr>
          <w:trHeight w:val="20"/>
        </w:trPr>
        <w:tc>
          <w:tcPr>
            <w:tcW w:w="9923" w:type="dxa"/>
            <w:gridSpan w:val="9"/>
            <w:vAlign w:val="bottom"/>
          </w:tcPr>
          <w:p w14:paraId="1C13F06E" w14:textId="77777777" w:rsidR="00B17D95" w:rsidRPr="00E84A63" w:rsidDel="00E84A63" w:rsidRDefault="00BF13B5" w:rsidP="00E84A63">
            <w:pPr>
              <w:pStyle w:val="Listenabsatz"/>
              <w:numPr>
                <w:ilvl w:val="0"/>
                <w:numId w:val="2"/>
              </w:numPr>
              <w:rPr>
                <w:del w:id="1" w:author="David Döbele" w:date="2025-10-09T12:55:00Z" w16du:dateUtc="2025-10-09T10:55:00Z"/>
                <w:rFonts w:ascii="Georgia" w:hAnsi="Georgia" w:cs="Georgia"/>
                <w:i/>
                <w:iCs/>
                <w:color w:val="000000"/>
                <w:sz w:val="18"/>
                <w:lang w:val="en-GB"/>
                <w:rPrChange w:id="2" w:author="David Döbele" w:date="2025-10-09T12:55:00Z" w16du:dateUtc="2025-10-09T10:55:00Z">
                  <w:rPr>
                    <w:del w:id="3" w:author="David Döbele" w:date="2025-10-09T12:55:00Z" w16du:dateUtc="2025-10-09T10:55:00Z"/>
                    <w:rFonts w:ascii="Georgia" w:hAnsi="Georgia" w:cs="Georgia"/>
                    <w:color w:val="000000"/>
                    <w:sz w:val="18"/>
                    <w:lang w:val="en-GB"/>
                  </w:rPr>
                </w:rPrChange>
              </w:rPr>
            </w:pPr>
            <w:r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Focus</w:t>
            </w:r>
            <w:r w:rsidR="00B17D95"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: </w:t>
            </w:r>
            <w:r w:rsidR="00D90950" w:rsidRPr="005D59F1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  <w:rPrChange w:id="4" w:author="David Döbele" w:date="2025-10-09T12:55:00Z" w16du:dateUtc="2025-10-09T10:55:00Z">
                  <w:rPr>
                    <w:rFonts w:ascii="Georgia" w:hAnsi="Georgia" w:cs="Georgia"/>
                    <w:color w:val="000000"/>
                    <w:sz w:val="18"/>
                    <w:lang w:val="en-GB"/>
                  </w:rPr>
                </w:rPrChange>
              </w:rPr>
              <w:t>Management</w:t>
            </w:r>
            <w:r w:rsidR="003A08E6" w:rsidRPr="00507EC7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 </w:t>
            </w:r>
          </w:p>
          <w:p w14:paraId="264152A5" w14:textId="77777777" w:rsidR="00E84A63" w:rsidRPr="003A08E6" w:rsidRDefault="00E84A63" w:rsidP="004D2B3F">
            <w:pPr>
              <w:pStyle w:val="Listenabsatz"/>
              <w:numPr>
                <w:ilvl w:val="0"/>
                <w:numId w:val="2"/>
              </w:numPr>
              <w:rPr>
                <w:ins w:id="5" w:author="David Döbele" w:date="2025-10-09T12:55:00Z" w16du:dateUtc="2025-10-09T10:55:00Z"/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</w:p>
          <w:p w14:paraId="1E71F2E3" w14:textId="764BD3B9" w:rsidR="00DB49F5" w:rsidRPr="00E84A63" w:rsidDel="00E84A63" w:rsidRDefault="00B17D95" w:rsidP="00E84A63">
            <w:pPr>
              <w:pStyle w:val="Listenabsatz"/>
              <w:numPr>
                <w:ilvl w:val="0"/>
                <w:numId w:val="2"/>
              </w:numPr>
              <w:rPr>
                <w:ins w:id="6" w:author="Daniel Gorbunov" w:date="2025-10-07T07:13:00Z"/>
                <w:del w:id="7" w:author="David Döbele" w:date="2025-10-09T12:55:00Z" w16du:dateUtc="2025-10-09T10:55:00Z"/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8" w:author="David Döbele" w:date="2025-10-09T12:55:00Z" w16du:dateUtc="2025-10-09T10:55:00Z">
                  <w:rPr>
                    <w:ins w:id="9" w:author="Daniel Gorbunov" w:date="2025-10-07T07:13:00Z"/>
                    <w:del w:id="10" w:author="David Döbele" w:date="2025-10-09T12:55:00Z" w16du:dateUtc="2025-10-09T10:55:00Z"/>
                    <w:lang w:val="en-US"/>
                  </w:rPr>
                </w:rPrChange>
              </w:rPr>
              <w:pPrChange w:id="11" w:author="David Döbele" w:date="2025-10-09T12:55:00Z" w16du:dateUtc="2025-10-09T10:55:00Z">
                <w:pPr>
                  <w:pStyle w:val="Listenabsatz"/>
                  <w:framePr w:hSpace="180" w:wrap="around" w:hAnchor="margin" w:x="-426" w:y="398"/>
                </w:pPr>
              </w:pPrChange>
            </w:pP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2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Relevant </w:t>
            </w:r>
            <w:r w:rsidR="00BF13B5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3" w:author="David Döbele" w:date="2025-10-09T12:55:00Z" w16du:dateUtc="2025-10-09T10:55:00Z">
                  <w:rPr>
                    <w:lang w:val="en-US"/>
                  </w:rPr>
                </w:rPrChange>
              </w:rPr>
              <w:t>m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4" w:author="David Döbele" w:date="2025-10-09T12:55:00Z" w16du:dateUtc="2025-10-09T10:55:00Z">
                  <w:rPr>
                    <w:lang w:val="en-US"/>
                  </w:rPr>
                </w:rPrChange>
              </w:rPr>
              <w:t>odule</w:t>
            </w:r>
            <w:r w:rsidR="00BF13B5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5" w:author="David Döbele" w:date="2025-10-09T12:55:00Z" w16du:dateUtc="2025-10-09T10:55:00Z">
                  <w:rPr>
                    <w:lang w:val="en-US"/>
                  </w:rPr>
                </w:rPrChange>
              </w:rPr>
              <w:t>s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6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: </w:t>
            </w:r>
            <w:r w:rsidR="00BF13B5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7" w:author="David Döbele" w:date="2025-10-09T12:55:00Z" w16du:dateUtc="2025-10-09T10:55:00Z">
                  <w:rPr>
                    <w:lang w:val="en-US"/>
                  </w:rPr>
                </w:rPrChange>
              </w:rPr>
              <w:t>Accounting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8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, </w:t>
            </w:r>
            <w:r w:rsidR="006C1CB6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19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Business </w:t>
            </w:r>
            <w:r w:rsidR="007A0E49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0" w:author="David Döbele" w:date="2025-10-09T12:55:00Z" w16du:dateUtc="2025-10-09T10:55:00Z">
                  <w:rPr>
                    <w:lang w:val="en-US"/>
                  </w:rPr>
                </w:rPrChange>
              </w:rPr>
              <w:t>A</w:t>
            </w:r>
            <w:r w:rsidR="006C1CB6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1" w:author="David Döbele" w:date="2025-10-09T12:55:00Z" w16du:dateUtc="2025-10-09T10:55:00Z">
                  <w:rPr>
                    <w:lang w:val="en-US"/>
                  </w:rPr>
                </w:rPrChange>
              </w:rPr>
              <w:t>dministration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2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, </w:t>
            </w:r>
            <w:r w:rsidR="006C1CB6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3" w:author="David Döbele" w:date="2025-10-09T12:55:00Z" w16du:dateUtc="2025-10-09T10:55:00Z">
                  <w:rPr>
                    <w:lang w:val="en-US"/>
                  </w:rPr>
                </w:rPrChange>
              </w:rPr>
              <w:t xml:space="preserve">Economics, </w:t>
            </w:r>
          </w:p>
          <w:p w14:paraId="147FACF5" w14:textId="5C3219C5" w:rsidR="00426D7E" w:rsidRPr="00E84A63" w:rsidRDefault="00BF13B5" w:rsidP="00E84A6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4" w:author="David Döbele" w:date="2025-10-09T12:56:00Z" w16du:dateUtc="2025-10-09T10:56:00Z">
                  <w:rPr>
                    <w:lang w:val="en-US"/>
                  </w:rPr>
                </w:rPrChange>
              </w:rPr>
            </w:pP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5" w:author="David Döbele" w:date="2025-10-09T12:56:00Z" w16du:dateUtc="2025-10-09T10:56:00Z">
                  <w:rPr>
                    <w:lang w:val="en-US"/>
                  </w:rPr>
                </w:rPrChange>
              </w:rPr>
              <w:t>Mathematics</w:t>
            </w:r>
            <w:r w:rsidR="00D90950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6" w:author="David Döbele" w:date="2025-10-09T12:56:00Z" w16du:dateUtc="2025-10-09T10:56:00Z">
                  <w:rPr>
                    <w:lang w:val="en-US"/>
                  </w:rPr>
                </w:rPrChange>
              </w:rPr>
              <w:t xml:space="preserve">, 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7" w:author="David Döbele" w:date="2025-10-09T12:56:00Z" w16du:dateUtc="2025-10-09T10:56:00Z">
                  <w:rPr>
                    <w:lang w:val="en-US"/>
                  </w:rPr>
                </w:rPrChange>
              </w:rPr>
              <w:t>Commercial</w:t>
            </w:r>
            <w:r w:rsidR="007A0E49"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8" w:author="David Döbele" w:date="2025-10-09T12:56:00Z" w16du:dateUtc="2025-10-09T10:56:00Z">
                  <w:rPr>
                    <w:lang w:val="en-US"/>
                  </w:rPr>
                </w:rPrChange>
              </w:rPr>
              <w:t xml:space="preserve"> L</w:t>
            </w:r>
            <w:r w:rsidRPr="00E84A6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  <w:rPrChange w:id="29" w:author="David Döbele" w:date="2025-10-09T12:56:00Z" w16du:dateUtc="2025-10-09T10:56:00Z">
                  <w:rPr>
                    <w:lang w:val="en-US"/>
                  </w:rPr>
                </w:rPrChange>
              </w:rPr>
              <w:t>aw</w:t>
            </w:r>
          </w:p>
          <w:p w14:paraId="011AF937" w14:textId="3D9A72D5" w:rsidR="00426D7E" w:rsidRPr="00BF13B5" w:rsidRDefault="00BF13B5" w:rsidP="004D2B3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Regular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ly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visit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 the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Consulting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Workshops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on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ampus</w:t>
            </w:r>
          </w:p>
        </w:tc>
      </w:tr>
      <w:tr w:rsidR="004D2B3F" w:rsidRPr="006546FD" w14:paraId="69B16D82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1DA4BB1E" w14:textId="77777777" w:rsidR="009B02C4" w:rsidRPr="00B3472F" w:rsidRDefault="009B02C4" w:rsidP="004D2B3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Oberalster</w:t>
            </w:r>
          </w:p>
        </w:tc>
        <w:tc>
          <w:tcPr>
            <w:tcW w:w="3119" w:type="dxa"/>
            <w:gridSpan w:val="4"/>
            <w:vAlign w:val="bottom"/>
          </w:tcPr>
          <w:p w14:paraId="53AB3231" w14:textId="77777777" w:rsidR="009B02C4" w:rsidRDefault="009B02C4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Hamburg, DE</w:t>
            </w:r>
          </w:p>
        </w:tc>
      </w:tr>
      <w:tr w:rsidR="004D2B3F" w:rsidRPr="006546FD" w14:paraId="49DDA938" w14:textId="77777777" w:rsidTr="002E7F22">
        <w:trPr>
          <w:trHeight w:val="20"/>
        </w:trPr>
        <w:tc>
          <w:tcPr>
            <w:tcW w:w="6804" w:type="dxa"/>
            <w:gridSpan w:val="5"/>
            <w:vAlign w:val="bottom"/>
          </w:tcPr>
          <w:p w14:paraId="56C3055E" w14:textId="2471B5AF" w:rsidR="009B02C4" w:rsidRPr="002E7F22" w:rsidRDefault="009B02C4" w:rsidP="004D2B3F">
            <w:pPr>
              <w:rPr>
                <w:rFonts w:ascii="Georgia" w:hAnsi="Georgia"/>
                <w:sz w:val="18"/>
              </w:rPr>
            </w:pPr>
            <w:r w:rsidRPr="00E61597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="007A0E49">
              <w:rPr>
                <w:rFonts w:ascii="Georgia" w:hAnsi="Georgia"/>
                <w:sz w:val="18"/>
              </w:rPr>
              <w:t>Eq</w:t>
            </w:r>
            <w:r w:rsidRPr="00E61597">
              <w:rPr>
                <w:rFonts w:ascii="Georgia" w:hAnsi="Georgia"/>
                <w:sz w:val="18"/>
              </w:rPr>
              <w:t>uivalent</w:t>
            </w:r>
            <w:proofErr w:type="spellEnd"/>
            <w:r w:rsidRPr="00E6159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119" w:type="dxa"/>
            <w:gridSpan w:val="4"/>
          </w:tcPr>
          <w:p w14:paraId="12B1CBA1" w14:textId="77777777" w:rsidR="009B02C4" w:rsidRDefault="009B02C4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08/2013 – 08/2025</w:t>
            </w:r>
          </w:p>
        </w:tc>
      </w:tr>
      <w:tr w:rsidR="004D2B3F" w:rsidRPr="007A0E49" w14:paraId="10F006E4" w14:textId="77777777" w:rsidTr="002E7F22">
        <w:trPr>
          <w:trHeight w:val="170"/>
        </w:trPr>
        <w:tc>
          <w:tcPr>
            <w:tcW w:w="9923" w:type="dxa"/>
            <w:gridSpan w:val="9"/>
          </w:tcPr>
          <w:p w14:paraId="26DD6101" w14:textId="77777777" w:rsidR="007A0E49" w:rsidRDefault="00A11D50" w:rsidP="007A0E4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 xml:space="preserve">Final GPA: 1.7 (1.0 – 5.0,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with 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1.0 being best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) </w:t>
            </w:r>
          </w:p>
          <w:p w14:paraId="6B701EA5" w14:textId="598D9015" w:rsidR="00A11D50" w:rsidRPr="007A0E49" w:rsidRDefault="00A11D50" w:rsidP="007A0E49">
            <w:pPr>
              <w:pStyle w:val="Listenabsatz"/>
              <w:numPr>
                <w:ilvl w:val="0"/>
                <w:numId w:val="2"/>
              </w:numPr>
              <w:rPr>
                <w:ins w:id="30" w:author="Catharina Freier" w:date="2025-10-04T12:41:00Z"/>
                <w:rFonts w:ascii="Georgia" w:hAnsi="Georgia"/>
                <w:i/>
                <w:iCs/>
                <w:sz w:val="18"/>
                <w:lang w:val="en-US"/>
              </w:rPr>
            </w:pPr>
            <w:r w:rsidRPr="007A0E49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1.3), English (grade: 2.0), Politics (grade: 1.0)</w:t>
            </w:r>
          </w:p>
          <w:p w14:paraId="475487F1" w14:textId="78587AFA" w:rsidR="00A11D50" w:rsidRPr="007A0E49" w:rsidRDefault="00A11D50" w:rsidP="002E7F2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spokesman in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seventh and tenth </w:t>
            </w: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as well as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a </w:t>
            </w: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certified juror at the final of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proofErr w:type="spellStart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>Jugend</w:t>
            </w:r>
            <w:proofErr w:type="spellEnd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>debattier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t</w:t>
            </w:r>
            <w:proofErr w:type="spellEnd"/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</w:tc>
      </w:tr>
      <w:tr w:rsidR="004D2B3F" w:rsidRPr="009B02C4" w14:paraId="1B0A33B9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6345003D" w14:textId="77777777" w:rsidR="00616EEC" w:rsidRPr="00616EEC" w:rsidRDefault="00616EEC" w:rsidP="004D2B3F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Harvard University</w:t>
            </w:r>
          </w:p>
        </w:tc>
        <w:tc>
          <w:tcPr>
            <w:tcW w:w="3119" w:type="dxa"/>
            <w:gridSpan w:val="4"/>
            <w:vAlign w:val="bottom"/>
          </w:tcPr>
          <w:p w14:paraId="692712D4" w14:textId="66C1B46E" w:rsidR="00616EEC" w:rsidRPr="002E7F22" w:rsidRDefault="00616EEC" w:rsidP="002E7F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7F22">
              <w:rPr>
                <w:rFonts w:ascii="Georgia" w:hAnsi="Georgia"/>
                <w:i/>
                <w:smallCaps/>
                <w:sz w:val="23"/>
                <w:szCs w:val="23"/>
              </w:rPr>
              <w:t xml:space="preserve">Online </w:t>
            </w:r>
          </w:p>
        </w:tc>
      </w:tr>
      <w:tr w:rsidR="004D2B3F" w14:paraId="1C058D6E" w14:textId="77777777" w:rsidTr="002E7F22">
        <w:trPr>
          <w:trHeight w:val="20"/>
        </w:trPr>
        <w:tc>
          <w:tcPr>
            <w:tcW w:w="6804" w:type="dxa"/>
            <w:gridSpan w:val="5"/>
          </w:tcPr>
          <w:p w14:paraId="716EF87A" w14:textId="77777777" w:rsidR="00616EEC" w:rsidRPr="00B3472F" w:rsidRDefault="00616EEC" w:rsidP="004D2B3F">
            <w:pPr>
              <w:rPr>
                <w:rFonts w:ascii="Georgia" w:hAnsi="Georgia"/>
                <w:sz w:val="18"/>
                <w:lang w:val="en-US"/>
              </w:rPr>
            </w:pPr>
            <w:r w:rsidRPr="00616EEC">
              <w:rPr>
                <w:rFonts w:ascii="Georgia" w:hAnsi="Georgia"/>
                <w:sz w:val="18"/>
                <w:lang w:val="en-GB"/>
              </w:rPr>
              <w:t>Leaders of Learning</w:t>
            </w:r>
            <w:r>
              <w:rPr>
                <w:rFonts w:ascii="Georgia" w:hAnsi="Georgia"/>
                <w:sz w:val="18"/>
                <w:lang w:val="en-GB"/>
              </w:rPr>
              <w:t xml:space="preserve">, </w:t>
            </w:r>
            <w:r w:rsidRPr="00616EEC">
              <w:rPr>
                <w:rFonts w:ascii="Georgia" w:hAnsi="Georgia"/>
                <w:sz w:val="18"/>
                <w:lang w:val="en-GB"/>
              </w:rPr>
              <w:t>course</w:t>
            </w:r>
            <w:r w:rsidRPr="0081749F">
              <w:rPr>
                <w:rFonts w:ascii="Arial" w:hAnsi="Arial" w:cs="Arial"/>
                <w:lang w:val="en-US"/>
              </w:rPr>
              <w:t xml:space="preserve"> </w:t>
            </w:r>
            <w:r w:rsidRPr="00616EEC">
              <w:rPr>
                <w:rFonts w:ascii="Georgia" w:hAnsi="Georgia"/>
                <w:sz w:val="18"/>
                <w:lang w:val="en-GB"/>
              </w:rPr>
              <w:t>by Prof. Richard Elmore</w:t>
            </w:r>
            <w:r>
              <w:rPr>
                <w:rFonts w:ascii="Georgia" w:hAnsi="Georgia"/>
                <w:sz w:val="18"/>
                <w:lang w:val="en-GB"/>
              </w:rPr>
              <w:t>, Certificate</w:t>
            </w:r>
          </w:p>
        </w:tc>
        <w:tc>
          <w:tcPr>
            <w:tcW w:w="3119" w:type="dxa"/>
            <w:gridSpan w:val="4"/>
          </w:tcPr>
          <w:p w14:paraId="493F49F8" w14:textId="77777777" w:rsidR="00616EEC" w:rsidRDefault="00616EEC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02/2024 – 08/2024</w:t>
            </w:r>
          </w:p>
        </w:tc>
      </w:tr>
      <w:tr w:rsidR="004D2B3F" w:rsidRPr="009B02C4" w14:paraId="0C236C70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1C0F82BD" w14:textId="7C07CA82" w:rsidR="00E2068C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2E7F2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School </w:t>
            </w:r>
            <w:r w:rsidR="009E626C" w:rsidRPr="002E7F2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of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</w:t>
            </w:r>
            <w:r w:rsidR="009E626C" w:rsidRPr="00C877A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nglish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L</w:t>
            </w:r>
            <w:r w:rsidR="009E626C" w:rsidRPr="00C877A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anguage Hastings</w:t>
            </w:r>
          </w:p>
        </w:tc>
        <w:tc>
          <w:tcPr>
            <w:tcW w:w="3119" w:type="dxa"/>
            <w:gridSpan w:val="4"/>
            <w:vAlign w:val="bottom"/>
          </w:tcPr>
          <w:p w14:paraId="1A1754F8" w14:textId="77777777" w:rsidR="00E2068C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Hastings, UK</w:t>
            </w:r>
          </w:p>
        </w:tc>
      </w:tr>
      <w:tr w:rsidR="004D2B3F" w:rsidRPr="009B02C4" w14:paraId="58A7A0DA" w14:textId="77777777" w:rsidTr="002E7F22">
        <w:trPr>
          <w:trHeight w:val="20"/>
        </w:trPr>
        <w:tc>
          <w:tcPr>
            <w:tcW w:w="6804" w:type="dxa"/>
            <w:gridSpan w:val="5"/>
          </w:tcPr>
          <w:p w14:paraId="4603BCF5" w14:textId="32EED96D" w:rsidR="00E2068C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B3472F">
              <w:rPr>
                <w:rFonts w:ascii="Georgia" w:hAnsi="Georgia"/>
                <w:sz w:val="18"/>
                <w:lang w:val="en-US"/>
              </w:rPr>
              <w:t xml:space="preserve">School </w:t>
            </w:r>
            <w:r w:rsidR="007A0E49">
              <w:rPr>
                <w:rFonts w:ascii="Georgia" w:hAnsi="Georgia"/>
                <w:sz w:val="18"/>
                <w:lang w:val="en-US"/>
              </w:rPr>
              <w:t>E</w:t>
            </w:r>
            <w:r w:rsidRPr="00B3472F">
              <w:rPr>
                <w:rFonts w:ascii="Georgia" w:hAnsi="Georgia"/>
                <w:sz w:val="18"/>
                <w:lang w:val="en-US"/>
              </w:rPr>
              <w:t>xchange England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lang w:val="en-US"/>
              </w:rPr>
              <w:t>and course in English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119" w:type="dxa"/>
            <w:gridSpan w:val="4"/>
          </w:tcPr>
          <w:p w14:paraId="1874ECA8" w14:textId="77777777" w:rsidR="00E2068C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05/2022 – 06/2022</w:t>
            </w:r>
          </w:p>
        </w:tc>
      </w:tr>
      <w:tr w:rsidR="004D2B3F" w:rsidRPr="009B02C4" w14:paraId="5A2905E6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31D2B166" w14:textId="6296A377" w:rsidR="009B02C4" w:rsidRPr="00E2068C" w:rsidRDefault="00E2068C" w:rsidP="004D2B3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2068C">
              <w:rPr>
                <w:rFonts w:ascii="Georgia" w:hAnsi="Georgia"/>
                <w:b/>
                <w:smallCaps/>
                <w:sz w:val="23"/>
                <w:szCs w:val="23"/>
              </w:rPr>
              <w:t xml:space="preserve">Russian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E2068C">
              <w:rPr>
                <w:rFonts w:ascii="Georgia" w:hAnsi="Georgia"/>
                <w:b/>
                <w:smallCaps/>
                <w:sz w:val="23"/>
                <w:szCs w:val="23"/>
              </w:rPr>
              <w:t>chool ASBUKA</w:t>
            </w:r>
          </w:p>
        </w:tc>
        <w:tc>
          <w:tcPr>
            <w:tcW w:w="3119" w:type="dxa"/>
            <w:gridSpan w:val="4"/>
            <w:vAlign w:val="bottom"/>
          </w:tcPr>
          <w:p w14:paraId="7AEC6699" w14:textId="77777777" w:rsidR="009B02C4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9B02C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4D2B3F" w:rsidRPr="009B02C4" w14:paraId="2A254DD5" w14:textId="77777777" w:rsidTr="002E7F22">
        <w:trPr>
          <w:trHeight w:val="20"/>
        </w:trPr>
        <w:tc>
          <w:tcPr>
            <w:tcW w:w="6804" w:type="dxa"/>
            <w:gridSpan w:val="5"/>
            <w:vAlign w:val="bottom"/>
          </w:tcPr>
          <w:p w14:paraId="72D42E61" w14:textId="77777777" w:rsidR="009B02C4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E2068C">
              <w:rPr>
                <w:rFonts w:ascii="Georgia" w:hAnsi="Georgia"/>
                <w:sz w:val="18"/>
                <w:lang w:val="en-US"/>
              </w:rPr>
              <w:t>Language Test of the St. Petersburg State University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119" w:type="dxa"/>
            <w:gridSpan w:val="4"/>
          </w:tcPr>
          <w:p w14:paraId="510439AC" w14:textId="77777777" w:rsidR="009B02C4" w:rsidRPr="009B02C4" w:rsidRDefault="009B02C4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20</w:t>
            </w:r>
          </w:p>
        </w:tc>
      </w:tr>
      <w:tr w:rsidR="004D2B3F" w:rsidRPr="009B02C4" w14:paraId="412A6A05" w14:textId="77777777" w:rsidTr="002E7F22">
        <w:tc>
          <w:tcPr>
            <w:tcW w:w="6804" w:type="dxa"/>
            <w:gridSpan w:val="5"/>
          </w:tcPr>
          <w:p w14:paraId="7427AFC1" w14:textId="77777777" w:rsidR="00E2068C" w:rsidRPr="002E7F22" w:rsidRDefault="00E2068C" w:rsidP="002E7F2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>Grade: Extraordinary</w:t>
            </w:r>
          </w:p>
        </w:tc>
        <w:tc>
          <w:tcPr>
            <w:tcW w:w="3119" w:type="dxa"/>
            <w:gridSpan w:val="4"/>
          </w:tcPr>
          <w:p w14:paraId="318E74FA" w14:textId="77777777" w:rsidR="00E2068C" w:rsidRDefault="00E2068C" w:rsidP="004D2B3F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4D2B3F" w:rsidRPr="009D7C49" w14:paraId="04532E18" w14:textId="77777777" w:rsidTr="002E7F22">
        <w:trPr>
          <w:trHeight w:val="349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13321B6F" w14:textId="77777777" w:rsidR="009B02C4" w:rsidRPr="009D7C49" w:rsidRDefault="009B02C4" w:rsidP="004D2B3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4D2B3F" w:rsidRPr="00A875F4" w14:paraId="6A7AF4BF" w14:textId="77777777" w:rsidTr="00C877A2">
        <w:trPr>
          <w:trHeight w:val="346"/>
        </w:trPr>
        <w:tc>
          <w:tcPr>
            <w:tcW w:w="5948" w:type="dxa"/>
            <w:gridSpan w:val="2"/>
            <w:vAlign w:val="bottom"/>
          </w:tcPr>
          <w:p w14:paraId="061C0E1D" w14:textId="77777777" w:rsidR="000E32D2" w:rsidRPr="00A875F4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>EasyJet Airline Company</w:t>
            </w:r>
            <w:r w:rsidR="00F339CF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975" w:type="dxa"/>
            <w:gridSpan w:val="7"/>
            <w:vAlign w:val="bottom"/>
          </w:tcPr>
          <w:p w14:paraId="7D561545" w14:textId="77777777" w:rsidR="000E32D2" w:rsidRPr="00A875F4" w:rsidRDefault="000E32D2" w:rsidP="004D2B3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London, UK</w:t>
            </w:r>
          </w:p>
        </w:tc>
      </w:tr>
      <w:tr w:rsidR="004D2B3F" w:rsidRPr="00A875F4" w14:paraId="3E66436B" w14:textId="77777777" w:rsidTr="005D59F1">
        <w:tblPrEx>
          <w:tblW w:w="99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1" w:author="David Döbele" w:date="2025-10-09T12:55:00Z" w16du:dateUtc="2025-10-09T10:55:00Z">
            <w:tblPrEx>
              <w:tblW w:w="99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32" w:author="David Döbele" w:date="2025-10-09T12:55:00Z" w16du:dateUtc="2025-10-09T10:55:00Z">
            <w:trPr>
              <w:trHeight w:val="20"/>
            </w:trPr>
          </w:trPrChange>
        </w:trPr>
        <w:tc>
          <w:tcPr>
            <w:tcW w:w="7797" w:type="dxa"/>
            <w:gridSpan w:val="8"/>
            <w:tcPrChange w:id="33" w:author="David Döbele" w:date="2025-10-09T12:55:00Z" w16du:dateUtc="2025-10-09T10:55:00Z">
              <w:tcPr>
                <w:tcW w:w="5948" w:type="dxa"/>
                <w:gridSpan w:val="3"/>
              </w:tcPr>
            </w:tcPrChange>
          </w:tcPr>
          <w:p w14:paraId="0A0C26D2" w14:textId="7B93BE4B" w:rsidR="000E32D2" w:rsidRPr="002E7F22" w:rsidRDefault="007A0E49" w:rsidP="00C877A2">
            <w:pPr>
              <w:rPr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Intern responsible for the 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Training Center Development </w:t>
            </w:r>
            <w:r w:rsidR="00F339CF" w:rsidRPr="00C877A2">
              <w:rPr>
                <w:rFonts w:ascii="Georgia" w:hAnsi="Georgia"/>
                <w:sz w:val="18"/>
                <w:lang w:val="en-US"/>
              </w:rPr>
              <w:t>a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nd </w:t>
            </w:r>
            <w:r>
              <w:rPr>
                <w:rFonts w:ascii="Georgia" w:hAnsi="Georgia"/>
                <w:sz w:val="18"/>
                <w:lang w:val="en-US"/>
              </w:rPr>
              <w:t>O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perational </w:t>
            </w:r>
            <w:r>
              <w:rPr>
                <w:rFonts w:ascii="Georgia" w:hAnsi="Georgia"/>
                <w:sz w:val="18"/>
                <w:lang w:val="en-US"/>
              </w:rPr>
              <w:t>S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>upport</w:t>
            </w:r>
          </w:p>
        </w:tc>
        <w:tc>
          <w:tcPr>
            <w:tcW w:w="2126" w:type="dxa"/>
            <w:tcPrChange w:id="34" w:author="David Döbele" w:date="2025-10-09T12:55:00Z" w16du:dateUtc="2025-10-09T10:55:00Z">
              <w:tcPr>
                <w:tcW w:w="3975" w:type="dxa"/>
                <w:gridSpan w:val="7"/>
              </w:tcPr>
            </w:tcPrChange>
          </w:tcPr>
          <w:p w14:paraId="0F39FB31" w14:textId="77777777" w:rsidR="000E32D2" w:rsidRPr="002E7F22" w:rsidRDefault="000E32D2" w:rsidP="004D2B3F">
            <w:pPr>
              <w:jc w:val="right"/>
              <w:rPr>
                <w:rFonts w:ascii="Georgia" w:hAnsi="Georgia"/>
                <w:smallCaps/>
                <w:sz w:val="23"/>
                <w:szCs w:val="23"/>
              </w:rPr>
            </w:pPr>
            <w:r w:rsidRPr="00C877A2">
              <w:rPr>
                <w:rFonts w:ascii="Georgia" w:hAnsi="Georgia"/>
                <w:sz w:val="18"/>
                <w:lang w:val="en-US"/>
              </w:rPr>
              <w:t>10/20</w:t>
            </w:r>
            <w:r w:rsidRPr="002E7F22">
              <w:rPr>
                <w:rFonts w:ascii="Georgia" w:hAnsi="Georgia"/>
                <w:sz w:val="18"/>
                <w:lang w:val="en-US"/>
              </w:rPr>
              <w:t>24 – 11/20</w:t>
            </w:r>
            <w:r w:rsidRPr="00C877A2">
              <w:rPr>
                <w:rFonts w:ascii="Georgia" w:hAnsi="Georgia"/>
                <w:sz w:val="18"/>
                <w:lang w:val="en-US"/>
              </w:rPr>
              <w:t>24</w:t>
            </w:r>
          </w:p>
        </w:tc>
      </w:tr>
      <w:tr w:rsidR="004D2B3F" w:rsidRPr="007A0E49" w14:paraId="5A970FCC" w14:textId="77777777" w:rsidTr="00C877A2">
        <w:tc>
          <w:tcPr>
            <w:tcW w:w="9923" w:type="dxa"/>
            <w:gridSpan w:val="9"/>
          </w:tcPr>
          <w:p w14:paraId="743537AF" w14:textId="20562C5C" w:rsidR="000E32D2" w:rsidRPr="00CF4BEA" w:rsidRDefault="000E32D2" w:rsidP="004D2B3F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Plann</w:t>
            </w:r>
            <w:r w:rsidR="007A0E49">
              <w:rPr>
                <w:sz w:val="18"/>
                <w:lang w:val="en-US"/>
              </w:rPr>
              <w:t xml:space="preserve">ed </w:t>
            </w:r>
            <w:r w:rsidRPr="00A875F4">
              <w:rPr>
                <w:sz w:val="18"/>
                <w:lang w:val="en-US"/>
              </w:rPr>
              <w:t xml:space="preserve">the EasyJet training </w:t>
            </w:r>
            <w:r w:rsidR="007A0E49" w:rsidRPr="00A875F4">
              <w:rPr>
                <w:sz w:val="18"/>
                <w:lang w:val="en-US"/>
              </w:rPr>
              <w:t>center</w:t>
            </w:r>
            <w:r>
              <w:rPr>
                <w:sz w:val="18"/>
                <w:lang w:val="en-US"/>
              </w:rPr>
              <w:t xml:space="preserve"> </w:t>
            </w:r>
          </w:p>
          <w:p w14:paraId="38A63048" w14:textId="19C06B78" w:rsidR="000E32D2" w:rsidRPr="00A875F4" w:rsidRDefault="000E32D2" w:rsidP="004D2B3F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Part of EasyJet’s Operations, Customer Relations</w:t>
            </w:r>
            <w:r w:rsidR="007A0E49">
              <w:rPr>
                <w:sz w:val="18"/>
                <w:lang w:val="en-US"/>
              </w:rPr>
              <w:t>, a</w:t>
            </w:r>
            <w:r w:rsidRPr="00A875F4">
              <w:rPr>
                <w:sz w:val="18"/>
                <w:lang w:val="en-US"/>
              </w:rPr>
              <w:t>nd Recruitment team</w:t>
            </w:r>
          </w:p>
        </w:tc>
      </w:tr>
      <w:tr w:rsidR="004D2B3F" w:rsidRPr="009D7C49" w14:paraId="593B4C4D" w14:textId="77777777" w:rsidTr="00C877A2">
        <w:trPr>
          <w:trHeight w:val="346"/>
        </w:trPr>
        <w:tc>
          <w:tcPr>
            <w:tcW w:w="5948" w:type="dxa"/>
            <w:gridSpan w:val="2"/>
            <w:vAlign w:val="bottom"/>
          </w:tcPr>
          <w:p w14:paraId="7045F68C" w14:textId="77777777" w:rsidR="000E32D2" w:rsidRPr="00A875F4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EarlyBird</w:t>
            </w:r>
            <w:proofErr w:type="spellEnd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Transglobal</w:t>
            </w:r>
          </w:p>
        </w:tc>
        <w:tc>
          <w:tcPr>
            <w:tcW w:w="3975" w:type="dxa"/>
            <w:gridSpan w:val="7"/>
            <w:vAlign w:val="bottom"/>
          </w:tcPr>
          <w:p w14:paraId="47105936" w14:textId="77777777" w:rsidR="000E32D2" w:rsidRPr="00F31B84" w:rsidRDefault="000E32D2" w:rsidP="004D2B3F">
            <w:pPr>
              <w:jc w:val="right"/>
              <w:rPr>
                <w:iCs/>
                <w:sz w:val="18"/>
              </w:rPr>
            </w:pPr>
            <w:r w:rsidRPr="00A875F4">
              <w:rPr>
                <w:rFonts w:ascii="Georgia" w:hAnsi="Georgia"/>
                <w:i/>
                <w:smallCaps/>
                <w:sz w:val="23"/>
                <w:szCs w:val="23"/>
              </w:rPr>
              <w:t>Dublin, IE</w:t>
            </w:r>
          </w:p>
        </w:tc>
      </w:tr>
      <w:tr w:rsidR="004D2B3F" w:rsidRPr="006546FD" w14:paraId="731073B3" w14:textId="77777777" w:rsidTr="00C877A2">
        <w:tc>
          <w:tcPr>
            <w:tcW w:w="6804" w:type="dxa"/>
            <w:gridSpan w:val="5"/>
          </w:tcPr>
          <w:p w14:paraId="52EAFE16" w14:textId="77777777" w:rsidR="000E32D2" w:rsidRPr="002E7F22" w:rsidRDefault="00F12512" w:rsidP="002E7F22">
            <w:pPr>
              <w:rPr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sz w:val="18"/>
                <w:lang w:val="en-US"/>
              </w:rPr>
              <w:t>Finance and Accounting Intern</w:t>
            </w:r>
          </w:p>
        </w:tc>
        <w:tc>
          <w:tcPr>
            <w:tcW w:w="3119" w:type="dxa"/>
            <w:gridSpan w:val="4"/>
          </w:tcPr>
          <w:p w14:paraId="1C228336" w14:textId="77777777" w:rsidR="000E32D2" w:rsidRPr="00A74225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08/2024 – 09/2024</w:t>
            </w:r>
          </w:p>
        </w:tc>
      </w:tr>
      <w:tr w:rsidR="004D2B3F" w:rsidRPr="007A0E49" w14:paraId="28A87E1A" w14:textId="77777777" w:rsidTr="00C877A2">
        <w:tc>
          <w:tcPr>
            <w:tcW w:w="9923" w:type="dxa"/>
            <w:gridSpan w:val="9"/>
          </w:tcPr>
          <w:p w14:paraId="593385FF" w14:textId="67169A9B" w:rsidR="000E32D2" w:rsidRPr="00691856" w:rsidRDefault="007A0E49" w:rsidP="004D2B3F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Carried out the b</w:t>
            </w:r>
            <w:r w:rsidR="000E32D2" w:rsidRPr="00691856">
              <w:rPr>
                <w:sz w:val="18"/>
                <w:lang w:val="en-US"/>
              </w:rPr>
              <w:t>ookkeeping and accounting</w:t>
            </w:r>
            <w:ins w:id="35" w:author="Daniel Gorbunov" w:date="2025-10-07T07:26:00Z">
              <w:r w:rsidR="00E15F9D">
                <w:rPr>
                  <w:sz w:val="18"/>
                  <w:lang w:val="en-US"/>
                </w:rPr>
                <w:t xml:space="preserve"> </w:t>
              </w:r>
            </w:ins>
            <w:r>
              <w:rPr>
                <w:sz w:val="18"/>
                <w:lang w:val="en-US"/>
              </w:rPr>
              <w:t>in the in</w:t>
            </w:r>
            <w:del w:id="36" w:author="David Döbele" w:date="2025-10-09T12:54:00Z" w16du:dateUtc="2025-10-09T10:54:00Z">
              <w:r w:rsidDel="005D59F1">
                <w:rPr>
                  <w:sz w:val="18"/>
                  <w:lang w:val="en-US"/>
                </w:rPr>
                <w:delText>.</w:delText>
              </w:r>
            </w:del>
            <w:r>
              <w:rPr>
                <w:sz w:val="18"/>
                <w:lang w:val="en-US"/>
              </w:rPr>
              <w:t>house operating system</w:t>
            </w:r>
          </w:p>
        </w:tc>
      </w:tr>
      <w:tr w:rsidR="004D2B3F" w:rsidRPr="009D7C49" w14:paraId="290C2071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62FA6596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Relaer-D GmbH</w:t>
            </w:r>
          </w:p>
        </w:tc>
        <w:tc>
          <w:tcPr>
            <w:tcW w:w="3119" w:type="dxa"/>
            <w:gridSpan w:val="4"/>
            <w:vAlign w:val="bottom"/>
          </w:tcPr>
          <w:p w14:paraId="3B1829E6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78D06829" w14:textId="77777777" w:rsidTr="00C877A2">
        <w:trPr>
          <w:trHeight w:val="20"/>
        </w:trPr>
        <w:tc>
          <w:tcPr>
            <w:tcW w:w="6521" w:type="dxa"/>
            <w:gridSpan w:val="4"/>
          </w:tcPr>
          <w:p w14:paraId="51455841" w14:textId="77777777" w:rsidR="000E32D2" w:rsidRPr="00C877A2" w:rsidRDefault="00703538" w:rsidP="00C877A2">
            <w:pPr>
              <w:rPr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sz w:val="18"/>
                <w:lang w:val="en-US"/>
              </w:rPr>
              <w:t>Business and Delivery Operations Intern</w:t>
            </w:r>
          </w:p>
        </w:tc>
        <w:tc>
          <w:tcPr>
            <w:tcW w:w="3402" w:type="dxa"/>
            <w:gridSpan w:val="5"/>
          </w:tcPr>
          <w:p w14:paraId="6C57A135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06/2023 – 07/2023</w:t>
            </w:r>
          </w:p>
        </w:tc>
      </w:tr>
      <w:tr w:rsidR="004D2B3F" w:rsidRPr="007A0E49" w14:paraId="6838C4B0" w14:textId="77777777" w:rsidTr="00C877A2">
        <w:trPr>
          <w:trHeight w:val="20"/>
        </w:trPr>
        <w:tc>
          <w:tcPr>
            <w:tcW w:w="9923" w:type="dxa"/>
            <w:gridSpan w:val="9"/>
          </w:tcPr>
          <w:p w14:paraId="6E38DB1D" w14:textId="700A2781" w:rsidR="000E32D2" w:rsidRPr="00A875F4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A875F4">
              <w:rPr>
                <w:sz w:val="18"/>
                <w:lang w:val="en-GB"/>
              </w:rPr>
              <w:t>Participa</w:t>
            </w:r>
            <w:r w:rsidR="007A0E49">
              <w:rPr>
                <w:sz w:val="18"/>
                <w:lang w:val="en-GB"/>
              </w:rPr>
              <w:t>ted</w:t>
            </w:r>
            <w:r w:rsidRPr="00A875F4">
              <w:rPr>
                <w:sz w:val="18"/>
                <w:lang w:val="en-GB"/>
              </w:rPr>
              <w:t xml:space="preserve"> in technical and commercial negotiations in the aircraft acceptance transaction process</w:t>
            </w:r>
          </w:p>
          <w:p w14:paraId="163AC8DF" w14:textId="0DB33FE1" w:rsidR="000E32D2" w:rsidRPr="000E32D2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Prepar</w:t>
            </w:r>
            <w:r w:rsidR="007A0E49">
              <w:rPr>
                <w:sz w:val="18"/>
                <w:lang w:val="en-GB"/>
              </w:rPr>
              <w:t xml:space="preserve">ed </w:t>
            </w:r>
            <w:r w:rsidRPr="000E32D2">
              <w:rPr>
                <w:sz w:val="18"/>
                <w:lang w:val="en-GB"/>
              </w:rPr>
              <w:t>weekly</w:t>
            </w:r>
            <w:r w:rsidR="007A0E49">
              <w:rPr>
                <w:sz w:val="18"/>
                <w:lang w:val="en-GB"/>
              </w:rPr>
              <w:t xml:space="preserve"> and </w:t>
            </w:r>
            <w:r w:rsidRPr="000E32D2">
              <w:rPr>
                <w:sz w:val="18"/>
                <w:lang w:val="en-GB"/>
              </w:rPr>
              <w:t>monthly reports for clients (English)</w:t>
            </w:r>
          </w:p>
        </w:tc>
      </w:tr>
      <w:tr w:rsidR="004D2B3F" w:rsidRPr="009D7C49" w14:paraId="603A3F2C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64DE7E2F" w14:textId="77777777" w:rsidR="000E32D2" w:rsidRPr="000E32D2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b/>
                <w:i w:val="0"/>
                <w:iCs w:val="0"/>
                <w:smallCaps/>
                <w:sz w:val="23"/>
                <w:szCs w:val="23"/>
              </w:rPr>
              <w:t>Deutsches Finanzkontor</w:t>
            </w:r>
          </w:p>
        </w:tc>
        <w:tc>
          <w:tcPr>
            <w:tcW w:w="3119" w:type="dxa"/>
            <w:gridSpan w:val="4"/>
            <w:vAlign w:val="bottom"/>
          </w:tcPr>
          <w:p w14:paraId="469BC0A4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2BA2F6BF" w14:textId="77777777" w:rsidTr="00C877A2">
        <w:tc>
          <w:tcPr>
            <w:tcW w:w="6521" w:type="dxa"/>
            <w:gridSpan w:val="4"/>
          </w:tcPr>
          <w:p w14:paraId="359674E5" w14:textId="48D2E6A0" w:rsidR="000E32D2" w:rsidRPr="00C877A2" w:rsidRDefault="006B33AC" w:rsidP="00C877A2">
            <w:pPr>
              <w:rPr>
                <w:i/>
                <w:iCs/>
                <w:sz w:val="18"/>
                <w:lang w:val="en-US"/>
              </w:rPr>
            </w:pPr>
            <w:r w:rsidRPr="00C877A2">
              <w:rPr>
                <w:rFonts w:ascii="Georgia" w:hAnsi="Georgia"/>
                <w:sz w:val="18"/>
                <w:lang w:val="en-US"/>
              </w:rPr>
              <w:t xml:space="preserve">Real </w:t>
            </w:r>
            <w:r w:rsidR="006C01D1" w:rsidRPr="00C877A2">
              <w:rPr>
                <w:rFonts w:ascii="Georgia" w:hAnsi="Georgia"/>
                <w:sz w:val="18"/>
                <w:lang w:val="en-US"/>
              </w:rPr>
              <w:t xml:space="preserve">Estate </w:t>
            </w:r>
            <w:r w:rsidR="007A0E49">
              <w:rPr>
                <w:rFonts w:ascii="Georgia" w:hAnsi="Georgia"/>
                <w:sz w:val="18"/>
                <w:lang w:val="en-US"/>
              </w:rPr>
              <w:t>F</w:t>
            </w:r>
            <w:r w:rsidR="006C01D1" w:rsidRPr="00C877A2">
              <w:rPr>
                <w:rFonts w:ascii="Georgia" w:hAnsi="Georgia"/>
                <w:sz w:val="18"/>
                <w:lang w:val="en-US"/>
              </w:rPr>
              <w:t xml:space="preserve">inancing and </w:t>
            </w:r>
            <w:r w:rsidR="00804563" w:rsidRPr="00C877A2">
              <w:rPr>
                <w:rFonts w:ascii="Georgia" w:hAnsi="Georgia"/>
                <w:sz w:val="18"/>
                <w:lang w:val="en-US"/>
              </w:rPr>
              <w:t>Accounting Intern</w:t>
            </w:r>
          </w:p>
        </w:tc>
        <w:tc>
          <w:tcPr>
            <w:tcW w:w="3402" w:type="dxa"/>
            <w:gridSpan w:val="5"/>
          </w:tcPr>
          <w:p w14:paraId="680F3CF8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10/2022 – 02/2023</w:t>
            </w:r>
          </w:p>
        </w:tc>
      </w:tr>
      <w:tr w:rsidR="004D2B3F" w:rsidRPr="007A0E49" w14:paraId="25354C4E" w14:textId="77777777" w:rsidTr="00C877A2">
        <w:trPr>
          <w:trHeight w:val="20"/>
        </w:trPr>
        <w:tc>
          <w:tcPr>
            <w:tcW w:w="9923" w:type="dxa"/>
            <w:gridSpan w:val="9"/>
          </w:tcPr>
          <w:p w14:paraId="25E0D282" w14:textId="6B91E3A0" w:rsidR="000E32D2" w:rsidRPr="000E32D2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Support</w:t>
            </w:r>
            <w:r w:rsidR="007A0E49">
              <w:rPr>
                <w:sz w:val="18"/>
                <w:lang w:val="en-GB"/>
              </w:rPr>
              <w:t>ed</w:t>
            </w:r>
            <w:r w:rsidRPr="000E32D2">
              <w:rPr>
                <w:sz w:val="18"/>
                <w:lang w:val="en-GB"/>
              </w:rPr>
              <w:t xml:space="preserve"> with data collection and analysis of customers and properties</w:t>
            </w:r>
          </w:p>
          <w:p w14:paraId="3CF885E4" w14:textId="347EE987" w:rsidR="000E32D2" w:rsidRPr="000E32D2" w:rsidRDefault="0064238B" w:rsidP="004D2B3F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Familia</w:t>
            </w:r>
            <w:r w:rsidR="007A0E49">
              <w:rPr>
                <w:sz w:val="18"/>
                <w:lang w:val="en-GB"/>
              </w:rPr>
              <w:t>rised</w:t>
            </w:r>
            <w:r w:rsidR="000E32D2" w:rsidRPr="000E32D2">
              <w:rPr>
                <w:sz w:val="18"/>
                <w:lang w:val="en-GB"/>
              </w:rPr>
              <w:t xml:space="preserve"> with the accounting system</w:t>
            </w:r>
          </w:p>
        </w:tc>
      </w:tr>
      <w:tr w:rsidR="004D2B3F" w:rsidRPr="009D7C49" w14:paraId="3ED35698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08BD02F6" w14:textId="77777777" w:rsidR="000E32D2" w:rsidRPr="00F31B84" w:rsidRDefault="00B437BE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437BE">
              <w:rPr>
                <w:b/>
                <w:i w:val="0"/>
                <w:iCs w:val="0"/>
                <w:smallCaps/>
                <w:sz w:val="23"/>
                <w:szCs w:val="23"/>
              </w:rPr>
              <w:t>HypoVereinsbank</w:t>
            </w:r>
          </w:p>
        </w:tc>
        <w:tc>
          <w:tcPr>
            <w:tcW w:w="3119" w:type="dxa"/>
            <w:gridSpan w:val="4"/>
            <w:vAlign w:val="bottom"/>
          </w:tcPr>
          <w:p w14:paraId="56275ACD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505882A3" w14:textId="77777777" w:rsidTr="00C877A2">
        <w:trPr>
          <w:trHeight w:val="20"/>
        </w:trPr>
        <w:tc>
          <w:tcPr>
            <w:tcW w:w="6521" w:type="dxa"/>
            <w:gridSpan w:val="4"/>
          </w:tcPr>
          <w:p w14:paraId="4CADE32E" w14:textId="3FEDEBE8" w:rsidR="000E32D2" w:rsidRPr="00C877A2" w:rsidRDefault="0064238B" w:rsidP="00C877A2">
            <w:pPr>
              <w:rPr>
                <w:i/>
                <w:iCs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Customer Service and Asset Management Intern</w:t>
            </w:r>
          </w:p>
        </w:tc>
        <w:tc>
          <w:tcPr>
            <w:tcW w:w="3402" w:type="dxa"/>
            <w:gridSpan w:val="5"/>
          </w:tcPr>
          <w:p w14:paraId="45F12D02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B437BE">
              <w:rPr>
                <w:i w:val="0"/>
                <w:iCs w:val="0"/>
                <w:sz w:val="18"/>
                <w:lang w:val="en-US"/>
              </w:rPr>
              <w:t>1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</w:p>
        </w:tc>
      </w:tr>
      <w:tr w:rsidR="004D2B3F" w:rsidRPr="007A0E49" w14:paraId="6CF4B83C" w14:textId="77777777" w:rsidTr="00C877A2">
        <w:trPr>
          <w:trHeight w:val="20"/>
        </w:trPr>
        <w:tc>
          <w:tcPr>
            <w:tcW w:w="9923" w:type="dxa"/>
            <w:gridSpan w:val="9"/>
            <w:vAlign w:val="bottom"/>
          </w:tcPr>
          <w:p w14:paraId="6E988A0B" w14:textId="0343B6BF" w:rsidR="000E32D2" w:rsidRPr="00B437BE" w:rsidRDefault="00B437BE" w:rsidP="004D2B3F">
            <w:pPr>
              <w:pStyle w:val="Bullets"/>
              <w:rPr>
                <w:sz w:val="18"/>
                <w:lang w:val="en-GB"/>
              </w:rPr>
            </w:pPr>
            <w:r w:rsidRPr="00B437BE">
              <w:rPr>
                <w:sz w:val="18"/>
                <w:lang w:val="en-GB"/>
              </w:rPr>
              <w:t>Gain</w:t>
            </w:r>
            <w:r w:rsidR="0064238B">
              <w:rPr>
                <w:sz w:val="18"/>
                <w:lang w:val="en-GB"/>
              </w:rPr>
              <w:t>ed</w:t>
            </w:r>
            <w:r w:rsidRPr="00B437BE">
              <w:rPr>
                <w:sz w:val="18"/>
                <w:lang w:val="en-GB"/>
              </w:rPr>
              <w:t xml:space="preserve"> practical experience in customer service and asset management</w:t>
            </w:r>
          </w:p>
        </w:tc>
      </w:tr>
      <w:tr w:rsidR="004D2B3F" w:rsidRPr="009D7C49" w14:paraId="36500906" w14:textId="77777777" w:rsidTr="00C877A2">
        <w:trPr>
          <w:trHeight w:val="367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034CD9E6" w14:textId="77777777" w:rsidR="000E32D2" w:rsidRPr="009D7C49" w:rsidRDefault="000E32D2" w:rsidP="004D2B3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4D2B3F" w:rsidRPr="009D7C49" w14:paraId="5B938C62" w14:textId="77777777" w:rsidTr="00C877A2">
        <w:trPr>
          <w:trHeight w:val="340"/>
        </w:trPr>
        <w:tc>
          <w:tcPr>
            <w:tcW w:w="5948" w:type="dxa"/>
            <w:gridSpan w:val="2"/>
            <w:tcBorders>
              <w:top w:val="single" w:sz="4" w:space="0" w:color="auto"/>
            </w:tcBorders>
            <w:vAlign w:val="bottom"/>
          </w:tcPr>
          <w:p w14:paraId="3776F510" w14:textId="77777777" w:rsidR="000E32D2" w:rsidRPr="00AA5A9C" w:rsidRDefault="000E32D2" w:rsidP="004D2B3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>Struvenhütte</w:t>
            </w:r>
            <w:proofErr w:type="spellEnd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</w:t>
            </w:r>
            <w:ins w:id="37" w:author="Sarah Bergmann" w:date="2025-10-06T03:45:00Z">
              <w:r w:rsidR="004D2B3F">
                <w:rPr>
                  <w:b/>
                  <w:i w:val="0"/>
                  <w:iCs/>
                  <w:sz w:val="23"/>
                  <w:szCs w:val="23"/>
                  <w:lang w:val="en-US"/>
                </w:rPr>
                <w:t xml:space="preserve"> </w:t>
              </w:r>
            </w:ins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V. </w:t>
            </w:r>
          </w:p>
        </w:tc>
        <w:tc>
          <w:tcPr>
            <w:tcW w:w="3975" w:type="dxa"/>
            <w:gridSpan w:val="7"/>
            <w:tcBorders>
              <w:top w:val="single" w:sz="4" w:space="0" w:color="auto"/>
            </w:tcBorders>
            <w:vAlign w:val="bottom"/>
          </w:tcPr>
          <w:p w14:paraId="69A43509" w14:textId="77777777" w:rsidR="000E32D2" w:rsidRPr="007D5BE9" w:rsidRDefault="000E32D2" w:rsidP="004D2B3F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Hamburg</w:t>
            </w:r>
            <w:r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Pr="000A1A87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4D2B3F" w:rsidRPr="006546FD" w14:paraId="026DE1D9" w14:textId="77777777" w:rsidTr="00C877A2">
        <w:trPr>
          <w:trHeight w:val="20"/>
        </w:trPr>
        <w:tc>
          <w:tcPr>
            <w:tcW w:w="7655" w:type="dxa"/>
            <w:gridSpan w:val="7"/>
          </w:tcPr>
          <w:p w14:paraId="3927C643" w14:textId="77777777" w:rsidR="000E32D2" w:rsidRDefault="000E32D2" w:rsidP="004D2B3F">
            <w:pPr>
              <w:pStyle w:val="Beschreibung"/>
              <w:rPr>
                <w:sz w:val="18"/>
                <w:lang w:val="en-US"/>
              </w:rPr>
            </w:pPr>
            <w:r w:rsidRPr="00EB0E9F">
              <w:rPr>
                <w:sz w:val="18"/>
                <w:lang w:val="en-US"/>
              </w:rPr>
              <w:t xml:space="preserve">Active </w:t>
            </w:r>
            <w:r w:rsidR="0064238B">
              <w:rPr>
                <w:sz w:val="18"/>
                <w:lang w:val="en-US"/>
              </w:rPr>
              <w:t>M</w:t>
            </w:r>
            <w:r w:rsidRPr="00EB0E9F">
              <w:rPr>
                <w:sz w:val="18"/>
                <w:lang w:val="en-US"/>
              </w:rPr>
              <w:t>ember</w:t>
            </w:r>
          </w:p>
          <w:p w14:paraId="467D7DF1" w14:textId="727013DC" w:rsidR="0064238B" w:rsidRPr="00EB0E9F" w:rsidRDefault="0064238B" w:rsidP="0064238B">
            <w:pPr>
              <w:pStyle w:val="Beschreibung"/>
              <w:numPr>
                <w:ilvl w:val="0"/>
                <w:numId w:val="2"/>
              </w:numPr>
              <w:rPr>
                <w:sz w:val="18"/>
                <w:lang w:val="en-US"/>
              </w:rPr>
            </w:pPr>
            <w:r w:rsidRPr="0064238B">
              <w:rPr>
                <w:rFonts w:cs="Georgia"/>
                <w:i/>
                <w:iCs/>
                <w:color w:val="000000"/>
                <w:sz w:val="18"/>
                <w:lang w:val="en-GB"/>
              </w:rPr>
              <w:t>Supporting the wildlife rescue organization and organizing the fawn rescue project</w:t>
            </w:r>
            <w:r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5755676F" w14:textId="77777777" w:rsidR="000E32D2" w:rsidRDefault="000E32D2" w:rsidP="004D2B3F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05/2024 – present</w:t>
            </w:r>
          </w:p>
        </w:tc>
      </w:tr>
      <w:tr w:rsidR="004D2B3F" w:rsidRPr="000A1A87" w14:paraId="16F59EC8" w14:textId="77777777" w:rsidTr="00C877A2">
        <w:trPr>
          <w:trHeight w:val="346"/>
        </w:trPr>
        <w:tc>
          <w:tcPr>
            <w:tcW w:w="6379" w:type="dxa"/>
            <w:gridSpan w:val="3"/>
            <w:vAlign w:val="bottom"/>
          </w:tcPr>
          <w:p w14:paraId="6B26AB15" w14:textId="087A8450" w:rsidR="000E32D2" w:rsidRPr="00AD775C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Youth </w:t>
            </w:r>
            <w:proofErr w:type="spellStart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Debates</w:t>
            </w:r>
            <w:proofErr w:type="spellEnd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C877A2">
              <w:rPr>
                <w:b/>
                <w:i w:val="0"/>
                <w:iCs w:val="0"/>
                <w:smallCaps/>
                <w:sz w:val="23"/>
                <w:szCs w:val="23"/>
              </w:rPr>
              <w:t>e</w:t>
            </w: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.</w:t>
            </w:r>
            <w:ins w:id="38" w:author="Sarah Bergmann" w:date="2025-10-06T03:45:00Z">
              <w:r w:rsidR="004D2B3F">
                <w:rPr>
                  <w:b/>
                  <w:i w:val="0"/>
                  <w:iCs w:val="0"/>
                  <w:smallCaps/>
                  <w:sz w:val="23"/>
                  <w:szCs w:val="23"/>
                </w:rPr>
                <w:t xml:space="preserve"> </w:t>
              </w:r>
            </w:ins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V. </w:t>
            </w: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(Jugend debattiert)</w:t>
            </w:r>
          </w:p>
        </w:tc>
        <w:tc>
          <w:tcPr>
            <w:tcW w:w="3544" w:type="dxa"/>
            <w:gridSpan w:val="6"/>
            <w:vAlign w:val="bottom"/>
          </w:tcPr>
          <w:p w14:paraId="457E3CF7" w14:textId="77777777" w:rsidR="000E32D2" w:rsidRPr="000A1A87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Hamburg</w:t>
            </w:r>
            <w:r w:rsidRPr="000A1A87">
              <w:rPr>
                <w:smallCaps/>
                <w:sz w:val="23"/>
                <w:szCs w:val="23"/>
              </w:rPr>
              <w:t>, DE</w:t>
            </w:r>
          </w:p>
        </w:tc>
      </w:tr>
      <w:tr w:rsidR="004D2B3F" w:rsidRPr="006546FD" w14:paraId="75DC7E40" w14:textId="77777777" w:rsidTr="00C877A2">
        <w:trPr>
          <w:trHeight w:val="20"/>
        </w:trPr>
        <w:tc>
          <w:tcPr>
            <w:tcW w:w="7796" w:type="dxa"/>
            <w:gridSpan w:val="8"/>
            <w:vAlign w:val="bottom"/>
          </w:tcPr>
          <w:p w14:paraId="67D92A55" w14:textId="1FE372F3" w:rsidR="000E32D2" w:rsidRPr="003D49AC" w:rsidRDefault="000E32D2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AD775C">
              <w:rPr>
                <w:i w:val="0"/>
                <w:iCs w:val="0"/>
                <w:sz w:val="18"/>
                <w:lang w:val="en-US"/>
              </w:rPr>
              <w:t xml:space="preserve">Certified </w:t>
            </w:r>
            <w:r w:rsidR="00C877A2">
              <w:rPr>
                <w:i w:val="0"/>
                <w:iCs w:val="0"/>
                <w:sz w:val="18"/>
                <w:lang w:val="en-US"/>
              </w:rPr>
              <w:t>J</w:t>
            </w:r>
            <w:r w:rsidRPr="00AD775C">
              <w:rPr>
                <w:i w:val="0"/>
                <w:iCs w:val="0"/>
                <w:sz w:val="18"/>
                <w:lang w:val="en-US"/>
              </w:rPr>
              <w:t xml:space="preserve">uror at the </w:t>
            </w:r>
            <w:r w:rsidR="00C877A2">
              <w:rPr>
                <w:i w:val="0"/>
                <w:iCs w:val="0"/>
                <w:sz w:val="18"/>
                <w:lang w:val="en-US"/>
              </w:rPr>
              <w:t>Y</w:t>
            </w:r>
            <w:r w:rsidRPr="00AD775C">
              <w:rPr>
                <w:i w:val="0"/>
                <w:iCs w:val="0"/>
                <w:sz w:val="18"/>
                <w:lang w:val="en-US"/>
              </w:rPr>
              <w:t xml:space="preserve">outh </w:t>
            </w:r>
            <w:r w:rsidR="00C877A2">
              <w:rPr>
                <w:i w:val="0"/>
                <w:iCs w:val="0"/>
                <w:sz w:val="18"/>
                <w:lang w:val="en-US"/>
              </w:rPr>
              <w:t>D</w:t>
            </w:r>
            <w:r w:rsidRPr="00AD775C">
              <w:rPr>
                <w:i w:val="0"/>
                <w:iCs w:val="0"/>
                <w:sz w:val="18"/>
                <w:lang w:val="en-US"/>
              </w:rPr>
              <w:t>ebates</w:t>
            </w:r>
            <w:r w:rsidRPr="003D49AC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  <w:tc>
          <w:tcPr>
            <w:tcW w:w="2127" w:type="dxa"/>
            <w:vAlign w:val="bottom"/>
          </w:tcPr>
          <w:p w14:paraId="1139EA41" w14:textId="77777777" w:rsidR="000E32D2" w:rsidRPr="00F64FA7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08/20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4D2B3F" w:rsidRPr="009D7C49" w14:paraId="210786B8" w14:textId="77777777" w:rsidTr="00C877A2">
        <w:trPr>
          <w:trHeight w:val="30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26E457C2" w14:textId="77777777" w:rsidR="000E32D2" w:rsidRPr="009D7C49" w:rsidRDefault="000E32D2" w:rsidP="004D2B3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D2B3F" w:rsidRPr="007A0E49" w14:paraId="166AA690" w14:textId="77777777" w:rsidTr="00C877A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38C80122" w14:textId="77777777" w:rsidR="00A11D50" w:rsidRPr="009D7C49" w:rsidRDefault="000E32D2" w:rsidP="004D2B3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</w:tcBorders>
            <w:vAlign w:val="bottom"/>
          </w:tcPr>
          <w:p w14:paraId="6BE04958" w14:textId="69D8A0E2" w:rsidR="000E32D2" w:rsidRPr="00C877A2" w:rsidRDefault="000E32D2" w:rsidP="004D2B3F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877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C2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616EEC">
              <w:rPr>
                <w:rFonts w:ascii="Georgia" w:hAnsi="Georgia" w:cs="Georgia"/>
                <w:color w:val="000000"/>
                <w:sz w:val="18"/>
                <w:lang w:val="en-US"/>
              </w:rPr>
              <w:t>Russian</w:t>
            </w:r>
            <w:r w:rsidR="00C877A2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(C2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877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C1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4D2B3F" w:rsidRPr="007A0E49" w14:paraId="253507FC" w14:textId="77777777" w:rsidTr="004D2B3F">
        <w:trPr>
          <w:trHeight w:val="340"/>
        </w:trPr>
        <w:tc>
          <w:tcPr>
            <w:tcW w:w="1418" w:type="dxa"/>
            <w:vAlign w:val="bottom"/>
          </w:tcPr>
          <w:p w14:paraId="1484A3E1" w14:textId="77777777" w:rsidR="000E32D2" w:rsidDel="004D2B3F" w:rsidRDefault="000E32D2" w:rsidP="004D2B3F">
            <w:pPr>
              <w:rPr>
                <w:ins w:id="39" w:author="Catharina Freier" w:date="2025-10-04T12:43:00Z"/>
                <w:del w:id="40" w:author="Sarah Bergmann" w:date="2025-10-06T03:46:00Z"/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  <w:p w14:paraId="3F8F9FBE" w14:textId="77777777" w:rsidR="00A11D50" w:rsidRPr="009D7C49" w:rsidRDefault="00A11D50" w:rsidP="004D2B3F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505" w:type="dxa"/>
            <w:gridSpan w:val="8"/>
            <w:vAlign w:val="bottom"/>
          </w:tcPr>
          <w:p w14:paraId="03F00DED" w14:textId="77777777" w:rsidR="00A11D50" w:rsidDel="004D2B3F" w:rsidRDefault="000E32D2" w:rsidP="004D2B3F">
            <w:pPr>
              <w:ind w:left="-11"/>
              <w:rPr>
                <w:ins w:id="41" w:author="Catharina Freier" w:date="2025-10-04T12:45:00Z"/>
                <w:del w:id="42" w:author="Sarah Bergmann" w:date="2025-10-06T03:45:00Z"/>
                <w:rFonts w:ascii="Georgia" w:hAnsi="Georgia" w:cs="Georgia"/>
                <w:color w:val="000000"/>
                <w:sz w:val="18"/>
                <w:lang w:val="en-US"/>
              </w:rPr>
            </w:pP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Word, Excel, PowerPoint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2B52DEAB" w14:textId="77777777" w:rsidR="000E32D2" w:rsidRPr="00C877A2" w:rsidRDefault="000E32D2" w:rsidP="004D2B3F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Digital accounting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Bloomberg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4D2B3F" w:rsidRPr="007A0E49" w14:paraId="518CCA98" w14:textId="77777777" w:rsidTr="004D2B3F">
        <w:trPr>
          <w:trHeight w:val="340"/>
        </w:trPr>
        <w:tc>
          <w:tcPr>
            <w:tcW w:w="1418" w:type="dxa"/>
            <w:vAlign w:val="bottom"/>
          </w:tcPr>
          <w:p w14:paraId="7E801B6B" w14:textId="77777777" w:rsidR="00A11D50" w:rsidRPr="009D7C49" w:rsidRDefault="000E32D2" w:rsidP="004D2B3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ins w:id="43" w:author="Catharina Freier" w:date="2025-10-04T12:52:00Z">
              <w:r w:rsidR="00A11D50">
                <w:rPr>
                  <w:rFonts w:ascii="Georgia" w:hAnsi="Georgia"/>
                  <w:sz w:val="18"/>
                </w:rPr>
                <w:t>:</w:t>
              </w:r>
            </w:ins>
          </w:p>
        </w:tc>
        <w:tc>
          <w:tcPr>
            <w:tcW w:w="8505" w:type="dxa"/>
            <w:gridSpan w:val="8"/>
            <w:vAlign w:val="bottom"/>
          </w:tcPr>
          <w:p w14:paraId="13A8E603" w14:textId="1880C899" w:rsidR="000E32D2" w:rsidRPr="00CD141F" w:rsidRDefault="000E32D2" w:rsidP="004D2B3F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Youth team golf club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Treudelberg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commentRangeStart w:id="44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Hamburg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Catamaran sailing club</w:t>
            </w:r>
            <w:commentRangeEnd w:id="44"/>
            <w:r w:rsidR="005D59F1">
              <w:rPr>
                <w:rStyle w:val="Kommentarzeichen"/>
              </w:rPr>
              <w:commentReference w:id="44"/>
            </w: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Grömitz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proofErr w:type="gram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Baltic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sea</w:t>
            </w:r>
            <w:proofErr w:type="gram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C877A2">
              <w:rPr>
                <w:rFonts w:ascii="Georgia" w:hAnsi="Georgia" w:cs="Georgia"/>
                <w:color w:val="000000"/>
                <w:sz w:val="18"/>
                <w:lang w:val="en-US"/>
              </w:rPr>
              <w:t>Tennis, Piano</w:t>
            </w:r>
          </w:p>
        </w:tc>
      </w:tr>
    </w:tbl>
    <w:p w14:paraId="21450A54" w14:textId="77777777" w:rsidR="00723643" w:rsidRPr="00CD141F" w:rsidRDefault="00723643" w:rsidP="002E7F22">
      <w:pPr>
        <w:spacing w:line="240" w:lineRule="auto"/>
        <w:rPr>
          <w:sz w:val="18"/>
          <w:lang w:val="en-US"/>
        </w:rPr>
      </w:pPr>
    </w:p>
    <w:sectPr w:rsidR="00723643" w:rsidRPr="00CD141F" w:rsidSect="004D2B3F">
      <w:footerReference w:type="even" r:id="rId12"/>
      <w:pgSz w:w="11906" w:h="16838"/>
      <w:pgMar w:top="907" w:right="1418" w:bottom="340" w:left="1418" w:header="709" w:footer="709" w:gutter="0"/>
      <w:cols w:space="708"/>
      <w:docGrid w:linePitch="360"/>
      <w:sectPrChange w:id="45" w:author="Sarah Bergmann" w:date="2025-10-06T03:49:00Z">
        <w:sectPr w:rsidR="00723643" w:rsidRPr="00CD141F" w:rsidSect="004D2B3F">
          <w:pgMar w:top="0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4" w:author="David Döbele" w:date="2025-10-09T12:55:00Z" w:initials="DD">
    <w:p w14:paraId="6F3EC389" w14:textId="77777777" w:rsidR="005D59F1" w:rsidRDefault="005D59F1" w:rsidP="005D59F1">
      <w:r>
        <w:rPr>
          <w:rStyle w:val="Kommentarzeichen"/>
        </w:rPr>
        <w:annotationRef/>
      </w:r>
      <w:r>
        <w:rPr>
          <w:sz w:val="20"/>
          <w:szCs w:val="20"/>
        </w:rPr>
        <w:t>soll das komma nach hamburg so sein?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3EC3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992EC4" w16cex:dateUtc="2025-10-09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3EC389" w16cid:durableId="5A992E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08AB" w14:textId="77777777" w:rsidR="00085F4F" w:rsidRDefault="00085F4F" w:rsidP="00BE053D">
      <w:pPr>
        <w:spacing w:after="0" w:line="240" w:lineRule="auto"/>
      </w:pPr>
      <w:r>
        <w:separator/>
      </w:r>
    </w:p>
  </w:endnote>
  <w:endnote w:type="continuationSeparator" w:id="0">
    <w:p w14:paraId="720EC181" w14:textId="77777777" w:rsidR="00085F4F" w:rsidRDefault="00085F4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18994CE4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C279414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AFFC" w14:textId="77777777" w:rsidR="00085F4F" w:rsidRDefault="00085F4F" w:rsidP="00BE053D">
      <w:pPr>
        <w:spacing w:after="0" w:line="240" w:lineRule="auto"/>
      </w:pPr>
      <w:r>
        <w:separator/>
      </w:r>
    </w:p>
  </w:footnote>
  <w:footnote w:type="continuationSeparator" w:id="0">
    <w:p w14:paraId="351F92DE" w14:textId="77777777" w:rsidR="00085F4F" w:rsidRDefault="00085F4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171C7E"/>
    <w:multiLevelType w:val="hybridMultilevel"/>
    <w:tmpl w:val="997A6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142A3"/>
    <w:multiLevelType w:val="hybridMultilevel"/>
    <w:tmpl w:val="63E24446"/>
    <w:lvl w:ilvl="0" w:tplc="0407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B6FA4D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B2B74"/>
    <w:multiLevelType w:val="hybridMultilevel"/>
    <w:tmpl w:val="986A9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898B19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5324705">
    <w:abstractNumId w:val="16"/>
  </w:num>
  <w:num w:numId="2" w16cid:durableId="1939219582">
    <w:abstractNumId w:val="19"/>
  </w:num>
  <w:num w:numId="3" w16cid:durableId="35860439">
    <w:abstractNumId w:val="22"/>
  </w:num>
  <w:num w:numId="4" w16cid:durableId="156842768">
    <w:abstractNumId w:val="0"/>
  </w:num>
  <w:num w:numId="5" w16cid:durableId="972641201">
    <w:abstractNumId w:val="1"/>
  </w:num>
  <w:num w:numId="6" w16cid:durableId="1044715718">
    <w:abstractNumId w:val="2"/>
  </w:num>
  <w:num w:numId="7" w16cid:durableId="922643397">
    <w:abstractNumId w:val="15"/>
  </w:num>
  <w:num w:numId="8" w16cid:durableId="25835607">
    <w:abstractNumId w:val="25"/>
  </w:num>
  <w:num w:numId="9" w16cid:durableId="1468860238">
    <w:abstractNumId w:val="14"/>
  </w:num>
  <w:num w:numId="10" w16cid:durableId="189801112">
    <w:abstractNumId w:val="26"/>
  </w:num>
  <w:num w:numId="11" w16cid:durableId="1702244365">
    <w:abstractNumId w:val="6"/>
  </w:num>
  <w:num w:numId="12" w16cid:durableId="1869102625">
    <w:abstractNumId w:val="8"/>
  </w:num>
  <w:num w:numId="13" w16cid:durableId="1649169093">
    <w:abstractNumId w:val="10"/>
  </w:num>
  <w:num w:numId="14" w16cid:durableId="947009048">
    <w:abstractNumId w:val="11"/>
  </w:num>
  <w:num w:numId="15" w16cid:durableId="39214396">
    <w:abstractNumId w:val="24"/>
  </w:num>
  <w:num w:numId="16" w16cid:durableId="625044462">
    <w:abstractNumId w:val="5"/>
  </w:num>
  <w:num w:numId="17" w16cid:durableId="645940929">
    <w:abstractNumId w:val="18"/>
  </w:num>
  <w:num w:numId="18" w16cid:durableId="1007560333">
    <w:abstractNumId w:val="4"/>
  </w:num>
  <w:num w:numId="19" w16cid:durableId="288366795">
    <w:abstractNumId w:val="21"/>
  </w:num>
  <w:num w:numId="20" w16cid:durableId="1182738734">
    <w:abstractNumId w:val="12"/>
  </w:num>
  <w:num w:numId="21" w16cid:durableId="2064982716">
    <w:abstractNumId w:val="13"/>
  </w:num>
  <w:num w:numId="22" w16cid:durableId="322511847">
    <w:abstractNumId w:val="17"/>
  </w:num>
  <w:num w:numId="23" w16cid:durableId="1327973433">
    <w:abstractNumId w:val="9"/>
  </w:num>
  <w:num w:numId="24" w16cid:durableId="502933423">
    <w:abstractNumId w:val="23"/>
  </w:num>
  <w:num w:numId="25" w16cid:durableId="996999430">
    <w:abstractNumId w:val="20"/>
  </w:num>
  <w:num w:numId="26" w16cid:durableId="346253811">
    <w:abstractNumId w:val="3"/>
  </w:num>
  <w:num w:numId="27" w16cid:durableId="1040863988">
    <w:abstractNumId w:val="22"/>
  </w:num>
  <w:num w:numId="28" w16cid:durableId="882131262">
    <w:abstractNumId w:val="7"/>
  </w:num>
  <w:num w:numId="29" w16cid:durableId="132872712">
    <w:abstractNumId w:val="22"/>
  </w:num>
  <w:num w:numId="30" w16cid:durableId="897546215">
    <w:abstractNumId w:val="22"/>
  </w:num>
  <w:num w:numId="31" w16cid:durableId="1892839274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  <w15:person w15:author="Daniel Gorbunov">
    <w15:presenceInfo w15:providerId="Windows Live" w15:userId="819e887fcfcea191"/>
  </w15:person>
  <w15:person w15:author="Catharina Freier">
    <w15:presenceInfo w15:providerId="AD" w15:userId="S::catharina.freier@pumpkincareeres.onmicrosoft.com::2a0dfad8-64e5-4aa7-8211-17b0a64b4045"/>
  </w15:person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attachedTemplate r:id="rId1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49"/>
    <w:rsid w:val="00012160"/>
    <w:rsid w:val="00024167"/>
    <w:rsid w:val="000436C1"/>
    <w:rsid w:val="000473D7"/>
    <w:rsid w:val="00061D33"/>
    <w:rsid w:val="00064643"/>
    <w:rsid w:val="00074DC3"/>
    <w:rsid w:val="00085F4F"/>
    <w:rsid w:val="00087747"/>
    <w:rsid w:val="00092A2C"/>
    <w:rsid w:val="000A1A87"/>
    <w:rsid w:val="000A1FDA"/>
    <w:rsid w:val="000B63E2"/>
    <w:rsid w:val="000B6548"/>
    <w:rsid w:val="000D4390"/>
    <w:rsid w:val="000D6009"/>
    <w:rsid w:val="000D671A"/>
    <w:rsid w:val="000E32D2"/>
    <w:rsid w:val="000E6EBB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95FA9"/>
    <w:rsid w:val="001A46BF"/>
    <w:rsid w:val="001A481B"/>
    <w:rsid w:val="001B0186"/>
    <w:rsid w:val="001B62CA"/>
    <w:rsid w:val="001B7B63"/>
    <w:rsid w:val="001C021B"/>
    <w:rsid w:val="001D4DCD"/>
    <w:rsid w:val="001F4175"/>
    <w:rsid w:val="0020166A"/>
    <w:rsid w:val="00212C94"/>
    <w:rsid w:val="00216E5A"/>
    <w:rsid w:val="00217C47"/>
    <w:rsid w:val="00223553"/>
    <w:rsid w:val="00223A4D"/>
    <w:rsid w:val="00232CB5"/>
    <w:rsid w:val="00234A7E"/>
    <w:rsid w:val="0024373D"/>
    <w:rsid w:val="002508C2"/>
    <w:rsid w:val="00267252"/>
    <w:rsid w:val="00282DB0"/>
    <w:rsid w:val="002A6401"/>
    <w:rsid w:val="002B2091"/>
    <w:rsid w:val="002C6972"/>
    <w:rsid w:val="002D2B32"/>
    <w:rsid w:val="002D4516"/>
    <w:rsid w:val="002E7F22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8C6"/>
    <w:rsid w:val="00390EA6"/>
    <w:rsid w:val="003A08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399"/>
    <w:rsid w:val="00476AF8"/>
    <w:rsid w:val="00484FD7"/>
    <w:rsid w:val="004929FB"/>
    <w:rsid w:val="004A54BA"/>
    <w:rsid w:val="004B6A5E"/>
    <w:rsid w:val="004D2B3F"/>
    <w:rsid w:val="00506A3B"/>
    <w:rsid w:val="00507EA7"/>
    <w:rsid w:val="00507EC7"/>
    <w:rsid w:val="005138E5"/>
    <w:rsid w:val="00526089"/>
    <w:rsid w:val="00527A28"/>
    <w:rsid w:val="00527DCA"/>
    <w:rsid w:val="0053303D"/>
    <w:rsid w:val="005716D4"/>
    <w:rsid w:val="00571B60"/>
    <w:rsid w:val="005803B6"/>
    <w:rsid w:val="00585A4D"/>
    <w:rsid w:val="005D59F1"/>
    <w:rsid w:val="005D6329"/>
    <w:rsid w:val="005E57F6"/>
    <w:rsid w:val="005E5BB5"/>
    <w:rsid w:val="006058D8"/>
    <w:rsid w:val="00610200"/>
    <w:rsid w:val="00616EEC"/>
    <w:rsid w:val="00623699"/>
    <w:rsid w:val="00632D5A"/>
    <w:rsid w:val="00635515"/>
    <w:rsid w:val="0064238B"/>
    <w:rsid w:val="006546FD"/>
    <w:rsid w:val="00665BF3"/>
    <w:rsid w:val="006732D6"/>
    <w:rsid w:val="006843CC"/>
    <w:rsid w:val="00687A2E"/>
    <w:rsid w:val="00691856"/>
    <w:rsid w:val="00693E09"/>
    <w:rsid w:val="006A2DE9"/>
    <w:rsid w:val="006A5763"/>
    <w:rsid w:val="006A7230"/>
    <w:rsid w:val="006A7C95"/>
    <w:rsid w:val="006B33AC"/>
    <w:rsid w:val="006B4E32"/>
    <w:rsid w:val="006B72C7"/>
    <w:rsid w:val="006B7F78"/>
    <w:rsid w:val="006C01D1"/>
    <w:rsid w:val="006C1CB6"/>
    <w:rsid w:val="006C2252"/>
    <w:rsid w:val="006D7F7F"/>
    <w:rsid w:val="006E14E5"/>
    <w:rsid w:val="006E2C9C"/>
    <w:rsid w:val="006E40EF"/>
    <w:rsid w:val="006F0039"/>
    <w:rsid w:val="00703538"/>
    <w:rsid w:val="00711CEF"/>
    <w:rsid w:val="00715244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2F2B"/>
    <w:rsid w:val="00763679"/>
    <w:rsid w:val="00763DCE"/>
    <w:rsid w:val="00763F22"/>
    <w:rsid w:val="00776C46"/>
    <w:rsid w:val="0078260B"/>
    <w:rsid w:val="007838D1"/>
    <w:rsid w:val="00785254"/>
    <w:rsid w:val="00785853"/>
    <w:rsid w:val="007966F0"/>
    <w:rsid w:val="00797BFC"/>
    <w:rsid w:val="007A0E49"/>
    <w:rsid w:val="007A720F"/>
    <w:rsid w:val="007B54B7"/>
    <w:rsid w:val="007C6A3C"/>
    <w:rsid w:val="007D4BEE"/>
    <w:rsid w:val="007D5BE9"/>
    <w:rsid w:val="00804223"/>
    <w:rsid w:val="00804563"/>
    <w:rsid w:val="008050E4"/>
    <w:rsid w:val="0080683F"/>
    <w:rsid w:val="0082257D"/>
    <w:rsid w:val="00853438"/>
    <w:rsid w:val="0086324B"/>
    <w:rsid w:val="00866846"/>
    <w:rsid w:val="0086769F"/>
    <w:rsid w:val="00875DA9"/>
    <w:rsid w:val="008821B4"/>
    <w:rsid w:val="00895E38"/>
    <w:rsid w:val="008A097D"/>
    <w:rsid w:val="008A782B"/>
    <w:rsid w:val="008B0FC0"/>
    <w:rsid w:val="008C33D0"/>
    <w:rsid w:val="008C429A"/>
    <w:rsid w:val="008E1F3D"/>
    <w:rsid w:val="008E7373"/>
    <w:rsid w:val="009053D7"/>
    <w:rsid w:val="0091331D"/>
    <w:rsid w:val="0093223C"/>
    <w:rsid w:val="00935DF9"/>
    <w:rsid w:val="00941A87"/>
    <w:rsid w:val="00945C92"/>
    <w:rsid w:val="009501C2"/>
    <w:rsid w:val="0095444E"/>
    <w:rsid w:val="00963EF7"/>
    <w:rsid w:val="009668B9"/>
    <w:rsid w:val="00976577"/>
    <w:rsid w:val="009827A8"/>
    <w:rsid w:val="0098521A"/>
    <w:rsid w:val="00996356"/>
    <w:rsid w:val="00997D9A"/>
    <w:rsid w:val="009B02C4"/>
    <w:rsid w:val="009D2BAD"/>
    <w:rsid w:val="009D7C49"/>
    <w:rsid w:val="009E626C"/>
    <w:rsid w:val="009E7297"/>
    <w:rsid w:val="009F1CDF"/>
    <w:rsid w:val="00A0257D"/>
    <w:rsid w:val="00A11D50"/>
    <w:rsid w:val="00A12EDC"/>
    <w:rsid w:val="00A22140"/>
    <w:rsid w:val="00A26D0D"/>
    <w:rsid w:val="00A33BDE"/>
    <w:rsid w:val="00A34885"/>
    <w:rsid w:val="00A43BC1"/>
    <w:rsid w:val="00A6374F"/>
    <w:rsid w:val="00A74225"/>
    <w:rsid w:val="00A8664A"/>
    <w:rsid w:val="00A875F4"/>
    <w:rsid w:val="00A936D5"/>
    <w:rsid w:val="00AA1EB0"/>
    <w:rsid w:val="00AA2DA3"/>
    <w:rsid w:val="00AA5A9C"/>
    <w:rsid w:val="00AB016A"/>
    <w:rsid w:val="00AB2A5A"/>
    <w:rsid w:val="00AD209A"/>
    <w:rsid w:val="00AD28F8"/>
    <w:rsid w:val="00AD775C"/>
    <w:rsid w:val="00B0230B"/>
    <w:rsid w:val="00B17D95"/>
    <w:rsid w:val="00B23266"/>
    <w:rsid w:val="00B23509"/>
    <w:rsid w:val="00B3472F"/>
    <w:rsid w:val="00B359DB"/>
    <w:rsid w:val="00B3632B"/>
    <w:rsid w:val="00B409D8"/>
    <w:rsid w:val="00B437BE"/>
    <w:rsid w:val="00B5178D"/>
    <w:rsid w:val="00B52A51"/>
    <w:rsid w:val="00B62F5B"/>
    <w:rsid w:val="00B67F1F"/>
    <w:rsid w:val="00B701D7"/>
    <w:rsid w:val="00B80A6F"/>
    <w:rsid w:val="00B90595"/>
    <w:rsid w:val="00B907A8"/>
    <w:rsid w:val="00BA215A"/>
    <w:rsid w:val="00BB5F09"/>
    <w:rsid w:val="00BC0D9F"/>
    <w:rsid w:val="00BC461C"/>
    <w:rsid w:val="00BE053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2C51"/>
    <w:rsid w:val="00C877A2"/>
    <w:rsid w:val="00C916C2"/>
    <w:rsid w:val="00CC7F56"/>
    <w:rsid w:val="00CD141F"/>
    <w:rsid w:val="00CD1B12"/>
    <w:rsid w:val="00CD55D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3003C"/>
    <w:rsid w:val="00D331F4"/>
    <w:rsid w:val="00D470E4"/>
    <w:rsid w:val="00D52142"/>
    <w:rsid w:val="00D5280E"/>
    <w:rsid w:val="00D61F14"/>
    <w:rsid w:val="00D759FD"/>
    <w:rsid w:val="00D80D6B"/>
    <w:rsid w:val="00D82066"/>
    <w:rsid w:val="00D90950"/>
    <w:rsid w:val="00DA69DF"/>
    <w:rsid w:val="00DB33F8"/>
    <w:rsid w:val="00DB49F5"/>
    <w:rsid w:val="00DB4DD3"/>
    <w:rsid w:val="00DB57F4"/>
    <w:rsid w:val="00DD38E2"/>
    <w:rsid w:val="00DD4E0B"/>
    <w:rsid w:val="00E13110"/>
    <w:rsid w:val="00E13131"/>
    <w:rsid w:val="00E15F9D"/>
    <w:rsid w:val="00E2068C"/>
    <w:rsid w:val="00E24DF1"/>
    <w:rsid w:val="00E431ED"/>
    <w:rsid w:val="00E53A63"/>
    <w:rsid w:val="00E61597"/>
    <w:rsid w:val="00E64FF5"/>
    <w:rsid w:val="00E72DDB"/>
    <w:rsid w:val="00E84A63"/>
    <w:rsid w:val="00E86B84"/>
    <w:rsid w:val="00E907EC"/>
    <w:rsid w:val="00EA468D"/>
    <w:rsid w:val="00EA5421"/>
    <w:rsid w:val="00EA6B53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12512"/>
    <w:rsid w:val="00F17687"/>
    <w:rsid w:val="00F258E7"/>
    <w:rsid w:val="00F31B84"/>
    <w:rsid w:val="00F339CF"/>
    <w:rsid w:val="00F631EC"/>
    <w:rsid w:val="00F64C22"/>
    <w:rsid w:val="00F64FA7"/>
    <w:rsid w:val="00F74D19"/>
    <w:rsid w:val="00F80053"/>
    <w:rsid w:val="00F81B8D"/>
    <w:rsid w:val="00F87C5F"/>
    <w:rsid w:val="00FA02C7"/>
    <w:rsid w:val="00FA4186"/>
    <w:rsid w:val="00FA4416"/>
    <w:rsid w:val="00FB2379"/>
    <w:rsid w:val="00FB47CA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5F150"/>
  <w15:chartTrackingRefBased/>
  <w15:docId w15:val="{0867AC9D-D5E0-4E48-BEEB-CE0EF84C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paragraph" w:styleId="Textkrper">
    <w:name w:val="Body Text"/>
    <w:basedOn w:val="Standard"/>
    <w:link w:val="TextkrperZchn"/>
    <w:uiPriority w:val="1"/>
    <w:qFormat/>
    <w:rsid w:val="00E2068C"/>
    <w:pPr>
      <w:widowControl w:val="0"/>
      <w:autoSpaceDE w:val="0"/>
      <w:autoSpaceDN w:val="0"/>
      <w:spacing w:before="11"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E2068C"/>
    <w:rPr>
      <w:rFonts w:ascii="Times New Roman" w:eastAsia="Times New Roman" w:hAnsi="Times New Roman" w:cs="Times New Roman"/>
      <w:lang w:val="en-US"/>
    </w:rPr>
  </w:style>
  <w:style w:type="paragraph" w:styleId="berarbeitung">
    <w:name w:val="Revision"/>
    <w:hidden/>
    <w:uiPriority w:val="99"/>
    <w:semiHidden/>
    <w:rsid w:val="00A11D5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11D5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11D5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11D5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11D5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11D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wender\Documents\Uni%20St%20Gallen\Spring%20Weeks\Lebenslauf%20u&#776;berarbeitet%203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8055ef-7607-46e5-9564-5469035a1b2e}" enabled="1" method="Standard" siteId="{eb3c68b9-0935-4046-8550-8bcaa4167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C:\Users\Anwender\Documents\Uni St Gallen\Spring Weeks\Lebenslauf überarbeitet 3.dotx</Template>
  <TotalTime>0</TotalTime>
  <Pages>1</Pages>
  <Words>374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Anwender</dc:creator>
  <cp:keywords/>
  <dc:description/>
  <cp:lastModifiedBy>David Döbele</cp:lastModifiedBy>
  <cp:revision>5</cp:revision>
  <dcterms:created xsi:type="dcterms:W3CDTF">2025-10-09T10:46:00Z</dcterms:created>
  <dcterms:modified xsi:type="dcterms:W3CDTF">2025-10-09T10:56:00Z</dcterms:modified>
</cp:coreProperties>
</file>