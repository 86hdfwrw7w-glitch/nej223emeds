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9371964" w:rsidR="006D2592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bookmarkStart w:id="0" w:name="_Hlk89085507"/>
      <w:bookmarkEnd w:id="0"/>
      <w:proofErr w:type="spellStart"/>
      <w:r w:rsidRPr="00655D51">
        <w:rPr>
          <w:rFonts w:ascii="Georgia" w:hAnsi="Georgia" w:cs="Times New Roman"/>
          <w:sz w:val="20"/>
          <w:szCs w:val="20"/>
        </w:rPr>
        <w:t>Destay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</w:t>
      </w:r>
      <w:proofErr w:type="spellStart"/>
      <w:r w:rsidRPr="00655D51">
        <w:rPr>
          <w:rFonts w:ascii="Georgia" w:hAnsi="Georgia" w:cs="Times New Roman"/>
          <w:sz w:val="20"/>
          <w:szCs w:val="20"/>
        </w:rPr>
        <w:t>Desin</w:t>
      </w:r>
      <w:proofErr w:type="spellEnd"/>
      <w:r w:rsidRPr="00655D51">
        <w:rPr>
          <w:rFonts w:ascii="Georgia" w:hAnsi="Georgia" w:cs="Times New Roman"/>
          <w:sz w:val="20"/>
          <w:szCs w:val="20"/>
        </w:rPr>
        <w:t xml:space="preserve"> Sahan</w:t>
      </w:r>
    </w:p>
    <w:p w14:paraId="2458A2A0" w14:textId="068790AC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proofErr w:type="spellStart"/>
      <w:r w:rsidRPr="00655D51">
        <w:rPr>
          <w:rFonts w:ascii="Georgia" w:hAnsi="Georgia" w:cs="Times New Roman"/>
          <w:sz w:val="20"/>
          <w:szCs w:val="20"/>
        </w:rPr>
        <w:t>Linderhausers</w:t>
      </w:r>
      <w:r w:rsidR="003D5D1E" w:rsidRPr="00655D51">
        <w:rPr>
          <w:rFonts w:ascii="Georgia" w:hAnsi="Georgia" w:cs="Times New Roman"/>
          <w:sz w:val="20"/>
          <w:szCs w:val="20"/>
        </w:rPr>
        <w:t>traße</w:t>
      </w:r>
      <w:proofErr w:type="spellEnd"/>
      <w:r w:rsidR="003D5D1E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19</w:t>
      </w:r>
    </w:p>
    <w:p w14:paraId="451AEE20" w14:textId="4250E769" w:rsidR="00857C6F" w:rsidRPr="00655D51" w:rsidRDefault="00122696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42279</w:t>
      </w:r>
      <w:r w:rsidR="00857C6F" w:rsidRPr="00655D51">
        <w:rPr>
          <w:rFonts w:ascii="Georgia" w:hAnsi="Georgia" w:cs="Times New Roman"/>
          <w:sz w:val="20"/>
          <w:szCs w:val="20"/>
        </w:rPr>
        <w:t xml:space="preserve"> </w:t>
      </w:r>
      <w:r w:rsidRPr="00655D51">
        <w:rPr>
          <w:rFonts w:ascii="Georgia" w:hAnsi="Georgia" w:cs="Times New Roman"/>
          <w:sz w:val="20"/>
          <w:szCs w:val="20"/>
        </w:rPr>
        <w:t>Wuppertal</w:t>
      </w:r>
    </w:p>
    <w:p w14:paraId="12BA391A" w14:textId="574AB129" w:rsidR="006A7895" w:rsidRPr="00655D51" w:rsidRDefault="00BC3D68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destaydesinsahan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@gmail.com</w:t>
      </w:r>
    </w:p>
    <w:p w14:paraId="096C8AF5" w14:textId="6652204F" w:rsidR="00647413" w:rsidRPr="00655D51" w:rsidRDefault="006D2592" w:rsidP="009D3F88">
      <w:pPr>
        <w:spacing w:after="0"/>
        <w:jc w:val="right"/>
        <w:rPr>
          <w:rFonts w:ascii="Georgia" w:hAnsi="Georgia" w:cs="Georgia"/>
          <w:color w:val="000000"/>
          <w:sz w:val="20"/>
          <w:szCs w:val="20"/>
        </w:rPr>
      </w:pPr>
      <w:r w:rsidRPr="00655D51">
        <w:rPr>
          <w:rFonts w:ascii="Georgia" w:hAnsi="Georgia" w:cs="Georgia"/>
          <w:color w:val="000000"/>
          <w:sz w:val="20"/>
          <w:szCs w:val="20"/>
        </w:rPr>
        <w:t>+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>49</w:t>
      </w:r>
      <w:r w:rsidR="005F76D1">
        <w:rPr>
          <w:rFonts w:ascii="Georgia" w:hAnsi="Georgia" w:cs="Georgia"/>
          <w:color w:val="000000"/>
          <w:sz w:val="20"/>
          <w:szCs w:val="20"/>
        </w:rPr>
        <w:t xml:space="preserve"> (0)</w:t>
      </w:r>
      <w:r w:rsidR="00857C6F" w:rsidRPr="00655D51">
        <w:rPr>
          <w:rFonts w:ascii="Georgia" w:hAnsi="Georgia" w:cs="Georgia"/>
          <w:color w:val="000000"/>
          <w:sz w:val="20"/>
          <w:szCs w:val="20"/>
        </w:rPr>
        <w:t xml:space="preserve"> 175 </w:t>
      </w:r>
      <w:r w:rsidR="00122696" w:rsidRPr="00655D51">
        <w:rPr>
          <w:rFonts w:ascii="Georgia" w:hAnsi="Georgia" w:cs="Georgia"/>
          <w:color w:val="000000"/>
          <w:sz w:val="20"/>
          <w:szCs w:val="20"/>
        </w:rPr>
        <w:t>380 757 06</w:t>
      </w:r>
    </w:p>
    <w:p w14:paraId="38F50B61" w14:textId="18FEA9BD" w:rsidR="009E24C6" w:rsidRPr="00655D51" w:rsidRDefault="00122696" w:rsidP="00892372">
      <w:pPr>
        <w:spacing w:after="0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Wuppertal</w:t>
      </w:r>
      <w:r w:rsidR="002D594E" w:rsidRPr="00655D51">
        <w:rPr>
          <w:rFonts w:ascii="Georgia" w:hAnsi="Georgia" w:cs="Times New Roman"/>
          <w:sz w:val="20"/>
          <w:szCs w:val="20"/>
        </w:rPr>
        <w:t xml:space="preserve">, </w:t>
      </w:r>
      <w:r w:rsidR="0085213A" w:rsidRPr="00655D51">
        <w:rPr>
          <w:rFonts w:ascii="Georgia" w:hAnsi="Georgia" w:cs="Times New Roman"/>
          <w:sz w:val="20"/>
          <w:szCs w:val="20"/>
        </w:rPr>
        <w:t>2</w:t>
      </w:r>
      <w:r w:rsidRPr="00655D51">
        <w:rPr>
          <w:rFonts w:ascii="Georgia" w:hAnsi="Georgia" w:cs="Times New Roman"/>
          <w:sz w:val="20"/>
          <w:szCs w:val="20"/>
        </w:rPr>
        <w:t>9</w:t>
      </w:r>
      <w:r w:rsidR="002D594E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1</w:t>
      </w:r>
      <w:r w:rsidRPr="00655D51">
        <w:rPr>
          <w:rFonts w:ascii="Georgia" w:hAnsi="Georgia" w:cs="Times New Roman"/>
          <w:sz w:val="20"/>
          <w:szCs w:val="20"/>
        </w:rPr>
        <w:t>1</w:t>
      </w:r>
      <w:r w:rsidR="006A7895" w:rsidRPr="00655D51">
        <w:rPr>
          <w:rFonts w:ascii="Georgia" w:hAnsi="Georgia" w:cs="Times New Roman"/>
          <w:sz w:val="20"/>
          <w:szCs w:val="20"/>
        </w:rPr>
        <w:t>.</w:t>
      </w:r>
      <w:r w:rsidR="003D5D1E" w:rsidRPr="00655D51">
        <w:rPr>
          <w:rFonts w:ascii="Georgia" w:hAnsi="Georgia" w:cs="Times New Roman"/>
          <w:sz w:val="20"/>
          <w:szCs w:val="20"/>
        </w:rPr>
        <w:t>20</w:t>
      </w:r>
      <w:r w:rsidRPr="00655D51">
        <w:rPr>
          <w:rFonts w:ascii="Georgia" w:hAnsi="Georgia" w:cs="Times New Roman"/>
          <w:sz w:val="20"/>
          <w:szCs w:val="20"/>
        </w:rPr>
        <w:t>21</w:t>
      </w:r>
    </w:p>
    <w:p w14:paraId="747EA2ED" w14:textId="77777777" w:rsidR="009E24C6" w:rsidRPr="00655D51" w:rsidRDefault="009E24C6" w:rsidP="009E24C6">
      <w:pPr>
        <w:pBdr>
          <w:bottom w:val="single" w:sz="8" w:space="1" w:color="auto"/>
        </w:pBdr>
        <w:spacing w:after="0"/>
        <w:rPr>
          <w:rFonts w:ascii="Georgia" w:hAnsi="Georgia" w:cs="Times New Roman"/>
          <w:sz w:val="20"/>
          <w:szCs w:val="20"/>
        </w:rPr>
      </w:pPr>
    </w:p>
    <w:p w14:paraId="19A54BA8" w14:textId="77777777" w:rsidR="009E24C6" w:rsidRPr="00655D51" w:rsidRDefault="009E24C6" w:rsidP="00892372">
      <w:pPr>
        <w:spacing w:after="0"/>
        <w:rPr>
          <w:rFonts w:ascii="Georgia" w:hAnsi="Georgia" w:cs="Times New Roman"/>
          <w:sz w:val="20"/>
          <w:szCs w:val="20"/>
        </w:rPr>
      </w:pPr>
    </w:p>
    <w:p w14:paraId="5938954D" w14:textId="5C6A01A2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655D51">
        <w:rPr>
          <w:rFonts w:ascii="Georgia" w:hAnsi="Georgia" w:cs="Times New Roman"/>
          <w:b/>
          <w:sz w:val="20"/>
          <w:szCs w:val="20"/>
        </w:rPr>
        <w:t xml:space="preserve">Bewerbung um ein Praktikum im Bereich </w:t>
      </w:r>
      <w:r w:rsidR="004C22A7">
        <w:rPr>
          <w:rFonts w:ascii="Georgia" w:hAnsi="Georgia" w:cs="Times New Roman"/>
          <w:b/>
          <w:sz w:val="20"/>
          <w:szCs w:val="20"/>
        </w:rPr>
        <w:t>XXX</w:t>
      </w:r>
    </w:p>
    <w:p w14:paraId="104A6FB0" w14:textId="77777777" w:rsidR="000D7658" w:rsidRPr="00655D51" w:rsidRDefault="000D7658" w:rsidP="000D7658">
      <w:pPr>
        <w:spacing w:after="0"/>
        <w:rPr>
          <w:rFonts w:ascii="Georgia" w:hAnsi="Georgia" w:cs="Times New Roman"/>
          <w:b/>
          <w:sz w:val="20"/>
          <w:szCs w:val="20"/>
        </w:rPr>
      </w:pPr>
    </w:p>
    <w:p w14:paraId="12AB5AE1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 xml:space="preserve">Sehr geehrte Damen und Herren, </w:t>
      </w:r>
    </w:p>
    <w:p w14:paraId="52CA1618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B4CA97E" w14:textId="45334115" w:rsidR="000D7658" w:rsidRPr="00655D51" w:rsidRDefault="00935B8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1" w:name="_Hlk88822447"/>
      <w:r w:rsidRPr="00655D51">
        <w:rPr>
          <w:rFonts w:ascii="Georgia" w:hAnsi="Georgia" w:cs="Times New Roman"/>
          <w:sz w:val="20"/>
          <w:szCs w:val="20"/>
        </w:rPr>
        <w:t xml:space="preserve">mit der Tätigkeit als </w:t>
      </w:r>
      <w:r w:rsidR="00D8725F">
        <w:rPr>
          <w:rFonts w:ascii="Georgia" w:hAnsi="Georgia" w:cs="Times New Roman"/>
          <w:sz w:val="20"/>
          <w:szCs w:val="20"/>
        </w:rPr>
        <w:t>Unternehmensberater</w:t>
      </w:r>
      <w:r w:rsidRPr="00655D51">
        <w:rPr>
          <w:rFonts w:ascii="Georgia" w:hAnsi="Georgia" w:cs="Times New Roman"/>
          <w:sz w:val="20"/>
          <w:szCs w:val="20"/>
        </w:rPr>
        <w:t xml:space="preserve"> assoziiere ich ein abwechslungsreiches Arbeitsumfeld und eine steile Lernkurve, gegeben durch </w:t>
      </w:r>
      <w:r w:rsidR="009D52F3">
        <w:rPr>
          <w:rFonts w:ascii="Georgia" w:hAnsi="Georgia" w:cs="Times New Roman"/>
          <w:sz w:val="20"/>
          <w:szCs w:val="20"/>
        </w:rPr>
        <w:t xml:space="preserve">hoch </w:t>
      </w:r>
      <w:r w:rsidR="00E609E6">
        <w:rPr>
          <w:rFonts w:ascii="Georgia" w:hAnsi="Georgia" w:cs="Times New Roman"/>
          <w:sz w:val="20"/>
          <w:szCs w:val="20"/>
        </w:rPr>
        <w:t>interessante Projekte</w:t>
      </w:r>
      <w:r w:rsidR="000D6206" w:rsidRPr="00655D51">
        <w:rPr>
          <w:rFonts w:ascii="Georgia" w:hAnsi="Georgia" w:cs="Times New Roman"/>
          <w:sz w:val="20"/>
          <w:szCs w:val="20"/>
        </w:rPr>
        <w:t>, die einem ermöglichen am Puls de</w:t>
      </w:r>
      <w:r w:rsidR="00E609E6">
        <w:rPr>
          <w:rFonts w:ascii="Georgia" w:hAnsi="Georgia" w:cs="Times New Roman"/>
          <w:sz w:val="20"/>
          <w:szCs w:val="20"/>
        </w:rPr>
        <w:t>r Wirtschaft</w:t>
      </w:r>
      <w:r w:rsidR="000D6206" w:rsidRPr="00655D51">
        <w:rPr>
          <w:rFonts w:ascii="Georgia" w:hAnsi="Georgia" w:cs="Times New Roman"/>
          <w:sz w:val="20"/>
          <w:szCs w:val="20"/>
        </w:rPr>
        <w:t xml:space="preserve"> zu arbeiten</w:t>
      </w:r>
      <w:r w:rsidRPr="00655D51">
        <w:rPr>
          <w:rFonts w:ascii="Georgia" w:hAnsi="Georgia" w:cs="Times New Roman"/>
          <w:sz w:val="20"/>
          <w:szCs w:val="20"/>
        </w:rPr>
        <w:t xml:space="preserve">. </w:t>
      </w:r>
      <w:r w:rsidR="000D6206" w:rsidRPr="00655D51">
        <w:rPr>
          <w:rFonts w:ascii="Georgia" w:hAnsi="Georgia" w:cs="Times New Roman"/>
          <w:sz w:val="20"/>
          <w:szCs w:val="20"/>
        </w:rPr>
        <w:t>Am meisten</w:t>
      </w:r>
      <w:r w:rsidRPr="00655D51">
        <w:rPr>
          <w:rFonts w:ascii="Georgia" w:hAnsi="Georgia" w:cs="Times New Roman"/>
          <w:sz w:val="20"/>
          <w:szCs w:val="20"/>
        </w:rPr>
        <w:t xml:space="preserve"> fasziniert </w:t>
      </w:r>
      <w:r w:rsidR="009D52F3">
        <w:rPr>
          <w:rFonts w:ascii="Georgia" w:hAnsi="Georgia" w:cs="Times New Roman"/>
          <w:sz w:val="20"/>
          <w:szCs w:val="20"/>
        </w:rPr>
        <w:t xml:space="preserve">mich die Einarbeitung in unterschiedlichen Unternehmen </w:t>
      </w:r>
      <w:r w:rsidR="005F76D1">
        <w:rPr>
          <w:rFonts w:ascii="Georgia" w:hAnsi="Georgia" w:cs="Times New Roman"/>
          <w:sz w:val="20"/>
          <w:szCs w:val="20"/>
        </w:rPr>
        <w:t>sowie</w:t>
      </w:r>
      <w:r w:rsidR="009D52F3">
        <w:rPr>
          <w:rFonts w:ascii="Georgia" w:hAnsi="Georgia" w:cs="Times New Roman"/>
          <w:sz w:val="20"/>
          <w:szCs w:val="20"/>
        </w:rPr>
        <w:t xml:space="preserve"> Unternehmensabteilungen, als auch das Entwerfen wirtschaftlicher</w:t>
      </w:r>
      <w:ins w:id="2" w:author="David Döbele" w:date="2022-01-18T21:04:00Z">
        <w:r w:rsidR="009B76B0">
          <w:rPr>
            <w:rFonts w:ascii="Georgia" w:hAnsi="Georgia" w:cs="Times New Roman"/>
            <w:sz w:val="20"/>
            <w:szCs w:val="20"/>
          </w:rPr>
          <w:t xml:space="preserve"> und </w:t>
        </w:r>
      </w:ins>
      <w:del w:id="3" w:author="David Döbele" w:date="2022-01-18T21:04:00Z">
        <w:r w:rsidR="00DA0220" w:rsidDel="009B76B0">
          <w:rPr>
            <w:rFonts w:ascii="Georgia" w:hAnsi="Georgia" w:cs="Times New Roman"/>
            <w:sz w:val="20"/>
            <w:szCs w:val="20"/>
          </w:rPr>
          <w:delText>/</w:delText>
        </w:r>
      </w:del>
      <w:r w:rsidR="009D52F3">
        <w:rPr>
          <w:rFonts w:ascii="Georgia" w:hAnsi="Georgia" w:cs="Times New Roman"/>
          <w:sz w:val="20"/>
          <w:szCs w:val="20"/>
        </w:rPr>
        <w:t>strategischer Konzepte</w:t>
      </w:r>
      <w:r w:rsidR="000D6206" w:rsidRPr="00655D51">
        <w:rPr>
          <w:rFonts w:ascii="Georgia" w:hAnsi="Georgia" w:cs="Times New Roman"/>
          <w:sz w:val="20"/>
          <w:szCs w:val="20"/>
        </w:rPr>
        <w:t>.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7D20C1">
        <w:rPr>
          <w:rFonts w:ascii="Georgia" w:hAnsi="Georgia" w:cs="Times New Roman"/>
          <w:sz w:val="20"/>
          <w:szCs w:val="20"/>
        </w:rPr>
        <w:t xml:space="preserve">Als </w:t>
      </w:r>
      <w:r w:rsidR="00D8725F">
        <w:rPr>
          <w:rFonts w:ascii="Georgia" w:hAnsi="Georgia" w:cs="Times New Roman"/>
          <w:sz w:val="20"/>
          <w:szCs w:val="20"/>
        </w:rPr>
        <w:t>Unternehmensberater</w:t>
      </w:r>
      <w:r w:rsidR="007D20C1">
        <w:rPr>
          <w:rFonts w:ascii="Georgia" w:hAnsi="Georgia" w:cs="Times New Roman"/>
          <w:sz w:val="20"/>
          <w:szCs w:val="20"/>
        </w:rPr>
        <w:t xml:space="preserve"> übernimmt man eine große Verantwortung und hat die Möglichkeit ein Unternehmen nachhaltig sowie positiv zu beeinflussen</w:t>
      </w:r>
      <w:r w:rsidR="00DA0069" w:rsidRPr="00655D51">
        <w:rPr>
          <w:rFonts w:ascii="Georgia" w:hAnsi="Georgia" w:cs="Times New Roman"/>
          <w:sz w:val="20"/>
          <w:szCs w:val="20"/>
        </w:rPr>
        <w:t>. Um eines Tages</w:t>
      </w:r>
      <w:r w:rsidR="005F76D1">
        <w:rPr>
          <w:rFonts w:ascii="Georgia" w:hAnsi="Georgia" w:cs="Times New Roman"/>
          <w:sz w:val="20"/>
          <w:szCs w:val="20"/>
        </w:rPr>
        <w:t xml:space="preserve"> eine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 xml:space="preserve">ebenso </w:t>
      </w:r>
      <w:r w:rsidR="007D20C1">
        <w:rPr>
          <w:rFonts w:ascii="Georgia" w:hAnsi="Georgia" w:cs="Times New Roman"/>
          <w:sz w:val="20"/>
          <w:szCs w:val="20"/>
        </w:rPr>
        <w:t>große Verantwortung zu übernehmen</w:t>
      </w:r>
      <w:r w:rsidR="00EE4DBE">
        <w:rPr>
          <w:rFonts w:ascii="Georgia" w:hAnsi="Georgia" w:cs="Times New Roman"/>
          <w:sz w:val="20"/>
          <w:szCs w:val="20"/>
        </w:rPr>
        <w:t>,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möchte ich Sie gerne ab</w:t>
      </w:r>
      <w:r w:rsidR="00707B39">
        <w:rPr>
          <w:rFonts w:ascii="Georgia" w:hAnsi="Georgia" w:cs="Times New Roman"/>
          <w:sz w:val="20"/>
          <w:szCs w:val="20"/>
        </w:rPr>
        <w:t xml:space="preserve"> dem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</w:t>
      </w:r>
      <w:r w:rsidR="00A73CB1" w:rsidRPr="00655D51">
        <w:rPr>
          <w:rFonts w:ascii="Georgia" w:hAnsi="Georgia" w:cs="Times New Roman"/>
          <w:sz w:val="20"/>
          <w:szCs w:val="20"/>
        </w:rPr>
        <w:t>18.07.2022 für zwölf</w:t>
      </w:r>
      <w:r w:rsidR="00DA0220">
        <w:rPr>
          <w:rFonts w:ascii="Georgia" w:hAnsi="Georgia" w:cs="Times New Roman"/>
          <w:sz w:val="20"/>
          <w:szCs w:val="20"/>
        </w:rPr>
        <w:t>/zehn</w:t>
      </w:r>
      <w:r w:rsidR="00A73CB1" w:rsidRPr="00655D51">
        <w:rPr>
          <w:rFonts w:ascii="Georgia" w:hAnsi="Georgia" w:cs="Times New Roman"/>
          <w:sz w:val="20"/>
          <w:szCs w:val="20"/>
        </w:rPr>
        <w:t xml:space="preserve"> Wochen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im Bereich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als Praktikant am Standort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DA0069" w:rsidRPr="00655D51">
        <w:rPr>
          <w:rFonts w:ascii="Georgia" w:hAnsi="Georgia" w:cs="Times New Roman"/>
          <w:sz w:val="20"/>
          <w:szCs w:val="20"/>
        </w:rPr>
        <w:t xml:space="preserve"> unterstützen.</w:t>
      </w:r>
    </w:p>
    <w:bookmarkEnd w:id="1"/>
    <w:p w14:paraId="470F343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1E5C972B" w14:textId="377EF9AA" w:rsidR="000D7658" w:rsidRPr="00655D51" w:rsidRDefault="00CC1A65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4" w:name="_Hlk88822423"/>
      <w:r w:rsidRPr="00655D51">
        <w:rPr>
          <w:rFonts w:ascii="Georgia" w:hAnsi="Georgia" w:cs="Times New Roman"/>
          <w:sz w:val="20"/>
          <w:szCs w:val="20"/>
        </w:rPr>
        <w:t xml:space="preserve">Verantwortung gegenüber Kunden und Kollegen zu </w:t>
      </w:r>
      <w:r w:rsidR="004C3D00" w:rsidRPr="00655D51">
        <w:rPr>
          <w:rFonts w:ascii="Georgia" w:hAnsi="Georgia" w:cs="Times New Roman"/>
          <w:sz w:val="20"/>
          <w:szCs w:val="20"/>
        </w:rPr>
        <w:t>übernehmen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und mit denen zu kommunizieren</w:t>
      </w:r>
      <w:r w:rsidR="004C3D00" w:rsidRPr="00655D51">
        <w:rPr>
          <w:rFonts w:ascii="Georgia" w:hAnsi="Georgia" w:cs="Times New Roman"/>
          <w:sz w:val="20"/>
          <w:szCs w:val="20"/>
        </w:rPr>
        <w:t>,</w:t>
      </w:r>
      <w:r w:rsidRPr="00655D51">
        <w:rPr>
          <w:rFonts w:ascii="Georgia" w:hAnsi="Georgia" w:cs="Times New Roman"/>
          <w:sz w:val="20"/>
          <w:szCs w:val="20"/>
        </w:rPr>
        <w:t xml:space="preserve"> lernte ich bereits in meiner Bankkaufmann</w:t>
      </w:r>
      <w:r w:rsidR="006A126C" w:rsidRPr="00655D51">
        <w:rPr>
          <w:rFonts w:ascii="Georgia" w:hAnsi="Georgia" w:cs="Times New Roman"/>
          <w:sz w:val="20"/>
          <w:szCs w:val="20"/>
        </w:rPr>
        <w:t>-</w:t>
      </w:r>
      <w:r w:rsidRPr="00655D51">
        <w:rPr>
          <w:rFonts w:ascii="Georgia" w:hAnsi="Georgia" w:cs="Times New Roman"/>
          <w:sz w:val="20"/>
          <w:szCs w:val="20"/>
        </w:rPr>
        <w:t xml:space="preserve">Ausbildung bei der Commerzbank. 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Aus meinem Ehrgeiz und meiner Zielstrebigkeit stets außerordentliche Leistungen in der </w:t>
      </w:r>
      <w:r w:rsidR="00707B39">
        <w:rPr>
          <w:rFonts w:ascii="Georgia" w:hAnsi="Georgia" w:cs="Times New Roman"/>
          <w:sz w:val="20"/>
          <w:szCs w:val="20"/>
        </w:rPr>
        <w:t>Theorie</w:t>
      </w:r>
      <w:r w:rsidR="00E66980" w:rsidRPr="00655D51">
        <w:rPr>
          <w:rFonts w:ascii="Georgia" w:hAnsi="Georgia" w:cs="Times New Roman"/>
          <w:sz w:val="20"/>
          <w:szCs w:val="20"/>
        </w:rPr>
        <w:t xml:space="preserve"> sowie in der Praxis zu bringen, folgte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viel Vertrauen seitens der Niederlassungsleitung</w:t>
      </w:r>
      <w:r w:rsidR="00E66980" w:rsidRPr="00655D51">
        <w:rPr>
          <w:rFonts w:ascii="Georgia" w:hAnsi="Georgia" w:cs="Times New Roman"/>
          <w:sz w:val="20"/>
          <w:szCs w:val="20"/>
        </w:rPr>
        <w:t>.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</w:t>
      </w:r>
      <w:r w:rsidR="007D7839" w:rsidRPr="00655D51">
        <w:rPr>
          <w:rFonts w:ascii="Georgia" w:hAnsi="Georgia" w:cs="Times New Roman"/>
          <w:sz w:val="20"/>
          <w:szCs w:val="20"/>
        </w:rPr>
        <w:t>Dadurch durfte</w:t>
      </w:r>
      <w:r w:rsidR="002E1274" w:rsidRPr="00655D51">
        <w:rPr>
          <w:rFonts w:ascii="Georgia" w:hAnsi="Georgia" w:cs="Times New Roman"/>
          <w:sz w:val="20"/>
          <w:szCs w:val="20"/>
        </w:rPr>
        <w:t xml:space="preserve"> ich ein eigenes Projekt leiten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, </w:t>
      </w:r>
      <w:r w:rsidR="007D7839" w:rsidRPr="00655D51">
        <w:rPr>
          <w:rFonts w:ascii="Georgia" w:hAnsi="Georgia" w:cs="Times New Roman"/>
          <w:sz w:val="20"/>
          <w:szCs w:val="20"/>
        </w:rPr>
        <w:t>sodass</w:t>
      </w:r>
      <w:r w:rsidR="004C260D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ich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</w:t>
      </w:r>
      <w:r w:rsidR="00F9138D" w:rsidRPr="00655D51">
        <w:rPr>
          <w:rFonts w:ascii="Georgia" w:hAnsi="Georgia" w:cs="Times New Roman"/>
          <w:sz w:val="20"/>
          <w:szCs w:val="20"/>
        </w:rPr>
        <w:t>mein Organisation</w:t>
      </w:r>
      <w:r w:rsidR="00253458" w:rsidRPr="00655D51">
        <w:rPr>
          <w:rFonts w:ascii="Georgia" w:hAnsi="Georgia" w:cs="Times New Roman"/>
          <w:sz w:val="20"/>
          <w:szCs w:val="20"/>
        </w:rPr>
        <w:t>s</w:t>
      </w:r>
      <w:r w:rsidR="00F9138D" w:rsidRPr="00655D51">
        <w:rPr>
          <w:rFonts w:ascii="Georgia" w:hAnsi="Georgia" w:cs="Times New Roman"/>
          <w:sz w:val="20"/>
          <w:szCs w:val="20"/>
        </w:rPr>
        <w:t>talen</w:t>
      </w:r>
      <w:r w:rsidR="00F97BC1" w:rsidRPr="00655D51">
        <w:rPr>
          <w:rFonts w:ascii="Georgia" w:hAnsi="Georgia" w:cs="Times New Roman"/>
          <w:sz w:val="20"/>
          <w:szCs w:val="20"/>
        </w:rPr>
        <w:t>t</w:t>
      </w:r>
      <w:r w:rsidR="00922C07">
        <w:rPr>
          <w:rFonts w:ascii="Georgia" w:hAnsi="Georgia" w:cs="Times New Roman"/>
          <w:sz w:val="20"/>
          <w:szCs w:val="20"/>
        </w:rPr>
        <w:t xml:space="preserve"> und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meine </w:t>
      </w:r>
      <w:r w:rsidR="00F9138D" w:rsidRPr="00655D51">
        <w:rPr>
          <w:rFonts w:ascii="Georgia" w:hAnsi="Georgia" w:cs="Times New Roman"/>
          <w:sz w:val="20"/>
          <w:szCs w:val="20"/>
        </w:rPr>
        <w:t>ordentliche</w:t>
      </w:r>
      <w:r w:rsidR="00F97BC1" w:rsidRPr="00655D51">
        <w:rPr>
          <w:rFonts w:ascii="Georgia" w:hAnsi="Georgia" w:cs="Times New Roman"/>
          <w:sz w:val="20"/>
          <w:szCs w:val="20"/>
        </w:rPr>
        <w:t xml:space="preserve"> sowie eigenständige Arbeitsweise</w:t>
      </w:r>
      <w:r w:rsidR="00F9138D" w:rsidRPr="00655D51">
        <w:rPr>
          <w:rFonts w:ascii="Georgia" w:hAnsi="Georgia" w:cs="Times New Roman"/>
          <w:sz w:val="20"/>
          <w:szCs w:val="20"/>
        </w:rPr>
        <w:t xml:space="preserve"> </w:t>
      </w:r>
      <w:r w:rsidR="00EE4DBE">
        <w:rPr>
          <w:rFonts w:ascii="Georgia" w:hAnsi="Georgia" w:cs="Times New Roman"/>
          <w:sz w:val="20"/>
          <w:szCs w:val="20"/>
        </w:rPr>
        <w:t>be</w:t>
      </w:r>
      <w:r w:rsidR="00E163F2" w:rsidRPr="00655D51">
        <w:rPr>
          <w:rFonts w:ascii="Georgia" w:hAnsi="Georgia" w:cs="Times New Roman"/>
          <w:sz w:val="20"/>
          <w:szCs w:val="20"/>
        </w:rPr>
        <w:t>weisen konnte</w:t>
      </w:r>
      <w:r w:rsidR="00F9138D" w:rsidRPr="00655D51">
        <w:rPr>
          <w:rFonts w:ascii="Georgia" w:hAnsi="Georgia" w:cs="Times New Roman"/>
          <w:sz w:val="20"/>
          <w:szCs w:val="20"/>
        </w:rPr>
        <w:t>.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Da ich wissbegierig bin, begann ich bereits während der Ausbildung an einem Sof</w:t>
      </w:r>
      <w:r w:rsidR="00C4644E" w:rsidRPr="00655D51">
        <w:rPr>
          <w:rFonts w:ascii="Georgia" w:hAnsi="Georgia" w:cs="Times New Roman"/>
          <w:sz w:val="20"/>
          <w:szCs w:val="20"/>
        </w:rPr>
        <w:t>twareentwicklungs</w:t>
      </w:r>
      <w:r w:rsidR="00C016F2">
        <w:rPr>
          <w:rFonts w:ascii="Georgia" w:hAnsi="Georgia" w:cs="Times New Roman"/>
          <w:sz w:val="20"/>
          <w:szCs w:val="20"/>
        </w:rPr>
        <w:t>p</w:t>
      </w:r>
      <w:r w:rsidR="006A69AB" w:rsidRPr="00655D51">
        <w:rPr>
          <w:rFonts w:ascii="Georgia" w:hAnsi="Georgia" w:cs="Times New Roman"/>
          <w:sz w:val="20"/>
          <w:szCs w:val="20"/>
        </w:rPr>
        <w:t>rogramm teilzunehmen</w:t>
      </w:r>
      <w:r w:rsidR="00253458" w:rsidRPr="00655D51">
        <w:rPr>
          <w:rFonts w:ascii="Georgia" w:hAnsi="Georgia" w:cs="Times New Roman"/>
          <w:sz w:val="20"/>
          <w:szCs w:val="20"/>
        </w:rPr>
        <w:t>, wo ich</w:t>
      </w:r>
      <w:r w:rsidR="006A69AB" w:rsidRPr="00655D51">
        <w:rPr>
          <w:rFonts w:ascii="Georgia" w:hAnsi="Georgia" w:cs="Times New Roman"/>
          <w:sz w:val="20"/>
          <w:szCs w:val="20"/>
        </w:rPr>
        <w:t xml:space="preserve"> meine erste Erfahrung in der Programmierung von Web-Applikationen</w:t>
      </w:r>
      <w:r w:rsidR="00B86948" w:rsidRPr="00655D51">
        <w:rPr>
          <w:rFonts w:ascii="Georgia" w:hAnsi="Georgia" w:cs="Times New Roman"/>
          <w:sz w:val="20"/>
          <w:szCs w:val="20"/>
        </w:rPr>
        <w:t xml:space="preserve"> sammelte</w:t>
      </w:r>
      <w:r w:rsidR="00C944BB" w:rsidRPr="00655D51">
        <w:rPr>
          <w:rFonts w:ascii="Georgia" w:hAnsi="Georgia" w:cs="Times New Roman"/>
          <w:sz w:val="20"/>
          <w:szCs w:val="20"/>
        </w:rPr>
        <w:t xml:space="preserve">. Im Rahmen des Programmes lernte ich vor allem auch Projekte im Team </w:t>
      </w:r>
      <w:r w:rsidR="00C4644E" w:rsidRPr="00655D51">
        <w:rPr>
          <w:rFonts w:ascii="Georgia" w:hAnsi="Georgia" w:cs="Times New Roman"/>
          <w:sz w:val="20"/>
          <w:szCs w:val="20"/>
        </w:rPr>
        <w:t>durchzuführen</w:t>
      </w:r>
      <w:r w:rsidR="00D61490" w:rsidRPr="00655D51">
        <w:rPr>
          <w:rFonts w:ascii="Georgia" w:hAnsi="Georgia" w:cs="Times New Roman"/>
          <w:sz w:val="20"/>
          <w:szCs w:val="20"/>
        </w:rPr>
        <w:t xml:space="preserve"> und zu koordinieren</w:t>
      </w:r>
      <w:r w:rsidR="00C944BB" w:rsidRPr="00655D51">
        <w:rPr>
          <w:rFonts w:ascii="Georgia" w:hAnsi="Georgia" w:cs="Times New Roman"/>
          <w:sz w:val="20"/>
          <w:szCs w:val="20"/>
        </w:rPr>
        <w:t>.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Das Lösen von komplexen Problemstellungen hat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mir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während 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der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</w:t>
      </w:r>
      <w:r w:rsidR="00006FA3" w:rsidRPr="00655D51">
        <w:rPr>
          <w:rFonts w:ascii="Georgia" w:hAnsi="Georgia" w:cs="Times New Roman"/>
          <w:sz w:val="20"/>
          <w:szCs w:val="20"/>
        </w:rPr>
        <w:t>am meisten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Spaß bereitet, weshalb ich </w:t>
      </w:r>
      <w:r w:rsidR="00C016F2">
        <w:rPr>
          <w:rFonts w:ascii="Georgia" w:hAnsi="Georgia" w:cs="Times New Roman"/>
          <w:sz w:val="20"/>
          <w:szCs w:val="20"/>
        </w:rPr>
        <w:t>zwei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 Monate meiner</w:t>
      </w:r>
      <w:r w:rsidR="00E163F2" w:rsidRPr="00655D51">
        <w:rPr>
          <w:rFonts w:ascii="Georgia" w:hAnsi="Georgia" w:cs="Times New Roman"/>
          <w:sz w:val="20"/>
          <w:szCs w:val="20"/>
        </w:rPr>
        <w:t xml:space="preserve"> </w:t>
      </w:r>
      <w:r w:rsidR="00F04C6F" w:rsidRPr="00655D51">
        <w:rPr>
          <w:rFonts w:ascii="Georgia" w:hAnsi="Georgia" w:cs="Times New Roman"/>
          <w:sz w:val="20"/>
          <w:szCs w:val="20"/>
        </w:rPr>
        <w:t xml:space="preserve">Ausbildung im Wealth Management verbracht habe. Dort konnte ich meine analytischen Fähigkeiten einbringen, um vermögenden Kunden eine auf ihre Bedürfnisse angepasste Finanzlösung zu </w:t>
      </w:r>
      <w:r w:rsidR="00C4644E" w:rsidRPr="00655D51">
        <w:rPr>
          <w:rFonts w:ascii="Georgia" w:hAnsi="Georgia" w:cs="Times New Roman"/>
          <w:sz w:val="20"/>
          <w:szCs w:val="20"/>
        </w:rPr>
        <w:t>erstellen</w:t>
      </w:r>
      <w:r w:rsidR="00F04C6F" w:rsidRPr="00655D51">
        <w:rPr>
          <w:rFonts w:ascii="Georgia" w:hAnsi="Georgia" w:cs="Times New Roman"/>
          <w:sz w:val="20"/>
          <w:szCs w:val="20"/>
        </w:rPr>
        <w:t>.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Nach der Ausbildung habe ich angefangen Informatik an der R</w:t>
      </w:r>
      <w:r w:rsidR="00006FA3" w:rsidRPr="00655D51">
        <w:rPr>
          <w:rFonts w:ascii="Georgia" w:hAnsi="Georgia" w:cs="Times New Roman"/>
          <w:sz w:val="20"/>
          <w:szCs w:val="20"/>
        </w:rPr>
        <w:t>hein</w:t>
      </w:r>
      <w:r w:rsidR="00963956" w:rsidRPr="00655D51">
        <w:rPr>
          <w:rFonts w:ascii="Georgia" w:hAnsi="Georgia" w:cs="Times New Roman"/>
          <w:sz w:val="20"/>
          <w:szCs w:val="20"/>
        </w:rPr>
        <w:t>isch</w:t>
      </w:r>
      <w:r w:rsidR="00006FA3" w:rsidRPr="00655D51">
        <w:rPr>
          <w:rFonts w:ascii="Georgia" w:hAnsi="Georgia" w:cs="Times New Roman"/>
          <w:sz w:val="20"/>
          <w:szCs w:val="20"/>
        </w:rPr>
        <w:t>-Westfälisch</w:t>
      </w:r>
      <w:r w:rsidR="00963956" w:rsidRPr="00655D51">
        <w:rPr>
          <w:rFonts w:ascii="Georgia" w:hAnsi="Georgia" w:cs="Times New Roman"/>
          <w:sz w:val="20"/>
          <w:szCs w:val="20"/>
        </w:rPr>
        <w:t>en</w:t>
      </w:r>
      <w:r w:rsidR="00006FA3" w:rsidRPr="00655D51">
        <w:rPr>
          <w:rFonts w:ascii="Georgia" w:hAnsi="Georgia" w:cs="Times New Roman"/>
          <w:sz w:val="20"/>
          <w:szCs w:val="20"/>
        </w:rPr>
        <w:t xml:space="preserve"> Technischen Hochschule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 Aachen zu studieren. 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Diese Entscheidung ist für mich perfekt, da ich mich </w:t>
      </w:r>
      <w:r w:rsidR="00707B39">
        <w:rPr>
          <w:rFonts w:ascii="Georgia" w:hAnsi="Georgia" w:cs="Times New Roman"/>
          <w:sz w:val="20"/>
          <w:szCs w:val="20"/>
        </w:rPr>
        <w:t>außerordentlich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für verschiedene IT-Themen begeistere und nun täglich meiner Leidenschaft</w:t>
      </w:r>
      <w:r w:rsidR="007F7C45">
        <w:rPr>
          <w:rFonts w:ascii="Georgia" w:hAnsi="Georgia" w:cs="Times New Roman"/>
          <w:sz w:val="20"/>
          <w:szCs w:val="20"/>
        </w:rPr>
        <w:t>,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</w:t>
      </w:r>
      <w:r w:rsidR="007F7C45">
        <w:rPr>
          <w:rFonts w:ascii="Georgia" w:hAnsi="Georgia" w:cs="Times New Roman"/>
          <w:sz w:val="20"/>
          <w:szCs w:val="20"/>
        </w:rPr>
        <w:t>dem Lösen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komplexer und abstrakter Probleme</w:t>
      </w:r>
      <w:r w:rsidR="007F7C45">
        <w:rPr>
          <w:rFonts w:ascii="Georgia" w:hAnsi="Georgia" w:cs="Times New Roman"/>
          <w:sz w:val="20"/>
          <w:szCs w:val="20"/>
        </w:rPr>
        <w:t>,</w:t>
      </w:r>
      <w:r w:rsidR="00677AE3" w:rsidRPr="00E5453A">
        <w:rPr>
          <w:rFonts w:ascii="Georgia" w:hAnsi="Georgia" w:cs="Times New Roman"/>
          <w:sz w:val="20"/>
          <w:szCs w:val="20"/>
        </w:rPr>
        <w:t xml:space="preserve"> nachgehen kann. </w:t>
      </w:r>
      <w:r w:rsidR="002B1ADB" w:rsidRPr="00655D51">
        <w:rPr>
          <w:rFonts w:ascii="Georgia" w:hAnsi="Georgia" w:cs="Times New Roman"/>
          <w:sz w:val="20"/>
          <w:szCs w:val="20"/>
        </w:rPr>
        <w:t xml:space="preserve">Meine Leidenschaft und meinen Ehrgeiz für </w:t>
      </w:r>
      <w:r w:rsidR="00ED0A85">
        <w:rPr>
          <w:rFonts w:ascii="Georgia" w:hAnsi="Georgia" w:cs="Times New Roman"/>
          <w:sz w:val="20"/>
          <w:szCs w:val="20"/>
        </w:rPr>
        <w:t>analytisch anspruchsvolle Aufgaben</w:t>
      </w:r>
      <w:r w:rsidR="00506E45" w:rsidRPr="00655D51">
        <w:rPr>
          <w:rFonts w:ascii="Georgia" w:hAnsi="Georgia" w:cs="Times New Roman"/>
          <w:sz w:val="20"/>
          <w:szCs w:val="20"/>
        </w:rPr>
        <w:t xml:space="preserve"> würde ich gerne nun bei Ihnen in Form eines Praktikums einbringen.</w:t>
      </w:r>
    </w:p>
    <w:bookmarkEnd w:id="4"/>
    <w:p w14:paraId="2F09AE49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269977F2" w14:textId="085BEBA8" w:rsidR="000D7658" w:rsidRPr="00655D51" w:rsidRDefault="00E5453A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5" w:name="_Hlk88822404"/>
      <w:r>
        <w:rPr>
          <w:rFonts w:ascii="Georgia" w:hAnsi="Georgia" w:cs="Times New Roman"/>
          <w:sz w:val="20"/>
          <w:szCs w:val="20"/>
        </w:rPr>
        <w:t>UNTERNEHMEN</w:t>
      </w:r>
      <w:r w:rsidR="00203B68" w:rsidRPr="00655D51">
        <w:rPr>
          <w:rFonts w:ascii="Georgia" w:hAnsi="Georgia" w:cs="Times New Roman"/>
          <w:sz w:val="20"/>
          <w:szCs w:val="20"/>
        </w:rPr>
        <w:t xml:space="preserve"> </w:t>
      </w:r>
    </w:p>
    <w:bookmarkEnd w:id="5"/>
    <w:p w14:paraId="689B475E" w14:textId="77777777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73D593E9" w14:textId="09B1B016" w:rsidR="000D7658" w:rsidRPr="00655D51" w:rsidRDefault="000D7658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  <w:bookmarkStart w:id="6" w:name="_Hlk88822389"/>
      <w:r w:rsidRPr="00655D51">
        <w:rPr>
          <w:rFonts w:ascii="Georgia" w:hAnsi="Georgia" w:cs="Times New Roman"/>
          <w:sz w:val="20"/>
          <w:szCs w:val="20"/>
        </w:rPr>
        <w:t>V</w:t>
      </w:r>
      <w:r w:rsidR="004B3291" w:rsidRPr="00655D51">
        <w:rPr>
          <w:rFonts w:ascii="Georgia" w:hAnsi="Georgia" w:cs="Times New Roman"/>
          <w:sz w:val="20"/>
          <w:szCs w:val="20"/>
        </w:rPr>
        <w:t>om Praktikum im Bereich</w:t>
      </w:r>
      <w:r w:rsidR="000F5839" w:rsidRPr="00655D51">
        <w:rPr>
          <w:rFonts w:ascii="Georgia" w:hAnsi="Georgia" w:cs="Times New Roman"/>
          <w:sz w:val="20"/>
          <w:szCs w:val="20"/>
        </w:rPr>
        <w:t xml:space="preserve"> </w:t>
      </w:r>
      <w:r w:rsidR="004C22A7">
        <w:rPr>
          <w:rFonts w:ascii="Georgia" w:hAnsi="Georgia" w:cs="Times New Roman"/>
          <w:sz w:val="20"/>
          <w:szCs w:val="20"/>
        </w:rPr>
        <w:t>XXX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erhoffe ich mir eine steile Lernkurve und </w:t>
      </w:r>
      <w:r w:rsidR="00101F77" w:rsidRPr="00655D51">
        <w:rPr>
          <w:rFonts w:ascii="Georgia" w:hAnsi="Georgia" w:cs="Times New Roman"/>
          <w:sz w:val="20"/>
          <w:szCs w:val="20"/>
        </w:rPr>
        <w:t>das Erlangen eines tiefer</w:t>
      </w:r>
      <w:r w:rsidR="00D04F0F" w:rsidRPr="00655D51">
        <w:rPr>
          <w:rFonts w:ascii="Georgia" w:hAnsi="Georgia" w:cs="Times New Roman"/>
          <w:sz w:val="20"/>
          <w:szCs w:val="20"/>
        </w:rPr>
        <w:t>en Verständnisses zu releva</w:t>
      </w:r>
      <w:r w:rsidR="00D8725F">
        <w:rPr>
          <w:rFonts w:ascii="Georgia" w:hAnsi="Georgia" w:cs="Times New Roman"/>
          <w:sz w:val="20"/>
          <w:szCs w:val="20"/>
        </w:rPr>
        <w:t>nten Wirtschaftsthemen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, welche die </w:t>
      </w:r>
      <w:r w:rsidR="00D8725F">
        <w:rPr>
          <w:rFonts w:ascii="Georgia" w:hAnsi="Georgia" w:cs="Times New Roman"/>
          <w:sz w:val="20"/>
          <w:szCs w:val="20"/>
        </w:rPr>
        <w:t>Unternehmenslandschaft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beweg</w:t>
      </w:r>
      <w:r w:rsidR="00D8725F">
        <w:rPr>
          <w:rFonts w:ascii="Georgia" w:hAnsi="Georgia" w:cs="Times New Roman"/>
          <w:sz w:val="20"/>
          <w:szCs w:val="20"/>
        </w:rPr>
        <w:t>t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. Ich bin mir sicher, dass ich durch mein Interesse </w:t>
      </w:r>
      <w:r w:rsidR="00D8725F">
        <w:rPr>
          <w:rFonts w:ascii="Georgia" w:hAnsi="Georgia" w:cs="Times New Roman"/>
          <w:sz w:val="20"/>
          <w:szCs w:val="20"/>
        </w:rPr>
        <w:t>an der Unternehmensberatung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im Zusammenspiel mit meinem Ehrgeiz</w:t>
      </w:r>
      <w:r w:rsidR="002779DE" w:rsidRPr="00655D51">
        <w:rPr>
          <w:rFonts w:ascii="Georgia" w:hAnsi="Georgia" w:cs="Times New Roman"/>
          <w:sz w:val="20"/>
          <w:szCs w:val="20"/>
        </w:rPr>
        <w:t>, meiner strukturierten und organisierten Arbeitsweise</w:t>
      </w:r>
      <w:r w:rsidR="004B3291" w:rsidRPr="00655D51">
        <w:rPr>
          <w:rFonts w:ascii="Georgia" w:hAnsi="Georgia" w:cs="Times New Roman"/>
          <w:sz w:val="20"/>
          <w:szCs w:val="20"/>
        </w:rPr>
        <w:t xml:space="preserve"> eine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Bereicherung für </w:t>
      </w:r>
      <w:r w:rsidR="00D8725F">
        <w:rPr>
          <w:rFonts w:ascii="Georgia" w:hAnsi="Georgia" w:cs="Times New Roman"/>
          <w:sz w:val="20"/>
          <w:szCs w:val="20"/>
        </w:rPr>
        <w:t>UNTERNEHMEN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sein kann und würde mich freuen, Sie auch in einem persönlichen Gespräch</w:t>
      </w:r>
      <w:r w:rsidR="00D04F0F" w:rsidRPr="00655D51">
        <w:rPr>
          <w:rFonts w:ascii="Georgia" w:hAnsi="Georgia" w:cs="Times New Roman"/>
          <w:sz w:val="20"/>
          <w:szCs w:val="20"/>
        </w:rPr>
        <w:t xml:space="preserve"> davon</w:t>
      </w:r>
      <w:r w:rsidR="002779DE" w:rsidRPr="00655D51">
        <w:rPr>
          <w:rFonts w:ascii="Georgia" w:hAnsi="Georgia" w:cs="Times New Roman"/>
          <w:sz w:val="20"/>
          <w:szCs w:val="20"/>
        </w:rPr>
        <w:t xml:space="preserve"> überzeugen zu dürfen.</w:t>
      </w:r>
      <w:bookmarkEnd w:id="6"/>
    </w:p>
    <w:p w14:paraId="1CFF91C8" w14:textId="77777777" w:rsidR="00011ABC" w:rsidRPr="00655D51" w:rsidRDefault="00011ABC" w:rsidP="000D7658">
      <w:pPr>
        <w:spacing w:after="0"/>
        <w:jc w:val="both"/>
        <w:rPr>
          <w:rFonts w:ascii="Georgia" w:hAnsi="Georgia" w:cs="Times New Roman"/>
          <w:sz w:val="20"/>
          <w:szCs w:val="20"/>
        </w:rPr>
      </w:pPr>
    </w:p>
    <w:p w14:paraId="63D346C3" w14:textId="77777777" w:rsidR="00C812A5" w:rsidRPr="00655D51" w:rsidRDefault="000D765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sz w:val="20"/>
          <w:szCs w:val="20"/>
        </w:rPr>
        <w:t>Mit freundlichen Grüßen</w:t>
      </w:r>
    </w:p>
    <w:p w14:paraId="3BDB02BA" w14:textId="705ABB60" w:rsidR="00BB3512" w:rsidRPr="00655D51" w:rsidRDefault="00B86948" w:rsidP="00407592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655D51">
        <w:rPr>
          <w:rFonts w:ascii="Georgia" w:hAnsi="Georgia" w:cs="Times New Roman"/>
          <w:noProof/>
          <w:sz w:val="20"/>
          <w:szCs w:val="20"/>
        </w:rPr>
        <w:drawing>
          <wp:inline distT="0" distB="0" distL="0" distR="0" wp14:anchorId="33C69014" wp14:editId="729AACC3">
            <wp:extent cx="1668780" cy="596472"/>
            <wp:effectExtent l="0" t="0" r="7620" b="0"/>
            <wp:docPr id="1" name="Grafik 1" descr="Ein Bild, das Text, ClipA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, ClipArt enthält.&#10;&#10;Automatisch generierte Beschreibu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104" cy="6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12" w:rsidRPr="00655D51" w:rsidSect="00E5453A">
      <w:pgSz w:w="11906" w:h="16838"/>
      <w:pgMar w:top="964" w:right="1021" w:bottom="964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06FA3"/>
    <w:rsid w:val="00011ABC"/>
    <w:rsid w:val="00012D78"/>
    <w:rsid w:val="0001602C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D6206"/>
    <w:rsid w:val="000D7658"/>
    <w:rsid w:val="000F371C"/>
    <w:rsid w:val="000F5839"/>
    <w:rsid w:val="00101F77"/>
    <w:rsid w:val="00117F83"/>
    <w:rsid w:val="00122696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3B68"/>
    <w:rsid w:val="002042CB"/>
    <w:rsid w:val="002062F6"/>
    <w:rsid w:val="00212042"/>
    <w:rsid w:val="002213EE"/>
    <w:rsid w:val="0023683A"/>
    <w:rsid w:val="002467A0"/>
    <w:rsid w:val="00253458"/>
    <w:rsid w:val="002536DC"/>
    <w:rsid w:val="00255EC1"/>
    <w:rsid w:val="00257D2A"/>
    <w:rsid w:val="00264191"/>
    <w:rsid w:val="0027047C"/>
    <w:rsid w:val="002708C2"/>
    <w:rsid w:val="00274324"/>
    <w:rsid w:val="002779DE"/>
    <w:rsid w:val="002A47DC"/>
    <w:rsid w:val="002A5B9F"/>
    <w:rsid w:val="002B1ADB"/>
    <w:rsid w:val="002D309E"/>
    <w:rsid w:val="002D594E"/>
    <w:rsid w:val="002E1274"/>
    <w:rsid w:val="002E39B8"/>
    <w:rsid w:val="002F26C7"/>
    <w:rsid w:val="002F51FA"/>
    <w:rsid w:val="00311A15"/>
    <w:rsid w:val="003250EA"/>
    <w:rsid w:val="003421B1"/>
    <w:rsid w:val="00375D2D"/>
    <w:rsid w:val="003811BC"/>
    <w:rsid w:val="0038671F"/>
    <w:rsid w:val="003947A8"/>
    <w:rsid w:val="003A5745"/>
    <w:rsid w:val="003D464F"/>
    <w:rsid w:val="003D5D1E"/>
    <w:rsid w:val="003F3290"/>
    <w:rsid w:val="003F688C"/>
    <w:rsid w:val="00407592"/>
    <w:rsid w:val="00415608"/>
    <w:rsid w:val="00424CAF"/>
    <w:rsid w:val="00434D23"/>
    <w:rsid w:val="00436A33"/>
    <w:rsid w:val="004403CB"/>
    <w:rsid w:val="00453C2F"/>
    <w:rsid w:val="00454C0B"/>
    <w:rsid w:val="0046226E"/>
    <w:rsid w:val="00474FC2"/>
    <w:rsid w:val="00492923"/>
    <w:rsid w:val="004A1501"/>
    <w:rsid w:val="004A615C"/>
    <w:rsid w:val="004B3291"/>
    <w:rsid w:val="004B4510"/>
    <w:rsid w:val="004C156C"/>
    <w:rsid w:val="004C174A"/>
    <w:rsid w:val="004C22A7"/>
    <w:rsid w:val="004C260D"/>
    <w:rsid w:val="004C3D00"/>
    <w:rsid w:val="00500EFA"/>
    <w:rsid w:val="00506322"/>
    <w:rsid w:val="00506D8F"/>
    <w:rsid w:val="00506E45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0B75"/>
    <w:rsid w:val="005B231F"/>
    <w:rsid w:val="005C55F7"/>
    <w:rsid w:val="005D7D49"/>
    <w:rsid w:val="005E00BC"/>
    <w:rsid w:val="005E63B8"/>
    <w:rsid w:val="005F350B"/>
    <w:rsid w:val="005F76D1"/>
    <w:rsid w:val="00600453"/>
    <w:rsid w:val="00603752"/>
    <w:rsid w:val="00621B57"/>
    <w:rsid w:val="00632F05"/>
    <w:rsid w:val="0063723B"/>
    <w:rsid w:val="00647413"/>
    <w:rsid w:val="006502BE"/>
    <w:rsid w:val="00654057"/>
    <w:rsid w:val="00655D51"/>
    <w:rsid w:val="00677AE3"/>
    <w:rsid w:val="006A126C"/>
    <w:rsid w:val="006A69AB"/>
    <w:rsid w:val="006A7895"/>
    <w:rsid w:val="006B302C"/>
    <w:rsid w:val="006D2592"/>
    <w:rsid w:val="006F58EC"/>
    <w:rsid w:val="00706233"/>
    <w:rsid w:val="00707B39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40F"/>
    <w:rsid w:val="007B1B2B"/>
    <w:rsid w:val="007C59D2"/>
    <w:rsid w:val="007D20C1"/>
    <w:rsid w:val="007D7839"/>
    <w:rsid w:val="007E29F7"/>
    <w:rsid w:val="007E4326"/>
    <w:rsid w:val="007F0344"/>
    <w:rsid w:val="007F7C45"/>
    <w:rsid w:val="007F7EA0"/>
    <w:rsid w:val="008049F7"/>
    <w:rsid w:val="00807293"/>
    <w:rsid w:val="0083750F"/>
    <w:rsid w:val="008428CF"/>
    <w:rsid w:val="008471B5"/>
    <w:rsid w:val="0085213A"/>
    <w:rsid w:val="008565FD"/>
    <w:rsid w:val="00857C6F"/>
    <w:rsid w:val="008657E3"/>
    <w:rsid w:val="00867CED"/>
    <w:rsid w:val="00874503"/>
    <w:rsid w:val="00883B55"/>
    <w:rsid w:val="00892372"/>
    <w:rsid w:val="0089337A"/>
    <w:rsid w:val="008A248F"/>
    <w:rsid w:val="008B402E"/>
    <w:rsid w:val="008B5CD1"/>
    <w:rsid w:val="008C27C1"/>
    <w:rsid w:val="008D6664"/>
    <w:rsid w:val="008D7CDB"/>
    <w:rsid w:val="008E100E"/>
    <w:rsid w:val="008E4BA9"/>
    <w:rsid w:val="008E7A27"/>
    <w:rsid w:val="008E7D17"/>
    <w:rsid w:val="008F3EC8"/>
    <w:rsid w:val="0091209F"/>
    <w:rsid w:val="00922C07"/>
    <w:rsid w:val="00923A9A"/>
    <w:rsid w:val="00935B8A"/>
    <w:rsid w:val="00963956"/>
    <w:rsid w:val="00991E04"/>
    <w:rsid w:val="009A256E"/>
    <w:rsid w:val="009B76B0"/>
    <w:rsid w:val="009C38A3"/>
    <w:rsid w:val="009C62A0"/>
    <w:rsid w:val="009D07DC"/>
    <w:rsid w:val="009D3BBF"/>
    <w:rsid w:val="009D3F88"/>
    <w:rsid w:val="009D52F3"/>
    <w:rsid w:val="009E24C6"/>
    <w:rsid w:val="009F46A7"/>
    <w:rsid w:val="00A00446"/>
    <w:rsid w:val="00A1282E"/>
    <w:rsid w:val="00A14247"/>
    <w:rsid w:val="00A40D57"/>
    <w:rsid w:val="00A44493"/>
    <w:rsid w:val="00A53760"/>
    <w:rsid w:val="00A73CB1"/>
    <w:rsid w:val="00A9583D"/>
    <w:rsid w:val="00AA2791"/>
    <w:rsid w:val="00AA4C7C"/>
    <w:rsid w:val="00AB4CD0"/>
    <w:rsid w:val="00AC61EE"/>
    <w:rsid w:val="00AC66C4"/>
    <w:rsid w:val="00AC7086"/>
    <w:rsid w:val="00AE26F5"/>
    <w:rsid w:val="00AE3A33"/>
    <w:rsid w:val="00B04B7B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6948"/>
    <w:rsid w:val="00B87CA9"/>
    <w:rsid w:val="00B9666E"/>
    <w:rsid w:val="00BB3512"/>
    <w:rsid w:val="00BB3C75"/>
    <w:rsid w:val="00BC3D68"/>
    <w:rsid w:val="00BD47C9"/>
    <w:rsid w:val="00BF522D"/>
    <w:rsid w:val="00C016F2"/>
    <w:rsid w:val="00C0214A"/>
    <w:rsid w:val="00C030C1"/>
    <w:rsid w:val="00C1562F"/>
    <w:rsid w:val="00C4644E"/>
    <w:rsid w:val="00C6422F"/>
    <w:rsid w:val="00C6717B"/>
    <w:rsid w:val="00C71380"/>
    <w:rsid w:val="00C812A5"/>
    <w:rsid w:val="00C9003C"/>
    <w:rsid w:val="00C944BB"/>
    <w:rsid w:val="00C97ECA"/>
    <w:rsid w:val="00CA1160"/>
    <w:rsid w:val="00CA702E"/>
    <w:rsid w:val="00CA7350"/>
    <w:rsid w:val="00CB639D"/>
    <w:rsid w:val="00CC1A65"/>
    <w:rsid w:val="00CD51E6"/>
    <w:rsid w:val="00CE433B"/>
    <w:rsid w:val="00CF2D7E"/>
    <w:rsid w:val="00D04F0F"/>
    <w:rsid w:val="00D30CEA"/>
    <w:rsid w:val="00D41D1C"/>
    <w:rsid w:val="00D61490"/>
    <w:rsid w:val="00D71D8E"/>
    <w:rsid w:val="00D8725F"/>
    <w:rsid w:val="00D9281A"/>
    <w:rsid w:val="00DA0069"/>
    <w:rsid w:val="00DA0220"/>
    <w:rsid w:val="00DA3404"/>
    <w:rsid w:val="00DA3808"/>
    <w:rsid w:val="00DA524B"/>
    <w:rsid w:val="00DB471D"/>
    <w:rsid w:val="00DD1863"/>
    <w:rsid w:val="00DD3349"/>
    <w:rsid w:val="00DD54E1"/>
    <w:rsid w:val="00DD6747"/>
    <w:rsid w:val="00DE1FBC"/>
    <w:rsid w:val="00DE37F8"/>
    <w:rsid w:val="00DE5C3D"/>
    <w:rsid w:val="00E02500"/>
    <w:rsid w:val="00E12ED8"/>
    <w:rsid w:val="00E162C9"/>
    <w:rsid w:val="00E163F2"/>
    <w:rsid w:val="00E3005D"/>
    <w:rsid w:val="00E30491"/>
    <w:rsid w:val="00E473ED"/>
    <w:rsid w:val="00E47DAF"/>
    <w:rsid w:val="00E5453A"/>
    <w:rsid w:val="00E609E6"/>
    <w:rsid w:val="00E62550"/>
    <w:rsid w:val="00E65B09"/>
    <w:rsid w:val="00E66980"/>
    <w:rsid w:val="00E83116"/>
    <w:rsid w:val="00E914E5"/>
    <w:rsid w:val="00E91B86"/>
    <w:rsid w:val="00EA6CEC"/>
    <w:rsid w:val="00EA7AC2"/>
    <w:rsid w:val="00EC000C"/>
    <w:rsid w:val="00ED0A85"/>
    <w:rsid w:val="00EE4DBE"/>
    <w:rsid w:val="00EF2FD5"/>
    <w:rsid w:val="00F04C6F"/>
    <w:rsid w:val="00F11473"/>
    <w:rsid w:val="00F253C5"/>
    <w:rsid w:val="00F30624"/>
    <w:rsid w:val="00F4717F"/>
    <w:rsid w:val="00F5301B"/>
    <w:rsid w:val="00F53322"/>
    <w:rsid w:val="00F55CE3"/>
    <w:rsid w:val="00F74175"/>
    <w:rsid w:val="00F9138D"/>
    <w:rsid w:val="00F92A04"/>
    <w:rsid w:val="00F97BC1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54057"/>
    <w:rPr>
      <w:rFonts w:ascii="Times New Roman" w:hAnsi="Times New Roman" w:cs="Times New Roman"/>
      <w:sz w:val="18"/>
      <w:szCs w:val="18"/>
    </w:rPr>
  </w:style>
  <w:style w:type="paragraph" w:styleId="berarbeitung">
    <w:name w:val="Revision"/>
    <w:hidden/>
    <w:uiPriority w:val="99"/>
    <w:semiHidden/>
    <w:rsid w:val="00E545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421</Words>
  <Characters>2654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8</cp:revision>
  <dcterms:created xsi:type="dcterms:W3CDTF">2021-12-26T17:49:00Z</dcterms:created>
  <dcterms:modified xsi:type="dcterms:W3CDTF">2022-01-18T20:05:00Z</dcterms:modified>
</cp:coreProperties>
</file>