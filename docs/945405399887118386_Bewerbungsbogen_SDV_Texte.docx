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B77858" w14:textId="77777777" w:rsidR="004E0554" w:rsidRPr="000F1E83" w:rsidRDefault="00296219" w:rsidP="000F1E83">
      <w:pPr>
        <w:rPr>
          <w:color w:val="FF0000"/>
        </w:rPr>
      </w:pPr>
      <w:r w:rsidRPr="00296219">
        <w:rPr>
          <w:color w:val="7030A0"/>
          <w:u w:val="single"/>
        </w:rPr>
        <w:t>Umstände im familiären Bereich, die Ihre Schul- bzw. Studienzeit besonders geprägt haben:</w:t>
      </w:r>
      <w:r w:rsidR="00B61827">
        <w:rPr>
          <w:color w:val="7030A0"/>
          <w:u w:val="single"/>
        </w:rPr>
        <w:t xml:space="preserve"> </w:t>
      </w:r>
    </w:p>
    <w:p w14:paraId="4B90A435" w14:textId="5F605207" w:rsidR="004E0554" w:rsidRDefault="004E0554" w:rsidP="00B61827">
      <w:r>
        <w:t xml:space="preserve">Meine Eltern trennten sich, als ich in der zweiten Klasse war, was fortan für Probleme in der Schulzeit führte. Im Laufe des Heranwachsens konnte ich mir dazu ein eigene Meinung </w:t>
      </w:r>
      <w:r w:rsidR="00B61827">
        <w:t>bilden</w:t>
      </w:r>
      <w:r>
        <w:t xml:space="preserve"> und schlussendlich daran wachsen.</w:t>
      </w:r>
      <w:r w:rsidR="00B61827">
        <w:t xml:space="preserve"> </w:t>
      </w:r>
      <w:del w:id="0" w:author="David Döbele" w:date="2022-02-21T20:42:00Z">
        <w:r w:rsidDel="00747344">
          <w:delText xml:space="preserve">Der Tod meines </w:delText>
        </w:r>
      </w:del>
      <w:ins w:id="1" w:author="David Döbele" w:date="2022-02-21T20:42:00Z">
        <w:r w:rsidR="00747344">
          <w:t xml:space="preserve">Mein </w:t>
        </w:r>
      </w:ins>
      <w:r>
        <w:t>Stiefvater</w:t>
      </w:r>
      <w:del w:id="2" w:author="David Döbele" w:date="2022-02-21T20:42:00Z">
        <w:r w:rsidDel="00747344">
          <w:delText>s</w:delText>
        </w:r>
      </w:del>
      <w:r>
        <w:t xml:space="preserve">, welcher seit 17 Jahren, wie ein leiblicher Vater für mich war und mich in meiner Entwicklung stark beeinflusste, ist leider im Sommer 2020 an einer Krebserkrankung verstorben. </w:t>
      </w:r>
      <w:r w:rsidR="000F1E83">
        <w:t xml:space="preserve">Dadurch wurde ich erstmalig mit der Endlichkeit des Lebens konfrontiert, was in eine motivierte Lebenshaltung resultierte. </w:t>
      </w:r>
    </w:p>
    <w:p w14:paraId="06F84FBD" w14:textId="77777777" w:rsidR="00296219" w:rsidRDefault="00296219">
      <w:pPr>
        <w:rPr>
          <w:color w:val="7030A0"/>
          <w:u w:val="single"/>
        </w:rPr>
      </w:pPr>
      <w:r w:rsidRPr="00296219">
        <w:rPr>
          <w:color w:val="7030A0"/>
          <w:u w:val="single"/>
        </w:rPr>
        <w:t>Welches Vorbild oder welche Erfahrungen haben Sie in Ihren Studien- und Beru</w:t>
      </w:r>
      <w:r>
        <w:rPr>
          <w:color w:val="7030A0"/>
          <w:u w:val="single"/>
        </w:rPr>
        <w:t>fswünschen am stärksten beeinfl</w:t>
      </w:r>
      <w:r w:rsidRPr="00296219">
        <w:rPr>
          <w:color w:val="7030A0"/>
          <w:u w:val="single"/>
        </w:rPr>
        <w:t>usst?</w:t>
      </w:r>
    </w:p>
    <w:p w14:paraId="7F17A7E6" w14:textId="77777777" w:rsidR="00296219" w:rsidRDefault="00296219">
      <w:pPr>
        <w:rPr>
          <w:color w:val="7030A0"/>
          <w:u w:val="single"/>
        </w:rPr>
      </w:pPr>
      <w:r>
        <w:t xml:space="preserve">Wie bereits oben erwähnt, war mein Stiefvater, welcher ebenfalls in der Finanzbranche </w:t>
      </w:r>
      <w:r w:rsidR="00EB4BFF">
        <w:t>arbeitete</w:t>
      </w:r>
      <w:r>
        <w:t xml:space="preserve"> mit Sicherheit das größte Vorbild, da er mir täglich zeigte, dass große V</w:t>
      </w:r>
      <w:r w:rsidR="00FE2BEB">
        <w:t>erantwortung sehr erfüllend sein kann.</w:t>
      </w:r>
      <w:r>
        <w:t xml:space="preserve"> Der Punkt, ihn Stolz zu machen und mich ihm </w:t>
      </w:r>
      <w:r w:rsidR="00FE2BEB">
        <w:t xml:space="preserve">dadurch </w:t>
      </w:r>
      <w:r>
        <w:t xml:space="preserve">verbunden zu fühlen spielt ebenfalls eine große Rolle. Auch die Berichte meiner </w:t>
      </w:r>
      <w:r w:rsidR="00EB4BFF">
        <w:t>Stiefschwester</w:t>
      </w:r>
      <w:r>
        <w:t xml:space="preserve"> über die steile Lernkurve im Consulting, motivieren mich in einem ambitionierten Umfeld zu arbeiten, um mein volles Potenzial zu entfachen. Aber auch </w:t>
      </w:r>
      <w:r w:rsidR="003B6383">
        <w:t xml:space="preserve">schon </w:t>
      </w:r>
      <w:r>
        <w:t xml:space="preserve">zu Schulzeiten motivierten mich diverse Bücher wie der Klassiker </w:t>
      </w:r>
      <w:r w:rsidR="00EB4BFF">
        <w:t>„T</w:t>
      </w:r>
      <w:r>
        <w:t>he Intelligent Investor</w:t>
      </w:r>
      <w:r w:rsidR="00EB4BFF">
        <w:t>“</w:t>
      </w:r>
      <w:r>
        <w:t xml:space="preserve"> von Benjamin Graham, mich mehr mit wirtschaftlichen Themen, Unternehmen und </w:t>
      </w:r>
      <w:r w:rsidR="00EB4BFF">
        <w:t>deren</w:t>
      </w:r>
      <w:r w:rsidR="003B6383">
        <w:t xml:space="preserve"> gesellschaftlichen Einflü</w:t>
      </w:r>
      <w:r>
        <w:t>ss</w:t>
      </w:r>
      <w:r w:rsidR="003B6383">
        <w:t>en</w:t>
      </w:r>
      <w:r>
        <w:t xml:space="preserve"> zu beschäftigen. Das Praktikum bei der </w:t>
      </w:r>
      <w:proofErr w:type="spellStart"/>
      <w:r>
        <w:t>DealCircle</w:t>
      </w:r>
      <w:proofErr w:type="spellEnd"/>
      <w:r>
        <w:t xml:space="preserve"> GmbH hat mich in meinen Karrierezielen </w:t>
      </w:r>
      <w:r w:rsidR="00B61827">
        <w:t xml:space="preserve">nun </w:t>
      </w:r>
      <w:r>
        <w:t>weiter bestärkt. Besonders das The</w:t>
      </w:r>
      <w:r w:rsidR="00B61827">
        <w:t>ma von Unternehmensbewertungen hat mir sehr zugesagt</w:t>
      </w:r>
      <w:r>
        <w:t xml:space="preserve">, weshalb ich in meinem nächsten Praktikum bei PWC einen Fokus auf diesen Teil des </w:t>
      </w:r>
      <w:r w:rsidR="00B61827">
        <w:t>M&amp;A-</w:t>
      </w:r>
      <w:r w:rsidR="00EB4BFF">
        <w:t>Prozesses</w:t>
      </w:r>
      <w:r>
        <w:t xml:space="preserve"> gelegt habe.</w:t>
      </w:r>
    </w:p>
    <w:p w14:paraId="49912322" w14:textId="77777777" w:rsidR="00915AB0" w:rsidRDefault="00915AB0">
      <w:pPr>
        <w:rPr>
          <w:color w:val="7030A0"/>
          <w:u w:val="single"/>
        </w:rPr>
      </w:pPr>
      <w:r w:rsidRPr="00915AB0">
        <w:rPr>
          <w:color w:val="7030A0"/>
          <w:u w:val="single"/>
        </w:rPr>
        <w:t>Hier habe ich etwas Besonderes geleistet oder ein schwieriges Ziel ausdauernd verfolgt (z. B. Auszeichnung für Engagement, erfolgreiche Wettbewerbsteilnahme oder überwundene Herausforderungen im Bereich Sport, Schule, Familie etc.):</w:t>
      </w:r>
    </w:p>
    <w:p w14:paraId="5FFD9D80" w14:textId="77777777" w:rsidR="00371CC6" w:rsidRDefault="00915AB0">
      <w:r>
        <w:t xml:space="preserve">Meinem persönlichen Empfinden nach, war die Gründung </w:t>
      </w:r>
      <w:r w:rsidR="0021081D">
        <w:t xml:space="preserve">der </w:t>
      </w:r>
      <w:proofErr w:type="spellStart"/>
      <w:r w:rsidR="0021081D">
        <w:t>HiV</w:t>
      </w:r>
      <w:r>
        <w:t>o</w:t>
      </w:r>
      <w:proofErr w:type="spellEnd"/>
      <w:r>
        <w:t xml:space="preserve">-GbR </w:t>
      </w:r>
      <w:r w:rsidR="00B61827">
        <w:t xml:space="preserve">im Jahr </w:t>
      </w:r>
      <w:r>
        <w:t>2019 die größ</w:t>
      </w:r>
      <w:r w:rsidR="0021081D">
        <w:t>t</w:t>
      </w:r>
      <w:r>
        <w:t>e Herausforderung</w:t>
      </w:r>
      <w:r w:rsidR="003B6383">
        <w:t xml:space="preserve"> für mich</w:t>
      </w:r>
      <w:r>
        <w:t xml:space="preserve">, aus welcher ich viele </w:t>
      </w:r>
      <w:r w:rsidR="00B61827">
        <w:t xml:space="preserve">neue </w:t>
      </w:r>
      <w:r>
        <w:t xml:space="preserve">Fähigkeiten mitnehmen konnte. </w:t>
      </w:r>
      <w:r w:rsidR="003B6383">
        <w:t xml:space="preserve">Das selbständige einarbeiten, ohne fremde Hilfe, </w:t>
      </w:r>
      <w:r>
        <w:t xml:space="preserve">in verschiedene Themenfelder und </w:t>
      </w:r>
      <w:r w:rsidR="003B6383">
        <w:t xml:space="preserve">dabei eine </w:t>
      </w:r>
      <w:r>
        <w:t>praktikable</w:t>
      </w:r>
      <w:r w:rsidR="003B6383">
        <w:t xml:space="preserve"> individuelle</w:t>
      </w:r>
      <w:r>
        <w:t xml:space="preserve"> Lösungen</w:t>
      </w:r>
      <w:r w:rsidR="003B6383">
        <w:t xml:space="preserve"> zu</w:t>
      </w:r>
      <w:r>
        <w:t xml:space="preserve"> finden</w:t>
      </w:r>
      <w:r w:rsidR="003B6383">
        <w:t>, war eine gänzlich neue Erfahrung zu bisherigen Tätigkeiten</w:t>
      </w:r>
      <w:r>
        <w:t>. Beispielhafte Herausforderungen dieser Zeit waren unter anderem: Das richtige Produktionsverfahren kostengünstig für ein technisch sehr anspruchsvolles Produkt</w:t>
      </w:r>
      <w:r w:rsidR="00B61827">
        <w:t xml:space="preserve"> zu finden;</w:t>
      </w:r>
      <w:r w:rsidR="003B6383">
        <w:t xml:space="preserve"> die </w:t>
      </w:r>
      <w:r>
        <w:t xml:space="preserve">Stabilität und Haltbarkeit des Produktes </w:t>
      </w:r>
      <w:r w:rsidR="003B6383">
        <w:t xml:space="preserve">zu </w:t>
      </w:r>
      <w:r>
        <w:t>maximieren</w:t>
      </w:r>
      <w:r w:rsidR="00B61827">
        <w:t>;</w:t>
      </w:r>
      <w:r w:rsidR="003B6383">
        <w:t xml:space="preserve"> ein veganes </w:t>
      </w:r>
      <w:r>
        <w:t xml:space="preserve">Klärungsverfahren </w:t>
      </w:r>
      <w:r w:rsidR="003B6383">
        <w:t xml:space="preserve">zu identifizieren, </w:t>
      </w:r>
      <w:r>
        <w:t xml:space="preserve">um </w:t>
      </w:r>
      <w:r w:rsidR="003B6383">
        <w:t xml:space="preserve">weiterhin </w:t>
      </w:r>
      <w:r>
        <w:t xml:space="preserve">einen Anspruch auf die Veganen </w:t>
      </w:r>
      <w:r w:rsidR="00B61827">
        <w:t>Zertifikate (V-Blume) zu haben;</w:t>
      </w:r>
      <w:r w:rsidR="003B6383">
        <w:t xml:space="preserve"> t</w:t>
      </w:r>
      <w:r>
        <w:t xml:space="preserve">rotz teurer Inhaltsstoffe das Produkt preistechnisch den Normen der Getränkeindustrie von </w:t>
      </w:r>
      <w:r w:rsidR="003B6383">
        <w:t>großen Marktt</w:t>
      </w:r>
      <w:r w:rsidR="00B61827">
        <w:t>eilnehmern anpassen;</w:t>
      </w:r>
      <w:r w:rsidR="003B6383">
        <w:t xml:space="preserve"> usw</w:t>
      </w:r>
      <w:r>
        <w:t>. In dieser Zeit lernte ich, dass wenn man sich ausdauernd</w:t>
      </w:r>
      <w:r w:rsidR="003B6383">
        <w:t xml:space="preserve"> </w:t>
      </w:r>
      <w:r>
        <w:t xml:space="preserve">und  konzentriert mit einem Problem </w:t>
      </w:r>
      <w:r w:rsidR="003B6383">
        <w:t>beschäftigt,</w:t>
      </w:r>
      <w:r>
        <w:t xml:space="preserve"> sich nicht zu stolz ist ggfs. Experten um Hilfe zu fragen</w:t>
      </w:r>
      <w:r w:rsidR="003B6383">
        <w:t>,</w:t>
      </w:r>
      <w:r>
        <w:t xml:space="preserve"> die kompliziertesten Sachverhalte für mich schnell begreifbar und lösbar sind. Dieses Wissen schenkt mir bis heute großes Selbstvertrauen und macht mich stolz. Aber auch der Platz auf der Deans L</w:t>
      </w:r>
      <w:r w:rsidR="00B61827">
        <w:t>ist, welche die besten 3%</w:t>
      </w:r>
      <w:r w:rsidR="0021081D">
        <w:t xml:space="preserve"> der Fakultät repräsentiert, mit einem Notenschnitt von 1,2 ist </w:t>
      </w:r>
      <w:r>
        <w:t xml:space="preserve">ein großer Erfolg </w:t>
      </w:r>
      <w:r w:rsidR="0021081D">
        <w:t xml:space="preserve">für mich </w:t>
      </w:r>
      <w:r>
        <w:t xml:space="preserve">und hat mir meine fachliche Kompetenz </w:t>
      </w:r>
      <w:r w:rsidR="003B6383">
        <w:t xml:space="preserve">nochmal </w:t>
      </w:r>
      <w:r>
        <w:t xml:space="preserve">bestätigt, trotz erschwerter Bedingungen durch die Corona-Situation an den Hochschulen. Mein Anspruch akademischer Excellence im Studium </w:t>
      </w:r>
      <w:r w:rsidR="00296219">
        <w:t xml:space="preserve">über nun drei Semester hinweg, </w:t>
      </w:r>
      <w:r>
        <w:t>bereitet mir</w:t>
      </w:r>
      <w:r w:rsidR="00296219">
        <w:t xml:space="preserve"> sehr viel Freude und Erfüllung und lehrte mir Konsistenz in meiner Leistung aufrechtzuerhalten.</w:t>
      </w:r>
      <w:r>
        <w:t xml:space="preserve"> </w:t>
      </w:r>
      <w:r w:rsidR="0021081D">
        <w:t>Aber auch die langwierige Pflege</w:t>
      </w:r>
      <w:r w:rsidR="00296219">
        <w:t xml:space="preserve"> meines Stiefvaters</w:t>
      </w:r>
      <w:r w:rsidR="0021081D">
        <w:t xml:space="preserve">, welchen ich täglich zur Strahlentherapie in die Klinik begleitete, verlangte mir emotional viel ab. Die Möglichkeit ständiger Anfälle und unzählige Krankenwageneinsätze </w:t>
      </w:r>
      <w:r w:rsidR="00296219">
        <w:t xml:space="preserve">lernten mich emotionale Resilienz aufzubauen und unterwartete Situationen im Leben zu meistern. </w:t>
      </w:r>
    </w:p>
    <w:p w14:paraId="1F9022A6" w14:textId="77777777" w:rsidR="00915AB0" w:rsidRDefault="00915AB0"/>
    <w:p w14:paraId="778E0A66" w14:textId="77777777" w:rsidR="005E6E0D" w:rsidRDefault="00296219">
      <w:pPr>
        <w:rPr>
          <w:color w:val="7030A0"/>
          <w:u w:val="single"/>
        </w:rPr>
      </w:pPr>
      <w:r w:rsidRPr="00296219">
        <w:rPr>
          <w:color w:val="7030A0"/>
          <w:u w:val="single"/>
        </w:rPr>
        <w:lastRenderedPageBreak/>
        <w:t>Wofür haben Sie im letzten Jahr den größten Teil der Zeit genutzt, die Ihnen außerhalb der Schule bzw. des Studiums zur Verfügung stand? Nennen Sie Art und Umfang der jeweiligen Interessensgebiete und Tätigkeiten</w:t>
      </w:r>
    </w:p>
    <w:p w14:paraId="1F31F1EE" w14:textId="77777777" w:rsidR="000F1E83" w:rsidRDefault="000F1E83" w:rsidP="00B61827">
      <w:r>
        <w:t>Ne</w:t>
      </w:r>
      <w:r w:rsidR="005E6E0D">
        <w:t xml:space="preserve">ben meinem Studium gehe ich wöchentlich drei bis vier Mal </w:t>
      </w:r>
      <w:r w:rsidR="00F03A32">
        <w:t>zum</w:t>
      </w:r>
      <w:r w:rsidR="005E6E0D">
        <w:t xml:space="preserve"> Kampfsporttraining, was ein guter Ausgleich zum </w:t>
      </w:r>
      <w:r w:rsidR="00846798">
        <w:t>Studium darstellt. Dabei kann ich immer wieder meine Disziplin trainieren</w:t>
      </w:r>
      <w:r w:rsidR="00F03A32">
        <w:t xml:space="preserve"> und mich emotional sammeln</w:t>
      </w:r>
      <w:r w:rsidR="00846798">
        <w:t xml:space="preserve">. </w:t>
      </w:r>
      <w:r w:rsidR="00B61827">
        <w:t>Zudem ist d</w:t>
      </w:r>
      <w:r w:rsidR="00C8007C">
        <w:t xml:space="preserve">as Lesen von Büchern </w:t>
      </w:r>
      <w:r w:rsidR="00B61827">
        <w:t>ein</w:t>
      </w:r>
      <w:r w:rsidR="00C8007C">
        <w:t xml:space="preserve"> großes Hobby</w:t>
      </w:r>
      <w:r w:rsidR="00B61827">
        <w:t xml:space="preserve"> von mir</w:t>
      </w:r>
      <w:r w:rsidR="00C8007C">
        <w:t xml:space="preserve">, weshalb ich jeden Abend ca. 45min Sachbücher lese, um mich auch außerhalb der Universität weiterzubilden. Die Themen umfassen dabei Bücher über Business, Persönlichkeitsentwicklung und Politik. Mein Lieblingsautor ist dabei der israelische Historiker </w:t>
      </w:r>
      <w:hyperlink r:id="rId6" w:history="1">
        <w:r w:rsidR="00C8007C" w:rsidRPr="00F03A32">
          <w:t xml:space="preserve">Yuval Noah </w:t>
        </w:r>
        <w:proofErr w:type="spellStart"/>
        <w:r w:rsidR="00C8007C" w:rsidRPr="00F03A32">
          <w:t>Harari</w:t>
        </w:r>
        <w:proofErr w:type="spellEnd"/>
        <w:r w:rsidR="00C8007C">
          <w:t xml:space="preserve"> mit seinen Büchern zu aktuellen Weltproblemen.</w:t>
        </w:r>
      </w:hyperlink>
      <w:r w:rsidR="00B61827">
        <w:rPr>
          <w:rFonts w:ascii="Times New Roman" w:eastAsia="Times New Roman" w:hAnsi="Times New Roman" w:cs="Times New Roman"/>
          <w:sz w:val="24"/>
          <w:szCs w:val="24"/>
          <w:lang w:eastAsia="de-DE"/>
        </w:rPr>
        <w:t xml:space="preserve"> </w:t>
      </w:r>
      <w:r w:rsidR="00C8007C">
        <w:t xml:space="preserve">Neben dem Lesen und dem Sport betätige ich mich jeden Samstag </w:t>
      </w:r>
      <w:r w:rsidR="00B61827">
        <w:t xml:space="preserve">auch </w:t>
      </w:r>
      <w:r w:rsidR="00C8007C">
        <w:t>ehrenamtlich als Familienpate in einem Umfang von fünf bis sieben Stunden.</w:t>
      </w:r>
      <w:r w:rsidR="00B61827">
        <w:t xml:space="preserve"> </w:t>
      </w:r>
      <w:r w:rsidR="00C8007C">
        <w:t xml:space="preserve">Da ich auf allen bisherigen Reisen extrem viel persönlich durch andere Kulturen lernen konnte, habe ich mir angewöhnt regelmäßig exotische Reiseziele zu besuchen. So habe ich beispielsweise 2020 alleine den Jakobsweg per Fahrrad bestritten oder </w:t>
      </w:r>
      <w:r w:rsidR="00B61827">
        <w:t xml:space="preserve">im Sommer 2021 </w:t>
      </w:r>
      <w:r w:rsidR="00C8007C">
        <w:t>eine</w:t>
      </w:r>
      <w:r w:rsidR="00B61827">
        <w:t xml:space="preserve"> Hilfsorganisation in </w:t>
      </w:r>
      <w:proofErr w:type="spellStart"/>
      <w:r w:rsidR="00B61827">
        <w:t>Rwanada</w:t>
      </w:r>
      <w:proofErr w:type="spellEnd"/>
      <w:r w:rsidR="00B61827">
        <w:t xml:space="preserve"> (Afrika) besucht.</w:t>
      </w:r>
    </w:p>
    <w:p w14:paraId="5A1AE923" w14:textId="77777777" w:rsidR="00846798" w:rsidRDefault="00846798">
      <w:pPr>
        <w:rPr>
          <w:color w:val="7030A0"/>
          <w:u w:val="single"/>
        </w:rPr>
      </w:pPr>
      <w:r w:rsidRPr="00846798">
        <w:rPr>
          <w:color w:val="7030A0"/>
          <w:u w:val="single"/>
        </w:rPr>
        <w:t>Haben Sie in den letzten Jahren freiwi</w:t>
      </w:r>
      <w:r w:rsidR="004B3F8A">
        <w:rPr>
          <w:color w:val="7030A0"/>
          <w:u w:val="single"/>
        </w:rPr>
        <w:t>llige und unentgeltliche Verpfl</w:t>
      </w:r>
      <w:r w:rsidRPr="00846798">
        <w:rPr>
          <w:color w:val="7030A0"/>
          <w:u w:val="single"/>
        </w:rPr>
        <w:t>ichtungen übernommen, z. B. in einem Verein (Schatzmeister/in, T</w:t>
      </w:r>
      <w:r w:rsidR="004B3F8A">
        <w:rPr>
          <w:color w:val="7030A0"/>
          <w:u w:val="single"/>
        </w:rPr>
        <w:t>rainer/in), in der Familie (Pfl</w:t>
      </w:r>
      <w:r w:rsidRPr="00846798">
        <w:rPr>
          <w:color w:val="7030A0"/>
          <w:u w:val="single"/>
        </w:rPr>
        <w:t>ege / Betreuung), in der Schule / Hochschule (Schülervertretung, Fachschaft), im kulturellen Bereich (Theatergruppe, Orchester), im kirchlichen, politischen oder sozialen Bereich? Stellen Sie Art und Umfang Ihres Engagements dar.</w:t>
      </w:r>
    </w:p>
    <w:p w14:paraId="556ECDF6" w14:textId="77777777" w:rsidR="00846798" w:rsidRDefault="004B3F8A">
      <w:r>
        <w:t xml:space="preserve">Bereits in der Zeit im Kloster </w:t>
      </w:r>
      <w:r w:rsidR="00AA3A4B">
        <w:t xml:space="preserve">2019 </w:t>
      </w:r>
      <w:r>
        <w:t>wurde ich vermehrt mit dem Konzept des altruistischen Egoismus konfrontiert und en</w:t>
      </w:r>
      <w:r w:rsidR="00AA3A4B">
        <w:t>tschied</w:t>
      </w:r>
      <w:r>
        <w:t xml:space="preserve">, neben Freunden und Familie auch anderen Menschen der Gesellschaft </w:t>
      </w:r>
      <w:r w:rsidR="009E1099">
        <w:t>helfen zu wollen, da dies auch für einen selbst ein unglaublich positives Gefühl hinterlässt. Zurück in Deutschland war dies aufgrund der Start-Up Gründung und Pflege mein</w:t>
      </w:r>
      <w:r w:rsidR="00AA3A4B">
        <w:t>es Stiefvaters zeitlich nicht möglich</w:t>
      </w:r>
      <w:r w:rsidR="009E1099">
        <w:t>, weshalb ich mich</w:t>
      </w:r>
      <w:r w:rsidR="00AA3A4B">
        <w:t xml:space="preserve"> zunächst</w:t>
      </w:r>
      <w:r w:rsidR="009E1099">
        <w:t xml:space="preserve"> auf mei</w:t>
      </w:r>
      <w:r w:rsidR="0069137E">
        <w:t>nen engen Umkreis konzentrierte</w:t>
      </w:r>
      <w:r w:rsidR="009E1099">
        <w:t>. Nach umfangreicher Recherche sagte mir das Angebot einer Ausbildung zum Familienpaten</w:t>
      </w:r>
      <w:r w:rsidR="00922D47">
        <w:t xml:space="preserve"> schlussendlich zu</w:t>
      </w:r>
      <w:r w:rsidR="009E1099">
        <w:t>. Das Haus der Familie bildet dabei Menschen in einer Au</w:t>
      </w:r>
      <w:r w:rsidR="00AA3A4B">
        <w:t>sbildung über 6 Tage hinweg aus, geflüchtete</w:t>
      </w:r>
      <w:r w:rsidR="009E1099">
        <w:t xml:space="preserve"> Familien in einer schweren Situation zu unterstützen. </w:t>
      </w:r>
      <w:r w:rsidR="00995641">
        <w:t xml:space="preserve">Fortan unterstützte ich die Familie </w:t>
      </w:r>
      <w:proofErr w:type="spellStart"/>
      <w:r w:rsidR="00995641">
        <w:t>Okonko</w:t>
      </w:r>
      <w:proofErr w:type="spellEnd"/>
      <w:r w:rsidR="00995641">
        <w:t xml:space="preserve">, welche aus Afrika flüchten musste und 4 kleine Kinder hat, </w:t>
      </w:r>
      <w:r w:rsidR="00AA3A4B">
        <w:t>wöchentlich in einem Umfang von ca. fünf bis sieben Stunden. Ich helfe der Familie in unterschiedlichsten Bereichen. So organisierte ich Fahrräder und passende Helme und brachte den Kindern das Fahrradfahren bei. Durch meine langjährige Erfahrung als Wettkampfschwimmer war es mir möglich</w:t>
      </w:r>
      <w:r w:rsidR="00922D47">
        <w:t>,</w:t>
      </w:r>
      <w:r w:rsidR="00AA3A4B">
        <w:t xml:space="preserve"> regelmäßig ins Schwimmbad zu gehen und ihnen das Schwimmen beizubringen. Bei der wöchentlichen Tätigkeit ist es mir wichtig, den Kindern die richtigen Werte zu übermitteln, weshalb wir viele verschiedene Tätigkeiten unternehmen. Darunter fallen auch kulturelle Tätigkeiten, wie bspw. Das Kürbisschnitzen zu Halloween. Des Weiteren bin ich in engem Kontakt mit den Eltern und den verantwortlichen Personen von SOS Kinderdorf, um regelmäßige Standortbestimmungen der schulischen Karriere, der persönlichen Entwicklung und der finanzieller Lage der Kinder durchzuführen. In Zukunft möchte ich, sofern es zeitlich möglich ist, eine größere Rolle im Haus der Familie einnehmen und dabei mehr Koordinationsarbeit zwischen den Familien und den Paten </w:t>
      </w:r>
      <w:r w:rsidR="0097555E">
        <w:t>übernehmen und darüber hinaus Marketingkampagnen entwerfen, mit dem Ziel, dass mehr Paten das Angebot der Haus der Familie nachkommen und eine Ausbildung zum Familienpate zu machen.</w:t>
      </w:r>
    </w:p>
    <w:p w14:paraId="16E045F0" w14:textId="77777777" w:rsidR="0097555E" w:rsidRPr="0097555E" w:rsidRDefault="0097555E"/>
    <w:sectPr w:rsidR="0097555E" w:rsidRPr="0097555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22A88"/>
    <w:multiLevelType w:val="hybridMultilevel"/>
    <w:tmpl w:val="8F6CAE9E"/>
    <w:lvl w:ilvl="0" w:tplc="B78C2EBE">
      <w:numFmt w:val="bullet"/>
      <w:lvlText w:val="-"/>
      <w:lvlJc w:val="left"/>
      <w:pPr>
        <w:ind w:left="720" w:hanging="360"/>
      </w:pPr>
      <w:rPr>
        <w:rFonts w:ascii="Calibri" w:eastAsiaTheme="minorHAnsi" w:hAnsi="Calibri" w:cs="Calibri" w:hint="default"/>
        <w:color w:val="FF0000"/>
        <w:u w:val="none"/>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CB06F9F"/>
    <w:multiLevelType w:val="hybridMultilevel"/>
    <w:tmpl w:val="172444C8"/>
    <w:lvl w:ilvl="0" w:tplc="095C7FB8">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C082D51"/>
    <w:multiLevelType w:val="hybridMultilevel"/>
    <w:tmpl w:val="D27A453A"/>
    <w:lvl w:ilvl="0" w:tplc="A0427B04">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61471F1F"/>
    <w:multiLevelType w:val="hybridMultilevel"/>
    <w:tmpl w:val="1FBCB2C6"/>
    <w:lvl w:ilvl="0" w:tplc="2A4E6C02">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66FB081C"/>
    <w:multiLevelType w:val="hybridMultilevel"/>
    <w:tmpl w:val="AB64AEC6"/>
    <w:lvl w:ilvl="0" w:tplc="095C7FB8">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 w:numId="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AB0"/>
    <w:rsid w:val="0001087D"/>
    <w:rsid w:val="000F1E83"/>
    <w:rsid w:val="001B18E9"/>
    <w:rsid w:val="0021081D"/>
    <w:rsid w:val="00231551"/>
    <w:rsid w:val="00296219"/>
    <w:rsid w:val="003B6383"/>
    <w:rsid w:val="004B3F8A"/>
    <w:rsid w:val="004E0554"/>
    <w:rsid w:val="005E6E0D"/>
    <w:rsid w:val="0069137E"/>
    <w:rsid w:val="006E29DA"/>
    <w:rsid w:val="00747344"/>
    <w:rsid w:val="00846798"/>
    <w:rsid w:val="00915AB0"/>
    <w:rsid w:val="00922D47"/>
    <w:rsid w:val="0097555E"/>
    <w:rsid w:val="00995641"/>
    <w:rsid w:val="009E1099"/>
    <w:rsid w:val="00A600E4"/>
    <w:rsid w:val="00AA3A4B"/>
    <w:rsid w:val="00B61827"/>
    <w:rsid w:val="00C8007C"/>
    <w:rsid w:val="00CF7AC9"/>
    <w:rsid w:val="00DA1468"/>
    <w:rsid w:val="00E44128"/>
    <w:rsid w:val="00EB4BFF"/>
    <w:rsid w:val="00F03A32"/>
    <w:rsid w:val="00F32635"/>
    <w:rsid w:val="00FE2BE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07BC8"/>
  <w15:chartTrackingRefBased/>
  <w15:docId w15:val="{5192ACED-D8B6-4D3A-AE65-0E60003B9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F03A32"/>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F03A32"/>
    <w:rPr>
      <w:rFonts w:ascii="Times New Roman" w:eastAsia="Times New Roman" w:hAnsi="Times New Roman" w:cs="Times New Roman"/>
      <w:b/>
      <w:bCs/>
      <w:sz w:val="27"/>
      <w:szCs w:val="27"/>
      <w:lang w:eastAsia="de-DE"/>
    </w:rPr>
  </w:style>
  <w:style w:type="character" w:styleId="Hyperlink">
    <w:name w:val="Hyperlink"/>
    <w:basedOn w:val="Absatz-Standardschriftart"/>
    <w:uiPriority w:val="99"/>
    <w:semiHidden/>
    <w:unhideWhenUsed/>
    <w:rsid w:val="00F03A32"/>
    <w:rPr>
      <w:color w:val="0000FF"/>
      <w:u w:val="single"/>
    </w:rPr>
  </w:style>
  <w:style w:type="paragraph" w:styleId="Listenabsatz">
    <w:name w:val="List Paragraph"/>
    <w:basedOn w:val="Standard"/>
    <w:uiPriority w:val="34"/>
    <w:qFormat/>
    <w:rsid w:val="004E0554"/>
    <w:pPr>
      <w:ind w:left="720"/>
      <w:contextualSpacing/>
    </w:pPr>
  </w:style>
  <w:style w:type="paragraph" w:styleId="berarbeitung">
    <w:name w:val="Revision"/>
    <w:hidden/>
    <w:uiPriority w:val="99"/>
    <w:semiHidden/>
    <w:rsid w:val="0074734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471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ynharari.com/d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8B6A88-B53C-41E3-97E1-DA740EBC6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1056</Words>
  <Characters>6653</Characters>
  <Application>Microsoft Office Word</Application>
  <DocSecurity>0</DocSecurity>
  <Lines>55</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dc:creator>
  <cp:keywords/>
  <dc:description/>
  <cp:lastModifiedBy>David Döbele</cp:lastModifiedBy>
  <cp:revision>3</cp:revision>
  <dcterms:created xsi:type="dcterms:W3CDTF">2022-02-21T09:30:00Z</dcterms:created>
  <dcterms:modified xsi:type="dcterms:W3CDTF">2022-02-21T19:43:00Z</dcterms:modified>
</cp:coreProperties>
</file>