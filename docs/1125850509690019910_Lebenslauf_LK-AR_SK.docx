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comments.xml" ContentType="application/vnd.openxmlformats-officedocument.wordprocessingml.comments+xml"/>
  <Override PartName="/word/commentsExtended.xml" ContentType="application/vnd.openxmlformats-officedocument.wordprocessingml.commentsExtended+xml"/>
  <Override PartName="/word/commentsIds.xml" ContentType="application/vnd.openxmlformats-officedocument.wordprocessingml.commentsIds+xml"/>
  <Override PartName="/word/commentsExtensible.xml" ContentType="application/vnd.openxmlformats-officedocument.wordprocessingml.commentsExtensible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people.xml" ContentType="application/vnd.openxmlformats-officedocument.wordprocessingml.peop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Style w:val="a"/>
        <w:tblW w:w="10206" w:type="dxa"/>
        <w:tblInd w:w="-567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400" w:firstRow="0" w:lastRow="0" w:firstColumn="0" w:lastColumn="0" w:noHBand="0" w:noVBand="1"/>
      </w:tblPr>
      <w:tblGrid>
        <w:gridCol w:w="2480"/>
        <w:gridCol w:w="3540"/>
        <w:gridCol w:w="420"/>
        <w:gridCol w:w="14"/>
        <w:gridCol w:w="541"/>
        <w:gridCol w:w="26"/>
        <w:gridCol w:w="67"/>
        <w:gridCol w:w="192"/>
        <w:gridCol w:w="24"/>
        <w:gridCol w:w="567"/>
        <w:gridCol w:w="2335"/>
      </w:tblGrid>
      <w:tr w:rsidR="000517E1" w:rsidRPr="000517E1" w14:paraId="6588F18D" w14:textId="77777777" w:rsidTr="00F3046B">
        <w:trPr>
          <w:trHeight w:val="227"/>
        </w:trPr>
        <w:tc>
          <w:tcPr>
            <w:tcW w:w="10206" w:type="dxa"/>
            <w:gridSpan w:val="11"/>
          </w:tcPr>
          <w:p w14:paraId="03791339" w14:textId="7EBA104E" w:rsidR="00E94C72" w:rsidRPr="000517E1" w:rsidRDefault="00965499" w:rsidP="00A5603B">
            <w:pPr>
              <w:jc w:val="center"/>
              <w:rPr>
                <w:rFonts w:ascii="Georgia" w:eastAsia="Georgia" w:hAnsi="Georgia" w:cs="Georgia"/>
              </w:rPr>
            </w:pPr>
            <w:r w:rsidRPr="000517E1">
              <w:rPr>
                <w:rFonts w:ascii="Georgia" w:eastAsia="Georgia" w:hAnsi="Georgia" w:cs="Georgia"/>
                <w:b/>
                <w:smallCaps/>
                <w:sz w:val="48"/>
                <w:szCs w:val="48"/>
              </w:rPr>
              <w:t>Luis Kröll</w:t>
            </w:r>
            <w:r w:rsidRPr="000517E1">
              <w:rPr>
                <w:rFonts w:ascii="Georgia" w:eastAsia="Georgia" w:hAnsi="Georgia" w:cs="Georgia"/>
                <w:sz w:val="44"/>
                <w:szCs w:val="44"/>
              </w:rPr>
              <w:br/>
            </w:r>
            <w:r w:rsidR="006C55C5">
              <w:rPr>
                <w:rFonts w:ascii="Georgia" w:eastAsia="Georgia" w:hAnsi="Georgia" w:cs="Georgia"/>
                <w:sz w:val="20"/>
                <w:szCs w:val="20"/>
              </w:rPr>
              <w:t>Nauders</w:t>
            </w:r>
            <w:r w:rsidRPr="000517E1">
              <w:rPr>
                <w:rFonts w:ascii="Georgia" w:eastAsia="Georgia" w:hAnsi="Georgia" w:cs="Georgia"/>
                <w:sz w:val="20"/>
                <w:szCs w:val="20"/>
              </w:rPr>
              <w:t xml:space="preserve"> 314, 6543 Nauders</w:t>
            </w:r>
            <w:r w:rsidR="00323595">
              <w:rPr>
                <w:rFonts w:ascii="Georgia" w:eastAsia="Georgia" w:hAnsi="Georgia" w:cs="Georgia"/>
                <w:sz w:val="20"/>
                <w:szCs w:val="20"/>
              </w:rPr>
              <w:t>, Österreich</w:t>
            </w:r>
          </w:p>
          <w:p w14:paraId="56E33584" w14:textId="0CD50667" w:rsidR="00E94C72" w:rsidRPr="000517E1" w:rsidRDefault="005D5AA4" w:rsidP="00A5603B">
            <w:pPr>
              <w:jc w:val="center"/>
              <w:rPr>
                <w:rFonts w:ascii="Georgia" w:eastAsia="Georgia" w:hAnsi="Georgia" w:cs="Georgia"/>
                <w:lang w:val="de-DE"/>
              </w:rPr>
            </w:pPr>
            <w:r w:rsidRPr="000517E1">
              <w:rPr>
                <w:rFonts w:ascii="Georgia" w:eastAsia="Georgia" w:hAnsi="Georgia" w:cs="Georgia"/>
                <w:sz w:val="20"/>
                <w:szCs w:val="20"/>
                <w:lang w:val="de-DE"/>
              </w:rPr>
              <w:t>+4</w:t>
            </w:r>
            <w:r w:rsidR="00965499" w:rsidRPr="000517E1">
              <w:rPr>
                <w:rFonts w:ascii="Georgia" w:eastAsia="Georgia" w:hAnsi="Georgia" w:cs="Georgia"/>
                <w:sz w:val="20"/>
                <w:szCs w:val="20"/>
                <w:lang w:val="de-DE"/>
              </w:rPr>
              <w:t>3</w:t>
            </w:r>
            <w:r w:rsidRPr="000517E1">
              <w:rPr>
                <w:rFonts w:ascii="Georgia" w:eastAsia="Georgia" w:hAnsi="Georgia" w:cs="Georgia"/>
                <w:sz w:val="20"/>
                <w:szCs w:val="20"/>
                <w:lang w:val="de-DE"/>
              </w:rPr>
              <w:t xml:space="preserve"> </w:t>
            </w:r>
            <w:r w:rsidR="00965499" w:rsidRPr="000517E1">
              <w:rPr>
                <w:rFonts w:ascii="Georgia" w:eastAsia="Georgia" w:hAnsi="Georgia" w:cs="Georgia"/>
                <w:sz w:val="20"/>
                <w:szCs w:val="20"/>
                <w:lang w:val="de-DE"/>
              </w:rPr>
              <w:t>676</w:t>
            </w:r>
            <w:r w:rsidRPr="000517E1">
              <w:rPr>
                <w:rFonts w:ascii="Georgia" w:eastAsia="Georgia" w:hAnsi="Georgia" w:cs="Georgia"/>
                <w:sz w:val="20"/>
                <w:szCs w:val="20"/>
                <w:lang w:val="de-DE"/>
              </w:rPr>
              <w:t xml:space="preserve"> </w:t>
            </w:r>
            <w:r w:rsidR="00965499" w:rsidRPr="000517E1">
              <w:rPr>
                <w:rFonts w:ascii="Georgia" w:eastAsia="Georgia" w:hAnsi="Georgia" w:cs="Georgia"/>
                <w:sz w:val="20"/>
                <w:szCs w:val="20"/>
                <w:lang w:val="de-DE"/>
              </w:rPr>
              <w:t>849891224</w:t>
            </w:r>
            <w:r w:rsidRPr="000517E1">
              <w:rPr>
                <w:rFonts w:ascii="Georgia" w:eastAsia="Georgia" w:hAnsi="Georgia" w:cs="Georgia"/>
                <w:sz w:val="20"/>
                <w:szCs w:val="20"/>
                <w:lang w:val="de-DE"/>
              </w:rPr>
              <w:t xml:space="preserve"> | </w:t>
            </w:r>
            <w:r w:rsidR="00965499" w:rsidRPr="000517E1">
              <w:rPr>
                <w:rFonts w:ascii="Georgia" w:eastAsia="Georgia" w:hAnsi="Georgia" w:cs="Georgia"/>
                <w:sz w:val="20"/>
                <w:szCs w:val="20"/>
                <w:lang w:val="de-DE"/>
              </w:rPr>
              <w:t>luiskroell@icloud.com</w:t>
            </w:r>
            <w:r w:rsidRPr="000517E1">
              <w:rPr>
                <w:rFonts w:ascii="Georgia" w:eastAsia="Georgia" w:hAnsi="Georgia" w:cs="Georgia"/>
                <w:sz w:val="20"/>
                <w:szCs w:val="20"/>
                <w:lang w:val="de-DE"/>
              </w:rPr>
              <w:t xml:space="preserve"> | </w:t>
            </w:r>
            <w:r w:rsidR="00723DF2">
              <w:rPr>
                <w:rFonts w:ascii="Georgia" w:eastAsia="Georgia" w:hAnsi="Georgia" w:cs="Georgia"/>
                <w:sz w:val="20"/>
                <w:szCs w:val="20"/>
                <w:lang w:val="de-DE"/>
              </w:rPr>
              <w:t xml:space="preserve">geb. am </w:t>
            </w:r>
            <w:r w:rsidR="00965499" w:rsidRPr="000517E1">
              <w:rPr>
                <w:rFonts w:ascii="Georgia" w:eastAsia="Georgia" w:hAnsi="Georgia" w:cs="Georgia"/>
                <w:sz w:val="20"/>
                <w:szCs w:val="20"/>
                <w:lang w:val="de-DE"/>
              </w:rPr>
              <w:t>29</w:t>
            </w:r>
            <w:r w:rsidRPr="000517E1">
              <w:rPr>
                <w:rFonts w:ascii="Georgia" w:eastAsia="Georgia" w:hAnsi="Georgia" w:cs="Georgia"/>
                <w:sz w:val="20"/>
                <w:szCs w:val="20"/>
                <w:lang w:val="de-DE"/>
              </w:rPr>
              <w:t>.12.200</w:t>
            </w:r>
            <w:r w:rsidR="00965499" w:rsidRPr="000517E1">
              <w:rPr>
                <w:rFonts w:ascii="Georgia" w:eastAsia="Georgia" w:hAnsi="Georgia" w:cs="Georgia"/>
                <w:sz w:val="20"/>
                <w:szCs w:val="20"/>
                <w:lang w:val="de-DE"/>
              </w:rPr>
              <w:t>3</w:t>
            </w:r>
            <w:r w:rsidRPr="000517E1">
              <w:rPr>
                <w:rFonts w:ascii="Georgia" w:eastAsia="Georgia" w:hAnsi="Georgia" w:cs="Georgia"/>
                <w:sz w:val="20"/>
                <w:szCs w:val="20"/>
                <w:lang w:val="de-DE"/>
              </w:rPr>
              <w:t xml:space="preserve"> in </w:t>
            </w:r>
            <w:r w:rsidR="00965499" w:rsidRPr="000517E1">
              <w:rPr>
                <w:rFonts w:ascii="Georgia" w:eastAsia="Georgia" w:hAnsi="Georgia" w:cs="Georgia"/>
                <w:sz w:val="20"/>
                <w:szCs w:val="20"/>
                <w:lang w:val="de-DE"/>
              </w:rPr>
              <w:t>Innsbruck</w:t>
            </w:r>
          </w:p>
        </w:tc>
      </w:tr>
      <w:tr w:rsidR="000517E1" w:rsidRPr="000517E1" w14:paraId="2662F9B9" w14:textId="77777777" w:rsidTr="00F3046B">
        <w:trPr>
          <w:trHeight w:val="454"/>
        </w:trPr>
        <w:tc>
          <w:tcPr>
            <w:tcW w:w="10206" w:type="dxa"/>
            <w:gridSpan w:val="11"/>
            <w:tcBorders>
              <w:bottom w:val="single" w:sz="4" w:space="0" w:color="000000"/>
            </w:tcBorders>
            <w:vAlign w:val="bottom"/>
          </w:tcPr>
          <w:p w14:paraId="51A79DF1" w14:textId="5161BC6F" w:rsidR="00E94C72" w:rsidRPr="000517E1" w:rsidRDefault="005D5AA4" w:rsidP="00A5603B">
            <w:pPr>
              <w:jc w:val="center"/>
              <w:rPr>
                <w:rFonts w:ascii="Georgia" w:eastAsia="Georgia" w:hAnsi="Georgia" w:cs="Georgia"/>
                <w:sz w:val="28"/>
                <w:szCs w:val="28"/>
              </w:rPr>
            </w:pPr>
            <w:r w:rsidRPr="000517E1">
              <w:rPr>
                <w:rFonts w:ascii="Georgia" w:eastAsia="Georgia" w:hAnsi="Georgia" w:cs="Georgia"/>
                <w:b/>
                <w:smallCaps/>
                <w:sz w:val="28"/>
                <w:szCs w:val="28"/>
              </w:rPr>
              <w:t>Schul</w:t>
            </w:r>
            <w:r w:rsidR="00965499" w:rsidRPr="000517E1">
              <w:rPr>
                <w:rFonts w:ascii="Georgia" w:eastAsia="Georgia" w:hAnsi="Georgia" w:cs="Georgia"/>
                <w:b/>
                <w:smallCaps/>
                <w:sz w:val="28"/>
                <w:szCs w:val="28"/>
              </w:rPr>
              <w:t>bildung</w:t>
            </w:r>
          </w:p>
        </w:tc>
      </w:tr>
      <w:tr w:rsidR="000517E1" w:rsidRPr="000517E1" w14:paraId="4B4E7B82" w14:textId="77777777" w:rsidTr="00F3046B">
        <w:trPr>
          <w:trHeight w:val="340"/>
        </w:trPr>
        <w:tc>
          <w:tcPr>
            <w:tcW w:w="7280" w:type="dxa"/>
            <w:gridSpan w:val="8"/>
            <w:tcBorders>
              <w:top w:val="single" w:sz="4" w:space="0" w:color="000000"/>
            </w:tcBorders>
            <w:vAlign w:val="bottom"/>
          </w:tcPr>
          <w:p w14:paraId="3E12F983" w14:textId="4F000FE7" w:rsidR="00E94C72" w:rsidRPr="000517E1" w:rsidRDefault="00965499" w:rsidP="00A5603B">
            <w:pPr>
              <w:rPr>
                <w:rFonts w:ascii="Georgia" w:eastAsia="Georgia" w:hAnsi="Georgia" w:cs="Georgia"/>
                <w:b/>
                <w:smallCaps/>
                <w:sz w:val="23"/>
                <w:szCs w:val="23"/>
              </w:rPr>
            </w:pPr>
            <w:r w:rsidRPr="000517E1">
              <w:rPr>
                <w:rFonts w:ascii="Georgia" w:eastAsia="Georgia" w:hAnsi="Georgia" w:cs="Georgia"/>
                <w:b/>
                <w:smallCaps/>
                <w:sz w:val="23"/>
                <w:szCs w:val="23"/>
              </w:rPr>
              <w:t>Handelsakademie Landeck</w:t>
            </w:r>
          </w:p>
        </w:tc>
        <w:tc>
          <w:tcPr>
            <w:tcW w:w="2926" w:type="dxa"/>
            <w:gridSpan w:val="3"/>
            <w:tcBorders>
              <w:top w:val="single" w:sz="4" w:space="0" w:color="000000"/>
            </w:tcBorders>
            <w:vAlign w:val="bottom"/>
          </w:tcPr>
          <w:p w14:paraId="78FADF1E" w14:textId="049D3662" w:rsidR="00E94C72" w:rsidRPr="000517E1" w:rsidRDefault="00965499" w:rsidP="00A5603B">
            <w:pPr>
              <w:jc w:val="right"/>
              <w:rPr>
                <w:rFonts w:ascii="Georgia" w:eastAsia="Georgia" w:hAnsi="Georgia" w:cs="Georgia"/>
                <w:i/>
                <w:smallCaps/>
                <w:sz w:val="23"/>
                <w:szCs w:val="23"/>
              </w:rPr>
            </w:pPr>
            <w:r w:rsidRPr="000517E1">
              <w:rPr>
                <w:rFonts w:ascii="Georgia" w:eastAsia="Georgia" w:hAnsi="Georgia" w:cs="Georgia"/>
                <w:i/>
                <w:smallCaps/>
                <w:sz w:val="23"/>
                <w:szCs w:val="23"/>
              </w:rPr>
              <w:t>Landeck</w:t>
            </w:r>
          </w:p>
        </w:tc>
      </w:tr>
      <w:tr w:rsidR="000517E1" w:rsidRPr="000517E1" w14:paraId="63D2EE27" w14:textId="77777777" w:rsidTr="00F3046B">
        <w:trPr>
          <w:trHeight w:val="20"/>
        </w:trPr>
        <w:tc>
          <w:tcPr>
            <w:tcW w:w="6020" w:type="dxa"/>
            <w:gridSpan w:val="2"/>
          </w:tcPr>
          <w:p w14:paraId="1CE4FC93" w14:textId="1D3C4A5A" w:rsidR="00B34EF0" w:rsidRPr="00D42B79" w:rsidRDefault="005507FB" w:rsidP="00A5603B">
            <w:pPr>
              <w:rPr>
                <w:rFonts w:ascii="Georgia" w:eastAsia="Georgia" w:hAnsi="Georgia" w:cs="Georgia"/>
                <w:iCs/>
                <w:sz w:val="18"/>
                <w:szCs w:val="18"/>
              </w:rPr>
            </w:pPr>
            <w:r>
              <w:rPr>
                <w:rFonts w:ascii="Georgia" w:eastAsia="Georgia" w:hAnsi="Georgia" w:cs="Georgia"/>
                <w:iCs/>
                <w:sz w:val="18"/>
                <w:szCs w:val="18"/>
              </w:rPr>
              <w:t>Zentralm</w:t>
            </w:r>
            <w:r w:rsidR="002732FD">
              <w:rPr>
                <w:rFonts w:ascii="Georgia" w:eastAsia="Georgia" w:hAnsi="Georgia" w:cs="Georgia"/>
                <w:iCs/>
                <w:sz w:val="18"/>
                <w:szCs w:val="18"/>
              </w:rPr>
              <w:t>atura</w:t>
            </w:r>
            <w:r w:rsidR="00B34EF0" w:rsidRPr="00ED7359">
              <w:rPr>
                <w:rFonts w:ascii="Georgia" w:eastAsia="Georgia" w:hAnsi="Georgia" w:cs="Georgia"/>
                <w:iCs/>
                <w:sz w:val="18"/>
                <w:szCs w:val="18"/>
              </w:rPr>
              <w:t xml:space="preserve"> (</w:t>
            </w:r>
            <w:r>
              <w:rPr>
                <w:rFonts w:ascii="Georgia" w:eastAsia="Georgia" w:hAnsi="Georgia" w:cs="Georgia"/>
                <w:iCs/>
                <w:sz w:val="18"/>
                <w:szCs w:val="18"/>
              </w:rPr>
              <w:t>Note</w:t>
            </w:r>
            <w:r w:rsidR="00D42B79" w:rsidRPr="005436D2">
              <w:rPr>
                <w:rFonts w:ascii="Georgia" w:eastAsia="Georgia" w:hAnsi="Georgia" w:cs="Georgia"/>
                <w:iCs/>
                <w:sz w:val="18"/>
                <w:szCs w:val="18"/>
              </w:rPr>
              <w:t>:</w:t>
            </w:r>
            <w:r w:rsidR="00B34EF0" w:rsidRPr="005436D2">
              <w:rPr>
                <w:rFonts w:ascii="Georgia" w:eastAsia="Georgia" w:hAnsi="Georgia" w:cs="Georgia"/>
                <w:iCs/>
                <w:sz w:val="18"/>
                <w:szCs w:val="18"/>
              </w:rPr>
              <w:t xml:space="preserve"> 1,0)</w:t>
            </w:r>
          </w:p>
        </w:tc>
        <w:tc>
          <w:tcPr>
            <w:tcW w:w="4186" w:type="dxa"/>
            <w:gridSpan w:val="9"/>
          </w:tcPr>
          <w:p w14:paraId="17BA5EC8" w14:textId="19DAA51D" w:rsidR="00E94C72" w:rsidRPr="000517E1" w:rsidRDefault="00965499" w:rsidP="00A5603B">
            <w:pPr>
              <w:jc w:val="right"/>
              <w:rPr>
                <w:rFonts w:ascii="Georgia" w:eastAsia="Georgia" w:hAnsi="Georgia" w:cs="Georgia"/>
                <w:sz w:val="18"/>
                <w:szCs w:val="18"/>
              </w:rPr>
            </w:pPr>
            <w:r w:rsidRPr="000517E1">
              <w:rPr>
                <w:rFonts w:ascii="Georgia" w:eastAsia="Georgia" w:hAnsi="Georgia" w:cs="Georgia"/>
                <w:sz w:val="18"/>
                <w:szCs w:val="18"/>
              </w:rPr>
              <w:t xml:space="preserve">09/2018 – </w:t>
            </w:r>
            <w:r w:rsidR="005507FB">
              <w:rPr>
                <w:rFonts w:ascii="Georgia" w:eastAsia="Georgia" w:hAnsi="Georgia" w:cs="Georgia"/>
                <w:sz w:val="18"/>
                <w:szCs w:val="18"/>
              </w:rPr>
              <w:t>06/2023</w:t>
            </w:r>
          </w:p>
        </w:tc>
      </w:tr>
      <w:tr w:rsidR="000517E1" w:rsidRPr="000517E1" w14:paraId="26382E76" w14:textId="77777777" w:rsidTr="00F3046B">
        <w:tc>
          <w:tcPr>
            <w:tcW w:w="10206" w:type="dxa"/>
            <w:gridSpan w:val="11"/>
          </w:tcPr>
          <w:p w14:paraId="060F69DF" w14:textId="4F913696" w:rsidR="00B34EF0" w:rsidRPr="005507FB" w:rsidDel="00A5603B" w:rsidRDefault="005D5AA4" w:rsidP="00A5603B">
            <w:pPr>
              <w:numPr>
                <w:ilvl w:val="0"/>
                <w:numId w:val="3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del w:id="0" w:author="Sophie Klocke" w:date="2023-06-30T17:00:00Z"/>
                <w:rFonts w:ascii="Georgia" w:eastAsia="Georgia" w:hAnsi="Georgia" w:cs="Georgia"/>
                <w:i/>
                <w:sz w:val="18"/>
                <w:szCs w:val="18"/>
              </w:rPr>
            </w:pPr>
            <w:commentRangeStart w:id="1"/>
            <w:del w:id="2" w:author="Sophie Klocke" w:date="2023-06-30T17:00:00Z">
              <w:r w:rsidRPr="000517E1" w:rsidDel="00A5603B">
                <w:rPr>
                  <w:rFonts w:ascii="Georgia" w:eastAsia="Georgia" w:hAnsi="Georgia" w:cs="Georgia"/>
                  <w:i/>
                  <w:sz w:val="18"/>
                  <w:szCs w:val="18"/>
                </w:rPr>
                <w:delText xml:space="preserve">Relevante </w:delText>
              </w:r>
              <w:r w:rsidR="00B34EF0" w:rsidDel="00A5603B">
                <w:rPr>
                  <w:rFonts w:ascii="Georgia" w:eastAsia="Georgia" w:hAnsi="Georgia" w:cs="Georgia"/>
                  <w:i/>
                  <w:sz w:val="18"/>
                  <w:szCs w:val="18"/>
                </w:rPr>
                <w:delText>Kurse</w:delText>
              </w:r>
              <w:r w:rsidRPr="000517E1" w:rsidDel="00A5603B">
                <w:rPr>
                  <w:rFonts w:ascii="Georgia" w:eastAsia="Georgia" w:hAnsi="Georgia" w:cs="Georgia"/>
                  <w:i/>
                  <w:sz w:val="18"/>
                  <w:szCs w:val="18"/>
                </w:rPr>
                <w:delText xml:space="preserve">: </w:delText>
              </w:r>
              <w:r w:rsidR="00965499" w:rsidRPr="005507FB" w:rsidDel="00A5603B">
                <w:rPr>
                  <w:rFonts w:ascii="Georgia" w:eastAsia="Georgia" w:hAnsi="Georgia" w:cs="Georgia"/>
                  <w:i/>
                  <w:sz w:val="18"/>
                  <w:szCs w:val="18"/>
                </w:rPr>
                <w:delText>Betriebswirtschaft</w:delText>
              </w:r>
              <w:r w:rsidR="00923448" w:rsidDel="00A5603B">
                <w:rPr>
                  <w:rFonts w:ascii="Georgia" w:eastAsia="Georgia" w:hAnsi="Georgia" w:cs="Georgia"/>
                  <w:i/>
                  <w:sz w:val="18"/>
                  <w:szCs w:val="18"/>
                </w:rPr>
                <w:delText>liche Fachklausur</w:delText>
              </w:r>
              <w:r w:rsidRPr="005507FB" w:rsidDel="00A5603B">
                <w:rPr>
                  <w:rFonts w:ascii="Georgia" w:eastAsia="Georgia" w:hAnsi="Georgia" w:cs="Georgia"/>
                  <w:i/>
                  <w:sz w:val="18"/>
                  <w:szCs w:val="18"/>
                </w:rPr>
                <w:delText xml:space="preserve"> (Note: 1,</w:delText>
              </w:r>
              <w:r w:rsidR="00965499" w:rsidRPr="005507FB" w:rsidDel="00A5603B">
                <w:rPr>
                  <w:rFonts w:ascii="Georgia" w:eastAsia="Georgia" w:hAnsi="Georgia" w:cs="Georgia"/>
                  <w:i/>
                  <w:sz w:val="18"/>
                  <w:szCs w:val="18"/>
                </w:rPr>
                <w:delText>0</w:delText>
              </w:r>
              <w:r w:rsidRPr="005507FB" w:rsidDel="00A5603B">
                <w:rPr>
                  <w:rFonts w:ascii="Georgia" w:eastAsia="Georgia" w:hAnsi="Georgia" w:cs="Georgia"/>
                  <w:i/>
                  <w:sz w:val="18"/>
                  <w:szCs w:val="18"/>
                </w:rPr>
                <w:delText xml:space="preserve">), </w:delText>
              </w:r>
              <w:r w:rsidR="00153880" w:rsidDel="00A5603B">
                <w:rPr>
                  <w:rFonts w:ascii="Georgia" w:eastAsia="Georgia" w:hAnsi="Georgia" w:cs="Georgia"/>
                  <w:i/>
                  <w:sz w:val="18"/>
                  <w:szCs w:val="18"/>
                </w:rPr>
                <w:delText>Angewandte Mathematik</w:delText>
              </w:r>
              <w:r w:rsidRPr="005507FB" w:rsidDel="00A5603B">
                <w:rPr>
                  <w:rFonts w:ascii="Georgia" w:eastAsia="Georgia" w:hAnsi="Georgia" w:cs="Georgia"/>
                  <w:i/>
                  <w:sz w:val="18"/>
                  <w:szCs w:val="18"/>
                </w:rPr>
                <w:delText xml:space="preserve"> (Note: 1,0),</w:delText>
              </w:r>
            </w:del>
          </w:p>
          <w:p w14:paraId="0D99112D" w14:textId="5E9A0322" w:rsidR="00B34EF0" w:rsidDel="00A5603B" w:rsidRDefault="00B34EF0" w:rsidP="00A5603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2129"/>
              </w:tabs>
              <w:ind w:left="720"/>
              <w:rPr>
                <w:del w:id="3" w:author="Sophie Klocke" w:date="2023-06-30T17:00:00Z"/>
                <w:rFonts w:ascii="Georgia" w:eastAsia="Georgia" w:hAnsi="Georgia" w:cs="Georgia"/>
                <w:i/>
                <w:sz w:val="18"/>
                <w:szCs w:val="18"/>
              </w:rPr>
            </w:pPr>
            <w:del w:id="4" w:author="Sophie Klocke" w:date="2023-06-30T17:00:00Z">
              <w:r w:rsidDel="00A5603B">
                <w:rPr>
                  <w:rFonts w:ascii="Georgia" w:eastAsia="Georgia" w:hAnsi="Georgia" w:cs="Georgia"/>
                  <w:i/>
                  <w:sz w:val="18"/>
                  <w:szCs w:val="18"/>
                </w:rPr>
                <w:tab/>
              </w:r>
              <w:r w:rsidR="00153880" w:rsidDel="00A5603B">
                <w:rPr>
                  <w:rFonts w:ascii="Georgia" w:eastAsia="Georgia" w:hAnsi="Georgia" w:cs="Georgia"/>
                  <w:i/>
                  <w:sz w:val="18"/>
                  <w:szCs w:val="18"/>
                </w:rPr>
                <w:delText>Deutsch</w:delText>
              </w:r>
              <w:r w:rsidR="005D5AA4" w:rsidRPr="000517E1" w:rsidDel="00A5603B">
                <w:rPr>
                  <w:rFonts w:ascii="Georgia" w:eastAsia="Georgia" w:hAnsi="Georgia" w:cs="Georgia"/>
                  <w:i/>
                  <w:sz w:val="18"/>
                  <w:szCs w:val="18"/>
                </w:rPr>
                <w:delText xml:space="preserve"> (Note: 1,</w:delText>
              </w:r>
              <w:r w:rsidR="00F6269D" w:rsidRPr="000517E1" w:rsidDel="00A5603B">
                <w:rPr>
                  <w:rFonts w:ascii="Georgia" w:eastAsia="Georgia" w:hAnsi="Georgia" w:cs="Georgia"/>
                  <w:i/>
                  <w:sz w:val="18"/>
                  <w:szCs w:val="18"/>
                </w:rPr>
                <w:delText>0</w:delText>
              </w:r>
              <w:r w:rsidR="005D5AA4" w:rsidRPr="000517E1" w:rsidDel="00A5603B">
                <w:rPr>
                  <w:rFonts w:ascii="Georgia" w:eastAsia="Georgia" w:hAnsi="Georgia" w:cs="Georgia"/>
                  <w:i/>
                  <w:sz w:val="18"/>
                  <w:szCs w:val="18"/>
                </w:rPr>
                <w:delText xml:space="preserve">), </w:delText>
              </w:r>
              <w:r w:rsidR="00663632" w:rsidDel="00A5603B">
                <w:rPr>
                  <w:rFonts w:ascii="Georgia" w:eastAsia="Georgia" w:hAnsi="Georgia" w:cs="Georgia"/>
                  <w:i/>
                  <w:sz w:val="18"/>
                  <w:szCs w:val="18"/>
                </w:rPr>
                <w:delText xml:space="preserve">Englisch </w:delText>
              </w:r>
              <w:r w:rsidR="005D5AA4" w:rsidRPr="000517E1" w:rsidDel="00A5603B">
                <w:rPr>
                  <w:rFonts w:ascii="Georgia" w:eastAsia="Georgia" w:hAnsi="Georgia" w:cs="Georgia"/>
                  <w:i/>
                  <w:sz w:val="18"/>
                  <w:szCs w:val="18"/>
                </w:rPr>
                <w:delText>(Note: 1,</w:delText>
              </w:r>
              <w:r w:rsidR="00663632" w:rsidDel="00A5603B">
                <w:rPr>
                  <w:rFonts w:ascii="Georgia" w:eastAsia="Georgia" w:hAnsi="Georgia" w:cs="Georgia"/>
                  <w:i/>
                  <w:sz w:val="18"/>
                  <w:szCs w:val="18"/>
                </w:rPr>
                <w:delText>0</w:delText>
              </w:r>
              <w:r w:rsidR="005D5AA4" w:rsidRPr="000517E1" w:rsidDel="00A5603B">
                <w:rPr>
                  <w:rFonts w:ascii="Georgia" w:eastAsia="Georgia" w:hAnsi="Georgia" w:cs="Georgia"/>
                  <w:i/>
                  <w:sz w:val="18"/>
                  <w:szCs w:val="18"/>
                </w:rPr>
                <w:delText xml:space="preserve">), </w:delText>
              </w:r>
              <w:r w:rsidR="0084372C" w:rsidDel="00A5603B">
                <w:rPr>
                  <w:rFonts w:ascii="Georgia" w:eastAsia="Georgia" w:hAnsi="Georgia" w:cs="Georgia"/>
                  <w:i/>
                  <w:sz w:val="18"/>
                  <w:szCs w:val="18"/>
                </w:rPr>
                <w:delText>Recht</w:delText>
              </w:r>
              <w:r w:rsidR="005D5AA4" w:rsidRPr="000517E1" w:rsidDel="00A5603B">
                <w:rPr>
                  <w:rFonts w:ascii="Georgia" w:eastAsia="Georgia" w:hAnsi="Georgia" w:cs="Georgia"/>
                  <w:i/>
                  <w:sz w:val="18"/>
                  <w:szCs w:val="18"/>
                </w:rPr>
                <w:delText xml:space="preserve"> (Note: </w:delText>
              </w:r>
              <w:r w:rsidR="00F6269D" w:rsidRPr="000517E1" w:rsidDel="00A5603B">
                <w:rPr>
                  <w:rFonts w:ascii="Georgia" w:eastAsia="Georgia" w:hAnsi="Georgia" w:cs="Georgia"/>
                  <w:i/>
                  <w:sz w:val="18"/>
                  <w:szCs w:val="18"/>
                </w:rPr>
                <w:delText>1</w:delText>
              </w:r>
              <w:r w:rsidR="005D5AA4" w:rsidRPr="000517E1" w:rsidDel="00A5603B">
                <w:rPr>
                  <w:rFonts w:ascii="Georgia" w:eastAsia="Georgia" w:hAnsi="Georgia" w:cs="Georgia"/>
                  <w:i/>
                  <w:sz w:val="18"/>
                  <w:szCs w:val="18"/>
                </w:rPr>
                <w:delText>,0)</w:delText>
              </w:r>
              <w:r w:rsidR="00F6269D" w:rsidRPr="000517E1" w:rsidDel="00A5603B">
                <w:rPr>
                  <w:rFonts w:ascii="Georgia" w:eastAsia="Georgia" w:hAnsi="Georgia" w:cs="Georgia"/>
                  <w:i/>
                  <w:sz w:val="18"/>
                  <w:szCs w:val="18"/>
                </w:rPr>
                <w:delText xml:space="preserve">, </w:delText>
              </w:r>
              <w:r w:rsidR="0084372C" w:rsidDel="00A5603B">
                <w:rPr>
                  <w:rFonts w:ascii="Georgia" w:eastAsia="Georgia" w:hAnsi="Georgia" w:cs="Georgia"/>
                  <w:i/>
                  <w:sz w:val="18"/>
                  <w:szCs w:val="18"/>
                </w:rPr>
                <w:delText>Wirtschafts</w:delText>
              </w:r>
              <w:r w:rsidR="00496039" w:rsidDel="00A5603B">
                <w:rPr>
                  <w:rFonts w:ascii="Georgia" w:eastAsia="Georgia" w:hAnsi="Georgia" w:cs="Georgia"/>
                  <w:i/>
                  <w:sz w:val="18"/>
                  <w:szCs w:val="18"/>
                </w:rPr>
                <w:delText xml:space="preserve">- und </w:delText>
              </w:r>
              <w:r w:rsidR="006D01BD" w:rsidDel="00A5603B">
                <w:rPr>
                  <w:rFonts w:ascii="Georgia" w:eastAsia="Georgia" w:hAnsi="Georgia" w:cs="Georgia"/>
                  <w:i/>
                  <w:sz w:val="18"/>
                  <w:szCs w:val="18"/>
                </w:rPr>
                <w:tab/>
              </w:r>
              <w:r w:rsidR="00496039" w:rsidDel="00A5603B">
                <w:rPr>
                  <w:rFonts w:ascii="Georgia" w:eastAsia="Georgia" w:hAnsi="Georgia" w:cs="Georgia"/>
                  <w:i/>
                  <w:sz w:val="18"/>
                  <w:szCs w:val="18"/>
                </w:rPr>
                <w:delText xml:space="preserve">Organisationsstrategie &amp; Kommunikation und Öffentlichkeitsarbeit </w:delText>
              </w:r>
              <w:r w:rsidR="00F6269D" w:rsidRPr="000517E1" w:rsidDel="00A5603B">
                <w:rPr>
                  <w:rFonts w:ascii="Georgia" w:eastAsia="Georgia" w:hAnsi="Georgia" w:cs="Georgia"/>
                  <w:i/>
                  <w:sz w:val="18"/>
                  <w:szCs w:val="18"/>
                </w:rPr>
                <w:delText>(Note: 1,0)</w:delText>
              </w:r>
            </w:del>
          </w:p>
          <w:p w14:paraId="0BB1D3D4" w14:textId="20ED8DF0" w:rsidR="002830C1" w:rsidRPr="005436D2" w:rsidRDefault="00420761" w:rsidP="00A5603B">
            <w:pPr>
              <w:pStyle w:val="Listenabsatz"/>
              <w:numPr>
                <w:ilvl w:val="0"/>
                <w:numId w:val="3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2129"/>
              </w:tabs>
              <w:rPr>
                <w:rFonts w:ascii="Georgia" w:eastAsia="Georgia" w:hAnsi="Georgia" w:cs="Georgia"/>
                <w:i/>
                <w:sz w:val="18"/>
                <w:szCs w:val="18"/>
              </w:rPr>
            </w:pPr>
            <w:r w:rsidRPr="005436D2">
              <w:rPr>
                <w:rFonts w:ascii="Georgia" w:eastAsia="Georgia" w:hAnsi="Georgia" w:cs="Georgia"/>
                <w:i/>
                <w:sz w:val="18"/>
                <w:szCs w:val="18"/>
              </w:rPr>
              <w:t xml:space="preserve">Schulsprecher und Mitglied </w:t>
            </w:r>
            <w:r w:rsidR="002830C1" w:rsidRPr="005436D2">
              <w:rPr>
                <w:rFonts w:ascii="Georgia" w:eastAsia="Georgia" w:hAnsi="Georgia" w:cs="Georgia"/>
                <w:i/>
                <w:sz w:val="18"/>
                <w:szCs w:val="18"/>
              </w:rPr>
              <w:t>des Schulgemeinschaftsausschusses</w:t>
            </w:r>
            <w:r w:rsidRPr="005436D2">
              <w:rPr>
                <w:rFonts w:ascii="Georgia" w:eastAsia="Georgia" w:hAnsi="Georgia" w:cs="Georgia"/>
                <w:i/>
                <w:sz w:val="18"/>
                <w:szCs w:val="18"/>
              </w:rPr>
              <w:t xml:space="preserve"> in der </w:t>
            </w:r>
            <w:r w:rsidR="00D42B79">
              <w:rPr>
                <w:rFonts w:ascii="Georgia" w:eastAsia="Georgia" w:hAnsi="Georgia" w:cs="Georgia"/>
                <w:i/>
                <w:sz w:val="18"/>
                <w:szCs w:val="18"/>
              </w:rPr>
              <w:t>dreizehnten</w:t>
            </w:r>
            <w:r w:rsidR="002830C1" w:rsidRPr="005436D2">
              <w:rPr>
                <w:rFonts w:ascii="Georgia" w:eastAsia="Georgia" w:hAnsi="Georgia" w:cs="Georgia"/>
                <w:i/>
                <w:sz w:val="18"/>
                <w:szCs w:val="18"/>
              </w:rPr>
              <w:t xml:space="preserve"> Klasse</w:t>
            </w:r>
          </w:p>
          <w:p w14:paraId="66FB74D3" w14:textId="77777777" w:rsidR="000C76C6" w:rsidRDefault="0092422A" w:rsidP="00A5603B">
            <w:pPr>
              <w:numPr>
                <w:ilvl w:val="0"/>
                <w:numId w:val="3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Georgia" w:eastAsia="Georgia" w:hAnsi="Georgia" w:cs="Georgia"/>
                <w:i/>
                <w:sz w:val="18"/>
                <w:szCs w:val="18"/>
              </w:rPr>
            </w:pPr>
            <w:r>
              <w:rPr>
                <w:rFonts w:ascii="Georgia" w:eastAsia="Georgia" w:hAnsi="Georgia" w:cs="Georgia"/>
                <w:i/>
                <w:sz w:val="18"/>
                <w:szCs w:val="18"/>
              </w:rPr>
              <w:t xml:space="preserve">Leiter der </w:t>
            </w:r>
            <w:r w:rsidR="000C76C6">
              <w:rPr>
                <w:rFonts w:ascii="Georgia" w:eastAsia="Georgia" w:hAnsi="Georgia" w:cs="Georgia"/>
                <w:i/>
                <w:sz w:val="18"/>
                <w:szCs w:val="18"/>
              </w:rPr>
              <w:t xml:space="preserve">Organisation des </w:t>
            </w:r>
            <w:r>
              <w:rPr>
                <w:rFonts w:ascii="Georgia" w:eastAsia="Georgia" w:hAnsi="Georgia" w:cs="Georgia"/>
                <w:i/>
                <w:sz w:val="18"/>
                <w:szCs w:val="18"/>
              </w:rPr>
              <w:t>Abschlussballs mit einer Besucherzahl von 850 externen Personen</w:t>
            </w:r>
          </w:p>
          <w:p w14:paraId="72511B44" w14:textId="77777777" w:rsidR="00DE4D06" w:rsidRDefault="00DE4D06" w:rsidP="00A5603B">
            <w:pPr>
              <w:numPr>
                <w:ilvl w:val="0"/>
                <w:numId w:val="3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Georgia" w:eastAsia="Georgia" w:hAnsi="Georgia" w:cs="Georgia"/>
                <w:i/>
                <w:sz w:val="18"/>
                <w:szCs w:val="18"/>
              </w:rPr>
            </w:pPr>
            <w:r>
              <w:rPr>
                <w:rFonts w:ascii="Georgia" w:eastAsia="Georgia" w:hAnsi="Georgia" w:cs="Georgia"/>
                <w:i/>
                <w:sz w:val="18"/>
                <w:szCs w:val="18"/>
              </w:rPr>
              <w:t>Abschluss der Unternehmerprüfung der Wirtschaftskammer Österreich</w:t>
            </w:r>
          </w:p>
          <w:p w14:paraId="19F54B29" w14:textId="2C8FE276" w:rsidR="00DE4D06" w:rsidRDefault="00DE4D06" w:rsidP="00A5603B">
            <w:pPr>
              <w:numPr>
                <w:ilvl w:val="0"/>
                <w:numId w:val="3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Georgia" w:eastAsia="Georgia" w:hAnsi="Georgia" w:cs="Georgia"/>
                <w:i/>
                <w:sz w:val="18"/>
                <w:szCs w:val="18"/>
              </w:rPr>
            </w:pPr>
            <w:r>
              <w:rPr>
                <w:rFonts w:ascii="Georgia" w:eastAsia="Georgia" w:hAnsi="Georgia" w:cs="Georgia"/>
                <w:i/>
                <w:sz w:val="18"/>
                <w:szCs w:val="18"/>
              </w:rPr>
              <w:t xml:space="preserve">Abgeschlossene Berufsausbildung als Bürokaufmann, Finanz- und </w:t>
            </w:r>
            <w:proofErr w:type="spellStart"/>
            <w:r>
              <w:rPr>
                <w:rFonts w:ascii="Georgia" w:eastAsia="Georgia" w:hAnsi="Georgia" w:cs="Georgia"/>
                <w:i/>
                <w:sz w:val="18"/>
                <w:szCs w:val="18"/>
              </w:rPr>
              <w:t>Rechnungswesenassistenz</w:t>
            </w:r>
            <w:proofErr w:type="spellEnd"/>
          </w:p>
          <w:p w14:paraId="7B6677C4" w14:textId="67C51C33" w:rsidR="00C52FFB" w:rsidRDefault="00C52FFB" w:rsidP="00A5603B">
            <w:pPr>
              <w:numPr>
                <w:ilvl w:val="0"/>
                <w:numId w:val="3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Georgia" w:eastAsia="Georgia" w:hAnsi="Georgia" w:cs="Georgia"/>
                <w:i/>
                <w:sz w:val="18"/>
                <w:szCs w:val="18"/>
              </w:rPr>
            </w:pPr>
            <w:r>
              <w:rPr>
                <w:rFonts w:ascii="Georgia" w:eastAsia="Georgia" w:hAnsi="Georgia" w:cs="Georgia"/>
                <w:i/>
                <w:sz w:val="18"/>
                <w:szCs w:val="18"/>
              </w:rPr>
              <w:t xml:space="preserve">Nachhilfe </w:t>
            </w:r>
            <w:r w:rsidR="006C698F">
              <w:rPr>
                <w:rFonts w:ascii="Georgia" w:eastAsia="Georgia" w:hAnsi="Georgia" w:cs="Georgia"/>
                <w:i/>
                <w:sz w:val="18"/>
                <w:szCs w:val="18"/>
              </w:rPr>
              <w:t>fü</w:t>
            </w:r>
            <w:r w:rsidR="00332C84">
              <w:rPr>
                <w:rFonts w:ascii="Georgia" w:eastAsia="Georgia" w:hAnsi="Georgia" w:cs="Georgia"/>
                <w:i/>
                <w:sz w:val="18"/>
                <w:szCs w:val="18"/>
              </w:rPr>
              <w:t xml:space="preserve">r </w:t>
            </w:r>
            <w:proofErr w:type="spellStart"/>
            <w:proofErr w:type="gramStart"/>
            <w:r w:rsidR="00332C84">
              <w:rPr>
                <w:rFonts w:ascii="Georgia" w:eastAsia="Georgia" w:hAnsi="Georgia" w:cs="Georgia"/>
                <w:i/>
                <w:sz w:val="18"/>
                <w:szCs w:val="18"/>
              </w:rPr>
              <w:t>Mitschüler:innen</w:t>
            </w:r>
            <w:proofErr w:type="spellEnd"/>
            <w:proofErr w:type="gramEnd"/>
            <w:r w:rsidR="00332C84">
              <w:rPr>
                <w:rFonts w:ascii="Georgia" w:eastAsia="Georgia" w:hAnsi="Georgia" w:cs="Georgia"/>
                <w:i/>
                <w:sz w:val="18"/>
                <w:szCs w:val="18"/>
              </w:rPr>
              <w:t xml:space="preserve"> innerhalb der Klasse</w:t>
            </w:r>
            <w:r w:rsidR="006C698F">
              <w:rPr>
                <w:rFonts w:ascii="Georgia" w:eastAsia="Georgia" w:hAnsi="Georgia" w:cs="Georgia"/>
                <w:i/>
                <w:sz w:val="18"/>
                <w:szCs w:val="18"/>
              </w:rPr>
              <w:t xml:space="preserve"> in Mathematik</w:t>
            </w:r>
            <w:r w:rsidR="00CE222A">
              <w:rPr>
                <w:rFonts w:ascii="Georgia" w:eastAsia="Georgia" w:hAnsi="Georgia" w:cs="Georgia"/>
                <w:i/>
                <w:sz w:val="18"/>
                <w:szCs w:val="18"/>
              </w:rPr>
              <w:t>, Deutsch und</w:t>
            </w:r>
            <w:r w:rsidR="006C698F">
              <w:rPr>
                <w:rFonts w:ascii="Georgia" w:eastAsia="Georgia" w:hAnsi="Georgia" w:cs="Georgia"/>
                <w:i/>
                <w:sz w:val="18"/>
                <w:szCs w:val="18"/>
              </w:rPr>
              <w:t xml:space="preserve"> </w:t>
            </w:r>
            <w:r w:rsidR="006808E1">
              <w:rPr>
                <w:rFonts w:ascii="Georgia" w:eastAsia="Georgia" w:hAnsi="Georgia" w:cs="Georgia"/>
                <w:i/>
                <w:sz w:val="18"/>
                <w:szCs w:val="18"/>
              </w:rPr>
              <w:t>U</w:t>
            </w:r>
            <w:r w:rsidR="00D5589A" w:rsidRPr="000517E1">
              <w:rPr>
                <w:rFonts w:ascii="Georgia" w:eastAsia="Georgia" w:hAnsi="Georgia" w:cs="Georgia"/>
                <w:i/>
                <w:sz w:val="18"/>
                <w:szCs w:val="18"/>
              </w:rPr>
              <w:t>nternehmensrechnung</w:t>
            </w:r>
          </w:p>
          <w:p w14:paraId="18F9121A" w14:textId="0430CFDF" w:rsidR="00334A3F" w:rsidRPr="00DE4D06" w:rsidRDefault="00C938AB" w:rsidP="00A5603B">
            <w:pPr>
              <w:numPr>
                <w:ilvl w:val="0"/>
                <w:numId w:val="3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Georgia" w:eastAsia="Georgia" w:hAnsi="Georgia" w:cs="Georgia"/>
                <w:i/>
                <w:sz w:val="18"/>
                <w:szCs w:val="18"/>
              </w:rPr>
            </w:pPr>
            <w:r>
              <w:rPr>
                <w:rFonts w:ascii="Georgia" w:eastAsia="Georgia" w:hAnsi="Georgia" w:cs="Georgia"/>
                <w:i/>
                <w:sz w:val="18"/>
                <w:szCs w:val="18"/>
              </w:rPr>
              <w:t xml:space="preserve">Verfassung </w:t>
            </w:r>
            <w:r w:rsidR="00C52247">
              <w:rPr>
                <w:rFonts w:ascii="Georgia" w:eastAsia="Georgia" w:hAnsi="Georgia" w:cs="Georgia"/>
                <w:i/>
                <w:sz w:val="18"/>
                <w:szCs w:val="18"/>
              </w:rPr>
              <w:t>einer</w:t>
            </w:r>
            <w:r w:rsidR="005507FB">
              <w:rPr>
                <w:rFonts w:ascii="Georgia" w:eastAsia="Georgia" w:hAnsi="Georgia" w:cs="Georgia"/>
                <w:i/>
                <w:sz w:val="18"/>
                <w:szCs w:val="18"/>
              </w:rPr>
              <w:t xml:space="preserve"> 190-seitigen</w:t>
            </w:r>
            <w:r w:rsidR="00C52247">
              <w:rPr>
                <w:rFonts w:ascii="Georgia" w:eastAsia="Georgia" w:hAnsi="Georgia" w:cs="Georgia"/>
                <w:i/>
                <w:sz w:val="18"/>
                <w:szCs w:val="18"/>
              </w:rPr>
              <w:t xml:space="preserve"> </w:t>
            </w:r>
            <w:r w:rsidR="005507FB">
              <w:rPr>
                <w:rFonts w:ascii="Georgia" w:eastAsia="Georgia" w:hAnsi="Georgia" w:cs="Georgia"/>
                <w:i/>
                <w:sz w:val="18"/>
                <w:szCs w:val="18"/>
              </w:rPr>
              <w:t>A</w:t>
            </w:r>
            <w:r w:rsidR="00C72637">
              <w:rPr>
                <w:rFonts w:ascii="Georgia" w:eastAsia="Georgia" w:hAnsi="Georgia" w:cs="Georgia"/>
                <w:i/>
                <w:sz w:val="18"/>
                <w:szCs w:val="18"/>
              </w:rPr>
              <w:t>rbeit über einen möglichen Imagewandel der Skidestination Ischgl</w:t>
            </w:r>
            <w:commentRangeEnd w:id="1"/>
            <w:r w:rsidR="00A6166A">
              <w:rPr>
                <w:rStyle w:val="Kommentarzeichen"/>
              </w:rPr>
              <w:commentReference w:id="1"/>
            </w:r>
          </w:p>
        </w:tc>
      </w:tr>
      <w:tr w:rsidR="000517E1" w:rsidRPr="000517E1" w14:paraId="77F08DB5" w14:textId="77777777" w:rsidTr="00F3046B">
        <w:trPr>
          <w:trHeight w:val="397"/>
        </w:trPr>
        <w:tc>
          <w:tcPr>
            <w:tcW w:w="10206" w:type="dxa"/>
            <w:gridSpan w:val="11"/>
            <w:tcBorders>
              <w:bottom w:val="single" w:sz="4" w:space="0" w:color="auto"/>
            </w:tcBorders>
            <w:vAlign w:val="bottom"/>
          </w:tcPr>
          <w:p w14:paraId="53E0F3A9" w14:textId="77777777" w:rsidR="00E94C72" w:rsidRPr="000517E1" w:rsidRDefault="005D5AA4" w:rsidP="00A5603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Georgia" w:eastAsia="Georgia" w:hAnsi="Georgia" w:cs="Georgia"/>
                <w:b/>
                <w:smallCaps/>
                <w:sz w:val="28"/>
                <w:szCs w:val="28"/>
              </w:rPr>
            </w:pPr>
            <w:r w:rsidRPr="000517E1">
              <w:rPr>
                <w:rFonts w:ascii="Georgia" w:eastAsia="Georgia" w:hAnsi="Georgia" w:cs="Georgia"/>
                <w:b/>
                <w:smallCaps/>
                <w:sz w:val="28"/>
                <w:szCs w:val="28"/>
              </w:rPr>
              <w:t>Praxiserfahrungen</w:t>
            </w:r>
          </w:p>
        </w:tc>
      </w:tr>
      <w:tr w:rsidR="000517E1" w:rsidRPr="000517E1" w14:paraId="0782A575" w14:textId="77777777" w:rsidTr="00F3046B">
        <w:trPr>
          <w:trHeight w:val="340"/>
        </w:trPr>
        <w:tc>
          <w:tcPr>
            <w:tcW w:w="6995" w:type="dxa"/>
            <w:gridSpan w:val="5"/>
            <w:tcBorders>
              <w:top w:val="nil"/>
            </w:tcBorders>
            <w:vAlign w:val="bottom"/>
          </w:tcPr>
          <w:p w14:paraId="6279477F" w14:textId="4C7E1FA3" w:rsidR="00E94C72" w:rsidRPr="000517E1" w:rsidRDefault="004B0B9E" w:rsidP="00A5603B">
            <w:pPr>
              <w:rPr>
                <w:rFonts w:ascii="Georgia" w:eastAsia="Georgia" w:hAnsi="Georgia" w:cs="Georgia"/>
                <w:sz w:val="23"/>
                <w:szCs w:val="23"/>
                <w:lang w:val="de-DE"/>
              </w:rPr>
            </w:pPr>
            <w:r>
              <w:rPr>
                <w:rFonts w:ascii="Georgia" w:eastAsia="Georgia" w:hAnsi="Georgia" w:cs="Georgia"/>
                <w:b/>
                <w:smallCaps/>
                <w:sz w:val="23"/>
                <w:szCs w:val="23"/>
              </w:rPr>
              <w:t>W</w:t>
            </w:r>
            <w:r w:rsidR="0018332C" w:rsidRPr="000517E1">
              <w:rPr>
                <w:rFonts w:ascii="Georgia" w:eastAsia="Georgia" w:hAnsi="Georgia" w:cs="Georgia"/>
                <w:b/>
                <w:smallCaps/>
                <w:sz w:val="23"/>
                <w:szCs w:val="23"/>
              </w:rPr>
              <w:t xml:space="preserve">ellnesshotel </w:t>
            </w:r>
            <w:proofErr w:type="spellStart"/>
            <w:r w:rsidR="0018332C" w:rsidRPr="000517E1">
              <w:rPr>
                <w:rFonts w:ascii="Georgia" w:eastAsia="Georgia" w:hAnsi="Georgia" w:cs="Georgia"/>
                <w:b/>
                <w:smallCaps/>
                <w:sz w:val="23"/>
                <w:szCs w:val="23"/>
              </w:rPr>
              <w:t>Cervosa</w:t>
            </w:r>
            <w:proofErr w:type="spellEnd"/>
            <w:r w:rsidR="0018332C" w:rsidRPr="000517E1">
              <w:rPr>
                <w:rFonts w:ascii="Georgia" w:eastAsia="Georgia" w:hAnsi="Georgia" w:cs="Georgia"/>
                <w:b/>
                <w:smallCaps/>
                <w:sz w:val="23"/>
                <w:szCs w:val="23"/>
              </w:rPr>
              <w:t xml:space="preserve"> 5 Sterne </w:t>
            </w:r>
            <w:proofErr w:type="spellStart"/>
            <w:r w:rsidR="0018332C" w:rsidRPr="000517E1">
              <w:rPr>
                <w:rFonts w:ascii="Georgia" w:eastAsia="Georgia" w:hAnsi="Georgia" w:cs="Georgia"/>
                <w:b/>
                <w:smallCaps/>
                <w:sz w:val="23"/>
                <w:szCs w:val="23"/>
              </w:rPr>
              <w:t>Spa</w:t>
            </w:r>
            <w:proofErr w:type="spellEnd"/>
            <w:r w:rsidR="0018332C" w:rsidRPr="000517E1">
              <w:rPr>
                <w:rFonts w:ascii="Georgia" w:eastAsia="Georgia" w:hAnsi="Georgia" w:cs="Georgia"/>
                <w:b/>
                <w:smallCaps/>
                <w:sz w:val="23"/>
                <w:szCs w:val="23"/>
              </w:rPr>
              <w:t xml:space="preserve"> und Gourmet</w:t>
            </w:r>
          </w:p>
        </w:tc>
        <w:tc>
          <w:tcPr>
            <w:tcW w:w="3211" w:type="dxa"/>
            <w:gridSpan w:val="6"/>
            <w:tcBorders>
              <w:top w:val="nil"/>
            </w:tcBorders>
            <w:vAlign w:val="bottom"/>
          </w:tcPr>
          <w:p w14:paraId="61B8BEF5" w14:textId="2A5D73F9" w:rsidR="00E94C72" w:rsidRPr="000517E1" w:rsidRDefault="00220AE9" w:rsidP="00A5603B">
            <w:pPr>
              <w:jc w:val="right"/>
              <w:rPr>
                <w:rFonts w:ascii="Georgia" w:eastAsia="Georgia" w:hAnsi="Georgia" w:cs="Georgia"/>
                <w:i/>
                <w:smallCaps/>
                <w:sz w:val="23"/>
                <w:szCs w:val="23"/>
              </w:rPr>
            </w:pPr>
            <w:r w:rsidRPr="000517E1">
              <w:rPr>
                <w:rFonts w:ascii="Georgia" w:eastAsia="Georgia" w:hAnsi="Georgia" w:cs="Georgia"/>
                <w:i/>
                <w:smallCaps/>
                <w:sz w:val="23"/>
                <w:szCs w:val="23"/>
              </w:rPr>
              <w:t>Serfaus</w:t>
            </w:r>
          </w:p>
        </w:tc>
      </w:tr>
      <w:tr w:rsidR="000517E1" w:rsidRPr="000517E1" w14:paraId="78BC055B" w14:textId="77777777" w:rsidTr="00F3046B">
        <w:trPr>
          <w:trHeight w:val="20"/>
        </w:trPr>
        <w:tc>
          <w:tcPr>
            <w:tcW w:w="6440" w:type="dxa"/>
            <w:gridSpan w:val="3"/>
          </w:tcPr>
          <w:p w14:paraId="3A1234EC" w14:textId="5CE8E956" w:rsidR="00E94C72" w:rsidRPr="000517E1" w:rsidRDefault="005D5AA4" w:rsidP="00A5603B">
            <w:pPr>
              <w:rPr>
                <w:rFonts w:ascii="Georgia" w:eastAsia="Georgia" w:hAnsi="Georgia" w:cs="Georgia"/>
                <w:sz w:val="18"/>
                <w:szCs w:val="18"/>
              </w:rPr>
            </w:pPr>
            <w:r w:rsidRPr="000517E1">
              <w:rPr>
                <w:rFonts w:ascii="Georgia" w:eastAsia="Georgia" w:hAnsi="Georgia" w:cs="Georgia"/>
                <w:sz w:val="18"/>
                <w:szCs w:val="18"/>
              </w:rPr>
              <w:t>Praktikant i</w:t>
            </w:r>
            <w:r w:rsidR="0018332C" w:rsidRPr="000517E1">
              <w:rPr>
                <w:rFonts w:ascii="Georgia" w:eastAsia="Georgia" w:hAnsi="Georgia" w:cs="Georgia"/>
                <w:sz w:val="18"/>
                <w:szCs w:val="18"/>
              </w:rPr>
              <w:t xml:space="preserve">m Front- und Backoffice </w:t>
            </w:r>
          </w:p>
        </w:tc>
        <w:tc>
          <w:tcPr>
            <w:tcW w:w="3766" w:type="dxa"/>
            <w:gridSpan w:val="8"/>
          </w:tcPr>
          <w:p w14:paraId="67851D25" w14:textId="5EBC756A" w:rsidR="00E94C72" w:rsidRPr="000517E1" w:rsidRDefault="0018332C" w:rsidP="00A5603B">
            <w:pPr>
              <w:jc w:val="right"/>
              <w:rPr>
                <w:rFonts w:ascii="Georgia" w:eastAsia="Georgia" w:hAnsi="Georgia" w:cs="Georgia"/>
                <w:sz w:val="18"/>
                <w:szCs w:val="18"/>
              </w:rPr>
            </w:pPr>
            <w:r w:rsidRPr="000517E1">
              <w:rPr>
                <w:rFonts w:ascii="Georgia" w:eastAsia="Georgia" w:hAnsi="Georgia" w:cs="Georgia"/>
                <w:sz w:val="18"/>
                <w:szCs w:val="18"/>
              </w:rPr>
              <w:t>07/2021 – 08/2021</w:t>
            </w:r>
          </w:p>
        </w:tc>
      </w:tr>
      <w:tr w:rsidR="000517E1" w:rsidRPr="000517E1" w14:paraId="04E58D41" w14:textId="77777777" w:rsidTr="00F3046B">
        <w:tc>
          <w:tcPr>
            <w:tcW w:w="10206" w:type="dxa"/>
            <w:gridSpan w:val="11"/>
          </w:tcPr>
          <w:p w14:paraId="602669FE" w14:textId="0CFD71C0" w:rsidR="00E94C72" w:rsidRPr="000517E1" w:rsidRDefault="004363F2" w:rsidP="00A5603B">
            <w:pPr>
              <w:numPr>
                <w:ilvl w:val="0"/>
                <w:numId w:val="3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Georgia" w:eastAsia="Georgia" w:hAnsi="Georgia" w:cs="Georgia"/>
                <w:i/>
                <w:sz w:val="18"/>
                <w:szCs w:val="18"/>
              </w:rPr>
            </w:pPr>
            <w:r>
              <w:rPr>
                <w:rFonts w:ascii="Georgia" w:eastAsia="Georgia" w:hAnsi="Georgia" w:cs="Georgia"/>
                <w:i/>
                <w:sz w:val="18"/>
                <w:szCs w:val="18"/>
              </w:rPr>
              <w:t>Verbuchung laufender Belege</w:t>
            </w:r>
            <w:ins w:id="5" w:author="David Döbele" w:date="2023-07-04T20:06:00Z">
              <w:r w:rsidR="001302F4">
                <w:rPr>
                  <w:rFonts w:ascii="Georgia" w:eastAsia="Georgia" w:hAnsi="Georgia" w:cs="Georgia"/>
                  <w:i/>
                  <w:sz w:val="18"/>
                  <w:szCs w:val="18"/>
                </w:rPr>
                <w:t xml:space="preserve"> von Ein- und Verkäufen</w:t>
              </w:r>
            </w:ins>
          </w:p>
          <w:p w14:paraId="79E1F510" w14:textId="2166D561" w:rsidR="00E94C72" w:rsidRPr="000517E1" w:rsidRDefault="0063108B" w:rsidP="00A5603B">
            <w:pPr>
              <w:numPr>
                <w:ilvl w:val="0"/>
                <w:numId w:val="3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Georgia" w:eastAsia="Georgia" w:hAnsi="Georgia" w:cs="Georgia"/>
                <w:i/>
                <w:sz w:val="18"/>
                <w:szCs w:val="18"/>
              </w:rPr>
            </w:pPr>
            <w:r w:rsidRPr="000517E1">
              <w:rPr>
                <w:rFonts w:ascii="Georgia" w:eastAsia="Georgia" w:hAnsi="Georgia" w:cs="Georgia"/>
                <w:i/>
                <w:sz w:val="18"/>
                <w:szCs w:val="18"/>
              </w:rPr>
              <w:t>Gestaltung</w:t>
            </w:r>
            <w:r w:rsidR="002F3B69" w:rsidRPr="000517E1">
              <w:rPr>
                <w:rFonts w:ascii="Georgia" w:eastAsia="Georgia" w:hAnsi="Georgia" w:cs="Georgia"/>
                <w:i/>
                <w:sz w:val="18"/>
                <w:szCs w:val="18"/>
              </w:rPr>
              <w:t xml:space="preserve"> und Optimierung</w:t>
            </w:r>
            <w:r w:rsidRPr="000517E1">
              <w:rPr>
                <w:rFonts w:ascii="Georgia" w:eastAsia="Georgia" w:hAnsi="Georgia" w:cs="Georgia"/>
                <w:i/>
                <w:sz w:val="18"/>
                <w:szCs w:val="18"/>
              </w:rPr>
              <w:t xml:space="preserve"> von </w:t>
            </w:r>
            <w:r w:rsidR="00EF66A6" w:rsidRPr="000517E1">
              <w:rPr>
                <w:rFonts w:ascii="Georgia" w:eastAsia="Georgia" w:hAnsi="Georgia" w:cs="Georgia"/>
                <w:i/>
                <w:sz w:val="18"/>
                <w:szCs w:val="18"/>
              </w:rPr>
              <w:t>Informationsdrucksorten</w:t>
            </w:r>
            <w:r w:rsidR="00757E71" w:rsidRPr="000517E1">
              <w:rPr>
                <w:rFonts w:ascii="Georgia" w:eastAsia="Georgia" w:hAnsi="Georgia" w:cs="Georgia"/>
                <w:i/>
                <w:sz w:val="18"/>
                <w:szCs w:val="18"/>
              </w:rPr>
              <w:t xml:space="preserve"> </w:t>
            </w:r>
            <w:r w:rsidR="002F3B69" w:rsidRPr="000517E1">
              <w:rPr>
                <w:rFonts w:ascii="Georgia" w:eastAsia="Georgia" w:hAnsi="Georgia" w:cs="Georgia"/>
                <w:i/>
                <w:sz w:val="18"/>
                <w:szCs w:val="18"/>
              </w:rPr>
              <w:t>in Word</w:t>
            </w:r>
          </w:p>
          <w:p w14:paraId="51B0C0E9" w14:textId="7C3235E9" w:rsidR="00757E71" w:rsidRPr="000517E1" w:rsidRDefault="00C61DDF" w:rsidP="00A5603B">
            <w:pPr>
              <w:numPr>
                <w:ilvl w:val="0"/>
                <w:numId w:val="3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Georgia" w:eastAsia="Georgia" w:hAnsi="Georgia" w:cs="Georgia"/>
                <w:i/>
                <w:sz w:val="18"/>
                <w:szCs w:val="18"/>
              </w:rPr>
            </w:pPr>
            <w:r w:rsidRPr="000517E1">
              <w:rPr>
                <w:rFonts w:ascii="Georgia" w:eastAsia="Georgia" w:hAnsi="Georgia" w:cs="Georgia"/>
                <w:i/>
                <w:sz w:val="18"/>
                <w:szCs w:val="18"/>
              </w:rPr>
              <w:t>Koordinierung von Reservierungsanfragen</w:t>
            </w:r>
            <w:r w:rsidR="00210B77" w:rsidRPr="000517E1">
              <w:rPr>
                <w:rFonts w:ascii="Georgia" w:eastAsia="Georgia" w:hAnsi="Georgia" w:cs="Georgia"/>
                <w:i/>
                <w:sz w:val="18"/>
                <w:szCs w:val="18"/>
              </w:rPr>
              <w:t xml:space="preserve"> und persönliche Gästebetreuung</w:t>
            </w:r>
          </w:p>
        </w:tc>
      </w:tr>
      <w:tr w:rsidR="000517E1" w:rsidRPr="000517E1" w14:paraId="3CE313EA" w14:textId="77777777" w:rsidTr="00F3046B">
        <w:trPr>
          <w:trHeight w:val="340"/>
        </w:trPr>
        <w:tc>
          <w:tcPr>
            <w:tcW w:w="7021" w:type="dxa"/>
            <w:gridSpan w:val="6"/>
            <w:vAlign w:val="bottom"/>
          </w:tcPr>
          <w:p w14:paraId="58E91EAF" w14:textId="3567AF69" w:rsidR="00E4366B" w:rsidRPr="000517E1" w:rsidRDefault="00D96005" w:rsidP="00A5603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Georgia" w:eastAsia="Georgia" w:hAnsi="Georgia" w:cs="Georgia"/>
                <w:b/>
                <w:smallCaps/>
                <w:sz w:val="28"/>
                <w:szCs w:val="28"/>
              </w:rPr>
            </w:pPr>
            <w:proofErr w:type="spellStart"/>
            <w:r w:rsidRPr="000517E1">
              <w:rPr>
                <w:rFonts w:ascii="Georgia" w:eastAsia="Georgia" w:hAnsi="Georgia" w:cs="Georgia"/>
                <w:b/>
                <w:smallCaps/>
                <w:sz w:val="23"/>
                <w:szCs w:val="23"/>
              </w:rPr>
              <w:t>Micheluzzi</w:t>
            </w:r>
            <w:proofErr w:type="spellEnd"/>
            <w:r w:rsidRPr="000517E1">
              <w:rPr>
                <w:rFonts w:ascii="Georgia" w:eastAsia="Georgia" w:hAnsi="Georgia" w:cs="Georgia"/>
                <w:b/>
                <w:smallCaps/>
                <w:sz w:val="23"/>
                <w:szCs w:val="23"/>
              </w:rPr>
              <w:t xml:space="preserve"> Pfunds</w:t>
            </w:r>
            <w:r w:rsidRPr="000517E1">
              <w:rPr>
                <w:rFonts w:ascii="Georgia" w:eastAsia="Georgia" w:hAnsi="Georgia" w:cs="Georgia"/>
                <w:b/>
                <w:smallCaps/>
                <w:sz w:val="28"/>
                <w:szCs w:val="28"/>
              </w:rPr>
              <w:t xml:space="preserve"> </w:t>
            </w:r>
          </w:p>
        </w:tc>
        <w:tc>
          <w:tcPr>
            <w:tcW w:w="3185" w:type="dxa"/>
            <w:gridSpan w:val="5"/>
            <w:vAlign w:val="bottom"/>
          </w:tcPr>
          <w:p w14:paraId="69BE1972" w14:textId="6265DF26" w:rsidR="00E4366B" w:rsidRPr="000517E1" w:rsidRDefault="00CF2BEA" w:rsidP="00A5603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right"/>
              <w:rPr>
                <w:rFonts w:ascii="Georgia" w:eastAsia="Georgia" w:hAnsi="Georgia" w:cs="Georgia"/>
                <w:b/>
                <w:smallCaps/>
                <w:sz w:val="28"/>
                <w:szCs w:val="28"/>
              </w:rPr>
            </w:pPr>
            <w:r w:rsidRPr="000517E1">
              <w:rPr>
                <w:rFonts w:ascii="Georgia" w:eastAsia="Georgia" w:hAnsi="Georgia" w:cs="Georgia"/>
                <w:i/>
                <w:smallCaps/>
                <w:sz w:val="23"/>
                <w:szCs w:val="23"/>
              </w:rPr>
              <w:t>Pfunds</w:t>
            </w:r>
          </w:p>
        </w:tc>
      </w:tr>
      <w:tr w:rsidR="000517E1" w:rsidRPr="000517E1" w14:paraId="3732540F" w14:textId="77777777" w:rsidTr="00F3046B">
        <w:trPr>
          <w:trHeight w:val="20"/>
        </w:trPr>
        <w:tc>
          <w:tcPr>
            <w:tcW w:w="6454" w:type="dxa"/>
            <w:gridSpan w:val="4"/>
          </w:tcPr>
          <w:p w14:paraId="4F6D3ED4" w14:textId="64C6DC26" w:rsidR="00723461" w:rsidRPr="000517E1" w:rsidRDefault="006C556A" w:rsidP="00A5603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Georgia" w:eastAsia="Georgia" w:hAnsi="Georgia" w:cs="Georgia"/>
                <w:sz w:val="18"/>
                <w:szCs w:val="18"/>
              </w:rPr>
            </w:pPr>
            <w:r w:rsidRPr="000517E1">
              <w:rPr>
                <w:rFonts w:ascii="Georgia" w:eastAsia="Georgia" w:hAnsi="Georgia" w:cs="Georgia"/>
                <w:sz w:val="18"/>
                <w:szCs w:val="18"/>
              </w:rPr>
              <w:t>Praktikant</w:t>
            </w:r>
            <w:r w:rsidR="00D813E2" w:rsidRPr="000517E1">
              <w:rPr>
                <w:rFonts w:ascii="Georgia" w:eastAsia="Georgia" w:hAnsi="Georgia" w:cs="Georgia"/>
                <w:sz w:val="18"/>
                <w:szCs w:val="18"/>
              </w:rPr>
              <w:t xml:space="preserve"> im Marketing</w:t>
            </w:r>
          </w:p>
        </w:tc>
        <w:tc>
          <w:tcPr>
            <w:tcW w:w="3752" w:type="dxa"/>
            <w:gridSpan w:val="7"/>
          </w:tcPr>
          <w:p w14:paraId="6E7FC841" w14:textId="1F2D1536" w:rsidR="00723461" w:rsidRPr="000517E1" w:rsidRDefault="00AF79F2" w:rsidP="00A5603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right"/>
              <w:rPr>
                <w:rFonts w:ascii="Georgia" w:eastAsia="Georgia" w:hAnsi="Georgia" w:cs="Georgia"/>
                <w:b/>
                <w:smallCaps/>
                <w:sz w:val="28"/>
                <w:szCs w:val="28"/>
              </w:rPr>
            </w:pPr>
            <w:r w:rsidRPr="000517E1">
              <w:rPr>
                <w:rFonts w:ascii="Georgia" w:eastAsia="Georgia" w:hAnsi="Georgia" w:cs="Georgia"/>
                <w:sz w:val="18"/>
                <w:szCs w:val="18"/>
              </w:rPr>
              <w:t>07/202</w:t>
            </w:r>
            <w:r w:rsidR="006C698F">
              <w:rPr>
                <w:rFonts w:ascii="Georgia" w:eastAsia="Georgia" w:hAnsi="Georgia" w:cs="Georgia"/>
                <w:sz w:val="18"/>
                <w:szCs w:val="18"/>
              </w:rPr>
              <w:t>0</w:t>
            </w:r>
            <w:r w:rsidRPr="000517E1">
              <w:rPr>
                <w:rFonts w:ascii="Georgia" w:eastAsia="Georgia" w:hAnsi="Georgia" w:cs="Georgia"/>
                <w:sz w:val="18"/>
                <w:szCs w:val="18"/>
              </w:rPr>
              <w:t xml:space="preserve"> – 08/202</w:t>
            </w:r>
            <w:r w:rsidR="006C698F">
              <w:rPr>
                <w:rFonts w:ascii="Georgia" w:eastAsia="Georgia" w:hAnsi="Georgia" w:cs="Georgia"/>
                <w:sz w:val="18"/>
                <w:szCs w:val="18"/>
              </w:rPr>
              <w:t>0</w:t>
            </w:r>
          </w:p>
        </w:tc>
      </w:tr>
      <w:tr w:rsidR="000517E1" w:rsidRPr="000517E1" w14:paraId="565682A0" w14:textId="77777777" w:rsidTr="00F3046B">
        <w:tc>
          <w:tcPr>
            <w:tcW w:w="10206" w:type="dxa"/>
            <w:gridSpan w:val="11"/>
          </w:tcPr>
          <w:p w14:paraId="7A263D39" w14:textId="0FD7C44B" w:rsidR="00B26BA1" w:rsidRPr="000517E1" w:rsidRDefault="007F7EAB" w:rsidP="00A5603B">
            <w:pPr>
              <w:numPr>
                <w:ilvl w:val="0"/>
                <w:numId w:val="3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Georgia" w:eastAsia="Georgia" w:hAnsi="Georgia" w:cs="Georgia"/>
                <w:i/>
                <w:sz w:val="18"/>
                <w:szCs w:val="18"/>
              </w:rPr>
            </w:pPr>
            <w:r w:rsidRPr="000517E1">
              <w:rPr>
                <w:rFonts w:ascii="Georgia" w:eastAsia="Georgia" w:hAnsi="Georgia" w:cs="Georgia"/>
                <w:i/>
                <w:sz w:val="18"/>
                <w:szCs w:val="18"/>
              </w:rPr>
              <w:t>Erstellen von Entwürfen für Folierungen</w:t>
            </w:r>
            <w:r w:rsidR="00E4332E" w:rsidRPr="000517E1">
              <w:rPr>
                <w:rFonts w:ascii="Georgia" w:eastAsia="Georgia" w:hAnsi="Georgia" w:cs="Georgia"/>
                <w:i/>
                <w:sz w:val="18"/>
                <w:szCs w:val="18"/>
              </w:rPr>
              <w:t xml:space="preserve"> (u.a. von Fahrzeugen)</w:t>
            </w:r>
            <w:r w:rsidRPr="000517E1">
              <w:rPr>
                <w:rFonts w:ascii="Georgia" w:eastAsia="Georgia" w:hAnsi="Georgia" w:cs="Georgia"/>
                <w:i/>
                <w:sz w:val="18"/>
                <w:szCs w:val="18"/>
              </w:rPr>
              <w:t xml:space="preserve"> und</w:t>
            </w:r>
            <w:r w:rsidR="008B49F0" w:rsidRPr="000517E1">
              <w:rPr>
                <w:rFonts w:ascii="Georgia" w:eastAsia="Georgia" w:hAnsi="Georgia" w:cs="Georgia"/>
                <w:i/>
                <w:sz w:val="18"/>
                <w:szCs w:val="18"/>
              </w:rPr>
              <w:t xml:space="preserve"> </w:t>
            </w:r>
            <w:r w:rsidR="00BE5DA5" w:rsidRPr="000517E1">
              <w:rPr>
                <w:rFonts w:ascii="Georgia" w:eastAsia="Georgia" w:hAnsi="Georgia" w:cs="Georgia"/>
                <w:i/>
                <w:sz w:val="18"/>
                <w:szCs w:val="18"/>
              </w:rPr>
              <w:t>Werbep</w:t>
            </w:r>
            <w:r w:rsidR="008B49F0" w:rsidRPr="000517E1">
              <w:rPr>
                <w:rFonts w:ascii="Georgia" w:eastAsia="Georgia" w:hAnsi="Georgia" w:cs="Georgia"/>
                <w:i/>
                <w:sz w:val="18"/>
                <w:szCs w:val="18"/>
              </w:rPr>
              <w:t>lakate</w:t>
            </w:r>
            <w:del w:id="6" w:author="Sophie Klocke" w:date="2023-06-30T16:53:00Z">
              <w:r w:rsidR="008B49F0" w:rsidRPr="000517E1" w:rsidDel="00A5603B">
                <w:rPr>
                  <w:rFonts w:ascii="Georgia" w:eastAsia="Georgia" w:hAnsi="Georgia" w:cs="Georgia"/>
                  <w:i/>
                  <w:sz w:val="18"/>
                  <w:szCs w:val="18"/>
                </w:rPr>
                <w:delText>n</w:delText>
              </w:r>
            </w:del>
            <w:r w:rsidR="008B49F0" w:rsidRPr="000517E1">
              <w:rPr>
                <w:rFonts w:ascii="Georgia" w:eastAsia="Georgia" w:hAnsi="Georgia" w:cs="Georgia"/>
                <w:i/>
                <w:sz w:val="18"/>
                <w:szCs w:val="18"/>
              </w:rPr>
              <w:t xml:space="preserve"> in Photoshop</w:t>
            </w:r>
          </w:p>
          <w:p w14:paraId="15CA3998" w14:textId="77777777" w:rsidR="008B49F0" w:rsidRDefault="000517E1" w:rsidP="00A5603B">
            <w:pPr>
              <w:numPr>
                <w:ilvl w:val="0"/>
                <w:numId w:val="3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Georgia" w:eastAsia="Georgia" w:hAnsi="Georgia" w:cs="Georgia"/>
                <w:i/>
                <w:sz w:val="18"/>
                <w:szCs w:val="18"/>
              </w:rPr>
            </w:pPr>
            <w:r w:rsidRPr="000517E1">
              <w:rPr>
                <w:rFonts w:ascii="Georgia" w:eastAsia="Georgia" w:hAnsi="Georgia" w:cs="Georgia"/>
                <w:i/>
                <w:sz w:val="18"/>
                <w:szCs w:val="18"/>
              </w:rPr>
              <w:t>Evaluierung der Drucksorte und Vorbereitung der physischen und technischen Materialien</w:t>
            </w:r>
          </w:p>
          <w:p w14:paraId="20CF9366" w14:textId="4C523922" w:rsidR="001B335E" w:rsidRPr="000517E1" w:rsidRDefault="001B335E" w:rsidP="00A5603B">
            <w:pPr>
              <w:numPr>
                <w:ilvl w:val="0"/>
                <w:numId w:val="3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Georgia" w:eastAsia="Georgia" w:hAnsi="Georgia" w:cs="Georgia"/>
                <w:i/>
                <w:sz w:val="18"/>
                <w:szCs w:val="18"/>
              </w:rPr>
            </w:pPr>
            <w:r>
              <w:rPr>
                <w:rFonts w:ascii="Georgia" w:eastAsia="Georgia" w:hAnsi="Georgia" w:cs="Georgia"/>
                <w:i/>
                <w:sz w:val="18"/>
                <w:szCs w:val="18"/>
              </w:rPr>
              <w:t>Persönliche und telefonische Kundenbetreuung</w:t>
            </w:r>
          </w:p>
        </w:tc>
      </w:tr>
      <w:tr w:rsidR="000517E1" w:rsidRPr="000517E1" w14:paraId="4B8B8371" w14:textId="77777777" w:rsidTr="00F3046B">
        <w:trPr>
          <w:trHeight w:val="397"/>
        </w:trPr>
        <w:tc>
          <w:tcPr>
            <w:tcW w:w="10206" w:type="dxa"/>
            <w:gridSpan w:val="11"/>
            <w:tcBorders>
              <w:bottom w:val="single" w:sz="4" w:space="0" w:color="auto"/>
            </w:tcBorders>
            <w:vAlign w:val="bottom"/>
          </w:tcPr>
          <w:p w14:paraId="7568AB96" w14:textId="6761F4B9" w:rsidR="00E94C72" w:rsidRPr="000517E1" w:rsidRDefault="005D5AA4" w:rsidP="00A5603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Georgia" w:eastAsia="Georgia" w:hAnsi="Georgia" w:cs="Georgia"/>
                <w:b/>
                <w:i/>
                <w:smallCaps/>
                <w:sz w:val="28"/>
                <w:szCs w:val="28"/>
              </w:rPr>
            </w:pPr>
            <w:commentRangeStart w:id="7"/>
            <w:r w:rsidRPr="000517E1">
              <w:rPr>
                <w:rFonts w:ascii="Georgia" w:eastAsia="Georgia" w:hAnsi="Georgia" w:cs="Georgia"/>
                <w:b/>
                <w:smallCaps/>
                <w:sz w:val="28"/>
                <w:szCs w:val="28"/>
              </w:rPr>
              <w:t>Ausser</w:t>
            </w:r>
            <w:r w:rsidR="00215C4C" w:rsidRPr="000517E1">
              <w:rPr>
                <w:rFonts w:ascii="Georgia" w:eastAsia="Georgia" w:hAnsi="Georgia" w:cs="Georgia"/>
                <w:b/>
                <w:smallCaps/>
                <w:sz w:val="28"/>
                <w:szCs w:val="28"/>
              </w:rPr>
              <w:t>schulisches</w:t>
            </w:r>
            <w:r w:rsidRPr="000517E1">
              <w:rPr>
                <w:rFonts w:ascii="Georgia" w:eastAsia="Georgia" w:hAnsi="Georgia" w:cs="Georgia"/>
                <w:b/>
                <w:smallCaps/>
                <w:sz w:val="28"/>
                <w:szCs w:val="28"/>
              </w:rPr>
              <w:t xml:space="preserve"> Engagement</w:t>
            </w:r>
            <w:commentRangeEnd w:id="7"/>
            <w:r w:rsidR="00A6166A">
              <w:rPr>
                <w:rStyle w:val="Kommentarzeichen"/>
              </w:rPr>
              <w:commentReference w:id="7"/>
            </w:r>
          </w:p>
        </w:tc>
      </w:tr>
      <w:tr w:rsidR="002F39B7" w:rsidRPr="000517E1" w14:paraId="0F710CE0" w14:textId="77777777" w:rsidTr="00F3046B">
        <w:trPr>
          <w:trHeight w:val="340"/>
        </w:trPr>
        <w:tc>
          <w:tcPr>
            <w:tcW w:w="7088" w:type="dxa"/>
            <w:gridSpan w:val="7"/>
            <w:tcBorders>
              <w:top w:val="single" w:sz="4" w:space="0" w:color="auto"/>
              <w:left w:val="nil"/>
              <w:bottom w:val="nil"/>
              <w:right w:val="nil"/>
            </w:tcBorders>
            <w:vAlign w:val="bottom"/>
          </w:tcPr>
          <w:p w14:paraId="70B023D4" w14:textId="1D90408F" w:rsidR="002F39B7" w:rsidRPr="002F39B7" w:rsidRDefault="002F39B7" w:rsidP="00A5603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Georgia" w:eastAsia="Georgia" w:hAnsi="Georgia" w:cs="Georgia"/>
                <w:b/>
                <w:smallCaps/>
                <w:sz w:val="23"/>
                <w:szCs w:val="23"/>
              </w:rPr>
            </w:pPr>
            <w:r>
              <w:rPr>
                <w:rFonts w:ascii="Georgia" w:eastAsia="Georgia" w:hAnsi="Georgia" w:cs="Georgia"/>
                <w:b/>
                <w:smallCaps/>
                <w:sz w:val="23"/>
                <w:szCs w:val="23"/>
              </w:rPr>
              <w:t>Österreichisches Bundesheer</w:t>
            </w:r>
          </w:p>
        </w:tc>
        <w:tc>
          <w:tcPr>
            <w:tcW w:w="3118" w:type="dxa"/>
            <w:gridSpan w:val="4"/>
            <w:tcBorders>
              <w:top w:val="single" w:sz="4" w:space="0" w:color="auto"/>
              <w:left w:val="nil"/>
              <w:bottom w:val="nil"/>
              <w:right w:val="nil"/>
            </w:tcBorders>
            <w:vAlign w:val="bottom"/>
          </w:tcPr>
          <w:p w14:paraId="666D7010" w14:textId="42097698" w:rsidR="002F39B7" w:rsidRPr="002F39B7" w:rsidRDefault="002F39B7" w:rsidP="00A5603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right"/>
              <w:rPr>
                <w:rFonts w:ascii="Georgia" w:eastAsia="Georgia" w:hAnsi="Georgia" w:cs="Georgia"/>
                <w:b/>
                <w:smallCaps/>
                <w:sz w:val="23"/>
                <w:szCs w:val="23"/>
              </w:rPr>
            </w:pPr>
            <w:r w:rsidRPr="00BB126E">
              <w:rPr>
                <w:rFonts w:ascii="Georgia" w:eastAsia="Georgia" w:hAnsi="Georgia" w:cs="Georgia"/>
                <w:i/>
                <w:smallCaps/>
                <w:sz w:val="23"/>
                <w:szCs w:val="23"/>
              </w:rPr>
              <w:t>Innsbruck</w:t>
            </w:r>
          </w:p>
        </w:tc>
      </w:tr>
      <w:tr w:rsidR="001554E8" w:rsidRPr="000517E1" w14:paraId="1883CA67" w14:textId="77777777" w:rsidTr="00F3046B">
        <w:trPr>
          <w:trHeight w:val="23"/>
        </w:trPr>
        <w:tc>
          <w:tcPr>
            <w:tcW w:w="7088" w:type="dxa"/>
            <w:gridSpan w:val="7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3051D0A2" w14:textId="3642CD6E" w:rsidR="00A6166A" w:rsidRPr="001554E8" w:rsidRDefault="001554E8" w:rsidP="00A5603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Georgia" w:eastAsia="Georgia" w:hAnsi="Georgia" w:cs="Georgia"/>
                <w:sz w:val="18"/>
                <w:szCs w:val="18"/>
              </w:rPr>
            </w:pPr>
            <w:r>
              <w:rPr>
                <w:rFonts w:ascii="Georgia" w:eastAsia="Georgia" w:hAnsi="Georgia" w:cs="Georgia"/>
                <w:sz w:val="18"/>
                <w:szCs w:val="18"/>
              </w:rPr>
              <w:t>Verpflichtender Grundwehrdienst in der Pioniertruppe</w:t>
            </w:r>
            <w:r w:rsidR="00A6166A">
              <w:rPr>
                <w:rFonts w:ascii="Georgia" w:eastAsia="Georgia" w:hAnsi="Georgia" w:cs="Georgia"/>
                <w:sz w:val="18"/>
                <w:szCs w:val="18"/>
              </w:rPr>
              <w:t xml:space="preserve"> (geplant)</w:t>
            </w:r>
          </w:p>
        </w:tc>
        <w:tc>
          <w:tcPr>
            <w:tcW w:w="3118" w:type="dxa"/>
            <w:gridSpan w:val="4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393099A9" w14:textId="09981952" w:rsidR="001554E8" w:rsidRPr="001554E8" w:rsidRDefault="001554E8" w:rsidP="00A5603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right"/>
              <w:rPr>
                <w:rFonts w:ascii="Georgia" w:eastAsia="Georgia" w:hAnsi="Georgia" w:cs="Georgia"/>
                <w:sz w:val="18"/>
                <w:szCs w:val="18"/>
              </w:rPr>
            </w:pPr>
            <w:r>
              <w:rPr>
                <w:rFonts w:ascii="Georgia" w:eastAsia="Georgia" w:hAnsi="Georgia" w:cs="Georgia"/>
                <w:sz w:val="18"/>
                <w:szCs w:val="18"/>
              </w:rPr>
              <w:t>09/2023 – 02/2024</w:t>
            </w:r>
          </w:p>
        </w:tc>
      </w:tr>
      <w:tr w:rsidR="001554E8" w:rsidRPr="000517E1" w14:paraId="045F38F0" w14:textId="77777777" w:rsidTr="00F3046B">
        <w:trPr>
          <w:trHeight w:val="397"/>
        </w:trPr>
        <w:tc>
          <w:tcPr>
            <w:tcW w:w="10206" w:type="dxa"/>
            <w:gridSpan w:val="11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6E340D94" w14:textId="3EF3E8D3" w:rsidR="001554E8" w:rsidRDefault="00A5603B" w:rsidP="00A5603B">
            <w:pPr>
              <w:numPr>
                <w:ilvl w:val="0"/>
                <w:numId w:val="3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Georgia" w:eastAsia="Georgia" w:hAnsi="Georgia" w:cs="Georgia"/>
                <w:i/>
                <w:sz w:val="18"/>
                <w:szCs w:val="18"/>
              </w:rPr>
            </w:pPr>
            <w:r>
              <w:rPr>
                <w:rFonts w:ascii="Georgia" w:eastAsia="Georgia" w:hAnsi="Georgia" w:cs="Georgia"/>
                <w:i/>
                <w:sz w:val="18"/>
                <w:szCs w:val="18"/>
              </w:rPr>
              <w:t xml:space="preserve">Erhöhung der </w:t>
            </w:r>
            <w:r w:rsidR="001554E8">
              <w:rPr>
                <w:rFonts w:ascii="Georgia" w:eastAsia="Georgia" w:hAnsi="Georgia" w:cs="Georgia"/>
                <w:i/>
                <w:sz w:val="18"/>
                <w:szCs w:val="18"/>
              </w:rPr>
              <w:t xml:space="preserve">Bewegungsmöglichkeit der eigenen Truppe und </w:t>
            </w:r>
            <w:r>
              <w:rPr>
                <w:rFonts w:ascii="Georgia" w:eastAsia="Georgia" w:hAnsi="Georgia" w:cs="Georgia"/>
                <w:i/>
                <w:sz w:val="18"/>
                <w:szCs w:val="18"/>
              </w:rPr>
              <w:t xml:space="preserve">Verhinderung </w:t>
            </w:r>
            <w:r w:rsidR="00F3046B">
              <w:rPr>
                <w:rFonts w:ascii="Georgia" w:eastAsia="Georgia" w:hAnsi="Georgia" w:cs="Georgia"/>
                <w:i/>
                <w:sz w:val="18"/>
                <w:szCs w:val="18"/>
              </w:rPr>
              <w:t>dieser</w:t>
            </w:r>
            <w:r>
              <w:rPr>
                <w:rFonts w:ascii="Georgia" w:eastAsia="Georgia" w:hAnsi="Georgia" w:cs="Georgia"/>
                <w:i/>
                <w:sz w:val="18"/>
                <w:szCs w:val="18"/>
              </w:rPr>
              <w:t xml:space="preserve"> </w:t>
            </w:r>
            <w:r w:rsidR="001554E8">
              <w:rPr>
                <w:rFonts w:ascii="Georgia" w:eastAsia="Georgia" w:hAnsi="Georgia" w:cs="Georgia"/>
                <w:i/>
                <w:sz w:val="18"/>
                <w:szCs w:val="18"/>
              </w:rPr>
              <w:t>der Gegner</w:t>
            </w:r>
            <w:del w:id="8" w:author="Luis KROELL" w:date="2023-06-30T17:23:00Z">
              <w:r w:rsidR="001554E8" w:rsidDel="00F3046B">
                <w:rPr>
                  <w:rFonts w:ascii="Georgia" w:eastAsia="Georgia" w:hAnsi="Georgia" w:cs="Georgia"/>
                  <w:i/>
                  <w:sz w:val="18"/>
                  <w:szCs w:val="18"/>
                </w:rPr>
                <w:delText xml:space="preserve"> </w:delText>
              </w:r>
            </w:del>
          </w:p>
          <w:p w14:paraId="3CC8F4AC" w14:textId="265850C1" w:rsidR="001554E8" w:rsidRPr="001554E8" w:rsidRDefault="001554E8" w:rsidP="00A5603B">
            <w:pPr>
              <w:numPr>
                <w:ilvl w:val="0"/>
                <w:numId w:val="3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Georgia" w:eastAsia="Georgia" w:hAnsi="Georgia" w:cs="Georgia"/>
                <w:i/>
                <w:sz w:val="18"/>
                <w:szCs w:val="18"/>
              </w:rPr>
            </w:pPr>
            <w:r w:rsidRPr="001554E8">
              <w:rPr>
                <w:rFonts w:ascii="Georgia" w:eastAsia="Georgia" w:hAnsi="Georgia" w:cs="Georgia"/>
                <w:i/>
                <w:sz w:val="18"/>
                <w:szCs w:val="18"/>
              </w:rPr>
              <w:t>Errichten von Sperren, Bau von Brücken</w:t>
            </w:r>
            <w:r w:rsidR="00A5603B">
              <w:rPr>
                <w:rFonts w:ascii="Georgia" w:eastAsia="Georgia" w:hAnsi="Georgia" w:cs="Georgia"/>
                <w:i/>
                <w:sz w:val="18"/>
                <w:szCs w:val="18"/>
              </w:rPr>
              <w:t>,</w:t>
            </w:r>
            <w:r w:rsidRPr="001554E8">
              <w:rPr>
                <w:rFonts w:ascii="Georgia" w:eastAsia="Georgia" w:hAnsi="Georgia" w:cs="Georgia"/>
                <w:i/>
                <w:sz w:val="18"/>
                <w:szCs w:val="18"/>
              </w:rPr>
              <w:t xml:space="preserve"> Schutzdeckungen und Stellungen sowie das Sprengen von Straßen und Übergängen</w:t>
            </w:r>
          </w:p>
        </w:tc>
      </w:tr>
      <w:tr w:rsidR="001554E8" w:rsidRPr="000517E1" w14:paraId="6EB413A2" w14:textId="77777777" w:rsidTr="00F3046B">
        <w:trPr>
          <w:trHeight w:val="340"/>
        </w:trPr>
        <w:tc>
          <w:tcPr>
            <w:tcW w:w="6020" w:type="dxa"/>
            <w:gridSpan w:val="2"/>
            <w:tcBorders>
              <w:top w:val="nil"/>
            </w:tcBorders>
            <w:vAlign w:val="bottom"/>
          </w:tcPr>
          <w:p w14:paraId="423E59E5" w14:textId="781D2EAD" w:rsidR="001554E8" w:rsidRPr="000517E1" w:rsidRDefault="001554E8" w:rsidP="00A5603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Georgia" w:eastAsia="Georgia" w:hAnsi="Georgia" w:cs="Georgia"/>
                <w:b/>
                <w:smallCaps/>
                <w:sz w:val="23"/>
                <w:szCs w:val="23"/>
              </w:rPr>
            </w:pPr>
            <w:r w:rsidRPr="00292B35">
              <w:rPr>
                <w:rFonts w:ascii="Georgia" w:eastAsia="Georgia" w:hAnsi="Georgia" w:cs="Georgia"/>
                <w:b/>
                <w:smallCaps/>
                <w:sz w:val="23"/>
                <w:szCs w:val="23"/>
              </w:rPr>
              <w:t>Tradity e.V.</w:t>
            </w:r>
          </w:p>
        </w:tc>
        <w:tc>
          <w:tcPr>
            <w:tcW w:w="4186" w:type="dxa"/>
            <w:gridSpan w:val="9"/>
            <w:tcBorders>
              <w:top w:val="nil"/>
            </w:tcBorders>
            <w:vAlign w:val="bottom"/>
          </w:tcPr>
          <w:p w14:paraId="6D0B89D8" w14:textId="2A38B90C" w:rsidR="001554E8" w:rsidRPr="000517E1" w:rsidRDefault="001554E8" w:rsidP="00A5603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right"/>
              <w:rPr>
                <w:rFonts w:ascii="Georgia" w:eastAsia="Georgia" w:hAnsi="Georgia" w:cs="Georgia"/>
                <w:b/>
                <w:smallCaps/>
                <w:sz w:val="23"/>
                <w:szCs w:val="23"/>
              </w:rPr>
            </w:pPr>
            <w:r w:rsidRPr="000517E1">
              <w:rPr>
                <w:rFonts w:ascii="Georgia" w:eastAsia="Georgia" w:hAnsi="Georgia" w:cs="Georgia"/>
                <w:i/>
                <w:smallCaps/>
                <w:sz w:val="23"/>
                <w:szCs w:val="23"/>
              </w:rPr>
              <w:t>Landeck</w:t>
            </w:r>
          </w:p>
        </w:tc>
      </w:tr>
      <w:tr w:rsidR="001554E8" w:rsidRPr="000517E1" w14:paraId="5ED28C54" w14:textId="77777777" w:rsidTr="00F3046B">
        <w:trPr>
          <w:trHeight w:val="20"/>
        </w:trPr>
        <w:tc>
          <w:tcPr>
            <w:tcW w:w="7280" w:type="dxa"/>
            <w:gridSpan w:val="8"/>
          </w:tcPr>
          <w:p w14:paraId="0D622AE9" w14:textId="4BED8698" w:rsidR="001554E8" w:rsidRPr="000517E1" w:rsidRDefault="001554E8" w:rsidP="00A5603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Georgia" w:eastAsia="Georgia" w:hAnsi="Georgia" w:cs="Georgia"/>
                <w:sz w:val="18"/>
                <w:szCs w:val="18"/>
              </w:rPr>
            </w:pPr>
            <w:r w:rsidRPr="00292B35">
              <w:rPr>
                <w:rFonts w:ascii="Georgia" w:eastAsia="Georgia" w:hAnsi="Georgia" w:cs="Georgia"/>
                <w:sz w:val="18"/>
                <w:szCs w:val="18"/>
              </w:rPr>
              <w:t>Lokalkoordinator</w:t>
            </w:r>
          </w:p>
        </w:tc>
        <w:tc>
          <w:tcPr>
            <w:tcW w:w="2926" w:type="dxa"/>
            <w:gridSpan w:val="3"/>
          </w:tcPr>
          <w:p w14:paraId="0A14E645" w14:textId="0B6047C1" w:rsidR="001554E8" w:rsidRPr="000517E1" w:rsidRDefault="001554E8" w:rsidP="00A5603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right"/>
              <w:rPr>
                <w:rFonts w:ascii="Georgia" w:eastAsia="Georgia" w:hAnsi="Georgia" w:cs="Georgia"/>
                <w:sz w:val="18"/>
                <w:szCs w:val="18"/>
              </w:rPr>
            </w:pPr>
            <w:r>
              <w:rPr>
                <w:rFonts w:ascii="Georgia" w:eastAsia="Georgia" w:hAnsi="Georgia" w:cs="Georgia"/>
                <w:sz w:val="18"/>
                <w:szCs w:val="18"/>
              </w:rPr>
              <w:t>11</w:t>
            </w:r>
            <w:r w:rsidRPr="000517E1">
              <w:rPr>
                <w:rFonts w:ascii="Georgia" w:eastAsia="Georgia" w:hAnsi="Georgia" w:cs="Georgia"/>
                <w:sz w:val="18"/>
                <w:szCs w:val="18"/>
              </w:rPr>
              <w:t>/2022 – heute</w:t>
            </w:r>
          </w:p>
        </w:tc>
      </w:tr>
      <w:tr w:rsidR="001554E8" w:rsidRPr="000517E1" w14:paraId="5C70BD43" w14:textId="77777777" w:rsidTr="00F3046B">
        <w:trPr>
          <w:trHeight w:val="193"/>
        </w:trPr>
        <w:tc>
          <w:tcPr>
            <w:tcW w:w="10206" w:type="dxa"/>
            <w:gridSpan w:val="11"/>
          </w:tcPr>
          <w:p w14:paraId="561E9711" w14:textId="77777777" w:rsidR="001554E8" w:rsidRPr="00292B35" w:rsidRDefault="001554E8" w:rsidP="00A5603B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Georgia" w:eastAsia="Georgia" w:hAnsi="Georgia" w:cs="Georgia"/>
                <w:i/>
                <w:iCs/>
                <w:sz w:val="18"/>
                <w:szCs w:val="18"/>
              </w:rPr>
            </w:pPr>
            <w:r w:rsidRPr="00292B35">
              <w:rPr>
                <w:rFonts w:ascii="Georgia" w:eastAsia="Georgia" w:hAnsi="Georgia" w:cs="Georgia"/>
                <w:i/>
                <w:iCs/>
                <w:sz w:val="18"/>
                <w:szCs w:val="18"/>
              </w:rPr>
              <w:t>Organisation eines Börsenspiels an meiner Schule</w:t>
            </w:r>
          </w:p>
          <w:p w14:paraId="6E96535F" w14:textId="0995A013" w:rsidR="001554E8" w:rsidRPr="00292B35" w:rsidRDefault="001554E8" w:rsidP="00A5603B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Georgia" w:eastAsia="Georgia" w:hAnsi="Georgia" w:cs="Georgia"/>
                <w:i/>
                <w:iCs/>
                <w:sz w:val="18"/>
                <w:szCs w:val="18"/>
              </w:rPr>
            </w:pPr>
            <w:r w:rsidRPr="00292B35">
              <w:rPr>
                <w:rFonts w:ascii="Georgia" w:eastAsia="Georgia" w:hAnsi="Georgia" w:cs="Georgia"/>
                <w:i/>
                <w:iCs/>
                <w:sz w:val="18"/>
                <w:szCs w:val="18"/>
              </w:rPr>
              <w:t>Betreuung der Teilnehmer, Kenntnis</w:t>
            </w:r>
            <w:ins w:id="9" w:author="Sophie Klocke" w:date="2023-06-30T16:55:00Z">
              <w:r w:rsidR="00A5603B">
                <w:rPr>
                  <w:rFonts w:ascii="Georgia" w:eastAsia="Georgia" w:hAnsi="Georgia" w:cs="Georgia"/>
                  <w:i/>
                  <w:iCs/>
                  <w:sz w:val="18"/>
                  <w:szCs w:val="18"/>
                </w:rPr>
                <w:t>-</w:t>
              </w:r>
            </w:ins>
            <w:r w:rsidRPr="00292B35">
              <w:rPr>
                <w:rFonts w:ascii="Georgia" w:eastAsia="Georgia" w:hAnsi="Georgia" w:cs="Georgia"/>
                <w:i/>
                <w:iCs/>
                <w:sz w:val="18"/>
                <w:szCs w:val="18"/>
              </w:rPr>
              <w:t xml:space="preserve"> und Wissen</w:t>
            </w:r>
            <w:r>
              <w:rPr>
                <w:rFonts w:ascii="Georgia" w:eastAsia="Georgia" w:hAnsi="Georgia" w:cs="Georgia"/>
                <w:i/>
                <w:iCs/>
                <w:sz w:val="18"/>
                <w:szCs w:val="18"/>
              </w:rPr>
              <w:t>s</w:t>
            </w:r>
            <w:r w:rsidRPr="00292B35">
              <w:rPr>
                <w:rFonts w:ascii="Georgia" w:eastAsia="Georgia" w:hAnsi="Georgia" w:cs="Georgia"/>
                <w:i/>
                <w:iCs/>
                <w:sz w:val="18"/>
                <w:szCs w:val="18"/>
              </w:rPr>
              <w:t>vermittlung</w:t>
            </w:r>
          </w:p>
          <w:p w14:paraId="13AC84D6" w14:textId="6E000B61" w:rsidR="001554E8" w:rsidRPr="005436D2" w:rsidRDefault="001554E8" w:rsidP="00A5603B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Georgia" w:eastAsia="Georgia" w:hAnsi="Georgia" w:cs="Georgia"/>
                <w:i/>
                <w:sz w:val="18"/>
                <w:szCs w:val="18"/>
              </w:rPr>
            </w:pPr>
            <w:r w:rsidRPr="00292B35">
              <w:rPr>
                <w:rFonts w:ascii="Georgia" w:eastAsia="Georgia" w:hAnsi="Georgia" w:cs="Georgia"/>
                <w:i/>
                <w:iCs/>
                <w:sz w:val="18"/>
                <w:szCs w:val="18"/>
              </w:rPr>
              <w:t>Akquise von lokalen Sponsoren</w:t>
            </w:r>
            <w:r w:rsidR="001814FE">
              <w:rPr>
                <w:rFonts w:ascii="Georgia" w:eastAsia="Georgia" w:hAnsi="Georgia" w:cs="Georgia"/>
                <w:i/>
                <w:iCs/>
                <w:sz w:val="18"/>
                <w:szCs w:val="18"/>
              </w:rPr>
              <w:t xml:space="preserve"> und Organisation einer Preisverleihung</w:t>
            </w:r>
          </w:p>
        </w:tc>
      </w:tr>
      <w:tr w:rsidR="001554E8" w:rsidRPr="000517E1" w14:paraId="305584B8" w14:textId="77777777" w:rsidTr="00F3046B">
        <w:trPr>
          <w:trHeight w:val="340"/>
        </w:trPr>
        <w:tc>
          <w:tcPr>
            <w:tcW w:w="6440" w:type="dxa"/>
            <w:gridSpan w:val="3"/>
            <w:vAlign w:val="bottom"/>
          </w:tcPr>
          <w:p w14:paraId="6C19A408" w14:textId="241412C5" w:rsidR="001554E8" w:rsidRPr="000517E1" w:rsidRDefault="001554E8" w:rsidP="00A5603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ArialMT" w:eastAsia="ArialMT" w:hAnsi="ArialMT" w:cs="ArialMT"/>
                <w:i/>
                <w:smallCaps/>
                <w:sz w:val="16"/>
                <w:szCs w:val="16"/>
              </w:rPr>
            </w:pPr>
            <w:r w:rsidRPr="000517E1">
              <w:rPr>
                <w:rFonts w:ascii="Georgia" w:eastAsia="Georgia" w:hAnsi="Georgia" w:cs="Georgia"/>
                <w:b/>
                <w:smallCaps/>
                <w:sz w:val="23"/>
                <w:szCs w:val="23"/>
              </w:rPr>
              <w:t>Rotes Kreuz Österreich</w:t>
            </w:r>
          </w:p>
        </w:tc>
        <w:tc>
          <w:tcPr>
            <w:tcW w:w="3766" w:type="dxa"/>
            <w:gridSpan w:val="8"/>
            <w:vAlign w:val="bottom"/>
          </w:tcPr>
          <w:p w14:paraId="2EB6A7F1" w14:textId="39A39D16" w:rsidR="001554E8" w:rsidRPr="000517E1" w:rsidRDefault="001554E8" w:rsidP="00A5603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720" w:hanging="360"/>
              <w:jc w:val="right"/>
              <w:rPr>
                <w:rFonts w:ascii="Georgia" w:eastAsia="Georgia" w:hAnsi="Georgia" w:cs="Georgia"/>
                <w:i/>
                <w:smallCaps/>
                <w:sz w:val="23"/>
                <w:szCs w:val="23"/>
              </w:rPr>
            </w:pPr>
            <w:r>
              <w:rPr>
                <w:rFonts w:ascii="Georgia" w:eastAsia="Georgia" w:hAnsi="Georgia" w:cs="Georgia"/>
                <w:i/>
                <w:smallCaps/>
                <w:sz w:val="23"/>
                <w:szCs w:val="23"/>
              </w:rPr>
              <w:t>Nauders</w:t>
            </w:r>
          </w:p>
        </w:tc>
      </w:tr>
      <w:tr w:rsidR="001554E8" w:rsidRPr="000517E1" w14:paraId="1D177743" w14:textId="77777777" w:rsidTr="00F3046B">
        <w:trPr>
          <w:trHeight w:val="20"/>
        </w:trPr>
        <w:tc>
          <w:tcPr>
            <w:tcW w:w="7304" w:type="dxa"/>
            <w:gridSpan w:val="9"/>
            <w:vAlign w:val="bottom"/>
          </w:tcPr>
          <w:p w14:paraId="5BD15B36" w14:textId="24966073" w:rsidR="001554E8" w:rsidRPr="000517E1" w:rsidRDefault="001554E8" w:rsidP="00A5603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Georgia" w:eastAsia="Georgia" w:hAnsi="Georgia" w:cs="Georgia"/>
                <w:sz w:val="18"/>
                <w:szCs w:val="18"/>
              </w:rPr>
            </w:pPr>
            <w:r w:rsidRPr="000517E1">
              <w:rPr>
                <w:rFonts w:ascii="Georgia" w:eastAsia="Georgia" w:hAnsi="Georgia" w:cs="Georgia"/>
                <w:sz w:val="18"/>
                <w:szCs w:val="18"/>
              </w:rPr>
              <w:t>Ehrenamtliches Mitglied</w:t>
            </w:r>
          </w:p>
        </w:tc>
        <w:tc>
          <w:tcPr>
            <w:tcW w:w="2902" w:type="dxa"/>
            <w:gridSpan w:val="2"/>
          </w:tcPr>
          <w:p w14:paraId="09A514B1" w14:textId="28D8057F" w:rsidR="001554E8" w:rsidRPr="000517E1" w:rsidRDefault="001554E8" w:rsidP="00A5603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right"/>
              <w:rPr>
                <w:rFonts w:ascii="Georgia" w:eastAsia="Georgia" w:hAnsi="Georgia" w:cs="Georgia"/>
                <w:sz w:val="18"/>
                <w:szCs w:val="18"/>
              </w:rPr>
            </w:pPr>
            <w:r>
              <w:rPr>
                <w:rFonts w:ascii="Georgia" w:eastAsia="Georgia" w:hAnsi="Georgia" w:cs="Georgia"/>
                <w:sz w:val="18"/>
                <w:szCs w:val="18"/>
              </w:rPr>
              <w:t>05</w:t>
            </w:r>
            <w:r w:rsidRPr="000517E1">
              <w:rPr>
                <w:rFonts w:ascii="Georgia" w:eastAsia="Georgia" w:hAnsi="Georgia" w:cs="Georgia"/>
                <w:sz w:val="18"/>
                <w:szCs w:val="18"/>
              </w:rPr>
              <w:t>/20</w:t>
            </w:r>
            <w:r>
              <w:rPr>
                <w:rFonts w:ascii="Georgia" w:eastAsia="Georgia" w:hAnsi="Georgia" w:cs="Georgia"/>
                <w:sz w:val="18"/>
                <w:szCs w:val="18"/>
              </w:rPr>
              <w:t>22 – heute</w:t>
            </w:r>
          </w:p>
        </w:tc>
      </w:tr>
      <w:tr w:rsidR="001554E8" w:rsidRPr="000517E1" w14:paraId="21FBE6D9" w14:textId="77777777" w:rsidTr="00F3046B">
        <w:trPr>
          <w:trHeight w:val="193"/>
        </w:trPr>
        <w:tc>
          <w:tcPr>
            <w:tcW w:w="10206" w:type="dxa"/>
            <w:gridSpan w:val="11"/>
          </w:tcPr>
          <w:p w14:paraId="0B0F35B3" w14:textId="6C3BAB38" w:rsidR="001554E8" w:rsidRPr="00DD35A9" w:rsidRDefault="001554E8" w:rsidP="00A5603B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Georgia" w:eastAsia="Georgia" w:hAnsi="Georgia" w:cs="Georgia"/>
                <w:i/>
                <w:iCs/>
                <w:sz w:val="18"/>
                <w:szCs w:val="18"/>
              </w:rPr>
            </w:pPr>
            <w:r w:rsidRPr="00DD35A9">
              <w:rPr>
                <w:rFonts w:ascii="Georgia" w:eastAsia="Georgia" w:hAnsi="Georgia" w:cs="Georgia"/>
                <w:i/>
                <w:iCs/>
                <w:sz w:val="18"/>
                <w:szCs w:val="18"/>
              </w:rPr>
              <w:t>Teilnahme an dem Projekt „Kleiderladen – Second Hand für guten Zweck“</w:t>
            </w:r>
            <w:r w:rsidR="00B11A63">
              <w:rPr>
                <w:rFonts w:ascii="Georgia" w:eastAsia="Georgia" w:hAnsi="Georgia" w:cs="Georgia"/>
                <w:i/>
                <w:iCs/>
                <w:sz w:val="18"/>
                <w:szCs w:val="18"/>
              </w:rPr>
              <w:t xml:space="preserve"> jeden Mittwoch</w:t>
            </w:r>
          </w:p>
          <w:p w14:paraId="618BCD6C" w14:textId="77777777" w:rsidR="001554E8" w:rsidRPr="00DD35A9" w:rsidRDefault="001554E8" w:rsidP="00A5603B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Georgia" w:eastAsia="Georgia" w:hAnsi="Georgia" w:cs="Georgia"/>
                <w:i/>
                <w:iCs/>
                <w:sz w:val="18"/>
                <w:szCs w:val="18"/>
              </w:rPr>
            </w:pPr>
            <w:r w:rsidRPr="00323595">
              <w:rPr>
                <w:rFonts w:ascii="Georgia" w:eastAsia="Georgia" w:hAnsi="Georgia" w:cs="Georgia"/>
                <w:i/>
                <w:iCs/>
                <w:sz w:val="18"/>
                <w:szCs w:val="18"/>
              </w:rPr>
              <w:t>Überprüfung der gespendeten Kleidung und anschließende Platzierung auf der Verkaufsfläche</w:t>
            </w:r>
          </w:p>
          <w:p w14:paraId="45AD3CA2" w14:textId="4B548751" w:rsidR="001554E8" w:rsidRPr="00DB61DB" w:rsidRDefault="001554E8" w:rsidP="00A5603B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Georgia" w:eastAsia="Georgia" w:hAnsi="Georgia" w:cs="Georgia"/>
                <w:i/>
                <w:sz w:val="18"/>
                <w:szCs w:val="18"/>
              </w:rPr>
            </w:pPr>
            <w:r w:rsidRPr="00323595">
              <w:rPr>
                <w:rFonts w:ascii="Georgia" w:eastAsia="Georgia" w:hAnsi="Georgia" w:cs="Georgia"/>
                <w:i/>
                <w:iCs/>
                <w:sz w:val="18"/>
                <w:szCs w:val="18"/>
              </w:rPr>
              <w:t>Verwaltung des Erlöses, welcher ganzheitlich dem Roten Kreuz gespendet wird</w:t>
            </w:r>
          </w:p>
        </w:tc>
      </w:tr>
      <w:tr w:rsidR="001554E8" w:rsidRPr="000517E1" w14:paraId="4269A580" w14:textId="77777777" w:rsidTr="00F3046B">
        <w:trPr>
          <w:trHeight w:val="340"/>
        </w:trPr>
        <w:tc>
          <w:tcPr>
            <w:tcW w:w="7304" w:type="dxa"/>
            <w:gridSpan w:val="9"/>
            <w:vAlign w:val="bottom"/>
          </w:tcPr>
          <w:p w14:paraId="2719C865" w14:textId="3120D6D3" w:rsidR="001554E8" w:rsidRDefault="001554E8" w:rsidP="00A5603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Georgia" w:eastAsia="Georgia" w:hAnsi="Georgia" w:cs="Georgia"/>
                <w:i/>
                <w:sz w:val="18"/>
                <w:szCs w:val="18"/>
              </w:rPr>
            </w:pPr>
            <w:r w:rsidRPr="00BF73B9">
              <w:rPr>
                <w:rFonts w:ascii="Georgia" w:eastAsia="Georgia" w:hAnsi="Georgia" w:cs="Georgia"/>
                <w:b/>
                <w:smallCaps/>
                <w:sz w:val="23"/>
                <w:szCs w:val="23"/>
              </w:rPr>
              <w:t xml:space="preserve">Skischule Nauders </w:t>
            </w:r>
            <w:proofErr w:type="spellStart"/>
            <w:r w:rsidRPr="00BF73B9">
              <w:rPr>
                <w:rFonts w:ascii="Georgia" w:eastAsia="Georgia" w:hAnsi="Georgia" w:cs="Georgia"/>
                <w:b/>
                <w:smallCaps/>
                <w:sz w:val="23"/>
                <w:szCs w:val="23"/>
              </w:rPr>
              <w:t>Interski</w:t>
            </w:r>
            <w:proofErr w:type="spellEnd"/>
          </w:p>
        </w:tc>
        <w:tc>
          <w:tcPr>
            <w:tcW w:w="2902" w:type="dxa"/>
            <w:gridSpan w:val="2"/>
            <w:vAlign w:val="bottom"/>
          </w:tcPr>
          <w:p w14:paraId="7CEA4518" w14:textId="0F071BD2" w:rsidR="001554E8" w:rsidRPr="00292B35" w:rsidRDefault="001814FE" w:rsidP="00A5603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right"/>
              <w:rPr>
                <w:rFonts w:ascii="Georgia" w:eastAsia="Georgia" w:hAnsi="Georgia" w:cs="Georgia"/>
                <w:i/>
                <w:smallCaps/>
                <w:sz w:val="23"/>
                <w:szCs w:val="23"/>
              </w:rPr>
            </w:pPr>
            <w:r>
              <w:rPr>
                <w:rFonts w:ascii="Georgia" w:eastAsia="Georgia" w:hAnsi="Georgia" w:cs="Georgia"/>
                <w:i/>
                <w:smallCaps/>
                <w:sz w:val="23"/>
                <w:szCs w:val="23"/>
              </w:rPr>
              <w:t>Nauders</w:t>
            </w:r>
          </w:p>
        </w:tc>
      </w:tr>
      <w:tr w:rsidR="001554E8" w:rsidRPr="000517E1" w14:paraId="2937AB48" w14:textId="77777777" w:rsidTr="00F3046B">
        <w:trPr>
          <w:trHeight w:val="20"/>
        </w:trPr>
        <w:tc>
          <w:tcPr>
            <w:tcW w:w="7304" w:type="dxa"/>
            <w:gridSpan w:val="9"/>
            <w:vAlign w:val="bottom"/>
          </w:tcPr>
          <w:p w14:paraId="40C931CE" w14:textId="3BD990D7" w:rsidR="001554E8" w:rsidRDefault="001554E8" w:rsidP="00A5603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Georgia" w:eastAsia="Georgia" w:hAnsi="Georgia" w:cs="Georgia"/>
                <w:i/>
                <w:sz w:val="18"/>
                <w:szCs w:val="18"/>
              </w:rPr>
            </w:pPr>
            <w:r w:rsidRPr="00DC3777">
              <w:rPr>
                <w:rFonts w:ascii="Georgia" w:eastAsia="Georgia" w:hAnsi="Georgia" w:cs="Georgia"/>
                <w:sz w:val="18"/>
                <w:szCs w:val="18"/>
              </w:rPr>
              <w:t>Skilehrer</w:t>
            </w:r>
          </w:p>
        </w:tc>
        <w:tc>
          <w:tcPr>
            <w:tcW w:w="2902" w:type="dxa"/>
            <w:gridSpan w:val="2"/>
            <w:vAlign w:val="bottom"/>
          </w:tcPr>
          <w:p w14:paraId="42E368C8" w14:textId="472299AA" w:rsidR="001554E8" w:rsidRDefault="001554E8" w:rsidP="00A5603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right"/>
              <w:rPr>
                <w:rFonts w:ascii="Georgia" w:eastAsia="Georgia" w:hAnsi="Georgia" w:cs="Georgia"/>
                <w:i/>
                <w:sz w:val="18"/>
                <w:szCs w:val="18"/>
              </w:rPr>
            </w:pPr>
            <w:r>
              <w:rPr>
                <w:rFonts w:ascii="Georgia" w:eastAsia="Georgia" w:hAnsi="Georgia" w:cs="Georgia"/>
                <w:sz w:val="18"/>
                <w:szCs w:val="18"/>
              </w:rPr>
              <w:t>12</w:t>
            </w:r>
            <w:r w:rsidRPr="00FB63DC">
              <w:rPr>
                <w:rFonts w:ascii="Georgia" w:eastAsia="Georgia" w:hAnsi="Georgia" w:cs="Georgia"/>
                <w:sz w:val="18"/>
                <w:szCs w:val="18"/>
              </w:rPr>
              <w:t>/20</w:t>
            </w:r>
            <w:r>
              <w:rPr>
                <w:rFonts w:ascii="Georgia" w:eastAsia="Georgia" w:hAnsi="Georgia" w:cs="Georgia"/>
                <w:sz w:val="18"/>
                <w:szCs w:val="18"/>
              </w:rPr>
              <w:t xml:space="preserve">18 – </w:t>
            </w:r>
            <w:r w:rsidRPr="00FB63DC">
              <w:rPr>
                <w:rFonts w:ascii="Georgia" w:eastAsia="Georgia" w:hAnsi="Georgia" w:cs="Georgia"/>
                <w:sz w:val="18"/>
                <w:szCs w:val="18"/>
              </w:rPr>
              <w:t>heute</w:t>
            </w:r>
          </w:p>
        </w:tc>
      </w:tr>
      <w:tr w:rsidR="001554E8" w:rsidRPr="000517E1" w14:paraId="07B23EB4" w14:textId="77777777" w:rsidTr="00F3046B">
        <w:trPr>
          <w:trHeight w:val="193"/>
        </w:trPr>
        <w:tc>
          <w:tcPr>
            <w:tcW w:w="10206" w:type="dxa"/>
            <w:gridSpan w:val="11"/>
            <w:vAlign w:val="bottom"/>
          </w:tcPr>
          <w:p w14:paraId="34645233" w14:textId="07AD5FF4" w:rsidR="001554E8" w:rsidRPr="005436D2" w:rsidRDefault="001554E8" w:rsidP="00A5603B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Georgia" w:eastAsia="Georgia" w:hAnsi="Georgia" w:cs="Georgia"/>
                <w:i/>
                <w:sz w:val="18"/>
                <w:szCs w:val="18"/>
              </w:rPr>
            </w:pPr>
            <w:r>
              <w:rPr>
                <w:rFonts w:ascii="Georgia" w:eastAsia="Georgia" w:hAnsi="Georgia" w:cs="Georgia"/>
                <w:i/>
                <w:sz w:val="18"/>
                <w:szCs w:val="18"/>
              </w:rPr>
              <w:t>Leiten von Kinder- und Jugendgruppen von zehn bis fünfzehn Personen im Alter von</w:t>
            </w:r>
            <w:r w:rsidR="00A6166A">
              <w:rPr>
                <w:rFonts w:ascii="Georgia" w:eastAsia="Georgia" w:hAnsi="Georgia" w:cs="Georgia"/>
                <w:i/>
                <w:sz w:val="18"/>
                <w:szCs w:val="18"/>
              </w:rPr>
              <w:br/>
            </w:r>
            <w:del w:id="10" w:author="Sophie Klocke" w:date="2023-06-30T16:56:00Z">
              <w:r w:rsidDel="00A5603B">
                <w:rPr>
                  <w:rFonts w:ascii="Georgia" w:eastAsia="Georgia" w:hAnsi="Georgia" w:cs="Georgia"/>
                  <w:i/>
                  <w:sz w:val="18"/>
                  <w:szCs w:val="18"/>
                </w:rPr>
                <w:delText xml:space="preserve"> </w:delText>
              </w:r>
            </w:del>
            <w:r>
              <w:rPr>
                <w:rFonts w:ascii="Georgia" w:eastAsia="Georgia" w:hAnsi="Georgia" w:cs="Georgia"/>
                <w:i/>
                <w:sz w:val="18"/>
                <w:szCs w:val="18"/>
              </w:rPr>
              <w:t>sieben bis sechzehn Jahren</w:t>
            </w:r>
          </w:p>
        </w:tc>
      </w:tr>
      <w:tr w:rsidR="001554E8" w:rsidRPr="000517E1" w14:paraId="3CBC76AA" w14:textId="77777777" w:rsidTr="00F3046B">
        <w:trPr>
          <w:trHeight w:val="340"/>
        </w:trPr>
        <w:tc>
          <w:tcPr>
            <w:tcW w:w="7021" w:type="dxa"/>
            <w:gridSpan w:val="6"/>
            <w:vAlign w:val="bottom"/>
          </w:tcPr>
          <w:p w14:paraId="0043AE18" w14:textId="6D9029E0" w:rsidR="001554E8" w:rsidRPr="000517E1" w:rsidRDefault="001554E8" w:rsidP="00A5603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Georgia" w:eastAsia="Georgia" w:hAnsi="Georgia" w:cs="Georgia"/>
                <w:i/>
                <w:sz w:val="18"/>
                <w:szCs w:val="18"/>
              </w:rPr>
            </w:pPr>
            <w:r>
              <w:rPr>
                <w:rFonts w:ascii="Georgia" w:eastAsia="Georgia" w:hAnsi="Georgia" w:cs="Georgia"/>
                <w:b/>
                <w:smallCaps/>
                <w:sz w:val="23"/>
                <w:szCs w:val="23"/>
              </w:rPr>
              <w:t>Sportverein Landeck</w:t>
            </w:r>
          </w:p>
        </w:tc>
        <w:tc>
          <w:tcPr>
            <w:tcW w:w="3185" w:type="dxa"/>
            <w:gridSpan w:val="5"/>
            <w:vAlign w:val="bottom"/>
          </w:tcPr>
          <w:p w14:paraId="2687A472" w14:textId="4EA3590E" w:rsidR="001554E8" w:rsidRPr="000517E1" w:rsidRDefault="001554E8" w:rsidP="00A5603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right"/>
              <w:rPr>
                <w:rFonts w:ascii="Georgia" w:eastAsia="Georgia" w:hAnsi="Georgia" w:cs="Georgia"/>
                <w:i/>
                <w:sz w:val="18"/>
                <w:szCs w:val="18"/>
              </w:rPr>
            </w:pPr>
            <w:r>
              <w:rPr>
                <w:rFonts w:ascii="Georgia" w:eastAsia="Georgia" w:hAnsi="Georgia" w:cs="Georgia"/>
                <w:i/>
                <w:smallCaps/>
                <w:sz w:val="23"/>
                <w:szCs w:val="23"/>
              </w:rPr>
              <w:t>Landeck</w:t>
            </w:r>
          </w:p>
        </w:tc>
      </w:tr>
      <w:tr w:rsidR="001554E8" w:rsidRPr="000517E1" w14:paraId="64268D00" w14:textId="77777777" w:rsidTr="00F3046B">
        <w:trPr>
          <w:trHeight w:val="20"/>
        </w:trPr>
        <w:tc>
          <w:tcPr>
            <w:tcW w:w="7871" w:type="dxa"/>
            <w:gridSpan w:val="10"/>
            <w:vAlign w:val="bottom"/>
          </w:tcPr>
          <w:p w14:paraId="5091842D" w14:textId="66C7D206" w:rsidR="001554E8" w:rsidRPr="000517E1" w:rsidRDefault="001554E8" w:rsidP="00A5603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Georgia" w:eastAsia="Georgia" w:hAnsi="Georgia" w:cs="Georgia"/>
                <w:i/>
                <w:sz w:val="18"/>
                <w:szCs w:val="18"/>
              </w:rPr>
            </w:pPr>
            <w:r>
              <w:rPr>
                <w:rFonts w:ascii="Georgia" w:eastAsia="Georgia" w:hAnsi="Georgia" w:cs="Georgia"/>
                <w:sz w:val="18"/>
                <w:szCs w:val="18"/>
              </w:rPr>
              <w:t>Spieler der Tiroler Landesliga</w:t>
            </w:r>
          </w:p>
        </w:tc>
        <w:tc>
          <w:tcPr>
            <w:tcW w:w="2335" w:type="dxa"/>
            <w:vAlign w:val="bottom"/>
          </w:tcPr>
          <w:p w14:paraId="261DE6A8" w14:textId="64BE8258" w:rsidR="001554E8" w:rsidRPr="00DD35A9" w:rsidRDefault="001554E8" w:rsidP="00A5603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right"/>
              <w:rPr>
                <w:rFonts w:ascii="Georgia" w:eastAsia="Georgia" w:hAnsi="Georgia" w:cs="Georgia"/>
                <w:sz w:val="18"/>
                <w:szCs w:val="18"/>
              </w:rPr>
            </w:pPr>
            <w:r>
              <w:rPr>
                <w:rFonts w:ascii="Georgia" w:eastAsia="Georgia" w:hAnsi="Georgia" w:cs="Georgia"/>
                <w:sz w:val="18"/>
                <w:szCs w:val="18"/>
              </w:rPr>
              <w:t>09</w:t>
            </w:r>
            <w:r w:rsidRPr="00DD35A9">
              <w:rPr>
                <w:rFonts w:ascii="Georgia" w:eastAsia="Georgia" w:hAnsi="Georgia" w:cs="Georgia"/>
                <w:sz w:val="18"/>
                <w:szCs w:val="18"/>
              </w:rPr>
              <w:t>/2018</w:t>
            </w:r>
            <w:r>
              <w:rPr>
                <w:rFonts w:ascii="Georgia" w:eastAsia="Georgia" w:hAnsi="Georgia" w:cs="Georgia"/>
                <w:sz w:val="18"/>
                <w:szCs w:val="18"/>
              </w:rPr>
              <w:t xml:space="preserve"> – 02/2022</w:t>
            </w:r>
          </w:p>
        </w:tc>
      </w:tr>
      <w:tr w:rsidR="001554E8" w:rsidRPr="000517E1" w14:paraId="6B31709F" w14:textId="77777777" w:rsidTr="00F3046B">
        <w:trPr>
          <w:trHeight w:val="193"/>
        </w:trPr>
        <w:tc>
          <w:tcPr>
            <w:tcW w:w="10206" w:type="dxa"/>
            <w:gridSpan w:val="11"/>
          </w:tcPr>
          <w:p w14:paraId="670393B5" w14:textId="7004B841" w:rsidR="001554E8" w:rsidRPr="000517E1" w:rsidRDefault="001554E8" w:rsidP="00A5603B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Georgia" w:eastAsia="Georgia" w:hAnsi="Georgia" w:cs="Georgia"/>
                <w:i/>
                <w:sz w:val="18"/>
                <w:szCs w:val="18"/>
              </w:rPr>
            </w:pPr>
            <w:r>
              <w:rPr>
                <w:rFonts w:ascii="Georgia" w:eastAsia="Georgia" w:hAnsi="Georgia" w:cs="Georgia"/>
                <w:i/>
                <w:sz w:val="18"/>
                <w:szCs w:val="18"/>
              </w:rPr>
              <w:t>Mitg</w:t>
            </w:r>
            <w:r w:rsidRPr="000517E1">
              <w:rPr>
                <w:rFonts w:ascii="Georgia" w:eastAsia="Georgia" w:hAnsi="Georgia" w:cs="Georgia"/>
                <w:i/>
                <w:sz w:val="18"/>
                <w:szCs w:val="18"/>
              </w:rPr>
              <w:t>lied des Organisationsstabes (Planung &amp; Durchführung von Veranstaltungen)</w:t>
            </w:r>
          </w:p>
          <w:p w14:paraId="0F466ADD" w14:textId="4B5D0C73" w:rsidR="001554E8" w:rsidDel="00A5603B" w:rsidRDefault="001554E8" w:rsidP="00A5603B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del w:id="11" w:author="Sophie Klocke" w:date="2023-06-30T16:56:00Z"/>
                <w:rFonts w:ascii="Georgia" w:eastAsia="Georgia" w:hAnsi="Georgia" w:cs="Georgia"/>
                <w:i/>
                <w:sz w:val="18"/>
                <w:szCs w:val="18"/>
              </w:rPr>
            </w:pPr>
            <w:del w:id="12" w:author="Sophie Klocke" w:date="2023-06-30T16:56:00Z">
              <w:r w:rsidRPr="000517E1" w:rsidDel="00A5603B">
                <w:rPr>
                  <w:rFonts w:ascii="Georgia" w:eastAsia="Georgia" w:hAnsi="Georgia" w:cs="Georgia"/>
                  <w:i/>
                  <w:sz w:val="18"/>
                  <w:szCs w:val="18"/>
                </w:rPr>
                <w:delText xml:space="preserve">Zusätzliche Trainingsteilnahme bei der Tiroler Landesauswahl in Innsbruck </w:delText>
              </w:r>
            </w:del>
          </w:p>
          <w:p w14:paraId="11725B9E" w14:textId="05C74D6E" w:rsidR="001554E8" w:rsidRPr="00D47806" w:rsidRDefault="001554E8" w:rsidP="00A5603B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Georgia" w:eastAsia="Georgia" w:hAnsi="Georgia" w:cs="Georgia"/>
                <w:i/>
                <w:sz w:val="18"/>
                <w:szCs w:val="18"/>
              </w:rPr>
            </w:pPr>
            <w:r w:rsidRPr="000517E1">
              <w:rPr>
                <w:rFonts w:ascii="Georgia" w:eastAsia="Georgia" w:hAnsi="Georgia" w:cs="Georgia"/>
                <w:i/>
                <w:sz w:val="18"/>
                <w:szCs w:val="18"/>
              </w:rPr>
              <w:t xml:space="preserve">Übernahme von Verantwortung im Team als </w:t>
            </w:r>
            <w:r>
              <w:rPr>
                <w:rFonts w:ascii="Georgia" w:eastAsia="Georgia" w:hAnsi="Georgia" w:cs="Georgia"/>
                <w:i/>
                <w:sz w:val="18"/>
                <w:szCs w:val="18"/>
              </w:rPr>
              <w:t>K</w:t>
            </w:r>
            <w:r w:rsidRPr="000517E1">
              <w:rPr>
                <w:rFonts w:ascii="Georgia" w:eastAsia="Georgia" w:hAnsi="Georgia" w:cs="Georgia"/>
                <w:i/>
                <w:sz w:val="18"/>
                <w:szCs w:val="18"/>
              </w:rPr>
              <w:t>apit</w:t>
            </w:r>
            <w:r>
              <w:rPr>
                <w:rFonts w:ascii="Georgia" w:eastAsia="Georgia" w:hAnsi="Georgia" w:cs="Georgia"/>
                <w:i/>
                <w:sz w:val="18"/>
                <w:szCs w:val="18"/>
              </w:rPr>
              <w:t>ä</w:t>
            </w:r>
            <w:r w:rsidRPr="000517E1">
              <w:rPr>
                <w:rFonts w:ascii="Georgia" w:eastAsia="Georgia" w:hAnsi="Georgia" w:cs="Georgia"/>
                <w:i/>
                <w:sz w:val="18"/>
                <w:szCs w:val="18"/>
              </w:rPr>
              <w:t>n</w:t>
            </w:r>
          </w:p>
        </w:tc>
      </w:tr>
      <w:tr w:rsidR="001554E8" w:rsidRPr="000517E1" w14:paraId="75FACD5F" w14:textId="77777777" w:rsidTr="00F3046B">
        <w:trPr>
          <w:trHeight w:val="397"/>
        </w:trPr>
        <w:tc>
          <w:tcPr>
            <w:tcW w:w="10206" w:type="dxa"/>
            <w:gridSpan w:val="11"/>
            <w:tcBorders>
              <w:bottom w:val="single" w:sz="4" w:space="0" w:color="000000"/>
            </w:tcBorders>
            <w:vAlign w:val="bottom"/>
          </w:tcPr>
          <w:p w14:paraId="57D3DE0F" w14:textId="77777777" w:rsidR="001554E8" w:rsidRPr="000517E1" w:rsidRDefault="001554E8" w:rsidP="00A5603B">
            <w:pPr>
              <w:jc w:val="center"/>
              <w:rPr>
                <w:rFonts w:ascii="Georgia" w:eastAsia="Georgia" w:hAnsi="Georgia" w:cs="Georgia"/>
                <w:b/>
                <w:smallCaps/>
              </w:rPr>
            </w:pPr>
            <w:r w:rsidRPr="000517E1">
              <w:rPr>
                <w:rFonts w:ascii="Georgia" w:eastAsia="Georgia" w:hAnsi="Georgia" w:cs="Georgia"/>
                <w:b/>
                <w:smallCaps/>
                <w:sz w:val="28"/>
                <w:szCs w:val="28"/>
              </w:rPr>
              <w:t>Fähigkeiten &amp; Interessen</w:t>
            </w:r>
          </w:p>
        </w:tc>
      </w:tr>
      <w:tr w:rsidR="001554E8" w:rsidRPr="00A22F8B" w14:paraId="17936DE9" w14:textId="77777777" w:rsidTr="00F3046B">
        <w:trPr>
          <w:trHeight w:val="567"/>
        </w:trPr>
        <w:tc>
          <w:tcPr>
            <w:tcW w:w="2480" w:type="dxa"/>
            <w:tcBorders>
              <w:top w:val="single" w:sz="4" w:space="0" w:color="000000"/>
            </w:tcBorders>
            <w:vAlign w:val="bottom"/>
          </w:tcPr>
          <w:p w14:paraId="1E6A491A" w14:textId="77777777" w:rsidR="001554E8" w:rsidRDefault="001554E8" w:rsidP="00A5603B">
            <w:pPr>
              <w:rPr>
                <w:rFonts w:ascii="Georgia" w:eastAsia="Georgia" w:hAnsi="Georgia" w:cs="Georgia"/>
                <w:sz w:val="18"/>
                <w:szCs w:val="18"/>
              </w:rPr>
            </w:pPr>
            <w:r w:rsidRPr="000517E1">
              <w:rPr>
                <w:rFonts w:ascii="Georgia" w:eastAsia="Georgia" w:hAnsi="Georgia" w:cs="Georgia"/>
                <w:sz w:val="18"/>
                <w:szCs w:val="18"/>
              </w:rPr>
              <w:t>Sprachen:</w:t>
            </w:r>
          </w:p>
          <w:p w14:paraId="31A5B33E" w14:textId="77777777" w:rsidR="00A6166A" w:rsidRPr="000517E1" w:rsidRDefault="00A6166A" w:rsidP="00A5603B">
            <w:pPr>
              <w:rPr>
                <w:rFonts w:ascii="Georgia" w:eastAsia="Georgia" w:hAnsi="Georgia" w:cs="Georgia"/>
                <w:sz w:val="18"/>
                <w:szCs w:val="18"/>
              </w:rPr>
            </w:pPr>
          </w:p>
        </w:tc>
        <w:tc>
          <w:tcPr>
            <w:tcW w:w="7726" w:type="dxa"/>
            <w:gridSpan w:val="10"/>
            <w:tcBorders>
              <w:top w:val="single" w:sz="4" w:space="0" w:color="000000"/>
            </w:tcBorders>
            <w:vAlign w:val="bottom"/>
          </w:tcPr>
          <w:p w14:paraId="3CDA2392" w14:textId="39A43903" w:rsidR="001554E8" w:rsidRPr="00A22F8B" w:rsidRDefault="001554E8" w:rsidP="00A5603B">
            <w:pPr>
              <w:rPr>
                <w:rFonts w:ascii="Georgia" w:eastAsia="Georgia" w:hAnsi="Georgia" w:cs="Georgia"/>
                <w:sz w:val="18"/>
                <w:szCs w:val="18"/>
                <w:lang w:val="de-DE"/>
              </w:rPr>
            </w:pPr>
            <w:r w:rsidRPr="00A22F8B">
              <w:rPr>
                <w:rFonts w:ascii="Georgia" w:eastAsia="Georgia" w:hAnsi="Georgia" w:cs="Georgia"/>
                <w:sz w:val="18"/>
                <w:szCs w:val="18"/>
                <w:lang w:val="de-DE"/>
              </w:rPr>
              <w:t xml:space="preserve">Deutsch </w:t>
            </w:r>
            <w:r w:rsidRPr="00A22F8B">
              <w:rPr>
                <w:rFonts w:ascii="Georgia" w:eastAsia="Georgia" w:hAnsi="Georgia" w:cs="Georgia"/>
                <w:i/>
                <w:sz w:val="18"/>
                <w:szCs w:val="18"/>
                <w:lang w:val="de-DE"/>
              </w:rPr>
              <w:t>(Muttersprache)</w:t>
            </w:r>
            <w:r w:rsidRPr="00A22F8B">
              <w:rPr>
                <w:rFonts w:ascii="Georgia" w:eastAsia="Georgia" w:hAnsi="Georgia" w:cs="Georgia"/>
                <w:sz w:val="18"/>
                <w:szCs w:val="18"/>
                <w:lang w:val="de-DE"/>
              </w:rPr>
              <w:t xml:space="preserve">, Englisch </w:t>
            </w:r>
            <w:r w:rsidRPr="00A22F8B">
              <w:rPr>
                <w:rFonts w:ascii="Georgia" w:eastAsia="Georgia" w:hAnsi="Georgia" w:cs="Georgia"/>
                <w:i/>
                <w:sz w:val="18"/>
                <w:szCs w:val="18"/>
                <w:lang w:val="de-DE"/>
              </w:rPr>
              <w:t xml:space="preserve">(Cambridge </w:t>
            </w:r>
            <w:proofErr w:type="spellStart"/>
            <w:r w:rsidRPr="00A22F8B">
              <w:rPr>
                <w:rFonts w:ascii="Georgia" w:eastAsia="Georgia" w:hAnsi="Georgia" w:cs="Georgia"/>
                <w:i/>
                <w:sz w:val="18"/>
                <w:szCs w:val="18"/>
                <w:lang w:val="de-DE"/>
              </w:rPr>
              <w:t>Certificate</w:t>
            </w:r>
            <w:proofErr w:type="spellEnd"/>
            <w:r w:rsidRPr="00A22F8B">
              <w:rPr>
                <w:rFonts w:ascii="Georgia" w:eastAsia="Georgia" w:hAnsi="Georgia" w:cs="Georgia"/>
                <w:i/>
                <w:sz w:val="18"/>
                <w:szCs w:val="18"/>
                <w:lang w:val="de-DE"/>
              </w:rPr>
              <w:t xml:space="preserve"> in </w:t>
            </w:r>
            <w:proofErr w:type="spellStart"/>
            <w:r w:rsidRPr="00A22F8B">
              <w:rPr>
                <w:rFonts w:ascii="Georgia" w:eastAsia="Georgia" w:hAnsi="Georgia" w:cs="Georgia"/>
                <w:i/>
                <w:sz w:val="18"/>
                <w:szCs w:val="18"/>
                <w:lang w:val="de-DE"/>
              </w:rPr>
              <w:t>Advanced</w:t>
            </w:r>
            <w:proofErr w:type="spellEnd"/>
            <w:r w:rsidRPr="00A22F8B">
              <w:rPr>
                <w:rFonts w:ascii="Georgia" w:eastAsia="Georgia" w:hAnsi="Georgia" w:cs="Georgia"/>
                <w:i/>
                <w:sz w:val="18"/>
                <w:szCs w:val="18"/>
                <w:lang w:val="de-DE"/>
              </w:rPr>
              <w:t xml:space="preserve"> English C1, Zweitplatzierter bei</w:t>
            </w:r>
            <w:r>
              <w:rPr>
                <w:rFonts w:ascii="Georgia" w:eastAsia="Georgia" w:hAnsi="Georgia" w:cs="Georgia"/>
                <w:i/>
                <w:sz w:val="18"/>
                <w:szCs w:val="18"/>
                <w:lang w:val="de-DE"/>
              </w:rPr>
              <w:t>m Landesfremdsprachenwettbewerb Tirol der Kategorie Englisch)</w:t>
            </w:r>
          </w:p>
        </w:tc>
      </w:tr>
      <w:tr w:rsidR="001554E8" w:rsidRPr="00F3046B" w14:paraId="36ACA240" w14:textId="77777777" w:rsidTr="00F3046B">
        <w:trPr>
          <w:trHeight w:val="964"/>
        </w:trPr>
        <w:tc>
          <w:tcPr>
            <w:tcW w:w="2480" w:type="dxa"/>
            <w:vAlign w:val="bottom"/>
          </w:tcPr>
          <w:p w14:paraId="04B15CDC" w14:textId="77777777" w:rsidR="001554E8" w:rsidRDefault="001554E8" w:rsidP="00A5603B">
            <w:pPr>
              <w:rPr>
                <w:rFonts w:ascii="Georgia" w:eastAsia="Georgia" w:hAnsi="Georgia" w:cs="Georgia"/>
                <w:sz w:val="18"/>
                <w:szCs w:val="18"/>
              </w:rPr>
            </w:pPr>
            <w:r w:rsidRPr="000517E1">
              <w:rPr>
                <w:rFonts w:ascii="Georgia" w:eastAsia="Georgia" w:hAnsi="Georgia" w:cs="Georgia"/>
                <w:sz w:val="18"/>
                <w:szCs w:val="18"/>
              </w:rPr>
              <w:t>Technisch:</w:t>
            </w:r>
          </w:p>
          <w:p w14:paraId="414D8B0F" w14:textId="77777777" w:rsidR="00A6166A" w:rsidRDefault="00A6166A" w:rsidP="00A5603B">
            <w:pPr>
              <w:rPr>
                <w:rFonts w:ascii="Georgia" w:eastAsia="Georgia" w:hAnsi="Georgia" w:cs="Georgia"/>
                <w:sz w:val="18"/>
                <w:szCs w:val="18"/>
              </w:rPr>
            </w:pPr>
          </w:p>
          <w:p w14:paraId="68049DF7" w14:textId="77777777" w:rsidR="00A6166A" w:rsidRDefault="00A6166A" w:rsidP="00A5603B">
            <w:pPr>
              <w:rPr>
                <w:rFonts w:ascii="Georgia" w:eastAsia="Georgia" w:hAnsi="Georgia" w:cs="Georgia"/>
                <w:sz w:val="18"/>
                <w:szCs w:val="18"/>
              </w:rPr>
            </w:pPr>
          </w:p>
          <w:p w14:paraId="0DEC3D45" w14:textId="1ADAC0CB" w:rsidR="001554E8" w:rsidRPr="000517E1" w:rsidRDefault="001554E8" w:rsidP="00A5603B">
            <w:pPr>
              <w:rPr>
                <w:rFonts w:ascii="Georgia" w:eastAsia="Georgia" w:hAnsi="Georgia" w:cs="Georgia"/>
                <w:sz w:val="18"/>
                <w:szCs w:val="18"/>
              </w:rPr>
            </w:pPr>
          </w:p>
        </w:tc>
        <w:tc>
          <w:tcPr>
            <w:tcW w:w="7726" w:type="dxa"/>
            <w:gridSpan w:val="10"/>
            <w:vAlign w:val="bottom"/>
          </w:tcPr>
          <w:p w14:paraId="3AF72754" w14:textId="210330AD" w:rsidR="001554E8" w:rsidRPr="00F3046B" w:rsidRDefault="001554E8" w:rsidP="00A5603B">
            <w:pPr>
              <w:rPr>
                <w:rFonts w:ascii="Georgia" w:eastAsia="Georgia" w:hAnsi="Georgia" w:cs="Georgia"/>
                <w:sz w:val="18"/>
                <w:szCs w:val="18"/>
              </w:rPr>
            </w:pPr>
            <w:r w:rsidRPr="00F3046B">
              <w:rPr>
                <w:rFonts w:ascii="Georgia" w:eastAsia="Georgia" w:hAnsi="Georgia" w:cs="Georgia"/>
                <w:sz w:val="18"/>
                <w:szCs w:val="18"/>
              </w:rPr>
              <w:t xml:space="preserve">Microsoft Office </w:t>
            </w:r>
            <w:r w:rsidRPr="00F3046B">
              <w:rPr>
                <w:rFonts w:ascii="Georgia" w:eastAsia="Georgia" w:hAnsi="Georgia" w:cs="Georgia"/>
                <w:i/>
                <w:iCs/>
                <w:sz w:val="18"/>
                <w:szCs w:val="18"/>
              </w:rPr>
              <w:t xml:space="preserve">(Word, Excel, PowerPoint, Outlook, Teams, OneDrive </w:t>
            </w:r>
            <w:r w:rsidR="00A5603B" w:rsidRPr="00F3046B">
              <w:rPr>
                <w:rFonts w:ascii="Georgia" w:eastAsia="Georgia" w:hAnsi="Georgia" w:cs="Georgia"/>
                <w:i/>
                <w:iCs/>
                <w:sz w:val="18"/>
                <w:szCs w:val="18"/>
              </w:rPr>
              <w:t>–</w:t>
            </w:r>
            <w:r w:rsidRPr="00F3046B">
              <w:rPr>
                <w:rFonts w:ascii="Georgia" w:eastAsia="Georgia" w:hAnsi="Georgia" w:cs="Georgia"/>
                <w:i/>
                <w:iCs/>
                <w:sz w:val="18"/>
                <w:szCs w:val="18"/>
              </w:rPr>
              <w:t xml:space="preserve"> bestätigt durch Stufe A des </w:t>
            </w:r>
            <w:proofErr w:type="spellStart"/>
            <w:proofErr w:type="gramStart"/>
            <w:r w:rsidRPr="00F3046B">
              <w:rPr>
                <w:rFonts w:ascii="Georgia" w:eastAsia="Georgia" w:hAnsi="Georgia" w:cs="Georgia"/>
                <w:i/>
                <w:iCs/>
                <w:sz w:val="18"/>
                <w:szCs w:val="18"/>
              </w:rPr>
              <w:t>digi.check</w:t>
            </w:r>
            <w:proofErr w:type="spellEnd"/>
            <w:proofErr w:type="gramEnd"/>
            <w:r w:rsidRPr="00F3046B">
              <w:rPr>
                <w:rFonts w:ascii="Georgia" w:eastAsia="Georgia" w:hAnsi="Georgia" w:cs="Georgia"/>
                <w:i/>
                <w:iCs/>
                <w:sz w:val="18"/>
                <w:szCs w:val="18"/>
              </w:rPr>
              <w:t xml:space="preserve"> hak)</w:t>
            </w:r>
            <w:r w:rsidR="00A5603B" w:rsidRPr="00F3046B">
              <w:rPr>
                <w:rFonts w:ascii="Georgia" w:eastAsia="Georgia" w:hAnsi="Georgia" w:cs="Georgia"/>
                <w:sz w:val="18"/>
                <w:szCs w:val="18"/>
              </w:rPr>
              <w:t>,</w:t>
            </w:r>
            <w:ins w:id="13" w:author="Luis KROELL" w:date="2023-06-30T17:24:00Z">
              <w:r w:rsidR="00F3046B" w:rsidRPr="00F3046B">
                <w:rPr>
                  <w:rFonts w:ascii="Georgia" w:eastAsia="Georgia" w:hAnsi="Georgia" w:cs="Georgia"/>
                  <w:sz w:val="18"/>
                  <w:szCs w:val="18"/>
                </w:rPr>
                <w:t xml:space="preserve"> </w:t>
              </w:r>
            </w:ins>
            <w:r w:rsidRPr="00F3046B">
              <w:rPr>
                <w:rFonts w:ascii="Georgia" w:eastAsia="Georgia" w:hAnsi="Georgia" w:cs="Georgia"/>
                <w:sz w:val="18"/>
                <w:szCs w:val="18"/>
              </w:rPr>
              <w:t xml:space="preserve">Datenbanken </w:t>
            </w:r>
            <w:r w:rsidRPr="00F3046B">
              <w:rPr>
                <w:rFonts w:ascii="Georgia" w:eastAsia="Georgia" w:hAnsi="Georgia" w:cs="Georgia"/>
                <w:i/>
                <w:iCs/>
                <w:sz w:val="18"/>
                <w:szCs w:val="18"/>
              </w:rPr>
              <w:t xml:space="preserve">(Microsoft Access, SQL-Datenbanken), </w:t>
            </w:r>
            <w:r w:rsidRPr="00F3046B">
              <w:rPr>
                <w:rFonts w:ascii="Georgia" w:eastAsia="Georgia" w:hAnsi="Georgia" w:cs="Georgia"/>
                <w:sz w:val="18"/>
                <w:szCs w:val="18"/>
              </w:rPr>
              <w:t>Foto- und</w:t>
            </w:r>
            <w:ins w:id="14" w:author="Sophie Klocke" w:date="2023-06-30T16:56:00Z">
              <w:r w:rsidR="00A5603B" w:rsidRPr="00F3046B">
                <w:rPr>
                  <w:rFonts w:ascii="Georgia" w:eastAsia="Georgia" w:hAnsi="Georgia" w:cs="Georgia"/>
                  <w:sz w:val="18"/>
                  <w:szCs w:val="18"/>
                </w:rPr>
                <w:t xml:space="preserve"> </w:t>
              </w:r>
            </w:ins>
            <w:del w:id="15" w:author="Sophie Klocke" w:date="2023-06-30T16:56:00Z">
              <w:r w:rsidRPr="00F3046B" w:rsidDel="00A5603B">
                <w:rPr>
                  <w:rFonts w:ascii="Georgia" w:eastAsia="Georgia" w:hAnsi="Georgia" w:cs="Georgia"/>
                  <w:sz w:val="18"/>
                  <w:szCs w:val="18"/>
                </w:rPr>
                <w:delText xml:space="preserve"> </w:delText>
              </w:r>
            </w:del>
            <w:r w:rsidRPr="00F3046B">
              <w:rPr>
                <w:rFonts w:ascii="Georgia" w:eastAsia="Georgia" w:hAnsi="Georgia" w:cs="Georgia"/>
                <w:sz w:val="18"/>
                <w:szCs w:val="18"/>
              </w:rPr>
              <w:t xml:space="preserve">Videobearbeitung </w:t>
            </w:r>
            <w:r w:rsidRPr="00F3046B">
              <w:rPr>
                <w:rFonts w:ascii="Georgia" w:eastAsia="Georgia" w:hAnsi="Georgia" w:cs="Georgia"/>
                <w:i/>
                <w:iCs/>
                <w:sz w:val="18"/>
                <w:szCs w:val="18"/>
              </w:rPr>
              <w:t>(Adobe Photoshop, Adobe Lightroom, Premiere Pro),</w:t>
            </w:r>
            <w:ins w:id="16" w:author="Sophie Klocke" w:date="2023-06-30T16:57:00Z">
              <w:r w:rsidR="00A5603B" w:rsidRPr="00F3046B">
                <w:rPr>
                  <w:rFonts w:ascii="Georgia" w:eastAsia="Georgia" w:hAnsi="Georgia" w:cs="Georgia"/>
                  <w:sz w:val="18"/>
                  <w:szCs w:val="18"/>
                </w:rPr>
                <w:t xml:space="preserve"> </w:t>
              </w:r>
            </w:ins>
            <w:r w:rsidRPr="000517E1">
              <w:rPr>
                <w:rFonts w:ascii="Georgia" w:eastAsia="Georgia" w:hAnsi="Georgia" w:cs="Georgia"/>
                <w:sz w:val="18"/>
                <w:szCs w:val="18"/>
                <w:lang w:val="de-DE"/>
              </w:rPr>
              <w:t xml:space="preserve">Gestaltung von Printmedien </w:t>
            </w:r>
            <w:r w:rsidRPr="00DD35A9">
              <w:rPr>
                <w:rFonts w:ascii="Georgia" w:eastAsia="Georgia" w:hAnsi="Georgia" w:cs="Georgia"/>
                <w:i/>
                <w:iCs/>
                <w:sz w:val="18"/>
                <w:szCs w:val="18"/>
                <w:lang w:val="de-DE"/>
              </w:rPr>
              <w:t>(Adobe InDesign)</w:t>
            </w:r>
            <w:r w:rsidR="00A5603B">
              <w:rPr>
                <w:rFonts w:ascii="Georgia" w:eastAsia="Georgia" w:hAnsi="Georgia" w:cs="Georgia"/>
                <w:sz w:val="18"/>
                <w:szCs w:val="18"/>
                <w:lang w:val="de-DE"/>
              </w:rPr>
              <w:t xml:space="preserve">, </w:t>
            </w:r>
            <w:r w:rsidRPr="00F3046B">
              <w:rPr>
                <w:rFonts w:ascii="Georgia" w:eastAsia="Georgia" w:hAnsi="Georgia" w:cs="Georgia"/>
                <w:sz w:val="18"/>
                <w:szCs w:val="18"/>
              </w:rPr>
              <w:t xml:space="preserve">Programmieren </w:t>
            </w:r>
            <w:r w:rsidRPr="00F3046B">
              <w:rPr>
                <w:rFonts w:ascii="Georgia" w:eastAsia="Georgia" w:hAnsi="Georgia" w:cs="Georgia"/>
                <w:i/>
                <w:iCs/>
                <w:sz w:val="18"/>
                <w:szCs w:val="18"/>
              </w:rPr>
              <w:t xml:space="preserve">(HTML, CSS, Adobe </w:t>
            </w:r>
            <w:proofErr w:type="spellStart"/>
            <w:r w:rsidRPr="00F3046B">
              <w:rPr>
                <w:rFonts w:ascii="Georgia" w:eastAsia="Georgia" w:hAnsi="Georgia" w:cs="Georgia"/>
                <w:i/>
                <w:iCs/>
                <w:sz w:val="18"/>
                <w:szCs w:val="18"/>
              </w:rPr>
              <w:t>Dreamviewer</w:t>
            </w:r>
            <w:proofErr w:type="spellEnd"/>
            <w:r w:rsidRPr="00F3046B">
              <w:rPr>
                <w:rFonts w:ascii="Georgia" w:eastAsia="Georgia" w:hAnsi="Georgia" w:cs="Georgia"/>
                <w:i/>
                <w:iCs/>
                <w:sz w:val="18"/>
                <w:szCs w:val="18"/>
              </w:rPr>
              <w:t>)</w:t>
            </w:r>
            <w:del w:id="17" w:author="Sophie Klocke" w:date="2023-06-30T16:57:00Z">
              <w:r w:rsidRPr="00F3046B" w:rsidDel="00A5603B">
                <w:rPr>
                  <w:rFonts w:ascii="Georgia" w:eastAsia="Georgia" w:hAnsi="Georgia" w:cs="Georgia"/>
                  <w:i/>
                  <w:iCs/>
                  <w:sz w:val="18"/>
                  <w:szCs w:val="18"/>
                </w:rPr>
                <w:delText>,</w:delText>
              </w:r>
            </w:del>
          </w:p>
        </w:tc>
      </w:tr>
      <w:tr w:rsidR="001554E8" w:rsidRPr="009A6F12" w14:paraId="40592F08" w14:textId="77777777" w:rsidTr="00F3046B">
        <w:trPr>
          <w:trHeight w:val="737"/>
        </w:trPr>
        <w:tc>
          <w:tcPr>
            <w:tcW w:w="2480" w:type="dxa"/>
            <w:vAlign w:val="bottom"/>
          </w:tcPr>
          <w:p w14:paraId="34EC6BF4" w14:textId="49F23998" w:rsidR="001554E8" w:rsidRDefault="001554E8" w:rsidP="00A5603B">
            <w:pPr>
              <w:rPr>
                <w:rFonts w:ascii="Georgia" w:eastAsia="Georgia" w:hAnsi="Georgia" w:cs="Georgia"/>
                <w:sz w:val="18"/>
                <w:szCs w:val="18"/>
              </w:rPr>
            </w:pPr>
            <w:r w:rsidRPr="000517E1">
              <w:rPr>
                <w:rFonts w:ascii="Georgia" w:eastAsia="Georgia" w:hAnsi="Georgia" w:cs="Georgia"/>
                <w:sz w:val="18"/>
                <w:szCs w:val="18"/>
              </w:rPr>
              <w:t>Interessen:</w:t>
            </w:r>
          </w:p>
          <w:p w14:paraId="3348FBF6" w14:textId="77777777" w:rsidR="001554E8" w:rsidRDefault="001554E8" w:rsidP="00A5603B">
            <w:pPr>
              <w:rPr>
                <w:rFonts w:ascii="Georgia" w:eastAsia="Georgia" w:hAnsi="Georgia" w:cs="Georgia"/>
                <w:sz w:val="18"/>
                <w:szCs w:val="18"/>
              </w:rPr>
            </w:pPr>
          </w:p>
          <w:p w14:paraId="17D937D6" w14:textId="5071B2FD" w:rsidR="00A6166A" w:rsidRPr="000517E1" w:rsidRDefault="00A6166A" w:rsidP="00A5603B">
            <w:pPr>
              <w:rPr>
                <w:rFonts w:ascii="Georgia" w:eastAsia="Georgia" w:hAnsi="Georgia" w:cs="Georgia"/>
                <w:sz w:val="18"/>
                <w:szCs w:val="18"/>
              </w:rPr>
            </w:pPr>
          </w:p>
        </w:tc>
        <w:tc>
          <w:tcPr>
            <w:tcW w:w="7726" w:type="dxa"/>
            <w:gridSpan w:val="10"/>
            <w:vAlign w:val="bottom"/>
          </w:tcPr>
          <w:p w14:paraId="033FC445" w14:textId="19990819" w:rsidR="001554E8" w:rsidRPr="001159E4" w:rsidRDefault="001554E8" w:rsidP="00A5603B">
            <w:pPr>
              <w:rPr>
                <w:rFonts w:ascii="Georgia" w:eastAsia="Georgia" w:hAnsi="Georgia" w:cs="Georgia"/>
                <w:sz w:val="18"/>
                <w:szCs w:val="18"/>
              </w:rPr>
            </w:pPr>
            <w:r w:rsidRPr="000517E1">
              <w:rPr>
                <w:rFonts w:ascii="Georgia" w:eastAsia="Georgia" w:hAnsi="Georgia" w:cs="Georgia"/>
                <w:sz w:val="18"/>
                <w:szCs w:val="18"/>
              </w:rPr>
              <w:t>Wirtschaft</w:t>
            </w:r>
            <w:r>
              <w:rPr>
                <w:rFonts w:ascii="Georgia" w:eastAsia="Georgia" w:hAnsi="Georgia" w:cs="Georgia"/>
                <w:sz w:val="18"/>
                <w:szCs w:val="18"/>
              </w:rPr>
              <w:t xml:space="preserve"> </w:t>
            </w:r>
            <w:r w:rsidRPr="00F3046B">
              <w:rPr>
                <w:rFonts w:ascii="Georgia" w:eastAsia="Georgia" w:hAnsi="Georgia" w:cs="Georgia"/>
                <w:i/>
                <w:iCs/>
                <w:sz w:val="18"/>
                <w:szCs w:val="18"/>
              </w:rPr>
              <w:t>(Unternehmerprüfung &amp; vertiefende Diplomarbeit über Ischgl)</w:t>
            </w:r>
            <w:r w:rsidRPr="000517E1">
              <w:rPr>
                <w:rFonts w:ascii="Georgia" w:eastAsia="Georgia" w:hAnsi="Georgia" w:cs="Georgia"/>
                <w:sz w:val="18"/>
                <w:szCs w:val="18"/>
              </w:rPr>
              <w:t>, Politik</w:t>
            </w:r>
            <w:r>
              <w:rPr>
                <w:rFonts w:ascii="Georgia" w:eastAsia="Georgia" w:hAnsi="Georgia" w:cs="Georgia"/>
                <w:sz w:val="18"/>
                <w:szCs w:val="18"/>
              </w:rPr>
              <w:t xml:space="preserve"> </w:t>
            </w:r>
            <w:r w:rsidRPr="005436D2">
              <w:rPr>
                <w:rFonts w:ascii="Georgia" w:eastAsia="Georgia" w:hAnsi="Georgia" w:cs="Georgia"/>
                <w:i/>
                <w:iCs/>
                <w:sz w:val="18"/>
                <w:szCs w:val="18"/>
              </w:rPr>
              <w:t>(Mitglied der Jungen ÖVP Tirol)</w:t>
            </w:r>
            <w:r w:rsidRPr="000517E1">
              <w:rPr>
                <w:rFonts w:ascii="Georgia" w:eastAsia="Georgia" w:hAnsi="Georgia" w:cs="Georgia"/>
                <w:sz w:val="18"/>
                <w:szCs w:val="18"/>
              </w:rPr>
              <w:t xml:space="preserve">, körperliche Fitness, Skifahren </w:t>
            </w:r>
            <w:r w:rsidRPr="00DD35A9">
              <w:rPr>
                <w:rFonts w:ascii="Georgia" w:eastAsia="Georgia" w:hAnsi="Georgia" w:cs="Georgia"/>
                <w:i/>
                <w:iCs/>
                <w:sz w:val="18"/>
                <w:szCs w:val="18"/>
              </w:rPr>
              <w:t>(Bezirkskader Landeck und Sieger von</w:t>
            </w:r>
            <w:ins w:id="18" w:author="Sophie Klocke" w:date="2023-06-30T16:57:00Z">
              <w:r w:rsidR="00A5603B">
                <w:rPr>
                  <w:rFonts w:ascii="Georgia" w:eastAsia="Georgia" w:hAnsi="Georgia" w:cs="Georgia"/>
                  <w:i/>
                  <w:iCs/>
                  <w:sz w:val="18"/>
                  <w:szCs w:val="18"/>
                </w:rPr>
                <w:t xml:space="preserve"> </w:t>
              </w:r>
            </w:ins>
            <w:del w:id="19" w:author="Sophie Klocke" w:date="2023-06-30T16:57:00Z">
              <w:r w:rsidRPr="00DD35A9" w:rsidDel="00A5603B">
                <w:rPr>
                  <w:rFonts w:ascii="Georgia" w:eastAsia="Georgia" w:hAnsi="Georgia" w:cs="Georgia"/>
                  <w:i/>
                  <w:iCs/>
                  <w:sz w:val="18"/>
                  <w:szCs w:val="18"/>
                </w:rPr>
                <w:delText xml:space="preserve"> </w:delText>
              </w:r>
            </w:del>
            <w:r w:rsidRPr="00DD35A9">
              <w:rPr>
                <w:rFonts w:ascii="Georgia" w:eastAsia="Georgia" w:hAnsi="Georgia" w:cs="Georgia"/>
                <w:i/>
                <w:iCs/>
                <w:sz w:val="18"/>
                <w:szCs w:val="18"/>
              </w:rPr>
              <w:t>internationalen Rennen)</w:t>
            </w:r>
            <w:r w:rsidRPr="000517E1">
              <w:rPr>
                <w:rFonts w:ascii="Georgia" w:eastAsia="Georgia" w:hAnsi="Georgia" w:cs="Georgia"/>
                <w:sz w:val="18"/>
                <w:szCs w:val="18"/>
              </w:rPr>
              <w:t>,</w:t>
            </w:r>
            <w:r>
              <w:rPr>
                <w:rFonts w:ascii="Georgia" w:eastAsia="Georgia" w:hAnsi="Georgia" w:cs="Georgia"/>
                <w:sz w:val="18"/>
                <w:szCs w:val="18"/>
              </w:rPr>
              <w:t xml:space="preserve"> </w:t>
            </w:r>
            <w:r w:rsidRPr="009A6F12">
              <w:rPr>
                <w:rFonts w:ascii="Georgia" w:eastAsia="Georgia" w:hAnsi="Georgia" w:cs="Georgia"/>
                <w:sz w:val="18"/>
                <w:szCs w:val="18"/>
                <w:lang w:val="de-DE"/>
              </w:rPr>
              <w:t xml:space="preserve">Tennis </w:t>
            </w:r>
            <w:r w:rsidRPr="009A6F12">
              <w:rPr>
                <w:rFonts w:ascii="Georgia" w:eastAsia="Georgia" w:hAnsi="Georgia" w:cs="Georgia"/>
                <w:i/>
                <w:iCs/>
                <w:sz w:val="18"/>
                <w:szCs w:val="18"/>
                <w:lang w:val="de-DE"/>
              </w:rPr>
              <w:t>(T</w:t>
            </w:r>
            <w:r>
              <w:rPr>
                <w:rFonts w:ascii="Georgia" w:eastAsia="Georgia" w:hAnsi="Georgia" w:cs="Georgia"/>
                <w:i/>
                <w:iCs/>
                <w:sz w:val="18"/>
                <w:szCs w:val="18"/>
                <w:lang w:val="de-DE"/>
              </w:rPr>
              <w:t>ennisclub</w:t>
            </w:r>
            <w:r w:rsidRPr="009A6F12">
              <w:rPr>
                <w:rFonts w:ascii="Georgia" w:eastAsia="Georgia" w:hAnsi="Georgia" w:cs="Georgia"/>
                <w:i/>
                <w:iCs/>
                <w:sz w:val="18"/>
                <w:szCs w:val="18"/>
                <w:lang w:val="de-DE"/>
              </w:rPr>
              <w:t xml:space="preserve"> Pfunds)</w:t>
            </w:r>
            <w:r w:rsidRPr="009A6F12">
              <w:rPr>
                <w:rFonts w:ascii="Georgia" w:eastAsia="Georgia" w:hAnsi="Georgia" w:cs="Georgia"/>
                <w:sz w:val="18"/>
                <w:szCs w:val="18"/>
                <w:lang w:val="de-DE"/>
              </w:rPr>
              <w:t>,</w:t>
            </w:r>
            <w:r w:rsidR="00A5603B">
              <w:rPr>
                <w:rFonts w:ascii="Georgia" w:eastAsia="Georgia" w:hAnsi="Georgia" w:cs="Georgia"/>
                <w:sz w:val="18"/>
                <w:szCs w:val="18"/>
                <w:lang w:val="de-DE"/>
              </w:rPr>
              <w:t xml:space="preserve"> </w:t>
            </w:r>
            <w:r w:rsidRPr="009A6F12">
              <w:rPr>
                <w:rFonts w:ascii="Georgia" w:eastAsia="Georgia" w:hAnsi="Georgia" w:cs="Georgia"/>
                <w:sz w:val="18"/>
                <w:szCs w:val="18"/>
                <w:lang w:val="de-DE"/>
              </w:rPr>
              <w:t xml:space="preserve">Fußball </w:t>
            </w:r>
            <w:r w:rsidRPr="00F3046B">
              <w:rPr>
                <w:rFonts w:ascii="Georgia" w:eastAsia="Georgia" w:hAnsi="Georgia" w:cs="Georgia"/>
                <w:i/>
                <w:iCs/>
                <w:sz w:val="18"/>
                <w:szCs w:val="18"/>
                <w:lang w:val="de-DE"/>
              </w:rPr>
              <w:t>(Landesauswahl Tirol)</w:t>
            </w:r>
          </w:p>
        </w:tc>
      </w:tr>
      <w:tr w:rsidR="001554E8" w:rsidRPr="000517E1" w14:paraId="3A16AAA4" w14:textId="77777777" w:rsidTr="00F3046B">
        <w:trPr>
          <w:trHeight w:val="680"/>
        </w:trPr>
        <w:tc>
          <w:tcPr>
            <w:tcW w:w="2480" w:type="dxa"/>
            <w:vAlign w:val="bottom"/>
          </w:tcPr>
          <w:p w14:paraId="386E26F1" w14:textId="2816FF77" w:rsidR="001554E8" w:rsidRPr="000517E1" w:rsidRDefault="001554E8" w:rsidP="00A5603B">
            <w:pPr>
              <w:rPr>
                <w:rFonts w:ascii="Georgia" w:eastAsia="Georgia" w:hAnsi="Georgia" w:cs="Georgia"/>
                <w:sz w:val="18"/>
                <w:szCs w:val="18"/>
              </w:rPr>
            </w:pPr>
            <w:r w:rsidRPr="000517E1">
              <w:rPr>
                <w:rFonts w:ascii="Georgia" w:eastAsia="Georgia" w:hAnsi="Georgia" w:cs="Georgia"/>
                <w:sz w:val="18"/>
                <w:szCs w:val="18"/>
              </w:rPr>
              <w:t xml:space="preserve">Nauders, </w:t>
            </w:r>
            <w:r>
              <w:rPr>
                <w:rFonts w:ascii="Georgia" w:eastAsia="Georgia" w:hAnsi="Georgia" w:cs="Georgia"/>
                <w:sz w:val="18"/>
                <w:szCs w:val="18"/>
                <w:highlight w:val="yellow"/>
              </w:rPr>
              <w:t>08</w:t>
            </w:r>
            <w:r w:rsidRPr="00DD35A9">
              <w:rPr>
                <w:rFonts w:ascii="Georgia" w:eastAsia="Georgia" w:hAnsi="Georgia" w:cs="Georgia"/>
                <w:sz w:val="18"/>
                <w:szCs w:val="18"/>
                <w:highlight w:val="yellow"/>
              </w:rPr>
              <w:t>.0</w:t>
            </w:r>
            <w:r>
              <w:rPr>
                <w:rFonts w:ascii="Georgia" w:eastAsia="Georgia" w:hAnsi="Georgia" w:cs="Georgia"/>
                <w:sz w:val="18"/>
                <w:szCs w:val="18"/>
                <w:highlight w:val="yellow"/>
              </w:rPr>
              <w:t>1</w:t>
            </w:r>
            <w:r w:rsidRPr="00DD35A9">
              <w:rPr>
                <w:rFonts w:ascii="Georgia" w:eastAsia="Georgia" w:hAnsi="Georgia" w:cs="Georgia"/>
                <w:sz w:val="18"/>
                <w:szCs w:val="18"/>
                <w:highlight w:val="yellow"/>
              </w:rPr>
              <w:t>.202</w:t>
            </w:r>
            <w:r>
              <w:rPr>
                <w:rFonts w:ascii="Georgia" w:eastAsia="Georgia" w:hAnsi="Georgia" w:cs="Georgia"/>
                <w:sz w:val="18"/>
                <w:szCs w:val="18"/>
              </w:rPr>
              <w:t>3</w:t>
            </w:r>
          </w:p>
        </w:tc>
        <w:tc>
          <w:tcPr>
            <w:tcW w:w="7726" w:type="dxa"/>
            <w:gridSpan w:val="10"/>
            <w:vAlign w:val="bottom"/>
          </w:tcPr>
          <w:p w14:paraId="74D8BEA5" w14:textId="77777777" w:rsidR="001554E8" w:rsidRPr="000517E1" w:rsidRDefault="001554E8" w:rsidP="00A5603B">
            <w:pPr>
              <w:rPr>
                <w:rFonts w:ascii="Georgia" w:eastAsia="Georgia" w:hAnsi="Georgia" w:cs="Georgia"/>
                <w:sz w:val="18"/>
                <w:szCs w:val="18"/>
              </w:rPr>
            </w:pPr>
          </w:p>
        </w:tc>
      </w:tr>
    </w:tbl>
    <w:p w14:paraId="303BF1D7" w14:textId="77777777" w:rsidR="006B72E0" w:rsidRPr="000517E1" w:rsidRDefault="006B72E0" w:rsidP="00BA0B41">
      <w:pPr>
        <w:rPr>
          <w:sz w:val="18"/>
          <w:szCs w:val="18"/>
        </w:rPr>
      </w:pPr>
    </w:p>
    <w:sectPr w:rsidR="006B72E0" w:rsidRPr="000517E1" w:rsidSect="005436D2">
      <w:footerReference w:type="even" r:id="rId12"/>
      <w:pgSz w:w="11906" w:h="16838"/>
      <w:pgMar w:top="680" w:right="1418" w:bottom="340" w:left="1418" w:header="709" w:footer="709" w:gutter="0"/>
      <w:pgNumType w:start="1"/>
      <w:cols w:space="720"/>
    </w:sectPr>
  </w:body>
</w:document>
</file>

<file path=word/comments.xml><?xml version="1.0" encoding="utf-8"?>
<w:comment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comment w:id="1" w:author="Ajla Ramovic" w:date="2023-06-30T11:39:00Z" w:initials="AR">
    <w:p w14:paraId="01743077" w14:textId="77777777" w:rsidR="00A6166A" w:rsidRDefault="00A6166A" w:rsidP="00122F96">
      <w:pPr>
        <w:pStyle w:val="Kommentartext"/>
      </w:pPr>
      <w:r>
        <w:rPr>
          <w:rStyle w:val="Kommentarzeichen"/>
        </w:rPr>
        <w:annotationRef/>
      </w:r>
      <w:r>
        <w:t>Du kannst dich hier gerne auf die wichtigsten Punkte beschränken. ( Die Noten sind nicht notwenig) Falls du dir unsicher bist mit der Kürzung, dann komm gerne in den Call mit David.</w:t>
      </w:r>
    </w:p>
  </w:comment>
  <w:comment w:id="7" w:author="Ajla Ramovic" w:date="2023-06-30T11:38:00Z" w:initials="AR">
    <w:p w14:paraId="63231DD2" w14:textId="0C5F72DE" w:rsidR="00A6166A" w:rsidRDefault="00A6166A" w:rsidP="00C7136B">
      <w:pPr>
        <w:pStyle w:val="Kommentartext"/>
      </w:pPr>
      <w:r>
        <w:rPr>
          <w:rStyle w:val="Kommentarzeichen"/>
        </w:rPr>
        <w:annotationRef/>
      </w:r>
      <w:r>
        <w:t>Du kannst gerne weniger Bullets benutze, weil das Engagement nicht so relevant ist wie die praktische Erfahrung.</w:t>
      </w:r>
    </w:p>
  </w:comment>
</w:comments>
</file>

<file path=word/commentsExtended.xml><?xml version="1.0" encoding="utf-8"?>
<w15:commentsEx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15:commentEx w15:paraId="01743077" w15:done="0"/>
  <w15:commentEx w15:paraId="63231DD2" w15:done="0"/>
</w15:commentsEx>
</file>

<file path=word/commentsExtensible.xml><?xml version="1.0" encoding="utf-8"?>
<w16cex:commentsExtensib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16cex:commentExtensible w16cex:durableId="28493D77" w16cex:dateUtc="2023-06-30T09:39:00Z"/>
  <w16cex:commentExtensible w16cex:durableId="28493D38" w16cex:dateUtc="2023-06-30T09:38:00Z"/>
</w16cex:commentsExtensible>
</file>

<file path=word/commentsIds.xml><?xml version="1.0" encoding="utf-8"?>
<w16cid:commentsId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16cid:commentId w16cid:paraId="01743077" w16cid:durableId="28493D77"/>
  <w16cid:commentId w16cid:paraId="63231DD2" w16cid:durableId="28493D38"/>
</w16cid:commentsIds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536DCE92" w14:textId="77777777" w:rsidR="009007DE" w:rsidRDefault="009007DE">
      <w:pPr>
        <w:spacing w:after="0" w:line="240" w:lineRule="auto"/>
      </w:pPr>
      <w:r>
        <w:separator/>
      </w:r>
    </w:p>
  </w:endnote>
  <w:endnote w:type="continuationSeparator" w:id="0">
    <w:p w14:paraId="62479E53" w14:textId="77777777" w:rsidR="009007DE" w:rsidRDefault="009007D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Noto Sans Symbols">
    <w:altName w:val="Times New Roman"/>
    <w:panose1 w:val="020B0604020202020204"/>
    <w:charset w:val="00"/>
    <w:family w:val="auto"/>
    <w:pitch w:val="default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ArialMT">
    <w:altName w:val="Arial"/>
    <w:panose1 w:val="020B0604020202020204"/>
    <w:charset w:val="00"/>
    <w:family w:val="auto"/>
    <w:pitch w:val="default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EC27040" w14:textId="77777777" w:rsidR="00E94C72" w:rsidRDefault="005D5AA4">
    <w:pPr>
      <w:pBdr>
        <w:top w:val="nil"/>
        <w:left w:val="nil"/>
        <w:bottom w:val="nil"/>
        <w:right w:val="nil"/>
        <w:between w:val="nil"/>
      </w:pBdr>
      <w:tabs>
        <w:tab w:val="center" w:pos="4536"/>
        <w:tab w:val="right" w:pos="9072"/>
      </w:tabs>
      <w:spacing w:after="0" w:line="240" w:lineRule="auto"/>
      <w:jc w:val="center"/>
      <w:rPr>
        <w:color w:val="000000"/>
      </w:rPr>
    </w:pPr>
    <w:r>
      <w:rPr>
        <w:color w:val="000000"/>
      </w:rPr>
      <w:fldChar w:fldCharType="begin"/>
    </w:r>
    <w:r>
      <w:rPr>
        <w:color w:val="000000"/>
      </w:rPr>
      <w:instrText>PAGE</w:instrText>
    </w:r>
    <w:r w:rsidR="00000000">
      <w:rPr>
        <w:color w:val="000000"/>
      </w:rPr>
      <w:fldChar w:fldCharType="separate"/>
    </w:r>
    <w:r>
      <w:rPr>
        <w:color w:val="000000"/>
      </w:rPr>
      <w:fldChar w:fldCharType="end"/>
    </w:r>
  </w:p>
  <w:p w14:paraId="64591DCA" w14:textId="77777777" w:rsidR="00E94C72" w:rsidRDefault="00E94C72">
    <w:pPr>
      <w:pBdr>
        <w:top w:val="nil"/>
        <w:left w:val="nil"/>
        <w:bottom w:val="nil"/>
        <w:right w:val="nil"/>
        <w:between w:val="nil"/>
      </w:pBdr>
      <w:tabs>
        <w:tab w:val="center" w:pos="4536"/>
        <w:tab w:val="right" w:pos="9072"/>
      </w:tabs>
      <w:spacing w:after="0" w:line="240" w:lineRule="auto"/>
      <w:rPr>
        <w:color w:val="000000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05BE7C7F" w14:textId="77777777" w:rsidR="009007DE" w:rsidRDefault="009007DE">
      <w:pPr>
        <w:spacing w:after="0" w:line="240" w:lineRule="auto"/>
      </w:pPr>
      <w:r>
        <w:separator/>
      </w:r>
    </w:p>
  </w:footnote>
  <w:footnote w:type="continuationSeparator" w:id="0">
    <w:p w14:paraId="5593CC2B" w14:textId="77777777" w:rsidR="009007DE" w:rsidRDefault="009007DE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47E56DF"/>
    <w:multiLevelType w:val="hybridMultilevel"/>
    <w:tmpl w:val="D78803C0"/>
    <w:lvl w:ilvl="0" w:tplc="0407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" w15:restartNumberingAfterBreak="0">
    <w:nsid w:val="3B4D3CD5"/>
    <w:multiLevelType w:val="multilevel"/>
    <w:tmpl w:val="10AAC9DC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2" w15:restartNumberingAfterBreak="0">
    <w:nsid w:val="4DC07467"/>
    <w:multiLevelType w:val="multilevel"/>
    <w:tmpl w:val="99BEB38A"/>
    <w:lvl w:ilvl="0">
      <w:start w:val="1"/>
      <w:numFmt w:val="bullet"/>
      <w:pStyle w:val="Bullets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color w:val="auto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3" w15:restartNumberingAfterBreak="0">
    <w:nsid w:val="53505883"/>
    <w:multiLevelType w:val="hybridMultilevel"/>
    <w:tmpl w:val="9B885C3E"/>
    <w:lvl w:ilvl="0" w:tplc="4544BA7E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sz w:val="20"/>
        <w:szCs w:val="20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6657598C"/>
    <w:multiLevelType w:val="hybridMultilevel"/>
    <w:tmpl w:val="39F61CEA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798E15BD"/>
    <w:multiLevelType w:val="multilevel"/>
    <w:tmpl w:val="7454532A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num w:numId="1" w16cid:durableId="380516298">
    <w:abstractNumId w:val="1"/>
  </w:num>
  <w:num w:numId="2" w16cid:durableId="1248464580">
    <w:abstractNumId w:val="5"/>
  </w:num>
  <w:num w:numId="3" w16cid:durableId="685332838">
    <w:abstractNumId w:val="2"/>
  </w:num>
  <w:num w:numId="4" w16cid:durableId="292178412">
    <w:abstractNumId w:val="0"/>
  </w:num>
  <w:num w:numId="5" w16cid:durableId="610288299">
    <w:abstractNumId w:val="3"/>
  </w:num>
  <w:num w:numId="6" w16cid:durableId="876822310">
    <w:abstractNumId w:val="4"/>
  </w:num>
</w:numbering>
</file>

<file path=word/people.xml><?xml version="1.0" encoding="utf-8"?>
<w15:peop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15:person w15:author="Sophie Klocke">
    <w15:presenceInfo w15:providerId="AD" w15:userId="S::sophie.klocke@uni-bielefeld.de::4a69cec3-bb69-4d72-b84c-f3bdc39d94c3"/>
  </w15:person>
  <w15:person w15:author="Ajla Ramovic">
    <w15:presenceInfo w15:providerId="AD" w15:userId="S::ajla.ramovic@pumpkincareeres.onmicrosoft.com::2bbc503d-6028-4e6e-b0b1-55deb287679c"/>
  </w15:person>
  <w15:person w15:author="David Döbele">
    <w15:presenceInfo w15:providerId="AD" w15:userId="S::david.doebele@pumpkincareeres.onmicrosoft.com::9046cfa8-3fc7-4052-9daa-75c97e906e36"/>
  </w15:person>
  <w15:person w15:author="Luis KROELL">
    <w15:presenceInfo w15:providerId="AD" w15:userId="S::Luis.KROELL@eco-landeck.at::08de29d6-01ca-4a0c-91c0-f28975a4f646"/>
  </w15:person>
</w15:peopl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54"/>
  <w:proofState w:spelling="clean" w:grammar="clean"/>
  <w:trackRevisions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94C72"/>
    <w:rsid w:val="00007F97"/>
    <w:rsid w:val="000168E9"/>
    <w:rsid w:val="000204AB"/>
    <w:rsid w:val="0002509D"/>
    <w:rsid w:val="000517E1"/>
    <w:rsid w:val="00063342"/>
    <w:rsid w:val="00077F3A"/>
    <w:rsid w:val="000B4C12"/>
    <w:rsid w:val="000C76C6"/>
    <w:rsid w:val="001159E4"/>
    <w:rsid w:val="001302F4"/>
    <w:rsid w:val="0014234C"/>
    <w:rsid w:val="00153880"/>
    <w:rsid w:val="001554E8"/>
    <w:rsid w:val="001814FE"/>
    <w:rsid w:val="0018332C"/>
    <w:rsid w:val="001877ED"/>
    <w:rsid w:val="001901E4"/>
    <w:rsid w:val="001A44B9"/>
    <w:rsid w:val="001B335E"/>
    <w:rsid w:val="001D2634"/>
    <w:rsid w:val="001E0DDD"/>
    <w:rsid w:val="00210B77"/>
    <w:rsid w:val="00215C4C"/>
    <w:rsid w:val="00220AE9"/>
    <w:rsid w:val="002444B6"/>
    <w:rsid w:val="002732FD"/>
    <w:rsid w:val="002830C1"/>
    <w:rsid w:val="00292B35"/>
    <w:rsid w:val="002D639E"/>
    <w:rsid w:val="002F39B7"/>
    <w:rsid w:val="002F3B69"/>
    <w:rsid w:val="00323595"/>
    <w:rsid w:val="00332C84"/>
    <w:rsid w:val="00334A3F"/>
    <w:rsid w:val="00343872"/>
    <w:rsid w:val="003565F5"/>
    <w:rsid w:val="003A75C3"/>
    <w:rsid w:val="003B7496"/>
    <w:rsid w:val="00420761"/>
    <w:rsid w:val="00425385"/>
    <w:rsid w:val="004363F2"/>
    <w:rsid w:val="00437064"/>
    <w:rsid w:val="00440E06"/>
    <w:rsid w:val="00441D24"/>
    <w:rsid w:val="004442E3"/>
    <w:rsid w:val="0045011F"/>
    <w:rsid w:val="00452A55"/>
    <w:rsid w:val="00496039"/>
    <w:rsid w:val="004B0B9E"/>
    <w:rsid w:val="004D626F"/>
    <w:rsid w:val="004E569E"/>
    <w:rsid w:val="004E596E"/>
    <w:rsid w:val="00510642"/>
    <w:rsid w:val="005436D2"/>
    <w:rsid w:val="005507FB"/>
    <w:rsid w:val="00591B79"/>
    <w:rsid w:val="005C376A"/>
    <w:rsid w:val="005D5AA4"/>
    <w:rsid w:val="005E6DEC"/>
    <w:rsid w:val="0060236A"/>
    <w:rsid w:val="00602AA3"/>
    <w:rsid w:val="006257E8"/>
    <w:rsid w:val="0063108B"/>
    <w:rsid w:val="0065438A"/>
    <w:rsid w:val="00663632"/>
    <w:rsid w:val="006642FA"/>
    <w:rsid w:val="00675EEC"/>
    <w:rsid w:val="006808E1"/>
    <w:rsid w:val="00685245"/>
    <w:rsid w:val="00690F25"/>
    <w:rsid w:val="006B72E0"/>
    <w:rsid w:val="006C1BB2"/>
    <w:rsid w:val="006C36EE"/>
    <w:rsid w:val="006C556A"/>
    <w:rsid w:val="006C55C5"/>
    <w:rsid w:val="006C698F"/>
    <w:rsid w:val="006D01BD"/>
    <w:rsid w:val="006E650D"/>
    <w:rsid w:val="00723461"/>
    <w:rsid w:val="00723DF2"/>
    <w:rsid w:val="00757E71"/>
    <w:rsid w:val="007725E1"/>
    <w:rsid w:val="007803C3"/>
    <w:rsid w:val="00780B5E"/>
    <w:rsid w:val="00796ED1"/>
    <w:rsid w:val="007F7EAB"/>
    <w:rsid w:val="0084372C"/>
    <w:rsid w:val="00852955"/>
    <w:rsid w:val="008867F0"/>
    <w:rsid w:val="008B49F0"/>
    <w:rsid w:val="008F0DD8"/>
    <w:rsid w:val="008F56F6"/>
    <w:rsid w:val="009007DE"/>
    <w:rsid w:val="00923448"/>
    <w:rsid w:val="0092422A"/>
    <w:rsid w:val="00965499"/>
    <w:rsid w:val="00966268"/>
    <w:rsid w:val="009A6F12"/>
    <w:rsid w:val="009B61CF"/>
    <w:rsid w:val="009C18C9"/>
    <w:rsid w:val="009C3484"/>
    <w:rsid w:val="00A05E56"/>
    <w:rsid w:val="00A22F8B"/>
    <w:rsid w:val="00A43DAC"/>
    <w:rsid w:val="00A5603B"/>
    <w:rsid w:val="00A6166A"/>
    <w:rsid w:val="00A81C1A"/>
    <w:rsid w:val="00AA66CC"/>
    <w:rsid w:val="00AD23E1"/>
    <w:rsid w:val="00AE06B3"/>
    <w:rsid w:val="00AE3A8F"/>
    <w:rsid w:val="00AF08A5"/>
    <w:rsid w:val="00AF79F2"/>
    <w:rsid w:val="00B11A63"/>
    <w:rsid w:val="00B145C5"/>
    <w:rsid w:val="00B26BA1"/>
    <w:rsid w:val="00B3203E"/>
    <w:rsid w:val="00B34EF0"/>
    <w:rsid w:val="00B528A2"/>
    <w:rsid w:val="00B6071D"/>
    <w:rsid w:val="00B655B4"/>
    <w:rsid w:val="00B93EC1"/>
    <w:rsid w:val="00BA0B41"/>
    <w:rsid w:val="00BB126E"/>
    <w:rsid w:val="00BB1A14"/>
    <w:rsid w:val="00BC0C52"/>
    <w:rsid w:val="00BC5EEE"/>
    <w:rsid w:val="00BE5DA5"/>
    <w:rsid w:val="00BF73B9"/>
    <w:rsid w:val="00C5015E"/>
    <w:rsid w:val="00C52247"/>
    <w:rsid w:val="00C52FFB"/>
    <w:rsid w:val="00C61DDF"/>
    <w:rsid w:val="00C624F0"/>
    <w:rsid w:val="00C72637"/>
    <w:rsid w:val="00C72AAD"/>
    <w:rsid w:val="00C76EF6"/>
    <w:rsid w:val="00C938AB"/>
    <w:rsid w:val="00CA38E3"/>
    <w:rsid w:val="00CE222A"/>
    <w:rsid w:val="00CF2BEA"/>
    <w:rsid w:val="00D32D97"/>
    <w:rsid w:val="00D42B79"/>
    <w:rsid w:val="00D47806"/>
    <w:rsid w:val="00D5589A"/>
    <w:rsid w:val="00D60539"/>
    <w:rsid w:val="00D65340"/>
    <w:rsid w:val="00D80036"/>
    <w:rsid w:val="00D813E2"/>
    <w:rsid w:val="00D95C8E"/>
    <w:rsid w:val="00D96005"/>
    <w:rsid w:val="00DA676A"/>
    <w:rsid w:val="00DB61DB"/>
    <w:rsid w:val="00DC3777"/>
    <w:rsid w:val="00DD35A9"/>
    <w:rsid w:val="00DE4D06"/>
    <w:rsid w:val="00DF05AF"/>
    <w:rsid w:val="00E20E2C"/>
    <w:rsid w:val="00E4332E"/>
    <w:rsid w:val="00E4366B"/>
    <w:rsid w:val="00E45680"/>
    <w:rsid w:val="00E94C72"/>
    <w:rsid w:val="00EA3F54"/>
    <w:rsid w:val="00EB627C"/>
    <w:rsid w:val="00EB6D56"/>
    <w:rsid w:val="00EF66A6"/>
    <w:rsid w:val="00F3046B"/>
    <w:rsid w:val="00F3324D"/>
    <w:rsid w:val="00F6269D"/>
    <w:rsid w:val="00F718A7"/>
    <w:rsid w:val="00F82894"/>
    <w:rsid w:val="00FA2EAC"/>
    <w:rsid w:val="00FB63DC"/>
    <w:rsid w:val="00FE3BE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C238F3E"/>
  <w15:docId w15:val="{CDDAA230-9DDC-4B4E-8E03-377FF29B11C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libri" w:eastAsia="Calibri" w:hAnsi="Calibri" w:cs="Calibri"/>
        <w:sz w:val="22"/>
        <w:szCs w:val="22"/>
        <w:lang w:val="de-AT" w:eastAsia="de-DE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rd">
    <w:name w:val="Normal"/>
    <w:qFormat/>
  </w:style>
  <w:style w:type="paragraph" w:styleId="berschrift1">
    <w:name w:val="heading 1"/>
    <w:basedOn w:val="Standard"/>
    <w:next w:val="Standard"/>
    <w:uiPriority w:val="9"/>
    <w:qFormat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berschrift2">
    <w:name w:val="heading 2"/>
    <w:basedOn w:val="Standard"/>
    <w:next w:val="Standard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berschrift3">
    <w:name w:val="heading 3"/>
    <w:basedOn w:val="Standard"/>
    <w:next w:val="Standard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berschrift4">
    <w:name w:val="heading 4"/>
    <w:basedOn w:val="Standard"/>
    <w:next w:val="Standard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berschrift5">
    <w:name w:val="heading 5"/>
    <w:basedOn w:val="Standard"/>
    <w:next w:val="Standard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berschrift6">
    <w:name w:val="heading 6"/>
    <w:basedOn w:val="Standard"/>
    <w:next w:val="Standard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table" w:customStyle="1" w:styleId="TableNormal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Titel">
    <w:name w:val="Title"/>
    <w:basedOn w:val="Standard"/>
    <w:next w:val="Standard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table" w:styleId="Tabellenraster">
    <w:name w:val="Table Grid"/>
    <w:basedOn w:val="NormaleTabelle"/>
    <w:uiPriority w:val="39"/>
    <w:rsid w:val="00785254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Absatz-Standardschriftart"/>
    <w:uiPriority w:val="99"/>
    <w:unhideWhenUsed/>
    <w:rsid w:val="007966F0"/>
    <w:rPr>
      <w:color w:val="0563C1" w:themeColor="hyperlink"/>
      <w:u w:val="single"/>
    </w:rPr>
  </w:style>
  <w:style w:type="character" w:styleId="Erwhnung">
    <w:name w:val="Mention"/>
    <w:basedOn w:val="Absatz-Standardschriftart"/>
    <w:uiPriority w:val="99"/>
    <w:semiHidden/>
    <w:unhideWhenUsed/>
    <w:rsid w:val="007966F0"/>
    <w:rPr>
      <w:color w:val="2B579A"/>
      <w:shd w:val="clear" w:color="auto" w:fill="E6E6E6"/>
    </w:rPr>
  </w:style>
  <w:style w:type="paragraph" w:styleId="Listenabsatz">
    <w:name w:val="List Paragraph"/>
    <w:basedOn w:val="Standard"/>
    <w:uiPriority w:val="34"/>
    <w:qFormat/>
    <w:rsid w:val="00B5178D"/>
    <w:pPr>
      <w:ind w:left="720"/>
      <w:contextualSpacing/>
    </w:pPr>
  </w:style>
  <w:style w:type="paragraph" w:customStyle="1" w:styleId="1ZeileStation">
    <w:name w:val="1. Zeile Station"/>
    <w:basedOn w:val="Standard"/>
    <w:qFormat/>
    <w:rsid w:val="00737822"/>
    <w:pPr>
      <w:spacing w:after="0" w:line="240" w:lineRule="auto"/>
    </w:pPr>
    <w:rPr>
      <w:rFonts w:ascii="Georgia" w:hAnsi="Georgia"/>
    </w:rPr>
  </w:style>
  <w:style w:type="paragraph" w:customStyle="1" w:styleId="DATUM">
    <w:name w:val="DATUM"/>
    <w:basedOn w:val="Standard"/>
    <w:qFormat/>
    <w:rsid w:val="00FC0531"/>
    <w:pPr>
      <w:spacing w:after="0" w:line="240" w:lineRule="auto"/>
    </w:pPr>
    <w:rPr>
      <w:rFonts w:ascii="Georgia" w:hAnsi="Georgia" w:cs="Georgia"/>
      <w:color w:val="000000"/>
    </w:rPr>
  </w:style>
  <w:style w:type="table" w:styleId="TabelleSpezial1">
    <w:name w:val="Table Subtle 1"/>
    <w:basedOn w:val="NormaleTabelle"/>
    <w:uiPriority w:val="99"/>
    <w:semiHidden/>
    <w:unhideWhenUsed/>
    <w:rsid w:val="00FC0531"/>
    <w:tblPr>
      <w:tblStyleRowBandSize w:val="1"/>
    </w:tblPr>
    <w:tblStylePr w:type="firstRow">
      <w:tblPr/>
      <w:tcPr>
        <w:tcBorders>
          <w:top w:val="single" w:sz="6" w:space="0" w:color="000000"/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  <w:shd w:val="pct25" w:color="800080" w:fill="FFFFFF"/>
      </w:tcPr>
    </w:tblStylePr>
    <w:tblStylePr w:type="firstCol"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lef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band1Horz"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25" w:color="8080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paragraph" w:customStyle="1" w:styleId="BERSCHRIFT">
    <w:name w:val="ÜBERSCHRIFT"/>
    <w:basedOn w:val="KeinLeerraum"/>
    <w:qFormat/>
    <w:rsid w:val="00FC0531"/>
    <w:rPr>
      <w:rFonts w:ascii="Georgia" w:hAnsi="Georgia"/>
      <w:b/>
      <w:smallCaps/>
      <w:sz w:val="32"/>
      <w:szCs w:val="32"/>
    </w:rPr>
  </w:style>
  <w:style w:type="paragraph" w:styleId="KeinLeerraum">
    <w:name w:val="No Spacing"/>
    <w:uiPriority w:val="1"/>
    <w:qFormat/>
    <w:rsid w:val="00FC0531"/>
    <w:pPr>
      <w:spacing w:after="0" w:line="240" w:lineRule="auto"/>
    </w:pPr>
  </w:style>
  <w:style w:type="paragraph" w:customStyle="1" w:styleId="Unternehmen">
    <w:name w:val="Unternehmen"/>
    <w:basedOn w:val="Standard"/>
    <w:qFormat/>
    <w:rsid w:val="00FC0531"/>
    <w:pPr>
      <w:spacing w:after="0" w:line="240" w:lineRule="auto"/>
    </w:pPr>
    <w:rPr>
      <w:rFonts w:ascii="Georgia" w:hAnsi="Georgia"/>
      <w:b/>
      <w:smallCaps/>
      <w:sz w:val="28"/>
    </w:rPr>
  </w:style>
  <w:style w:type="paragraph" w:customStyle="1" w:styleId="Ort">
    <w:name w:val="Ort"/>
    <w:basedOn w:val="Standard"/>
    <w:qFormat/>
    <w:rsid w:val="00FC0531"/>
    <w:pPr>
      <w:spacing w:after="0" w:line="240" w:lineRule="auto"/>
      <w:jc w:val="right"/>
    </w:pPr>
    <w:rPr>
      <w:rFonts w:ascii="Georgia" w:hAnsi="Georgia"/>
      <w:i/>
      <w:smallCaps/>
      <w:sz w:val="28"/>
    </w:rPr>
  </w:style>
  <w:style w:type="paragraph" w:customStyle="1" w:styleId="Beschreibung">
    <w:name w:val="Beschreibung"/>
    <w:basedOn w:val="Standard"/>
    <w:qFormat/>
    <w:rsid w:val="00FC0531"/>
    <w:pPr>
      <w:spacing w:after="0" w:line="240" w:lineRule="auto"/>
    </w:pPr>
    <w:rPr>
      <w:rFonts w:ascii="Georgia" w:hAnsi="Georgia"/>
    </w:rPr>
  </w:style>
  <w:style w:type="paragraph" w:customStyle="1" w:styleId="Bullets">
    <w:name w:val="Bullets"/>
    <w:basedOn w:val="Listenabsatz"/>
    <w:qFormat/>
    <w:rsid w:val="00FC0531"/>
    <w:pPr>
      <w:numPr>
        <w:numId w:val="3"/>
      </w:numPr>
      <w:spacing w:after="0" w:line="240" w:lineRule="auto"/>
    </w:pPr>
    <w:rPr>
      <w:rFonts w:ascii="Georgia" w:hAnsi="Georgia" w:cs="Georgia"/>
      <w:i/>
      <w:iCs/>
      <w:color w:val="000000"/>
    </w:rPr>
  </w:style>
  <w:style w:type="paragraph" w:styleId="StandardWeb">
    <w:name w:val="Normal (Web)"/>
    <w:basedOn w:val="Standard"/>
    <w:uiPriority w:val="99"/>
    <w:semiHidden/>
    <w:unhideWhenUsed/>
    <w:rsid w:val="00FC053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Kopfzeile">
    <w:name w:val="header"/>
    <w:basedOn w:val="Standard"/>
    <w:link w:val="KopfzeileZchn"/>
    <w:uiPriority w:val="99"/>
    <w:unhideWhenUsed/>
    <w:rsid w:val="00BE053D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KopfzeileZchn">
    <w:name w:val="Kopfzeile Zchn"/>
    <w:basedOn w:val="Absatz-Standardschriftart"/>
    <w:link w:val="Kopfzeile"/>
    <w:uiPriority w:val="99"/>
    <w:rsid w:val="00BE053D"/>
  </w:style>
  <w:style w:type="paragraph" w:styleId="Fuzeile">
    <w:name w:val="footer"/>
    <w:basedOn w:val="Standard"/>
    <w:link w:val="FuzeileZchn"/>
    <w:uiPriority w:val="99"/>
    <w:unhideWhenUsed/>
    <w:rsid w:val="00BE053D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FuzeileZchn">
    <w:name w:val="Fußzeile Zchn"/>
    <w:basedOn w:val="Absatz-Standardschriftart"/>
    <w:link w:val="Fuzeile"/>
    <w:uiPriority w:val="99"/>
    <w:rsid w:val="00BE053D"/>
  </w:style>
  <w:style w:type="character" w:styleId="Seitenzahl">
    <w:name w:val="page number"/>
    <w:basedOn w:val="Absatz-Standardschriftart"/>
    <w:uiPriority w:val="99"/>
    <w:semiHidden/>
    <w:unhideWhenUsed/>
    <w:rsid w:val="00875DA9"/>
  </w:style>
  <w:style w:type="character" w:styleId="NichtaufgelsteErwhnung">
    <w:name w:val="Unresolved Mention"/>
    <w:basedOn w:val="Absatz-Standardschriftart"/>
    <w:uiPriority w:val="99"/>
    <w:rsid w:val="008050E4"/>
    <w:rPr>
      <w:color w:val="605E5C"/>
      <w:shd w:val="clear" w:color="auto" w:fill="E1DFDD"/>
    </w:rPr>
  </w:style>
  <w:style w:type="character" w:styleId="BesuchterLink">
    <w:name w:val="FollowedHyperlink"/>
    <w:basedOn w:val="Absatz-Standardschriftart"/>
    <w:uiPriority w:val="99"/>
    <w:semiHidden/>
    <w:unhideWhenUsed/>
    <w:rsid w:val="002B2091"/>
    <w:rPr>
      <w:color w:val="954F72" w:themeColor="followedHyperlink"/>
      <w:u w:val="single"/>
    </w:rPr>
  </w:style>
  <w:style w:type="paragraph" w:styleId="Untertitel">
    <w:name w:val="Subtitle"/>
    <w:basedOn w:val="Standard"/>
    <w:next w:val="Standard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">
    <w:basedOn w:val="NormaleTabelle"/>
    <w:pPr>
      <w:spacing w:after="0" w:line="240" w:lineRule="auto"/>
    </w:pPr>
    <w:tblPr>
      <w:tblStyleRowBandSize w:val="1"/>
      <w:tblStyleColBandSize w:val="1"/>
      <w:tblCellMar>
        <w:left w:w="0" w:type="dxa"/>
        <w:right w:w="0" w:type="dxa"/>
      </w:tblCellMar>
    </w:tblPr>
  </w:style>
  <w:style w:type="paragraph" w:styleId="berarbeitung">
    <w:name w:val="Revision"/>
    <w:hidden/>
    <w:uiPriority w:val="99"/>
    <w:semiHidden/>
    <w:rsid w:val="00723DF2"/>
    <w:pPr>
      <w:spacing w:after="0" w:line="240" w:lineRule="auto"/>
    </w:pPr>
  </w:style>
  <w:style w:type="character" w:styleId="Kommentarzeichen">
    <w:name w:val="annotation reference"/>
    <w:basedOn w:val="Absatz-Standardschriftart"/>
    <w:uiPriority w:val="99"/>
    <w:semiHidden/>
    <w:unhideWhenUsed/>
    <w:rsid w:val="00323595"/>
    <w:rPr>
      <w:sz w:val="16"/>
      <w:szCs w:val="16"/>
    </w:rPr>
  </w:style>
  <w:style w:type="paragraph" w:styleId="Kommentartext">
    <w:name w:val="annotation text"/>
    <w:basedOn w:val="Standard"/>
    <w:link w:val="KommentartextZchn"/>
    <w:uiPriority w:val="99"/>
    <w:unhideWhenUsed/>
    <w:rsid w:val="00323595"/>
    <w:pPr>
      <w:spacing w:line="240" w:lineRule="auto"/>
    </w:pPr>
    <w:rPr>
      <w:sz w:val="20"/>
      <w:szCs w:val="20"/>
    </w:rPr>
  </w:style>
  <w:style w:type="character" w:customStyle="1" w:styleId="KommentartextZchn">
    <w:name w:val="Kommentartext Zchn"/>
    <w:basedOn w:val="Absatz-Standardschriftart"/>
    <w:link w:val="Kommentartext"/>
    <w:uiPriority w:val="99"/>
    <w:rsid w:val="00323595"/>
    <w:rPr>
      <w:sz w:val="20"/>
      <w:szCs w:val="20"/>
    </w:rPr>
  </w:style>
  <w:style w:type="paragraph" w:styleId="Kommentarthema">
    <w:name w:val="annotation subject"/>
    <w:basedOn w:val="Kommentartext"/>
    <w:next w:val="Kommentartext"/>
    <w:link w:val="KommentarthemaZchn"/>
    <w:uiPriority w:val="99"/>
    <w:semiHidden/>
    <w:unhideWhenUsed/>
    <w:rsid w:val="00323595"/>
    <w:rPr>
      <w:b/>
      <w:bCs/>
    </w:rPr>
  </w:style>
  <w:style w:type="character" w:customStyle="1" w:styleId="KommentarthemaZchn">
    <w:name w:val="Kommentarthema Zchn"/>
    <w:basedOn w:val="KommentartextZchn"/>
    <w:link w:val="Kommentarthema"/>
    <w:uiPriority w:val="99"/>
    <w:semiHidden/>
    <w:rsid w:val="00323595"/>
    <w:rPr>
      <w:b/>
      <w:bCs/>
      <w:sz w:val="20"/>
      <w:szCs w:val="20"/>
    </w:rPr>
  </w:style>
  <w:style w:type="character" w:styleId="Fett">
    <w:name w:val="Strong"/>
    <w:basedOn w:val="Absatz-Standardschriftart"/>
    <w:uiPriority w:val="22"/>
    <w:qFormat/>
    <w:rsid w:val="00CA38E3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comments" Target="comments.xml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microsoft.com/office/2018/08/relationships/commentsExtensible" Target="commentsExtensible.xm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microsoft.com/office/2016/09/relationships/commentsIds" Target="commentsIds.xml"/><Relationship Id="rId4" Type="http://schemas.openxmlformats.org/officeDocument/2006/relationships/settings" Target="settings.xml"/><Relationship Id="rId9" Type="http://schemas.microsoft.com/office/2011/relationships/commentsExtended" Target="commentsExtended.xml"/><Relationship Id="rId14" Type="http://schemas.microsoft.com/office/2011/relationships/people" Target="people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>
  <go:docsCustomData xmlns:go="http://customooxmlschemas.google.com/" roundtripDataSignature="AMtx7miLM5drJQ+FSM2GEBOutLPuiQ+ROQ==">AMUW2mULzGq0bRHwyMpvDVrRrkX3N7MvEWGHGI1gcyGuI4a0kZAXrWfDvGdZ6N4eAFEcTXoyTabu4F2LnAVvM4nyBb3zYxrLWYSe73/pCD4wx//dWQESHZQ=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526</Words>
  <Characters>3317</Characters>
  <Application>Microsoft Office Word</Application>
  <DocSecurity>0</DocSecurity>
  <Lines>27</Lines>
  <Paragraphs>7</Paragraphs>
  <ScaleCrop>false</ScaleCrop>
  <HeadingPairs>
    <vt:vector size="2" baseType="variant">
      <vt:variant>
        <vt:lpstr>Titel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3836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David</dc:creator>
  <cp:lastModifiedBy>David Döbele</cp:lastModifiedBy>
  <cp:revision>4</cp:revision>
  <cp:lastPrinted>2023-01-18T20:54:00Z</cp:lastPrinted>
  <dcterms:created xsi:type="dcterms:W3CDTF">2023-06-30T15:01:00Z</dcterms:created>
  <dcterms:modified xsi:type="dcterms:W3CDTF">2023-07-04T18:07:00Z</dcterms:modified>
</cp:coreProperties>
</file>