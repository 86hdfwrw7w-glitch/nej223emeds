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01954" w14:textId="77777777" w:rsidR="00413101" w:rsidRDefault="00413101"/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1"/>
        <w:gridCol w:w="6614"/>
        <w:gridCol w:w="2365"/>
        <w:tblGridChange w:id="0">
          <w:tblGrid>
            <w:gridCol w:w="1631"/>
            <w:gridCol w:w="6614"/>
            <w:gridCol w:w="2365"/>
          </w:tblGrid>
        </w:tblGridChange>
      </w:tblGrid>
      <w:tr w:rsidR="00592BE2" w:rsidRPr="004050D2" w14:paraId="70AD70A5" w14:textId="77777777">
        <w:trPr>
          <w:trHeight w:val="1091"/>
        </w:trPr>
        <w:tc>
          <w:tcPr>
            <w:tcW w:w="10610" w:type="dxa"/>
            <w:gridSpan w:val="3"/>
          </w:tcPr>
          <w:p w14:paraId="5D12747F" w14:textId="77777777" w:rsidR="00592BE2" w:rsidRPr="00777FEB" w:rsidRDefault="00000000">
            <w:pPr>
              <w:pStyle w:val="TableParagraph"/>
              <w:spacing w:line="531" w:lineRule="exact"/>
              <w:ind w:left="3331" w:right="3332"/>
              <w:jc w:val="center"/>
              <w:rPr>
                <w:b/>
                <w:sz w:val="52"/>
                <w:szCs w:val="24"/>
                <w:lang w:val="de-DE"/>
              </w:rPr>
            </w:pPr>
            <w:r w:rsidRPr="00777FEB">
              <w:rPr>
                <w:b/>
                <w:sz w:val="52"/>
                <w:szCs w:val="24"/>
                <w:lang w:val="de-DE"/>
              </w:rPr>
              <w:t>Elias</w:t>
            </w:r>
            <w:r w:rsidRPr="00777FEB">
              <w:rPr>
                <w:b/>
                <w:spacing w:val="-1"/>
                <w:sz w:val="52"/>
                <w:szCs w:val="24"/>
                <w:lang w:val="de-DE"/>
              </w:rPr>
              <w:t xml:space="preserve"> </w:t>
            </w:r>
            <w:r w:rsidRPr="00777FEB">
              <w:rPr>
                <w:b/>
                <w:sz w:val="52"/>
                <w:szCs w:val="24"/>
                <w:lang w:val="de-DE"/>
              </w:rPr>
              <w:t>Valter</w:t>
            </w:r>
          </w:p>
          <w:p w14:paraId="280C23CD" w14:textId="77777777" w:rsidR="00592BE2" w:rsidRPr="00777FEB" w:rsidRDefault="00000000">
            <w:pPr>
              <w:pStyle w:val="TableParagraph"/>
              <w:ind w:left="3331" w:right="3332"/>
              <w:jc w:val="center"/>
              <w:rPr>
                <w:szCs w:val="24"/>
                <w:lang w:val="de-DE"/>
              </w:rPr>
            </w:pPr>
            <w:r w:rsidRPr="00777FEB">
              <w:rPr>
                <w:szCs w:val="24"/>
                <w:lang w:val="de-DE"/>
              </w:rPr>
              <w:t>Langstraße 67, 68169 Mannheim,</w:t>
            </w:r>
            <w:r w:rsidRPr="00777FEB">
              <w:rPr>
                <w:spacing w:val="2"/>
                <w:szCs w:val="24"/>
                <w:lang w:val="de-DE"/>
              </w:rPr>
              <w:t xml:space="preserve"> </w:t>
            </w:r>
            <w:r w:rsidRPr="00777FEB">
              <w:rPr>
                <w:szCs w:val="24"/>
                <w:lang w:val="de-DE"/>
              </w:rPr>
              <w:t>Germany</w:t>
            </w:r>
          </w:p>
          <w:p w14:paraId="21B1EC33" w14:textId="5BB3199D" w:rsidR="00592BE2" w:rsidRDefault="00000000" w:rsidP="00777FEB">
            <w:pPr>
              <w:pStyle w:val="TableParagraph"/>
              <w:ind w:left="3402" w:right="3332"/>
              <w:jc w:val="center"/>
              <w:rPr>
                <w:szCs w:val="24"/>
                <w:lang w:val="de-DE"/>
              </w:rPr>
            </w:pPr>
            <w:r>
              <w:fldChar w:fldCharType="begin"/>
            </w:r>
            <w:r w:rsidRPr="004050D2">
              <w:rPr>
                <w:lang w:val="de-DE"/>
              </w:rPr>
              <w:instrText>HYPERLINK "mailto:EliasValter@protonmail.com" \h</w:instrText>
            </w:r>
            <w:r>
              <w:fldChar w:fldCharType="separate"/>
            </w:r>
            <w:r w:rsidRPr="00777FEB">
              <w:rPr>
                <w:szCs w:val="24"/>
                <w:lang w:val="de-DE"/>
              </w:rPr>
              <w:t xml:space="preserve">EliasValter@protonmail.com </w:t>
            </w:r>
            <w:r>
              <w:rPr>
                <w:szCs w:val="24"/>
                <w:lang w:val="de-DE"/>
              </w:rPr>
              <w:fldChar w:fldCharType="end"/>
            </w:r>
            <w:r w:rsidRPr="00777FEB">
              <w:rPr>
                <w:szCs w:val="24"/>
                <w:lang w:val="de-DE"/>
              </w:rPr>
              <w:t>+4915159420553</w:t>
            </w:r>
          </w:p>
          <w:p w14:paraId="74C62604" w14:textId="0ECE76D8" w:rsidR="00777FEB" w:rsidRPr="00777FEB" w:rsidRDefault="00777FEB">
            <w:pPr>
              <w:pStyle w:val="TableParagraph"/>
              <w:ind w:left="3331" w:right="3332"/>
              <w:jc w:val="center"/>
              <w:rPr>
                <w:szCs w:val="24"/>
                <w:lang w:val="de-DE"/>
              </w:rPr>
            </w:pPr>
          </w:p>
        </w:tc>
      </w:tr>
      <w:tr w:rsidR="00592BE2" w:rsidRPr="00777FEB" w14:paraId="22DE7A9B" w14:textId="77777777">
        <w:trPr>
          <w:trHeight w:val="468"/>
        </w:trPr>
        <w:tc>
          <w:tcPr>
            <w:tcW w:w="10610" w:type="dxa"/>
            <w:gridSpan w:val="3"/>
          </w:tcPr>
          <w:p w14:paraId="48C75A42" w14:textId="77777777" w:rsidR="00592BE2" w:rsidRPr="00777FEB" w:rsidRDefault="00000000">
            <w:pPr>
              <w:pStyle w:val="TableParagraph"/>
              <w:tabs>
                <w:tab w:val="left" w:pos="10407"/>
              </w:tabs>
              <w:spacing w:before="88"/>
              <w:rPr>
                <w:b/>
                <w:sz w:val="32"/>
                <w:szCs w:val="24"/>
              </w:rPr>
            </w:pPr>
            <w:r w:rsidRPr="00777FEB">
              <w:rPr>
                <w:b/>
                <w:sz w:val="32"/>
                <w:szCs w:val="24"/>
                <w:u w:val="single"/>
              </w:rPr>
              <w:t>EDUCATION</w:t>
            </w:r>
            <w:r w:rsidRPr="00777FEB">
              <w:rPr>
                <w:b/>
                <w:sz w:val="32"/>
                <w:szCs w:val="24"/>
                <w:u w:val="single"/>
              </w:rPr>
              <w:tab/>
            </w:r>
          </w:p>
        </w:tc>
      </w:tr>
      <w:tr w:rsidR="00592BE2" w:rsidRPr="00777FEB" w14:paraId="1C10CFE2" w14:textId="77777777" w:rsidTr="00F47219">
        <w:trPr>
          <w:trHeight w:val="296"/>
        </w:trPr>
        <w:tc>
          <w:tcPr>
            <w:tcW w:w="8245" w:type="dxa"/>
            <w:gridSpan w:val="2"/>
          </w:tcPr>
          <w:p w14:paraId="4C1263F9" w14:textId="77777777" w:rsidR="00592BE2" w:rsidRPr="00777FEB" w:rsidRDefault="00000000">
            <w:pPr>
              <w:pStyle w:val="TableParagraph"/>
              <w:spacing w:before="50" w:line="227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University of Mannheim</w:t>
            </w:r>
          </w:p>
        </w:tc>
        <w:tc>
          <w:tcPr>
            <w:tcW w:w="2365" w:type="dxa"/>
          </w:tcPr>
          <w:p w14:paraId="78923539" w14:textId="77777777" w:rsidR="00592BE2" w:rsidRPr="00777FEB" w:rsidRDefault="00000000">
            <w:pPr>
              <w:pStyle w:val="TableParagraph"/>
              <w:spacing w:before="62" w:line="215" w:lineRule="exact"/>
              <w:ind w:left="0" w:right="199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Mannheim, DE</w:t>
            </w:r>
          </w:p>
        </w:tc>
      </w:tr>
      <w:tr w:rsidR="00592BE2" w:rsidRPr="00777FEB" w14:paraId="2DA6D9E6" w14:textId="77777777" w:rsidTr="00F47219">
        <w:trPr>
          <w:trHeight w:val="226"/>
        </w:trPr>
        <w:tc>
          <w:tcPr>
            <w:tcW w:w="8245" w:type="dxa"/>
            <w:gridSpan w:val="2"/>
          </w:tcPr>
          <w:p w14:paraId="4C03D476" w14:textId="77777777" w:rsidR="00592BE2" w:rsidRPr="00777FEB" w:rsidRDefault="00000000">
            <w:pPr>
              <w:pStyle w:val="TableParagraph"/>
              <w:spacing w:line="206" w:lineRule="exact"/>
              <w:rPr>
                <w:i/>
                <w:szCs w:val="24"/>
              </w:rPr>
            </w:pPr>
            <w:r w:rsidRPr="00777FEB">
              <w:rPr>
                <w:i/>
                <w:szCs w:val="24"/>
              </w:rPr>
              <w:t>B.Sc. in Business Informatics</w:t>
            </w:r>
          </w:p>
        </w:tc>
        <w:tc>
          <w:tcPr>
            <w:tcW w:w="2365" w:type="dxa"/>
          </w:tcPr>
          <w:p w14:paraId="49FA9805" w14:textId="77777777" w:rsidR="00592BE2" w:rsidRPr="00777FEB" w:rsidRDefault="00000000">
            <w:pPr>
              <w:pStyle w:val="TableParagraph"/>
              <w:spacing w:line="206" w:lineRule="exact"/>
              <w:ind w:left="0" w:right="200"/>
              <w:jc w:val="right"/>
              <w:rPr>
                <w:szCs w:val="24"/>
              </w:rPr>
            </w:pPr>
            <w:r w:rsidRPr="00777FEB">
              <w:rPr>
                <w:szCs w:val="24"/>
              </w:rPr>
              <w:t>09/2022 – today</w:t>
            </w:r>
          </w:p>
        </w:tc>
      </w:tr>
      <w:tr w:rsidR="00592BE2" w:rsidRPr="00777FEB" w14:paraId="6D31B1C0" w14:textId="77777777">
        <w:trPr>
          <w:trHeight w:val="526"/>
        </w:trPr>
        <w:tc>
          <w:tcPr>
            <w:tcW w:w="10610" w:type="dxa"/>
            <w:gridSpan w:val="3"/>
          </w:tcPr>
          <w:p w14:paraId="2624852F" w14:textId="653A83DE" w:rsidR="00713D8A" w:rsidRPr="00713D8A" w:rsidRDefault="00713D8A" w:rsidP="00713D8A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>
              <w:rPr>
                <w:szCs w:val="24"/>
              </w:rPr>
              <w:t xml:space="preserve">Current GPA: 2.0 </w:t>
            </w:r>
            <w:r w:rsidRPr="00777FEB">
              <w:rPr>
                <w:szCs w:val="24"/>
              </w:rPr>
              <w:t>(1.0 – 4.0, with 1.0 being</w:t>
            </w:r>
            <w:r w:rsidRPr="00777FEB">
              <w:rPr>
                <w:spacing w:val="2"/>
                <w:szCs w:val="24"/>
              </w:rPr>
              <w:t xml:space="preserve"> </w:t>
            </w:r>
            <w:r w:rsidRPr="00777FEB">
              <w:rPr>
                <w:szCs w:val="24"/>
              </w:rPr>
              <w:t>best)</w:t>
            </w:r>
          </w:p>
          <w:p w14:paraId="75021D79" w14:textId="72BE246A" w:rsidR="00592BE2" w:rsidRPr="00713D8A" w:rsidRDefault="00000000" w:rsidP="00713D8A">
            <w:pPr>
              <w:pStyle w:val="TableParagraph"/>
              <w:numPr>
                <w:ilvl w:val="0"/>
                <w:numId w:val="8"/>
              </w:numPr>
              <w:tabs>
                <w:tab w:val="left" w:pos="920"/>
                <w:tab w:val="left" w:pos="921"/>
              </w:tabs>
              <w:ind w:right="314"/>
              <w:rPr>
                <w:szCs w:val="24"/>
              </w:rPr>
            </w:pPr>
            <w:r w:rsidRPr="00777FEB">
              <w:rPr>
                <w:szCs w:val="24"/>
              </w:rPr>
              <w:t xml:space="preserve">Relevant courses: </w:t>
            </w:r>
            <w:r w:rsidR="00B72DF0" w:rsidRPr="00777FEB">
              <w:rPr>
                <w:szCs w:val="24"/>
              </w:rPr>
              <w:t xml:space="preserve">Finance, </w:t>
            </w:r>
            <w:r w:rsidR="00713D8A" w:rsidRPr="00713D8A">
              <w:rPr>
                <w:szCs w:val="24"/>
              </w:rPr>
              <w:t>Fundamentals of external accounting</w:t>
            </w:r>
            <w:r w:rsidR="00713D8A">
              <w:rPr>
                <w:szCs w:val="24"/>
              </w:rPr>
              <w:t xml:space="preserve">, </w:t>
            </w:r>
            <w:r w:rsidR="00713D8A" w:rsidRPr="00713D8A">
              <w:rPr>
                <w:szCs w:val="24"/>
              </w:rPr>
              <w:t>Internal accounting</w:t>
            </w:r>
            <w:r w:rsidR="00713D8A">
              <w:rPr>
                <w:szCs w:val="24"/>
              </w:rPr>
              <w:t xml:space="preserve">, </w:t>
            </w:r>
            <w:r w:rsidR="00713D8A" w:rsidRPr="00777FEB">
              <w:rPr>
                <w:szCs w:val="24"/>
              </w:rPr>
              <w:t>Business Informatics</w:t>
            </w:r>
            <w:r w:rsidR="00713D8A" w:rsidRPr="00777FEB">
              <w:rPr>
                <w:spacing w:val="-3"/>
                <w:szCs w:val="24"/>
              </w:rPr>
              <w:t xml:space="preserve"> </w:t>
            </w:r>
            <w:r w:rsidR="00713D8A" w:rsidRPr="00777FEB">
              <w:rPr>
                <w:szCs w:val="24"/>
              </w:rPr>
              <w:t>I</w:t>
            </w:r>
            <w:r w:rsidR="00713D8A">
              <w:rPr>
                <w:szCs w:val="24"/>
              </w:rPr>
              <w:t>, Business Informatics II</w:t>
            </w:r>
          </w:p>
        </w:tc>
      </w:tr>
      <w:tr w:rsidR="00592BE2" w:rsidRPr="00777FEB" w14:paraId="552D7701" w14:textId="77777777" w:rsidTr="00F47219">
        <w:trPr>
          <w:trHeight w:val="291"/>
        </w:trPr>
        <w:tc>
          <w:tcPr>
            <w:tcW w:w="8245" w:type="dxa"/>
            <w:gridSpan w:val="2"/>
          </w:tcPr>
          <w:p w14:paraId="267D0A43" w14:textId="77777777" w:rsidR="00592BE2" w:rsidRPr="00777FEB" w:rsidRDefault="00000000">
            <w:pPr>
              <w:pStyle w:val="TableParagraph"/>
              <w:spacing w:before="44" w:line="227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Technical University of Darmstadt</w:t>
            </w:r>
          </w:p>
        </w:tc>
        <w:tc>
          <w:tcPr>
            <w:tcW w:w="2365" w:type="dxa"/>
          </w:tcPr>
          <w:p w14:paraId="25FF7B64" w14:textId="77777777" w:rsidR="00592BE2" w:rsidRPr="00777FEB" w:rsidRDefault="00000000">
            <w:pPr>
              <w:pStyle w:val="TableParagraph"/>
              <w:spacing w:before="56" w:line="215" w:lineRule="exact"/>
              <w:ind w:left="0" w:right="199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Darmstadt, DE</w:t>
            </w:r>
          </w:p>
        </w:tc>
      </w:tr>
      <w:tr w:rsidR="00592BE2" w:rsidRPr="00777FEB" w14:paraId="6734371D" w14:textId="77777777" w:rsidTr="00F47219">
        <w:trPr>
          <w:trHeight w:val="226"/>
        </w:trPr>
        <w:tc>
          <w:tcPr>
            <w:tcW w:w="8245" w:type="dxa"/>
            <w:gridSpan w:val="2"/>
          </w:tcPr>
          <w:p w14:paraId="4C3B4CBC" w14:textId="77777777" w:rsidR="00592BE2" w:rsidRPr="00777FEB" w:rsidRDefault="00000000">
            <w:pPr>
              <w:pStyle w:val="TableParagraph"/>
              <w:spacing w:line="206" w:lineRule="exact"/>
              <w:rPr>
                <w:i/>
                <w:szCs w:val="24"/>
              </w:rPr>
            </w:pPr>
            <w:r w:rsidRPr="00777FEB">
              <w:rPr>
                <w:i/>
                <w:szCs w:val="24"/>
              </w:rPr>
              <w:t>B.Sc. in Computer Science</w:t>
            </w:r>
          </w:p>
        </w:tc>
        <w:tc>
          <w:tcPr>
            <w:tcW w:w="2365" w:type="dxa"/>
          </w:tcPr>
          <w:p w14:paraId="19FBAD4E" w14:textId="77777777" w:rsidR="00592BE2" w:rsidRPr="00777FEB" w:rsidRDefault="00000000">
            <w:pPr>
              <w:pStyle w:val="TableParagraph"/>
              <w:spacing w:line="206" w:lineRule="exact"/>
              <w:ind w:left="0" w:right="200"/>
              <w:jc w:val="right"/>
              <w:rPr>
                <w:szCs w:val="24"/>
              </w:rPr>
            </w:pPr>
            <w:r w:rsidRPr="00777FEB">
              <w:rPr>
                <w:szCs w:val="24"/>
              </w:rPr>
              <w:t>10/2021 – 09/2022</w:t>
            </w:r>
          </w:p>
        </w:tc>
      </w:tr>
      <w:tr w:rsidR="00592BE2" w:rsidRPr="00777FEB" w14:paraId="0E7D1C41" w14:textId="77777777" w:rsidTr="00B72DF0">
        <w:trPr>
          <w:trHeight w:val="283"/>
        </w:trPr>
        <w:tc>
          <w:tcPr>
            <w:tcW w:w="10610" w:type="dxa"/>
            <w:gridSpan w:val="3"/>
          </w:tcPr>
          <w:p w14:paraId="21066C80" w14:textId="4C8852E9" w:rsidR="00592BE2" w:rsidRPr="00777FEB" w:rsidRDefault="00000000" w:rsidP="00B72DF0">
            <w:pPr>
              <w:pStyle w:val="TableParagraph"/>
              <w:numPr>
                <w:ilvl w:val="0"/>
                <w:numId w:val="7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Changed university and course after the second</w:t>
            </w:r>
            <w:r w:rsidRPr="00777FEB">
              <w:rPr>
                <w:spacing w:val="4"/>
                <w:szCs w:val="24"/>
              </w:rPr>
              <w:t xml:space="preserve"> </w:t>
            </w:r>
            <w:r w:rsidRPr="00777FEB">
              <w:rPr>
                <w:szCs w:val="24"/>
              </w:rPr>
              <w:t>semester</w:t>
            </w:r>
          </w:p>
        </w:tc>
      </w:tr>
      <w:tr w:rsidR="00592BE2" w:rsidRPr="00777FEB" w14:paraId="7F3CECF7" w14:textId="77777777" w:rsidTr="00F47219">
        <w:trPr>
          <w:trHeight w:val="291"/>
        </w:trPr>
        <w:tc>
          <w:tcPr>
            <w:tcW w:w="8245" w:type="dxa"/>
            <w:gridSpan w:val="2"/>
          </w:tcPr>
          <w:p w14:paraId="70B1B477" w14:textId="77777777" w:rsidR="00592BE2" w:rsidRPr="00777FEB" w:rsidRDefault="00000000">
            <w:pPr>
              <w:pStyle w:val="TableParagraph"/>
              <w:spacing w:before="45" w:line="227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Ernst-</w:t>
            </w:r>
            <w:proofErr w:type="spellStart"/>
            <w:r w:rsidRPr="00777FEB">
              <w:rPr>
                <w:b/>
                <w:szCs w:val="24"/>
              </w:rPr>
              <w:t>Göbel</w:t>
            </w:r>
            <w:proofErr w:type="spellEnd"/>
            <w:r w:rsidRPr="00777FEB">
              <w:rPr>
                <w:b/>
                <w:szCs w:val="24"/>
              </w:rPr>
              <w:t>-Schule</w:t>
            </w:r>
          </w:p>
        </w:tc>
        <w:tc>
          <w:tcPr>
            <w:tcW w:w="2365" w:type="dxa"/>
          </w:tcPr>
          <w:p w14:paraId="6C6524AD" w14:textId="77777777" w:rsidR="00592BE2" w:rsidRPr="00777FEB" w:rsidRDefault="00000000">
            <w:pPr>
              <w:pStyle w:val="TableParagraph"/>
              <w:spacing w:before="56" w:line="215" w:lineRule="exact"/>
              <w:ind w:left="0" w:right="202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 xml:space="preserve">Höchst </w:t>
            </w:r>
            <w:proofErr w:type="spellStart"/>
            <w:r w:rsidRPr="00777FEB">
              <w:rPr>
                <w:b/>
                <w:szCs w:val="24"/>
              </w:rPr>
              <w:t>i</w:t>
            </w:r>
            <w:proofErr w:type="spellEnd"/>
            <w:r w:rsidRPr="00777FEB">
              <w:rPr>
                <w:b/>
                <w:szCs w:val="24"/>
              </w:rPr>
              <w:t xml:space="preserve">. </w:t>
            </w:r>
            <w:proofErr w:type="spellStart"/>
            <w:r w:rsidRPr="00777FEB">
              <w:rPr>
                <w:b/>
                <w:szCs w:val="24"/>
              </w:rPr>
              <w:t>Odw</w:t>
            </w:r>
            <w:proofErr w:type="spellEnd"/>
            <w:r w:rsidRPr="00777FEB">
              <w:rPr>
                <w:b/>
                <w:szCs w:val="24"/>
              </w:rPr>
              <w:t>., DE</w:t>
            </w:r>
          </w:p>
        </w:tc>
      </w:tr>
      <w:tr w:rsidR="00592BE2" w:rsidRPr="00777FEB" w14:paraId="6F4CBC45" w14:textId="77777777" w:rsidTr="00F47219">
        <w:trPr>
          <w:trHeight w:val="226"/>
        </w:trPr>
        <w:tc>
          <w:tcPr>
            <w:tcW w:w="8245" w:type="dxa"/>
            <w:gridSpan w:val="2"/>
          </w:tcPr>
          <w:p w14:paraId="5F5BC421" w14:textId="77777777" w:rsidR="00592BE2" w:rsidRPr="00777FEB" w:rsidRDefault="00000000">
            <w:pPr>
              <w:pStyle w:val="TableParagraph"/>
              <w:spacing w:line="206" w:lineRule="exact"/>
              <w:rPr>
                <w:i/>
                <w:szCs w:val="24"/>
              </w:rPr>
            </w:pPr>
            <w:r w:rsidRPr="00777FEB">
              <w:rPr>
                <w:i/>
                <w:szCs w:val="24"/>
              </w:rPr>
              <w:t xml:space="preserve">Allgemeine </w:t>
            </w:r>
            <w:proofErr w:type="spellStart"/>
            <w:r w:rsidRPr="00777FEB">
              <w:rPr>
                <w:i/>
                <w:szCs w:val="24"/>
              </w:rPr>
              <w:t>Hochschulreife</w:t>
            </w:r>
            <w:proofErr w:type="spellEnd"/>
            <w:r w:rsidRPr="00777FEB">
              <w:rPr>
                <w:i/>
                <w:szCs w:val="24"/>
              </w:rPr>
              <w:t xml:space="preserve"> (German A-Level Equivalent)</w:t>
            </w:r>
          </w:p>
        </w:tc>
        <w:tc>
          <w:tcPr>
            <w:tcW w:w="2365" w:type="dxa"/>
          </w:tcPr>
          <w:p w14:paraId="5E7FFE54" w14:textId="77777777" w:rsidR="00592BE2" w:rsidRPr="00777FEB" w:rsidRDefault="00000000">
            <w:pPr>
              <w:pStyle w:val="TableParagraph"/>
              <w:spacing w:line="206" w:lineRule="exact"/>
              <w:ind w:left="0" w:right="198"/>
              <w:jc w:val="right"/>
              <w:rPr>
                <w:szCs w:val="24"/>
              </w:rPr>
            </w:pPr>
            <w:r w:rsidRPr="00777FEB">
              <w:rPr>
                <w:szCs w:val="24"/>
              </w:rPr>
              <w:t>09/2014 – 07/2021</w:t>
            </w:r>
          </w:p>
        </w:tc>
      </w:tr>
      <w:tr w:rsidR="00592BE2" w:rsidRPr="00777FEB" w14:paraId="561F8BE7" w14:textId="77777777">
        <w:trPr>
          <w:trHeight w:val="1062"/>
        </w:trPr>
        <w:tc>
          <w:tcPr>
            <w:tcW w:w="10610" w:type="dxa"/>
            <w:gridSpan w:val="3"/>
          </w:tcPr>
          <w:p w14:paraId="6DDFA883" w14:textId="4A5CF742" w:rsidR="00592BE2" w:rsidRPr="00777FE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 xml:space="preserve">Final GPA: 1.6 (1.0 – </w:t>
            </w:r>
            <w:r w:rsidR="00DA3B88" w:rsidRPr="00777FEB">
              <w:rPr>
                <w:szCs w:val="24"/>
              </w:rPr>
              <w:t>4</w:t>
            </w:r>
            <w:r w:rsidRPr="00777FEB">
              <w:rPr>
                <w:szCs w:val="24"/>
              </w:rPr>
              <w:t>.0, with 1.0 being</w:t>
            </w:r>
            <w:r w:rsidRPr="00777FEB">
              <w:rPr>
                <w:spacing w:val="2"/>
                <w:szCs w:val="24"/>
              </w:rPr>
              <w:t xml:space="preserve"> </w:t>
            </w:r>
            <w:r w:rsidRPr="00777FEB">
              <w:rPr>
                <w:szCs w:val="24"/>
              </w:rPr>
              <w:t>best)</w:t>
            </w:r>
          </w:p>
          <w:p w14:paraId="385096C3" w14:textId="77777777" w:rsidR="00592BE2" w:rsidRPr="00777FE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Advanced courses: Politic and Economy (grade: 1.4), English (grade:</w:t>
            </w:r>
            <w:r w:rsidRPr="00777FEB">
              <w:rPr>
                <w:spacing w:val="-2"/>
                <w:szCs w:val="24"/>
              </w:rPr>
              <w:t xml:space="preserve"> </w:t>
            </w:r>
            <w:r w:rsidRPr="00777FEB">
              <w:rPr>
                <w:szCs w:val="24"/>
              </w:rPr>
              <w:t>1.7)</w:t>
            </w:r>
          </w:p>
          <w:p w14:paraId="06B48358" w14:textId="77777777" w:rsidR="00592BE2" w:rsidRPr="00777FEB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  <w:tab w:val="left" w:pos="921"/>
              </w:tabs>
              <w:spacing w:before="2" w:line="237" w:lineRule="auto"/>
              <w:ind w:right="309"/>
              <w:rPr>
                <w:szCs w:val="24"/>
              </w:rPr>
            </w:pPr>
            <w:r w:rsidRPr="00777FEB">
              <w:rPr>
                <w:szCs w:val="24"/>
              </w:rPr>
              <w:t>Member of the Board of Directors of the Abitur Committee, including tasks like independent recruitment of</w:t>
            </w:r>
            <w:r w:rsidRPr="00777FEB">
              <w:rPr>
                <w:spacing w:val="-30"/>
                <w:szCs w:val="24"/>
              </w:rPr>
              <w:t xml:space="preserve"> </w:t>
            </w:r>
            <w:r w:rsidRPr="00777FEB">
              <w:rPr>
                <w:szCs w:val="24"/>
              </w:rPr>
              <w:t>sponsors to finance the Abitur ball and responsibility for communication with the school</w:t>
            </w:r>
            <w:r w:rsidRPr="00777FEB">
              <w:rPr>
                <w:spacing w:val="-8"/>
                <w:szCs w:val="24"/>
              </w:rPr>
              <w:t xml:space="preserve"> </w:t>
            </w:r>
            <w:r w:rsidRPr="00777FEB">
              <w:rPr>
                <w:szCs w:val="24"/>
              </w:rPr>
              <w:t>management</w:t>
            </w:r>
          </w:p>
        </w:tc>
      </w:tr>
      <w:tr w:rsidR="00592BE2" w:rsidRPr="00777FEB" w14:paraId="25163AE8" w14:textId="77777777">
        <w:trPr>
          <w:trHeight w:val="469"/>
        </w:trPr>
        <w:tc>
          <w:tcPr>
            <w:tcW w:w="10610" w:type="dxa"/>
            <w:gridSpan w:val="3"/>
          </w:tcPr>
          <w:p w14:paraId="1346FAF5" w14:textId="77777777" w:rsidR="00592BE2" w:rsidRPr="00777FEB" w:rsidRDefault="00000000">
            <w:pPr>
              <w:pStyle w:val="TableParagraph"/>
              <w:tabs>
                <w:tab w:val="left" w:pos="10407"/>
              </w:tabs>
              <w:spacing w:before="89"/>
              <w:rPr>
                <w:b/>
                <w:sz w:val="32"/>
                <w:szCs w:val="24"/>
              </w:rPr>
            </w:pPr>
            <w:r w:rsidRPr="00777FEB">
              <w:rPr>
                <w:b/>
                <w:sz w:val="32"/>
                <w:szCs w:val="24"/>
                <w:u w:val="single"/>
              </w:rPr>
              <w:t>WORK</w:t>
            </w:r>
            <w:r w:rsidRPr="00777FEB">
              <w:rPr>
                <w:b/>
                <w:spacing w:val="-4"/>
                <w:sz w:val="32"/>
                <w:szCs w:val="24"/>
                <w:u w:val="single"/>
              </w:rPr>
              <w:t xml:space="preserve"> </w:t>
            </w:r>
            <w:r w:rsidRPr="00777FEB">
              <w:rPr>
                <w:b/>
                <w:sz w:val="32"/>
                <w:szCs w:val="24"/>
                <w:u w:val="single"/>
              </w:rPr>
              <w:t>EXPERIENCE</w:t>
            </w:r>
            <w:r w:rsidRPr="00777FEB">
              <w:rPr>
                <w:b/>
                <w:sz w:val="32"/>
                <w:szCs w:val="24"/>
                <w:u w:val="single"/>
              </w:rPr>
              <w:tab/>
            </w:r>
          </w:p>
        </w:tc>
      </w:tr>
      <w:tr w:rsidR="00B81123" w:rsidRPr="00777FEB" w14:paraId="73EE547A" w14:textId="77777777" w:rsidTr="00F47219">
        <w:trPr>
          <w:trHeight w:val="295"/>
        </w:trPr>
        <w:tc>
          <w:tcPr>
            <w:tcW w:w="8245" w:type="dxa"/>
            <w:gridSpan w:val="2"/>
          </w:tcPr>
          <w:p w14:paraId="3717E031" w14:textId="5831F165" w:rsidR="00B81123" w:rsidRPr="00777FEB" w:rsidRDefault="00B81123">
            <w:pPr>
              <w:pStyle w:val="TableParagraph"/>
              <w:spacing w:before="50" w:line="225" w:lineRule="exact"/>
              <w:rPr>
                <w:b/>
                <w:szCs w:val="24"/>
              </w:rPr>
            </w:pPr>
            <w:r>
              <w:rPr>
                <w:b/>
                <w:szCs w:val="24"/>
              </w:rPr>
              <w:t>Deutsche Bank AG</w:t>
            </w:r>
          </w:p>
        </w:tc>
        <w:tc>
          <w:tcPr>
            <w:tcW w:w="2365" w:type="dxa"/>
          </w:tcPr>
          <w:p w14:paraId="2A0098B0" w14:textId="5A34A1E8" w:rsidR="00B81123" w:rsidRPr="00777FEB" w:rsidRDefault="00B81123">
            <w:pPr>
              <w:pStyle w:val="TableParagraph"/>
              <w:spacing w:before="62" w:line="214" w:lineRule="exact"/>
              <w:ind w:left="0" w:right="201"/>
              <w:jc w:val="right"/>
              <w:rPr>
                <w:b/>
                <w:szCs w:val="24"/>
              </w:rPr>
            </w:pPr>
            <w:r>
              <w:rPr>
                <w:b/>
                <w:szCs w:val="24"/>
              </w:rPr>
              <w:t>Frankfurt, DE</w:t>
            </w:r>
          </w:p>
        </w:tc>
      </w:tr>
      <w:tr w:rsidR="00B81123" w:rsidRPr="00777FEB" w14:paraId="0890A251" w14:textId="77777777" w:rsidTr="00F47219">
        <w:trPr>
          <w:trHeight w:val="295"/>
        </w:trPr>
        <w:tc>
          <w:tcPr>
            <w:tcW w:w="8245" w:type="dxa"/>
            <w:gridSpan w:val="2"/>
          </w:tcPr>
          <w:p w14:paraId="78DF7100" w14:textId="73EDCEF8" w:rsidR="00B81123" w:rsidRPr="00777FEB" w:rsidRDefault="008D0CEF">
            <w:pPr>
              <w:pStyle w:val="TableParagraph"/>
              <w:spacing w:before="50" w:line="225" w:lineRule="exact"/>
              <w:rPr>
                <w:b/>
                <w:szCs w:val="24"/>
              </w:rPr>
            </w:pPr>
            <w:r>
              <w:rPr>
                <w:i/>
                <w:szCs w:val="24"/>
              </w:rPr>
              <w:t xml:space="preserve">Intern at </w:t>
            </w:r>
            <w:r w:rsidR="00B81123">
              <w:rPr>
                <w:i/>
                <w:szCs w:val="24"/>
              </w:rPr>
              <w:t xml:space="preserve">Deutsche Bank Spring into Banking </w:t>
            </w:r>
            <w:r w:rsidR="00BB6988">
              <w:rPr>
                <w:i/>
                <w:szCs w:val="24"/>
              </w:rPr>
              <w:t>(incoming)</w:t>
            </w:r>
          </w:p>
        </w:tc>
        <w:tc>
          <w:tcPr>
            <w:tcW w:w="2365" w:type="dxa"/>
          </w:tcPr>
          <w:p w14:paraId="2EFF05DC" w14:textId="3B089382" w:rsidR="00B81123" w:rsidRPr="00777FEB" w:rsidRDefault="00B81123">
            <w:pPr>
              <w:pStyle w:val="TableParagraph"/>
              <w:spacing w:before="62" w:line="214" w:lineRule="exact"/>
              <w:ind w:left="0" w:right="201"/>
              <w:jc w:val="right"/>
              <w:rPr>
                <w:b/>
                <w:szCs w:val="24"/>
              </w:rPr>
            </w:pPr>
            <w:r w:rsidRPr="00777FEB">
              <w:rPr>
                <w:szCs w:val="24"/>
              </w:rPr>
              <w:t>0</w:t>
            </w:r>
            <w:r>
              <w:rPr>
                <w:szCs w:val="24"/>
              </w:rPr>
              <w:t>3</w:t>
            </w:r>
            <w:r w:rsidRPr="00777FEB">
              <w:rPr>
                <w:szCs w:val="24"/>
              </w:rPr>
              <w:t>/2023</w:t>
            </w:r>
          </w:p>
        </w:tc>
      </w:tr>
      <w:tr w:rsidR="00BB6988" w:rsidRPr="00777FEB" w14:paraId="2E3C1BD1" w14:textId="77777777" w:rsidTr="00F47219">
        <w:trPr>
          <w:trHeight w:val="295"/>
        </w:trPr>
        <w:tc>
          <w:tcPr>
            <w:tcW w:w="8245" w:type="dxa"/>
            <w:gridSpan w:val="2"/>
          </w:tcPr>
          <w:p w14:paraId="7BB448A5" w14:textId="4B84BAA7" w:rsidR="00BB6988" w:rsidRPr="00777FEB" w:rsidRDefault="00BB6988" w:rsidP="00BB6988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>
              <w:rPr>
                <w:szCs w:val="24"/>
              </w:rPr>
              <w:t>Will gain insights into a wide range of financial functions and division</w:t>
            </w:r>
          </w:p>
          <w:p w14:paraId="59EB55B5" w14:textId="006CC64A" w:rsidR="00BB6988" w:rsidRPr="00BB6988" w:rsidRDefault="00BB6988" w:rsidP="00BB6988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>
              <w:rPr>
                <w:szCs w:val="24"/>
              </w:rPr>
              <w:t xml:space="preserve">Will join </w:t>
            </w:r>
            <w:del w:id="1" w:author="David Döbele" w:date="2023-01-03T20:47:00Z">
              <w:r w:rsidDel="004050D2">
                <w:rPr>
                  <w:szCs w:val="24"/>
                </w:rPr>
                <w:delText>work shops</w:delText>
              </w:r>
            </w:del>
            <w:ins w:id="2" w:author="David Döbele" w:date="2023-01-03T20:47:00Z">
              <w:r w:rsidR="004050D2">
                <w:rPr>
                  <w:szCs w:val="24"/>
                </w:rPr>
                <w:t>workshops</w:t>
              </w:r>
            </w:ins>
            <w:r>
              <w:rPr>
                <w:szCs w:val="24"/>
              </w:rPr>
              <w:t xml:space="preserve"> concerning technical and soft skills</w:t>
            </w:r>
          </w:p>
        </w:tc>
        <w:tc>
          <w:tcPr>
            <w:tcW w:w="2365" w:type="dxa"/>
          </w:tcPr>
          <w:p w14:paraId="3443F5DE" w14:textId="77777777" w:rsidR="00BB6988" w:rsidRPr="00777FEB" w:rsidRDefault="00BB6988" w:rsidP="00BB6988">
            <w:pPr>
              <w:pStyle w:val="TableParagraph"/>
              <w:spacing w:before="62" w:line="214" w:lineRule="exact"/>
              <w:ind w:left="0" w:right="201"/>
              <w:jc w:val="right"/>
              <w:rPr>
                <w:szCs w:val="24"/>
              </w:rPr>
            </w:pPr>
          </w:p>
        </w:tc>
      </w:tr>
      <w:tr w:rsidR="00BB6988" w:rsidRPr="00777FEB" w14:paraId="650608B7" w14:textId="77777777" w:rsidTr="00F47219">
        <w:trPr>
          <w:trHeight w:val="295"/>
        </w:trPr>
        <w:tc>
          <w:tcPr>
            <w:tcW w:w="8245" w:type="dxa"/>
            <w:gridSpan w:val="2"/>
          </w:tcPr>
          <w:p w14:paraId="0C1AE4E3" w14:textId="04F85A35" w:rsidR="00BB6988" w:rsidRPr="00777FEB" w:rsidRDefault="00BB6988" w:rsidP="00BB6988">
            <w:pPr>
              <w:pStyle w:val="TableParagraph"/>
              <w:spacing w:before="50" w:line="225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PricewaterhouseCoopers GmbH</w:t>
            </w:r>
          </w:p>
        </w:tc>
        <w:tc>
          <w:tcPr>
            <w:tcW w:w="2365" w:type="dxa"/>
          </w:tcPr>
          <w:p w14:paraId="7ECBA1AB" w14:textId="59F4101B" w:rsidR="00BB6988" w:rsidRPr="00777FEB" w:rsidRDefault="00BB6988" w:rsidP="00BB6988">
            <w:pPr>
              <w:pStyle w:val="TableParagraph"/>
              <w:spacing w:before="62" w:line="214" w:lineRule="exact"/>
              <w:ind w:left="0" w:right="201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Mannheim, DE</w:t>
            </w:r>
          </w:p>
        </w:tc>
      </w:tr>
      <w:tr w:rsidR="00BB6988" w:rsidRPr="00777FEB" w14:paraId="7FAB2473" w14:textId="77777777" w:rsidTr="00F47219">
        <w:trPr>
          <w:trHeight w:val="227"/>
        </w:trPr>
        <w:tc>
          <w:tcPr>
            <w:tcW w:w="8245" w:type="dxa"/>
            <w:gridSpan w:val="2"/>
          </w:tcPr>
          <w:p w14:paraId="73938F91" w14:textId="57D25C9E" w:rsidR="00BB6988" w:rsidRPr="00777FEB" w:rsidRDefault="00BB6988" w:rsidP="00BB6988">
            <w:pPr>
              <w:pStyle w:val="TableParagraph"/>
              <w:spacing w:before="50" w:line="225" w:lineRule="exact"/>
              <w:rPr>
                <w:b/>
                <w:szCs w:val="24"/>
              </w:rPr>
            </w:pPr>
            <w:r w:rsidRPr="00777FEB">
              <w:rPr>
                <w:i/>
                <w:szCs w:val="24"/>
              </w:rPr>
              <w:t>Internship at PwC Assurance – Audit Industrial Service</w:t>
            </w:r>
          </w:p>
        </w:tc>
        <w:tc>
          <w:tcPr>
            <w:tcW w:w="2365" w:type="dxa"/>
          </w:tcPr>
          <w:p w14:paraId="7EF7B36C" w14:textId="6D2FB582" w:rsidR="00BB6988" w:rsidRPr="00777FEB" w:rsidRDefault="00BB6988" w:rsidP="00BB6988">
            <w:pPr>
              <w:pStyle w:val="TableParagraph"/>
              <w:spacing w:before="62" w:line="214" w:lineRule="exact"/>
              <w:ind w:left="0" w:right="201"/>
              <w:jc w:val="right"/>
              <w:rPr>
                <w:b/>
                <w:szCs w:val="24"/>
              </w:rPr>
            </w:pPr>
            <w:r w:rsidRPr="00777FEB">
              <w:rPr>
                <w:szCs w:val="24"/>
              </w:rPr>
              <w:t>01/2023 – 02/2023</w:t>
            </w:r>
          </w:p>
        </w:tc>
      </w:tr>
      <w:tr w:rsidR="00713D8A" w:rsidRPr="00777FEB" w14:paraId="1047C578" w14:textId="77777777" w:rsidTr="00F47219">
        <w:trPr>
          <w:trHeight w:val="227"/>
        </w:trPr>
        <w:tc>
          <w:tcPr>
            <w:tcW w:w="8245" w:type="dxa"/>
            <w:gridSpan w:val="2"/>
          </w:tcPr>
          <w:p w14:paraId="70053596" w14:textId="55C96E07" w:rsidR="00713D8A" w:rsidRPr="00713D8A" w:rsidRDefault="00713D8A" w:rsidP="00713D8A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>
              <w:rPr>
                <w:szCs w:val="24"/>
              </w:rPr>
              <w:t xml:space="preserve">TODO </w:t>
            </w:r>
            <w:commentRangeStart w:id="3"/>
            <w:proofErr w:type="spellStart"/>
            <w:r>
              <w:rPr>
                <w:szCs w:val="24"/>
              </w:rPr>
              <w:t>einfügen</w:t>
            </w:r>
            <w:commentRangeEnd w:id="3"/>
            <w:proofErr w:type="spellEnd"/>
            <w:r w:rsidR="006B6CDD">
              <w:rPr>
                <w:rStyle w:val="Kommentarzeichen"/>
              </w:rPr>
              <w:commentReference w:id="3"/>
            </w:r>
          </w:p>
        </w:tc>
        <w:tc>
          <w:tcPr>
            <w:tcW w:w="2365" w:type="dxa"/>
          </w:tcPr>
          <w:p w14:paraId="12E5ADC3" w14:textId="77777777" w:rsidR="00713D8A" w:rsidRPr="00777FEB" w:rsidRDefault="00713D8A" w:rsidP="00713D8A">
            <w:pPr>
              <w:pStyle w:val="TableParagraph"/>
              <w:spacing w:before="62" w:line="214" w:lineRule="exact"/>
              <w:ind w:left="0" w:right="201"/>
              <w:jc w:val="right"/>
              <w:rPr>
                <w:szCs w:val="24"/>
              </w:rPr>
            </w:pPr>
          </w:p>
        </w:tc>
      </w:tr>
      <w:tr w:rsidR="00713D8A" w:rsidRPr="00777FEB" w14:paraId="46FAEDBF" w14:textId="77777777" w:rsidTr="00F47219">
        <w:trPr>
          <w:trHeight w:val="295"/>
        </w:trPr>
        <w:tc>
          <w:tcPr>
            <w:tcW w:w="8245" w:type="dxa"/>
            <w:gridSpan w:val="2"/>
          </w:tcPr>
          <w:p w14:paraId="60DEAF12" w14:textId="77777777" w:rsidR="00713D8A" w:rsidRPr="00777FEB" w:rsidRDefault="00713D8A" w:rsidP="00713D8A">
            <w:pPr>
              <w:pStyle w:val="TableParagraph"/>
              <w:spacing w:before="50" w:line="225" w:lineRule="exact"/>
              <w:rPr>
                <w:b/>
                <w:szCs w:val="24"/>
              </w:rPr>
            </w:pPr>
            <w:proofErr w:type="spellStart"/>
            <w:r w:rsidRPr="00777FEB">
              <w:rPr>
                <w:b/>
                <w:szCs w:val="24"/>
              </w:rPr>
              <w:t>Sporthorizont</w:t>
            </w:r>
            <w:proofErr w:type="spellEnd"/>
            <w:r w:rsidRPr="00777FEB">
              <w:rPr>
                <w:b/>
                <w:szCs w:val="24"/>
              </w:rPr>
              <w:t xml:space="preserve"> GmbH</w:t>
            </w:r>
          </w:p>
        </w:tc>
        <w:tc>
          <w:tcPr>
            <w:tcW w:w="2365" w:type="dxa"/>
          </w:tcPr>
          <w:p w14:paraId="59EF28BE" w14:textId="77777777" w:rsidR="00713D8A" w:rsidRPr="00777FEB" w:rsidRDefault="00713D8A" w:rsidP="00713D8A">
            <w:pPr>
              <w:pStyle w:val="TableParagraph"/>
              <w:spacing w:before="62" w:line="214" w:lineRule="exact"/>
              <w:ind w:left="0" w:right="201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Darmstadt, DE</w:t>
            </w:r>
          </w:p>
        </w:tc>
      </w:tr>
      <w:tr w:rsidR="00713D8A" w:rsidRPr="00777FEB" w14:paraId="33561D04" w14:textId="77777777" w:rsidTr="00F47219">
        <w:trPr>
          <w:trHeight w:val="224"/>
        </w:trPr>
        <w:tc>
          <w:tcPr>
            <w:tcW w:w="8245" w:type="dxa"/>
            <w:gridSpan w:val="2"/>
          </w:tcPr>
          <w:p w14:paraId="237F815E" w14:textId="77777777" w:rsidR="00713D8A" w:rsidRPr="00777FEB" w:rsidRDefault="00713D8A" w:rsidP="00713D8A">
            <w:pPr>
              <w:pStyle w:val="TableParagraph"/>
              <w:spacing w:line="205" w:lineRule="exact"/>
              <w:rPr>
                <w:i/>
                <w:szCs w:val="24"/>
              </w:rPr>
            </w:pPr>
            <w:r w:rsidRPr="00777FEB">
              <w:rPr>
                <w:i/>
                <w:szCs w:val="24"/>
              </w:rPr>
              <w:t>Internship in customer and supplier support</w:t>
            </w:r>
          </w:p>
        </w:tc>
        <w:tc>
          <w:tcPr>
            <w:tcW w:w="2365" w:type="dxa"/>
          </w:tcPr>
          <w:p w14:paraId="6D92C9D7" w14:textId="77777777" w:rsidR="00713D8A" w:rsidRPr="00777FEB" w:rsidRDefault="00713D8A" w:rsidP="00713D8A">
            <w:pPr>
              <w:pStyle w:val="TableParagraph"/>
              <w:spacing w:line="205" w:lineRule="exact"/>
              <w:ind w:left="0" w:right="200"/>
              <w:jc w:val="right"/>
              <w:rPr>
                <w:szCs w:val="24"/>
              </w:rPr>
            </w:pPr>
            <w:r w:rsidRPr="00777FEB">
              <w:rPr>
                <w:szCs w:val="24"/>
              </w:rPr>
              <w:t>02/2019 – 03/2019</w:t>
            </w:r>
          </w:p>
        </w:tc>
      </w:tr>
      <w:tr w:rsidR="00713D8A" w:rsidRPr="00777FEB" w14:paraId="0FC2F657" w14:textId="77777777">
        <w:trPr>
          <w:trHeight w:val="1090"/>
        </w:trPr>
        <w:tc>
          <w:tcPr>
            <w:tcW w:w="10610" w:type="dxa"/>
            <w:gridSpan w:val="3"/>
          </w:tcPr>
          <w:p w14:paraId="09A3E91D" w14:textId="77777777" w:rsidR="00713D8A" w:rsidRPr="00777FEB" w:rsidRDefault="00713D8A" w:rsidP="00713D8A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proofErr w:type="spellStart"/>
            <w:r w:rsidRPr="00777FEB">
              <w:rPr>
                <w:szCs w:val="24"/>
              </w:rPr>
              <w:t>Sporthorizont</w:t>
            </w:r>
            <w:proofErr w:type="spellEnd"/>
            <w:r w:rsidRPr="00777FEB">
              <w:rPr>
                <w:szCs w:val="24"/>
              </w:rPr>
              <w:t xml:space="preserve"> is a medium-sized bicycle manufacturer, specializing in Gravel and E-bikes, with around 15</w:t>
            </w:r>
            <w:r w:rsidRPr="00777FEB">
              <w:rPr>
                <w:spacing w:val="-16"/>
                <w:szCs w:val="24"/>
              </w:rPr>
              <w:t xml:space="preserve"> </w:t>
            </w:r>
            <w:r w:rsidRPr="00777FEB">
              <w:rPr>
                <w:szCs w:val="24"/>
              </w:rPr>
              <w:t>employees</w:t>
            </w:r>
          </w:p>
          <w:p w14:paraId="65641EC0" w14:textId="542FAD90" w:rsidR="00713D8A" w:rsidRPr="004D54A6" w:rsidRDefault="00713D8A" w:rsidP="004D54A6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 xml:space="preserve">Conceptualized and </w:t>
            </w:r>
            <w:proofErr w:type="spellStart"/>
            <w:r w:rsidRPr="00777FEB">
              <w:rPr>
                <w:szCs w:val="24"/>
              </w:rPr>
              <w:t>analysed</w:t>
            </w:r>
            <w:proofErr w:type="spellEnd"/>
            <w:r w:rsidRPr="00777FEB">
              <w:rPr>
                <w:szCs w:val="24"/>
              </w:rPr>
              <w:t xml:space="preserve"> new gravel</w:t>
            </w:r>
            <w:r w:rsidRPr="00777FEB">
              <w:rPr>
                <w:spacing w:val="-1"/>
                <w:szCs w:val="24"/>
              </w:rPr>
              <w:t xml:space="preserve"> </w:t>
            </w:r>
            <w:r w:rsidRPr="00777FEB">
              <w:rPr>
                <w:szCs w:val="24"/>
              </w:rPr>
              <w:t>models</w:t>
            </w:r>
          </w:p>
          <w:p w14:paraId="4CFC8D3B" w14:textId="77777777" w:rsidR="00713D8A" w:rsidRPr="00777FEB" w:rsidRDefault="00713D8A" w:rsidP="00713D8A">
            <w:pPr>
              <w:pStyle w:val="TableParagraph"/>
              <w:numPr>
                <w:ilvl w:val="0"/>
                <w:numId w:val="5"/>
              </w:numPr>
              <w:tabs>
                <w:tab w:val="left" w:pos="920"/>
                <w:tab w:val="left" w:pos="921"/>
              </w:tabs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Optimized logistics processes when receiving</w:t>
            </w:r>
            <w:r w:rsidRPr="00777FEB">
              <w:rPr>
                <w:spacing w:val="-12"/>
                <w:szCs w:val="24"/>
              </w:rPr>
              <w:t xml:space="preserve"> </w:t>
            </w:r>
            <w:r w:rsidRPr="00777FEB">
              <w:rPr>
                <w:szCs w:val="24"/>
              </w:rPr>
              <w:t>goods</w:t>
            </w:r>
          </w:p>
        </w:tc>
      </w:tr>
      <w:tr w:rsidR="00713D8A" w:rsidRPr="00777FEB" w14:paraId="7F3D6008" w14:textId="77777777">
        <w:trPr>
          <w:trHeight w:val="455"/>
        </w:trPr>
        <w:tc>
          <w:tcPr>
            <w:tcW w:w="10610" w:type="dxa"/>
            <w:gridSpan w:val="3"/>
          </w:tcPr>
          <w:p w14:paraId="1B3FF241" w14:textId="77777777" w:rsidR="00713D8A" w:rsidRPr="00777FEB" w:rsidRDefault="00713D8A" w:rsidP="00713D8A">
            <w:pPr>
              <w:pStyle w:val="TableParagraph"/>
              <w:tabs>
                <w:tab w:val="left" w:pos="10407"/>
              </w:tabs>
              <w:spacing w:before="100"/>
              <w:rPr>
                <w:b/>
                <w:sz w:val="28"/>
                <w:szCs w:val="24"/>
              </w:rPr>
            </w:pPr>
            <w:r w:rsidRPr="00777FEB">
              <w:rPr>
                <w:b/>
                <w:sz w:val="28"/>
                <w:szCs w:val="24"/>
                <w:u w:val="single"/>
              </w:rPr>
              <w:t>EXTRACURRICULAR</w:t>
            </w:r>
            <w:r w:rsidRPr="00777FEB">
              <w:rPr>
                <w:b/>
                <w:spacing w:val="-3"/>
                <w:sz w:val="28"/>
                <w:szCs w:val="24"/>
                <w:u w:val="single"/>
              </w:rPr>
              <w:t xml:space="preserve"> </w:t>
            </w:r>
            <w:r w:rsidRPr="00777FEB">
              <w:rPr>
                <w:b/>
                <w:sz w:val="28"/>
                <w:szCs w:val="24"/>
                <w:u w:val="single"/>
              </w:rPr>
              <w:t>ACTIVITIES</w:t>
            </w:r>
            <w:r w:rsidRPr="00777FEB">
              <w:rPr>
                <w:b/>
                <w:sz w:val="28"/>
                <w:szCs w:val="24"/>
                <w:u w:val="single"/>
              </w:rPr>
              <w:tab/>
            </w:r>
          </w:p>
        </w:tc>
      </w:tr>
      <w:tr w:rsidR="00713D8A" w:rsidRPr="00777FEB" w14:paraId="1813CFBC" w14:textId="77777777" w:rsidTr="00F47219">
        <w:trPr>
          <w:trHeight w:val="295"/>
        </w:trPr>
        <w:tc>
          <w:tcPr>
            <w:tcW w:w="8245" w:type="dxa"/>
            <w:gridSpan w:val="2"/>
          </w:tcPr>
          <w:p w14:paraId="6D8CF432" w14:textId="3A5923B0" w:rsidR="00713D8A" w:rsidRPr="00777FEB" w:rsidRDefault="00713D8A" w:rsidP="00713D8A">
            <w:pPr>
              <w:pStyle w:val="TableParagraph"/>
              <w:spacing w:before="49" w:line="227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 xml:space="preserve">180 </w:t>
            </w:r>
            <w:proofErr w:type="spellStart"/>
            <w:r>
              <w:rPr>
                <w:b/>
                <w:szCs w:val="24"/>
              </w:rPr>
              <w:t>Junge</w:t>
            </w:r>
            <w:proofErr w:type="spellEnd"/>
            <w:r>
              <w:rPr>
                <w:b/>
                <w:szCs w:val="24"/>
              </w:rPr>
              <w:t xml:space="preserve"> </w:t>
            </w:r>
            <w:proofErr w:type="spellStart"/>
            <w:r>
              <w:rPr>
                <w:b/>
                <w:szCs w:val="24"/>
              </w:rPr>
              <w:t>Liberale</w:t>
            </w:r>
            <w:proofErr w:type="spellEnd"/>
            <w:r>
              <w:rPr>
                <w:b/>
                <w:szCs w:val="24"/>
              </w:rPr>
              <w:t xml:space="preserve"> Mannheim</w:t>
            </w:r>
          </w:p>
        </w:tc>
        <w:tc>
          <w:tcPr>
            <w:tcW w:w="2365" w:type="dxa"/>
          </w:tcPr>
          <w:p w14:paraId="538107C4" w14:textId="49EBE352" w:rsidR="00713D8A" w:rsidRPr="00777FEB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M</w:t>
            </w:r>
            <w:r>
              <w:rPr>
                <w:b/>
                <w:szCs w:val="24"/>
              </w:rPr>
              <w:t>annheim</w:t>
            </w:r>
            <w:r w:rsidRPr="00777FEB">
              <w:rPr>
                <w:b/>
                <w:szCs w:val="24"/>
              </w:rPr>
              <w:t>, DE</w:t>
            </w:r>
          </w:p>
        </w:tc>
      </w:tr>
      <w:tr w:rsidR="00713D8A" w:rsidRPr="00777FEB" w14:paraId="357D82D4" w14:textId="77777777" w:rsidTr="004050D2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4" w:author="David Döbele" w:date="2023-01-03T20:48:00Z">
            <w:tblPrEx>
              <w:tblW w:w="0" w:type="auto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5" w:author="David Döbele" w:date="2023-01-03T20:48:00Z">
            <w:trPr>
              <w:trHeight w:val="295"/>
            </w:trPr>
          </w:trPrChange>
        </w:trPr>
        <w:tc>
          <w:tcPr>
            <w:tcW w:w="8245" w:type="dxa"/>
            <w:gridSpan w:val="2"/>
            <w:tcPrChange w:id="6" w:author="David Döbele" w:date="2023-01-03T20:48:00Z">
              <w:tcPr>
                <w:tcW w:w="8245" w:type="dxa"/>
                <w:gridSpan w:val="2"/>
              </w:tcPr>
            </w:tcPrChange>
          </w:tcPr>
          <w:p w14:paraId="1519BC72" w14:textId="56E34D8A" w:rsidR="00713D8A" w:rsidRPr="00777FEB" w:rsidRDefault="00713D8A" w:rsidP="00713D8A">
            <w:pPr>
              <w:pStyle w:val="TableParagraph"/>
              <w:spacing w:before="49" w:line="227" w:lineRule="exact"/>
              <w:rPr>
                <w:b/>
                <w:szCs w:val="24"/>
              </w:rPr>
            </w:pPr>
            <w:proofErr w:type="spellStart"/>
            <w:r>
              <w:rPr>
                <w:i/>
                <w:szCs w:val="24"/>
              </w:rPr>
              <w:t>Assesor</w:t>
            </w:r>
            <w:proofErr w:type="spellEnd"/>
            <w:r>
              <w:rPr>
                <w:i/>
                <w:szCs w:val="24"/>
              </w:rPr>
              <w:t xml:space="preserve"> on the Board</w:t>
            </w:r>
          </w:p>
        </w:tc>
        <w:tc>
          <w:tcPr>
            <w:tcW w:w="2365" w:type="dxa"/>
            <w:tcPrChange w:id="7" w:author="David Döbele" w:date="2023-01-03T20:48:00Z">
              <w:tcPr>
                <w:tcW w:w="2365" w:type="dxa"/>
              </w:tcPr>
            </w:tcPrChange>
          </w:tcPr>
          <w:p w14:paraId="175F138B" w14:textId="0499FA5A" w:rsidR="00713D8A" w:rsidRPr="00777FEB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</w:rPr>
            </w:pPr>
            <w:r w:rsidRPr="00777FEB">
              <w:rPr>
                <w:szCs w:val="24"/>
              </w:rPr>
              <w:t>1</w:t>
            </w:r>
            <w:r>
              <w:rPr>
                <w:szCs w:val="24"/>
              </w:rPr>
              <w:t>1</w:t>
            </w:r>
            <w:r w:rsidRPr="00777FEB">
              <w:rPr>
                <w:szCs w:val="24"/>
              </w:rPr>
              <w:t>/2022 – today</w:t>
            </w:r>
          </w:p>
        </w:tc>
      </w:tr>
      <w:tr w:rsidR="004D54A6" w:rsidRPr="00777FEB" w14:paraId="06CA7EA2" w14:textId="77777777" w:rsidTr="004050D2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8" w:author="David Döbele" w:date="2023-01-03T20:48:00Z">
            <w:tblPrEx>
              <w:tblW w:w="0" w:type="auto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20"/>
          <w:trPrChange w:id="9" w:author="David Döbele" w:date="2023-01-03T20:48:00Z">
            <w:trPr>
              <w:trHeight w:val="295"/>
            </w:trPr>
          </w:trPrChange>
        </w:trPr>
        <w:tc>
          <w:tcPr>
            <w:tcW w:w="8245" w:type="dxa"/>
            <w:gridSpan w:val="2"/>
            <w:tcPrChange w:id="10" w:author="David Döbele" w:date="2023-01-03T20:48:00Z">
              <w:tcPr>
                <w:tcW w:w="8245" w:type="dxa"/>
                <w:gridSpan w:val="2"/>
              </w:tcPr>
            </w:tcPrChange>
          </w:tcPr>
          <w:p w14:paraId="09056794" w14:textId="21F45AEA" w:rsidR="004D54A6" w:rsidRPr="00777FEB" w:rsidRDefault="008D0CEF" w:rsidP="004D54A6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>
              <w:rPr>
                <w:szCs w:val="24"/>
              </w:rPr>
              <w:t xml:space="preserve">Supporting the </w:t>
            </w:r>
            <w:r w:rsidRPr="008D0CEF">
              <w:rPr>
                <w:szCs w:val="24"/>
              </w:rPr>
              <w:t>Treasurer</w:t>
            </w:r>
            <w:r>
              <w:rPr>
                <w:szCs w:val="24"/>
              </w:rPr>
              <w:t xml:space="preserve"> concerning </w:t>
            </w:r>
            <w:r w:rsidRPr="008D0CEF">
              <w:rPr>
                <w:szCs w:val="24"/>
              </w:rPr>
              <w:t>regarding the control of financial expenditure</w:t>
            </w:r>
          </w:p>
          <w:p w14:paraId="23FE7B0D" w14:textId="36483E3B" w:rsidR="004D54A6" w:rsidRPr="008D0CEF" w:rsidRDefault="008D0CEF" w:rsidP="008D0CEF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Cs w:val="24"/>
              </w:rPr>
            </w:pPr>
            <w:r w:rsidRPr="008D0CEF">
              <w:rPr>
                <w:szCs w:val="24"/>
              </w:rPr>
              <w:t>Organization of team events to increase cohesion</w:t>
            </w:r>
          </w:p>
        </w:tc>
        <w:tc>
          <w:tcPr>
            <w:tcW w:w="2365" w:type="dxa"/>
            <w:tcPrChange w:id="11" w:author="David Döbele" w:date="2023-01-03T20:48:00Z">
              <w:tcPr>
                <w:tcW w:w="2365" w:type="dxa"/>
              </w:tcPr>
            </w:tcPrChange>
          </w:tcPr>
          <w:p w14:paraId="74C3636F" w14:textId="77777777" w:rsidR="004D54A6" w:rsidRPr="00777FEB" w:rsidRDefault="004D54A6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szCs w:val="24"/>
              </w:rPr>
            </w:pPr>
          </w:p>
        </w:tc>
      </w:tr>
      <w:tr w:rsidR="00713D8A" w:rsidRPr="00777FEB" w14:paraId="7BCCB3F4" w14:textId="77777777" w:rsidTr="004050D2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12" w:author="David Döbele" w:date="2023-01-03T20:48:00Z">
            <w:tblPrEx>
              <w:tblW w:w="0" w:type="auto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351"/>
          <w:trPrChange w:id="13" w:author="David Döbele" w:date="2023-01-03T20:48:00Z">
            <w:trPr>
              <w:trHeight w:val="295"/>
            </w:trPr>
          </w:trPrChange>
        </w:trPr>
        <w:tc>
          <w:tcPr>
            <w:tcW w:w="8245" w:type="dxa"/>
            <w:gridSpan w:val="2"/>
            <w:vAlign w:val="bottom"/>
            <w:tcPrChange w:id="14" w:author="David Döbele" w:date="2023-01-03T20:48:00Z">
              <w:tcPr>
                <w:tcW w:w="8245" w:type="dxa"/>
                <w:gridSpan w:val="2"/>
              </w:tcPr>
            </w:tcPrChange>
          </w:tcPr>
          <w:p w14:paraId="1A01FD17" w14:textId="79E5663B" w:rsidR="00713D8A" w:rsidRPr="00777FEB" w:rsidRDefault="00713D8A" w:rsidP="004050D2">
            <w:pPr>
              <w:pStyle w:val="TableParagraph"/>
              <w:spacing w:before="49" w:line="227" w:lineRule="exac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180 Degrees Consulting Mannheim</w:t>
            </w:r>
          </w:p>
        </w:tc>
        <w:tc>
          <w:tcPr>
            <w:tcW w:w="2365" w:type="dxa"/>
            <w:vAlign w:val="bottom"/>
            <w:tcPrChange w:id="15" w:author="David Döbele" w:date="2023-01-03T20:48:00Z">
              <w:tcPr>
                <w:tcW w:w="2365" w:type="dxa"/>
              </w:tcPr>
            </w:tcPrChange>
          </w:tcPr>
          <w:p w14:paraId="59570E4E" w14:textId="182F46DB" w:rsidR="00713D8A" w:rsidRPr="00777FEB" w:rsidRDefault="00713D8A" w:rsidP="004050D2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</w:rPr>
            </w:pPr>
            <w:r w:rsidRPr="00777FEB">
              <w:rPr>
                <w:b/>
                <w:szCs w:val="24"/>
              </w:rPr>
              <w:t>M</w:t>
            </w:r>
            <w:r>
              <w:rPr>
                <w:b/>
                <w:szCs w:val="24"/>
              </w:rPr>
              <w:t>annheim</w:t>
            </w:r>
            <w:r w:rsidRPr="00777FEB">
              <w:rPr>
                <w:b/>
                <w:szCs w:val="24"/>
              </w:rPr>
              <w:t>, DE</w:t>
            </w:r>
          </w:p>
        </w:tc>
      </w:tr>
      <w:tr w:rsidR="00713D8A" w:rsidRPr="00777FEB" w14:paraId="56F792E8" w14:textId="77777777" w:rsidTr="004050D2">
        <w:tblPrEx>
          <w:tblW w:w="0" w:type="auto"/>
          <w:tblInd w:w="119" w:type="dxa"/>
          <w:tblLayout w:type="fixed"/>
          <w:tblCellMar>
            <w:left w:w="0" w:type="dxa"/>
            <w:right w:w="0" w:type="dxa"/>
          </w:tblCellMar>
          <w:tblLook w:val="01E0" w:firstRow="1" w:lastRow="1" w:firstColumn="1" w:lastColumn="1" w:noHBand="0" w:noVBand="0"/>
          <w:tblPrExChange w:id="16" w:author="David Döbele" w:date="2023-01-03T20:47:00Z">
            <w:tblPrEx>
              <w:tblW w:w="0" w:type="auto"/>
              <w:tblInd w:w="119" w:type="dxa"/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Ex>
          </w:tblPrExChange>
        </w:tblPrEx>
        <w:trPr>
          <w:trHeight w:val="113"/>
          <w:trPrChange w:id="17" w:author="David Döbele" w:date="2023-01-03T20:47:00Z">
            <w:trPr>
              <w:trHeight w:val="295"/>
            </w:trPr>
          </w:trPrChange>
        </w:trPr>
        <w:tc>
          <w:tcPr>
            <w:tcW w:w="8245" w:type="dxa"/>
            <w:gridSpan w:val="2"/>
            <w:tcPrChange w:id="18" w:author="David Döbele" w:date="2023-01-03T20:47:00Z">
              <w:tcPr>
                <w:tcW w:w="8245" w:type="dxa"/>
                <w:gridSpan w:val="2"/>
              </w:tcPr>
            </w:tcPrChange>
          </w:tcPr>
          <w:p w14:paraId="787AF472" w14:textId="4D232789" w:rsidR="00713D8A" w:rsidRPr="00777FEB" w:rsidRDefault="00713D8A" w:rsidP="00713D8A">
            <w:pPr>
              <w:pStyle w:val="TableParagraph"/>
              <w:spacing w:before="49" w:line="227" w:lineRule="exact"/>
              <w:rPr>
                <w:b/>
                <w:szCs w:val="24"/>
              </w:rPr>
            </w:pPr>
            <w:r w:rsidRPr="00777FEB">
              <w:rPr>
                <w:i/>
                <w:szCs w:val="24"/>
              </w:rPr>
              <w:t>Member of the information technology department</w:t>
            </w:r>
          </w:p>
        </w:tc>
        <w:tc>
          <w:tcPr>
            <w:tcW w:w="2365" w:type="dxa"/>
            <w:tcPrChange w:id="19" w:author="David Döbele" w:date="2023-01-03T20:47:00Z">
              <w:tcPr>
                <w:tcW w:w="2365" w:type="dxa"/>
              </w:tcPr>
            </w:tcPrChange>
          </w:tcPr>
          <w:p w14:paraId="2000BA4B" w14:textId="0BC28FD1" w:rsidR="00713D8A" w:rsidRPr="00777FEB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</w:rPr>
            </w:pPr>
            <w:r w:rsidRPr="00777FEB">
              <w:rPr>
                <w:szCs w:val="24"/>
              </w:rPr>
              <w:t>10/2022 – today</w:t>
            </w:r>
          </w:p>
        </w:tc>
      </w:tr>
      <w:tr w:rsidR="00713D8A" w:rsidRPr="00777FEB" w14:paraId="4D1B77FE" w14:textId="77777777" w:rsidTr="00EF5747">
        <w:trPr>
          <w:trHeight w:val="295"/>
        </w:trPr>
        <w:tc>
          <w:tcPr>
            <w:tcW w:w="8245" w:type="dxa"/>
            <w:gridSpan w:val="2"/>
          </w:tcPr>
          <w:p w14:paraId="2BAC4543" w14:textId="6BACE6C2" w:rsidR="00713D8A" w:rsidRPr="00777FEB" w:rsidRDefault="00713D8A" w:rsidP="00713D8A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spacing w:line="245" w:lineRule="exact"/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Responsibility for expanding and monitoring the IT infrastructure</w:t>
            </w:r>
          </w:p>
          <w:p w14:paraId="6B81F927" w14:textId="5A33EDD7" w:rsidR="00713D8A" w:rsidRPr="00777FEB" w:rsidRDefault="00713D8A" w:rsidP="00713D8A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>Organized a project to build a new website</w:t>
            </w:r>
          </w:p>
          <w:p w14:paraId="55B46454" w14:textId="42731D77" w:rsidR="00713D8A" w:rsidRPr="00777FEB" w:rsidRDefault="00713D8A" w:rsidP="00713D8A">
            <w:pPr>
              <w:pStyle w:val="TableParagraph"/>
              <w:numPr>
                <w:ilvl w:val="0"/>
                <w:numId w:val="1"/>
              </w:numPr>
              <w:tabs>
                <w:tab w:val="left" w:pos="920"/>
                <w:tab w:val="left" w:pos="921"/>
              </w:tabs>
              <w:ind w:hanging="361"/>
              <w:rPr>
                <w:szCs w:val="24"/>
              </w:rPr>
            </w:pPr>
            <w:r w:rsidRPr="00777FEB">
              <w:rPr>
                <w:szCs w:val="24"/>
              </w:rPr>
              <w:t xml:space="preserve">Developing tools for </w:t>
            </w:r>
            <w:r>
              <w:rPr>
                <w:szCs w:val="24"/>
              </w:rPr>
              <w:t xml:space="preserve">a </w:t>
            </w:r>
            <w:proofErr w:type="gramStart"/>
            <w:r w:rsidRPr="00777FEB">
              <w:rPr>
                <w:szCs w:val="24"/>
              </w:rPr>
              <w:t>non IT</w:t>
            </w:r>
            <w:proofErr w:type="gramEnd"/>
            <w:r>
              <w:rPr>
                <w:szCs w:val="24"/>
              </w:rPr>
              <w:t xml:space="preserve"> c</w:t>
            </w:r>
            <w:r w:rsidRPr="00777FEB">
              <w:rPr>
                <w:szCs w:val="24"/>
              </w:rPr>
              <w:t xml:space="preserve">onsulting </w:t>
            </w:r>
            <w:r>
              <w:rPr>
                <w:szCs w:val="24"/>
              </w:rPr>
              <w:t>t</w:t>
            </w:r>
            <w:r w:rsidRPr="00777FEB">
              <w:rPr>
                <w:szCs w:val="24"/>
              </w:rPr>
              <w:t>eam</w:t>
            </w:r>
          </w:p>
        </w:tc>
        <w:tc>
          <w:tcPr>
            <w:tcW w:w="2365" w:type="dxa"/>
          </w:tcPr>
          <w:p w14:paraId="0479BB84" w14:textId="77777777" w:rsidR="00713D8A" w:rsidRPr="00777FEB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</w:rPr>
            </w:pPr>
          </w:p>
        </w:tc>
      </w:tr>
      <w:tr w:rsidR="00713D8A" w:rsidRPr="00EF5747" w14:paraId="1FCA9C9E" w14:textId="77777777" w:rsidTr="00EF5747">
        <w:trPr>
          <w:trHeight w:val="295"/>
        </w:trPr>
        <w:tc>
          <w:tcPr>
            <w:tcW w:w="8245" w:type="dxa"/>
            <w:gridSpan w:val="2"/>
            <w:vAlign w:val="center"/>
          </w:tcPr>
          <w:p w14:paraId="009E2C8F" w14:textId="33E023FD" w:rsidR="00713D8A" w:rsidRPr="00EF5747" w:rsidRDefault="00713D8A" w:rsidP="00713D8A">
            <w:pPr>
              <w:pStyle w:val="TableParagraph"/>
              <w:tabs>
                <w:tab w:val="left" w:pos="920"/>
                <w:tab w:val="left" w:pos="921"/>
              </w:tabs>
              <w:spacing w:line="245" w:lineRule="exact"/>
              <w:ind w:left="0"/>
              <w:rPr>
                <w:szCs w:val="24"/>
                <w:lang w:val="de-DE"/>
              </w:rPr>
            </w:pPr>
            <w:r w:rsidRPr="00B81123">
              <w:rPr>
                <w:b/>
                <w:szCs w:val="24"/>
                <w:lang w:val="en-GB"/>
              </w:rPr>
              <w:t xml:space="preserve">    </w:t>
            </w:r>
            <w:r w:rsidRPr="00EF5747">
              <w:rPr>
                <w:b/>
                <w:szCs w:val="24"/>
                <w:lang w:val="de-DE"/>
              </w:rPr>
              <w:t>Arbeitskr</w:t>
            </w:r>
            <w:r>
              <w:rPr>
                <w:b/>
                <w:szCs w:val="24"/>
                <w:lang w:val="de-DE"/>
              </w:rPr>
              <w:t>eis Börse e.V.</w:t>
            </w:r>
          </w:p>
        </w:tc>
        <w:tc>
          <w:tcPr>
            <w:tcW w:w="2365" w:type="dxa"/>
          </w:tcPr>
          <w:p w14:paraId="4F2028D0" w14:textId="4BADD73D" w:rsidR="00713D8A" w:rsidRPr="00EF5747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  <w:lang w:val="de-DE"/>
              </w:rPr>
            </w:pPr>
            <w:r w:rsidRPr="00777FEB">
              <w:rPr>
                <w:b/>
                <w:szCs w:val="24"/>
              </w:rPr>
              <w:t>M</w:t>
            </w:r>
            <w:r>
              <w:rPr>
                <w:b/>
                <w:szCs w:val="24"/>
              </w:rPr>
              <w:t>annheim</w:t>
            </w:r>
            <w:r w:rsidRPr="00777FEB">
              <w:rPr>
                <w:b/>
                <w:szCs w:val="24"/>
              </w:rPr>
              <w:t>, DE</w:t>
            </w:r>
          </w:p>
        </w:tc>
      </w:tr>
      <w:tr w:rsidR="00713D8A" w:rsidRPr="00EF5747" w14:paraId="2DF246D3" w14:textId="77777777" w:rsidTr="00EF5747">
        <w:trPr>
          <w:trHeight w:val="295"/>
        </w:trPr>
        <w:tc>
          <w:tcPr>
            <w:tcW w:w="8245" w:type="dxa"/>
            <w:gridSpan w:val="2"/>
            <w:vAlign w:val="center"/>
          </w:tcPr>
          <w:p w14:paraId="1918590C" w14:textId="0C882BE3" w:rsidR="00713D8A" w:rsidRPr="00EF5747" w:rsidRDefault="00713D8A" w:rsidP="00713D8A">
            <w:pPr>
              <w:pStyle w:val="TableParagraph"/>
              <w:tabs>
                <w:tab w:val="left" w:pos="920"/>
                <w:tab w:val="left" w:pos="921"/>
              </w:tabs>
              <w:spacing w:line="245" w:lineRule="exact"/>
              <w:rPr>
                <w:szCs w:val="24"/>
                <w:lang w:val="en-GB"/>
              </w:rPr>
            </w:pPr>
            <w:r w:rsidRPr="00777FEB">
              <w:rPr>
                <w:i/>
                <w:szCs w:val="24"/>
              </w:rPr>
              <w:t xml:space="preserve">Member of </w:t>
            </w:r>
            <w:r>
              <w:rPr>
                <w:i/>
                <w:szCs w:val="24"/>
              </w:rPr>
              <w:t>Germany’s oldest and largest student finance society</w:t>
            </w:r>
          </w:p>
        </w:tc>
        <w:tc>
          <w:tcPr>
            <w:tcW w:w="2365" w:type="dxa"/>
          </w:tcPr>
          <w:p w14:paraId="561CE7B7" w14:textId="0A2064DC" w:rsidR="00713D8A" w:rsidRPr="00EF5747" w:rsidRDefault="00713D8A" w:rsidP="00713D8A">
            <w:pPr>
              <w:pStyle w:val="TableParagraph"/>
              <w:spacing w:before="60" w:line="215" w:lineRule="exact"/>
              <w:ind w:left="0" w:right="203"/>
              <w:jc w:val="right"/>
              <w:rPr>
                <w:b/>
                <w:szCs w:val="24"/>
                <w:lang w:val="de-DE"/>
              </w:rPr>
            </w:pPr>
            <w:r>
              <w:rPr>
                <w:szCs w:val="24"/>
              </w:rPr>
              <w:t>09</w:t>
            </w:r>
            <w:r w:rsidRPr="00777FEB">
              <w:rPr>
                <w:szCs w:val="24"/>
              </w:rPr>
              <w:t>/2022 – today</w:t>
            </w:r>
          </w:p>
        </w:tc>
      </w:tr>
      <w:tr w:rsidR="00713D8A" w:rsidRPr="00777FEB" w14:paraId="6CD92F8A" w14:textId="77777777">
        <w:trPr>
          <w:trHeight w:val="462"/>
        </w:trPr>
        <w:tc>
          <w:tcPr>
            <w:tcW w:w="10610" w:type="dxa"/>
            <w:gridSpan w:val="3"/>
          </w:tcPr>
          <w:p w14:paraId="6D4AE251" w14:textId="77777777" w:rsidR="00713D8A" w:rsidRPr="00777FEB" w:rsidRDefault="00713D8A" w:rsidP="00713D8A">
            <w:pPr>
              <w:pStyle w:val="TableParagraph"/>
              <w:tabs>
                <w:tab w:val="left" w:pos="10407"/>
              </w:tabs>
              <w:spacing w:before="99"/>
              <w:rPr>
                <w:b/>
                <w:sz w:val="28"/>
                <w:szCs w:val="24"/>
              </w:rPr>
            </w:pPr>
            <w:r w:rsidRPr="00777FEB">
              <w:rPr>
                <w:b/>
                <w:sz w:val="28"/>
                <w:szCs w:val="24"/>
                <w:u w:val="single"/>
              </w:rPr>
              <w:t>SKILLS &amp;</w:t>
            </w:r>
            <w:r w:rsidRPr="00777FEB">
              <w:rPr>
                <w:b/>
                <w:spacing w:val="-3"/>
                <w:sz w:val="28"/>
                <w:szCs w:val="24"/>
                <w:u w:val="single"/>
              </w:rPr>
              <w:t xml:space="preserve"> </w:t>
            </w:r>
            <w:r w:rsidRPr="00777FEB">
              <w:rPr>
                <w:b/>
                <w:sz w:val="28"/>
                <w:szCs w:val="24"/>
                <w:u w:val="single"/>
              </w:rPr>
              <w:t>INTERESTS</w:t>
            </w:r>
            <w:r w:rsidRPr="00777FEB">
              <w:rPr>
                <w:b/>
                <w:sz w:val="28"/>
                <w:szCs w:val="24"/>
                <w:u w:val="single"/>
              </w:rPr>
              <w:tab/>
            </w:r>
          </w:p>
        </w:tc>
      </w:tr>
      <w:tr w:rsidR="00713D8A" w:rsidRPr="00777FEB" w14:paraId="158FF6DD" w14:textId="77777777" w:rsidTr="00F47219">
        <w:trPr>
          <w:trHeight w:val="341"/>
        </w:trPr>
        <w:tc>
          <w:tcPr>
            <w:tcW w:w="1631" w:type="dxa"/>
          </w:tcPr>
          <w:p w14:paraId="6301B38C" w14:textId="77777777" w:rsidR="00713D8A" w:rsidRPr="00777FEB" w:rsidRDefault="00713D8A" w:rsidP="00713D8A">
            <w:pPr>
              <w:pStyle w:val="TableParagraph"/>
              <w:spacing w:before="55"/>
              <w:rPr>
                <w:szCs w:val="24"/>
              </w:rPr>
            </w:pPr>
            <w:r w:rsidRPr="00777FEB">
              <w:rPr>
                <w:szCs w:val="24"/>
              </w:rPr>
              <w:t>Languages:</w:t>
            </w:r>
          </w:p>
        </w:tc>
        <w:tc>
          <w:tcPr>
            <w:tcW w:w="6614" w:type="dxa"/>
          </w:tcPr>
          <w:p w14:paraId="5351E9C9" w14:textId="77777777" w:rsidR="00713D8A" w:rsidRPr="00777FEB" w:rsidRDefault="00713D8A" w:rsidP="00713D8A">
            <w:pPr>
              <w:pStyle w:val="TableParagraph"/>
              <w:spacing w:before="55"/>
              <w:ind w:left="-15"/>
              <w:rPr>
                <w:i/>
                <w:szCs w:val="24"/>
              </w:rPr>
            </w:pPr>
            <w:r w:rsidRPr="00777FEB">
              <w:rPr>
                <w:szCs w:val="24"/>
              </w:rPr>
              <w:t xml:space="preserve">German </w:t>
            </w:r>
            <w:r w:rsidRPr="00777FEB">
              <w:rPr>
                <w:i/>
                <w:szCs w:val="24"/>
              </w:rPr>
              <w:t>(native)</w:t>
            </w:r>
            <w:r w:rsidRPr="00777FEB">
              <w:rPr>
                <w:szCs w:val="24"/>
              </w:rPr>
              <w:t xml:space="preserve">, English </w:t>
            </w:r>
            <w:r w:rsidRPr="00777FEB">
              <w:rPr>
                <w:i/>
                <w:szCs w:val="24"/>
              </w:rPr>
              <w:t>(C1)</w:t>
            </w:r>
          </w:p>
        </w:tc>
        <w:tc>
          <w:tcPr>
            <w:tcW w:w="2365" w:type="dxa"/>
          </w:tcPr>
          <w:p w14:paraId="08829B64" w14:textId="77777777" w:rsidR="00713D8A" w:rsidRPr="00777FEB" w:rsidRDefault="00713D8A" w:rsidP="00713D8A">
            <w:pPr>
              <w:pStyle w:val="TableParagraph"/>
              <w:ind w:left="0"/>
              <w:rPr>
                <w:szCs w:val="24"/>
              </w:rPr>
            </w:pPr>
          </w:p>
        </w:tc>
      </w:tr>
      <w:tr w:rsidR="00713D8A" w:rsidRPr="00777FEB" w14:paraId="0F3EF022" w14:textId="77777777" w:rsidTr="000D2F5C">
        <w:trPr>
          <w:trHeight w:val="340"/>
        </w:trPr>
        <w:tc>
          <w:tcPr>
            <w:tcW w:w="1631" w:type="dxa"/>
          </w:tcPr>
          <w:p w14:paraId="4EFE4437" w14:textId="77777777" w:rsidR="00713D8A" w:rsidRPr="00777FEB" w:rsidRDefault="00713D8A" w:rsidP="00713D8A">
            <w:pPr>
              <w:pStyle w:val="TableParagraph"/>
              <w:spacing w:before="47"/>
              <w:rPr>
                <w:szCs w:val="24"/>
              </w:rPr>
            </w:pPr>
            <w:r w:rsidRPr="00777FEB">
              <w:rPr>
                <w:szCs w:val="24"/>
              </w:rPr>
              <w:t>Technical:</w:t>
            </w:r>
          </w:p>
        </w:tc>
        <w:tc>
          <w:tcPr>
            <w:tcW w:w="8979" w:type="dxa"/>
            <w:gridSpan w:val="2"/>
          </w:tcPr>
          <w:p w14:paraId="0B8BDA36" w14:textId="2DA21CB7" w:rsidR="00713D8A" w:rsidRPr="00777FEB" w:rsidRDefault="00713D8A" w:rsidP="00713D8A">
            <w:pPr>
              <w:pStyle w:val="TableParagraph"/>
              <w:spacing w:before="47"/>
              <w:ind w:left="-15" w:right="637"/>
              <w:rPr>
                <w:i/>
                <w:szCs w:val="24"/>
              </w:rPr>
            </w:pPr>
            <w:r w:rsidRPr="00777FEB">
              <w:rPr>
                <w:szCs w:val="24"/>
              </w:rPr>
              <w:t xml:space="preserve">Microsoft Office </w:t>
            </w:r>
            <w:r w:rsidRPr="00777FEB">
              <w:rPr>
                <w:i/>
                <w:szCs w:val="24"/>
              </w:rPr>
              <w:t xml:space="preserve">(advanced), </w:t>
            </w:r>
            <w:r w:rsidRPr="00777FEB">
              <w:rPr>
                <w:szCs w:val="24"/>
              </w:rPr>
              <w:t xml:space="preserve">Java </w:t>
            </w:r>
            <w:r w:rsidRPr="00777FEB">
              <w:rPr>
                <w:i/>
                <w:szCs w:val="24"/>
              </w:rPr>
              <w:t>(advanced)</w:t>
            </w:r>
            <w:r w:rsidRPr="00777FEB">
              <w:rPr>
                <w:szCs w:val="24"/>
              </w:rPr>
              <w:t xml:space="preserve">, Python </w:t>
            </w:r>
            <w:r w:rsidRPr="00777FEB">
              <w:rPr>
                <w:i/>
                <w:szCs w:val="24"/>
              </w:rPr>
              <w:t>(basic)</w:t>
            </w:r>
            <w:r w:rsidRPr="00777FEB">
              <w:rPr>
                <w:szCs w:val="24"/>
              </w:rPr>
              <w:t xml:space="preserve">, SQL </w:t>
            </w:r>
            <w:r w:rsidRPr="00777FEB">
              <w:rPr>
                <w:i/>
                <w:szCs w:val="24"/>
              </w:rPr>
              <w:t>(advanced</w:t>
            </w:r>
            <w:r w:rsidR="00FB4F6E">
              <w:rPr>
                <w:i/>
                <w:szCs w:val="24"/>
              </w:rPr>
              <w:t>)</w:t>
            </w:r>
          </w:p>
        </w:tc>
      </w:tr>
      <w:tr w:rsidR="00713D8A" w:rsidRPr="00777FEB" w14:paraId="5858B9FD" w14:textId="77777777">
        <w:trPr>
          <w:trHeight w:val="508"/>
        </w:trPr>
        <w:tc>
          <w:tcPr>
            <w:tcW w:w="1631" w:type="dxa"/>
          </w:tcPr>
          <w:p w14:paraId="7C8F09C3" w14:textId="77777777" w:rsidR="00713D8A" w:rsidRPr="00777FEB" w:rsidRDefault="00713D8A" w:rsidP="00713D8A">
            <w:pPr>
              <w:pStyle w:val="TableParagraph"/>
              <w:spacing w:before="48"/>
              <w:rPr>
                <w:szCs w:val="24"/>
              </w:rPr>
            </w:pPr>
            <w:r w:rsidRPr="00777FEB">
              <w:rPr>
                <w:szCs w:val="24"/>
              </w:rPr>
              <w:t>Interests:</w:t>
            </w:r>
          </w:p>
        </w:tc>
        <w:tc>
          <w:tcPr>
            <w:tcW w:w="8979" w:type="dxa"/>
            <w:gridSpan w:val="2"/>
          </w:tcPr>
          <w:p w14:paraId="16766DA3" w14:textId="77777777" w:rsidR="00713D8A" w:rsidRPr="00777FEB" w:rsidRDefault="00713D8A" w:rsidP="00713D8A">
            <w:pPr>
              <w:pStyle w:val="TableParagraph"/>
              <w:spacing w:before="48" w:line="230" w:lineRule="atLeast"/>
              <w:ind w:left="-15" w:right="792"/>
              <w:rPr>
                <w:szCs w:val="24"/>
              </w:rPr>
            </w:pPr>
            <w:r w:rsidRPr="00777FEB">
              <w:rPr>
                <w:szCs w:val="24"/>
              </w:rPr>
              <w:t xml:space="preserve">Snowboarding </w:t>
            </w:r>
            <w:r w:rsidRPr="00777FEB">
              <w:rPr>
                <w:i/>
                <w:szCs w:val="24"/>
              </w:rPr>
              <w:t xml:space="preserve">(District Master 2019), </w:t>
            </w:r>
            <w:r w:rsidRPr="00777FEB">
              <w:rPr>
                <w:szCs w:val="24"/>
              </w:rPr>
              <w:t xml:space="preserve">Machine Learning, Mountain biking, </w:t>
            </w:r>
            <w:proofErr w:type="gramStart"/>
            <w:r w:rsidRPr="00777FEB">
              <w:rPr>
                <w:szCs w:val="24"/>
              </w:rPr>
              <w:t>Digitization</w:t>
            </w:r>
            <w:proofErr w:type="gramEnd"/>
            <w:r w:rsidRPr="00777FEB">
              <w:rPr>
                <w:szCs w:val="24"/>
              </w:rPr>
              <w:t xml:space="preserve"> and financial politics</w:t>
            </w:r>
          </w:p>
        </w:tc>
      </w:tr>
    </w:tbl>
    <w:p w14:paraId="5EE40C74" w14:textId="4988972C" w:rsidR="00B402D2" w:rsidRPr="00777FEB" w:rsidRDefault="00B402D2" w:rsidP="00B402D2">
      <w:pPr>
        <w:rPr>
          <w:szCs w:val="24"/>
        </w:rPr>
        <w:sectPr w:rsidR="00B402D2" w:rsidRPr="00777FEB" w:rsidSect="004050D2">
          <w:type w:val="continuous"/>
          <w:pgSz w:w="11910" w:h="16840"/>
          <w:pgMar w:top="425" w:right="539" w:bottom="0" w:left="539" w:header="720" w:footer="0" w:gutter="0"/>
          <w:cols w:space="720"/>
          <w:docGrid w:linePitch="299"/>
          <w:sectPrChange w:id="20" w:author="David Döbele" w:date="2023-01-03T20:50:00Z">
            <w:sectPr w:rsidR="00B402D2" w:rsidRPr="00777FEB" w:rsidSect="004050D2">
              <w:pgMar w:top="426" w:right="540" w:bottom="0" w:left="540" w:header="720" w:footer="720" w:gutter="0"/>
              <w:docGrid w:linePitch="0"/>
            </w:sectPr>
          </w:sectPrChange>
        </w:sectPr>
      </w:pPr>
    </w:p>
    <w:p w14:paraId="742F190B" w14:textId="1805F9D7" w:rsidR="00057D40" w:rsidRPr="00777FEB" w:rsidRDefault="00057D40" w:rsidP="004050D2">
      <w:pPr>
        <w:tabs>
          <w:tab w:val="left" w:pos="7940"/>
        </w:tabs>
        <w:rPr>
          <w:sz w:val="14"/>
          <w:szCs w:val="14"/>
        </w:rPr>
      </w:pPr>
    </w:p>
    <w:sectPr w:rsidR="00057D40" w:rsidRPr="00777FEB" w:rsidSect="004050D2">
      <w:pgSz w:w="11910" w:h="16840"/>
      <w:pgMar w:top="1580" w:right="540" w:bottom="280" w:left="540" w:header="0" w:footer="0" w:gutter="0"/>
      <w:cols w:space="720"/>
      <w:docGrid w:linePitch="299"/>
      <w:sectPrChange w:id="21" w:author="David Döbele" w:date="2023-01-03T20:50:00Z">
        <w:sectPr w:rsidR="00057D40" w:rsidRPr="00777FEB" w:rsidSect="004050D2">
          <w:pgMar w:top="1580" w:right="540" w:bottom="280" w:left="5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Elias Valter" w:date="2022-12-31T21:10:00Z" w:initials="EV">
    <w:p w14:paraId="4B2C646C" w14:textId="77777777" w:rsidR="006B6CDD" w:rsidRDefault="006B6CDD" w:rsidP="005A772E">
      <w:pPr>
        <w:pStyle w:val="Kommentartext"/>
      </w:pPr>
      <w:r>
        <w:rPr>
          <w:rStyle w:val="Kommentarzeichen"/>
        </w:rPr>
        <w:annotationRef/>
      </w:r>
      <w:r>
        <w:t>Aufgaben einfügen!!!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2C64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5B23DA" w16cex:dateUtc="2022-12-31T2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2C646C" w16cid:durableId="275B23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173D4" w14:textId="77777777" w:rsidR="00944CB0" w:rsidRDefault="00944CB0" w:rsidP="004050D2">
      <w:r>
        <w:separator/>
      </w:r>
    </w:p>
  </w:endnote>
  <w:endnote w:type="continuationSeparator" w:id="0">
    <w:p w14:paraId="0E13B2A3" w14:textId="77777777" w:rsidR="00944CB0" w:rsidRDefault="00944CB0" w:rsidP="00405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766AC" w14:textId="77777777" w:rsidR="00944CB0" w:rsidRDefault="00944CB0" w:rsidP="004050D2">
      <w:r>
        <w:separator/>
      </w:r>
    </w:p>
  </w:footnote>
  <w:footnote w:type="continuationSeparator" w:id="0">
    <w:p w14:paraId="0E878F91" w14:textId="77777777" w:rsidR="00944CB0" w:rsidRDefault="00944CB0" w:rsidP="004050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25FB4"/>
    <w:multiLevelType w:val="hybridMultilevel"/>
    <w:tmpl w:val="881ABB72"/>
    <w:lvl w:ilvl="0" w:tplc="B650CA7A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02D1AC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3208A49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E5BE3F3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36C6B0F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F6A9EA4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7A0A6F2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951E0BAC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42647D8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E875FF"/>
    <w:multiLevelType w:val="hybridMultilevel"/>
    <w:tmpl w:val="EEF0367C"/>
    <w:lvl w:ilvl="0" w:tplc="9F3430E0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454254A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E2FA121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E582329E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6094A8CA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EDCEB4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A636DA30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FD8EF11A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1674CA8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8086DB9"/>
    <w:multiLevelType w:val="hybridMultilevel"/>
    <w:tmpl w:val="2946AC86"/>
    <w:lvl w:ilvl="0" w:tplc="0C2E886E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95C9362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C45A385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D3F0422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4512554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A38486F8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6FBE43EA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C2F4AE3E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1508520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F330EC"/>
    <w:multiLevelType w:val="hybridMultilevel"/>
    <w:tmpl w:val="3294AF8C"/>
    <w:lvl w:ilvl="0" w:tplc="1DD259F4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D096CC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A4340F8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2304CEC0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284E8AD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882524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E0D62FEA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A7A84E1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AD7E267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942CBD"/>
    <w:multiLevelType w:val="hybridMultilevel"/>
    <w:tmpl w:val="2D0C8A8E"/>
    <w:lvl w:ilvl="0" w:tplc="FA9A73B8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8AA642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B8BA4E9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84DC552A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C322945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60DE9290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45A8951A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B4EAEAC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0BFC41C6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9FF3BB6"/>
    <w:multiLevelType w:val="hybridMultilevel"/>
    <w:tmpl w:val="048CCCF2"/>
    <w:lvl w:ilvl="0" w:tplc="08D07A7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2C571C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48541118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1A7A2D6E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3F982DB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9DF0717E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7EECC2E8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BB82FE70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A752725E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6EC1A6E"/>
    <w:multiLevelType w:val="hybridMultilevel"/>
    <w:tmpl w:val="4066162C"/>
    <w:lvl w:ilvl="0" w:tplc="FDBA709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C7476CE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1E66B9C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E9CA6C8A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7E4EFD9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C44932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5028A58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EA1844F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AEC6966C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396D3C"/>
    <w:multiLevelType w:val="hybridMultilevel"/>
    <w:tmpl w:val="CF906B42"/>
    <w:lvl w:ilvl="0" w:tplc="4B88FDE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BCEE4B6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2" w:tplc="CFDE20C2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3468FEE4">
      <w:numFmt w:val="bullet"/>
      <w:lvlText w:val="•"/>
      <w:lvlJc w:val="left"/>
      <w:pPr>
        <w:ind w:left="3827" w:hanging="360"/>
      </w:pPr>
      <w:rPr>
        <w:rFonts w:hint="default"/>
        <w:lang w:val="en-US" w:eastAsia="en-US" w:bidi="ar-SA"/>
      </w:rPr>
    </w:lvl>
    <w:lvl w:ilvl="4" w:tplc="162A9BB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07F2464A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  <w:lvl w:ilvl="6" w:tplc="1688C47E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7" w:tplc="CFA69718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D9EE275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ar-SA"/>
      </w:rPr>
    </w:lvl>
  </w:abstractNum>
  <w:num w:numId="1" w16cid:durableId="95755694">
    <w:abstractNumId w:val="6"/>
  </w:num>
  <w:num w:numId="2" w16cid:durableId="1997104592">
    <w:abstractNumId w:val="4"/>
  </w:num>
  <w:num w:numId="3" w16cid:durableId="1017002571">
    <w:abstractNumId w:val="5"/>
  </w:num>
  <w:num w:numId="4" w16cid:durableId="263609728">
    <w:abstractNumId w:val="2"/>
  </w:num>
  <w:num w:numId="5" w16cid:durableId="722681322">
    <w:abstractNumId w:val="7"/>
  </w:num>
  <w:num w:numId="6" w16cid:durableId="524488194">
    <w:abstractNumId w:val="1"/>
  </w:num>
  <w:num w:numId="7" w16cid:durableId="771975569">
    <w:abstractNumId w:val="0"/>
  </w:num>
  <w:num w:numId="8" w16cid:durableId="1460226513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  <w15:person w15:author="Elias Valter">
    <w15:presenceInfo w15:providerId="None" w15:userId="Elias Valt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2BE2"/>
    <w:rsid w:val="00026BFC"/>
    <w:rsid w:val="00057D40"/>
    <w:rsid w:val="000D2F5C"/>
    <w:rsid w:val="002A1A33"/>
    <w:rsid w:val="004050D2"/>
    <w:rsid w:val="00413101"/>
    <w:rsid w:val="004D54A6"/>
    <w:rsid w:val="00531E27"/>
    <w:rsid w:val="00592BE2"/>
    <w:rsid w:val="005B3FAC"/>
    <w:rsid w:val="006B6CDD"/>
    <w:rsid w:val="00713D8A"/>
    <w:rsid w:val="00777FEB"/>
    <w:rsid w:val="00840A73"/>
    <w:rsid w:val="008B75BB"/>
    <w:rsid w:val="008D0CEF"/>
    <w:rsid w:val="00944CB0"/>
    <w:rsid w:val="009C0956"/>
    <w:rsid w:val="009D4341"/>
    <w:rsid w:val="00AA2A38"/>
    <w:rsid w:val="00B402D2"/>
    <w:rsid w:val="00B72DF0"/>
    <w:rsid w:val="00B81123"/>
    <w:rsid w:val="00B84B84"/>
    <w:rsid w:val="00BB6988"/>
    <w:rsid w:val="00C32350"/>
    <w:rsid w:val="00CE0220"/>
    <w:rsid w:val="00D73437"/>
    <w:rsid w:val="00DA3B88"/>
    <w:rsid w:val="00EC7FA1"/>
    <w:rsid w:val="00EF5747"/>
    <w:rsid w:val="00F47219"/>
    <w:rsid w:val="00FB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D7CAE"/>
  <w15:docId w15:val="{BE9BA751-57E0-4428-9B68-0BAEEC26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ind w:left="200"/>
    </w:pPr>
  </w:style>
  <w:style w:type="character" w:styleId="Hyperlink">
    <w:name w:val="Hyperlink"/>
    <w:basedOn w:val="Absatz-Standardschriftart"/>
    <w:uiPriority w:val="99"/>
    <w:unhideWhenUsed/>
    <w:rsid w:val="00777FEB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77FEB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6B6CD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B6CDD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B6CDD"/>
    <w:rPr>
      <w:rFonts w:ascii="Times New Roman" w:eastAsia="Times New Roman" w:hAnsi="Times New Roman" w:cs="Times New Rom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B6CD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B6CD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4050D2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Kopfzeile">
    <w:name w:val="header"/>
    <w:basedOn w:val="Standard"/>
    <w:link w:val="KopfzeileZchn"/>
    <w:uiPriority w:val="99"/>
    <w:unhideWhenUsed/>
    <w:rsid w:val="004050D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050D2"/>
    <w:rPr>
      <w:rFonts w:ascii="Times New Roman" w:eastAsia="Times New Roman" w:hAnsi="Times New Roman" w:cs="Times New Roman"/>
    </w:rPr>
  </w:style>
  <w:style w:type="paragraph" w:styleId="Fuzeile">
    <w:name w:val="footer"/>
    <w:basedOn w:val="Standard"/>
    <w:link w:val="FuzeileZchn"/>
    <w:uiPriority w:val="99"/>
    <w:unhideWhenUsed/>
    <w:rsid w:val="004050D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050D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31F93-B41D-44E1-AEB4-3D0ABA4DB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24</cp:revision>
  <dcterms:created xsi:type="dcterms:W3CDTF">2022-09-17T07:37:00Z</dcterms:created>
  <dcterms:modified xsi:type="dcterms:W3CDTF">2023-01-03T19:50:00Z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2022-09-17T00:00:00Z</vt:filetime>
  </property>
</Properties>
</file>