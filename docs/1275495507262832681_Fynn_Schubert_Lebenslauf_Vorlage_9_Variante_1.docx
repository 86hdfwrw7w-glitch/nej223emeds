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05"/>
        <w:gridCol w:w="147"/>
        <w:gridCol w:w="284"/>
        <w:gridCol w:w="567"/>
        <w:gridCol w:w="283"/>
        <w:gridCol w:w="1134"/>
        <w:gridCol w:w="426"/>
        <w:gridCol w:w="992"/>
        <w:gridCol w:w="850"/>
        <w:tblGridChange w:id="0">
          <w:tblGrid>
            <w:gridCol w:w="1418"/>
            <w:gridCol w:w="4105"/>
            <w:gridCol w:w="147"/>
            <w:gridCol w:w="284"/>
            <w:gridCol w:w="567"/>
            <w:gridCol w:w="283"/>
            <w:gridCol w:w="1134"/>
            <w:gridCol w:w="426"/>
            <w:gridCol w:w="992"/>
            <w:gridCol w:w="850"/>
          </w:tblGrid>
        </w:tblGridChange>
      </w:tblGrid>
      <w:tr w:rsidR="00E55D90" w:rsidRPr="00C7591C" w14:paraId="487AC9CE" w14:textId="77777777" w:rsidTr="00FE0496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6937AC78" w:rsidR="00E55D90" w:rsidRPr="00C7591C" w:rsidRDefault="00A5377A" w:rsidP="00A84A6F">
            <w:pPr>
              <w:spacing w:line="276" w:lineRule="auto"/>
              <w:jc w:val="center"/>
              <w:rPr>
                <w:rFonts w:ascii="Georgia" w:hAnsi="Georgia" w:cs="Arial"/>
                <w:b/>
                <w:sz w:val="52"/>
                <w:szCs w:val="52"/>
              </w:rPr>
            </w:pPr>
            <w:r w:rsidRPr="00C7591C">
              <w:rPr>
                <w:rFonts w:ascii="Georgia" w:hAnsi="Georgia" w:cs="Arial"/>
                <w:b/>
                <w:sz w:val="52"/>
                <w:szCs w:val="52"/>
              </w:rPr>
              <w:t>Fynn Schubert</w:t>
            </w:r>
          </w:p>
          <w:p w14:paraId="135895E2" w14:textId="5EE5ACAA" w:rsidR="00F44F5F" w:rsidRPr="00C7591C" w:rsidRDefault="00967F9B" w:rsidP="00A84A6F">
            <w:pPr>
              <w:spacing w:line="360" w:lineRule="auto"/>
              <w:jc w:val="center"/>
              <w:rPr>
                <w:rFonts w:ascii="Georgia" w:hAnsi="Georgia" w:cs="Arial"/>
                <w:bCs/>
                <w:sz w:val="20"/>
                <w:szCs w:val="20"/>
              </w:rPr>
            </w:pPr>
            <w:r w:rsidRPr="00C7591C">
              <w:rPr>
                <w:rFonts w:ascii="Georgia" w:hAnsi="Georgia" w:cs="Arial"/>
                <w:bCs/>
                <w:sz w:val="20"/>
                <w:szCs w:val="20"/>
              </w:rPr>
              <w:t>B7 14-15, Zi.610</w:t>
            </w:r>
            <w:r w:rsidR="00E8451C" w:rsidRPr="00C7591C">
              <w:rPr>
                <w:rFonts w:ascii="Georgia" w:hAnsi="Georgia" w:cs="Arial"/>
                <w:bCs/>
                <w:sz w:val="20"/>
                <w:szCs w:val="20"/>
              </w:rPr>
              <w:t>,</w:t>
            </w:r>
            <w:r w:rsidRPr="00C7591C">
              <w:rPr>
                <w:rFonts w:ascii="Georgia" w:hAnsi="Georgia" w:cs="Arial"/>
                <w:bCs/>
                <w:sz w:val="20"/>
                <w:szCs w:val="20"/>
              </w:rPr>
              <w:t xml:space="preserve"> 68161 Mannheim,</w:t>
            </w:r>
            <w:r w:rsidR="00A5377A" w:rsidRPr="00C7591C">
              <w:rPr>
                <w:rFonts w:ascii="Georgia" w:hAnsi="Georgia" w:cs="Arial"/>
                <w:bCs/>
                <w:sz w:val="20"/>
                <w:szCs w:val="20"/>
              </w:rPr>
              <w:t xml:space="preserve"> Deutschland</w:t>
            </w:r>
            <w:r w:rsidR="000C71ED" w:rsidRPr="00C7591C">
              <w:rPr>
                <w:rFonts w:ascii="Georgia" w:hAnsi="Georgia" w:cs="Arial"/>
                <w:bCs/>
                <w:sz w:val="20"/>
                <w:szCs w:val="20"/>
              </w:rPr>
              <w:t xml:space="preserve"> </w:t>
            </w:r>
            <w:r w:rsidR="009A2DDC" w:rsidRPr="00C7591C">
              <w:rPr>
                <w:rFonts w:ascii="Georgia" w:hAnsi="Georgia" w:cs="Arial"/>
                <w:bCs/>
                <w:sz w:val="20"/>
                <w:szCs w:val="20"/>
              </w:rPr>
              <w:br/>
              <w:t xml:space="preserve">+49(0)173 7430466 | </w:t>
            </w:r>
            <w:r w:rsidR="00A5377A" w:rsidRPr="00C7591C">
              <w:rPr>
                <w:rFonts w:ascii="Georgia" w:hAnsi="Georgia" w:cs="Arial"/>
                <w:bCs/>
                <w:sz w:val="20"/>
                <w:szCs w:val="20"/>
              </w:rPr>
              <w:t>schubert.fynn@gmx.de</w:t>
            </w:r>
            <w:r w:rsidR="00F44F5F" w:rsidRPr="00C7591C">
              <w:rPr>
                <w:rFonts w:ascii="Georgia" w:hAnsi="Georgia" w:cs="Arial"/>
                <w:bCs/>
                <w:sz w:val="20"/>
                <w:szCs w:val="20"/>
              </w:rPr>
              <w:t xml:space="preserve"> | </w:t>
            </w:r>
            <w:r w:rsidR="009A2DDC" w:rsidRPr="00C7591C">
              <w:rPr>
                <w:rFonts w:ascii="Georgia" w:hAnsi="Georgia" w:cs="Arial"/>
                <w:bCs/>
                <w:sz w:val="20"/>
                <w:szCs w:val="20"/>
              </w:rPr>
              <w:t>04.07.2005 in Dresden</w:t>
            </w:r>
          </w:p>
        </w:tc>
      </w:tr>
      <w:tr w:rsidR="002508C2" w:rsidRPr="00C7591C" w14:paraId="0FCADE56" w14:textId="77777777" w:rsidTr="00FE0496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C7591C" w:rsidRDefault="00F44F5F" w:rsidP="00A84A6F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C7591C">
              <w:rPr>
                <w:rFonts w:ascii="Georgia" w:hAnsi="Georgia" w:cs="Arial"/>
                <w:b/>
                <w:sz w:val="26"/>
                <w:szCs w:val="26"/>
              </w:rPr>
              <w:t>SCHULE &amp; STUDIUM</w:t>
            </w:r>
          </w:p>
        </w:tc>
      </w:tr>
      <w:tr w:rsidR="00D1492F" w:rsidRPr="00C7591C" w14:paraId="7D1DEBF7" w14:textId="77777777" w:rsidTr="008B5FE1">
        <w:trPr>
          <w:trHeight w:val="397"/>
        </w:trPr>
        <w:tc>
          <w:tcPr>
            <w:tcW w:w="6804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D2B25ED" w:rsidR="00D1492F" w:rsidRPr="00C7591C" w:rsidRDefault="00A5377A" w:rsidP="00A84A6F">
            <w:pPr>
              <w:rPr>
                <w:rFonts w:ascii="Georgia" w:hAnsi="Georgia" w:cs="Arial"/>
                <w:b/>
                <w:sz w:val="20"/>
                <w:szCs w:val="20"/>
              </w:rPr>
            </w:pPr>
            <w:r w:rsidRPr="00C7591C">
              <w:rPr>
                <w:rFonts w:ascii="Georgia" w:hAnsi="Georgia" w:cs="Arial"/>
                <w:b/>
              </w:rPr>
              <w:t>Universität</w:t>
            </w:r>
            <w:r w:rsidRPr="00C7591C">
              <w:rPr>
                <w:rFonts w:ascii="Georgia" w:hAnsi="Georgia" w:cs="Arial"/>
                <w:b/>
                <w:sz w:val="20"/>
                <w:szCs w:val="20"/>
              </w:rPr>
              <w:t xml:space="preserve"> </w:t>
            </w:r>
            <w:r w:rsidRPr="00C7591C">
              <w:rPr>
                <w:rFonts w:ascii="Georgia" w:hAnsi="Georgia" w:cs="Arial"/>
                <w:b/>
              </w:rPr>
              <w:t>Mannheim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65321A6E" w:rsidR="00D1492F" w:rsidRPr="00C7591C" w:rsidRDefault="00A5377A" w:rsidP="00A84A6F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C7591C">
              <w:rPr>
                <w:rFonts w:ascii="Georgia" w:hAnsi="Georgia" w:cs="Arial"/>
                <w:b/>
                <w:bCs/>
                <w:sz w:val="20"/>
                <w:szCs w:val="20"/>
              </w:rPr>
              <w:t>Mannheim</w:t>
            </w:r>
          </w:p>
        </w:tc>
      </w:tr>
      <w:tr w:rsidR="00D1492F" w:rsidRPr="00C7591C" w14:paraId="61E5D482" w14:textId="77777777" w:rsidTr="00C7591C">
        <w:trPr>
          <w:trHeight w:val="20"/>
        </w:trPr>
        <w:tc>
          <w:tcPr>
            <w:tcW w:w="6804" w:type="dxa"/>
            <w:gridSpan w:val="6"/>
            <w:vAlign w:val="bottom"/>
          </w:tcPr>
          <w:p w14:paraId="11CB9A0F" w14:textId="0B226A42" w:rsidR="00D1492F" w:rsidRPr="00C7591C" w:rsidRDefault="00D1492F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/>
                <w:iCs/>
                <w:sz w:val="20"/>
                <w:szCs w:val="20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B.Sc. in </w:t>
            </w:r>
            <w:r w:rsidR="00A5377A"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3402" w:type="dxa"/>
            <w:gridSpan w:val="4"/>
            <w:vAlign w:val="bottom"/>
          </w:tcPr>
          <w:p w14:paraId="419A9228" w14:textId="610AC902" w:rsidR="00D1492F" w:rsidRPr="00C7591C" w:rsidRDefault="00D1492F" w:rsidP="00A84A6F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sz w:val="20"/>
                <w:szCs w:val="20"/>
              </w:rPr>
              <w:t>0</w:t>
            </w:r>
            <w:r w:rsidR="00A5377A" w:rsidRPr="00C7591C">
              <w:rPr>
                <w:rFonts w:ascii="Georgia" w:hAnsi="Georgia" w:cs="Arial"/>
                <w:sz w:val="20"/>
                <w:szCs w:val="20"/>
              </w:rPr>
              <w:t>8/2024</w:t>
            </w:r>
            <w:r w:rsidRPr="00C7591C">
              <w:rPr>
                <w:rFonts w:ascii="Georgia" w:hAnsi="Georgia" w:cs="Arial"/>
                <w:sz w:val="20"/>
                <w:szCs w:val="20"/>
              </w:rPr>
              <w:t xml:space="preserve"> –</w:t>
            </w:r>
            <w:r w:rsidR="00B17D95" w:rsidRPr="00C7591C">
              <w:rPr>
                <w:rFonts w:ascii="Georgia" w:hAnsi="Georgia" w:cs="Arial"/>
                <w:sz w:val="20"/>
                <w:szCs w:val="20"/>
              </w:rPr>
              <w:t xml:space="preserve"> </w:t>
            </w:r>
            <w:r w:rsidR="00D5280E" w:rsidRPr="00C7591C">
              <w:rPr>
                <w:rFonts w:ascii="Georgia" w:hAnsi="Georgia" w:cs="Arial"/>
                <w:sz w:val="20"/>
                <w:szCs w:val="20"/>
              </w:rPr>
              <w:t>heute</w:t>
            </w:r>
          </w:p>
        </w:tc>
      </w:tr>
      <w:tr w:rsidR="00D5280E" w:rsidRPr="00C7591C" w14:paraId="1C51E2FF" w14:textId="77777777" w:rsidTr="008B5FE1">
        <w:trPr>
          <w:trHeight w:val="397"/>
        </w:trPr>
        <w:tc>
          <w:tcPr>
            <w:tcW w:w="5670" w:type="dxa"/>
            <w:gridSpan w:val="3"/>
            <w:vAlign w:val="bottom"/>
          </w:tcPr>
          <w:p w14:paraId="4BAC65D2" w14:textId="42C55452" w:rsidR="00665BF3" w:rsidRPr="00C7591C" w:rsidRDefault="0091331D" w:rsidP="00A84A6F">
            <w:pPr>
              <w:rPr>
                <w:rFonts w:ascii="Georgia" w:hAnsi="Georgia" w:cs="Arial"/>
                <w:lang w:val="en-US"/>
              </w:rPr>
            </w:pPr>
            <w:r w:rsidRPr="00C7591C">
              <w:rPr>
                <w:rFonts w:ascii="Georgia" w:hAnsi="Georgia" w:cs="Arial"/>
                <w:b/>
              </w:rPr>
              <w:t xml:space="preserve">Gymnasium </w:t>
            </w:r>
            <w:r w:rsidR="00A5377A" w:rsidRPr="00C7591C">
              <w:rPr>
                <w:rFonts w:ascii="Georgia" w:hAnsi="Georgia" w:cs="Arial"/>
                <w:b/>
              </w:rPr>
              <w:t>Dresden-Plauen</w:t>
            </w:r>
          </w:p>
        </w:tc>
        <w:tc>
          <w:tcPr>
            <w:tcW w:w="4536" w:type="dxa"/>
            <w:gridSpan w:val="7"/>
            <w:vAlign w:val="bottom"/>
          </w:tcPr>
          <w:p w14:paraId="2FCB10D7" w14:textId="2D3818C1" w:rsidR="00665BF3" w:rsidRPr="00C7591C" w:rsidRDefault="00A5377A" w:rsidP="00A84A6F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C7591C">
              <w:rPr>
                <w:rFonts w:ascii="Georgia" w:hAnsi="Georgia" w:cs="Arial"/>
                <w:b/>
                <w:bCs/>
                <w:sz w:val="20"/>
                <w:szCs w:val="20"/>
              </w:rPr>
              <w:t>Dresden</w:t>
            </w:r>
          </w:p>
        </w:tc>
      </w:tr>
      <w:tr w:rsidR="0091331D" w:rsidRPr="00C7591C" w14:paraId="312B82BC" w14:textId="77777777" w:rsidTr="00C7591C">
        <w:trPr>
          <w:trHeight w:val="57"/>
        </w:trPr>
        <w:tc>
          <w:tcPr>
            <w:tcW w:w="5670" w:type="dxa"/>
            <w:gridSpan w:val="3"/>
            <w:vAlign w:val="bottom"/>
          </w:tcPr>
          <w:p w14:paraId="1CEE182B" w14:textId="75E4833C" w:rsidR="0091331D" w:rsidRPr="00C7591C" w:rsidRDefault="0091331D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Allgemeine Hochschulreife (Note: 1,</w:t>
            </w:r>
            <w:r w:rsidR="00A5377A"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3</w:t>
            </w: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6" w:type="dxa"/>
            <w:gridSpan w:val="7"/>
            <w:vAlign w:val="bottom"/>
          </w:tcPr>
          <w:p w14:paraId="7521EA6E" w14:textId="11CEBF99" w:rsidR="0091331D" w:rsidRPr="00C7591C" w:rsidRDefault="0091331D" w:rsidP="00A84A6F">
            <w:pPr>
              <w:jc w:val="right"/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sz w:val="20"/>
                <w:szCs w:val="20"/>
              </w:rPr>
              <w:t>0</w:t>
            </w:r>
            <w:r w:rsidR="00A5377A" w:rsidRPr="00C7591C">
              <w:rPr>
                <w:rFonts w:ascii="Georgia" w:hAnsi="Georgia" w:cs="Arial"/>
                <w:sz w:val="20"/>
                <w:szCs w:val="20"/>
              </w:rPr>
              <w:t>8</w:t>
            </w:r>
            <w:r w:rsidRPr="00C7591C">
              <w:rPr>
                <w:rFonts w:ascii="Georgia" w:hAnsi="Georgia" w:cs="Arial"/>
                <w:sz w:val="20"/>
                <w:szCs w:val="20"/>
              </w:rPr>
              <w:t>/20</w:t>
            </w:r>
            <w:r w:rsidR="00A5377A" w:rsidRPr="00C7591C">
              <w:rPr>
                <w:rFonts w:ascii="Georgia" w:hAnsi="Georgia" w:cs="Arial"/>
                <w:sz w:val="20"/>
                <w:szCs w:val="20"/>
              </w:rPr>
              <w:t>16</w:t>
            </w:r>
            <w:r w:rsidRPr="00C7591C">
              <w:rPr>
                <w:rFonts w:ascii="Georgia" w:hAnsi="Georgia" w:cs="Arial"/>
                <w:sz w:val="20"/>
                <w:szCs w:val="20"/>
              </w:rPr>
              <w:t>– 06/20</w:t>
            </w:r>
            <w:r w:rsidR="00A5377A" w:rsidRPr="00C7591C">
              <w:rPr>
                <w:rFonts w:ascii="Georgia" w:hAnsi="Georgia" w:cs="Arial"/>
                <w:sz w:val="20"/>
                <w:szCs w:val="20"/>
              </w:rPr>
              <w:t>24</w:t>
            </w:r>
          </w:p>
        </w:tc>
      </w:tr>
      <w:tr w:rsidR="00D5280E" w:rsidRPr="00C7591C" w14:paraId="69F47C1D" w14:textId="77777777" w:rsidTr="00C7591C">
        <w:trPr>
          <w:trHeight w:val="170"/>
        </w:trPr>
        <w:tc>
          <w:tcPr>
            <w:tcW w:w="10206" w:type="dxa"/>
            <w:gridSpan w:val="10"/>
            <w:vAlign w:val="bottom"/>
          </w:tcPr>
          <w:p w14:paraId="23575F6C" w14:textId="2D4CA751" w:rsidR="00D5280E" w:rsidRPr="00C7591C" w:rsidRDefault="0091331D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Schwerpunktfächer: Mathematik (13</w:t>
            </w:r>
            <w:r w:rsidR="00A5377A"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/14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A5377A"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Notenp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unkte), Englisch (1</w:t>
            </w:r>
            <w:r w:rsidR="00A5377A"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1/12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 xml:space="preserve"> </w:t>
            </w:r>
            <w:r w:rsidR="00A5377A"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Notenp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unkte</w:t>
            </w:r>
            <w:r w:rsidR="00A5377A"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E55D90" w:rsidRPr="00C7591C" w14:paraId="3A2665B3" w14:textId="77777777" w:rsidTr="009B75E5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C7591C" w:rsidRDefault="00F44F5F" w:rsidP="00A84A6F">
            <w:pPr>
              <w:pStyle w:val="BERSCHRIFT"/>
              <w:jc w:val="center"/>
              <w:rPr>
                <w:rFonts w:cs="Arial"/>
                <w:smallCaps w:val="0"/>
                <w:sz w:val="26"/>
                <w:szCs w:val="26"/>
              </w:rPr>
            </w:pPr>
            <w:r w:rsidRPr="00C7591C">
              <w:rPr>
                <w:rFonts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E55D90" w:rsidRPr="00C7591C" w14:paraId="127C64E2" w14:textId="77777777" w:rsidTr="008B5FE1">
        <w:trPr>
          <w:trHeight w:val="397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682E2553" w:rsidR="00E55D90" w:rsidRPr="00C7591C" w:rsidRDefault="00A5377A" w:rsidP="00A84A6F">
            <w:pPr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b/>
              </w:rPr>
              <w:t>Augustusgarten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26B8EE68" w:rsidR="00E55D90" w:rsidRPr="00C7591C" w:rsidRDefault="00A5377A" w:rsidP="00A84A6F">
            <w:pPr>
              <w:jc w:val="right"/>
              <w:rPr>
                <w:rFonts w:ascii="Georgia" w:hAnsi="Georgia" w:cs="Arial"/>
                <w:b/>
                <w:bCs/>
                <w:sz w:val="20"/>
                <w:szCs w:val="20"/>
              </w:rPr>
            </w:pPr>
            <w:r w:rsidRPr="00C7591C">
              <w:rPr>
                <w:rFonts w:ascii="Georgia" w:hAnsi="Georgia" w:cs="Arial"/>
                <w:b/>
                <w:bCs/>
                <w:sz w:val="20"/>
                <w:szCs w:val="20"/>
              </w:rPr>
              <w:t>Dresden</w:t>
            </w:r>
          </w:p>
        </w:tc>
      </w:tr>
      <w:tr w:rsidR="00E55D90" w:rsidRPr="00C7591C" w14:paraId="335D84E9" w14:textId="77777777" w:rsidTr="00C7591C">
        <w:trPr>
          <w:trHeight w:val="170"/>
        </w:trPr>
        <w:tc>
          <w:tcPr>
            <w:tcW w:w="8364" w:type="dxa"/>
            <w:gridSpan w:val="8"/>
            <w:vAlign w:val="bottom"/>
          </w:tcPr>
          <w:p w14:paraId="20B1570F" w14:textId="60060F5F" w:rsidR="00E55D90" w:rsidRPr="00C7591C" w:rsidRDefault="00A5377A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Kurzfristige Beschäftigung im Bereich Ausschank</w:t>
            </w:r>
          </w:p>
        </w:tc>
        <w:tc>
          <w:tcPr>
            <w:tcW w:w="1842" w:type="dxa"/>
            <w:gridSpan w:val="2"/>
            <w:vAlign w:val="bottom"/>
          </w:tcPr>
          <w:p w14:paraId="0475B997" w14:textId="26620FDB" w:rsidR="00E55D90" w:rsidRPr="00C7591C" w:rsidRDefault="005C68B0" w:rsidP="00A84A6F">
            <w:pPr>
              <w:jc w:val="right"/>
              <w:rPr>
                <w:rFonts w:ascii="Georgia" w:hAnsi="Georgia" w:cs="Arial"/>
                <w:sz w:val="20"/>
                <w:szCs w:val="20"/>
                <w:lang w:val="en-US"/>
              </w:rPr>
            </w:pPr>
            <w:r w:rsidRPr="00C7591C">
              <w:rPr>
                <w:rFonts w:ascii="Georgia" w:hAnsi="Georgia" w:cs="Arial"/>
                <w:sz w:val="20"/>
                <w:szCs w:val="20"/>
                <w:lang w:val="en-US"/>
              </w:rPr>
              <w:t>06</w:t>
            </w:r>
            <w:r w:rsidR="00E55D90" w:rsidRPr="00C7591C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 w:rsidRPr="00C7591C">
              <w:rPr>
                <w:rFonts w:ascii="Georgia" w:hAnsi="Georgia" w:cs="Arial"/>
                <w:sz w:val="20"/>
                <w:szCs w:val="20"/>
                <w:lang w:val="en-US"/>
              </w:rPr>
              <w:t>23</w:t>
            </w:r>
            <w:r w:rsidR="00E55D90" w:rsidRPr="00C7591C">
              <w:rPr>
                <w:rFonts w:ascii="Georgia" w:hAnsi="Georgia" w:cs="Arial"/>
                <w:sz w:val="20"/>
                <w:szCs w:val="20"/>
                <w:lang w:val="en-US"/>
              </w:rPr>
              <w:t xml:space="preserve"> – </w:t>
            </w:r>
            <w:r w:rsidRPr="00C7591C">
              <w:rPr>
                <w:rFonts w:ascii="Georgia" w:hAnsi="Georgia" w:cs="Arial"/>
                <w:sz w:val="20"/>
                <w:szCs w:val="20"/>
                <w:lang w:val="en-US"/>
              </w:rPr>
              <w:t>07</w:t>
            </w:r>
            <w:r w:rsidR="00E55D90" w:rsidRPr="00C7591C">
              <w:rPr>
                <w:rFonts w:ascii="Georgia" w:hAnsi="Georgia" w:cs="Arial"/>
                <w:sz w:val="20"/>
                <w:szCs w:val="20"/>
                <w:lang w:val="en-US"/>
              </w:rPr>
              <w:t>/20</w:t>
            </w:r>
            <w:r w:rsidRPr="00C7591C">
              <w:rPr>
                <w:rFonts w:ascii="Georgia" w:hAnsi="Georgia" w:cs="Arial"/>
                <w:sz w:val="20"/>
                <w:szCs w:val="20"/>
                <w:lang w:val="en-US"/>
              </w:rPr>
              <w:t>23</w:t>
            </w:r>
          </w:p>
        </w:tc>
      </w:tr>
      <w:tr w:rsidR="00E55D90" w:rsidRPr="00C7591C" w14:paraId="54C3D64C" w14:textId="77777777" w:rsidTr="00C7591C">
        <w:trPr>
          <w:trHeight w:val="1020"/>
        </w:trPr>
        <w:tc>
          <w:tcPr>
            <w:tcW w:w="10206" w:type="dxa"/>
            <w:gridSpan w:val="10"/>
            <w:vAlign w:val="bottom"/>
          </w:tcPr>
          <w:p w14:paraId="27184178" w14:textId="7BA9E224" w:rsidR="00E55D90" w:rsidRPr="00C7591C" w:rsidRDefault="00A5377A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Der Augustus Garten ist ein Biergarten am Elbufer im Zentrum von Dresden und gehört zu der Elbflorenz Gastronomie GmbH &amp; Co. KG</w:t>
            </w:r>
          </w:p>
          <w:p w14:paraId="1963E4BD" w14:textId="196BE40A" w:rsidR="00E55D90" w:rsidRPr="00EC5C47" w:rsidRDefault="005C68B0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  <w:rPrChange w:id="1" w:author="David Döbele" w:date="2024-08-20T18:38:00Z" w16du:dateUtc="2024-08-20T16:38:00Z">
                  <w:rPr>
                    <w:rFonts w:ascii="Georgia" w:hAnsi="Georgia" w:cs="Arial"/>
                    <w:i/>
                    <w:iCs/>
                    <w:sz w:val="20"/>
                    <w:szCs w:val="20"/>
                    <w:lang w:val="de-AT"/>
                  </w:rPr>
                </w:rPrChange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Interaktion und Kommunikation mit Kunden, um deren Bedürfnisse und Wünsche zu festzustellen</w:t>
            </w:r>
          </w:p>
          <w:p w14:paraId="51BDC57D" w14:textId="77777777" w:rsidR="005C68B0" w:rsidRPr="00EC5C47" w:rsidRDefault="005C68B0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sz w:val="20"/>
                <w:szCs w:val="20"/>
                <w:lang w:val="de-AT"/>
                <w:rPrChange w:id="2" w:author="David Döbele" w:date="2024-08-20T18:38:00Z" w16du:dateUtc="2024-08-20T16:38:00Z">
                  <w:rPr>
                    <w:rFonts w:ascii="Georgia" w:hAnsi="Georgia" w:cs="Arial"/>
                    <w:i/>
                    <w:iCs/>
                    <w:sz w:val="20"/>
                    <w:szCs w:val="20"/>
                    <w:lang w:val="de-AT"/>
                  </w:rPr>
                </w:rPrChange>
              </w:rPr>
            </w:pPr>
            <w:r w:rsidRPr="00EC5C47">
              <w:rPr>
                <w:rFonts w:ascii="Georgia" w:hAnsi="Georgia" w:cs="Arial"/>
                <w:sz w:val="20"/>
                <w:szCs w:val="20"/>
                <w:lang w:val="de-AT"/>
                <w:rPrChange w:id="3" w:author="David Döbele" w:date="2024-08-20T18:38:00Z" w16du:dateUtc="2024-08-20T16:38:00Z">
                  <w:rPr>
                    <w:rFonts w:ascii="Georgia" w:hAnsi="Georgia" w:cs="Arial"/>
                    <w:i/>
                    <w:iCs/>
                    <w:sz w:val="20"/>
                    <w:szCs w:val="20"/>
                    <w:lang w:val="de-AT"/>
                  </w:rPr>
                </w:rPrChange>
              </w:rPr>
              <w:t>Arbeiten unter Stress bei hohem Gästeandrang, besonders am Wochenende</w:t>
            </w:r>
          </w:p>
          <w:p w14:paraId="6DD9BA0F" w14:textId="6308AAC0" w:rsidR="005C68B0" w:rsidRPr="00C7591C" w:rsidRDefault="005C68B0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/>
                <w:iCs/>
                <w:sz w:val="20"/>
                <w:szCs w:val="20"/>
                <w:lang w:val="de-AT"/>
              </w:rPr>
            </w:pPr>
            <w:r w:rsidRPr="00EC5C47">
              <w:rPr>
                <w:rFonts w:ascii="Georgia" w:hAnsi="Georgia" w:cs="Arial"/>
                <w:sz w:val="20"/>
                <w:szCs w:val="20"/>
                <w:lang w:val="de-AT"/>
                <w:rPrChange w:id="4" w:author="David Döbele" w:date="2024-08-20T18:38:00Z" w16du:dateUtc="2024-08-20T16:38:00Z">
                  <w:rPr>
                    <w:rFonts w:ascii="Georgia" w:hAnsi="Georgia" w:cs="Arial"/>
                    <w:i/>
                    <w:iCs/>
                    <w:sz w:val="20"/>
                    <w:szCs w:val="20"/>
                    <w:lang w:val="de-AT"/>
                  </w:rPr>
                </w:rPrChange>
              </w:rPr>
              <w:t>Enge Zusammenarbeit mit Kollegen im Team, um optimalen Geschäftsablauf zu gewährleisten</w:t>
            </w:r>
          </w:p>
        </w:tc>
      </w:tr>
      <w:tr w:rsidR="00E55D90" w:rsidRPr="00C7591C" w14:paraId="414B4085" w14:textId="77777777" w:rsidTr="009B75E5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35574DAF" w:rsidR="00E55D90" w:rsidRPr="00C7591C" w:rsidRDefault="00F44F5F" w:rsidP="00A84A6F">
            <w:pPr>
              <w:pStyle w:val="BERSCHRIFT"/>
              <w:jc w:val="center"/>
              <w:rPr>
                <w:rFonts w:cs="Arial"/>
                <w:i/>
                <w:smallCaps w:val="0"/>
                <w:sz w:val="26"/>
                <w:szCs w:val="26"/>
              </w:rPr>
            </w:pPr>
            <w:r w:rsidRPr="00C7591C">
              <w:rPr>
                <w:rFonts w:cs="Arial"/>
                <w:smallCaps w:val="0"/>
                <w:sz w:val="26"/>
                <w:szCs w:val="26"/>
              </w:rPr>
              <w:t xml:space="preserve">EXTRACURRICULARES </w:t>
            </w:r>
            <w:ins w:id="5" w:author="David Döbele" w:date="2024-08-20T18:40:00Z" w16du:dateUtc="2024-08-20T16:40:00Z">
              <w:r w:rsidR="00B4081F">
                <w:rPr>
                  <w:rFonts w:cs="Arial"/>
                  <w:smallCaps w:val="0"/>
                  <w:sz w:val="26"/>
                  <w:szCs w:val="26"/>
                </w:rPr>
                <w:t xml:space="preserve">UND SPORTLICHES </w:t>
              </w:r>
            </w:ins>
            <w:r w:rsidRPr="00C7591C">
              <w:rPr>
                <w:rFonts w:cs="Arial"/>
                <w:smallCaps w:val="0"/>
                <w:sz w:val="26"/>
                <w:szCs w:val="26"/>
              </w:rPr>
              <w:t>ENGAGEMENT</w:t>
            </w:r>
          </w:p>
        </w:tc>
      </w:tr>
      <w:tr w:rsidR="00E55D90" w:rsidRPr="00C7591C" w14:paraId="74251178" w14:textId="77777777" w:rsidTr="008B5FE1">
        <w:trPr>
          <w:trHeight w:val="397"/>
        </w:trPr>
        <w:tc>
          <w:tcPr>
            <w:tcW w:w="5523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547CD57A" w:rsidR="00E55D90" w:rsidRPr="00C7591C" w:rsidRDefault="009A2DDC" w:rsidP="00A84A6F">
            <w:pPr>
              <w:pStyle w:val="Ort"/>
              <w:jc w:val="left"/>
              <w:rPr>
                <w:rFonts w:cs="Arial"/>
                <w:b/>
                <w:bCs/>
                <w:i w:val="0"/>
                <w:iCs/>
                <w:smallCaps w:val="0"/>
                <w:sz w:val="22"/>
                <w:lang w:val="en-US"/>
              </w:rPr>
            </w:pPr>
            <w:r w:rsidRPr="00C7591C">
              <w:rPr>
                <w:rFonts w:cs="Arial"/>
                <w:b/>
                <w:i w:val="0"/>
                <w:iCs/>
                <w:smallCaps w:val="0"/>
                <w:sz w:val="22"/>
                <w:lang w:val="en-US"/>
              </w:rPr>
              <w:t>p</w:t>
            </w:r>
            <w:r w:rsidR="005C68B0" w:rsidRPr="00C7591C">
              <w:rPr>
                <w:rFonts w:cs="Arial"/>
                <w:b/>
                <w:i w:val="0"/>
                <w:iCs/>
                <w:smallCaps w:val="0"/>
                <w:sz w:val="22"/>
                <w:lang w:val="en-US"/>
              </w:rPr>
              <w:t>umpkincareers GmbH</w:t>
            </w:r>
            <w:r w:rsidR="00E55D90" w:rsidRPr="00C7591C">
              <w:rPr>
                <w:rFonts w:cs="Arial"/>
                <w:b/>
                <w:i w:val="0"/>
                <w:iCs/>
                <w:smallCaps w:val="0"/>
                <w:sz w:val="22"/>
                <w:lang w:val="en-US"/>
              </w:rPr>
              <w:t xml:space="preserve"> 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5213C420" w:rsidR="00E55D90" w:rsidRPr="00C7591C" w:rsidRDefault="00E55D90" w:rsidP="00A84A6F">
            <w:pPr>
              <w:pStyle w:val="Ort"/>
              <w:rPr>
                <w:rFonts w:cs="Arial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E55D90" w:rsidRPr="00C7591C" w14:paraId="4F59C612" w14:textId="77777777" w:rsidTr="00C7591C">
        <w:trPr>
          <w:trHeight w:val="170"/>
        </w:trPr>
        <w:tc>
          <w:tcPr>
            <w:tcW w:w="7938" w:type="dxa"/>
            <w:gridSpan w:val="7"/>
            <w:vAlign w:val="bottom"/>
          </w:tcPr>
          <w:p w14:paraId="32F07601" w14:textId="21E1F4CC" w:rsidR="00E55D90" w:rsidRPr="00C7591C" w:rsidRDefault="005C68B0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Aktives Mitglied im Coaching-Netzwerk einer Karriereberatung für Studierende</w:t>
            </w:r>
          </w:p>
        </w:tc>
        <w:tc>
          <w:tcPr>
            <w:tcW w:w="2268" w:type="dxa"/>
            <w:gridSpan w:val="3"/>
            <w:vAlign w:val="bottom"/>
          </w:tcPr>
          <w:p w14:paraId="45DD2178" w14:textId="09640D3A" w:rsidR="00E55D90" w:rsidRPr="00C7591C" w:rsidRDefault="00E55D90" w:rsidP="00A84A6F">
            <w:pPr>
              <w:pStyle w:val="Beschreibung"/>
              <w:jc w:val="right"/>
              <w:rPr>
                <w:rFonts w:cs="Arial"/>
                <w:iCs/>
                <w:sz w:val="20"/>
                <w:szCs w:val="20"/>
                <w:lang w:val="en-US"/>
              </w:rPr>
            </w:pPr>
            <w:r w:rsidRPr="00C7591C">
              <w:rPr>
                <w:rFonts w:cs="Arial"/>
                <w:iCs/>
                <w:sz w:val="20"/>
                <w:szCs w:val="20"/>
                <w:lang w:val="en-US"/>
              </w:rPr>
              <w:t>0</w:t>
            </w:r>
            <w:r w:rsidR="00967F9B" w:rsidRPr="00C7591C">
              <w:rPr>
                <w:rFonts w:cs="Arial"/>
                <w:iCs/>
                <w:sz w:val="20"/>
                <w:szCs w:val="20"/>
                <w:lang w:val="en-US"/>
              </w:rPr>
              <w:t>7</w:t>
            </w:r>
            <w:r w:rsidRPr="00C7591C">
              <w:rPr>
                <w:rFonts w:cs="Arial"/>
                <w:iCs/>
                <w:sz w:val="20"/>
                <w:szCs w:val="20"/>
                <w:lang w:val="en-US"/>
              </w:rPr>
              <w:t>/20</w:t>
            </w:r>
            <w:r w:rsidR="00967F9B" w:rsidRPr="00C7591C">
              <w:rPr>
                <w:rFonts w:cs="Arial"/>
                <w:iCs/>
                <w:sz w:val="20"/>
                <w:szCs w:val="20"/>
                <w:lang w:val="en-US"/>
              </w:rPr>
              <w:t>24</w:t>
            </w:r>
            <w:r w:rsidRPr="00C7591C">
              <w:rPr>
                <w:rFonts w:cs="Arial"/>
                <w:iCs/>
                <w:sz w:val="20"/>
                <w:szCs w:val="20"/>
                <w:lang w:val="en-US"/>
              </w:rPr>
              <w:t xml:space="preserve"> – </w:t>
            </w:r>
            <w:proofErr w:type="spellStart"/>
            <w:r w:rsidRPr="00C7591C">
              <w:rPr>
                <w:rFonts w:cs="Arial"/>
                <w:iCs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E55D90" w:rsidRPr="00C7591C" w14:paraId="02437711" w14:textId="77777777" w:rsidTr="00C7591C">
        <w:trPr>
          <w:trHeight w:val="1304"/>
        </w:trPr>
        <w:tc>
          <w:tcPr>
            <w:tcW w:w="10206" w:type="dxa"/>
            <w:gridSpan w:val="10"/>
            <w:vAlign w:val="bottom"/>
          </w:tcPr>
          <w:p w14:paraId="10A2914E" w14:textId="77777777" w:rsidR="00E55D90" w:rsidRPr="00C7591C" w:rsidRDefault="005C68B0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Fachliche und persönliche Weiterentwicklung durch Vorbereitungskurse für den Arbeitsalltag im Investment Banking (MS Office, Branchen-Verständnis, Unternehmensbewertung mit DCF und Multiples via Excel)</w:t>
            </w:r>
          </w:p>
          <w:p w14:paraId="68CFAD97" w14:textId="273B4445" w:rsidR="005C68B0" w:rsidRPr="00C7591C" w:rsidRDefault="005C68B0" w:rsidP="00A84A6F">
            <w:pPr>
              <w:pStyle w:val="Listenabsatz"/>
              <w:numPr>
                <w:ilvl w:val="0"/>
                <w:numId w:val="29"/>
              </w:numPr>
              <w:rPr>
                <w:rFonts w:ascii="Georgia" w:hAnsi="Georgia" w:cs="Arial"/>
                <w:iCs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iCs/>
                <w:sz w:val="20"/>
                <w:szCs w:val="20"/>
                <w:lang w:val="de-AT"/>
              </w:rPr>
              <w:t>Aufbau eines DACH-weiten Netzwerks aus über 1000 Studierenden mit hohem Interesse an Finance und Consulting sowie von verschiedenen Experten und Mentoren mit jahrelanger Berufserfahrung in diesen Branchen</w:t>
            </w:r>
          </w:p>
        </w:tc>
      </w:tr>
      <w:tr w:rsidR="00FE0496" w:rsidRPr="00C7591C" w14:paraId="3B26943D" w14:textId="77777777" w:rsidTr="008B5FE1">
        <w:trPr>
          <w:trHeight w:val="397"/>
        </w:trPr>
        <w:tc>
          <w:tcPr>
            <w:tcW w:w="5954" w:type="dxa"/>
            <w:gridSpan w:val="4"/>
            <w:vAlign w:val="bottom"/>
          </w:tcPr>
          <w:p w14:paraId="11E538C2" w14:textId="41A3BADF" w:rsidR="00FE0496" w:rsidRPr="00C7591C" w:rsidRDefault="00337908" w:rsidP="00A84A6F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</w:rPr>
            </w:pPr>
            <w:r w:rsidRPr="00C7591C">
              <w:rPr>
                <w:rFonts w:cs="Arial"/>
                <w:b/>
                <w:i w:val="0"/>
              </w:rPr>
              <w:t>e-fellows.net Stipendium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6CA8658D" w:rsidR="00FE0496" w:rsidRPr="00C7591C" w:rsidRDefault="005C68B0" w:rsidP="00A84A6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C7591C">
              <w:rPr>
                <w:rFonts w:cs="Arial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FE0496" w:rsidRPr="00C7591C" w14:paraId="04BFDD79" w14:textId="77777777" w:rsidTr="00C7591C">
        <w:trPr>
          <w:trHeight w:val="170"/>
        </w:trPr>
        <w:tc>
          <w:tcPr>
            <w:tcW w:w="8364" w:type="dxa"/>
            <w:gridSpan w:val="8"/>
            <w:vAlign w:val="bottom"/>
          </w:tcPr>
          <w:p w14:paraId="5D908AF7" w14:textId="31FE69C2" w:rsidR="00FE0496" w:rsidRPr="00C7591C" w:rsidRDefault="00337908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b/>
                <w:i/>
                <w:sz w:val="20"/>
                <w:szCs w:val="20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Online-Stipendium für hervorragende schulische Leistungen</w:t>
            </w:r>
            <w:r>
              <w:rPr>
                <w:rFonts w:ascii="Georgia" w:hAnsi="Georgia" w:cs="Arial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842" w:type="dxa"/>
            <w:gridSpan w:val="2"/>
            <w:vAlign w:val="bottom"/>
          </w:tcPr>
          <w:p w14:paraId="0D2FFB14" w14:textId="679B20A3" w:rsidR="00FE0496" w:rsidRPr="00C7591C" w:rsidRDefault="005C68B0" w:rsidP="00A84A6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C7591C">
              <w:rPr>
                <w:rFonts w:cs="Arial"/>
                <w:i w:val="0"/>
                <w:sz w:val="20"/>
                <w:szCs w:val="20"/>
                <w:lang w:val="en-US"/>
              </w:rPr>
              <w:t>0</w:t>
            </w:r>
            <w:r w:rsidR="00FB746F">
              <w:rPr>
                <w:rFonts w:cs="Arial"/>
                <w:i w:val="0"/>
                <w:sz w:val="20"/>
                <w:szCs w:val="20"/>
                <w:lang w:val="en-US"/>
              </w:rPr>
              <w:t>6</w:t>
            </w:r>
            <w:r w:rsidRPr="00C7591C">
              <w:rPr>
                <w:rFonts w:cs="Arial"/>
                <w:i w:val="0"/>
                <w:sz w:val="20"/>
                <w:szCs w:val="20"/>
                <w:lang w:val="en-US"/>
              </w:rPr>
              <w:t>/202</w:t>
            </w:r>
            <w:r w:rsidR="00FB746F">
              <w:rPr>
                <w:rFonts w:cs="Arial"/>
                <w:i w:val="0"/>
                <w:sz w:val="20"/>
                <w:szCs w:val="20"/>
                <w:lang w:val="en-US"/>
              </w:rPr>
              <w:t>4</w:t>
            </w:r>
            <w:r w:rsidRPr="00C7591C">
              <w:rPr>
                <w:rFonts w:cs="Arial"/>
                <w:i w:val="0"/>
                <w:sz w:val="20"/>
                <w:szCs w:val="20"/>
                <w:lang w:val="en-US"/>
              </w:rPr>
              <w:t xml:space="preserve"> – </w:t>
            </w:r>
            <w:proofErr w:type="spellStart"/>
            <w:r w:rsidR="00FB746F">
              <w:rPr>
                <w:rFonts w:cs="Arial"/>
                <w:i w:val="0"/>
                <w:sz w:val="20"/>
                <w:szCs w:val="20"/>
                <w:lang w:val="en-US"/>
              </w:rPr>
              <w:t>heute</w:t>
            </w:r>
            <w:proofErr w:type="spellEnd"/>
          </w:p>
        </w:tc>
      </w:tr>
      <w:tr w:rsidR="00766EF2" w:rsidRPr="00C7591C" w14:paraId="4AF19DD1" w14:textId="77777777" w:rsidTr="008B5FE1">
        <w:trPr>
          <w:trHeight w:val="397"/>
        </w:trPr>
        <w:tc>
          <w:tcPr>
            <w:tcW w:w="5954" w:type="dxa"/>
            <w:gridSpan w:val="4"/>
            <w:vAlign w:val="bottom"/>
          </w:tcPr>
          <w:p w14:paraId="7756FD9A" w14:textId="2E32B19C" w:rsidR="00766EF2" w:rsidRPr="00C7591C" w:rsidRDefault="00766EF2" w:rsidP="00A84A6F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</w:rPr>
            </w:pPr>
            <w:r w:rsidRPr="00C7591C">
              <w:rPr>
                <w:rFonts w:cs="Arial"/>
                <w:b/>
                <w:i w:val="0"/>
              </w:rPr>
              <w:t>Gymnasium Dresden-Plauen</w:t>
            </w:r>
          </w:p>
        </w:tc>
        <w:tc>
          <w:tcPr>
            <w:tcW w:w="4252" w:type="dxa"/>
            <w:gridSpan w:val="6"/>
            <w:vAlign w:val="bottom"/>
          </w:tcPr>
          <w:p w14:paraId="30626CB8" w14:textId="06A0BA58" w:rsidR="00766EF2" w:rsidRPr="00C7591C" w:rsidRDefault="00766EF2" w:rsidP="00A84A6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20"/>
                <w:szCs w:val="20"/>
              </w:rPr>
            </w:pPr>
            <w:r w:rsidRPr="00C7591C">
              <w:rPr>
                <w:rFonts w:cs="Arial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766EF2" w:rsidRPr="00C7591C" w14:paraId="56372BDE" w14:textId="77777777" w:rsidTr="00C7591C">
        <w:trPr>
          <w:trHeight w:val="170"/>
        </w:trPr>
        <w:tc>
          <w:tcPr>
            <w:tcW w:w="8364" w:type="dxa"/>
            <w:gridSpan w:val="8"/>
            <w:vAlign w:val="bottom"/>
          </w:tcPr>
          <w:p w14:paraId="3C87D247" w14:textId="1B2B9E6C" w:rsidR="00766EF2" w:rsidRPr="00C7591C" w:rsidRDefault="00766EF2" w:rsidP="00A84A6F">
            <w:pPr>
              <w:pStyle w:val="Listenabsatz"/>
              <w:numPr>
                <w:ilvl w:val="0"/>
                <w:numId w:val="32"/>
              </w:numPr>
              <w:rPr>
                <w:rFonts w:ascii="Georgia" w:hAnsi="Georgia" w:cs="Arial"/>
                <w:i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i/>
                <w:iCs/>
                <w:sz w:val="20"/>
                <w:szCs w:val="20"/>
              </w:rPr>
              <w:t>Mitglied im Schülerrat, Finanzbeauftragter des Schülerrats</w:t>
            </w:r>
          </w:p>
        </w:tc>
        <w:tc>
          <w:tcPr>
            <w:tcW w:w="1842" w:type="dxa"/>
            <w:gridSpan w:val="2"/>
            <w:vAlign w:val="bottom"/>
          </w:tcPr>
          <w:p w14:paraId="288A2195" w14:textId="7750521D" w:rsidR="00766EF2" w:rsidRPr="00C7591C" w:rsidRDefault="00766EF2" w:rsidP="00A84A6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sz w:val="20"/>
                <w:szCs w:val="20"/>
                <w:lang w:val="en-US"/>
              </w:rPr>
            </w:pPr>
            <w:r w:rsidRPr="00C7591C">
              <w:rPr>
                <w:rFonts w:cs="Arial"/>
                <w:i w:val="0"/>
                <w:sz w:val="20"/>
                <w:szCs w:val="20"/>
                <w:lang w:val="en-US"/>
              </w:rPr>
              <w:t>08/2023 – 06/2024</w:t>
            </w:r>
          </w:p>
        </w:tc>
      </w:tr>
      <w:tr w:rsidR="00766EF2" w:rsidRPr="00C7591C" w14:paraId="45F18117" w14:textId="77777777" w:rsidTr="00EC5C47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6" w:author="David Döbele" w:date="2024-08-20T18:38:00Z" w16du:dateUtc="2024-08-20T16:38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113"/>
          <w:trPrChange w:id="7" w:author="David Döbele" w:date="2024-08-20T18:38:00Z" w16du:dateUtc="2024-08-20T16:38:00Z">
            <w:trPr>
              <w:trHeight w:val="113"/>
            </w:trPr>
          </w:trPrChange>
        </w:trPr>
        <w:tc>
          <w:tcPr>
            <w:tcW w:w="9356" w:type="dxa"/>
            <w:gridSpan w:val="9"/>
            <w:vAlign w:val="bottom"/>
            <w:tcPrChange w:id="8" w:author="David Döbele" w:date="2024-08-20T18:38:00Z" w16du:dateUtc="2024-08-20T16:38:00Z">
              <w:tcPr>
                <w:tcW w:w="8364" w:type="dxa"/>
                <w:gridSpan w:val="8"/>
                <w:vAlign w:val="bottom"/>
              </w:tcPr>
            </w:tcPrChange>
          </w:tcPr>
          <w:p w14:paraId="6BDD0856" w14:textId="77777777" w:rsidR="00766EF2" w:rsidRDefault="00766EF2" w:rsidP="00A84A6F">
            <w:pPr>
              <w:pStyle w:val="Listenabsatz"/>
              <w:numPr>
                <w:ilvl w:val="0"/>
                <w:numId w:val="33"/>
              </w:numPr>
              <w:rPr>
                <w:rFonts w:ascii="Georgia" w:hAnsi="Georgia" w:cs="Arial"/>
                <w:iCs/>
                <w:sz w:val="20"/>
                <w:szCs w:val="20"/>
              </w:rPr>
            </w:pPr>
            <w:r w:rsidRPr="00FB746F">
              <w:rPr>
                <w:rFonts w:ascii="Georgia" w:hAnsi="Georgia" w:cs="Arial"/>
                <w:iCs/>
                <w:sz w:val="20"/>
                <w:szCs w:val="20"/>
              </w:rPr>
              <w:t>Ausübung meines wirtschaftlichen Interesses</w:t>
            </w:r>
          </w:p>
          <w:p w14:paraId="45453D86" w14:textId="77777777" w:rsidR="00766EF2" w:rsidRDefault="00766EF2" w:rsidP="00A84A6F">
            <w:pPr>
              <w:pStyle w:val="Listenabsatz"/>
              <w:numPr>
                <w:ilvl w:val="0"/>
                <w:numId w:val="33"/>
              </w:numPr>
              <w:rPr>
                <w:rFonts w:ascii="Georgia" w:hAnsi="Georgia" w:cs="Arial"/>
                <w:iCs/>
                <w:sz w:val="20"/>
                <w:szCs w:val="20"/>
              </w:rPr>
            </w:pPr>
            <w:r w:rsidRPr="00FB746F">
              <w:rPr>
                <w:rFonts w:ascii="Georgia" w:hAnsi="Georgia" w:cs="Arial"/>
                <w:iCs/>
                <w:sz w:val="20"/>
                <w:szCs w:val="20"/>
              </w:rPr>
              <w:t>Übernahme von Verantwortung bei Planung und Durchsetzung von schulischen Events</w:t>
            </w:r>
          </w:p>
          <w:p w14:paraId="6FAFED86" w14:textId="5BABB0ED" w:rsidR="00766EF2" w:rsidRPr="00FB746F" w:rsidRDefault="00766EF2" w:rsidP="00A84A6F">
            <w:pPr>
              <w:pStyle w:val="Listenabsatz"/>
              <w:numPr>
                <w:ilvl w:val="0"/>
                <w:numId w:val="33"/>
              </w:numPr>
              <w:rPr>
                <w:rFonts w:ascii="Georgia" w:hAnsi="Georgia" w:cs="Arial"/>
                <w:iCs/>
                <w:sz w:val="20"/>
                <w:szCs w:val="20"/>
              </w:rPr>
            </w:pPr>
            <w:r w:rsidRPr="00FB746F">
              <w:rPr>
                <w:rFonts w:ascii="Georgia" w:hAnsi="Georgia" w:cs="Arial"/>
                <w:iCs/>
                <w:sz w:val="20"/>
                <w:szCs w:val="20"/>
              </w:rPr>
              <w:t xml:space="preserve">Verwaltung des Schülerratskontos und Abwicklung von </w:t>
            </w:r>
            <w:r>
              <w:rPr>
                <w:rFonts w:ascii="Georgia" w:hAnsi="Georgia" w:cs="Arial"/>
                <w:iCs/>
                <w:sz w:val="20"/>
                <w:szCs w:val="20"/>
              </w:rPr>
              <w:t>Überweisungen</w:t>
            </w:r>
          </w:p>
        </w:tc>
        <w:tc>
          <w:tcPr>
            <w:tcW w:w="850" w:type="dxa"/>
            <w:vAlign w:val="bottom"/>
            <w:tcPrChange w:id="9" w:author="David Döbele" w:date="2024-08-20T18:38:00Z" w16du:dateUtc="2024-08-20T16:38:00Z">
              <w:tcPr>
                <w:tcW w:w="1842" w:type="dxa"/>
                <w:gridSpan w:val="2"/>
                <w:vAlign w:val="bottom"/>
              </w:tcPr>
            </w:tcPrChange>
          </w:tcPr>
          <w:p w14:paraId="4B383261" w14:textId="77777777" w:rsidR="00766EF2" w:rsidRPr="00337908" w:rsidRDefault="00766EF2" w:rsidP="00A84A6F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i w:val="0"/>
                <w:sz w:val="20"/>
                <w:szCs w:val="20"/>
              </w:rPr>
            </w:pPr>
          </w:p>
        </w:tc>
      </w:tr>
      <w:tr w:rsidR="00766EF2" w:rsidRPr="00C7591C" w14:paraId="482569A2" w14:textId="77777777" w:rsidTr="008B5FE1">
        <w:trPr>
          <w:trHeight w:val="567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766EF2" w:rsidRPr="00C7591C" w:rsidRDefault="00766EF2" w:rsidP="00A84A6F">
            <w:pPr>
              <w:jc w:val="center"/>
              <w:rPr>
                <w:rFonts w:ascii="Georgia" w:hAnsi="Georgia" w:cs="Arial"/>
                <w:b/>
                <w:sz w:val="26"/>
                <w:szCs w:val="26"/>
              </w:rPr>
            </w:pPr>
            <w:r w:rsidRPr="00C7591C">
              <w:rPr>
                <w:rFonts w:ascii="Georgia" w:hAnsi="Georgia" w:cs="Arial"/>
                <w:b/>
                <w:sz w:val="26"/>
                <w:szCs w:val="26"/>
              </w:rPr>
              <w:t>FÄHIGKEITEN &amp; INTERESSEN</w:t>
            </w:r>
          </w:p>
        </w:tc>
      </w:tr>
      <w:tr w:rsidR="00766EF2" w:rsidRPr="00C7591C" w14:paraId="2B257790" w14:textId="77777777" w:rsidTr="00003795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766EF2" w:rsidRPr="00C7591C" w:rsidRDefault="00766EF2" w:rsidP="00A84A6F">
            <w:pPr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1AA4B568" w:rsidR="00766EF2" w:rsidRPr="00C7591C" w:rsidRDefault="00766EF2" w:rsidP="00A84A6F">
            <w:pPr>
              <w:rPr>
                <w:rFonts w:ascii="Georgia" w:hAnsi="Georgia" w:cs="Arial"/>
                <w:sz w:val="20"/>
                <w:szCs w:val="20"/>
                <w:lang w:val="de-AT"/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de-AT"/>
              </w:rPr>
              <w:t>Deutsch (Muttersprache), Englisch (fließend), Französisch (Grundkenntnisse)</w:t>
            </w:r>
          </w:p>
        </w:tc>
      </w:tr>
      <w:tr w:rsidR="00766EF2" w:rsidRPr="00EC5C47" w14:paraId="45706C3F" w14:textId="77777777" w:rsidTr="00003795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766EF2" w:rsidRPr="00C7591C" w:rsidRDefault="00766EF2" w:rsidP="00A84A6F">
            <w:pPr>
              <w:rPr>
                <w:rFonts w:ascii="Georgia" w:hAnsi="Georgia" w:cs="Arial"/>
                <w:sz w:val="20"/>
                <w:szCs w:val="20"/>
              </w:rPr>
            </w:pPr>
            <w:r w:rsidRPr="00C7591C">
              <w:rPr>
                <w:rFonts w:ascii="Georgia" w:hAnsi="Georgia" w:cs="Arial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9"/>
            <w:vAlign w:val="bottom"/>
          </w:tcPr>
          <w:p w14:paraId="60CA2168" w14:textId="76BD9910" w:rsidR="00766EF2" w:rsidRPr="00003795" w:rsidRDefault="00766EF2" w:rsidP="00A84A6F">
            <w:pP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</w:pP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Microsoft Office (Word, Excel, PowerPoint</w:t>
            </w:r>
            <w:r w:rsidR="006954FB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 xml:space="preserve">), 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Python (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basic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), HTML (</w:t>
            </w:r>
            <w:r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basic</w:t>
            </w:r>
            <w:r w:rsidRPr="00C7591C">
              <w:rPr>
                <w:rFonts w:ascii="Georgia" w:hAnsi="Georgia" w:cs="Arial"/>
                <w:color w:val="000000"/>
                <w:sz w:val="20"/>
                <w:szCs w:val="20"/>
                <w:lang w:val="en-US"/>
              </w:rPr>
              <w:t>)</w:t>
            </w:r>
          </w:p>
        </w:tc>
      </w:tr>
      <w:tr w:rsidR="00766EF2" w:rsidRPr="00337908" w14:paraId="15D84275" w14:textId="77777777" w:rsidTr="00B4081F">
        <w:tblPrEx>
          <w:tblW w:w="10206" w:type="dxa"/>
          <w:tblInd w:w="-56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10" w:author="David Döbele" w:date="2024-08-20T18:41:00Z" w16du:dateUtc="2024-08-20T16:41:00Z">
            <w:tblPrEx>
              <w:tblW w:w="10206" w:type="dxa"/>
              <w:tblInd w:w="-56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trHeight w:val="340"/>
          <w:trPrChange w:id="11" w:author="David Döbele" w:date="2024-08-20T18:41:00Z" w16du:dateUtc="2024-08-20T16:41:00Z">
            <w:trPr>
              <w:trHeight w:val="567"/>
            </w:trPr>
          </w:trPrChange>
        </w:trPr>
        <w:tc>
          <w:tcPr>
            <w:tcW w:w="1418" w:type="dxa"/>
            <w:vAlign w:val="bottom"/>
            <w:tcPrChange w:id="12" w:author="David Döbele" w:date="2024-08-20T18:41:00Z" w16du:dateUtc="2024-08-20T16:41:00Z">
              <w:tcPr>
                <w:tcW w:w="1418" w:type="dxa"/>
                <w:vAlign w:val="bottom"/>
              </w:tcPr>
            </w:tcPrChange>
          </w:tcPr>
          <w:p w14:paraId="651A1FC1" w14:textId="77777777" w:rsidR="00766EF2" w:rsidDel="00B4081F" w:rsidRDefault="00766EF2" w:rsidP="00A84A6F">
            <w:pPr>
              <w:rPr>
                <w:del w:id="13" w:author="David Döbele" w:date="2024-08-20T18:41:00Z" w16du:dateUtc="2024-08-20T16:41:00Z"/>
                <w:rFonts w:ascii="Georgia" w:hAnsi="Georgia" w:cs="Arial"/>
                <w:sz w:val="20"/>
                <w:szCs w:val="20"/>
              </w:rPr>
            </w:pPr>
            <w:r>
              <w:rPr>
                <w:rFonts w:ascii="Georgia" w:hAnsi="Georgia" w:cs="Arial"/>
                <w:sz w:val="20"/>
                <w:szCs w:val="20"/>
              </w:rPr>
              <w:t>Interessen:</w:t>
            </w:r>
          </w:p>
          <w:p w14:paraId="4FC2D77F" w14:textId="62140EBF" w:rsidR="00766EF2" w:rsidRPr="00C7591C" w:rsidRDefault="00766EF2" w:rsidP="00A84A6F">
            <w:pPr>
              <w:rPr>
                <w:rFonts w:ascii="Georgia" w:hAnsi="Georgia" w:cs="Arial"/>
                <w:sz w:val="20"/>
                <w:szCs w:val="20"/>
              </w:rPr>
            </w:pPr>
          </w:p>
        </w:tc>
        <w:tc>
          <w:tcPr>
            <w:tcW w:w="8788" w:type="dxa"/>
            <w:gridSpan w:val="9"/>
            <w:vAlign w:val="bottom"/>
            <w:tcPrChange w:id="14" w:author="David Döbele" w:date="2024-08-20T18:41:00Z" w16du:dateUtc="2024-08-20T16:41:00Z">
              <w:tcPr>
                <w:tcW w:w="8788" w:type="dxa"/>
                <w:gridSpan w:val="9"/>
                <w:vAlign w:val="bottom"/>
              </w:tcPr>
            </w:tcPrChange>
          </w:tcPr>
          <w:p w14:paraId="00D210B9" w14:textId="48E3279D" w:rsidR="00766EF2" w:rsidRPr="00337908" w:rsidRDefault="00766EF2" w:rsidP="00A84A6F">
            <w:pPr>
              <w:rPr>
                <w:rFonts w:ascii="Georgia" w:hAnsi="Georgia" w:cs="Arial"/>
                <w:color w:val="000000"/>
                <w:sz w:val="20"/>
                <w:szCs w:val="20"/>
              </w:rPr>
            </w:pPr>
            <w:r w:rsidRPr="00337908">
              <w:rPr>
                <w:rFonts w:ascii="Georgia" w:hAnsi="Georgia" w:cs="Arial"/>
                <w:color w:val="000000"/>
                <w:sz w:val="20"/>
                <w:szCs w:val="20"/>
              </w:rPr>
              <w:t>Tenni</w:t>
            </w:r>
            <w:ins w:id="15" w:author="David Döbele" w:date="2024-08-20T18:41:00Z" w16du:dateUtc="2024-08-20T16:41:00Z">
              <w:r w:rsidR="00B4081F">
                <w:rPr>
                  <w:rFonts w:ascii="Georgia" w:hAnsi="Georgia" w:cs="Arial"/>
                  <w:color w:val="000000"/>
                  <w:sz w:val="20"/>
                  <w:szCs w:val="20"/>
                </w:rPr>
                <w:t xml:space="preserve">s, </w:t>
              </w:r>
            </w:ins>
            <w:del w:id="16" w:author="David Döbele" w:date="2024-08-20T18:41:00Z" w16du:dateUtc="2024-08-20T16:41:00Z">
              <w:r w:rsidRPr="00337908" w:rsidDel="00B4081F">
                <w:rPr>
                  <w:rFonts w:ascii="Georgia" w:hAnsi="Georgia" w:cs="Arial"/>
                  <w:color w:val="000000"/>
                  <w:sz w:val="20"/>
                  <w:szCs w:val="20"/>
                </w:rPr>
                <w:delText xml:space="preserve">s spielen (wöchentliches Training und aktives Mitglied im Mannschaftssport für über 8 Jahre), </w:delText>
              </w:r>
            </w:del>
            <w:r w:rsidRPr="00337908">
              <w:rPr>
                <w:rFonts w:ascii="Georgia" w:hAnsi="Georgia" w:cs="Arial"/>
                <w:color w:val="000000"/>
                <w:sz w:val="20"/>
                <w:szCs w:val="20"/>
              </w:rPr>
              <w:t>Klavier spielen (10 Jahre Klaviererfahrung, mit wöchentlichem Unterricht)</w:t>
            </w:r>
          </w:p>
        </w:tc>
      </w:tr>
      <w:tr w:rsidR="00766EF2" w:rsidRPr="00C7591C" w14:paraId="071AB173" w14:textId="77777777" w:rsidTr="00FE0496">
        <w:trPr>
          <w:trHeight w:val="1279"/>
        </w:trPr>
        <w:tc>
          <w:tcPr>
            <w:tcW w:w="10206" w:type="dxa"/>
            <w:gridSpan w:val="10"/>
            <w:vAlign w:val="bottom"/>
          </w:tcPr>
          <w:p w14:paraId="6478BDEA" w14:textId="13D94D33" w:rsidR="00766EF2" w:rsidRPr="00C7591C" w:rsidRDefault="00766EF2" w:rsidP="00A84A6F">
            <w:pPr>
              <w:rPr>
                <w:rFonts w:ascii="Georgia" w:hAnsi="Georgia" w:cs="Arial"/>
                <w:color w:val="000000"/>
                <w:sz w:val="18"/>
                <w:lang w:val="de-AT"/>
              </w:rPr>
            </w:pPr>
            <w:r w:rsidRPr="00C7591C">
              <w:rPr>
                <w:rFonts w:ascii="Georgia" w:hAnsi="Georgia" w:cs="Arial"/>
                <w:sz w:val="20"/>
                <w:szCs w:val="20"/>
              </w:rPr>
              <w:t>Frankfurt, 05.11.2019</w:t>
            </w:r>
          </w:p>
        </w:tc>
      </w:tr>
    </w:tbl>
    <w:p w14:paraId="0747D2BF" w14:textId="69F47280" w:rsidR="00723643" w:rsidRPr="00C7591C" w:rsidRDefault="00723643">
      <w:pPr>
        <w:rPr>
          <w:rFonts w:ascii="Georgia" w:hAnsi="Georgia" w:cs="Arial"/>
          <w:sz w:val="18"/>
        </w:rPr>
      </w:pPr>
    </w:p>
    <w:sectPr w:rsidR="00723643" w:rsidRPr="00C7591C" w:rsidSect="00EC5C47">
      <w:footerReference w:type="even" r:id="rId8"/>
      <w:pgSz w:w="11906" w:h="16838"/>
      <w:pgMar w:top="1304" w:right="1418" w:bottom="340" w:left="1418" w:header="709" w:footer="709" w:gutter="0"/>
      <w:cols w:space="708"/>
      <w:docGrid w:linePitch="360"/>
      <w:sectPrChange w:id="17" w:author="David Döbele" w:date="2024-08-20T18:37:00Z" w16du:dateUtc="2024-08-20T16:37:00Z">
        <w:sectPr w:rsidR="00723643" w:rsidRPr="00C7591C" w:rsidSect="00EC5C47">
          <w:pgMar w:top="851" w:right="1418" w:bottom="340" w:left="1418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14AB97" w14:textId="77777777" w:rsidR="00E655F6" w:rsidRDefault="00E655F6" w:rsidP="00BE053D">
      <w:pPr>
        <w:spacing w:after="0" w:line="240" w:lineRule="auto"/>
      </w:pPr>
      <w:r>
        <w:separator/>
      </w:r>
    </w:p>
  </w:endnote>
  <w:endnote w:type="continuationSeparator" w:id="0">
    <w:p w14:paraId="5344C583" w14:textId="77777777" w:rsidR="00E655F6" w:rsidRDefault="00E655F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978D7E" w14:textId="77777777" w:rsidR="00E655F6" w:rsidRDefault="00E655F6" w:rsidP="00BE053D">
      <w:pPr>
        <w:spacing w:after="0" w:line="240" w:lineRule="auto"/>
      </w:pPr>
      <w:r>
        <w:separator/>
      </w:r>
    </w:p>
  </w:footnote>
  <w:footnote w:type="continuationSeparator" w:id="0">
    <w:p w14:paraId="669977E1" w14:textId="77777777" w:rsidR="00E655F6" w:rsidRDefault="00E655F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4F341758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5A5F36"/>
    <w:multiLevelType w:val="hybridMultilevel"/>
    <w:tmpl w:val="E02A4E06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1"/>
  </w:num>
  <w:num w:numId="3" w16cid:durableId="1697927410">
    <w:abstractNumId w:val="25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9"/>
  </w:num>
  <w:num w:numId="9" w16cid:durableId="1263149610">
    <w:abstractNumId w:val="15"/>
  </w:num>
  <w:num w:numId="10" w16cid:durableId="189681442">
    <w:abstractNumId w:val="30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8"/>
  </w:num>
  <w:num w:numId="16" w16cid:durableId="1138110109">
    <w:abstractNumId w:val="7"/>
  </w:num>
  <w:num w:numId="17" w16cid:durableId="1063874226">
    <w:abstractNumId w:val="20"/>
  </w:num>
  <w:num w:numId="18" w16cid:durableId="113788392">
    <w:abstractNumId w:val="5"/>
  </w:num>
  <w:num w:numId="19" w16cid:durableId="560748726">
    <w:abstractNumId w:val="24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9"/>
  </w:num>
  <w:num w:numId="23" w16cid:durableId="749930063">
    <w:abstractNumId w:val="10"/>
  </w:num>
  <w:num w:numId="24" w16cid:durableId="69692987">
    <w:abstractNumId w:val="27"/>
  </w:num>
  <w:num w:numId="25" w16cid:durableId="842476508">
    <w:abstractNumId w:val="31"/>
  </w:num>
  <w:num w:numId="26" w16cid:durableId="834301136">
    <w:abstractNumId w:val="22"/>
  </w:num>
  <w:num w:numId="27" w16cid:durableId="1631785384">
    <w:abstractNumId w:val="32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3"/>
  </w:num>
  <w:num w:numId="32" w16cid:durableId="1930698584">
    <w:abstractNumId w:val="26"/>
  </w:num>
  <w:num w:numId="33" w16cid:durableId="1956980851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3795"/>
    <w:rsid w:val="00061D33"/>
    <w:rsid w:val="00064643"/>
    <w:rsid w:val="00087747"/>
    <w:rsid w:val="000A1FDA"/>
    <w:rsid w:val="000B63E2"/>
    <w:rsid w:val="000B6548"/>
    <w:rsid w:val="000C71ED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D439E"/>
    <w:rsid w:val="001D4DCD"/>
    <w:rsid w:val="001F4175"/>
    <w:rsid w:val="00223A4D"/>
    <w:rsid w:val="0023054D"/>
    <w:rsid w:val="00232CB5"/>
    <w:rsid w:val="00234A7E"/>
    <w:rsid w:val="0024373D"/>
    <w:rsid w:val="002508C2"/>
    <w:rsid w:val="00267252"/>
    <w:rsid w:val="00282DB0"/>
    <w:rsid w:val="002B2091"/>
    <w:rsid w:val="002C3DF3"/>
    <w:rsid w:val="002C6972"/>
    <w:rsid w:val="002D2B32"/>
    <w:rsid w:val="002D4516"/>
    <w:rsid w:val="002F46AD"/>
    <w:rsid w:val="003101F0"/>
    <w:rsid w:val="00314B7A"/>
    <w:rsid w:val="00324BC5"/>
    <w:rsid w:val="00337908"/>
    <w:rsid w:val="00340BAB"/>
    <w:rsid w:val="003418E0"/>
    <w:rsid w:val="00347F8D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716D4"/>
    <w:rsid w:val="00571B60"/>
    <w:rsid w:val="00572876"/>
    <w:rsid w:val="00585A4D"/>
    <w:rsid w:val="005C54AA"/>
    <w:rsid w:val="005C68B0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0E54"/>
    <w:rsid w:val="00693E09"/>
    <w:rsid w:val="006954FB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6EF2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B5FE1"/>
    <w:rsid w:val="008C429A"/>
    <w:rsid w:val="008D10FD"/>
    <w:rsid w:val="008E1F3D"/>
    <w:rsid w:val="009053D7"/>
    <w:rsid w:val="00907EA4"/>
    <w:rsid w:val="0091331D"/>
    <w:rsid w:val="0093223C"/>
    <w:rsid w:val="00941A87"/>
    <w:rsid w:val="009501C2"/>
    <w:rsid w:val="009668B9"/>
    <w:rsid w:val="00967F9B"/>
    <w:rsid w:val="00976577"/>
    <w:rsid w:val="00993D40"/>
    <w:rsid w:val="00996356"/>
    <w:rsid w:val="00997D9A"/>
    <w:rsid w:val="009A2DDC"/>
    <w:rsid w:val="009B7554"/>
    <w:rsid w:val="009B75E5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5377A"/>
    <w:rsid w:val="00A74225"/>
    <w:rsid w:val="00A84A6F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81F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56C7"/>
    <w:rsid w:val="00C066FA"/>
    <w:rsid w:val="00C25387"/>
    <w:rsid w:val="00C54BE3"/>
    <w:rsid w:val="00C5571C"/>
    <w:rsid w:val="00C57F80"/>
    <w:rsid w:val="00C7591C"/>
    <w:rsid w:val="00C768ED"/>
    <w:rsid w:val="00C82A8F"/>
    <w:rsid w:val="00C85F4D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90950"/>
    <w:rsid w:val="00DA69DF"/>
    <w:rsid w:val="00DB33F8"/>
    <w:rsid w:val="00DD38E2"/>
    <w:rsid w:val="00E00140"/>
    <w:rsid w:val="00E13110"/>
    <w:rsid w:val="00E24DF1"/>
    <w:rsid w:val="00E40B9A"/>
    <w:rsid w:val="00E431ED"/>
    <w:rsid w:val="00E55D90"/>
    <w:rsid w:val="00E64FF5"/>
    <w:rsid w:val="00E655F6"/>
    <w:rsid w:val="00E8451C"/>
    <w:rsid w:val="00E907EC"/>
    <w:rsid w:val="00EA08CA"/>
    <w:rsid w:val="00EA5421"/>
    <w:rsid w:val="00EB34FC"/>
    <w:rsid w:val="00EB5816"/>
    <w:rsid w:val="00EC5C47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655A5"/>
    <w:rsid w:val="00F74D19"/>
    <w:rsid w:val="00F80053"/>
    <w:rsid w:val="00FA02C7"/>
    <w:rsid w:val="00FA4186"/>
    <w:rsid w:val="00FB746F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sid w:val="00337908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EC5C4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313</Words>
  <Characters>1976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6</cp:revision>
  <dcterms:created xsi:type="dcterms:W3CDTF">2024-08-12T17:12:00Z</dcterms:created>
  <dcterms:modified xsi:type="dcterms:W3CDTF">2024-08-20T16:41:00Z</dcterms:modified>
</cp:coreProperties>
</file>