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0C781CBE" w:rsidR="006D2592" w:rsidRPr="00CF5508" w:rsidRDefault="00351C42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CF5508">
        <w:rPr>
          <w:rFonts w:ascii="Georgia" w:hAnsi="Georgia" w:cs="Times New Roman"/>
          <w:sz w:val="21"/>
          <w:szCs w:val="21"/>
        </w:rPr>
        <w:t>Elias Valter</w:t>
      </w:r>
    </w:p>
    <w:p w14:paraId="2458A2A0" w14:textId="2C2504E6" w:rsidR="00857C6F" w:rsidRPr="00CF5508" w:rsidRDefault="00351C42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CF5508">
        <w:rPr>
          <w:rFonts w:ascii="Georgia" w:hAnsi="Georgia" w:cs="Times New Roman"/>
          <w:sz w:val="21"/>
          <w:szCs w:val="21"/>
        </w:rPr>
        <w:t>Langstraße 67</w:t>
      </w:r>
    </w:p>
    <w:p w14:paraId="451AEE20" w14:textId="3C35D41C" w:rsidR="00857C6F" w:rsidRPr="00CF5508" w:rsidRDefault="00351C42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CF5508">
        <w:rPr>
          <w:rFonts w:ascii="Georgia" w:hAnsi="Georgia" w:cs="Times New Roman"/>
          <w:sz w:val="21"/>
          <w:szCs w:val="21"/>
        </w:rPr>
        <w:t>68169 Mannheim</w:t>
      </w:r>
    </w:p>
    <w:p w14:paraId="12BA391A" w14:textId="55D36EC7" w:rsidR="006A7895" w:rsidRPr="00CF5508" w:rsidRDefault="004D317C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B017EF">
        <w:rPr>
          <w:rFonts w:ascii="Georgia" w:hAnsi="Georgia" w:cs="Georgia"/>
          <w:color w:val="000000"/>
          <w:sz w:val="21"/>
          <w:szCs w:val="21"/>
        </w:rPr>
        <w:t>E</w:t>
      </w:r>
      <w:r w:rsidR="00DC29B6" w:rsidRPr="00B017EF">
        <w:rPr>
          <w:rFonts w:ascii="Georgia" w:hAnsi="Georgia" w:cs="Georgia"/>
          <w:color w:val="000000"/>
          <w:sz w:val="21"/>
          <w:szCs w:val="21"/>
        </w:rPr>
        <w:t>l</w:t>
      </w:r>
      <w:r w:rsidR="00DC29B6">
        <w:rPr>
          <w:rFonts w:ascii="Georgia" w:hAnsi="Georgia" w:cs="Georgia"/>
          <w:color w:val="000000"/>
          <w:sz w:val="21"/>
          <w:szCs w:val="21"/>
        </w:rPr>
        <w:t>iasValter@protonmail.com</w:t>
      </w:r>
    </w:p>
    <w:p w14:paraId="2E7278C7" w14:textId="1EFB2AF7" w:rsidR="00F74175" w:rsidRPr="00CF5508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CF5508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CF5508">
        <w:rPr>
          <w:rFonts w:ascii="Georgia" w:hAnsi="Georgia" w:cs="Georgia"/>
          <w:color w:val="000000"/>
          <w:sz w:val="21"/>
          <w:szCs w:val="21"/>
        </w:rPr>
        <w:t xml:space="preserve">49 </w:t>
      </w:r>
      <w:r w:rsidR="00351C42" w:rsidRPr="00CF5508">
        <w:rPr>
          <w:rFonts w:ascii="Georgia" w:hAnsi="Georgia" w:cs="Georgia"/>
          <w:color w:val="000000"/>
          <w:sz w:val="21"/>
          <w:szCs w:val="21"/>
        </w:rPr>
        <w:t>15159420553</w:t>
      </w:r>
    </w:p>
    <w:p w14:paraId="170FE07D" w14:textId="77777777" w:rsidR="00F270C0" w:rsidRPr="00CF5508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0E0E31EB" w:rsidR="00F74175" w:rsidRPr="00C13206" w:rsidRDefault="00B71298" w:rsidP="00F74175">
      <w:pPr>
        <w:spacing w:after="0"/>
        <w:rPr>
          <w:rFonts w:ascii="Georgia" w:hAnsi="Georgia" w:cs="Georgia"/>
          <w:color w:val="000000"/>
          <w:sz w:val="21"/>
          <w:szCs w:val="21"/>
          <w:highlight w:val="yellow"/>
        </w:rPr>
      </w:pPr>
      <w:r w:rsidRPr="00C13206">
        <w:rPr>
          <w:rFonts w:ascii="Georgia" w:hAnsi="Georgia" w:cs="Georgia"/>
          <w:color w:val="000000"/>
          <w:sz w:val="21"/>
          <w:szCs w:val="21"/>
          <w:highlight w:val="yellow"/>
        </w:rPr>
        <w:t>Deutsche Bank AG</w:t>
      </w:r>
    </w:p>
    <w:p w14:paraId="6A013FD1" w14:textId="467B1903" w:rsidR="00F74175" w:rsidRPr="00CF5508" w:rsidRDefault="00B71298" w:rsidP="00F74175">
      <w:pPr>
        <w:spacing w:after="0"/>
        <w:rPr>
          <w:rFonts w:ascii="Georgia" w:hAnsi="Georgia"/>
          <w:sz w:val="21"/>
          <w:szCs w:val="21"/>
        </w:rPr>
      </w:pPr>
      <w:r w:rsidRPr="00C13206">
        <w:rPr>
          <w:rFonts w:ascii="Georgia" w:hAnsi="Georgia"/>
          <w:sz w:val="21"/>
          <w:szCs w:val="21"/>
          <w:highlight w:val="yellow"/>
        </w:rPr>
        <w:t>Taunusanlage 12</w:t>
      </w:r>
      <w:r w:rsidR="00F74175" w:rsidRPr="00C13206">
        <w:rPr>
          <w:rFonts w:ascii="Georgia" w:hAnsi="Georgia"/>
          <w:sz w:val="21"/>
          <w:szCs w:val="21"/>
          <w:highlight w:val="yellow"/>
        </w:rPr>
        <w:br/>
      </w:r>
      <w:r w:rsidRPr="00C13206">
        <w:rPr>
          <w:rFonts w:ascii="Georgia" w:hAnsi="Georgia"/>
          <w:sz w:val="21"/>
          <w:szCs w:val="21"/>
          <w:highlight w:val="yellow"/>
        </w:rPr>
        <w:t>60325</w:t>
      </w:r>
      <w:r w:rsidR="00F74175" w:rsidRPr="00C13206">
        <w:rPr>
          <w:rFonts w:ascii="Georgia" w:hAnsi="Georgia"/>
          <w:sz w:val="21"/>
          <w:szCs w:val="21"/>
          <w:highlight w:val="yellow"/>
        </w:rPr>
        <w:t xml:space="preserve"> </w:t>
      </w:r>
      <w:r w:rsidR="003D5D1E" w:rsidRPr="00C13206">
        <w:rPr>
          <w:rFonts w:ascii="Georgia" w:hAnsi="Georgia"/>
          <w:sz w:val="21"/>
          <w:szCs w:val="21"/>
          <w:highlight w:val="yellow"/>
        </w:rPr>
        <w:t>Frankfurt am Main</w:t>
      </w:r>
      <w:r w:rsidR="00F74175" w:rsidRPr="00CF5508">
        <w:rPr>
          <w:rFonts w:ascii="Georgia" w:hAnsi="Georgia"/>
          <w:sz w:val="21"/>
          <w:szCs w:val="21"/>
        </w:rPr>
        <w:t xml:space="preserve"> </w:t>
      </w:r>
    </w:p>
    <w:p w14:paraId="096C8AF5" w14:textId="77777777" w:rsidR="00647413" w:rsidRPr="00CF5508" w:rsidRDefault="00647413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155B6E2E" w14:textId="2754F0CE" w:rsidR="006A7895" w:rsidRPr="000D2636" w:rsidRDefault="00351C42" w:rsidP="0085213A">
      <w:pPr>
        <w:spacing w:after="0"/>
        <w:jc w:val="right"/>
        <w:rPr>
          <w:rFonts w:ascii="Georgia" w:hAnsi="Georgia" w:cs="Times New Roman"/>
          <w:sz w:val="21"/>
          <w:szCs w:val="21"/>
          <w:lang w:val="en-GB"/>
        </w:rPr>
      </w:pPr>
      <w:r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Mannheim</w:t>
      </w:r>
      <w:r w:rsidR="002D594E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, 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0</w:t>
      </w:r>
      <w:r w:rsidR="00101A25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2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.</w:t>
      </w:r>
      <w:r w:rsidR="003D5D1E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1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1</w:t>
      </w:r>
      <w:r w:rsidR="006A7895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.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2022</w:t>
      </w:r>
    </w:p>
    <w:p w14:paraId="0731715D" w14:textId="77777777" w:rsidR="001E0088" w:rsidRPr="000D2636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  <w:lang w:val="en-GB"/>
        </w:rPr>
      </w:pPr>
    </w:p>
    <w:p w14:paraId="0098600D" w14:textId="3C64B7F6" w:rsidR="000A5AB8" w:rsidRPr="000D2636" w:rsidRDefault="007A68C9" w:rsidP="00590834">
      <w:pPr>
        <w:spacing w:after="0"/>
        <w:rPr>
          <w:rFonts w:ascii="Georgia" w:hAnsi="Georgia" w:cs="Times New Roman"/>
          <w:b/>
          <w:sz w:val="21"/>
          <w:szCs w:val="21"/>
          <w:lang w:val="en-GB"/>
        </w:rPr>
      </w:pPr>
      <w:r w:rsidRPr="00DC29B6">
        <w:rPr>
          <w:rFonts w:ascii="Georgia" w:hAnsi="Georgia" w:cs="Times New Roman"/>
          <w:b/>
          <w:sz w:val="21"/>
          <w:szCs w:val="21"/>
          <w:lang w:val="en-GB"/>
        </w:rPr>
        <w:t xml:space="preserve">Application for </w:t>
      </w:r>
      <w:r w:rsidR="00DC29B6" w:rsidRPr="00DC29B6">
        <w:rPr>
          <w:rFonts w:ascii="Georgia" w:hAnsi="Georgia" w:cs="Times New Roman"/>
          <w:b/>
          <w:sz w:val="21"/>
          <w:szCs w:val="21"/>
          <w:lang w:val="en-GB"/>
        </w:rPr>
        <w:t xml:space="preserve">a </w:t>
      </w:r>
      <w:r w:rsidR="00DC29B6" w:rsidRPr="00DC29B6">
        <w:rPr>
          <w:rFonts w:ascii="Georgia" w:hAnsi="Georgia" w:cs="Times New Roman"/>
          <w:b/>
          <w:sz w:val="21"/>
          <w:szCs w:val="21"/>
          <w:highlight w:val="yellow"/>
          <w:lang w:val="en-GB"/>
        </w:rPr>
        <w:t>Mergers &amp; Acquisitions Internship</w:t>
      </w:r>
    </w:p>
    <w:p w14:paraId="3A5BDDA8" w14:textId="77777777" w:rsidR="004A615C" w:rsidRPr="000D2636" w:rsidRDefault="004A615C" w:rsidP="000A5AB8">
      <w:pPr>
        <w:spacing w:after="0"/>
        <w:rPr>
          <w:rFonts w:ascii="Georgia" w:hAnsi="Georgia" w:cs="Times New Roman"/>
          <w:b/>
          <w:sz w:val="21"/>
          <w:szCs w:val="21"/>
          <w:lang w:val="en-GB"/>
        </w:rPr>
      </w:pPr>
    </w:p>
    <w:p w14:paraId="61CDE0AD" w14:textId="3378EA25" w:rsidR="00034B68" w:rsidRPr="000D2636" w:rsidRDefault="007A68C9" w:rsidP="00375D2D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>Dear Sir or Madam</w:t>
      </w:r>
      <w:r w:rsidR="00E65B09" w:rsidRPr="000D2636">
        <w:rPr>
          <w:rFonts w:ascii="Georgia" w:hAnsi="Georgia" w:cs="Times New Roman"/>
          <w:sz w:val="21"/>
          <w:szCs w:val="21"/>
          <w:lang w:val="en-GB"/>
        </w:rPr>
        <w:t xml:space="preserve">, </w:t>
      </w:r>
    </w:p>
    <w:p w14:paraId="433CF1AE" w14:textId="14106765" w:rsidR="00E65B09" w:rsidRPr="000D2636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6F5693C2" w14:textId="450D2C9C" w:rsidR="007A68C9" w:rsidRPr="000D2636" w:rsidRDefault="007A68C9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del w:id="0" w:author="David Döbele" w:date="2023-01-03T20:52:00Z">
        <w:r w:rsidRPr="000D2636" w:rsidDel="00C01835">
          <w:rPr>
            <w:rFonts w:ascii="Georgia" w:hAnsi="Georgia" w:cs="Times New Roman"/>
            <w:sz w:val="21"/>
            <w:szCs w:val="21"/>
            <w:lang w:val="en-GB"/>
          </w:rPr>
          <w:delText xml:space="preserve">Working </w:delText>
        </w:r>
      </w:del>
      <w:ins w:id="1" w:author="David Döbele" w:date="2023-01-03T20:52:00Z">
        <w:r w:rsidR="00C01835">
          <w:rPr>
            <w:rFonts w:ascii="Georgia" w:hAnsi="Georgia" w:cs="Times New Roman"/>
            <w:sz w:val="21"/>
            <w:szCs w:val="21"/>
            <w:lang w:val="en-GB"/>
          </w:rPr>
          <w:t>w</w:t>
        </w:r>
        <w:r w:rsidR="00C01835" w:rsidRPr="000D2636">
          <w:rPr>
            <w:rFonts w:ascii="Georgia" w:hAnsi="Georgia" w:cs="Times New Roman"/>
            <w:sz w:val="21"/>
            <w:szCs w:val="21"/>
            <w:lang w:val="en-GB"/>
          </w:rPr>
          <w:t xml:space="preserve">orking </w:t>
        </w:r>
      </w:ins>
      <w:r w:rsidRPr="000D2636">
        <w:rPr>
          <w:rFonts w:ascii="Georgia" w:hAnsi="Georgia" w:cs="Times New Roman"/>
          <w:sz w:val="21"/>
          <w:szCs w:val="21"/>
          <w:lang w:val="en-GB"/>
        </w:rPr>
        <w:t xml:space="preserve">in Investment Banking requires discipline, </w:t>
      </w:r>
      <w:proofErr w:type="gramStart"/>
      <w:r w:rsidRPr="000D2636">
        <w:rPr>
          <w:rFonts w:ascii="Georgia" w:hAnsi="Georgia" w:cs="Times New Roman"/>
          <w:sz w:val="21"/>
          <w:szCs w:val="21"/>
          <w:lang w:val="en-GB"/>
        </w:rPr>
        <w:t>teamwork</w:t>
      </w:r>
      <w:proofErr w:type="gramEnd"/>
      <w:r w:rsidRPr="000D2636">
        <w:rPr>
          <w:rFonts w:ascii="Georgia" w:hAnsi="Georgia" w:cs="Times New Roman"/>
          <w:sz w:val="21"/>
          <w:szCs w:val="21"/>
          <w:lang w:val="en-GB"/>
        </w:rPr>
        <w:t xml:space="preserve"> and str</w:t>
      </w:r>
      <w:r w:rsidR="00DF7D9C" w:rsidRPr="000D2636">
        <w:rPr>
          <w:rFonts w:ascii="Georgia" w:hAnsi="Georgia" w:cs="Times New Roman"/>
          <w:sz w:val="21"/>
          <w:szCs w:val="21"/>
          <w:lang w:val="en-GB"/>
        </w:rPr>
        <w:t>o</w:t>
      </w:r>
      <w:r w:rsidRPr="000D2636">
        <w:rPr>
          <w:rFonts w:ascii="Georgia" w:hAnsi="Georgia" w:cs="Times New Roman"/>
          <w:sz w:val="21"/>
          <w:szCs w:val="21"/>
          <w:lang w:val="en-GB"/>
        </w:rPr>
        <w:t>ng communication skills. Hardly an</w:t>
      </w:r>
      <w:r w:rsidR="00F71A6C" w:rsidRPr="000D2636">
        <w:rPr>
          <w:rFonts w:ascii="Georgia" w:hAnsi="Georgia" w:cs="Times New Roman"/>
          <w:sz w:val="21"/>
          <w:szCs w:val="21"/>
          <w:lang w:val="en-GB"/>
        </w:rPr>
        <w:t>y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other career in finance is more sought-after and competitive than this one. But precisely this complexity makes Investment Banking so appealing. I am fascinated by the impact of </w:t>
      </w:r>
      <w:r w:rsidR="00F71A6C" w:rsidRPr="00C01835">
        <w:rPr>
          <w:rFonts w:ascii="Georgia" w:hAnsi="Georgia" w:cs="Times New Roman"/>
          <w:b/>
          <w:bCs/>
          <w:sz w:val="21"/>
          <w:szCs w:val="21"/>
          <w:lang w:val="en-GB"/>
          <w:rPrChange w:id="2" w:author="David Döbele" w:date="2023-01-03T20:53:00Z">
            <w:rPr>
              <w:rFonts w:ascii="Georgia" w:hAnsi="Georgia" w:cs="Times New Roman"/>
              <w:sz w:val="21"/>
              <w:szCs w:val="21"/>
              <w:lang w:val="en-GB"/>
            </w:rPr>
          </w:rPrChange>
        </w:rPr>
        <w:t>practicing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in significant transactions and the steep learning curve automatically created by the exiting and fast-paced working environment. To further deepen my knowledge of corporate finance in practice, I would like to join </w:t>
      </w:r>
      <w:r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the Spring into Banking event in March 2023.</w:t>
      </w:r>
    </w:p>
    <w:p w14:paraId="545B5699" w14:textId="248B7C08" w:rsidR="00E65B09" w:rsidRPr="000D2636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2C090CDF" w14:textId="7CBE401D" w:rsidR="00E65B09" w:rsidRPr="000D2636" w:rsidRDefault="00EE2E85" w:rsidP="00EE2E85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 xml:space="preserve">At the beginning of the corona pandemic, I had to </w:t>
      </w:r>
      <w:proofErr w:type="spellStart"/>
      <w:r w:rsidRPr="000D2636">
        <w:rPr>
          <w:rFonts w:ascii="Georgia" w:hAnsi="Georgia" w:cs="Times New Roman"/>
          <w:sz w:val="21"/>
          <w:szCs w:val="21"/>
          <w:lang w:val="en-GB"/>
        </w:rPr>
        <w:t>homeschool</w:t>
      </w:r>
      <w:proofErr w:type="spellEnd"/>
      <w:r w:rsidRPr="000D2636">
        <w:rPr>
          <w:rFonts w:ascii="Georgia" w:hAnsi="Georgia" w:cs="Times New Roman"/>
          <w:sz w:val="21"/>
          <w:szCs w:val="21"/>
          <w:lang w:val="en-GB"/>
        </w:rPr>
        <w:t xml:space="preserve"> myself to learn the content of the advanced course Politics &amp; Economics and thus developed a keen interest in finance, even beyond school. This passion and ambition were also reflected in my academic </w:t>
      </w:r>
      <w:r w:rsidR="0057237D" w:rsidRPr="000D2636">
        <w:rPr>
          <w:rFonts w:ascii="Georgia" w:hAnsi="Georgia" w:cs="Times New Roman"/>
          <w:sz w:val="21"/>
          <w:szCs w:val="21"/>
          <w:lang w:val="en-GB"/>
        </w:rPr>
        <w:t>performance,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and I graduated from high school in 2021 with a</w:t>
      </w:r>
      <w:r w:rsidR="0057237D">
        <w:rPr>
          <w:rFonts w:ascii="Georgia" w:hAnsi="Georgia" w:cs="Times New Roman"/>
          <w:sz w:val="21"/>
          <w:szCs w:val="21"/>
          <w:lang w:val="en-GB"/>
        </w:rPr>
        <w:t xml:space="preserve"> GPA of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1.6. I then decided to study computer science at the TU Darmstadt. However, I quickly realised that </w:t>
      </w:r>
      <w:del w:id="3" w:author="David Döbele" w:date="2023-01-03T20:53:00Z">
        <w:r w:rsidRPr="000D2636" w:rsidDel="00C01835">
          <w:rPr>
            <w:rFonts w:ascii="Georgia" w:hAnsi="Georgia" w:cs="Times New Roman"/>
            <w:sz w:val="21"/>
            <w:szCs w:val="21"/>
            <w:lang w:val="en-GB"/>
          </w:rPr>
          <w:delText xml:space="preserve">I </w:delText>
        </w:r>
      </w:del>
      <w:ins w:id="4" w:author="David Döbele" w:date="2023-01-03T20:53:00Z">
        <w:r w:rsidR="00C01835">
          <w:rPr>
            <w:rFonts w:ascii="Georgia" w:hAnsi="Georgia" w:cs="Times New Roman"/>
            <w:sz w:val="21"/>
            <w:szCs w:val="21"/>
            <w:lang w:val="en-GB"/>
          </w:rPr>
          <w:t>this degree</w:t>
        </w:r>
        <w:r w:rsidR="00C01835" w:rsidRPr="000D2636">
          <w:rPr>
            <w:rFonts w:ascii="Georgia" w:hAnsi="Georgia" w:cs="Times New Roman"/>
            <w:sz w:val="21"/>
            <w:szCs w:val="21"/>
            <w:lang w:val="en-GB"/>
          </w:rPr>
          <w:t xml:space="preserve"> </w:t>
        </w:r>
      </w:ins>
      <w:r w:rsidRPr="000D2636">
        <w:rPr>
          <w:rFonts w:ascii="Georgia" w:hAnsi="Georgia" w:cs="Times New Roman"/>
          <w:sz w:val="21"/>
          <w:szCs w:val="21"/>
          <w:lang w:val="en-GB"/>
        </w:rPr>
        <w:t>lacked a business connection, so I changed my degree programme and university to Business Informatics at the University of Mannheim. To gain my first relevant practical experience, I decided to complete an internship in auditing after the first semester in Mannheim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 at PwC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. 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During this internship </w:t>
      </w:r>
      <w:r w:rsidRPr="000D2636">
        <w:rPr>
          <w:rFonts w:ascii="Georgia" w:hAnsi="Georgia" w:cs="Times New Roman"/>
          <w:sz w:val="21"/>
          <w:szCs w:val="21"/>
          <w:lang w:val="en-GB"/>
        </w:rPr>
        <w:t>I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 am further deepening my knowledge of accounting and</w:t>
      </w:r>
      <w:r w:rsidR="00357781" w:rsidRPr="00357781">
        <w:rPr>
          <w:rFonts w:ascii="Georgia" w:hAnsi="Georgia" w:cs="Times New Roman"/>
          <w:sz w:val="21"/>
          <w:szCs w:val="21"/>
          <w:lang w:val="en-GB"/>
        </w:rPr>
        <w:t xml:space="preserve"> thus build up a knowledge base for </w:t>
      </w:r>
      <w:r w:rsidR="00357781">
        <w:rPr>
          <w:rFonts w:ascii="Georgia" w:hAnsi="Georgia" w:cs="Times New Roman"/>
          <w:sz w:val="21"/>
          <w:szCs w:val="21"/>
          <w:lang w:val="en-GB"/>
        </w:rPr>
        <w:t>company valuation</w:t>
      </w:r>
      <w:r w:rsidR="0057237D">
        <w:rPr>
          <w:rFonts w:ascii="Georgia" w:hAnsi="Georgia" w:cs="Times New Roman"/>
          <w:sz w:val="21"/>
          <w:szCs w:val="21"/>
          <w:lang w:val="en-GB"/>
        </w:rPr>
        <w:t>.</w:t>
      </w:r>
      <w:r w:rsidR="00C4382F" w:rsidRPr="00C4382F">
        <w:rPr>
          <w:lang w:val="en-GB"/>
        </w:rPr>
        <w:t xml:space="preserve"> </w:t>
      </w:r>
      <w:r w:rsidR="00C4382F" w:rsidRPr="00C4382F">
        <w:rPr>
          <w:rFonts w:ascii="Georgia" w:hAnsi="Georgia" w:cs="Times New Roman"/>
          <w:sz w:val="21"/>
          <w:szCs w:val="21"/>
          <w:lang w:val="en-GB"/>
        </w:rPr>
        <w:t>I will be able to gain my first practical impressions in Investment Banking during the "Spring into Banking" insights programme at Deutsche Bank.</w:t>
      </w:r>
      <w:del w:id="5" w:author="David Döbele" w:date="2023-01-03T20:54:00Z">
        <w:r w:rsidR="00C4382F" w:rsidRPr="00C4382F" w:rsidDel="00C01835">
          <w:rPr>
            <w:rFonts w:ascii="Georgia" w:hAnsi="Georgia" w:cs="Times New Roman"/>
            <w:sz w:val="21"/>
            <w:szCs w:val="21"/>
            <w:lang w:val="en-GB"/>
          </w:rPr>
          <w:delText xml:space="preserve"> </w:delText>
        </w:r>
      </w:del>
      <w:r w:rsidR="00C4382F">
        <w:rPr>
          <w:rFonts w:ascii="Georgia" w:hAnsi="Georgia" w:cs="Times New Roman"/>
          <w:sz w:val="21"/>
          <w:szCs w:val="21"/>
          <w:lang w:val="en-GB"/>
        </w:rPr>
        <w:t xml:space="preserve"> </w:t>
      </w:r>
      <w:r w:rsidRPr="000D2636">
        <w:rPr>
          <w:rFonts w:ascii="Georgia" w:hAnsi="Georgia" w:cs="Times New Roman"/>
          <w:sz w:val="21"/>
          <w:szCs w:val="21"/>
          <w:lang w:val="en-GB"/>
        </w:rPr>
        <w:t>Since the beginning of the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 first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semester, I have been volunteering at 180 Degrees Consulting Mannheim in the IT department. Currently, we are working on a project that involves providing an interactive dashboard with data from Excel tables in an automated way for clients. Here I can improve my MS Office and </w:t>
      </w:r>
      <w:r w:rsidR="0057237D">
        <w:rPr>
          <w:rFonts w:ascii="Georgia" w:hAnsi="Georgia" w:cs="Times New Roman"/>
          <w:sz w:val="21"/>
          <w:szCs w:val="21"/>
          <w:lang w:val="en-GB"/>
        </w:rPr>
        <w:t>Coding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skills. Th</w:t>
      </w:r>
      <w:r w:rsidR="0057237D">
        <w:rPr>
          <w:rFonts w:ascii="Georgia" w:hAnsi="Georgia" w:cs="Times New Roman"/>
          <w:sz w:val="21"/>
          <w:szCs w:val="21"/>
          <w:lang w:val="en-GB"/>
        </w:rPr>
        <w:t>ose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skills required in programming, such as analytical thinking, solution-oriented work</w:t>
      </w:r>
      <w:ins w:id="6" w:author="David Döbele" w:date="2023-01-03T20:54:00Z">
        <w:r w:rsidR="00C01835">
          <w:rPr>
            <w:rFonts w:ascii="Georgia" w:hAnsi="Georgia" w:cs="Times New Roman"/>
            <w:sz w:val="21"/>
            <w:szCs w:val="21"/>
            <w:lang w:val="en-GB"/>
          </w:rPr>
          <w:t>,</w:t>
        </w:r>
      </w:ins>
      <w:r w:rsidRPr="000D2636">
        <w:rPr>
          <w:rFonts w:ascii="Georgia" w:hAnsi="Georgia" w:cs="Times New Roman"/>
          <w:sz w:val="21"/>
          <w:szCs w:val="21"/>
          <w:lang w:val="en-GB"/>
        </w:rPr>
        <w:t xml:space="preserve"> and attention to detail, were also confirmed by tutors at the TU Darmstadt. In my private life</w:t>
      </w:r>
      <w:r w:rsidR="001B53DA" w:rsidRPr="001B53DA">
        <w:rPr>
          <w:rFonts w:ascii="Georgia" w:hAnsi="Georgia" w:cs="Times New Roman"/>
          <w:sz w:val="21"/>
          <w:szCs w:val="21"/>
          <w:lang w:val="en-GB"/>
        </w:rPr>
        <w:t>, I am involved in the "</w:t>
      </w:r>
      <w:proofErr w:type="spellStart"/>
      <w:r w:rsidR="001B53DA" w:rsidRPr="001B53DA">
        <w:rPr>
          <w:rFonts w:ascii="Georgia" w:hAnsi="Georgia" w:cs="Times New Roman"/>
          <w:sz w:val="21"/>
          <w:szCs w:val="21"/>
          <w:lang w:val="en-GB"/>
        </w:rPr>
        <w:t>Junge</w:t>
      </w:r>
      <w:proofErr w:type="spellEnd"/>
      <w:r w:rsidR="001B53DA" w:rsidRPr="001B53DA">
        <w:rPr>
          <w:rFonts w:ascii="Georgia" w:hAnsi="Georgia" w:cs="Times New Roman"/>
          <w:sz w:val="21"/>
          <w:szCs w:val="21"/>
          <w:lang w:val="en-GB"/>
        </w:rPr>
        <w:t xml:space="preserve"> </w:t>
      </w:r>
      <w:proofErr w:type="spellStart"/>
      <w:r w:rsidR="001B53DA" w:rsidRPr="001B53DA">
        <w:rPr>
          <w:rFonts w:ascii="Georgia" w:hAnsi="Georgia" w:cs="Times New Roman"/>
          <w:sz w:val="21"/>
          <w:szCs w:val="21"/>
          <w:lang w:val="en-GB"/>
        </w:rPr>
        <w:t>Liberale</w:t>
      </w:r>
      <w:proofErr w:type="spellEnd"/>
      <w:r w:rsidR="001B53DA" w:rsidRPr="001B53DA">
        <w:rPr>
          <w:rFonts w:ascii="Georgia" w:hAnsi="Georgia" w:cs="Times New Roman"/>
          <w:sz w:val="21"/>
          <w:szCs w:val="21"/>
          <w:lang w:val="en-GB"/>
        </w:rPr>
        <w:t>" as an assessor on the board. I am mainly responsible for the areas of finance and organisation</w:t>
      </w:r>
      <w:r w:rsidR="008D7E64">
        <w:rPr>
          <w:rFonts w:ascii="Georgia" w:hAnsi="Georgia" w:cs="Times New Roman"/>
          <w:sz w:val="21"/>
          <w:szCs w:val="21"/>
          <w:lang w:val="en-GB"/>
        </w:rPr>
        <w:t xml:space="preserve"> where I can improve my </w:t>
      </w:r>
      <w:r w:rsidR="00643F93">
        <w:rPr>
          <w:rFonts w:ascii="Georgia" w:hAnsi="Georgia" w:cs="Times New Roman"/>
          <w:sz w:val="21"/>
          <w:szCs w:val="21"/>
          <w:lang w:val="en-GB"/>
        </w:rPr>
        <w:t>research and communication skills</w:t>
      </w:r>
      <w:r w:rsidR="00CE434D">
        <w:rPr>
          <w:rFonts w:ascii="Georgia" w:hAnsi="Georgia" w:cs="Times New Roman"/>
          <w:sz w:val="21"/>
          <w:szCs w:val="21"/>
          <w:lang w:val="en-GB"/>
        </w:rPr>
        <w:t>.</w:t>
      </w:r>
      <w:r w:rsidR="00C4382F">
        <w:rPr>
          <w:rFonts w:ascii="Georgia" w:hAnsi="Georgia" w:cs="Times New Roman"/>
          <w:sz w:val="21"/>
          <w:szCs w:val="21"/>
          <w:lang w:val="en-GB"/>
        </w:rPr>
        <w:t xml:space="preserve"> </w:t>
      </w:r>
      <w:del w:id="7" w:author="David Döbele" w:date="2023-01-03T20:54:00Z">
        <w:r w:rsidR="00CE434D" w:rsidDel="00C01835">
          <w:rPr>
            <w:rFonts w:ascii="Georgia" w:hAnsi="Georgia" w:cs="Times New Roman"/>
            <w:sz w:val="21"/>
            <w:szCs w:val="21"/>
            <w:lang w:val="en-GB"/>
          </w:rPr>
          <w:delText>S</w:delText>
        </w:r>
      </w:del>
      <w:ins w:id="8" w:author="David Döbele" w:date="2023-01-03T20:54:00Z">
        <w:r w:rsidR="00C01835">
          <w:rPr>
            <w:rFonts w:ascii="Georgia" w:hAnsi="Georgia" w:cs="Times New Roman"/>
            <w:sz w:val="21"/>
            <w:szCs w:val="21"/>
            <w:lang w:val="en-GB"/>
          </w:rPr>
          <w:t>Now,</w:t>
        </w:r>
      </w:ins>
      <w:del w:id="9" w:author="David Döbele" w:date="2023-01-03T20:55:00Z">
        <w:r w:rsidR="00CE434D" w:rsidDel="00C01835">
          <w:rPr>
            <w:rFonts w:ascii="Georgia" w:hAnsi="Georgia" w:cs="Times New Roman"/>
            <w:sz w:val="21"/>
            <w:szCs w:val="21"/>
            <w:lang w:val="en-GB"/>
          </w:rPr>
          <w:delText>o</w:delText>
        </w:r>
      </w:del>
      <w:r w:rsidR="00CE434D">
        <w:rPr>
          <w:rFonts w:ascii="Georgia" w:hAnsi="Georgia" w:cs="Times New Roman"/>
          <w:sz w:val="21"/>
          <w:szCs w:val="21"/>
          <w:lang w:val="en-GB"/>
        </w:rPr>
        <w:t xml:space="preserve"> </w:t>
      </w:r>
      <w:r w:rsidR="00C4382F" w:rsidRPr="00C4382F">
        <w:rPr>
          <w:rFonts w:ascii="Georgia" w:hAnsi="Georgia" w:cs="Times New Roman"/>
          <w:sz w:val="21"/>
          <w:szCs w:val="21"/>
          <w:lang w:val="en-GB"/>
        </w:rPr>
        <w:t>I would like to bring these skills to you as part of an internship</w:t>
      </w:r>
      <w:r w:rsidR="00C4382F">
        <w:rPr>
          <w:rFonts w:ascii="Georgia" w:hAnsi="Georgia" w:cs="Times New Roman"/>
          <w:sz w:val="21"/>
          <w:szCs w:val="21"/>
          <w:lang w:val="en-GB"/>
        </w:rPr>
        <w:t>.</w:t>
      </w:r>
    </w:p>
    <w:p w14:paraId="17E5A179" w14:textId="77777777" w:rsidR="00CF5508" w:rsidRDefault="00CF5508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0D1927BC" w14:textId="716E8678" w:rsidR="00E65B09" w:rsidRPr="000D2636" w:rsidRDefault="00351C42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Deutsche Bank AG seems</w:t>
      </w:r>
      <w:r w:rsidR="00670EC6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 </w:t>
      </w:r>
      <w:r w:rsidR="00470ECE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ideal for gaining first insights into the world of banking</w:t>
      </w:r>
      <w:r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. As one of the most successful Investment Bank for Corporate Finance especially in the DACH-Area but also worldwide, you work with customers from all sectors. </w:t>
      </w:r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I found the study you published this summer on "Electromobility: </w:t>
      </w:r>
      <w:r w:rsidR="001A50AC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Widespread</w:t>
      </w:r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 in Europe - Structural Change in Germany" extremely exciting. Currently, the market is undergoing extreme change, especially </w:t>
      </w:r>
      <w:proofErr w:type="gramStart"/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in the area of</w:t>
      </w:r>
      <w:proofErr w:type="gramEnd"/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 renewable energies combined with the latest technology. It is precisely here that I see great growth potential for Deutsche Bank to accompany and support up-and-coming companie</w:t>
      </w:r>
      <w:r w:rsidR="007D6FBF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s</w:t>
      </w:r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.</w:t>
      </w:r>
      <w:r w:rsidR="00417D61" w:rsidRPr="000D2636">
        <w:rPr>
          <w:rFonts w:ascii="Georgia" w:hAnsi="Georgia" w:cs="Times New Roman"/>
          <w:sz w:val="21"/>
          <w:szCs w:val="21"/>
          <w:lang w:val="en-GB"/>
        </w:rPr>
        <w:t xml:space="preserve">  </w:t>
      </w:r>
    </w:p>
    <w:p w14:paraId="2496B798" w14:textId="77777777" w:rsidR="00417D61" w:rsidRPr="000D2636" w:rsidRDefault="00417D61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654AA3C3" w14:textId="794E72FB" w:rsidR="009165AC" w:rsidRDefault="00CC4815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CC4815">
        <w:rPr>
          <w:rFonts w:ascii="Georgia" w:hAnsi="Georgia" w:cs="Times New Roman"/>
          <w:sz w:val="21"/>
          <w:szCs w:val="21"/>
          <w:lang w:val="en-GB"/>
        </w:rPr>
        <w:t xml:space="preserve">I hope that the internship will provide me with a steep learning curve and the opportunity to contribute my ideas. I am sure that I will be an enrichment for </w:t>
      </w:r>
      <w:r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XXX</w:t>
      </w:r>
      <w:r w:rsidRPr="00CC4815">
        <w:rPr>
          <w:rFonts w:ascii="Georgia" w:hAnsi="Georgia" w:cs="Times New Roman"/>
          <w:sz w:val="21"/>
          <w:szCs w:val="21"/>
          <w:lang w:val="en-GB"/>
        </w:rPr>
        <w:t xml:space="preserve"> due to my strong interest in investment banking, my high commitment as well as my excellent analytical skills and I would be pleased to convince you of me in a personal interview.</w:t>
      </w:r>
    </w:p>
    <w:p w14:paraId="55AE40FB" w14:textId="77777777" w:rsidR="00CC4815" w:rsidRPr="000D2636" w:rsidRDefault="00CC4815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3BDB02BA" w14:textId="4E308994" w:rsidR="00BB3512" w:rsidRPr="000D2636" w:rsidRDefault="00076C04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>Sincerely,</w:t>
      </w:r>
    </w:p>
    <w:p w14:paraId="018058DC" w14:textId="6CA4FDDA" w:rsidR="00076C04" w:rsidRPr="000D2636" w:rsidRDefault="00076C04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 xml:space="preserve">Elias </w:t>
      </w:r>
      <w:proofErr w:type="spellStart"/>
      <w:r w:rsidRPr="000D2636">
        <w:rPr>
          <w:rFonts w:ascii="Georgia" w:hAnsi="Georgia" w:cs="Times New Roman"/>
          <w:sz w:val="21"/>
          <w:szCs w:val="21"/>
          <w:lang w:val="en-GB"/>
        </w:rPr>
        <w:t>Valter</w:t>
      </w:r>
      <w:proofErr w:type="spellEnd"/>
    </w:p>
    <w:sectPr w:rsidR="00076C04" w:rsidRPr="000D2636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76C04"/>
    <w:rsid w:val="00081359"/>
    <w:rsid w:val="000A154E"/>
    <w:rsid w:val="000A5AB8"/>
    <w:rsid w:val="000A6678"/>
    <w:rsid w:val="000A7DEB"/>
    <w:rsid w:val="000C55DE"/>
    <w:rsid w:val="000D2636"/>
    <w:rsid w:val="000F371C"/>
    <w:rsid w:val="00101A25"/>
    <w:rsid w:val="00117F83"/>
    <w:rsid w:val="00146C8E"/>
    <w:rsid w:val="00152DF9"/>
    <w:rsid w:val="00156A98"/>
    <w:rsid w:val="001669DB"/>
    <w:rsid w:val="00171D11"/>
    <w:rsid w:val="001819B1"/>
    <w:rsid w:val="001A4522"/>
    <w:rsid w:val="001A50AC"/>
    <w:rsid w:val="001B53DA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51C42"/>
    <w:rsid w:val="00357781"/>
    <w:rsid w:val="00375D2D"/>
    <w:rsid w:val="003811BC"/>
    <w:rsid w:val="0038671F"/>
    <w:rsid w:val="003947A8"/>
    <w:rsid w:val="003D464F"/>
    <w:rsid w:val="003D5D1E"/>
    <w:rsid w:val="003F3290"/>
    <w:rsid w:val="003F688C"/>
    <w:rsid w:val="00406189"/>
    <w:rsid w:val="00415608"/>
    <w:rsid w:val="00417D61"/>
    <w:rsid w:val="00424CAF"/>
    <w:rsid w:val="00434D23"/>
    <w:rsid w:val="004403CB"/>
    <w:rsid w:val="00453C2F"/>
    <w:rsid w:val="00454C0B"/>
    <w:rsid w:val="0046226E"/>
    <w:rsid w:val="00470ECE"/>
    <w:rsid w:val="00474FC2"/>
    <w:rsid w:val="00492923"/>
    <w:rsid w:val="004A1501"/>
    <w:rsid w:val="004A615C"/>
    <w:rsid w:val="004B4510"/>
    <w:rsid w:val="004C156C"/>
    <w:rsid w:val="004C174A"/>
    <w:rsid w:val="004D317C"/>
    <w:rsid w:val="00500EFA"/>
    <w:rsid w:val="00506322"/>
    <w:rsid w:val="00507BBD"/>
    <w:rsid w:val="005407D6"/>
    <w:rsid w:val="00542F06"/>
    <w:rsid w:val="00553EC8"/>
    <w:rsid w:val="005705F7"/>
    <w:rsid w:val="00570B1D"/>
    <w:rsid w:val="0057237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3F93"/>
    <w:rsid w:val="00647413"/>
    <w:rsid w:val="006502BE"/>
    <w:rsid w:val="00670EC6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68C9"/>
    <w:rsid w:val="007A719D"/>
    <w:rsid w:val="007B1B2B"/>
    <w:rsid w:val="007C59D2"/>
    <w:rsid w:val="007D6FBF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D7E64"/>
    <w:rsid w:val="008E100E"/>
    <w:rsid w:val="008E4BA9"/>
    <w:rsid w:val="008E7A27"/>
    <w:rsid w:val="008E7D17"/>
    <w:rsid w:val="009165AC"/>
    <w:rsid w:val="00991E04"/>
    <w:rsid w:val="0099776A"/>
    <w:rsid w:val="009A256E"/>
    <w:rsid w:val="009D07DC"/>
    <w:rsid w:val="009D3BBF"/>
    <w:rsid w:val="009F46A7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017EF"/>
    <w:rsid w:val="00B135CE"/>
    <w:rsid w:val="00B339B8"/>
    <w:rsid w:val="00B346A7"/>
    <w:rsid w:val="00B43970"/>
    <w:rsid w:val="00B50A34"/>
    <w:rsid w:val="00B54C38"/>
    <w:rsid w:val="00B5613E"/>
    <w:rsid w:val="00B57CB1"/>
    <w:rsid w:val="00B71298"/>
    <w:rsid w:val="00B77DCE"/>
    <w:rsid w:val="00B81B0E"/>
    <w:rsid w:val="00B87CA9"/>
    <w:rsid w:val="00B9666E"/>
    <w:rsid w:val="00BB3512"/>
    <w:rsid w:val="00BB3C75"/>
    <w:rsid w:val="00BF522D"/>
    <w:rsid w:val="00C01835"/>
    <w:rsid w:val="00C0214A"/>
    <w:rsid w:val="00C030C1"/>
    <w:rsid w:val="00C13206"/>
    <w:rsid w:val="00C1562F"/>
    <w:rsid w:val="00C4382F"/>
    <w:rsid w:val="00C6717B"/>
    <w:rsid w:val="00C71380"/>
    <w:rsid w:val="00C9003C"/>
    <w:rsid w:val="00C97ECA"/>
    <w:rsid w:val="00CA1160"/>
    <w:rsid w:val="00CA702E"/>
    <w:rsid w:val="00CA7350"/>
    <w:rsid w:val="00CB639D"/>
    <w:rsid w:val="00CC4815"/>
    <w:rsid w:val="00CD51E6"/>
    <w:rsid w:val="00CE433B"/>
    <w:rsid w:val="00CE434D"/>
    <w:rsid w:val="00CF5508"/>
    <w:rsid w:val="00D30CEA"/>
    <w:rsid w:val="00D71D8E"/>
    <w:rsid w:val="00D84852"/>
    <w:rsid w:val="00D9281A"/>
    <w:rsid w:val="00DA3404"/>
    <w:rsid w:val="00DA524B"/>
    <w:rsid w:val="00DB471D"/>
    <w:rsid w:val="00DC29B6"/>
    <w:rsid w:val="00DD1863"/>
    <w:rsid w:val="00DD3349"/>
    <w:rsid w:val="00DD54E1"/>
    <w:rsid w:val="00DD6747"/>
    <w:rsid w:val="00DE1FBC"/>
    <w:rsid w:val="00DE5C3D"/>
    <w:rsid w:val="00DF7D9C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E2E85"/>
    <w:rsid w:val="00EF2FD5"/>
    <w:rsid w:val="00F11473"/>
    <w:rsid w:val="00F253C5"/>
    <w:rsid w:val="00F270C0"/>
    <w:rsid w:val="00F30624"/>
    <w:rsid w:val="00F4717F"/>
    <w:rsid w:val="00F5301B"/>
    <w:rsid w:val="00F55CE3"/>
    <w:rsid w:val="00F71A6C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351C4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51C4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51C4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1C4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1C42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70E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490</Words>
  <Characters>3094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David Döbele</cp:lastModifiedBy>
  <cp:revision>30</cp:revision>
  <dcterms:created xsi:type="dcterms:W3CDTF">2020-09-27T10:32:00Z</dcterms:created>
  <dcterms:modified xsi:type="dcterms:W3CDTF">2023-01-03T19:55:00Z</dcterms:modified>
</cp:coreProperties>
</file>