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AE38" w14:textId="76FF8A8F" w:rsidR="009A50F5" w:rsidRPr="00CC6F1B" w:rsidRDefault="00CC6F1B">
      <w:pPr>
        <w:rPr>
          <w:rFonts w:ascii="Arial" w:hAnsi="Arial" w:cs="Arial"/>
        </w:rPr>
      </w:pPr>
      <w:commentRangeStart w:id="0"/>
      <w:r w:rsidRPr="00CC6F1B">
        <w:rPr>
          <w:rFonts w:ascii="Arial" w:hAnsi="Arial" w:cs="Arial"/>
          <w:b/>
          <w:bCs/>
          <w:shd w:val="clear" w:color="auto" w:fill="F9F9F9"/>
        </w:rPr>
        <w:t>What captivates you and makes you lose track of time?</w:t>
      </w:r>
      <w:r w:rsidR="00FD5824">
        <w:rPr>
          <w:rFonts w:ascii="Arial" w:hAnsi="Arial" w:cs="Arial"/>
          <w:b/>
          <w:bCs/>
          <w:shd w:val="clear" w:color="auto" w:fill="F9F9F9"/>
        </w:rPr>
        <w:t xml:space="preserve"> (60 words)</w:t>
      </w:r>
      <w:r w:rsidRPr="00CC6F1B">
        <w:rPr>
          <w:rFonts w:ascii="Arial" w:hAnsi="Arial" w:cs="Arial"/>
        </w:rPr>
        <w:br/>
      </w:r>
      <w:r w:rsidRPr="00CC6F1B">
        <w:rPr>
          <w:rFonts w:ascii="Arial" w:hAnsi="Arial" w:cs="Arial"/>
        </w:rPr>
        <w:br/>
        <w:t>I lose track of time when working through challenging financial or economic problems. I enjoy the process of structuring ideas, testing assumptions, and refining logic until everything fits together. This deep focus on analytical problem-solving, where complexity gradually turns into clarity, is what captivates me most.</w:t>
      </w:r>
      <w:commentRangeEnd w:id="0"/>
      <w:r w:rsidR="00B8498B" w:rsidRPr="00CC6F1B">
        <w:rPr>
          <w:rStyle w:val="Kommentarzeichen"/>
          <w:rFonts w:ascii="Arial" w:hAnsi="Arial" w:cs="Arial"/>
          <w:sz w:val="24"/>
          <w:szCs w:val="24"/>
        </w:rPr>
        <w:commentReference w:id="0"/>
      </w:r>
    </w:p>
    <w:p w14:paraId="12A49308" w14:textId="77777777" w:rsidR="00CC6F1B" w:rsidRPr="00CC6F1B" w:rsidRDefault="00CC6F1B">
      <w:pPr>
        <w:rPr>
          <w:rFonts w:ascii="Arial" w:hAnsi="Arial" w:cs="Arial"/>
        </w:rPr>
      </w:pPr>
    </w:p>
    <w:p w14:paraId="513B2C90" w14:textId="77777777" w:rsidR="00CC6F1B" w:rsidRPr="00CC6F1B" w:rsidRDefault="00CC6F1B">
      <w:pPr>
        <w:rPr>
          <w:rFonts w:ascii="Arial" w:hAnsi="Arial" w:cs="Arial"/>
        </w:rPr>
      </w:pPr>
    </w:p>
    <w:p w14:paraId="614F8401" w14:textId="22DFE194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  <w:r w:rsidRPr="00CC6F1B">
        <w:rPr>
          <w:rFonts w:ascii="Arial" w:hAnsi="Arial" w:cs="Arial"/>
          <w:b/>
          <w:bCs/>
          <w:shd w:val="clear" w:color="auto" w:fill="F9F9F9"/>
        </w:rPr>
        <w:t>What are your career plans/goals and how do you think the Master at Frankfurt School can help you achieve them?</w:t>
      </w:r>
      <w:r w:rsidR="00FD5824">
        <w:rPr>
          <w:rFonts w:ascii="Arial" w:hAnsi="Arial" w:cs="Arial"/>
          <w:b/>
          <w:bCs/>
          <w:shd w:val="clear" w:color="auto" w:fill="F9F9F9"/>
        </w:rPr>
        <w:t xml:space="preserve"> (60 words)</w:t>
      </w:r>
    </w:p>
    <w:p w14:paraId="7FA8E474" w14:textId="77777777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</w:p>
    <w:p w14:paraId="7FB59EAD" w14:textId="6719B30A" w:rsidR="00CC6F1B" w:rsidRPr="00CC6F1B" w:rsidRDefault="00CC6F1B">
      <w:pPr>
        <w:rPr>
          <w:rFonts w:ascii="Arial" w:hAnsi="Arial" w:cs="Arial"/>
        </w:rPr>
      </w:pPr>
      <w:r w:rsidRPr="00CC6F1B">
        <w:rPr>
          <w:rFonts w:ascii="Arial" w:hAnsi="Arial" w:cs="Arial"/>
        </w:rPr>
        <w:t>My goal is to pursue a career in finance that combines analytical rigor with practical decision-making. The Master in Finance at Frankfurt School of Finance &amp; Management, as a flagship programme with Triple Crown accreditation, supports this through its practice-oriented three-day model, Frankfurt’s role as a leading finance hub, and a highly personalized curriculum via electives, concentrations, and exchange opportunities.</w:t>
      </w:r>
    </w:p>
    <w:p w14:paraId="0A83AC43" w14:textId="77777777" w:rsidR="00CC6F1B" w:rsidRPr="00CC6F1B" w:rsidRDefault="00CC6F1B">
      <w:pPr>
        <w:rPr>
          <w:rFonts w:ascii="Arial" w:hAnsi="Arial" w:cs="Arial"/>
        </w:rPr>
      </w:pPr>
    </w:p>
    <w:p w14:paraId="1D148186" w14:textId="11E41A7F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  <w:r w:rsidRPr="00CC6F1B">
        <w:rPr>
          <w:rFonts w:ascii="Arial" w:hAnsi="Arial" w:cs="Arial"/>
          <w:b/>
          <w:bCs/>
          <w:shd w:val="clear" w:color="auto" w:fill="F9F9F9"/>
        </w:rPr>
        <w:t>Is there anything that you have not mentioned in your application so far that you would like the admissions committee to know?</w:t>
      </w:r>
      <w:r w:rsidR="00FD5824">
        <w:rPr>
          <w:rFonts w:ascii="Arial" w:hAnsi="Arial" w:cs="Arial"/>
          <w:b/>
          <w:bCs/>
          <w:shd w:val="clear" w:color="auto" w:fill="F9F9F9"/>
        </w:rPr>
        <w:t xml:space="preserve"> (100 words)</w:t>
      </w:r>
    </w:p>
    <w:p w14:paraId="5795AFF7" w14:textId="77777777" w:rsidR="00CC6F1B" w:rsidRPr="00CC6F1B" w:rsidRDefault="00CC6F1B">
      <w:pPr>
        <w:rPr>
          <w:rFonts w:ascii="Arial" w:hAnsi="Arial" w:cs="Arial"/>
          <w:b/>
          <w:bCs/>
          <w:shd w:val="clear" w:color="auto" w:fill="F9F9F9"/>
        </w:rPr>
      </w:pPr>
    </w:p>
    <w:p w14:paraId="3B6E1B36" w14:textId="25D4A7DF" w:rsidR="00CC6F1B" w:rsidRPr="00CC6F1B" w:rsidRDefault="00CC6F1B">
      <w:pPr>
        <w:rPr>
          <w:rFonts w:ascii="Arial" w:hAnsi="Arial" w:cs="Arial"/>
        </w:rPr>
      </w:pPr>
      <w:r w:rsidRPr="00CC6F1B">
        <w:rPr>
          <w:rFonts w:ascii="Arial" w:hAnsi="Arial" w:cs="Arial"/>
        </w:rPr>
        <w:t>I helped found</w:t>
      </w:r>
      <w:ins w:id="1" w:author="David Döbele" w:date="2026-03-04T19:21:00Z" w16du:dateUtc="2026-03-04T18:21:00Z">
        <w:r w:rsidR="006966E7">
          <w:rPr>
            <w:rFonts w:ascii="Arial" w:hAnsi="Arial" w:cs="Arial"/>
            <w:lang w:val="de-DE"/>
          </w:rPr>
          <w:t>ing</w:t>
        </w:r>
      </w:ins>
      <w:r w:rsidRPr="00CC6F1B">
        <w:rPr>
          <w:rFonts w:ascii="Arial" w:hAnsi="Arial" w:cs="Arial"/>
        </w:rPr>
        <w:t xml:space="preserve"> Luxembourg’s first investment club to bridge the gap between academic theory and real-world finance, making finance careers more accessible to students. As a member, I helped establish a real-money portfolio process, a culture where ideas are tested rather than discussion alone. We also initiated a collaboration with the Luxembourg Private Equity Association (LPEA), strengthening our ties to the local deal community and enhancing the club’s practical relevance. The club serves as a platform for collective learning through hands-on sessions with practitioners. Leading this initiative taught me the importance of momentum, disciplined execution, and trust built through consistency.</w:t>
      </w:r>
    </w:p>
    <w:sectPr w:rsidR="00CC6F1B" w:rsidRPr="00CC6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3-04T19:20:00Z" w:initials="DD">
    <w:p w14:paraId="323397B2" w14:textId="77777777" w:rsidR="00B8498B" w:rsidRDefault="00B8498B" w:rsidP="00B8498B">
      <w:r>
        <w:rPr>
          <w:rStyle w:val="Kommentarzeichen"/>
        </w:rPr>
        <w:annotationRef/>
      </w:r>
      <w:r>
        <w:rPr>
          <w:sz w:val="20"/>
          <w:szCs w:val="20"/>
        </w:rPr>
        <w:t>Ich finde das bisschen too much, hier wollen die eher auf ein spannendes Hobby/Leidenschaft raus. Ich finde das too much hier auch Finance zu schreiben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3397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5D1922" w16cex:dateUtc="2026-03-04T1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3397B2" w16cid:durableId="1A5D19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1632"/>
    <w:multiLevelType w:val="multilevel"/>
    <w:tmpl w:val="15441C4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881744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1B"/>
    <w:rsid w:val="00012174"/>
    <w:rsid w:val="00381985"/>
    <w:rsid w:val="00445664"/>
    <w:rsid w:val="006966E7"/>
    <w:rsid w:val="009A50F5"/>
    <w:rsid w:val="009B6402"/>
    <w:rsid w:val="00B8498B"/>
    <w:rsid w:val="00CC6F1B"/>
    <w:rsid w:val="00CF7390"/>
    <w:rsid w:val="00F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E4B3A7"/>
  <w15:chartTrackingRefBased/>
  <w15:docId w15:val="{1104FEF6-51AD-6142-BEC1-CB3242DC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rsid w:val="00445664"/>
    <w:pPr>
      <w:keepNext/>
      <w:keepLines/>
      <w:numPr>
        <w:numId w:val="1"/>
      </w:numPr>
      <w:spacing w:before="240" w:line="259" w:lineRule="auto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  <w:u w:val="single"/>
      <w:lang w:val="fr-FR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6F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6F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6F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6F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5664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  <w:u w:val="single"/>
      <w:lang w:val="fr-FR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6F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6F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6F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6F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6F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6F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6F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6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6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6F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6F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6F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6F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6F1B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8498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8498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8498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498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498B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696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PFEIFFER Loïc</dc:creator>
  <cp:keywords/>
  <dc:description/>
  <cp:lastModifiedBy>David Döbele</cp:lastModifiedBy>
  <cp:revision>5</cp:revision>
  <cp:lastPrinted>2026-03-03T20:11:00Z</cp:lastPrinted>
  <dcterms:created xsi:type="dcterms:W3CDTF">2026-03-03T20:09:00Z</dcterms:created>
  <dcterms:modified xsi:type="dcterms:W3CDTF">2026-03-04T18:22:00Z</dcterms:modified>
</cp:coreProperties>
</file>