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4D7B6C57" w:rsidR="006D2592" w:rsidRPr="007D176D" w:rsidRDefault="00AC5F2B" w:rsidP="006A7895">
      <w:pPr>
        <w:spacing w:after="0" w:line="240" w:lineRule="auto"/>
        <w:jc w:val="right"/>
        <w:rPr>
          <w:rFonts w:ascii="Georgia" w:hAnsi="Georgia" w:cs="Times New Roman"/>
          <w:sz w:val="20"/>
          <w:szCs w:val="20"/>
        </w:rPr>
      </w:pPr>
      <w:r w:rsidRPr="007D176D">
        <w:rPr>
          <w:rFonts w:ascii="Georgia" w:hAnsi="Georgia" w:cs="Times New Roman"/>
          <w:sz w:val="20"/>
          <w:szCs w:val="20"/>
        </w:rPr>
        <w:t>Maurice</w:t>
      </w:r>
      <w:r w:rsidR="003D5D1E" w:rsidRPr="007D176D">
        <w:rPr>
          <w:rFonts w:ascii="Georgia" w:hAnsi="Georgia" w:cs="Times New Roman"/>
          <w:sz w:val="20"/>
          <w:szCs w:val="20"/>
        </w:rPr>
        <w:t xml:space="preserve"> </w:t>
      </w:r>
      <w:r w:rsidRPr="007D176D">
        <w:rPr>
          <w:rFonts w:ascii="Georgia" w:hAnsi="Georgia" w:cs="Times New Roman"/>
          <w:sz w:val="20"/>
          <w:szCs w:val="20"/>
        </w:rPr>
        <w:t>Frings</w:t>
      </w:r>
    </w:p>
    <w:p w14:paraId="2458A2A0" w14:textId="2F5AEB30" w:rsidR="00857C6F" w:rsidRPr="007D176D" w:rsidRDefault="002827B8" w:rsidP="006A7895">
      <w:pPr>
        <w:spacing w:after="0" w:line="240" w:lineRule="auto"/>
        <w:jc w:val="right"/>
        <w:rPr>
          <w:rFonts w:ascii="Georgia" w:hAnsi="Georgia" w:cs="Times New Roman"/>
          <w:sz w:val="20"/>
          <w:szCs w:val="20"/>
        </w:rPr>
      </w:pPr>
      <w:r w:rsidRPr="007D176D">
        <w:rPr>
          <w:rFonts w:ascii="Georgia" w:hAnsi="Georgia" w:cs="Times New Roman"/>
          <w:sz w:val="20"/>
          <w:szCs w:val="20"/>
        </w:rPr>
        <w:t>Mittelstraße</w:t>
      </w:r>
      <w:r w:rsidR="003D5D1E" w:rsidRPr="007D176D">
        <w:rPr>
          <w:rFonts w:ascii="Georgia" w:hAnsi="Georgia" w:cs="Times New Roman"/>
          <w:sz w:val="20"/>
          <w:szCs w:val="20"/>
        </w:rPr>
        <w:t xml:space="preserve"> </w:t>
      </w:r>
      <w:r w:rsidRPr="007D176D">
        <w:rPr>
          <w:rFonts w:ascii="Georgia" w:hAnsi="Georgia" w:cs="Times New Roman"/>
          <w:sz w:val="20"/>
          <w:szCs w:val="20"/>
        </w:rPr>
        <w:t>1</w:t>
      </w:r>
    </w:p>
    <w:p w14:paraId="451AEE20" w14:textId="52B0C490" w:rsidR="00857C6F" w:rsidRPr="007D176D" w:rsidRDefault="002827B8" w:rsidP="006A7895">
      <w:pPr>
        <w:spacing w:after="0" w:line="240" w:lineRule="auto"/>
        <w:jc w:val="right"/>
        <w:rPr>
          <w:rFonts w:ascii="Georgia" w:hAnsi="Georgia" w:cs="Times New Roman"/>
          <w:sz w:val="20"/>
          <w:szCs w:val="20"/>
        </w:rPr>
      </w:pPr>
      <w:r w:rsidRPr="007D176D">
        <w:rPr>
          <w:rFonts w:ascii="Georgia" w:hAnsi="Georgia" w:cs="Times New Roman"/>
          <w:sz w:val="20"/>
          <w:szCs w:val="20"/>
        </w:rPr>
        <w:t>68169</w:t>
      </w:r>
      <w:r w:rsidR="00857C6F" w:rsidRPr="007D176D">
        <w:rPr>
          <w:rFonts w:ascii="Georgia" w:hAnsi="Georgia" w:cs="Times New Roman"/>
          <w:sz w:val="20"/>
          <w:szCs w:val="20"/>
        </w:rPr>
        <w:t xml:space="preserve"> </w:t>
      </w:r>
      <w:r w:rsidRPr="007D176D">
        <w:rPr>
          <w:rFonts w:ascii="Georgia" w:hAnsi="Georgia" w:cs="Times New Roman"/>
          <w:sz w:val="20"/>
          <w:szCs w:val="20"/>
        </w:rPr>
        <w:t>Mannheim</w:t>
      </w:r>
      <w:r w:rsidR="00857C6F" w:rsidRPr="007D176D">
        <w:rPr>
          <w:rFonts w:ascii="Georgia" w:hAnsi="Georgia" w:cs="Times New Roman"/>
          <w:sz w:val="20"/>
          <w:szCs w:val="20"/>
        </w:rPr>
        <w:t xml:space="preserve"> </w:t>
      </w:r>
    </w:p>
    <w:p w14:paraId="12BA391A" w14:textId="7C5AD81C" w:rsidR="006A7895" w:rsidRPr="007D176D" w:rsidRDefault="006A7895" w:rsidP="006A7895">
      <w:pPr>
        <w:spacing w:after="0" w:line="240" w:lineRule="auto"/>
        <w:jc w:val="right"/>
        <w:rPr>
          <w:rFonts w:ascii="Georgia" w:hAnsi="Georgia" w:cs="Times New Roman"/>
          <w:sz w:val="20"/>
          <w:szCs w:val="20"/>
        </w:rPr>
      </w:pPr>
      <w:r w:rsidRPr="007D176D">
        <w:rPr>
          <w:rFonts w:ascii="Georgia" w:hAnsi="Georgia" w:cs="Times New Roman"/>
          <w:sz w:val="20"/>
          <w:szCs w:val="20"/>
        </w:rPr>
        <w:t xml:space="preserve">E-Mail: </w:t>
      </w:r>
      <w:r w:rsidR="002827B8" w:rsidRPr="007D176D">
        <w:rPr>
          <w:rFonts w:ascii="Georgia" w:hAnsi="Georgia" w:cs="Georgia"/>
          <w:color w:val="000000"/>
          <w:sz w:val="20"/>
          <w:szCs w:val="20"/>
        </w:rPr>
        <w:t>maurice.frings.unimannheim</w:t>
      </w:r>
      <w:r w:rsidR="00857C6F" w:rsidRPr="007D176D">
        <w:rPr>
          <w:rFonts w:ascii="Georgia" w:hAnsi="Georgia" w:cs="Georgia"/>
          <w:color w:val="000000"/>
          <w:sz w:val="20"/>
          <w:szCs w:val="20"/>
        </w:rPr>
        <w:t>@</w:t>
      </w:r>
      <w:r w:rsidR="002827B8" w:rsidRPr="007D176D">
        <w:rPr>
          <w:rFonts w:ascii="Georgia" w:hAnsi="Georgia" w:cs="Georgia"/>
          <w:color w:val="000000"/>
          <w:sz w:val="20"/>
          <w:szCs w:val="20"/>
        </w:rPr>
        <w:t>gmail</w:t>
      </w:r>
      <w:r w:rsidR="00857C6F" w:rsidRPr="007D176D">
        <w:rPr>
          <w:rFonts w:ascii="Georgia" w:hAnsi="Georgia" w:cs="Georgia"/>
          <w:color w:val="000000"/>
          <w:sz w:val="20"/>
          <w:szCs w:val="20"/>
        </w:rPr>
        <w:t>.com</w:t>
      </w:r>
    </w:p>
    <w:p w14:paraId="2E7278C7" w14:textId="2D7A425E" w:rsidR="00F74175" w:rsidRPr="007D176D" w:rsidRDefault="006A7895" w:rsidP="00BC5172">
      <w:pPr>
        <w:spacing w:after="0"/>
        <w:jc w:val="right"/>
        <w:rPr>
          <w:rFonts w:ascii="Georgia" w:hAnsi="Georgia" w:cs="Georgia"/>
          <w:color w:val="000000"/>
          <w:sz w:val="20"/>
          <w:szCs w:val="20"/>
        </w:rPr>
      </w:pPr>
      <w:r w:rsidRPr="007D176D">
        <w:rPr>
          <w:rFonts w:ascii="Georgia" w:hAnsi="Georgia" w:cs="Times New Roman"/>
          <w:sz w:val="20"/>
          <w:szCs w:val="20"/>
        </w:rPr>
        <w:t xml:space="preserve">Mobil: </w:t>
      </w:r>
      <w:r w:rsidR="006D2592" w:rsidRPr="007D176D">
        <w:rPr>
          <w:rFonts w:ascii="Georgia" w:hAnsi="Georgia" w:cs="Georgia"/>
          <w:color w:val="000000"/>
          <w:sz w:val="20"/>
          <w:szCs w:val="20"/>
        </w:rPr>
        <w:t>+</w:t>
      </w:r>
      <w:r w:rsidR="00857C6F" w:rsidRPr="007D176D">
        <w:rPr>
          <w:rFonts w:ascii="Georgia" w:hAnsi="Georgia" w:cs="Georgia"/>
          <w:color w:val="000000"/>
          <w:sz w:val="20"/>
          <w:szCs w:val="20"/>
        </w:rPr>
        <w:t xml:space="preserve">49 </w:t>
      </w:r>
      <w:r w:rsidR="002827B8" w:rsidRPr="007D176D">
        <w:rPr>
          <w:rFonts w:ascii="Georgia" w:hAnsi="Georgia" w:cs="Georgia"/>
          <w:color w:val="000000"/>
          <w:sz w:val="20"/>
          <w:szCs w:val="20"/>
        </w:rPr>
        <w:t>178</w:t>
      </w:r>
      <w:r w:rsidR="00857C6F" w:rsidRPr="007D176D">
        <w:rPr>
          <w:rFonts w:ascii="Georgia" w:hAnsi="Georgia" w:cs="Georgia"/>
          <w:color w:val="000000"/>
          <w:sz w:val="20"/>
          <w:szCs w:val="20"/>
        </w:rPr>
        <w:t xml:space="preserve"> </w:t>
      </w:r>
      <w:r w:rsidR="002827B8" w:rsidRPr="007D176D">
        <w:rPr>
          <w:rFonts w:ascii="Georgia" w:hAnsi="Georgia" w:cs="Georgia"/>
          <w:color w:val="000000"/>
          <w:sz w:val="20"/>
          <w:szCs w:val="20"/>
        </w:rPr>
        <w:t>836</w:t>
      </w:r>
      <w:r w:rsidR="003D5D1E" w:rsidRPr="007D176D">
        <w:rPr>
          <w:rFonts w:ascii="Georgia" w:hAnsi="Georgia" w:cs="Georgia"/>
          <w:color w:val="000000"/>
          <w:sz w:val="20"/>
          <w:szCs w:val="20"/>
        </w:rPr>
        <w:t xml:space="preserve"> </w:t>
      </w:r>
      <w:r w:rsidR="002827B8" w:rsidRPr="007D176D">
        <w:rPr>
          <w:rFonts w:ascii="Georgia" w:hAnsi="Georgia" w:cs="Georgia"/>
          <w:color w:val="000000"/>
          <w:sz w:val="20"/>
          <w:szCs w:val="20"/>
        </w:rPr>
        <w:t>0156</w:t>
      </w:r>
      <w:r w:rsidR="003D5D1E" w:rsidRPr="007D176D">
        <w:rPr>
          <w:rFonts w:ascii="Georgia" w:hAnsi="Georgia" w:cs="Georgia"/>
          <w:color w:val="000000"/>
          <w:sz w:val="20"/>
          <w:szCs w:val="20"/>
        </w:rPr>
        <w:t xml:space="preserve"> </w:t>
      </w:r>
    </w:p>
    <w:p w14:paraId="4FFA7063" w14:textId="702B210B" w:rsidR="00F74175" w:rsidRPr="007D176D" w:rsidRDefault="003D5D1E" w:rsidP="00F74175">
      <w:pPr>
        <w:spacing w:after="0"/>
        <w:rPr>
          <w:rFonts w:ascii="Georgia" w:hAnsi="Georgia" w:cs="Georgia"/>
          <w:color w:val="000000"/>
          <w:sz w:val="20"/>
          <w:szCs w:val="20"/>
        </w:rPr>
      </w:pPr>
      <w:r w:rsidRPr="007D176D">
        <w:rPr>
          <w:rFonts w:ascii="Georgia" w:hAnsi="Georgia" w:cs="Georgia"/>
          <w:color w:val="000000"/>
          <w:sz w:val="20"/>
          <w:szCs w:val="20"/>
        </w:rPr>
        <w:t>Corporate Finance Beratung</w:t>
      </w:r>
      <w:r w:rsidR="00F74175" w:rsidRPr="007D176D">
        <w:rPr>
          <w:rFonts w:ascii="Georgia" w:hAnsi="Georgia" w:cs="Georgia"/>
          <w:color w:val="000000"/>
          <w:sz w:val="20"/>
          <w:szCs w:val="20"/>
        </w:rPr>
        <w:t xml:space="preserve"> GmbH</w:t>
      </w:r>
    </w:p>
    <w:p w14:paraId="096C8AF5" w14:textId="5626AF34" w:rsidR="00647413" w:rsidRPr="007D176D" w:rsidRDefault="003D5D1E" w:rsidP="00F74175">
      <w:pPr>
        <w:spacing w:after="0"/>
        <w:rPr>
          <w:rFonts w:ascii="Georgia" w:hAnsi="Georgia"/>
          <w:sz w:val="20"/>
          <w:szCs w:val="20"/>
        </w:rPr>
      </w:pPr>
      <w:r w:rsidRPr="007D176D">
        <w:rPr>
          <w:rFonts w:ascii="Georgia" w:hAnsi="Georgia"/>
          <w:sz w:val="20"/>
          <w:szCs w:val="20"/>
        </w:rPr>
        <w:t>Musterstraße 99</w:t>
      </w:r>
      <w:r w:rsidR="00F74175" w:rsidRPr="007D176D">
        <w:rPr>
          <w:rFonts w:ascii="Georgia" w:hAnsi="Georgia"/>
          <w:sz w:val="20"/>
          <w:szCs w:val="20"/>
        </w:rPr>
        <w:br/>
      </w:r>
      <w:r w:rsidRPr="007D176D">
        <w:rPr>
          <w:rFonts w:ascii="Georgia" w:hAnsi="Georgia"/>
          <w:sz w:val="20"/>
          <w:szCs w:val="20"/>
        </w:rPr>
        <w:t>55005</w:t>
      </w:r>
      <w:r w:rsidR="00F74175" w:rsidRPr="007D176D">
        <w:rPr>
          <w:rFonts w:ascii="Georgia" w:hAnsi="Georgia"/>
          <w:sz w:val="20"/>
          <w:szCs w:val="20"/>
        </w:rPr>
        <w:t xml:space="preserve"> </w:t>
      </w:r>
      <w:r w:rsidRPr="007D176D">
        <w:rPr>
          <w:rFonts w:ascii="Georgia" w:hAnsi="Georgia"/>
          <w:sz w:val="20"/>
          <w:szCs w:val="20"/>
        </w:rPr>
        <w:t>Frankfurt am Main</w:t>
      </w:r>
      <w:r w:rsidR="00F74175" w:rsidRPr="007D176D">
        <w:rPr>
          <w:rFonts w:ascii="Georgia" w:hAnsi="Georgia"/>
          <w:sz w:val="20"/>
          <w:szCs w:val="20"/>
        </w:rPr>
        <w:t xml:space="preserve"> </w:t>
      </w:r>
    </w:p>
    <w:p w14:paraId="155B6E2E" w14:textId="2B23F38D" w:rsidR="006A7895" w:rsidRPr="007D176D" w:rsidRDefault="00AC5F2B" w:rsidP="0085213A">
      <w:pPr>
        <w:spacing w:after="0"/>
        <w:jc w:val="right"/>
        <w:rPr>
          <w:rFonts w:ascii="Georgia" w:hAnsi="Georgia" w:cs="Times New Roman"/>
          <w:sz w:val="20"/>
          <w:szCs w:val="20"/>
        </w:rPr>
      </w:pPr>
      <w:r w:rsidRPr="007D176D">
        <w:rPr>
          <w:rFonts w:ascii="Georgia" w:hAnsi="Georgia" w:cs="Times New Roman"/>
          <w:sz w:val="20"/>
          <w:szCs w:val="20"/>
        </w:rPr>
        <w:t>Mannheim</w:t>
      </w:r>
      <w:r w:rsidR="002D594E" w:rsidRPr="007D176D">
        <w:rPr>
          <w:rFonts w:ascii="Georgia" w:hAnsi="Georgia" w:cs="Times New Roman"/>
          <w:sz w:val="20"/>
          <w:szCs w:val="20"/>
        </w:rPr>
        <w:t xml:space="preserve">, </w:t>
      </w:r>
      <w:r w:rsidRPr="007D176D">
        <w:rPr>
          <w:rFonts w:ascii="Georgia" w:hAnsi="Georgia" w:cs="Times New Roman"/>
          <w:sz w:val="20"/>
          <w:szCs w:val="20"/>
        </w:rPr>
        <w:t>09</w:t>
      </w:r>
      <w:r w:rsidR="002D594E" w:rsidRPr="007D176D">
        <w:rPr>
          <w:rFonts w:ascii="Georgia" w:hAnsi="Georgia" w:cs="Times New Roman"/>
          <w:sz w:val="20"/>
          <w:szCs w:val="20"/>
        </w:rPr>
        <w:t>.</w:t>
      </w:r>
      <w:r w:rsidRPr="007D176D">
        <w:rPr>
          <w:rFonts w:ascii="Georgia" w:hAnsi="Georgia" w:cs="Times New Roman"/>
          <w:sz w:val="20"/>
          <w:szCs w:val="20"/>
        </w:rPr>
        <w:t>01</w:t>
      </w:r>
      <w:r w:rsidR="006A7895" w:rsidRPr="007D176D">
        <w:rPr>
          <w:rFonts w:ascii="Georgia" w:hAnsi="Georgia" w:cs="Times New Roman"/>
          <w:sz w:val="20"/>
          <w:szCs w:val="20"/>
        </w:rPr>
        <w:t>.</w:t>
      </w:r>
      <w:r w:rsidRPr="007D176D">
        <w:rPr>
          <w:rFonts w:ascii="Georgia" w:hAnsi="Georgia" w:cs="Times New Roman"/>
          <w:sz w:val="20"/>
          <w:szCs w:val="20"/>
        </w:rPr>
        <w:t>2022</w:t>
      </w:r>
    </w:p>
    <w:p w14:paraId="0731715D" w14:textId="77777777" w:rsidR="001E0088" w:rsidRPr="007D176D" w:rsidRDefault="001E0088" w:rsidP="001E0088">
      <w:pPr>
        <w:spacing w:after="0"/>
        <w:jc w:val="right"/>
        <w:rPr>
          <w:rFonts w:ascii="Georgia" w:hAnsi="Georgia" w:cs="Times New Roman"/>
          <w:sz w:val="20"/>
          <w:szCs w:val="20"/>
        </w:rPr>
      </w:pPr>
    </w:p>
    <w:p w14:paraId="70A974D0" w14:textId="1B1B65F5" w:rsidR="000A5AB8" w:rsidRPr="007D176D" w:rsidRDefault="000A5AB8" w:rsidP="000A5AB8">
      <w:pPr>
        <w:spacing w:after="0"/>
        <w:rPr>
          <w:rFonts w:ascii="Georgia" w:hAnsi="Georgia" w:cs="Times New Roman"/>
          <w:b/>
          <w:sz w:val="20"/>
          <w:szCs w:val="20"/>
        </w:rPr>
      </w:pPr>
      <w:r w:rsidRPr="007D176D">
        <w:rPr>
          <w:rFonts w:ascii="Georgia" w:hAnsi="Georgia" w:cs="Times New Roman"/>
          <w:b/>
          <w:sz w:val="20"/>
          <w:szCs w:val="20"/>
        </w:rPr>
        <w:t xml:space="preserve">Bewerbung </w:t>
      </w:r>
      <w:r w:rsidR="003D5D1E" w:rsidRPr="007D176D">
        <w:rPr>
          <w:rFonts w:ascii="Georgia" w:hAnsi="Georgia" w:cs="Times New Roman"/>
          <w:b/>
          <w:sz w:val="20"/>
          <w:szCs w:val="20"/>
        </w:rPr>
        <w:t xml:space="preserve">um ein Praktikum im </w:t>
      </w:r>
      <w:r w:rsidR="00AC5F2B" w:rsidRPr="007D176D">
        <w:rPr>
          <w:rFonts w:ascii="Georgia" w:hAnsi="Georgia" w:cs="Times New Roman"/>
          <w:b/>
          <w:sz w:val="20"/>
          <w:szCs w:val="20"/>
        </w:rPr>
        <w:t>Bereich Mergers &amp; Acquisitions</w:t>
      </w:r>
    </w:p>
    <w:p w14:paraId="3A5BDDA8" w14:textId="77777777" w:rsidR="004A615C" w:rsidRPr="007D176D" w:rsidRDefault="004A615C" w:rsidP="000A5AB8">
      <w:pPr>
        <w:spacing w:after="0"/>
        <w:rPr>
          <w:rFonts w:ascii="Georgia" w:hAnsi="Georgia" w:cs="Times New Roman"/>
          <w:b/>
          <w:sz w:val="20"/>
          <w:szCs w:val="20"/>
        </w:rPr>
      </w:pPr>
    </w:p>
    <w:p w14:paraId="2FF34235" w14:textId="5127314F" w:rsidR="000A5AB8" w:rsidRPr="007D176D" w:rsidRDefault="000A5AB8" w:rsidP="000A5AB8">
      <w:pPr>
        <w:spacing w:after="0"/>
        <w:rPr>
          <w:rFonts w:ascii="Georgia" w:hAnsi="Georgia" w:cs="Times New Roman"/>
          <w:sz w:val="20"/>
          <w:szCs w:val="20"/>
        </w:rPr>
      </w:pPr>
      <w:r w:rsidRPr="007D176D">
        <w:rPr>
          <w:rFonts w:ascii="Georgia" w:hAnsi="Georgia" w:cs="Times New Roman"/>
          <w:sz w:val="20"/>
          <w:szCs w:val="20"/>
        </w:rPr>
        <w:t xml:space="preserve">Sehr </w:t>
      </w:r>
      <w:r w:rsidR="00AE3A33" w:rsidRPr="007D176D">
        <w:rPr>
          <w:rFonts w:ascii="Georgia" w:hAnsi="Georgia" w:cs="Times New Roman"/>
          <w:sz w:val="20"/>
          <w:szCs w:val="20"/>
        </w:rPr>
        <w:t>geehrte</w:t>
      </w:r>
      <w:r w:rsidRPr="007D176D">
        <w:rPr>
          <w:rFonts w:ascii="Georgia" w:hAnsi="Georgia" w:cs="Times New Roman"/>
          <w:sz w:val="20"/>
          <w:szCs w:val="20"/>
        </w:rPr>
        <w:t xml:space="preserve"> Damen und Herren,</w:t>
      </w:r>
    </w:p>
    <w:p w14:paraId="679B7A04" w14:textId="4650E44B" w:rsidR="00EB5158" w:rsidRPr="007D176D" w:rsidRDefault="00EB5158" w:rsidP="000A5AB8">
      <w:pPr>
        <w:spacing w:after="0"/>
        <w:rPr>
          <w:rFonts w:ascii="Georgia" w:hAnsi="Georgia" w:cs="Times New Roman"/>
          <w:sz w:val="20"/>
          <w:szCs w:val="20"/>
        </w:rPr>
      </w:pPr>
    </w:p>
    <w:p w14:paraId="2852EA6A" w14:textId="27001435" w:rsidR="002827B8" w:rsidRPr="007D176D" w:rsidRDefault="002827B8" w:rsidP="00AC1836">
      <w:pPr>
        <w:spacing w:after="0"/>
        <w:jc w:val="both"/>
        <w:rPr>
          <w:rFonts w:ascii="Georgia" w:hAnsi="Georgia" w:cs="Times New Roman"/>
          <w:sz w:val="20"/>
          <w:szCs w:val="20"/>
        </w:rPr>
      </w:pPr>
      <w:r w:rsidRPr="007D176D">
        <w:rPr>
          <w:rFonts w:ascii="Georgia" w:hAnsi="Georgia" w:cs="Times New Roman"/>
          <w:sz w:val="20"/>
          <w:szCs w:val="20"/>
        </w:rPr>
        <w:t>schneller als jemals zuvor geschehen heutzutage Disruptionen und Veränderungen. Die Welt wandelt sich dauerhaft und wir Menschen stehen vor globalen Herausforderungen. Und die Investment Banking Branche – im Speziellen M&amp;A</w:t>
      </w:r>
      <w:del w:id="0" w:author="David Döbele" w:date="2022-01-06T19:47:00Z">
        <w:r w:rsidRPr="007D176D" w:rsidDel="00AC1836">
          <w:rPr>
            <w:rFonts w:ascii="Georgia" w:hAnsi="Georgia" w:cs="Times New Roman"/>
            <w:sz w:val="20"/>
            <w:szCs w:val="20"/>
          </w:rPr>
          <w:delText xml:space="preserve">? Diese </w:delText>
        </w:r>
      </w:del>
      <w:ins w:id="1" w:author="David Döbele" w:date="2022-01-06T19:47:00Z">
        <w:r w:rsidR="00AC1836">
          <w:rPr>
            <w:rFonts w:ascii="Georgia" w:hAnsi="Georgia" w:cs="Times New Roman"/>
            <w:sz w:val="20"/>
            <w:szCs w:val="20"/>
          </w:rPr>
          <w:t xml:space="preserve"> – </w:t>
        </w:r>
      </w:ins>
      <w:r w:rsidRPr="007D176D">
        <w:rPr>
          <w:rFonts w:ascii="Georgia" w:hAnsi="Georgia" w:cs="Times New Roman"/>
          <w:sz w:val="20"/>
          <w:szCs w:val="20"/>
        </w:rPr>
        <w:t>steht mittendrin. Denn hier entscheidet sich, ob Unternehmen nachhaltiger, digitaler und innovativer werden, ob Institutionen grün</w:t>
      </w:r>
      <w:r w:rsidR="00D933A0" w:rsidRPr="007D176D">
        <w:rPr>
          <w:rFonts w:ascii="Georgia" w:hAnsi="Georgia" w:cs="Times New Roman"/>
          <w:sz w:val="20"/>
          <w:szCs w:val="20"/>
        </w:rPr>
        <w:t xml:space="preserve"> und verantwortungsvoll</w:t>
      </w:r>
      <w:r w:rsidRPr="007D176D">
        <w:rPr>
          <w:rFonts w:ascii="Georgia" w:hAnsi="Georgia" w:cs="Times New Roman"/>
          <w:sz w:val="20"/>
          <w:szCs w:val="20"/>
        </w:rPr>
        <w:t xml:space="preserve"> investieren </w:t>
      </w:r>
      <w:r w:rsidR="00D933A0" w:rsidRPr="007D176D">
        <w:rPr>
          <w:rFonts w:ascii="Georgia" w:hAnsi="Georgia" w:cs="Times New Roman"/>
          <w:sz w:val="20"/>
          <w:szCs w:val="20"/>
        </w:rPr>
        <w:t xml:space="preserve">oder nicht. M&amp;A im </w:t>
      </w:r>
      <w:r w:rsidR="0053234D" w:rsidRPr="007D176D">
        <w:rPr>
          <w:rFonts w:ascii="Georgia" w:hAnsi="Georgia" w:cs="Times New Roman"/>
          <w:sz w:val="20"/>
          <w:szCs w:val="20"/>
        </w:rPr>
        <w:t>S</w:t>
      </w:r>
      <w:r w:rsidR="00D933A0" w:rsidRPr="007D176D">
        <w:rPr>
          <w:rFonts w:ascii="Georgia" w:hAnsi="Georgia" w:cs="Times New Roman"/>
          <w:sz w:val="20"/>
          <w:szCs w:val="20"/>
        </w:rPr>
        <w:t>peziellen ist einer der Hauptfaktoren, wenn von einer Verbesserung der Corporate Strategy eines Unternehmens die Rede ist. Und dies betrifft jedes einzelne Unternehmen. Mein Ziel für meinen späteren Beruf ist es, jeden Tag an den größten Herausforderungen unserer Zeit mitzuarbeiten</w:t>
      </w:r>
      <w:r w:rsidR="0053234D" w:rsidRPr="007D176D">
        <w:rPr>
          <w:rFonts w:ascii="Georgia" w:hAnsi="Georgia" w:cs="Times New Roman"/>
          <w:sz w:val="20"/>
          <w:szCs w:val="20"/>
        </w:rPr>
        <w:t>, möglichst viel zu lernen sowie</w:t>
      </w:r>
      <w:r w:rsidR="00D933A0" w:rsidRPr="007D176D">
        <w:rPr>
          <w:rFonts w:ascii="Georgia" w:hAnsi="Georgia" w:cs="Times New Roman"/>
          <w:sz w:val="20"/>
          <w:szCs w:val="20"/>
        </w:rPr>
        <w:t xml:space="preserve"> möglichst viel positiven Impact auf die Gesellschaft zu haben. Nach meinem Wissen</w:t>
      </w:r>
      <w:r w:rsidR="007D176D">
        <w:rPr>
          <w:rFonts w:ascii="Georgia" w:hAnsi="Georgia" w:cs="Times New Roman"/>
          <w:sz w:val="20"/>
          <w:szCs w:val="20"/>
        </w:rPr>
        <w:t>sstand</w:t>
      </w:r>
      <w:r w:rsidR="00D933A0" w:rsidRPr="007D176D">
        <w:rPr>
          <w:rFonts w:ascii="Georgia" w:hAnsi="Georgia" w:cs="Times New Roman"/>
          <w:sz w:val="20"/>
          <w:szCs w:val="20"/>
        </w:rPr>
        <w:t xml:space="preserve"> ist die M&amp;A-Branche die optimale Industrie für solche Ambitionen. Dieses Wissen möchte ich nun unbedingt mit praktischer Erfahrung untermauern. Daher würde es mich freuen, wenn ich Sie im Zeitraum vom 20.06.2022 – 11.09.2022</w:t>
      </w:r>
      <w:r w:rsidR="0053234D" w:rsidRPr="007D176D">
        <w:rPr>
          <w:rFonts w:ascii="Georgia" w:hAnsi="Georgia" w:cs="Times New Roman"/>
          <w:sz w:val="20"/>
          <w:szCs w:val="20"/>
        </w:rPr>
        <w:t xml:space="preserve"> als Praktikant unterstützen darf. </w:t>
      </w:r>
    </w:p>
    <w:p w14:paraId="5AEEF801" w14:textId="1CAD2CBC" w:rsidR="005A1309" w:rsidRPr="007D176D" w:rsidRDefault="005A1309" w:rsidP="00AC1836">
      <w:pPr>
        <w:spacing w:after="0"/>
        <w:jc w:val="both"/>
        <w:rPr>
          <w:rFonts w:ascii="Georgia" w:hAnsi="Georgia" w:cs="Times New Roman"/>
          <w:sz w:val="20"/>
          <w:szCs w:val="20"/>
        </w:rPr>
      </w:pPr>
    </w:p>
    <w:p w14:paraId="3A99F121" w14:textId="23F76A8E" w:rsidR="005A1309" w:rsidRPr="007D176D" w:rsidRDefault="005A1309" w:rsidP="00AC1836">
      <w:pPr>
        <w:spacing w:after="0"/>
        <w:jc w:val="both"/>
        <w:rPr>
          <w:rFonts w:ascii="Georgia" w:hAnsi="Georgia" w:cs="Times New Roman"/>
          <w:sz w:val="20"/>
          <w:szCs w:val="20"/>
        </w:rPr>
      </w:pPr>
      <w:r w:rsidRPr="007D176D">
        <w:rPr>
          <w:rFonts w:ascii="Georgia" w:hAnsi="Georgia" w:cs="Times New Roman"/>
          <w:sz w:val="20"/>
          <w:szCs w:val="20"/>
        </w:rPr>
        <w:t xml:space="preserve">Durch mein Audit-Praktikum bei PwC merke ich gerade </w:t>
      </w:r>
      <w:r w:rsidR="00BF0DDE" w:rsidRPr="007D176D">
        <w:rPr>
          <w:rFonts w:ascii="Georgia" w:hAnsi="Georgia" w:cs="Times New Roman"/>
          <w:sz w:val="20"/>
          <w:szCs w:val="20"/>
        </w:rPr>
        <w:t>erneut</w:t>
      </w:r>
      <w:r w:rsidRPr="007D176D">
        <w:rPr>
          <w:rFonts w:ascii="Georgia" w:hAnsi="Georgia" w:cs="Times New Roman"/>
          <w:sz w:val="20"/>
          <w:szCs w:val="20"/>
        </w:rPr>
        <w:t xml:space="preserve">, wie sehr mir die analytische Arbeit mit Zahlen liegt. Darüber </w:t>
      </w:r>
      <w:r w:rsidR="00434B01" w:rsidRPr="007D176D">
        <w:rPr>
          <w:rFonts w:ascii="Georgia" w:hAnsi="Georgia" w:cs="Times New Roman"/>
          <w:sz w:val="20"/>
          <w:szCs w:val="20"/>
        </w:rPr>
        <w:t xml:space="preserve">hinaus </w:t>
      </w:r>
      <w:r w:rsidRPr="007D176D">
        <w:rPr>
          <w:rFonts w:ascii="Georgia" w:hAnsi="Georgia" w:cs="Times New Roman"/>
          <w:sz w:val="20"/>
          <w:szCs w:val="20"/>
        </w:rPr>
        <w:t xml:space="preserve">lerne ich </w:t>
      </w:r>
      <w:del w:id="2" w:author="David Döbele" w:date="2022-01-06T19:48:00Z">
        <w:r w:rsidRPr="007D176D" w:rsidDel="00AC1836">
          <w:rPr>
            <w:rFonts w:ascii="Georgia" w:hAnsi="Georgia" w:cs="Times New Roman"/>
            <w:sz w:val="20"/>
            <w:szCs w:val="20"/>
          </w:rPr>
          <w:delText xml:space="preserve">gerade </w:delText>
        </w:r>
      </w:del>
      <w:ins w:id="3" w:author="David Döbele" w:date="2022-01-06T19:48:00Z">
        <w:r w:rsidR="00AC1836">
          <w:rPr>
            <w:rFonts w:ascii="Georgia" w:hAnsi="Georgia" w:cs="Times New Roman"/>
            <w:sz w:val="20"/>
            <w:szCs w:val="20"/>
          </w:rPr>
          <w:t>aktuell</w:t>
        </w:r>
        <w:r w:rsidR="00AC1836" w:rsidRPr="007D176D">
          <w:rPr>
            <w:rFonts w:ascii="Georgia" w:hAnsi="Georgia" w:cs="Times New Roman"/>
            <w:sz w:val="20"/>
            <w:szCs w:val="20"/>
          </w:rPr>
          <w:t xml:space="preserve"> </w:t>
        </w:r>
      </w:ins>
      <w:r w:rsidRPr="007D176D">
        <w:rPr>
          <w:rFonts w:ascii="Georgia" w:hAnsi="Georgia" w:cs="Times New Roman"/>
          <w:sz w:val="20"/>
          <w:szCs w:val="20"/>
        </w:rPr>
        <w:t xml:space="preserve">die Anwendung von Accounting in der Praxis und erhalte tiefe Einblicke in Unternehmensprozesse. Durch mein Engagement beim AKB Mannheim sowie beim Mannheim Investment Club, wo ich am Junior Analyst </w:t>
      </w:r>
      <w:proofErr w:type="spellStart"/>
      <w:r w:rsidRPr="007D176D">
        <w:rPr>
          <w:rFonts w:ascii="Georgia" w:hAnsi="Georgia" w:cs="Times New Roman"/>
          <w:sz w:val="20"/>
          <w:szCs w:val="20"/>
        </w:rPr>
        <w:t>Program</w:t>
      </w:r>
      <w:proofErr w:type="spellEnd"/>
      <w:r w:rsidRPr="007D176D">
        <w:rPr>
          <w:rFonts w:ascii="Georgia" w:hAnsi="Georgia" w:cs="Times New Roman"/>
          <w:sz w:val="20"/>
          <w:szCs w:val="20"/>
        </w:rPr>
        <w:t xml:space="preserve"> partizipiere, habe ich bereits einige wertvolle </w:t>
      </w:r>
      <w:proofErr w:type="spellStart"/>
      <w:r w:rsidRPr="007D176D">
        <w:rPr>
          <w:rFonts w:ascii="Georgia" w:hAnsi="Georgia" w:cs="Times New Roman"/>
          <w:sz w:val="20"/>
          <w:szCs w:val="20"/>
        </w:rPr>
        <w:t>Valuation</w:t>
      </w:r>
      <w:proofErr w:type="spellEnd"/>
      <w:ins w:id="4" w:author="David Döbele" w:date="2022-01-06T19:49:00Z">
        <w:r w:rsidR="00AC1836">
          <w:rPr>
            <w:rFonts w:ascii="Georgia" w:hAnsi="Georgia" w:cs="Times New Roman"/>
            <w:sz w:val="20"/>
            <w:szCs w:val="20"/>
          </w:rPr>
          <w:t>-</w:t>
        </w:r>
      </w:ins>
      <w:del w:id="5" w:author="David Döbele" w:date="2022-01-06T19:49:00Z">
        <w:r w:rsidRPr="007D176D" w:rsidDel="00AC1836">
          <w:rPr>
            <w:rFonts w:ascii="Georgia" w:hAnsi="Georgia" w:cs="Times New Roman"/>
            <w:sz w:val="20"/>
            <w:szCs w:val="20"/>
          </w:rPr>
          <w:delText xml:space="preserve"> – </w:delText>
        </w:r>
      </w:del>
      <w:r w:rsidRPr="007D176D">
        <w:rPr>
          <w:rFonts w:ascii="Georgia" w:hAnsi="Georgia" w:cs="Times New Roman"/>
          <w:sz w:val="20"/>
          <w:szCs w:val="20"/>
        </w:rPr>
        <w:t>Grundlagen erlernen sowie Marktverständnis aufbauen können. So habe ich im Stock Pitch, einer der Schritte auf dem Weg zum</w:t>
      </w:r>
      <w:r w:rsidR="00BB25F7" w:rsidRPr="007D176D">
        <w:rPr>
          <w:rFonts w:ascii="Georgia" w:hAnsi="Georgia" w:cs="Times New Roman"/>
          <w:sz w:val="20"/>
          <w:szCs w:val="20"/>
        </w:rPr>
        <w:t xml:space="preserve"> zertifizierten Junior Analysten, die gesamte </w:t>
      </w:r>
      <w:proofErr w:type="spellStart"/>
      <w:r w:rsidR="00BB25F7" w:rsidRPr="007D176D">
        <w:rPr>
          <w:rFonts w:ascii="Georgia" w:hAnsi="Georgia" w:cs="Times New Roman"/>
          <w:sz w:val="20"/>
          <w:szCs w:val="20"/>
        </w:rPr>
        <w:t>Valuation</w:t>
      </w:r>
      <w:proofErr w:type="spellEnd"/>
      <w:r w:rsidR="00BB25F7" w:rsidRPr="007D176D">
        <w:rPr>
          <w:rFonts w:ascii="Georgia" w:hAnsi="Georgia" w:cs="Times New Roman"/>
          <w:sz w:val="20"/>
          <w:szCs w:val="20"/>
        </w:rPr>
        <w:t xml:space="preserve"> von HeidelbergCement vorgenommen. Im AKB engagiere ich mich im Business Review – Team, in dem ich hauptsächlich Artikel zu aktuellen finanzwirtschaftlichen Themen schreibe. Ich bringe also bereits viel an fachlicher Kompetenz und fachlichen Fähigkeiten, die in der M&amp;A</w:t>
      </w:r>
      <w:del w:id="6" w:author="David Döbele" w:date="2022-01-06T19:49:00Z">
        <w:r w:rsidR="00BB25F7" w:rsidRPr="007D176D" w:rsidDel="00AC1836">
          <w:rPr>
            <w:rFonts w:ascii="Georgia" w:hAnsi="Georgia" w:cs="Times New Roman"/>
            <w:sz w:val="20"/>
            <w:szCs w:val="20"/>
          </w:rPr>
          <w:delText xml:space="preserve"> –</w:delText>
        </w:r>
      </w:del>
      <w:ins w:id="7" w:author="David Döbele" w:date="2022-01-06T19:49:00Z">
        <w:r w:rsidR="00AC1836">
          <w:rPr>
            <w:rFonts w:ascii="Georgia" w:hAnsi="Georgia" w:cs="Times New Roman"/>
            <w:sz w:val="20"/>
            <w:szCs w:val="20"/>
          </w:rPr>
          <w:t>-</w:t>
        </w:r>
      </w:ins>
      <w:del w:id="8" w:author="David Döbele" w:date="2022-01-06T19:49:00Z">
        <w:r w:rsidR="00BB25F7" w:rsidRPr="007D176D" w:rsidDel="00AC1836">
          <w:rPr>
            <w:rFonts w:ascii="Georgia" w:hAnsi="Georgia" w:cs="Times New Roman"/>
            <w:sz w:val="20"/>
            <w:szCs w:val="20"/>
          </w:rPr>
          <w:delText xml:space="preserve"> </w:delText>
        </w:r>
      </w:del>
      <w:r w:rsidR="00BB25F7" w:rsidRPr="007D176D">
        <w:rPr>
          <w:rFonts w:ascii="Georgia" w:hAnsi="Georgia" w:cs="Times New Roman"/>
          <w:sz w:val="20"/>
          <w:szCs w:val="20"/>
        </w:rPr>
        <w:t xml:space="preserve">Branche unabdingbar sind, mit. Durch mein Engagement als Stufensprecher habe ich bereits früh im Leben lernen dürfen, wie viel Spaß es mir macht, </w:t>
      </w:r>
      <w:r w:rsidR="00BF0DDE" w:rsidRPr="007D176D">
        <w:rPr>
          <w:rFonts w:ascii="Georgia" w:hAnsi="Georgia" w:cs="Times New Roman"/>
          <w:sz w:val="20"/>
          <w:szCs w:val="20"/>
        </w:rPr>
        <w:t>anderen Menschen zu helfen und ein hohes Maß an Verantwortung zu übernehmen. Dadurch, dass ich stets auf meine Ambitionen sowie meine persönliche Entwicklung fokussiert bin, habe ich auch absolut kein Problem mit den Arbeitszeiten, die in dieser Branche normal sind. Ich sehe viel mehr die Chance darin, unglaublich viel in kurzer Zeit lernen zu können. Zu guter Letzt gibt es seit einigen Monaten ein neu aufgebautes M&amp;A-Ressort im AKB, in welchem ich mich ebenfalls engagier</w:t>
      </w:r>
      <w:r w:rsidR="00434B01" w:rsidRPr="007D176D">
        <w:rPr>
          <w:rFonts w:ascii="Georgia" w:hAnsi="Georgia" w:cs="Times New Roman"/>
          <w:sz w:val="20"/>
          <w:szCs w:val="20"/>
        </w:rPr>
        <w:t>e. Hier habe ich nochmal die entschlossene Entscheidung für ein M&amp;A</w:t>
      </w:r>
      <w:del w:id="9" w:author="David Döbele" w:date="2022-01-06T19:49:00Z">
        <w:r w:rsidR="00434B01" w:rsidRPr="007D176D" w:rsidDel="00AC1836">
          <w:rPr>
            <w:rFonts w:ascii="Georgia" w:hAnsi="Georgia" w:cs="Times New Roman"/>
            <w:sz w:val="20"/>
            <w:szCs w:val="20"/>
          </w:rPr>
          <w:delText xml:space="preserve"> –</w:delText>
        </w:r>
      </w:del>
      <w:ins w:id="10" w:author="David Döbele" w:date="2022-01-06T19:49:00Z">
        <w:r w:rsidR="00AC1836">
          <w:rPr>
            <w:rFonts w:ascii="Georgia" w:hAnsi="Georgia" w:cs="Times New Roman"/>
            <w:sz w:val="20"/>
            <w:szCs w:val="20"/>
          </w:rPr>
          <w:t>-</w:t>
        </w:r>
      </w:ins>
      <w:del w:id="11" w:author="David Döbele" w:date="2022-01-06T19:50:00Z">
        <w:r w:rsidR="00434B01" w:rsidRPr="007D176D" w:rsidDel="00AC1836">
          <w:rPr>
            <w:rFonts w:ascii="Georgia" w:hAnsi="Georgia" w:cs="Times New Roman"/>
            <w:sz w:val="20"/>
            <w:szCs w:val="20"/>
          </w:rPr>
          <w:delText xml:space="preserve"> </w:delText>
        </w:r>
      </w:del>
      <w:r w:rsidR="00434B01" w:rsidRPr="007D176D">
        <w:rPr>
          <w:rFonts w:ascii="Georgia" w:hAnsi="Georgia" w:cs="Times New Roman"/>
          <w:sz w:val="20"/>
          <w:szCs w:val="20"/>
        </w:rPr>
        <w:t xml:space="preserve">Praktikum nach dem 2. Semester untermauert. </w:t>
      </w:r>
    </w:p>
    <w:p w14:paraId="5093AF9B" w14:textId="02CE4ECC" w:rsidR="004B4510" w:rsidRPr="007D176D" w:rsidRDefault="004B4510" w:rsidP="00AC1836">
      <w:pPr>
        <w:spacing w:after="0"/>
        <w:jc w:val="both"/>
        <w:rPr>
          <w:rFonts w:ascii="Georgia" w:hAnsi="Georgia" w:cs="Times New Roman"/>
          <w:sz w:val="20"/>
          <w:szCs w:val="20"/>
        </w:rPr>
      </w:pPr>
    </w:p>
    <w:p w14:paraId="151F5FA9" w14:textId="58487696" w:rsidR="00434B01" w:rsidRPr="007D176D" w:rsidRDefault="00434B01" w:rsidP="00AC1836">
      <w:pPr>
        <w:spacing w:after="0"/>
        <w:jc w:val="both"/>
        <w:rPr>
          <w:rFonts w:ascii="Georgia" w:hAnsi="Georgia" w:cs="Times New Roman"/>
          <w:sz w:val="20"/>
          <w:szCs w:val="20"/>
        </w:rPr>
      </w:pPr>
      <w:r w:rsidRPr="007D176D">
        <w:rPr>
          <w:rFonts w:ascii="Georgia" w:hAnsi="Georgia" w:cs="Times New Roman"/>
          <w:sz w:val="20"/>
          <w:szCs w:val="20"/>
        </w:rPr>
        <w:t>Die Deutsche Börse AG unterscheidet sich insbesondere durch …</w:t>
      </w:r>
    </w:p>
    <w:p w14:paraId="42281E2A" w14:textId="0063AFA7" w:rsidR="009C3322" w:rsidRDefault="009C3322" w:rsidP="00AC1836">
      <w:pPr>
        <w:spacing w:after="0"/>
        <w:jc w:val="both"/>
        <w:rPr>
          <w:rFonts w:ascii="Georgia" w:hAnsi="Georgia" w:cs="Times New Roman"/>
          <w:sz w:val="20"/>
          <w:szCs w:val="20"/>
        </w:rPr>
      </w:pPr>
    </w:p>
    <w:p w14:paraId="0B564D13" w14:textId="08D7763F" w:rsidR="007D176D" w:rsidRDefault="007D176D" w:rsidP="00AC1836">
      <w:pPr>
        <w:spacing w:after="0"/>
        <w:jc w:val="both"/>
        <w:rPr>
          <w:rFonts w:ascii="Georgia" w:hAnsi="Georgia" w:cs="Times New Roman"/>
          <w:sz w:val="20"/>
          <w:szCs w:val="20"/>
        </w:rPr>
      </w:pPr>
    </w:p>
    <w:p w14:paraId="4CE01469" w14:textId="4B7BE04E" w:rsidR="007D176D" w:rsidRDefault="007D176D" w:rsidP="00AC1836">
      <w:pPr>
        <w:spacing w:after="0"/>
        <w:jc w:val="both"/>
        <w:rPr>
          <w:rFonts w:ascii="Georgia" w:hAnsi="Georgia" w:cs="Times New Roman"/>
          <w:sz w:val="20"/>
          <w:szCs w:val="20"/>
        </w:rPr>
      </w:pPr>
    </w:p>
    <w:p w14:paraId="6A58F350" w14:textId="717B423D" w:rsidR="007D176D" w:rsidRDefault="007D176D" w:rsidP="00AC1836">
      <w:pPr>
        <w:spacing w:after="0"/>
        <w:jc w:val="both"/>
        <w:rPr>
          <w:rFonts w:ascii="Georgia" w:hAnsi="Georgia" w:cs="Times New Roman"/>
          <w:sz w:val="20"/>
          <w:szCs w:val="20"/>
        </w:rPr>
      </w:pPr>
    </w:p>
    <w:p w14:paraId="20A919DE" w14:textId="12522F4B" w:rsidR="007D176D" w:rsidRDefault="007D176D" w:rsidP="00AC1836">
      <w:pPr>
        <w:spacing w:after="0"/>
        <w:jc w:val="both"/>
        <w:rPr>
          <w:rFonts w:ascii="Georgia" w:hAnsi="Georgia" w:cs="Times New Roman"/>
          <w:sz w:val="20"/>
          <w:szCs w:val="20"/>
        </w:rPr>
      </w:pPr>
    </w:p>
    <w:p w14:paraId="75ED1B52" w14:textId="243E1925" w:rsidR="007D176D" w:rsidRDefault="007D176D" w:rsidP="00AC1836">
      <w:pPr>
        <w:spacing w:after="0"/>
        <w:jc w:val="both"/>
        <w:rPr>
          <w:rFonts w:ascii="Georgia" w:hAnsi="Georgia" w:cs="Times New Roman"/>
          <w:sz w:val="20"/>
          <w:szCs w:val="20"/>
        </w:rPr>
      </w:pPr>
    </w:p>
    <w:p w14:paraId="7D5759C2" w14:textId="77777777" w:rsidR="007D176D" w:rsidRPr="007D176D" w:rsidRDefault="007D176D" w:rsidP="00AC1836">
      <w:pPr>
        <w:spacing w:after="0"/>
        <w:jc w:val="both"/>
        <w:rPr>
          <w:rFonts w:ascii="Georgia" w:hAnsi="Georgia" w:cs="Times New Roman"/>
          <w:sz w:val="20"/>
          <w:szCs w:val="20"/>
        </w:rPr>
      </w:pPr>
    </w:p>
    <w:p w14:paraId="7DCB5D74" w14:textId="7DCD2831" w:rsidR="009C3322" w:rsidRPr="007D176D" w:rsidRDefault="009C3322" w:rsidP="00AC1836">
      <w:pPr>
        <w:spacing w:after="0"/>
        <w:jc w:val="both"/>
        <w:rPr>
          <w:rFonts w:ascii="Georgia" w:hAnsi="Georgia" w:cs="Times New Roman"/>
          <w:sz w:val="20"/>
          <w:szCs w:val="20"/>
        </w:rPr>
      </w:pPr>
    </w:p>
    <w:p w14:paraId="428BE626" w14:textId="1568571B" w:rsidR="009C3322" w:rsidRPr="007D176D" w:rsidRDefault="009C3322" w:rsidP="00AC1836">
      <w:pPr>
        <w:spacing w:after="0"/>
        <w:jc w:val="both"/>
        <w:rPr>
          <w:rFonts w:ascii="Georgia" w:hAnsi="Georgia" w:cs="Times New Roman"/>
          <w:sz w:val="20"/>
          <w:szCs w:val="20"/>
        </w:rPr>
      </w:pPr>
      <w:r w:rsidRPr="007D176D">
        <w:rPr>
          <w:rFonts w:ascii="Georgia" w:hAnsi="Georgia" w:cs="Times New Roman"/>
          <w:sz w:val="20"/>
          <w:szCs w:val="20"/>
        </w:rPr>
        <w:t xml:space="preserve">Aufgrund meiner fachlichen Vorerfahrung sowie meinen Ambitionen und meiner hohen Motivation, bereits sehr früh im Studium relevante M&amp;A-Erfahrung zu sammeln, bin ich überzeugt davon, dass ich Ihr Unternehmen bereichern kann. Von einem Praktikum erhoffe ich mir eine steile Lernkurve, eine Expansion meines Netzwerks sowie das Gefühl, dazu zu gehören und somit auch viel Verantwortung übernehmen zu dürfen. Ich freue mich, Sie in einem persönlichen Gespräch von meinen Stärken überzeugen zu dürfen. </w:t>
      </w:r>
    </w:p>
    <w:p w14:paraId="5EE2763B" w14:textId="77777777" w:rsidR="009C3322" w:rsidRPr="007D176D" w:rsidRDefault="009C3322" w:rsidP="000A5AB8">
      <w:pPr>
        <w:spacing w:after="0"/>
        <w:rPr>
          <w:rFonts w:ascii="Georgia" w:hAnsi="Georgia" w:cs="Times New Roman"/>
          <w:sz w:val="20"/>
          <w:szCs w:val="20"/>
        </w:rPr>
      </w:pPr>
    </w:p>
    <w:p w14:paraId="3BDB02BA" w14:textId="52D4A2B0" w:rsidR="00BB3512" w:rsidRPr="007D176D" w:rsidRDefault="004B4510" w:rsidP="006A7895">
      <w:pPr>
        <w:spacing w:after="0"/>
        <w:rPr>
          <w:rFonts w:ascii="Georgia" w:hAnsi="Georgia" w:cs="Times New Roman"/>
          <w:sz w:val="20"/>
          <w:szCs w:val="20"/>
        </w:rPr>
      </w:pPr>
      <w:r w:rsidRPr="007D176D">
        <w:rPr>
          <w:rFonts w:ascii="Georgia" w:hAnsi="Georgia" w:cs="Times New Roman"/>
          <w:sz w:val="20"/>
          <w:szCs w:val="20"/>
        </w:rPr>
        <w:t>Mit freundlichen Grüßen</w:t>
      </w:r>
    </w:p>
    <w:p w14:paraId="504EF6ED" w14:textId="77777777" w:rsidR="007D176D" w:rsidRPr="007D176D" w:rsidRDefault="007D176D" w:rsidP="006A7895">
      <w:pPr>
        <w:spacing w:after="0"/>
        <w:rPr>
          <w:rFonts w:ascii="Georgia" w:hAnsi="Georgia" w:cs="Times New Roman"/>
          <w:sz w:val="20"/>
          <w:szCs w:val="20"/>
        </w:rPr>
      </w:pPr>
    </w:p>
    <w:sectPr w:rsidR="007D176D" w:rsidRPr="007D176D"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827B8"/>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B01"/>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3234D"/>
    <w:rsid w:val="005407D6"/>
    <w:rsid w:val="00542F06"/>
    <w:rsid w:val="00553EC8"/>
    <w:rsid w:val="00565E06"/>
    <w:rsid w:val="005705F7"/>
    <w:rsid w:val="00570B1D"/>
    <w:rsid w:val="00574140"/>
    <w:rsid w:val="005762CF"/>
    <w:rsid w:val="005842A0"/>
    <w:rsid w:val="00590834"/>
    <w:rsid w:val="00590E7F"/>
    <w:rsid w:val="00593C9C"/>
    <w:rsid w:val="005A1309"/>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D176D"/>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A256E"/>
    <w:rsid w:val="009C3322"/>
    <w:rsid w:val="009D07DC"/>
    <w:rsid w:val="009D3BBF"/>
    <w:rsid w:val="009F46A7"/>
    <w:rsid w:val="00A1282E"/>
    <w:rsid w:val="00A1289E"/>
    <w:rsid w:val="00A14247"/>
    <w:rsid w:val="00A40D57"/>
    <w:rsid w:val="00A44493"/>
    <w:rsid w:val="00A53760"/>
    <w:rsid w:val="00AA2791"/>
    <w:rsid w:val="00AA4C7C"/>
    <w:rsid w:val="00AB4CD0"/>
    <w:rsid w:val="00AC1836"/>
    <w:rsid w:val="00AC5F2B"/>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25F7"/>
    <w:rsid w:val="00BB3512"/>
    <w:rsid w:val="00BB3C75"/>
    <w:rsid w:val="00BC5172"/>
    <w:rsid w:val="00BF0DDE"/>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70855"/>
    <w:rsid w:val="00D71D8E"/>
    <w:rsid w:val="00D9281A"/>
    <w:rsid w:val="00D933A0"/>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83116"/>
    <w:rsid w:val="00E914E5"/>
    <w:rsid w:val="00E91B86"/>
    <w:rsid w:val="00EA6CEC"/>
    <w:rsid w:val="00EA7AC2"/>
    <w:rsid w:val="00EB5158"/>
    <w:rsid w:val="00EC000C"/>
    <w:rsid w:val="00EF2FD5"/>
    <w:rsid w:val="00F11473"/>
    <w:rsid w:val="00F253C5"/>
    <w:rsid w:val="00F30624"/>
    <w:rsid w:val="00F4717F"/>
    <w:rsid w:val="00F5301B"/>
    <w:rsid w:val="00F55CE3"/>
    <w:rsid w:val="00F56653"/>
    <w:rsid w:val="00F74175"/>
    <w:rsid w:val="00F75B22"/>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AC183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492</Words>
  <Characters>3101</Characters>
  <Application>Microsoft Office Word</Application>
  <DocSecurity>0</DocSecurity>
  <Lines>25</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cp:revision>
  <dcterms:created xsi:type="dcterms:W3CDTF">2022-01-03T21:25:00Z</dcterms:created>
  <dcterms:modified xsi:type="dcterms:W3CDTF">2022-01-06T18:50:00Z</dcterms:modified>
</cp:coreProperties>
</file>