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2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851"/>
        <w:gridCol w:w="425"/>
        <w:gridCol w:w="162"/>
        <w:gridCol w:w="1114"/>
        <w:gridCol w:w="164"/>
        <w:gridCol w:w="119"/>
        <w:gridCol w:w="1701"/>
        <w:gridCol w:w="22"/>
      </w:tblGrid>
      <w:tr w:rsidR="00E55D90" w:rsidRPr="00F44F5F" w14:paraId="487AC9CE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0CBC6997" w14:textId="13EB43FA" w:rsidR="00E55D90" w:rsidRPr="00F44F5F" w:rsidRDefault="00700B2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Moritz Ott</w:t>
            </w:r>
          </w:p>
          <w:p w14:paraId="135895E2" w14:textId="00ED4BDC" w:rsidR="00F44F5F" w:rsidRPr="00AA3C1D" w:rsidRDefault="00700B23" w:rsidP="00AA3C1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Lenhartzstraße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Hamburg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20249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AA3C1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24743B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oritzott123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731715519</w:t>
            </w:r>
          </w:p>
        </w:tc>
      </w:tr>
      <w:tr w:rsidR="002508C2" w:rsidRPr="00F44F5F" w14:paraId="0FCADE56" w14:textId="77777777" w:rsidTr="00C85748">
        <w:trPr>
          <w:trHeight w:val="567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47B56">
        <w:trPr>
          <w:trHeight w:val="283"/>
        </w:trPr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CFFAACB" w:rsidR="00D1492F" w:rsidRPr="00F44F5F" w:rsidRDefault="00700B2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172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E5DF35A" w:rsidR="00D1492F" w:rsidRPr="00F44F5F" w:rsidRDefault="00700B23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C85748">
        <w:tc>
          <w:tcPr>
            <w:tcW w:w="7108" w:type="dxa"/>
            <w:gridSpan w:val="4"/>
          </w:tcPr>
          <w:p w14:paraId="11CB9A0F" w14:textId="12B14138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</w:t>
            </w:r>
            <w:r w:rsidR="00700B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chaftsingenieurwesen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1,5; Top-10%)</w:t>
            </w:r>
          </w:p>
        </w:tc>
        <w:tc>
          <w:tcPr>
            <w:tcW w:w="3120" w:type="dxa"/>
            <w:gridSpan w:val="5"/>
          </w:tcPr>
          <w:p w14:paraId="419A9228" w14:textId="4204CE56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C85748">
        <w:tc>
          <w:tcPr>
            <w:tcW w:w="10228" w:type="dxa"/>
            <w:gridSpan w:val="9"/>
          </w:tcPr>
          <w:p w14:paraId="7A71E6B0" w14:textId="604F0DB5" w:rsidR="00426D7E" w:rsidRPr="00FE0496" w:rsidRDefault="00700B2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Duales Studium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in Kooperation mit F. REYHER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Nchfg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. GmbH &amp; Co. KG</w:t>
            </w:r>
          </w:p>
        </w:tc>
      </w:tr>
      <w:tr w:rsidR="00D5280E" w:rsidRPr="00F44F5F" w14:paraId="013361E1" w14:textId="77777777" w:rsidTr="00C85748">
        <w:trPr>
          <w:trHeight w:val="340"/>
        </w:trPr>
        <w:tc>
          <w:tcPr>
            <w:tcW w:w="6946" w:type="dxa"/>
            <w:gridSpan w:val="3"/>
            <w:vAlign w:val="bottom"/>
          </w:tcPr>
          <w:p w14:paraId="197620E3" w14:textId="740DE9A0" w:rsidR="00D1492F" w:rsidRPr="00F44F5F" w:rsidRDefault="00A26D0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Auslandssemester </w:t>
            </w:r>
            <w:proofErr w:type="spellStart"/>
            <w:r w:rsidR="00700B23">
              <w:rPr>
                <w:rFonts w:ascii="Times New Roman" w:hAnsi="Times New Roman" w:cs="Times New Roman"/>
                <w:b/>
                <w:sz w:val="21"/>
                <w:szCs w:val="21"/>
              </w:rPr>
              <w:t>Kasetsart</w:t>
            </w:r>
            <w:proofErr w:type="spellEnd"/>
            <w:r w:rsidR="00700B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3282" w:type="dxa"/>
            <w:gridSpan w:val="6"/>
            <w:vAlign w:val="bottom"/>
          </w:tcPr>
          <w:p w14:paraId="63D86F51" w14:textId="5FAD4500" w:rsidR="00D1492F" w:rsidRPr="00F44F5F" w:rsidRDefault="006C61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Bangkok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Thailand</w:t>
            </w:r>
          </w:p>
        </w:tc>
      </w:tr>
      <w:tr w:rsidR="00D5280E" w:rsidRPr="00F44F5F" w14:paraId="62632213" w14:textId="77777777" w:rsidTr="00AA3C1D">
        <w:tc>
          <w:tcPr>
            <w:tcW w:w="8222" w:type="dxa"/>
            <w:gridSpan w:val="5"/>
          </w:tcPr>
          <w:p w14:paraId="5F71027E" w14:textId="5FD144DE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Fakultät für </w:t>
            </w:r>
            <w:r w:rsidR="00700B2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Wirtschaftswissenschaften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(GPA: 3,80)</w:t>
            </w:r>
          </w:p>
        </w:tc>
        <w:tc>
          <w:tcPr>
            <w:tcW w:w="2006" w:type="dxa"/>
            <w:gridSpan w:val="4"/>
          </w:tcPr>
          <w:p w14:paraId="51FC9814" w14:textId="2BFB7FCC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00B23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AE4ED3" w:rsidRPr="00F44F5F" w14:paraId="6B19CF91" w14:textId="77777777" w:rsidTr="00C85748">
        <w:trPr>
          <w:trHeight w:val="340"/>
        </w:trPr>
        <w:tc>
          <w:tcPr>
            <w:tcW w:w="5670" w:type="dxa"/>
            <w:vAlign w:val="bottom"/>
          </w:tcPr>
          <w:p w14:paraId="54F7169D" w14:textId="66696CF2" w:rsidR="00AE4ED3" w:rsidRPr="00F44F5F" w:rsidRDefault="006C61BB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Helene-Lange-Gymnasium Rendsburg</w:t>
            </w:r>
          </w:p>
        </w:tc>
        <w:tc>
          <w:tcPr>
            <w:tcW w:w="4558" w:type="dxa"/>
            <w:gridSpan w:val="8"/>
            <w:vAlign w:val="bottom"/>
          </w:tcPr>
          <w:p w14:paraId="262B6DA3" w14:textId="0BEAF40C" w:rsidR="00AE4ED3" w:rsidRPr="00F44F5F" w:rsidRDefault="006C61BB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Rendsburg</w:t>
            </w:r>
          </w:p>
        </w:tc>
      </w:tr>
      <w:tr w:rsidR="00AE4ED3" w:rsidRPr="00F44F5F" w14:paraId="263521E3" w14:textId="77777777" w:rsidTr="00C85748">
        <w:trPr>
          <w:trHeight w:val="57"/>
        </w:trPr>
        <w:tc>
          <w:tcPr>
            <w:tcW w:w="5670" w:type="dxa"/>
          </w:tcPr>
          <w:p w14:paraId="36282A3A" w14:textId="168670D5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(finale Note: 1,8)</w:t>
            </w:r>
          </w:p>
        </w:tc>
        <w:tc>
          <w:tcPr>
            <w:tcW w:w="4558" w:type="dxa"/>
            <w:gridSpan w:val="8"/>
          </w:tcPr>
          <w:p w14:paraId="3DE8C75D" w14:textId="72BE1569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6C61B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F44F5F" w14:paraId="27601A10" w14:textId="77777777" w:rsidTr="00C85748">
        <w:trPr>
          <w:trHeight w:val="57"/>
        </w:trPr>
        <w:tc>
          <w:tcPr>
            <w:tcW w:w="10228" w:type="dxa"/>
            <w:gridSpan w:val="9"/>
          </w:tcPr>
          <w:p w14:paraId="6ECF7248" w14:textId="1390672A" w:rsidR="00AE4ED3" w:rsidRPr="00FE0496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Schwerpunktfächer: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Mathematik (1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Englisch (1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24743B">
              <w:rPr>
                <w:rFonts w:ascii="Times New Roman" w:hAnsi="Times New Roman" w:cs="Times New Roman"/>
                <w:sz w:val="20"/>
                <w:szCs w:val="20"/>
              </w:rPr>
              <w:t>Französisch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(11 Punkte)</w:t>
            </w:r>
          </w:p>
        </w:tc>
      </w:tr>
      <w:tr w:rsidR="00E55D90" w:rsidRPr="00F44F5F" w14:paraId="3A2665B3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C85748">
        <w:trPr>
          <w:trHeight w:val="283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A719995" w:rsidR="00E55D90" w:rsidRPr="00B5509C" w:rsidRDefault="00B5509C" w:rsidP="00E55D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F. REYHER </w:t>
            </w:r>
            <w:proofErr w:type="spellStart"/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Nchfg</w:t>
            </w:r>
            <w:proofErr w:type="spellEnd"/>
            <w:r w:rsidRPr="00B5509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. GmbH &amp; Co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. KG</w:t>
            </w:r>
          </w:p>
        </w:tc>
        <w:tc>
          <w:tcPr>
            <w:tcW w:w="370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7FF601BE" w:rsidR="00E55D90" w:rsidRPr="00F44F5F" w:rsidRDefault="00B5509C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E55D90" w:rsidRPr="00F44F5F" w14:paraId="335D84E9" w14:textId="77777777" w:rsidTr="00F47B56">
        <w:tc>
          <w:tcPr>
            <w:tcW w:w="8505" w:type="dxa"/>
            <w:gridSpan w:val="7"/>
          </w:tcPr>
          <w:p w14:paraId="20B1570F" w14:textId="755E27C8" w:rsidR="00E55D90" w:rsidRPr="00B5509C" w:rsidRDefault="00B5509C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5509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 bei einem 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roßhändler für Verbindungselemente und Befestigungstechnik</w:t>
            </w:r>
            <w:r w:rsidR="00F47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AA3C1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ca. 1.000</w:t>
            </w:r>
            <w:r w:rsidR="00F47B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1723" w:type="dxa"/>
            <w:gridSpan w:val="2"/>
          </w:tcPr>
          <w:p w14:paraId="0475B997" w14:textId="2F41B0DC" w:rsidR="00E55D90" w:rsidRPr="00F44F5F" w:rsidRDefault="00B5509C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228FF" w:rsidRPr="00F44F5F" w14:paraId="54C3D64C" w14:textId="77777777" w:rsidTr="00F47B56">
        <w:tc>
          <w:tcPr>
            <w:tcW w:w="10206" w:type="dxa"/>
            <w:gridSpan w:val="8"/>
          </w:tcPr>
          <w:p w14:paraId="3E00C603" w14:textId="0FBBC37A" w:rsidR="00AA3C1D" w:rsidRPr="001E44FE" w:rsidRDefault="00B228FF" w:rsidP="001E44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Praxiseinsätze in den Abteilungen Unternehmensentwicklung,</w:t>
            </w:r>
            <w:r w:rsidRPr="00C8574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Produkt- und Qualitätsmanagement, Logistik und</w:t>
            </w:r>
            <w:r w:rsidRPr="00F47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B5509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Betriebstechnik</w:t>
            </w:r>
            <w:r w:rsidR="00AA3C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B27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sowie Einblicke ins E-Business, Finanzbuchhaltung und weitere kaufmännische Abteilungen</w:t>
            </w:r>
          </w:p>
        </w:tc>
        <w:tc>
          <w:tcPr>
            <w:tcW w:w="22" w:type="dxa"/>
          </w:tcPr>
          <w:p w14:paraId="6DD9BA0F" w14:textId="61D77C7C" w:rsidR="00B228FF" w:rsidRPr="00452D84" w:rsidRDefault="00B228FF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421E20BC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50EC8F55" w14:textId="2A29FB6D" w:rsidR="001E44FE" w:rsidRPr="00B5509C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der Unternehmensentwicklung – Fachbereich: K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onfektionierung</w:t>
            </w:r>
          </w:p>
        </w:tc>
        <w:tc>
          <w:tcPr>
            <w:tcW w:w="1701" w:type="dxa"/>
            <w:vAlign w:val="bottom"/>
          </w:tcPr>
          <w:p w14:paraId="59FC2D43" w14:textId="55D0CFB6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  <w:tc>
          <w:tcPr>
            <w:tcW w:w="22" w:type="dxa"/>
          </w:tcPr>
          <w:p w14:paraId="3A614EF0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240D96" w:rsidRPr="00F44F5F" w14:paraId="18FC25B5" w14:textId="77777777" w:rsidTr="00F47B56">
        <w:tc>
          <w:tcPr>
            <w:tcW w:w="10206" w:type="dxa"/>
            <w:gridSpan w:val="8"/>
          </w:tcPr>
          <w:p w14:paraId="18DA9415" w14:textId="211FBA24" w:rsidR="00240D96" w:rsidRPr="00B5509C" w:rsidRDefault="001E44FE" w:rsidP="00F47B5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</w:t>
            </w:r>
            <w:ins w:id="0" w:author="David Döbele" w:date="2024-12-29T09:30:00Z" w16du:dateUtc="2024-12-29T08:30:00Z">
              <w:r w:rsidR="0022317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igenständige E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ntwicklung eines Formulars zur Auftragsübersicht für Dienstleister im S4/HANA </w:t>
            </w:r>
          </w:p>
        </w:tc>
        <w:tc>
          <w:tcPr>
            <w:tcW w:w="22" w:type="dxa"/>
          </w:tcPr>
          <w:p w14:paraId="146F9D8F" w14:textId="77777777" w:rsidR="00240D96" w:rsidRPr="00452D84" w:rsidRDefault="00240D96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507C9B97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5EEAA962" w14:textId="77777777" w:rsidR="001E44FE" w:rsidRPr="00B5509C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Logistik und Betriebstechnik</w:t>
            </w:r>
          </w:p>
        </w:tc>
        <w:tc>
          <w:tcPr>
            <w:tcW w:w="1701" w:type="dxa"/>
            <w:vAlign w:val="bottom"/>
          </w:tcPr>
          <w:p w14:paraId="17149D9C" w14:textId="6B64F9C7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01/2023 – 03/2023</w:t>
            </w:r>
          </w:p>
        </w:tc>
        <w:tc>
          <w:tcPr>
            <w:tcW w:w="22" w:type="dxa"/>
          </w:tcPr>
          <w:p w14:paraId="0CEF3979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75836633" w14:textId="77777777" w:rsidTr="00F47B56">
        <w:tc>
          <w:tcPr>
            <w:tcW w:w="10206" w:type="dxa"/>
            <w:gridSpan w:val="8"/>
          </w:tcPr>
          <w:p w14:paraId="5769D861" w14:textId="7CBF92E4" w:rsidR="001E44FE" w:rsidRPr="001E44FE" w:rsidRDefault="001E44FE" w:rsidP="001E44FE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Prozessdurchlaufzeit bei der Vorbereitung von Waren zur Einlagerung in das vollautomatisierte Hochregallager</w:t>
            </w:r>
            <w:ins w:id="1" w:author="David Döbele" w:date="2024-12-29T09:30:00Z" w16du:dateUtc="2024-12-29T08:30:00Z">
              <w:r w:rsidR="0022317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durch </w:t>
              </w:r>
              <w:commentRangeStart w:id="2"/>
              <w:r w:rsidR="0022317C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XYZ</w:t>
              </w:r>
              <w:commentRangeEnd w:id="2"/>
              <w:r w:rsidR="0022317C"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2"/>
              </w:r>
            </w:ins>
          </w:p>
        </w:tc>
        <w:tc>
          <w:tcPr>
            <w:tcW w:w="22" w:type="dxa"/>
          </w:tcPr>
          <w:p w14:paraId="129EE9FE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1E44FE" w:rsidRPr="00F44F5F" w14:paraId="5FE2D0CF" w14:textId="77777777" w:rsidTr="001E44FE">
        <w:trPr>
          <w:trHeight w:val="261"/>
        </w:trPr>
        <w:tc>
          <w:tcPr>
            <w:tcW w:w="8505" w:type="dxa"/>
            <w:gridSpan w:val="7"/>
            <w:vAlign w:val="bottom"/>
          </w:tcPr>
          <w:p w14:paraId="6902B96E" w14:textId="77777777" w:rsidR="001E44FE" w:rsidRPr="001E44FE" w:rsidRDefault="001E44FE" w:rsidP="001E44FE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E44F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Praxiseinsatz in der Unternehmensentwicklung – Fachbereich: Konfektionierung</w:t>
            </w:r>
          </w:p>
        </w:tc>
        <w:tc>
          <w:tcPr>
            <w:tcW w:w="1701" w:type="dxa"/>
            <w:vAlign w:val="bottom"/>
          </w:tcPr>
          <w:p w14:paraId="184E7AF5" w14:textId="69B40F08" w:rsidR="001E44FE" w:rsidRPr="00B5509C" w:rsidRDefault="001E44FE" w:rsidP="001E44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07/2022 – 09/2022</w:t>
            </w:r>
          </w:p>
        </w:tc>
        <w:tc>
          <w:tcPr>
            <w:tcW w:w="22" w:type="dxa"/>
          </w:tcPr>
          <w:p w14:paraId="15CFCC71" w14:textId="77777777" w:rsidR="001E44FE" w:rsidRPr="00452D84" w:rsidRDefault="001E44FE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240D96" w:rsidRPr="00F44F5F" w14:paraId="5C75DDB6" w14:textId="77777777" w:rsidTr="00F47B56">
        <w:tc>
          <w:tcPr>
            <w:tcW w:w="10206" w:type="dxa"/>
            <w:gridSpan w:val="8"/>
          </w:tcPr>
          <w:p w14:paraId="1B717329" w14:textId="5CF61257" w:rsidR="00240D96" w:rsidRPr="00B5509C" w:rsidRDefault="001E44FE" w:rsidP="00F47B5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Optimierung des Warenflusses bei der Beschaffung von kundenspezifischen Sonderteilen für einen Großkunden</w:t>
            </w:r>
          </w:p>
        </w:tc>
        <w:tc>
          <w:tcPr>
            <w:tcW w:w="22" w:type="dxa"/>
          </w:tcPr>
          <w:p w14:paraId="6A5BBD31" w14:textId="77777777" w:rsidR="00240D96" w:rsidRPr="00452D84" w:rsidRDefault="00240D96" w:rsidP="00B228F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AE4ED3" w:rsidRPr="00F44F5F" w14:paraId="45404236" w14:textId="77777777" w:rsidTr="00C85748">
        <w:trPr>
          <w:trHeight w:val="346"/>
        </w:trPr>
        <w:tc>
          <w:tcPr>
            <w:tcW w:w="7108" w:type="dxa"/>
            <w:gridSpan w:val="4"/>
            <w:vAlign w:val="bottom"/>
          </w:tcPr>
          <w:p w14:paraId="3CF978EE" w14:textId="303A3D4C" w:rsidR="00AE4ED3" w:rsidRPr="00F44F5F" w:rsidRDefault="00452D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Eisstübchen am Kanal Rendsburg</w:t>
            </w:r>
          </w:p>
        </w:tc>
        <w:tc>
          <w:tcPr>
            <w:tcW w:w="3120" w:type="dxa"/>
            <w:gridSpan w:val="5"/>
            <w:vAlign w:val="bottom"/>
          </w:tcPr>
          <w:p w14:paraId="49A11F72" w14:textId="275B8A72" w:rsidR="00AE4ED3" w:rsidRPr="00F44F5F" w:rsidRDefault="00452D84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Rendsburg</w:t>
            </w:r>
          </w:p>
        </w:tc>
      </w:tr>
      <w:tr w:rsidR="00AE4ED3" w:rsidRPr="00F44F5F" w14:paraId="16C6F7AD" w14:textId="77777777" w:rsidTr="00C85748">
        <w:trPr>
          <w:trHeight w:val="57"/>
        </w:trPr>
        <w:tc>
          <w:tcPr>
            <w:tcW w:w="7108" w:type="dxa"/>
            <w:gridSpan w:val="4"/>
          </w:tcPr>
          <w:p w14:paraId="5D8760E9" w14:textId="4FBA2795" w:rsidR="00AE4ED3" w:rsidRPr="00452D84" w:rsidRDefault="00452D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52D84">
              <w:rPr>
                <w:rFonts w:ascii="Times New Roman" w:hAnsi="Times New Roman" w:cs="Times New Roman"/>
                <w:sz w:val="20"/>
                <w:szCs w:val="20"/>
              </w:rPr>
              <w:t>Minijob im Service eines Eis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cafés</w:t>
            </w:r>
          </w:p>
        </w:tc>
        <w:tc>
          <w:tcPr>
            <w:tcW w:w="3120" w:type="dxa"/>
            <w:gridSpan w:val="5"/>
          </w:tcPr>
          <w:p w14:paraId="2D9DB8CA" w14:textId="247CF30C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52D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E55D90" w:rsidRPr="00F44F5F" w14:paraId="414B4085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C85748">
        <w:trPr>
          <w:trHeight w:val="283"/>
        </w:trPr>
        <w:tc>
          <w:tcPr>
            <w:tcW w:w="7108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75D5ADC4" w:rsidR="00E55D90" w:rsidRPr="00F44F5F" w:rsidRDefault="00F47B56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Non-Profit 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Consulting </w:t>
            </w:r>
            <w:proofErr w:type="spellStart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12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3FA05DF7" w:rsidR="00E55D90" w:rsidRPr="001647AB" w:rsidRDefault="00F47B56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F47B56">
        <w:trPr>
          <w:trHeight w:val="193"/>
        </w:trPr>
        <w:tc>
          <w:tcPr>
            <w:tcW w:w="8505" w:type="dxa"/>
            <w:gridSpan w:val="7"/>
          </w:tcPr>
          <w:p w14:paraId="32F07601" w14:textId="14A0BA49" w:rsidR="00E55D90" w:rsidRPr="001647AB" w:rsidRDefault="00F47B56" w:rsidP="00F47B5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Vorsitzender in der studentischen pro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Unternehmensberatung der NORDAKADEMIE</w:t>
            </w:r>
          </w:p>
        </w:tc>
        <w:tc>
          <w:tcPr>
            <w:tcW w:w="1723" w:type="dxa"/>
            <w:gridSpan w:val="2"/>
          </w:tcPr>
          <w:p w14:paraId="45DD2178" w14:textId="1169EE61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C85748">
        <w:trPr>
          <w:trHeight w:val="193"/>
        </w:trPr>
        <w:tc>
          <w:tcPr>
            <w:tcW w:w="10228" w:type="dxa"/>
            <w:gridSpan w:val="9"/>
          </w:tcPr>
          <w:p w14:paraId="624D7801" w14:textId="77777777" w:rsidR="00E55D90" w:rsidRDefault="00EB0F4D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Verantwortung und Akquise von acht pro </w:t>
            </w:r>
            <w:proofErr w:type="spellStart"/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Projekten pro Ka</w:t>
            </w:r>
            <w:r w:rsidR="00243E40"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lenderjahr</w:t>
            </w:r>
          </w:p>
          <w:p w14:paraId="68CFAD97" w14:textId="16BA4776" w:rsidR="00243E40" w:rsidRPr="00243E40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Organisation und Durchführung von Workshops mit Unternehmenspartnern (z.B.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zeb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47B56" w:rsidRPr="00F44F5F" w14:paraId="74F97196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66E3B900" w14:textId="36B081B3" w:rsidR="00F47B56" w:rsidRPr="00F25EB2" w:rsidRDefault="00F47B56" w:rsidP="0064314F">
            <w:pPr>
              <w:pStyle w:val="Beschreibung"/>
              <w:tabs>
                <w:tab w:val="left" w:pos="2160"/>
              </w:tabs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2. Vorsitzender</w:t>
            </w:r>
          </w:p>
        </w:tc>
        <w:tc>
          <w:tcPr>
            <w:tcW w:w="1723" w:type="dxa"/>
            <w:gridSpan w:val="2"/>
            <w:vAlign w:val="bottom"/>
          </w:tcPr>
          <w:p w14:paraId="16DB452C" w14:textId="47D6E5DD" w:rsidR="00F47B56" w:rsidRPr="00F25EB2" w:rsidRDefault="00F47B56" w:rsidP="0064314F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04/2023 – 03/2024</w:t>
            </w:r>
          </w:p>
        </w:tc>
      </w:tr>
      <w:tr w:rsidR="00F47B56" w:rsidRPr="00F44F5F" w14:paraId="4E9A9316" w14:textId="77777777" w:rsidTr="00C85748">
        <w:trPr>
          <w:trHeight w:val="193"/>
        </w:trPr>
        <w:tc>
          <w:tcPr>
            <w:tcW w:w="10228" w:type="dxa"/>
            <w:gridSpan w:val="9"/>
          </w:tcPr>
          <w:p w14:paraId="2F0E03FC" w14:textId="77777777" w:rsidR="00F47B56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Verantwortung und Akquise von Mitgliedern (90 Mitglieder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0A7BE8B1" w14:textId="33E845F6" w:rsidR="00243E40" w:rsidRPr="00243E40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Kommunikation und Außendarstellung via LinkedIn, Instagram, Facebook und Website</w:t>
            </w:r>
          </w:p>
        </w:tc>
      </w:tr>
      <w:tr w:rsidR="00F47B56" w:rsidRPr="00F44F5F" w14:paraId="59769B53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0D5DEDFC" w14:textId="0ABF1C80" w:rsidR="00F47B56" w:rsidRPr="00F47B56" w:rsidRDefault="00F47B56" w:rsidP="0064314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Studentischer Berater und Kassenbuchprüfer</w:t>
            </w:r>
          </w:p>
        </w:tc>
        <w:tc>
          <w:tcPr>
            <w:tcW w:w="1723" w:type="dxa"/>
            <w:gridSpan w:val="2"/>
            <w:vAlign w:val="bottom"/>
          </w:tcPr>
          <w:p w14:paraId="56F6E9DD" w14:textId="79123274" w:rsidR="00F47B56" w:rsidRPr="00F25EB2" w:rsidRDefault="00F47B56" w:rsidP="0064314F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F47B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02/2022 – 03/2023</w:t>
            </w:r>
          </w:p>
        </w:tc>
      </w:tr>
      <w:tr w:rsidR="00F47B56" w:rsidRPr="00F44F5F" w14:paraId="7277C85B" w14:textId="77777777" w:rsidTr="00C85748">
        <w:trPr>
          <w:trHeight w:val="193"/>
        </w:trPr>
        <w:tc>
          <w:tcPr>
            <w:tcW w:w="10228" w:type="dxa"/>
            <w:gridSpan w:val="9"/>
          </w:tcPr>
          <w:p w14:paraId="2CCF212B" w14:textId="52760B82" w:rsidR="00F47B56" w:rsidRDefault="00243E4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3E4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Projektleitung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in einem dreimonatigen pro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 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zur Entwicklung eines Performance Tracking Tools sowie </w:t>
            </w:r>
            <w:proofErr w:type="gramStart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einer Content</w:t>
            </w:r>
            <w:proofErr w:type="gramEnd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&amp; Communication </w:t>
            </w:r>
            <w:proofErr w:type="spellStart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Strategy</w:t>
            </w:r>
            <w:proofErr w:type="spellEnd"/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zur Gewinnung neuer Programmteilnehmer und Unternehmenspartner 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einer global 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tätigen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Organisation </w:t>
            </w:r>
            <w:r w:rsidR="009567D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zur Vermittlung von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Technology Skills am Standort Lissabon (Portugal)</w:t>
            </w:r>
            <w:r w:rsidR="0044671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</w:p>
          <w:p w14:paraId="2A3C9DA0" w14:textId="3B38107A" w:rsidR="00446717" w:rsidRPr="00243E40" w:rsidRDefault="00446717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Projektmitglied in einem dreimonatigen pro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bono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 zur Konzeption einer Marketing-Strategie und Einführung eines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-Media-Managements bei einer gemeinnützigen Organisation im Bereich Mentoring für Erstakademiker</w:t>
            </w:r>
          </w:p>
        </w:tc>
      </w:tr>
      <w:tr w:rsidR="00FE0496" w:rsidRPr="00F44F5F" w14:paraId="3B26943D" w14:textId="77777777" w:rsidTr="00F47B56">
        <w:trPr>
          <w:trHeight w:val="346"/>
        </w:trPr>
        <w:tc>
          <w:tcPr>
            <w:tcW w:w="8505" w:type="dxa"/>
            <w:gridSpan w:val="7"/>
            <w:vAlign w:val="bottom"/>
          </w:tcPr>
          <w:p w14:paraId="11E538C2" w14:textId="5DD8763C" w:rsidR="00FE0496" w:rsidRPr="00F44F5F" w:rsidRDefault="0064314F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Der Hamburger Weg – Stiftung des HSV</w:t>
            </w:r>
          </w:p>
        </w:tc>
        <w:tc>
          <w:tcPr>
            <w:tcW w:w="1723" w:type="dxa"/>
            <w:gridSpan w:val="2"/>
            <w:vAlign w:val="bottom"/>
          </w:tcPr>
          <w:p w14:paraId="21BF18C9" w14:textId="1C2A23F6" w:rsidR="00FE0496" w:rsidRPr="001647AB" w:rsidRDefault="0064314F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FE0496" w:rsidRPr="00F44F5F" w14:paraId="04BFDD79" w14:textId="77777777" w:rsidTr="00C85748">
        <w:trPr>
          <w:trHeight w:val="20"/>
        </w:trPr>
        <w:tc>
          <w:tcPr>
            <w:tcW w:w="8386" w:type="dxa"/>
            <w:gridSpan w:val="6"/>
          </w:tcPr>
          <w:p w14:paraId="5D908AF7" w14:textId="2F8163EF" w:rsidR="00FE0496" w:rsidRPr="00F44F5F" w:rsidRDefault="0064314F" w:rsidP="0064314F">
            <w:pPr>
              <w:pStyle w:val="Beschreibung"/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Förderung von Kindern und Jugendlichen in der Bereichen Soziales, Bildung und Sport in Hamburg</w:t>
            </w:r>
          </w:p>
        </w:tc>
        <w:tc>
          <w:tcPr>
            <w:tcW w:w="1842" w:type="dxa"/>
            <w:gridSpan w:val="3"/>
          </w:tcPr>
          <w:p w14:paraId="0D2FFB14" w14:textId="549A5D45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43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FE0496" w:rsidRPr="00F44F5F" w14:paraId="66A58453" w14:textId="77777777" w:rsidTr="00C85748">
        <w:trPr>
          <w:trHeight w:val="20"/>
        </w:trPr>
        <w:tc>
          <w:tcPr>
            <w:tcW w:w="10228" w:type="dxa"/>
            <w:gridSpan w:val="9"/>
          </w:tcPr>
          <w:p w14:paraId="50B5B9CB" w14:textId="3A9FD12F" w:rsidR="00FE0496" w:rsidRPr="001647AB" w:rsidRDefault="0064314F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beim Einsammeln und Auszählen von Pfandbecherspenden nach Heimspielen des HSV</w:t>
            </w:r>
          </w:p>
        </w:tc>
      </w:tr>
      <w:tr w:rsidR="00FE0496" w:rsidRPr="00F44F5F" w14:paraId="4028871F" w14:textId="77777777" w:rsidTr="00F47B56">
        <w:trPr>
          <w:trHeight w:val="346"/>
        </w:trPr>
        <w:tc>
          <w:tcPr>
            <w:tcW w:w="8505" w:type="dxa"/>
            <w:gridSpan w:val="7"/>
            <w:vAlign w:val="bottom"/>
          </w:tcPr>
          <w:p w14:paraId="3B81DA34" w14:textId="792E3FF9" w:rsidR="00FE0496" w:rsidRPr="00F44F5F" w:rsidRDefault="00711F0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Helene-Lange-Gymnasium Rendsburg</w:t>
            </w:r>
          </w:p>
        </w:tc>
        <w:tc>
          <w:tcPr>
            <w:tcW w:w="1723" w:type="dxa"/>
            <w:gridSpan w:val="2"/>
            <w:vAlign w:val="bottom"/>
          </w:tcPr>
          <w:p w14:paraId="7F9CDF1E" w14:textId="12497308" w:rsidR="00FE0496" w:rsidRPr="001647AB" w:rsidRDefault="00711F0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Rendsburg</w:t>
            </w:r>
          </w:p>
        </w:tc>
      </w:tr>
      <w:tr w:rsidR="00FE0496" w:rsidRPr="00F44F5F" w14:paraId="7B2F81B2" w14:textId="77777777" w:rsidTr="00711F07">
        <w:trPr>
          <w:trHeight w:val="57"/>
        </w:trPr>
        <w:tc>
          <w:tcPr>
            <w:tcW w:w="8505" w:type="dxa"/>
            <w:gridSpan w:val="7"/>
          </w:tcPr>
          <w:p w14:paraId="099DE2C5" w14:textId="2BB4B9FD" w:rsidR="00FE0496" w:rsidRPr="00F44F5F" w:rsidRDefault="00711F0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Gewähltes Mitglied der Schülervertretung</w:t>
            </w:r>
          </w:p>
        </w:tc>
        <w:tc>
          <w:tcPr>
            <w:tcW w:w="1723" w:type="dxa"/>
            <w:gridSpan w:val="2"/>
          </w:tcPr>
          <w:p w14:paraId="091163D4" w14:textId="58E925DC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11F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FE0496" w:rsidRPr="00F44F5F" w14:paraId="2618F0FF" w14:textId="77777777" w:rsidTr="00C85748">
        <w:trPr>
          <w:trHeight w:val="57"/>
        </w:trPr>
        <w:tc>
          <w:tcPr>
            <w:tcW w:w="10228" w:type="dxa"/>
            <w:gridSpan w:val="9"/>
            <w:vAlign w:val="bottom"/>
          </w:tcPr>
          <w:p w14:paraId="7BFDEEB4" w14:textId="77777777" w:rsidR="00FE0496" w:rsidRPr="00711F07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Interessen der Schülerschaft gegenüber der Schulleitung, Lehrerschaft und Elternschaft</w:t>
            </w:r>
          </w:p>
          <w:p w14:paraId="1570DE9D" w14:textId="5DE97DAE" w:rsidR="00711F07" w:rsidRPr="00FE0496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Organisation eines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Charity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-Weihnachtsbasars für ein Waisenheim in Benin (Afrika)</w:t>
            </w:r>
          </w:p>
        </w:tc>
      </w:tr>
      <w:tr w:rsidR="00711F07" w:rsidRPr="002B2721" w14:paraId="30DB0C3A" w14:textId="77777777" w:rsidTr="009567DC">
        <w:trPr>
          <w:trHeight w:val="255"/>
        </w:trPr>
        <w:tc>
          <w:tcPr>
            <w:tcW w:w="8505" w:type="dxa"/>
            <w:gridSpan w:val="7"/>
            <w:vAlign w:val="bottom"/>
          </w:tcPr>
          <w:p w14:paraId="6EAB4504" w14:textId="0442F3A7" w:rsidR="00711F07" w:rsidRPr="00FE0496" w:rsidRDefault="00711F07" w:rsidP="00711F0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11F0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Tutor in der Sommerschule Mathematik</w:t>
            </w:r>
          </w:p>
        </w:tc>
        <w:tc>
          <w:tcPr>
            <w:tcW w:w="1723" w:type="dxa"/>
            <w:gridSpan w:val="2"/>
            <w:vAlign w:val="bottom"/>
          </w:tcPr>
          <w:p w14:paraId="47B9756F" w14:textId="489CB910" w:rsidR="00711F07" w:rsidRPr="002B2721" w:rsidRDefault="00711F07" w:rsidP="00711F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B27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08/2019 &amp; 08/2020</w:t>
            </w:r>
          </w:p>
        </w:tc>
      </w:tr>
      <w:tr w:rsidR="00711F07" w:rsidRPr="00F44F5F" w14:paraId="18C5F62E" w14:textId="77777777" w:rsidTr="00C85748">
        <w:trPr>
          <w:trHeight w:val="57"/>
        </w:trPr>
        <w:tc>
          <w:tcPr>
            <w:tcW w:w="10228" w:type="dxa"/>
            <w:gridSpan w:val="9"/>
            <w:vAlign w:val="bottom"/>
          </w:tcPr>
          <w:p w14:paraId="284C78E0" w14:textId="4688145C" w:rsidR="00711F07" w:rsidRPr="00FE0496" w:rsidRDefault="00711F07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Vermittlung mathematischer Kenntnisse zur Vorbereitung auf die Oberstufe</w:t>
            </w:r>
          </w:p>
        </w:tc>
      </w:tr>
      <w:tr w:rsidR="00E55D90" w:rsidRPr="00F44F5F" w14:paraId="482569A2" w14:textId="77777777" w:rsidTr="00C85748">
        <w:trPr>
          <w:trHeight w:val="510"/>
        </w:trPr>
        <w:tc>
          <w:tcPr>
            <w:tcW w:w="1022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25EB2" w:rsidRPr="00F44F5F" w14:paraId="2B257790" w14:textId="77777777" w:rsidTr="00C85748">
        <w:trPr>
          <w:trHeight w:val="340"/>
        </w:trPr>
        <w:tc>
          <w:tcPr>
            <w:tcW w:w="1022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8010AFE" w:rsidR="00F25EB2" w:rsidRPr="001647AB" w:rsidRDefault="00F25EB2" w:rsidP="003274A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711F0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711F07" w:rsidRP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Latein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(KMK-Latinum), </w:t>
            </w:r>
            <w:r w:rsidR="00711F07" w:rsidRP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711F0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</w:p>
        </w:tc>
      </w:tr>
      <w:tr w:rsidR="00F25EB2" w:rsidRPr="003274A9" w14:paraId="45706C3F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60CA2168" w14:textId="0A56D20D" w:rsidR="00F25EB2" w:rsidRPr="003274A9" w:rsidRDefault="003274A9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Weitere</w:t>
            </w:r>
            <w:r w:rsidR="00F25EB2" w:rsidRPr="003274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25EB2" w:rsidRPr="003274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25EB2"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="00F25EB2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="00F25EB2"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3274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SAP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Projektmanagement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(Lean Six Sigma Yellow Belt)</w:t>
            </w:r>
          </w:p>
        </w:tc>
      </w:tr>
      <w:tr w:rsidR="00F25EB2" w:rsidRPr="00F44F5F" w14:paraId="70CB01B0" w14:textId="77777777" w:rsidTr="00C85748">
        <w:trPr>
          <w:trHeight w:val="283"/>
        </w:trPr>
        <w:tc>
          <w:tcPr>
            <w:tcW w:w="10228" w:type="dxa"/>
            <w:gridSpan w:val="9"/>
            <w:vAlign w:val="bottom"/>
          </w:tcPr>
          <w:p w14:paraId="598C2742" w14:textId="4D628812" w:rsidR="00F25EB2" w:rsidRPr="001647AB" w:rsidRDefault="00F25EB2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Sportliche Herausforderungen </w:t>
            </w:r>
            <w:r w:rsidR="003274A9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(z.B. Marathon)</w:t>
            </w:r>
            <w:r w:rsidR="003274A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Fußball </w:t>
            </w:r>
            <w:r w:rsidR="003274A9" w:rsidRPr="003274A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(drei Jahre im DFB-Stützpunkt SH Nord)</w:t>
            </w:r>
          </w:p>
        </w:tc>
      </w:tr>
      <w:tr w:rsidR="001647AB" w:rsidRPr="00F44F5F" w14:paraId="071AB173" w14:textId="77777777" w:rsidTr="00AA3C1D">
        <w:trPr>
          <w:trHeight w:val="1020"/>
        </w:trPr>
        <w:tc>
          <w:tcPr>
            <w:tcW w:w="10228" w:type="dxa"/>
            <w:gridSpan w:val="9"/>
            <w:vAlign w:val="bottom"/>
          </w:tcPr>
          <w:p w14:paraId="6478BDEA" w14:textId="24FBA73E" w:rsidR="001647AB" w:rsidRPr="002B2721" w:rsidRDefault="003274A9" w:rsidP="00E55D90">
            <w:pPr>
              <w:rPr>
                <w:rFonts w:ascii="Times New Roman" w:hAnsi="Times New Roman" w:cs="Times New Roman"/>
                <w:color w:val="000000"/>
                <w:sz w:val="18"/>
                <w:highlight w:val="yellow"/>
                <w:lang w:val="de-AT"/>
              </w:rPr>
            </w:pPr>
            <w:r w:rsidRPr="002B2721">
              <w:rPr>
                <w:rFonts w:ascii="Times New Roman" w:hAnsi="Times New Roman" w:cs="Times New Roman"/>
                <w:sz w:val="20"/>
                <w:szCs w:val="20"/>
              </w:rPr>
              <w:t>Hamburg</w:t>
            </w:r>
            <w:r w:rsidR="001647AB" w:rsidRPr="002B272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instrText xml:space="preserve"> TIME \@ "d. MMMM yyyy" </w:instrTex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22317C">
              <w:rPr>
                <w:rFonts w:ascii="Times New Roman" w:hAnsi="Times New Roman" w:cs="Times New Roman"/>
                <w:noProof/>
                <w:sz w:val="20"/>
                <w:szCs w:val="20"/>
              </w:rPr>
              <w:t>29. Dezember 2024</w:t>
            </w:r>
            <w:r w:rsidRPr="002B272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AA3C1D">
      <w:footerReference w:type="even" r:id="rId12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David Döbele" w:date="2024-12-29T09:30:00Z" w:initials="MOU">
    <w:p w14:paraId="7F44EC3E" w14:textId="77777777" w:rsidR="0022317C" w:rsidRDefault="0022317C" w:rsidP="0022317C">
      <w:r>
        <w:rPr>
          <w:rStyle w:val="Kommentarzeichen"/>
        </w:rPr>
        <w:annotationRef/>
      </w:r>
      <w:r>
        <w:rPr>
          <w:sz w:val="20"/>
          <w:szCs w:val="20"/>
        </w:rPr>
        <w:t>Beschreiben was du gemacht hast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F44EC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CFB9FC3" w16cex:dateUtc="2024-12-29T0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F44EC3E" w16cid:durableId="0CFB9F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E7AEA5" w14:textId="77777777" w:rsidR="00124ABC" w:rsidRDefault="00124ABC" w:rsidP="00BE053D">
      <w:pPr>
        <w:spacing w:after="0" w:line="240" w:lineRule="auto"/>
      </w:pPr>
      <w:r>
        <w:separator/>
      </w:r>
    </w:p>
  </w:endnote>
  <w:endnote w:type="continuationSeparator" w:id="0">
    <w:p w14:paraId="6E2F4FC9" w14:textId="77777777" w:rsidR="00124ABC" w:rsidRDefault="00124AB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760F8" w14:textId="77777777" w:rsidR="00124ABC" w:rsidRDefault="00124ABC" w:rsidP="00BE053D">
      <w:pPr>
        <w:spacing w:after="0" w:line="240" w:lineRule="auto"/>
      </w:pPr>
      <w:r>
        <w:separator/>
      </w:r>
    </w:p>
  </w:footnote>
  <w:footnote w:type="continuationSeparator" w:id="0">
    <w:p w14:paraId="79AF94D6" w14:textId="77777777" w:rsidR="00124ABC" w:rsidRDefault="00124AB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903FBD"/>
    <w:multiLevelType w:val="hybridMultilevel"/>
    <w:tmpl w:val="D8DAA98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C3E38"/>
    <w:multiLevelType w:val="hybridMultilevel"/>
    <w:tmpl w:val="00BC82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47305"/>
    <w:multiLevelType w:val="hybridMultilevel"/>
    <w:tmpl w:val="0CB033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7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8"/>
  </w:num>
  <w:num w:numId="26" w16cid:durableId="1499494221">
    <w:abstractNumId w:val="20"/>
  </w:num>
  <w:num w:numId="27" w16cid:durableId="624386309">
    <w:abstractNumId w:val="22"/>
  </w:num>
  <w:num w:numId="28" w16cid:durableId="844201001">
    <w:abstractNumId w:val="3"/>
  </w:num>
  <w:num w:numId="29" w16cid:durableId="2060156776">
    <w:abstractNumId w:val="26"/>
  </w:num>
  <w:num w:numId="30" w16cid:durableId="761337783">
    <w:abstractNumId w:val="16"/>
  </w:num>
  <w:num w:numId="31" w16cid:durableId="1000813814">
    <w:abstractNumId w:val="22"/>
  </w:num>
  <w:num w:numId="32" w16cid:durableId="22769156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77E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4ABC"/>
    <w:rsid w:val="00125CA6"/>
    <w:rsid w:val="001304A7"/>
    <w:rsid w:val="00133FD1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44FE"/>
    <w:rsid w:val="001F4175"/>
    <w:rsid w:val="0022317C"/>
    <w:rsid w:val="00223A4D"/>
    <w:rsid w:val="00232CB5"/>
    <w:rsid w:val="00234A7E"/>
    <w:rsid w:val="00240D96"/>
    <w:rsid w:val="0024373D"/>
    <w:rsid w:val="00243E40"/>
    <w:rsid w:val="0024743B"/>
    <w:rsid w:val="002508C2"/>
    <w:rsid w:val="00267252"/>
    <w:rsid w:val="00282DB0"/>
    <w:rsid w:val="002B2091"/>
    <w:rsid w:val="002B2721"/>
    <w:rsid w:val="002C6972"/>
    <w:rsid w:val="002D2B32"/>
    <w:rsid w:val="002D4516"/>
    <w:rsid w:val="002F46AD"/>
    <w:rsid w:val="003101F0"/>
    <w:rsid w:val="00314B7A"/>
    <w:rsid w:val="00324BC5"/>
    <w:rsid w:val="003274A9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717"/>
    <w:rsid w:val="00452D84"/>
    <w:rsid w:val="00456B0D"/>
    <w:rsid w:val="00476AF8"/>
    <w:rsid w:val="00484FD7"/>
    <w:rsid w:val="004929FB"/>
    <w:rsid w:val="004A043F"/>
    <w:rsid w:val="004A54BA"/>
    <w:rsid w:val="004B6A5E"/>
    <w:rsid w:val="004D1EC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4314F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61BB"/>
    <w:rsid w:val="006D7F7F"/>
    <w:rsid w:val="006E2C9C"/>
    <w:rsid w:val="006E40EF"/>
    <w:rsid w:val="006F0039"/>
    <w:rsid w:val="00700B23"/>
    <w:rsid w:val="00711CEF"/>
    <w:rsid w:val="00711F07"/>
    <w:rsid w:val="00720320"/>
    <w:rsid w:val="00723643"/>
    <w:rsid w:val="00725D3C"/>
    <w:rsid w:val="00733DA1"/>
    <w:rsid w:val="00737822"/>
    <w:rsid w:val="0074111D"/>
    <w:rsid w:val="00744DD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67DC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3C1D"/>
    <w:rsid w:val="00AA5A9C"/>
    <w:rsid w:val="00AB016A"/>
    <w:rsid w:val="00AB2A5A"/>
    <w:rsid w:val="00AB3383"/>
    <w:rsid w:val="00AD28F8"/>
    <w:rsid w:val="00AE4ED3"/>
    <w:rsid w:val="00B0230B"/>
    <w:rsid w:val="00B17D95"/>
    <w:rsid w:val="00B228FF"/>
    <w:rsid w:val="00B23509"/>
    <w:rsid w:val="00B359DB"/>
    <w:rsid w:val="00B3632B"/>
    <w:rsid w:val="00B409D8"/>
    <w:rsid w:val="00B5178D"/>
    <w:rsid w:val="00B5509C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748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A29"/>
    <w:rsid w:val="00D4311E"/>
    <w:rsid w:val="00D470E4"/>
    <w:rsid w:val="00D52142"/>
    <w:rsid w:val="00D5280E"/>
    <w:rsid w:val="00D61F14"/>
    <w:rsid w:val="00D7350E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0F4D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47B56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p1">
    <w:name w:val="p1"/>
    <w:basedOn w:val="Standard"/>
    <w:rsid w:val="00452D84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eastAsia="de-DE"/>
    </w:rPr>
  </w:style>
  <w:style w:type="paragraph" w:styleId="berarbeitung">
    <w:name w:val="Revision"/>
    <w:hidden/>
    <w:uiPriority w:val="99"/>
    <w:semiHidden/>
    <w:rsid w:val="0022317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2317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317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317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317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31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9267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850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6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7006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2941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2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3429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2024-12-25T22:34:00Z</dcterms:created>
  <dcterms:modified xsi:type="dcterms:W3CDTF">2024-12-29T08:30:00Z</dcterms:modified>
</cp:coreProperties>
</file>