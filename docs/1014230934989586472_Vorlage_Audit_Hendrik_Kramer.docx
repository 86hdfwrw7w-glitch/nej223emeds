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3FECB5" w14:textId="77777777" w:rsidR="005D11B3" w:rsidRPr="00681713" w:rsidRDefault="005D11B3" w:rsidP="005D11B3">
      <w:pPr>
        <w:spacing w:after="0" w:line="240" w:lineRule="auto"/>
        <w:jc w:val="right"/>
        <w:rPr>
          <w:sz w:val="20"/>
          <w:szCs w:val="20"/>
        </w:rPr>
      </w:pPr>
      <w:r>
        <w:rPr>
          <w:sz w:val="20"/>
          <w:szCs w:val="20"/>
        </w:rPr>
        <w:t>Hendrik Kramer</w:t>
      </w:r>
    </w:p>
    <w:p w14:paraId="4F689706" w14:textId="73548277" w:rsidR="005D11B3" w:rsidRPr="0072313E" w:rsidRDefault="005D11B3" w:rsidP="005D11B3">
      <w:pPr>
        <w:spacing w:after="0" w:line="240" w:lineRule="auto"/>
        <w:jc w:val="right"/>
        <w:rPr>
          <w:sz w:val="20"/>
          <w:szCs w:val="20"/>
        </w:rPr>
      </w:pPr>
      <w:r w:rsidRPr="0072313E">
        <w:rPr>
          <w:sz w:val="20"/>
          <w:szCs w:val="20"/>
        </w:rPr>
        <w:t>A</w:t>
      </w:r>
      <w:r w:rsidR="00C96663" w:rsidRPr="0072313E">
        <w:rPr>
          <w:sz w:val="20"/>
          <w:szCs w:val="20"/>
        </w:rPr>
        <w:t>dickesallee 65</w:t>
      </w:r>
    </w:p>
    <w:p w14:paraId="7A768EA7" w14:textId="0E28D838" w:rsidR="005D11B3" w:rsidRPr="0072313E" w:rsidRDefault="00C96663" w:rsidP="005D11B3">
      <w:pPr>
        <w:spacing w:after="0" w:line="240" w:lineRule="auto"/>
        <w:jc w:val="right"/>
        <w:rPr>
          <w:sz w:val="20"/>
          <w:szCs w:val="20"/>
        </w:rPr>
      </w:pPr>
      <w:r w:rsidRPr="0072313E">
        <w:rPr>
          <w:sz w:val="20"/>
          <w:szCs w:val="20"/>
        </w:rPr>
        <w:t>60322 Frankfurt am Main</w:t>
      </w:r>
    </w:p>
    <w:p w14:paraId="314B95D4" w14:textId="149A5E5C" w:rsidR="005D11B3" w:rsidRPr="0072313E" w:rsidRDefault="003D29E9" w:rsidP="005D11B3">
      <w:pPr>
        <w:spacing w:after="0" w:line="240" w:lineRule="auto"/>
        <w:jc w:val="right"/>
        <w:rPr>
          <w:sz w:val="20"/>
          <w:szCs w:val="20"/>
        </w:rPr>
      </w:pPr>
      <w:r>
        <w:rPr>
          <w:rFonts w:cs="Georgia"/>
          <w:color w:val="000000"/>
          <w:sz w:val="20"/>
          <w:szCs w:val="20"/>
        </w:rPr>
        <w:t>hendrik.kramer@gmx.net</w:t>
      </w:r>
    </w:p>
    <w:p w14:paraId="3BBFB4EA" w14:textId="77777777" w:rsidR="005D11B3" w:rsidRPr="0072313E" w:rsidRDefault="005D11B3" w:rsidP="005D11B3">
      <w:pPr>
        <w:spacing w:after="0"/>
        <w:jc w:val="right"/>
        <w:rPr>
          <w:rFonts w:cs="Georgia"/>
          <w:color w:val="000000"/>
          <w:sz w:val="20"/>
          <w:szCs w:val="20"/>
        </w:rPr>
      </w:pPr>
      <w:r w:rsidRPr="0072313E">
        <w:rPr>
          <w:rFonts w:cs="Georgia"/>
          <w:color w:val="000000"/>
          <w:sz w:val="20"/>
          <w:szCs w:val="20"/>
        </w:rPr>
        <w:t>+49 176 345 12852</w:t>
      </w:r>
    </w:p>
    <w:p w14:paraId="448C591D" w14:textId="77777777" w:rsidR="005D11B3" w:rsidRPr="0072313E" w:rsidRDefault="005D11B3" w:rsidP="005D11B3">
      <w:pPr>
        <w:spacing w:after="0"/>
        <w:rPr>
          <w:rFonts w:cs="Georgia"/>
          <w:color w:val="000000"/>
          <w:sz w:val="20"/>
          <w:szCs w:val="20"/>
        </w:rPr>
      </w:pPr>
    </w:p>
    <w:p w14:paraId="57437AC9" w14:textId="0252B185" w:rsidR="005D11B3" w:rsidRPr="00326E69" w:rsidRDefault="00625ACD" w:rsidP="005D11B3">
      <w:pPr>
        <w:spacing w:after="0"/>
        <w:rPr>
          <w:rFonts w:cs="Georgia"/>
          <w:color w:val="FF0000"/>
          <w:sz w:val="20"/>
          <w:szCs w:val="20"/>
        </w:rPr>
      </w:pPr>
      <w:r w:rsidRPr="00326E69">
        <w:rPr>
          <w:rFonts w:cs="Georgia"/>
          <w:color w:val="FF0000"/>
          <w:sz w:val="20"/>
          <w:szCs w:val="20"/>
        </w:rPr>
        <w:t>Unternehmensname XY</w:t>
      </w:r>
    </w:p>
    <w:p w14:paraId="52CA5546" w14:textId="164D420B" w:rsidR="005D11B3" w:rsidRPr="00326E69" w:rsidRDefault="00625ACD" w:rsidP="005D11B3">
      <w:pPr>
        <w:spacing w:after="0"/>
        <w:rPr>
          <w:color w:val="FF0000"/>
          <w:sz w:val="20"/>
          <w:szCs w:val="20"/>
        </w:rPr>
      </w:pPr>
      <w:r w:rsidRPr="00326E69">
        <w:rPr>
          <w:color w:val="FF0000"/>
          <w:sz w:val="20"/>
          <w:szCs w:val="20"/>
        </w:rPr>
        <w:t>Straße XY</w:t>
      </w:r>
    </w:p>
    <w:p w14:paraId="3959822B" w14:textId="6DAF87E5" w:rsidR="00D8437B" w:rsidRPr="00326E69" w:rsidRDefault="00625ACD" w:rsidP="005D11B3">
      <w:pPr>
        <w:spacing w:after="0"/>
        <w:rPr>
          <w:color w:val="FF0000"/>
          <w:sz w:val="20"/>
          <w:szCs w:val="20"/>
        </w:rPr>
      </w:pPr>
      <w:r w:rsidRPr="00326E69">
        <w:rPr>
          <w:color w:val="FF0000"/>
          <w:sz w:val="20"/>
          <w:szCs w:val="20"/>
        </w:rPr>
        <w:t>Postleitzahl XY, Ort XY</w:t>
      </w:r>
    </w:p>
    <w:p w14:paraId="3736399E" w14:textId="77777777" w:rsidR="005D11B3" w:rsidRPr="005A4634" w:rsidRDefault="005D11B3" w:rsidP="005D11B3">
      <w:pPr>
        <w:spacing w:after="0"/>
        <w:rPr>
          <w:rFonts w:cs="Georgia"/>
          <w:color w:val="000000"/>
          <w:sz w:val="20"/>
          <w:szCs w:val="20"/>
        </w:rPr>
      </w:pPr>
    </w:p>
    <w:p w14:paraId="364D3E69" w14:textId="3F7EAFDB" w:rsidR="005D11B3" w:rsidRPr="00681713" w:rsidRDefault="005A4634" w:rsidP="005A4634">
      <w:pPr>
        <w:spacing w:after="0"/>
        <w:jc w:val="right"/>
        <w:rPr>
          <w:sz w:val="20"/>
          <w:szCs w:val="20"/>
        </w:rPr>
      </w:pPr>
      <w:r>
        <w:rPr>
          <w:sz w:val="20"/>
          <w:szCs w:val="20"/>
        </w:rPr>
        <w:t>Frankfurt am Main</w:t>
      </w:r>
      <w:r w:rsidR="005D11B3" w:rsidRPr="00681713">
        <w:rPr>
          <w:sz w:val="20"/>
          <w:szCs w:val="20"/>
        </w:rPr>
        <w:t xml:space="preserve">, </w:t>
      </w:r>
      <w:r w:rsidR="00892C07">
        <w:rPr>
          <w:sz w:val="20"/>
          <w:szCs w:val="20"/>
        </w:rPr>
        <w:t>30</w:t>
      </w:r>
      <w:r w:rsidR="005D11B3">
        <w:rPr>
          <w:sz w:val="20"/>
          <w:szCs w:val="20"/>
        </w:rPr>
        <w:t>.</w:t>
      </w:r>
      <w:r>
        <w:rPr>
          <w:sz w:val="20"/>
          <w:szCs w:val="20"/>
        </w:rPr>
        <w:t>08</w:t>
      </w:r>
      <w:r w:rsidR="005D11B3">
        <w:rPr>
          <w:sz w:val="20"/>
          <w:szCs w:val="20"/>
        </w:rPr>
        <w:t>.202</w:t>
      </w:r>
      <w:r>
        <w:rPr>
          <w:sz w:val="20"/>
          <w:szCs w:val="20"/>
        </w:rPr>
        <w:t>2</w:t>
      </w:r>
    </w:p>
    <w:p w14:paraId="4C601E15" w14:textId="77777777" w:rsidR="005D11B3" w:rsidRPr="00681713" w:rsidRDefault="005D11B3" w:rsidP="005D11B3">
      <w:pPr>
        <w:spacing w:after="0"/>
        <w:jc w:val="right"/>
        <w:rPr>
          <w:sz w:val="20"/>
          <w:szCs w:val="20"/>
        </w:rPr>
      </w:pPr>
    </w:p>
    <w:p w14:paraId="1E6EE09A" w14:textId="48B2C359" w:rsidR="005D11B3" w:rsidRPr="00681713" w:rsidRDefault="005D11B3" w:rsidP="005D11B3">
      <w:pPr>
        <w:spacing w:after="0"/>
        <w:rPr>
          <w:b/>
          <w:sz w:val="20"/>
          <w:szCs w:val="20"/>
        </w:rPr>
      </w:pPr>
      <w:r w:rsidRPr="00681713">
        <w:rPr>
          <w:b/>
          <w:sz w:val="20"/>
          <w:szCs w:val="20"/>
        </w:rPr>
        <w:t xml:space="preserve">Bewerbung um </w:t>
      </w:r>
      <w:r>
        <w:rPr>
          <w:b/>
          <w:sz w:val="20"/>
          <w:szCs w:val="20"/>
        </w:rPr>
        <w:t xml:space="preserve">einen </w:t>
      </w:r>
      <w:r w:rsidR="005A4634">
        <w:rPr>
          <w:b/>
          <w:sz w:val="20"/>
          <w:szCs w:val="20"/>
        </w:rPr>
        <w:t>Praktikumsplatz</w:t>
      </w:r>
      <w:r>
        <w:rPr>
          <w:b/>
          <w:sz w:val="20"/>
          <w:szCs w:val="20"/>
        </w:rPr>
        <w:t xml:space="preserve"> i</w:t>
      </w:r>
      <w:r w:rsidR="00925BA2">
        <w:rPr>
          <w:b/>
          <w:sz w:val="20"/>
          <w:szCs w:val="20"/>
        </w:rPr>
        <w:t>n der Wirtschaftsprüfung</w:t>
      </w:r>
      <w:r w:rsidR="005A4634">
        <w:rPr>
          <w:b/>
          <w:sz w:val="20"/>
          <w:szCs w:val="20"/>
        </w:rPr>
        <w:t xml:space="preserve"> bei </w:t>
      </w:r>
      <w:r w:rsidR="00625ACD" w:rsidRPr="00326E69">
        <w:rPr>
          <w:b/>
          <w:color w:val="FF0000"/>
          <w:sz w:val="20"/>
          <w:szCs w:val="20"/>
        </w:rPr>
        <w:t xml:space="preserve">Unternehmen XY </w:t>
      </w:r>
      <w:r w:rsidR="005A4634">
        <w:rPr>
          <w:b/>
          <w:sz w:val="20"/>
          <w:szCs w:val="20"/>
        </w:rPr>
        <w:t>vom 0</w:t>
      </w:r>
      <w:r w:rsidR="009E1EC6">
        <w:rPr>
          <w:b/>
          <w:sz w:val="20"/>
          <w:szCs w:val="20"/>
        </w:rPr>
        <w:t>1</w:t>
      </w:r>
      <w:r w:rsidR="005A4634">
        <w:rPr>
          <w:b/>
          <w:sz w:val="20"/>
          <w:szCs w:val="20"/>
        </w:rPr>
        <w:t>.01.</w:t>
      </w:r>
      <w:r w:rsidR="00A71400">
        <w:rPr>
          <w:b/>
          <w:sz w:val="20"/>
          <w:szCs w:val="20"/>
        </w:rPr>
        <w:t>2023</w:t>
      </w:r>
      <w:r w:rsidR="005A4634">
        <w:rPr>
          <w:b/>
          <w:sz w:val="20"/>
          <w:szCs w:val="20"/>
        </w:rPr>
        <w:t xml:space="preserve"> bis zum 0</w:t>
      </w:r>
      <w:r w:rsidR="00061FEB">
        <w:rPr>
          <w:b/>
          <w:sz w:val="20"/>
          <w:szCs w:val="20"/>
        </w:rPr>
        <w:t>3</w:t>
      </w:r>
      <w:r w:rsidR="005A4634">
        <w:rPr>
          <w:b/>
          <w:sz w:val="20"/>
          <w:szCs w:val="20"/>
        </w:rPr>
        <w:t>.03.202</w:t>
      </w:r>
      <w:r w:rsidR="002927BC">
        <w:rPr>
          <w:b/>
          <w:sz w:val="20"/>
          <w:szCs w:val="20"/>
        </w:rPr>
        <w:t>3</w:t>
      </w:r>
    </w:p>
    <w:p w14:paraId="1EAB26AD" w14:textId="77777777" w:rsidR="005D11B3" w:rsidRPr="00681713" w:rsidRDefault="005D11B3" w:rsidP="005D11B3">
      <w:pPr>
        <w:spacing w:after="0"/>
        <w:rPr>
          <w:b/>
          <w:sz w:val="20"/>
          <w:szCs w:val="20"/>
        </w:rPr>
      </w:pPr>
    </w:p>
    <w:p w14:paraId="26F76D34" w14:textId="77777777" w:rsidR="005D11B3" w:rsidRPr="00681713" w:rsidRDefault="005D11B3" w:rsidP="005D11B3">
      <w:pPr>
        <w:spacing w:after="0"/>
        <w:rPr>
          <w:b/>
          <w:sz w:val="20"/>
          <w:szCs w:val="20"/>
        </w:rPr>
      </w:pPr>
    </w:p>
    <w:p w14:paraId="7D2519C3" w14:textId="77777777" w:rsidR="005D11B3" w:rsidRPr="00681713" w:rsidRDefault="005D11B3" w:rsidP="005D11B3">
      <w:pPr>
        <w:spacing w:after="0"/>
        <w:jc w:val="both"/>
        <w:rPr>
          <w:sz w:val="20"/>
          <w:szCs w:val="20"/>
        </w:rPr>
      </w:pPr>
      <w:r w:rsidRPr="00681713">
        <w:rPr>
          <w:sz w:val="20"/>
          <w:szCs w:val="20"/>
        </w:rPr>
        <w:t xml:space="preserve">Sehr geehrte Damen und Herren, </w:t>
      </w:r>
    </w:p>
    <w:p w14:paraId="135A3EAF" w14:textId="77777777" w:rsidR="005D11B3" w:rsidRPr="00681713" w:rsidRDefault="005D11B3" w:rsidP="005D11B3">
      <w:pPr>
        <w:spacing w:after="0"/>
        <w:jc w:val="both"/>
        <w:rPr>
          <w:sz w:val="20"/>
          <w:szCs w:val="20"/>
        </w:rPr>
      </w:pPr>
    </w:p>
    <w:p w14:paraId="21BEC69A" w14:textId="50FAF38F" w:rsidR="0063331E" w:rsidRPr="0063331E" w:rsidRDefault="007B01FF" w:rsidP="0063331E">
      <w:pPr>
        <w:spacing w:after="0"/>
        <w:jc w:val="both"/>
        <w:rPr>
          <w:sz w:val="20"/>
          <w:szCs w:val="20"/>
        </w:rPr>
      </w:pPr>
      <w:ins w:id="0" w:author="David Döbele" w:date="2022-08-30T19:46:00Z">
        <w:r>
          <w:rPr>
            <w:sz w:val="20"/>
            <w:szCs w:val="20"/>
          </w:rPr>
          <w:t>Durchf</w:t>
        </w:r>
      </w:ins>
      <w:ins w:id="1" w:author="David Döbele" w:date="2022-08-30T19:47:00Z">
        <w:r>
          <w:rPr>
            <w:sz w:val="20"/>
            <w:szCs w:val="20"/>
          </w:rPr>
          <w:t xml:space="preserve">ührungen von </w:t>
        </w:r>
      </w:ins>
      <w:r w:rsidR="005D11B3">
        <w:rPr>
          <w:sz w:val="20"/>
          <w:szCs w:val="20"/>
        </w:rPr>
        <w:t xml:space="preserve">Unternehmensbewertungen, </w:t>
      </w:r>
      <w:ins w:id="2" w:author="David Döbele" w:date="2022-08-30T19:47:00Z">
        <w:r>
          <w:rPr>
            <w:sz w:val="20"/>
            <w:szCs w:val="20"/>
          </w:rPr>
          <w:t xml:space="preserve">Prüfung von </w:t>
        </w:r>
      </w:ins>
      <w:r w:rsidR="005D11B3">
        <w:rPr>
          <w:sz w:val="20"/>
          <w:szCs w:val="20"/>
        </w:rPr>
        <w:t>Jahresabschlüsse</w:t>
      </w:r>
      <w:ins w:id="3" w:author="David Döbele" w:date="2022-08-30T19:47:00Z">
        <w:r>
          <w:rPr>
            <w:sz w:val="20"/>
            <w:szCs w:val="20"/>
          </w:rPr>
          <w:t>n und Berechnungen mit der DCF-Methode:</w:t>
        </w:r>
      </w:ins>
      <w:del w:id="4" w:author="David Döbele" w:date="2022-08-30T19:47:00Z">
        <w:r w:rsidR="005D11B3" w:rsidDel="007B01FF">
          <w:rPr>
            <w:sz w:val="20"/>
            <w:szCs w:val="20"/>
          </w:rPr>
          <w:delText xml:space="preserve">, </w:delText>
        </w:r>
        <w:r w:rsidR="005D11B3" w:rsidRPr="002316BE" w:rsidDel="007B01FF">
          <w:rPr>
            <w:sz w:val="20"/>
            <w:szCs w:val="20"/>
          </w:rPr>
          <w:delText>Discounted-Cashflow</w:delText>
        </w:r>
        <w:r w:rsidR="005D11B3" w:rsidDel="007B01FF">
          <w:rPr>
            <w:sz w:val="20"/>
            <w:szCs w:val="20"/>
          </w:rPr>
          <w:delText>.</w:delText>
        </w:r>
      </w:del>
      <w:r w:rsidR="005D11B3">
        <w:rPr>
          <w:sz w:val="20"/>
          <w:szCs w:val="20"/>
        </w:rPr>
        <w:t xml:space="preserve"> In meinem freiwilligen Betriebspraktikum bei der </w:t>
      </w:r>
      <w:r w:rsidR="005D11B3" w:rsidRPr="002316BE">
        <w:rPr>
          <w:sz w:val="20"/>
          <w:szCs w:val="20"/>
        </w:rPr>
        <w:t>HBBN</w:t>
      </w:r>
      <w:r w:rsidR="005D11B3">
        <w:rPr>
          <w:sz w:val="20"/>
          <w:szCs w:val="20"/>
        </w:rPr>
        <w:t xml:space="preserve"> GmbH in Osnabrück arbeitete ich zusammen mit Steuerberatern und Wirtschaftsprüfern an der Gestaltung und Prüfung von mittelständischen Unternehmen und Konzernen </w:t>
      </w:r>
      <w:r w:rsidR="005D11B3" w:rsidRPr="00C61D43">
        <w:rPr>
          <w:sz w:val="20"/>
          <w:szCs w:val="20"/>
        </w:rPr>
        <w:t xml:space="preserve">und erhielt damit einen </w:t>
      </w:r>
      <w:r w:rsidR="00C96663">
        <w:rPr>
          <w:sz w:val="20"/>
          <w:szCs w:val="20"/>
        </w:rPr>
        <w:t>ersten</w:t>
      </w:r>
      <w:r w:rsidR="005D11B3" w:rsidRPr="00C61D43">
        <w:rPr>
          <w:sz w:val="20"/>
          <w:szCs w:val="20"/>
        </w:rPr>
        <w:t xml:space="preserve"> Einblick in </w:t>
      </w:r>
      <w:r w:rsidR="00C96663">
        <w:rPr>
          <w:sz w:val="20"/>
          <w:szCs w:val="20"/>
        </w:rPr>
        <w:t xml:space="preserve">den Beruf des </w:t>
      </w:r>
      <w:r w:rsidR="00C96663" w:rsidRPr="00C61D43">
        <w:rPr>
          <w:sz w:val="20"/>
          <w:szCs w:val="20"/>
        </w:rPr>
        <w:t>Wirtschaft</w:t>
      </w:r>
      <w:r w:rsidR="00C96663">
        <w:rPr>
          <w:sz w:val="20"/>
          <w:szCs w:val="20"/>
        </w:rPr>
        <w:t>sprüfers und Steuerberaters</w:t>
      </w:r>
      <w:r w:rsidR="005D11B3" w:rsidRPr="00C61D43">
        <w:rPr>
          <w:sz w:val="20"/>
          <w:szCs w:val="20"/>
        </w:rPr>
        <w:t xml:space="preserve">. </w:t>
      </w:r>
      <w:r w:rsidR="005D11B3">
        <w:rPr>
          <w:sz w:val="20"/>
          <w:szCs w:val="20"/>
        </w:rPr>
        <w:t>Nach meinem</w:t>
      </w:r>
      <w:r w:rsidR="0063331E">
        <w:rPr>
          <w:sz w:val="20"/>
          <w:szCs w:val="20"/>
        </w:rPr>
        <w:t xml:space="preserve"> vorherigen</w:t>
      </w:r>
      <w:r w:rsidR="005D11B3">
        <w:rPr>
          <w:sz w:val="20"/>
          <w:szCs w:val="20"/>
        </w:rPr>
        <w:t xml:space="preserve"> Jahrespraktikum in der Privatkundenbetreuung der Sparkasse Osnabrück </w:t>
      </w:r>
      <w:r w:rsidR="0063331E">
        <w:rPr>
          <w:sz w:val="20"/>
          <w:szCs w:val="20"/>
        </w:rPr>
        <w:t>stand für mich fest, dass ich später</w:t>
      </w:r>
      <w:r w:rsidR="00327072">
        <w:rPr>
          <w:sz w:val="20"/>
          <w:szCs w:val="20"/>
        </w:rPr>
        <w:t xml:space="preserve"> mit Unternehmenskunden direkt </w:t>
      </w:r>
      <w:r w:rsidR="0063331E">
        <w:rPr>
          <w:sz w:val="20"/>
          <w:szCs w:val="20"/>
        </w:rPr>
        <w:t xml:space="preserve">am Puls der Wirtschaft arbeiten möchte. </w:t>
      </w:r>
      <w:r w:rsidR="00925BA2">
        <w:rPr>
          <w:sz w:val="20"/>
          <w:szCs w:val="20"/>
        </w:rPr>
        <w:t>An dem Beruf des Wirtschaftsprüfers fasziniert mich besonders die hohe Bedeutung für das zu prüfende Unternehmen</w:t>
      </w:r>
      <w:r w:rsidR="00B43635">
        <w:rPr>
          <w:sz w:val="20"/>
          <w:szCs w:val="20"/>
        </w:rPr>
        <w:t xml:space="preserve"> </w:t>
      </w:r>
      <w:r w:rsidR="00925BA2">
        <w:rPr>
          <w:sz w:val="20"/>
          <w:szCs w:val="20"/>
        </w:rPr>
        <w:t xml:space="preserve">sowie </w:t>
      </w:r>
      <w:r w:rsidR="008E4456">
        <w:rPr>
          <w:sz w:val="20"/>
          <w:szCs w:val="20"/>
        </w:rPr>
        <w:t xml:space="preserve">die signifikante Bedeutsamkeit für Finanzbehörden, Kapitalmärkte und </w:t>
      </w:r>
      <w:r w:rsidR="00847BB1">
        <w:rPr>
          <w:sz w:val="20"/>
          <w:szCs w:val="20"/>
        </w:rPr>
        <w:t>der</w:t>
      </w:r>
      <w:r w:rsidR="008E4456">
        <w:rPr>
          <w:sz w:val="20"/>
          <w:szCs w:val="20"/>
        </w:rPr>
        <w:t xml:space="preserve"> Gesamtwirtschaft. </w:t>
      </w:r>
      <w:r w:rsidR="00FB5E60">
        <w:rPr>
          <w:sz w:val="20"/>
          <w:szCs w:val="20"/>
        </w:rPr>
        <w:t>Um mich bereits in meinem Studium an der Frankfurt School of Finance &amp; Management</w:t>
      </w:r>
      <w:r w:rsidR="00847BB1">
        <w:rPr>
          <w:sz w:val="20"/>
          <w:szCs w:val="20"/>
        </w:rPr>
        <w:t xml:space="preserve">, die </w:t>
      </w:r>
      <w:r w:rsidR="00B43635">
        <w:rPr>
          <w:sz w:val="20"/>
          <w:szCs w:val="20"/>
        </w:rPr>
        <w:t xml:space="preserve">vom Manager Magazin als </w:t>
      </w:r>
      <w:r w:rsidR="00FB5E60">
        <w:rPr>
          <w:sz w:val="20"/>
          <w:szCs w:val="20"/>
        </w:rPr>
        <w:t xml:space="preserve">beste Hochschule für angehende Wirtschaftsprüfer </w:t>
      </w:r>
      <w:r w:rsidR="00B43635">
        <w:rPr>
          <w:sz w:val="20"/>
          <w:szCs w:val="20"/>
        </w:rPr>
        <w:t>ausgezeichnet</w:t>
      </w:r>
      <w:r w:rsidR="00847BB1">
        <w:rPr>
          <w:sz w:val="20"/>
          <w:szCs w:val="20"/>
        </w:rPr>
        <w:t xml:space="preserve"> wurde</w:t>
      </w:r>
      <w:r w:rsidR="00FB5E60">
        <w:rPr>
          <w:sz w:val="20"/>
          <w:szCs w:val="20"/>
        </w:rPr>
        <w:t>,</w:t>
      </w:r>
      <w:r w:rsidR="00892C07">
        <w:rPr>
          <w:sz w:val="20"/>
          <w:szCs w:val="20"/>
        </w:rPr>
        <w:t xml:space="preserve"> auf meinen späteren Beruf vorzubereiten,</w:t>
      </w:r>
      <w:r w:rsidR="00FB5E60">
        <w:rPr>
          <w:sz w:val="20"/>
          <w:szCs w:val="20"/>
        </w:rPr>
        <w:t xml:space="preserve"> möchte ich Ihr Unternehmen ab Januar als Praktikant im Bereich Wirtschaftsprüfung für einen Zeitraum von zwei Monaten unterstützen</w:t>
      </w:r>
      <w:r w:rsidR="00892C07">
        <w:rPr>
          <w:sz w:val="20"/>
          <w:szCs w:val="20"/>
        </w:rPr>
        <w:t>.</w:t>
      </w:r>
    </w:p>
    <w:p w14:paraId="5631E6AA" w14:textId="77777777" w:rsidR="005D11B3" w:rsidRPr="00681713" w:rsidRDefault="005D11B3" w:rsidP="005D11B3">
      <w:pPr>
        <w:spacing w:after="0"/>
        <w:jc w:val="both"/>
        <w:rPr>
          <w:sz w:val="20"/>
          <w:szCs w:val="20"/>
        </w:rPr>
      </w:pPr>
    </w:p>
    <w:p w14:paraId="536AF407" w14:textId="697827E1" w:rsidR="005D11B3" w:rsidDel="007B01FF" w:rsidRDefault="005D11B3" w:rsidP="005D11B3">
      <w:pPr>
        <w:spacing w:after="0"/>
        <w:jc w:val="both"/>
        <w:rPr>
          <w:del w:id="5" w:author="David Döbele" w:date="2022-08-30T19:49:00Z"/>
          <w:sz w:val="20"/>
          <w:szCs w:val="20"/>
        </w:rPr>
      </w:pPr>
      <w:r>
        <w:rPr>
          <w:sz w:val="20"/>
          <w:szCs w:val="20"/>
        </w:rPr>
        <w:t xml:space="preserve">Bereits vor einigen Jahren konnte ich, ausgelöst durch den Beruf meines Vaters als Steuerberater und Wirtschaftsprüfer, ein großes Interesse für die Wirtschaft entwickeln. Dadurch fing ich außerdem an, mich mehr mit Finanzen und wirtschaftspolitischen Fragestellungen auseinanderzusetzen, woraus ebenfalls mein Jahrespraktikum bei der Sparkasse Osnabrück resultierte. In meiner Freizeit bin ich darüber hinaus in meiner Funktion als Gruppenleiter, Kassenwart und Messdiener in der Kirche sehr engagiert und konnte bei diesen Tätigkeiten eine ausgeprägte Kommunikationsstärke entwickeln und </w:t>
      </w:r>
      <w:r w:rsidR="009E1EC6">
        <w:rPr>
          <w:sz w:val="20"/>
          <w:szCs w:val="20"/>
        </w:rPr>
        <w:t xml:space="preserve">meine </w:t>
      </w:r>
      <w:r>
        <w:rPr>
          <w:sz w:val="20"/>
          <w:szCs w:val="20"/>
        </w:rPr>
        <w:t xml:space="preserve">Vertrauenswürdigkeit </w:t>
      </w:r>
      <w:r w:rsidR="009E1EC6">
        <w:rPr>
          <w:sz w:val="20"/>
          <w:szCs w:val="20"/>
        </w:rPr>
        <w:t>unter Beweis</w:t>
      </w:r>
      <w:r w:rsidR="00BE04BE">
        <w:rPr>
          <w:sz w:val="20"/>
          <w:szCs w:val="20"/>
        </w:rPr>
        <w:t xml:space="preserve"> stellen</w:t>
      </w:r>
      <w:r>
        <w:rPr>
          <w:sz w:val="20"/>
          <w:szCs w:val="20"/>
        </w:rPr>
        <w:t xml:space="preserve">. Meine </w:t>
      </w:r>
      <w:r w:rsidR="006E365F">
        <w:rPr>
          <w:sz w:val="20"/>
          <w:szCs w:val="20"/>
        </w:rPr>
        <w:t xml:space="preserve">ehemaligen Schulkollegen </w:t>
      </w:r>
      <w:r>
        <w:rPr>
          <w:sz w:val="20"/>
          <w:szCs w:val="20"/>
        </w:rPr>
        <w:t>schätz</w:t>
      </w:r>
      <w:r w:rsidR="00087C4E">
        <w:rPr>
          <w:sz w:val="20"/>
          <w:szCs w:val="20"/>
        </w:rPr>
        <w:t>te</w:t>
      </w:r>
      <w:r w:rsidR="006E365F">
        <w:rPr>
          <w:sz w:val="20"/>
          <w:szCs w:val="20"/>
        </w:rPr>
        <w:t>n</w:t>
      </w:r>
      <w:r>
        <w:rPr>
          <w:sz w:val="20"/>
          <w:szCs w:val="20"/>
        </w:rPr>
        <w:t xml:space="preserve"> an mir, dass ich </w:t>
      </w:r>
      <w:r w:rsidR="005E3DAC">
        <w:rPr>
          <w:sz w:val="20"/>
          <w:szCs w:val="20"/>
        </w:rPr>
        <w:t>in hohem Maße</w:t>
      </w:r>
      <w:r>
        <w:rPr>
          <w:sz w:val="20"/>
          <w:szCs w:val="20"/>
        </w:rPr>
        <w:t xml:space="preserve"> diszipliniert bin, was sich in meinen sehr guten Klausurergebnissen und</w:t>
      </w:r>
      <w:r w:rsidR="00087C4E">
        <w:rPr>
          <w:sz w:val="20"/>
          <w:szCs w:val="20"/>
        </w:rPr>
        <w:t xml:space="preserve"> Ausgleich im Kraftsport und</w:t>
      </w:r>
      <w:r>
        <w:rPr>
          <w:sz w:val="20"/>
          <w:szCs w:val="20"/>
        </w:rPr>
        <w:t xml:space="preserve"> Tennis wide</w:t>
      </w:r>
      <w:r w:rsidR="00087C4E">
        <w:rPr>
          <w:sz w:val="20"/>
          <w:szCs w:val="20"/>
        </w:rPr>
        <w:t>rspiegelt.</w:t>
      </w:r>
      <w:r>
        <w:rPr>
          <w:sz w:val="20"/>
          <w:szCs w:val="20"/>
        </w:rPr>
        <w:t xml:space="preserve"> </w:t>
      </w:r>
      <w:r w:rsidR="006E365F">
        <w:rPr>
          <w:sz w:val="20"/>
          <w:szCs w:val="20"/>
        </w:rPr>
        <w:t>M</w:t>
      </w:r>
      <w:r>
        <w:rPr>
          <w:sz w:val="20"/>
          <w:szCs w:val="20"/>
        </w:rPr>
        <w:t xml:space="preserve">ein soziales Engagement </w:t>
      </w:r>
      <w:r w:rsidR="006E365F">
        <w:rPr>
          <w:sz w:val="20"/>
          <w:szCs w:val="20"/>
        </w:rPr>
        <w:t xml:space="preserve">gibt mir die Möglichkeit, meine Stärken für die Gesellschaft einzubringen und </w:t>
      </w:r>
      <w:r w:rsidR="005206FF">
        <w:rPr>
          <w:sz w:val="20"/>
          <w:szCs w:val="20"/>
        </w:rPr>
        <w:t>diese zu festigen</w:t>
      </w:r>
      <w:r w:rsidR="00087C4E">
        <w:rPr>
          <w:sz w:val="20"/>
          <w:szCs w:val="20"/>
        </w:rPr>
        <w:t xml:space="preserve"> </w:t>
      </w:r>
      <w:r w:rsidR="005206FF">
        <w:rPr>
          <w:sz w:val="20"/>
          <w:szCs w:val="20"/>
        </w:rPr>
        <w:t>sowie ähnlich ambitionierte Menschen kennenzulernen</w:t>
      </w:r>
      <w:r w:rsidR="00D921B2">
        <w:rPr>
          <w:sz w:val="20"/>
          <w:szCs w:val="20"/>
        </w:rPr>
        <w:t>.</w:t>
      </w:r>
      <w:ins w:id="6" w:author="David Döbele" w:date="2022-08-30T19:49:00Z">
        <w:r w:rsidR="007B01FF">
          <w:rPr>
            <w:sz w:val="20"/>
            <w:szCs w:val="20"/>
          </w:rPr>
          <w:t xml:space="preserve"> Diese </w:t>
        </w:r>
      </w:ins>
      <w:ins w:id="7" w:author="David Döbele" w:date="2022-08-30T19:50:00Z">
        <w:r w:rsidR="007B01FF">
          <w:rPr>
            <w:sz w:val="20"/>
            <w:szCs w:val="20"/>
          </w:rPr>
          <w:t xml:space="preserve">Kombination aus Stärken und Interessen möchte ich nun im Rahmen eines weiteren Praktikums in der Wirtschaftsprüfung bei einem der internationalen Top-Unternehmen unter Beweis stellen. </w:t>
        </w:r>
      </w:ins>
      <w:ins w:id="8" w:author="David Döbele" w:date="2022-08-30T19:49:00Z">
        <w:r w:rsidR="007B01FF">
          <w:rPr>
            <w:sz w:val="20"/>
            <w:szCs w:val="20"/>
          </w:rPr>
          <w:t xml:space="preserve"> </w:t>
        </w:r>
      </w:ins>
    </w:p>
    <w:p w14:paraId="0519AC5E" w14:textId="77777777" w:rsidR="007B01FF" w:rsidRPr="00681713" w:rsidRDefault="007B01FF" w:rsidP="005D11B3">
      <w:pPr>
        <w:spacing w:after="0"/>
        <w:jc w:val="both"/>
        <w:rPr>
          <w:ins w:id="9" w:author="David Döbele" w:date="2022-08-30T19:49:00Z"/>
          <w:sz w:val="20"/>
          <w:szCs w:val="20"/>
        </w:rPr>
      </w:pPr>
    </w:p>
    <w:p w14:paraId="49209C71" w14:textId="2960BFA9" w:rsidR="005D11B3" w:rsidRPr="00681713" w:rsidRDefault="005D11B3" w:rsidP="005D11B3">
      <w:pPr>
        <w:spacing w:after="0"/>
        <w:jc w:val="both"/>
        <w:rPr>
          <w:sz w:val="20"/>
          <w:szCs w:val="20"/>
        </w:rPr>
      </w:pPr>
    </w:p>
    <w:p w14:paraId="718A0061" w14:textId="7222CCC8" w:rsidR="005D11B3" w:rsidRDefault="00326E69" w:rsidP="005D11B3">
      <w:pPr>
        <w:spacing w:after="0"/>
        <w:jc w:val="both"/>
        <w:rPr>
          <w:sz w:val="20"/>
          <w:szCs w:val="20"/>
        </w:rPr>
      </w:pPr>
      <w:r w:rsidRPr="00326E69">
        <w:rPr>
          <w:color w:val="FF0000"/>
          <w:sz w:val="20"/>
          <w:szCs w:val="20"/>
        </w:rPr>
        <w:t xml:space="preserve">Unternehmen XY </w:t>
      </w:r>
      <w:r w:rsidR="005D11B3" w:rsidRPr="0060107F">
        <w:rPr>
          <w:sz w:val="20"/>
          <w:szCs w:val="20"/>
        </w:rPr>
        <w:t>sch</w:t>
      </w:r>
      <w:r w:rsidR="005D11B3">
        <w:rPr>
          <w:sz w:val="20"/>
          <w:szCs w:val="20"/>
        </w:rPr>
        <w:t>eint mir für mein angestrebtes</w:t>
      </w:r>
      <w:r w:rsidR="005206FF">
        <w:rPr>
          <w:sz w:val="20"/>
          <w:szCs w:val="20"/>
        </w:rPr>
        <w:t xml:space="preserve"> Praktikum </w:t>
      </w:r>
      <w:r w:rsidR="005206FF" w:rsidRPr="00260B55">
        <w:rPr>
          <w:sz w:val="20"/>
          <w:szCs w:val="20"/>
        </w:rPr>
        <w:t>nach dem ersten Semester</w:t>
      </w:r>
      <w:r w:rsidR="005206FF">
        <w:rPr>
          <w:sz w:val="20"/>
          <w:szCs w:val="20"/>
        </w:rPr>
        <w:t xml:space="preserve"> an der Frankfurt School of Finance &amp; Management ideal</w:t>
      </w:r>
      <w:r w:rsidR="005D11B3">
        <w:rPr>
          <w:sz w:val="20"/>
          <w:szCs w:val="20"/>
        </w:rPr>
        <w:t xml:space="preserve">. Durch </w:t>
      </w:r>
      <w:del w:id="10" w:author="David Döbele" w:date="2022-08-30T19:50:00Z">
        <w:r w:rsidR="005D11B3" w:rsidDel="007B01FF">
          <w:rPr>
            <w:sz w:val="20"/>
            <w:szCs w:val="20"/>
          </w:rPr>
          <w:delText xml:space="preserve">ihren </w:delText>
        </w:r>
      </w:del>
      <w:ins w:id="11" w:author="David Döbele" w:date="2022-08-30T19:50:00Z">
        <w:r w:rsidR="007B01FF">
          <w:rPr>
            <w:sz w:val="20"/>
            <w:szCs w:val="20"/>
          </w:rPr>
          <w:t>I</w:t>
        </w:r>
        <w:r w:rsidR="007B01FF">
          <w:rPr>
            <w:sz w:val="20"/>
            <w:szCs w:val="20"/>
          </w:rPr>
          <w:t xml:space="preserve">hren </w:t>
        </w:r>
      </w:ins>
      <w:r w:rsidR="005D11B3">
        <w:rPr>
          <w:sz w:val="20"/>
          <w:szCs w:val="20"/>
        </w:rPr>
        <w:t>Status als</w:t>
      </w:r>
      <w:r w:rsidR="006421BE">
        <w:rPr>
          <w:sz w:val="20"/>
          <w:szCs w:val="20"/>
        </w:rPr>
        <w:t xml:space="preserve"> </w:t>
      </w:r>
      <w:r w:rsidRPr="00326E69">
        <w:rPr>
          <w:color w:val="FF0000"/>
          <w:sz w:val="20"/>
          <w:szCs w:val="20"/>
        </w:rPr>
        <w:t>XY Unternehmensfakt</w:t>
      </w:r>
      <w:r w:rsidR="006241DB">
        <w:rPr>
          <w:sz w:val="20"/>
          <w:szCs w:val="20"/>
        </w:rPr>
        <w:t xml:space="preserve">, </w:t>
      </w:r>
      <w:r w:rsidR="00D921B2">
        <w:rPr>
          <w:sz w:val="20"/>
          <w:szCs w:val="20"/>
        </w:rPr>
        <w:t>d</w:t>
      </w:r>
      <w:r w:rsidR="006241DB">
        <w:rPr>
          <w:sz w:val="20"/>
          <w:szCs w:val="20"/>
        </w:rPr>
        <w:t>em</w:t>
      </w:r>
      <w:r w:rsidR="00FC05AE">
        <w:rPr>
          <w:sz w:val="20"/>
          <w:szCs w:val="20"/>
        </w:rPr>
        <w:t xml:space="preserve"> großen </w:t>
      </w:r>
      <w:r w:rsidRPr="00326E69">
        <w:rPr>
          <w:color w:val="FF0000"/>
          <w:sz w:val="20"/>
          <w:szCs w:val="20"/>
        </w:rPr>
        <w:t>XY</w:t>
      </w:r>
      <w:r>
        <w:rPr>
          <w:sz w:val="20"/>
          <w:szCs w:val="20"/>
        </w:rPr>
        <w:t xml:space="preserve"> </w:t>
      </w:r>
      <w:r w:rsidR="006241DB">
        <w:rPr>
          <w:sz w:val="20"/>
          <w:szCs w:val="20"/>
        </w:rPr>
        <w:t xml:space="preserve">sowie einer </w:t>
      </w:r>
      <w:r w:rsidR="00D8437B">
        <w:rPr>
          <w:sz w:val="20"/>
          <w:szCs w:val="20"/>
        </w:rPr>
        <w:t>großen</w:t>
      </w:r>
      <w:r w:rsidR="006241DB">
        <w:rPr>
          <w:sz w:val="20"/>
          <w:szCs w:val="20"/>
        </w:rPr>
        <w:t xml:space="preserve"> </w:t>
      </w:r>
      <w:r w:rsidRPr="00326E69">
        <w:rPr>
          <w:color w:val="FF0000"/>
          <w:sz w:val="20"/>
          <w:szCs w:val="20"/>
        </w:rPr>
        <w:t xml:space="preserve">XY Abteilung </w:t>
      </w:r>
      <w:r w:rsidR="00D921B2">
        <w:rPr>
          <w:sz w:val="20"/>
          <w:szCs w:val="20"/>
        </w:rPr>
        <w:t xml:space="preserve">bekomme ich </w:t>
      </w:r>
      <w:r w:rsidR="005D11B3">
        <w:rPr>
          <w:sz w:val="20"/>
          <w:szCs w:val="20"/>
        </w:rPr>
        <w:t xml:space="preserve">die Perspektive, ein großartiges Fundament für </w:t>
      </w:r>
      <w:r w:rsidR="00892C07">
        <w:rPr>
          <w:sz w:val="20"/>
          <w:szCs w:val="20"/>
        </w:rPr>
        <w:t xml:space="preserve">zusätzliche </w:t>
      </w:r>
      <w:r w:rsidR="005D11B3">
        <w:rPr>
          <w:sz w:val="20"/>
          <w:szCs w:val="20"/>
        </w:rPr>
        <w:t>Praxiserfahrungen i</w:t>
      </w:r>
      <w:r w:rsidR="00892C07">
        <w:rPr>
          <w:sz w:val="20"/>
          <w:szCs w:val="20"/>
        </w:rPr>
        <w:t xml:space="preserve">m </w:t>
      </w:r>
      <w:r w:rsidR="005D11B3">
        <w:rPr>
          <w:sz w:val="20"/>
          <w:szCs w:val="20"/>
        </w:rPr>
        <w:t>Bereich der Wirtschaftsprüfung</w:t>
      </w:r>
      <w:r w:rsidR="00B43635">
        <w:rPr>
          <w:sz w:val="20"/>
          <w:szCs w:val="20"/>
        </w:rPr>
        <w:t xml:space="preserve"> zu setzen</w:t>
      </w:r>
      <w:r w:rsidR="005D11B3">
        <w:rPr>
          <w:sz w:val="20"/>
          <w:szCs w:val="20"/>
        </w:rPr>
        <w:t>. Persönlich ist es mir auch sehr wichtig,</w:t>
      </w:r>
      <w:r w:rsidR="006241DB">
        <w:rPr>
          <w:sz w:val="20"/>
          <w:szCs w:val="20"/>
        </w:rPr>
        <w:t xml:space="preserve"> dass ich nach </w:t>
      </w:r>
      <w:r w:rsidR="006B76F4">
        <w:rPr>
          <w:sz w:val="20"/>
          <w:szCs w:val="20"/>
        </w:rPr>
        <w:t xml:space="preserve">dieser praktischen Erfahrung </w:t>
      </w:r>
      <w:r w:rsidR="006241DB">
        <w:rPr>
          <w:sz w:val="20"/>
          <w:szCs w:val="20"/>
        </w:rPr>
        <w:t xml:space="preserve">die </w:t>
      </w:r>
      <w:r w:rsidR="006B76F4">
        <w:rPr>
          <w:sz w:val="20"/>
          <w:szCs w:val="20"/>
        </w:rPr>
        <w:t>Perspektive sehe</w:t>
      </w:r>
      <w:r w:rsidR="006241DB">
        <w:rPr>
          <w:sz w:val="20"/>
          <w:szCs w:val="20"/>
        </w:rPr>
        <w:t xml:space="preserve">, im Rahmen einer Werkstudententätigkeit </w:t>
      </w:r>
      <w:r w:rsidR="00892C07">
        <w:rPr>
          <w:sz w:val="20"/>
          <w:szCs w:val="20"/>
        </w:rPr>
        <w:t>neben meinem Studium weiter</w:t>
      </w:r>
      <w:r w:rsidR="006241DB">
        <w:rPr>
          <w:sz w:val="20"/>
          <w:szCs w:val="20"/>
        </w:rPr>
        <w:t xml:space="preserve"> </w:t>
      </w:r>
      <w:r>
        <w:rPr>
          <w:sz w:val="20"/>
          <w:szCs w:val="20"/>
        </w:rPr>
        <w:t xml:space="preserve">für </w:t>
      </w:r>
      <w:r w:rsidRPr="00326E69">
        <w:rPr>
          <w:color w:val="FF0000"/>
          <w:sz w:val="20"/>
          <w:szCs w:val="20"/>
        </w:rPr>
        <w:t xml:space="preserve">Unternehmen XY </w:t>
      </w:r>
      <w:r w:rsidR="006241DB">
        <w:rPr>
          <w:sz w:val="20"/>
          <w:szCs w:val="20"/>
        </w:rPr>
        <w:t>arbeiten zu dürfen</w:t>
      </w:r>
      <w:r w:rsidR="006B76F4">
        <w:rPr>
          <w:sz w:val="20"/>
          <w:szCs w:val="20"/>
        </w:rPr>
        <w:t xml:space="preserve">, </w:t>
      </w:r>
      <w:r w:rsidR="0060188B">
        <w:rPr>
          <w:sz w:val="20"/>
          <w:szCs w:val="20"/>
        </w:rPr>
        <w:t xml:space="preserve">um </w:t>
      </w:r>
      <w:r w:rsidR="006B76F4">
        <w:rPr>
          <w:sz w:val="20"/>
          <w:szCs w:val="20"/>
        </w:rPr>
        <w:t>Sie mit meinen Fähigkeiten zu unterstützen und diese weiter auszubauen</w:t>
      </w:r>
      <w:r w:rsidR="006241DB">
        <w:rPr>
          <w:sz w:val="20"/>
          <w:szCs w:val="20"/>
        </w:rPr>
        <w:t>.</w:t>
      </w:r>
    </w:p>
    <w:p w14:paraId="563D8DA3" w14:textId="77777777" w:rsidR="005D11B3" w:rsidRDefault="005D11B3" w:rsidP="005D11B3">
      <w:pPr>
        <w:spacing w:after="0"/>
        <w:jc w:val="both"/>
        <w:rPr>
          <w:sz w:val="20"/>
          <w:szCs w:val="20"/>
        </w:rPr>
      </w:pPr>
    </w:p>
    <w:p w14:paraId="126F7E8F" w14:textId="40430348" w:rsidR="005D11B3" w:rsidRDefault="00704E5A" w:rsidP="005D11B3">
      <w:pPr>
        <w:spacing w:after="0"/>
        <w:jc w:val="both"/>
        <w:rPr>
          <w:sz w:val="20"/>
          <w:szCs w:val="20"/>
        </w:rPr>
      </w:pPr>
      <w:r>
        <w:rPr>
          <w:sz w:val="20"/>
          <w:szCs w:val="20"/>
        </w:rPr>
        <w:t xml:space="preserve">Vom Praktikum im Bereich </w:t>
      </w:r>
      <w:r w:rsidR="00B43635">
        <w:rPr>
          <w:sz w:val="20"/>
          <w:szCs w:val="20"/>
        </w:rPr>
        <w:t xml:space="preserve">der Wirtschaftsprüfung </w:t>
      </w:r>
      <w:r>
        <w:rPr>
          <w:sz w:val="20"/>
          <w:szCs w:val="20"/>
        </w:rPr>
        <w:t>erhoffe ich mir eine steile Lernkurve</w:t>
      </w:r>
      <w:r w:rsidR="00087C4E">
        <w:rPr>
          <w:sz w:val="20"/>
          <w:szCs w:val="20"/>
        </w:rPr>
        <w:t xml:space="preserve"> </w:t>
      </w:r>
      <w:r>
        <w:rPr>
          <w:sz w:val="20"/>
          <w:szCs w:val="20"/>
        </w:rPr>
        <w:t>sowie die Möglichkeit, meine</w:t>
      </w:r>
      <w:r w:rsidR="00087C4E">
        <w:rPr>
          <w:sz w:val="20"/>
          <w:szCs w:val="20"/>
        </w:rPr>
        <w:t xml:space="preserve"> </w:t>
      </w:r>
      <w:r>
        <w:rPr>
          <w:sz w:val="20"/>
          <w:szCs w:val="20"/>
        </w:rPr>
        <w:t xml:space="preserve">eigenen Ideen und Fähigkeiten bei Ihnen mehrwertschaffend einbringen zu können. </w:t>
      </w:r>
      <w:r w:rsidR="005D11B3">
        <w:rPr>
          <w:sz w:val="20"/>
          <w:szCs w:val="20"/>
        </w:rPr>
        <w:t xml:space="preserve">Ich bin gespannt auf Ihre Rückmeldung und freue mich, Sie in </w:t>
      </w:r>
      <w:r w:rsidR="006B76F4">
        <w:rPr>
          <w:sz w:val="20"/>
          <w:szCs w:val="20"/>
        </w:rPr>
        <w:t>einem persönlichen Gespräch</w:t>
      </w:r>
      <w:r w:rsidR="005D11B3">
        <w:rPr>
          <w:sz w:val="20"/>
          <w:szCs w:val="20"/>
        </w:rPr>
        <w:t xml:space="preserve"> von mir und meinen Fähigkeiten überzeugen zu dürfen.</w:t>
      </w:r>
    </w:p>
    <w:p w14:paraId="5A56ED58" w14:textId="77777777" w:rsidR="005D11B3" w:rsidRDefault="005D11B3" w:rsidP="005D11B3">
      <w:pPr>
        <w:spacing w:after="0"/>
        <w:jc w:val="both"/>
        <w:rPr>
          <w:sz w:val="20"/>
          <w:szCs w:val="20"/>
        </w:rPr>
      </w:pPr>
    </w:p>
    <w:p w14:paraId="4BEB3519" w14:textId="1960E7B6" w:rsidR="00A931E8" w:rsidRDefault="005D11B3" w:rsidP="005D11B3">
      <w:pPr>
        <w:spacing w:after="0"/>
        <w:jc w:val="both"/>
        <w:rPr>
          <w:sz w:val="20"/>
          <w:szCs w:val="20"/>
        </w:rPr>
      </w:pPr>
      <w:r>
        <w:rPr>
          <w:sz w:val="20"/>
          <w:szCs w:val="20"/>
        </w:rPr>
        <w:t>Herzliche Grüße</w:t>
      </w:r>
    </w:p>
    <w:p w14:paraId="197EA7C2" w14:textId="77777777" w:rsidR="00704E5A" w:rsidRDefault="00704E5A" w:rsidP="005D11B3">
      <w:pPr>
        <w:spacing w:after="0"/>
        <w:jc w:val="both"/>
        <w:rPr>
          <w:sz w:val="20"/>
          <w:szCs w:val="20"/>
        </w:rPr>
      </w:pPr>
    </w:p>
    <w:p w14:paraId="3FF967D2" w14:textId="77777777" w:rsidR="005D11B3" w:rsidRDefault="005D11B3" w:rsidP="005D11B3">
      <w:pPr>
        <w:spacing w:after="0"/>
        <w:jc w:val="both"/>
        <w:rPr>
          <w:sz w:val="20"/>
          <w:szCs w:val="20"/>
        </w:rPr>
      </w:pPr>
      <w:r>
        <w:rPr>
          <w:noProof/>
        </w:rPr>
        <w:drawing>
          <wp:inline distT="0" distB="0" distL="0" distR="0" wp14:anchorId="40268FD6" wp14:editId="2268E687">
            <wp:extent cx="828675" cy="218439"/>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866261" cy="228347"/>
                    </a:xfrm>
                    <a:prstGeom prst="rect">
                      <a:avLst/>
                    </a:prstGeom>
                  </pic:spPr>
                </pic:pic>
              </a:graphicData>
            </a:graphic>
          </wp:inline>
        </w:drawing>
      </w:r>
    </w:p>
    <w:p w14:paraId="316EEEFD" w14:textId="7C569B14" w:rsidR="006C345F" w:rsidRPr="00A1716C" w:rsidRDefault="005D11B3" w:rsidP="00A1716C">
      <w:pPr>
        <w:spacing w:after="0"/>
        <w:jc w:val="both"/>
        <w:rPr>
          <w:sz w:val="20"/>
          <w:szCs w:val="20"/>
        </w:rPr>
      </w:pPr>
      <w:r>
        <w:rPr>
          <w:sz w:val="20"/>
          <w:szCs w:val="20"/>
        </w:rPr>
        <w:lastRenderedPageBreak/>
        <w:t>Hendrik Kramer</w:t>
      </w:r>
      <w:del w:id="12" w:author="David Döbele" w:date="2022-08-30T19:49:00Z">
        <w:r w:rsidDel="007B01FF">
          <w:rPr>
            <w:sz w:val="20"/>
            <w:szCs w:val="20"/>
          </w:rPr>
          <w:delText xml:space="preserve"> – S</w:delText>
        </w:r>
        <w:r w:rsidR="00A1716C" w:rsidDel="007B01FF">
          <w:rPr>
            <w:sz w:val="20"/>
            <w:szCs w:val="20"/>
          </w:rPr>
          <w:delText>tudent</w:delText>
        </w:r>
      </w:del>
    </w:p>
    <w:sectPr w:rsidR="006C345F" w:rsidRPr="00A1716C" w:rsidSect="00FC296E">
      <w:headerReference w:type="even" r:id="rId7"/>
      <w:headerReference w:type="default" r:id="rId8"/>
      <w:footerReference w:type="even" r:id="rId9"/>
      <w:footerReference w:type="default" r:id="rId10"/>
      <w:headerReference w:type="first" r:id="rId11"/>
      <w:footerReference w:type="first" r:id="rId12"/>
      <w:pgSz w:w="11906" w:h="16838"/>
      <w:pgMar w:top="397" w:right="1021" w:bottom="567" w:left="102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759E01" w14:textId="77777777" w:rsidR="00447E36" w:rsidRDefault="00447E36">
      <w:pPr>
        <w:spacing w:after="0" w:line="240" w:lineRule="auto"/>
      </w:pPr>
      <w:r>
        <w:separator/>
      </w:r>
    </w:p>
  </w:endnote>
  <w:endnote w:type="continuationSeparator" w:id="0">
    <w:p w14:paraId="5782C779" w14:textId="77777777" w:rsidR="00447E36" w:rsidRDefault="00447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852507" w14:textId="77777777" w:rsidR="00D136EA" w:rsidRDefault="00000000">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38047A" w14:textId="77777777" w:rsidR="00D136EA" w:rsidRDefault="00000000">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96E984" w14:textId="77777777" w:rsidR="00D136EA" w:rsidRDefault="00000000">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E2E0B1" w14:textId="77777777" w:rsidR="00447E36" w:rsidRDefault="00447E36">
      <w:pPr>
        <w:spacing w:after="0" w:line="240" w:lineRule="auto"/>
      </w:pPr>
      <w:r>
        <w:separator/>
      </w:r>
    </w:p>
  </w:footnote>
  <w:footnote w:type="continuationSeparator" w:id="0">
    <w:p w14:paraId="7438F5B6" w14:textId="77777777" w:rsidR="00447E36" w:rsidRDefault="00447E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607E18" w14:textId="77777777" w:rsidR="00D136EA" w:rsidRDefault="00000000">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863201" w14:textId="77777777" w:rsidR="00D136EA" w:rsidRDefault="00000000">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A525D3" w14:textId="77777777" w:rsidR="00D136EA" w:rsidRDefault="00000000">
    <w:pPr>
      <w:pStyle w:val="Kopfzeile"/>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vid Döbele">
    <w15:presenceInfo w15:providerId="AD" w15:userId="S::david.doebele@pumpkincareeres.onmicrosoft.com::9046cfa8-3fc7-4052-9daa-75c97e906e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3"/>
  <w:proofState w:spelling="clean" w:grammar="clean"/>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1B3"/>
    <w:rsid w:val="00061FEB"/>
    <w:rsid w:val="00087C4E"/>
    <w:rsid w:val="000B1B42"/>
    <w:rsid w:val="00117FD2"/>
    <w:rsid w:val="00145598"/>
    <w:rsid w:val="00260B55"/>
    <w:rsid w:val="002927BC"/>
    <w:rsid w:val="00326E69"/>
    <w:rsid w:val="00327072"/>
    <w:rsid w:val="0035581E"/>
    <w:rsid w:val="003C1A66"/>
    <w:rsid w:val="003D29E9"/>
    <w:rsid w:val="00447E36"/>
    <w:rsid w:val="00510835"/>
    <w:rsid w:val="005206FF"/>
    <w:rsid w:val="005A4634"/>
    <w:rsid w:val="005D11B3"/>
    <w:rsid w:val="005E3DAC"/>
    <w:rsid w:val="0060188B"/>
    <w:rsid w:val="006241DB"/>
    <w:rsid w:val="00625ACD"/>
    <w:rsid w:val="0063331E"/>
    <w:rsid w:val="006421BE"/>
    <w:rsid w:val="0069323C"/>
    <w:rsid w:val="006B76F4"/>
    <w:rsid w:val="006C2398"/>
    <w:rsid w:val="006C345F"/>
    <w:rsid w:val="006E365F"/>
    <w:rsid w:val="00704E5A"/>
    <w:rsid w:val="0072313E"/>
    <w:rsid w:val="007B01FF"/>
    <w:rsid w:val="00847BB1"/>
    <w:rsid w:val="00892C07"/>
    <w:rsid w:val="008C4A17"/>
    <w:rsid w:val="008E4456"/>
    <w:rsid w:val="00925BA2"/>
    <w:rsid w:val="0097797D"/>
    <w:rsid w:val="009C7DB0"/>
    <w:rsid w:val="009E1EC6"/>
    <w:rsid w:val="00A006C0"/>
    <w:rsid w:val="00A1716C"/>
    <w:rsid w:val="00A71400"/>
    <w:rsid w:val="00A931E8"/>
    <w:rsid w:val="00B15597"/>
    <w:rsid w:val="00B43635"/>
    <w:rsid w:val="00B52EA9"/>
    <w:rsid w:val="00BE04BE"/>
    <w:rsid w:val="00C6458A"/>
    <w:rsid w:val="00C96663"/>
    <w:rsid w:val="00D8437B"/>
    <w:rsid w:val="00D921B2"/>
    <w:rsid w:val="00FB5E60"/>
    <w:rsid w:val="00FC05AE"/>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ecimalSymbol w:val=","/>
  <w:listSeparator w:val=";"/>
  <w14:docId w14:val="48C9610F"/>
  <w15:chartTrackingRefBased/>
  <w15:docId w15:val="{6CCA321B-4034-744A-806F-A6F305777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5D11B3"/>
    <w:pPr>
      <w:spacing w:after="160" w:line="259" w:lineRule="auto"/>
    </w:pPr>
    <w:rPr>
      <w:rFonts w:ascii="Georgia" w:hAnsi="Georgia" w:cs="Times New Roman"/>
      <w:sz w:val="21"/>
      <w:szCs w:val="21"/>
      <w:lang w:val="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5D11B3"/>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5D11B3"/>
    <w:rPr>
      <w:rFonts w:ascii="Georgia" w:hAnsi="Georgia" w:cs="Times New Roman"/>
      <w:sz w:val="21"/>
      <w:szCs w:val="21"/>
      <w:lang w:val="de-DE"/>
    </w:rPr>
  </w:style>
  <w:style w:type="paragraph" w:styleId="Fuzeile">
    <w:name w:val="footer"/>
    <w:basedOn w:val="Standard"/>
    <w:link w:val="FuzeileZchn"/>
    <w:uiPriority w:val="99"/>
    <w:unhideWhenUsed/>
    <w:rsid w:val="005D11B3"/>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5D11B3"/>
    <w:rPr>
      <w:rFonts w:ascii="Georgia" w:hAnsi="Georgia" w:cs="Times New Roman"/>
      <w:sz w:val="21"/>
      <w:szCs w:val="21"/>
      <w:lang w:val="de-DE"/>
    </w:rPr>
  </w:style>
  <w:style w:type="paragraph" w:styleId="berarbeitung">
    <w:name w:val="Revision"/>
    <w:hidden/>
    <w:uiPriority w:val="99"/>
    <w:semiHidden/>
    <w:rsid w:val="007B01FF"/>
    <w:rPr>
      <w:rFonts w:ascii="Georgia" w:hAnsi="Georgia" w:cs="Times New Roman"/>
      <w:sz w:val="21"/>
      <w:szCs w:val="21"/>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602</Words>
  <Characters>3179</Characters>
  <Application>Microsoft Office Word</Application>
  <DocSecurity>0</DocSecurity>
  <Lines>42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Hendrik Kramer</dc:creator>
  <cp:keywords/>
  <dc:description/>
  <cp:lastModifiedBy>David Döbele</cp:lastModifiedBy>
  <cp:revision>6</cp:revision>
  <dcterms:created xsi:type="dcterms:W3CDTF">2022-08-30T12:55:00Z</dcterms:created>
  <dcterms:modified xsi:type="dcterms:W3CDTF">2022-08-30T17:51:00Z</dcterms:modified>
</cp:coreProperties>
</file>