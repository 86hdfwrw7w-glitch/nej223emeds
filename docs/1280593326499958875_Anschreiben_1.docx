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44B8A853" w:rsidR="006D2592" w:rsidRPr="000A7B2F" w:rsidRDefault="00582BAF" w:rsidP="006A7895">
      <w:pPr>
        <w:spacing w:after="0" w:line="240" w:lineRule="auto"/>
        <w:jc w:val="right"/>
        <w:rPr>
          <w:rFonts w:ascii="Arial" w:hAnsi="Arial" w:cs="Arial"/>
          <w:sz w:val="20"/>
          <w:szCs w:val="20"/>
          <w:rPrChange w:id="0" w:author="David Döbele" w:date="2024-09-03T20:18:00Z" w16du:dateUtc="2024-09-03T18:18:00Z">
            <w:rPr>
              <w:rFonts w:ascii="Arial" w:hAnsi="Arial" w:cs="Arial"/>
              <w:sz w:val="21"/>
              <w:szCs w:val="21"/>
            </w:rPr>
          </w:rPrChange>
        </w:rPr>
      </w:pPr>
      <w:r w:rsidRPr="000A7B2F">
        <w:rPr>
          <w:rFonts w:ascii="Arial" w:hAnsi="Arial" w:cs="Arial"/>
          <w:sz w:val="20"/>
          <w:szCs w:val="20"/>
          <w:rPrChange w:id="1" w:author="David Döbele" w:date="2024-09-03T20:18:00Z" w16du:dateUtc="2024-09-03T18:18:00Z">
            <w:rPr>
              <w:rFonts w:ascii="Arial" w:hAnsi="Arial" w:cs="Arial"/>
              <w:sz w:val="21"/>
              <w:szCs w:val="21"/>
            </w:rPr>
          </w:rPrChange>
        </w:rPr>
        <w:t>Leonard Burmester</w:t>
      </w:r>
    </w:p>
    <w:p w14:paraId="2458A2A0" w14:textId="02D4D4A2" w:rsidR="00857C6F" w:rsidRPr="000A7B2F" w:rsidRDefault="00582BAF" w:rsidP="006A7895">
      <w:pPr>
        <w:spacing w:after="0" w:line="240" w:lineRule="auto"/>
        <w:jc w:val="right"/>
        <w:rPr>
          <w:rFonts w:ascii="Arial" w:hAnsi="Arial" w:cs="Arial"/>
          <w:sz w:val="20"/>
          <w:szCs w:val="20"/>
          <w:rPrChange w:id="2" w:author="David Döbele" w:date="2024-09-03T20:18:00Z" w16du:dateUtc="2024-09-03T18:18:00Z">
            <w:rPr>
              <w:rFonts w:ascii="Arial" w:hAnsi="Arial" w:cs="Arial"/>
              <w:sz w:val="21"/>
              <w:szCs w:val="21"/>
            </w:rPr>
          </w:rPrChange>
        </w:rPr>
      </w:pPr>
      <w:r w:rsidRPr="000A7B2F">
        <w:rPr>
          <w:rFonts w:ascii="Arial" w:hAnsi="Arial" w:cs="Arial"/>
          <w:sz w:val="20"/>
          <w:szCs w:val="20"/>
          <w:rPrChange w:id="3" w:author="David Döbele" w:date="2024-09-03T20:18:00Z" w16du:dateUtc="2024-09-03T18:18:00Z">
            <w:rPr>
              <w:rFonts w:ascii="Arial" w:hAnsi="Arial" w:cs="Arial"/>
              <w:sz w:val="21"/>
              <w:szCs w:val="21"/>
            </w:rPr>
          </w:rPrChange>
        </w:rPr>
        <w:t>Robert-Koch-Straße 65</w:t>
      </w:r>
    </w:p>
    <w:p w14:paraId="451AEE20" w14:textId="24F1887A" w:rsidR="00857C6F" w:rsidRPr="000A7B2F" w:rsidRDefault="00582BAF" w:rsidP="006A7895">
      <w:pPr>
        <w:spacing w:after="0" w:line="240" w:lineRule="auto"/>
        <w:jc w:val="right"/>
        <w:rPr>
          <w:rFonts w:ascii="Arial" w:hAnsi="Arial" w:cs="Arial"/>
          <w:sz w:val="20"/>
          <w:szCs w:val="20"/>
          <w:rPrChange w:id="4" w:author="David Döbele" w:date="2024-09-03T20:18:00Z" w16du:dateUtc="2024-09-03T18:18:00Z">
            <w:rPr>
              <w:rFonts w:ascii="Arial" w:hAnsi="Arial" w:cs="Arial"/>
              <w:sz w:val="21"/>
              <w:szCs w:val="21"/>
            </w:rPr>
          </w:rPrChange>
        </w:rPr>
      </w:pPr>
      <w:r w:rsidRPr="000A7B2F">
        <w:rPr>
          <w:rFonts w:ascii="Arial" w:hAnsi="Arial" w:cs="Arial"/>
          <w:sz w:val="20"/>
          <w:szCs w:val="20"/>
          <w:rPrChange w:id="5" w:author="David Döbele" w:date="2024-09-03T20:18:00Z" w16du:dateUtc="2024-09-03T18:18:00Z">
            <w:rPr>
              <w:rFonts w:ascii="Arial" w:hAnsi="Arial" w:cs="Arial"/>
              <w:sz w:val="21"/>
              <w:szCs w:val="21"/>
            </w:rPr>
          </w:rPrChange>
        </w:rPr>
        <w:t>2</w:t>
      </w:r>
      <w:r w:rsidR="00450715" w:rsidRPr="000A7B2F">
        <w:rPr>
          <w:rFonts w:ascii="Arial" w:hAnsi="Arial" w:cs="Arial"/>
          <w:sz w:val="20"/>
          <w:szCs w:val="20"/>
          <w:rPrChange w:id="6" w:author="David Döbele" w:date="2024-09-03T20:18:00Z" w16du:dateUtc="2024-09-03T18:18:00Z">
            <w:rPr>
              <w:rFonts w:ascii="Arial" w:hAnsi="Arial" w:cs="Arial"/>
              <w:sz w:val="21"/>
              <w:szCs w:val="21"/>
            </w:rPr>
          </w:rPrChange>
        </w:rPr>
        <w:t>8277 Bremen</w:t>
      </w:r>
    </w:p>
    <w:p w14:paraId="12BA391A" w14:textId="55D75B42" w:rsidR="006A7895" w:rsidRPr="000A7B2F" w:rsidRDefault="00B150DA" w:rsidP="006A7895">
      <w:pPr>
        <w:spacing w:after="0" w:line="240" w:lineRule="auto"/>
        <w:jc w:val="right"/>
        <w:rPr>
          <w:rFonts w:ascii="Arial" w:hAnsi="Arial" w:cs="Arial"/>
          <w:sz w:val="20"/>
          <w:szCs w:val="20"/>
          <w:rPrChange w:id="7" w:author="David Döbele" w:date="2024-09-03T20:18:00Z" w16du:dateUtc="2024-09-03T18:18:00Z">
            <w:rPr>
              <w:rFonts w:ascii="Arial" w:hAnsi="Arial" w:cs="Arial"/>
              <w:sz w:val="21"/>
              <w:szCs w:val="21"/>
            </w:rPr>
          </w:rPrChange>
        </w:rPr>
      </w:pPr>
      <w:r w:rsidRPr="000A7B2F">
        <w:rPr>
          <w:rFonts w:ascii="Arial" w:hAnsi="Arial" w:cs="Arial"/>
          <w:sz w:val="20"/>
          <w:szCs w:val="20"/>
          <w:rPrChange w:id="8" w:author="David Döbele" w:date="2024-09-03T20:18:00Z" w16du:dateUtc="2024-09-03T18:18:00Z">
            <w:rPr>
              <w:rFonts w:ascii="Arial" w:hAnsi="Arial" w:cs="Arial"/>
              <w:sz w:val="21"/>
              <w:szCs w:val="21"/>
            </w:rPr>
          </w:rPrChange>
        </w:rPr>
        <w:t xml:space="preserve">E-Mail: </w:t>
      </w:r>
      <w:r w:rsidR="00450715" w:rsidRPr="000A7B2F">
        <w:rPr>
          <w:rFonts w:ascii="Arial" w:hAnsi="Arial" w:cs="Arial"/>
          <w:sz w:val="20"/>
          <w:szCs w:val="20"/>
          <w:rPrChange w:id="9" w:author="David Döbele" w:date="2024-09-03T20:18:00Z" w16du:dateUtc="2024-09-03T18:18:00Z">
            <w:rPr>
              <w:rFonts w:ascii="Arial" w:hAnsi="Arial" w:cs="Arial"/>
              <w:sz w:val="21"/>
              <w:szCs w:val="21"/>
            </w:rPr>
          </w:rPrChange>
        </w:rPr>
        <w:t>burmesterleonard</w:t>
      </w:r>
      <w:r w:rsidRPr="000A7B2F">
        <w:rPr>
          <w:rFonts w:ascii="Arial" w:hAnsi="Arial" w:cs="Arial"/>
          <w:sz w:val="20"/>
          <w:szCs w:val="20"/>
          <w:rPrChange w:id="10" w:author="David Döbele" w:date="2024-09-03T20:18:00Z" w16du:dateUtc="2024-09-03T18:18:00Z">
            <w:rPr>
              <w:rFonts w:ascii="Arial" w:hAnsi="Arial" w:cs="Arial"/>
              <w:sz w:val="21"/>
              <w:szCs w:val="21"/>
            </w:rPr>
          </w:rPrChange>
        </w:rPr>
        <w:t>@gmail.com</w:t>
      </w:r>
    </w:p>
    <w:p w14:paraId="2E7278C7" w14:textId="584B6A56" w:rsidR="00F74175" w:rsidRPr="000A7B2F" w:rsidRDefault="006A7895" w:rsidP="00BC5172">
      <w:pPr>
        <w:spacing w:after="0"/>
        <w:jc w:val="right"/>
        <w:rPr>
          <w:rFonts w:ascii="Arial" w:hAnsi="Arial" w:cs="Arial"/>
          <w:color w:val="000000"/>
          <w:sz w:val="20"/>
          <w:szCs w:val="20"/>
          <w:rPrChange w:id="11" w:author="David Döbele" w:date="2024-09-03T20:18:00Z" w16du:dateUtc="2024-09-03T18:18:00Z">
            <w:rPr>
              <w:rFonts w:ascii="Arial" w:hAnsi="Arial" w:cs="Arial"/>
              <w:color w:val="000000"/>
              <w:sz w:val="21"/>
              <w:szCs w:val="21"/>
            </w:rPr>
          </w:rPrChange>
        </w:rPr>
      </w:pPr>
      <w:r w:rsidRPr="000A7B2F">
        <w:rPr>
          <w:rFonts w:ascii="Arial" w:hAnsi="Arial" w:cs="Arial"/>
          <w:sz w:val="20"/>
          <w:szCs w:val="20"/>
          <w:rPrChange w:id="12" w:author="David Döbele" w:date="2024-09-03T20:18:00Z" w16du:dateUtc="2024-09-03T18:18:00Z">
            <w:rPr>
              <w:rFonts w:ascii="Arial" w:hAnsi="Arial" w:cs="Arial"/>
              <w:sz w:val="21"/>
              <w:szCs w:val="21"/>
            </w:rPr>
          </w:rPrChange>
        </w:rPr>
        <w:t xml:space="preserve">Mobil: </w:t>
      </w:r>
      <w:r w:rsidR="006D2592" w:rsidRPr="000A7B2F">
        <w:rPr>
          <w:rFonts w:ascii="Arial" w:hAnsi="Arial" w:cs="Arial"/>
          <w:color w:val="000000"/>
          <w:sz w:val="20"/>
          <w:szCs w:val="20"/>
          <w:rPrChange w:id="13" w:author="David Döbele" w:date="2024-09-03T20:18:00Z" w16du:dateUtc="2024-09-03T18:18:00Z">
            <w:rPr>
              <w:rFonts w:ascii="Arial" w:hAnsi="Arial" w:cs="Arial"/>
              <w:color w:val="000000"/>
              <w:sz w:val="21"/>
              <w:szCs w:val="21"/>
            </w:rPr>
          </w:rPrChange>
        </w:rPr>
        <w:t>+</w:t>
      </w:r>
      <w:r w:rsidR="00857C6F" w:rsidRPr="000A7B2F">
        <w:rPr>
          <w:rFonts w:ascii="Arial" w:hAnsi="Arial" w:cs="Arial"/>
          <w:color w:val="000000"/>
          <w:sz w:val="20"/>
          <w:szCs w:val="20"/>
          <w:rPrChange w:id="14" w:author="David Döbele" w:date="2024-09-03T20:18:00Z" w16du:dateUtc="2024-09-03T18:18:00Z">
            <w:rPr>
              <w:rFonts w:ascii="Arial" w:hAnsi="Arial" w:cs="Arial"/>
              <w:color w:val="000000"/>
              <w:sz w:val="21"/>
              <w:szCs w:val="21"/>
            </w:rPr>
          </w:rPrChange>
        </w:rPr>
        <w:t xml:space="preserve">49 </w:t>
      </w:r>
      <w:r w:rsidR="00B150DA" w:rsidRPr="000A7B2F">
        <w:rPr>
          <w:rFonts w:ascii="Arial" w:hAnsi="Arial" w:cs="Arial"/>
          <w:color w:val="000000"/>
          <w:sz w:val="20"/>
          <w:szCs w:val="20"/>
          <w:rPrChange w:id="15" w:author="David Döbele" w:date="2024-09-03T20:18:00Z" w16du:dateUtc="2024-09-03T18:18:00Z">
            <w:rPr>
              <w:rFonts w:ascii="Arial" w:hAnsi="Arial" w:cs="Arial"/>
              <w:color w:val="000000"/>
              <w:sz w:val="21"/>
              <w:szCs w:val="21"/>
            </w:rPr>
          </w:rPrChange>
        </w:rPr>
        <w:t>176 578 23479</w:t>
      </w:r>
    </w:p>
    <w:p w14:paraId="5FBF5F9D" w14:textId="49C691E1" w:rsidR="00275774" w:rsidRPr="000A7B2F" w:rsidRDefault="00743780" w:rsidP="00275774">
      <w:pPr>
        <w:spacing w:after="0"/>
        <w:rPr>
          <w:rFonts w:ascii="Arial" w:hAnsi="Arial" w:cs="Arial"/>
          <w:color w:val="000000"/>
          <w:sz w:val="20"/>
          <w:szCs w:val="20"/>
          <w:rPrChange w:id="16" w:author="David Döbele" w:date="2024-09-03T20:18:00Z" w16du:dateUtc="2024-09-03T18:18:00Z">
            <w:rPr>
              <w:rFonts w:ascii="Arial" w:hAnsi="Arial" w:cs="Arial"/>
              <w:color w:val="000000"/>
              <w:sz w:val="21"/>
              <w:szCs w:val="21"/>
            </w:rPr>
          </w:rPrChange>
        </w:rPr>
      </w:pPr>
      <w:proofErr w:type="spellStart"/>
      <w:r w:rsidRPr="000A7B2F">
        <w:rPr>
          <w:rFonts w:ascii="Arial" w:hAnsi="Arial" w:cs="Arial"/>
          <w:color w:val="000000"/>
          <w:sz w:val="20"/>
          <w:szCs w:val="20"/>
          <w:rPrChange w:id="17" w:author="David Döbele" w:date="2024-09-03T20:18:00Z" w16du:dateUtc="2024-09-03T18:18:00Z">
            <w:rPr>
              <w:rFonts w:ascii="Arial" w:hAnsi="Arial" w:cs="Arial"/>
              <w:color w:val="000000"/>
              <w:sz w:val="21"/>
              <w:szCs w:val="21"/>
            </w:rPr>
          </w:rPrChange>
        </w:rPr>
        <w:t>Xxx</w:t>
      </w:r>
      <w:proofErr w:type="spellEnd"/>
    </w:p>
    <w:p w14:paraId="6E459794" w14:textId="7CC38571" w:rsidR="00743780" w:rsidRPr="000A7B2F" w:rsidRDefault="00743780" w:rsidP="00275774">
      <w:pPr>
        <w:spacing w:after="0"/>
        <w:rPr>
          <w:rFonts w:ascii="Arial" w:hAnsi="Arial" w:cs="Arial"/>
          <w:color w:val="000000"/>
          <w:sz w:val="20"/>
          <w:szCs w:val="20"/>
          <w:rPrChange w:id="18" w:author="David Döbele" w:date="2024-09-03T20:18:00Z" w16du:dateUtc="2024-09-03T18:18:00Z">
            <w:rPr>
              <w:rFonts w:ascii="Arial" w:hAnsi="Arial" w:cs="Arial"/>
              <w:color w:val="000000"/>
              <w:sz w:val="21"/>
              <w:szCs w:val="21"/>
            </w:rPr>
          </w:rPrChange>
        </w:rPr>
      </w:pPr>
      <w:proofErr w:type="spellStart"/>
      <w:r w:rsidRPr="000A7B2F">
        <w:rPr>
          <w:rFonts w:ascii="Arial" w:hAnsi="Arial" w:cs="Arial"/>
          <w:color w:val="000000"/>
          <w:sz w:val="20"/>
          <w:szCs w:val="20"/>
          <w:rPrChange w:id="19" w:author="David Döbele" w:date="2024-09-03T20:18:00Z" w16du:dateUtc="2024-09-03T18:18:00Z">
            <w:rPr>
              <w:rFonts w:ascii="Arial" w:hAnsi="Arial" w:cs="Arial"/>
              <w:color w:val="000000"/>
              <w:sz w:val="21"/>
              <w:szCs w:val="21"/>
            </w:rPr>
          </w:rPrChange>
        </w:rPr>
        <w:t>Xxx</w:t>
      </w:r>
      <w:proofErr w:type="spellEnd"/>
    </w:p>
    <w:p w14:paraId="14EE4BC2" w14:textId="06C117CF" w:rsidR="00743780" w:rsidRPr="000A7B2F" w:rsidRDefault="00743780" w:rsidP="00275774">
      <w:pPr>
        <w:spacing w:after="0"/>
        <w:rPr>
          <w:rFonts w:ascii="Arial" w:hAnsi="Arial" w:cs="Arial"/>
          <w:color w:val="000000"/>
          <w:sz w:val="20"/>
          <w:szCs w:val="20"/>
          <w:rPrChange w:id="20" w:author="David Döbele" w:date="2024-09-03T20:18:00Z" w16du:dateUtc="2024-09-03T18:18:00Z">
            <w:rPr>
              <w:rFonts w:ascii="Arial" w:hAnsi="Arial" w:cs="Arial"/>
              <w:color w:val="000000"/>
              <w:sz w:val="21"/>
              <w:szCs w:val="21"/>
            </w:rPr>
          </w:rPrChange>
        </w:rPr>
      </w:pPr>
      <w:r w:rsidRPr="000A7B2F">
        <w:rPr>
          <w:rFonts w:ascii="Arial" w:hAnsi="Arial" w:cs="Arial"/>
          <w:color w:val="000000"/>
          <w:sz w:val="20"/>
          <w:szCs w:val="20"/>
          <w:rPrChange w:id="21" w:author="David Döbele" w:date="2024-09-03T20:18:00Z" w16du:dateUtc="2024-09-03T18:18:00Z">
            <w:rPr>
              <w:rFonts w:ascii="Arial" w:hAnsi="Arial" w:cs="Arial"/>
              <w:color w:val="000000"/>
              <w:sz w:val="21"/>
              <w:szCs w:val="21"/>
            </w:rPr>
          </w:rPrChange>
        </w:rPr>
        <w:t>xxx</w:t>
      </w:r>
    </w:p>
    <w:p w14:paraId="0731715D" w14:textId="77777777" w:rsidR="001E0088" w:rsidRPr="000A7B2F" w:rsidRDefault="001E0088" w:rsidP="001E0088">
      <w:pPr>
        <w:spacing w:after="0"/>
        <w:jc w:val="right"/>
        <w:rPr>
          <w:rFonts w:ascii="Arial" w:hAnsi="Arial" w:cs="Arial"/>
          <w:sz w:val="20"/>
          <w:szCs w:val="20"/>
          <w:rPrChange w:id="22" w:author="David Döbele" w:date="2024-09-03T20:18:00Z" w16du:dateUtc="2024-09-03T18:18:00Z">
            <w:rPr>
              <w:rFonts w:ascii="Arial" w:hAnsi="Arial" w:cs="Arial"/>
              <w:sz w:val="21"/>
              <w:szCs w:val="21"/>
            </w:rPr>
          </w:rPrChange>
        </w:rPr>
      </w:pPr>
    </w:p>
    <w:p w14:paraId="0098600D" w14:textId="1F59A92C" w:rsidR="000A5AB8" w:rsidRPr="000A7B2F" w:rsidRDefault="000A5AB8" w:rsidP="00590834">
      <w:pPr>
        <w:spacing w:after="0"/>
        <w:rPr>
          <w:rFonts w:ascii="Arial" w:hAnsi="Arial" w:cs="Arial"/>
          <w:b/>
          <w:sz w:val="20"/>
          <w:szCs w:val="20"/>
          <w:rPrChange w:id="23" w:author="David Döbele" w:date="2024-09-03T20:18:00Z" w16du:dateUtc="2024-09-03T18:18:00Z">
            <w:rPr>
              <w:rFonts w:ascii="Arial" w:hAnsi="Arial" w:cs="Arial"/>
              <w:b/>
              <w:sz w:val="21"/>
              <w:szCs w:val="21"/>
            </w:rPr>
          </w:rPrChange>
        </w:rPr>
      </w:pPr>
      <w:r w:rsidRPr="000A7B2F">
        <w:rPr>
          <w:rFonts w:ascii="Arial" w:hAnsi="Arial" w:cs="Arial"/>
          <w:b/>
          <w:sz w:val="20"/>
          <w:szCs w:val="20"/>
          <w:rPrChange w:id="24" w:author="David Döbele" w:date="2024-09-03T20:18:00Z" w16du:dateUtc="2024-09-03T18:18:00Z">
            <w:rPr>
              <w:rFonts w:ascii="Arial" w:hAnsi="Arial" w:cs="Arial"/>
              <w:b/>
              <w:sz w:val="21"/>
              <w:szCs w:val="21"/>
            </w:rPr>
          </w:rPrChange>
        </w:rPr>
        <w:t xml:space="preserve">Bewerbung </w:t>
      </w:r>
      <w:r w:rsidR="003D5D1E" w:rsidRPr="000A7B2F">
        <w:rPr>
          <w:rFonts w:ascii="Arial" w:hAnsi="Arial" w:cs="Arial"/>
          <w:b/>
          <w:sz w:val="20"/>
          <w:szCs w:val="20"/>
          <w:rPrChange w:id="25" w:author="David Döbele" w:date="2024-09-03T20:18:00Z" w16du:dateUtc="2024-09-03T18:18:00Z">
            <w:rPr>
              <w:rFonts w:ascii="Arial" w:hAnsi="Arial" w:cs="Arial"/>
              <w:b/>
              <w:sz w:val="21"/>
              <w:szCs w:val="21"/>
            </w:rPr>
          </w:rPrChange>
        </w:rPr>
        <w:t xml:space="preserve">um ein Praktikum im Bereich </w:t>
      </w:r>
      <w:r w:rsidR="00C12429" w:rsidRPr="000A7B2F">
        <w:rPr>
          <w:rFonts w:ascii="Arial" w:hAnsi="Arial" w:cs="Arial"/>
          <w:b/>
          <w:sz w:val="20"/>
          <w:szCs w:val="20"/>
          <w:rPrChange w:id="26" w:author="David Döbele" w:date="2024-09-03T20:18:00Z" w16du:dateUtc="2024-09-03T18:18:00Z">
            <w:rPr>
              <w:rFonts w:ascii="Arial" w:hAnsi="Arial" w:cs="Arial"/>
              <w:b/>
              <w:sz w:val="21"/>
              <w:szCs w:val="21"/>
            </w:rPr>
          </w:rPrChange>
        </w:rPr>
        <w:t>Wirtschaftsprüfung</w:t>
      </w:r>
    </w:p>
    <w:p w14:paraId="70A974D0" w14:textId="3277D60F" w:rsidR="000A5AB8" w:rsidRPr="000A7B2F" w:rsidRDefault="000A5AB8" w:rsidP="000A5AB8">
      <w:pPr>
        <w:spacing w:after="0"/>
        <w:rPr>
          <w:rFonts w:ascii="Arial" w:hAnsi="Arial" w:cs="Arial"/>
          <w:b/>
          <w:sz w:val="20"/>
          <w:szCs w:val="20"/>
          <w:rPrChange w:id="27" w:author="David Döbele" w:date="2024-09-03T20:18:00Z" w16du:dateUtc="2024-09-03T18:18:00Z">
            <w:rPr>
              <w:rFonts w:ascii="Arial" w:hAnsi="Arial" w:cs="Arial"/>
              <w:b/>
              <w:sz w:val="21"/>
              <w:szCs w:val="21"/>
            </w:rPr>
          </w:rPrChange>
        </w:rPr>
      </w:pPr>
    </w:p>
    <w:p w14:paraId="3A5BDDA8" w14:textId="77777777" w:rsidR="004A615C" w:rsidRPr="000A7B2F" w:rsidRDefault="004A615C" w:rsidP="000A5AB8">
      <w:pPr>
        <w:spacing w:after="0"/>
        <w:rPr>
          <w:rFonts w:ascii="Arial" w:hAnsi="Arial" w:cs="Arial"/>
          <w:b/>
          <w:sz w:val="20"/>
          <w:szCs w:val="20"/>
          <w:rPrChange w:id="28" w:author="David Döbele" w:date="2024-09-03T20:18:00Z" w16du:dateUtc="2024-09-03T18:18:00Z">
            <w:rPr>
              <w:rFonts w:ascii="Arial" w:hAnsi="Arial" w:cs="Arial"/>
              <w:b/>
              <w:sz w:val="21"/>
              <w:szCs w:val="21"/>
            </w:rPr>
          </w:rPrChange>
        </w:rPr>
      </w:pPr>
    </w:p>
    <w:p w14:paraId="15F7140E" w14:textId="77777777" w:rsidR="00F7101F" w:rsidRPr="000A7B2F" w:rsidRDefault="00F7101F" w:rsidP="00F7101F">
      <w:pPr>
        <w:spacing w:after="0" w:line="235" w:lineRule="atLeast"/>
        <w:rPr>
          <w:rFonts w:ascii="Calibri" w:eastAsia="Times New Roman" w:hAnsi="Calibri" w:cs="Calibri"/>
          <w:color w:val="000000"/>
          <w:sz w:val="20"/>
          <w:szCs w:val="20"/>
          <w:lang w:eastAsia="de-DE"/>
          <w:rPrChange w:id="29" w:author="David Döbele" w:date="2024-09-03T20:18:00Z" w16du:dateUtc="2024-09-03T18:18:00Z">
            <w:rPr>
              <w:rFonts w:ascii="Calibri" w:eastAsia="Times New Roman" w:hAnsi="Calibri" w:cs="Calibri"/>
              <w:color w:val="000000"/>
              <w:lang w:eastAsia="de-DE"/>
            </w:rPr>
          </w:rPrChange>
        </w:rPr>
      </w:pPr>
      <w:r w:rsidRPr="000A7B2F">
        <w:rPr>
          <w:rFonts w:ascii="Arial" w:eastAsia="Times New Roman" w:hAnsi="Arial" w:cs="Arial"/>
          <w:color w:val="000000"/>
          <w:sz w:val="20"/>
          <w:szCs w:val="20"/>
          <w:lang w:eastAsia="de-DE"/>
          <w:rPrChange w:id="30" w:author="David Döbele" w:date="2024-09-03T20:18:00Z" w16du:dateUtc="2024-09-03T18:18:00Z">
            <w:rPr>
              <w:rFonts w:ascii="Arial" w:eastAsia="Times New Roman" w:hAnsi="Arial" w:cs="Arial"/>
              <w:color w:val="000000"/>
              <w:sz w:val="21"/>
              <w:szCs w:val="21"/>
              <w:lang w:eastAsia="de-DE"/>
            </w:rPr>
          </w:rPrChange>
        </w:rPr>
        <w:t>Sehr geehrte Damen und Herren,</w:t>
      </w:r>
    </w:p>
    <w:p w14:paraId="42C92817" w14:textId="77777777" w:rsidR="00F7101F" w:rsidRPr="000A7B2F" w:rsidRDefault="00F7101F" w:rsidP="00F7101F">
      <w:pPr>
        <w:spacing w:after="0" w:line="235" w:lineRule="atLeast"/>
        <w:rPr>
          <w:rFonts w:ascii="Calibri" w:eastAsia="Times New Roman" w:hAnsi="Calibri" w:cs="Calibri"/>
          <w:color w:val="000000"/>
          <w:sz w:val="20"/>
          <w:szCs w:val="20"/>
          <w:lang w:eastAsia="de-DE"/>
          <w:rPrChange w:id="31" w:author="David Döbele" w:date="2024-09-03T20:18:00Z" w16du:dateUtc="2024-09-03T18:18:00Z">
            <w:rPr>
              <w:rFonts w:ascii="Calibri" w:eastAsia="Times New Roman" w:hAnsi="Calibri" w:cs="Calibri"/>
              <w:color w:val="000000"/>
              <w:lang w:eastAsia="de-DE"/>
            </w:rPr>
          </w:rPrChange>
        </w:rPr>
      </w:pPr>
      <w:r w:rsidRPr="000A7B2F">
        <w:rPr>
          <w:rFonts w:ascii="Arial" w:eastAsia="Times New Roman" w:hAnsi="Arial" w:cs="Arial"/>
          <w:color w:val="000000"/>
          <w:sz w:val="20"/>
          <w:szCs w:val="20"/>
          <w:lang w:eastAsia="de-DE"/>
          <w:rPrChange w:id="32" w:author="David Döbele" w:date="2024-09-03T20:18:00Z" w16du:dateUtc="2024-09-03T18:18:00Z">
            <w:rPr>
              <w:rFonts w:ascii="Arial" w:eastAsia="Times New Roman" w:hAnsi="Arial" w:cs="Arial"/>
              <w:color w:val="000000"/>
              <w:sz w:val="21"/>
              <w:szCs w:val="21"/>
              <w:lang w:eastAsia="de-DE"/>
            </w:rPr>
          </w:rPrChange>
        </w:rPr>
        <w:t> </w:t>
      </w:r>
    </w:p>
    <w:p w14:paraId="3A13CD60" w14:textId="77777777" w:rsidR="00F7101F" w:rsidRPr="000A7B2F" w:rsidRDefault="00F7101F" w:rsidP="00F7101F">
      <w:pPr>
        <w:spacing w:after="0" w:line="235" w:lineRule="atLeast"/>
        <w:jc w:val="both"/>
        <w:rPr>
          <w:rFonts w:ascii="Calibri" w:eastAsia="Times New Roman" w:hAnsi="Calibri" w:cs="Calibri"/>
          <w:color w:val="000000"/>
          <w:sz w:val="20"/>
          <w:szCs w:val="20"/>
          <w:lang w:eastAsia="de-DE"/>
          <w:rPrChange w:id="33" w:author="David Döbele" w:date="2024-09-03T20:18:00Z" w16du:dateUtc="2024-09-03T18:18:00Z">
            <w:rPr>
              <w:rFonts w:ascii="Calibri" w:eastAsia="Times New Roman" w:hAnsi="Calibri" w:cs="Calibri"/>
              <w:color w:val="000000"/>
              <w:lang w:eastAsia="de-DE"/>
            </w:rPr>
          </w:rPrChange>
        </w:rPr>
      </w:pPr>
      <w:r w:rsidRPr="000A7B2F">
        <w:rPr>
          <w:rFonts w:ascii="Arial" w:eastAsia="Times New Roman" w:hAnsi="Arial" w:cs="Arial"/>
          <w:color w:val="000000"/>
          <w:sz w:val="20"/>
          <w:szCs w:val="20"/>
          <w:lang w:eastAsia="de-DE"/>
          <w:rPrChange w:id="34" w:author="David Döbele" w:date="2024-09-03T20:18:00Z" w16du:dateUtc="2024-09-03T18:18:00Z">
            <w:rPr>
              <w:rFonts w:ascii="Arial" w:eastAsia="Times New Roman" w:hAnsi="Arial" w:cs="Arial"/>
              <w:color w:val="000000"/>
              <w:sz w:val="21"/>
              <w:szCs w:val="21"/>
              <w:lang w:eastAsia="de-DE"/>
            </w:rPr>
          </w:rPrChange>
        </w:rPr>
        <w:t>mit einer Tätigkeit in der Wirtschaftsprüfung assoziiere ich spannende und abwechslungsreiche Aufgaben sowie die Möglichkeit, innerhalb kurzer Zeit ein hervorragendes Verständnis für Unternehmenskennzahlen und deren Bedeutung zu entwickeln. Doch am meisten fasziniert mich der Aspekt, welch eine hohe Bedeutung Wirtschaftsprüfer haben – sowohl für das zu prüfende Unternehmen als auch für die Funktionsfähigkeit der Kapitalmärkte und der Wirtschaft als Ganzes. Um eines Tages durch meine Arbeit ebenfalls solch eine positive Auswirkung zu haben, möchte ich </w:t>
      </w:r>
      <w:r w:rsidRPr="000A7B2F">
        <w:rPr>
          <w:rFonts w:ascii="Arial" w:eastAsia="Times New Roman" w:hAnsi="Arial" w:cs="Arial"/>
          <w:b/>
          <w:bCs/>
          <w:color w:val="000000"/>
          <w:sz w:val="20"/>
          <w:szCs w:val="20"/>
          <w:lang w:eastAsia="de-DE"/>
          <w:rPrChange w:id="35" w:author="David Döbele" w:date="2024-09-03T20:18:00Z" w16du:dateUtc="2024-09-03T18:18:00Z">
            <w:rPr>
              <w:rFonts w:ascii="Arial" w:eastAsia="Times New Roman" w:hAnsi="Arial" w:cs="Arial"/>
              <w:b/>
              <w:bCs/>
              <w:color w:val="000000"/>
              <w:sz w:val="21"/>
              <w:szCs w:val="21"/>
              <w:lang w:eastAsia="de-DE"/>
            </w:rPr>
          </w:rPrChange>
        </w:rPr>
        <w:t>XY</w:t>
      </w:r>
      <w:r w:rsidRPr="000A7B2F">
        <w:rPr>
          <w:rFonts w:ascii="Arial" w:eastAsia="Times New Roman" w:hAnsi="Arial" w:cs="Arial"/>
          <w:color w:val="000000"/>
          <w:sz w:val="20"/>
          <w:szCs w:val="20"/>
          <w:lang w:eastAsia="de-DE"/>
          <w:rPrChange w:id="36" w:author="David Döbele" w:date="2024-09-03T20:18:00Z" w16du:dateUtc="2024-09-03T18:18:00Z">
            <w:rPr>
              <w:rFonts w:ascii="Arial" w:eastAsia="Times New Roman" w:hAnsi="Arial" w:cs="Arial"/>
              <w:color w:val="000000"/>
              <w:sz w:val="21"/>
              <w:szCs w:val="21"/>
              <w:lang w:eastAsia="de-DE"/>
            </w:rPr>
          </w:rPrChange>
        </w:rPr>
        <w:t> ab März 2025 als Praktikant im Bereich Wirtschaftsprüfung für einen Zeitraum von drei Monaten unterstützen.</w:t>
      </w:r>
    </w:p>
    <w:p w14:paraId="24BABF9B" w14:textId="77777777" w:rsidR="00F7101F" w:rsidRPr="000A7B2F" w:rsidRDefault="00F7101F" w:rsidP="00F7101F">
      <w:pPr>
        <w:spacing w:after="0" w:line="235" w:lineRule="atLeast"/>
        <w:jc w:val="both"/>
        <w:rPr>
          <w:rFonts w:ascii="Calibri" w:eastAsia="Times New Roman" w:hAnsi="Calibri" w:cs="Calibri"/>
          <w:color w:val="000000"/>
          <w:sz w:val="20"/>
          <w:szCs w:val="20"/>
          <w:lang w:eastAsia="de-DE"/>
          <w:rPrChange w:id="37" w:author="David Döbele" w:date="2024-09-03T20:18:00Z" w16du:dateUtc="2024-09-03T18:18:00Z">
            <w:rPr>
              <w:rFonts w:ascii="Calibri" w:eastAsia="Times New Roman" w:hAnsi="Calibri" w:cs="Calibri"/>
              <w:color w:val="000000"/>
              <w:lang w:eastAsia="de-DE"/>
            </w:rPr>
          </w:rPrChange>
        </w:rPr>
      </w:pPr>
      <w:r w:rsidRPr="000A7B2F">
        <w:rPr>
          <w:rFonts w:ascii="Arial" w:eastAsia="Times New Roman" w:hAnsi="Arial" w:cs="Arial"/>
          <w:color w:val="000000"/>
          <w:sz w:val="20"/>
          <w:szCs w:val="20"/>
          <w:lang w:eastAsia="de-DE"/>
          <w:rPrChange w:id="38" w:author="David Döbele" w:date="2024-09-03T20:18:00Z" w16du:dateUtc="2024-09-03T18:18:00Z">
            <w:rPr>
              <w:rFonts w:ascii="Arial" w:eastAsia="Times New Roman" w:hAnsi="Arial" w:cs="Arial"/>
              <w:color w:val="000000"/>
              <w:sz w:val="21"/>
              <w:szCs w:val="21"/>
              <w:lang w:eastAsia="de-DE"/>
            </w:rPr>
          </w:rPrChange>
        </w:rPr>
        <w:t> </w:t>
      </w:r>
    </w:p>
    <w:p w14:paraId="2B556E15" w14:textId="36698CAE" w:rsidR="00F7101F" w:rsidRPr="000A7B2F" w:rsidRDefault="00F7101F" w:rsidP="00F7101F">
      <w:pPr>
        <w:spacing w:after="0" w:line="235" w:lineRule="atLeast"/>
        <w:jc w:val="both"/>
        <w:rPr>
          <w:rFonts w:ascii="Calibri" w:eastAsia="Times New Roman" w:hAnsi="Calibri" w:cs="Calibri"/>
          <w:color w:val="000000"/>
          <w:sz w:val="20"/>
          <w:szCs w:val="20"/>
          <w:lang w:eastAsia="de-DE"/>
          <w:rPrChange w:id="39" w:author="David Döbele" w:date="2024-09-03T20:18:00Z" w16du:dateUtc="2024-09-03T18:18:00Z">
            <w:rPr>
              <w:rFonts w:ascii="Calibri" w:eastAsia="Times New Roman" w:hAnsi="Calibri" w:cs="Calibri"/>
              <w:color w:val="000000"/>
              <w:lang w:eastAsia="de-DE"/>
            </w:rPr>
          </w:rPrChange>
        </w:rPr>
      </w:pPr>
      <w:r w:rsidRPr="000A7B2F">
        <w:rPr>
          <w:rFonts w:ascii="Arial" w:eastAsia="Times New Roman" w:hAnsi="Arial" w:cs="Arial"/>
          <w:color w:val="000000"/>
          <w:sz w:val="20"/>
          <w:szCs w:val="20"/>
          <w:lang w:eastAsia="de-DE"/>
          <w:rPrChange w:id="40" w:author="David Döbele" w:date="2024-09-03T20:18:00Z" w16du:dateUtc="2024-09-03T18:18:00Z">
            <w:rPr>
              <w:rFonts w:ascii="Arial" w:eastAsia="Times New Roman" w:hAnsi="Arial" w:cs="Arial"/>
              <w:color w:val="000000"/>
              <w:sz w:val="21"/>
              <w:szCs w:val="21"/>
              <w:lang w:eastAsia="de-DE"/>
            </w:rPr>
          </w:rPrChange>
        </w:rPr>
        <w:t xml:space="preserve">Nachdem ich bereits während der Schulzeit durch meinen Leistungskurs Wirtschaft ein hohes Interesse an finanzwirtschaftlichen Themen entwickelt hatte, war eine Ausbildung zum Bankkaufmann für mich der nächste logische Schritt. Während meiner Ausbildung bei der Bremischen Volksbank konnte ich bereits umfangreiche Kenntnisse im Bereich der Finanzwelt und der Wirtschaft erwerben. Besonders wertvoll sind dabei meine analytischen Fähigkeiten, die ich durch die regelmäßige Analyse von Finanzdaten weiter ausprägen konnte. In meiner Ausbildung konnte ich außerdem meine Fähigkeit, effektiv in einem Team zu arbeiten sowie meine Kommunikationsfähigkeit durch die tägliche, direkte Interaktion mit Kunden und Kollegen weiterentwickeln. </w:t>
      </w:r>
      <w:del w:id="41" w:author="David Döbele" w:date="2024-09-03T20:16:00Z" w16du:dateUtc="2024-09-03T18:16:00Z">
        <w:r w:rsidRPr="000A7B2F" w:rsidDel="000A7B2F">
          <w:rPr>
            <w:rFonts w:ascii="Arial" w:eastAsia="Times New Roman" w:hAnsi="Arial" w:cs="Arial"/>
            <w:color w:val="000000"/>
            <w:sz w:val="20"/>
            <w:szCs w:val="20"/>
            <w:lang w:eastAsia="de-DE"/>
            <w:rPrChange w:id="42" w:author="David Döbele" w:date="2024-09-03T20:18:00Z" w16du:dateUtc="2024-09-03T18:18:00Z">
              <w:rPr>
                <w:rFonts w:ascii="Arial" w:eastAsia="Times New Roman" w:hAnsi="Arial" w:cs="Arial"/>
                <w:color w:val="000000"/>
                <w:sz w:val="21"/>
                <w:szCs w:val="21"/>
                <w:lang w:eastAsia="de-DE"/>
              </w:rPr>
            </w:rPrChange>
          </w:rPr>
          <w:delText xml:space="preserve">Diese </w:delText>
        </w:r>
      </w:del>
      <w:ins w:id="43" w:author="David Döbele" w:date="2024-09-03T20:16:00Z" w16du:dateUtc="2024-09-03T18:16:00Z">
        <w:r w:rsidR="000A7B2F" w:rsidRPr="000A7B2F">
          <w:rPr>
            <w:rFonts w:ascii="Arial" w:eastAsia="Times New Roman" w:hAnsi="Arial" w:cs="Arial"/>
            <w:color w:val="000000"/>
            <w:sz w:val="20"/>
            <w:szCs w:val="20"/>
            <w:lang w:eastAsia="de-DE"/>
            <w:rPrChange w:id="44" w:author="David Döbele" w:date="2024-09-03T20:18:00Z" w16du:dateUtc="2024-09-03T18:18:00Z">
              <w:rPr>
                <w:rFonts w:ascii="Arial" w:eastAsia="Times New Roman" w:hAnsi="Arial" w:cs="Arial"/>
                <w:color w:val="000000"/>
                <w:sz w:val="21"/>
                <w:szCs w:val="21"/>
                <w:lang w:eastAsia="de-DE"/>
              </w:rPr>
            </w:rPrChange>
          </w:rPr>
          <w:t>Meine anfängliche</w:t>
        </w:r>
        <w:r w:rsidR="000A7B2F" w:rsidRPr="000A7B2F">
          <w:rPr>
            <w:rFonts w:ascii="Arial" w:eastAsia="Times New Roman" w:hAnsi="Arial" w:cs="Arial"/>
            <w:color w:val="000000"/>
            <w:sz w:val="20"/>
            <w:szCs w:val="20"/>
            <w:lang w:eastAsia="de-DE"/>
            <w:rPrChange w:id="45" w:author="David Döbele" w:date="2024-09-03T20:18:00Z" w16du:dateUtc="2024-09-03T18:18:00Z">
              <w:rPr>
                <w:rFonts w:ascii="Arial" w:eastAsia="Times New Roman" w:hAnsi="Arial" w:cs="Arial"/>
                <w:color w:val="000000"/>
                <w:sz w:val="21"/>
                <w:szCs w:val="21"/>
                <w:lang w:eastAsia="de-DE"/>
              </w:rPr>
            </w:rPrChange>
          </w:rPr>
          <w:t xml:space="preserve"> </w:t>
        </w:r>
      </w:ins>
      <w:r w:rsidRPr="000A7B2F">
        <w:rPr>
          <w:rFonts w:ascii="Arial" w:eastAsia="Times New Roman" w:hAnsi="Arial" w:cs="Arial"/>
          <w:color w:val="000000"/>
          <w:sz w:val="20"/>
          <w:szCs w:val="20"/>
          <w:lang w:eastAsia="de-DE"/>
          <w:rPrChange w:id="46" w:author="David Döbele" w:date="2024-09-03T20:18:00Z" w16du:dateUtc="2024-09-03T18:18:00Z">
            <w:rPr>
              <w:rFonts w:ascii="Arial" w:eastAsia="Times New Roman" w:hAnsi="Arial" w:cs="Arial"/>
              <w:color w:val="000000"/>
              <w:sz w:val="21"/>
              <w:szCs w:val="21"/>
              <w:lang w:eastAsia="de-DE"/>
            </w:rPr>
          </w:rPrChange>
        </w:rPr>
        <w:t xml:space="preserve">Begeisterung für die Wirtschaft verstärkte sich durch meine Ausbildung noch mal, weshalb ich mich entschied, </w:t>
      </w:r>
      <w:del w:id="47" w:author="David Döbele" w:date="2024-09-03T20:16:00Z" w16du:dateUtc="2024-09-03T18:16:00Z">
        <w:r w:rsidRPr="000A7B2F" w:rsidDel="000A7B2F">
          <w:rPr>
            <w:rFonts w:ascii="Arial" w:eastAsia="Times New Roman" w:hAnsi="Arial" w:cs="Arial"/>
            <w:color w:val="000000"/>
            <w:sz w:val="20"/>
            <w:szCs w:val="20"/>
            <w:lang w:eastAsia="de-DE"/>
            <w:rPrChange w:id="48" w:author="David Döbele" w:date="2024-09-03T20:18:00Z" w16du:dateUtc="2024-09-03T18:18:00Z">
              <w:rPr>
                <w:rFonts w:ascii="Arial" w:eastAsia="Times New Roman" w:hAnsi="Arial" w:cs="Arial"/>
                <w:color w:val="000000"/>
                <w:sz w:val="21"/>
                <w:szCs w:val="21"/>
                <w:lang w:eastAsia="de-DE"/>
              </w:rPr>
            </w:rPrChange>
          </w:rPr>
          <w:delText xml:space="preserve">dass ich mich in diesem Bereich akademisch weiterbilden möchte. Daher entschloss ich mich </w:delText>
        </w:r>
      </w:del>
      <w:r w:rsidRPr="000A7B2F">
        <w:rPr>
          <w:rFonts w:ascii="Arial" w:eastAsia="Times New Roman" w:hAnsi="Arial" w:cs="Arial"/>
          <w:color w:val="000000"/>
          <w:sz w:val="20"/>
          <w:szCs w:val="20"/>
          <w:lang w:eastAsia="de-DE"/>
          <w:rPrChange w:id="49" w:author="David Döbele" w:date="2024-09-03T20:18:00Z" w16du:dateUtc="2024-09-03T18:18:00Z">
            <w:rPr>
              <w:rFonts w:ascii="Arial" w:eastAsia="Times New Roman" w:hAnsi="Arial" w:cs="Arial"/>
              <w:color w:val="000000"/>
              <w:sz w:val="21"/>
              <w:szCs w:val="21"/>
              <w:lang w:eastAsia="de-DE"/>
            </w:rPr>
          </w:rPrChange>
        </w:rPr>
        <w:t xml:space="preserve">2 Kurse der Summer Session an der Boston University in den USA im Bereich „Business Administration“ zu absolvieren. In diesem komprimierten Auslandssemester lernte ich </w:t>
      </w:r>
      <w:ins w:id="50" w:author="David Döbele" w:date="2024-09-03T20:16:00Z" w16du:dateUtc="2024-09-03T18:16:00Z">
        <w:r w:rsidR="000A7B2F" w:rsidRPr="000A7B2F">
          <w:rPr>
            <w:rFonts w:ascii="Arial" w:eastAsia="Times New Roman" w:hAnsi="Arial" w:cs="Arial"/>
            <w:color w:val="000000"/>
            <w:sz w:val="20"/>
            <w:szCs w:val="20"/>
            <w:lang w:eastAsia="de-DE"/>
            <w:rPrChange w:id="51" w:author="David Döbele" w:date="2024-09-03T20:18:00Z" w16du:dateUtc="2024-09-03T18:18:00Z">
              <w:rPr>
                <w:rFonts w:ascii="Arial" w:eastAsia="Times New Roman" w:hAnsi="Arial" w:cs="Arial"/>
                <w:color w:val="000000"/>
                <w:sz w:val="21"/>
                <w:szCs w:val="21"/>
                <w:lang w:eastAsia="de-DE"/>
              </w:rPr>
            </w:rPrChange>
          </w:rPr>
          <w:t>M&amp;A-Prozesse sowie Unternehmensbewertungsmethode</w:t>
        </w:r>
      </w:ins>
      <w:del w:id="52" w:author="David Döbele" w:date="2024-09-03T20:17:00Z" w16du:dateUtc="2024-09-03T18:17:00Z">
        <w:r w:rsidRPr="000A7B2F" w:rsidDel="000A7B2F">
          <w:rPr>
            <w:rFonts w:ascii="Arial" w:eastAsia="Times New Roman" w:hAnsi="Arial" w:cs="Arial"/>
            <w:color w:val="000000"/>
            <w:sz w:val="20"/>
            <w:szCs w:val="20"/>
            <w:lang w:eastAsia="de-DE"/>
            <w:rPrChange w:id="53" w:author="David Döbele" w:date="2024-09-03T20:18:00Z" w16du:dateUtc="2024-09-03T18:18:00Z">
              <w:rPr>
                <w:rFonts w:ascii="Arial" w:eastAsia="Times New Roman" w:hAnsi="Arial" w:cs="Arial"/>
                <w:color w:val="000000"/>
                <w:sz w:val="21"/>
                <w:szCs w:val="21"/>
                <w:lang w:eastAsia="de-DE"/>
              </w:rPr>
            </w:rPrChange>
          </w:rPr>
          <w:delText>Unternehmen sowie Übernahmen und Fusionen zu bewerte</w:delText>
        </w:r>
      </w:del>
      <w:r w:rsidRPr="000A7B2F">
        <w:rPr>
          <w:rFonts w:ascii="Arial" w:eastAsia="Times New Roman" w:hAnsi="Arial" w:cs="Arial"/>
          <w:color w:val="000000"/>
          <w:sz w:val="20"/>
          <w:szCs w:val="20"/>
          <w:lang w:eastAsia="de-DE"/>
          <w:rPrChange w:id="54" w:author="David Döbele" w:date="2024-09-03T20:18:00Z" w16du:dateUtc="2024-09-03T18:18:00Z">
            <w:rPr>
              <w:rFonts w:ascii="Arial" w:eastAsia="Times New Roman" w:hAnsi="Arial" w:cs="Arial"/>
              <w:color w:val="000000"/>
              <w:sz w:val="21"/>
              <w:szCs w:val="21"/>
              <w:lang w:eastAsia="de-DE"/>
            </w:rPr>
          </w:rPrChange>
        </w:rPr>
        <w:t>n mithilfe von Finanzmodellen und Kalkulationen in Excel</w:t>
      </w:r>
      <w:ins w:id="55" w:author="David Döbele" w:date="2024-09-03T20:17:00Z" w16du:dateUtc="2024-09-03T18:17:00Z">
        <w:r w:rsidR="000A7B2F" w:rsidRPr="000A7B2F">
          <w:rPr>
            <w:rFonts w:ascii="Arial" w:eastAsia="Times New Roman" w:hAnsi="Arial" w:cs="Arial"/>
            <w:color w:val="000000"/>
            <w:sz w:val="20"/>
            <w:szCs w:val="20"/>
            <w:lang w:eastAsia="de-DE"/>
            <w:rPrChange w:id="56" w:author="David Döbele" w:date="2024-09-03T20:18:00Z" w16du:dateUtc="2024-09-03T18:18:00Z">
              <w:rPr>
                <w:rFonts w:ascii="Arial" w:eastAsia="Times New Roman" w:hAnsi="Arial" w:cs="Arial"/>
                <w:color w:val="000000"/>
                <w:sz w:val="21"/>
                <w:szCs w:val="21"/>
                <w:lang w:eastAsia="de-DE"/>
              </w:rPr>
            </w:rPrChange>
          </w:rPr>
          <w:t xml:space="preserve"> kennen</w:t>
        </w:r>
      </w:ins>
      <w:r w:rsidRPr="000A7B2F">
        <w:rPr>
          <w:rFonts w:ascii="Arial" w:eastAsia="Times New Roman" w:hAnsi="Arial" w:cs="Arial"/>
          <w:color w:val="000000"/>
          <w:sz w:val="20"/>
          <w:szCs w:val="20"/>
          <w:lang w:eastAsia="de-DE"/>
          <w:rPrChange w:id="57" w:author="David Döbele" w:date="2024-09-03T20:18:00Z" w16du:dateUtc="2024-09-03T18:18:00Z">
            <w:rPr>
              <w:rFonts w:ascii="Arial" w:eastAsia="Times New Roman" w:hAnsi="Arial" w:cs="Arial"/>
              <w:color w:val="000000"/>
              <w:sz w:val="21"/>
              <w:szCs w:val="21"/>
              <w:lang w:eastAsia="de-DE"/>
            </w:rPr>
          </w:rPrChange>
        </w:rPr>
        <w:t xml:space="preserve">. Zusätzlich lernte ich anhand von echten Fällen, welche Strategien Unternehmen anwenden, um nachhaltige Wettbewerbsvorteile zu erzielen. </w:t>
      </w:r>
      <w:del w:id="58" w:author="David Döbele" w:date="2024-09-03T20:17:00Z" w16du:dateUtc="2024-09-03T18:17:00Z">
        <w:r w:rsidRPr="000A7B2F" w:rsidDel="000A7B2F">
          <w:rPr>
            <w:rFonts w:ascii="Arial" w:eastAsia="Times New Roman" w:hAnsi="Arial" w:cs="Arial"/>
            <w:color w:val="000000"/>
            <w:sz w:val="20"/>
            <w:szCs w:val="20"/>
            <w:lang w:eastAsia="de-DE"/>
            <w:rPrChange w:id="59" w:author="David Döbele" w:date="2024-09-03T20:18:00Z" w16du:dateUtc="2024-09-03T18:18:00Z">
              <w:rPr>
                <w:rFonts w:ascii="Arial" w:eastAsia="Times New Roman" w:hAnsi="Arial" w:cs="Arial"/>
                <w:color w:val="000000"/>
                <w:sz w:val="21"/>
                <w:szCs w:val="21"/>
                <w:lang w:eastAsia="de-DE"/>
              </w:rPr>
            </w:rPrChange>
          </w:rPr>
          <w:delText xml:space="preserve">Am Ende des Kurses „Strategy, Innovation and Global Competition“ durfte ich im Rahmen eines Consulting Projekts mit anschließender Präsentation gemeinsam mit vier Kommilitonen fünf verschiedene Strategien für ein Unternehmen ausarbeiten, wodurch dieses einen Wettbewerbsvorteil ihren Mitbewerbern gegenüber erzielen kann. </w:delText>
        </w:r>
      </w:del>
      <w:r w:rsidRPr="000A7B2F">
        <w:rPr>
          <w:rFonts w:ascii="Arial" w:eastAsia="Times New Roman" w:hAnsi="Arial" w:cs="Arial"/>
          <w:color w:val="000000"/>
          <w:sz w:val="20"/>
          <w:szCs w:val="20"/>
          <w:lang w:eastAsia="de-DE"/>
          <w:rPrChange w:id="60" w:author="David Döbele" w:date="2024-09-03T20:18:00Z" w16du:dateUtc="2024-09-03T18:18:00Z">
            <w:rPr>
              <w:rFonts w:ascii="Arial" w:eastAsia="Times New Roman" w:hAnsi="Arial" w:cs="Arial"/>
              <w:color w:val="000000"/>
              <w:sz w:val="21"/>
              <w:szCs w:val="21"/>
              <w:lang w:eastAsia="de-DE"/>
            </w:rPr>
          </w:rPrChange>
        </w:rPr>
        <w:t xml:space="preserve">Ab </w:t>
      </w:r>
      <w:del w:id="61" w:author="David Döbele" w:date="2024-09-03T20:17:00Z" w16du:dateUtc="2024-09-03T18:17:00Z">
        <w:r w:rsidRPr="000A7B2F" w:rsidDel="000A7B2F">
          <w:rPr>
            <w:rFonts w:ascii="Arial" w:eastAsia="Times New Roman" w:hAnsi="Arial" w:cs="Arial"/>
            <w:color w:val="000000"/>
            <w:sz w:val="20"/>
            <w:szCs w:val="20"/>
            <w:lang w:eastAsia="de-DE"/>
            <w:rPrChange w:id="62" w:author="David Döbele" w:date="2024-09-03T20:18:00Z" w16du:dateUtc="2024-09-03T18:18:00Z">
              <w:rPr>
                <w:rFonts w:ascii="Arial" w:eastAsia="Times New Roman" w:hAnsi="Arial" w:cs="Arial"/>
                <w:color w:val="000000"/>
                <w:sz w:val="21"/>
                <w:szCs w:val="21"/>
                <w:lang w:eastAsia="de-DE"/>
              </w:rPr>
            </w:rPrChange>
          </w:rPr>
          <w:delText>dem 01.10. 2024 beginne ich mein</w:delText>
        </w:r>
      </w:del>
      <w:ins w:id="63" w:author="David Döbele" w:date="2024-09-03T20:17:00Z" w16du:dateUtc="2024-09-03T18:17:00Z">
        <w:r w:rsidR="000A7B2F" w:rsidRPr="000A7B2F">
          <w:rPr>
            <w:rFonts w:ascii="Arial" w:eastAsia="Times New Roman" w:hAnsi="Arial" w:cs="Arial"/>
            <w:color w:val="000000"/>
            <w:sz w:val="20"/>
            <w:szCs w:val="20"/>
            <w:lang w:eastAsia="de-DE"/>
            <w:rPrChange w:id="64" w:author="David Döbele" w:date="2024-09-03T20:18:00Z" w16du:dateUtc="2024-09-03T18:18:00Z">
              <w:rPr>
                <w:rFonts w:ascii="Arial" w:eastAsia="Times New Roman" w:hAnsi="Arial" w:cs="Arial"/>
                <w:color w:val="000000"/>
                <w:sz w:val="21"/>
                <w:szCs w:val="21"/>
                <w:lang w:eastAsia="de-DE"/>
              </w:rPr>
            </w:rPrChange>
          </w:rPr>
          <w:t>diesem Semester studiere ich</w:t>
        </w:r>
      </w:ins>
      <w:r w:rsidRPr="000A7B2F">
        <w:rPr>
          <w:rFonts w:ascii="Arial" w:eastAsia="Times New Roman" w:hAnsi="Arial" w:cs="Arial"/>
          <w:color w:val="000000"/>
          <w:sz w:val="20"/>
          <w:szCs w:val="20"/>
          <w:lang w:eastAsia="de-DE"/>
          <w:rPrChange w:id="65" w:author="David Döbele" w:date="2024-09-03T20:18:00Z" w16du:dateUtc="2024-09-03T18:18:00Z">
            <w:rPr>
              <w:rFonts w:ascii="Arial" w:eastAsia="Times New Roman" w:hAnsi="Arial" w:cs="Arial"/>
              <w:color w:val="000000"/>
              <w:sz w:val="21"/>
              <w:szCs w:val="21"/>
              <w:lang w:eastAsia="de-DE"/>
            </w:rPr>
          </w:rPrChange>
        </w:rPr>
        <w:t xml:space="preserve"> Wirtschaftswissenschaften</w:t>
      </w:r>
      <w:del w:id="66" w:author="David Döbele" w:date="2024-09-03T20:17:00Z" w16du:dateUtc="2024-09-03T18:17:00Z">
        <w:r w:rsidRPr="000A7B2F" w:rsidDel="000A7B2F">
          <w:rPr>
            <w:rFonts w:ascii="Arial" w:eastAsia="Times New Roman" w:hAnsi="Arial" w:cs="Arial"/>
            <w:color w:val="000000"/>
            <w:sz w:val="20"/>
            <w:szCs w:val="20"/>
            <w:lang w:eastAsia="de-DE"/>
            <w:rPrChange w:id="67" w:author="David Döbele" w:date="2024-09-03T20:18:00Z" w16du:dateUtc="2024-09-03T18:18:00Z">
              <w:rPr>
                <w:rFonts w:ascii="Arial" w:eastAsia="Times New Roman" w:hAnsi="Arial" w:cs="Arial"/>
                <w:color w:val="000000"/>
                <w:sz w:val="21"/>
                <w:szCs w:val="21"/>
                <w:lang w:eastAsia="de-DE"/>
              </w:rPr>
            </w:rPrChange>
          </w:rPr>
          <w:delText>-</w:delText>
        </w:r>
      </w:del>
      <w:ins w:id="68" w:author="David Döbele" w:date="2024-09-03T20:17:00Z" w16du:dateUtc="2024-09-03T18:17:00Z">
        <w:r w:rsidR="000A7B2F" w:rsidRPr="000A7B2F" w:rsidDel="000A7B2F">
          <w:rPr>
            <w:rFonts w:ascii="Arial" w:eastAsia="Times New Roman" w:hAnsi="Arial" w:cs="Arial"/>
            <w:color w:val="000000"/>
            <w:sz w:val="20"/>
            <w:szCs w:val="20"/>
            <w:lang w:eastAsia="de-DE"/>
            <w:rPrChange w:id="69" w:author="David Döbele" w:date="2024-09-03T20:18:00Z" w16du:dateUtc="2024-09-03T18:18:00Z">
              <w:rPr>
                <w:rFonts w:ascii="Arial" w:eastAsia="Times New Roman" w:hAnsi="Arial" w:cs="Arial"/>
                <w:color w:val="000000"/>
                <w:sz w:val="21"/>
                <w:szCs w:val="21"/>
                <w:lang w:eastAsia="de-DE"/>
              </w:rPr>
            </w:rPrChange>
          </w:rPr>
          <w:t xml:space="preserve"> </w:t>
        </w:r>
      </w:ins>
      <w:del w:id="70" w:author="David Döbele" w:date="2024-09-03T20:17:00Z" w16du:dateUtc="2024-09-03T18:17:00Z">
        <w:r w:rsidRPr="000A7B2F" w:rsidDel="000A7B2F">
          <w:rPr>
            <w:rFonts w:ascii="Arial" w:eastAsia="Times New Roman" w:hAnsi="Arial" w:cs="Arial"/>
            <w:color w:val="000000"/>
            <w:sz w:val="20"/>
            <w:szCs w:val="20"/>
            <w:lang w:eastAsia="de-DE"/>
            <w:rPrChange w:id="71" w:author="David Döbele" w:date="2024-09-03T20:18:00Z" w16du:dateUtc="2024-09-03T18:18:00Z">
              <w:rPr>
                <w:rFonts w:ascii="Arial" w:eastAsia="Times New Roman" w:hAnsi="Arial" w:cs="Arial"/>
                <w:color w:val="000000"/>
                <w:sz w:val="21"/>
                <w:szCs w:val="21"/>
                <w:lang w:eastAsia="de-DE"/>
              </w:rPr>
            </w:rPrChange>
          </w:rPr>
          <w:delText>Studium </w:delText>
        </w:r>
      </w:del>
      <w:r w:rsidRPr="000A7B2F">
        <w:rPr>
          <w:rFonts w:ascii="Arial" w:eastAsia="Times New Roman" w:hAnsi="Arial" w:cs="Arial"/>
          <w:color w:val="000000"/>
          <w:sz w:val="20"/>
          <w:szCs w:val="20"/>
          <w:lang w:eastAsia="de-DE"/>
          <w:rPrChange w:id="72" w:author="David Döbele" w:date="2024-09-03T20:18:00Z" w16du:dateUtc="2024-09-03T18:18:00Z">
            <w:rPr>
              <w:rFonts w:ascii="Arial" w:eastAsia="Times New Roman" w:hAnsi="Arial" w:cs="Arial"/>
              <w:color w:val="000000"/>
              <w:sz w:val="21"/>
              <w:szCs w:val="21"/>
              <w:lang w:eastAsia="de-DE"/>
            </w:rPr>
          </w:rPrChange>
        </w:rPr>
        <w:t xml:space="preserve">an der Goethe-Universität in Frankfurt am Main und freue mich darauf, mein Wissen noch mehr zu erweitern. In meiner Freizeit finde ich Ausgleich durch Sport, </w:t>
      </w:r>
      <w:del w:id="73" w:author="David Döbele" w:date="2024-09-03T20:18:00Z" w16du:dateUtc="2024-09-03T18:18:00Z">
        <w:r w:rsidRPr="000A7B2F" w:rsidDel="000A7B2F">
          <w:rPr>
            <w:rFonts w:ascii="Arial" w:eastAsia="Times New Roman" w:hAnsi="Arial" w:cs="Arial"/>
            <w:color w:val="000000"/>
            <w:sz w:val="20"/>
            <w:szCs w:val="20"/>
            <w:lang w:eastAsia="de-DE"/>
            <w:rPrChange w:id="74" w:author="David Döbele" w:date="2024-09-03T20:18:00Z" w16du:dateUtc="2024-09-03T18:18:00Z">
              <w:rPr>
                <w:rFonts w:ascii="Arial" w:eastAsia="Times New Roman" w:hAnsi="Arial" w:cs="Arial"/>
                <w:color w:val="000000"/>
                <w:sz w:val="21"/>
                <w:szCs w:val="21"/>
                <w:lang w:eastAsia="de-DE"/>
              </w:rPr>
            </w:rPrChange>
          </w:rPr>
          <w:delText xml:space="preserve">ob durch Fußball, welchen ich seit knapp 2 Jahren wieder spiele, oder aber in der Vergangenheit auch Tischtennis, </w:delText>
        </w:r>
      </w:del>
      <w:r w:rsidRPr="000A7B2F">
        <w:rPr>
          <w:rFonts w:ascii="Arial" w:eastAsia="Times New Roman" w:hAnsi="Arial" w:cs="Arial"/>
          <w:color w:val="000000"/>
          <w:sz w:val="20"/>
          <w:szCs w:val="20"/>
          <w:lang w:eastAsia="de-DE"/>
          <w:rPrChange w:id="75" w:author="David Döbele" w:date="2024-09-03T20:18:00Z" w16du:dateUtc="2024-09-03T18:18:00Z">
            <w:rPr>
              <w:rFonts w:ascii="Arial" w:eastAsia="Times New Roman" w:hAnsi="Arial" w:cs="Arial"/>
              <w:color w:val="000000"/>
              <w:sz w:val="21"/>
              <w:szCs w:val="21"/>
              <w:lang w:eastAsia="de-DE"/>
            </w:rPr>
          </w:rPrChange>
        </w:rPr>
        <w:t xml:space="preserve">wobei ich durch meinen Ehrgeiz und meine Disziplin </w:t>
      </w:r>
      <w:ins w:id="76" w:author="David Döbele" w:date="2024-09-03T20:18:00Z" w16du:dateUtc="2024-09-03T18:18:00Z">
        <w:r w:rsidR="000A7B2F" w:rsidRPr="000A7B2F">
          <w:rPr>
            <w:rFonts w:ascii="Arial" w:eastAsia="Times New Roman" w:hAnsi="Arial" w:cs="Arial"/>
            <w:color w:val="000000"/>
            <w:sz w:val="20"/>
            <w:szCs w:val="20"/>
            <w:lang w:eastAsia="de-DE"/>
            <w:rPrChange w:id="77" w:author="David Döbele" w:date="2024-09-03T20:18:00Z" w16du:dateUtc="2024-09-03T18:18:00Z">
              <w:rPr>
                <w:rFonts w:ascii="Arial" w:eastAsia="Times New Roman" w:hAnsi="Arial" w:cs="Arial"/>
                <w:color w:val="000000"/>
                <w:sz w:val="21"/>
                <w:szCs w:val="21"/>
                <w:lang w:eastAsia="de-DE"/>
              </w:rPr>
            </w:rPrChange>
          </w:rPr>
          <w:t xml:space="preserve">im Tischtennis </w:t>
        </w:r>
      </w:ins>
      <w:r w:rsidRPr="000A7B2F">
        <w:rPr>
          <w:rFonts w:ascii="Arial" w:eastAsia="Times New Roman" w:hAnsi="Arial" w:cs="Arial"/>
          <w:color w:val="000000"/>
          <w:sz w:val="20"/>
          <w:szCs w:val="20"/>
          <w:lang w:eastAsia="de-DE"/>
          <w:rPrChange w:id="78" w:author="David Döbele" w:date="2024-09-03T20:18:00Z" w16du:dateUtc="2024-09-03T18:18:00Z">
            <w:rPr>
              <w:rFonts w:ascii="Arial" w:eastAsia="Times New Roman" w:hAnsi="Arial" w:cs="Arial"/>
              <w:color w:val="000000"/>
              <w:sz w:val="21"/>
              <w:szCs w:val="21"/>
              <w:lang w:eastAsia="de-DE"/>
            </w:rPr>
          </w:rPrChange>
        </w:rPr>
        <w:t>auch auf Landesebene Erfolge feiern konnte. Diesen Ehrgeiz und diese Freude an herausfordernden Projekten möchte ich nun gerne bei Ihnen in Form des Praktikums mit einbringen.</w:t>
      </w:r>
    </w:p>
    <w:p w14:paraId="076CEE21" w14:textId="77777777" w:rsidR="00F7101F" w:rsidRPr="000A7B2F" w:rsidRDefault="00F7101F" w:rsidP="00F7101F">
      <w:pPr>
        <w:spacing w:after="0" w:line="235" w:lineRule="atLeast"/>
        <w:rPr>
          <w:rFonts w:ascii="Calibri" w:eastAsia="Times New Roman" w:hAnsi="Calibri" w:cs="Calibri"/>
          <w:color w:val="000000"/>
          <w:sz w:val="20"/>
          <w:szCs w:val="20"/>
          <w:lang w:eastAsia="de-DE"/>
          <w:rPrChange w:id="79" w:author="David Döbele" w:date="2024-09-03T20:18:00Z" w16du:dateUtc="2024-09-03T18:18:00Z">
            <w:rPr>
              <w:rFonts w:ascii="Calibri" w:eastAsia="Times New Roman" w:hAnsi="Calibri" w:cs="Calibri"/>
              <w:color w:val="000000"/>
              <w:lang w:eastAsia="de-DE"/>
            </w:rPr>
          </w:rPrChange>
        </w:rPr>
      </w:pPr>
      <w:r w:rsidRPr="000A7B2F">
        <w:rPr>
          <w:rFonts w:ascii="Arial" w:eastAsia="Times New Roman" w:hAnsi="Arial" w:cs="Arial"/>
          <w:color w:val="000000"/>
          <w:sz w:val="20"/>
          <w:szCs w:val="20"/>
          <w:lang w:eastAsia="de-DE"/>
          <w:rPrChange w:id="80" w:author="David Döbele" w:date="2024-09-03T20:18:00Z" w16du:dateUtc="2024-09-03T18:18:00Z">
            <w:rPr>
              <w:rFonts w:ascii="Arial" w:eastAsia="Times New Roman" w:hAnsi="Arial" w:cs="Arial"/>
              <w:color w:val="000000"/>
              <w:sz w:val="21"/>
              <w:szCs w:val="21"/>
              <w:lang w:eastAsia="de-DE"/>
            </w:rPr>
          </w:rPrChange>
        </w:rPr>
        <w:t> </w:t>
      </w:r>
    </w:p>
    <w:p w14:paraId="78F81AF0" w14:textId="77777777" w:rsidR="00F7101F" w:rsidRPr="000A7B2F" w:rsidRDefault="00F7101F" w:rsidP="00F7101F">
      <w:pPr>
        <w:spacing w:after="0" w:line="235" w:lineRule="atLeast"/>
        <w:jc w:val="both"/>
        <w:rPr>
          <w:rFonts w:ascii="Calibri" w:eastAsia="Times New Roman" w:hAnsi="Calibri" w:cs="Calibri"/>
          <w:color w:val="000000"/>
          <w:sz w:val="20"/>
          <w:szCs w:val="20"/>
          <w:lang w:eastAsia="de-DE"/>
          <w:rPrChange w:id="81" w:author="David Döbele" w:date="2024-09-03T20:18:00Z" w16du:dateUtc="2024-09-03T18:18:00Z">
            <w:rPr>
              <w:rFonts w:ascii="Calibri" w:eastAsia="Times New Roman" w:hAnsi="Calibri" w:cs="Calibri"/>
              <w:color w:val="000000"/>
              <w:lang w:eastAsia="de-DE"/>
            </w:rPr>
          </w:rPrChange>
        </w:rPr>
      </w:pPr>
      <w:r w:rsidRPr="000A7B2F">
        <w:rPr>
          <w:rFonts w:ascii="Arial" w:eastAsia="Times New Roman" w:hAnsi="Arial" w:cs="Arial"/>
          <w:b/>
          <w:bCs/>
          <w:color w:val="000000"/>
          <w:sz w:val="20"/>
          <w:szCs w:val="20"/>
          <w:lang w:eastAsia="de-DE"/>
          <w:rPrChange w:id="82" w:author="David Döbele" w:date="2024-09-03T20:18:00Z" w16du:dateUtc="2024-09-03T18:18:00Z">
            <w:rPr>
              <w:rFonts w:ascii="Arial" w:eastAsia="Times New Roman" w:hAnsi="Arial" w:cs="Arial"/>
              <w:b/>
              <w:bCs/>
              <w:color w:val="000000"/>
              <w:sz w:val="21"/>
              <w:szCs w:val="21"/>
              <w:lang w:eastAsia="de-DE"/>
            </w:rPr>
          </w:rPrChange>
        </w:rPr>
        <w:t>XY </w:t>
      </w:r>
      <w:r w:rsidRPr="000A7B2F">
        <w:rPr>
          <w:rFonts w:ascii="Arial" w:eastAsia="Times New Roman" w:hAnsi="Arial" w:cs="Arial"/>
          <w:color w:val="000000"/>
          <w:sz w:val="20"/>
          <w:szCs w:val="20"/>
          <w:lang w:eastAsia="de-DE"/>
          <w:rPrChange w:id="83" w:author="David Döbele" w:date="2024-09-03T20:18:00Z" w16du:dateUtc="2024-09-03T18:18:00Z">
            <w:rPr>
              <w:rFonts w:ascii="Arial" w:eastAsia="Times New Roman" w:hAnsi="Arial" w:cs="Arial"/>
              <w:color w:val="000000"/>
              <w:sz w:val="21"/>
              <w:szCs w:val="21"/>
              <w:lang w:eastAsia="de-DE"/>
            </w:rPr>
          </w:rPrChange>
        </w:rPr>
        <w:t>scheint mir für dieses Praktikum ideal. Neben Ihrem Status als eine der weltweit führenden Wirtschaftsprüfungsgesellschaften gefällt mir an Ihnen besonders der Fokus auf Digitalisierung und Technologie, der mich bei meinen bisherigen Praxiserfahrungen stets begleitet hat. Außerdem fasziniert mich an einer Tätigkeit für </w:t>
      </w:r>
      <w:r w:rsidRPr="000A7B2F">
        <w:rPr>
          <w:rFonts w:ascii="Arial" w:eastAsia="Times New Roman" w:hAnsi="Arial" w:cs="Arial"/>
          <w:b/>
          <w:bCs/>
          <w:color w:val="000000"/>
          <w:sz w:val="20"/>
          <w:szCs w:val="20"/>
          <w:lang w:eastAsia="de-DE"/>
          <w:rPrChange w:id="84" w:author="David Döbele" w:date="2024-09-03T20:18:00Z" w16du:dateUtc="2024-09-03T18:18:00Z">
            <w:rPr>
              <w:rFonts w:ascii="Arial" w:eastAsia="Times New Roman" w:hAnsi="Arial" w:cs="Arial"/>
              <w:b/>
              <w:bCs/>
              <w:color w:val="000000"/>
              <w:sz w:val="21"/>
              <w:szCs w:val="21"/>
              <w:lang w:eastAsia="de-DE"/>
            </w:rPr>
          </w:rPrChange>
        </w:rPr>
        <w:t>XY</w:t>
      </w:r>
      <w:r w:rsidRPr="000A7B2F">
        <w:rPr>
          <w:rFonts w:ascii="Arial" w:eastAsia="Times New Roman" w:hAnsi="Arial" w:cs="Arial"/>
          <w:color w:val="000000"/>
          <w:sz w:val="20"/>
          <w:szCs w:val="20"/>
          <w:lang w:eastAsia="de-DE"/>
          <w:rPrChange w:id="85" w:author="David Döbele" w:date="2024-09-03T20:18:00Z" w16du:dateUtc="2024-09-03T18:18:00Z">
            <w:rPr>
              <w:rFonts w:ascii="Arial" w:eastAsia="Times New Roman" w:hAnsi="Arial" w:cs="Arial"/>
              <w:color w:val="000000"/>
              <w:sz w:val="21"/>
              <w:szCs w:val="21"/>
              <w:lang w:eastAsia="de-DE"/>
            </w:rPr>
          </w:rPrChange>
        </w:rPr>
        <w:t> neben Ihrem herausragenden Experten-Netzwerk die Möglichkeit, mit internationalen und ambitionierten Kollegen an Projekten mit wirklicher Relevanz mitzuarbeiten. Ihre anspruchsvollen Kunden erwarten stets absolute Top-Leistungen – eine Herausforderung, auf die ich mich sehr freue. </w:t>
      </w:r>
    </w:p>
    <w:p w14:paraId="612E56CE" w14:textId="77777777" w:rsidR="00F7101F" w:rsidRPr="000A7B2F" w:rsidRDefault="00F7101F" w:rsidP="00F7101F">
      <w:pPr>
        <w:spacing w:after="0" w:line="235" w:lineRule="atLeast"/>
        <w:jc w:val="both"/>
        <w:rPr>
          <w:rFonts w:ascii="Calibri" w:eastAsia="Times New Roman" w:hAnsi="Calibri" w:cs="Calibri"/>
          <w:color w:val="000000"/>
          <w:sz w:val="20"/>
          <w:szCs w:val="20"/>
          <w:lang w:eastAsia="de-DE"/>
          <w:rPrChange w:id="86" w:author="David Döbele" w:date="2024-09-03T20:18:00Z" w16du:dateUtc="2024-09-03T18:18:00Z">
            <w:rPr>
              <w:rFonts w:ascii="Calibri" w:eastAsia="Times New Roman" w:hAnsi="Calibri" w:cs="Calibri"/>
              <w:color w:val="000000"/>
              <w:lang w:eastAsia="de-DE"/>
            </w:rPr>
          </w:rPrChange>
        </w:rPr>
      </w:pPr>
      <w:r w:rsidRPr="000A7B2F">
        <w:rPr>
          <w:rFonts w:ascii="Arial" w:eastAsia="Times New Roman" w:hAnsi="Arial" w:cs="Arial"/>
          <w:color w:val="000000"/>
          <w:sz w:val="20"/>
          <w:szCs w:val="20"/>
          <w:lang w:eastAsia="de-DE"/>
          <w:rPrChange w:id="87" w:author="David Döbele" w:date="2024-09-03T20:18:00Z" w16du:dateUtc="2024-09-03T18:18:00Z">
            <w:rPr>
              <w:rFonts w:ascii="Arial" w:eastAsia="Times New Roman" w:hAnsi="Arial" w:cs="Arial"/>
              <w:color w:val="000000"/>
              <w:sz w:val="21"/>
              <w:szCs w:val="21"/>
              <w:lang w:eastAsia="de-DE"/>
            </w:rPr>
          </w:rPrChange>
        </w:rPr>
        <w:t> </w:t>
      </w:r>
    </w:p>
    <w:p w14:paraId="49C51326" w14:textId="77777777" w:rsidR="00F7101F" w:rsidRPr="000A7B2F" w:rsidRDefault="00F7101F" w:rsidP="00F7101F">
      <w:pPr>
        <w:spacing w:after="0" w:line="235" w:lineRule="atLeast"/>
        <w:jc w:val="both"/>
        <w:rPr>
          <w:rFonts w:ascii="Calibri" w:eastAsia="Times New Roman" w:hAnsi="Calibri" w:cs="Calibri"/>
          <w:color w:val="000000"/>
          <w:sz w:val="20"/>
          <w:szCs w:val="20"/>
          <w:lang w:eastAsia="de-DE"/>
          <w:rPrChange w:id="88" w:author="David Döbele" w:date="2024-09-03T20:18:00Z" w16du:dateUtc="2024-09-03T18:18:00Z">
            <w:rPr>
              <w:rFonts w:ascii="Calibri" w:eastAsia="Times New Roman" w:hAnsi="Calibri" w:cs="Calibri"/>
              <w:color w:val="000000"/>
              <w:lang w:eastAsia="de-DE"/>
            </w:rPr>
          </w:rPrChange>
        </w:rPr>
      </w:pPr>
      <w:r w:rsidRPr="000A7B2F">
        <w:rPr>
          <w:rFonts w:ascii="Arial" w:eastAsia="Times New Roman" w:hAnsi="Arial" w:cs="Arial"/>
          <w:color w:val="000000"/>
          <w:sz w:val="20"/>
          <w:szCs w:val="20"/>
          <w:lang w:eastAsia="de-DE"/>
          <w:rPrChange w:id="89" w:author="David Döbele" w:date="2024-09-03T20:18:00Z" w16du:dateUtc="2024-09-03T18:18:00Z">
            <w:rPr>
              <w:rFonts w:ascii="Arial" w:eastAsia="Times New Roman" w:hAnsi="Arial" w:cs="Arial"/>
              <w:color w:val="000000"/>
              <w:sz w:val="21"/>
              <w:szCs w:val="21"/>
              <w:lang w:eastAsia="de-DE"/>
            </w:rPr>
          </w:rPrChange>
        </w:rPr>
        <w:t>Von dem Praktikum in der Wirtschaftsprüfung erhoffe ich mir eine steile Lernkurve sowie die Möglichkeit, meine eigenen Ideen und bisherigen Erfahrungen in Industrie und Beratung bei Ihnen mehrwertschaffend einbringen zu können. Ich bin mir sicher, dass ich durch mein starkes Interesse an der Tätigkeit als Consultant, meine hohe Einsatzbereitschaft sowie mein ausgeprägtes analytisches Denkvermögen eine Bereicherung für </w:t>
      </w:r>
      <w:r w:rsidRPr="000A7B2F">
        <w:rPr>
          <w:rFonts w:ascii="Arial" w:eastAsia="Times New Roman" w:hAnsi="Arial" w:cs="Arial"/>
          <w:b/>
          <w:bCs/>
          <w:color w:val="000000"/>
          <w:sz w:val="20"/>
          <w:szCs w:val="20"/>
          <w:lang w:eastAsia="de-DE"/>
          <w:rPrChange w:id="90" w:author="David Döbele" w:date="2024-09-03T20:18:00Z" w16du:dateUtc="2024-09-03T18:18:00Z">
            <w:rPr>
              <w:rFonts w:ascii="Arial" w:eastAsia="Times New Roman" w:hAnsi="Arial" w:cs="Arial"/>
              <w:b/>
              <w:bCs/>
              <w:color w:val="000000"/>
              <w:sz w:val="21"/>
              <w:szCs w:val="21"/>
              <w:lang w:eastAsia="de-DE"/>
            </w:rPr>
          </w:rPrChange>
        </w:rPr>
        <w:t>XY</w:t>
      </w:r>
      <w:r w:rsidRPr="000A7B2F">
        <w:rPr>
          <w:rFonts w:ascii="Arial" w:eastAsia="Times New Roman" w:hAnsi="Arial" w:cs="Arial"/>
          <w:color w:val="000000"/>
          <w:sz w:val="20"/>
          <w:szCs w:val="20"/>
          <w:lang w:eastAsia="de-DE"/>
          <w:rPrChange w:id="91" w:author="David Döbele" w:date="2024-09-03T20:18:00Z" w16du:dateUtc="2024-09-03T18:18:00Z">
            <w:rPr>
              <w:rFonts w:ascii="Arial" w:eastAsia="Times New Roman" w:hAnsi="Arial" w:cs="Arial"/>
              <w:color w:val="000000"/>
              <w:sz w:val="21"/>
              <w:szCs w:val="21"/>
              <w:lang w:eastAsia="de-DE"/>
            </w:rPr>
          </w:rPrChange>
        </w:rPr>
        <w:t> sein werde. Daher würde ich mich sehr darüber freuen, Sie auch in einem persönlichen Gespräch von mir überzeugen zu dürfen.</w:t>
      </w:r>
    </w:p>
    <w:p w14:paraId="48302228" w14:textId="77777777" w:rsidR="00F7101F" w:rsidRPr="000A7B2F" w:rsidRDefault="00F7101F" w:rsidP="00F7101F">
      <w:pPr>
        <w:spacing w:after="0" w:line="240" w:lineRule="auto"/>
        <w:rPr>
          <w:rFonts w:ascii="Times New Roman" w:eastAsia="Times New Roman" w:hAnsi="Times New Roman" w:cs="Times New Roman"/>
          <w:sz w:val="20"/>
          <w:szCs w:val="20"/>
          <w:lang w:eastAsia="de-DE"/>
          <w:rPrChange w:id="92" w:author="David Döbele" w:date="2024-09-03T20:18:00Z" w16du:dateUtc="2024-09-03T18:18:00Z">
            <w:rPr>
              <w:rFonts w:ascii="Times New Roman" w:eastAsia="Times New Roman" w:hAnsi="Times New Roman" w:cs="Times New Roman"/>
              <w:sz w:val="24"/>
              <w:szCs w:val="24"/>
              <w:lang w:eastAsia="de-DE"/>
            </w:rPr>
          </w:rPrChange>
        </w:rPr>
      </w:pPr>
    </w:p>
    <w:p w14:paraId="5093AF9B" w14:textId="04C9F325" w:rsidR="004B4510" w:rsidRPr="000A7B2F" w:rsidRDefault="004B4510" w:rsidP="000A5AB8">
      <w:pPr>
        <w:spacing w:after="0"/>
        <w:rPr>
          <w:rFonts w:ascii="Arial" w:hAnsi="Arial" w:cs="Arial"/>
          <w:sz w:val="20"/>
          <w:szCs w:val="20"/>
          <w:rPrChange w:id="93" w:author="David Döbele" w:date="2024-09-03T20:18:00Z" w16du:dateUtc="2024-09-03T18:18:00Z">
            <w:rPr>
              <w:rFonts w:ascii="Arial" w:hAnsi="Arial" w:cs="Arial"/>
              <w:sz w:val="21"/>
              <w:szCs w:val="21"/>
            </w:rPr>
          </w:rPrChange>
        </w:rPr>
      </w:pPr>
    </w:p>
    <w:p w14:paraId="3BDB02BA" w14:textId="114F5936" w:rsidR="00BB3512" w:rsidRPr="000A7B2F" w:rsidRDefault="004B4510" w:rsidP="006A7895">
      <w:pPr>
        <w:spacing w:after="0"/>
        <w:rPr>
          <w:rFonts w:ascii="Arial" w:hAnsi="Arial" w:cs="Arial"/>
          <w:sz w:val="20"/>
          <w:szCs w:val="20"/>
          <w:rPrChange w:id="94" w:author="David Döbele" w:date="2024-09-03T20:18:00Z" w16du:dateUtc="2024-09-03T18:18:00Z">
            <w:rPr>
              <w:rFonts w:ascii="Arial" w:hAnsi="Arial" w:cs="Arial"/>
              <w:sz w:val="21"/>
              <w:szCs w:val="21"/>
            </w:rPr>
          </w:rPrChange>
        </w:rPr>
      </w:pPr>
      <w:r w:rsidRPr="000A7B2F">
        <w:rPr>
          <w:rFonts w:ascii="Arial" w:hAnsi="Arial" w:cs="Arial"/>
          <w:sz w:val="20"/>
          <w:szCs w:val="20"/>
          <w:rPrChange w:id="95" w:author="David Döbele" w:date="2024-09-03T20:18:00Z" w16du:dateUtc="2024-09-03T18:18:00Z">
            <w:rPr>
              <w:rFonts w:ascii="Arial" w:hAnsi="Arial" w:cs="Arial"/>
              <w:sz w:val="21"/>
              <w:szCs w:val="21"/>
            </w:rPr>
          </w:rPrChange>
        </w:rPr>
        <w:t>Mit freundlichen Grüßen</w:t>
      </w:r>
      <w:r w:rsidR="00C50FA1" w:rsidRPr="000A7B2F">
        <w:rPr>
          <w:rFonts w:ascii="Arial" w:hAnsi="Arial" w:cs="Arial"/>
          <w:sz w:val="20"/>
          <w:szCs w:val="20"/>
          <w:rPrChange w:id="96" w:author="David Döbele" w:date="2024-09-03T20:18:00Z" w16du:dateUtc="2024-09-03T18:18:00Z">
            <w:rPr>
              <w:rFonts w:ascii="Arial" w:hAnsi="Arial" w:cs="Arial"/>
              <w:sz w:val="21"/>
              <w:szCs w:val="21"/>
            </w:rPr>
          </w:rPrChange>
        </w:rPr>
        <w:t>,</w:t>
      </w:r>
    </w:p>
    <w:p w14:paraId="1CAAB468" w14:textId="77777777" w:rsidR="00C50FA1" w:rsidRPr="000A7B2F" w:rsidRDefault="00C50FA1" w:rsidP="006A7895">
      <w:pPr>
        <w:spacing w:after="0"/>
        <w:rPr>
          <w:rFonts w:ascii="Arial" w:hAnsi="Arial" w:cs="Arial"/>
          <w:sz w:val="20"/>
          <w:szCs w:val="20"/>
          <w:rPrChange w:id="97" w:author="David Döbele" w:date="2024-09-03T20:18:00Z" w16du:dateUtc="2024-09-03T18:18:00Z">
            <w:rPr>
              <w:rFonts w:ascii="Arial" w:hAnsi="Arial" w:cs="Arial"/>
              <w:sz w:val="21"/>
              <w:szCs w:val="21"/>
            </w:rPr>
          </w:rPrChange>
        </w:rPr>
      </w:pPr>
    </w:p>
    <w:p w14:paraId="004BDE8B" w14:textId="761FD037" w:rsidR="00C50FA1" w:rsidRPr="000A7B2F" w:rsidRDefault="00C50FA1" w:rsidP="006A7895">
      <w:pPr>
        <w:spacing w:after="0"/>
        <w:rPr>
          <w:rFonts w:ascii="Arial" w:hAnsi="Arial" w:cs="Arial"/>
          <w:sz w:val="20"/>
          <w:szCs w:val="20"/>
          <w:rPrChange w:id="98" w:author="David Döbele" w:date="2024-09-03T20:18:00Z" w16du:dateUtc="2024-09-03T18:18:00Z">
            <w:rPr>
              <w:rFonts w:ascii="Arial" w:hAnsi="Arial" w:cs="Arial"/>
              <w:sz w:val="21"/>
              <w:szCs w:val="21"/>
            </w:rPr>
          </w:rPrChange>
        </w:rPr>
      </w:pPr>
      <w:r w:rsidRPr="000A7B2F">
        <w:rPr>
          <w:rFonts w:ascii="Arial" w:hAnsi="Arial" w:cs="Arial"/>
          <w:sz w:val="20"/>
          <w:szCs w:val="20"/>
          <w:rPrChange w:id="99" w:author="David Döbele" w:date="2024-09-03T20:18:00Z" w16du:dateUtc="2024-09-03T18:18:00Z">
            <w:rPr>
              <w:rFonts w:ascii="Arial" w:hAnsi="Arial" w:cs="Arial"/>
              <w:sz w:val="21"/>
              <w:szCs w:val="21"/>
            </w:rPr>
          </w:rPrChange>
        </w:rPr>
        <w:t>Leonard Burmester</w:t>
      </w:r>
    </w:p>
    <w:p w14:paraId="5752B6D8" w14:textId="53EB9F69" w:rsidR="0079280F" w:rsidRPr="000A7B2F" w:rsidRDefault="0079280F" w:rsidP="006A7895">
      <w:pPr>
        <w:spacing w:after="0"/>
        <w:rPr>
          <w:rFonts w:ascii="Arial" w:hAnsi="Arial" w:cs="Arial"/>
          <w:sz w:val="20"/>
          <w:szCs w:val="20"/>
          <w:rPrChange w:id="100" w:author="David Döbele" w:date="2024-09-03T20:18:00Z" w16du:dateUtc="2024-09-03T18:18:00Z">
            <w:rPr>
              <w:rFonts w:ascii="Arial" w:hAnsi="Arial" w:cs="Arial"/>
              <w:sz w:val="21"/>
              <w:szCs w:val="21"/>
            </w:rPr>
          </w:rPrChange>
        </w:rPr>
      </w:pPr>
    </w:p>
    <w:sectPr w:rsidR="0079280F" w:rsidRPr="000A7B2F"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370"/>
    <w:rsid w:val="00034B68"/>
    <w:rsid w:val="0004591A"/>
    <w:rsid w:val="00046459"/>
    <w:rsid w:val="000555E4"/>
    <w:rsid w:val="000560D1"/>
    <w:rsid w:val="0005670D"/>
    <w:rsid w:val="000710B0"/>
    <w:rsid w:val="00073C82"/>
    <w:rsid w:val="000A02A4"/>
    <w:rsid w:val="000A154E"/>
    <w:rsid w:val="000A5AB8"/>
    <w:rsid w:val="000A6678"/>
    <w:rsid w:val="000A7B2F"/>
    <w:rsid w:val="000A7DEB"/>
    <w:rsid w:val="000B057E"/>
    <w:rsid w:val="000C55DE"/>
    <w:rsid w:val="000D0418"/>
    <w:rsid w:val="000F371C"/>
    <w:rsid w:val="00115AFD"/>
    <w:rsid w:val="00117F83"/>
    <w:rsid w:val="00146C8E"/>
    <w:rsid w:val="00152DF9"/>
    <w:rsid w:val="00156A98"/>
    <w:rsid w:val="001611C5"/>
    <w:rsid w:val="001669DB"/>
    <w:rsid w:val="00171D11"/>
    <w:rsid w:val="00174415"/>
    <w:rsid w:val="001819B1"/>
    <w:rsid w:val="001A4522"/>
    <w:rsid w:val="001A66F2"/>
    <w:rsid w:val="001C17FC"/>
    <w:rsid w:val="001D079A"/>
    <w:rsid w:val="001D409A"/>
    <w:rsid w:val="001E0088"/>
    <w:rsid w:val="001E0903"/>
    <w:rsid w:val="001E1EE7"/>
    <w:rsid w:val="001E1F19"/>
    <w:rsid w:val="001F55DB"/>
    <w:rsid w:val="00200804"/>
    <w:rsid w:val="002042CB"/>
    <w:rsid w:val="002062F6"/>
    <w:rsid w:val="00211E33"/>
    <w:rsid w:val="00212042"/>
    <w:rsid w:val="00220435"/>
    <w:rsid w:val="002213EE"/>
    <w:rsid w:val="0023683A"/>
    <w:rsid w:val="002467A0"/>
    <w:rsid w:val="002536DC"/>
    <w:rsid w:val="00255EC1"/>
    <w:rsid w:val="00256EDF"/>
    <w:rsid w:val="00257D2A"/>
    <w:rsid w:val="00264191"/>
    <w:rsid w:val="0027047C"/>
    <w:rsid w:val="002708C2"/>
    <w:rsid w:val="00274324"/>
    <w:rsid w:val="00275774"/>
    <w:rsid w:val="00282350"/>
    <w:rsid w:val="0028795F"/>
    <w:rsid w:val="002A5B9F"/>
    <w:rsid w:val="002D309E"/>
    <w:rsid w:val="002D594E"/>
    <w:rsid w:val="002E39B8"/>
    <w:rsid w:val="002F51FA"/>
    <w:rsid w:val="00311A15"/>
    <w:rsid w:val="003250EA"/>
    <w:rsid w:val="003315F7"/>
    <w:rsid w:val="003421B1"/>
    <w:rsid w:val="00352F3D"/>
    <w:rsid w:val="00354873"/>
    <w:rsid w:val="00375D2D"/>
    <w:rsid w:val="0037781E"/>
    <w:rsid w:val="003811BC"/>
    <w:rsid w:val="0038671F"/>
    <w:rsid w:val="003947A8"/>
    <w:rsid w:val="00396831"/>
    <w:rsid w:val="003A77EE"/>
    <w:rsid w:val="003D2F62"/>
    <w:rsid w:val="003D464F"/>
    <w:rsid w:val="003D5D1E"/>
    <w:rsid w:val="003E0D0E"/>
    <w:rsid w:val="003F3290"/>
    <w:rsid w:val="003F688C"/>
    <w:rsid w:val="00405700"/>
    <w:rsid w:val="00415608"/>
    <w:rsid w:val="00424CAF"/>
    <w:rsid w:val="00434D23"/>
    <w:rsid w:val="004403CB"/>
    <w:rsid w:val="004454B8"/>
    <w:rsid w:val="00450715"/>
    <w:rsid w:val="00453C2F"/>
    <w:rsid w:val="00453C8A"/>
    <w:rsid w:val="00454C0B"/>
    <w:rsid w:val="0046226E"/>
    <w:rsid w:val="00474FC2"/>
    <w:rsid w:val="00480A48"/>
    <w:rsid w:val="00481DBA"/>
    <w:rsid w:val="00492923"/>
    <w:rsid w:val="004A1501"/>
    <w:rsid w:val="004A615C"/>
    <w:rsid w:val="004B4510"/>
    <w:rsid w:val="004C156C"/>
    <w:rsid w:val="004C174A"/>
    <w:rsid w:val="004C25C7"/>
    <w:rsid w:val="004F6305"/>
    <w:rsid w:val="00500EFA"/>
    <w:rsid w:val="0050501C"/>
    <w:rsid w:val="00506322"/>
    <w:rsid w:val="00507BBD"/>
    <w:rsid w:val="00513E28"/>
    <w:rsid w:val="00530E67"/>
    <w:rsid w:val="005407D6"/>
    <w:rsid w:val="00542F06"/>
    <w:rsid w:val="00553EC8"/>
    <w:rsid w:val="00557315"/>
    <w:rsid w:val="005705F7"/>
    <w:rsid w:val="00570B1D"/>
    <w:rsid w:val="00574140"/>
    <w:rsid w:val="005762CF"/>
    <w:rsid w:val="00582BAF"/>
    <w:rsid w:val="005842A0"/>
    <w:rsid w:val="00590834"/>
    <w:rsid w:val="00590E7F"/>
    <w:rsid w:val="00593C9C"/>
    <w:rsid w:val="005B231F"/>
    <w:rsid w:val="005C55F7"/>
    <w:rsid w:val="005D7D49"/>
    <w:rsid w:val="005E00BC"/>
    <w:rsid w:val="005E4A64"/>
    <w:rsid w:val="005E4E3C"/>
    <w:rsid w:val="005E63B8"/>
    <w:rsid w:val="005F350B"/>
    <w:rsid w:val="005F4549"/>
    <w:rsid w:val="00603752"/>
    <w:rsid w:val="006268A7"/>
    <w:rsid w:val="00632F05"/>
    <w:rsid w:val="00633F53"/>
    <w:rsid w:val="0063723B"/>
    <w:rsid w:val="006442F8"/>
    <w:rsid w:val="00647413"/>
    <w:rsid w:val="006502BE"/>
    <w:rsid w:val="00671B8A"/>
    <w:rsid w:val="00675909"/>
    <w:rsid w:val="00680012"/>
    <w:rsid w:val="006914D7"/>
    <w:rsid w:val="006A7895"/>
    <w:rsid w:val="006B302C"/>
    <w:rsid w:val="006D2592"/>
    <w:rsid w:val="006F58EC"/>
    <w:rsid w:val="006F666A"/>
    <w:rsid w:val="00702E0B"/>
    <w:rsid w:val="00706233"/>
    <w:rsid w:val="007251EA"/>
    <w:rsid w:val="007316CA"/>
    <w:rsid w:val="007340D7"/>
    <w:rsid w:val="0073616D"/>
    <w:rsid w:val="00743780"/>
    <w:rsid w:val="007472BD"/>
    <w:rsid w:val="00755A3D"/>
    <w:rsid w:val="0076188D"/>
    <w:rsid w:val="007675B1"/>
    <w:rsid w:val="0079280F"/>
    <w:rsid w:val="00797EF1"/>
    <w:rsid w:val="007A2F16"/>
    <w:rsid w:val="007A3246"/>
    <w:rsid w:val="007A64C5"/>
    <w:rsid w:val="007A719D"/>
    <w:rsid w:val="007B1B2B"/>
    <w:rsid w:val="007C59D2"/>
    <w:rsid w:val="007E4326"/>
    <w:rsid w:val="007F0344"/>
    <w:rsid w:val="007F7EA0"/>
    <w:rsid w:val="008049F7"/>
    <w:rsid w:val="00807293"/>
    <w:rsid w:val="008173B2"/>
    <w:rsid w:val="00832CD6"/>
    <w:rsid w:val="0083750F"/>
    <w:rsid w:val="0084221F"/>
    <w:rsid w:val="008428CF"/>
    <w:rsid w:val="0084460B"/>
    <w:rsid w:val="0085213A"/>
    <w:rsid w:val="008565FD"/>
    <w:rsid w:val="00857C6F"/>
    <w:rsid w:val="008657E3"/>
    <w:rsid w:val="00867CED"/>
    <w:rsid w:val="00874503"/>
    <w:rsid w:val="00883B55"/>
    <w:rsid w:val="0089337A"/>
    <w:rsid w:val="008A248F"/>
    <w:rsid w:val="008B402E"/>
    <w:rsid w:val="008C27C1"/>
    <w:rsid w:val="008C5C5B"/>
    <w:rsid w:val="008D6416"/>
    <w:rsid w:val="008D6664"/>
    <w:rsid w:val="008D7CDB"/>
    <w:rsid w:val="008E100E"/>
    <w:rsid w:val="008E1DFA"/>
    <w:rsid w:val="008E4BA9"/>
    <w:rsid w:val="008E7A27"/>
    <w:rsid w:val="008E7D17"/>
    <w:rsid w:val="00910EAB"/>
    <w:rsid w:val="009250BA"/>
    <w:rsid w:val="00926C45"/>
    <w:rsid w:val="00940F5C"/>
    <w:rsid w:val="00953D16"/>
    <w:rsid w:val="009612DB"/>
    <w:rsid w:val="00991E04"/>
    <w:rsid w:val="009A256E"/>
    <w:rsid w:val="009A77BC"/>
    <w:rsid w:val="009D07DC"/>
    <w:rsid w:val="009D3BBF"/>
    <w:rsid w:val="009E0884"/>
    <w:rsid w:val="009E5FF9"/>
    <w:rsid w:val="009F46A7"/>
    <w:rsid w:val="00A1282E"/>
    <w:rsid w:val="00A14247"/>
    <w:rsid w:val="00A40D57"/>
    <w:rsid w:val="00A43785"/>
    <w:rsid w:val="00A44493"/>
    <w:rsid w:val="00A4659E"/>
    <w:rsid w:val="00A53760"/>
    <w:rsid w:val="00A630A6"/>
    <w:rsid w:val="00A727FC"/>
    <w:rsid w:val="00AA2791"/>
    <w:rsid w:val="00AA4C7C"/>
    <w:rsid w:val="00AB4CD0"/>
    <w:rsid w:val="00AC61EE"/>
    <w:rsid w:val="00AC66C4"/>
    <w:rsid w:val="00AC7086"/>
    <w:rsid w:val="00AE26F5"/>
    <w:rsid w:val="00AE38CC"/>
    <w:rsid w:val="00AE3A33"/>
    <w:rsid w:val="00AF1910"/>
    <w:rsid w:val="00B135CE"/>
    <w:rsid w:val="00B150DA"/>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D1962"/>
    <w:rsid w:val="00BD7E21"/>
    <w:rsid w:val="00BE33B0"/>
    <w:rsid w:val="00BF522D"/>
    <w:rsid w:val="00C0214A"/>
    <w:rsid w:val="00C030C1"/>
    <w:rsid w:val="00C12429"/>
    <w:rsid w:val="00C1562F"/>
    <w:rsid w:val="00C32861"/>
    <w:rsid w:val="00C50FA1"/>
    <w:rsid w:val="00C6717B"/>
    <w:rsid w:val="00C67FF2"/>
    <w:rsid w:val="00C71380"/>
    <w:rsid w:val="00C72D53"/>
    <w:rsid w:val="00C9003C"/>
    <w:rsid w:val="00C97ECA"/>
    <w:rsid w:val="00CA1160"/>
    <w:rsid w:val="00CA2AB5"/>
    <w:rsid w:val="00CA5152"/>
    <w:rsid w:val="00CA702E"/>
    <w:rsid w:val="00CA7350"/>
    <w:rsid w:val="00CA761D"/>
    <w:rsid w:val="00CB556D"/>
    <w:rsid w:val="00CB639D"/>
    <w:rsid w:val="00CC057D"/>
    <w:rsid w:val="00CC1C0C"/>
    <w:rsid w:val="00CD51E6"/>
    <w:rsid w:val="00CE4050"/>
    <w:rsid w:val="00CE433B"/>
    <w:rsid w:val="00D67242"/>
    <w:rsid w:val="00D71D8E"/>
    <w:rsid w:val="00D857BE"/>
    <w:rsid w:val="00D9281A"/>
    <w:rsid w:val="00D97E58"/>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31B5C"/>
    <w:rsid w:val="00E473ED"/>
    <w:rsid w:val="00E47DAF"/>
    <w:rsid w:val="00E62550"/>
    <w:rsid w:val="00E628FE"/>
    <w:rsid w:val="00E83116"/>
    <w:rsid w:val="00E914E5"/>
    <w:rsid w:val="00E91B86"/>
    <w:rsid w:val="00E96ACB"/>
    <w:rsid w:val="00EA6CEC"/>
    <w:rsid w:val="00EA7AC2"/>
    <w:rsid w:val="00EC000C"/>
    <w:rsid w:val="00EC5696"/>
    <w:rsid w:val="00EF2FD5"/>
    <w:rsid w:val="00EF5A3D"/>
    <w:rsid w:val="00F11473"/>
    <w:rsid w:val="00F253C5"/>
    <w:rsid w:val="00F30624"/>
    <w:rsid w:val="00F36E1D"/>
    <w:rsid w:val="00F40AB0"/>
    <w:rsid w:val="00F4717F"/>
    <w:rsid w:val="00F5301B"/>
    <w:rsid w:val="00F55CE3"/>
    <w:rsid w:val="00F7101F"/>
    <w:rsid w:val="00F74175"/>
    <w:rsid w:val="00F743A3"/>
    <w:rsid w:val="00F92A04"/>
    <w:rsid w:val="00FA4972"/>
    <w:rsid w:val="00FA5291"/>
    <w:rsid w:val="00FD7864"/>
    <w:rsid w:val="00FF091C"/>
    <w:rsid w:val="00FF5030"/>
    <w:rsid w:val="00FF57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Absatz-Standardschriftart"/>
    <w:rsid w:val="00F7101F"/>
  </w:style>
  <w:style w:type="paragraph" w:styleId="berarbeitung">
    <w:name w:val="Revision"/>
    <w:hidden/>
    <w:uiPriority w:val="99"/>
    <w:semiHidden/>
    <w:rsid w:val="000A7B2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85088091">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610</Words>
  <Characters>3847</Characters>
  <Application>Microsoft Office Word</Application>
  <DocSecurity>0</DocSecurity>
  <Lines>32</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111</cp:revision>
  <dcterms:created xsi:type="dcterms:W3CDTF">2024-08-13T10:48:00Z</dcterms:created>
  <dcterms:modified xsi:type="dcterms:W3CDTF">2024-09-03T18:18:00Z</dcterms:modified>
</cp:coreProperties>
</file>