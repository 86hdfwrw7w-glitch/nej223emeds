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C9ECCE" w14:textId="193706B2" w:rsidR="002763D0" w:rsidRPr="00772FA4" w:rsidRDefault="002763D0" w:rsidP="00FC3431">
      <w:pPr>
        <w:spacing w:after="90" w:line="240" w:lineRule="auto"/>
        <w:rPr>
          <w:rFonts w:ascii="Arial" w:hAnsi="Arial" w:cs="Arial"/>
          <w:b/>
          <w:bCs/>
          <w:color w:val="232323"/>
          <w:kern w:val="0"/>
          <w:sz w:val="26"/>
          <w:szCs w:val="26"/>
          <w14:ligatures w14:val="none"/>
        </w:rPr>
      </w:pPr>
      <w:r w:rsidRPr="00772FA4">
        <w:rPr>
          <w:rFonts w:ascii="Arial" w:hAnsi="Arial" w:cs="Arial"/>
          <w:b/>
          <w:bCs/>
          <w:color w:val="232323"/>
          <w:kern w:val="0"/>
          <w:sz w:val="26"/>
          <w:szCs w:val="26"/>
          <w14:ligatures w14:val="none"/>
        </w:rPr>
        <w:t xml:space="preserve">Application for UBS </w:t>
      </w:r>
      <w:r w:rsidR="009E6E51" w:rsidRPr="00772FA4">
        <w:rPr>
          <w:rFonts w:ascii="Arial" w:hAnsi="Arial" w:cs="Arial"/>
          <w:b/>
          <w:bCs/>
          <w:color w:val="232323"/>
          <w:kern w:val="0"/>
          <w:sz w:val="26"/>
          <w:szCs w:val="26"/>
          <w14:ligatures w14:val="none"/>
        </w:rPr>
        <w:t xml:space="preserve">2027 </w:t>
      </w:r>
      <w:r w:rsidR="000D775E" w:rsidRPr="00772FA4">
        <w:rPr>
          <w:rFonts w:ascii="Arial" w:hAnsi="Arial" w:cs="Arial"/>
          <w:b/>
          <w:bCs/>
          <w:color w:val="232323"/>
          <w:kern w:val="0"/>
          <w:sz w:val="26"/>
          <w:szCs w:val="26"/>
          <w14:ligatures w14:val="none"/>
        </w:rPr>
        <w:t>Tomorrow</w:t>
      </w:r>
      <w:r w:rsidR="00C20CF2">
        <w:rPr>
          <w:rFonts w:ascii="Arial" w:hAnsi="Arial" w:cs="Arial"/>
          <w:b/>
          <w:bCs/>
          <w:color w:val="232323"/>
          <w:kern w:val="0"/>
          <w:sz w:val="26"/>
          <w:szCs w:val="26"/>
          <w14:ligatures w14:val="none"/>
        </w:rPr>
        <w:t>’s</w:t>
      </w:r>
      <w:r w:rsidR="000D775E" w:rsidRPr="00772FA4">
        <w:rPr>
          <w:rFonts w:ascii="Arial" w:hAnsi="Arial" w:cs="Arial"/>
          <w:b/>
          <w:bCs/>
          <w:color w:val="232323"/>
          <w:kern w:val="0"/>
          <w:sz w:val="26"/>
          <w:szCs w:val="26"/>
          <w14:ligatures w14:val="none"/>
        </w:rPr>
        <w:t xml:space="preserve"> </w:t>
      </w:r>
      <w:r w:rsidR="00CA6216" w:rsidRPr="00772FA4">
        <w:rPr>
          <w:rFonts w:ascii="Arial" w:hAnsi="Arial" w:cs="Arial"/>
          <w:b/>
          <w:bCs/>
          <w:color w:val="232323"/>
          <w:kern w:val="0"/>
          <w:sz w:val="26"/>
          <w:szCs w:val="26"/>
          <w14:ligatures w14:val="none"/>
        </w:rPr>
        <w:t xml:space="preserve">Talent </w:t>
      </w:r>
      <w:r w:rsidR="00A95EBE" w:rsidRPr="00772FA4">
        <w:rPr>
          <w:rFonts w:ascii="Arial" w:hAnsi="Arial" w:cs="Arial"/>
          <w:b/>
          <w:bCs/>
          <w:color w:val="232323"/>
          <w:kern w:val="0"/>
          <w:sz w:val="26"/>
          <w:szCs w:val="26"/>
          <w14:ligatures w14:val="none"/>
        </w:rPr>
        <w:t>&amp; Spring</w:t>
      </w:r>
      <w:r w:rsidR="00CC05DB" w:rsidRPr="00772FA4">
        <w:rPr>
          <w:rFonts w:ascii="Arial" w:hAnsi="Arial" w:cs="Arial"/>
          <w:b/>
          <w:bCs/>
          <w:color w:val="232323"/>
          <w:kern w:val="0"/>
          <w:sz w:val="26"/>
          <w:szCs w:val="26"/>
          <w14:ligatures w14:val="none"/>
        </w:rPr>
        <w:t xml:space="preserve"> Insight Program</w:t>
      </w:r>
    </w:p>
    <w:p w14:paraId="6064E79F" w14:textId="77777777" w:rsidR="007E1F9D" w:rsidRDefault="007E1F9D" w:rsidP="00FC3431">
      <w:pPr>
        <w:spacing w:after="90" w:line="240" w:lineRule="auto"/>
        <w:rPr>
          <w:rFonts w:ascii="Arial" w:hAnsi="Arial" w:cs="Arial"/>
          <w:color w:val="232323"/>
          <w:kern w:val="0"/>
          <w:sz w:val="26"/>
          <w:szCs w:val="26"/>
          <w14:ligatures w14:val="none"/>
        </w:rPr>
      </w:pPr>
    </w:p>
    <w:p w14:paraId="597BA118" w14:textId="01954021"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Dear Recruitment Team,</w:t>
      </w:r>
    </w:p>
    <w:p w14:paraId="76DFEECE" w14:textId="507A3A92" w:rsidR="00FC3431" w:rsidRPr="00FC3431" w:rsidRDefault="004802B8" w:rsidP="00FC3431">
      <w:pPr>
        <w:spacing w:after="90" w:line="240" w:lineRule="auto"/>
        <w:rPr>
          <w:rFonts w:ascii="-webkit-standard" w:hAnsi="-webkit-standard" w:cs="Times New Roman"/>
          <w:color w:val="000000"/>
          <w:kern w:val="0"/>
          <w:sz w:val="27"/>
          <w:szCs w:val="27"/>
          <w14:ligatures w14:val="none"/>
        </w:rPr>
      </w:pPr>
      <w:proofErr w:type="spellStart"/>
      <w:ins w:id="0" w:author="David Döbele" w:date="2026-07-24T14:33:00Z" w16du:dateUtc="2026-07-24T12:33:00Z">
        <w:r>
          <w:rPr>
            <w:rFonts w:ascii="Arial" w:hAnsi="Arial" w:cs="Arial"/>
            <w:color w:val="232323"/>
            <w:kern w:val="0"/>
            <w:sz w:val="26"/>
            <w:szCs w:val="26"/>
            <w:lang w:val="de-DE"/>
            <w14:ligatures w14:val="none"/>
          </w:rPr>
          <w:t>what</w:t>
        </w:r>
        <w:proofErr w:type="spellEnd"/>
        <w:r>
          <w:rPr>
            <w:rFonts w:ascii="Arial" w:hAnsi="Arial" w:cs="Arial"/>
            <w:color w:val="232323"/>
            <w:kern w:val="0"/>
            <w:sz w:val="26"/>
            <w:szCs w:val="26"/>
            <w:lang w:val="de-DE"/>
            <w14:ligatures w14:val="none"/>
          </w:rPr>
          <w:t xml:space="preserve"> </w:t>
        </w:r>
        <w:proofErr w:type="spellStart"/>
        <w:r>
          <w:rPr>
            <w:rFonts w:ascii="Arial" w:hAnsi="Arial" w:cs="Arial"/>
            <w:color w:val="232323"/>
            <w:kern w:val="0"/>
            <w:sz w:val="26"/>
            <w:szCs w:val="26"/>
            <w:lang w:val="de-DE"/>
            <w14:ligatures w14:val="none"/>
          </w:rPr>
          <w:t>really</w:t>
        </w:r>
        <w:proofErr w:type="spellEnd"/>
        <w:r>
          <w:rPr>
            <w:rFonts w:ascii="Arial" w:hAnsi="Arial" w:cs="Arial"/>
            <w:color w:val="232323"/>
            <w:kern w:val="0"/>
            <w:sz w:val="26"/>
            <w:szCs w:val="26"/>
            <w:lang w:val="de-DE"/>
            <w14:ligatures w14:val="none"/>
          </w:rPr>
          <w:t xml:space="preserve"> </w:t>
        </w:r>
        <w:proofErr w:type="spellStart"/>
        <w:r>
          <w:rPr>
            <w:rFonts w:ascii="Arial" w:hAnsi="Arial" w:cs="Arial"/>
            <w:color w:val="232323"/>
            <w:kern w:val="0"/>
            <w:sz w:val="26"/>
            <w:szCs w:val="26"/>
            <w:lang w:val="de-DE"/>
            <w14:ligatures w14:val="none"/>
          </w:rPr>
          <w:t>excites</w:t>
        </w:r>
        <w:proofErr w:type="spellEnd"/>
        <w:r>
          <w:rPr>
            <w:rFonts w:ascii="Arial" w:hAnsi="Arial" w:cs="Arial"/>
            <w:color w:val="232323"/>
            <w:kern w:val="0"/>
            <w:sz w:val="26"/>
            <w:szCs w:val="26"/>
            <w:lang w:val="de-DE"/>
            <w14:ligatures w14:val="none"/>
          </w:rPr>
          <w:t xml:space="preserve"> </w:t>
        </w:r>
        <w:proofErr w:type="spellStart"/>
        <w:r>
          <w:rPr>
            <w:rFonts w:ascii="Arial" w:hAnsi="Arial" w:cs="Arial"/>
            <w:color w:val="232323"/>
            <w:kern w:val="0"/>
            <w:sz w:val="26"/>
            <w:szCs w:val="26"/>
            <w:lang w:val="de-DE"/>
            <w14:ligatures w14:val="none"/>
          </w:rPr>
          <w:t>me</w:t>
        </w:r>
        <w:proofErr w:type="spellEnd"/>
        <w:r>
          <w:rPr>
            <w:rFonts w:ascii="Arial" w:hAnsi="Arial" w:cs="Arial"/>
            <w:color w:val="232323"/>
            <w:kern w:val="0"/>
            <w:sz w:val="26"/>
            <w:szCs w:val="26"/>
            <w:lang w:val="de-DE"/>
            <w14:ligatures w14:val="none"/>
          </w:rPr>
          <w:t xml:space="preserve"> </w:t>
        </w:r>
        <w:proofErr w:type="spellStart"/>
        <w:r>
          <w:rPr>
            <w:rFonts w:ascii="Arial" w:hAnsi="Arial" w:cs="Arial"/>
            <w:color w:val="232323"/>
            <w:kern w:val="0"/>
            <w:sz w:val="26"/>
            <w:szCs w:val="26"/>
            <w:lang w:val="de-DE"/>
            <w14:ligatures w14:val="none"/>
          </w:rPr>
          <w:t>about</w:t>
        </w:r>
        <w:proofErr w:type="spellEnd"/>
        <w:r>
          <w:rPr>
            <w:rFonts w:ascii="Arial" w:hAnsi="Arial" w:cs="Arial"/>
            <w:color w:val="232323"/>
            <w:kern w:val="0"/>
            <w:sz w:val="26"/>
            <w:szCs w:val="26"/>
            <w:lang w:val="de-DE"/>
            <w14:ligatures w14:val="none"/>
          </w:rPr>
          <w:t xml:space="preserve"> </w:t>
        </w:r>
      </w:ins>
      <w:del w:id="1" w:author="David Döbele" w:date="2026-07-24T14:33:00Z" w16du:dateUtc="2026-07-24T12:33:00Z">
        <w:r w:rsidR="00FC3431" w:rsidRPr="00FC3431" w:rsidDel="004802B8">
          <w:rPr>
            <w:rFonts w:ascii="Arial" w:hAnsi="Arial" w:cs="Arial"/>
            <w:color w:val="232323"/>
            <w:kern w:val="0"/>
            <w:sz w:val="26"/>
            <w:szCs w:val="26"/>
            <w14:ligatures w14:val="none"/>
          </w:rPr>
          <w:delText xml:space="preserve">Investment </w:delText>
        </w:r>
      </w:del>
      <w:ins w:id="2" w:author="David Döbele" w:date="2026-07-24T14:33:00Z" w16du:dateUtc="2026-07-24T12:33:00Z">
        <w:r>
          <w:rPr>
            <w:rFonts w:ascii="Arial" w:hAnsi="Arial" w:cs="Arial"/>
            <w:color w:val="232323"/>
            <w:kern w:val="0"/>
            <w:sz w:val="26"/>
            <w:szCs w:val="26"/>
            <w:lang w:val="de-DE"/>
            <w14:ligatures w14:val="none"/>
          </w:rPr>
          <w:t>i</w:t>
        </w:r>
        <w:r w:rsidRPr="00FC3431">
          <w:rPr>
            <w:rFonts w:ascii="Arial" w:hAnsi="Arial" w:cs="Arial"/>
            <w:color w:val="232323"/>
            <w:kern w:val="0"/>
            <w:sz w:val="26"/>
            <w:szCs w:val="26"/>
            <w14:ligatures w14:val="none"/>
          </w:rPr>
          <w:t xml:space="preserve">nvestment </w:t>
        </w:r>
      </w:ins>
      <w:r w:rsidR="00FC3431" w:rsidRPr="00FC3431">
        <w:rPr>
          <w:rFonts w:ascii="Arial" w:hAnsi="Arial" w:cs="Arial"/>
          <w:color w:val="232323"/>
          <w:kern w:val="0"/>
          <w:sz w:val="26"/>
          <w:szCs w:val="26"/>
          <w14:ligatures w14:val="none"/>
        </w:rPr>
        <w:t xml:space="preserve">banking </w:t>
      </w:r>
      <w:del w:id="3" w:author="David Döbele" w:date="2026-07-24T14:34:00Z" w16du:dateUtc="2026-07-24T12:34:00Z">
        <w:r w:rsidR="00FC3431" w:rsidRPr="00FC3431" w:rsidDel="004802B8">
          <w:rPr>
            <w:rFonts w:ascii="Arial" w:hAnsi="Arial" w:cs="Arial"/>
            <w:color w:val="232323"/>
            <w:kern w:val="0"/>
            <w:sz w:val="26"/>
            <w:szCs w:val="26"/>
            <w14:ligatures w14:val="none"/>
          </w:rPr>
          <w:delText>appeals to me at</w:delText>
        </w:r>
      </w:del>
      <w:ins w:id="4" w:author="David Döbele" w:date="2026-07-24T14:34:00Z" w16du:dateUtc="2026-07-24T12:34:00Z">
        <w:r>
          <w:rPr>
            <w:rFonts w:ascii="Arial" w:hAnsi="Arial" w:cs="Arial"/>
            <w:color w:val="232323"/>
            <w:kern w:val="0"/>
            <w:sz w:val="26"/>
            <w:szCs w:val="26"/>
            <w:lang w:val="de-DE"/>
            <w14:ligatures w14:val="none"/>
          </w:rPr>
          <w:t>is</w:t>
        </w:r>
      </w:ins>
      <w:r w:rsidR="00FC3431" w:rsidRPr="00FC3431">
        <w:rPr>
          <w:rFonts w:ascii="Arial" w:hAnsi="Arial" w:cs="Arial"/>
          <w:color w:val="232323"/>
          <w:kern w:val="0"/>
          <w:sz w:val="26"/>
          <w:szCs w:val="26"/>
          <w14:ligatures w14:val="none"/>
        </w:rPr>
        <w:t xml:space="preserve"> the point where financial analysis informs a strategic decision. Advisers need to understand a client's objectives, challenge assumptions and turn a complex process into clear recommendations. I first became interested in M&amp;A during school and then sought early experience that would make the work more tangible. UBS's spring programme would allow me to learn how those skills are applied within a global advisory and financing platform.</w:t>
      </w:r>
    </w:p>
    <w:p w14:paraId="07D953EB" w14:textId="6C50A380"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I will begin a BSc in Economics and Business Administration at Goethe University Frankfurt in autumn 2026</w:t>
      </w:r>
      <w:del w:id="5" w:author="David Döbele" w:date="2026-07-24T14:31:00Z" w16du:dateUtc="2026-07-24T12:31:00Z">
        <w:r w:rsidRPr="00FC3431" w:rsidDel="004802B8">
          <w:rPr>
            <w:rFonts w:ascii="Arial" w:hAnsi="Arial" w:cs="Arial"/>
            <w:color w:val="232323"/>
            <w:kern w:val="0"/>
            <w:sz w:val="26"/>
            <w:szCs w:val="26"/>
            <w14:ligatures w14:val="none"/>
          </w:rPr>
          <w:delText>, having completed my Abitur with a grade of 1.6 on the German scale, where 1.0 is the highest</w:delText>
        </w:r>
      </w:del>
      <w:r w:rsidRPr="00FC3431">
        <w:rPr>
          <w:rFonts w:ascii="Arial" w:hAnsi="Arial" w:cs="Arial"/>
          <w:color w:val="232323"/>
          <w:kern w:val="0"/>
          <w:sz w:val="26"/>
          <w:szCs w:val="26"/>
          <w14:ligatures w14:val="none"/>
        </w:rPr>
        <w:t>. My first professional exposure to finance came before the Abitur through an eight-week placement in Deloitte's Financial Services Audit practice. There, I supported audit work and saw why careful documentation matters when financial information must withstand scrutiny. Before university, I joined Frontier Capital</w:t>
      </w:r>
      <w:ins w:id="6" w:author="David Döbele" w:date="2026-07-24T14:32:00Z" w16du:dateUtc="2026-07-24T12:32:00Z">
        <w:r w:rsidR="004802B8">
          <w:rPr>
            <w:rFonts w:ascii="Arial" w:hAnsi="Arial" w:cs="Arial"/>
            <w:color w:val="232323"/>
            <w:kern w:val="0"/>
            <w:sz w:val="26"/>
            <w:szCs w:val="26"/>
            <w:lang w:val="de-DE"/>
            <w14:ligatures w14:val="none"/>
          </w:rPr>
          <w:t xml:space="preserve">, a </w:t>
        </w:r>
        <w:proofErr w:type="spellStart"/>
        <w:r w:rsidR="004802B8">
          <w:rPr>
            <w:rFonts w:ascii="Arial" w:hAnsi="Arial" w:cs="Arial"/>
            <w:color w:val="232323"/>
            <w:kern w:val="0"/>
            <w:sz w:val="26"/>
            <w:szCs w:val="26"/>
            <w:lang w:val="de-DE"/>
            <w14:ligatures w14:val="none"/>
          </w:rPr>
          <w:t>small</w:t>
        </w:r>
        <w:proofErr w:type="spellEnd"/>
        <w:r w:rsidR="004802B8">
          <w:rPr>
            <w:rFonts w:ascii="Arial" w:hAnsi="Arial" w:cs="Arial"/>
            <w:color w:val="232323"/>
            <w:kern w:val="0"/>
            <w:sz w:val="26"/>
            <w:szCs w:val="26"/>
            <w:lang w:val="de-DE"/>
            <w14:ligatures w14:val="none"/>
          </w:rPr>
          <w:t xml:space="preserve">- </w:t>
        </w:r>
        <w:proofErr w:type="spellStart"/>
        <w:r w:rsidR="004802B8">
          <w:rPr>
            <w:rFonts w:ascii="Arial" w:hAnsi="Arial" w:cs="Arial"/>
            <w:color w:val="232323"/>
            <w:kern w:val="0"/>
            <w:sz w:val="26"/>
            <w:szCs w:val="26"/>
            <w:lang w:val="de-DE"/>
            <w14:ligatures w14:val="none"/>
          </w:rPr>
          <w:t>to</w:t>
        </w:r>
        <w:proofErr w:type="spellEnd"/>
        <w:r w:rsidR="004802B8">
          <w:rPr>
            <w:rFonts w:ascii="Arial" w:hAnsi="Arial" w:cs="Arial"/>
            <w:color w:val="232323"/>
            <w:kern w:val="0"/>
            <w:sz w:val="26"/>
            <w:szCs w:val="26"/>
            <w:lang w:val="de-DE"/>
            <w14:ligatures w14:val="none"/>
          </w:rPr>
          <w:t xml:space="preserve"> </w:t>
        </w:r>
        <w:proofErr w:type="spellStart"/>
        <w:r w:rsidR="004802B8">
          <w:rPr>
            <w:rFonts w:ascii="Arial" w:hAnsi="Arial" w:cs="Arial"/>
            <w:color w:val="232323"/>
            <w:kern w:val="0"/>
            <w:sz w:val="26"/>
            <w:szCs w:val="26"/>
            <w:lang w:val="de-DE"/>
            <w14:ligatures w14:val="none"/>
          </w:rPr>
          <w:t>mid-cap</w:t>
        </w:r>
        <w:proofErr w:type="spellEnd"/>
        <w:r w:rsidR="004802B8">
          <w:rPr>
            <w:rFonts w:ascii="Arial" w:hAnsi="Arial" w:cs="Arial"/>
            <w:color w:val="232323"/>
            <w:kern w:val="0"/>
            <w:sz w:val="26"/>
            <w:szCs w:val="26"/>
            <w:lang w:val="de-DE"/>
            <w14:ligatures w14:val="none"/>
          </w:rPr>
          <w:t xml:space="preserve"> M&amp;A-boutique in Berlin</w:t>
        </w:r>
      </w:ins>
      <w:r w:rsidRPr="00FC3431">
        <w:rPr>
          <w:rFonts w:ascii="Arial" w:hAnsi="Arial" w:cs="Arial"/>
          <w:color w:val="232323"/>
          <w:kern w:val="0"/>
          <w:sz w:val="26"/>
          <w:szCs w:val="26"/>
          <w14:ligatures w14:val="none"/>
        </w:rPr>
        <w:t>, initially part-time during school and then full-time after my examinations. I supported live sell-side processes through buyer research, investor longlists, outreach, virtual data-room work and due-diligence coordination. Seeing how much disciplined work sits behind each visible milestone confirmed my interest in M&amp;A.</w:t>
      </w:r>
    </w:p>
    <w:p w14:paraId="3775143F"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Serving as elected School President gave me responsibility for people whose priorities did not always align. I learned to explain decisions clearly, organise initiatives with teachers and external partners, and remain constructive when discussions became difficult. It made me more comfortable taking initiative, but also more aware that dependable teamwork often begins with listening and completing the unglamorous tasks well.</w:t>
      </w:r>
    </w:p>
    <w:p w14:paraId="21967F5E"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UBS's role advising NatWest on its acquisition of Evelyn Partners provides a clear example of strategic expansion in financial services. The GBP 2.7 billion enterprise-value transaction combines businesses with GBP 127 billion of assets under management and administration at year-end 2025 and is intended to strengthen NatWest's private-banking and wealth-management platform. What interested me was the need to value more than current earnings: client relationships, retention, net new money and integration capacity are central to the investment case. During my Deloitte placement, I gained early exposure to regulated financial institutions; at Frontier, I saw how a strategic rationale must be supported by detailed process work. UBS's involvement brings those interests together and is one reason I would value learning more about its advisory approach.</w:t>
      </w:r>
    </w:p>
    <w:p w14:paraId="25A101C2"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t>I see the spring programme as an opportunity to connect my practical experience with a broader understanding of investment banking. I would bring an analytical mindset, dependable teamwork and the willingness to improve quickly. Thank you for your time and consideration; I would welcome the opportunity to discuss my application further.</w:t>
      </w:r>
    </w:p>
    <w:p w14:paraId="2CCD2354" w14:textId="77777777" w:rsidR="00FC3431" w:rsidRPr="00FC3431" w:rsidRDefault="00FC3431" w:rsidP="00FC3431">
      <w:pPr>
        <w:spacing w:after="0" w:line="240" w:lineRule="auto"/>
        <w:rPr>
          <w:rFonts w:ascii="-webkit-standard" w:hAnsi="-webkit-standard" w:cs="Times New Roman"/>
          <w:color w:val="000000"/>
          <w:kern w:val="0"/>
          <w:sz w:val="27"/>
          <w:szCs w:val="27"/>
          <w14:ligatures w14:val="none"/>
        </w:rPr>
      </w:pPr>
      <w:r w:rsidRPr="00FC3431">
        <w:rPr>
          <w:rFonts w:ascii="Arial" w:hAnsi="Arial" w:cs="Arial"/>
          <w:color w:val="232323"/>
          <w:kern w:val="0"/>
          <w:sz w:val="26"/>
          <w:szCs w:val="26"/>
          <w14:ligatures w14:val="none"/>
        </w:rPr>
        <w:lastRenderedPageBreak/>
        <w:t>Yours faithfully,</w:t>
      </w:r>
    </w:p>
    <w:p w14:paraId="54D11BAA" w14:textId="77777777" w:rsidR="00FC3431" w:rsidRPr="00FC3431" w:rsidRDefault="00FC3431" w:rsidP="00FC3431">
      <w:pPr>
        <w:spacing w:after="90" w:line="240" w:lineRule="auto"/>
        <w:rPr>
          <w:rFonts w:ascii="-webkit-standard" w:hAnsi="-webkit-standard" w:cs="Times New Roman"/>
          <w:color w:val="000000"/>
          <w:kern w:val="0"/>
          <w:sz w:val="27"/>
          <w:szCs w:val="27"/>
          <w14:ligatures w14:val="none"/>
        </w:rPr>
      </w:pPr>
      <w:r w:rsidRPr="00FC3431">
        <w:rPr>
          <w:rFonts w:ascii="Arial" w:hAnsi="Arial" w:cs="Arial"/>
          <w:b/>
          <w:bCs/>
          <w:color w:val="232323"/>
          <w:kern w:val="0"/>
          <w:sz w:val="26"/>
          <w:szCs w:val="26"/>
          <w14:ligatures w14:val="none"/>
        </w:rPr>
        <w:t>Jannik Hennes</w:t>
      </w:r>
    </w:p>
    <w:p w14:paraId="751F33E7" w14:textId="77777777" w:rsidR="00FC3431" w:rsidRPr="00FC3431" w:rsidRDefault="00FC3431" w:rsidP="00FC3431">
      <w:pPr>
        <w:spacing w:after="0" w:line="240" w:lineRule="auto"/>
        <w:rPr>
          <w:rFonts w:ascii="Times New Roman" w:eastAsia="Times New Roman" w:hAnsi="Times New Roman" w:cs="Times New Roman"/>
          <w:kern w:val="0"/>
          <w14:ligatures w14:val="none"/>
        </w:rPr>
      </w:pPr>
    </w:p>
    <w:p w14:paraId="7EDE8F78" w14:textId="77777777" w:rsidR="00FC3431" w:rsidRDefault="00FC3431"/>
    <w:sectPr w:rsidR="00FC34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8"/>
  <w:proofState w:spelling="clean" w:grammar="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31"/>
    <w:rsid w:val="000D775E"/>
    <w:rsid w:val="00154F5B"/>
    <w:rsid w:val="002763D0"/>
    <w:rsid w:val="004802B8"/>
    <w:rsid w:val="006042D5"/>
    <w:rsid w:val="00772FA4"/>
    <w:rsid w:val="007E1F9D"/>
    <w:rsid w:val="009E6E51"/>
    <w:rsid w:val="00A95EBE"/>
    <w:rsid w:val="00C20CF2"/>
    <w:rsid w:val="00CA6216"/>
    <w:rsid w:val="00CC05DB"/>
    <w:rsid w:val="00FC34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6048EB75"/>
  <w15:chartTrackingRefBased/>
  <w15:docId w15:val="{E9F3E9A4-5AAC-1A40-8400-8E21DCC47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C3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C3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C34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C34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C34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C34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C34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C34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C34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C34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C34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C34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C34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C34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C34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C34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C34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C3431"/>
    <w:rPr>
      <w:rFonts w:eastAsiaTheme="majorEastAsia" w:cstheme="majorBidi"/>
      <w:color w:val="272727" w:themeColor="text1" w:themeTint="D8"/>
    </w:rPr>
  </w:style>
  <w:style w:type="paragraph" w:styleId="Titel">
    <w:name w:val="Title"/>
    <w:basedOn w:val="Standard"/>
    <w:next w:val="Standard"/>
    <w:link w:val="TitelZchn"/>
    <w:uiPriority w:val="10"/>
    <w:qFormat/>
    <w:rsid w:val="00FC3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C34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C34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C34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C34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C3431"/>
    <w:rPr>
      <w:i/>
      <w:iCs/>
      <w:color w:val="404040" w:themeColor="text1" w:themeTint="BF"/>
    </w:rPr>
  </w:style>
  <w:style w:type="paragraph" w:styleId="Listenabsatz">
    <w:name w:val="List Paragraph"/>
    <w:basedOn w:val="Standard"/>
    <w:uiPriority w:val="34"/>
    <w:qFormat/>
    <w:rsid w:val="00FC3431"/>
    <w:pPr>
      <w:ind w:left="720"/>
      <w:contextualSpacing/>
    </w:pPr>
  </w:style>
  <w:style w:type="character" w:styleId="IntensiveHervorhebung">
    <w:name w:val="Intense Emphasis"/>
    <w:basedOn w:val="Absatz-Standardschriftart"/>
    <w:uiPriority w:val="21"/>
    <w:qFormat/>
    <w:rsid w:val="00FC3431"/>
    <w:rPr>
      <w:i/>
      <w:iCs/>
      <w:color w:val="0F4761" w:themeColor="accent1" w:themeShade="BF"/>
    </w:rPr>
  </w:style>
  <w:style w:type="paragraph" w:styleId="IntensivesZitat">
    <w:name w:val="Intense Quote"/>
    <w:basedOn w:val="Standard"/>
    <w:next w:val="Standard"/>
    <w:link w:val="IntensivesZitatZchn"/>
    <w:uiPriority w:val="30"/>
    <w:qFormat/>
    <w:rsid w:val="00FC3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C3431"/>
    <w:rPr>
      <w:i/>
      <w:iCs/>
      <w:color w:val="0F4761" w:themeColor="accent1" w:themeShade="BF"/>
    </w:rPr>
  </w:style>
  <w:style w:type="character" w:styleId="IntensiverVerweis">
    <w:name w:val="Intense Reference"/>
    <w:basedOn w:val="Absatz-Standardschriftart"/>
    <w:uiPriority w:val="32"/>
    <w:qFormat/>
    <w:rsid w:val="00FC3431"/>
    <w:rPr>
      <w:b/>
      <w:bCs/>
      <w:smallCaps/>
      <w:color w:val="0F4761" w:themeColor="accent1" w:themeShade="BF"/>
      <w:spacing w:val="5"/>
    </w:rPr>
  </w:style>
  <w:style w:type="paragraph" w:customStyle="1" w:styleId="s6">
    <w:name w:val="s6"/>
    <w:basedOn w:val="Standard"/>
    <w:rsid w:val="00FC3431"/>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Absatz-Standardschriftart"/>
    <w:rsid w:val="00FC3431"/>
  </w:style>
  <w:style w:type="paragraph" w:customStyle="1" w:styleId="s20">
    <w:name w:val="s20"/>
    <w:basedOn w:val="Standard"/>
    <w:rsid w:val="00FC3431"/>
    <w:pPr>
      <w:spacing w:before="100" w:beforeAutospacing="1" w:after="100" w:afterAutospacing="1" w:line="240" w:lineRule="auto"/>
    </w:pPr>
    <w:rPr>
      <w:rFonts w:ascii="Times New Roman" w:hAnsi="Times New Roman" w:cs="Times New Roman"/>
      <w:kern w:val="0"/>
      <w14:ligatures w14:val="none"/>
    </w:rPr>
  </w:style>
  <w:style w:type="paragraph" w:styleId="berarbeitung">
    <w:name w:val="Revision"/>
    <w:hidden/>
    <w:uiPriority w:val="99"/>
    <w:semiHidden/>
    <w:rsid w:val="004802B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2720</Characters>
  <Application>Microsoft Office Word</Application>
  <DocSecurity>0</DocSecurity>
  <Lines>22</Lines>
  <Paragraphs>6</Paragraphs>
  <ScaleCrop>false</ScaleCrop>
  <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Jannik Hennes</dc:creator>
  <cp:keywords/>
  <dc:description/>
  <cp:lastModifiedBy>David Döbele</cp:lastModifiedBy>
  <cp:revision>3</cp:revision>
  <dcterms:created xsi:type="dcterms:W3CDTF">2026-07-23T15:44:00Z</dcterms:created>
  <dcterms:modified xsi:type="dcterms:W3CDTF">2026-07-24T12:34:00Z</dcterms:modified>
</cp:coreProperties>
</file>