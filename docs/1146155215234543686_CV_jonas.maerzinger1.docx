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4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0" w:author="David Döbele" w:date="2023-08-29T21:46:00Z">
          <w:tblPr>
            <w:tblStyle w:val="Tabellenraster"/>
            <w:tblW w:w="10368" w:type="dxa"/>
            <w:tblInd w:w="-567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089"/>
        <w:gridCol w:w="3047"/>
        <w:gridCol w:w="221"/>
        <w:gridCol w:w="660"/>
        <w:gridCol w:w="659"/>
        <w:gridCol w:w="222"/>
        <w:gridCol w:w="125"/>
        <w:gridCol w:w="422"/>
        <w:gridCol w:w="139"/>
        <w:gridCol w:w="1558"/>
        <w:gridCol w:w="1383"/>
        <w:gridCol w:w="561"/>
        <w:gridCol w:w="60"/>
        <w:gridCol w:w="82"/>
        <w:gridCol w:w="20"/>
        <w:tblGridChange w:id="1">
          <w:tblGrid>
            <w:gridCol w:w="1107"/>
            <w:gridCol w:w="3089"/>
            <w:gridCol w:w="222"/>
            <w:gridCol w:w="666"/>
            <w:gridCol w:w="665"/>
            <w:gridCol w:w="222"/>
            <w:gridCol w:w="125"/>
            <w:gridCol w:w="428"/>
            <w:gridCol w:w="139"/>
            <w:gridCol w:w="708"/>
            <w:gridCol w:w="2977"/>
            <w:gridCol w:w="20"/>
          </w:tblGrid>
        </w:tblGridChange>
      </w:tblGrid>
      <w:tr w:rsidR="00E55D90" w:rsidRPr="00F44F5F" w14:paraId="487AC9CE" w14:textId="77777777" w:rsidTr="000D5A23">
        <w:trPr>
          <w:gridAfter w:val="1"/>
          <w:trHeight w:val="283"/>
          <w:trPrChange w:id="2" w:author="David Döbele" w:date="2023-08-29T21:46:00Z">
            <w:trPr>
              <w:gridAfter w:val="1"/>
              <w:wAfter w:w="20" w:type="dxa"/>
              <w:trHeight w:val="283"/>
            </w:trPr>
          </w:trPrChange>
        </w:trPr>
        <w:tc>
          <w:tcPr>
            <w:tcW w:w="10248" w:type="dxa"/>
            <w:gridSpan w:val="14"/>
            <w:vAlign w:val="bottom"/>
            <w:tcPrChange w:id="3" w:author="David Döbele" w:date="2023-08-29T21:46:00Z">
              <w:tcPr>
                <w:tcW w:w="10348" w:type="dxa"/>
                <w:gridSpan w:val="11"/>
                <w:vAlign w:val="bottom"/>
              </w:tcPr>
            </w:tcPrChange>
          </w:tcPr>
          <w:p w14:paraId="0CBC6997" w14:textId="367E91AD" w:rsidR="00E55D90" w:rsidRPr="00F44F5F" w:rsidRDefault="00CC18E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Jonas Märzinger</w:t>
            </w:r>
          </w:p>
          <w:p w14:paraId="2D363F9A" w14:textId="52E69275" w:rsidR="00F44F5F" w:rsidRPr="00F44F5F" w:rsidRDefault="00CC18E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Schottenring 2</w:t>
            </w:r>
            <w:r w:rsidR="005A5DDE">
              <w:rPr>
                <w:rFonts w:ascii="Times New Roman" w:hAnsi="Times New Roman" w:cs="Times New Roman"/>
                <w:bCs/>
                <w:sz w:val="20"/>
                <w:szCs w:val="20"/>
              </w:rPr>
              <w:t>8/3/14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5A5DDE">
              <w:rPr>
                <w:rFonts w:ascii="Times New Roman" w:hAnsi="Times New Roman" w:cs="Times New Roman"/>
                <w:bCs/>
                <w:sz w:val="20"/>
                <w:szCs w:val="20"/>
              </w:rPr>
              <w:t>1010 Wien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5A5DDE">
              <w:rPr>
                <w:rFonts w:ascii="Times New Roman" w:hAnsi="Times New Roman" w:cs="Times New Roman"/>
                <w:bCs/>
                <w:sz w:val="20"/>
                <w:szCs w:val="20"/>
              </w:rPr>
              <w:t>Österreich</w:t>
            </w:r>
          </w:p>
          <w:p w14:paraId="135895E2" w14:textId="16DFFCB4" w:rsidR="00F44F5F" w:rsidRPr="00F44F5F" w:rsidRDefault="00992641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jonas</w:t>
            </w:r>
            <w:r w:rsidR="005A5DDE">
              <w:rPr>
                <w:rFonts w:ascii="Times New Roman" w:hAnsi="Times New Roman" w:cs="Times New Roman"/>
                <w:bCs/>
                <w:sz w:val="20"/>
                <w:szCs w:val="20"/>
              </w:rPr>
              <w:t>.maerzinger@yahoo.com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+43</w:t>
            </w:r>
            <w:r w:rsidR="002A42F7">
              <w:rPr>
                <w:rFonts w:ascii="Times New Roman" w:hAnsi="Times New Roman" w:cs="Times New Roman"/>
                <w:bCs/>
                <w:sz w:val="20"/>
                <w:szCs w:val="20"/>
              </w:rPr>
              <w:t> 681 84565547</w:t>
            </w:r>
          </w:p>
        </w:tc>
      </w:tr>
      <w:tr w:rsidR="002508C2" w:rsidRPr="00F44F5F" w14:paraId="0FCADE56" w14:textId="77777777" w:rsidTr="000D5A23">
        <w:trPr>
          <w:gridAfter w:val="1"/>
          <w:trHeight w:val="567"/>
          <w:trPrChange w:id="4" w:author="David Döbele" w:date="2023-08-29T21:46:00Z">
            <w:trPr>
              <w:gridAfter w:val="1"/>
              <w:wAfter w:w="20" w:type="dxa"/>
              <w:trHeight w:val="567"/>
            </w:trPr>
          </w:trPrChange>
        </w:trPr>
        <w:tc>
          <w:tcPr>
            <w:tcW w:w="10248" w:type="dxa"/>
            <w:gridSpan w:val="14"/>
            <w:tcBorders>
              <w:bottom w:val="single" w:sz="4" w:space="0" w:color="auto"/>
            </w:tcBorders>
            <w:vAlign w:val="bottom"/>
            <w:tcPrChange w:id="5" w:author="David Döbele" w:date="2023-08-29T21:46:00Z">
              <w:tcPr>
                <w:tcW w:w="10348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0D5A23">
        <w:trPr>
          <w:gridAfter w:val="1"/>
          <w:trHeight w:val="283"/>
          <w:trPrChange w:id="6" w:author="David Döbele" w:date="2023-08-29T21:46:00Z">
            <w:trPr>
              <w:gridAfter w:val="1"/>
              <w:wAfter w:w="20" w:type="dxa"/>
              <w:trHeight w:val="283"/>
            </w:trPr>
          </w:trPrChange>
        </w:trPr>
        <w:tc>
          <w:tcPr>
            <w:tcW w:w="6597" w:type="dxa"/>
            <w:gridSpan w:val="9"/>
            <w:tcBorders>
              <w:top w:val="single" w:sz="4" w:space="0" w:color="auto"/>
            </w:tcBorders>
            <w:vAlign w:val="bottom"/>
            <w:tcPrChange w:id="7" w:author="David Döbele" w:date="2023-08-29T21:46:00Z">
              <w:tcPr>
                <w:tcW w:w="6663" w:type="dxa"/>
                <w:gridSpan w:val="9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C2B846F" w14:textId="5386C419" w:rsidR="00D1492F" w:rsidRPr="00F44F5F" w:rsidRDefault="00B53FBA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Wirtschaftsuniversität Wien</w:t>
            </w:r>
          </w:p>
        </w:tc>
        <w:tc>
          <w:tcPr>
            <w:tcW w:w="3651" w:type="dxa"/>
            <w:gridSpan w:val="5"/>
            <w:tcBorders>
              <w:top w:val="single" w:sz="4" w:space="0" w:color="auto"/>
            </w:tcBorders>
            <w:vAlign w:val="bottom"/>
            <w:tcPrChange w:id="8" w:author="David Döbele" w:date="2023-08-29T21:46:00Z">
              <w:tcPr>
                <w:tcW w:w="3685" w:type="dxa"/>
                <w:gridSpan w:val="2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C845E2D" w14:textId="736E9FC5" w:rsidR="00D1492F" w:rsidRPr="00F44F5F" w:rsidRDefault="00B53FBA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F44F5F" w14:paraId="61E5D482" w14:textId="77777777" w:rsidTr="000D5A23">
        <w:trPr>
          <w:gridAfter w:val="1"/>
          <w:trPrChange w:id="9" w:author="David Döbele" w:date="2023-08-29T21:46:00Z">
            <w:trPr>
              <w:gridAfter w:val="1"/>
              <w:wAfter w:w="20" w:type="dxa"/>
            </w:trPr>
          </w:trPrChange>
        </w:trPr>
        <w:tc>
          <w:tcPr>
            <w:tcW w:w="6035" w:type="dxa"/>
            <w:gridSpan w:val="7"/>
            <w:tcPrChange w:id="10" w:author="David Döbele" w:date="2023-08-29T21:46:00Z">
              <w:tcPr>
                <w:tcW w:w="6096" w:type="dxa"/>
                <w:gridSpan w:val="7"/>
              </w:tcPr>
            </w:tcPrChange>
          </w:tcPr>
          <w:p w14:paraId="11CB9A0F" w14:textId="44159D5E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B17D95"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Wirtschaftswissenschaften </w:t>
            </w:r>
            <w:r w:rsidR="00D10A5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(Top 20%)</w:t>
            </w:r>
          </w:p>
        </w:tc>
        <w:tc>
          <w:tcPr>
            <w:tcW w:w="4213" w:type="dxa"/>
            <w:gridSpan w:val="7"/>
            <w:tcPrChange w:id="11" w:author="David Döbele" w:date="2023-08-29T21:46:00Z">
              <w:tcPr>
                <w:tcW w:w="4252" w:type="dxa"/>
                <w:gridSpan w:val="4"/>
              </w:tcPr>
            </w:tcPrChange>
          </w:tcPr>
          <w:p w14:paraId="419A9228" w14:textId="237EF03A" w:rsidR="00D1492F" w:rsidRPr="00F44F5F" w:rsidRDefault="00D1492F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AA0725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B17D95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5280E" w:rsidRPr="00F44F5F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7EABE9F1" w14:textId="77777777" w:rsidTr="000D5A23">
        <w:trPr>
          <w:gridAfter w:val="1"/>
          <w:trPrChange w:id="12" w:author="David Döbele" w:date="2023-08-29T21:46:00Z">
            <w:trPr>
              <w:gridAfter w:val="1"/>
              <w:wAfter w:w="20" w:type="dxa"/>
            </w:trPr>
          </w:trPrChange>
        </w:trPr>
        <w:tc>
          <w:tcPr>
            <w:tcW w:w="10248" w:type="dxa"/>
            <w:gridSpan w:val="14"/>
            <w:tcPrChange w:id="13" w:author="David Döbele" w:date="2023-08-29T21:46:00Z">
              <w:tcPr>
                <w:tcW w:w="10348" w:type="dxa"/>
                <w:gridSpan w:val="11"/>
              </w:tcPr>
            </w:tcPrChange>
          </w:tcPr>
          <w:p w14:paraId="7A71E6B0" w14:textId="3858E406" w:rsidR="00426D7E" w:rsidRPr="00FE0496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Vertiefung: </w:t>
            </w:r>
            <w:r w:rsidR="003C302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Finance</w:t>
            </w:r>
            <w:r w:rsidR="009C08A1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3C302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(geplant)</w:t>
            </w:r>
          </w:p>
        </w:tc>
      </w:tr>
      <w:tr w:rsidR="00B53FBA" w:rsidRPr="00F44F5F" w14:paraId="62632213" w14:textId="77777777" w:rsidTr="000D5A23">
        <w:trPr>
          <w:gridAfter w:val="1"/>
          <w:trPrChange w:id="14" w:author="David Döbele" w:date="2023-08-29T21:46:00Z">
            <w:trPr>
              <w:gridAfter w:val="1"/>
              <w:wAfter w:w="20" w:type="dxa"/>
            </w:trPr>
          </w:trPrChange>
        </w:trPr>
        <w:tc>
          <w:tcPr>
            <w:tcW w:w="4146" w:type="dxa"/>
            <w:gridSpan w:val="2"/>
            <w:tcPrChange w:id="15" w:author="David Döbele" w:date="2023-08-29T21:46:00Z">
              <w:tcPr>
                <w:tcW w:w="4196" w:type="dxa"/>
                <w:gridSpan w:val="2"/>
              </w:tcPr>
            </w:tcPrChange>
          </w:tcPr>
          <w:p w14:paraId="5F71027E" w14:textId="46EB51C0" w:rsidR="00B53FBA" w:rsidRPr="00F44F5F" w:rsidRDefault="00B53FBA" w:rsidP="00B53FB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="003C302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Wirtschaftsrecht</w:t>
            </w: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6102" w:type="dxa"/>
            <w:gridSpan w:val="12"/>
            <w:tcPrChange w:id="16" w:author="David Döbele" w:date="2023-08-29T21:46:00Z">
              <w:tcPr>
                <w:tcW w:w="6152" w:type="dxa"/>
                <w:gridSpan w:val="9"/>
              </w:tcPr>
            </w:tcPrChange>
          </w:tcPr>
          <w:p w14:paraId="51FC9814" w14:textId="4EC05B48" w:rsidR="00B53FBA" w:rsidRPr="00F44F5F" w:rsidRDefault="00B53FBA" w:rsidP="00B53FB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B953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B953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AA0725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="00D5280E" w:rsidRPr="00F44F5F" w14:paraId="4D68BFE7" w14:textId="77777777" w:rsidTr="000D5A23">
        <w:trPr>
          <w:gridAfter w:val="1"/>
          <w:trPrChange w:id="17" w:author="David Döbele" w:date="2023-08-29T21:46:00Z">
            <w:trPr>
              <w:gridAfter w:val="1"/>
              <w:wAfter w:w="20" w:type="dxa"/>
            </w:trPr>
          </w:trPrChange>
        </w:trPr>
        <w:tc>
          <w:tcPr>
            <w:tcW w:w="10248" w:type="dxa"/>
            <w:gridSpan w:val="14"/>
            <w:tcPrChange w:id="18" w:author="David Döbele" w:date="2023-08-29T21:46:00Z">
              <w:tcPr>
                <w:tcW w:w="10348" w:type="dxa"/>
                <w:gridSpan w:val="11"/>
              </w:tcPr>
            </w:tcPrChange>
          </w:tcPr>
          <w:p w14:paraId="54BF63E9" w14:textId="3B77AAF1" w:rsidR="0091331D" w:rsidRPr="00FE0496" w:rsidRDefault="00B9530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Für juristische Grundkenntnisse </w:t>
            </w:r>
            <w:r w:rsidR="00AA072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genutzt</w:t>
            </w:r>
            <w:del w:id="19" w:author="David Döbele" w:date="2023-08-29T21:35:00Z">
              <w:r w:rsidR="00AA0725" w:rsidDel="00DE22A4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 (</w:delText>
              </w:r>
              <w:r w:rsidDel="00DE22A4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nicht angedacht abzuschließen)</w:delText>
              </w:r>
            </w:del>
          </w:p>
        </w:tc>
      </w:tr>
      <w:tr w:rsidR="00AE4ED3" w:rsidRPr="00F44F5F" w14:paraId="6B19CF91" w14:textId="77777777" w:rsidTr="000D5A23">
        <w:trPr>
          <w:gridAfter w:val="1"/>
          <w:trHeight w:val="340"/>
          <w:trPrChange w:id="20" w:author="David Döbele" w:date="2023-08-29T21:46:00Z">
            <w:trPr>
              <w:gridAfter w:val="1"/>
              <w:wAfter w:w="20" w:type="dxa"/>
              <w:trHeight w:val="340"/>
            </w:trPr>
          </w:trPrChange>
        </w:trPr>
        <w:tc>
          <w:tcPr>
            <w:tcW w:w="4367" w:type="dxa"/>
            <w:gridSpan w:val="3"/>
            <w:vAlign w:val="bottom"/>
            <w:tcPrChange w:id="21" w:author="David Döbele" w:date="2023-08-29T21:46:00Z">
              <w:tcPr>
                <w:tcW w:w="4418" w:type="dxa"/>
                <w:gridSpan w:val="3"/>
                <w:vAlign w:val="bottom"/>
              </w:tcPr>
            </w:tcPrChange>
          </w:tcPr>
          <w:p w14:paraId="54F7169D" w14:textId="5C8794E2" w:rsidR="00AE4ED3" w:rsidRPr="00F44F5F" w:rsidRDefault="00AF5E3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Adalbert Stifter Gymnasium </w:t>
            </w:r>
          </w:p>
        </w:tc>
        <w:tc>
          <w:tcPr>
            <w:tcW w:w="5881" w:type="dxa"/>
            <w:gridSpan w:val="11"/>
            <w:vAlign w:val="bottom"/>
            <w:tcPrChange w:id="22" w:author="David Döbele" w:date="2023-08-29T21:46:00Z">
              <w:tcPr>
                <w:tcW w:w="5930" w:type="dxa"/>
                <w:gridSpan w:val="8"/>
                <w:vAlign w:val="bottom"/>
              </w:tcPr>
            </w:tcPrChange>
          </w:tcPr>
          <w:p w14:paraId="262B6DA3" w14:textId="18D1D2EE" w:rsidR="00AE4ED3" w:rsidRPr="00F44F5F" w:rsidRDefault="00AF5E30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Linz</w:t>
            </w:r>
          </w:p>
        </w:tc>
      </w:tr>
      <w:tr w:rsidR="00AE4ED3" w:rsidRPr="00F44F5F" w14:paraId="263521E3" w14:textId="77777777" w:rsidTr="000D5A23">
        <w:trPr>
          <w:gridAfter w:val="1"/>
          <w:trHeight w:val="57"/>
          <w:trPrChange w:id="23" w:author="David Döbele" w:date="2023-08-29T21:46:00Z">
            <w:trPr>
              <w:gridAfter w:val="1"/>
              <w:wAfter w:w="20" w:type="dxa"/>
              <w:trHeight w:val="57"/>
            </w:trPr>
          </w:trPrChange>
        </w:trPr>
        <w:tc>
          <w:tcPr>
            <w:tcW w:w="4367" w:type="dxa"/>
            <w:gridSpan w:val="3"/>
            <w:tcPrChange w:id="24" w:author="David Döbele" w:date="2023-08-29T21:46:00Z">
              <w:tcPr>
                <w:tcW w:w="4418" w:type="dxa"/>
                <w:gridSpan w:val="3"/>
              </w:tcPr>
            </w:tcPrChange>
          </w:tcPr>
          <w:p w14:paraId="36282A3A" w14:textId="0A0AD162" w:rsidR="00AE4ED3" w:rsidRPr="00F44F5F" w:rsidRDefault="008371ED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Reifeprüfung (</w:t>
            </w:r>
            <w:r w:rsidR="008753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Matura)</w:t>
            </w:r>
          </w:p>
        </w:tc>
        <w:tc>
          <w:tcPr>
            <w:tcW w:w="5881" w:type="dxa"/>
            <w:gridSpan w:val="11"/>
            <w:tcPrChange w:id="25" w:author="David Döbele" w:date="2023-08-29T21:46:00Z">
              <w:tcPr>
                <w:tcW w:w="5930" w:type="dxa"/>
                <w:gridSpan w:val="8"/>
              </w:tcPr>
            </w:tcPrChange>
          </w:tcPr>
          <w:p w14:paraId="3DE8C75D" w14:textId="12EF7FCD" w:rsidR="00AE4ED3" w:rsidRPr="00F44F5F" w:rsidRDefault="00AE4ED3" w:rsidP="00AE4ED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DA79D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7A004C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7A004C">
              <w:rPr>
                <w:rFonts w:ascii="Times New Roman" w:hAnsi="Times New Roman" w:cs="Times New Roman"/>
                <w:sz w:val="20"/>
                <w:szCs w:val="20"/>
              </w:rPr>
              <w:t>2019</w:t>
            </w:r>
          </w:p>
        </w:tc>
      </w:tr>
      <w:tr w:rsidR="00AE4ED3" w:rsidRPr="00F44F5F" w14:paraId="27601A10" w14:textId="77777777" w:rsidTr="000D5A23">
        <w:trPr>
          <w:gridAfter w:val="1"/>
          <w:trHeight w:val="57"/>
          <w:trPrChange w:id="26" w:author="David Döbele" w:date="2023-08-29T21:46:00Z">
            <w:trPr>
              <w:gridAfter w:val="1"/>
              <w:wAfter w:w="20" w:type="dxa"/>
              <w:trHeight w:val="57"/>
            </w:trPr>
          </w:trPrChange>
        </w:trPr>
        <w:tc>
          <w:tcPr>
            <w:tcW w:w="10248" w:type="dxa"/>
            <w:gridSpan w:val="14"/>
            <w:tcPrChange w:id="27" w:author="David Döbele" w:date="2023-08-29T21:46:00Z">
              <w:tcPr>
                <w:tcW w:w="10348" w:type="dxa"/>
                <w:gridSpan w:val="11"/>
              </w:tcPr>
            </w:tcPrChange>
          </w:tcPr>
          <w:p w14:paraId="6ECF7248" w14:textId="59B1C88B" w:rsidR="00AE4ED3" w:rsidRPr="00FE0496" w:rsidRDefault="00AF5E30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Naturwissenschaftlicher</w:t>
            </w:r>
            <w:r w:rsidR="0009681D">
              <w:rPr>
                <w:rFonts w:ascii="Times New Roman" w:hAnsi="Times New Roman" w:cs="Times New Roman"/>
                <w:sz w:val="20"/>
                <w:szCs w:val="20"/>
              </w:rPr>
              <w:t xml:space="preserve"> Zweig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9681D">
              <w:rPr>
                <w:rFonts w:ascii="Times New Roman" w:hAnsi="Times New Roman" w:cs="Times New Roman"/>
                <w:sz w:val="20"/>
                <w:szCs w:val="20"/>
              </w:rPr>
              <w:t xml:space="preserve">Fokussierung in </w:t>
            </w:r>
            <w:r w:rsidR="00AE4ED3"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Mathematik </w:t>
            </w:r>
            <w:r w:rsidR="0009681D">
              <w:rPr>
                <w:rFonts w:ascii="Times New Roman" w:hAnsi="Times New Roman" w:cs="Times New Roman"/>
                <w:sz w:val="20"/>
                <w:szCs w:val="20"/>
              </w:rPr>
              <w:t>und Physik</w:t>
            </w:r>
          </w:p>
        </w:tc>
      </w:tr>
      <w:tr w:rsidR="00E55D90" w:rsidRPr="00F44F5F" w14:paraId="3A2665B3" w14:textId="77777777" w:rsidTr="000D5A23">
        <w:trPr>
          <w:gridAfter w:val="1"/>
          <w:trHeight w:val="510"/>
          <w:trPrChange w:id="28" w:author="David Döbele" w:date="2023-08-29T21:46:00Z">
            <w:trPr>
              <w:gridAfter w:val="1"/>
              <w:wAfter w:w="20" w:type="dxa"/>
              <w:trHeight w:val="510"/>
            </w:trPr>
          </w:trPrChange>
        </w:trPr>
        <w:tc>
          <w:tcPr>
            <w:tcW w:w="10248" w:type="dxa"/>
            <w:gridSpan w:val="14"/>
            <w:tcBorders>
              <w:bottom w:val="single" w:sz="4" w:space="0" w:color="auto"/>
            </w:tcBorders>
            <w:vAlign w:val="bottom"/>
            <w:tcPrChange w:id="29" w:author="David Döbele" w:date="2023-08-29T21:46:00Z">
              <w:tcPr>
                <w:tcW w:w="10348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602C7" w:rsidRPr="00F44F5F" w14:paraId="127C64E2" w14:textId="77777777" w:rsidTr="000D5A23">
        <w:trPr>
          <w:gridAfter w:val="1"/>
          <w:trHeight w:val="283"/>
          <w:trPrChange w:id="30" w:author="David Döbele" w:date="2023-08-29T21:46:00Z">
            <w:trPr>
              <w:gridAfter w:val="1"/>
              <w:wAfter w:w="20" w:type="dxa"/>
              <w:trHeight w:val="283"/>
            </w:trPr>
          </w:trPrChange>
        </w:trPr>
        <w:tc>
          <w:tcPr>
            <w:tcW w:w="5028" w:type="dxa"/>
            <w:gridSpan w:val="4"/>
            <w:tcBorders>
              <w:top w:val="single" w:sz="4" w:space="0" w:color="auto"/>
            </w:tcBorders>
            <w:vAlign w:val="bottom"/>
            <w:tcPrChange w:id="31" w:author="David Döbele" w:date="2023-08-29T21:46:00Z">
              <w:tcPr>
                <w:tcW w:w="5084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73793A43" w14:textId="4D74E70C" w:rsidR="00C602C7" w:rsidDel="00DE22A4" w:rsidRDefault="007C66FE" w:rsidP="00C602C7">
            <w:pPr>
              <w:pStyle w:val="Bullets"/>
              <w:numPr>
                <w:ilvl w:val="0"/>
                <w:numId w:val="0"/>
              </w:numPr>
              <w:rPr>
                <w:del w:id="32" w:author="David Döbele" w:date="2023-08-29T21:37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Privat Bank Wien</w:t>
            </w:r>
            <w:ins w:id="33" w:author="David Döbele" w:date="2023-08-29T21:37:00Z">
              <w:r w:rsidR="00DE22A4">
                <w:rPr>
                  <w:rFonts w:ascii="Times New Roman" w:hAnsi="Times New Roman" w:cs="Times New Roman"/>
                  <w:b/>
                  <w:i w:val="0"/>
                  <w:iCs w:val="0"/>
                  <w:sz w:val="21"/>
                  <w:szCs w:val="21"/>
                </w:rPr>
                <w:t xml:space="preserve"> </w:t>
              </w:r>
            </w:ins>
          </w:p>
          <w:p w14:paraId="38F27285" w14:textId="722DFF35" w:rsidR="0059351D" w:rsidRPr="00913F68" w:rsidRDefault="0059351D" w:rsidP="00C602C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Raiffeisenlandesbank Oberösterreich</w:t>
            </w:r>
          </w:p>
        </w:tc>
        <w:tc>
          <w:tcPr>
            <w:tcW w:w="5220" w:type="dxa"/>
            <w:gridSpan w:val="10"/>
            <w:tcBorders>
              <w:top w:val="single" w:sz="4" w:space="0" w:color="auto"/>
            </w:tcBorders>
            <w:vAlign w:val="bottom"/>
            <w:tcPrChange w:id="34" w:author="David Döbele" w:date="2023-08-29T21:46:00Z">
              <w:tcPr>
                <w:tcW w:w="5264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4820196E" w14:textId="2DA2AED5" w:rsidR="00C602C7" w:rsidRPr="00F44F5F" w:rsidRDefault="00100DCA" w:rsidP="00C602C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Wien</w:t>
            </w:r>
          </w:p>
        </w:tc>
      </w:tr>
      <w:tr w:rsidR="00C602C7" w:rsidRPr="00F44F5F" w14:paraId="335D84E9" w14:textId="77777777" w:rsidTr="000D5A23">
        <w:trPr>
          <w:gridAfter w:val="1"/>
          <w:trPrChange w:id="35" w:author="David Döbele" w:date="2023-08-29T21:46:00Z">
            <w:trPr>
              <w:gridAfter w:val="1"/>
              <w:wAfter w:w="20" w:type="dxa"/>
            </w:trPr>
          </w:trPrChange>
        </w:trPr>
        <w:tc>
          <w:tcPr>
            <w:tcW w:w="8158" w:type="dxa"/>
            <w:gridSpan w:val="10"/>
            <w:tcPrChange w:id="36" w:author="David Döbele" w:date="2023-08-29T21:46:00Z">
              <w:tcPr>
                <w:tcW w:w="7371" w:type="dxa"/>
                <w:gridSpan w:val="10"/>
              </w:tcPr>
            </w:tcPrChange>
          </w:tcPr>
          <w:p w14:paraId="20B1570F" w14:textId="1598CF4B" w:rsidR="0059351D" w:rsidRPr="00BA74F6" w:rsidRDefault="00C602C7" w:rsidP="00BA74F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im </w:t>
            </w:r>
            <w:r w:rsidR="0059351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Private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Banking</w:t>
            </w:r>
          </w:p>
        </w:tc>
        <w:tc>
          <w:tcPr>
            <w:tcW w:w="2090" w:type="dxa"/>
            <w:gridSpan w:val="4"/>
            <w:tcPrChange w:id="37" w:author="David Döbele" w:date="2023-08-29T21:46:00Z">
              <w:tcPr>
                <w:tcW w:w="2977" w:type="dxa"/>
              </w:tcPr>
            </w:tcPrChange>
          </w:tcPr>
          <w:p w14:paraId="0475B997" w14:textId="36563C6F" w:rsidR="00C602C7" w:rsidRPr="00F44F5F" w:rsidRDefault="00C602C7" w:rsidP="00C602C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100DC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100DC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</w:t>
            </w:r>
            <w:r w:rsidR="00100DC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="00100DC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2023</w:t>
            </w:r>
          </w:p>
        </w:tc>
      </w:tr>
      <w:tr w:rsidR="00DE22A4" w:rsidRPr="00F44F5F" w14:paraId="2A0C5724" w14:textId="77777777" w:rsidTr="000D5A23">
        <w:trPr>
          <w:gridAfter w:val="1"/>
          <w:trHeight w:val="454"/>
          <w:ins w:id="38" w:author="David Döbele" w:date="2023-08-29T21:38:00Z"/>
          <w:trPrChange w:id="39" w:author="David Döbele" w:date="2023-08-29T21:46:00Z">
            <w:trPr>
              <w:gridAfter w:val="1"/>
              <w:wAfter w:w="20" w:type="dxa"/>
            </w:trPr>
          </w:trPrChange>
        </w:trPr>
        <w:tc>
          <w:tcPr>
            <w:tcW w:w="10166" w:type="dxa"/>
            <w:gridSpan w:val="13"/>
            <w:tcPrChange w:id="40" w:author="David Döbele" w:date="2023-08-29T21:46:00Z">
              <w:tcPr>
                <w:tcW w:w="7371" w:type="dxa"/>
                <w:gridSpan w:val="10"/>
              </w:tcPr>
            </w:tcPrChange>
          </w:tcPr>
          <w:p w14:paraId="6073FC29" w14:textId="5399A88E" w:rsidR="00DE22A4" w:rsidRPr="00DE22A4" w:rsidRDefault="00DE22A4" w:rsidP="00DE22A4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ins w:id="41" w:author="David Döbele" w:date="2023-08-29T21:38:00Z"/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pPrChange w:id="42" w:author="David Döbele" w:date="2023-08-29T21:43:00Z">
                <w:pPr>
                  <w:pStyle w:val="KeinLeerraum"/>
                  <w:numPr>
                    <w:numId w:val="31"/>
                  </w:numPr>
                  <w:tabs>
                    <w:tab w:val="right" w:pos="1560"/>
                    <w:tab w:val="left" w:pos="2552"/>
                  </w:tabs>
                  <w:spacing w:after="240"/>
                  <w:ind w:left="720" w:hanging="360"/>
                  <w:contextualSpacing/>
                </w:pPr>
              </w:pPrChange>
            </w:pPr>
            <w:ins w:id="43" w:author="David Döbele" w:date="2023-08-29T21:38:00Z">
              <w:r w:rsidRPr="00334226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>Mitwirkung bei der Erstellung von Veranlagungsvorschlägen</w:t>
              </w:r>
            </w:ins>
            <w:ins w:id="44" w:author="David Döbele" w:date="2023-08-29T21:42:00Z">
              <w:r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 xml:space="preserve">, </w:t>
              </w:r>
            </w:ins>
            <w:ins w:id="45" w:author="David Döbele" w:date="2023-08-29T21:38:00Z">
              <w:r w:rsidRPr="00DE22A4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>Einblick in die Erstellung von Beratungsprotokollen</w:t>
              </w:r>
            </w:ins>
          </w:p>
          <w:p w14:paraId="49BCC146" w14:textId="471AB0C0" w:rsidR="00DE22A4" w:rsidRPr="00DE22A4" w:rsidRDefault="00DE22A4" w:rsidP="00DE22A4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ins w:id="46" w:author="David Döbele" w:date="2023-08-29T21:38:00Z"/>
                <w:rFonts w:ascii="Times New Roman" w:hAnsi="Times New Roman" w:cs="Times New Roman"/>
                <w:color w:val="000000"/>
                <w:sz w:val="20"/>
                <w:szCs w:val="20"/>
                <w:lang w:val="de-AT"/>
                <w:rPrChange w:id="47" w:author="David Döbele" w:date="2023-08-29T21:43:00Z">
                  <w:rPr>
                    <w:ins w:id="48" w:author="David Döbele" w:date="2023-08-29T21:38:00Z"/>
                    <w:lang w:val="en-US"/>
                  </w:rPr>
                </w:rPrChange>
              </w:rPr>
              <w:pPrChange w:id="49" w:author="David Döbele" w:date="2023-08-29T21:43:00Z">
                <w:pPr>
                  <w:pStyle w:val="Bullets"/>
                  <w:numPr>
                    <w:numId w:val="0"/>
                  </w:numPr>
                  <w:ind w:left="0" w:firstLine="0"/>
                </w:pPr>
              </w:pPrChange>
            </w:pPr>
            <w:ins w:id="50" w:author="David Döbele" w:date="2023-08-29T21:38:00Z">
              <w:r w:rsidRPr="00334226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>Direkter Kundenkontakt in Beratungsgesprächen</w:t>
              </w:r>
            </w:ins>
            <w:ins w:id="51" w:author="David Döbele" w:date="2023-08-29T21:43:00Z">
              <w:r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 xml:space="preserve">, </w:t>
              </w:r>
            </w:ins>
            <w:ins w:id="52" w:author="David Döbele" w:date="2023-08-29T21:38:00Z">
              <w:r w:rsidRPr="00DE22A4">
                <w:rPr>
                  <w:rFonts w:ascii="Times New Roman" w:hAnsi="Times New Roman" w:cs="Times New Roman"/>
                  <w:sz w:val="20"/>
                  <w:szCs w:val="20"/>
                  <w:lang w:val="de-AT"/>
                  <w:rPrChange w:id="53" w:author="David Döbele" w:date="2023-08-29T21:43:00Z">
                    <w:rPr>
                      <w:lang w:val="de-AT"/>
                    </w:rPr>
                  </w:rPrChange>
                </w:rPr>
                <w:t>Unterstützung bei Finanzierungsgeschäften</w:t>
              </w:r>
            </w:ins>
          </w:p>
        </w:tc>
        <w:tc>
          <w:tcPr>
            <w:tcW w:w="82" w:type="dxa"/>
            <w:tcPrChange w:id="54" w:author="David Döbele" w:date="2023-08-29T21:46:00Z">
              <w:tcPr>
                <w:tcW w:w="2977" w:type="dxa"/>
              </w:tcPr>
            </w:tcPrChange>
          </w:tcPr>
          <w:p w14:paraId="694F80C8" w14:textId="77777777" w:rsidR="00DE22A4" w:rsidRPr="00DE22A4" w:rsidRDefault="00DE22A4" w:rsidP="00C602C7">
            <w:pPr>
              <w:jc w:val="right"/>
              <w:rPr>
                <w:ins w:id="55" w:author="David Döbele" w:date="2023-08-29T21:38:00Z"/>
                <w:rFonts w:ascii="Times New Roman" w:hAnsi="Times New Roman" w:cs="Times New Roman"/>
                <w:sz w:val="20"/>
                <w:szCs w:val="20"/>
                <w:rPrChange w:id="56" w:author="David Döbele" w:date="2023-08-29T21:43:00Z">
                  <w:rPr>
                    <w:ins w:id="57" w:author="David Döbele" w:date="2023-08-29T21:38:00Z"/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</w:pPr>
          </w:p>
        </w:tc>
      </w:tr>
      <w:tr w:rsidR="00C602C7" w:rsidRPr="00BB5ECD" w:rsidDel="00DE22A4" w14:paraId="54C3D64C" w14:textId="3B71B11D" w:rsidTr="000D5A23">
        <w:trPr>
          <w:trHeight w:val="1367"/>
          <w:del w:id="58" w:author="David Döbele" w:date="2023-08-29T21:38:00Z"/>
          <w:trPrChange w:id="59" w:author="David Döbele" w:date="2023-08-29T21:46:00Z">
            <w:trPr>
              <w:trHeight w:val="1367"/>
            </w:trPr>
          </w:trPrChange>
        </w:trPr>
        <w:tc>
          <w:tcPr>
            <w:tcW w:w="10248" w:type="dxa"/>
            <w:gridSpan w:val="14"/>
            <w:tcPrChange w:id="60" w:author="David Döbele" w:date="2023-08-29T21:46:00Z">
              <w:tcPr>
                <w:tcW w:w="10348" w:type="dxa"/>
                <w:gridSpan w:val="11"/>
              </w:tcPr>
            </w:tcPrChange>
          </w:tcPr>
          <w:tbl>
            <w:tblPr>
              <w:tblStyle w:val="Tabellenraster"/>
              <w:tblW w:w="63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61" w:author="David Döbele" w:date="2023-08-29T21:37:00Z">
                <w:tblPr>
                  <w:tblStyle w:val="Tabellenraster"/>
                  <w:tblW w:w="6379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ayout w:type="fixed"/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6379"/>
              <w:tblGridChange w:id="62">
                <w:tblGrid>
                  <w:gridCol w:w="6379"/>
                </w:tblGrid>
              </w:tblGridChange>
            </w:tblGrid>
            <w:tr w:rsidR="00F36B9C" w:rsidRPr="00F12CAB" w:rsidDel="00DE22A4" w14:paraId="675CE871" w14:textId="430BA514" w:rsidTr="00DE22A4">
              <w:trPr>
                <w:trHeight w:val="996"/>
                <w:del w:id="63" w:author="David Döbele" w:date="2023-08-29T21:38:00Z"/>
                <w:trPrChange w:id="64" w:author="David Döbele" w:date="2023-08-29T21:37:00Z">
                  <w:trPr>
                    <w:trHeight w:val="876"/>
                  </w:trPr>
                </w:trPrChange>
              </w:trPr>
              <w:tc>
                <w:tcPr>
                  <w:tcW w:w="6379" w:type="dxa"/>
                  <w:tcPrChange w:id="65" w:author="David Döbele" w:date="2023-08-29T21:37:00Z">
                    <w:tcPr>
                      <w:tcW w:w="6379" w:type="dxa"/>
                    </w:tcPr>
                  </w:tcPrChange>
                </w:tcPr>
                <w:p w14:paraId="5380374F" w14:textId="23BA208C" w:rsidR="00F36B9C" w:rsidRPr="00334226" w:rsidDel="00DE22A4" w:rsidRDefault="00F12CAB" w:rsidP="00334226">
                  <w:pPr>
                    <w:pStyle w:val="KeinLeerraum"/>
                    <w:numPr>
                      <w:ilvl w:val="0"/>
                      <w:numId w:val="31"/>
                    </w:numPr>
                    <w:tabs>
                      <w:tab w:val="right" w:pos="1560"/>
                      <w:tab w:val="left" w:pos="2552"/>
                    </w:tabs>
                    <w:spacing w:after="240"/>
                    <w:contextualSpacing/>
                    <w:rPr>
                      <w:del w:id="66" w:author="David Döbele" w:date="2023-08-29T21:38:00Z"/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del w:id="67" w:author="David Döbele" w:date="2023-08-29T21:38:00Z">
                    <w:r w:rsidRPr="00334226" w:rsidDel="00DE22A4">
                      <w:rPr>
                        <w:rFonts w:ascii="Times New Roman" w:hAnsi="Times New Roman" w:cs="Times New Roman"/>
                        <w:color w:val="000000"/>
                        <w:sz w:val="20"/>
                        <w:szCs w:val="20"/>
                        <w:lang w:val="de-AT"/>
                      </w:rPr>
                      <w:delText>Mitwirkung bei der Erstellung von Veranlagungsvorschlägen</w:delText>
                    </w:r>
                  </w:del>
                </w:p>
                <w:p w14:paraId="0958ECFE" w14:textId="4A76202A" w:rsidR="00F12CAB" w:rsidRPr="00334226" w:rsidDel="00DE22A4" w:rsidRDefault="007807BA" w:rsidP="00334226">
                  <w:pPr>
                    <w:pStyle w:val="KeinLeerraum"/>
                    <w:numPr>
                      <w:ilvl w:val="0"/>
                      <w:numId w:val="31"/>
                    </w:numPr>
                    <w:tabs>
                      <w:tab w:val="right" w:pos="1560"/>
                      <w:tab w:val="left" w:pos="2552"/>
                    </w:tabs>
                    <w:spacing w:after="240"/>
                    <w:contextualSpacing/>
                    <w:rPr>
                      <w:del w:id="68" w:author="David Döbele" w:date="2023-08-29T21:38:00Z"/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del w:id="69" w:author="David Döbele" w:date="2023-08-29T21:38:00Z">
                    <w:r w:rsidRPr="00334226" w:rsidDel="00DE22A4">
                      <w:rPr>
                        <w:rFonts w:ascii="Times New Roman" w:hAnsi="Times New Roman" w:cs="Times New Roman"/>
                        <w:color w:val="000000"/>
                        <w:sz w:val="20"/>
                        <w:szCs w:val="20"/>
                        <w:lang w:val="de-AT"/>
                      </w:rPr>
                      <w:delText>Einblick in die Erstellung von Beratungsprotokollen</w:delText>
                    </w:r>
                  </w:del>
                </w:p>
                <w:p w14:paraId="31341E89" w14:textId="5657D0F1" w:rsidR="004A7E54" w:rsidRPr="00334226" w:rsidDel="00DE22A4" w:rsidRDefault="004A7E54" w:rsidP="00334226">
                  <w:pPr>
                    <w:pStyle w:val="KeinLeerraum"/>
                    <w:numPr>
                      <w:ilvl w:val="0"/>
                      <w:numId w:val="31"/>
                    </w:numPr>
                    <w:tabs>
                      <w:tab w:val="right" w:pos="1560"/>
                      <w:tab w:val="left" w:pos="2552"/>
                    </w:tabs>
                    <w:spacing w:after="240"/>
                    <w:contextualSpacing/>
                    <w:rPr>
                      <w:del w:id="70" w:author="David Döbele" w:date="2023-08-29T21:38:00Z"/>
                      <w:rFonts w:ascii="Times New Roman" w:hAnsi="Times New Roman" w:cs="Times New Roman"/>
                      <w:color w:val="000000"/>
                      <w:sz w:val="20"/>
                      <w:szCs w:val="20"/>
                      <w:lang w:val="de-AT"/>
                    </w:rPr>
                  </w:pPr>
                  <w:del w:id="71" w:author="David Döbele" w:date="2023-08-29T21:38:00Z">
                    <w:r w:rsidRPr="00334226" w:rsidDel="00DE22A4">
                      <w:rPr>
                        <w:rFonts w:ascii="Times New Roman" w:hAnsi="Times New Roman" w:cs="Times New Roman"/>
                        <w:color w:val="000000"/>
                        <w:sz w:val="20"/>
                        <w:szCs w:val="20"/>
                        <w:lang w:val="de-AT"/>
                      </w:rPr>
                      <w:delText>Direkter Kundenkontakt in Beratungsgesprächen</w:delText>
                    </w:r>
                  </w:del>
                </w:p>
                <w:p w14:paraId="709D8DFC" w14:textId="10345774" w:rsidR="00F12CAB" w:rsidRPr="00334226" w:rsidDel="00DE22A4" w:rsidRDefault="00334226" w:rsidP="00334226">
                  <w:pPr>
                    <w:pStyle w:val="KeinLeerraum"/>
                    <w:numPr>
                      <w:ilvl w:val="0"/>
                      <w:numId w:val="31"/>
                    </w:numPr>
                    <w:tabs>
                      <w:tab w:val="right" w:pos="1560"/>
                      <w:tab w:val="left" w:pos="2552"/>
                    </w:tabs>
                    <w:spacing w:after="240"/>
                    <w:contextualSpacing/>
                    <w:rPr>
                      <w:del w:id="72" w:author="David Döbele" w:date="2023-08-29T21:38:00Z"/>
                      <w:rFonts w:ascii="Century Gothic" w:hAnsi="Century Gothic" w:cs="Arial"/>
                      <w:bCs/>
                      <w:sz w:val="16"/>
                      <w:szCs w:val="20"/>
                      <w:lang w:val="de-AT"/>
                    </w:rPr>
                  </w:pPr>
                  <w:del w:id="73" w:author="David Döbele" w:date="2023-08-29T21:38:00Z">
                    <w:r w:rsidRPr="00334226" w:rsidDel="00DE22A4">
                      <w:rPr>
                        <w:rFonts w:ascii="Times New Roman" w:hAnsi="Times New Roman" w:cs="Times New Roman"/>
                        <w:color w:val="000000"/>
                        <w:sz w:val="20"/>
                        <w:szCs w:val="20"/>
                        <w:lang w:val="de-AT"/>
                      </w:rPr>
                      <w:delText>Unterstützung bei Finanzierungsgeschäften</w:delText>
                    </w:r>
                  </w:del>
                </w:p>
              </w:tc>
            </w:tr>
          </w:tbl>
          <w:p w14:paraId="6DD9BA0F" w14:textId="30C8D9FE" w:rsidR="00C602C7" w:rsidRPr="00FE0496" w:rsidDel="00DE22A4" w:rsidRDefault="00C602C7" w:rsidP="00C602C7">
            <w:pPr>
              <w:pStyle w:val="Bullets"/>
              <w:numPr>
                <w:ilvl w:val="0"/>
                <w:numId w:val="0"/>
              </w:numPr>
              <w:rPr>
                <w:del w:id="74" w:author="David Döbele" w:date="2023-08-29T21:38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20" w:type="dxa"/>
            <w:tcPrChange w:id="75" w:author="David Döbele" w:date="2023-08-29T21:46:00Z">
              <w:tcPr>
                <w:tcW w:w="20" w:type="dxa"/>
              </w:tcPr>
            </w:tcPrChange>
          </w:tcPr>
          <w:p w14:paraId="48583E0F" w14:textId="245FA411" w:rsidR="00C602C7" w:rsidRPr="00CB5C9E" w:rsidDel="00DE22A4" w:rsidRDefault="00C602C7" w:rsidP="00CB5C9E">
            <w:pPr>
              <w:pStyle w:val="Bullets"/>
              <w:numPr>
                <w:ilvl w:val="0"/>
                <w:numId w:val="0"/>
              </w:numPr>
              <w:rPr>
                <w:del w:id="76" w:author="David Döbele" w:date="2023-08-29T21:38:00Z"/>
                <w:lang w:val="de-AT"/>
              </w:rPr>
            </w:pPr>
          </w:p>
          <w:p w14:paraId="7C51B1DE" w14:textId="0425DBE6" w:rsidR="00C602C7" w:rsidRPr="00BB5ECD" w:rsidDel="00DE22A4" w:rsidRDefault="00C602C7" w:rsidP="00C602C7">
            <w:pPr>
              <w:pStyle w:val="KeinLeerraum"/>
              <w:tabs>
                <w:tab w:val="right" w:pos="1701"/>
                <w:tab w:val="left" w:pos="2552"/>
              </w:tabs>
              <w:ind w:left="2550" w:hanging="2550"/>
              <w:contextualSpacing/>
              <w:rPr>
                <w:del w:id="77" w:author="David Döbele" w:date="2023-08-29T21:38:00Z"/>
                <w:rFonts w:ascii="Times" w:hAnsi="Times" w:cs="Arial"/>
                <w:b/>
                <w:sz w:val="16"/>
                <w:szCs w:val="20"/>
                <w:lang w:val="de-AT"/>
              </w:rPr>
            </w:pPr>
          </w:p>
        </w:tc>
      </w:tr>
      <w:tr w:rsidR="00C602C7" w:rsidRPr="00F44F5F" w14:paraId="45404236" w14:textId="77777777" w:rsidTr="000D5A23">
        <w:trPr>
          <w:gridAfter w:val="1"/>
          <w:trHeight w:val="346"/>
          <w:trPrChange w:id="78" w:author="David Döbele" w:date="2023-08-29T21:46:00Z">
            <w:trPr>
              <w:gridAfter w:val="1"/>
              <w:wAfter w:w="20" w:type="dxa"/>
              <w:trHeight w:val="346"/>
            </w:trPr>
          </w:trPrChange>
        </w:trPr>
        <w:tc>
          <w:tcPr>
            <w:tcW w:w="9544" w:type="dxa"/>
            <w:gridSpan w:val="11"/>
            <w:vAlign w:val="bottom"/>
            <w:tcPrChange w:id="79" w:author="David Döbele" w:date="2023-08-29T21:46:00Z">
              <w:tcPr>
                <w:tcW w:w="6096" w:type="dxa"/>
                <w:gridSpan w:val="7"/>
                <w:vAlign w:val="bottom"/>
              </w:tcPr>
            </w:tcPrChange>
          </w:tcPr>
          <w:p w14:paraId="394B9D0F" w14:textId="08E9D4CF" w:rsidR="00C602C7" w:rsidDel="00DE22A4" w:rsidRDefault="00825F17" w:rsidP="00C602C7">
            <w:pPr>
              <w:pStyle w:val="Bullets"/>
              <w:numPr>
                <w:ilvl w:val="0"/>
                <w:numId w:val="0"/>
              </w:numPr>
              <w:rPr>
                <w:del w:id="80" w:author="David Döbele" w:date="2023-08-29T21:36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Invest </w:t>
            </w:r>
            <w:r w:rsidR="00C602C7" w:rsidRPr="00913F6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Unternehmensbeteiligungs</w:t>
            </w: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</w:t>
            </w:r>
            <w:r w:rsidR="00C602C7" w:rsidRPr="00913F6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Aktiengesellschaft</w:t>
            </w:r>
            <w:ins w:id="81" w:author="David Döbele" w:date="2023-08-29T21:36:00Z">
              <w:r w:rsidR="00DE22A4">
                <w:rPr>
                  <w:rFonts w:ascii="Times New Roman" w:hAnsi="Times New Roman" w:cs="Times New Roman"/>
                  <w:b/>
                  <w:i w:val="0"/>
                  <w:iCs w:val="0"/>
                  <w:sz w:val="21"/>
                  <w:szCs w:val="21"/>
                </w:rPr>
                <w:t xml:space="preserve"> </w:t>
              </w:r>
            </w:ins>
          </w:p>
          <w:p w14:paraId="3CF978EE" w14:textId="24D525DE" w:rsidR="00C602C7" w:rsidRPr="00F44F5F" w:rsidRDefault="00C602C7" w:rsidP="00C602C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1831A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Raiffeisenlandesbank Oberösterreich</w:t>
            </w:r>
          </w:p>
        </w:tc>
        <w:tc>
          <w:tcPr>
            <w:tcW w:w="704" w:type="dxa"/>
            <w:gridSpan w:val="3"/>
            <w:vAlign w:val="bottom"/>
            <w:tcPrChange w:id="82" w:author="David Döbele" w:date="2023-08-29T21:46:00Z">
              <w:tcPr>
                <w:tcW w:w="4252" w:type="dxa"/>
                <w:gridSpan w:val="4"/>
                <w:vAlign w:val="bottom"/>
              </w:tcPr>
            </w:tcPrChange>
          </w:tcPr>
          <w:p w14:paraId="49A11F72" w14:textId="2C542A0E" w:rsidR="00C602C7" w:rsidRPr="00825F17" w:rsidRDefault="004B580A" w:rsidP="00C602C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25F17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C602C7" w:rsidRPr="00F44F5F" w14:paraId="16C6F7AD" w14:textId="77777777" w:rsidTr="000D5A23">
        <w:trPr>
          <w:gridAfter w:val="1"/>
          <w:trHeight w:val="57"/>
          <w:trPrChange w:id="83" w:author="David Döbele" w:date="2023-08-29T21:46:00Z">
            <w:trPr>
              <w:gridAfter w:val="1"/>
              <w:wAfter w:w="20" w:type="dxa"/>
              <w:trHeight w:val="57"/>
            </w:trPr>
          </w:trPrChange>
        </w:trPr>
        <w:tc>
          <w:tcPr>
            <w:tcW w:w="6035" w:type="dxa"/>
            <w:gridSpan w:val="7"/>
            <w:tcPrChange w:id="84" w:author="David Döbele" w:date="2023-08-29T21:46:00Z">
              <w:tcPr>
                <w:tcW w:w="6096" w:type="dxa"/>
                <w:gridSpan w:val="7"/>
              </w:tcPr>
            </w:tcPrChange>
          </w:tcPr>
          <w:p w14:paraId="5D8760E9" w14:textId="652C4733" w:rsidR="00C602C7" w:rsidRPr="00DE22A4" w:rsidRDefault="00C602C7" w:rsidP="00C602C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rPrChange w:id="85" w:author="David Döbele" w:date="2023-08-29T21:36:00Z">
                  <w:rPr>
                    <w:rFonts w:ascii="Times New Roman" w:hAnsi="Times New Roman" w:cs="Times New Roman"/>
                    <w:b/>
                    <w:i w:val="0"/>
                    <w:iCs w:val="0"/>
                    <w:sz w:val="21"/>
                    <w:szCs w:val="21"/>
                    <w:lang w:val="en-US"/>
                  </w:rPr>
                </w:rPrChange>
              </w:rPr>
            </w:pPr>
            <w:r w:rsidRPr="00CB5C9E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Praktikant im größten Private Equity Fonds Österreichs (&gt;500 Mio. </w:t>
            </w:r>
            <w:r w:rsidRPr="00DE22A4">
              <w:rPr>
                <w:rFonts w:ascii="Times New Roman" w:hAnsi="Times New Roman" w:cs="Times New Roman"/>
                <w:sz w:val="20"/>
                <w:szCs w:val="20"/>
                <w:rPrChange w:id="86" w:author="David Döbele" w:date="2023-08-29T21:36:00Z">
                  <w:rPr>
                    <w:rFonts w:ascii="Times New Roman" w:hAnsi="Times New Roman" w:cs="Times New Roman"/>
                    <w:sz w:val="20"/>
                    <w:szCs w:val="20"/>
                    <w:lang w:val="en-US"/>
                  </w:rPr>
                </w:rPrChange>
              </w:rPr>
              <w:t>EUR)</w:t>
            </w:r>
          </w:p>
        </w:tc>
        <w:tc>
          <w:tcPr>
            <w:tcW w:w="4213" w:type="dxa"/>
            <w:gridSpan w:val="7"/>
            <w:tcPrChange w:id="87" w:author="David Döbele" w:date="2023-08-29T21:46:00Z">
              <w:tcPr>
                <w:tcW w:w="4252" w:type="dxa"/>
                <w:gridSpan w:val="4"/>
              </w:tcPr>
            </w:tcPrChange>
          </w:tcPr>
          <w:p w14:paraId="2D9DB8CA" w14:textId="735A1E06" w:rsidR="00C602C7" w:rsidRPr="00825F17" w:rsidRDefault="0038248F" w:rsidP="00C602C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825F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</w:t>
            </w:r>
            <w:r w:rsidR="00C602C7" w:rsidRPr="00825F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25F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C602C7" w:rsidRPr="00825F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825F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</w:t>
            </w:r>
            <w:r w:rsidR="00C602C7" w:rsidRPr="00825F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00825F1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C602C7" w:rsidRPr="00F44F5F" w14:paraId="7660C4BA" w14:textId="77777777" w:rsidTr="000D5A23">
        <w:trPr>
          <w:gridAfter w:val="1"/>
          <w:trHeight w:val="57"/>
          <w:trPrChange w:id="88" w:author="David Döbele" w:date="2023-08-29T21:46:00Z">
            <w:trPr>
              <w:gridAfter w:val="1"/>
              <w:wAfter w:w="20" w:type="dxa"/>
              <w:trHeight w:val="57"/>
            </w:trPr>
          </w:trPrChange>
        </w:trPr>
        <w:tc>
          <w:tcPr>
            <w:tcW w:w="10248" w:type="dxa"/>
            <w:gridSpan w:val="14"/>
            <w:tcPrChange w:id="89" w:author="David Döbele" w:date="2023-08-29T21:46:00Z">
              <w:tcPr>
                <w:tcW w:w="10348" w:type="dxa"/>
                <w:gridSpan w:val="11"/>
              </w:tcPr>
            </w:tcPrChange>
          </w:tcPr>
          <w:p w14:paraId="3610B6F2" w14:textId="77777777" w:rsidR="005D4AB3" w:rsidRPr="005D4AB3" w:rsidRDefault="005D4AB3" w:rsidP="005D4AB3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D4AB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Analyse von Informationsmemoranden im Rahmen von laufenden Deals</w:t>
            </w:r>
          </w:p>
          <w:p w14:paraId="577A3D41" w14:textId="77777777" w:rsidR="002C4D5C" w:rsidRPr="002C4D5C" w:rsidRDefault="002C4D5C" w:rsidP="002C4D5C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C4D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Ausarbeitung von Transaktionsvor</w:t>
            </w:r>
            <w:del w:id="90" w:author="David Döbele" w:date="2023-08-29T21:44:00Z">
              <w:r w:rsidRPr="002C4D5C" w:rsidDel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t</w:delText>
              </w:r>
            </w:del>
            <w:r w:rsidRPr="002C4D5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stellungen für Investment Beirat</w:t>
            </w:r>
          </w:p>
          <w:p w14:paraId="132465C4" w14:textId="1EF0175E" w:rsidR="00C602C7" w:rsidRPr="008E14D2" w:rsidRDefault="008E14D2" w:rsidP="008E14D2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8E14D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Durchsicht von indikativen Strukturierungsvorschlägen der Invest AG</w:t>
            </w:r>
          </w:p>
        </w:tc>
      </w:tr>
      <w:tr w:rsidR="00C602C7" w:rsidRPr="00F44F5F" w14:paraId="47C39155" w14:textId="77777777" w:rsidTr="000D5A23">
        <w:trPr>
          <w:gridAfter w:val="1"/>
          <w:trHeight w:val="57"/>
          <w:trPrChange w:id="91" w:author="David Döbele" w:date="2023-08-29T21:46:00Z">
            <w:trPr>
              <w:gridAfter w:val="1"/>
              <w:wAfter w:w="20" w:type="dxa"/>
              <w:trHeight w:val="57"/>
            </w:trPr>
          </w:trPrChange>
        </w:trPr>
        <w:tc>
          <w:tcPr>
            <w:tcW w:w="10248" w:type="dxa"/>
            <w:gridSpan w:val="14"/>
            <w:tcPrChange w:id="92" w:author="David Döbele" w:date="2023-08-29T21:46:00Z">
              <w:tcPr>
                <w:tcW w:w="10348" w:type="dxa"/>
                <w:gridSpan w:val="11"/>
              </w:tcPr>
            </w:tcPrChange>
          </w:tcPr>
          <w:p w14:paraId="64E41E2B" w14:textId="13049704" w:rsidR="00701BBC" w:rsidRPr="00701BBC" w:rsidDel="00DE22A4" w:rsidRDefault="00701BBC" w:rsidP="00701BBC">
            <w:pPr>
              <w:pStyle w:val="Bullets"/>
              <w:rPr>
                <w:del w:id="93" w:author="David Döbele" w:date="2023-08-29T21:43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1BB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Datenbankabfragen und -auswertungen (spez, Orbis von Moody´s Analytics und Mergermarket) im Rahmen von Unternehmensanalysen</w:t>
            </w:r>
            <w:ins w:id="94" w:author="David Döbele" w:date="2023-08-29T21:44:00Z">
              <w:r w:rsidR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, </w:t>
              </w:r>
            </w:ins>
          </w:p>
          <w:p w14:paraId="61ECBD6F" w14:textId="77777777" w:rsidR="00C602C7" w:rsidRPr="00DE22A4" w:rsidRDefault="00D35EC3" w:rsidP="00DE22A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DE22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Aufbereiten von Finanzkennzahlen</w:t>
            </w:r>
          </w:p>
          <w:p w14:paraId="37D37F33" w14:textId="3B2D9AE7" w:rsidR="00D35EC3" w:rsidRPr="007033A9" w:rsidRDefault="007033A9" w:rsidP="007033A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33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Ausarbeitung von Marktanalysen und Peer-Group Vergleiche für Targetanalysen</w:t>
            </w:r>
          </w:p>
        </w:tc>
      </w:tr>
      <w:tr w:rsidR="00C602C7" w:rsidRPr="00F44F5F" w14:paraId="4EC9DEB8" w14:textId="77777777" w:rsidTr="000D5A23">
        <w:trPr>
          <w:gridAfter w:val="1"/>
          <w:trHeight w:val="346"/>
          <w:trPrChange w:id="95" w:author="David Döbele" w:date="2023-08-29T21:46:00Z">
            <w:trPr>
              <w:gridAfter w:val="1"/>
              <w:wAfter w:w="20" w:type="dxa"/>
              <w:trHeight w:val="346"/>
            </w:trPr>
          </w:trPrChange>
        </w:trPr>
        <w:tc>
          <w:tcPr>
            <w:tcW w:w="6035" w:type="dxa"/>
            <w:gridSpan w:val="7"/>
            <w:vAlign w:val="bottom"/>
            <w:tcPrChange w:id="96" w:author="David Döbele" w:date="2023-08-29T21:46:00Z">
              <w:tcPr>
                <w:tcW w:w="6096" w:type="dxa"/>
                <w:gridSpan w:val="7"/>
                <w:vAlign w:val="bottom"/>
              </w:tcPr>
            </w:tcPrChange>
          </w:tcPr>
          <w:p w14:paraId="061D97E7" w14:textId="711C88A9" w:rsidR="00C602C7" w:rsidRPr="00F44F5F" w:rsidRDefault="00C31A68" w:rsidP="00C602C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KPMG Austria </w:t>
            </w:r>
            <w:r w:rsidR="00B434E6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GmbH</w:t>
            </w:r>
          </w:p>
        </w:tc>
        <w:tc>
          <w:tcPr>
            <w:tcW w:w="4213" w:type="dxa"/>
            <w:gridSpan w:val="7"/>
            <w:vAlign w:val="bottom"/>
            <w:tcPrChange w:id="97" w:author="David Döbele" w:date="2023-08-29T21:46:00Z">
              <w:tcPr>
                <w:tcW w:w="4252" w:type="dxa"/>
                <w:gridSpan w:val="4"/>
                <w:vAlign w:val="bottom"/>
              </w:tcPr>
            </w:tcPrChange>
          </w:tcPr>
          <w:p w14:paraId="38592414" w14:textId="64FD6EBD" w:rsidR="00C602C7" w:rsidRPr="00F44F5F" w:rsidRDefault="004B580A" w:rsidP="00C602C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Linz</w:t>
            </w:r>
          </w:p>
        </w:tc>
      </w:tr>
      <w:tr w:rsidR="00C602C7" w:rsidRPr="00F44F5F" w14:paraId="0A0FFCF6" w14:textId="77777777" w:rsidTr="000D5A23">
        <w:trPr>
          <w:gridAfter w:val="1"/>
          <w:trHeight w:val="113"/>
          <w:trPrChange w:id="98" w:author="David Döbele" w:date="2023-08-29T21:46:00Z">
            <w:trPr>
              <w:gridAfter w:val="1"/>
              <w:wAfter w:w="20" w:type="dxa"/>
              <w:trHeight w:val="113"/>
            </w:trPr>
          </w:trPrChange>
        </w:trPr>
        <w:tc>
          <w:tcPr>
            <w:tcW w:w="6035" w:type="dxa"/>
            <w:gridSpan w:val="7"/>
            <w:tcPrChange w:id="99" w:author="David Döbele" w:date="2023-08-29T21:46:00Z">
              <w:tcPr>
                <w:tcW w:w="6096" w:type="dxa"/>
                <w:gridSpan w:val="7"/>
              </w:tcPr>
            </w:tcPrChange>
          </w:tcPr>
          <w:p w14:paraId="30382087" w14:textId="379A2682" w:rsidR="00C602C7" w:rsidRPr="00FE0496" w:rsidRDefault="00C602C7" w:rsidP="00C602C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</w:t>
            </w:r>
            <w:r w:rsidR="003D165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 der Steuerberatung</w:t>
            </w:r>
          </w:p>
        </w:tc>
        <w:tc>
          <w:tcPr>
            <w:tcW w:w="4213" w:type="dxa"/>
            <w:gridSpan w:val="7"/>
            <w:tcPrChange w:id="100" w:author="David Döbele" w:date="2023-08-29T21:46:00Z">
              <w:tcPr>
                <w:tcW w:w="4252" w:type="dxa"/>
                <w:gridSpan w:val="4"/>
              </w:tcPr>
            </w:tcPrChange>
          </w:tcPr>
          <w:p w14:paraId="7444AF8F" w14:textId="22B65A7F" w:rsidR="00C602C7" w:rsidRPr="00F44F5F" w:rsidRDefault="00C602C7" w:rsidP="00C602C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3824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3824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38248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36A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F44F5F" w14:paraId="4C00CD42" w14:textId="77777777" w:rsidTr="000D5A23">
        <w:trPr>
          <w:gridAfter w:val="1"/>
          <w:trHeight w:val="850"/>
          <w:trPrChange w:id="101" w:author="David Döbele" w:date="2023-08-29T21:46:00Z">
            <w:trPr>
              <w:gridAfter w:val="1"/>
              <w:wAfter w:w="20" w:type="dxa"/>
              <w:trHeight w:val="1238"/>
            </w:trPr>
          </w:trPrChange>
        </w:trPr>
        <w:tc>
          <w:tcPr>
            <w:tcW w:w="10106" w:type="dxa"/>
            <w:gridSpan w:val="12"/>
            <w:tcPrChange w:id="102" w:author="David Döbele" w:date="2023-08-29T21:46:00Z">
              <w:tcPr>
                <w:tcW w:w="6096" w:type="dxa"/>
                <w:gridSpan w:val="7"/>
              </w:tcPr>
            </w:tcPrChange>
          </w:tcPr>
          <w:p w14:paraId="3899ABF6" w14:textId="77777777" w:rsidR="00597B6B" w:rsidRDefault="00101E59" w:rsidP="00DE22A4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pPrChange w:id="103" w:author="David Döbele" w:date="2023-08-29T21:39:00Z">
                <w:pPr>
                  <w:pStyle w:val="KeinLeerraum"/>
                  <w:numPr>
                    <w:numId w:val="31"/>
                  </w:numPr>
                  <w:tabs>
                    <w:tab w:val="right" w:pos="1560"/>
                    <w:tab w:val="left" w:pos="2552"/>
                  </w:tabs>
                  <w:spacing w:after="240"/>
                  <w:ind w:left="720" w:hanging="360"/>
                  <w:contextualSpacing/>
                </w:pPr>
              </w:pPrChange>
            </w:pPr>
            <w:r w:rsidRPr="00101E59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Unterstützung bei der Beratung (inter)nationaler Kunden</w:t>
            </w:r>
          </w:p>
          <w:p w14:paraId="44BE775A" w14:textId="77777777" w:rsidR="00F51A73" w:rsidRDefault="00597B6B" w:rsidP="00DE22A4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pPrChange w:id="104" w:author="David Döbele" w:date="2023-08-29T21:39:00Z">
                <w:pPr>
                  <w:pStyle w:val="KeinLeerraum"/>
                  <w:numPr>
                    <w:numId w:val="31"/>
                  </w:numPr>
                  <w:tabs>
                    <w:tab w:val="right" w:pos="1560"/>
                    <w:tab w:val="left" w:pos="2552"/>
                  </w:tabs>
                  <w:spacing w:after="240"/>
                  <w:ind w:left="720" w:hanging="360"/>
                  <w:contextualSpacing/>
                </w:pPr>
              </w:pPrChange>
            </w:pPr>
            <w:r w:rsidRPr="00597B6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Erstellung von steueroptimalen Konzepten</w:t>
            </w:r>
          </w:p>
          <w:p w14:paraId="39B8C799" w14:textId="77777777" w:rsidR="00F51A73" w:rsidRDefault="008F3554" w:rsidP="00DE22A4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pPrChange w:id="105" w:author="David Döbele" w:date="2023-08-29T21:39:00Z">
                <w:pPr>
                  <w:pStyle w:val="KeinLeerraum"/>
                  <w:numPr>
                    <w:numId w:val="31"/>
                  </w:numPr>
                  <w:tabs>
                    <w:tab w:val="right" w:pos="1560"/>
                    <w:tab w:val="left" w:pos="2552"/>
                  </w:tabs>
                  <w:spacing w:after="240"/>
                  <w:ind w:left="720" w:hanging="360"/>
                  <w:contextualSpacing/>
                </w:pPr>
              </w:pPrChange>
            </w:pPr>
            <w:r w:rsidRPr="00F51A7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Research-Tätigkeiten für Beratungsprojekte</w:t>
            </w:r>
          </w:p>
          <w:p w14:paraId="089C6F28" w14:textId="58471335" w:rsidR="00562BA6" w:rsidRPr="00F51A73" w:rsidRDefault="00F51A73" w:rsidP="00DE22A4">
            <w:pPr>
              <w:pStyle w:val="KeinLeerraum"/>
              <w:numPr>
                <w:ilvl w:val="0"/>
                <w:numId w:val="31"/>
              </w:numPr>
              <w:tabs>
                <w:tab w:val="right" w:pos="1560"/>
                <w:tab w:val="left" w:pos="2552"/>
              </w:tabs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pPrChange w:id="106" w:author="David Döbele" w:date="2023-08-29T21:39:00Z">
                <w:pPr>
                  <w:pStyle w:val="KeinLeerraum"/>
                  <w:numPr>
                    <w:numId w:val="31"/>
                  </w:numPr>
                  <w:tabs>
                    <w:tab w:val="right" w:pos="1560"/>
                    <w:tab w:val="left" w:pos="2552"/>
                  </w:tabs>
                  <w:spacing w:after="240"/>
                  <w:ind w:left="720" w:hanging="360"/>
                  <w:contextualSpacing/>
                </w:pPr>
              </w:pPrChange>
            </w:pPr>
            <w:r w:rsidRPr="00F51A7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Vorbereitung von Gutachten zu rechtlichen Spezialfragen und Klärung steuerlicher Sonderfragen</w:t>
            </w:r>
          </w:p>
        </w:tc>
        <w:tc>
          <w:tcPr>
            <w:tcW w:w="142" w:type="dxa"/>
            <w:gridSpan w:val="2"/>
            <w:tcPrChange w:id="107" w:author="David Döbele" w:date="2023-08-29T21:46:00Z">
              <w:tcPr>
                <w:tcW w:w="4252" w:type="dxa"/>
                <w:gridSpan w:val="4"/>
              </w:tcPr>
            </w:tcPrChange>
          </w:tcPr>
          <w:p w14:paraId="746118C9" w14:textId="77777777" w:rsidR="00C602C7" w:rsidRPr="00F44F5F" w:rsidRDefault="00C602C7" w:rsidP="00DE22A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C602C7" w:rsidRPr="00F44F5F" w14:paraId="50AFEA03" w14:textId="77777777" w:rsidTr="000D5A23">
        <w:trPr>
          <w:gridAfter w:val="1"/>
          <w:trHeight w:val="346"/>
          <w:trPrChange w:id="108" w:author="David Döbele" w:date="2023-08-29T21:46:00Z">
            <w:trPr>
              <w:gridAfter w:val="1"/>
              <w:wAfter w:w="20" w:type="dxa"/>
              <w:trHeight w:val="346"/>
            </w:trPr>
          </w:trPrChange>
        </w:trPr>
        <w:tc>
          <w:tcPr>
            <w:tcW w:w="6035" w:type="dxa"/>
            <w:gridSpan w:val="7"/>
            <w:vAlign w:val="bottom"/>
            <w:tcPrChange w:id="109" w:author="David Döbele" w:date="2023-08-29T21:46:00Z">
              <w:tcPr>
                <w:tcW w:w="6096" w:type="dxa"/>
                <w:gridSpan w:val="7"/>
                <w:vAlign w:val="bottom"/>
              </w:tcPr>
            </w:tcPrChange>
          </w:tcPr>
          <w:p w14:paraId="42FB0D26" w14:textId="086563E5" w:rsidR="00C602C7" w:rsidRPr="00F44F5F" w:rsidRDefault="00517004" w:rsidP="00DE22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Wolf Klima</w:t>
            </w:r>
            <w:r w:rsidR="00CD6278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- und Heiztechnik GmbH</w:t>
            </w:r>
          </w:p>
        </w:tc>
        <w:tc>
          <w:tcPr>
            <w:tcW w:w="4213" w:type="dxa"/>
            <w:gridSpan w:val="7"/>
            <w:vAlign w:val="bottom"/>
            <w:tcPrChange w:id="110" w:author="David Döbele" w:date="2023-08-29T21:46:00Z">
              <w:tcPr>
                <w:tcW w:w="4252" w:type="dxa"/>
                <w:gridSpan w:val="4"/>
                <w:vAlign w:val="bottom"/>
              </w:tcPr>
            </w:tcPrChange>
          </w:tcPr>
          <w:p w14:paraId="11E31BD8" w14:textId="59A192D0" w:rsidR="00C602C7" w:rsidRPr="00F44F5F" w:rsidRDefault="004B580A" w:rsidP="00DE22A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Linz</w:t>
            </w:r>
          </w:p>
        </w:tc>
      </w:tr>
      <w:tr w:rsidR="00C602C7" w:rsidRPr="00F44F5F" w14:paraId="48328CB9" w14:textId="77777777" w:rsidTr="000D5A23">
        <w:trPr>
          <w:gridAfter w:val="1"/>
          <w:trPrChange w:id="111" w:author="David Döbele" w:date="2023-08-29T21:46:00Z">
            <w:trPr>
              <w:gridAfter w:val="1"/>
              <w:wAfter w:w="20" w:type="dxa"/>
            </w:trPr>
          </w:trPrChange>
        </w:trPr>
        <w:tc>
          <w:tcPr>
            <w:tcW w:w="6035" w:type="dxa"/>
            <w:gridSpan w:val="7"/>
            <w:tcPrChange w:id="112" w:author="David Döbele" w:date="2023-08-29T21:46:00Z">
              <w:tcPr>
                <w:tcW w:w="6096" w:type="dxa"/>
                <w:gridSpan w:val="7"/>
              </w:tcPr>
            </w:tcPrChange>
          </w:tcPr>
          <w:p w14:paraId="74B74B41" w14:textId="59182B46" w:rsidR="00C602C7" w:rsidRPr="00F44F5F" w:rsidRDefault="00C602C7" w:rsidP="00DE22A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Praktikant im </w:t>
            </w:r>
            <w:r w:rsidR="0024677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Prozessmanagement</w:t>
            </w:r>
          </w:p>
        </w:tc>
        <w:tc>
          <w:tcPr>
            <w:tcW w:w="4213" w:type="dxa"/>
            <w:gridSpan w:val="7"/>
            <w:tcPrChange w:id="113" w:author="David Döbele" w:date="2023-08-29T21:46:00Z">
              <w:tcPr>
                <w:tcW w:w="4252" w:type="dxa"/>
                <w:gridSpan w:val="4"/>
              </w:tcPr>
            </w:tcPrChange>
          </w:tcPr>
          <w:p w14:paraId="2CB21DEB" w14:textId="00A96805" w:rsidR="00C602C7" w:rsidRPr="00F44F5F" w:rsidRDefault="00C602C7" w:rsidP="00DE22A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A36A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36A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36A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36A3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F44F5F" w14:paraId="7C4155D6" w14:textId="77777777" w:rsidTr="000D5A23">
        <w:trPr>
          <w:gridAfter w:val="1"/>
          <w:trPrChange w:id="114" w:author="David Döbele" w:date="2023-08-29T21:46:00Z">
            <w:trPr>
              <w:gridAfter w:val="1"/>
              <w:wAfter w:w="20" w:type="dxa"/>
            </w:trPr>
          </w:trPrChange>
        </w:trPr>
        <w:tc>
          <w:tcPr>
            <w:tcW w:w="10248" w:type="dxa"/>
            <w:gridSpan w:val="14"/>
            <w:tcPrChange w:id="115" w:author="David Döbele" w:date="2023-08-29T21:46:00Z">
              <w:tcPr>
                <w:tcW w:w="10348" w:type="dxa"/>
                <w:gridSpan w:val="11"/>
              </w:tcPr>
            </w:tcPrChange>
          </w:tcPr>
          <w:p w14:paraId="1E0FE64C" w14:textId="0A502FB0" w:rsidR="00E1259F" w:rsidRPr="00E1259F" w:rsidRDefault="00E1259F" w:rsidP="00DE22A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E12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Prozesslandkarten und Organigrammen welche als</w:t>
            </w:r>
            <w:r w:rsidR="005B77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E125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Grundstein für den Aufbau eines integrierten Managementsystems dienen</w:t>
            </w:r>
          </w:p>
          <w:p w14:paraId="41963050" w14:textId="7A8C89EE" w:rsidR="00C602C7" w:rsidRDefault="00AB78F9" w:rsidP="00DE22A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AB78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der IT-Abteilung bei der Einführung der Software Viflow (Geschäftsprozessmanagementsoftware</w:t>
            </w:r>
            <w:r w:rsidR="005B77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</w:t>
            </w:r>
          </w:p>
          <w:p w14:paraId="3658805E" w14:textId="7503A6DC" w:rsidR="00AB78F9" w:rsidRPr="005B7711" w:rsidRDefault="005B7711" w:rsidP="00DE22A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5B771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Optimierungsvorschlägen für unternehmensinterne Prozesse</w:t>
            </w:r>
          </w:p>
        </w:tc>
      </w:tr>
      <w:tr w:rsidR="00C602C7" w:rsidRPr="00F44F5F" w14:paraId="414B4085" w14:textId="77777777" w:rsidTr="000D5A23">
        <w:trPr>
          <w:gridAfter w:val="1"/>
          <w:trHeight w:val="510"/>
          <w:trPrChange w:id="116" w:author="David Döbele" w:date="2023-08-29T21:46:00Z">
            <w:trPr>
              <w:gridAfter w:val="1"/>
              <w:wAfter w:w="20" w:type="dxa"/>
              <w:trHeight w:val="510"/>
            </w:trPr>
          </w:trPrChange>
        </w:trPr>
        <w:tc>
          <w:tcPr>
            <w:tcW w:w="10248" w:type="dxa"/>
            <w:gridSpan w:val="14"/>
            <w:tcBorders>
              <w:bottom w:val="single" w:sz="4" w:space="0" w:color="auto"/>
            </w:tcBorders>
            <w:vAlign w:val="bottom"/>
            <w:tcPrChange w:id="117" w:author="David Döbele" w:date="2023-08-29T21:46:00Z">
              <w:tcPr>
                <w:tcW w:w="10348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4741C5BA" w14:textId="1A1B7CE9" w:rsidR="00C602C7" w:rsidRPr="00F44F5F" w:rsidRDefault="00C602C7" w:rsidP="00DE22A4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C602C7" w:rsidRPr="00F44F5F" w:rsidDel="000D5A23" w14:paraId="74251178" w14:textId="5CEA7B74" w:rsidTr="000D5A23">
        <w:trPr>
          <w:gridAfter w:val="1"/>
          <w:trHeight w:val="283"/>
          <w:del w:id="118" w:author="David Döbele" w:date="2023-08-29T21:46:00Z"/>
          <w:trPrChange w:id="119" w:author="David Döbele" w:date="2023-08-29T21:46:00Z">
            <w:trPr>
              <w:gridAfter w:val="1"/>
              <w:wAfter w:w="20" w:type="dxa"/>
              <w:trHeight w:val="283"/>
            </w:trPr>
          </w:trPrChange>
        </w:trPr>
        <w:tc>
          <w:tcPr>
            <w:tcW w:w="6035" w:type="dxa"/>
            <w:gridSpan w:val="7"/>
            <w:tcBorders>
              <w:top w:val="single" w:sz="4" w:space="0" w:color="auto"/>
            </w:tcBorders>
            <w:vAlign w:val="bottom"/>
            <w:tcPrChange w:id="120" w:author="David Döbele" w:date="2023-08-29T21:46:00Z">
              <w:tcPr>
                <w:tcW w:w="6096" w:type="dxa"/>
                <w:gridSpan w:val="7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23826F21" w14:textId="2639AB65" w:rsidR="00C602C7" w:rsidRPr="00F44F5F" w:rsidDel="000D5A23" w:rsidRDefault="0021455B" w:rsidP="00DE22A4">
            <w:pPr>
              <w:pStyle w:val="Ort"/>
              <w:jc w:val="left"/>
              <w:rPr>
                <w:del w:id="121" w:author="David Döbele" w:date="2023-08-29T21:46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del w:id="122" w:author="David Döbele" w:date="2023-08-29T21:46:00Z">
              <w:r w:rsidDel="000D5A23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delText>P</w:delText>
              </w:r>
              <w:r w:rsidR="00BD4DFE" w:rsidDel="000D5A23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delText>ump</w:delText>
              </w:r>
              <w:r w:rsidDel="000D5A23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delText>kincareers GmbH</w:delText>
              </w:r>
              <w:r w:rsidR="00C602C7" w:rsidRPr="00F44F5F" w:rsidDel="000D5A23">
                <w:rPr>
                  <w:rFonts w:ascii="Times New Roman" w:hAnsi="Times New Roman" w:cs="Times New Roman"/>
                  <w:b/>
                  <w:i w:val="0"/>
                  <w:iCs/>
                  <w:smallCaps w:val="0"/>
                  <w:sz w:val="21"/>
                  <w:szCs w:val="21"/>
                  <w:lang w:val="en-US"/>
                </w:rPr>
                <w:delText xml:space="preserve"> </w:delText>
              </w:r>
            </w:del>
          </w:p>
        </w:tc>
        <w:tc>
          <w:tcPr>
            <w:tcW w:w="4213" w:type="dxa"/>
            <w:gridSpan w:val="7"/>
            <w:tcBorders>
              <w:top w:val="single" w:sz="4" w:space="0" w:color="auto"/>
            </w:tcBorders>
            <w:vAlign w:val="bottom"/>
            <w:tcPrChange w:id="123" w:author="David Döbele" w:date="2023-08-29T21:46:00Z">
              <w:tcPr>
                <w:tcW w:w="4252" w:type="dxa"/>
                <w:gridSpan w:val="4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58208F44" w14:textId="43DBA8E0" w:rsidR="00C602C7" w:rsidRPr="001647AB" w:rsidDel="000D5A23" w:rsidRDefault="00B65847" w:rsidP="00DE22A4">
            <w:pPr>
              <w:pStyle w:val="Ort"/>
              <w:rPr>
                <w:del w:id="124" w:author="David Döbele" w:date="2023-08-29T21:46:00Z"/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del w:id="125" w:author="David Döbele" w:date="2023-08-29T21:46:00Z">
              <w:r w:rsidDel="000D5A23">
                <w:rPr>
                  <w:rFonts w:ascii="Times New Roman" w:hAnsi="Times New Roman" w:cs="Times New Roman"/>
                  <w:b/>
                  <w:bCs/>
                  <w:i w:val="0"/>
                  <w:iCs/>
                  <w:smallCaps w:val="0"/>
                  <w:sz w:val="20"/>
                  <w:szCs w:val="20"/>
                </w:rPr>
                <w:delText>Remote</w:delText>
              </w:r>
            </w:del>
          </w:p>
        </w:tc>
      </w:tr>
      <w:tr w:rsidR="00C602C7" w:rsidRPr="00F44F5F" w:rsidDel="000D5A23" w14:paraId="4F59C612" w14:textId="2ED3E95A" w:rsidTr="000D5A23">
        <w:trPr>
          <w:gridAfter w:val="1"/>
          <w:trHeight w:val="193"/>
          <w:del w:id="126" w:author="David Döbele" w:date="2023-08-29T21:46:00Z"/>
          <w:trPrChange w:id="127" w:author="David Döbele" w:date="2023-08-29T21:46:00Z">
            <w:trPr>
              <w:gridAfter w:val="1"/>
              <w:wAfter w:w="20" w:type="dxa"/>
              <w:trHeight w:val="193"/>
            </w:trPr>
          </w:trPrChange>
        </w:trPr>
        <w:tc>
          <w:tcPr>
            <w:tcW w:w="6597" w:type="dxa"/>
            <w:gridSpan w:val="9"/>
            <w:tcPrChange w:id="128" w:author="David Döbele" w:date="2023-08-29T21:46:00Z">
              <w:tcPr>
                <w:tcW w:w="6663" w:type="dxa"/>
                <w:gridSpan w:val="9"/>
              </w:tcPr>
            </w:tcPrChange>
          </w:tcPr>
          <w:p w14:paraId="32F07601" w14:textId="7157C2A1" w:rsidR="00C602C7" w:rsidRPr="001647AB" w:rsidDel="000D5A23" w:rsidRDefault="00C602C7" w:rsidP="00DE22A4">
            <w:pPr>
              <w:pStyle w:val="Beschreibung"/>
              <w:rPr>
                <w:del w:id="129" w:author="David Döbele" w:date="2023-08-29T21:46:00Z"/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del w:id="130" w:author="David Döbele" w:date="2023-08-29T21:46:00Z">
              <w:r w:rsidRPr="001647AB" w:rsidDel="000D5A23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 xml:space="preserve">Aktives Mitglied </w:delText>
              </w:r>
              <w:r w:rsidR="0021455B" w:rsidDel="000D5A23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im</w:delText>
              </w:r>
              <w:r w:rsidR="000114FE" w:rsidDel="000D5A23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 xml:space="preserve"> Coaching-Netzwerk einer Karrie</w:delText>
              </w:r>
              <w:r w:rsidR="00176AAB" w:rsidDel="000D5A23">
                <w:rPr>
                  <w:rFonts w:ascii="Times New Roman" w:hAnsi="Times New Roman" w:cs="Times New Roman"/>
                  <w:i/>
                  <w:iCs/>
                  <w:sz w:val="20"/>
                  <w:szCs w:val="20"/>
                  <w:lang w:val="de-AT"/>
                </w:rPr>
                <w:delText>reberatung für Studierende</w:delText>
              </w:r>
            </w:del>
          </w:p>
        </w:tc>
        <w:tc>
          <w:tcPr>
            <w:tcW w:w="3651" w:type="dxa"/>
            <w:gridSpan w:val="5"/>
            <w:tcPrChange w:id="131" w:author="David Döbele" w:date="2023-08-29T21:46:00Z">
              <w:tcPr>
                <w:tcW w:w="3685" w:type="dxa"/>
                <w:gridSpan w:val="2"/>
              </w:tcPr>
            </w:tcPrChange>
          </w:tcPr>
          <w:p w14:paraId="45DD2178" w14:textId="168CB3A1" w:rsidR="00C602C7" w:rsidRPr="00F44F5F" w:rsidDel="000D5A23" w:rsidRDefault="00C602C7" w:rsidP="00DE22A4">
            <w:pPr>
              <w:pStyle w:val="Beschreibung"/>
              <w:jc w:val="right"/>
              <w:rPr>
                <w:del w:id="132" w:author="David Döbele" w:date="2023-08-29T21:46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133" w:author="David Döbele" w:date="2023-08-29T21:46:00Z">
              <w:r w:rsidRPr="00F44F5F" w:rsidDel="000D5A23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0</w:delText>
              </w:r>
              <w:r w:rsidR="00B65847" w:rsidDel="000D5A23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8</w:delText>
              </w:r>
              <w:r w:rsidRPr="00F44F5F" w:rsidDel="000D5A23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/20</w:delText>
              </w:r>
              <w:r w:rsidR="00B65847" w:rsidDel="000D5A23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23</w:delText>
              </w:r>
              <w:r w:rsidR="001064AE" w:rsidDel="000D5A23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 xml:space="preserve"> </w:delText>
              </w:r>
              <w:r w:rsidRPr="00F44F5F" w:rsidDel="000D5A23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– heute</w:delText>
              </w:r>
            </w:del>
          </w:p>
        </w:tc>
      </w:tr>
      <w:tr w:rsidR="00C602C7" w:rsidRPr="00F44F5F" w:rsidDel="000D5A23" w14:paraId="02437711" w14:textId="4C5C690C" w:rsidTr="000D5A23">
        <w:trPr>
          <w:gridAfter w:val="1"/>
          <w:trHeight w:val="794"/>
          <w:del w:id="134" w:author="David Döbele" w:date="2023-08-29T21:46:00Z"/>
          <w:trPrChange w:id="135" w:author="David Döbele" w:date="2023-08-29T21:46:00Z">
            <w:trPr>
              <w:gridAfter w:val="1"/>
              <w:wAfter w:w="20" w:type="dxa"/>
              <w:trHeight w:val="1076"/>
            </w:trPr>
          </w:trPrChange>
        </w:trPr>
        <w:tc>
          <w:tcPr>
            <w:tcW w:w="10248" w:type="dxa"/>
            <w:gridSpan w:val="14"/>
            <w:tcBorders>
              <w:bottom w:val="single" w:sz="4" w:space="0" w:color="auto"/>
            </w:tcBorders>
            <w:tcPrChange w:id="136" w:author="David Döbele" w:date="2023-08-29T21:46:00Z">
              <w:tcPr>
                <w:tcW w:w="10348" w:type="dxa"/>
                <w:gridSpan w:val="11"/>
              </w:tcPr>
            </w:tcPrChange>
          </w:tcPr>
          <w:p w14:paraId="33149F4C" w14:textId="464F3806" w:rsidR="00C602C7" w:rsidDel="000D5A23" w:rsidRDefault="00176AAB" w:rsidP="00DE22A4">
            <w:pPr>
              <w:pStyle w:val="Beschreibung"/>
              <w:numPr>
                <w:ilvl w:val="0"/>
                <w:numId w:val="24"/>
              </w:numPr>
              <w:rPr>
                <w:del w:id="137" w:author="David Döbele" w:date="2023-08-29T21:46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del w:id="138" w:author="David Döbele" w:date="2023-08-29T21:46:00Z">
              <w:r w:rsidDel="000D5A23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Fachliche und persönliche Weiterentwi</w:delText>
              </w:r>
              <w:r w:rsidR="00667B91" w:rsidDel="000D5A23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 xml:space="preserve">cklung durch Vorbereitungskurse für den Arbeitsalltag im </w:delText>
              </w:r>
              <w:r w:rsidR="002370DF" w:rsidDel="000D5A23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Investmentbanking (</w:delText>
              </w:r>
              <w:r w:rsidR="00D54FDB" w:rsidDel="000D5A23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MS</w:delText>
              </w:r>
              <w:r w:rsidR="00466E2A" w:rsidDel="000D5A23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 xml:space="preserve"> Office, Branchen-Verständnis, …)</w:delText>
              </w:r>
            </w:del>
          </w:p>
          <w:p w14:paraId="2805238B" w14:textId="248B507A" w:rsidR="00466E2A" w:rsidDel="00DE22A4" w:rsidRDefault="002370DF" w:rsidP="00DE22A4">
            <w:pPr>
              <w:pStyle w:val="Beschreibung"/>
              <w:numPr>
                <w:ilvl w:val="0"/>
                <w:numId w:val="24"/>
              </w:numPr>
              <w:rPr>
                <w:del w:id="139" w:author="David Döbele" w:date="2023-08-29T21:35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pPrChange w:id="140" w:author="David Döbele" w:date="2023-08-29T21:39:00Z">
                <w:pPr>
                  <w:pStyle w:val="Beschreibung"/>
                  <w:numPr>
                    <w:numId w:val="24"/>
                  </w:numPr>
                  <w:ind w:left="720" w:hanging="360"/>
                </w:pPr>
              </w:pPrChange>
            </w:pPr>
            <w:del w:id="141" w:author="David Döbele" w:date="2023-08-29T21:46:00Z">
              <w:r w:rsidDel="000D5A23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Aufbau eines DACH-weiten Netzwerks</w:delText>
              </w:r>
              <w:r w:rsidR="00965D43" w:rsidDel="000D5A23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 xml:space="preserve"> aus über 1000 Studierenden mit hohem Interesse an Finance und Consulting sowie von verschiedenen Exp</w:delText>
              </w:r>
              <w:r w:rsidR="00E033D3" w:rsidDel="000D5A23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erten und Mentoren jahrelanger Berufserfahrung in diesen Branche</w:delText>
              </w:r>
            </w:del>
            <w:del w:id="142" w:author="David Döbele" w:date="2023-08-29T21:36:00Z">
              <w:r w:rsidR="00E033D3" w:rsidDel="00DE22A4">
                <w:rPr>
                  <w:rFonts w:ascii="Times New Roman" w:hAnsi="Times New Roman" w:cs="Times New Roman"/>
                  <w:iCs/>
                  <w:sz w:val="20"/>
                  <w:szCs w:val="20"/>
                  <w:lang w:val="de-AT"/>
                </w:rPr>
                <w:delText>n</w:delText>
              </w:r>
            </w:del>
          </w:p>
          <w:p w14:paraId="68CFAD97" w14:textId="0F9B1AB6" w:rsidR="00BE3C7B" w:rsidRPr="00DE22A4" w:rsidDel="000D5A23" w:rsidRDefault="00BE3C7B" w:rsidP="00DE22A4">
            <w:pPr>
              <w:pStyle w:val="Beschreibung"/>
              <w:numPr>
                <w:ilvl w:val="0"/>
                <w:numId w:val="24"/>
              </w:numPr>
              <w:rPr>
                <w:del w:id="143" w:author="David Döbele" w:date="2023-08-29T21:46:00Z"/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pPrChange w:id="144" w:author="David Döbele" w:date="2023-08-29T21:39:00Z">
                <w:pPr>
                  <w:pStyle w:val="Beschreibung"/>
                  <w:ind w:left="720"/>
                </w:pPr>
              </w:pPrChange>
            </w:pPr>
          </w:p>
        </w:tc>
      </w:tr>
      <w:tr w:rsidR="00C602C7" w:rsidRPr="00F44F5F" w14:paraId="3B26943D" w14:textId="77777777" w:rsidTr="000D5A23">
        <w:trPr>
          <w:gridAfter w:val="1"/>
          <w:trHeight w:val="346"/>
          <w:trPrChange w:id="145" w:author="David Döbele" w:date="2023-08-29T21:46:00Z">
            <w:trPr>
              <w:gridAfter w:val="1"/>
              <w:wAfter w:w="20" w:type="dxa"/>
              <w:trHeight w:val="346"/>
            </w:trPr>
          </w:trPrChange>
        </w:trPr>
        <w:tc>
          <w:tcPr>
            <w:tcW w:w="8158" w:type="dxa"/>
            <w:gridSpan w:val="10"/>
            <w:tcBorders>
              <w:top w:val="single" w:sz="4" w:space="0" w:color="auto"/>
            </w:tcBorders>
            <w:vAlign w:val="bottom"/>
            <w:tcPrChange w:id="146" w:author="David Döbele" w:date="2023-08-29T21:46:00Z">
              <w:tcPr>
                <w:tcW w:w="7371" w:type="dxa"/>
                <w:gridSpan w:val="10"/>
                <w:vAlign w:val="bottom"/>
              </w:tcPr>
            </w:tcPrChange>
          </w:tcPr>
          <w:p w14:paraId="11E538C2" w14:textId="414D764C" w:rsidR="00C602C7" w:rsidRPr="00F44F5F" w:rsidRDefault="00BE3C7B" w:rsidP="00C602C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Chateau-Natal GmbH</w:t>
            </w:r>
          </w:p>
        </w:tc>
        <w:tc>
          <w:tcPr>
            <w:tcW w:w="2090" w:type="dxa"/>
            <w:gridSpan w:val="4"/>
            <w:tcBorders>
              <w:top w:val="single" w:sz="4" w:space="0" w:color="auto"/>
            </w:tcBorders>
            <w:vAlign w:val="bottom"/>
            <w:tcPrChange w:id="147" w:author="David Döbele" w:date="2023-08-29T21:46:00Z">
              <w:tcPr>
                <w:tcW w:w="2977" w:type="dxa"/>
                <w:vAlign w:val="bottom"/>
              </w:tcPr>
            </w:tcPrChange>
          </w:tcPr>
          <w:p w14:paraId="21BF18C9" w14:textId="035F46B7" w:rsidR="00C602C7" w:rsidRPr="001647AB" w:rsidRDefault="00961E7E" w:rsidP="00C602C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Wien</w:t>
            </w:r>
          </w:p>
        </w:tc>
      </w:tr>
      <w:tr w:rsidR="00C602C7" w:rsidRPr="00F44F5F" w14:paraId="04BFDD79" w14:textId="77777777" w:rsidTr="000D5A23">
        <w:trPr>
          <w:gridAfter w:val="1"/>
          <w:trHeight w:val="20"/>
          <w:trPrChange w:id="148" w:author="David Döbele" w:date="2023-08-29T21:46:00Z">
            <w:trPr>
              <w:gridAfter w:val="1"/>
              <w:wAfter w:w="20" w:type="dxa"/>
              <w:trHeight w:val="20"/>
            </w:trPr>
          </w:trPrChange>
        </w:trPr>
        <w:tc>
          <w:tcPr>
            <w:tcW w:w="6458" w:type="dxa"/>
            <w:gridSpan w:val="8"/>
            <w:tcPrChange w:id="149" w:author="David Döbele" w:date="2023-08-29T21:46:00Z">
              <w:tcPr>
                <w:tcW w:w="6524" w:type="dxa"/>
                <w:gridSpan w:val="8"/>
              </w:tcPr>
            </w:tcPrChange>
          </w:tcPr>
          <w:p w14:paraId="5D908AF7" w14:textId="615CC268" w:rsidR="00C602C7" w:rsidRPr="00F44F5F" w:rsidRDefault="00961E7E" w:rsidP="00C602C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Freier Salesmitarbeiter für den Vertrieb von Medizi</w:t>
            </w:r>
            <w:r w:rsidR="009D44D1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nprodukten</w:t>
            </w:r>
          </w:p>
        </w:tc>
        <w:tc>
          <w:tcPr>
            <w:tcW w:w="3790" w:type="dxa"/>
            <w:gridSpan w:val="6"/>
            <w:tcPrChange w:id="150" w:author="David Döbele" w:date="2023-08-29T21:46:00Z">
              <w:tcPr>
                <w:tcW w:w="3824" w:type="dxa"/>
                <w:gridSpan w:val="3"/>
              </w:tcPr>
            </w:tcPrChange>
          </w:tcPr>
          <w:p w14:paraId="0D2FFB14" w14:textId="13757653" w:rsidR="00C602C7" w:rsidRPr="001647AB" w:rsidRDefault="00C602C7" w:rsidP="00C602C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CE52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CE52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08/</w:t>
            </w:r>
            <w:r w:rsidR="00CE52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</w:p>
        </w:tc>
      </w:tr>
      <w:tr w:rsidR="00C602C7" w:rsidRPr="00F44F5F" w14:paraId="66A58453" w14:textId="77777777" w:rsidTr="000D5A23">
        <w:trPr>
          <w:gridAfter w:val="1"/>
          <w:trHeight w:val="20"/>
          <w:trPrChange w:id="151" w:author="David Döbele" w:date="2023-08-29T21:46:00Z">
            <w:trPr>
              <w:gridAfter w:val="1"/>
              <w:wAfter w:w="20" w:type="dxa"/>
              <w:trHeight w:val="20"/>
            </w:trPr>
          </w:trPrChange>
        </w:trPr>
        <w:tc>
          <w:tcPr>
            <w:tcW w:w="10248" w:type="dxa"/>
            <w:gridSpan w:val="14"/>
            <w:tcPrChange w:id="152" w:author="David Döbele" w:date="2023-08-29T21:46:00Z">
              <w:tcPr>
                <w:tcW w:w="10348" w:type="dxa"/>
                <w:gridSpan w:val="11"/>
              </w:tcPr>
            </w:tcPrChange>
          </w:tcPr>
          <w:p w14:paraId="7F2878F5" w14:textId="051B1A26" w:rsidR="00C602C7" w:rsidRPr="00F52C6D" w:rsidDel="003B7C9A" w:rsidRDefault="00F52C6D" w:rsidP="00C602C7">
            <w:pPr>
              <w:pStyle w:val="Bullets"/>
              <w:numPr>
                <w:ilvl w:val="0"/>
                <w:numId w:val="25"/>
              </w:numPr>
              <w:rPr>
                <w:del w:id="153" w:author="David Döbele" w:date="2023-08-29T21:50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Direkter Kundenkontakt</w:t>
            </w:r>
            <w:ins w:id="154" w:author="David Döbele" w:date="2023-08-29T21:50:00Z">
              <w:r w:rsidR="003B7C9A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t xml:space="preserve">, </w:t>
              </w:r>
            </w:ins>
          </w:p>
          <w:p w14:paraId="50B5B9CB" w14:textId="6C36C21C" w:rsidR="00F52C6D" w:rsidRPr="003B7C9A" w:rsidRDefault="00F52C6D" w:rsidP="003B7C9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B7C9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Leadgenerierung </w:t>
            </w:r>
            <w:r w:rsidR="00571B30" w:rsidRPr="003B7C9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(&gt;30 Tsd. EUR)</w:t>
            </w:r>
          </w:p>
        </w:tc>
      </w:tr>
      <w:tr w:rsidR="00C602C7" w:rsidRPr="00F44F5F" w:rsidDel="00DE22A4" w14:paraId="4028871F" w14:textId="48A4A572" w:rsidTr="000D5A23">
        <w:trPr>
          <w:gridAfter w:val="1"/>
          <w:trHeight w:val="346"/>
          <w:del w:id="155" w:author="David Döbele" w:date="2023-08-29T21:45:00Z"/>
          <w:trPrChange w:id="156" w:author="David Döbele" w:date="2023-08-29T21:46:00Z">
            <w:trPr>
              <w:gridAfter w:val="1"/>
              <w:wAfter w:w="20" w:type="dxa"/>
              <w:trHeight w:val="346"/>
            </w:trPr>
          </w:trPrChange>
        </w:trPr>
        <w:tc>
          <w:tcPr>
            <w:tcW w:w="8158" w:type="dxa"/>
            <w:gridSpan w:val="10"/>
            <w:vAlign w:val="bottom"/>
            <w:tcPrChange w:id="157" w:author="David Döbele" w:date="2023-08-29T21:46:00Z">
              <w:tcPr>
                <w:tcW w:w="7371" w:type="dxa"/>
                <w:gridSpan w:val="10"/>
                <w:vAlign w:val="bottom"/>
              </w:tcPr>
            </w:tcPrChange>
          </w:tcPr>
          <w:p w14:paraId="3B81DA34" w14:textId="08C5C29A" w:rsidR="00C602C7" w:rsidRPr="00F44F5F" w:rsidDel="00DE22A4" w:rsidRDefault="009D3979" w:rsidP="00C602C7">
            <w:pPr>
              <w:pStyle w:val="Bullets"/>
              <w:numPr>
                <w:ilvl w:val="0"/>
                <w:numId w:val="0"/>
              </w:numPr>
              <w:rPr>
                <w:del w:id="158" w:author="David Döbele" w:date="2023-08-29T21:45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del w:id="159" w:author="David Döbele" w:date="2023-08-29T21:45:00Z">
              <w:r w:rsidRPr="009D3979" w:rsidDel="00DE22A4">
                <w:rPr>
                  <w:rFonts w:ascii="Times New Roman" w:hAnsi="Times New Roman" w:cs="Times New Roman"/>
                  <w:b/>
                  <w:i w:val="0"/>
                  <w:iCs w:val="0"/>
                  <w:sz w:val="21"/>
                  <w:szCs w:val="21"/>
                </w:rPr>
                <w:delText>Private der Vermögensverwaltung ähnliche Tätigkeiten im Family Office</w:delText>
              </w:r>
            </w:del>
          </w:p>
        </w:tc>
        <w:tc>
          <w:tcPr>
            <w:tcW w:w="2090" w:type="dxa"/>
            <w:gridSpan w:val="4"/>
            <w:vAlign w:val="bottom"/>
            <w:tcPrChange w:id="160" w:author="David Döbele" w:date="2023-08-29T21:46:00Z">
              <w:tcPr>
                <w:tcW w:w="2977" w:type="dxa"/>
                <w:vAlign w:val="bottom"/>
              </w:tcPr>
            </w:tcPrChange>
          </w:tcPr>
          <w:p w14:paraId="7F9CDF1E" w14:textId="6AF15DB4" w:rsidR="00C602C7" w:rsidRPr="001647AB" w:rsidDel="00DE22A4" w:rsidRDefault="009D3979" w:rsidP="00C602C7">
            <w:pPr>
              <w:pStyle w:val="Bullets"/>
              <w:numPr>
                <w:ilvl w:val="0"/>
                <w:numId w:val="0"/>
              </w:numPr>
              <w:jc w:val="right"/>
              <w:rPr>
                <w:del w:id="161" w:author="David Döbele" w:date="2023-08-29T21:45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del w:id="162" w:author="David Döbele" w:date="2023-08-29T21:45:00Z">
              <w:r w:rsidDel="00DE22A4">
                <w:rPr>
                  <w:rFonts w:ascii="Times New Roman" w:hAnsi="Times New Roman" w:cs="Times New Roman"/>
                  <w:b/>
                  <w:bCs/>
                  <w:i w:val="0"/>
                  <w:iCs w:val="0"/>
                  <w:sz w:val="20"/>
                  <w:szCs w:val="20"/>
                </w:rPr>
                <w:delText>Linz</w:delText>
              </w:r>
            </w:del>
          </w:p>
        </w:tc>
      </w:tr>
      <w:tr w:rsidR="00C602C7" w:rsidRPr="00F44F5F" w:rsidDel="00DE22A4" w14:paraId="7B2F81B2" w14:textId="3101B8B7" w:rsidTr="000D5A23">
        <w:trPr>
          <w:gridAfter w:val="1"/>
          <w:trHeight w:val="57"/>
          <w:del w:id="163" w:author="David Döbele" w:date="2023-08-29T21:45:00Z"/>
          <w:trPrChange w:id="164" w:author="David Döbele" w:date="2023-08-29T21:46:00Z">
            <w:trPr>
              <w:gridAfter w:val="1"/>
              <w:wAfter w:w="20" w:type="dxa"/>
              <w:trHeight w:val="57"/>
            </w:trPr>
          </w:trPrChange>
        </w:trPr>
        <w:tc>
          <w:tcPr>
            <w:tcW w:w="5910" w:type="dxa"/>
            <w:gridSpan w:val="6"/>
            <w:tcPrChange w:id="165" w:author="David Döbele" w:date="2023-08-29T21:46:00Z">
              <w:tcPr>
                <w:tcW w:w="5971" w:type="dxa"/>
                <w:gridSpan w:val="6"/>
              </w:tcPr>
            </w:tcPrChange>
          </w:tcPr>
          <w:p w14:paraId="099DE2C5" w14:textId="0C597267" w:rsidR="00C602C7" w:rsidRPr="00F44F5F" w:rsidDel="00DE22A4" w:rsidRDefault="003833D2" w:rsidP="00C602C7">
            <w:pPr>
              <w:pStyle w:val="Bullets"/>
              <w:numPr>
                <w:ilvl w:val="0"/>
                <w:numId w:val="0"/>
              </w:numPr>
              <w:rPr>
                <w:del w:id="166" w:author="David Döbele" w:date="2023-08-29T21:45:00Z"/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del w:id="167" w:author="David Döbele" w:date="2023-08-29T21:45:00Z">
              <w:r w:rsidDel="00DE22A4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Verwalter </w:delText>
              </w:r>
              <w:r w:rsidR="00144027" w:rsidDel="00DE22A4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 xml:space="preserve">von Wertpapier-Portfolios </w:delText>
              </w:r>
              <w:r w:rsidR="00BB7A02" w:rsidDel="00DE22A4">
                <w:rPr>
                  <w:rFonts w:ascii="Times New Roman" w:hAnsi="Times New Roman" w:cs="Times New Roman"/>
                  <w:sz w:val="20"/>
                  <w:szCs w:val="20"/>
                  <w:lang w:val="de-AT"/>
                </w:rPr>
                <w:delText>im Eigentum der eigenen Familie</w:delText>
              </w:r>
            </w:del>
          </w:p>
        </w:tc>
        <w:tc>
          <w:tcPr>
            <w:tcW w:w="4338" w:type="dxa"/>
            <w:gridSpan w:val="8"/>
            <w:tcPrChange w:id="168" w:author="David Döbele" w:date="2023-08-29T21:46:00Z">
              <w:tcPr>
                <w:tcW w:w="4377" w:type="dxa"/>
                <w:gridSpan w:val="5"/>
              </w:tcPr>
            </w:tcPrChange>
          </w:tcPr>
          <w:p w14:paraId="091163D4" w14:textId="7A44807A" w:rsidR="00C602C7" w:rsidRPr="006F45C7" w:rsidDel="00DE22A4" w:rsidRDefault="001064AE" w:rsidP="00C602C7">
            <w:pPr>
              <w:pStyle w:val="Bullets"/>
              <w:numPr>
                <w:ilvl w:val="0"/>
                <w:numId w:val="0"/>
              </w:numPr>
              <w:jc w:val="right"/>
              <w:rPr>
                <w:del w:id="169" w:author="David Döbele" w:date="2023-08-29T21:45:00Z"/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del w:id="170" w:author="David Döbele" w:date="2023-08-29T21:45:00Z">
              <w:r w:rsidRPr="006F45C7" w:rsidDel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</w:delText>
              </w:r>
              <w:r w:rsidR="006F45C7" w:rsidDel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3</w:delText>
              </w:r>
              <w:r w:rsidRPr="006F45C7" w:rsidDel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/202</w:delText>
              </w:r>
              <w:r w:rsidR="006F45C7" w:rsidDel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>0</w:delText>
              </w:r>
              <w:r w:rsidRPr="006F45C7" w:rsidDel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en-US"/>
                </w:rPr>
                <w:delText xml:space="preserve"> – heute</w:delText>
              </w:r>
            </w:del>
          </w:p>
        </w:tc>
      </w:tr>
      <w:tr w:rsidR="00C602C7" w:rsidRPr="00F44F5F" w:rsidDel="00DE22A4" w14:paraId="2618F0FF" w14:textId="4A57C3D3" w:rsidTr="000D5A23">
        <w:trPr>
          <w:gridAfter w:val="1"/>
          <w:trHeight w:val="57"/>
          <w:del w:id="171" w:author="David Döbele" w:date="2023-08-29T21:45:00Z"/>
          <w:trPrChange w:id="172" w:author="David Döbele" w:date="2023-08-29T21:46:00Z">
            <w:trPr>
              <w:gridAfter w:val="1"/>
              <w:wAfter w:w="20" w:type="dxa"/>
              <w:trHeight w:val="57"/>
            </w:trPr>
          </w:trPrChange>
        </w:trPr>
        <w:tc>
          <w:tcPr>
            <w:tcW w:w="10248" w:type="dxa"/>
            <w:gridSpan w:val="14"/>
            <w:vAlign w:val="bottom"/>
            <w:tcPrChange w:id="173" w:author="David Döbele" w:date="2023-08-29T21:46:00Z">
              <w:tcPr>
                <w:tcW w:w="10348" w:type="dxa"/>
                <w:gridSpan w:val="11"/>
                <w:vAlign w:val="bottom"/>
              </w:tcPr>
            </w:tcPrChange>
          </w:tcPr>
          <w:p w14:paraId="67C2D9A6" w14:textId="47A56B50" w:rsidR="00C602C7" w:rsidRPr="00CF5635" w:rsidDel="00DE22A4" w:rsidRDefault="001064AE" w:rsidP="00C602C7">
            <w:pPr>
              <w:pStyle w:val="Bullets"/>
              <w:numPr>
                <w:ilvl w:val="0"/>
                <w:numId w:val="25"/>
              </w:numPr>
              <w:rPr>
                <w:del w:id="174" w:author="David Döbele" w:date="2023-08-29T21:45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del w:id="175" w:author="David Döbele" w:date="2023-08-29T21:45:00Z">
              <w:r w:rsidDel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 xml:space="preserve"> </w:delText>
              </w:r>
              <w:r w:rsidR="00BB7A02" w:rsidDel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Entwurf von In</w:delText>
              </w:r>
              <w:r w:rsidR="00CF5635" w:rsidDel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vestmentstrategien (langfristig)</w:delText>
              </w:r>
            </w:del>
          </w:p>
          <w:p w14:paraId="1570DE9D" w14:textId="59B686A1" w:rsidR="00CF5635" w:rsidRPr="00FE0496" w:rsidDel="00DE22A4" w:rsidRDefault="00CF5635" w:rsidP="00C602C7">
            <w:pPr>
              <w:pStyle w:val="Bullets"/>
              <w:numPr>
                <w:ilvl w:val="0"/>
                <w:numId w:val="25"/>
              </w:numPr>
              <w:rPr>
                <w:del w:id="176" w:author="David Döbele" w:date="2023-08-29T21:45:00Z"/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del w:id="177" w:author="David Döbele" w:date="2023-08-29T21:45:00Z">
              <w:r w:rsidDel="00DE22A4">
                <w:rPr>
                  <w:rFonts w:ascii="Times New Roman" w:hAnsi="Times New Roman" w:cs="Times New Roman"/>
                  <w:i w:val="0"/>
                  <w:iCs w:val="0"/>
                  <w:sz w:val="20"/>
                  <w:szCs w:val="20"/>
                  <w:lang w:val="de-AT"/>
                </w:rPr>
                <w:delText>Beratung und Zielsetzung</w:delText>
              </w:r>
            </w:del>
          </w:p>
        </w:tc>
      </w:tr>
      <w:tr w:rsidR="00C602C7" w:rsidRPr="00F44F5F" w14:paraId="4AF19DD1" w14:textId="77777777" w:rsidTr="000D5A23">
        <w:trPr>
          <w:gridAfter w:val="1"/>
          <w:trHeight w:val="346"/>
          <w:trPrChange w:id="178" w:author="David Döbele" w:date="2023-08-29T21:46:00Z">
            <w:trPr>
              <w:gridAfter w:val="1"/>
              <w:wAfter w:w="20" w:type="dxa"/>
              <w:trHeight w:val="346"/>
            </w:trPr>
          </w:trPrChange>
        </w:trPr>
        <w:tc>
          <w:tcPr>
            <w:tcW w:w="8158" w:type="dxa"/>
            <w:gridSpan w:val="10"/>
            <w:vAlign w:val="bottom"/>
            <w:tcPrChange w:id="179" w:author="David Döbele" w:date="2023-08-29T21:46:00Z">
              <w:tcPr>
                <w:tcW w:w="7371" w:type="dxa"/>
                <w:gridSpan w:val="10"/>
                <w:vAlign w:val="bottom"/>
              </w:tcPr>
            </w:tcPrChange>
          </w:tcPr>
          <w:p w14:paraId="7756FD9A" w14:textId="5EF4B901" w:rsidR="00C602C7" w:rsidRPr="00F44F5F" w:rsidRDefault="00B819C7" w:rsidP="00C602C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Zivildienst: Diakonie Zentrum Spattstraße</w:t>
            </w:r>
          </w:p>
        </w:tc>
        <w:tc>
          <w:tcPr>
            <w:tcW w:w="2090" w:type="dxa"/>
            <w:gridSpan w:val="4"/>
            <w:vAlign w:val="bottom"/>
            <w:tcPrChange w:id="180" w:author="David Döbele" w:date="2023-08-29T21:46:00Z">
              <w:tcPr>
                <w:tcW w:w="2977" w:type="dxa"/>
                <w:vAlign w:val="bottom"/>
              </w:tcPr>
            </w:tcPrChange>
          </w:tcPr>
          <w:p w14:paraId="30626CB8" w14:textId="07BCB496" w:rsidR="00C602C7" w:rsidRPr="001647AB" w:rsidRDefault="008230D5" w:rsidP="00C602C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Linz</w:t>
            </w:r>
          </w:p>
        </w:tc>
      </w:tr>
      <w:tr w:rsidR="00C602C7" w:rsidRPr="00F44F5F" w14:paraId="56372BDE" w14:textId="77777777" w:rsidTr="000D5A23">
        <w:trPr>
          <w:gridAfter w:val="1"/>
          <w:trHeight w:val="193"/>
          <w:trPrChange w:id="181" w:author="David Döbele" w:date="2023-08-29T21:46:00Z">
            <w:trPr>
              <w:gridAfter w:val="1"/>
              <w:wAfter w:w="20" w:type="dxa"/>
              <w:trHeight w:val="193"/>
            </w:trPr>
          </w:trPrChange>
        </w:trPr>
        <w:tc>
          <w:tcPr>
            <w:tcW w:w="5688" w:type="dxa"/>
            <w:gridSpan w:val="5"/>
            <w:tcPrChange w:id="182" w:author="David Döbele" w:date="2023-08-29T21:46:00Z">
              <w:tcPr>
                <w:tcW w:w="5749" w:type="dxa"/>
                <w:gridSpan w:val="5"/>
              </w:tcPr>
            </w:tcPrChange>
          </w:tcPr>
          <w:p w14:paraId="3C87D247" w14:textId="523E4373" w:rsidR="00C602C7" w:rsidRPr="001647AB" w:rsidRDefault="00B819C7" w:rsidP="00C602C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Zivildiener i</w:t>
            </w:r>
            <w:r w:rsidR="00F2567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 Jugendheim</w:t>
            </w:r>
          </w:p>
        </w:tc>
        <w:tc>
          <w:tcPr>
            <w:tcW w:w="4560" w:type="dxa"/>
            <w:gridSpan w:val="9"/>
            <w:tcPrChange w:id="183" w:author="David Döbele" w:date="2023-08-29T21:46:00Z">
              <w:tcPr>
                <w:tcW w:w="4599" w:type="dxa"/>
                <w:gridSpan w:val="6"/>
              </w:tcPr>
            </w:tcPrChange>
          </w:tcPr>
          <w:p w14:paraId="288A2195" w14:textId="7E52FC2F" w:rsidR="00C602C7" w:rsidRPr="00F44F5F" w:rsidRDefault="008230D5" w:rsidP="00C602C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C602C7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/201</w:t>
            </w:r>
            <w:r w:rsidR="00A931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="00C602C7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A931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="00C602C7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A931D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2020</w:t>
            </w:r>
          </w:p>
        </w:tc>
      </w:tr>
      <w:tr w:rsidR="00C602C7" w:rsidRPr="00F44F5F" w14:paraId="7ECB507F" w14:textId="77777777" w:rsidTr="000D5A23">
        <w:trPr>
          <w:gridAfter w:val="1"/>
          <w:trHeight w:val="193"/>
          <w:trPrChange w:id="184" w:author="David Döbele" w:date="2023-08-29T21:46:00Z">
            <w:trPr>
              <w:gridAfter w:val="1"/>
              <w:wAfter w:w="20" w:type="dxa"/>
              <w:trHeight w:val="193"/>
            </w:trPr>
          </w:trPrChange>
        </w:trPr>
        <w:tc>
          <w:tcPr>
            <w:tcW w:w="10248" w:type="dxa"/>
            <w:gridSpan w:val="14"/>
            <w:tcPrChange w:id="185" w:author="David Döbele" w:date="2023-08-29T21:46:00Z">
              <w:tcPr>
                <w:tcW w:w="10348" w:type="dxa"/>
                <w:gridSpan w:val="11"/>
              </w:tcPr>
            </w:tcPrChange>
          </w:tcPr>
          <w:p w14:paraId="468AD421" w14:textId="77777777" w:rsidR="00C602C7" w:rsidRDefault="00F25673" w:rsidP="00C602C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psychisch beein</w:t>
            </w:r>
            <w:r w:rsidR="00EB5AE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trächtigten Jugendlichen</w:t>
            </w:r>
          </w:p>
          <w:p w14:paraId="2CC438FF" w14:textId="5FC5DCA3" w:rsidR="00EB5AE8" w:rsidRPr="00FE0496" w:rsidRDefault="00955CEB" w:rsidP="00C602C7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Unterstützung</w:t>
            </w:r>
            <w:r w:rsidR="008230D5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bei alltäglichen sowie schulischen Tätigkeiten</w:t>
            </w:r>
          </w:p>
        </w:tc>
      </w:tr>
      <w:tr w:rsidR="00C602C7" w:rsidRPr="00F44F5F" w14:paraId="482569A2" w14:textId="77777777" w:rsidTr="000D5A23">
        <w:trPr>
          <w:gridAfter w:val="1"/>
          <w:trHeight w:val="510"/>
          <w:trPrChange w:id="186" w:author="David Döbele" w:date="2023-08-29T21:46:00Z">
            <w:trPr>
              <w:gridAfter w:val="1"/>
              <w:wAfter w:w="20" w:type="dxa"/>
              <w:trHeight w:val="510"/>
            </w:trPr>
          </w:trPrChange>
        </w:trPr>
        <w:tc>
          <w:tcPr>
            <w:tcW w:w="10248" w:type="dxa"/>
            <w:gridSpan w:val="14"/>
            <w:tcBorders>
              <w:bottom w:val="single" w:sz="4" w:space="0" w:color="auto"/>
            </w:tcBorders>
            <w:vAlign w:val="bottom"/>
            <w:tcPrChange w:id="187" w:author="David Döbele" w:date="2023-08-29T21:46:00Z">
              <w:tcPr>
                <w:tcW w:w="10348" w:type="dxa"/>
                <w:gridSpan w:val="11"/>
                <w:tcBorders>
                  <w:bottom w:val="single" w:sz="4" w:space="0" w:color="auto"/>
                </w:tcBorders>
                <w:vAlign w:val="bottom"/>
              </w:tcPr>
            </w:tcPrChange>
          </w:tcPr>
          <w:p w14:paraId="1CFA4492" w14:textId="2B27A1F2" w:rsidR="00C602C7" w:rsidRPr="001647AB" w:rsidRDefault="00C602C7" w:rsidP="00C602C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602C7" w:rsidRPr="00F44F5F" w14:paraId="2B257790" w14:textId="77777777" w:rsidTr="000D5A23">
        <w:trPr>
          <w:gridAfter w:val="1"/>
          <w:trHeight w:val="340"/>
          <w:trPrChange w:id="188" w:author="David Döbele" w:date="2023-08-29T21:46:00Z">
            <w:trPr>
              <w:gridAfter w:val="1"/>
              <w:wAfter w:w="20" w:type="dxa"/>
              <w:trHeight w:val="340"/>
            </w:trPr>
          </w:trPrChange>
        </w:trPr>
        <w:tc>
          <w:tcPr>
            <w:tcW w:w="1092" w:type="dxa"/>
            <w:tcBorders>
              <w:top w:val="single" w:sz="4" w:space="0" w:color="auto"/>
            </w:tcBorders>
            <w:vAlign w:val="bottom"/>
            <w:tcPrChange w:id="189" w:author="David Döbele" w:date="2023-08-29T21:46:00Z">
              <w:tcPr>
                <w:tcW w:w="1107" w:type="dxa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15B2C431" w14:textId="56F73C25" w:rsidR="00C602C7" w:rsidRPr="001647AB" w:rsidRDefault="00C602C7" w:rsidP="00C602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156" w:type="dxa"/>
            <w:gridSpan w:val="13"/>
            <w:tcBorders>
              <w:top w:val="single" w:sz="4" w:space="0" w:color="auto"/>
            </w:tcBorders>
            <w:vAlign w:val="bottom"/>
            <w:tcPrChange w:id="190" w:author="David Döbele" w:date="2023-08-29T21:46:00Z">
              <w:tcPr>
                <w:tcW w:w="9241" w:type="dxa"/>
                <w:gridSpan w:val="10"/>
                <w:tcBorders>
                  <w:top w:val="single" w:sz="4" w:space="0" w:color="auto"/>
                </w:tcBorders>
                <w:vAlign w:val="bottom"/>
              </w:tcPr>
            </w:tcPrChange>
          </w:tcPr>
          <w:p w14:paraId="061D3FCE" w14:textId="321EBB31" w:rsidR="00C602C7" w:rsidRPr="001647AB" w:rsidRDefault="00C602C7" w:rsidP="00C602C7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C75B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C602C7" w:rsidRPr="00DE22A4" w14:paraId="45706C3F" w14:textId="77777777" w:rsidTr="000D5A23">
        <w:trPr>
          <w:gridAfter w:val="1"/>
          <w:trHeight w:val="283"/>
          <w:trPrChange w:id="191" w:author="David Döbele" w:date="2023-08-29T21:46:00Z">
            <w:trPr>
              <w:gridAfter w:val="1"/>
              <w:wAfter w:w="20" w:type="dxa"/>
              <w:trHeight w:val="283"/>
            </w:trPr>
          </w:trPrChange>
        </w:trPr>
        <w:tc>
          <w:tcPr>
            <w:tcW w:w="1092" w:type="dxa"/>
            <w:vAlign w:val="bottom"/>
            <w:tcPrChange w:id="192" w:author="David Döbele" w:date="2023-08-29T21:46:00Z">
              <w:tcPr>
                <w:tcW w:w="1107" w:type="dxa"/>
                <w:vAlign w:val="bottom"/>
              </w:tcPr>
            </w:tcPrChange>
          </w:tcPr>
          <w:p w14:paraId="57688BDA" w14:textId="350496FE" w:rsidR="00C602C7" w:rsidRPr="001647AB" w:rsidRDefault="00C602C7" w:rsidP="00C602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156" w:type="dxa"/>
            <w:gridSpan w:val="13"/>
            <w:vAlign w:val="bottom"/>
            <w:tcPrChange w:id="193" w:author="David Döbele" w:date="2023-08-29T21:46:00Z">
              <w:tcPr>
                <w:tcW w:w="9241" w:type="dxa"/>
                <w:gridSpan w:val="10"/>
                <w:vAlign w:val="bottom"/>
              </w:tcPr>
            </w:tcPrChange>
          </w:tcPr>
          <w:p w14:paraId="60CA2168" w14:textId="4023D3C2" w:rsidR="00C602C7" w:rsidRPr="001647AB" w:rsidRDefault="00C602C7" w:rsidP="00C602C7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(fortgeschritten)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AC75B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JavaScript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C602C7" w:rsidRPr="00F44F5F" w14:paraId="70CB01B0" w14:textId="77777777" w:rsidTr="000D5A23">
        <w:trPr>
          <w:gridAfter w:val="1"/>
          <w:trHeight w:val="539"/>
          <w:trPrChange w:id="194" w:author="David Döbele" w:date="2023-08-29T21:46:00Z">
            <w:trPr>
              <w:gridAfter w:val="1"/>
              <w:wAfter w:w="20" w:type="dxa"/>
              <w:trHeight w:val="283"/>
            </w:trPr>
          </w:trPrChange>
        </w:trPr>
        <w:tc>
          <w:tcPr>
            <w:tcW w:w="1092" w:type="dxa"/>
            <w:vAlign w:val="bottom"/>
            <w:tcPrChange w:id="195" w:author="David Döbele" w:date="2023-08-29T21:46:00Z">
              <w:tcPr>
                <w:tcW w:w="1107" w:type="dxa"/>
                <w:vAlign w:val="bottom"/>
              </w:tcPr>
            </w:tcPrChange>
          </w:tcPr>
          <w:p w14:paraId="04F58216" w14:textId="2D4410CC" w:rsidR="00C602C7" w:rsidRPr="001647AB" w:rsidRDefault="00C602C7" w:rsidP="00C602C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  <w:ins w:id="196" w:author="David Döbele" w:date="2023-08-29T21:46:00Z">
              <w:r w:rsidR="000D5A23">
                <w:rPr>
                  <w:rFonts w:ascii="Times New Roman" w:hAnsi="Times New Roman" w:cs="Times New Roman"/>
                  <w:sz w:val="20"/>
                  <w:szCs w:val="20"/>
                </w:rPr>
                <w:br/>
              </w:r>
            </w:ins>
          </w:p>
        </w:tc>
        <w:tc>
          <w:tcPr>
            <w:tcW w:w="9156" w:type="dxa"/>
            <w:gridSpan w:val="13"/>
            <w:vAlign w:val="bottom"/>
            <w:tcPrChange w:id="197" w:author="David Döbele" w:date="2023-08-29T21:46:00Z">
              <w:tcPr>
                <w:tcW w:w="9241" w:type="dxa"/>
                <w:gridSpan w:val="10"/>
                <w:vAlign w:val="bottom"/>
              </w:tcPr>
            </w:tcPrChange>
          </w:tcPr>
          <w:p w14:paraId="598C2742" w14:textId="237A9B6F" w:rsidR="00C602C7" w:rsidRPr="001647AB" w:rsidRDefault="00025222" w:rsidP="00C602C7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Sportliche Aktivitäten (Kraftsport, Ausdauersport), </w:t>
            </w:r>
            <w:r w:rsidR="009C2CA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Trompete, </w:t>
            </w:r>
            <w:r w:rsidR="00092CC8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Sachbücher</w:t>
            </w:r>
            <w:ins w:id="198" w:author="David Döbele" w:date="2023-08-29T21:45:00Z">
              <w:r w:rsidR="00DE22A4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 xml:space="preserve">, </w:t>
              </w:r>
              <w:r w:rsidR="000D5A23">
                <w:rPr>
                  <w:rFonts w:ascii="Times New Roman" w:hAnsi="Times New Roman" w:cs="Times New Roman"/>
                  <w:color w:val="000000"/>
                  <w:sz w:val="20"/>
                  <w:szCs w:val="20"/>
                  <w:lang w:val="de-AT"/>
                </w:rPr>
                <w:t>Wertpapieranlage (Verwaltung von verschiedenen Depots meiner Familienmitglieder)</w:t>
              </w:r>
            </w:ins>
          </w:p>
        </w:tc>
      </w:tr>
      <w:tr w:rsidR="00C602C7" w:rsidRPr="00F44F5F" w14:paraId="071AB173" w14:textId="77777777" w:rsidTr="000D5A23">
        <w:trPr>
          <w:gridAfter w:val="1"/>
          <w:trHeight w:val="783"/>
          <w:trPrChange w:id="199" w:author="David Döbele" w:date="2023-08-29T21:46:00Z">
            <w:trPr>
              <w:gridAfter w:val="1"/>
              <w:wAfter w:w="20" w:type="dxa"/>
              <w:trHeight w:val="783"/>
            </w:trPr>
          </w:trPrChange>
        </w:trPr>
        <w:tc>
          <w:tcPr>
            <w:tcW w:w="10248" w:type="dxa"/>
            <w:gridSpan w:val="14"/>
            <w:vAlign w:val="bottom"/>
            <w:tcPrChange w:id="200" w:author="David Döbele" w:date="2023-08-29T21:46:00Z">
              <w:tcPr>
                <w:tcW w:w="10348" w:type="dxa"/>
                <w:gridSpan w:val="11"/>
                <w:vAlign w:val="bottom"/>
              </w:tcPr>
            </w:tcPrChange>
          </w:tcPr>
          <w:p w14:paraId="6478BDEA" w14:textId="39ACF1E5" w:rsidR="00C602C7" w:rsidRPr="00F44F5F" w:rsidRDefault="007033A9" w:rsidP="00C602C7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Wien</w:t>
            </w:r>
            <w:r w:rsidR="00C602C7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0F39A5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C602C7" w:rsidRPr="001647A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0F39A5">
              <w:rPr>
                <w:rFonts w:ascii="Times New Roman" w:hAnsi="Times New Roman" w:cs="Times New Roman"/>
                <w:sz w:val="20"/>
                <w:szCs w:val="20"/>
              </w:rPr>
              <w:t>08</w:t>
            </w:r>
            <w:r w:rsidR="00C602C7" w:rsidRPr="001647AB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="000F39A5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97AF6" w14:textId="77777777" w:rsidR="002A7E2E" w:rsidRDefault="002A7E2E" w:rsidP="00BE053D">
      <w:pPr>
        <w:spacing w:after="0" w:line="240" w:lineRule="auto"/>
      </w:pPr>
      <w:r>
        <w:separator/>
      </w:r>
    </w:p>
  </w:endnote>
  <w:endnote w:type="continuationSeparator" w:id="0">
    <w:p w14:paraId="2561143B" w14:textId="77777777" w:rsidR="002A7E2E" w:rsidRDefault="002A7E2E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F2BA9" w14:textId="77777777" w:rsidR="002A7E2E" w:rsidRDefault="002A7E2E" w:rsidP="00BE053D">
      <w:pPr>
        <w:spacing w:after="0" w:line="240" w:lineRule="auto"/>
      </w:pPr>
      <w:r>
        <w:separator/>
      </w:r>
    </w:p>
  </w:footnote>
  <w:footnote w:type="continuationSeparator" w:id="0">
    <w:p w14:paraId="457781E7" w14:textId="77777777" w:rsidR="002A7E2E" w:rsidRDefault="002A7E2E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DC6F81"/>
    <w:multiLevelType w:val="hybridMultilevel"/>
    <w:tmpl w:val="CE08B7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BAC260D"/>
    <w:multiLevelType w:val="hybridMultilevel"/>
    <w:tmpl w:val="DD82428C"/>
    <w:lvl w:ilvl="0" w:tplc="0C07000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5" w:tplc="0C070005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  <w:lvl w:ilvl="6" w:tplc="0C070001">
      <w:start w:val="1"/>
      <w:numFmt w:val="bullet"/>
      <w:lvlText w:val=""/>
      <w:lvlJc w:val="left"/>
      <w:pPr>
        <w:ind w:left="7590" w:hanging="360"/>
      </w:pPr>
      <w:rPr>
        <w:rFonts w:ascii="Symbol" w:hAnsi="Symbol" w:hint="default"/>
      </w:rPr>
    </w:lvl>
    <w:lvl w:ilvl="7" w:tplc="0C070003">
      <w:start w:val="1"/>
      <w:numFmt w:val="bullet"/>
      <w:lvlText w:val="o"/>
      <w:lvlJc w:val="left"/>
      <w:pPr>
        <w:ind w:left="8310" w:hanging="360"/>
      </w:pPr>
      <w:rPr>
        <w:rFonts w:ascii="Courier New" w:hAnsi="Courier New" w:cs="Courier New" w:hint="default"/>
      </w:rPr>
    </w:lvl>
    <w:lvl w:ilvl="8" w:tplc="0C070005">
      <w:start w:val="1"/>
      <w:numFmt w:val="bullet"/>
      <w:lvlText w:val=""/>
      <w:lvlJc w:val="left"/>
      <w:pPr>
        <w:ind w:left="9030" w:hanging="360"/>
      </w:pPr>
      <w:rPr>
        <w:rFonts w:ascii="Wingdings" w:hAnsi="Wingdings" w:hint="default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741972">
    <w:abstractNumId w:val="14"/>
  </w:num>
  <w:num w:numId="2" w16cid:durableId="463277736">
    <w:abstractNumId w:val="18"/>
  </w:num>
  <w:num w:numId="3" w16cid:durableId="1262491207">
    <w:abstractNumId w:val="21"/>
  </w:num>
  <w:num w:numId="4" w16cid:durableId="936256309">
    <w:abstractNumId w:val="0"/>
  </w:num>
  <w:num w:numId="5" w16cid:durableId="255555004">
    <w:abstractNumId w:val="1"/>
  </w:num>
  <w:num w:numId="6" w16cid:durableId="1293443051">
    <w:abstractNumId w:val="2"/>
  </w:num>
  <w:num w:numId="7" w16cid:durableId="637299376">
    <w:abstractNumId w:val="13"/>
  </w:num>
  <w:num w:numId="8" w16cid:durableId="709381201">
    <w:abstractNumId w:val="25"/>
  </w:num>
  <w:num w:numId="9" w16cid:durableId="887717071">
    <w:abstractNumId w:val="12"/>
  </w:num>
  <w:num w:numId="10" w16cid:durableId="128859264">
    <w:abstractNumId w:val="26"/>
  </w:num>
  <w:num w:numId="11" w16cid:durableId="1685669862">
    <w:abstractNumId w:val="5"/>
  </w:num>
  <w:num w:numId="12" w16cid:durableId="577638305">
    <w:abstractNumId w:val="6"/>
  </w:num>
  <w:num w:numId="13" w16cid:durableId="41952328">
    <w:abstractNumId w:val="8"/>
  </w:num>
  <w:num w:numId="14" w16cid:durableId="1976989042">
    <w:abstractNumId w:val="9"/>
  </w:num>
  <w:num w:numId="15" w16cid:durableId="1745099998">
    <w:abstractNumId w:val="23"/>
  </w:num>
  <w:num w:numId="16" w16cid:durableId="1206144032">
    <w:abstractNumId w:val="4"/>
  </w:num>
  <w:num w:numId="17" w16cid:durableId="368576888">
    <w:abstractNumId w:val="17"/>
  </w:num>
  <w:num w:numId="18" w16cid:durableId="1539507515">
    <w:abstractNumId w:val="3"/>
  </w:num>
  <w:num w:numId="19" w16cid:durableId="463960942">
    <w:abstractNumId w:val="20"/>
  </w:num>
  <w:num w:numId="20" w16cid:durableId="1042901860">
    <w:abstractNumId w:val="10"/>
  </w:num>
  <w:num w:numId="21" w16cid:durableId="1207448184">
    <w:abstractNumId w:val="11"/>
  </w:num>
  <w:num w:numId="22" w16cid:durableId="28381388">
    <w:abstractNumId w:val="15"/>
  </w:num>
  <w:num w:numId="23" w16cid:durableId="551160049">
    <w:abstractNumId w:val="7"/>
  </w:num>
  <w:num w:numId="24" w16cid:durableId="1319261488">
    <w:abstractNumId w:val="22"/>
  </w:num>
  <w:num w:numId="25" w16cid:durableId="1146582678">
    <w:abstractNumId w:val="27"/>
  </w:num>
  <w:num w:numId="26" w16cid:durableId="1292860568">
    <w:abstractNumId w:val="19"/>
  </w:num>
  <w:num w:numId="27" w16cid:durableId="797336539">
    <w:abstractNumId w:val="21"/>
  </w:num>
  <w:num w:numId="28" w16cid:durableId="748622777">
    <w:abstractNumId w:val="24"/>
  </w:num>
  <w:num w:numId="29" w16cid:durableId="713433251">
    <w:abstractNumId w:val="21"/>
  </w:num>
  <w:num w:numId="30" w16cid:durableId="580873725">
    <w:abstractNumId w:val="24"/>
  </w:num>
  <w:num w:numId="31" w16cid:durableId="1616018451">
    <w:abstractNumId w:val="16"/>
  </w:num>
  <w:num w:numId="32" w16cid:durableId="1561669014">
    <w:abstractNumId w:val="21"/>
  </w:num>
  <w:num w:numId="33" w16cid:durableId="1997218155">
    <w:abstractNumId w:val="2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4FE"/>
    <w:rsid w:val="00025222"/>
    <w:rsid w:val="00061D33"/>
    <w:rsid w:val="00064643"/>
    <w:rsid w:val="00087747"/>
    <w:rsid w:val="00092CC8"/>
    <w:rsid w:val="0009681D"/>
    <w:rsid w:val="000A1FDA"/>
    <w:rsid w:val="000B63E2"/>
    <w:rsid w:val="000B6548"/>
    <w:rsid w:val="000C07A9"/>
    <w:rsid w:val="000D5A23"/>
    <w:rsid w:val="000D671A"/>
    <w:rsid w:val="000E1457"/>
    <w:rsid w:val="000F39A5"/>
    <w:rsid w:val="00100DCA"/>
    <w:rsid w:val="00101E59"/>
    <w:rsid w:val="00103EC5"/>
    <w:rsid w:val="001064AE"/>
    <w:rsid w:val="00116C6E"/>
    <w:rsid w:val="00125CA6"/>
    <w:rsid w:val="00133107"/>
    <w:rsid w:val="00144027"/>
    <w:rsid w:val="00156FC9"/>
    <w:rsid w:val="00162A5A"/>
    <w:rsid w:val="001647AB"/>
    <w:rsid w:val="00172867"/>
    <w:rsid w:val="00175B6D"/>
    <w:rsid w:val="00176AAB"/>
    <w:rsid w:val="001831A8"/>
    <w:rsid w:val="001901ED"/>
    <w:rsid w:val="0019483A"/>
    <w:rsid w:val="001A46BF"/>
    <w:rsid w:val="001A481B"/>
    <w:rsid w:val="001B0186"/>
    <w:rsid w:val="001B62CA"/>
    <w:rsid w:val="001C78F1"/>
    <w:rsid w:val="001D4DCD"/>
    <w:rsid w:val="001F4175"/>
    <w:rsid w:val="00205A4B"/>
    <w:rsid w:val="0021455B"/>
    <w:rsid w:val="00223A4D"/>
    <w:rsid w:val="00232CB5"/>
    <w:rsid w:val="00234A7E"/>
    <w:rsid w:val="002370DF"/>
    <w:rsid w:val="0024373D"/>
    <w:rsid w:val="0024677F"/>
    <w:rsid w:val="002508C2"/>
    <w:rsid w:val="00267252"/>
    <w:rsid w:val="00282DB0"/>
    <w:rsid w:val="002839DF"/>
    <w:rsid w:val="002A42F7"/>
    <w:rsid w:val="002A7E2E"/>
    <w:rsid w:val="002B2091"/>
    <w:rsid w:val="002C4D5C"/>
    <w:rsid w:val="002C6972"/>
    <w:rsid w:val="002D2B32"/>
    <w:rsid w:val="002D4516"/>
    <w:rsid w:val="002F46AD"/>
    <w:rsid w:val="003101F0"/>
    <w:rsid w:val="00314B7A"/>
    <w:rsid w:val="00324BC5"/>
    <w:rsid w:val="00334226"/>
    <w:rsid w:val="00340BAB"/>
    <w:rsid w:val="003418E0"/>
    <w:rsid w:val="003455AA"/>
    <w:rsid w:val="00347F8D"/>
    <w:rsid w:val="00372F7B"/>
    <w:rsid w:val="003733E5"/>
    <w:rsid w:val="0038248F"/>
    <w:rsid w:val="003833D2"/>
    <w:rsid w:val="00390EA6"/>
    <w:rsid w:val="003B7C9A"/>
    <w:rsid w:val="003C3023"/>
    <w:rsid w:val="003D165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7A3B"/>
    <w:rsid w:val="00456B0D"/>
    <w:rsid w:val="00466E2A"/>
    <w:rsid w:val="00476AF8"/>
    <w:rsid w:val="00484FD7"/>
    <w:rsid w:val="004929FB"/>
    <w:rsid w:val="004A54BA"/>
    <w:rsid w:val="004A7E54"/>
    <w:rsid w:val="004B580A"/>
    <w:rsid w:val="004B6A5E"/>
    <w:rsid w:val="00507EA7"/>
    <w:rsid w:val="00517004"/>
    <w:rsid w:val="00526089"/>
    <w:rsid w:val="00527A28"/>
    <w:rsid w:val="00527DCA"/>
    <w:rsid w:val="00562BA6"/>
    <w:rsid w:val="005716D4"/>
    <w:rsid w:val="00571B30"/>
    <w:rsid w:val="00571B60"/>
    <w:rsid w:val="00572876"/>
    <w:rsid w:val="005811E3"/>
    <w:rsid w:val="00585A4D"/>
    <w:rsid w:val="0059351D"/>
    <w:rsid w:val="00597B6B"/>
    <w:rsid w:val="005A5DDE"/>
    <w:rsid w:val="005B7711"/>
    <w:rsid w:val="005D4AB3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67B91"/>
    <w:rsid w:val="006732D6"/>
    <w:rsid w:val="00681163"/>
    <w:rsid w:val="00693E09"/>
    <w:rsid w:val="006A2DE9"/>
    <w:rsid w:val="006A7230"/>
    <w:rsid w:val="006B4E32"/>
    <w:rsid w:val="006B72C7"/>
    <w:rsid w:val="006B7F78"/>
    <w:rsid w:val="006C2252"/>
    <w:rsid w:val="006C682F"/>
    <w:rsid w:val="006D7F7F"/>
    <w:rsid w:val="006E2C9C"/>
    <w:rsid w:val="006E40EF"/>
    <w:rsid w:val="006F0039"/>
    <w:rsid w:val="006F45C7"/>
    <w:rsid w:val="006F7ADD"/>
    <w:rsid w:val="00701BBC"/>
    <w:rsid w:val="007033A9"/>
    <w:rsid w:val="00711CEF"/>
    <w:rsid w:val="00720320"/>
    <w:rsid w:val="00720C9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07BA"/>
    <w:rsid w:val="0078260B"/>
    <w:rsid w:val="007838D1"/>
    <w:rsid w:val="00785254"/>
    <w:rsid w:val="00785853"/>
    <w:rsid w:val="007966F0"/>
    <w:rsid w:val="00797BFC"/>
    <w:rsid w:val="007A004C"/>
    <w:rsid w:val="007A720F"/>
    <w:rsid w:val="007C66FE"/>
    <w:rsid w:val="007C6A3C"/>
    <w:rsid w:val="007D4BEE"/>
    <w:rsid w:val="007D5BE9"/>
    <w:rsid w:val="007F3EBC"/>
    <w:rsid w:val="008050E4"/>
    <w:rsid w:val="00805EFC"/>
    <w:rsid w:val="0082257D"/>
    <w:rsid w:val="008230D5"/>
    <w:rsid w:val="00825F17"/>
    <w:rsid w:val="008371ED"/>
    <w:rsid w:val="00853438"/>
    <w:rsid w:val="00866846"/>
    <w:rsid w:val="00867385"/>
    <w:rsid w:val="00875385"/>
    <w:rsid w:val="00875DA9"/>
    <w:rsid w:val="00895E38"/>
    <w:rsid w:val="008A782B"/>
    <w:rsid w:val="008B0FC0"/>
    <w:rsid w:val="008C429A"/>
    <w:rsid w:val="008E14D2"/>
    <w:rsid w:val="008E1F3D"/>
    <w:rsid w:val="008F3554"/>
    <w:rsid w:val="009053D7"/>
    <w:rsid w:val="0091331D"/>
    <w:rsid w:val="00913F68"/>
    <w:rsid w:val="0093223C"/>
    <w:rsid w:val="00941A87"/>
    <w:rsid w:val="009501C2"/>
    <w:rsid w:val="00955CEB"/>
    <w:rsid w:val="00961177"/>
    <w:rsid w:val="00961E7E"/>
    <w:rsid w:val="00965D43"/>
    <w:rsid w:val="009668B9"/>
    <w:rsid w:val="00976577"/>
    <w:rsid w:val="00992641"/>
    <w:rsid w:val="00996356"/>
    <w:rsid w:val="00997D9A"/>
    <w:rsid w:val="009B50C8"/>
    <w:rsid w:val="009C08A1"/>
    <w:rsid w:val="009C2CAD"/>
    <w:rsid w:val="009D3979"/>
    <w:rsid w:val="009D44D1"/>
    <w:rsid w:val="009D7C49"/>
    <w:rsid w:val="009E7297"/>
    <w:rsid w:val="00A0257D"/>
    <w:rsid w:val="00A12EDC"/>
    <w:rsid w:val="00A26D0D"/>
    <w:rsid w:val="00A33BDE"/>
    <w:rsid w:val="00A34885"/>
    <w:rsid w:val="00A36A3A"/>
    <w:rsid w:val="00A43BC1"/>
    <w:rsid w:val="00A74225"/>
    <w:rsid w:val="00A931D1"/>
    <w:rsid w:val="00A936D5"/>
    <w:rsid w:val="00AA0725"/>
    <w:rsid w:val="00AA1EB0"/>
    <w:rsid w:val="00AA2DA3"/>
    <w:rsid w:val="00AA5A9C"/>
    <w:rsid w:val="00AB016A"/>
    <w:rsid w:val="00AB2A5A"/>
    <w:rsid w:val="00AB78F9"/>
    <w:rsid w:val="00AC75B4"/>
    <w:rsid w:val="00AD28F8"/>
    <w:rsid w:val="00AE4ED3"/>
    <w:rsid w:val="00AF5E30"/>
    <w:rsid w:val="00B0230B"/>
    <w:rsid w:val="00B17D95"/>
    <w:rsid w:val="00B23509"/>
    <w:rsid w:val="00B32A7D"/>
    <w:rsid w:val="00B359DB"/>
    <w:rsid w:val="00B3632B"/>
    <w:rsid w:val="00B409D8"/>
    <w:rsid w:val="00B434E6"/>
    <w:rsid w:val="00B452EF"/>
    <w:rsid w:val="00B5178D"/>
    <w:rsid w:val="00B53FBA"/>
    <w:rsid w:val="00B65847"/>
    <w:rsid w:val="00B67F1F"/>
    <w:rsid w:val="00B701D7"/>
    <w:rsid w:val="00B80AE8"/>
    <w:rsid w:val="00B819C7"/>
    <w:rsid w:val="00B90595"/>
    <w:rsid w:val="00B95303"/>
    <w:rsid w:val="00BA215A"/>
    <w:rsid w:val="00BA74F6"/>
    <w:rsid w:val="00BA7B1C"/>
    <w:rsid w:val="00BB5ECD"/>
    <w:rsid w:val="00BB5F09"/>
    <w:rsid w:val="00BB7A02"/>
    <w:rsid w:val="00BC0D9F"/>
    <w:rsid w:val="00BD4DFE"/>
    <w:rsid w:val="00BE053D"/>
    <w:rsid w:val="00BE3C7B"/>
    <w:rsid w:val="00BF1A7A"/>
    <w:rsid w:val="00BF1FA3"/>
    <w:rsid w:val="00C00974"/>
    <w:rsid w:val="00C018E4"/>
    <w:rsid w:val="00C066FA"/>
    <w:rsid w:val="00C25387"/>
    <w:rsid w:val="00C31A68"/>
    <w:rsid w:val="00C54BE3"/>
    <w:rsid w:val="00C57F80"/>
    <w:rsid w:val="00C602C7"/>
    <w:rsid w:val="00C768ED"/>
    <w:rsid w:val="00C82A8F"/>
    <w:rsid w:val="00C916C2"/>
    <w:rsid w:val="00CB5C9E"/>
    <w:rsid w:val="00CC18E4"/>
    <w:rsid w:val="00CC7F56"/>
    <w:rsid w:val="00CD1B12"/>
    <w:rsid w:val="00CD55DC"/>
    <w:rsid w:val="00CD6278"/>
    <w:rsid w:val="00CE1BBC"/>
    <w:rsid w:val="00CE2595"/>
    <w:rsid w:val="00CE28CC"/>
    <w:rsid w:val="00CE5281"/>
    <w:rsid w:val="00CE72FC"/>
    <w:rsid w:val="00CF31EE"/>
    <w:rsid w:val="00CF5635"/>
    <w:rsid w:val="00D10A56"/>
    <w:rsid w:val="00D1492F"/>
    <w:rsid w:val="00D17B69"/>
    <w:rsid w:val="00D3003C"/>
    <w:rsid w:val="00D331F4"/>
    <w:rsid w:val="00D35EC3"/>
    <w:rsid w:val="00D470E4"/>
    <w:rsid w:val="00D52142"/>
    <w:rsid w:val="00D5280E"/>
    <w:rsid w:val="00D54FDB"/>
    <w:rsid w:val="00D61F14"/>
    <w:rsid w:val="00D80D6B"/>
    <w:rsid w:val="00D85D41"/>
    <w:rsid w:val="00D90950"/>
    <w:rsid w:val="00DA2434"/>
    <w:rsid w:val="00DA69DF"/>
    <w:rsid w:val="00DA79D4"/>
    <w:rsid w:val="00DB33F8"/>
    <w:rsid w:val="00DD38E2"/>
    <w:rsid w:val="00DE22A4"/>
    <w:rsid w:val="00E00140"/>
    <w:rsid w:val="00E033D3"/>
    <w:rsid w:val="00E1259F"/>
    <w:rsid w:val="00E13110"/>
    <w:rsid w:val="00E24DF1"/>
    <w:rsid w:val="00E40B9A"/>
    <w:rsid w:val="00E431ED"/>
    <w:rsid w:val="00E55D90"/>
    <w:rsid w:val="00E64FF5"/>
    <w:rsid w:val="00E907EC"/>
    <w:rsid w:val="00EA282C"/>
    <w:rsid w:val="00EA5421"/>
    <w:rsid w:val="00EB34FC"/>
    <w:rsid w:val="00EB5816"/>
    <w:rsid w:val="00EB5AE8"/>
    <w:rsid w:val="00ED0EA9"/>
    <w:rsid w:val="00EF77DF"/>
    <w:rsid w:val="00F11BEF"/>
    <w:rsid w:val="00F12CAB"/>
    <w:rsid w:val="00F165E1"/>
    <w:rsid w:val="00F25673"/>
    <w:rsid w:val="00F258E7"/>
    <w:rsid w:val="00F31B84"/>
    <w:rsid w:val="00F36B9C"/>
    <w:rsid w:val="00F44F5F"/>
    <w:rsid w:val="00F51A73"/>
    <w:rsid w:val="00F52C6D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4522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E22A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3311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123</cp:revision>
  <dcterms:created xsi:type="dcterms:W3CDTF">2023-08-25T16:42:00Z</dcterms:created>
  <dcterms:modified xsi:type="dcterms:W3CDTF">2023-08-29T18:50:00Z</dcterms:modified>
</cp:coreProperties>
</file>