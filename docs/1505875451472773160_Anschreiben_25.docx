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Oliver Lazim</w:t>
      </w:r>
    </w:p>
    <w:p w14:paraId="2458A2A0" w14:textId="17287703" w:rsidR="00857C6F" w:rsidRPr="0028570F" w:rsidRDefault="00CE6446" w:rsidP="006A7895">
      <w:pPr>
        <w:spacing w:after="0" w:line="240" w:lineRule="auto"/>
        <w:jc w:val="right"/>
        <w:rPr>
          <w:rFonts w:ascii="Arial" w:hAnsi="Arial" w:cs="Arial"/>
          <w:sz w:val="20"/>
          <w:szCs w:val="20"/>
        </w:rPr>
      </w:pPr>
      <w:proofErr w:type="spellStart"/>
      <w:r w:rsidRPr="0028570F">
        <w:rPr>
          <w:rFonts w:ascii="Arial" w:hAnsi="Arial" w:cs="Arial"/>
          <w:sz w:val="20"/>
          <w:szCs w:val="20"/>
        </w:rPr>
        <w:t>Wildschwanbrook</w:t>
      </w:r>
      <w:proofErr w:type="spellEnd"/>
      <w:r w:rsidRPr="0028570F">
        <w:rPr>
          <w:rFonts w:ascii="Arial" w:hAnsi="Arial" w:cs="Arial"/>
          <w:sz w:val="20"/>
          <w:szCs w:val="20"/>
        </w:rPr>
        <w:t xml:space="preserve"> 121</w:t>
      </w:r>
    </w:p>
    <w:p w14:paraId="451AEE20" w14:textId="699D8EB4"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22145 Hamburg</w:t>
      </w:r>
    </w:p>
    <w:p w14:paraId="4B3133DD" w14:textId="77777777" w:rsidR="00847A5C" w:rsidRPr="0028570F" w:rsidRDefault="00847A5C" w:rsidP="00847A5C">
      <w:pPr>
        <w:spacing w:after="0"/>
        <w:jc w:val="right"/>
        <w:rPr>
          <w:rFonts w:ascii="Arial" w:hAnsi="Arial" w:cs="Arial"/>
          <w:color w:val="000000"/>
          <w:sz w:val="20"/>
          <w:szCs w:val="20"/>
        </w:rPr>
      </w:pPr>
      <w:r w:rsidRPr="0028570F">
        <w:rPr>
          <w:rFonts w:ascii="Arial" w:hAnsi="Arial" w:cs="Arial"/>
          <w:color w:val="000000"/>
          <w:sz w:val="20"/>
          <w:szCs w:val="20"/>
        </w:rPr>
        <w:t>oliver.lazim@outlook.com</w:t>
      </w:r>
    </w:p>
    <w:p w14:paraId="6FCA20F0" w14:textId="2F048137" w:rsidR="003C06A0" w:rsidRDefault="006D2592" w:rsidP="002879F7">
      <w:pPr>
        <w:spacing w:after="0"/>
        <w:jc w:val="right"/>
        <w:rPr>
          <w:rFonts w:ascii="Arial" w:hAnsi="Arial" w:cs="Arial"/>
          <w:color w:val="000000"/>
          <w:sz w:val="20"/>
          <w:szCs w:val="20"/>
        </w:rPr>
      </w:pPr>
      <w:r w:rsidRPr="0001132F">
        <w:rPr>
          <w:rFonts w:ascii="Arial" w:hAnsi="Arial" w:cs="Arial"/>
          <w:color w:val="000000"/>
          <w:sz w:val="20"/>
          <w:szCs w:val="20"/>
        </w:rPr>
        <w:t>+</w:t>
      </w:r>
      <w:r w:rsidR="00857C6F" w:rsidRPr="0001132F">
        <w:rPr>
          <w:rFonts w:ascii="Arial" w:hAnsi="Arial" w:cs="Arial"/>
          <w:color w:val="000000"/>
          <w:sz w:val="20"/>
          <w:szCs w:val="20"/>
        </w:rPr>
        <w:t xml:space="preserve">49 </w:t>
      </w:r>
      <w:r w:rsidR="00CE6446" w:rsidRPr="0001132F">
        <w:rPr>
          <w:rFonts w:ascii="Arial" w:hAnsi="Arial" w:cs="Arial"/>
          <w:color w:val="000000"/>
          <w:sz w:val="20"/>
          <w:szCs w:val="20"/>
        </w:rPr>
        <w:t>179 4253646</w:t>
      </w:r>
    </w:p>
    <w:p w14:paraId="3632579B" w14:textId="77777777" w:rsidR="003E0F7E" w:rsidRPr="0001132F" w:rsidRDefault="003E0F7E" w:rsidP="002879F7">
      <w:pPr>
        <w:spacing w:after="0"/>
        <w:jc w:val="right"/>
        <w:rPr>
          <w:rFonts w:ascii="Arial" w:hAnsi="Arial" w:cs="Arial"/>
          <w:color w:val="000000"/>
          <w:sz w:val="20"/>
          <w:szCs w:val="20"/>
        </w:rPr>
      </w:pPr>
    </w:p>
    <w:p w14:paraId="71AF0B83" w14:textId="66DACAE4" w:rsidR="00430FEC" w:rsidRDefault="004B7242" w:rsidP="002879F7">
      <w:pPr>
        <w:spacing w:after="0"/>
        <w:rPr>
          <w:rFonts w:ascii="Arial" w:hAnsi="Arial" w:cs="Arial"/>
          <w:sz w:val="20"/>
          <w:szCs w:val="20"/>
        </w:rPr>
      </w:pPr>
      <w:r>
        <w:rPr>
          <w:rFonts w:ascii="Arial" w:hAnsi="Arial" w:cs="Arial"/>
          <w:sz w:val="20"/>
          <w:szCs w:val="20"/>
        </w:rPr>
        <w:t>V</w:t>
      </w:r>
      <w:r w:rsidR="00430FEC">
        <w:rPr>
          <w:rFonts w:ascii="Arial" w:hAnsi="Arial" w:cs="Arial"/>
          <w:sz w:val="20"/>
          <w:szCs w:val="20"/>
        </w:rPr>
        <w:t>M Value Management GmbH</w:t>
      </w:r>
    </w:p>
    <w:p w14:paraId="25E25AAB" w14:textId="474E271A" w:rsidR="004B7242" w:rsidRDefault="00430FEC" w:rsidP="002879F7">
      <w:pPr>
        <w:spacing w:after="0"/>
        <w:rPr>
          <w:rFonts w:ascii="Arial" w:hAnsi="Arial" w:cs="Arial"/>
          <w:sz w:val="20"/>
          <w:szCs w:val="20"/>
        </w:rPr>
      </w:pPr>
      <w:r>
        <w:rPr>
          <w:rFonts w:ascii="Arial" w:hAnsi="Arial" w:cs="Arial"/>
          <w:sz w:val="20"/>
          <w:szCs w:val="20"/>
        </w:rPr>
        <w:t>Bockenheimer Landstraße 2-4</w:t>
      </w:r>
    </w:p>
    <w:p w14:paraId="0DA409B0" w14:textId="6E7DFE49" w:rsidR="003E0F7E" w:rsidDel="00F76E39" w:rsidRDefault="00430FEC" w:rsidP="002879F7">
      <w:pPr>
        <w:spacing w:after="0"/>
        <w:rPr>
          <w:del w:id="0" w:author="David Döbele" w:date="2026-05-18T12:10:00Z" w16du:dateUtc="2026-05-18T10:10:00Z"/>
          <w:rFonts w:ascii="Arial" w:hAnsi="Arial" w:cs="Arial"/>
          <w:sz w:val="20"/>
          <w:szCs w:val="20"/>
        </w:rPr>
      </w:pPr>
      <w:r>
        <w:rPr>
          <w:rFonts w:ascii="Arial" w:hAnsi="Arial" w:cs="Arial"/>
          <w:sz w:val="20"/>
          <w:szCs w:val="20"/>
        </w:rPr>
        <w:t>60306 Frankfurt am Main</w:t>
      </w:r>
    </w:p>
    <w:p w14:paraId="3CE2FC90" w14:textId="77777777" w:rsidR="00EE5C80" w:rsidRDefault="00EE5C80" w:rsidP="002879F7">
      <w:pPr>
        <w:spacing w:after="0"/>
        <w:rPr>
          <w:rFonts w:ascii="Arial" w:hAnsi="Arial" w:cs="Arial"/>
          <w:sz w:val="20"/>
          <w:szCs w:val="20"/>
        </w:rPr>
      </w:pPr>
    </w:p>
    <w:p w14:paraId="155B6E2E" w14:textId="449F6295" w:rsidR="006A7895" w:rsidRPr="000D68AD" w:rsidRDefault="00D52196" w:rsidP="00917D07">
      <w:pPr>
        <w:spacing w:after="0"/>
        <w:jc w:val="right"/>
        <w:rPr>
          <w:rFonts w:ascii="Arial" w:hAnsi="Arial" w:cs="Arial"/>
          <w:sz w:val="20"/>
          <w:szCs w:val="20"/>
        </w:rPr>
      </w:pPr>
      <w:r w:rsidRPr="000D68AD">
        <w:rPr>
          <w:rFonts w:ascii="Arial" w:hAnsi="Arial" w:cs="Arial"/>
          <w:sz w:val="20"/>
          <w:szCs w:val="20"/>
        </w:rPr>
        <w:t>Hamburg</w:t>
      </w:r>
      <w:r w:rsidR="002D594E" w:rsidRPr="000D68AD">
        <w:rPr>
          <w:rFonts w:ascii="Arial" w:hAnsi="Arial" w:cs="Arial"/>
          <w:sz w:val="20"/>
          <w:szCs w:val="20"/>
        </w:rPr>
        <w:t xml:space="preserve">, </w:t>
      </w:r>
      <w:r w:rsidR="002B1AB3">
        <w:rPr>
          <w:rFonts w:ascii="Arial" w:hAnsi="Arial" w:cs="Arial"/>
          <w:sz w:val="20"/>
          <w:szCs w:val="20"/>
        </w:rPr>
        <w:t>22.01.2026</w:t>
      </w:r>
    </w:p>
    <w:p w14:paraId="0731715D" w14:textId="77777777" w:rsidR="001E0088" w:rsidRPr="000D68AD" w:rsidRDefault="001E0088" w:rsidP="001E0088">
      <w:pPr>
        <w:spacing w:after="0"/>
        <w:jc w:val="right"/>
        <w:rPr>
          <w:rFonts w:ascii="Arial" w:hAnsi="Arial" w:cs="Arial"/>
          <w:sz w:val="21"/>
          <w:szCs w:val="21"/>
        </w:rPr>
      </w:pPr>
    </w:p>
    <w:p w14:paraId="5AA74F76" w14:textId="76E742C6" w:rsidR="00552EB4" w:rsidRPr="001C56B7" w:rsidRDefault="0099776A" w:rsidP="00590834">
      <w:pPr>
        <w:spacing w:after="0"/>
        <w:rPr>
          <w:rFonts w:ascii="Arial" w:hAnsi="Arial" w:cs="Arial"/>
          <w:b/>
        </w:rPr>
      </w:pPr>
      <w:r w:rsidRPr="001C56B7">
        <w:rPr>
          <w:rFonts w:ascii="Arial" w:hAnsi="Arial" w:cs="Arial"/>
          <w:b/>
        </w:rPr>
        <w:t xml:space="preserve">Bewerbung </w:t>
      </w:r>
      <w:r w:rsidR="00F871CC" w:rsidRPr="001C56B7">
        <w:rPr>
          <w:rFonts w:ascii="Arial" w:hAnsi="Arial" w:cs="Arial"/>
          <w:b/>
        </w:rPr>
        <w:t xml:space="preserve">um ein Praktikum </w:t>
      </w:r>
      <w:r w:rsidRPr="001C56B7">
        <w:rPr>
          <w:rFonts w:ascii="Arial" w:hAnsi="Arial" w:cs="Arial"/>
          <w:b/>
        </w:rPr>
        <w:t>im</w:t>
      </w:r>
      <w:r w:rsidR="00F815E1">
        <w:rPr>
          <w:rFonts w:ascii="Arial" w:hAnsi="Arial" w:cs="Arial"/>
          <w:b/>
        </w:rPr>
        <w:t xml:space="preserve"> </w:t>
      </w:r>
      <w:r w:rsidR="00F36768">
        <w:rPr>
          <w:rFonts w:ascii="Arial" w:hAnsi="Arial" w:cs="Arial"/>
          <w:b/>
        </w:rPr>
        <w:t xml:space="preserve">M&amp;A </w:t>
      </w:r>
      <w:r w:rsidR="00BF246A" w:rsidRPr="001C56B7">
        <w:rPr>
          <w:rFonts w:ascii="Arial" w:hAnsi="Arial" w:cs="Arial"/>
          <w:b/>
        </w:rPr>
        <w:t xml:space="preserve">vom </w:t>
      </w:r>
      <w:r w:rsidR="00474078">
        <w:rPr>
          <w:rFonts w:ascii="Arial" w:hAnsi="Arial" w:cs="Arial"/>
          <w:b/>
        </w:rPr>
        <w:t>17</w:t>
      </w:r>
      <w:r w:rsidR="00BF246A" w:rsidRPr="001C56B7">
        <w:rPr>
          <w:rFonts w:ascii="Arial" w:hAnsi="Arial" w:cs="Arial"/>
          <w:b/>
        </w:rPr>
        <w:t>.0</w:t>
      </w:r>
      <w:r w:rsidR="00474078">
        <w:rPr>
          <w:rFonts w:ascii="Arial" w:hAnsi="Arial" w:cs="Arial"/>
          <w:b/>
        </w:rPr>
        <w:t>7</w:t>
      </w:r>
      <w:r w:rsidR="00BF246A" w:rsidRPr="001C56B7">
        <w:rPr>
          <w:rFonts w:ascii="Arial" w:hAnsi="Arial" w:cs="Arial"/>
          <w:b/>
        </w:rPr>
        <w:t>.202</w:t>
      </w:r>
      <w:r w:rsidR="00474078">
        <w:rPr>
          <w:rFonts w:ascii="Arial" w:hAnsi="Arial" w:cs="Arial"/>
          <w:b/>
        </w:rPr>
        <w:t>8</w:t>
      </w:r>
      <w:r w:rsidR="00BF246A" w:rsidRPr="001C56B7">
        <w:rPr>
          <w:rFonts w:ascii="Arial" w:hAnsi="Arial" w:cs="Arial"/>
          <w:b/>
        </w:rPr>
        <w:t xml:space="preserve"> </w:t>
      </w:r>
      <w:r w:rsidR="00F31756" w:rsidRPr="001C56B7">
        <w:rPr>
          <w:rFonts w:ascii="Arial" w:hAnsi="Arial" w:cs="Arial"/>
          <w:b/>
        </w:rPr>
        <w:t>bis zum</w:t>
      </w:r>
      <w:r w:rsidR="00BF246A" w:rsidRPr="001C56B7">
        <w:rPr>
          <w:rFonts w:ascii="Arial" w:hAnsi="Arial" w:cs="Arial"/>
          <w:b/>
        </w:rPr>
        <w:t xml:space="preserve"> </w:t>
      </w:r>
      <w:r w:rsidR="00474078">
        <w:rPr>
          <w:rFonts w:ascii="Arial" w:hAnsi="Arial" w:cs="Arial"/>
          <w:b/>
        </w:rPr>
        <w:t>08</w:t>
      </w:r>
      <w:r w:rsidR="00BF246A" w:rsidRPr="001C56B7">
        <w:rPr>
          <w:rFonts w:ascii="Arial" w:hAnsi="Arial" w:cs="Arial"/>
          <w:b/>
        </w:rPr>
        <w:t>.</w:t>
      </w:r>
      <w:r w:rsidR="00474078">
        <w:rPr>
          <w:rFonts w:ascii="Arial" w:hAnsi="Arial" w:cs="Arial"/>
          <w:b/>
        </w:rPr>
        <w:t>10</w:t>
      </w:r>
      <w:r w:rsidR="00BF246A" w:rsidRPr="001C56B7">
        <w:rPr>
          <w:rFonts w:ascii="Arial" w:hAnsi="Arial" w:cs="Arial"/>
          <w:b/>
        </w:rPr>
        <w:t>.202</w:t>
      </w:r>
      <w:r w:rsidR="00474078">
        <w:rPr>
          <w:rFonts w:ascii="Arial" w:hAnsi="Arial" w:cs="Arial"/>
          <w:b/>
        </w:rPr>
        <w:t>8</w:t>
      </w:r>
    </w:p>
    <w:p w14:paraId="3A5BDDA8" w14:textId="77777777" w:rsidR="004A615C" w:rsidRPr="001C56B7" w:rsidRDefault="004A615C" w:rsidP="000A5AB8">
      <w:pPr>
        <w:spacing w:after="0"/>
        <w:rPr>
          <w:rFonts w:ascii="Arial" w:hAnsi="Arial" w:cs="Arial"/>
          <w:b/>
          <w:sz w:val="21"/>
          <w:szCs w:val="21"/>
        </w:rPr>
      </w:pPr>
    </w:p>
    <w:p w14:paraId="0A3E8691" w14:textId="7B95635A"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Sehr geehrte</w:t>
      </w:r>
      <w:r w:rsidR="00EA21A9">
        <w:rPr>
          <w:rFonts w:ascii="Arial" w:hAnsi="Arial" w:cs="Arial"/>
          <w:sz w:val="20"/>
          <w:szCs w:val="20"/>
        </w:rPr>
        <w:t xml:space="preserve"> Damen und Herren,</w:t>
      </w:r>
    </w:p>
    <w:p w14:paraId="1BBD2392" w14:textId="77777777" w:rsidR="005D085B" w:rsidRPr="006C5B9E" w:rsidRDefault="005D085B" w:rsidP="005D085B">
      <w:pPr>
        <w:spacing w:after="0"/>
        <w:jc w:val="both"/>
        <w:rPr>
          <w:rFonts w:ascii="Arial" w:hAnsi="Arial" w:cs="Arial"/>
          <w:sz w:val="20"/>
          <w:szCs w:val="20"/>
        </w:rPr>
      </w:pPr>
    </w:p>
    <w:p w14:paraId="751ECAC2" w14:textId="5AC546C7" w:rsidR="001C49D4" w:rsidRPr="001C49D4" w:rsidRDefault="001C49D4" w:rsidP="001C49D4">
      <w:pPr>
        <w:spacing w:after="0"/>
        <w:jc w:val="both"/>
        <w:rPr>
          <w:rFonts w:ascii="Arial" w:hAnsi="Arial" w:cs="Arial"/>
          <w:sz w:val="20"/>
          <w:szCs w:val="20"/>
        </w:rPr>
      </w:pPr>
      <w:r w:rsidRPr="001C49D4">
        <w:rPr>
          <w:rFonts w:ascii="Arial" w:hAnsi="Arial" w:cs="Arial"/>
          <w:sz w:val="20"/>
          <w:szCs w:val="20"/>
        </w:rPr>
        <w:t xml:space="preserve">durch meine Auseinandersetzung </w:t>
      </w:r>
      <w:del w:id="1" w:author="David Döbele" w:date="2026-05-18T12:09:00Z" w16du:dateUtc="2026-05-18T10:09:00Z">
        <w:r w:rsidRPr="001C49D4" w:rsidDel="00E375D2">
          <w:rPr>
            <w:rFonts w:ascii="Arial" w:hAnsi="Arial" w:cs="Arial"/>
            <w:sz w:val="20"/>
            <w:szCs w:val="20"/>
          </w:rPr>
          <w:delText xml:space="preserve">im </w:delText>
        </w:r>
      </w:del>
      <w:ins w:id="2" w:author="David Döbele" w:date="2026-05-18T12:09:00Z" w16du:dateUtc="2026-05-18T10:09:00Z">
        <w:r w:rsidR="00E375D2">
          <w:rPr>
            <w:rFonts w:ascii="Arial" w:hAnsi="Arial" w:cs="Arial"/>
            <w:sz w:val="20"/>
            <w:szCs w:val="20"/>
          </w:rPr>
          <w:t>mit</w:t>
        </w:r>
        <w:r w:rsidR="00E375D2" w:rsidRPr="001C49D4">
          <w:rPr>
            <w:rFonts w:ascii="Arial" w:hAnsi="Arial" w:cs="Arial"/>
            <w:sz w:val="20"/>
            <w:szCs w:val="20"/>
          </w:rPr>
          <w:t xml:space="preserve"> </w:t>
        </w:r>
      </w:ins>
      <w:r w:rsidR="003E56C3">
        <w:rPr>
          <w:rFonts w:ascii="Arial" w:hAnsi="Arial" w:cs="Arial"/>
          <w:sz w:val="20"/>
          <w:szCs w:val="20"/>
        </w:rPr>
        <w:t>Investmentbanking</w:t>
      </w:r>
      <w:ins w:id="3" w:author="David Döbele" w:date="2026-05-18T12:09:00Z" w16du:dateUtc="2026-05-18T10:09:00Z">
        <w:r w:rsidR="00E375D2">
          <w:rPr>
            <w:rFonts w:ascii="Arial" w:hAnsi="Arial" w:cs="Arial"/>
            <w:sz w:val="20"/>
            <w:szCs w:val="20"/>
          </w:rPr>
          <w:t xml:space="preserve"> im Rahmen von Praktika und Online-Schulungen</w:t>
        </w:r>
      </w:ins>
      <w:r w:rsidRPr="001C49D4">
        <w:rPr>
          <w:rFonts w:ascii="Arial" w:hAnsi="Arial" w:cs="Arial"/>
          <w:sz w:val="20"/>
          <w:szCs w:val="20"/>
        </w:rPr>
        <w:t xml:space="preserve"> habe ich früh gelernt, Entwicklungen kritisch zu hinterfragen und fundiert zu analysieren.</w:t>
      </w:r>
      <w:r w:rsidR="003E56C3">
        <w:rPr>
          <w:rFonts w:ascii="Arial" w:hAnsi="Arial" w:cs="Arial"/>
          <w:sz w:val="20"/>
          <w:szCs w:val="20"/>
        </w:rPr>
        <w:t xml:space="preserve"> </w:t>
      </w:r>
      <w:r w:rsidR="001E2E0C">
        <w:rPr>
          <w:rFonts w:ascii="Arial" w:hAnsi="Arial" w:cs="Arial"/>
          <w:sz w:val="20"/>
          <w:szCs w:val="20"/>
        </w:rPr>
        <w:t>Ich konnte</w:t>
      </w:r>
      <w:r w:rsidR="003E56C3">
        <w:rPr>
          <w:rFonts w:ascii="Arial" w:hAnsi="Arial" w:cs="Arial"/>
          <w:sz w:val="20"/>
          <w:szCs w:val="20"/>
        </w:rPr>
        <w:t xml:space="preserve"> </w:t>
      </w:r>
      <w:r w:rsidRPr="001C49D4">
        <w:rPr>
          <w:rFonts w:ascii="Arial" w:hAnsi="Arial" w:cs="Arial"/>
          <w:sz w:val="20"/>
          <w:szCs w:val="20"/>
        </w:rPr>
        <w:t xml:space="preserve">ein </w:t>
      </w:r>
      <w:del w:id="4" w:author="David Döbele" w:date="2026-05-18T12:10:00Z" w16du:dateUtc="2026-05-18T10:10:00Z">
        <w:r w:rsidRPr="001C49D4" w:rsidDel="00E375D2">
          <w:rPr>
            <w:rFonts w:ascii="Arial" w:hAnsi="Arial" w:cs="Arial"/>
            <w:sz w:val="20"/>
            <w:szCs w:val="20"/>
          </w:rPr>
          <w:delText xml:space="preserve">solides </w:delText>
        </w:r>
      </w:del>
      <w:ins w:id="5" w:author="David Döbele" w:date="2026-05-18T12:10:00Z" w16du:dateUtc="2026-05-18T10:10:00Z">
        <w:r w:rsidR="00E375D2">
          <w:rPr>
            <w:rFonts w:ascii="Arial" w:hAnsi="Arial" w:cs="Arial"/>
            <w:sz w:val="20"/>
            <w:szCs w:val="20"/>
          </w:rPr>
          <w:t>gutes</w:t>
        </w:r>
        <w:r w:rsidR="00E375D2" w:rsidRPr="001C49D4">
          <w:rPr>
            <w:rFonts w:ascii="Arial" w:hAnsi="Arial" w:cs="Arial"/>
            <w:sz w:val="20"/>
            <w:szCs w:val="20"/>
          </w:rPr>
          <w:t xml:space="preserve"> </w:t>
        </w:r>
      </w:ins>
      <w:r w:rsidRPr="001C49D4">
        <w:rPr>
          <w:rFonts w:ascii="Arial" w:hAnsi="Arial" w:cs="Arial"/>
          <w:sz w:val="20"/>
          <w:szCs w:val="20"/>
        </w:rPr>
        <w:t>Verständnis</w:t>
      </w:r>
      <w:r w:rsidR="003E56C3">
        <w:rPr>
          <w:rFonts w:ascii="Arial" w:hAnsi="Arial" w:cs="Arial"/>
          <w:sz w:val="20"/>
          <w:szCs w:val="20"/>
        </w:rPr>
        <w:t xml:space="preserve"> für alle relevanten Schritte einer M&amp;A-Transaktion vertiefen und gleichzeitig ein Gespür dafür entwickeln, </w:t>
      </w:r>
      <w:r w:rsidR="004204D6">
        <w:rPr>
          <w:rFonts w:ascii="Arial" w:hAnsi="Arial" w:cs="Arial"/>
          <w:sz w:val="20"/>
          <w:szCs w:val="20"/>
        </w:rPr>
        <w:t xml:space="preserve">welche Werttreiber es </w:t>
      </w:r>
      <w:r w:rsidR="001E2E0C">
        <w:rPr>
          <w:rFonts w:ascii="Arial" w:hAnsi="Arial" w:cs="Arial"/>
          <w:sz w:val="20"/>
          <w:szCs w:val="20"/>
        </w:rPr>
        <w:t xml:space="preserve">aus finanzieller Sicht </w:t>
      </w:r>
      <w:r w:rsidR="004204D6">
        <w:rPr>
          <w:rFonts w:ascii="Arial" w:hAnsi="Arial" w:cs="Arial"/>
          <w:sz w:val="20"/>
          <w:szCs w:val="20"/>
        </w:rPr>
        <w:t>für Unternehmen gibt</w:t>
      </w:r>
      <w:r w:rsidR="001E2E0C">
        <w:rPr>
          <w:rFonts w:ascii="Arial" w:hAnsi="Arial" w:cs="Arial"/>
          <w:sz w:val="20"/>
          <w:szCs w:val="20"/>
        </w:rPr>
        <w:t xml:space="preserve">. </w:t>
      </w:r>
      <w:r w:rsidR="004204D6">
        <w:rPr>
          <w:rFonts w:ascii="Arial" w:hAnsi="Arial" w:cs="Arial"/>
          <w:sz w:val="20"/>
          <w:szCs w:val="20"/>
        </w:rPr>
        <w:t xml:space="preserve">Deshalb habe ich mich dazu entschlossen, eine Karriere in der Finanzbranche anzustreben - um Unternehmen tiefgehend zu verstehen. Dafür habe ich im Herbst </w:t>
      </w:r>
      <w:r w:rsidR="00C9774B">
        <w:rPr>
          <w:rFonts w:ascii="Arial" w:hAnsi="Arial" w:cs="Arial"/>
          <w:sz w:val="20"/>
          <w:szCs w:val="20"/>
        </w:rPr>
        <w:t xml:space="preserve">2027 </w:t>
      </w:r>
      <w:r w:rsidR="004204D6">
        <w:rPr>
          <w:rFonts w:ascii="Arial" w:hAnsi="Arial" w:cs="Arial"/>
          <w:sz w:val="20"/>
          <w:szCs w:val="20"/>
        </w:rPr>
        <w:t>angefangen, Wirtschaft an der Universität St.</w:t>
      </w:r>
      <w:r w:rsidR="006433C1">
        <w:rPr>
          <w:rFonts w:ascii="Arial" w:hAnsi="Arial" w:cs="Arial"/>
          <w:sz w:val="20"/>
          <w:szCs w:val="20"/>
        </w:rPr>
        <w:t xml:space="preserve"> </w:t>
      </w:r>
      <w:r w:rsidR="004204D6">
        <w:rPr>
          <w:rFonts w:ascii="Arial" w:hAnsi="Arial" w:cs="Arial"/>
          <w:sz w:val="20"/>
          <w:szCs w:val="20"/>
        </w:rPr>
        <w:t xml:space="preserve">Gallen (HSG) zu studieren, wo ich </w:t>
      </w:r>
      <w:r w:rsidR="006433C1">
        <w:rPr>
          <w:rFonts w:ascii="Arial" w:hAnsi="Arial" w:cs="Arial"/>
          <w:sz w:val="20"/>
          <w:szCs w:val="20"/>
        </w:rPr>
        <w:t xml:space="preserve">mich, parallel dazu, </w:t>
      </w:r>
      <w:r w:rsidR="004204D6">
        <w:rPr>
          <w:rFonts w:ascii="Arial" w:hAnsi="Arial" w:cs="Arial"/>
          <w:sz w:val="20"/>
          <w:szCs w:val="20"/>
        </w:rPr>
        <w:t xml:space="preserve">auch </w:t>
      </w:r>
      <w:r w:rsidR="006433C1">
        <w:rPr>
          <w:rFonts w:ascii="Arial" w:hAnsi="Arial" w:cs="Arial"/>
          <w:sz w:val="20"/>
          <w:szCs w:val="20"/>
        </w:rPr>
        <w:t xml:space="preserve">als Werkstudent einbringe. </w:t>
      </w:r>
      <w:r w:rsidR="004204D6">
        <w:rPr>
          <w:rFonts w:ascii="Arial" w:hAnsi="Arial" w:cs="Arial"/>
          <w:sz w:val="20"/>
          <w:szCs w:val="20"/>
        </w:rPr>
        <w:t>Neben meinem Verständnis zu Corporate Finance bringe ich aber auch eine ausgeprägte „</w:t>
      </w:r>
      <w:proofErr w:type="spellStart"/>
      <w:r w:rsidR="004204D6">
        <w:rPr>
          <w:rFonts w:ascii="Arial" w:hAnsi="Arial" w:cs="Arial"/>
          <w:sz w:val="20"/>
          <w:szCs w:val="20"/>
        </w:rPr>
        <w:t>hands</w:t>
      </w:r>
      <w:proofErr w:type="spellEnd"/>
      <w:r w:rsidR="004204D6">
        <w:rPr>
          <w:rFonts w:ascii="Arial" w:hAnsi="Arial" w:cs="Arial"/>
          <w:sz w:val="20"/>
          <w:szCs w:val="20"/>
        </w:rPr>
        <w:t>-on“-Mentalität mit. Als einer der wenigen Studierenden in St.</w:t>
      </w:r>
      <w:r w:rsidR="006433C1">
        <w:rPr>
          <w:rFonts w:ascii="Arial" w:hAnsi="Arial" w:cs="Arial"/>
          <w:sz w:val="20"/>
          <w:szCs w:val="20"/>
        </w:rPr>
        <w:t xml:space="preserve"> </w:t>
      </w:r>
      <w:r w:rsidR="004204D6">
        <w:rPr>
          <w:rFonts w:ascii="Arial" w:hAnsi="Arial" w:cs="Arial"/>
          <w:sz w:val="20"/>
          <w:szCs w:val="20"/>
        </w:rPr>
        <w:t>Gallen finanziere ich mir mein Studium komplett selbst – hierfür habe ich zwischen Abitur und Studium in verschiedenen Unternehmen gejobbt und genug Geld zur Seite legen können, um mich voll auf das Studium fokussieren zu können</w:t>
      </w:r>
      <w:r w:rsidR="006433C1">
        <w:rPr>
          <w:rFonts w:ascii="Arial" w:hAnsi="Arial" w:cs="Arial"/>
          <w:sz w:val="20"/>
          <w:szCs w:val="20"/>
        </w:rPr>
        <w:t xml:space="preserve">. </w:t>
      </w:r>
      <w:ins w:id="6" w:author="David Döbele" w:date="2026-05-18T12:10:00Z" w16du:dateUtc="2026-05-18T10:10:00Z">
        <w:r w:rsidR="003B6272">
          <w:rPr>
            <w:rFonts w:ascii="Arial" w:hAnsi="Arial" w:cs="Arial"/>
            <w:sz w:val="20"/>
            <w:szCs w:val="20"/>
          </w:rPr>
          <w:t xml:space="preserve">Genau dafür </w:t>
        </w:r>
      </w:ins>
      <w:del w:id="7" w:author="David Döbele" w:date="2026-05-18T12:10:00Z" w16du:dateUtc="2026-05-18T10:10:00Z">
        <w:r w:rsidR="002D3374" w:rsidDel="003B6272">
          <w:rPr>
            <w:rFonts w:ascii="Arial" w:hAnsi="Arial" w:cs="Arial"/>
            <w:sz w:val="20"/>
            <w:szCs w:val="20"/>
          </w:rPr>
          <w:delText xml:space="preserve">Und hierfür </w:delText>
        </w:r>
      </w:del>
      <w:r w:rsidR="002D3374">
        <w:rPr>
          <w:rFonts w:ascii="Arial" w:hAnsi="Arial" w:cs="Arial"/>
          <w:sz w:val="20"/>
          <w:szCs w:val="20"/>
        </w:rPr>
        <w:t xml:space="preserve">bietet mir das Praktikum nach meinem 2. Semester an der HSG im Juli 2028 die ideale Möglichkeit, </w:t>
      </w:r>
      <w:r w:rsidR="002D3374" w:rsidRPr="001C49D4">
        <w:rPr>
          <w:rFonts w:ascii="Arial" w:hAnsi="Arial" w:cs="Arial"/>
          <w:sz w:val="20"/>
          <w:szCs w:val="20"/>
        </w:rPr>
        <w:t xml:space="preserve">mein </w:t>
      </w:r>
      <w:r w:rsidR="00074FDE">
        <w:rPr>
          <w:rFonts w:ascii="Arial" w:hAnsi="Arial" w:cs="Arial"/>
          <w:sz w:val="20"/>
          <w:szCs w:val="20"/>
        </w:rPr>
        <w:t>vorhandenes Verständnis am Transaktionsprozess</w:t>
      </w:r>
      <w:r w:rsidR="00C9774B">
        <w:rPr>
          <w:rFonts w:ascii="Arial" w:hAnsi="Arial" w:cs="Arial"/>
          <w:sz w:val="20"/>
          <w:szCs w:val="20"/>
        </w:rPr>
        <w:t xml:space="preserve"> </w:t>
      </w:r>
      <w:r w:rsidR="002D3374" w:rsidRPr="001C49D4">
        <w:rPr>
          <w:rFonts w:ascii="Arial" w:hAnsi="Arial" w:cs="Arial"/>
          <w:sz w:val="20"/>
          <w:szCs w:val="20"/>
        </w:rPr>
        <w:t>systematisch zu erweitern.</w:t>
      </w:r>
    </w:p>
    <w:p w14:paraId="246C65AC" w14:textId="77777777" w:rsidR="005D085B" w:rsidRPr="006C5B9E" w:rsidRDefault="005D085B" w:rsidP="005D085B">
      <w:pPr>
        <w:spacing w:after="0"/>
        <w:jc w:val="both"/>
        <w:rPr>
          <w:rFonts w:ascii="Arial" w:hAnsi="Arial" w:cs="Arial"/>
          <w:sz w:val="20"/>
          <w:szCs w:val="20"/>
        </w:rPr>
      </w:pPr>
    </w:p>
    <w:p w14:paraId="55EA40BD" w14:textId="52BF5780" w:rsidR="00EE5C80" w:rsidRPr="006C5B9E" w:rsidRDefault="005D085B" w:rsidP="005D085B">
      <w:pPr>
        <w:spacing w:after="0"/>
        <w:jc w:val="both"/>
        <w:rPr>
          <w:rFonts w:ascii="Arial" w:hAnsi="Arial" w:cs="Arial"/>
          <w:sz w:val="20"/>
          <w:szCs w:val="20"/>
        </w:rPr>
      </w:pPr>
      <w:r w:rsidRPr="006C5B9E">
        <w:rPr>
          <w:rFonts w:ascii="Arial" w:hAnsi="Arial" w:cs="Arial"/>
          <w:sz w:val="20"/>
          <w:szCs w:val="20"/>
        </w:rPr>
        <w:t xml:space="preserve">Was mich am </w:t>
      </w:r>
      <w:r w:rsidR="00F36768">
        <w:rPr>
          <w:rFonts w:ascii="Arial" w:hAnsi="Arial" w:cs="Arial"/>
          <w:sz w:val="20"/>
          <w:szCs w:val="20"/>
        </w:rPr>
        <w:t xml:space="preserve">M&amp;A </w:t>
      </w:r>
      <w:r w:rsidRPr="006C5B9E">
        <w:rPr>
          <w:rFonts w:ascii="Arial" w:hAnsi="Arial" w:cs="Arial"/>
          <w:sz w:val="20"/>
          <w:szCs w:val="20"/>
        </w:rPr>
        <w:t>aber so faszinierend begeistert</w:t>
      </w:r>
      <w:r w:rsidR="004A3E8C">
        <w:rPr>
          <w:rFonts w:ascii="Arial" w:hAnsi="Arial" w:cs="Arial"/>
          <w:sz w:val="20"/>
          <w:szCs w:val="20"/>
        </w:rPr>
        <w:t>,</w:t>
      </w:r>
      <w:r w:rsidR="00A8560A">
        <w:rPr>
          <w:rFonts w:ascii="Arial" w:hAnsi="Arial" w:cs="Arial"/>
          <w:sz w:val="20"/>
          <w:szCs w:val="20"/>
        </w:rPr>
        <w:t xml:space="preserve"> </w:t>
      </w:r>
      <w:r w:rsidR="004A3E8C">
        <w:rPr>
          <w:rFonts w:ascii="Arial" w:hAnsi="Arial" w:cs="Arial"/>
          <w:sz w:val="20"/>
          <w:szCs w:val="20"/>
        </w:rPr>
        <w:t>ist</w:t>
      </w:r>
      <w:r w:rsidR="00A8560A">
        <w:rPr>
          <w:rFonts w:ascii="Arial" w:hAnsi="Arial" w:cs="Arial"/>
          <w:sz w:val="20"/>
          <w:szCs w:val="20"/>
        </w:rPr>
        <w:t xml:space="preserve"> die Kombination aus anspruchsvollen Transaktionen</w:t>
      </w:r>
      <w:r w:rsidR="00151946">
        <w:rPr>
          <w:rFonts w:ascii="Arial" w:hAnsi="Arial" w:cs="Arial"/>
          <w:sz w:val="20"/>
          <w:szCs w:val="20"/>
        </w:rPr>
        <w:t>, strukturierten Prozessen und die Nähe zu unternehmerischen Entscheidern. Mit f</w:t>
      </w:r>
      <w:r w:rsidRPr="006C5B9E">
        <w:rPr>
          <w:rFonts w:ascii="Arial" w:hAnsi="Arial" w:cs="Arial"/>
          <w:sz w:val="20"/>
          <w:szCs w:val="20"/>
        </w:rPr>
        <w:t>undierte</w:t>
      </w:r>
      <w:r w:rsidR="00151946">
        <w:rPr>
          <w:rFonts w:ascii="Arial" w:hAnsi="Arial" w:cs="Arial"/>
          <w:sz w:val="20"/>
          <w:szCs w:val="20"/>
        </w:rPr>
        <w:t xml:space="preserve">n </w:t>
      </w:r>
      <w:r w:rsidRPr="006C5B9E">
        <w:rPr>
          <w:rFonts w:ascii="Arial" w:hAnsi="Arial" w:cs="Arial"/>
          <w:sz w:val="20"/>
          <w:szCs w:val="20"/>
        </w:rPr>
        <w:t>Bewertungen und durchdachte</w:t>
      </w:r>
      <w:r w:rsidR="00151946">
        <w:rPr>
          <w:rFonts w:ascii="Arial" w:hAnsi="Arial" w:cs="Arial"/>
          <w:sz w:val="20"/>
          <w:szCs w:val="20"/>
        </w:rPr>
        <w:t>n</w:t>
      </w:r>
      <w:r w:rsidRPr="006C5B9E">
        <w:rPr>
          <w:rFonts w:ascii="Arial" w:hAnsi="Arial" w:cs="Arial"/>
          <w:sz w:val="20"/>
          <w:szCs w:val="20"/>
        </w:rPr>
        <w:t xml:space="preserve"> Transaktionen entstehen</w:t>
      </w:r>
      <w:r w:rsidR="00151946">
        <w:rPr>
          <w:rFonts w:ascii="Arial" w:hAnsi="Arial" w:cs="Arial"/>
          <w:sz w:val="20"/>
          <w:szCs w:val="20"/>
        </w:rPr>
        <w:t xml:space="preserve"> reibungslose Prozesse für mittelständische Unternehmen, wenn keine Nachfolge</w:t>
      </w:r>
      <w:r w:rsidR="0003481A">
        <w:rPr>
          <w:rFonts w:ascii="Arial" w:hAnsi="Arial" w:cs="Arial"/>
          <w:sz w:val="20"/>
          <w:szCs w:val="20"/>
        </w:rPr>
        <w:t xml:space="preserve"> gefunden wurde. Andererseits </w:t>
      </w:r>
      <w:r w:rsidR="004A3E8C">
        <w:rPr>
          <w:rFonts w:ascii="Arial" w:hAnsi="Arial" w:cs="Arial"/>
          <w:sz w:val="20"/>
          <w:szCs w:val="20"/>
        </w:rPr>
        <w:t>wird</w:t>
      </w:r>
      <w:r w:rsidR="0003481A">
        <w:rPr>
          <w:rFonts w:ascii="Arial" w:hAnsi="Arial" w:cs="Arial"/>
          <w:sz w:val="20"/>
          <w:szCs w:val="20"/>
        </w:rPr>
        <w:t xml:space="preserve"> für etwas größere </w:t>
      </w:r>
      <w:r w:rsidR="00C94539">
        <w:rPr>
          <w:rFonts w:ascii="Arial" w:hAnsi="Arial" w:cs="Arial"/>
          <w:sz w:val="20"/>
          <w:szCs w:val="20"/>
        </w:rPr>
        <w:t>Firmen</w:t>
      </w:r>
      <w:r w:rsidR="0003481A">
        <w:rPr>
          <w:rFonts w:ascii="Arial" w:hAnsi="Arial" w:cs="Arial"/>
          <w:sz w:val="20"/>
          <w:szCs w:val="20"/>
        </w:rPr>
        <w:t xml:space="preserve"> die Möglichkeit geboten, einen strategischen Zusammenschluss zu absolvieren, was unweigerlich zu zukünftigen Skalierungen, Synergieprozessen und neuen Strategien führt. </w:t>
      </w:r>
      <w:r w:rsidRPr="006C5B9E">
        <w:rPr>
          <w:rFonts w:ascii="Arial" w:hAnsi="Arial" w:cs="Arial"/>
          <w:sz w:val="20"/>
          <w:szCs w:val="20"/>
        </w:rPr>
        <w:t xml:space="preserve">Dass man als Analyst nicht nur Zahlen aufbereitet, sondern Entscheidungen analytisch mitgestaltet, macht diesen Bereich für mich so besonders. </w:t>
      </w:r>
      <w:r w:rsidR="00151946" w:rsidRPr="001C49D4">
        <w:rPr>
          <w:rFonts w:ascii="Arial" w:hAnsi="Arial" w:cs="Arial"/>
          <w:sz w:val="20"/>
          <w:szCs w:val="20"/>
        </w:rPr>
        <w:t>Deshalb habe ich mich nun dazu entschlossen, mich im Bereich des Investmentbankings zu spezialisieren</w:t>
      </w:r>
      <w:r w:rsidRPr="006C5B9E">
        <w:rPr>
          <w:rFonts w:ascii="Arial" w:hAnsi="Arial" w:cs="Arial"/>
          <w:sz w:val="20"/>
          <w:szCs w:val="20"/>
        </w:rPr>
        <w:t xml:space="preserve"> </w:t>
      </w:r>
      <w:r w:rsidR="0003481A" w:rsidRPr="006C5B9E">
        <w:rPr>
          <w:rFonts w:ascii="Arial" w:hAnsi="Arial" w:cs="Arial"/>
          <w:sz w:val="20"/>
          <w:szCs w:val="20"/>
        </w:rPr>
        <w:t xml:space="preserve">– </w:t>
      </w:r>
      <w:r w:rsidRPr="006C5B9E">
        <w:rPr>
          <w:rFonts w:ascii="Arial" w:hAnsi="Arial" w:cs="Arial"/>
          <w:sz w:val="20"/>
          <w:szCs w:val="20"/>
        </w:rPr>
        <w:t>mein angestrebtes Ziel</w:t>
      </w:r>
      <w:r w:rsidR="00EE5C80">
        <w:rPr>
          <w:rFonts w:ascii="Arial" w:hAnsi="Arial" w:cs="Arial"/>
          <w:sz w:val="20"/>
          <w:szCs w:val="20"/>
        </w:rPr>
        <w:t xml:space="preserve"> für die nächsten Jahre.</w:t>
      </w:r>
      <w:r w:rsidR="002D3374">
        <w:rPr>
          <w:rFonts w:ascii="Arial" w:hAnsi="Arial" w:cs="Arial"/>
          <w:sz w:val="20"/>
          <w:szCs w:val="20"/>
        </w:rPr>
        <w:t xml:space="preserve"> </w:t>
      </w:r>
    </w:p>
    <w:p w14:paraId="2C9F4512" w14:textId="77777777" w:rsidR="005D085B" w:rsidRPr="006C5B9E" w:rsidRDefault="005D085B" w:rsidP="005D085B">
      <w:pPr>
        <w:spacing w:after="0"/>
        <w:jc w:val="both"/>
        <w:rPr>
          <w:rFonts w:ascii="Arial" w:hAnsi="Arial" w:cs="Arial"/>
          <w:sz w:val="20"/>
          <w:szCs w:val="20"/>
        </w:rPr>
      </w:pPr>
    </w:p>
    <w:p w14:paraId="58790AC5" w14:textId="5647D0B9" w:rsidR="00D82C65" w:rsidRPr="00D82C65" w:rsidRDefault="00D82C65" w:rsidP="00D82C65">
      <w:pPr>
        <w:spacing w:after="0"/>
        <w:jc w:val="both"/>
        <w:rPr>
          <w:rFonts w:ascii="Arial" w:hAnsi="Arial" w:cs="Arial"/>
          <w:sz w:val="20"/>
          <w:szCs w:val="20"/>
        </w:rPr>
      </w:pPr>
      <w:r w:rsidRPr="00D82C65">
        <w:rPr>
          <w:rFonts w:ascii="Arial" w:hAnsi="Arial" w:cs="Arial"/>
          <w:sz w:val="20"/>
          <w:szCs w:val="20"/>
        </w:rPr>
        <w:t xml:space="preserve">Value Management scheint mir hierfür hervorragend geeignet zu sein, da Sie einen starken Fokus auf Industrie und Handel legen – zwei Bereiche, die von realwirtschaftlicher Relevanz, strategischer Tiefe und langfristigem Wertschöpfungspotenzial geprägt sind. Genau ein solches Umfeld spricht mich besonders an, weil ich mich in klar </w:t>
      </w:r>
      <w:r w:rsidR="00C9774B" w:rsidRPr="00D82C65">
        <w:rPr>
          <w:rFonts w:ascii="Arial" w:hAnsi="Arial" w:cs="Arial"/>
          <w:sz w:val="20"/>
          <w:szCs w:val="20"/>
        </w:rPr>
        <w:t>strukturierte</w:t>
      </w:r>
      <w:r w:rsidRPr="00D82C65">
        <w:rPr>
          <w:rFonts w:ascii="Arial" w:hAnsi="Arial" w:cs="Arial"/>
          <w:sz w:val="20"/>
          <w:szCs w:val="20"/>
        </w:rPr>
        <w:t>, professionellen Branchen wohlfühle und dort meine Fähigkeiten gezielt weiterentwickeln möchte</w:t>
      </w:r>
      <w:r w:rsidR="001262E0">
        <w:rPr>
          <w:rFonts w:ascii="Arial" w:hAnsi="Arial" w:cs="Arial"/>
          <w:sz w:val="20"/>
          <w:szCs w:val="20"/>
        </w:rPr>
        <w:t xml:space="preserve">. </w:t>
      </w:r>
      <w:r w:rsidRPr="00D82C65">
        <w:rPr>
          <w:rFonts w:ascii="Arial" w:hAnsi="Arial" w:cs="Arial"/>
          <w:sz w:val="20"/>
          <w:szCs w:val="20"/>
        </w:rPr>
        <w:t>Durch meine bisherigen Erfahrungen habe ich gelernt, wie wichtig es ist, in einem Umfeld zu arbeiten, das sowohl Stabilität als auch strategischen Anspruch vereint, weshalb mich Ihre Ausrichtung in besonderem Maße anspricht</w:t>
      </w:r>
      <w:r w:rsidR="001262E0">
        <w:rPr>
          <w:rFonts w:ascii="Arial" w:hAnsi="Arial" w:cs="Arial"/>
          <w:sz w:val="20"/>
          <w:szCs w:val="20"/>
        </w:rPr>
        <w:t xml:space="preserve">. </w:t>
      </w:r>
      <w:r w:rsidRPr="00D82C65">
        <w:rPr>
          <w:rFonts w:ascii="Arial" w:hAnsi="Arial" w:cs="Arial"/>
          <w:sz w:val="20"/>
          <w:szCs w:val="20"/>
        </w:rPr>
        <w:t>Besonders erwähnenswert finde ich den beeindruckenden Lebenslauf Ihres Managing Directors Jochen Vogel, der über enorme M&amp;A-Expertise verfügt und zuvor leitende Funktionen unter anderem bei Roland Berger und Lehman Brothers innehatte. Eine solche Karriere zeigt, wohin Konsequenz und Fachkompetenz führen können und stellt für mich eine klare Inspiration dar – etwas, worauf ich ebenfalls hinarbeiten möchte und wozu Ihr Unternehmen die optimale Adresse bietet.</w:t>
      </w:r>
    </w:p>
    <w:p w14:paraId="55798716" w14:textId="77777777" w:rsidR="005D085B" w:rsidRPr="00975BCB" w:rsidRDefault="005D085B" w:rsidP="005D085B">
      <w:pPr>
        <w:spacing w:after="0"/>
        <w:jc w:val="both"/>
        <w:rPr>
          <w:rFonts w:ascii="Arial" w:hAnsi="Arial" w:cs="Arial"/>
          <w:sz w:val="20"/>
          <w:szCs w:val="20"/>
        </w:rPr>
      </w:pPr>
    </w:p>
    <w:p w14:paraId="324038ED" w14:textId="556DF02E" w:rsidR="005D085B" w:rsidRPr="006C5B9E" w:rsidRDefault="005D085B" w:rsidP="005D085B">
      <w:pPr>
        <w:spacing w:after="0"/>
        <w:jc w:val="both"/>
        <w:rPr>
          <w:rFonts w:ascii="Arial" w:hAnsi="Arial" w:cs="Arial"/>
          <w:sz w:val="20"/>
          <w:szCs w:val="20"/>
        </w:rPr>
      </w:pPr>
      <w:bookmarkStart w:id="8" w:name="_Hlk207574564"/>
      <w:r w:rsidRPr="006C5B9E">
        <w:rPr>
          <w:rFonts w:ascii="Arial" w:hAnsi="Arial" w:cs="Arial"/>
          <w:sz w:val="20"/>
          <w:szCs w:val="20"/>
        </w:rPr>
        <w:t xml:space="preserve">Von einem Praktikum bei Ihnen erhoffe ich mir eine steile Lernkurve mit dem Ziel, am Ende des Praktikums das Handwerkszeug eines guten Analysten zu besitzen. Ich bin davon überzeugt, dass ich </w:t>
      </w:r>
      <w:r w:rsidR="0015344A" w:rsidRPr="006C5B9E">
        <w:rPr>
          <w:rFonts w:ascii="Arial" w:hAnsi="Arial" w:cs="Arial"/>
          <w:sz w:val="20"/>
          <w:szCs w:val="20"/>
        </w:rPr>
        <w:t>durch mein analytisches Verständnis</w:t>
      </w:r>
      <w:r w:rsidRPr="006C5B9E">
        <w:rPr>
          <w:rFonts w:ascii="Arial" w:hAnsi="Arial" w:cs="Arial"/>
          <w:sz w:val="20"/>
          <w:szCs w:val="20"/>
        </w:rPr>
        <w:t xml:space="preserve">, mein Durchhaltevermögen sowie meine </w:t>
      </w:r>
      <w:r w:rsidR="00633174">
        <w:rPr>
          <w:rFonts w:ascii="Arial" w:hAnsi="Arial" w:cs="Arial"/>
          <w:sz w:val="20"/>
          <w:szCs w:val="20"/>
        </w:rPr>
        <w:t>hohe Sorgfalt</w:t>
      </w:r>
      <w:r w:rsidRPr="006C5B9E">
        <w:rPr>
          <w:rFonts w:ascii="Arial" w:hAnsi="Arial" w:cs="Arial"/>
          <w:sz w:val="20"/>
          <w:szCs w:val="20"/>
        </w:rPr>
        <w:t xml:space="preserve"> eine persönliche und fachliche Bereicherung für Ihr Team sein werde. Über die Einladung zu einem </w:t>
      </w:r>
      <w:r w:rsidR="00D351A3">
        <w:rPr>
          <w:rFonts w:ascii="Arial" w:hAnsi="Arial" w:cs="Arial"/>
          <w:sz w:val="20"/>
          <w:szCs w:val="20"/>
        </w:rPr>
        <w:t xml:space="preserve">Vorstellungsgespräch </w:t>
      </w:r>
      <w:r w:rsidRPr="006C5B9E">
        <w:rPr>
          <w:rFonts w:ascii="Arial" w:hAnsi="Arial" w:cs="Arial"/>
          <w:sz w:val="20"/>
          <w:szCs w:val="20"/>
        </w:rPr>
        <w:t>würde ich mich sehr freuen, um Sie von meiner Motivation und meinem Potenzial zu überzeugen.</w:t>
      </w:r>
    </w:p>
    <w:bookmarkEnd w:id="8"/>
    <w:p w14:paraId="64D49F15" w14:textId="77777777" w:rsidR="005D085B" w:rsidRPr="006C5B9E" w:rsidRDefault="005D085B" w:rsidP="005D085B">
      <w:pPr>
        <w:spacing w:after="0"/>
        <w:jc w:val="both"/>
        <w:rPr>
          <w:rFonts w:ascii="Arial" w:hAnsi="Arial" w:cs="Arial"/>
          <w:sz w:val="20"/>
          <w:szCs w:val="20"/>
        </w:rPr>
      </w:pPr>
    </w:p>
    <w:p w14:paraId="4BE7D14E" w14:textId="77777777"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Mit freundlichen Grüßen</w:t>
      </w:r>
    </w:p>
    <w:p w14:paraId="45506C81" w14:textId="43AE12FE" w:rsidR="00BF5218" w:rsidRPr="006C5B9E" w:rsidRDefault="00F31756" w:rsidP="00E65B09">
      <w:pPr>
        <w:spacing w:after="0"/>
        <w:jc w:val="both"/>
        <w:rPr>
          <w:rFonts w:ascii="Georgia" w:hAnsi="Georgia" w:cs="Arial"/>
          <w:sz w:val="21"/>
          <w:szCs w:val="21"/>
        </w:rPr>
      </w:pPr>
      <w:r w:rsidRPr="006C5B9E">
        <w:rPr>
          <w:rFonts w:ascii="Georgia" w:eastAsia="Cambria" w:hAnsi="Georgia" w:cs="Cambria"/>
          <w:noProof/>
          <w:sz w:val="27"/>
          <w:szCs w:val="27"/>
        </w:rPr>
        <w:drawing>
          <wp:inline distT="0" distB="0" distL="0" distR="0" wp14:anchorId="081B8068" wp14:editId="2873807E">
            <wp:extent cx="1189641" cy="628650"/>
            <wp:effectExtent l="0" t="0" r="0"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6"/>
                    <a:stretch>
                      <a:fillRect/>
                    </a:stretch>
                  </pic:blipFill>
                  <pic:spPr>
                    <a:xfrm>
                      <a:off x="0" y="0"/>
                      <a:ext cx="1196636" cy="632346"/>
                    </a:xfrm>
                    <a:prstGeom prst="rect">
                      <a:avLst/>
                    </a:prstGeom>
                  </pic:spPr>
                </pic:pic>
              </a:graphicData>
            </a:graphic>
          </wp:inline>
        </w:drawing>
      </w:r>
    </w:p>
    <w:sectPr w:rsidR="00BF5218" w:rsidRPr="006C5B9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442"/>
    <w:multiLevelType w:val="multilevel"/>
    <w:tmpl w:val="46C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6540D"/>
    <w:multiLevelType w:val="multilevel"/>
    <w:tmpl w:val="1E8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428827">
    <w:abstractNumId w:val="1"/>
  </w:num>
  <w:num w:numId="2" w16cid:durableId="7428007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132F"/>
    <w:rsid w:val="00012D78"/>
    <w:rsid w:val="00034707"/>
    <w:rsid w:val="0003481A"/>
    <w:rsid w:val="00034B68"/>
    <w:rsid w:val="0004591A"/>
    <w:rsid w:val="00046459"/>
    <w:rsid w:val="00052240"/>
    <w:rsid w:val="000555E4"/>
    <w:rsid w:val="0005670D"/>
    <w:rsid w:val="000710B0"/>
    <w:rsid w:val="00073719"/>
    <w:rsid w:val="00073C82"/>
    <w:rsid w:val="00074FDE"/>
    <w:rsid w:val="00081359"/>
    <w:rsid w:val="00086DEA"/>
    <w:rsid w:val="0009623C"/>
    <w:rsid w:val="000A154E"/>
    <w:rsid w:val="000A3082"/>
    <w:rsid w:val="000A504A"/>
    <w:rsid w:val="000A5AB8"/>
    <w:rsid w:val="000A6678"/>
    <w:rsid w:val="000A7DEB"/>
    <w:rsid w:val="000C55DE"/>
    <w:rsid w:val="000D68AD"/>
    <w:rsid w:val="000F371C"/>
    <w:rsid w:val="00117F83"/>
    <w:rsid w:val="001206B4"/>
    <w:rsid w:val="00120B94"/>
    <w:rsid w:val="00125E33"/>
    <w:rsid w:val="001262E0"/>
    <w:rsid w:val="00142600"/>
    <w:rsid w:val="00146C8E"/>
    <w:rsid w:val="00151946"/>
    <w:rsid w:val="00152DF9"/>
    <w:rsid w:val="0015344A"/>
    <w:rsid w:val="0015649A"/>
    <w:rsid w:val="00156A98"/>
    <w:rsid w:val="00157896"/>
    <w:rsid w:val="001669DB"/>
    <w:rsid w:val="00171089"/>
    <w:rsid w:val="00171D11"/>
    <w:rsid w:val="00173207"/>
    <w:rsid w:val="001819B1"/>
    <w:rsid w:val="0018679C"/>
    <w:rsid w:val="00191DFD"/>
    <w:rsid w:val="001A4522"/>
    <w:rsid w:val="001C17FC"/>
    <w:rsid w:val="001C3D1D"/>
    <w:rsid w:val="001C49D4"/>
    <w:rsid w:val="001C56B7"/>
    <w:rsid w:val="001D079A"/>
    <w:rsid w:val="001D6EE9"/>
    <w:rsid w:val="001E0088"/>
    <w:rsid w:val="001E0903"/>
    <w:rsid w:val="001E1EE7"/>
    <w:rsid w:val="001E2E0C"/>
    <w:rsid w:val="001E4A93"/>
    <w:rsid w:val="001F6374"/>
    <w:rsid w:val="0020009E"/>
    <w:rsid w:val="00203125"/>
    <w:rsid w:val="002042CB"/>
    <w:rsid w:val="002062F6"/>
    <w:rsid w:val="00212042"/>
    <w:rsid w:val="00214800"/>
    <w:rsid w:val="0021518D"/>
    <w:rsid w:val="002213EE"/>
    <w:rsid w:val="0023054D"/>
    <w:rsid w:val="0023683A"/>
    <w:rsid w:val="00242831"/>
    <w:rsid w:val="002467A0"/>
    <w:rsid w:val="00250CB4"/>
    <w:rsid w:val="002536DC"/>
    <w:rsid w:val="00255B2C"/>
    <w:rsid w:val="00255EC1"/>
    <w:rsid w:val="00257D2A"/>
    <w:rsid w:val="002627D2"/>
    <w:rsid w:val="00263CC1"/>
    <w:rsid w:val="00264191"/>
    <w:rsid w:val="0027047C"/>
    <w:rsid w:val="002708C2"/>
    <w:rsid w:val="00274324"/>
    <w:rsid w:val="0027545D"/>
    <w:rsid w:val="002825D0"/>
    <w:rsid w:val="0028570F"/>
    <w:rsid w:val="002879F7"/>
    <w:rsid w:val="002913AF"/>
    <w:rsid w:val="002A5B9F"/>
    <w:rsid w:val="002B1AB3"/>
    <w:rsid w:val="002C4BF0"/>
    <w:rsid w:val="002C5FF9"/>
    <w:rsid w:val="002D309E"/>
    <w:rsid w:val="002D3374"/>
    <w:rsid w:val="002D594E"/>
    <w:rsid w:val="002E39B8"/>
    <w:rsid w:val="002E568A"/>
    <w:rsid w:val="002F51FA"/>
    <w:rsid w:val="003062E4"/>
    <w:rsid w:val="00311A15"/>
    <w:rsid w:val="003250EA"/>
    <w:rsid w:val="00340304"/>
    <w:rsid w:val="003421B1"/>
    <w:rsid w:val="003453E4"/>
    <w:rsid w:val="003521ED"/>
    <w:rsid w:val="00354994"/>
    <w:rsid w:val="003741F2"/>
    <w:rsid w:val="00375D2D"/>
    <w:rsid w:val="003811BC"/>
    <w:rsid w:val="00382E97"/>
    <w:rsid w:val="0038671F"/>
    <w:rsid w:val="003947A8"/>
    <w:rsid w:val="003B3699"/>
    <w:rsid w:val="003B6272"/>
    <w:rsid w:val="003C06A0"/>
    <w:rsid w:val="003C53A7"/>
    <w:rsid w:val="003C6082"/>
    <w:rsid w:val="003D464F"/>
    <w:rsid w:val="003D5D1E"/>
    <w:rsid w:val="003E0F7E"/>
    <w:rsid w:val="003E56C3"/>
    <w:rsid w:val="003F3290"/>
    <w:rsid w:val="003F688C"/>
    <w:rsid w:val="00410B5C"/>
    <w:rsid w:val="00415608"/>
    <w:rsid w:val="004204D6"/>
    <w:rsid w:val="00424CAF"/>
    <w:rsid w:val="00425665"/>
    <w:rsid w:val="00430FEC"/>
    <w:rsid w:val="00434D23"/>
    <w:rsid w:val="0043734B"/>
    <w:rsid w:val="004403CB"/>
    <w:rsid w:val="00447B94"/>
    <w:rsid w:val="00453C2F"/>
    <w:rsid w:val="00454C0B"/>
    <w:rsid w:val="0046226E"/>
    <w:rsid w:val="0046367A"/>
    <w:rsid w:val="004664BB"/>
    <w:rsid w:val="00474078"/>
    <w:rsid w:val="00474FC2"/>
    <w:rsid w:val="00482428"/>
    <w:rsid w:val="00492923"/>
    <w:rsid w:val="0049444A"/>
    <w:rsid w:val="004A1501"/>
    <w:rsid w:val="004A3E8C"/>
    <w:rsid w:val="004A615C"/>
    <w:rsid w:val="004B33C7"/>
    <w:rsid w:val="004B4510"/>
    <w:rsid w:val="004B7242"/>
    <w:rsid w:val="004C156C"/>
    <w:rsid w:val="004C174A"/>
    <w:rsid w:val="004C2B28"/>
    <w:rsid w:val="004D6FA7"/>
    <w:rsid w:val="004D7BC1"/>
    <w:rsid w:val="004F3F2D"/>
    <w:rsid w:val="00500EFA"/>
    <w:rsid w:val="005043D6"/>
    <w:rsid w:val="00506322"/>
    <w:rsid w:val="00507BBD"/>
    <w:rsid w:val="00521734"/>
    <w:rsid w:val="005407D6"/>
    <w:rsid w:val="00542F06"/>
    <w:rsid w:val="00552B78"/>
    <w:rsid w:val="00552EB4"/>
    <w:rsid w:val="00553EC8"/>
    <w:rsid w:val="00562DAE"/>
    <w:rsid w:val="005665BF"/>
    <w:rsid w:val="005705F7"/>
    <w:rsid w:val="00570B1D"/>
    <w:rsid w:val="00574140"/>
    <w:rsid w:val="005762CF"/>
    <w:rsid w:val="005842A0"/>
    <w:rsid w:val="00590834"/>
    <w:rsid w:val="00590E7F"/>
    <w:rsid w:val="00593C9C"/>
    <w:rsid w:val="005A7376"/>
    <w:rsid w:val="005B231F"/>
    <w:rsid w:val="005B5255"/>
    <w:rsid w:val="005C2386"/>
    <w:rsid w:val="005C55F7"/>
    <w:rsid w:val="005D0225"/>
    <w:rsid w:val="005D085B"/>
    <w:rsid w:val="005D7D49"/>
    <w:rsid w:val="005E00BC"/>
    <w:rsid w:val="005E63B8"/>
    <w:rsid w:val="005F350B"/>
    <w:rsid w:val="005F4D30"/>
    <w:rsid w:val="00603752"/>
    <w:rsid w:val="00611FD8"/>
    <w:rsid w:val="00617F62"/>
    <w:rsid w:val="0063127B"/>
    <w:rsid w:val="00632F05"/>
    <w:rsid w:val="00633174"/>
    <w:rsid w:val="0063723B"/>
    <w:rsid w:val="0063786E"/>
    <w:rsid w:val="00641C3D"/>
    <w:rsid w:val="00643340"/>
    <w:rsid w:val="006433C1"/>
    <w:rsid w:val="00647413"/>
    <w:rsid w:val="006502BE"/>
    <w:rsid w:val="0067079D"/>
    <w:rsid w:val="00673D24"/>
    <w:rsid w:val="00686846"/>
    <w:rsid w:val="00697CBE"/>
    <w:rsid w:val="006A7895"/>
    <w:rsid w:val="006B1301"/>
    <w:rsid w:val="006B302C"/>
    <w:rsid w:val="006C5B9E"/>
    <w:rsid w:val="006D2592"/>
    <w:rsid w:val="006E61DD"/>
    <w:rsid w:val="006F3186"/>
    <w:rsid w:val="006F58EC"/>
    <w:rsid w:val="00706233"/>
    <w:rsid w:val="00720C07"/>
    <w:rsid w:val="0072316D"/>
    <w:rsid w:val="007251EA"/>
    <w:rsid w:val="007340D7"/>
    <w:rsid w:val="0074365E"/>
    <w:rsid w:val="007472BD"/>
    <w:rsid w:val="00752D3C"/>
    <w:rsid w:val="00755A3D"/>
    <w:rsid w:val="007562F0"/>
    <w:rsid w:val="00765AFE"/>
    <w:rsid w:val="007675B1"/>
    <w:rsid w:val="0077668A"/>
    <w:rsid w:val="00781479"/>
    <w:rsid w:val="00797EF1"/>
    <w:rsid w:val="007A021B"/>
    <w:rsid w:val="007A3246"/>
    <w:rsid w:val="007A64C5"/>
    <w:rsid w:val="007A719D"/>
    <w:rsid w:val="007B02EB"/>
    <w:rsid w:val="007B1B2B"/>
    <w:rsid w:val="007C59D2"/>
    <w:rsid w:val="007E4326"/>
    <w:rsid w:val="007F0344"/>
    <w:rsid w:val="007F6ED6"/>
    <w:rsid w:val="007F7359"/>
    <w:rsid w:val="007F7EA0"/>
    <w:rsid w:val="008049F7"/>
    <w:rsid w:val="00807293"/>
    <w:rsid w:val="008129C0"/>
    <w:rsid w:val="00816EB2"/>
    <w:rsid w:val="00830CCF"/>
    <w:rsid w:val="0083750F"/>
    <w:rsid w:val="008428CF"/>
    <w:rsid w:val="008445FB"/>
    <w:rsid w:val="00847A5C"/>
    <w:rsid w:val="0085213A"/>
    <w:rsid w:val="008521AB"/>
    <w:rsid w:val="008565FD"/>
    <w:rsid w:val="00857C6F"/>
    <w:rsid w:val="008657E3"/>
    <w:rsid w:val="00867CED"/>
    <w:rsid w:val="00874503"/>
    <w:rsid w:val="008779AE"/>
    <w:rsid w:val="00883B55"/>
    <w:rsid w:val="00886390"/>
    <w:rsid w:val="0089337A"/>
    <w:rsid w:val="00893CD4"/>
    <w:rsid w:val="008962D6"/>
    <w:rsid w:val="008A248F"/>
    <w:rsid w:val="008B402E"/>
    <w:rsid w:val="008C0603"/>
    <w:rsid w:val="008C0A00"/>
    <w:rsid w:val="008C27C1"/>
    <w:rsid w:val="008D253B"/>
    <w:rsid w:val="008D6664"/>
    <w:rsid w:val="008D7CDB"/>
    <w:rsid w:val="008E100E"/>
    <w:rsid w:val="008E364B"/>
    <w:rsid w:val="008E4BA9"/>
    <w:rsid w:val="008E7A27"/>
    <w:rsid w:val="008E7D17"/>
    <w:rsid w:val="00904B4F"/>
    <w:rsid w:val="00907626"/>
    <w:rsid w:val="00915ACC"/>
    <w:rsid w:val="00917D07"/>
    <w:rsid w:val="00943DDF"/>
    <w:rsid w:val="00975BCB"/>
    <w:rsid w:val="00991E04"/>
    <w:rsid w:val="0099776A"/>
    <w:rsid w:val="009A256E"/>
    <w:rsid w:val="009C4FD2"/>
    <w:rsid w:val="009D07DC"/>
    <w:rsid w:val="009D1E9F"/>
    <w:rsid w:val="009D38AD"/>
    <w:rsid w:val="009D3BBF"/>
    <w:rsid w:val="009E0F8B"/>
    <w:rsid w:val="009E2134"/>
    <w:rsid w:val="009E27A8"/>
    <w:rsid w:val="009F46A7"/>
    <w:rsid w:val="00A1282E"/>
    <w:rsid w:val="00A14247"/>
    <w:rsid w:val="00A14C54"/>
    <w:rsid w:val="00A170F8"/>
    <w:rsid w:val="00A40D57"/>
    <w:rsid w:val="00A44493"/>
    <w:rsid w:val="00A447DD"/>
    <w:rsid w:val="00A53760"/>
    <w:rsid w:val="00A55BAD"/>
    <w:rsid w:val="00A615CE"/>
    <w:rsid w:val="00A73DD5"/>
    <w:rsid w:val="00A8560A"/>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471FA"/>
    <w:rsid w:val="00B50A34"/>
    <w:rsid w:val="00B5166D"/>
    <w:rsid w:val="00B54C38"/>
    <w:rsid w:val="00B5613E"/>
    <w:rsid w:val="00B57CB1"/>
    <w:rsid w:val="00B670D1"/>
    <w:rsid w:val="00B76835"/>
    <w:rsid w:val="00B77DCE"/>
    <w:rsid w:val="00B81B0E"/>
    <w:rsid w:val="00B87CA9"/>
    <w:rsid w:val="00B9666E"/>
    <w:rsid w:val="00BA00C9"/>
    <w:rsid w:val="00BB3512"/>
    <w:rsid w:val="00BB3C75"/>
    <w:rsid w:val="00BB6DCD"/>
    <w:rsid w:val="00BC08A5"/>
    <w:rsid w:val="00BC1173"/>
    <w:rsid w:val="00BD03C9"/>
    <w:rsid w:val="00BF246A"/>
    <w:rsid w:val="00BF5218"/>
    <w:rsid w:val="00BF522D"/>
    <w:rsid w:val="00BF5F54"/>
    <w:rsid w:val="00C0214A"/>
    <w:rsid w:val="00C030C1"/>
    <w:rsid w:val="00C0656F"/>
    <w:rsid w:val="00C1562F"/>
    <w:rsid w:val="00C225A7"/>
    <w:rsid w:val="00C250F4"/>
    <w:rsid w:val="00C34C71"/>
    <w:rsid w:val="00C37468"/>
    <w:rsid w:val="00C40A07"/>
    <w:rsid w:val="00C530BB"/>
    <w:rsid w:val="00C63101"/>
    <w:rsid w:val="00C6717B"/>
    <w:rsid w:val="00C71380"/>
    <w:rsid w:val="00C8141D"/>
    <w:rsid w:val="00C9003C"/>
    <w:rsid w:val="00C92F82"/>
    <w:rsid w:val="00C94539"/>
    <w:rsid w:val="00C9774B"/>
    <w:rsid w:val="00C97ECA"/>
    <w:rsid w:val="00CA0B94"/>
    <w:rsid w:val="00CA1160"/>
    <w:rsid w:val="00CA702E"/>
    <w:rsid w:val="00CA7350"/>
    <w:rsid w:val="00CB639D"/>
    <w:rsid w:val="00CD51E6"/>
    <w:rsid w:val="00CD6BE7"/>
    <w:rsid w:val="00CE1AA6"/>
    <w:rsid w:val="00CE433B"/>
    <w:rsid w:val="00CE6446"/>
    <w:rsid w:val="00CE7632"/>
    <w:rsid w:val="00D1119A"/>
    <w:rsid w:val="00D30B5E"/>
    <w:rsid w:val="00D30CEA"/>
    <w:rsid w:val="00D351A3"/>
    <w:rsid w:val="00D36D44"/>
    <w:rsid w:val="00D401F9"/>
    <w:rsid w:val="00D52196"/>
    <w:rsid w:val="00D67A17"/>
    <w:rsid w:val="00D705DE"/>
    <w:rsid w:val="00D71D8E"/>
    <w:rsid w:val="00D80732"/>
    <w:rsid w:val="00D82C65"/>
    <w:rsid w:val="00D843FA"/>
    <w:rsid w:val="00D9281A"/>
    <w:rsid w:val="00DA3404"/>
    <w:rsid w:val="00DA524B"/>
    <w:rsid w:val="00DB4136"/>
    <w:rsid w:val="00DB471D"/>
    <w:rsid w:val="00DB669C"/>
    <w:rsid w:val="00DC0EAB"/>
    <w:rsid w:val="00DD1863"/>
    <w:rsid w:val="00DD3349"/>
    <w:rsid w:val="00DD53FB"/>
    <w:rsid w:val="00DD54E1"/>
    <w:rsid w:val="00DD5D0A"/>
    <w:rsid w:val="00DD5EEC"/>
    <w:rsid w:val="00DD6747"/>
    <w:rsid w:val="00DE1FBC"/>
    <w:rsid w:val="00DE5C3D"/>
    <w:rsid w:val="00E010D9"/>
    <w:rsid w:val="00E02500"/>
    <w:rsid w:val="00E12ED8"/>
    <w:rsid w:val="00E155DF"/>
    <w:rsid w:val="00E162C9"/>
    <w:rsid w:val="00E2143F"/>
    <w:rsid w:val="00E3005D"/>
    <w:rsid w:val="00E30491"/>
    <w:rsid w:val="00E375D2"/>
    <w:rsid w:val="00E473ED"/>
    <w:rsid w:val="00E47DAF"/>
    <w:rsid w:val="00E50438"/>
    <w:rsid w:val="00E62550"/>
    <w:rsid w:val="00E64626"/>
    <w:rsid w:val="00E65B09"/>
    <w:rsid w:val="00E6748F"/>
    <w:rsid w:val="00E73761"/>
    <w:rsid w:val="00E77471"/>
    <w:rsid w:val="00E83116"/>
    <w:rsid w:val="00E914E5"/>
    <w:rsid w:val="00E91B86"/>
    <w:rsid w:val="00EA21A9"/>
    <w:rsid w:val="00EA3A0E"/>
    <w:rsid w:val="00EA566C"/>
    <w:rsid w:val="00EA6524"/>
    <w:rsid w:val="00EA6CEC"/>
    <w:rsid w:val="00EA7AC2"/>
    <w:rsid w:val="00EC000C"/>
    <w:rsid w:val="00EC3295"/>
    <w:rsid w:val="00EC3D21"/>
    <w:rsid w:val="00ED38F5"/>
    <w:rsid w:val="00ED4822"/>
    <w:rsid w:val="00ED5792"/>
    <w:rsid w:val="00ED608A"/>
    <w:rsid w:val="00EE5C80"/>
    <w:rsid w:val="00EF2FD5"/>
    <w:rsid w:val="00EF6030"/>
    <w:rsid w:val="00F04F08"/>
    <w:rsid w:val="00F07228"/>
    <w:rsid w:val="00F07547"/>
    <w:rsid w:val="00F11473"/>
    <w:rsid w:val="00F15071"/>
    <w:rsid w:val="00F22EA7"/>
    <w:rsid w:val="00F253C5"/>
    <w:rsid w:val="00F270C0"/>
    <w:rsid w:val="00F30624"/>
    <w:rsid w:val="00F31756"/>
    <w:rsid w:val="00F36768"/>
    <w:rsid w:val="00F370B3"/>
    <w:rsid w:val="00F46A2F"/>
    <w:rsid w:val="00F4717F"/>
    <w:rsid w:val="00F5301B"/>
    <w:rsid w:val="00F53E37"/>
    <w:rsid w:val="00F55CE3"/>
    <w:rsid w:val="00F55E31"/>
    <w:rsid w:val="00F605BD"/>
    <w:rsid w:val="00F620DC"/>
    <w:rsid w:val="00F70D50"/>
    <w:rsid w:val="00F74175"/>
    <w:rsid w:val="00F76E39"/>
    <w:rsid w:val="00F815E1"/>
    <w:rsid w:val="00F871CC"/>
    <w:rsid w:val="00F92A04"/>
    <w:rsid w:val="00FA3A76"/>
    <w:rsid w:val="00FA4972"/>
    <w:rsid w:val="00FA5291"/>
    <w:rsid w:val="00FB419B"/>
    <w:rsid w:val="00FC093B"/>
    <w:rsid w:val="00FC2063"/>
    <w:rsid w:val="00FD7864"/>
    <w:rsid w:val="00FE7968"/>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9D1E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720C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9D1E9F"/>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semiHidden/>
    <w:rsid w:val="00720C07"/>
    <w:rPr>
      <w:rFonts w:asciiTheme="majorHAnsi" w:eastAsiaTheme="majorEastAsia" w:hAnsiTheme="majorHAnsi" w:cstheme="majorBidi"/>
      <w:color w:val="1F4D78" w:themeColor="accent1" w:themeShade="7F"/>
      <w:sz w:val="24"/>
      <w:szCs w:val="24"/>
    </w:rPr>
  </w:style>
  <w:style w:type="paragraph" w:styleId="berarbeitung">
    <w:name w:val="Revision"/>
    <w:hidden/>
    <w:uiPriority w:val="99"/>
    <w:semiHidden/>
    <w:rsid w:val="00E375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556</Words>
  <Characters>3510</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22</cp:revision>
  <dcterms:created xsi:type="dcterms:W3CDTF">2025-12-03T20:37:00Z</dcterms:created>
  <dcterms:modified xsi:type="dcterms:W3CDTF">2026-05-18T10:10:00Z</dcterms:modified>
</cp:coreProperties>
</file>