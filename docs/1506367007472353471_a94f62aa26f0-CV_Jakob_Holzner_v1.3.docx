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6-05-15T00:35:00Z" w16du:dateUtc="2026-05-15T07:35:00Z">
          <w:tblPr>
            <w:tblStyle w:val="TableGrid"/>
            <w:tblW w:w="10206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7524"/>
        <w:gridCol w:w="284"/>
        <w:gridCol w:w="709"/>
        <w:gridCol w:w="123"/>
        <w:gridCol w:w="1890"/>
        <w:tblGridChange w:id="1">
          <w:tblGrid>
            <w:gridCol w:w="153"/>
            <w:gridCol w:w="567"/>
            <w:gridCol w:w="7797"/>
            <w:gridCol w:w="1842"/>
            <w:gridCol w:w="171"/>
            <w:gridCol w:w="396"/>
          </w:tblGrid>
        </w:tblGridChange>
      </w:tblGrid>
      <w:tr w:rsidR="00E55D90" w:rsidRPr="00AD4F9A" w14:paraId="487AC9CE" w14:textId="77777777" w:rsidTr="0092093E">
        <w:trPr>
          <w:trHeight w:val="20"/>
          <w:trPrChange w:id="2" w:author="Sarah Bergmann" w:date="2026-05-15T00:35:00Z" w16du:dateUtc="2026-05-15T07:35:00Z">
            <w:trPr>
              <w:gridBefore w:val="1"/>
              <w:gridAfter w:val="0"/>
              <w:trHeight w:val="20"/>
            </w:trPr>
          </w:trPrChange>
        </w:trPr>
        <w:tc>
          <w:tcPr>
            <w:tcW w:w="10530" w:type="dxa"/>
            <w:gridSpan w:val="5"/>
            <w:vAlign w:val="bottom"/>
            <w:tcPrChange w:id="3" w:author="Sarah Bergmann" w:date="2026-05-15T00:35:00Z" w16du:dateUtc="2026-05-15T07:35:00Z">
              <w:tcPr>
                <w:tcW w:w="10206" w:type="dxa"/>
                <w:gridSpan w:val="3"/>
                <w:vAlign w:val="bottom"/>
              </w:tcPr>
            </w:tcPrChange>
          </w:tcPr>
          <w:p w14:paraId="0CBC6997" w14:textId="1C7C8361" w:rsidR="00E55D90" w:rsidRPr="00527DA5" w:rsidRDefault="00073A54" w:rsidP="00FE2F93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commentRangeStart w:id="4"/>
            <w:commentRangeStart w:id="5"/>
            <w:r w:rsidRPr="00527DA5">
              <w:rPr>
                <w:rFonts w:ascii="Optima" w:hAnsi="Optima" w:cs="Times New Roman"/>
                <w:b/>
                <w:sz w:val="48"/>
                <w:szCs w:val="44"/>
              </w:rPr>
              <w:t>Jakob Holz</w:t>
            </w:r>
            <w:r w:rsidR="004A6511" w:rsidRPr="00527DA5">
              <w:rPr>
                <w:rFonts w:ascii="Optima" w:hAnsi="Optima" w:cs="Times New Roman"/>
                <w:b/>
                <w:sz w:val="48"/>
                <w:szCs w:val="44"/>
              </w:rPr>
              <w:t>n</w:t>
            </w:r>
            <w:r w:rsidRPr="00527DA5">
              <w:rPr>
                <w:rFonts w:ascii="Optima" w:hAnsi="Optima" w:cs="Times New Roman"/>
                <w:b/>
                <w:sz w:val="48"/>
                <w:szCs w:val="44"/>
              </w:rPr>
              <w:t>er</w:t>
            </w:r>
            <w:commentRangeEnd w:id="4"/>
            <w:r w:rsidR="0092093E" w:rsidRPr="00527DA5">
              <w:rPr>
                <w:rStyle w:val="CommentReference"/>
                <w:rFonts w:ascii="Optima" w:hAnsi="Optima" w:cs="Times New Roman"/>
                <w:b/>
                <w:sz w:val="48"/>
                <w:szCs w:val="44"/>
              </w:rPr>
              <w:commentReference w:id="4"/>
            </w:r>
            <w:commentRangeEnd w:id="5"/>
            <w:r w:rsidR="0092093E" w:rsidRPr="00527DA5">
              <w:rPr>
                <w:rStyle w:val="CommentReference"/>
                <w:rFonts w:ascii="Optima" w:hAnsi="Optima" w:cs="Times New Roman"/>
                <w:b/>
                <w:sz w:val="48"/>
                <w:szCs w:val="44"/>
              </w:rPr>
              <w:commentReference w:id="5"/>
            </w:r>
          </w:p>
          <w:p w14:paraId="2D363F9A" w14:textId="5230A2E9" w:rsidR="00F44F5F" w:rsidRPr="00527DA5" w:rsidRDefault="00073A54" w:rsidP="00FE2F93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>Matthias-Fackler-Weg 8</w:t>
            </w:r>
            <w:r w:rsidR="00F44F5F" w:rsidRPr="00527DA5">
              <w:rPr>
                <w:rFonts w:ascii="Optima" w:hAnsi="Optima" w:cs="Times New Roman"/>
                <w:bCs/>
                <w:sz w:val="20"/>
                <w:szCs w:val="20"/>
              </w:rPr>
              <w:t>,</w:t>
            </w: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AF15BE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84405 </w:t>
            </w:r>
            <w:r w:rsidRPr="00527DA5">
              <w:rPr>
                <w:rFonts w:ascii="Optima" w:hAnsi="Optima" w:cs="Times New Roman"/>
                <w:bCs/>
                <w:sz w:val="20"/>
                <w:szCs w:val="20"/>
              </w:rPr>
              <w:t>Dorfen</w:t>
            </w:r>
          </w:p>
          <w:p w14:paraId="135895E2" w14:textId="538C216C" w:rsidR="00F44F5F" w:rsidRPr="00527DA5" w:rsidRDefault="009918AF" w:rsidP="00FE2F93">
            <w:pPr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jakob@holzner.io</w:t>
            </w:r>
            <w:r w:rsidR="00F44F5F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| +</w:t>
            </w:r>
            <w:r w:rsidR="00073A54" w:rsidRPr="00527DA5">
              <w:rPr>
                <w:rFonts w:ascii="Optima" w:hAnsi="Optima" w:cs="Times New Roman"/>
                <w:bCs/>
                <w:sz w:val="20"/>
                <w:szCs w:val="20"/>
              </w:rPr>
              <w:t>49(0)1783633260</w:t>
            </w:r>
            <w:r w:rsidR="007342C1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|</w:t>
            </w:r>
            <w:r w:rsidR="004A6511" w:rsidRPr="00527DA5">
              <w:rPr>
                <w:rFonts w:ascii="Optima" w:hAnsi="Optima" w:cs="Times New Roman"/>
                <w:bCs/>
                <w:sz w:val="20"/>
                <w:szCs w:val="20"/>
              </w:rPr>
              <w:t xml:space="preserve"> 18.10.2003 in Traunstein</w:t>
            </w:r>
          </w:p>
        </w:tc>
      </w:tr>
      <w:tr w:rsidR="002508C2" w:rsidRPr="00AD4F9A" w14:paraId="0FCADE56" w14:textId="77777777" w:rsidTr="0092093E">
        <w:trPr>
          <w:trHeight w:val="482"/>
          <w:trPrChange w:id="6" w:author="Sarah Bergmann" w:date="2026-05-15T00:35:00Z" w16du:dateUtc="2026-05-15T07:35:00Z">
            <w:trPr>
              <w:gridBefore w:val="2"/>
              <w:trHeight w:val="504"/>
            </w:trPr>
          </w:trPrChange>
        </w:trPr>
        <w:tc>
          <w:tcPr>
            <w:tcW w:w="10530" w:type="dxa"/>
            <w:gridSpan w:val="5"/>
            <w:tcBorders>
              <w:bottom w:val="single" w:sz="4" w:space="0" w:color="auto"/>
            </w:tcBorders>
            <w:vAlign w:val="bottom"/>
            <w:tcPrChange w:id="7" w:author="Sarah Bergmann" w:date="2026-05-15T00:35:00Z" w16du:dateUtc="2026-05-15T07:35:00Z">
              <w:tcPr>
                <w:tcW w:w="10206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AD4F9A" w:rsidRDefault="00F44F5F" w:rsidP="00FE2F93">
            <w:pPr>
              <w:rPr>
                <w:rFonts w:ascii="Optima" w:hAnsi="Optima" w:cs="Times New Roman"/>
                <w:b/>
                <w:sz w:val="28"/>
              </w:rPr>
            </w:pPr>
            <w:r w:rsidRPr="00AD4F9A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AD4F9A" w14:paraId="7D1DEBF7" w14:textId="77777777" w:rsidTr="0092093E">
        <w:trPr>
          <w:trHeight w:val="346"/>
          <w:trPrChange w:id="8" w:author="Sarah Bergmann" w:date="2026-05-15T00:35:00Z" w16du:dateUtc="2026-05-15T07:35:00Z">
            <w:trPr>
              <w:gridBefore w:val="2"/>
              <w:trHeight w:val="346"/>
            </w:trPr>
          </w:trPrChange>
        </w:trPr>
        <w:tc>
          <w:tcPr>
            <w:tcW w:w="7808" w:type="dxa"/>
            <w:gridSpan w:val="2"/>
            <w:tcBorders>
              <w:top w:val="single" w:sz="4" w:space="0" w:color="auto"/>
            </w:tcBorders>
            <w:vAlign w:val="bottom"/>
            <w:tcPrChange w:id="9" w:author="Sarah Bergmann" w:date="2026-05-15T00:35:00Z" w16du:dateUtc="2026-05-15T07:35:00Z">
              <w:tcPr>
                <w:tcW w:w="7797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2F5350A0" w:rsidR="00D1492F" w:rsidRPr="00AD4F9A" w:rsidRDefault="00073A54" w:rsidP="00FE2F93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b/>
                <w:sz w:val="21"/>
                <w:szCs w:val="21"/>
                <w:lang w:val="en-US"/>
              </w:rPr>
              <w:t>Frankfurt School of Finance &amp; Management</w:t>
            </w:r>
          </w:p>
        </w:tc>
        <w:tc>
          <w:tcPr>
            <w:tcW w:w="2722" w:type="dxa"/>
            <w:gridSpan w:val="3"/>
            <w:tcBorders>
              <w:top w:val="single" w:sz="4" w:space="0" w:color="auto"/>
            </w:tcBorders>
            <w:vAlign w:val="bottom"/>
            <w:tcPrChange w:id="10" w:author="Sarah Bergmann" w:date="2026-05-15T00:35:00Z" w16du:dateUtc="2026-05-15T07:35:00Z">
              <w:tcPr>
                <w:tcW w:w="2409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1E4272E7" w:rsidR="00D1492F" w:rsidRPr="00AD4F9A" w:rsidRDefault="00B17D95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  <w:r w:rsidR="00073A54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 </w:t>
            </w:r>
            <w:r w:rsidR="002D244D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/ </w:t>
            </w:r>
            <w:r w:rsidR="00F54427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R</w:t>
            </w:r>
            <w:r w:rsidR="00073A54"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emote</w:t>
            </w:r>
          </w:p>
        </w:tc>
      </w:tr>
      <w:tr w:rsidR="00D1492F" w:rsidRPr="00AD4F9A" w14:paraId="61E5D482" w14:textId="77777777" w:rsidTr="0092093E">
        <w:trPr>
          <w:trHeight w:val="19"/>
          <w:trPrChange w:id="11" w:author="Sarah Bergmann" w:date="2026-05-15T00:35:00Z" w16du:dateUtc="2026-05-15T07:35:00Z">
            <w:trPr>
              <w:gridBefore w:val="2"/>
              <w:trHeight w:val="19"/>
            </w:trPr>
          </w:trPrChange>
        </w:trPr>
        <w:tc>
          <w:tcPr>
            <w:tcW w:w="8517" w:type="dxa"/>
            <w:gridSpan w:val="3"/>
            <w:vAlign w:val="bottom"/>
            <w:tcPrChange w:id="12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11CB9A0F" w14:textId="2EE6AC59" w:rsidR="00D1492F" w:rsidRPr="00BB1A8F" w:rsidRDefault="00D1492F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B.</w:t>
            </w:r>
            <w:r w:rsidR="00073A54"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. in </w:t>
            </w:r>
            <w:r w:rsidR="00073A54"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Betriebswirtschaftslehre (berufsbegleitend)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AF15B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="00AF15BE" w:rsidRPr="00BB1A8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ktueller Schnitt: 1,3 (Top 5 %)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2013" w:type="dxa"/>
            <w:gridSpan w:val="2"/>
            <w:tcPrChange w:id="13" w:author="Sarah Bergmann" w:date="2026-05-15T00:35:00Z" w16du:dateUtc="2026-05-15T07:35:00Z">
              <w:tcPr>
                <w:tcW w:w="2409" w:type="dxa"/>
                <w:gridSpan w:val="3"/>
              </w:tcPr>
            </w:tcPrChange>
          </w:tcPr>
          <w:p w14:paraId="419A9228" w14:textId="33C9B255" w:rsidR="00D1492F" w:rsidRPr="00AD4F9A" w:rsidRDefault="00D1492F" w:rsidP="00FE2F93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073A54" w:rsidRPr="00AD4F9A">
              <w:rPr>
                <w:rFonts w:ascii="Optima" w:hAnsi="Optima" w:cs="Times New Roman"/>
                <w:sz w:val="20"/>
                <w:szCs w:val="20"/>
              </w:rPr>
              <w:t>24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AD4F9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AD4F9A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AD4F9A" w14:paraId="7EABE9F1" w14:textId="77777777" w:rsidTr="0092093E">
        <w:trPr>
          <w:trHeight w:val="19"/>
          <w:trPrChange w:id="14" w:author="Sarah Bergmann" w:date="2026-05-15T00:35:00Z" w16du:dateUtc="2026-05-15T07:35:00Z">
            <w:trPr>
              <w:gridBefore w:val="1"/>
              <w:gridAfter w:val="0"/>
              <w:trHeight w:val="19"/>
            </w:trPr>
          </w:trPrChange>
        </w:trPr>
        <w:tc>
          <w:tcPr>
            <w:tcW w:w="10530" w:type="dxa"/>
            <w:gridSpan w:val="5"/>
            <w:vAlign w:val="bottom"/>
            <w:tcPrChange w:id="15" w:author="Sarah Bergmann" w:date="2026-05-15T00:35:00Z" w16du:dateUtc="2026-05-15T07:35:00Z">
              <w:tcPr>
                <w:tcW w:w="10206" w:type="dxa"/>
                <w:gridSpan w:val="3"/>
                <w:vAlign w:val="bottom"/>
              </w:tcPr>
            </w:tcPrChange>
          </w:tcPr>
          <w:p w14:paraId="111B6CD0" w14:textId="509E9971" w:rsidR="00426D7E" w:rsidRPr="00BB1A8F" w:rsidDel="0092093E" w:rsidRDefault="00493A7D" w:rsidP="000B688A">
            <w:pPr>
              <w:pStyle w:val="ListParagraph"/>
              <w:numPr>
                <w:ilvl w:val="0"/>
                <w:numId w:val="2"/>
              </w:numPr>
              <w:rPr>
                <w:del w:id="16" w:author="Sarah Bergmann" w:date="2026-05-15T00:35:00Z" w16du:dateUtc="2026-05-15T07:35:00Z"/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del w:id="17" w:author="Sarah Bergmann" w:date="2026-05-15T00:35:00Z" w16du:dateUtc="2026-05-15T07:35:00Z">
              <w:r w:rsidRPr="00BB1A8F" w:rsidDel="0092093E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Relevante Kursinhalte</w:delText>
              </w:r>
              <w:r w:rsidR="00B17D95" w:rsidRPr="00BB1A8F" w:rsidDel="0092093E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:</w:delText>
              </w:r>
              <w:r w:rsidR="00B17D95" w:rsidRPr="00AF15BE" w:rsidDel="0092093E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 xml:space="preserve"> </w:delText>
              </w:r>
              <w:r w:rsidRPr="00AF15BE" w:rsidDel="0092093E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 xml:space="preserve">Finanzielle Berichterstattung, </w:delText>
              </w:r>
              <w:r w:rsidR="00F950C3" w:rsidRPr="00AF15BE" w:rsidDel="0092093E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 xml:space="preserve">Grundlagen Finance, </w:delText>
              </w:r>
              <w:r w:rsidRPr="00BB1A8F" w:rsidDel="0092093E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Business English, Mathematik &amp; Statistik</w:delText>
              </w:r>
            </w:del>
          </w:p>
          <w:p w14:paraId="7A71E6B0" w14:textId="3B0B2102" w:rsidR="007342C1" w:rsidRPr="00BB1A8F" w:rsidRDefault="007342C1" w:rsidP="000B688A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Stipendiat</w:t>
            </w:r>
            <w:r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des Weiterbildungsstipendium</w:t>
            </w:r>
            <w:r w:rsidR="00F54427"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>s</w:t>
            </w:r>
            <w:r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der IHK München, der Stiftung </w:t>
            </w:r>
            <w:r w:rsidR="00F54427"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>„</w:t>
            </w:r>
            <w:r w:rsidRPr="00AF15B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Begabtenförderung 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berufliche Bildung</w:t>
            </w:r>
            <w:r w:rsidR="00F54427"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“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und de</w:t>
            </w:r>
            <w:r w:rsidR="00F54427"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s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Bundesministerium</w:t>
            </w:r>
            <w:r w:rsidR="00F54427"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>s</w:t>
            </w:r>
            <w:r w:rsidRPr="00BB1A8F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für Bildung und Forschung</w:t>
            </w:r>
          </w:p>
        </w:tc>
      </w:tr>
      <w:tr w:rsidR="00D5280E" w:rsidRPr="00AD4F9A" w14:paraId="013361E1" w14:textId="77777777" w:rsidTr="0092093E">
        <w:trPr>
          <w:trHeight w:val="346"/>
          <w:trPrChange w:id="18" w:author="Sarah Bergmann" w:date="2026-05-15T00:35:00Z" w16du:dateUtc="2026-05-15T07:35:00Z">
            <w:trPr>
              <w:gridBefore w:val="2"/>
              <w:trHeight w:val="346"/>
            </w:trPr>
          </w:trPrChange>
        </w:trPr>
        <w:tc>
          <w:tcPr>
            <w:tcW w:w="8517" w:type="dxa"/>
            <w:gridSpan w:val="3"/>
            <w:vAlign w:val="bottom"/>
            <w:tcPrChange w:id="19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197620E3" w14:textId="0A62B7A2" w:rsidR="00D1492F" w:rsidRPr="00AD4F9A" w:rsidRDefault="00073A54" w:rsidP="00FE2F93">
            <w:pPr>
              <w:rPr>
                <w:rFonts w:ascii="Optima" w:hAnsi="Optima" w:cs="Times New Roman"/>
                <w:sz w:val="20"/>
                <w:szCs w:val="20"/>
              </w:rPr>
            </w:pPr>
            <w:bookmarkStart w:id="20" w:name="_Hlk214138775"/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>Dr. Herbert-Weinberger-Schule Erding</w:t>
            </w:r>
          </w:p>
        </w:tc>
        <w:tc>
          <w:tcPr>
            <w:tcW w:w="2013" w:type="dxa"/>
            <w:gridSpan w:val="2"/>
            <w:vAlign w:val="bottom"/>
            <w:tcPrChange w:id="21" w:author="Sarah Bergmann" w:date="2026-05-15T00:35:00Z" w16du:dateUtc="2026-05-15T07:35:00Z">
              <w:tcPr>
                <w:tcW w:w="2409" w:type="dxa"/>
                <w:gridSpan w:val="3"/>
                <w:vAlign w:val="bottom"/>
              </w:tcPr>
            </w:tcPrChange>
          </w:tcPr>
          <w:p w14:paraId="63D86F51" w14:textId="2D638F17" w:rsidR="00D1492F" w:rsidRPr="00AD4F9A" w:rsidRDefault="00493A7D" w:rsidP="00FE2F93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Erding</w:t>
            </w:r>
          </w:p>
        </w:tc>
      </w:tr>
      <w:tr w:rsidR="00D5280E" w:rsidRPr="00AD4F9A" w14:paraId="62632213" w14:textId="77777777" w:rsidTr="0092093E">
        <w:trPr>
          <w:trHeight w:val="19"/>
          <w:trPrChange w:id="22" w:author="Sarah Bergmann" w:date="2026-05-15T00:35:00Z" w16du:dateUtc="2026-05-15T07:35:00Z">
            <w:trPr>
              <w:gridBefore w:val="2"/>
              <w:trHeight w:val="19"/>
            </w:trPr>
          </w:trPrChange>
        </w:trPr>
        <w:tc>
          <w:tcPr>
            <w:tcW w:w="8517" w:type="dxa"/>
            <w:gridSpan w:val="3"/>
            <w:vAlign w:val="bottom"/>
            <w:tcPrChange w:id="23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5F71027E" w14:textId="3ECC3C8F" w:rsidR="00D1492F" w:rsidRPr="00AD4F9A" w:rsidRDefault="00493A7D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IHK-geprüfter Bankkaufmann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(f</w:t>
            </w:r>
            <w:r w:rsidR="00AF15B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inale Note: 1,9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2013" w:type="dxa"/>
            <w:gridSpan w:val="2"/>
            <w:tcPrChange w:id="24" w:author="Sarah Bergmann" w:date="2026-05-15T00:35:00Z" w16du:dateUtc="2026-05-15T07:35:00Z">
              <w:tcPr>
                <w:tcW w:w="2409" w:type="dxa"/>
                <w:gridSpan w:val="3"/>
              </w:tcPr>
            </w:tcPrChange>
          </w:tcPr>
          <w:p w14:paraId="51FC9814" w14:textId="0D79F873" w:rsidR="00D1492F" w:rsidRPr="00AD4F9A" w:rsidRDefault="00426D7E" w:rsidP="00FE2F9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21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91331D" w:rsidRPr="00AD4F9A">
              <w:rPr>
                <w:rFonts w:ascii="Optima" w:hAnsi="Optima" w:cs="Times New Roman"/>
                <w:sz w:val="20"/>
                <w:szCs w:val="20"/>
              </w:rPr>
              <w:t>01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024</w:t>
            </w:r>
          </w:p>
        </w:tc>
      </w:tr>
      <w:tr w:rsidR="00D5280E" w:rsidRPr="00AD4F9A" w:rsidDel="0092093E" w14:paraId="4D68BFE7" w14:textId="7B9552F3" w:rsidTr="0092093E">
        <w:trPr>
          <w:trHeight w:val="19"/>
          <w:del w:id="25" w:author="Sarah Bergmann" w:date="2026-05-15T00:35:00Z" w16du:dateUtc="2026-05-15T07:35:00Z"/>
          <w:trPrChange w:id="26" w:author="Sarah Bergmann" w:date="2026-05-15T00:35:00Z" w16du:dateUtc="2026-05-15T07:35:00Z">
            <w:trPr>
              <w:gridBefore w:val="1"/>
              <w:gridAfter w:val="0"/>
              <w:trHeight w:val="19"/>
            </w:trPr>
          </w:trPrChange>
        </w:trPr>
        <w:tc>
          <w:tcPr>
            <w:tcW w:w="10530" w:type="dxa"/>
            <w:gridSpan w:val="5"/>
            <w:vAlign w:val="bottom"/>
            <w:tcPrChange w:id="27" w:author="Sarah Bergmann" w:date="2026-05-15T00:35:00Z" w16du:dateUtc="2026-05-15T07:35:00Z">
              <w:tcPr>
                <w:tcW w:w="10206" w:type="dxa"/>
                <w:gridSpan w:val="3"/>
                <w:vAlign w:val="bottom"/>
              </w:tcPr>
            </w:tcPrChange>
          </w:tcPr>
          <w:p w14:paraId="54BF63E9" w14:textId="0A084D97" w:rsidR="00493A7D" w:rsidRPr="00BB1A8F" w:rsidDel="0092093E" w:rsidRDefault="00493A7D" w:rsidP="00FE2F93">
            <w:pPr>
              <w:pStyle w:val="ListParagraph"/>
              <w:numPr>
                <w:ilvl w:val="0"/>
                <w:numId w:val="2"/>
              </w:numPr>
              <w:rPr>
                <w:del w:id="28" w:author="Sarah Bergmann" w:date="2026-05-15T00:35:00Z" w16du:dateUtc="2026-05-15T07:35:00Z"/>
                <w:rFonts w:ascii="Optima" w:hAnsi="Optima" w:cs="Times New Roman"/>
                <w:sz w:val="20"/>
                <w:szCs w:val="20"/>
                <w:lang w:val="de-AT"/>
              </w:rPr>
            </w:pPr>
            <w:del w:id="29" w:author="Sarah Bergmann" w:date="2026-05-15T00:35:00Z" w16du:dateUtc="2026-05-15T07:35:00Z">
              <w:r w:rsidRPr="00BB1A8F" w:rsidDel="0092093E">
                <w:rPr>
                  <w:rFonts w:ascii="Optima" w:hAnsi="Optima" w:cs="Times New Roman"/>
                  <w:sz w:val="20"/>
                  <w:szCs w:val="20"/>
                </w:rPr>
                <w:delText>Relevante Ausbildungsinhalte:</w:delText>
              </w:r>
              <w:r w:rsidRPr="00AF15BE" w:rsidDel="0092093E">
                <w:rPr>
                  <w:rFonts w:ascii="Optima" w:hAnsi="Optima" w:cs="Times New Roman"/>
                  <w:sz w:val="20"/>
                  <w:szCs w:val="20"/>
                  <w:lang w:val="de-AT"/>
                </w:rPr>
                <w:delText xml:space="preserve"> Grundlagen der Kundenberatung, Grundlagen der Finanzwirtschaft</w:delText>
              </w:r>
            </w:del>
          </w:p>
        </w:tc>
      </w:tr>
      <w:bookmarkEnd w:id="20"/>
      <w:tr w:rsidR="00AE4ED3" w:rsidRPr="00AD4F9A" w14:paraId="6B19CF91" w14:textId="77777777" w:rsidTr="0092093E">
        <w:trPr>
          <w:trHeight w:val="346"/>
          <w:trPrChange w:id="30" w:author="Sarah Bergmann" w:date="2026-05-15T00:35:00Z" w16du:dateUtc="2026-05-15T07:35:00Z">
            <w:trPr>
              <w:gridBefore w:val="2"/>
              <w:trHeight w:val="346"/>
            </w:trPr>
          </w:trPrChange>
        </w:trPr>
        <w:tc>
          <w:tcPr>
            <w:tcW w:w="8517" w:type="dxa"/>
            <w:gridSpan w:val="3"/>
            <w:vAlign w:val="bottom"/>
            <w:tcPrChange w:id="31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54F7169D" w14:textId="238D2879" w:rsidR="00AE4ED3" w:rsidRPr="00AD4F9A" w:rsidRDefault="00AE4ED3" w:rsidP="00FE2F9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 xml:space="preserve">Gymnasium </w:t>
            </w:r>
            <w:r w:rsidR="00493A7D" w:rsidRPr="00AD4F9A">
              <w:rPr>
                <w:rFonts w:ascii="Optima" w:hAnsi="Optima" w:cs="Times New Roman"/>
                <w:b/>
                <w:sz w:val="21"/>
                <w:szCs w:val="21"/>
              </w:rPr>
              <w:t>Dorfen</w:t>
            </w:r>
          </w:p>
        </w:tc>
        <w:tc>
          <w:tcPr>
            <w:tcW w:w="2013" w:type="dxa"/>
            <w:gridSpan w:val="2"/>
            <w:vAlign w:val="bottom"/>
            <w:tcPrChange w:id="32" w:author="Sarah Bergmann" w:date="2026-05-15T00:35:00Z" w16du:dateUtc="2026-05-15T07:35:00Z">
              <w:tcPr>
                <w:tcW w:w="2409" w:type="dxa"/>
                <w:gridSpan w:val="3"/>
                <w:vAlign w:val="bottom"/>
              </w:tcPr>
            </w:tcPrChange>
          </w:tcPr>
          <w:p w14:paraId="262B6DA3" w14:textId="480637E4" w:rsidR="00AE4ED3" w:rsidRPr="00AD4F9A" w:rsidRDefault="00CE0086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Dorfen</w:t>
            </w:r>
          </w:p>
        </w:tc>
      </w:tr>
      <w:tr w:rsidR="00AE4ED3" w:rsidRPr="00AD4F9A" w14:paraId="263521E3" w14:textId="77777777" w:rsidTr="0092093E">
        <w:trPr>
          <w:trHeight w:val="19"/>
          <w:trPrChange w:id="33" w:author="Sarah Bergmann" w:date="2026-05-15T00:35:00Z" w16du:dateUtc="2026-05-15T07:35:00Z">
            <w:trPr>
              <w:gridBefore w:val="2"/>
              <w:trHeight w:val="19"/>
            </w:trPr>
          </w:trPrChange>
        </w:trPr>
        <w:tc>
          <w:tcPr>
            <w:tcW w:w="8517" w:type="dxa"/>
            <w:gridSpan w:val="3"/>
            <w:tcPrChange w:id="34" w:author="Sarah Bergmann" w:date="2026-05-15T00:35:00Z" w16du:dateUtc="2026-05-15T07:35:00Z">
              <w:tcPr>
                <w:tcW w:w="7797" w:type="dxa"/>
              </w:tcPr>
            </w:tcPrChange>
          </w:tcPr>
          <w:p w14:paraId="36282A3A" w14:textId="234389AB" w:rsidR="00AE4ED3" w:rsidRPr="00AD4F9A" w:rsidRDefault="00AE4ED3" w:rsidP="00FE2F9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AF15BE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finale Note: 1,8</w:t>
            </w:r>
            <w:r w:rsidR="000B688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2013" w:type="dxa"/>
            <w:gridSpan w:val="2"/>
            <w:tcPrChange w:id="35" w:author="Sarah Bergmann" w:date="2026-05-15T00:35:00Z" w16du:dateUtc="2026-05-15T07:35:00Z">
              <w:tcPr>
                <w:tcW w:w="2409" w:type="dxa"/>
                <w:gridSpan w:val="3"/>
              </w:tcPr>
            </w:tcPrChange>
          </w:tcPr>
          <w:p w14:paraId="3DE8C75D" w14:textId="38B479CE" w:rsidR="00AE4ED3" w:rsidRPr="00AD4F9A" w:rsidRDefault="00AE4ED3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12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5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493A7D" w:rsidRPr="00AD4F9A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E55D90" w:rsidRPr="00AD4F9A" w14:paraId="3A2665B3" w14:textId="77777777" w:rsidTr="0092093E">
        <w:trPr>
          <w:trHeight w:val="482"/>
          <w:trPrChange w:id="36" w:author="Sarah Bergmann" w:date="2026-05-15T00:35:00Z" w16du:dateUtc="2026-05-15T07:35:00Z">
            <w:trPr>
              <w:gridBefore w:val="2"/>
              <w:trHeight w:val="504"/>
            </w:trPr>
          </w:trPrChange>
        </w:trPr>
        <w:tc>
          <w:tcPr>
            <w:tcW w:w="10530" w:type="dxa"/>
            <w:gridSpan w:val="5"/>
            <w:tcBorders>
              <w:bottom w:val="single" w:sz="4" w:space="0" w:color="auto"/>
            </w:tcBorders>
            <w:vAlign w:val="bottom"/>
            <w:tcPrChange w:id="37" w:author="Sarah Bergmann" w:date="2026-05-15T00:35:00Z" w16du:dateUtc="2026-05-15T07:35:00Z">
              <w:tcPr>
                <w:tcW w:w="10206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E55D90" w:rsidRPr="00AD4F9A" w:rsidRDefault="00F44F5F" w:rsidP="00FE2F93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AD4F9A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FB1543" w:rsidRPr="00AD4F9A" w14:paraId="153BCB78" w14:textId="77777777" w:rsidTr="0092093E">
        <w:trPr>
          <w:trHeight w:val="346"/>
          <w:trPrChange w:id="38" w:author="Sarah Bergmann" w:date="2026-05-15T00:35:00Z" w16du:dateUtc="2026-05-15T07:35:00Z">
            <w:trPr>
              <w:gridBefore w:val="2"/>
              <w:trHeight w:val="346"/>
            </w:trPr>
          </w:trPrChange>
        </w:trPr>
        <w:tc>
          <w:tcPr>
            <w:tcW w:w="8517" w:type="dxa"/>
            <w:gridSpan w:val="3"/>
            <w:vAlign w:val="bottom"/>
            <w:tcPrChange w:id="39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2DFF5257" w14:textId="5264BC3C" w:rsidR="00FB1543" w:rsidRPr="00AD4F9A" w:rsidRDefault="00FB1543" w:rsidP="00045026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Kroll</w:t>
            </w:r>
          </w:p>
        </w:tc>
        <w:tc>
          <w:tcPr>
            <w:tcW w:w="2013" w:type="dxa"/>
            <w:gridSpan w:val="2"/>
            <w:vAlign w:val="bottom"/>
            <w:tcPrChange w:id="40" w:author="Sarah Bergmann" w:date="2026-05-15T00:35:00Z" w16du:dateUtc="2026-05-15T07:35:00Z">
              <w:tcPr>
                <w:tcW w:w="2409" w:type="dxa"/>
                <w:gridSpan w:val="3"/>
                <w:vAlign w:val="bottom"/>
              </w:tcPr>
            </w:tcPrChange>
          </w:tcPr>
          <w:p w14:paraId="3706A6DA" w14:textId="58381740" w:rsidR="00FB1543" w:rsidRPr="00AD4F9A" w:rsidRDefault="00FB1543" w:rsidP="00045026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FB1543" w:rsidRPr="00AD4F9A" w14:paraId="0C86BE4D" w14:textId="77777777" w:rsidTr="0092093E">
        <w:trPr>
          <w:trHeight w:val="19"/>
          <w:trPrChange w:id="41" w:author="Sarah Bergmann" w:date="2026-05-15T00:35:00Z" w16du:dateUtc="2026-05-15T07:35:00Z">
            <w:trPr>
              <w:gridBefore w:val="2"/>
              <w:trHeight w:val="19"/>
            </w:trPr>
          </w:trPrChange>
        </w:trPr>
        <w:tc>
          <w:tcPr>
            <w:tcW w:w="8640" w:type="dxa"/>
            <w:gridSpan w:val="4"/>
            <w:vAlign w:val="bottom"/>
            <w:tcPrChange w:id="42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31F97F01" w14:textId="562B3837" w:rsidR="00FB1543" w:rsidRPr="00136D70" w:rsidRDefault="00FB1543" w:rsidP="00045026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136D70"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</w:t>
            </w:r>
            <w:ins w:id="43" w:author="Sarah Bergmann" w:date="2026-05-15T00:35:00Z" w16du:dateUtc="2026-05-15T07:35:00Z">
              <w:r w:rsidR="0092093E">
                <w:rPr>
                  <w:rFonts w:ascii="Optima" w:hAnsi="Optima" w:cs="Times New Roman"/>
                  <w:i/>
                  <w:iCs/>
                  <w:sz w:val="20"/>
                  <w:szCs w:val="20"/>
                </w:rPr>
                <w:t xml:space="preserve">im </w:t>
              </w:r>
            </w:ins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Transaction Advisory Services</w:t>
            </w:r>
            <w:r w:rsidR="00DD7A1A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Financial Due Diligence </w:t>
            </w:r>
            <w:r w:rsidRPr="00136D70">
              <w:rPr>
                <w:rFonts w:ascii="Optima" w:hAnsi="Optima" w:cs="Times New Roman"/>
                <w:i/>
                <w:iCs/>
                <w:sz w:val="20"/>
                <w:szCs w:val="20"/>
              </w:rPr>
              <w:t>(Vertrag bereits unter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zeichnet)</w:t>
            </w:r>
          </w:p>
        </w:tc>
        <w:tc>
          <w:tcPr>
            <w:tcW w:w="1890" w:type="dxa"/>
            <w:tcPrChange w:id="44" w:author="Sarah Bergmann" w:date="2026-05-15T00:35:00Z" w16du:dateUtc="2026-05-15T07:35:00Z">
              <w:tcPr>
                <w:tcW w:w="2409" w:type="dxa"/>
                <w:gridSpan w:val="3"/>
              </w:tcPr>
            </w:tcPrChange>
          </w:tcPr>
          <w:p w14:paraId="4B8A1CFC" w14:textId="1B5505D4" w:rsidR="00FB1543" w:rsidRPr="00AD4F9A" w:rsidRDefault="00FB1543" w:rsidP="00045026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02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/202</w:t>
            </w:r>
            <w:r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04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</w:t>
            </w:r>
            <w:r>
              <w:rPr>
                <w:rFonts w:ascii="Optima" w:hAnsi="Optima" w:cs="Times New Roman"/>
                <w:sz w:val="20"/>
                <w:szCs w:val="20"/>
              </w:rPr>
              <w:t>2027</w:t>
            </w:r>
          </w:p>
        </w:tc>
      </w:tr>
      <w:tr w:rsidR="00FB1543" w:rsidRPr="00AD4F9A" w14:paraId="0DF52D4F" w14:textId="77777777" w:rsidTr="0092093E">
        <w:trPr>
          <w:trHeight w:val="346"/>
          <w:trPrChange w:id="45" w:author="Sarah Bergmann" w:date="2026-05-15T00:35:00Z" w16du:dateUtc="2026-05-15T07:35:00Z">
            <w:trPr>
              <w:gridBefore w:val="2"/>
              <w:trHeight w:val="346"/>
            </w:trPr>
          </w:trPrChange>
        </w:trPr>
        <w:tc>
          <w:tcPr>
            <w:tcW w:w="8517" w:type="dxa"/>
            <w:gridSpan w:val="3"/>
            <w:vAlign w:val="bottom"/>
            <w:tcPrChange w:id="46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37E0BBC4" w14:textId="21510D93" w:rsidR="00FB1543" w:rsidRPr="00AD4F9A" w:rsidRDefault="00FB1543" w:rsidP="00FB154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Allea Consult</w:t>
            </w:r>
          </w:p>
        </w:tc>
        <w:tc>
          <w:tcPr>
            <w:tcW w:w="2013" w:type="dxa"/>
            <w:gridSpan w:val="2"/>
            <w:vAlign w:val="bottom"/>
            <w:tcPrChange w:id="47" w:author="Sarah Bergmann" w:date="2026-05-15T00:35:00Z" w16du:dateUtc="2026-05-15T07:35:00Z">
              <w:tcPr>
                <w:tcW w:w="2409" w:type="dxa"/>
                <w:gridSpan w:val="3"/>
                <w:vAlign w:val="bottom"/>
              </w:tcPr>
            </w:tcPrChange>
          </w:tcPr>
          <w:p w14:paraId="439032AF" w14:textId="297D0DBE" w:rsidR="00FB1543" w:rsidRPr="00AD4F9A" w:rsidRDefault="00FB1543" w:rsidP="00FB1543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FB1543" w:rsidRPr="00AD4F9A" w14:paraId="0538E314" w14:textId="77777777" w:rsidTr="0092093E">
        <w:trPr>
          <w:trHeight w:val="19"/>
          <w:trPrChange w:id="48" w:author="Sarah Bergmann" w:date="2026-05-15T00:35:00Z" w16du:dateUtc="2026-05-15T07:35:00Z">
            <w:trPr>
              <w:gridBefore w:val="2"/>
              <w:trHeight w:val="19"/>
            </w:trPr>
          </w:trPrChange>
        </w:trPr>
        <w:tc>
          <w:tcPr>
            <w:tcW w:w="8517" w:type="dxa"/>
            <w:gridSpan w:val="3"/>
            <w:vAlign w:val="bottom"/>
            <w:tcPrChange w:id="49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11D7D8FD" w14:textId="643ADC43" w:rsidR="00FB1543" w:rsidRPr="00136D70" w:rsidRDefault="00FB1543" w:rsidP="00FB154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136D70"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</w:t>
            </w:r>
            <w:ins w:id="50" w:author="Sarah Bergmann" w:date="2026-05-15T00:35:00Z" w16du:dateUtc="2026-05-15T07:35:00Z">
              <w:r w:rsidR="0092093E">
                <w:rPr>
                  <w:rFonts w:ascii="Optima" w:hAnsi="Optima" w:cs="Times New Roman"/>
                  <w:i/>
                  <w:iCs/>
                  <w:sz w:val="20"/>
                  <w:szCs w:val="20"/>
                </w:rPr>
                <w:t xml:space="preserve">im </w:t>
              </w:r>
            </w:ins>
            <w:r w:rsidRPr="00136D70">
              <w:rPr>
                <w:rFonts w:ascii="Optima" w:hAnsi="Optima" w:cs="Times New Roman"/>
                <w:i/>
                <w:iCs/>
                <w:sz w:val="20"/>
                <w:szCs w:val="20"/>
              </w:rPr>
              <w:t>Distressed M&amp;A (Vertrag bereits unter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zeichnet)</w:t>
            </w:r>
          </w:p>
        </w:tc>
        <w:tc>
          <w:tcPr>
            <w:tcW w:w="2013" w:type="dxa"/>
            <w:gridSpan w:val="2"/>
            <w:tcPrChange w:id="51" w:author="Sarah Bergmann" w:date="2026-05-15T00:35:00Z" w16du:dateUtc="2026-05-15T07:35:00Z">
              <w:tcPr>
                <w:tcW w:w="2409" w:type="dxa"/>
                <w:gridSpan w:val="3"/>
              </w:tcPr>
            </w:tcPrChange>
          </w:tcPr>
          <w:p w14:paraId="20AC189C" w14:textId="678C73F2" w:rsidR="00FB1543" w:rsidRPr="00AD4F9A" w:rsidRDefault="00FB1543" w:rsidP="00FB154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/202</w:t>
            </w:r>
            <w:r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12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>/202</w:t>
            </w:r>
            <w:r>
              <w:rPr>
                <w:rFonts w:ascii="Optima" w:hAnsi="Optima" w:cs="Times New Roman"/>
                <w:sz w:val="20"/>
                <w:szCs w:val="20"/>
              </w:rPr>
              <w:t>6</w:t>
            </w:r>
          </w:p>
        </w:tc>
      </w:tr>
      <w:tr w:rsidR="00E55D90" w:rsidRPr="00AD4F9A" w14:paraId="127C64E2" w14:textId="77777777" w:rsidTr="0092093E">
        <w:trPr>
          <w:trHeight w:val="346"/>
          <w:trPrChange w:id="52" w:author="Sarah Bergmann" w:date="2026-05-15T00:35:00Z" w16du:dateUtc="2026-05-15T07:35:00Z">
            <w:trPr>
              <w:gridBefore w:val="2"/>
              <w:trHeight w:val="346"/>
            </w:trPr>
          </w:trPrChange>
        </w:trPr>
        <w:tc>
          <w:tcPr>
            <w:tcW w:w="8517" w:type="dxa"/>
            <w:gridSpan w:val="3"/>
            <w:vAlign w:val="bottom"/>
            <w:tcPrChange w:id="53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38F27285" w14:textId="0581C6C6" w:rsidR="00527DA5" w:rsidRPr="00527DA5" w:rsidRDefault="00CE0086" w:rsidP="00FE2F9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>Kreis- und Stadtsparkasse Erding</w:t>
            </w:r>
            <w:r w:rsidR="00F54427" w:rsidRPr="00AD4F9A">
              <w:rPr>
                <w:rFonts w:ascii="Optima" w:hAnsi="Optima" w:cs="Times New Roman"/>
                <w:b/>
                <w:sz w:val="21"/>
                <w:szCs w:val="21"/>
              </w:rPr>
              <w:t xml:space="preserve"> – </w:t>
            </w:r>
            <w:r w:rsidRPr="00AD4F9A">
              <w:rPr>
                <w:rFonts w:ascii="Optima" w:hAnsi="Optima" w:cs="Times New Roman"/>
                <w:b/>
                <w:sz w:val="21"/>
                <w:szCs w:val="21"/>
              </w:rPr>
              <w:t>Dorfen</w:t>
            </w:r>
          </w:p>
        </w:tc>
        <w:tc>
          <w:tcPr>
            <w:tcW w:w="2013" w:type="dxa"/>
            <w:gridSpan w:val="2"/>
            <w:vAlign w:val="bottom"/>
            <w:tcPrChange w:id="54" w:author="Sarah Bergmann" w:date="2026-05-15T00:35:00Z" w16du:dateUtc="2026-05-15T07:35:00Z">
              <w:tcPr>
                <w:tcW w:w="2409" w:type="dxa"/>
                <w:gridSpan w:val="3"/>
                <w:vAlign w:val="bottom"/>
              </w:tcPr>
            </w:tcPrChange>
          </w:tcPr>
          <w:p w14:paraId="4820196E" w14:textId="4B2508D8" w:rsidR="00E55D90" w:rsidRPr="00AD4F9A" w:rsidRDefault="00CE0086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Erding</w:t>
            </w:r>
          </w:p>
        </w:tc>
      </w:tr>
      <w:tr w:rsidR="00E55D90" w:rsidRPr="00AD4F9A" w14:paraId="335D84E9" w14:textId="77777777" w:rsidTr="0092093E">
        <w:trPr>
          <w:trHeight w:val="19"/>
          <w:trPrChange w:id="55" w:author="Sarah Bergmann" w:date="2026-05-15T00:35:00Z" w16du:dateUtc="2026-05-15T07:35:00Z">
            <w:trPr>
              <w:gridBefore w:val="2"/>
              <w:trHeight w:val="19"/>
            </w:trPr>
          </w:trPrChange>
        </w:trPr>
        <w:tc>
          <w:tcPr>
            <w:tcW w:w="8517" w:type="dxa"/>
            <w:gridSpan w:val="3"/>
            <w:tcPrChange w:id="56" w:author="Sarah Bergmann" w:date="2026-05-15T00:35:00Z" w16du:dateUtc="2026-05-15T07:35:00Z">
              <w:tcPr>
                <w:tcW w:w="7797" w:type="dxa"/>
              </w:tcPr>
            </w:tcPrChange>
          </w:tcPr>
          <w:p w14:paraId="20B1570F" w14:textId="3B488F20" w:rsidR="00E55D90" w:rsidRPr="00AD4F9A" w:rsidRDefault="00CE0086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</w:rPr>
              <w:t>Privatkundenberater für vermögende Privatkunden</w:t>
            </w:r>
          </w:p>
        </w:tc>
        <w:tc>
          <w:tcPr>
            <w:tcW w:w="2013" w:type="dxa"/>
            <w:gridSpan w:val="2"/>
            <w:tcPrChange w:id="57" w:author="Sarah Bergmann" w:date="2026-05-15T00:35:00Z" w16du:dateUtc="2026-05-15T07:35:00Z">
              <w:tcPr>
                <w:tcW w:w="2409" w:type="dxa"/>
                <w:gridSpan w:val="3"/>
              </w:tcPr>
            </w:tcPrChange>
          </w:tcPr>
          <w:p w14:paraId="0475B997" w14:textId="58C4D5F8" w:rsidR="00E55D90" w:rsidRPr="00AD4F9A" w:rsidRDefault="00CE0086" w:rsidP="00FE2F9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01</w:t>
            </w:r>
            <w:r w:rsidR="00E55D90"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="004E3364">
              <w:rPr>
                <w:rFonts w:ascii="Optima" w:hAnsi="Optima" w:cs="Times New Roman"/>
                <w:sz w:val="20"/>
                <w:szCs w:val="20"/>
                <w:lang w:val="en-US"/>
              </w:rPr>
              <w:t>6</w:t>
            </w:r>
            <w:r w:rsidR="00E55D90"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 w:rsidR="00527DA5">
              <w:rPr>
                <w:rFonts w:ascii="Optima" w:hAnsi="Optima" w:cs="Times New Roman"/>
                <w:sz w:val="20"/>
                <w:szCs w:val="20"/>
                <w:lang w:val="en-US"/>
              </w:rPr>
              <w:t>06/2026</w:t>
            </w:r>
          </w:p>
        </w:tc>
      </w:tr>
      <w:tr w:rsidR="00E55D90" w:rsidRPr="00AD4F9A" w14:paraId="54C3D64C" w14:textId="77777777" w:rsidTr="0092093E">
        <w:trPr>
          <w:trHeight w:val="19"/>
          <w:trPrChange w:id="58" w:author="Sarah Bergmann" w:date="2026-05-15T00:35:00Z" w16du:dateUtc="2026-05-15T07:35:00Z">
            <w:trPr>
              <w:gridBefore w:val="1"/>
              <w:gridAfter w:val="0"/>
              <w:trHeight w:val="19"/>
            </w:trPr>
          </w:trPrChange>
        </w:trPr>
        <w:tc>
          <w:tcPr>
            <w:tcW w:w="10530" w:type="dxa"/>
            <w:gridSpan w:val="5"/>
            <w:tcPrChange w:id="59" w:author="Sarah Bergmann" w:date="2026-05-15T00:35:00Z" w16du:dateUtc="2026-05-15T07:35:00Z">
              <w:tcPr>
                <w:tcW w:w="10206" w:type="dxa"/>
                <w:gridSpan w:val="3"/>
              </w:tcPr>
            </w:tcPrChange>
          </w:tcPr>
          <w:p w14:paraId="77C4B27B" w14:textId="58A6E5AF" w:rsidR="00CE0086" w:rsidRPr="002C08B5" w:rsidRDefault="007561A7" w:rsidP="004E3364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Betreuung</w:t>
            </w:r>
            <w:r w:rsidR="00527DA5" w:rsidRPr="00527DA5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von ca. 37.000.000 EUR</w:t>
            </w:r>
            <w:r w:rsidR="00D52419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="00527DA5" w:rsidRPr="00527DA5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verteilt </w:t>
            </w:r>
            <w:r w:rsidR="00091F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auf</w:t>
            </w:r>
            <w:r w:rsidR="00527DA5" w:rsidRPr="00527DA5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ca. 600 vermögenden Privatkunden im Rahmen eines ganzheitlichen Betreuungsansatzes mit Fokus auf Ertragspotenziale und Kundenentwicklung</w:t>
            </w:r>
          </w:p>
          <w:p w14:paraId="7C46A633" w14:textId="77777777" w:rsidR="002C08B5" w:rsidRPr="002C08B5" w:rsidRDefault="002C08B5" w:rsidP="002C08B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C08B5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Analyse von Kundenportfolios zur Ableitung ertrags- und risikoorientierter Handlungsempfehlungen</w:t>
            </w:r>
          </w:p>
          <w:p w14:paraId="6DD9BA0F" w14:textId="2D5F277E" w:rsidR="00273CB0" w:rsidRPr="000B688A" w:rsidRDefault="00273CB0" w:rsidP="000B688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Förderung der fachlichen Kompetenz von Auszubildenden zur Sicherstellung </w:t>
            </w:r>
            <w:r w:rsidRPr="000B688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eines hohen Qualitätsstandards bei temporären Abteilungszuweisungen</w:t>
            </w:r>
          </w:p>
        </w:tc>
      </w:tr>
      <w:tr w:rsidR="004E3364" w:rsidRPr="00AD4F9A" w14:paraId="2F66E4F3" w14:textId="77777777" w:rsidTr="0092093E">
        <w:trPr>
          <w:trHeight w:val="288"/>
          <w:trPrChange w:id="60" w:author="Sarah Bergmann" w:date="2026-05-15T00:35:00Z" w16du:dateUtc="2026-05-15T07:35:00Z">
            <w:trPr>
              <w:gridBefore w:val="2"/>
              <w:trHeight w:val="288"/>
            </w:trPr>
          </w:trPrChange>
        </w:trPr>
        <w:tc>
          <w:tcPr>
            <w:tcW w:w="8517" w:type="dxa"/>
            <w:gridSpan w:val="3"/>
            <w:vAlign w:val="bottom"/>
            <w:tcPrChange w:id="61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50F618A4" w14:textId="02981C83" w:rsidR="004E3364" w:rsidRPr="00AD4F9A" w:rsidRDefault="004E3364" w:rsidP="004C0E4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Digitaler </w:t>
            </w: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</w:rPr>
              <w:t>Privatkundenberater für Privatkunden</w:t>
            </w:r>
          </w:p>
        </w:tc>
        <w:tc>
          <w:tcPr>
            <w:tcW w:w="2013" w:type="dxa"/>
            <w:gridSpan w:val="2"/>
            <w:vAlign w:val="bottom"/>
            <w:tcPrChange w:id="62" w:author="Sarah Bergmann" w:date="2026-05-15T00:35:00Z" w16du:dateUtc="2026-05-15T07:35:00Z">
              <w:tcPr>
                <w:tcW w:w="2409" w:type="dxa"/>
                <w:gridSpan w:val="3"/>
                <w:vAlign w:val="bottom"/>
              </w:tcPr>
            </w:tcPrChange>
          </w:tcPr>
          <w:p w14:paraId="0C1C293E" w14:textId="07B217A8" w:rsidR="004E3364" w:rsidRPr="00AD4F9A" w:rsidRDefault="004E3364" w:rsidP="004C0E4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01/2024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12/2025</w:t>
            </w:r>
          </w:p>
        </w:tc>
      </w:tr>
      <w:tr w:rsidR="004E3364" w:rsidRPr="000B688A" w14:paraId="546AB743" w14:textId="77777777" w:rsidTr="0092093E">
        <w:trPr>
          <w:trHeight w:val="19"/>
          <w:trPrChange w:id="63" w:author="Sarah Bergmann" w:date="2026-05-15T00:35:00Z" w16du:dateUtc="2026-05-15T07:35:00Z">
            <w:trPr>
              <w:gridBefore w:val="1"/>
              <w:gridAfter w:val="0"/>
              <w:trHeight w:val="19"/>
            </w:trPr>
          </w:trPrChange>
        </w:trPr>
        <w:tc>
          <w:tcPr>
            <w:tcW w:w="10530" w:type="dxa"/>
            <w:gridSpan w:val="5"/>
            <w:tcPrChange w:id="64" w:author="Sarah Bergmann" w:date="2026-05-15T00:35:00Z" w16du:dateUtc="2026-05-15T07:35:00Z">
              <w:tcPr>
                <w:tcW w:w="10206" w:type="dxa"/>
                <w:gridSpan w:val="3"/>
              </w:tcPr>
            </w:tcPrChange>
          </w:tcPr>
          <w:p w14:paraId="01C4C35B" w14:textId="3C2DEE30" w:rsidR="001122CA" w:rsidRDefault="00E81A7F" w:rsidP="001122C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E81A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Zielerreichung im Vertrieb von 108</w:t>
            </w:r>
            <w:ins w:id="65" w:author="Sarah Bergmann" w:date="2026-05-15T00:36:00Z" w16du:dateUtc="2026-05-15T07:36:00Z">
              <w:r w:rsidR="0092093E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</w:t>
              </w:r>
            </w:ins>
            <w:r w:rsidRPr="00E81A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% im Geschäftsjahr 2025 bei gleichzeitig um </w:t>
            </w:r>
            <w:r w:rsidR="00842B4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ca. </w:t>
            </w:r>
            <w:r w:rsidRPr="00E81A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55</w:t>
            </w:r>
            <w:ins w:id="66" w:author="Sarah Bergmann" w:date="2026-05-15T00:36:00Z" w16du:dateUtc="2026-05-15T07:36:00Z">
              <w:r w:rsidR="0092093E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</w:t>
              </w:r>
            </w:ins>
            <w:r w:rsidRPr="00E81A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% reduzierter Teamkapazität (2,0 vs. 4,5 FTE) und entsprechend erhöhtem administrativen Aufwand</w:t>
            </w:r>
          </w:p>
          <w:p w14:paraId="36DC5598" w14:textId="0E7CC45A" w:rsidR="00842B49" w:rsidRPr="001122CA" w:rsidRDefault="00842B49" w:rsidP="001122C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42B4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Beitrag zur Auszeichnung „Beste Bank vor Ort“ (Gesellschaft für Qualitätsprüfung mbH) durch exzellente Beratungsleistung im Privatkundensegment (1. Platz; Note 1,52)</w:t>
            </w:r>
          </w:p>
          <w:p w14:paraId="6D454E17" w14:textId="136DF73B" w:rsidR="00BA1A8C" w:rsidRPr="001122CA" w:rsidRDefault="004E3364" w:rsidP="00BA1A8C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E3364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Management eines eigenen umfangreichen Kundenportfolios von ca. 4.000 Privatkunden im Rahmen eines ganzheitlichen Betreuungsansatzes mit Fokus auf Ertragspotenziale und Kundenentwicklung</w:t>
            </w:r>
          </w:p>
          <w:p w14:paraId="72B2E792" w14:textId="7CCB8BD4" w:rsidR="004E3364" w:rsidRPr="00FB1543" w:rsidRDefault="00BA1A8C" w:rsidP="00FB154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Analyse von Kundenprofilen zur Identifikation von Cross-Selling-Potenzialen </w:t>
            </w:r>
            <w:r w:rsidRPr="000B688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und vertrieblichen Ansatzpunkten</w:t>
            </w:r>
          </w:p>
        </w:tc>
      </w:tr>
      <w:tr w:rsidR="00E55D90" w:rsidRPr="00AD4F9A" w14:paraId="48328CB9" w14:textId="77777777" w:rsidTr="0092093E">
        <w:trPr>
          <w:trHeight w:val="283"/>
          <w:trPrChange w:id="67" w:author="Sarah Bergmann" w:date="2026-05-15T00:35:00Z" w16du:dateUtc="2026-05-15T07:35:00Z">
            <w:trPr>
              <w:gridBefore w:val="2"/>
              <w:trHeight w:val="283"/>
            </w:trPr>
          </w:trPrChange>
        </w:trPr>
        <w:tc>
          <w:tcPr>
            <w:tcW w:w="8517" w:type="dxa"/>
            <w:gridSpan w:val="3"/>
            <w:vAlign w:val="bottom"/>
            <w:tcPrChange w:id="68" w:author="Sarah Bergmann" w:date="2026-05-15T00:35:00Z" w16du:dateUtc="2026-05-15T07:35:00Z">
              <w:tcPr>
                <w:tcW w:w="7797" w:type="dxa"/>
                <w:vAlign w:val="bottom"/>
              </w:tcPr>
            </w:tcPrChange>
          </w:tcPr>
          <w:p w14:paraId="74B74B41" w14:textId="19BC9DF4" w:rsidR="00E55D90" w:rsidRPr="00AD4F9A" w:rsidRDefault="008E49A9" w:rsidP="00FE2F9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Auszubildender </w:t>
            </w:r>
            <w:ins w:id="69" w:author="Sarah Bergmann" w:date="2026-05-15T00:36:00Z" w16du:dateUtc="2026-05-15T07:36:00Z">
              <w:r w:rsidR="0092093E">
                <w:rPr>
                  <w:rFonts w:ascii="Optima" w:hAnsi="Optima" w:cs="Times New Roman"/>
                  <w:sz w:val="20"/>
                  <w:szCs w:val="20"/>
                  <w:lang w:val="en-US"/>
                </w:rPr>
                <w:t xml:space="preserve">als </w:t>
              </w:r>
            </w:ins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Bankkaufmann</w:t>
            </w:r>
          </w:p>
        </w:tc>
        <w:tc>
          <w:tcPr>
            <w:tcW w:w="2013" w:type="dxa"/>
            <w:gridSpan w:val="2"/>
            <w:vAlign w:val="bottom"/>
            <w:tcPrChange w:id="70" w:author="Sarah Bergmann" w:date="2026-05-15T00:35:00Z" w16du:dateUtc="2026-05-15T07:35:00Z">
              <w:tcPr>
                <w:tcW w:w="2409" w:type="dxa"/>
                <w:gridSpan w:val="3"/>
                <w:vAlign w:val="bottom"/>
              </w:tcPr>
            </w:tcPrChange>
          </w:tcPr>
          <w:p w14:paraId="2CB21DEB" w14:textId="074A1221" w:rsidR="00E55D90" w:rsidRPr="00AD4F9A" w:rsidRDefault="00E55D90" w:rsidP="00FE2F9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E49A9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E49A9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8E49A9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01/2024</w:t>
            </w:r>
          </w:p>
        </w:tc>
      </w:tr>
      <w:tr w:rsidR="00E55D90" w:rsidRPr="00AD4F9A" w14:paraId="7C4155D6" w14:textId="77777777" w:rsidTr="0092093E">
        <w:trPr>
          <w:trHeight w:val="19"/>
          <w:trPrChange w:id="71" w:author="Sarah Bergmann" w:date="2026-05-15T00:35:00Z" w16du:dateUtc="2026-05-15T07:35:00Z">
            <w:trPr>
              <w:gridBefore w:val="1"/>
              <w:gridAfter w:val="0"/>
              <w:trHeight w:val="19"/>
            </w:trPr>
          </w:trPrChange>
        </w:trPr>
        <w:tc>
          <w:tcPr>
            <w:tcW w:w="10530" w:type="dxa"/>
            <w:gridSpan w:val="5"/>
            <w:vAlign w:val="bottom"/>
            <w:tcPrChange w:id="72" w:author="Sarah Bergmann" w:date="2026-05-15T00:35:00Z" w16du:dateUtc="2026-05-15T07:35:00Z">
              <w:tcPr>
                <w:tcW w:w="10206" w:type="dxa"/>
                <w:gridSpan w:val="3"/>
                <w:vAlign w:val="bottom"/>
              </w:tcPr>
            </w:tcPrChange>
          </w:tcPr>
          <w:p w14:paraId="5B9C1295" w14:textId="77777777" w:rsidR="00E55D90" w:rsidRPr="00AD4F9A" w:rsidRDefault="008E49A9" w:rsidP="00FE2F9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Unterstützung des Beraterteams durch gezielte Kundenselektion und -ansprache</w:t>
            </w:r>
          </w:p>
          <w:p w14:paraId="691C44C1" w14:textId="303D0159" w:rsidR="008E49A9" w:rsidRPr="00AD4F9A" w:rsidRDefault="008E49A9" w:rsidP="00FE2F9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Abwicklung des operativen Tagesgeschäfts</w:t>
            </w:r>
            <w:r w:rsidR="00343D8D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an der Hauptgeschäftsstelle unter Einhaltung enger Zeitvorgaben</w:t>
            </w:r>
          </w:p>
          <w:p w14:paraId="3658805E" w14:textId="7FDAB823" w:rsidR="00343D8D" w:rsidRPr="000B688A" w:rsidRDefault="008E49A9" w:rsidP="000B688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Planung und Umsetzung eines Projekts zur gezielten </w:t>
            </w:r>
            <w:r w:rsidR="00343D8D"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Präsentation und </w:t>
            </w:r>
            <w:r w:rsidRPr="00AD4F9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Profilierung des </w:t>
            </w:r>
            <w:r w:rsidRPr="000B688A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Berufsbilds Bankkaufmann im Kontext unternehmerischer Nachwuchsförderung</w:t>
            </w:r>
          </w:p>
        </w:tc>
      </w:tr>
      <w:tr w:rsidR="00E55D90" w:rsidRPr="00AD4F9A" w14:paraId="414B4085" w14:textId="77777777" w:rsidTr="0092093E">
        <w:trPr>
          <w:trHeight w:val="482"/>
          <w:trPrChange w:id="73" w:author="Sarah Bergmann" w:date="2026-05-15T00:35:00Z" w16du:dateUtc="2026-05-15T07:35:00Z">
            <w:trPr>
              <w:gridBefore w:val="2"/>
              <w:trHeight w:val="504"/>
            </w:trPr>
          </w:trPrChange>
        </w:trPr>
        <w:tc>
          <w:tcPr>
            <w:tcW w:w="10530" w:type="dxa"/>
            <w:gridSpan w:val="5"/>
            <w:tcBorders>
              <w:bottom w:val="single" w:sz="4" w:space="0" w:color="auto"/>
            </w:tcBorders>
            <w:vAlign w:val="bottom"/>
            <w:tcPrChange w:id="74" w:author="Sarah Bergmann" w:date="2026-05-15T00:35:00Z" w16du:dateUtc="2026-05-15T07:35:00Z">
              <w:tcPr>
                <w:tcW w:w="10206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1A1B7CE9" w:rsidR="00E55D90" w:rsidRPr="00AD4F9A" w:rsidRDefault="00F44F5F" w:rsidP="00FE2F93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AD4F9A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AD4F9A" w14:paraId="74251178" w14:textId="77777777" w:rsidTr="0092093E">
        <w:trPr>
          <w:trHeight w:val="346"/>
          <w:trPrChange w:id="75" w:author="Sarah Bergmann" w:date="2026-05-15T00:35:00Z" w16du:dateUtc="2026-05-15T07:35:00Z">
            <w:trPr>
              <w:gridBefore w:val="2"/>
              <w:trHeight w:val="346"/>
            </w:trPr>
          </w:trPrChange>
        </w:trPr>
        <w:tc>
          <w:tcPr>
            <w:tcW w:w="7524" w:type="dxa"/>
            <w:tcBorders>
              <w:top w:val="single" w:sz="4" w:space="0" w:color="auto"/>
            </w:tcBorders>
            <w:vAlign w:val="bottom"/>
            <w:tcPrChange w:id="76" w:author="Sarah Bergmann" w:date="2026-05-15T00:35:00Z" w16du:dateUtc="2026-05-15T07:35:00Z">
              <w:tcPr>
                <w:tcW w:w="7797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1E25AA52" w:rsidR="00E55D90" w:rsidRPr="00AD4F9A" w:rsidRDefault="00343D8D" w:rsidP="00FE2F93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F</w:t>
            </w:r>
            <w:r w:rsidR="00140543"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rankfurt School</w:t>
            </w:r>
            <w:r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Supervisory Board for Stu</w:t>
            </w:r>
            <w:r w:rsidR="00140543"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dent Council</w:t>
            </w:r>
            <w:r w:rsidR="00E55D90" w:rsidRPr="00AD4F9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006" w:type="dxa"/>
            <w:gridSpan w:val="4"/>
            <w:tcBorders>
              <w:top w:val="single" w:sz="4" w:space="0" w:color="auto"/>
            </w:tcBorders>
            <w:vAlign w:val="bottom"/>
            <w:tcPrChange w:id="77" w:author="Sarah Bergmann" w:date="2026-05-15T00:35:00Z" w16du:dateUtc="2026-05-15T07:35:00Z">
              <w:tcPr>
                <w:tcW w:w="2409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44521F7E" w:rsidR="00E55D90" w:rsidRPr="00AD4F9A" w:rsidRDefault="00E55D90" w:rsidP="00FE2F93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  <w:r w:rsidR="00343D8D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="002D244D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/ </w:t>
            </w:r>
            <w:r w:rsidR="00F54427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R</w:t>
            </w:r>
            <w:r w:rsidR="00343D8D" w:rsidRPr="00AD4F9A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emote</w:t>
            </w:r>
          </w:p>
        </w:tc>
      </w:tr>
      <w:tr w:rsidR="00E55D90" w:rsidRPr="00AD4F9A" w14:paraId="4F59C612" w14:textId="77777777" w:rsidTr="0092093E">
        <w:trPr>
          <w:trHeight w:val="19"/>
          <w:trPrChange w:id="78" w:author="Sarah Bergmann" w:date="2026-05-15T00:35:00Z" w16du:dateUtc="2026-05-15T07:35:00Z">
            <w:trPr>
              <w:gridBefore w:val="2"/>
              <w:trHeight w:val="19"/>
            </w:trPr>
          </w:trPrChange>
        </w:trPr>
        <w:tc>
          <w:tcPr>
            <w:tcW w:w="8517" w:type="dxa"/>
            <w:gridSpan w:val="3"/>
            <w:tcPrChange w:id="79" w:author="Sarah Bergmann" w:date="2026-05-15T00:35:00Z" w16du:dateUtc="2026-05-15T07:35:00Z">
              <w:tcPr>
                <w:tcW w:w="7797" w:type="dxa"/>
              </w:tcPr>
            </w:tcPrChange>
          </w:tcPr>
          <w:p w14:paraId="32F07601" w14:textId="1D06384D" w:rsidR="00E55D90" w:rsidRPr="00AD4F9A" w:rsidRDefault="00343D8D" w:rsidP="00FE2F93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/>
                <w:iCs/>
                <w:sz w:val="20"/>
                <w:szCs w:val="20"/>
              </w:rPr>
              <w:t>Junior Auditor für den Student Council der Frankfurt School</w:t>
            </w:r>
          </w:p>
        </w:tc>
        <w:tc>
          <w:tcPr>
            <w:tcW w:w="2013" w:type="dxa"/>
            <w:gridSpan w:val="2"/>
            <w:tcPrChange w:id="80" w:author="Sarah Bergmann" w:date="2026-05-15T00:35:00Z" w16du:dateUtc="2026-05-15T07:35:00Z">
              <w:tcPr>
                <w:tcW w:w="2409" w:type="dxa"/>
                <w:gridSpan w:val="3"/>
              </w:tcPr>
            </w:tcPrChange>
          </w:tcPr>
          <w:p w14:paraId="45DD2178" w14:textId="554A99CB" w:rsidR="00E55D90" w:rsidRPr="00AD4F9A" w:rsidRDefault="00343D8D" w:rsidP="00FE2F93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>01/2025</w:t>
            </w:r>
            <w:r w:rsidR="00E55D90" w:rsidRPr="00AD4F9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E55D90" w:rsidRPr="00AD4F9A" w14:paraId="02437711" w14:textId="77777777" w:rsidTr="0092093E">
        <w:trPr>
          <w:trHeight w:val="19"/>
          <w:trPrChange w:id="81" w:author="Sarah Bergmann" w:date="2026-05-15T00:35:00Z" w16du:dateUtc="2026-05-15T07:35:00Z">
            <w:trPr>
              <w:gridBefore w:val="1"/>
              <w:gridAfter w:val="0"/>
              <w:trHeight w:val="19"/>
            </w:trPr>
          </w:trPrChange>
        </w:trPr>
        <w:tc>
          <w:tcPr>
            <w:tcW w:w="10530" w:type="dxa"/>
            <w:gridSpan w:val="5"/>
            <w:tcPrChange w:id="82" w:author="Sarah Bergmann" w:date="2026-05-15T00:35:00Z" w16du:dateUtc="2026-05-15T07:35:00Z">
              <w:tcPr>
                <w:tcW w:w="10206" w:type="dxa"/>
                <w:gridSpan w:val="3"/>
              </w:tcPr>
            </w:tcPrChange>
          </w:tcPr>
          <w:p w14:paraId="61AE8DA8" w14:textId="04D72023" w:rsidR="00343D8D" w:rsidRPr="000B688A" w:rsidRDefault="00343D8D" w:rsidP="000B688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Cs/>
                <w:sz w:val="20"/>
                <w:szCs w:val="20"/>
              </w:rPr>
              <w:t>Auditierung des Student Council</w:t>
            </w:r>
            <w:r w:rsidR="0065011E" w:rsidRPr="00AD4F9A">
              <w:rPr>
                <w:rFonts w:ascii="Optima" w:hAnsi="Optima" w:cs="Times New Roman"/>
                <w:iCs/>
                <w:sz w:val="20"/>
                <w:szCs w:val="20"/>
              </w:rPr>
              <w:t xml:space="preserve"> mit Fokus auf Budgetkontrolle </w:t>
            </w:r>
            <w:r w:rsidR="0065011E" w:rsidRPr="000B688A">
              <w:rPr>
                <w:rFonts w:ascii="Optima" w:hAnsi="Optima" w:cs="Times New Roman"/>
                <w:iCs/>
                <w:sz w:val="20"/>
                <w:szCs w:val="20"/>
              </w:rPr>
              <w:t>und Ausgabenanalyse anhand von Finanzberichten</w:t>
            </w:r>
          </w:p>
          <w:p w14:paraId="31828FDD" w14:textId="04DD4407" w:rsidR="00140543" w:rsidRPr="00AD4F9A" w:rsidRDefault="00140543" w:rsidP="00FE2F9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Cs/>
                <w:sz w:val="20"/>
                <w:szCs w:val="20"/>
              </w:rPr>
              <w:t xml:space="preserve">Koordinierung des 2024 Audits </w:t>
            </w:r>
            <w:r w:rsidR="00273CB0" w:rsidRPr="00AD4F9A">
              <w:rPr>
                <w:rFonts w:ascii="Optima" w:hAnsi="Optima" w:cs="Times New Roman"/>
                <w:iCs/>
                <w:sz w:val="20"/>
                <w:szCs w:val="20"/>
              </w:rPr>
              <w:t xml:space="preserve">durch interne Abstimmung und Beschaffung prüfungsrelevanter Unterlagen </w:t>
            </w:r>
          </w:p>
          <w:p w14:paraId="68CFAD97" w14:textId="7515CDEC" w:rsidR="00343D8D" w:rsidRPr="00AD4F9A" w:rsidRDefault="00895332" w:rsidP="00FE2F9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iCs/>
                <w:sz w:val="20"/>
                <w:szCs w:val="20"/>
              </w:rPr>
              <w:t>Analyse und Kommunikation wichtiger Ergebnisse durch Reports für das Frankfurt School-Management Team</w:t>
            </w:r>
          </w:p>
        </w:tc>
      </w:tr>
      <w:tr w:rsidR="00E55D90" w:rsidRPr="00AD4F9A" w14:paraId="482569A2" w14:textId="77777777" w:rsidTr="0092093E">
        <w:trPr>
          <w:trHeight w:val="482"/>
          <w:trPrChange w:id="83" w:author="Sarah Bergmann" w:date="2026-05-15T00:35:00Z" w16du:dateUtc="2026-05-15T07:35:00Z">
            <w:trPr>
              <w:gridBefore w:val="2"/>
              <w:trHeight w:val="504"/>
            </w:trPr>
          </w:trPrChange>
        </w:trPr>
        <w:tc>
          <w:tcPr>
            <w:tcW w:w="10530" w:type="dxa"/>
            <w:gridSpan w:val="5"/>
            <w:tcBorders>
              <w:bottom w:val="single" w:sz="4" w:space="0" w:color="auto"/>
            </w:tcBorders>
            <w:vAlign w:val="bottom"/>
            <w:tcPrChange w:id="84" w:author="Sarah Bergmann" w:date="2026-05-15T00:35:00Z" w16du:dateUtc="2026-05-15T07:35:00Z">
              <w:tcPr>
                <w:tcW w:w="10206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E55D90" w:rsidRPr="00AD4F9A" w:rsidRDefault="001647AB" w:rsidP="00FE2F93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AD4F9A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25EB2" w:rsidRPr="00AD4F9A" w14:paraId="2B257790" w14:textId="77777777" w:rsidTr="0092093E">
        <w:trPr>
          <w:trHeight w:val="337"/>
          <w:trPrChange w:id="85" w:author="Sarah Bergmann" w:date="2026-05-15T00:35:00Z" w16du:dateUtc="2026-05-15T07:35:00Z">
            <w:trPr>
              <w:gridBefore w:val="1"/>
              <w:gridAfter w:val="0"/>
              <w:trHeight w:val="337"/>
            </w:trPr>
          </w:trPrChange>
        </w:trPr>
        <w:tc>
          <w:tcPr>
            <w:tcW w:w="10530" w:type="dxa"/>
            <w:gridSpan w:val="5"/>
            <w:tcBorders>
              <w:top w:val="single" w:sz="4" w:space="0" w:color="auto"/>
            </w:tcBorders>
            <w:vAlign w:val="bottom"/>
            <w:tcPrChange w:id="86" w:author="Sarah Bergmann" w:date="2026-05-15T00:35:00Z" w16du:dateUtc="2026-05-15T07:35:00Z">
              <w:tcPr>
                <w:tcW w:w="10206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33144CE1" w:rsidR="00F25EB2" w:rsidRPr="00AD4F9A" w:rsidRDefault="00F25EB2" w:rsidP="00FE2F93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D4F9A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Deutsch (</w:t>
            </w:r>
            <w:r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), Englisch (</w:t>
            </w:r>
            <w:r w:rsidR="00F54427"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F25EB2" w:rsidRPr="00AD4F9A" w14:paraId="45706C3F" w14:textId="77777777" w:rsidTr="0092093E">
        <w:trPr>
          <w:trHeight w:val="337"/>
          <w:trPrChange w:id="87" w:author="Sarah Bergmann" w:date="2026-05-15T00:35:00Z" w16du:dateUtc="2026-05-15T07:35:00Z">
            <w:trPr>
              <w:gridBefore w:val="1"/>
              <w:gridAfter w:val="0"/>
              <w:trHeight w:val="337"/>
            </w:trPr>
          </w:trPrChange>
        </w:trPr>
        <w:tc>
          <w:tcPr>
            <w:tcW w:w="10530" w:type="dxa"/>
            <w:gridSpan w:val="5"/>
            <w:vAlign w:val="bottom"/>
            <w:tcPrChange w:id="88" w:author="Sarah Bergmann" w:date="2026-05-15T00:35:00Z" w16du:dateUtc="2026-05-15T07:35:00Z">
              <w:tcPr>
                <w:tcW w:w="10206" w:type="dxa"/>
                <w:gridSpan w:val="3"/>
                <w:vAlign w:val="bottom"/>
              </w:tcPr>
            </w:tcPrChange>
          </w:tcPr>
          <w:p w14:paraId="60CA2168" w14:textId="3CE81996" w:rsidR="00F25EB2" w:rsidRPr="00AD4F9A" w:rsidRDefault="00F25EB2" w:rsidP="00FE2F93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AD4F9A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AD4F9A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Microsoft Office (</w:t>
            </w:r>
            <w:r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65011E"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  <w:r w:rsidR="0047085C"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, Adobe Premiere Pro (</w:t>
            </w:r>
            <w:r w:rsidR="0047085C" w:rsidRPr="00BB1A8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47085C" w:rsidRPr="00AD4F9A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F25EB2" w:rsidRPr="00AD4F9A" w14:paraId="70CB01B0" w14:textId="77777777" w:rsidTr="0092093E">
        <w:trPr>
          <w:trHeight w:val="337"/>
          <w:trPrChange w:id="89" w:author="Sarah Bergmann" w:date="2026-05-15T00:35:00Z" w16du:dateUtc="2026-05-15T07:35:00Z">
            <w:trPr>
              <w:gridBefore w:val="1"/>
              <w:gridAfter w:val="0"/>
              <w:trHeight w:val="337"/>
            </w:trPr>
          </w:trPrChange>
        </w:trPr>
        <w:tc>
          <w:tcPr>
            <w:tcW w:w="10530" w:type="dxa"/>
            <w:gridSpan w:val="5"/>
            <w:vAlign w:val="bottom"/>
            <w:tcPrChange w:id="90" w:author="Sarah Bergmann" w:date="2026-05-15T00:35:00Z" w16du:dateUtc="2026-05-15T07:35:00Z">
              <w:tcPr>
                <w:tcW w:w="10206" w:type="dxa"/>
                <w:gridSpan w:val="3"/>
                <w:vAlign w:val="bottom"/>
              </w:tcPr>
            </w:tcPrChange>
          </w:tcPr>
          <w:p w14:paraId="598C2742" w14:textId="0EAE1DC7" w:rsidR="00F25EB2" w:rsidRPr="00B64A15" w:rsidRDefault="00F25EB2" w:rsidP="00FE2F93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B64A15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B64A15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07694D" w:rsidRPr="00B64A15">
              <w:rPr>
                <w:rFonts w:ascii="Optima" w:hAnsi="Optima" w:cs="Times New Roman"/>
                <w:color w:val="000000"/>
                <w:sz w:val="20"/>
                <w:szCs w:val="20"/>
              </w:rPr>
              <w:t>Sport</w:t>
            </w:r>
            <w:r w:rsidR="0018575C" w:rsidRPr="00B64A15">
              <w:rPr>
                <w:rFonts w:ascii="Optima" w:hAnsi="Optima" w:cs="Times New Roman"/>
                <w:color w:val="000000"/>
                <w:sz w:val="20"/>
                <w:szCs w:val="20"/>
              </w:rPr>
              <w:t>,</w:t>
            </w:r>
            <w:r w:rsidR="0018575C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</w:t>
            </w:r>
            <w:r w:rsidR="0068627B">
              <w:rPr>
                <w:rFonts w:ascii="Optima" w:hAnsi="Optima" w:cs="Times New Roman"/>
                <w:color w:val="000000"/>
                <w:sz w:val="20"/>
                <w:szCs w:val="20"/>
              </w:rPr>
              <w:t>Kapitalmärkte</w:t>
            </w:r>
            <w:r w:rsidR="00091FD3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, E-Sports </w:t>
            </w:r>
            <w:r w:rsidR="00091FD3" w:rsidRPr="00BA47E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(früher an Turnieren teilgenommen)</w:t>
            </w:r>
          </w:p>
        </w:tc>
      </w:tr>
      <w:tr w:rsidR="001647AB" w:rsidRPr="00AD4F9A" w14:paraId="071AB173" w14:textId="77777777" w:rsidTr="0092093E">
        <w:trPr>
          <w:trHeight w:val="113"/>
          <w:trPrChange w:id="91" w:author="Sarah Bergmann" w:date="2026-05-15T00:35:00Z" w16du:dateUtc="2026-05-15T07:35:00Z">
            <w:trPr>
              <w:gridBefore w:val="2"/>
              <w:trHeight w:val="1032"/>
            </w:trPr>
          </w:trPrChange>
        </w:trPr>
        <w:tc>
          <w:tcPr>
            <w:tcW w:w="10530" w:type="dxa"/>
            <w:gridSpan w:val="5"/>
            <w:vAlign w:val="bottom"/>
            <w:tcPrChange w:id="92" w:author="Sarah Bergmann" w:date="2026-05-15T00:35:00Z" w16du:dateUtc="2026-05-15T07:35:00Z">
              <w:tcPr>
                <w:tcW w:w="10206" w:type="dxa"/>
                <w:gridSpan w:val="4"/>
                <w:vAlign w:val="bottom"/>
              </w:tcPr>
            </w:tcPrChange>
          </w:tcPr>
          <w:p w14:paraId="1EF7A99E" w14:textId="77777777" w:rsidR="009575B4" w:rsidRPr="009B65BE" w:rsidRDefault="009575B4" w:rsidP="00FE2F93">
            <w:pPr>
              <w:rPr>
                <w:rFonts w:ascii="Optima" w:hAnsi="Optima" w:cs="Times New Roman"/>
                <w:color w:val="000000" w:themeColor="text1"/>
                <w:sz w:val="20"/>
                <w:szCs w:val="20"/>
              </w:rPr>
            </w:pPr>
            <w:r w:rsidRPr="009B65BE">
              <w:rPr>
                <w:rFonts w:ascii="Optima" w:hAnsi="Optima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DBA2D2E" wp14:editId="7E82944E">
                  <wp:extent cx="1354347" cy="525805"/>
                  <wp:effectExtent l="0" t="0" r="0" b="7620"/>
                  <wp:docPr id="583082035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527" cy="544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27A75D67" w:rsidR="001647AB" w:rsidRPr="00527DA5" w:rsidRDefault="0047085C" w:rsidP="00FE2F93">
            <w:pPr>
              <w:rPr>
                <w:rFonts w:ascii="Optima" w:hAnsi="Optima" w:cs="Times New Roman"/>
                <w:color w:val="000000" w:themeColor="text1"/>
                <w:sz w:val="18"/>
                <w:highlight w:val="yellow"/>
                <w:lang w:val="de-AT"/>
              </w:rPr>
            </w:pPr>
            <w:r w:rsidRPr="009B65BE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Dorfen</w:t>
            </w:r>
            <w:r w:rsidR="001647AB" w:rsidRPr="009B65BE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870DB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13</w:t>
            </w:r>
            <w:r w:rsidR="00C6372D" w:rsidRPr="009B65BE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.</w:t>
            </w:r>
            <w:r w:rsidR="00527DA5" w:rsidRPr="009B65BE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0</w:t>
            </w:r>
            <w:r w:rsidR="00870DB4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5</w:t>
            </w:r>
            <w:r w:rsidR="001647AB" w:rsidRPr="009B65BE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.20</w:t>
            </w:r>
            <w:r w:rsidRPr="009B65BE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2</w:t>
            </w:r>
            <w:r w:rsidR="00527DA5" w:rsidRPr="009B65BE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0747D2BF" w14:textId="69F47280" w:rsidR="00723643" w:rsidRPr="003413D2" w:rsidRDefault="00723643" w:rsidP="00BB1A8F">
      <w:pPr>
        <w:spacing w:line="240" w:lineRule="auto"/>
        <w:rPr>
          <w:rFonts w:ascii="Optima" w:hAnsi="Optima"/>
          <w:sz w:val="18"/>
        </w:rPr>
      </w:pPr>
    </w:p>
    <w:sectPr w:rsidR="00723643" w:rsidRPr="003413D2" w:rsidSect="006C53E0">
      <w:footerReference w:type="even" r:id="rId13"/>
      <w:pgSz w:w="11906" w:h="16838"/>
      <w:pgMar w:top="648" w:right="1411" w:bottom="346" w:left="1411" w:header="706" w:footer="70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oh7biz61oz@goetheuniversitaet.onmicrosoft.com" w:date="2026-05-13T17:17:00Z" w:initials="o">
    <w:p w14:paraId="7DBB8B7C" w14:textId="77777777" w:rsidR="00882111" w:rsidRDefault="00882111" w:rsidP="00882111">
      <w:r>
        <w:rPr>
          <w:rStyle w:val="CommentReference"/>
        </w:rPr>
        <w:annotationRef/>
      </w:r>
      <w:r>
        <w:rPr>
          <w:sz w:val="20"/>
          <w:szCs w:val="20"/>
        </w:rPr>
        <w:t>Sieht gut aus, sollte aber auf eine Seite passen. Vielleicht kannst du 1-2 bullets streichen, da kannst du ggfs. auch David im Discord dann fragen</w:t>
      </w:r>
    </w:p>
  </w:comment>
  <w:comment w:id="5" w:author="Sarah Bergmann" w:date="2026-05-15T00:37:00Z" w:initials="SB">
    <w:p w14:paraId="472B5786" w14:textId="77777777" w:rsidR="0092093E" w:rsidRDefault="0092093E" w:rsidP="0092093E">
      <w:r>
        <w:rPr>
          <w:rStyle w:val="CommentReference"/>
        </w:rPr>
        <w:annotationRef/>
      </w:r>
      <w:r>
        <w:rPr>
          <w:sz w:val="20"/>
          <w:szCs w:val="20"/>
        </w:rPr>
        <w:t>Ich hab es mal auf eine Seite gekürzt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BB8B7C" w15:done="0"/>
  <w15:commentEx w15:paraId="472B5786" w15:paraIdParent="7DBB8B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61A7EE" w16cex:dateUtc="2026-05-13T15:17:00Z"/>
  <w16cex:commentExtensible w16cex:durableId="694B9D64" w16cex:dateUtc="2026-05-15T0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BB8B7C" w16cid:durableId="5561A7EE"/>
  <w16cid:commentId w16cid:paraId="472B5786" w16cid:durableId="694B9D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6684C" w14:textId="77777777" w:rsidR="006F1022" w:rsidRDefault="006F1022" w:rsidP="00BE053D">
      <w:pPr>
        <w:spacing w:after="0" w:line="240" w:lineRule="auto"/>
      </w:pPr>
      <w:r>
        <w:separator/>
      </w:r>
    </w:p>
  </w:endnote>
  <w:endnote w:type="continuationSeparator" w:id="0">
    <w:p w14:paraId="044CD507" w14:textId="77777777" w:rsidR="006F1022" w:rsidRDefault="006F102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34634" w14:textId="77777777" w:rsidR="006F1022" w:rsidRDefault="006F1022" w:rsidP="00BE053D">
      <w:pPr>
        <w:spacing w:after="0" w:line="240" w:lineRule="auto"/>
      </w:pPr>
      <w:r>
        <w:separator/>
      </w:r>
    </w:p>
  </w:footnote>
  <w:footnote w:type="continuationSeparator" w:id="0">
    <w:p w14:paraId="163BBBBB" w14:textId="77777777" w:rsidR="006F1022" w:rsidRDefault="006F102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bke2025@pomona.edu::e83357c8-3cb9-49f1-b9e5-fbb00dd4ba5a"/>
  </w15:person>
  <w15:person w15:author="oh7biz61oz@goetheuniversitaet.onmicrosoft.com">
    <w15:presenceInfo w15:providerId="AD" w15:userId="S::oh7biz61oz@goetheuniversitaet.onmicrosoft.com::bc95962a-ab67-4ca3-b7ca-53b1f3f78e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trackRevisions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DFC"/>
    <w:rsid w:val="00056E25"/>
    <w:rsid w:val="00061D33"/>
    <w:rsid w:val="00064643"/>
    <w:rsid w:val="00073A54"/>
    <w:rsid w:val="0007694D"/>
    <w:rsid w:val="00087747"/>
    <w:rsid w:val="00091FD3"/>
    <w:rsid w:val="000939EB"/>
    <w:rsid w:val="000953A4"/>
    <w:rsid w:val="000A1FDA"/>
    <w:rsid w:val="000A5132"/>
    <w:rsid w:val="000A5529"/>
    <w:rsid w:val="000B63E2"/>
    <w:rsid w:val="000B6548"/>
    <w:rsid w:val="000B688A"/>
    <w:rsid w:val="000C49A0"/>
    <w:rsid w:val="000D671A"/>
    <w:rsid w:val="000F2D3E"/>
    <w:rsid w:val="00103EC5"/>
    <w:rsid w:val="001042C0"/>
    <w:rsid w:val="001122CA"/>
    <w:rsid w:val="00116C6E"/>
    <w:rsid w:val="00125CA6"/>
    <w:rsid w:val="00136D70"/>
    <w:rsid w:val="00140543"/>
    <w:rsid w:val="00156FC9"/>
    <w:rsid w:val="00162A5A"/>
    <w:rsid w:val="001647AB"/>
    <w:rsid w:val="00172867"/>
    <w:rsid w:val="0017385E"/>
    <w:rsid w:val="00175B6D"/>
    <w:rsid w:val="0018575C"/>
    <w:rsid w:val="0018593A"/>
    <w:rsid w:val="001901ED"/>
    <w:rsid w:val="00194423"/>
    <w:rsid w:val="0019483A"/>
    <w:rsid w:val="001A46BF"/>
    <w:rsid w:val="001A481B"/>
    <w:rsid w:val="001B0186"/>
    <w:rsid w:val="001B62CA"/>
    <w:rsid w:val="001D4DCD"/>
    <w:rsid w:val="001E3779"/>
    <w:rsid w:val="001F4175"/>
    <w:rsid w:val="00223A4D"/>
    <w:rsid w:val="00223AC3"/>
    <w:rsid w:val="0023054D"/>
    <w:rsid w:val="00232CB5"/>
    <w:rsid w:val="00234A7E"/>
    <w:rsid w:val="0024373D"/>
    <w:rsid w:val="002508C2"/>
    <w:rsid w:val="00261E6E"/>
    <w:rsid w:val="00267252"/>
    <w:rsid w:val="00273CB0"/>
    <w:rsid w:val="00282DB0"/>
    <w:rsid w:val="0029070D"/>
    <w:rsid w:val="00290FC6"/>
    <w:rsid w:val="002B2091"/>
    <w:rsid w:val="002B701A"/>
    <w:rsid w:val="002C08B5"/>
    <w:rsid w:val="002C3945"/>
    <w:rsid w:val="002C6972"/>
    <w:rsid w:val="002D244D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3D8D"/>
    <w:rsid w:val="00347145"/>
    <w:rsid w:val="00347F8D"/>
    <w:rsid w:val="0036618E"/>
    <w:rsid w:val="00372F7B"/>
    <w:rsid w:val="003733E5"/>
    <w:rsid w:val="00377966"/>
    <w:rsid w:val="0038136A"/>
    <w:rsid w:val="00390EA6"/>
    <w:rsid w:val="003A323A"/>
    <w:rsid w:val="003E27C3"/>
    <w:rsid w:val="003F3E3F"/>
    <w:rsid w:val="003F4728"/>
    <w:rsid w:val="004067B8"/>
    <w:rsid w:val="00407E6D"/>
    <w:rsid w:val="004154BE"/>
    <w:rsid w:val="0042013D"/>
    <w:rsid w:val="00422E86"/>
    <w:rsid w:val="00422F83"/>
    <w:rsid w:val="00423BB8"/>
    <w:rsid w:val="00426D7E"/>
    <w:rsid w:val="0043430C"/>
    <w:rsid w:val="00435E6D"/>
    <w:rsid w:val="00443668"/>
    <w:rsid w:val="00456B0D"/>
    <w:rsid w:val="0047085C"/>
    <w:rsid w:val="00476AF8"/>
    <w:rsid w:val="00484FD7"/>
    <w:rsid w:val="004906CD"/>
    <w:rsid w:val="004929FB"/>
    <w:rsid w:val="00493A7D"/>
    <w:rsid w:val="004A54BA"/>
    <w:rsid w:val="004A6511"/>
    <w:rsid w:val="004B6A5E"/>
    <w:rsid w:val="004B6BDB"/>
    <w:rsid w:val="004C0E43"/>
    <w:rsid w:val="004D7A08"/>
    <w:rsid w:val="004E3179"/>
    <w:rsid w:val="004E3364"/>
    <w:rsid w:val="00503C6B"/>
    <w:rsid w:val="00504D14"/>
    <w:rsid w:val="00507EA7"/>
    <w:rsid w:val="005232AB"/>
    <w:rsid w:val="00526089"/>
    <w:rsid w:val="00527A28"/>
    <w:rsid w:val="00527DA5"/>
    <w:rsid w:val="00527DCA"/>
    <w:rsid w:val="00532913"/>
    <w:rsid w:val="00567D77"/>
    <w:rsid w:val="005716D4"/>
    <w:rsid w:val="00571B60"/>
    <w:rsid w:val="00572876"/>
    <w:rsid w:val="00576E81"/>
    <w:rsid w:val="00585A4D"/>
    <w:rsid w:val="005A701F"/>
    <w:rsid w:val="005C7279"/>
    <w:rsid w:val="005D6329"/>
    <w:rsid w:val="005E402B"/>
    <w:rsid w:val="005E57F6"/>
    <w:rsid w:val="005E5FF8"/>
    <w:rsid w:val="006008B5"/>
    <w:rsid w:val="006058D8"/>
    <w:rsid w:val="00610200"/>
    <w:rsid w:val="00623699"/>
    <w:rsid w:val="006263E1"/>
    <w:rsid w:val="00632D5A"/>
    <w:rsid w:val="00635515"/>
    <w:rsid w:val="0065011E"/>
    <w:rsid w:val="006546FD"/>
    <w:rsid w:val="00665BF3"/>
    <w:rsid w:val="006732D6"/>
    <w:rsid w:val="0068627B"/>
    <w:rsid w:val="00693E09"/>
    <w:rsid w:val="006A03C3"/>
    <w:rsid w:val="006A2DE9"/>
    <w:rsid w:val="006A7230"/>
    <w:rsid w:val="006B4E32"/>
    <w:rsid w:val="006B603F"/>
    <w:rsid w:val="006B72C7"/>
    <w:rsid w:val="006B7F78"/>
    <w:rsid w:val="006C2252"/>
    <w:rsid w:val="006C53E0"/>
    <w:rsid w:val="006D506F"/>
    <w:rsid w:val="006D7D89"/>
    <w:rsid w:val="006D7F7F"/>
    <w:rsid w:val="006E2C9C"/>
    <w:rsid w:val="006E40EF"/>
    <w:rsid w:val="006F0039"/>
    <w:rsid w:val="006F1022"/>
    <w:rsid w:val="00711CEF"/>
    <w:rsid w:val="00720320"/>
    <w:rsid w:val="00723643"/>
    <w:rsid w:val="00725D3C"/>
    <w:rsid w:val="00733DA1"/>
    <w:rsid w:val="007342C1"/>
    <w:rsid w:val="00737822"/>
    <w:rsid w:val="00740AF5"/>
    <w:rsid w:val="0074111D"/>
    <w:rsid w:val="00753D4A"/>
    <w:rsid w:val="007561A7"/>
    <w:rsid w:val="0075649F"/>
    <w:rsid w:val="00756912"/>
    <w:rsid w:val="00756B5F"/>
    <w:rsid w:val="00761609"/>
    <w:rsid w:val="00762591"/>
    <w:rsid w:val="00763DCE"/>
    <w:rsid w:val="00776C46"/>
    <w:rsid w:val="0078260B"/>
    <w:rsid w:val="007838D1"/>
    <w:rsid w:val="00785254"/>
    <w:rsid w:val="00785853"/>
    <w:rsid w:val="007933D1"/>
    <w:rsid w:val="007966F0"/>
    <w:rsid w:val="00797BFC"/>
    <w:rsid w:val="007A720F"/>
    <w:rsid w:val="007C6A3C"/>
    <w:rsid w:val="007D4BEE"/>
    <w:rsid w:val="007D5BE9"/>
    <w:rsid w:val="007E1BE6"/>
    <w:rsid w:val="008050E4"/>
    <w:rsid w:val="00806B14"/>
    <w:rsid w:val="0082257D"/>
    <w:rsid w:val="0083630E"/>
    <w:rsid w:val="00841395"/>
    <w:rsid w:val="00842B49"/>
    <w:rsid w:val="00853438"/>
    <w:rsid w:val="008649E9"/>
    <w:rsid w:val="00866846"/>
    <w:rsid w:val="00870DB4"/>
    <w:rsid w:val="00875DA9"/>
    <w:rsid w:val="0088006F"/>
    <w:rsid w:val="00882111"/>
    <w:rsid w:val="00895332"/>
    <w:rsid w:val="00895E38"/>
    <w:rsid w:val="008A782B"/>
    <w:rsid w:val="008B0FC0"/>
    <w:rsid w:val="008C3FE7"/>
    <w:rsid w:val="008C429A"/>
    <w:rsid w:val="008E1F3D"/>
    <w:rsid w:val="008E49A9"/>
    <w:rsid w:val="008F615F"/>
    <w:rsid w:val="009053D7"/>
    <w:rsid w:val="00907921"/>
    <w:rsid w:val="0091331D"/>
    <w:rsid w:val="0092093E"/>
    <w:rsid w:val="0093223C"/>
    <w:rsid w:val="00934082"/>
    <w:rsid w:val="00941A87"/>
    <w:rsid w:val="009501C2"/>
    <w:rsid w:val="009575B4"/>
    <w:rsid w:val="009668B9"/>
    <w:rsid w:val="00976203"/>
    <w:rsid w:val="00976577"/>
    <w:rsid w:val="00980BD1"/>
    <w:rsid w:val="00982DB2"/>
    <w:rsid w:val="009918AF"/>
    <w:rsid w:val="00996356"/>
    <w:rsid w:val="00997D9A"/>
    <w:rsid w:val="009B65BE"/>
    <w:rsid w:val="009C06DA"/>
    <w:rsid w:val="009D774B"/>
    <w:rsid w:val="009D7C49"/>
    <w:rsid w:val="009E7297"/>
    <w:rsid w:val="009F04AB"/>
    <w:rsid w:val="00A0257D"/>
    <w:rsid w:val="00A0658B"/>
    <w:rsid w:val="00A12EDC"/>
    <w:rsid w:val="00A1604C"/>
    <w:rsid w:val="00A26D0D"/>
    <w:rsid w:val="00A33BDE"/>
    <w:rsid w:val="00A34885"/>
    <w:rsid w:val="00A43BC1"/>
    <w:rsid w:val="00A73849"/>
    <w:rsid w:val="00A74225"/>
    <w:rsid w:val="00A936D5"/>
    <w:rsid w:val="00AA1EB0"/>
    <w:rsid w:val="00AA2DA3"/>
    <w:rsid w:val="00AA5A9C"/>
    <w:rsid w:val="00AA7097"/>
    <w:rsid w:val="00AB016A"/>
    <w:rsid w:val="00AB1AEB"/>
    <w:rsid w:val="00AB2A5A"/>
    <w:rsid w:val="00AB3383"/>
    <w:rsid w:val="00AD28F8"/>
    <w:rsid w:val="00AD4F9A"/>
    <w:rsid w:val="00AE4ED3"/>
    <w:rsid w:val="00AF0102"/>
    <w:rsid w:val="00AF15BE"/>
    <w:rsid w:val="00AF6C50"/>
    <w:rsid w:val="00AF7B5E"/>
    <w:rsid w:val="00B0230B"/>
    <w:rsid w:val="00B1058D"/>
    <w:rsid w:val="00B15962"/>
    <w:rsid w:val="00B17D95"/>
    <w:rsid w:val="00B23509"/>
    <w:rsid w:val="00B24563"/>
    <w:rsid w:val="00B34099"/>
    <w:rsid w:val="00B359DB"/>
    <w:rsid w:val="00B3632B"/>
    <w:rsid w:val="00B409D8"/>
    <w:rsid w:val="00B5178D"/>
    <w:rsid w:val="00B64A15"/>
    <w:rsid w:val="00B67F1F"/>
    <w:rsid w:val="00B701D7"/>
    <w:rsid w:val="00B90595"/>
    <w:rsid w:val="00BA1A8C"/>
    <w:rsid w:val="00BA215A"/>
    <w:rsid w:val="00BA47E5"/>
    <w:rsid w:val="00BB1A8F"/>
    <w:rsid w:val="00BB5F09"/>
    <w:rsid w:val="00BC0D9F"/>
    <w:rsid w:val="00BC34EF"/>
    <w:rsid w:val="00BC53A2"/>
    <w:rsid w:val="00BE053D"/>
    <w:rsid w:val="00BF1A7A"/>
    <w:rsid w:val="00BF1FA3"/>
    <w:rsid w:val="00C00974"/>
    <w:rsid w:val="00C018E4"/>
    <w:rsid w:val="00C066FA"/>
    <w:rsid w:val="00C25387"/>
    <w:rsid w:val="00C54BE3"/>
    <w:rsid w:val="00C5685A"/>
    <w:rsid w:val="00C57F80"/>
    <w:rsid w:val="00C6372D"/>
    <w:rsid w:val="00C768ED"/>
    <w:rsid w:val="00C82A8F"/>
    <w:rsid w:val="00C916C2"/>
    <w:rsid w:val="00C94B67"/>
    <w:rsid w:val="00CC7F56"/>
    <w:rsid w:val="00CD1B12"/>
    <w:rsid w:val="00CD55DC"/>
    <w:rsid w:val="00CE0086"/>
    <w:rsid w:val="00CE1BBC"/>
    <w:rsid w:val="00CE2595"/>
    <w:rsid w:val="00CE28CC"/>
    <w:rsid w:val="00CE382B"/>
    <w:rsid w:val="00CE72FC"/>
    <w:rsid w:val="00CF31EE"/>
    <w:rsid w:val="00D1492F"/>
    <w:rsid w:val="00D17B69"/>
    <w:rsid w:val="00D2579C"/>
    <w:rsid w:val="00D3003C"/>
    <w:rsid w:val="00D331F4"/>
    <w:rsid w:val="00D36056"/>
    <w:rsid w:val="00D403B8"/>
    <w:rsid w:val="00D470E4"/>
    <w:rsid w:val="00D52142"/>
    <w:rsid w:val="00D52419"/>
    <w:rsid w:val="00D5280E"/>
    <w:rsid w:val="00D61F14"/>
    <w:rsid w:val="00D671EF"/>
    <w:rsid w:val="00D77742"/>
    <w:rsid w:val="00D80D6B"/>
    <w:rsid w:val="00D85D41"/>
    <w:rsid w:val="00D9071F"/>
    <w:rsid w:val="00D90950"/>
    <w:rsid w:val="00D94C14"/>
    <w:rsid w:val="00DA69DF"/>
    <w:rsid w:val="00DB0CD6"/>
    <w:rsid w:val="00DB33F8"/>
    <w:rsid w:val="00DB5969"/>
    <w:rsid w:val="00DD38E2"/>
    <w:rsid w:val="00DD7A1A"/>
    <w:rsid w:val="00DE70F6"/>
    <w:rsid w:val="00E00140"/>
    <w:rsid w:val="00E02DE4"/>
    <w:rsid w:val="00E0647D"/>
    <w:rsid w:val="00E13110"/>
    <w:rsid w:val="00E24DF1"/>
    <w:rsid w:val="00E301E7"/>
    <w:rsid w:val="00E40B9A"/>
    <w:rsid w:val="00E431ED"/>
    <w:rsid w:val="00E479A6"/>
    <w:rsid w:val="00E55D90"/>
    <w:rsid w:val="00E57A5B"/>
    <w:rsid w:val="00E64FF5"/>
    <w:rsid w:val="00E66BBA"/>
    <w:rsid w:val="00E81A7F"/>
    <w:rsid w:val="00E907EC"/>
    <w:rsid w:val="00EA5421"/>
    <w:rsid w:val="00EB34FC"/>
    <w:rsid w:val="00EB5816"/>
    <w:rsid w:val="00ED0EA9"/>
    <w:rsid w:val="00EE4506"/>
    <w:rsid w:val="00EF77DF"/>
    <w:rsid w:val="00F11BEF"/>
    <w:rsid w:val="00F165E1"/>
    <w:rsid w:val="00F2295E"/>
    <w:rsid w:val="00F258E7"/>
    <w:rsid w:val="00F25EB2"/>
    <w:rsid w:val="00F31B84"/>
    <w:rsid w:val="00F44F5F"/>
    <w:rsid w:val="00F464C3"/>
    <w:rsid w:val="00F54427"/>
    <w:rsid w:val="00F57BA5"/>
    <w:rsid w:val="00F631EC"/>
    <w:rsid w:val="00F64C22"/>
    <w:rsid w:val="00F64FA7"/>
    <w:rsid w:val="00F74D19"/>
    <w:rsid w:val="00F80053"/>
    <w:rsid w:val="00F950C3"/>
    <w:rsid w:val="00FA02C7"/>
    <w:rsid w:val="00FA4186"/>
    <w:rsid w:val="00FB1543"/>
    <w:rsid w:val="00FB7752"/>
    <w:rsid w:val="00FC0531"/>
    <w:rsid w:val="00FC13F0"/>
    <w:rsid w:val="00FD0FB7"/>
    <w:rsid w:val="00FD2EEC"/>
    <w:rsid w:val="00FE0496"/>
    <w:rsid w:val="00FE151B"/>
    <w:rsid w:val="00FE2F9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27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F5442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544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4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4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4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4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8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534</Words>
  <Characters>3047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Sarah Bergmann</cp:lastModifiedBy>
  <cp:revision>2</cp:revision>
  <cp:lastPrinted>2026-05-12T22:25:00Z</cp:lastPrinted>
  <dcterms:created xsi:type="dcterms:W3CDTF">2026-05-15T07:37:00Z</dcterms:created>
  <dcterms:modified xsi:type="dcterms:W3CDTF">2026-05-15T07:37:00Z</dcterms:modified>
</cp:coreProperties>
</file>