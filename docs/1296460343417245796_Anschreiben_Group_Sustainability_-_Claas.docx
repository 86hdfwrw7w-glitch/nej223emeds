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024D063A" w:rsidR="006D2592" w:rsidRPr="001749E4" w:rsidRDefault="004623F2" w:rsidP="00F46DB7">
      <w:pPr>
        <w:spacing w:after="0" w:line="240" w:lineRule="auto"/>
        <w:jc w:val="right"/>
        <w:rPr>
          <w:rFonts w:ascii="Times New Roman" w:hAnsi="Times New Roman" w:cs="Times New Roman"/>
          <w:sz w:val="21"/>
          <w:szCs w:val="21"/>
        </w:rPr>
      </w:pPr>
      <w:r w:rsidRPr="001749E4">
        <w:rPr>
          <w:rFonts w:ascii="Times New Roman" w:hAnsi="Times New Roman" w:cs="Times New Roman"/>
          <w:sz w:val="21"/>
          <w:szCs w:val="21"/>
        </w:rPr>
        <w:t>Justin Sperling</w:t>
      </w:r>
    </w:p>
    <w:p w14:paraId="2458A2A0" w14:textId="3D5E8733" w:rsidR="00857C6F" w:rsidRPr="001749E4" w:rsidRDefault="004623F2" w:rsidP="00F46DB7">
      <w:pPr>
        <w:spacing w:after="0" w:line="240" w:lineRule="auto"/>
        <w:jc w:val="right"/>
        <w:rPr>
          <w:rFonts w:ascii="Times New Roman" w:hAnsi="Times New Roman" w:cs="Times New Roman"/>
          <w:sz w:val="21"/>
          <w:szCs w:val="21"/>
        </w:rPr>
      </w:pPr>
      <w:r w:rsidRPr="001749E4">
        <w:rPr>
          <w:rFonts w:ascii="Times New Roman" w:hAnsi="Times New Roman" w:cs="Times New Roman"/>
          <w:sz w:val="21"/>
          <w:szCs w:val="21"/>
        </w:rPr>
        <w:t>Lausitzer Weg 10</w:t>
      </w:r>
    </w:p>
    <w:p w14:paraId="451AEE20" w14:textId="132E06B2" w:rsidR="00857C6F" w:rsidRPr="001749E4" w:rsidRDefault="004623F2" w:rsidP="00F46DB7">
      <w:pPr>
        <w:spacing w:after="0" w:line="240" w:lineRule="auto"/>
        <w:jc w:val="right"/>
        <w:rPr>
          <w:rFonts w:ascii="Times New Roman" w:hAnsi="Times New Roman" w:cs="Times New Roman"/>
          <w:sz w:val="21"/>
          <w:szCs w:val="21"/>
        </w:rPr>
      </w:pPr>
      <w:r w:rsidRPr="001749E4">
        <w:rPr>
          <w:rFonts w:ascii="Times New Roman" w:hAnsi="Times New Roman" w:cs="Times New Roman"/>
          <w:sz w:val="21"/>
          <w:szCs w:val="21"/>
        </w:rPr>
        <w:t>33129 Delbrück</w:t>
      </w:r>
    </w:p>
    <w:p w14:paraId="12BA391A" w14:textId="01C0CB77" w:rsidR="006A7895" w:rsidRPr="001749E4" w:rsidRDefault="004623F2" w:rsidP="00F46DB7">
      <w:pPr>
        <w:spacing w:after="0" w:line="240" w:lineRule="auto"/>
        <w:jc w:val="right"/>
        <w:rPr>
          <w:rFonts w:ascii="Times New Roman" w:hAnsi="Times New Roman" w:cs="Times New Roman"/>
          <w:sz w:val="21"/>
          <w:szCs w:val="21"/>
        </w:rPr>
      </w:pPr>
      <w:r w:rsidRPr="001749E4">
        <w:rPr>
          <w:rFonts w:ascii="Times New Roman" w:hAnsi="Times New Roman" w:cs="Times New Roman"/>
          <w:color w:val="000000"/>
          <w:sz w:val="21"/>
          <w:szCs w:val="21"/>
        </w:rPr>
        <w:t>justinsperling@gmx.net</w:t>
      </w:r>
    </w:p>
    <w:p w14:paraId="2E7278C7" w14:textId="2CA5D066" w:rsidR="00F74175" w:rsidRPr="00DA7771" w:rsidDel="001C7869" w:rsidRDefault="006D2592">
      <w:pPr>
        <w:spacing w:after="0" w:line="240" w:lineRule="auto"/>
        <w:jc w:val="right"/>
        <w:rPr>
          <w:del w:id="0" w:author="Sarah Bergmann" w:date="2024-09-24T12:04:00Z" w16du:dateUtc="2024-09-24T10:04:00Z"/>
          <w:rFonts w:ascii="Times New Roman" w:hAnsi="Times New Roman" w:cs="Times New Roman"/>
          <w:color w:val="000000"/>
          <w:sz w:val="21"/>
          <w:szCs w:val="21"/>
        </w:rPr>
        <w:pPrChange w:id="1" w:author="Sarah Bergmann [2]" w:date="2024-09-28T21:32:00Z" w16du:dateUtc="2024-09-28T19:32:00Z">
          <w:pPr>
            <w:spacing w:after="0"/>
            <w:jc w:val="right"/>
          </w:pPr>
        </w:pPrChange>
      </w:pPr>
      <w:r w:rsidRPr="001749E4">
        <w:rPr>
          <w:rFonts w:ascii="Times New Roman" w:hAnsi="Times New Roman" w:cs="Times New Roman"/>
          <w:color w:val="000000"/>
          <w:sz w:val="21"/>
          <w:szCs w:val="21"/>
        </w:rPr>
        <w:t>+</w:t>
      </w:r>
      <w:r w:rsidR="00857C6F" w:rsidRPr="001749E4">
        <w:rPr>
          <w:rFonts w:ascii="Times New Roman" w:hAnsi="Times New Roman" w:cs="Times New Roman"/>
          <w:color w:val="000000"/>
          <w:sz w:val="21"/>
          <w:szCs w:val="21"/>
        </w:rPr>
        <w:t>49 17</w:t>
      </w:r>
      <w:r w:rsidR="00D77B65" w:rsidRPr="001749E4">
        <w:rPr>
          <w:rFonts w:ascii="Times New Roman" w:hAnsi="Times New Roman" w:cs="Times New Roman"/>
          <w:color w:val="000000"/>
          <w:sz w:val="21"/>
          <w:szCs w:val="21"/>
        </w:rPr>
        <w:t>9 13 24 558</w:t>
      </w:r>
    </w:p>
    <w:p w14:paraId="170FE07D" w14:textId="77777777" w:rsidR="00F270C0" w:rsidRPr="001749E4" w:rsidRDefault="00F270C0">
      <w:pPr>
        <w:spacing w:after="0" w:line="240" w:lineRule="auto"/>
        <w:jc w:val="right"/>
        <w:rPr>
          <w:rFonts w:ascii="Times New Roman" w:hAnsi="Times New Roman" w:cs="Times New Roman"/>
          <w:color w:val="000000"/>
          <w:sz w:val="21"/>
          <w:szCs w:val="21"/>
        </w:rPr>
        <w:pPrChange w:id="2" w:author="Sarah Bergmann [2]" w:date="2024-09-28T21:32:00Z" w16du:dateUtc="2024-09-28T19:32:00Z">
          <w:pPr>
            <w:spacing w:after="0"/>
          </w:pPr>
        </w:pPrChange>
      </w:pPr>
    </w:p>
    <w:p w14:paraId="38BC69A4" w14:textId="23C5457C" w:rsidR="00E85C23" w:rsidRPr="001749E4" w:rsidRDefault="00953295" w:rsidP="00E85C23">
      <w:pPr>
        <w:spacing w:after="0" w:line="240" w:lineRule="auto"/>
        <w:rPr>
          <w:rFonts w:ascii="Times New Roman" w:hAnsi="Times New Roman" w:cs="Times New Roman"/>
          <w:color w:val="000000"/>
          <w:sz w:val="21"/>
          <w:szCs w:val="21"/>
        </w:rPr>
      </w:pPr>
      <w:r>
        <w:rPr>
          <w:rFonts w:ascii="Times New Roman" w:hAnsi="Times New Roman" w:cs="Times New Roman"/>
          <w:color w:val="000000"/>
          <w:sz w:val="21"/>
          <w:szCs w:val="21"/>
        </w:rPr>
        <w:t>CLAAS KGaA mbH</w:t>
      </w:r>
    </w:p>
    <w:p w14:paraId="6A013FD1" w14:textId="2299EB37" w:rsidR="00F74175" w:rsidRPr="001749E4" w:rsidDel="001C7869" w:rsidRDefault="00953295">
      <w:pPr>
        <w:spacing w:after="0" w:line="240" w:lineRule="auto"/>
        <w:rPr>
          <w:del w:id="3" w:author="Sarah Bergmann" w:date="2024-09-24T12:04:00Z" w16du:dateUtc="2024-09-24T10:04:00Z"/>
          <w:rFonts w:ascii="Times New Roman" w:hAnsi="Times New Roman" w:cs="Times New Roman"/>
          <w:sz w:val="21"/>
          <w:szCs w:val="21"/>
        </w:rPr>
        <w:pPrChange w:id="4" w:author="Sarah Bergmann [2]" w:date="2024-09-28T21:32:00Z" w16du:dateUtc="2024-09-28T19:32:00Z">
          <w:pPr>
            <w:spacing w:after="0"/>
          </w:pPr>
        </w:pPrChange>
      </w:pPr>
      <w:proofErr w:type="spellStart"/>
      <w:r>
        <w:rPr>
          <w:rFonts w:ascii="Times New Roman" w:hAnsi="Times New Roman" w:cs="Times New Roman"/>
          <w:sz w:val="21"/>
          <w:szCs w:val="21"/>
        </w:rPr>
        <w:t>Mühlenwinkel</w:t>
      </w:r>
      <w:proofErr w:type="spellEnd"/>
      <w:r w:rsidR="0031145A">
        <w:rPr>
          <w:rFonts w:ascii="Times New Roman" w:hAnsi="Times New Roman" w:cs="Times New Roman"/>
          <w:sz w:val="21"/>
          <w:szCs w:val="21"/>
        </w:rPr>
        <w:t xml:space="preserve"> 1</w:t>
      </w:r>
      <w:r w:rsidR="00F74175" w:rsidRPr="001749E4">
        <w:rPr>
          <w:rFonts w:ascii="Times New Roman" w:hAnsi="Times New Roman" w:cs="Times New Roman"/>
          <w:sz w:val="21"/>
          <w:szCs w:val="21"/>
        </w:rPr>
        <w:br/>
      </w:r>
      <w:r w:rsidR="00B07F04" w:rsidRPr="001749E4">
        <w:rPr>
          <w:rFonts w:ascii="Times New Roman" w:hAnsi="Times New Roman" w:cs="Times New Roman"/>
          <w:sz w:val="21"/>
          <w:szCs w:val="21"/>
        </w:rPr>
        <w:t>33</w:t>
      </w:r>
      <w:r w:rsidR="0031145A">
        <w:rPr>
          <w:rFonts w:ascii="Times New Roman" w:hAnsi="Times New Roman" w:cs="Times New Roman"/>
          <w:sz w:val="21"/>
          <w:szCs w:val="21"/>
        </w:rPr>
        <w:t xml:space="preserve">428 </w:t>
      </w:r>
      <w:proofErr w:type="spellStart"/>
      <w:r w:rsidR="0031145A">
        <w:rPr>
          <w:rFonts w:ascii="Times New Roman" w:hAnsi="Times New Roman" w:cs="Times New Roman"/>
          <w:sz w:val="21"/>
          <w:szCs w:val="21"/>
        </w:rPr>
        <w:t>Harsewinkel</w:t>
      </w:r>
      <w:proofErr w:type="spellEnd"/>
    </w:p>
    <w:p w14:paraId="096C8AF5" w14:textId="77777777" w:rsidR="00647413" w:rsidRPr="001749E4" w:rsidRDefault="00647413">
      <w:pPr>
        <w:spacing w:after="0" w:line="240" w:lineRule="auto"/>
        <w:rPr>
          <w:rFonts w:ascii="Times New Roman" w:hAnsi="Times New Roman" w:cs="Times New Roman"/>
          <w:color w:val="000000"/>
          <w:sz w:val="21"/>
          <w:szCs w:val="21"/>
        </w:rPr>
        <w:pPrChange w:id="5" w:author="Sarah Bergmann [2]" w:date="2024-09-28T21:32:00Z" w16du:dateUtc="2024-09-28T19:32:00Z">
          <w:pPr>
            <w:spacing w:after="0"/>
          </w:pPr>
        </w:pPrChange>
      </w:pPr>
    </w:p>
    <w:p w14:paraId="155B6E2E" w14:textId="6D169837" w:rsidR="006A7895" w:rsidRPr="001749E4" w:rsidRDefault="00833455">
      <w:pPr>
        <w:spacing w:after="0" w:line="240" w:lineRule="auto"/>
        <w:jc w:val="right"/>
        <w:rPr>
          <w:rFonts w:ascii="Times New Roman" w:hAnsi="Times New Roman" w:cs="Times New Roman"/>
          <w:sz w:val="21"/>
          <w:szCs w:val="21"/>
        </w:rPr>
        <w:pPrChange w:id="6" w:author="Sarah Bergmann [2]" w:date="2024-09-28T21:32:00Z" w16du:dateUtc="2024-09-28T19:32:00Z">
          <w:pPr>
            <w:spacing w:after="0"/>
            <w:jc w:val="right"/>
          </w:pPr>
        </w:pPrChange>
      </w:pPr>
      <w:r w:rsidRPr="001749E4">
        <w:rPr>
          <w:rFonts w:ascii="Times New Roman" w:hAnsi="Times New Roman" w:cs="Times New Roman"/>
          <w:sz w:val="21"/>
          <w:szCs w:val="21"/>
        </w:rPr>
        <w:t>Delbrück</w:t>
      </w:r>
      <w:r w:rsidR="002D594E" w:rsidRPr="001749E4">
        <w:rPr>
          <w:rFonts w:ascii="Times New Roman" w:hAnsi="Times New Roman" w:cs="Times New Roman"/>
          <w:sz w:val="21"/>
          <w:szCs w:val="21"/>
        </w:rPr>
        <w:t xml:space="preserve">, </w:t>
      </w:r>
      <w:r w:rsidR="003E3D4E">
        <w:rPr>
          <w:rFonts w:ascii="Times New Roman" w:hAnsi="Times New Roman" w:cs="Times New Roman"/>
          <w:sz w:val="21"/>
          <w:szCs w:val="21"/>
        </w:rPr>
        <w:t>1</w:t>
      </w:r>
      <w:r w:rsidR="00911511">
        <w:rPr>
          <w:rFonts w:ascii="Times New Roman" w:hAnsi="Times New Roman" w:cs="Times New Roman"/>
          <w:sz w:val="21"/>
          <w:szCs w:val="21"/>
        </w:rPr>
        <w:t>7</w:t>
      </w:r>
      <w:r w:rsidR="003E3D4E">
        <w:rPr>
          <w:rFonts w:ascii="Times New Roman" w:hAnsi="Times New Roman" w:cs="Times New Roman"/>
          <w:sz w:val="21"/>
          <w:szCs w:val="21"/>
        </w:rPr>
        <w:t>.10</w:t>
      </w:r>
      <w:r w:rsidRPr="001749E4">
        <w:rPr>
          <w:rFonts w:ascii="Times New Roman" w:hAnsi="Times New Roman" w:cs="Times New Roman"/>
          <w:sz w:val="21"/>
          <w:szCs w:val="21"/>
        </w:rPr>
        <w:t>.2024</w:t>
      </w:r>
    </w:p>
    <w:p w14:paraId="0731715D" w14:textId="77777777" w:rsidR="001E0088" w:rsidRPr="001749E4" w:rsidRDefault="001E0088">
      <w:pPr>
        <w:spacing w:after="0" w:line="240" w:lineRule="auto"/>
        <w:jc w:val="right"/>
        <w:rPr>
          <w:rFonts w:ascii="Times New Roman" w:hAnsi="Times New Roman" w:cs="Times New Roman"/>
          <w:sz w:val="21"/>
          <w:szCs w:val="21"/>
        </w:rPr>
        <w:pPrChange w:id="7" w:author="Sarah Bergmann [2]" w:date="2024-09-28T21:32:00Z" w16du:dateUtc="2024-09-28T19:32:00Z">
          <w:pPr>
            <w:spacing w:after="0"/>
            <w:jc w:val="right"/>
          </w:pPr>
        </w:pPrChange>
      </w:pPr>
    </w:p>
    <w:p w14:paraId="0098600D" w14:textId="078039F6" w:rsidR="000A5AB8" w:rsidRPr="001749E4" w:rsidRDefault="0099776A">
      <w:pPr>
        <w:spacing w:after="0" w:line="240" w:lineRule="auto"/>
        <w:rPr>
          <w:rFonts w:ascii="Times New Roman" w:hAnsi="Times New Roman" w:cs="Times New Roman"/>
          <w:b/>
          <w:sz w:val="21"/>
          <w:szCs w:val="21"/>
        </w:rPr>
        <w:pPrChange w:id="8" w:author="Sarah Bergmann [2]" w:date="2024-09-28T21:32:00Z" w16du:dateUtc="2024-09-28T19:32:00Z">
          <w:pPr>
            <w:spacing w:after="0"/>
          </w:pPr>
        </w:pPrChange>
      </w:pPr>
      <w:r w:rsidRPr="001749E4">
        <w:rPr>
          <w:rFonts w:ascii="Times New Roman" w:hAnsi="Times New Roman" w:cs="Times New Roman"/>
          <w:b/>
          <w:sz w:val="21"/>
          <w:szCs w:val="21"/>
        </w:rPr>
        <w:t>Bewerbung um ein Praktikum i</w:t>
      </w:r>
      <w:r w:rsidR="00B8023D" w:rsidRPr="001749E4">
        <w:rPr>
          <w:rFonts w:ascii="Times New Roman" w:hAnsi="Times New Roman" w:cs="Times New Roman"/>
          <w:b/>
          <w:sz w:val="21"/>
          <w:szCs w:val="21"/>
        </w:rPr>
        <w:t xml:space="preserve">m </w:t>
      </w:r>
      <w:r w:rsidR="00911511">
        <w:rPr>
          <w:rFonts w:ascii="Times New Roman" w:hAnsi="Times New Roman" w:cs="Times New Roman"/>
          <w:b/>
          <w:sz w:val="21"/>
          <w:szCs w:val="21"/>
        </w:rPr>
        <w:t xml:space="preserve">Group Sustainability </w:t>
      </w:r>
    </w:p>
    <w:p w14:paraId="70A974D0" w14:textId="08C9B87E" w:rsidR="000A5AB8" w:rsidRPr="001749E4" w:rsidDel="00F46DB7" w:rsidRDefault="000A5AB8">
      <w:pPr>
        <w:spacing w:after="0" w:line="240" w:lineRule="auto"/>
        <w:jc w:val="both"/>
        <w:rPr>
          <w:del w:id="9" w:author="Sarah Bergmann [2]" w:date="2024-09-28T21:31:00Z" w16du:dateUtc="2024-09-28T19:31:00Z"/>
          <w:rFonts w:ascii="Times New Roman" w:hAnsi="Times New Roman" w:cs="Times New Roman"/>
          <w:bCs/>
          <w:sz w:val="21"/>
          <w:szCs w:val="21"/>
        </w:rPr>
      </w:pPr>
    </w:p>
    <w:p w14:paraId="24F3DA77" w14:textId="77777777" w:rsidR="00F46DB7" w:rsidRPr="001749E4" w:rsidRDefault="00F46DB7">
      <w:pPr>
        <w:spacing w:after="0" w:line="240" w:lineRule="auto"/>
        <w:rPr>
          <w:ins w:id="10" w:author="Sarah Bergmann [2]" w:date="2024-09-28T21:31:00Z" w16du:dateUtc="2024-09-28T19:31:00Z"/>
          <w:rFonts w:ascii="Times New Roman" w:hAnsi="Times New Roman" w:cs="Times New Roman"/>
          <w:bCs/>
          <w:sz w:val="21"/>
          <w:szCs w:val="21"/>
          <w:rPrChange w:id="11" w:author="Sophie Klocke" w:date="2024-09-29T12:48:00Z" w16du:dateUtc="2024-09-29T10:48:00Z">
            <w:rPr>
              <w:ins w:id="12" w:author="Sarah Bergmann [2]" w:date="2024-09-28T21:31:00Z" w16du:dateUtc="2024-09-28T19:31:00Z"/>
              <w:rFonts w:ascii="Times New Roman" w:hAnsi="Times New Roman" w:cs="Times New Roman"/>
              <w:b/>
              <w:sz w:val="21"/>
              <w:szCs w:val="21"/>
            </w:rPr>
          </w:rPrChange>
        </w:rPr>
        <w:pPrChange w:id="13" w:author="Sarah Bergmann [2]" w:date="2024-09-28T21:32:00Z" w16du:dateUtc="2024-09-28T19:32:00Z">
          <w:pPr>
            <w:spacing w:after="0"/>
          </w:pPr>
        </w:pPrChange>
      </w:pPr>
    </w:p>
    <w:p w14:paraId="1E68C734" w14:textId="7FACF6FB" w:rsidR="00F46DB7" w:rsidRPr="001749E4" w:rsidRDefault="00F46DB7" w:rsidP="00F46DB7">
      <w:pPr>
        <w:spacing w:after="0" w:line="240" w:lineRule="auto"/>
        <w:rPr>
          <w:ins w:id="14" w:author="Sarah Bergmann [2]" w:date="2024-09-28T21:31:00Z" w16du:dateUtc="2024-09-28T19:31:00Z"/>
          <w:rFonts w:ascii="Times New Roman" w:hAnsi="Times New Roman" w:cs="Times New Roman"/>
          <w:bCs/>
          <w:sz w:val="21"/>
          <w:szCs w:val="21"/>
        </w:rPr>
      </w:pPr>
      <w:ins w:id="15" w:author="Sarah Bergmann [2]" w:date="2024-09-28T21:31:00Z" w16du:dateUtc="2024-09-28T19:31:00Z">
        <w:r w:rsidRPr="001749E4">
          <w:rPr>
            <w:rFonts w:ascii="Times New Roman" w:hAnsi="Times New Roman" w:cs="Times New Roman"/>
            <w:bCs/>
            <w:sz w:val="21"/>
            <w:szCs w:val="21"/>
          </w:rPr>
          <w:t xml:space="preserve">Sehr geehrte </w:t>
        </w:r>
      </w:ins>
      <w:r w:rsidR="008D3849">
        <w:rPr>
          <w:rFonts w:ascii="Times New Roman" w:hAnsi="Times New Roman" w:cs="Times New Roman"/>
          <w:bCs/>
          <w:sz w:val="21"/>
          <w:szCs w:val="21"/>
        </w:rPr>
        <w:t>Damen und Herren</w:t>
      </w:r>
      <w:ins w:id="16" w:author="Sarah Bergmann [2]" w:date="2024-09-28T21:31:00Z" w16du:dateUtc="2024-09-28T19:31:00Z">
        <w:r w:rsidRPr="001749E4">
          <w:rPr>
            <w:rFonts w:ascii="Times New Roman" w:hAnsi="Times New Roman" w:cs="Times New Roman"/>
            <w:bCs/>
            <w:sz w:val="21"/>
            <w:szCs w:val="21"/>
          </w:rPr>
          <w:t>,</w:t>
        </w:r>
      </w:ins>
    </w:p>
    <w:p w14:paraId="34AEE311" w14:textId="77777777" w:rsidR="00F46DB7" w:rsidRPr="001749E4" w:rsidRDefault="00F46DB7" w:rsidP="00F46DB7">
      <w:pPr>
        <w:spacing w:after="0" w:line="240" w:lineRule="auto"/>
        <w:rPr>
          <w:ins w:id="17" w:author="Sarah Bergmann [2]" w:date="2024-09-28T21:31:00Z" w16du:dateUtc="2024-09-28T19:31:00Z"/>
          <w:rFonts w:ascii="Times New Roman" w:hAnsi="Times New Roman" w:cs="Times New Roman"/>
          <w:bCs/>
          <w:sz w:val="21"/>
          <w:szCs w:val="21"/>
        </w:rPr>
      </w:pPr>
    </w:p>
    <w:p w14:paraId="7AF3CBC6" w14:textId="13820C77" w:rsidR="00CE0001" w:rsidRDefault="00536470" w:rsidP="00543D19">
      <w:pPr>
        <w:spacing w:after="0" w:line="240" w:lineRule="auto"/>
        <w:jc w:val="both"/>
        <w:rPr>
          <w:rFonts w:ascii="Times New Roman" w:hAnsi="Times New Roman" w:cs="Times New Roman"/>
          <w:bCs/>
          <w:sz w:val="21"/>
          <w:szCs w:val="21"/>
        </w:rPr>
      </w:pPr>
      <w:r>
        <w:rPr>
          <w:rFonts w:ascii="Times New Roman" w:hAnsi="Times New Roman" w:cs="Times New Roman"/>
          <w:bCs/>
          <w:sz w:val="21"/>
          <w:szCs w:val="21"/>
        </w:rPr>
        <w:t>mit</w:t>
      </w:r>
      <w:r w:rsidR="005943B5" w:rsidRPr="005943B5">
        <w:rPr>
          <w:rFonts w:ascii="Times New Roman" w:hAnsi="Times New Roman" w:cs="Times New Roman"/>
          <w:bCs/>
          <w:sz w:val="21"/>
          <w:szCs w:val="21"/>
        </w:rPr>
        <w:t xml:space="preserve"> einer Tätigkeit im strategischen Funktionsbereich verbinde ich spannende Aufgaben und die Herausforderung, mich schnell in verschiedene Geschäftsbereiche eines Unternehmens einzuarbeiten. Besonders reizvoll ist </w:t>
      </w:r>
      <w:r w:rsidR="00403E9B">
        <w:rPr>
          <w:rFonts w:ascii="Times New Roman" w:hAnsi="Times New Roman" w:cs="Times New Roman"/>
          <w:bCs/>
          <w:sz w:val="21"/>
          <w:szCs w:val="21"/>
        </w:rPr>
        <w:t xml:space="preserve">es </w:t>
      </w:r>
      <w:r w:rsidR="005943B5" w:rsidRPr="005943B5">
        <w:rPr>
          <w:rFonts w:ascii="Times New Roman" w:hAnsi="Times New Roman" w:cs="Times New Roman"/>
          <w:bCs/>
          <w:sz w:val="21"/>
          <w:szCs w:val="21"/>
        </w:rPr>
        <w:t>für mich, dass man in diesem Bereich die Unternehmensausrichtung maßgeblich beeinflusst und so zur langfristigen Marktstellung beiträgt. ESG-Prinzipien spielen dabei eine zentrale Rolle, da sie ökologische Verantwortung, soziale Gerechtigkeit und eine solide Unternehmensführung fördern. Während meiner Ausbildung zum Steuerfachangestellten erhielt ich bereits Einblicke in unterschiedliche Geschäftsmodelle und wirtschaftliche Aspekte verschiedener Branchen, was mein Interesse an strategischen Fragestellungen, einschließlich der Integration von ESG, weckte. Mein Betriebswirtschaftsstudium bestärkte mich darin, mich intensiver mit der langfristigen Planung von Unternehmen zu beschäftigen. Um wertvolle praktische Erfahrungen zu sammeln, möchte ich Sie ab März 2025 für 16 Wochen in Ihrer ESG-Abteilung unterstützen.</w:t>
      </w:r>
    </w:p>
    <w:p w14:paraId="5D28C6C6" w14:textId="77777777" w:rsidR="005943B5" w:rsidRDefault="005943B5" w:rsidP="00543D19">
      <w:pPr>
        <w:spacing w:after="0" w:line="240" w:lineRule="auto"/>
        <w:jc w:val="both"/>
        <w:rPr>
          <w:rFonts w:ascii="Times New Roman" w:hAnsi="Times New Roman" w:cs="Times New Roman"/>
          <w:bCs/>
          <w:sz w:val="21"/>
          <w:szCs w:val="21"/>
        </w:rPr>
      </w:pPr>
    </w:p>
    <w:p w14:paraId="36A20FFC" w14:textId="4C04CC39" w:rsidR="00F46DB7" w:rsidRPr="001749E4" w:rsidRDefault="00F46DB7">
      <w:pPr>
        <w:spacing w:after="0" w:line="240" w:lineRule="auto"/>
        <w:jc w:val="both"/>
        <w:rPr>
          <w:ins w:id="18" w:author="Sarah Bergmann [2]" w:date="2024-09-28T21:31:00Z" w16du:dateUtc="2024-09-28T19:31:00Z"/>
          <w:rFonts w:ascii="Times New Roman" w:hAnsi="Times New Roman" w:cs="Times New Roman"/>
          <w:bCs/>
          <w:sz w:val="21"/>
          <w:szCs w:val="21"/>
        </w:rPr>
        <w:pPrChange w:id="19" w:author="Sarah Bergmann [2]" w:date="2024-09-28T21:32:00Z" w16du:dateUtc="2024-09-28T19:32:00Z">
          <w:pPr>
            <w:spacing w:after="0" w:line="240" w:lineRule="auto"/>
          </w:pPr>
        </w:pPrChange>
      </w:pPr>
      <w:ins w:id="20" w:author="Sarah Bergmann [2]" w:date="2024-09-28T21:31:00Z" w16du:dateUtc="2024-09-28T19:31:00Z">
        <w:r w:rsidRPr="001749E4">
          <w:rPr>
            <w:rFonts w:ascii="Times New Roman" w:hAnsi="Times New Roman" w:cs="Times New Roman"/>
            <w:bCs/>
            <w:sz w:val="21"/>
            <w:szCs w:val="21"/>
          </w:rPr>
          <w:t xml:space="preserve">In meiner Ausbildung habe ich bereits zu Beginn meiner beruflichen Laufbahn gelernt, viel Eigenverantwortung zu übernehmen, da mir früh Mandanten anvertraut wurden, die ich eigenständig betreut habe. Ferner konnte ich während dieser Zeit meine analytischen Fähigkeiten schärfen und lernen, auch kleinste Details akribisch zu bearbeiten. Die Fähigkeit, Fristen im Blick zu behalten und Deadlines einzuhalten, hat nicht nur meine Eigenorganisation stetig verbessert, sondern mir auch gezeigt, dass ich unter erhöhtem Zeitdruck effizient arbeiten kann. Nach meiner Ausbildung begann ich mein Studium der Betriebswirtschaftslehre an der Hochschule Hamm-Lippstadt, was perfekt zu meinen Interessen für wirtschaftliche Prozesse und Zusammenhänge passt. Sowohl während meiner Ausbildung als auch im bisherigen Verlauf meines Studiums konnte ich wertvolle Einblicke in Bereiche wie </w:t>
        </w:r>
      </w:ins>
      <w:r w:rsidR="00CA78C8">
        <w:rPr>
          <w:rFonts w:ascii="Times New Roman" w:hAnsi="Times New Roman" w:cs="Times New Roman"/>
          <w:bCs/>
          <w:sz w:val="21"/>
          <w:szCs w:val="21"/>
        </w:rPr>
        <w:t>Unternehme</w:t>
      </w:r>
      <w:r w:rsidR="00DA3C52">
        <w:rPr>
          <w:rFonts w:ascii="Times New Roman" w:hAnsi="Times New Roman" w:cs="Times New Roman"/>
          <w:bCs/>
          <w:sz w:val="21"/>
          <w:szCs w:val="21"/>
        </w:rPr>
        <w:t>n</w:t>
      </w:r>
      <w:r w:rsidR="00CA78C8">
        <w:rPr>
          <w:rFonts w:ascii="Times New Roman" w:hAnsi="Times New Roman" w:cs="Times New Roman"/>
          <w:bCs/>
          <w:sz w:val="21"/>
          <w:szCs w:val="21"/>
        </w:rPr>
        <w:t>sführung</w:t>
      </w:r>
      <w:ins w:id="21" w:author="Sarah Bergmann [2]" w:date="2024-09-28T21:31:00Z" w16du:dateUtc="2024-09-28T19:31:00Z">
        <w:r w:rsidRPr="001749E4">
          <w:rPr>
            <w:rFonts w:ascii="Times New Roman" w:hAnsi="Times New Roman" w:cs="Times New Roman"/>
            <w:bCs/>
            <w:sz w:val="21"/>
            <w:szCs w:val="21"/>
          </w:rPr>
          <w:t xml:space="preserve"> und </w:t>
        </w:r>
      </w:ins>
      <w:r w:rsidR="00AB22E4">
        <w:rPr>
          <w:rFonts w:ascii="Times New Roman" w:hAnsi="Times New Roman" w:cs="Times New Roman"/>
          <w:bCs/>
          <w:sz w:val="21"/>
          <w:szCs w:val="21"/>
        </w:rPr>
        <w:t>Investition</w:t>
      </w:r>
      <w:ins w:id="22" w:author="Sarah Bergmann [2]" w:date="2024-09-28T21:31:00Z" w16du:dateUtc="2024-09-28T19:31:00Z">
        <w:r w:rsidRPr="001749E4">
          <w:rPr>
            <w:rFonts w:ascii="Times New Roman" w:hAnsi="Times New Roman" w:cs="Times New Roman"/>
            <w:bCs/>
            <w:sz w:val="21"/>
            <w:szCs w:val="21"/>
          </w:rPr>
          <w:t xml:space="preserve"> gewinnen, die für das Praktikum bei Ihnen von großem Nutzen sein werden. In meiner Freizeit treibe ich gerne Sport – besonders beim Teamsport begeistert es mich, gemeinsam mit anderen auf ein Ziel hinzuarbeiten und Erfolge zu feiern. Dieses Mindset möchte ich gerne bei Ihnen einbringen.</w:t>
        </w:r>
      </w:ins>
    </w:p>
    <w:p w14:paraId="7E2DA9C1" w14:textId="77777777" w:rsidR="00174149" w:rsidRPr="001749E4" w:rsidRDefault="00174149" w:rsidP="00174149">
      <w:pPr>
        <w:spacing w:after="0" w:line="240" w:lineRule="auto"/>
        <w:jc w:val="both"/>
        <w:rPr>
          <w:ins w:id="23" w:author="Sarah Bergmann [2]" w:date="2024-09-28T21:31:00Z" w16du:dateUtc="2024-09-28T19:31:00Z"/>
          <w:rFonts w:ascii="Times New Roman" w:hAnsi="Times New Roman" w:cs="Times New Roman"/>
          <w:bCs/>
          <w:sz w:val="21"/>
          <w:szCs w:val="21"/>
        </w:rPr>
      </w:pPr>
    </w:p>
    <w:p w14:paraId="28D7331A" w14:textId="77777777" w:rsidR="00B82D44" w:rsidRDefault="006E0A0A" w:rsidP="00C421AA">
      <w:pPr>
        <w:spacing w:after="0" w:line="240" w:lineRule="auto"/>
        <w:jc w:val="both"/>
        <w:rPr>
          <w:rFonts w:ascii="Times New Roman" w:hAnsi="Times New Roman" w:cs="Times New Roman"/>
          <w:bCs/>
          <w:sz w:val="21"/>
          <w:szCs w:val="21"/>
        </w:rPr>
      </w:pPr>
      <w:ins w:id="24" w:author="Sarah Bergmann" w:date="2024-09-24T12:17:00Z" w16du:dateUtc="2024-09-24T10:17:00Z">
        <w:r w:rsidRPr="00611B0D">
          <w:rPr>
            <w:rFonts w:ascii="Times New Roman" w:hAnsi="Times New Roman" w:cs="Times New Roman"/>
            <w:sz w:val="21"/>
            <w:szCs w:val="21"/>
          </w:rPr>
          <w:t xml:space="preserve">Ein Praktikum bei </w:t>
        </w:r>
      </w:ins>
      <w:r w:rsidR="00435081">
        <w:rPr>
          <w:rFonts w:ascii="Times New Roman" w:hAnsi="Times New Roman" w:cs="Times New Roman"/>
          <w:sz w:val="21"/>
          <w:szCs w:val="21"/>
        </w:rPr>
        <w:t>Claas</w:t>
      </w:r>
      <w:ins w:id="25" w:author="Sarah Bergmann" w:date="2024-09-24T12:17:00Z" w16du:dateUtc="2024-09-24T10:17:00Z">
        <w:r w:rsidRPr="00611B0D">
          <w:rPr>
            <w:rFonts w:ascii="Times New Roman" w:hAnsi="Times New Roman" w:cs="Times New Roman"/>
            <w:sz w:val="21"/>
            <w:szCs w:val="21"/>
          </w:rPr>
          <w:t xml:space="preserve">, eines der führenden </w:t>
        </w:r>
      </w:ins>
      <w:r w:rsidR="00EC23C9">
        <w:rPr>
          <w:rFonts w:ascii="Times New Roman" w:hAnsi="Times New Roman" w:cs="Times New Roman"/>
          <w:sz w:val="21"/>
          <w:szCs w:val="21"/>
        </w:rPr>
        <w:t>Unternehmen für Landwirtschaft</w:t>
      </w:r>
      <w:ins w:id="26" w:author="Sarah Bergmann" w:date="2024-09-24T12:17:00Z" w16du:dateUtc="2024-09-24T10:17:00Z">
        <w:r w:rsidRPr="00611B0D">
          <w:rPr>
            <w:rFonts w:ascii="Times New Roman" w:hAnsi="Times New Roman" w:cs="Times New Roman"/>
            <w:sz w:val="21"/>
            <w:szCs w:val="21"/>
          </w:rPr>
          <w:t xml:space="preserve">, scheint mir dafür optimal zu sein, da ich dort die Möglichkeit erhalte, </w:t>
        </w:r>
      </w:ins>
      <w:r w:rsidR="00577DB6" w:rsidRPr="00174149">
        <w:rPr>
          <w:rFonts w:ascii="Times New Roman" w:hAnsi="Times New Roman" w:cs="Times New Roman"/>
          <w:bCs/>
          <w:sz w:val="21"/>
          <w:szCs w:val="21"/>
        </w:rPr>
        <w:t>die langfristige Ausrichtung eines innovativen Unternehmens in der Agrarbranche aktiv mitzugestalten.</w:t>
      </w:r>
      <w:r w:rsidR="0032220F">
        <w:rPr>
          <w:rFonts w:ascii="Times New Roman" w:hAnsi="Times New Roman" w:cs="Times New Roman"/>
          <w:bCs/>
          <w:sz w:val="21"/>
          <w:szCs w:val="21"/>
        </w:rPr>
        <w:t xml:space="preserve"> </w:t>
      </w:r>
      <w:r w:rsidR="0083118C" w:rsidRPr="00174149">
        <w:rPr>
          <w:rFonts w:ascii="Times New Roman" w:hAnsi="Times New Roman" w:cs="Times New Roman"/>
          <w:bCs/>
          <w:sz w:val="21"/>
          <w:szCs w:val="21"/>
        </w:rPr>
        <w:t>Besonders reizt mich die Möglichkeit, in der ESG-Abteilung nachhaltige Strategien zu entwickeln, die nicht nur wirtschaftliche Erfolge fördern, sondern auch ökologische und soziale Verantwortung stärken.</w:t>
      </w:r>
      <w:r w:rsidR="0083118C">
        <w:rPr>
          <w:rFonts w:ascii="Times New Roman" w:hAnsi="Times New Roman" w:cs="Times New Roman"/>
          <w:bCs/>
          <w:sz w:val="21"/>
          <w:szCs w:val="21"/>
        </w:rPr>
        <w:t xml:space="preserve"> </w:t>
      </w:r>
      <w:r w:rsidR="00B82D44" w:rsidRPr="00174149">
        <w:rPr>
          <w:rFonts w:ascii="Times New Roman" w:hAnsi="Times New Roman" w:cs="Times New Roman"/>
          <w:bCs/>
          <w:sz w:val="21"/>
          <w:szCs w:val="21"/>
        </w:rPr>
        <w:t>Diese Aufgaben bieten mir die Gelegenheit, wertvolle Erfahrungen zu sammeln und gleichzeitig sinnvolle Impulse für eine nachhaltige Entwicklung zu setzen.</w:t>
      </w:r>
    </w:p>
    <w:p w14:paraId="6282FFE3" w14:textId="62D02E9B" w:rsidR="006E0A0A" w:rsidRPr="00611B0D" w:rsidRDefault="006E0A0A">
      <w:pPr>
        <w:spacing w:after="0" w:line="240" w:lineRule="auto"/>
        <w:jc w:val="both"/>
        <w:rPr>
          <w:ins w:id="27" w:author="Sarah Bergmann" w:date="2024-09-24T12:17:00Z" w16du:dateUtc="2024-09-24T10:17:00Z"/>
          <w:rFonts w:ascii="Times New Roman" w:hAnsi="Times New Roman" w:cs="Times New Roman"/>
          <w:sz w:val="21"/>
          <w:szCs w:val="21"/>
        </w:rPr>
        <w:pPrChange w:id="28" w:author="Sarah Bergmann" w:date="2024-09-24T12:17:00Z" w16du:dateUtc="2024-09-24T10:17:00Z">
          <w:pPr>
            <w:spacing w:after="0"/>
            <w:jc w:val="both"/>
          </w:pPr>
        </w:pPrChange>
      </w:pPr>
    </w:p>
    <w:p w14:paraId="3C61EC29" w14:textId="6903635F" w:rsidR="001C7869" w:rsidRPr="001749E4" w:rsidDel="00F46DB7" w:rsidRDefault="00F46DB7">
      <w:pPr>
        <w:spacing w:after="0" w:line="240" w:lineRule="auto"/>
        <w:jc w:val="both"/>
        <w:rPr>
          <w:del w:id="29" w:author="Sarah Bergmann [2]" w:date="2024-09-28T21:31:00Z" w16du:dateUtc="2024-09-28T19:31:00Z"/>
          <w:rFonts w:ascii="Times New Roman" w:hAnsi="Times New Roman" w:cs="Times New Roman"/>
          <w:bCs/>
          <w:sz w:val="21"/>
          <w:szCs w:val="21"/>
        </w:rPr>
      </w:pPr>
      <w:ins w:id="30" w:author="Sarah Bergmann [2]" w:date="2024-09-28T21:31:00Z" w16du:dateUtc="2024-09-28T19:31:00Z">
        <w:r w:rsidRPr="001749E4">
          <w:rPr>
            <w:rFonts w:ascii="Times New Roman" w:hAnsi="Times New Roman" w:cs="Times New Roman"/>
            <w:bCs/>
            <w:sz w:val="21"/>
            <w:szCs w:val="21"/>
          </w:rPr>
          <w:t xml:space="preserve">Von dem Praktikum im </w:t>
        </w:r>
      </w:ins>
      <w:r w:rsidR="00176A80">
        <w:rPr>
          <w:rFonts w:ascii="Times New Roman" w:hAnsi="Times New Roman" w:cs="Times New Roman"/>
          <w:bCs/>
          <w:sz w:val="21"/>
          <w:szCs w:val="21"/>
        </w:rPr>
        <w:t>Group Sustainability</w:t>
      </w:r>
      <w:ins w:id="31" w:author="Sarah Bergmann [2]" w:date="2024-09-28T21:31:00Z" w16du:dateUtc="2024-09-28T19:31:00Z">
        <w:r w:rsidRPr="001749E4">
          <w:rPr>
            <w:rFonts w:ascii="Times New Roman" w:hAnsi="Times New Roman" w:cs="Times New Roman"/>
            <w:bCs/>
            <w:sz w:val="21"/>
            <w:szCs w:val="21"/>
          </w:rPr>
          <w:t xml:space="preserve"> erhoffe ich mir eine steile Lernkurve sowie die Gelegenheit, meine eigenen Ideen und bisherigen Erfahrungen mehrwertschaffend bei Ihnen einzubringen. Ich bin davon überzeugt, dass meine bisherigen Erfahrungen und meine detailgenaue, analytische und teamorientierte Arbeitsweise hervorragend zu Ihrem Team passen werden. Über die Möglichkeit, Sie in einem persönlichen Gespräch von mir überzeugen zu dürfen, würde ich mich sehr freuen.</w:t>
        </w:r>
      </w:ins>
      <w:ins w:id="32" w:author="Sarah Bergmann" w:date="2024-09-24T12:09:00Z" w16du:dateUtc="2024-09-24T10:09:00Z">
        <w:del w:id="33" w:author="Sarah Bergmann [2]" w:date="2024-09-28T21:31:00Z" w16du:dateUtc="2024-09-28T19:31:00Z">
          <w:r w:rsidR="001C7869" w:rsidRPr="001749E4" w:rsidDel="00F46DB7">
            <w:rPr>
              <w:rFonts w:ascii="Times New Roman" w:hAnsi="Times New Roman" w:cs="Times New Roman"/>
              <w:bCs/>
              <w:sz w:val="21"/>
              <w:szCs w:val="21"/>
            </w:rPr>
            <w:delText>Sehr geehrte Damen und Herren,</w:delText>
          </w:r>
        </w:del>
      </w:ins>
    </w:p>
    <w:p w14:paraId="7F19C882" w14:textId="77777777" w:rsidR="00F46DB7" w:rsidRPr="001749E4" w:rsidRDefault="00F46DB7">
      <w:pPr>
        <w:spacing w:after="0" w:line="240" w:lineRule="auto"/>
        <w:jc w:val="both"/>
        <w:rPr>
          <w:ins w:id="34" w:author="Sarah Bergmann [2]" w:date="2024-09-28T21:31:00Z" w16du:dateUtc="2024-09-28T19:31:00Z"/>
          <w:rFonts w:ascii="Times New Roman" w:hAnsi="Times New Roman" w:cs="Times New Roman"/>
          <w:bCs/>
          <w:sz w:val="21"/>
          <w:szCs w:val="21"/>
        </w:rPr>
        <w:pPrChange w:id="35" w:author="Sarah Bergmann [2]" w:date="2024-09-28T21:32:00Z" w16du:dateUtc="2024-09-28T19:32:00Z">
          <w:pPr>
            <w:spacing w:after="0"/>
          </w:pPr>
        </w:pPrChange>
      </w:pPr>
    </w:p>
    <w:p w14:paraId="13ADA229" w14:textId="0F87E110" w:rsidR="001C7869" w:rsidRPr="001749E4" w:rsidDel="00F46DB7" w:rsidRDefault="001C7869">
      <w:pPr>
        <w:spacing w:after="0" w:line="240" w:lineRule="auto"/>
        <w:rPr>
          <w:ins w:id="36" w:author="Sarah Bergmann" w:date="2024-09-24T12:09:00Z" w16du:dateUtc="2024-09-24T10:09:00Z"/>
          <w:del w:id="37" w:author="Sarah Bergmann [2]" w:date="2024-09-28T21:31:00Z" w16du:dateUtc="2024-09-28T19:31:00Z"/>
          <w:rFonts w:ascii="Times New Roman" w:hAnsi="Times New Roman" w:cs="Times New Roman"/>
          <w:bCs/>
          <w:sz w:val="21"/>
          <w:szCs w:val="21"/>
        </w:rPr>
        <w:pPrChange w:id="38" w:author="Sarah Bergmann [2]" w:date="2024-09-28T21:32:00Z" w16du:dateUtc="2024-09-28T19:32:00Z">
          <w:pPr>
            <w:spacing w:after="0"/>
          </w:pPr>
        </w:pPrChange>
      </w:pPr>
    </w:p>
    <w:p w14:paraId="0732BA64" w14:textId="1BA18B90" w:rsidR="001C7869" w:rsidRPr="001749E4" w:rsidDel="00F46DB7" w:rsidRDefault="001C7869">
      <w:pPr>
        <w:spacing w:after="0" w:line="240" w:lineRule="auto"/>
        <w:jc w:val="both"/>
        <w:rPr>
          <w:ins w:id="39" w:author="Sarah Bergmann" w:date="2024-09-24T12:09:00Z" w16du:dateUtc="2024-09-24T10:09:00Z"/>
          <w:del w:id="40" w:author="Sarah Bergmann [2]" w:date="2024-09-28T21:31:00Z" w16du:dateUtc="2024-09-28T19:31:00Z"/>
          <w:rFonts w:ascii="Times New Roman" w:hAnsi="Times New Roman" w:cs="Times New Roman"/>
          <w:bCs/>
          <w:sz w:val="21"/>
          <w:szCs w:val="21"/>
        </w:rPr>
        <w:pPrChange w:id="41" w:author="Sarah Bergmann [2]" w:date="2024-09-28T21:32:00Z" w16du:dateUtc="2024-09-28T19:32:00Z">
          <w:pPr>
            <w:spacing w:after="0"/>
          </w:pPr>
        </w:pPrChange>
      </w:pPr>
      <w:ins w:id="42" w:author="Sarah Bergmann" w:date="2024-09-24T12:09:00Z" w16du:dateUtc="2024-09-24T10:09:00Z">
        <w:del w:id="43" w:author="Sarah Bergmann [2]" w:date="2024-09-28T21:31:00Z" w16du:dateUtc="2024-09-28T19:31:00Z">
          <w:r w:rsidRPr="001749E4" w:rsidDel="00F46DB7">
            <w:rPr>
              <w:rFonts w:ascii="Times New Roman" w:hAnsi="Times New Roman" w:cs="Times New Roman"/>
              <w:bCs/>
              <w:sz w:val="21"/>
              <w:szCs w:val="21"/>
            </w:rPr>
            <w:delText xml:space="preserve">mit einer Tätigkeit </w:delText>
          </w:r>
        </w:del>
      </w:ins>
      <w:del w:id="44" w:author="Sarah Bergmann [2]" w:date="2024-09-28T21:31:00Z" w16du:dateUtc="2024-09-28T19:31:00Z">
        <w:r w:rsidR="006E7481" w:rsidRPr="001749E4" w:rsidDel="00F46DB7">
          <w:rPr>
            <w:rFonts w:ascii="Times New Roman" w:hAnsi="Times New Roman" w:cs="Times New Roman"/>
            <w:bCs/>
            <w:sz w:val="21"/>
            <w:szCs w:val="21"/>
          </w:rPr>
          <w:delText>in der Beratung</w:delText>
        </w:r>
      </w:del>
      <w:ins w:id="45" w:author="Sarah Bergmann" w:date="2024-09-24T12:09:00Z" w16du:dateUtc="2024-09-24T10:09:00Z">
        <w:del w:id="46" w:author="Sarah Bergmann [2]" w:date="2024-09-28T21:31:00Z" w16du:dateUtc="2024-09-28T19:31:00Z">
          <w:r w:rsidRPr="001749E4" w:rsidDel="00F46DB7">
            <w:rPr>
              <w:rFonts w:ascii="Times New Roman" w:hAnsi="Times New Roman" w:cs="Times New Roman"/>
              <w:bCs/>
              <w:sz w:val="21"/>
              <w:szCs w:val="21"/>
            </w:rPr>
            <w:delText xml:space="preserve"> </w:delText>
          </w:r>
        </w:del>
      </w:ins>
      <w:del w:id="47" w:author="Sarah Bergmann [2]" w:date="2024-09-28T21:31:00Z" w16du:dateUtc="2024-09-28T19:31:00Z">
        <w:r w:rsidR="00DF2383" w:rsidRPr="001749E4" w:rsidDel="00F46DB7">
          <w:rPr>
            <w:rFonts w:ascii="Times New Roman" w:hAnsi="Times New Roman" w:cs="Times New Roman"/>
            <w:bCs/>
            <w:sz w:val="21"/>
            <w:szCs w:val="21"/>
          </w:rPr>
          <w:delText>assoziiere</w:delText>
        </w:r>
      </w:del>
      <w:ins w:id="48" w:author="Sarah Bergmann" w:date="2024-09-24T12:09:00Z" w16du:dateUtc="2024-09-24T10:09:00Z">
        <w:del w:id="49" w:author="Sarah Bergmann [2]" w:date="2024-09-28T21:31:00Z" w16du:dateUtc="2024-09-28T19:31:00Z">
          <w:r w:rsidRPr="001749E4" w:rsidDel="00F46DB7">
            <w:rPr>
              <w:rFonts w:ascii="Times New Roman" w:hAnsi="Times New Roman" w:cs="Times New Roman"/>
              <w:bCs/>
              <w:sz w:val="21"/>
              <w:szCs w:val="21"/>
            </w:rPr>
            <w:delText xml:space="preserve"> ich spannende und abwechslungsreiche Aufgaben</w:delText>
          </w:r>
        </w:del>
      </w:ins>
      <w:del w:id="50" w:author="Sarah Bergmann [2]" w:date="2024-09-28T21:31:00Z" w16du:dateUtc="2024-09-28T19:31:00Z">
        <w:r w:rsidR="006155E5" w:rsidRPr="001749E4" w:rsidDel="00F46DB7">
          <w:rPr>
            <w:rFonts w:ascii="Times New Roman" w:hAnsi="Times New Roman" w:cs="Times New Roman"/>
            <w:bCs/>
            <w:sz w:val="21"/>
            <w:szCs w:val="21"/>
          </w:rPr>
          <w:delText>,</w:delText>
        </w:r>
      </w:del>
      <w:ins w:id="51" w:author="Sarah Bergmann" w:date="2024-09-24T12:09:00Z" w16du:dateUtc="2024-09-24T10:09:00Z">
        <w:del w:id="52" w:author="Sarah Bergmann [2]" w:date="2024-09-28T21:31:00Z" w16du:dateUtc="2024-09-28T19:31:00Z">
          <w:r w:rsidRPr="001749E4" w:rsidDel="00F46DB7">
            <w:rPr>
              <w:rFonts w:ascii="Times New Roman" w:hAnsi="Times New Roman" w:cs="Times New Roman"/>
              <w:bCs/>
              <w:sz w:val="21"/>
              <w:szCs w:val="21"/>
            </w:rPr>
            <w:delText xml:space="preserve"> sowie die Herausforderung, </w:delText>
          </w:r>
        </w:del>
      </w:ins>
      <w:del w:id="53" w:author="Sarah Bergmann [2]" w:date="2024-09-28T21:31:00Z" w16du:dateUtc="2024-09-28T19:31:00Z">
        <w:r w:rsidR="00E70103" w:rsidRPr="001749E4" w:rsidDel="00F46DB7">
          <w:rPr>
            <w:rFonts w:ascii="Times New Roman" w:hAnsi="Times New Roman" w:cs="Times New Roman"/>
            <w:bCs/>
            <w:sz w:val="21"/>
            <w:szCs w:val="21"/>
          </w:rPr>
          <w:delText xml:space="preserve">sich </w:delText>
        </w:r>
      </w:del>
      <w:ins w:id="54" w:author="Sarah Bergmann" w:date="2024-09-24T12:09:00Z" w16du:dateUtc="2024-09-24T10:09:00Z">
        <w:del w:id="55" w:author="Sarah Bergmann [2]" w:date="2024-09-28T21:31:00Z" w16du:dateUtc="2024-09-28T19:31:00Z">
          <w:r w:rsidRPr="001749E4" w:rsidDel="00F46DB7">
            <w:rPr>
              <w:rFonts w:ascii="Times New Roman" w:hAnsi="Times New Roman" w:cs="Times New Roman"/>
              <w:bCs/>
              <w:sz w:val="21"/>
              <w:szCs w:val="21"/>
            </w:rPr>
            <w:delText>innerhalb k</w:delText>
          </w:r>
        </w:del>
      </w:ins>
      <w:del w:id="56" w:author="Sarah Bergmann [2]" w:date="2024-09-28T21:31:00Z" w16du:dateUtc="2024-09-28T19:31:00Z">
        <w:r w:rsidR="0026163E" w:rsidRPr="001749E4" w:rsidDel="00F46DB7">
          <w:rPr>
            <w:rFonts w:ascii="Times New Roman" w:hAnsi="Times New Roman" w:cs="Times New Roman"/>
            <w:bCs/>
            <w:sz w:val="21"/>
            <w:szCs w:val="21"/>
          </w:rPr>
          <w:delText>urzer</w:delText>
        </w:r>
      </w:del>
      <w:ins w:id="57" w:author="Sarah Bergmann" w:date="2024-09-24T12:09:00Z" w16du:dateUtc="2024-09-24T10:09:00Z">
        <w:del w:id="58" w:author="Sarah Bergmann [2]" w:date="2024-09-28T21:31:00Z" w16du:dateUtc="2024-09-28T19:31:00Z">
          <w:r w:rsidRPr="001749E4" w:rsidDel="00F46DB7">
            <w:rPr>
              <w:rFonts w:ascii="Times New Roman" w:hAnsi="Times New Roman" w:cs="Times New Roman"/>
              <w:bCs/>
              <w:sz w:val="21"/>
              <w:szCs w:val="21"/>
            </w:rPr>
            <w:delText xml:space="preserve"> Zeit </w:delText>
          </w:r>
        </w:del>
      </w:ins>
      <w:del w:id="59" w:author="Sarah Bergmann [2]" w:date="2024-09-28T21:31:00Z" w16du:dateUtc="2024-09-28T19:31:00Z">
        <w:r w:rsidR="006155E5" w:rsidRPr="001749E4" w:rsidDel="00F46DB7">
          <w:rPr>
            <w:rFonts w:ascii="Times New Roman" w:hAnsi="Times New Roman" w:cs="Times New Roman"/>
            <w:bCs/>
            <w:sz w:val="21"/>
            <w:szCs w:val="21"/>
          </w:rPr>
          <w:delText xml:space="preserve">in </w:delText>
        </w:r>
        <w:r w:rsidR="0026163E" w:rsidRPr="001749E4" w:rsidDel="00F46DB7">
          <w:rPr>
            <w:rFonts w:ascii="Times New Roman" w:hAnsi="Times New Roman" w:cs="Times New Roman"/>
            <w:bCs/>
            <w:sz w:val="21"/>
            <w:szCs w:val="21"/>
          </w:rPr>
          <w:delText xml:space="preserve">die verschiedensten Bereiche </w:delText>
        </w:r>
        <w:r w:rsidR="00CD34D3" w:rsidRPr="001749E4" w:rsidDel="00F46DB7">
          <w:rPr>
            <w:rFonts w:ascii="Times New Roman" w:hAnsi="Times New Roman" w:cs="Times New Roman"/>
            <w:bCs/>
            <w:sz w:val="21"/>
            <w:szCs w:val="21"/>
          </w:rPr>
          <w:delText>einer Branche hereindenken zu müssen</w:delText>
        </w:r>
      </w:del>
      <w:ins w:id="60" w:author="Sarah Bergmann" w:date="2024-09-24T12:09:00Z" w16du:dateUtc="2024-09-24T10:09:00Z">
        <w:del w:id="61" w:author="Sarah Bergmann [2]" w:date="2024-09-28T21:31:00Z" w16du:dateUtc="2024-09-28T19:31:00Z">
          <w:r w:rsidRPr="001749E4" w:rsidDel="00F46DB7">
            <w:rPr>
              <w:rFonts w:ascii="Times New Roman" w:hAnsi="Times New Roman" w:cs="Times New Roman"/>
              <w:bCs/>
              <w:sz w:val="21"/>
              <w:szCs w:val="21"/>
            </w:rPr>
            <w:delText>.</w:delText>
          </w:r>
        </w:del>
      </w:ins>
      <w:del w:id="62" w:author="Sarah Bergmann [2]" w:date="2024-09-28T21:31:00Z" w16du:dateUtc="2024-09-28T19:31:00Z">
        <w:r w:rsidR="00251957" w:rsidRPr="001749E4" w:rsidDel="00F46DB7">
          <w:rPr>
            <w:rFonts w:ascii="Times New Roman" w:hAnsi="Times New Roman" w:cs="Times New Roman"/>
            <w:bCs/>
            <w:sz w:val="21"/>
            <w:szCs w:val="21"/>
          </w:rPr>
          <w:delText xml:space="preserve"> </w:delText>
        </w:r>
      </w:del>
      <w:ins w:id="63" w:author="Sarah Bergmann" w:date="2024-09-24T12:09:00Z" w16du:dateUtc="2024-09-24T10:09:00Z">
        <w:del w:id="64" w:author="Sarah Bergmann [2]" w:date="2024-09-28T21:31:00Z" w16du:dateUtc="2024-09-28T19:31:00Z">
          <w:r w:rsidRPr="001749E4" w:rsidDel="00F46DB7">
            <w:rPr>
              <w:rFonts w:ascii="Times New Roman" w:hAnsi="Times New Roman" w:cs="Times New Roman"/>
              <w:bCs/>
              <w:sz w:val="21"/>
              <w:szCs w:val="21"/>
            </w:rPr>
            <w:delText>Besonders fasziniert mich</w:delText>
          </w:r>
        </w:del>
      </w:ins>
      <w:del w:id="65" w:author="Sarah Bergmann [2]" w:date="2024-09-28T21:31:00Z" w16du:dateUtc="2024-09-28T19:31:00Z">
        <w:r w:rsidR="00E27F55" w:rsidRPr="001749E4" w:rsidDel="00F46DB7">
          <w:rPr>
            <w:rFonts w:ascii="Times New Roman" w:hAnsi="Times New Roman" w:cs="Times New Roman"/>
            <w:bCs/>
            <w:sz w:val="21"/>
            <w:szCs w:val="21"/>
          </w:rPr>
          <w:delText xml:space="preserve"> der Aspekt</w:delText>
        </w:r>
        <w:r w:rsidR="00146B7B" w:rsidRPr="001749E4" w:rsidDel="00F46DB7">
          <w:rPr>
            <w:rFonts w:ascii="Times New Roman" w:hAnsi="Times New Roman" w:cs="Times New Roman"/>
            <w:bCs/>
            <w:sz w:val="21"/>
            <w:szCs w:val="21"/>
          </w:rPr>
          <w:delText xml:space="preserve">, dass </w:delText>
        </w:r>
        <w:r w:rsidR="00092779" w:rsidRPr="001749E4" w:rsidDel="00F46DB7">
          <w:rPr>
            <w:rFonts w:ascii="Times New Roman" w:hAnsi="Times New Roman" w:cs="Times New Roman"/>
            <w:bCs/>
            <w:sz w:val="21"/>
            <w:szCs w:val="21"/>
          </w:rPr>
          <w:delText>Berater</w:delText>
        </w:r>
        <w:r w:rsidR="006A12A4" w:rsidRPr="001749E4" w:rsidDel="00F46DB7">
          <w:rPr>
            <w:rFonts w:ascii="Times New Roman" w:hAnsi="Times New Roman" w:cs="Times New Roman"/>
            <w:bCs/>
            <w:sz w:val="21"/>
            <w:szCs w:val="21"/>
          </w:rPr>
          <w:delText xml:space="preserve"> an der </w:delText>
        </w:r>
        <w:r w:rsidR="007476A2" w:rsidRPr="001749E4" w:rsidDel="00F46DB7">
          <w:rPr>
            <w:rFonts w:ascii="Times New Roman" w:hAnsi="Times New Roman" w:cs="Times New Roman"/>
            <w:bCs/>
            <w:sz w:val="21"/>
            <w:szCs w:val="21"/>
          </w:rPr>
          <w:delText>Entwicklung eines Unternehmens</w:delText>
        </w:r>
        <w:r w:rsidR="00092779" w:rsidRPr="001749E4" w:rsidDel="00F46DB7">
          <w:rPr>
            <w:rFonts w:ascii="Times New Roman" w:hAnsi="Times New Roman" w:cs="Times New Roman"/>
            <w:bCs/>
            <w:sz w:val="21"/>
            <w:szCs w:val="21"/>
          </w:rPr>
          <w:delText xml:space="preserve"> als</w:delText>
        </w:r>
        <w:r w:rsidR="000F1987" w:rsidRPr="001749E4" w:rsidDel="00F46DB7">
          <w:rPr>
            <w:rFonts w:ascii="Times New Roman" w:hAnsi="Times New Roman" w:cs="Times New Roman"/>
            <w:bCs/>
            <w:sz w:val="21"/>
            <w:szCs w:val="21"/>
          </w:rPr>
          <w:delText xml:space="preserve"> Außenstehende mitwirken können und somit einen positiven Einfluss auf den Erfolg </w:delText>
        </w:r>
        <w:r w:rsidR="004037CF" w:rsidRPr="001749E4" w:rsidDel="00F46DB7">
          <w:rPr>
            <w:rFonts w:ascii="Times New Roman" w:hAnsi="Times New Roman" w:cs="Times New Roman"/>
            <w:bCs/>
            <w:sz w:val="21"/>
            <w:szCs w:val="21"/>
          </w:rPr>
          <w:delText xml:space="preserve">des Unternehmens und damit auf die </w:delText>
        </w:r>
        <w:r w:rsidR="00053B49" w:rsidRPr="001749E4" w:rsidDel="00F46DB7">
          <w:rPr>
            <w:rFonts w:ascii="Times New Roman" w:hAnsi="Times New Roman" w:cs="Times New Roman"/>
            <w:bCs/>
            <w:sz w:val="21"/>
            <w:szCs w:val="21"/>
          </w:rPr>
          <w:delText>gesamte Volkswirtschaft haben.</w:delText>
        </w:r>
      </w:del>
      <w:ins w:id="66" w:author="Sarah Bergmann" w:date="2024-09-24T12:09:00Z" w16du:dateUtc="2024-09-24T10:09:00Z">
        <w:del w:id="67" w:author="Sarah Bergmann [2]" w:date="2024-09-28T21:31:00Z" w16du:dateUtc="2024-09-28T19:31:00Z">
          <w:r w:rsidRPr="001749E4" w:rsidDel="00F46DB7">
            <w:rPr>
              <w:rFonts w:ascii="Times New Roman" w:hAnsi="Times New Roman" w:cs="Times New Roman"/>
              <w:bCs/>
              <w:sz w:val="21"/>
              <w:szCs w:val="21"/>
            </w:rPr>
            <w:delText xml:space="preserve"> </w:delText>
          </w:r>
        </w:del>
      </w:ins>
      <w:del w:id="68" w:author="Sarah Bergmann [2]" w:date="2024-09-28T21:31:00Z" w16du:dateUtc="2024-09-28T19:31:00Z">
        <w:r w:rsidR="00527918" w:rsidRPr="001749E4" w:rsidDel="00F46DB7">
          <w:rPr>
            <w:rFonts w:ascii="Times New Roman" w:hAnsi="Times New Roman" w:cs="Times New Roman"/>
            <w:bCs/>
            <w:sz w:val="21"/>
            <w:szCs w:val="21"/>
          </w:rPr>
          <w:delText xml:space="preserve">Durch meine Ausbildung zum Steuerfachangestellten </w:delText>
        </w:r>
        <w:r w:rsidR="00D25032" w:rsidRPr="001749E4" w:rsidDel="00F46DB7">
          <w:rPr>
            <w:rFonts w:ascii="Times New Roman" w:hAnsi="Times New Roman" w:cs="Times New Roman"/>
            <w:bCs/>
            <w:sz w:val="21"/>
            <w:szCs w:val="21"/>
          </w:rPr>
          <w:delText xml:space="preserve">konnte ich schon </w:delText>
        </w:r>
        <w:r w:rsidR="003E7274" w:rsidRPr="001749E4" w:rsidDel="00F46DB7">
          <w:rPr>
            <w:rFonts w:ascii="Times New Roman" w:hAnsi="Times New Roman" w:cs="Times New Roman"/>
            <w:bCs/>
            <w:sz w:val="21"/>
            <w:szCs w:val="21"/>
          </w:rPr>
          <w:delText xml:space="preserve">verschiedene Unternehmen kennenlernen, nun möchte ich auch gerne Einblicke </w:delText>
        </w:r>
        <w:r w:rsidR="00281367" w:rsidRPr="001749E4" w:rsidDel="00F46DB7">
          <w:rPr>
            <w:rFonts w:ascii="Times New Roman" w:hAnsi="Times New Roman" w:cs="Times New Roman"/>
            <w:bCs/>
            <w:sz w:val="21"/>
            <w:szCs w:val="21"/>
          </w:rPr>
          <w:delText xml:space="preserve">in die verschiedensten Ministerien und Organisationen erhalten. </w:delText>
        </w:r>
      </w:del>
      <w:ins w:id="69" w:author="Sarah Bergmann" w:date="2024-09-24T12:09:00Z" w16du:dateUtc="2024-09-24T10:09:00Z">
        <w:del w:id="70" w:author="Sarah Bergmann [2]" w:date="2024-09-28T21:31:00Z" w16du:dateUtc="2024-09-28T19:31:00Z">
          <w:r w:rsidRPr="001749E4" w:rsidDel="00F46DB7">
            <w:rPr>
              <w:rFonts w:ascii="Times New Roman" w:hAnsi="Times New Roman" w:cs="Times New Roman"/>
              <w:bCs/>
              <w:sz w:val="21"/>
              <w:szCs w:val="21"/>
            </w:rPr>
            <w:delText xml:space="preserve">Diese Erfahrungen und Einblicke sind für mich von unschätzbarem Wert und bilden die ideale Grundlage, um langfristig ebenfalls in der </w:delText>
          </w:r>
        </w:del>
      </w:ins>
      <w:del w:id="71" w:author="Sarah Bergmann [2]" w:date="2024-09-28T21:31:00Z" w16du:dateUtc="2024-09-28T19:31:00Z">
        <w:r w:rsidR="003E6B56" w:rsidRPr="001749E4" w:rsidDel="00F46DB7">
          <w:rPr>
            <w:rFonts w:ascii="Times New Roman" w:hAnsi="Times New Roman" w:cs="Times New Roman"/>
            <w:bCs/>
            <w:sz w:val="21"/>
            <w:szCs w:val="21"/>
          </w:rPr>
          <w:delText>Beratung</w:delText>
        </w:r>
      </w:del>
      <w:ins w:id="72" w:author="Sarah Bergmann" w:date="2024-09-24T12:09:00Z" w16du:dateUtc="2024-09-24T10:09:00Z">
        <w:del w:id="73" w:author="Sarah Bergmann [2]" w:date="2024-09-28T21:31:00Z" w16du:dateUtc="2024-09-28T19:31:00Z">
          <w:r w:rsidRPr="001749E4" w:rsidDel="00F46DB7">
            <w:rPr>
              <w:rFonts w:ascii="Times New Roman" w:hAnsi="Times New Roman" w:cs="Times New Roman"/>
              <w:bCs/>
              <w:sz w:val="21"/>
              <w:szCs w:val="21"/>
            </w:rPr>
            <w:delText xml:space="preserve"> tätig zu sein. Um die Möglichkeit zu erhalten, diese wertvollen Erfahrungen zu sammeln, möchte ich Sie als Praktikant i</w:delText>
          </w:r>
        </w:del>
      </w:ins>
      <w:del w:id="74" w:author="Sarah Bergmann [2]" w:date="2024-09-28T21:31:00Z" w16du:dateUtc="2024-09-28T19:31:00Z">
        <w:r w:rsidR="0007260E" w:rsidRPr="001749E4" w:rsidDel="00F46DB7">
          <w:rPr>
            <w:rFonts w:ascii="Times New Roman" w:hAnsi="Times New Roman" w:cs="Times New Roman"/>
            <w:bCs/>
            <w:sz w:val="21"/>
            <w:szCs w:val="21"/>
          </w:rPr>
          <w:delText>m Public Sector Consulting</w:delText>
        </w:r>
      </w:del>
      <w:ins w:id="75" w:author="Sarah Bergmann" w:date="2024-09-24T12:09:00Z" w16du:dateUtc="2024-09-24T10:09:00Z">
        <w:del w:id="76" w:author="Sarah Bergmann [2]" w:date="2024-09-28T21:31:00Z" w16du:dateUtc="2024-09-28T19:31:00Z">
          <w:r w:rsidRPr="001749E4" w:rsidDel="00F46DB7">
            <w:rPr>
              <w:rFonts w:ascii="Times New Roman" w:hAnsi="Times New Roman" w:cs="Times New Roman"/>
              <w:bCs/>
              <w:sz w:val="21"/>
              <w:szCs w:val="21"/>
            </w:rPr>
            <w:delText xml:space="preserve"> ab März 2025 für einen Zeitraum von 16 Wochen unterstützen.</w:delText>
          </w:r>
        </w:del>
      </w:ins>
    </w:p>
    <w:p w14:paraId="40254A59" w14:textId="1F73C13F" w:rsidR="001C7869" w:rsidRPr="001749E4" w:rsidDel="00F46DB7" w:rsidRDefault="001C7869">
      <w:pPr>
        <w:spacing w:after="0" w:line="240" w:lineRule="auto"/>
        <w:jc w:val="both"/>
        <w:rPr>
          <w:ins w:id="77" w:author="Sarah Bergmann" w:date="2024-09-24T12:09:00Z" w16du:dateUtc="2024-09-24T10:09:00Z"/>
          <w:del w:id="78" w:author="Sarah Bergmann [2]" w:date="2024-09-28T21:31:00Z" w16du:dateUtc="2024-09-28T19:31:00Z"/>
          <w:rFonts w:ascii="Times New Roman" w:hAnsi="Times New Roman" w:cs="Times New Roman"/>
          <w:bCs/>
          <w:sz w:val="21"/>
          <w:szCs w:val="21"/>
        </w:rPr>
        <w:pPrChange w:id="79" w:author="Sarah Bergmann [2]" w:date="2024-09-28T21:32:00Z" w16du:dateUtc="2024-09-28T19:32:00Z">
          <w:pPr>
            <w:spacing w:after="0"/>
          </w:pPr>
        </w:pPrChange>
      </w:pPr>
    </w:p>
    <w:p w14:paraId="3A5BDDA8" w14:textId="26969E4F" w:rsidR="004A615C" w:rsidRPr="001749E4" w:rsidDel="00F46DB7" w:rsidRDefault="001C7869">
      <w:pPr>
        <w:spacing w:after="0" w:line="240" w:lineRule="auto"/>
        <w:jc w:val="both"/>
        <w:rPr>
          <w:del w:id="80" w:author="Sarah Bergmann [2]" w:date="2024-09-28T21:31:00Z" w16du:dateUtc="2024-09-28T19:31:00Z"/>
          <w:rFonts w:ascii="Times New Roman" w:hAnsi="Times New Roman" w:cs="Times New Roman"/>
          <w:bCs/>
          <w:sz w:val="21"/>
          <w:szCs w:val="21"/>
        </w:rPr>
        <w:pPrChange w:id="81" w:author="Sarah Bergmann [2]" w:date="2024-09-28T21:32:00Z" w16du:dateUtc="2024-09-28T19:32:00Z">
          <w:pPr>
            <w:spacing w:after="0"/>
            <w:jc w:val="both"/>
          </w:pPr>
        </w:pPrChange>
      </w:pPr>
      <w:ins w:id="82" w:author="Sarah Bergmann" w:date="2024-09-24T12:09:00Z" w16du:dateUtc="2024-09-24T10:09:00Z">
        <w:del w:id="83" w:author="Sarah Bergmann [2]" w:date="2024-09-28T21:31:00Z" w16du:dateUtc="2024-09-28T19:31:00Z">
          <w:r w:rsidRPr="001749E4" w:rsidDel="00F46DB7">
            <w:rPr>
              <w:rFonts w:ascii="Times New Roman" w:hAnsi="Times New Roman" w:cs="Times New Roman"/>
              <w:bCs/>
              <w:sz w:val="21"/>
              <w:szCs w:val="21"/>
            </w:rPr>
            <w:delText>In meiner Ausbildung zum Steuerfachangestellten habe ich bereits zu Beginn meiner beruflichen Laufbahn gelernt, viel Eigenverantwortung zu tragen, da mir früh Mandanten anvertraut wurden, die ich eigenständig betreut habe. Des Weiteren konnte ich während dieser Zeit meine analytischen Fähigkeiten schärfen und lernen, kleine Details akribisch zu bearbeiten. Die Fähigkeit, Fristen im Blick zu behalten und Deadlines einzuhalten, hat mir nicht nur geholfen, meine Eigenorganisation stetig zu verbessern, sondern mir auch gezeigt, dass ich unter erhöhtem Zeitdruck effizient arbeite. Nach meiner Ausbildung zum Steuerfachangestellten begann ich mein Studium der Betriebswirtschaftslehre an der Hochschule Hamm-Lippstadt. Dieser Schritt war perfekt für mich, da ich dadurch mein Interesse für wirtschaftliche Prozesse und Zusammenhänge weiter ausbauen und stärken konnte. Sowohl während meiner Ausbildung als auch während des bisherigen Verlaufs meines Studiums habe ich viele wertvolle Einblicke in Bereiche wie Accounting oder Bilanzierung gewonnen, die wertvoll für das Praktikum bei Ihnen sein werden. In meiner Freizeit widme ich mich gerne dem Sport – speziell beim Teamsport gefällt es mir, gemeinsam mit anderen an einem Ziel zu arbeiten und gemeinsame Erfolge zu feiern. Dieses Mindset würde ich nun gerne bei Ihnen einbringen.</w:delText>
          </w:r>
        </w:del>
      </w:ins>
    </w:p>
    <w:p w14:paraId="6528B647" w14:textId="7B43FEEF" w:rsidR="001C7869" w:rsidRPr="001749E4" w:rsidDel="00F46DB7" w:rsidRDefault="001C7869">
      <w:pPr>
        <w:spacing w:after="0" w:line="240" w:lineRule="auto"/>
        <w:jc w:val="both"/>
        <w:rPr>
          <w:ins w:id="84" w:author="Sarah Bergmann" w:date="2024-09-24T12:09:00Z" w16du:dateUtc="2024-09-24T10:09:00Z"/>
          <w:del w:id="85" w:author="Sarah Bergmann [2]" w:date="2024-09-28T21:31:00Z" w16du:dateUtc="2024-09-28T19:31:00Z"/>
          <w:rFonts w:ascii="Times New Roman" w:hAnsi="Times New Roman" w:cs="Times New Roman"/>
          <w:bCs/>
          <w:sz w:val="21"/>
          <w:szCs w:val="21"/>
          <w:rPrChange w:id="86" w:author="Sophie Klocke" w:date="2024-09-29T12:48:00Z" w16du:dateUtc="2024-09-29T10:48:00Z">
            <w:rPr>
              <w:ins w:id="87" w:author="Sarah Bergmann" w:date="2024-09-24T12:09:00Z" w16du:dateUtc="2024-09-24T10:09:00Z"/>
              <w:del w:id="88" w:author="Sarah Bergmann [2]" w:date="2024-09-28T21:31:00Z" w16du:dateUtc="2024-09-28T19:31:00Z"/>
              <w:rFonts w:ascii="Times New Roman" w:hAnsi="Times New Roman" w:cs="Times New Roman"/>
              <w:b/>
              <w:sz w:val="21"/>
              <w:szCs w:val="21"/>
            </w:rPr>
          </w:rPrChange>
        </w:rPr>
        <w:pPrChange w:id="89" w:author="Sarah Bergmann [2]" w:date="2024-09-28T21:32:00Z" w16du:dateUtc="2024-09-28T19:32:00Z">
          <w:pPr>
            <w:spacing w:after="0"/>
          </w:pPr>
        </w:pPrChange>
      </w:pPr>
    </w:p>
    <w:p w14:paraId="61CDE0AD" w14:textId="6CF7AC5E" w:rsidR="00034B68" w:rsidRPr="001749E4" w:rsidDel="00F46DB7" w:rsidRDefault="0099776A">
      <w:pPr>
        <w:spacing w:after="0" w:line="240" w:lineRule="auto"/>
        <w:jc w:val="both"/>
        <w:rPr>
          <w:del w:id="90" w:author="Sarah Bergmann [2]" w:date="2024-09-28T21:31:00Z" w16du:dateUtc="2024-09-28T19:31:00Z"/>
          <w:rFonts w:ascii="Times New Roman" w:hAnsi="Times New Roman" w:cs="Times New Roman"/>
          <w:sz w:val="21"/>
          <w:szCs w:val="21"/>
        </w:rPr>
        <w:pPrChange w:id="91" w:author="Sarah Bergmann [2]" w:date="2024-09-28T21:32:00Z" w16du:dateUtc="2024-09-28T19:32:00Z">
          <w:pPr>
            <w:spacing w:after="0"/>
            <w:jc w:val="both"/>
          </w:pPr>
        </w:pPrChange>
      </w:pPr>
      <w:del w:id="92" w:author="Sarah Bergmann [2]" w:date="2024-09-28T21:31:00Z" w16du:dateUtc="2024-09-28T19:31:00Z">
        <w:r w:rsidRPr="001749E4" w:rsidDel="00F46DB7">
          <w:rPr>
            <w:rFonts w:ascii="Times New Roman" w:hAnsi="Times New Roman" w:cs="Times New Roman"/>
            <w:sz w:val="21"/>
            <w:szCs w:val="21"/>
          </w:rPr>
          <w:delText>Sehr geehrte Damen und Herren</w:delText>
        </w:r>
        <w:r w:rsidR="00E65B09" w:rsidRPr="001749E4" w:rsidDel="00F46DB7">
          <w:rPr>
            <w:rFonts w:ascii="Times New Roman" w:hAnsi="Times New Roman" w:cs="Times New Roman"/>
            <w:sz w:val="21"/>
            <w:szCs w:val="21"/>
          </w:rPr>
          <w:delText xml:space="preserve">, </w:delText>
        </w:r>
      </w:del>
    </w:p>
    <w:p w14:paraId="433CF1AE" w14:textId="749C83E3" w:rsidR="00E65B09" w:rsidRPr="001749E4" w:rsidDel="00F46DB7" w:rsidRDefault="00E65B09">
      <w:pPr>
        <w:spacing w:after="0" w:line="240" w:lineRule="auto"/>
        <w:jc w:val="both"/>
        <w:rPr>
          <w:del w:id="93" w:author="Sarah Bergmann [2]" w:date="2024-09-28T21:31:00Z" w16du:dateUtc="2024-09-28T19:31:00Z"/>
          <w:rFonts w:ascii="Times New Roman" w:hAnsi="Times New Roman" w:cs="Times New Roman"/>
          <w:sz w:val="21"/>
          <w:szCs w:val="21"/>
        </w:rPr>
        <w:pPrChange w:id="94" w:author="Sarah Bergmann [2]" w:date="2024-09-28T21:32:00Z" w16du:dateUtc="2024-09-28T19:32:00Z">
          <w:pPr>
            <w:spacing w:after="0"/>
            <w:jc w:val="both"/>
          </w:pPr>
        </w:pPrChange>
      </w:pPr>
    </w:p>
    <w:p w14:paraId="3436E836" w14:textId="5A9844E9" w:rsidR="00E65B09" w:rsidRPr="001749E4" w:rsidDel="00F46DB7" w:rsidRDefault="00B35284">
      <w:pPr>
        <w:spacing w:after="0" w:line="240" w:lineRule="auto"/>
        <w:jc w:val="both"/>
        <w:rPr>
          <w:del w:id="95" w:author="Sarah Bergmann [2]" w:date="2024-09-28T21:31:00Z" w16du:dateUtc="2024-09-28T19:31:00Z"/>
          <w:rFonts w:ascii="Times New Roman" w:hAnsi="Times New Roman" w:cs="Times New Roman"/>
          <w:sz w:val="21"/>
          <w:szCs w:val="21"/>
        </w:rPr>
        <w:pPrChange w:id="96" w:author="Sarah Bergmann [2]" w:date="2024-09-28T21:32:00Z" w16du:dateUtc="2024-09-28T19:32:00Z">
          <w:pPr>
            <w:spacing w:after="0"/>
            <w:jc w:val="both"/>
          </w:pPr>
        </w:pPrChange>
      </w:pPr>
      <w:del w:id="97" w:author="Sarah Bergmann [2]" w:date="2024-09-28T21:31:00Z" w16du:dateUtc="2024-09-28T19:31:00Z">
        <w:r w:rsidRPr="001749E4" w:rsidDel="00F46DB7">
          <w:rPr>
            <w:rFonts w:ascii="Times New Roman" w:hAnsi="Times New Roman" w:cs="Times New Roman"/>
            <w:sz w:val="21"/>
            <w:szCs w:val="21"/>
          </w:rPr>
          <w:delText xml:space="preserve">mit einer Tätigkeit in der Wirtschaftsprüfung </w:delText>
        </w:r>
        <w:r w:rsidR="00FE6917" w:rsidRPr="001749E4" w:rsidDel="00F46DB7">
          <w:rPr>
            <w:rFonts w:ascii="Times New Roman" w:hAnsi="Times New Roman" w:cs="Times New Roman"/>
            <w:sz w:val="21"/>
            <w:szCs w:val="21"/>
          </w:rPr>
          <w:delText>assoziiere</w:delText>
        </w:r>
        <w:r w:rsidR="003D0644" w:rsidRPr="001749E4" w:rsidDel="00F46DB7">
          <w:rPr>
            <w:rFonts w:ascii="Times New Roman" w:hAnsi="Times New Roman" w:cs="Times New Roman"/>
            <w:sz w:val="21"/>
            <w:szCs w:val="21"/>
          </w:rPr>
          <w:delText xml:space="preserve"> ich </w:delText>
        </w:r>
        <w:r w:rsidR="00F237FB" w:rsidRPr="001749E4" w:rsidDel="00F46DB7">
          <w:rPr>
            <w:rFonts w:ascii="Times New Roman" w:hAnsi="Times New Roman" w:cs="Times New Roman"/>
            <w:sz w:val="21"/>
            <w:szCs w:val="21"/>
          </w:rPr>
          <w:delText>spannende und abwechslungsreiche Aufgabe</w:delText>
        </w:r>
        <w:r w:rsidR="00CD4961" w:rsidRPr="001749E4" w:rsidDel="00F46DB7">
          <w:rPr>
            <w:rFonts w:ascii="Times New Roman" w:hAnsi="Times New Roman" w:cs="Times New Roman"/>
            <w:sz w:val="21"/>
            <w:szCs w:val="21"/>
          </w:rPr>
          <w:delText>n</w:delText>
        </w:r>
        <w:r w:rsidR="00F237FB" w:rsidRPr="001749E4" w:rsidDel="00F46DB7">
          <w:rPr>
            <w:rFonts w:ascii="Times New Roman" w:hAnsi="Times New Roman" w:cs="Times New Roman"/>
            <w:sz w:val="21"/>
            <w:szCs w:val="21"/>
          </w:rPr>
          <w:delText xml:space="preserve"> </w:delText>
        </w:r>
        <w:r w:rsidR="005E68A0" w:rsidRPr="001749E4" w:rsidDel="00F46DB7">
          <w:rPr>
            <w:rFonts w:ascii="Times New Roman" w:hAnsi="Times New Roman" w:cs="Times New Roman"/>
            <w:sz w:val="21"/>
            <w:szCs w:val="21"/>
          </w:rPr>
          <w:delText>sowie der Herausforderung, innerhalb</w:delText>
        </w:r>
        <w:r w:rsidR="00153F4C" w:rsidRPr="001749E4" w:rsidDel="00F46DB7">
          <w:rPr>
            <w:rFonts w:ascii="Times New Roman" w:hAnsi="Times New Roman" w:cs="Times New Roman"/>
            <w:sz w:val="21"/>
            <w:szCs w:val="21"/>
          </w:rPr>
          <w:delText xml:space="preserve"> kürzester Zeit ein tiefgreifendes </w:delText>
        </w:r>
        <w:r w:rsidR="006C32F5" w:rsidRPr="001749E4" w:rsidDel="00F46DB7">
          <w:rPr>
            <w:rFonts w:ascii="Times New Roman" w:hAnsi="Times New Roman" w:cs="Times New Roman"/>
            <w:sz w:val="21"/>
            <w:szCs w:val="21"/>
          </w:rPr>
          <w:delText>Verständnis für Unternehmenskennzahlen</w:delText>
        </w:r>
        <w:r w:rsidR="00153F4C" w:rsidRPr="001749E4" w:rsidDel="00F46DB7">
          <w:rPr>
            <w:rFonts w:ascii="Times New Roman" w:hAnsi="Times New Roman" w:cs="Times New Roman"/>
            <w:sz w:val="21"/>
            <w:szCs w:val="21"/>
          </w:rPr>
          <w:delText xml:space="preserve"> </w:delText>
        </w:r>
        <w:r w:rsidR="00535BE3" w:rsidRPr="001749E4" w:rsidDel="00F46DB7">
          <w:rPr>
            <w:rFonts w:ascii="Times New Roman" w:hAnsi="Times New Roman" w:cs="Times New Roman"/>
            <w:sz w:val="21"/>
            <w:szCs w:val="21"/>
          </w:rPr>
          <w:delText xml:space="preserve">und ihre Bedeutung zu entwickeln. </w:delText>
        </w:r>
        <w:r w:rsidR="00744702" w:rsidRPr="001749E4" w:rsidDel="00F46DB7">
          <w:rPr>
            <w:rFonts w:ascii="Times New Roman" w:hAnsi="Times New Roman" w:cs="Times New Roman"/>
            <w:sz w:val="21"/>
            <w:szCs w:val="21"/>
          </w:rPr>
          <w:delText xml:space="preserve">Besonders </w:delText>
        </w:r>
        <w:r w:rsidR="00CD4961" w:rsidRPr="001749E4" w:rsidDel="00F46DB7">
          <w:rPr>
            <w:rFonts w:ascii="Times New Roman" w:hAnsi="Times New Roman" w:cs="Times New Roman"/>
            <w:sz w:val="21"/>
            <w:szCs w:val="21"/>
          </w:rPr>
          <w:delText>fasziniert mich jedoch</w:delText>
        </w:r>
        <w:r w:rsidR="00153F4C" w:rsidRPr="001749E4" w:rsidDel="00F46DB7">
          <w:rPr>
            <w:rFonts w:ascii="Times New Roman" w:hAnsi="Times New Roman" w:cs="Times New Roman"/>
            <w:sz w:val="21"/>
            <w:szCs w:val="21"/>
          </w:rPr>
          <w:delText xml:space="preserve"> </w:delText>
        </w:r>
        <w:r w:rsidR="00CC6C70" w:rsidRPr="001749E4" w:rsidDel="00F46DB7">
          <w:rPr>
            <w:rFonts w:ascii="Times New Roman" w:hAnsi="Times New Roman" w:cs="Times New Roman"/>
            <w:sz w:val="21"/>
            <w:szCs w:val="21"/>
          </w:rPr>
          <w:delText xml:space="preserve">die hohe </w:delText>
        </w:r>
        <w:r w:rsidR="00FE3406" w:rsidRPr="001749E4" w:rsidDel="00F46DB7">
          <w:rPr>
            <w:rFonts w:ascii="Times New Roman" w:hAnsi="Times New Roman" w:cs="Times New Roman"/>
            <w:sz w:val="21"/>
            <w:szCs w:val="21"/>
          </w:rPr>
          <w:delText xml:space="preserve">Bedeutung, die Wirtschaftsprüfer </w:delText>
        </w:r>
        <w:r w:rsidR="00F456FE" w:rsidRPr="001749E4" w:rsidDel="00F46DB7">
          <w:rPr>
            <w:rFonts w:ascii="Times New Roman" w:hAnsi="Times New Roman" w:cs="Times New Roman"/>
            <w:sz w:val="21"/>
            <w:szCs w:val="21"/>
          </w:rPr>
          <w:delText xml:space="preserve">sowohl </w:delText>
        </w:r>
        <w:r w:rsidR="004F62C6" w:rsidRPr="001749E4" w:rsidDel="00F46DB7">
          <w:rPr>
            <w:rFonts w:ascii="Times New Roman" w:hAnsi="Times New Roman" w:cs="Times New Roman"/>
            <w:sz w:val="21"/>
            <w:szCs w:val="21"/>
          </w:rPr>
          <w:delText>für</w:delText>
        </w:r>
        <w:r w:rsidR="00512AC9" w:rsidRPr="001749E4" w:rsidDel="00F46DB7">
          <w:rPr>
            <w:rFonts w:ascii="Times New Roman" w:hAnsi="Times New Roman" w:cs="Times New Roman"/>
            <w:sz w:val="21"/>
            <w:szCs w:val="21"/>
          </w:rPr>
          <w:delText xml:space="preserve"> das geprüfte Unternehmen als auch für die Funktions</w:delText>
        </w:r>
        <w:r w:rsidR="00BE64D8" w:rsidRPr="001749E4" w:rsidDel="00F46DB7">
          <w:rPr>
            <w:rFonts w:ascii="Times New Roman" w:hAnsi="Times New Roman" w:cs="Times New Roman"/>
            <w:sz w:val="21"/>
            <w:szCs w:val="21"/>
          </w:rPr>
          <w:delText>fähigkeit der Kapitalmärkte und der Wirtschaft als Ganzes haben.</w:delText>
        </w:r>
        <w:r w:rsidR="00F237FB" w:rsidRPr="001749E4" w:rsidDel="00F46DB7">
          <w:rPr>
            <w:rFonts w:ascii="Times New Roman" w:hAnsi="Times New Roman" w:cs="Times New Roman"/>
            <w:sz w:val="21"/>
            <w:szCs w:val="21"/>
          </w:rPr>
          <w:delText xml:space="preserve"> </w:delText>
        </w:r>
        <w:r w:rsidR="0004788F" w:rsidRPr="001749E4" w:rsidDel="00F46DB7">
          <w:rPr>
            <w:rFonts w:ascii="Times New Roman" w:hAnsi="Times New Roman" w:cs="Times New Roman"/>
            <w:sz w:val="21"/>
            <w:szCs w:val="21"/>
          </w:rPr>
          <w:delText xml:space="preserve">Diese Erfahrungen und Einblicke in die Finanzwelt </w:delText>
        </w:r>
        <w:r w:rsidR="00340141" w:rsidRPr="001749E4" w:rsidDel="00F46DB7">
          <w:rPr>
            <w:rFonts w:ascii="Times New Roman" w:hAnsi="Times New Roman" w:cs="Times New Roman"/>
            <w:sz w:val="21"/>
            <w:szCs w:val="21"/>
          </w:rPr>
          <w:delText>sind für mich von unschätzbarem Wert und bilden die ideale Grundlage, um mein großes Ziel zu verwirklichen</w:delText>
        </w:r>
        <w:r w:rsidR="00F72500" w:rsidRPr="001749E4" w:rsidDel="00F46DB7">
          <w:rPr>
            <w:rFonts w:ascii="Times New Roman" w:hAnsi="Times New Roman" w:cs="Times New Roman"/>
            <w:sz w:val="21"/>
            <w:szCs w:val="21"/>
          </w:rPr>
          <w:delText xml:space="preserve">, den Einstieg in </w:delText>
        </w:r>
        <w:r w:rsidR="00665E7F" w:rsidRPr="001749E4" w:rsidDel="00F46DB7">
          <w:rPr>
            <w:rFonts w:ascii="Times New Roman" w:hAnsi="Times New Roman" w:cs="Times New Roman"/>
            <w:sz w:val="21"/>
            <w:szCs w:val="21"/>
          </w:rPr>
          <w:delText>die Unternehmensberatung</w:delText>
        </w:r>
      </w:del>
      <w:ins w:id="98" w:author="David Döbele" w:date="2024-09-12T19:33:00Z" w16du:dateUtc="2024-09-12T17:33:00Z">
        <w:del w:id="99" w:author="Sarah Bergmann [2]" w:date="2024-09-28T21:31:00Z" w16du:dateUtc="2024-09-28T19:31:00Z">
          <w:r w:rsidR="0035454C" w:rsidRPr="001749E4" w:rsidDel="00F46DB7">
            <w:rPr>
              <w:rFonts w:ascii="Times New Roman" w:hAnsi="Times New Roman" w:cs="Times New Roman"/>
              <w:sz w:val="21"/>
              <w:szCs w:val="21"/>
            </w:rPr>
            <w:delText>langfristig ebenfalls in der Wirtschaftsprüfung arbeiten zu können</w:delText>
          </w:r>
        </w:del>
      </w:ins>
      <w:del w:id="100" w:author="Sarah Bergmann [2]" w:date="2024-09-28T21:31:00Z" w16du:dateUtc="2024-09-28T19:31:00Z">
        <w:r w:rsidR="00665E7F" w:rsidRPr="001749E4" w:rsidDel="00F46DB7">
          <w:rPr>
            <w:rFonts w:ascii="Times New Roman" w:hAnsi="Times New Roman" w:cs="Times New Roman"/>
            <w:sz w:val="21"/>
            <w:szCs w:val="21"/>
          </w:rPr>
          <w:delText xml:space="preserve">. Um die Möglichkeit zu haben, diese </w:delText>
        </w:r>
        <w:r w:rsidR="004743C0" w:rsidRPr="001749E4" w:rsidDel="00F46DB7">
          <w:rPr>
            <w:rFonts w:ascii="Times New Roman" w:hAnsi="Times New Roman" w:cs="Times New Roman"/>
            <w:sz w:val="21"/>
            <w:szCs w:val="21"/>
          </w:rPr>
          <w:delText>w</w:delText>
        </w:r>
        <w:r w:rsidR="00665E7F" w:rsidRPr="001749E4" w:rsidDel="00F46DB7">
          <w:rPr>
            <w:rFonts w:ascii="Times New Roman" w:hAnsi="Times New Roman" w:cs="Times New Roman"/>
            <w:sz w:val="21"/>
            <w:szCs w:val="21"/>
          </w:rPr>
          <w:delText>ertvolle</w:delText>
        </w:r>
        <w:r w:rsidR="004743C0" w:rsidRPr="001749E4" w:rsidDel="00F46DB7">
          <w:rPr>
            <w:rFonts w:ascii="Times New Roman" w:hAnsi="Times New Roman" w:cs="Times New Roman"/>
            <w:sz w:val="21"/>
            <w:szCs w:val="21"/>
          </w:rPr>
          <w:delText>n Erfahrungen zu sammeln, möchte ich Sie als Praktikant</w:delText>
        </w:r>
        <w:r w:rsidR="00B855B4" w:rsidRPr="001749E4" w:rsidDel="00F46DB7">
          <w:rPr>
            <w:rFonts w:ascii="Times New Roman" w:hAnsi="Times New Roman" w:cs="Times New Roman"/>
            <w:sz w:val="21"/>
            <w:szCs w:val="21"/>
          </w:rPr>
          <w:delText xml:space="preserve"> in der Wirtschaftsprüfung ab März 2025 für einen </w:delText>
        </w:r>
        <w:r w:rsidR="00A17809" w:rsidRPr="001749E4" w:rsidDel="00F46DB7">
          <w:rPr>
            <w:rFonts w:ascii="Times New Roman" w:hAnsi="Times New Roman" w:cs="Times New Roman"/>
            <w:sz w:val="21"/>
            <w:szCs w:val="21"/>
          </w:rPr>
          <w:delText>Zeitraum</w:delText>
        </w:r>
        <w:r w:rsidR="00B855B4" w:rsidRPr="001749E4" w:rsidDel="00F46DB7">
          <w:rPr>
            <w:rFonts w:ascii="Times New Roman" w:hAnsi="Times New Roman" w:cs="Times New Roman"/>
            <w:sz w:val="21"/>
            <w:szCs w:val="21"/>
          </w:rPr>
          <w:delText xml:space="preserve"> von 16</w:delText>
        </w:r>
        <w:r w:rsidR="00A17809" w:rsidRPr="001749E4" w:rsidDel="00F46DB7">
          <w:rPr>
            <w:rFonts w:ascii="Times New Roman" w:hAnsi="Times New Roman" w:cs="Times New Roman"/>
            <w:sz w:val="21"/>
            <w:szCs w:val="21"/>
          </w:rPr>
          <w:delText xml:space="preserve"> Wochen unterstützen. </w:delText>
        </w:r>
      </w:del>
    </w:p>
    <w:p w14:paraId="545B5699" w14:textId="1E987843" w:rsidR="00E65B09" w:rsidRPr="001749E4" w:rsidDel="00F46DB7" w:rsidRDefault="00E65B09">
      <w:pPr>
        <w:spacing w:after="0" w:line="240" w:lineRule="auto"/>
        <w:jc w:val="both"/>
        <w:rPr>
          <w:del w:id="101" w:author="Sarah Bergmann [2]" w:date="2024-09-28T21:31:00Z" w16du:dateUtc="2024-09-28T19:31:00Z"/>
          <w:rFonts w:ascii="Times New Roman" w:hAnsi="Times New Roman" w:cs="Times New Roman"/>
          <w:sz w:val="21"/>
          <w:szCs w:val="21"/>
        </w:rPr>
        <w:pPrChange w:id="102" w:author="Sarah Bergmann [2]" w:date="2024-09-28T21:32:00Z" w16du:dateUtc="2024-09-28T19:32:00Z">
          <w:pPr>
            <w:spacing w:after="0"/>
            <w:jc w:val="both"/>
          </w:pPr>
        </w:pPrChange>
      </w:pPr>
    </w:p>
    <w:p w14:paraId="7250DB56" w14:textId="472628AF" w:rsidR="00E65B09" w:rsidRPr="001749E4" w:rsidDel="00F46DB7" w:rsidRDefault="001806FF">
      <w:pPr>
        <w:spacing w:after="0" w:line="240" w:lineRule="auto"/>
        <w:jc w:val="both"/>
        <w:rPr>
          <w:del w:id="103" w:author="Sarah Bergmann [2]" w:date="2024-09-28T21:31:00Z" w16du:dateUtc="2024-09-28T19:31:00Z"/>
          <w:rFonts w:ascii="Times New Roman" w:hAnsi="Times New Roman" w:cs="Times New Roman"/>
          <w:sz w:val="21"/>
          <w:szCs w:val="21"/>
        </w:rPr>
        <w:pPrChange w:id="104" w:author="Sarah Bergmann [2]" w:date="2024-09-28T21:32:00Z" w16du:dateUtc="2024-09-28T19:32:00Z">
          <w:pPr>
            <w:spacing w:after="0"/>
            <w:jc w:val="both"/>
          </w:pPr>
        </w:pPrChange>
      </w:pPr>
      <w:del w:id="105" w:author="Sarah Bergmann [2]" w:date="2024-09-28T21:31:00Z" w16du:dateUtc="2024-09-28T19:31:00Z">
        <w:r w:rsidRPr="001749E4" w:rsidDel="00F46DB7">
          <w:rPr>
            <w:rFonts w:ascii="Times New Roman" w:hAnsi="Times New Roman" w:cs="Times New Roman"/>
            <w:sz w:val="21"/>
            <w:szCs w:val="21"/>
          </w:rPr>
          <w:delText>In meiner Ausbildung zum Steuerfachangestellten</w:delText>
        </w:r>
        <w:r w:rsidR="00EA0CA1" w:rsidRPr="001749E4" w:rsidDel="00F46DB7">
          <w:rPr>
            <w:rFonts w:ascii="Times New Roman" w:hAnsi="Times New Roman" w:cs="Times New Roman"/>
            <w:sz w:val="21"/>
            <w:szCs w:val="21"/>
          </w:rPr>
          <w:delText xml:space="preserve"> habe ich bereits zu Beginn meiner beruflichen Laufbahn </w:delText>
        </w:r>
        <w:r w:rsidR="002962C7" w:rsidRPr="001749E4" w:rsidDel="00F46DB7">
          <w:rPr>
            <w:rFonts w:ascii="Times New Roman" w:hAnsi="Times New Roman" w:cs="Times New Roman"/>
            <w:sz w:val="21"/>
            <w:szCs w:val="21"/>
          </w:rPr>
          <w:delText xml:space="preserve">gelernt, </w:delText>
        </w:r>
        <w:r w:rsidR="00B275D0" w:rsidRPr="001749E4" w:rsidDel="00F46DB7">
          <w:rPr>
            <w:rFonts w:ascii="Times New Roman" w:hAnsi="Times New Roman" w:cs="Times New Roman"/>
            <w:sz w:val="21"/>
            <w:szCs w:val="21"/>
          </w:rPr>
          <w:delText xml:space="preserve">viel </w:delText>
        </w:r>
        <w:r w:rsidR="00076B54" w:rsidRPr="001749E4" w:rsidDel="00F46DB7">
          <w:rPr>
            <w:rFonts w:ascii="Times New Roman" w:hAnsi="Times New Roman" w:cs="Times New Roman"/>
            <w:sz w:val="21"/>
            <w:szCs w:val="21"/>
          </w:rPr>
          <w:delText>Eigenverantwortung</w:delText>
        </w:r>
        <w:r w:rsidR="00453553" w:rsidRPr="001749E4" w:rsidDel="00F46DB7">
          <w:rPr>
            <w:rFonts w:ascii="Times New Roman" w:hAnsi="Times New Roman" w:cs="Times New Roman"/>
            <w:sz w:val="21"/>
            <w:szCs w:val="21"/>
          </w:rPr>
          <w:delText xml:space="preserve"> zu tragen</w:delText>
        </w:r>
        <w:r w:rsidR="0039503B" w:rsidRPr="001749E4" w:rsidDel="00F46DB7">
          <w:rPr>
            <w:rFonts w:ascii="Times New Roman" w:hAnsi="Times New Roman" w:cs="Times New Roman"/>
            <w:sz w:val="21"/>
            <w:szCs w:val="21"/>
          </w:rPr>
          <w:delText>, da mir</w:delText>
        </w:r>
        <w:r w:rsidR="00930063" w:rsidRPr="001749E4" w:rsidDel="00F46DB7">
          <w:rPr>
            <w:rFonts w:ascii="Times New Roman" w:hAnsi="Times New Roman" w:cs="Times New Roman"/>
            <w:sz w:val="21"/>
            <w:szCs w:val="21"/>
          </w:rPr>
          <w:delText xml:space="preserve"> früh Mandanten übertragen</w:delText>
        </w:r>
        <w:r w:rsidR="00412BB5" w:rsidRPr="001749E4" w:rsidDel="00F46DB7">
          <w:rPr>
            <w:rFonts w:ascii="Times New Roman" w:hAnsi="Times New Roman" w:cs="Times New Roman"/>
            <w:sz w:val="21"/>
            <w:szCs w:val="21"/>
          </w:rPr>
          <w:delText xml:space="preserve"> wurden</w:delText>
        </w:r>
        <w:r w:rsidR="00930063" w:rsidRPr="001749E4" w:rsidDel="00F46DB7">
          <w:rPr>
            <w:rFonts w:ascii="Times New Roman" w:hAnsi="Times New Roman" w:cs="Times New Roman"/>
            <w:sz w:val="21"/>
            <w:szCs w:val="21"/>
          </w:rPr>
          <w:delText>, die ich eig</w:delText>
        </w:r>
        <w:r w:rsidR="000A154C" w:rsidRPr="001749E4" w:rsidDel="00F46DB7">
          <w:rPr>
            <w:rFonts w:ascii="Times New Roman" w:hAnsi="Times New Roman" w:cs="Times New Roman"/>
            <w:sz w:val="21"/>
            <w:szCs w:val="21"/>
          </w:rPr>
          <w:delText>enständig</w:delText>
        </w:r>
        <w:r w:rsidR="0056298A" w:rsidRPr="001749E4" w:rsidDel="00F46DB7">
          <w:rPr>
            <w:rFonts w:ascii="Times New Roman" w:hAnsi="Times New Roman" w:cs="Times New Roman"/>
            <w:sz w:val="21"/>
            <w:szCs w:val="21"/>
          </w:rPr>
          <w:delText xml:space="preserve"> betreut habe</w:delText>
        </w:r>
        <w:r w:rsidR="00DC597D" w:rsidRPr="001749E4" w:rsidDel="00F46DB7">
          <w:rPr>
            <w:rFonts w:ascii="Times New Roman" w:hAnsi="Times New Roman" w:cs="Times New Roman"/>
            <w:sz w:val="21"/>
            <w:szCs w:val="21"/>
          </w:rPr>
          <w:delText>.</w:delText>
        </w:r>
        <w:r w:rsidR="000A154C" w:rsidRPr="001749E4" w:rsidDel="00F46DB7">
          <w:rPr>
            <w:rFonts w:ascii="Times New Roman" w:hAnsi="Times New Roman" w:cs="Times New Roman"/>
            <w:sz w:val="21"/>
            <w:szCs w:val="21"/>
          </w:rPr>
          <w:delText xml:space="preserve"> </w:delText>
        </w:r>
        <w:r w:rsidR="00E752D7" w:rsidRPr="001749E4" w:rsidDel="00F46DB7">
          <w:rPr>
            <w:rFonts w:ascii="Times New Roman" w:hAnsi="Times New Roman" w:cs="Times New Roman"/>
            <w:sz w:val="21"/>
            <w:szCs w:val="21"/>
          </w:rPr>
          <w:delText xml:space="preserve">Des weiterem konnte ich während dieser Zeit </w:delText>
        </w:r>
        <w:r w:rsidR="001637D2" w:rsidRPr="001749E4" w:rsidDel="00F46DB7">
          <w:rPr>
            <w:rFonts w:ascii="Times New Roman" w:hAnsi="Times New Roman" w:cs="Times New Roman"/>
            <w:sz w:val="21"/>
            <w:szCs w:val="21"/>
          </w:rPr>
          <w:delText>meine analytischen Fähigkeiten</w:delText>
        </w:r>
        <w:r w:rsidR="00B85D00" w:rsidRPr="001749E4" w:rsidDel="00F46DB7">
          <w:rPr>
            <w:rFonts w:ascii="Times New Roman" w:hAnsi="Times New Roman" w:cs="Times New Roman"/>
            <w:sz w:val="21"/>
            <w:szCs w:val="21"/>
          </w:rPr>
          <w:delText xml:space="preserve"> schärfen und lernen, </w:delText>
        </w:r>
        <w:r w:rsidR="00437D10" w:rsidRPr="001749E4" w:rsidDel="00F46DB7">
          <w:rPr>
            <w:rFonts w:ascii="Times New Roman" w:hAnsi="Times New Roman" w:cs="Times New Roman"/>
            <w:sz w:val="21"/>
            <w:szCs w:val="21"/>
          </w:rPr>
          <w:delText xml:space="preserve">kleine Details akribisch zu bearbeiten. </w:delText>
        </w:r>
        <w:r w:rsidR="00E11F98" w:rsidRPr="001749E4" w:rsidDel="00F46DB7">
          <w:rPr>
            <w:rFonts w:ascii="Times New Roman" w:hAnsi="Times New Roman" w:cs="Times New Roman"/>
            <w:sz w:val="21"/>
            <w:szCs w:val="21"/>
          </w:rPr>
          <w:delText xml:space="preserve">Die Fähigkeit </w:delText>
        </w:r>
        <w:r w:rsidR="00435595" w:rsidRPr="001749E4" w:rsidDel="00F46DB7">
          <w:rPr>
            <w:rFonts w:ascii="Times New Roman" w:hAnsi="Times New Roman" w:cs="Times New Roman"/>
            <w:sz w:val="21"/>
            <w:szCs w:val="21"/>
          </w:rPr>
          <w:delText>Fristen im Blick zu behalten und Deadlines einzuhalten</w:delText>
        </w:r>
        <w:r w:rsidR="00FB20B5" w:rsidRPr="001749E4" w:rsidDel="00F46DB7">
          <w:rPr>
            <w:rFonts w:ascii="Times New Roman" w:hAnsi="Times New Roman" w:cs="Times New Roman"/>
            <w:sz w:val="21"/>
            <w:szCs w:val="21"/>
          </w:rPr>
          <w:delText>, hat mir nicht nur ge</w:delText>
        </w:r>
        <w:r w:rsidR="004B4FA7" w:rsidRPr="001749E4" w:rsidDel="00F46DB7">
          <w:rPr>
            <w:rFonts w:ascii="Times New Roman" w:hAnsi="Times New Roman" w:cs="Times New Roman"/>
            <w:sz w:val="21"/>
            <w:szCs w:val="21"/>
          </w:rPr>
          <w:delText xml:space="preserve">holfen meine </w:delText>
        </w:r>
        <w:r w:rsidR="009E6758" w:rsidRPr="001749E4" w:rsidDel="00F46DB7">
          <w:rPr>
            <w:rFonts w:ascii="Times New Roman" w:hAnsi="Times New Roman" w:cs="Times New Roman"/>
            <w:sz w:val="21"/>
            <w:szCs w:val="21"/>
          </w:rPr>
          <w:delText>Eigenorganisation</w:delText>
        </w:r>
        <w:r w:rsidR="004B4FA7" w:rsidRPr="001749E4" w:rsidDel="00F46DB7">
          <w:rPr>
            <w:rFonts w:ascii="Times New Roman" w:hAnsi="Times New Roman" w:cs="Times New Roman"/>
            <w:sz w:val="21"/>
            <w:szCs w:val="21"/>
          </w:rPr>
          <w:delText xml:space="preserve"> stetig zu verbessern</w:delText>
        </w:r>
        <w:r w:rsidR="00655149" w:rsidRPr="001749E4" w:rsidDel="00F46DB7">
          <w:rPr>
            <w:rFonts w:ascii="Times New Roman" w:hAnsi="Times New Roman" w:cs="Times New Roman"/>
            <w:sz w:val="21"/>
            <w:szCs w:val="21"/>
          </w:rPr>
          <w:delText xml:space="preserve">, sondern </w:delText>
        </w:r>
        <w:r w:rsidR="0097054A" w:rsidRPr="001749E4" w:rsidDel="00F46DB7">
          <w:rPr>
            <w:rFonts w:ascii="Times New Roman" w:hAnsi="Times New Roman" w:cs="Times New Roman"/>
            <w:sz w:val="21"/>
            <w:szCs w:val="21"/>
          </w:rPr>
          <w:delText xml:space="preserve">mir </w:delText>
        </w:r>
        <w:r w:rsidR="00655149" w:rsidRPr="001749E4" w:rsidDel="00F46DB7">
          <w:rPr>
            <w:rFonts w:ascii="Times New Roman" w:hAnsi="Times New Roman" w:cs="Times New Roman"/>
            <w:sz w:val="21"/>
            <w:szCs w:val="21"/>
          </w:rPr>
          <w:delText>auch</w:delText>
        </w:r>
        <w:r w:rsidR="00521B94" w:rsidRPr="001749E4" w:rsidDel="00F46DB7">
          <w:rPr>
            <w:rFonts w:ascii="Times New Roman" w:hAnsi="Times New Roman" w:cs="Times New Roman"/>
            <w:sz w:val="21"/>
            <w:szCs w:val="21"/>
          </w:rPr>
          <w:delText xml:space="preserve"> gezeigt</w:delText>
        </w:r>
        <w:r w:rsidR="00655149" w:rsidRPr="001749E4" w:rsidDel="00F46DB7">
          <w:rPr>
            <w:rFonts w:ascii="Times New Roman" w:hAnsi="Times New Roman" w:cs="Times New Roman"/>
            <w:sz w:val="21"/>
            <w:szCs w:val="21"/>
          </w:rPr>
          <w:delText xml:space="preserve">, dass ich unter </w:delText>
        </w:r>
        <w:r w:rsidR="00472059" w:rsidRPr="001749E4" w:rsidDel="00F46DB7">
          <w:rPr>
            <w:rFonts w:ascii="Times New Roman" w:hAnsi="Times New Roman" w:cs="Times New Roman"/>
            <w:sz w:val="21"/>
            <w:szCs w:val="21"/>
          </w:rPr>
          <w:delText>erhöhtem</w:delText>
        </w:r>
        <w:r w:rsidR="00655149" w:rsidRPr="001749E4" w:rsidDel="00F46DB7">
          <w:rPr>
            <w:rFonts w:ascii="Times New Roman" w:hAnsi="Times New Roman" w:cs="Times New Roman"/>
            <w:sz w:val="21"/>
            <w:szCs w:val="21"/>
          </w:rPr>
          <w:delText xml:space="preserve"> Zeitdruck </w:delText>
        </w:r>
        <w:r w:rsidR="00C2781A" w:rsidRPr="001749E4" w:rsidDel="00F46DB7">
          <w:rPr>
            <w:rFonts w:ascii="Times New Roman" w:hAnsi="Times New Roman" w:cs="Times New Roman"/>
            <w:sz w:val="21"/>
            <w:szCs w:val="21"/>
          </w:rPr>
          <w:delText xml:space="preserve">effizient arbeite. </w:delText>
        </w:r>
        <w:r w:rsidR="003E7A19" w:rsidRPr="001749E4" w:rsidDel="00F46DB7">
          <w:rPr>
            <w:rFonts w:ascii="Times New Roman" w:hAnsi="Times New Roman" w:cs="Times New Roman"/>
            <w:sz w:val="21"/>
            <w:szCs w:val="21"/>
          </w:rPr>
          <w:delText xml:space="preserve">Nach meiner Ausbildung zum Steuerfachangestellten </w:delText>
        </w:r>
        <w:r w:rsidR="00770BC1" w:rsidRPr="001749E4" w:rsidDel="00F46DB7">
          <w:rPr>
            <w:rFonts w:ascii="Times New Roman" w:hAnsi="Times New Roman" w:cs="Times New Roman"/>
            <w:sz w:val="21"/>
            <w:szCs w:val="21"/>
          </w:rPr>
          <w:delText>begann ich mein Studium der Betriebswirtschaftslehre an der Hochschule Hamm-Lippstadt</w:delText>
        </w:r>
        <w:r w:rsidR="0084206B" w:rsidRPr="001749E4" w:rsidDel="00F46DB7">
          <w:rPr>
            <w:rFonts w:ascii="Times New Roman" w:hAnsi="Times New Roman" w:cs="Times New Roman"/>
            <w:sz w:val="21"/>
            <w:szCs w:val="21"/>
          </w:rPr>
          <w:delText xml:space="preserve">. Dieser Schritt war perfekt für mich, da ich dadurch mein Interesse </w:delText>
        </w:r>
        <w:r w:rsidR="00B407EB" w:rsidRPr="001749E4" w:rsidDel="00F46DB7">
          <w:rPr>
            <w:rFonts w:ascii="Times New Roman" w:hAnsi="Times New Roman" w:cs="Times New Roman"/>
            <w:sz w:val="21"/>
            <w:szCs w:val="21"/>
          </w:rPr>
          <w:delText xml:space="preserve">für wirtschaftliche Prozesse und Zusammenhänge </w:delText>
        </w:r>
        <w:r w:rsidR="001E0DF2" w:rsidRPr="001749E4" w:rsidDel="00F46DB7">
          <w:rPr>
            <w:rFonts w:ascii="Times New Roman" w:hAnsi="Times New Roman" w:cs="Times New Roman"/>
            <w:sz w:val="21"/>
            <w:szCs w:val="21"/>
          </w:rPr>
          <w:delText xml:space="preserve">weiter </w:delText>
        </w:r>
        <w:r w:rsidR="00AF0746" w:rsidRPr="001749E4" w:rsidDel="00F46DB7">
          <w:rPr>
            <w:rFonts w:ascii="Times New Roman" w:hAnsi="Times New Roman" w:cs="Times New Roman"/>
            <w:sz w:val="21"/>
            <w:szCs w:val="21"/>
          </w:rPr>
          <w:delText xml:space="preserve">ausbauen und </w:delText>
        </w:r>
        <w:r w:rsidR="001E0DF2" w:rsidRPr="001749E4" w:rsidDel="00F46DB7">
          <w:rPr>
            <w:rFonts w:ascii="Times New Roman" w:hAnsi="Times New Roman" w:cs="Times New Roman"/>
            <w:sz w:val="21"/>
            <w:szCs w:val="21"/>
          </w:rPr>
          <w:delText>stärken k</w:delText>
        </w:r>
        <w:r w:rsidR="00F552D5" w:rsidRPr="001749E4" w:rsidDel="00F46DB7">
          <w:rPr>
            <w:rFonts w:ascii="Times New Roman" w:hAnsi="Times New Roman" w:cs="Times New Roman"/>
            <w:sz w:val="21"/>
            <w:szCs w:val="21"/>
          </w:rPr>
          <w:delText>ann</w:delText>
        </w:r>
        <w:r w:rsidR="001E0DF2" w:rsidRPr="001749E4" w:rsidDel="00F46DB7">
          <w:rPr>
            <w:rFonts w:ascii="Times New Roman" w:hAnsi="Times New Roman" w:cs="Times New Roman"/>
            <w:sz w:val="21"/>
            <w:szCs w:val="21"/>
          </w:rPr>
          <w:delText xml:space="preserve">. </w:delText>
        </w:r>
      </w:del>
      <w:ins w:id="106" w:author="David Döbele" w:date="2024-09-12T19:33:00Z" w16du:dateUtc="2024-09-12T17:33:00Z">
        <w:del w:id="107" w:author="Sarah Bergmann [2]" w:date="2024-09-28T21:31:00Z" w16du:dateUtc="2024-09-28T19:31:00Z">
          <w:r w:rsidR="005720BB" w:rsidRPr="001749E4" w:rsidDel="00F46DB7">
            <w:rPr>
              <w:rFonts w:ascii="Times New Roman" w:hAnsi="Times New Roman" w:cs="Times New Roman"/>
              <w:sz w:val="21"/>
              <w:szCs w:val="21"/>
            </w:rPr>
            <w:delText>Sowohl wä</w:delText>
          </w:r>
        </w:del>
      </w:ins>
      <w:ins w:id="108" w:author="David Döbele" w:date="2024-09-12T19:34:00Z" w16du:dateUtc="2024-09-12T17:34:00Z">
        <w:del w:id="109" w:author="Sarah Bergmann [2]" w:date="2024-09-28T21:31:00Z" w16du:dateUtc="2024-09-28T19:31:00Z">
          <w:r w:rsidR="005720BB" w:rsidRPr="001749E4" w:rsidDel="00F46DB7">
            <w:rPr>
              <w:rFonts w:ascii="Times New Roman" w:hAnsi="Times New Roman" w:cs="Times New Roman"/>
              <w:sz w:val="21"/>
              <w:szCs w:val="21"/>
            </w:rPr>
            <w:delText xml:space="preserve">hrend meiner </w:delText>
          </w:r>
        </w:del>
      </w:ins>
      <w:ins w:id="110" w:author="David Döbele" w:date="2024-09-12T19:36:00Z" w16du:dateUtc="2024-09-12T17:36:00Z">
        <w:del w:id="111" w:author="Sarah Bergmann [2]" w:date="2024-09-28T21:31:00Z" w16du:dateUtc="2024-09-28T19:31:00Z">
          <w:r w:rsidR="00FC2C2E" w:rsidRPr="001749E4" w:rsidDel="00F46DB7">
            <w:rPr>
              <w:rFonts w:ascii="Times New Roman" w:hAnsi="Times New Roman" w:cs="Times New Roman"/>
              <w:sz w:val="21"/>
              <w:szCs w:val="21"/>
            </w:rPr>
            <w:delText>Ausbildung</w:delText>
          </w:r>
        </w:del>
      </w:ins>
      <w:ins w:id="112" w:author="David Döbele" w:date="2024-09-12T19:34:00Z" w16du:dateUtc="2024-09-12T17:34:00Z">
        <w:del w:id="113" w:author="Sarah Bergmann [2]" w:date="2024-09-28T21:31:00Z" w16du:dateUtc="2024-09-28T19:31:00Z">
          <w:r w:rsidR="005720BB" w:rsidRPr="001749E4" w:rsidDel="00F46DB7">
            <w:rPr>
              <w:rFonts w:ascii="Times New Roman" w:hAnsi="Times New Roman" w:cs="Times New Roman"/>
              <w:sz w:val="21"/>
              <w:szCs w:val="21"/>
            </w:rPr>
            <w:delText xml:space="preserve"> als auch während des bisherigen Verlaufs meines Studiums, habe ich viele wertvolle Einblicke in Bereiche wie Accounting oder </w:delText>
          </w:r>
        </w:del>
      </w:ins>
      <w:del w:id="114" w:author="Sarah Bergmann [2]" w:date="2024-09-28T21:31:00Z" w16du:dateUtc="2024-09-28T19:31:00Z">
        <w:r w:rsidR="00FF3D26" w:rsidRPr="001749E4" w:rsidDel="00F46DB7">
          <w:rPr>
            <w:rFonts w:ascii="Times New Roman" w:hAnsi="Times New Roman" w:cs="Times New Roman"/>
            <w:sz w:val="21"/>
            <w:szCs w:val="21"/>
          </w:rPr>
          <w:delText>Bilanzierung</w:delText>
        </w:r>
      </w:del>
      <w:ins w:id="115" w:author="David Döbele" w:date="2024-09-12T19:34:00Z" w16du:dateUtc="2024-09-12T17:34:00Z">
        <w:del w:id="116" w:author="Sarah Bergmann [2]" w:date="2024-09-28T21:31:00Z" w16du:dateUtc="2024-09-28T19:31:00Z">
          <w:r w:rsidR="005720BB" w:rsidRPr="001749E4" w:rsidDel="00F46DB7">
            <w:rPr>
              <w:rFonts w:ascii="Times New Roman" w:hAnsi="Times New Roman" w:cs="Times New Roman"/>
              <w:sz w:val="21"/>
              <w:szCs w:val="21"/>
            </w:rPr>
            <w:delText xml:space="preserve"> gewinnen können, die auch wertvoll für das Praktikum bei Ihnen sein sollten. </w:delText>
          </w:r>
        </w:del>
      </w:ins>
      <w:ins w:id="117" w:author="David Döbele" w:date="2024-09-12T19:35:00Z" w16du:dateUtc="2024-09-12T17:35:00Z">
        <w:del w:id="118" w:author="Sarah Bergmann [2]" w:date="2024-09-28T21:31:00Z" w16du:dateUtc="2024-09-28T19:31:00Z">
          <w:r w:rsidR="005720BB" w:rsidRPr="001749E4" w:rsidDel="00F46DB7">
            <w:rPr>
              <w:rFonts w:ascii="Times New Roman" w:hAnsi="Times New Roman" w:cs="Times New Roman"/>
              <w:sz w:val="21"/>
              <w:szCs w:val="21"/>
            </w:rPr>
            <w:delText xml:space="preserve">Meine Freizeit verbringe ich gerne beim Sport – vor allem am Team-Sport gefällt es mir, gemeinsam mit anderen an einem Ziel zu arbeiten und gemeinsame Erfolge zu feiern. Dieses Mindset würde ich nun gerne zu Ihnen mit einbringen. </w:delText>
          </w:r>
        </w:del>
      </w:ins>
    </w:p>
    <w:p w14:paraId="2C090CDF" w14:textId="1DF3969F" w:rsidR="00E65B09" w:rsidRPr="001749E4" w:rsidDel="00F46DB7" w:rsidRDefault="00E65B09">
      <w:pPr>
        <w:spacing w:after="0" w:line="240" w:lineRule="auto"/>
        <w:jc w:val="both"/>
        <w:rPr>
          <w:del w:id="119" w:author="Sarah Bergmann [2]" w:date="2024-09-28T21:31:00Z" w16du:dateUtc="2024-09-28T19:31:00Z"/>
          <w:rFonts w:ascii="Times New Roman" w:hAnsi="Times New Roman" w:cs="Times New Roman"/>
          <w:sz w:val="21"/>
          <w:szCs w:val="21"/>
        </w:rPr>
        <w:pPrChange w:id="120" w:author="Sarah Bergmann [2]" w:date="2024-09-28T21:32:00Z" w16du:dateUtc="2024-09-28T19:32:00Z">
          <w:pPr>
            <w:spacing w:after="0"/>
            <w:jc w:val="both"/>
          </w:pPr>
        </w:pPrChange>
      </w:pPr>
    </w:p>
    <w:p w14:paraId="0D1927BC" w14:textId="77C82B95" w:rsidR="00E65B09" w:rsidRPr="001749E4" w:rsidDel="00F46DB7" w:rsidRDefault="008319B5">
      <w:pPr>
        <w:spacing w:after="0" w:line="240" w:lineRule="auto"/>
        <w:jc w:val="both"/>
        <w:rPr>
          <w:del w:id="121" w:author="Sarah Bergmann [2]" w:date="2024-09-28T21:31:00Z" w16du:dateUtc="2024-09-28T19:31:00Z"/>
          <w:rFonts w:ascii="Times New Roman" w:hAnsi="Times New Roman" w:cs="Times New Roman"/>
          <w:sz w:val="21"/>
          <w:szCs w:val="21"/>
        </w:rPr>
      </w:pPr>
      <w:ins w:id="122" w:author="Sarah Bergmann" w:date="2024-09-24T12:17:00Z" w16du:dateUtc="2024-09-24T10:17:00Z">
        <w:del w:id="123" w:author="Sarah Bergmann [2]" w:date="2024-09-28T21:31:00Z" w16du:dateUtc="2024-09-28T19:31:00Z">
          <w:r w:rsidRPr="001749E4" w:rsidDel="00F46DB7">
            <w:rPr>
              <w:rFonts w:ascii="Times New Roman" w:hAnsi="Times New Roman" w:cs="Times New Roman"/>
              <w:sz w:val="21"/>
              <w:szCs w:val="21"/>
            </w:rPr>
            <w:delText>PwC scheint</w:delText>
          </w:r>
        </w:del>
      </w:ins>
      <w:del w:id="124" w:author="Sarah Bergmann [2]" w:date="2024-09-28T21:31:00Z" w16du:dateUtc="2024-09-28T19:31:00Z">
        <w:r w:rsidR="001378E7" w:rsidRPr="001749E4" w:rsidDel="00F46DB7">
          <w:rPr>
            <w:rFonts w:ascii="Times New Roman" w:hAnsi="Times New Roman" w:cs="Times New Roman"/>
            <w:sz w:val="21"/>
            <w:szCs w:val="21"/>
          </w:rPr>
          <w:delText xml:space="preserve"> mir</w:delText>
        </w:r>
      </w:del>
      <w:ins w:id="125" w:author="Sarah Bergmann" w:date="2024-09-24T12:17:00Z" w16du:dateUtc="2024-09-24T10:17:00Z">
        <w:del w:id="126" w:author="Sarah Bergmann [2]" w:date="2024-09-28T21:31:00Z" w16du:dateUtc="2024-09-28T19:31:00Z">
          <w:r w:rsidRPr="001749E4" w:rsidDel="00F46DB7">
            <w:rPr>
              <w:rFonts w:ascii="Times New Roman" w:hAnsi="Times New Roman" w:cs="Times New Roman"/>
              <w:sz w:val="21"/>
              <w:szCs w:val="21"/>
            </w:rPr>
            <w:delText xml:space="preserve"> für dieses Praktikum perfekt zu sein, da Ihr Unternehmen nicht nur für exzellente Beratung und Wirtschaftsprüfung steht, sondern auch einen besonderen Fokus auf die Werte Zusammenarbeit, Integrität und Innovation legt. Bei Ihnen erhält man die Möglichkeit, in einem modernen und dynamischen Team zu arbeiten sowie eigene Stärken zu erkennen und zu fördern. </w:delText>
          </w:r>
        </w:del>
      </w:ins>
      <w:del w:id="127" w:author="Sarah Bergmann [2]" w:date="2024-09-28T21:31:00Z" w16du:dateUtc="2024-09-28T19:31:00Z">
        <w:r w:rsidR="00234AD5" w:rsidRPr="001749E4" w:rsidDel="00F46DB7">
          <w:rPr>
            <w:rFonts w:ascii="Times New Roman" w:hAnsi="Times New Roman" w:cs="Times New Roman"/>
            <w:sz w:val="21"/>
            <w:szCs w:val="21"/>
          </w:rPr>
          <w:delText>Außerdem kann man bei</w:delText>
        </w:r>
      </w:del>
      <w:ins w:id="128" w:author="Sarah Bergmann" w:date="2024-09-24T12:17:00Z" w16du:dateUtc="2024-09-24T10:17:00Z">
        <w:del w:id="129" w:author="Sarah Bergmann [2]" w:date="2024-09-28T21:31:00Z" w16du:dateUtc="2024-09-28T19:31:00Z">
          <w:r w:rsidRPr="001749E4" w:rsidDel="00F46DB7">
            <w:rPr>
              <w:rFonts w:ascii="Times New Roman" w:hAnsi="Times New Roman" w:cs="Times New Roman"/>
              <w:sz w:val="21"/>
              <w:szCs w:val="21"/>
            </w:rPr>
            <w:delText xml:space="preserve"> PwC gemeinsam mit dem Team wachsen und das Unternehmen aktiv vorantreiben. Diese Werte spiegeln genau das wider, wonach ich in meiner beruflichen Entwicklung suche, weshalb Ihr Unternehmen der perfekte Ort ist, um dort mein anstehendes Praktikum anzutreten.</w:delText>
          </w:r>
        </w:del>
      </w:ins>
    </w:p>
    <w:p w14:paraId="444E15E6" w14:textId="553CE8FD" w:rsidR="008319B5" w:rsidRPr="001749E4" w:rsidDel="00F46DB7" w:rsidRDefault="008319B5">
      <w:pPr>
        <w:spacing w:after="0" w:line="240" w:lineRule="auto"/>
        <w:jc w:val="both"/>
        <w:rPr>
          <w:del w:id="130" w:author="Sarah Bergmann [2]" w:date="2024-09-28T21:31:00Z" w16du:dateUtc="2024-09-28T19:31:00Z"/>
          <w:rFonts w:ascii="Times New Roman" w:hAnsi="Times New Roman" w:cs="Times New Roman"/>
          <w:sz w:val="21"/>
          <w:szCs w:val="21"/>
        </w:rPr>
        <w:pPrChange w:id="131" w:author="Sarah Bergmann [2]" w:date="2024-09-28T21:32:00Z" w16du:dateUtc="2024-09-28T19:32:00Z">
          <w:pPr>
            <w:spacing w:after="0"/>
            <w:jc w:val="both"/>
          </w:pPr>
        </w:pPrChange>
      </w:pPr>
    </w:p>
    <w:p w14:paraId="2052A7F0" w14:textId="58BC143D" w:rsidR="00E65B09" w:rsidRPr="001749E4" w:rsidDel="00F46DB7" w:rsidRDefault="001C7869">
      <w:pPr>
        <w:spacing w:after="0" w:line="240" w:lineRule="auto"/>
        <w:jc w:val="both"/>
        <w:rPr>
          <w:del w:id="132" w:author="Sarah Bergmann [2]" w:date="2024-09-28T21:31:00Z" w16du:dateUtc="2024-09-28T19:31:00Z"/>
          <w:rFonts w:ascii="Times New Roman" w:hAnsi="Times New Roman" w:cs="Times New Roman"/>
          <w:sz w:val="21"/>
          <w:szCs w:val="21"/>
        </w:rPr>
        <w:pPrChange w:id="133" w:author="Sarah Bergmann [2]" w:date="2024-09-28T21:32:00Z" w16du:dateUtc="2024-09-28T19:32:00Z">
          <w:pPr>
            <w:spacing w:after="0"/>
            <w:jc w:val="both"/>
          </w:pPr>
        </w:pPrChange>
      </w:pPr>
      <w:ins w:id="134" w:author="Sarah Bergmann" w:date="2024-09-24T12:09:00Z" w16du:dateUtc="2024-09-24T10:09:00Z">
        <w:del w:id="135" w:author="Sarah Bergmann [2]" w:date="2024-09-28T21:31:00Z" w16du:dateUtc="2024-09-28T19:31:00Z">
          <w:r w:rsidRPr="001749E4" w:rsidDel="00F46DB7">
            <w:rPr>
              <w:rFonts w:ascii="Times New Roman" w:hAnsi="Times New Roman" w:cs="Times New Roman"/>
              <w:sz w:val="21"/>
              <w:szCs w:val="21"/>
            </w:rPr>
            <w:delText>Von dem Praktikum i</w:delText>
          </w:r>
        </w:del>
      </w:ins>
      <w:del w:id="136" w:author="Sarah Bergmann [2]" w:date="2024-09-28T21:31:00Z" w16du:dateUtc="2024-09-28T19:31:00Z">
        <w:r w:rsidR="00D124F5" w:rsidRPr="001749E4" w:rsidDel="00F46DB7">
          <w:rPr>
            <w:rFonts w:ascii="Times New Roman" w:hAnsi="Times New Roman" w:cs="Times New Roman"/>
            <w:sz w:val="21"/>
            <w:szCs w:val="21"/>
          </w:rPr>
          <w:delText>m Public Sector Consulting</w:delText>
        </w:r>
      </w:del>
      <w:ins w:id="137" w:author="Sarah Bergmann" w:date="2024-09-24T12:09:00Z" w16du:dateUtc="2024-09-24T10:09:00Z">
        <w:del w:id="138" w:author="Sarah Bergmann [2]" w:date="2024-09-28T21:31:00Z" w16du:dateUtc="2024-09-28T19:31:00Z">
          <w:r w:rsidRPr="001749E4" w:rsidDel="00F46DB7">
            <w:rPr>
              <w:rFonts w:ascii="Times New Roman" w:hAnsi="Times New Roman" w:cs="Times New Roman"/>
              <w:sz w:val="21"/>
              <w:szCs w:val="21"/>
            </w:rPr>
            <w:delText xml:space="preserve"> erhoffe ich mir eine steile Lernkurve sowie die Möglichkeit, meine eigenen Ideen und bisherigen Erfahrungen bei Ihnen mehrwertschaffend einbringen zu können. Ich bin mir sicher, dass die Erfahrungen, die ich bislang machen durfte, und meine dadurch erlernte detailgenaue, analytische und teamorientierte Arbeitsweise hervorragend zu Ihrem Team passen werden und ich würde mich freuen, Sie auch in einem persönlichen Gespräch von mir überzeugen zu dürfen.</w:delText>
          </w:r>
        </w:del>
      </w:ins>
      <w:del w:id="139" w:author="Sarah Bergmann [2]" w:date="2024-09-28T21:31:00Z" w16du:dateUtc="2024-09-28T19:31:00Z">
        <w:r w:rsidR="00E65B09" w:rsidRPr="001749E4" w:rsidDel="00F46DB7">
          <w:rPr>
            <w:rFonts w:ascii="Times New Roman" w:hAnsi="Times New Roman" w:cs="Times New Roman"/>
            <w:sz w:val="21"/>
            <w:szCs w:val="21"/>
          </w:rPr>
          <w:delText>V</w:delText>
        </w:r>
        <w:r w:rsidR="007E2F42" w:rsidRPr="001749E4" w:rsidDel="00F46DB7">
          <w:rPr>
            <w:rFonts w:ascii="Times New Roman" w:hAnsi="Times New Roman" w:cs="Times New Roman"/>
            <w:sz w:val="21"/>
            <w:szCs w:val="21"/>
          </w:rPr>
          <w:delText xml:space="preserve">on dem </w:delText>
        </w:r>
        <w:r w:rsidR="00663340" w:rsidRPr="001749E4" w:rsidDel="00F46DB7">
          <w:rPr>
            <w:rFonts w:ascii="Times New Roman" w:hAnsi="Times New Roman" w:cs="Times New Roman"/>
            <w:sz w:val="21"/>
            <w:szCs w:val="21"/>
          </w:rPr>
          <w:delText>Praktikum in der Wirtschaftsprüfung erhoffe ich mir eine steile Lernkurv</w:delText>
        </w:r>
        <w:r w:rsidR="001512F3" w:rsidRPr="001749E4" w:rsidDel="00F46DB7">
          <w:rPr>
            <w:rFonts w:ascii="Times New Roman" w:hAnsi="Times New Roman" w:cs="Times New Roman"/>
            <w:sz w:val="21"/>
            <w:szCs w:val="21"/>
          </w:rPr>
          <w:delText>e sowie die Möglichkeit, meine eigenen Ideen und bisherigen Erfahrungen bei Ihne</w:delText>
        </w:r>
        <w:r w:rsidR="009C0AB8" w:rsidRPr="001749E4" w:rsidDel="00F46DB7">
          <w:rPr>
            <w:rFonts w:ascii="Times New Roman" w:hAnsi="Times New Roman" w:cs="Times New Roman"/>
            <w:sz w:val="21"/>
            <w:szCs w:val="21"/>
          </w:rPr>
          <w:delText xml:space="preserve">n mehrwertschaffend einbringen zu können. </w:delText>
        </w:r>
        <w:r w:rsidR="00150FBF" w:rsidRPr="001749E4" w:rsidDel="00F46DB7">
          <w:rPr>
            <w:rFonts w:ascii="Times New Roman" w:hAnsi="Times New Roman" w:cs="Times New Roman"/>
            <w:sz w:val="21"/>
            <w:szCs w:val="21"/>
          </w:rPr>
          <w:delText>Ich bin mir sicher</w:delText>
        </w:r>
        <w:r w:rsidR="00824B1D" w:rsidRPr="001749E4" w:rsidDel="00F46DB7">
          <w:rPr>
            <w:rFonts w:ascii="Times New Roman" w:hAnsi="Times New Roman" w:cs="Times New Roman"/>
            <w:sz w:val="21"/>
            <w:szCs w:val="21"/>
          </w:rPr>
          <w:delText xml:space="preserve">, dass </w:delText>
        </w:r>
        <w:r w:rsidR="008E2597" w:rsidRPr="001749E4" w:rsidDel="00F46DB7">
          <w:rPr>
            <w:rFonts w:ascii="Times New Roman" w:hAnsi="Times New Roman" w:cs="Times New Roman"/>
            <w:sz w:val="21"/>
            <w:szCs w:val="21"/>
          </w:rPr>
          <w:delText>die Erfahrungen</w:delText>
        </w:r>
        <w:r w:rsidR="00867EC3" w:rsidRPr="001749E4" w:rsidDel="00F46DB7">
          <w:rPr>
            <w:rFonts w:ascii="Times New Roman" w:hAnsi="Times New Roman" w:cs="Times New Roman"/>
            <w:sz w:val="21"/>
            <w:szCs w:val="21"/>
          </w:rPr>
          <w:delText xml:space="preserve">, die ich bislang machen durfte und meine dadurch erlernte </w:delText>
        </w:r>
        <w:r w:rsidR="0066790D" w:rsidRPr="001749E4" w:rsidDel="00F46DB7">
          <w:rPr>
            <w:rFonts w:ascii="Times New Roman" w:hAnsi="Times New Roman" w:cs="Times New Roman"/>
            <w:sz w:val="21"/>
            <w:szCs w:val="21"/>
          </w:rPr>
          <w:delText xml:space="preserve">detailgenaue, analytische und teamorientierte Arbeitsweise </w:delText>
        </w:r>
        <w:r w:rsidR="000138BC" w:rsidRPr="001749E4" w:rsidDel="00F46DB7">
          <w:rPr>
            <w:rFonts w:ascii="Times New Roman" w:hAnsi="Times New Roman" w:cs="Times New Roman"/>
            <w:sz w:val="21"/>
            <w:szCs w:val="21"/>
          </w:rPr>
          <w:delText xml:space="preserve">hervorragend zu Ihrem Team passen wird und ich würde mich freuen, Sie auch </w:delText>
        </w:r>
        <w:r w:rsidR="00D72393" w:rsidRPr="001749E4" w:rsidDel="00F46DB7">
          <w:rPr>
            <w:rFonts w:ascii="Times New Roman" w:hAnsi="Times New Roman" w:cs="Times New Roman"/>
            <w:sz w:val="21"/>
            <w:szCs w:val="21"/>
          </w:rPr>
          <w:delText xml:space="preserve">in einem persönlichen Gespräch von mir überzeugen zu dürfen. </w:delText>
        </w:r>
        <w:r w:rsidR="00867EC3" w:rsidRPr="001749E4" w:rsidDel="00F46DB7">
          <w:rPr>
            <w:rFonts w:ascii="Times New Roman" w:hAnsi="Times New Roman" w:cs="Times New Roman"/>
            <w:sz w:val="21"/>
            <w:szCs w:val="21"/>
          </w:rPr>
          <w:delText xml:space="preserve"> </w:delText>
        </w:r>
      </w:del>
    </w:p>
    <w:p w14:paraId="1A0F94F2" w14:textId="42614020" w:rsidR="001C7869" w:rsidRPr="001749E4" w:rsidDel="00F46DB7" w:rsidRDefault="001C7869">
      <w:pPr>
        <w:spacing w:after="0" w:line="240" w:lineRule="auto"/>
        <w:jc w:val="both"/>
        <w:rPr>
          <w:ins w:id="140" w:author="Sarah Bergmann" w:date="2024-09-24T12:09:00Z" w16du:dateUtc="2024-09-24T10:09:00Z"/>
          <w:del w:id="141" w:author="Sarah Bergmann [2]" w:date="2024-09-28T21:31:00Z" w16du:dateUtc="2024-09-28T19:31:00Z"/>
          <w:rFonts w:ascii="Times New Roman" w:hAnsi="Times New Roman" w:cs="Times New Roman"/>
          <w:sz w:val="21"/>
          <w:szCs w:val="21"/>
        </w:rPr>
        <w:pPrChange w:id="142" w:author="Sarah Bergmann [2]" w:date="2024-09-28T21:32:00Z" w16du:dateUtc="2024-09-28T19:32:00Z">
          <w:pPr>
            <w:spacing w:after="0"/>
            <w:jc w:val="both"/>
          </w:pPr>
        </w:pPrChange>
      </w:pPr>
    </w:p>
    <w:p w14:paraId="11B49693" w14:textId="63C4B0FD" w:rsidR="00E65B09" w:rsidRPr="001749E4" w:rsidRDefault="00E65B09">
      <w:pPr>
        <w:spacing w:after="0" w:line="240" w:lineRule="auto"/>
        <w:jc w:val="both"/>
        <w:rPr>
          <w:rFonts w:ascii="Times New Roman" w:hAnsi="Times New Roman" w:cs="Times New Roman"/>
          <w:sz w:val="21"/>
          <w:szCs w:val="21"/>
        </w:rPr>
        <w:pPrChange w:id="143" w:author="Sarah Bergmann [2]" w:date="2024-09-28T21:32:00Z" w16du:dateUtc="2024-09-28T19:32:00Z">
          <w:pPr>
            <w:spacing w:after="0"/>
            <w:jc w:val="both"/>
          </w:pPr>
        </w:pPrChange>
      </w:pPr>
    </w:p>
    <w:p w14:paraId="52E1FAEA" w14:textId="086706BB" w:rsidR="00460477" w:rsidRPr="001749E4" w:rsidDel="00A82A13" w:rsidRDefault="00FE5540">
      <w:pPr>
        <w:spacing w:after="0" w:line="240" w:lineRule="auto"/>
        <w:jc w:val="both"/>
        <w:rPr>
          <w:del w:id="144" w:author="Sarah Bergmann" w:date="2024-09-24T12:17:00Z" w16du:dateUtc="2024-09-24T10:17:00Z"/>
          <w:rFonts w:ascii="Times New Roman" w:hAnsi="Times New Roman" w:cs="Times New Roman"/>
          <w:sz w:val="21"/>
          <w:szCs w:val="21"/>
        </w:rPr>
        <w:pPrChange w:id="145" w:author="Sarah Bergmann [2]" w:date="2024-09-28T21:32:00Z" w16du:dateUtc="2024-09-28T19:32:00Z">
          <w:pPr>
            <w:spacing w:after="0"/>
            <w:jc w:val="both"/>
          </w:pPr>
        </w:pPrChange>
      </w:pPr>
      <w:r w:rsidRPr="001749E4">
        <w:rPr>
          <w:rFonts w:ascii="Times New Roman" w:hAnsi="Times New Roman" w:cs="Times New Roman"/>
          <w:noProof/>
          <w:sz w:val="21"/>
          <w:szCs w:val="21"/>
          <w:rPrChange w:id="146" w:author="Sophie Klocke" w:date="2024-09-29T12:48:00Z" w16du:dateUtc="2024-09-29T10:48:00Z">
            <w:rPr>
              <w:noProof/>
            </w:rPr>
          </w:rPrChange>
        </w:rPr>
        <w:drawing>
          <wp:anchor distT="0" distB="0" distL="114300" distR="114300" simplePos="0" relativeHeight="251659264" behindDoc="0" locked="0" layoutInCell="1" allowOverlap="1" wp14:anchorId="5B336E10" wp14:editId="1380E8F1">
            <wp:simplePos x="0" y="0"/>
            <wp:positionH relativeFrom="column">
              <wp:posOffset>1905</wp:posOffset>
            </wp:positionH>
            <wp:positionV relativeFrom="paragraph">
              <wp:posOffset>161925</wp:posOffset>
            </wp:positionV>
            <wp:extent cx="1311275" cy="379095"/>
            <wp:effectExtent l="0" t="0" r="0" b="1905"/>
            <wp:wrapTopAndBottom/>
            <wp:docPr id="143023957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39578" name=""/>
                    <pic:cNvPicPr/>
                  </pic:nvPicPr>
                  <pic:blipFill>
                    <a:blip r:embed="rId5"/>
                    <a:stretch>
                      <a:fillRect/>
                    </a:stretch>
                  </pic:blipFill>
                  <pic:spPr>
                    <a:xfrm>
                      <a:off x="0" y="0"/>
                      <a:ext cx="1311275" cy="379095"/>
                    </a:xfrm>
                    <a:prstGeom prst="rect">
                      <a:avLst/>
                    </a:prstGeom>
                  </pic:spPr>
                </pic:pic>
              </a:graphicData>
            </a:graphic>
            <wp14:sizeRelH relativeFrom="margin">
              <wp14:pctWidth>0</wp14:pctWidth>
            </wp14:sizeRelH>
            <wp14:sizeRelV relativeFrom="margin">
              <wp14:pctHeight>0</wp14:pctHeight>
            </wp14:sizeRelV>
          </wp:anchor>
        </w:drawing>
      </w:r>
      <w:r w:rsidR="0099776A" w:rsidRPr="001749E4">
        <w:rPr>
          <w:rFonts w:ascii="Times New Roman" w:hAnsi="Times New Roman" w:cs="Times New Roman"/>
          <w:sz w:val="21"/>
          <w:szCs w:val="21"/>
        </w:rPr>
        <w:t>Mit freundlichen Grüßen</w:t>
      </w:r>
    </w:p>
    <w:p w14:paraId="435128DD" w14:textId="77777777" w:rsidR="00AC0C55" w:rsidRPr="00F46DB7" w:rsidDel="001C7869" w:rsidRDefault="00AC0C55">
      <w:pPr>
        <w:spacing w:after="0" w:line="240" w:lineRule="auto"/>
        <w:jc w:val="both"/>
        <w:rPr>
          <w:del w:id="147" w:author="Sarah Bergmann" w:date="2024-09-24T12:10:00Z" w16du:dateUtc="2024-09-24T10:10:00Z"/>
          <w:rFonts w:ascii="Times New Roman" w:hAnsi="Times New Roman" w:cs="Times New Roman"/>
          <w:b/>
          <w:bCs/>
          <w:sz w:val="21"/>
          <w:szCs w:val="21"/>
        </w:rPr>
        <w:pPrChange w:id="148" w:author="Sarah Bergmann [2]" w:date="2024-09-28T21:32:00Z" w16du:dateUtc="2024-09-28T19:32:00Z">
          <w:pPr>
            <w:spacing w:after="0"/>
            <w:jc w:val="both"/>
          </w:pPr>
        </w:pPrChange>
      </w:pPr>
    </w:p>
    <w:p w14:paraId="2135985E" w14:textId="7DE20C06" w:rsidR="00C56576" w:rsidRPr="00F46DB7" w:rsidDel="00A82A13" w:rsidRDefault="00007691">
      <w:pPr>
        <w:spacing w:after="0" w:line="240" w:lineRule="auto"/>
        <w:jc w:val="both"/>
        <w:rPr>
          <w:del w:id="149" w:author="Sarah Bergmann" w:date="2024-09-24T12:17:00Z" w16du:dateUtc="2024-09-24T10:17:00Z"/>
          <w:rFonts w:ascii="Times New Roman" w:hAnsi="Times New Roman" w:cs="Times New Roman"/>
          <w:b/>
          <w:bCs/>
          <w:sz w:val="21"/>
          <w:szCs w:val="21"/>
        </w:rPr>
        <w:pPrChange w:id="150" w:author="Sarah Bergmann [2]" w:date="2024-09-28T21:32:00Z" w16du:dateUtc="2024-09-28T19:32:00Z">
          <w:pPr>
            <w:spacing w:after="0"/>
            <w:jc w:val="both"/>
          </w:pPr>
        </w:pPrChange>
      </w:pPr>
      <w:del w:id="151" w:author="Sarah Bergmann" w:date="2024-09-24T12:17:00Z" w16du:dateUtc="2024-09-24T10:17:00Z">
        <w:r w:rsidRPr="00F46DB7" w:rsidDel="00A82A13">
          <w:rPr>
            <w:rFonts w:ascii="Times New Roman" w:hAnsi="Times New Roman" w:cs="Times New Roman"/>
            <w:b/>
            <w:bCs/>
            <w:sz w:val="21"/>
            <w:szCs w:val="21"/>
          </w:rPr>
          <w:delText>Dritte Absätze</w:delText>
        </w:r>
        <w:r w:rsidR="006D53D0" w:rsidRPr="00F46DB7" w:rsidDel="00A82A13">
          <w:rPr>
            <w:rFonts w:ascii="Times New Roman" w:hAnsi="Times New Roman" w:cs="Times New Roman"/>
            <w:b/>
            <w:bCs/>
            <w:sz w:val="21"/>
            <w:szCs w:val="21"/>
          </w:rPr>
          <w:delText xml:space="preserve"> Audit</w:delText>
        </w:r>
      </w:del>
    </w:p>
    <w:p w14:paraId="657E6D02" w14:textId="63F44CF2" w:rsidR="00007691" w:rsidRPr="00F46DB7" w:rsidDel="00A82A13" w:rsidRDefault="00007691">
      <w:pPr>
        <w:spacing w:after="0" w:line="240" w:lineRule="auto"/>
        <w:jc w:val="both"/>
        <w:rPr>
          <w:del w:id="152" w:author="Sarah Bergmann" w:date="2024-09-24T12:17:00Z" w16du:dateUtc="2024-09-24T10:17:00Z"/>
          <w:rFonts w:ascii="Times New Roman" w:hAnsi="Times New Roman" w:cs="Times New Roman"/>
          <w:sz w:val="21"/>
          <w:szCs w:val="21"/>
        </w:rPr>
        <w:pPrChange w:id="153" w:author="Sarah Bergmann [2]" w:date="2024-09-28T21:32:00Z" w16du:dateUtc="2024-09-28T19:32:00Z">
          <w:pPr>
            <w:spacing w:after="0"/>
            <w:jc w:val="both"/>
          </w:pPr>
        </w:pPrChange>
      </w:pPr>
    </w:p>
    <w:p w14:paraId="591FA7A3" w14:textId="53855867" w:rsidR="00743863" w:rsidRPr="00F46DB7" w:rsidDel="00A82A13" w:rsidRDefault="00743863">
      <w:pPr>
        <w:spacing w:after="0" w:line="240" w:lineRule="auto"/>
        <w:jc w:val="both"/>
        <w:rPr>
          <w:del w:id="154" w:author="Sarah Bergmann" w:date="2024-09-24T12:17:00Z" w16du:dateUtc="2024-09-24T10:17:00Z"/>
          <w:rFonts w:ascii="Times New Roman" w:hAnsi="Times New Roman" w:cs="Times New Roman"/>
          <w:sz w:val="21"/>
          <w:szCs w:val="21"/>
        </w:rPr>
        <w:pPrChange w:id="155" w:author="Sarah Bergmann [2]" w:date="2024-09-28T21:32:00Z" w16du:dateUtc="2024-09-28T19:32:00Z">
          <w:pPr>
            <w:spacing w:after="0"/>
            <w:jc w:val="both"/>
          </w:pPr>
        </w:pPrChange>
      </w:pPr>
      <w:del w:id="156" w:author="Sarah Bergmann" w:date="2024-09-24T12:17:00Z" w16du:dateUtc="2024-09-24T10:17:00Z">
        <w:r w:rsidRPr="00F46DB7" w:rsidDel="00A82A13">
          <w:rPr>
            <w:rFonts w:ascii="Times New Roman" w:hAnsi="Times New Roman" w:cs="Times New Roman"/>
            <w:sz w:val="21"/>
            <w:szCs w:val="21"/>
          </w:rPr>
          <w:delText>EY:</w:delText>
        </w:r>
      </w:del>
    </w:p>
    <w:p w14:paraId="2E6EF9A0" w14:textId="3D9D441B" w:rsidR="00743863" w:rsidRPr="00F46DB7" w:rsidDel="00A82A13" w:rsidRDefault="00743863">
      <w:pPr>
        <w:spacing w:after="0" w:line="240" w:lineRule="auto"/>
        <w:jc w:val="both"/>
        <w:rPr>
          <w:del w:id="157" w:author="Sarah Bergmann" w:date="2024-09-24T12:17:00Z" w16du:dateUtc="2024-09-24T10:17:00Z"/>
          <w:rFonts w:ascii="Times New Roman" w:hAnsi="Times New Roman" w:cs="Times New Roman"/>
          <w:sz w:val="21"/>
          <w:szCs w:val="21"/>
        </w:rPr>
        <w:pPrChange w:id="158" w:author="Sarah Bergmann [2]" w:date="2024-09-28T21:32:00Z" w16du:dateUtc="2024-09-28T19:32:00Z">
          <w:pPr>
            <w:spacing w:after="0"/>
            <w:jc w:val="both"/>
          </w:pPr>
        </w:pPrChange>
      </w:pPr>
    </w:p>
    <w:p w14:paraId="726B3614" w14:textId="43F4F998" w:rsidR="00743863" w:rsidRPr="00F46DB7" w:rsidDel="00A82A13" w:rsidRDefault="00743863">
      <w:pPr>
        <w:spacing w:after="0" w:line="240" w:lineRule="auto"/>
        <w:jc w:val="both"/>
        <w:rPr>
          <w:del w:id="159" w:author="Sarah Bergmann" w:date="2024-09-24T12:17:00Z" w16du:dateUtc="2024-09-24T10:17:00Z"/>
          <w:rFonts w:ascii="Times New Roman" w:hAnsi="Times New Roman" w:cs="Times New Roman"/>
          <w:sz w:val="21"/>
          <w:szCs w:val="21"/>
        </w:rPr>
        <w:pPrChange w:id="160" w:author="Sarah Bergmann [2]" w:date="2024-09-28T21:32:00Z" w16du:dateUtc="2024-09-28T19:32:00Z">
          <w:pPr>
            <w:spacing w:after="0"/>
            <w:jc w:val="both"/>
          </w:pPr>
        </w:pPrChange>
      </w:pPr>
      <w:del w:id="161" w:author="Sarah Bergmann" w:date="2024-09-24T12:17:00Z" w16du:dateUtc="2024-09-24T10:17:00Z">
        <w:r w:rsidRPr="00F46DB7" w:rsidDel="00A82A13">
          <w:rPr>
            <w:rFonts w:ascii="Times New Roman" w:hAnsi="Times New Roman" w:cs="Times New Roman"/>
            <w:sz w:val="21"/>
            <w:szCs w:val="21"/>
          </w:rPr>
          <w:delText>EY scheint mir dafür perfekt zu sein, da Ihr Unternehmen für Innovationsgeist und das starke Engagement für Nachhaltigkeit bekannt ist. Diese Werte spiegeln nicht nur meine eigenen Überzeugungen wider, sondern sind auch entscheidend für eine zukunftsorientierte Wirtschaftsprüfung. Besonders beeindruckt es mich, wie EY durch die Integration moderner Technologien, wie der EY Canvas Plattform, Prüfungen effizienter und präziser gestaltet. Diese Werte sehe ich als essenziell an, um auch in Zukunft zu den Top-Unternehmen der Branche zu gehören, weshalb ich gerne mit einem Unternehmen arbeiten würde, welches diese nicht nur anerkennt, sondern selbst verkörpert.</w:delText>
        </w:r>
      </w:del>
    </w:p>
    <w:p w14:paraId="16069DFF" w14:textId="28181B9B" w:rsidR="00743863" w:rsidRPr="00F46DB7" w:rsidDel="00A82A13" w:rsidRDefault="00743863">
      <w:pPr>
        <w:spacing w:after="0" w:line="240" w:lineRule="auto"/>
        <w:jc w:val="both"/>
        <w:rPr>
          <w:del w:id="162" w:author="Sarah Bergmann" w:date="2024-09-24T12:17:00Z" w16du:dateUtc="2024-09-24T10:17:00Z"/>
          <w:rFonts w:ascii="Times New Roman" w:hAnsi="Times New Roman" w:cs="Times New Roman"/>
          <w:sz w:val="21"/>
          <w:szCs w:val="21"/>
        </w:rPr>
        <w:pPrChange w:id="163" w:author="Sarah Bergmann [2]" w:date="2024-09-28T21:32:00Z" w16du:dateUtc="2024-09-28T19:32:00Z">
          <w:pPr>
            <w:spacing w:after="0"/>
            <w:jc w:val="both"/>
          </w:pPr>
        </w:pPrChange>
      </w:pPr>
    </w:p>
    <w:p w14:paraId="16E7F55D" w14:textId="39928D90" w:rsidR="00743863" w:rsidRPr="00F46DB7" w:rsidDel="00A82A13" w:rsidRDefault="00743863">
      <w:pPr>
        <w:spacing w:after="0" w:line="240" w:lineRule="auto"/>
        <w:jc w:val="both"/>
        <w:rPr>
          <w:del w:id="164" w:author="Sarah Bergmann" w:date="2024-09-24T12:17:00Z" w16du:dateUtc="2024-09-24T10:17:00Z"/>
          <w:rFonts w:ascii="Times New Roman" w:hAnsi="Times New Roman" w:cs="Times New Roman"/>
          <w:sz w:val="21"/>
          <w:szCs w:val="21"/>
        </w:rPr>
        <w:pPrChange w:id="165" w:author="Sarah Bergmann [2]" w:date="2024-09-28T21:32:00Z" w16du:dateUtc="2024-09-28T19:32:00Z">
          <w:pPr>
            <w:spacing w:after="0"/>
            <w:jc w:val="both"/>
          </w:pPr>
        </w:pPrChange>
      </w:pPr>
      <w:del w:id="166" w:author="Sarah Bergmann" w:date="2024-09-24T12:17:00Z" w16du:dateUtc="2024-09-24T10:17:00Z">
        <w:r w:rsidRPr="00F46DB7" w:rsidDel="00A82A13">
          <w:rPr>
            <w:rFonts w:ascii="Times New Roman" w:hAnsi="Times New Roman" w:cs="Times New Roman"/>
            <w:sz w:val="21"/>
            <w:szCs w:val="21"/>
          </w:rPr>
          <w:delText>PwC:</w:delText>
        </w:r>
      </w:del>
    </w:p>
    <w:p w14:paraId="5BBCAD53" w14:textId="464D90E6" w:rsidR="00743863" w:rsidRPr="00F46DB7" w:rsidDel="00A82A13" w:rsidRDefault="00743863">
      <w:pPr>
        <w:spacing w:after="0" w:line="240" w:lineRule="auto"/>
        <w:jc w:val="both"/>
        <w:rPr>
          <w:del w:id="167" w:author="Sarah Bergmann" w:date="2024-09-24T12:17:00Z" w16du:dateUtc="2024-09-24T10:17:00Z"/>
          <w:rFonts w:ascii="Times New Roman" w:hAnsi="Times New Roman" w:cs="Times New Roman"/>
          <w:sz w:val="21"/>
          <w:szCs w:val="21"/>
        </w:rPr>
        <w:pPrChange w:id="168" w:author="Sarah Bergmann [2]" w:date="2024-09-28T21:32:00Z" w16du:dateUtc="2024-09-28T19:32:00Z">
          <w:pPr>
            <w:spacing w:after="0"/>
            <w:jc w:val="both"/>
          </w:pPr>
        </w:pPrChange>
      </w:pPr>
    </w:p>
    <w:p w14:paraId="7052405C" w14:textId="25E3EB24" w:rsidR="00743863" w:rsidRPr="00F46DB7" w:rsidDel="00A82A13" w:rsidRDefault="00743863">
      <w:pPr>
        <w:spacing w:after="0" w:line="240" w:lineRule="auto"/>
        <w:jc w:val="both"/>
        <w:rPr>
          <w:del w:id="169" w:author="Sarah Bergmann" w:date="2024-09-24T12:17:00Z" w16du:dateUtc="2024-09-24T10:17:00Z"/>
          <w:rFonts w:ascii="Times New Roman" w:hAnsi="Times New Roman" w:cs="Times New Roman"/>
          <w:sz w:val="21"/>
          <w:szCs w:val="21"/>
        </w:rPr>
        <w:pPrChange w:id="170" w:author="Sarah Bergmann [2]" w:date="2024-09-28T21:32:00Z" w16du:dateUtc="2024-09-28T19:32:00Z">
          <w:pPr>
            <w:spacing w:after="0"/>
            <w:jc w:val="both"/>
          </w:pPr>
        </w:pPrChange>
      </w:pPr>
      <w:del w:id="171" w:author="Sarah Bergmann" w:date="2024-09-24T12:17:00Z" w16du:dateUtc="2024-09-24T10:17:00Z">
        <w:r w:rsidRPr="00F46DB7" w:rsidDel="00A82A13">
          <w:rPr>
            <w:rFonts w:ascii="Times New Roman" w:hAnsi="Times New Roman" w:cs="Times New Roman"/>
            <w:sz w:val="21"/>
            <w:szCs w:val="21"/>
          </w:rPr>
          <w:delText>PwC scheint mir dafür perfekt zu sein, da Ihr Unternehmen nicht nur für eine exzellente Beratung und Wirtschaftsprüfung steht, sondern auch einen besonderen Fokus auf die Werte Zusammenarbeit, Integrität und Innovation legt. Man erhält bei Ihnen die Möglichkeit, in einem modernen und dynamischen Team zu arbeiten, eigene Stärken zu erkennen und diese zu fördern. Bei PwC kann man gemeinsam mit dem Team wachsen und das Unternehmen aktiv vorantreiben. Diese Werte spiegeln genau das wider, wonach ich in meiner beruflichen Entwicklung suche, weshalb Ihr Unternehmen für mich der perfekte Ort ist, um dort mein anstehendes Praktikum anzutreten.</w:delText>
        </w:r>
      </w:del>
    </w:p>
    <w:p w14:paraId="1E7C0940" w14:textId="33C099F2" w:rsidR="00743863" w:rsidRPr="00F46DB7" w:rsidDel="00A82A13" w:rsidRDefault="00743863">
      <w:pPr>
        <w:spacing w:after="0" w:line="240" w:lineRule="auto"/>
        <w:jc w:val="both"/>
        <w:rPr>
          <w:del w:id="172" w:author="Sarah Bergmann" w:date="2024-09-24T12:17:00Z" w16du:dateUtc="2024-09-24T10:17:00Z"/>
          <w:rFonts w:ascii="Times New Roman" w:hAnsi="Times New Roman" w:cs="Times New Roman"/>
          <w:sz w:val="21"/>
          <w:szCs w:val="21"/>
        </w:rPr>
        <w:pPrChange w:id="173" w:author="Sarah Bergmann [2]" w:date="2024-09-28T21:32:00Z" w16du:dateUtc="2024-09-28T19:32:00Z">
          <w:pPr>
            <w:spacing w:after="0"/>
            <w:jc w:val="both"/>
          </w:pPr>
        </w:pPrChange>
      </w:pPr>
    </w:p>
    <w:p w14:paraId="177BB172" w14:textId="41681D2E" w:rsidR="00743863" w:rsidRPr="00F46DB7" w:rsidDel="00A82A13" w:rsidRDefault="00743863">
      <w:pPr>
        <w:spacing w:after="0" w:line="240" w:lineRule="auto"/>
        <w:jc w:val="both"/>
        <w:rPr>
          <w:del w:id="174" w:author="Sarah Bergmann" w:date="2024-09-24T12:17:00Z" w16du:dateUtc="2024-09-24T10:17:00Z"/>
          <w:rFonts w:ascii="Times New Roman" w:hAnsi="Times New Roman" w:cs="Times New Roman"/>
          <w:sz w:val="21"/>
          <w:szCs w:val="21"/>
        </w:rPr>
        <w:pPrChange w:id="175" w:author="Sarah Bergmann [2]" w:date="2024-09-28T21:32:00Z" w16du:dateUtc="2024-09-28T19:32:00Z">
          <w:pPr>
            <w:spacing w:after="0"/>
            <w:jc w:val="both"/>
          </w:pPr>
        </w:pPrChange>
      </w:pPr>
      <w:del w:id="176" w:author="Sarah Bergmann" w:date="2024-09-24T12:17:00Z" w16du:dateUtc="2024-09-24T10:17:00Z">
        <w:r w:rsidRPr="00F46DB7" w:rsidDel="00A82A13">
          <w:rPr>
            <w:rFonts w:ascii="Times New Roman" w:hAnsi="Times New Roman" w:cs="Times New Roman"/>
            <w:sz w:val="21"/>
            <w:szCs w:val="21"/>
          </w:rPr>
          <w:delText>Deloitte:</w:delText>
        </w:r>
      </w:del>
    </w:p>
    <w:p w14:paraId="7F532A0B" w14:textId="52344E71" w:rsidR="00743863" w:rsidRPr="00F46DB7" w:rsidDel="00A82A13" w:rsidRDefault="00743863">
      <w:pPr>
        <w:spacing w:after="0" w:line="240" w:lineRule="auto"/>
        <w:jc w:val="both"/>
        <w:rPr>
          <w:del w:id="177" w:author="Sarah Bergmann" w:date="2024-09-24T12:17:00Z" w16du:dateUtc="2024-09-24T10:17:00Z"/>
          <w:rFonts w:ascii="Times New Roman" w:hAnsi="Times New Roman" w:cs="Times New Roman"/>
          <w:sz w:val="21"/>
          <w:szCs w:val="21"/>
        </w:rPr>
        <w:pPrChange w:id="178" w:author="Sarah Bergmann [2]" w:date="2024-09-28T21:32:00Z" w16du:dateUtc="2024-09-28T19:32:00Z">
          <w:pPr>
            <w:spacing w:after="0"/>
            <w:jc w:val="both"/>
          </w:pPr>
        </w:pPrChange>
      </w:pPr>
    </w:p>
    <w:p w14:paraId="3480DAB6" w14:textId="0DBC9C03" w:rsidR="00743863" w:rsidRPr="00F46DB7" w:rsidDel="00A82A13" w:rsidRDefault="00743863">
      <w:pPr>
        <w:spacing w:after="0" w:line="240" w:lineRule="auto"/>
        <w:jc w:val="both"/>
        <w:rPr>
          <w:del w:id="179" w:author="Sarah Bergmann" w:date="2024-09-24T12:17:00Z" w16du:dateUtc="2024-09-24T10:17:00Z"/>
          <w:rFonts w:ascii="Times New Roman" w:hAnsi="Times New Roman" w:cs="Times New Roman"/>
          <w:sz w:val="21"/>
          <w:szCs w:val="21"/>
        </w:rPr>
        <w:pPrChange w:id="180" w:author="Sarah Bergmann [2]" w:date="2024-09-28T21:32:00Z" w16du:dateUtc="2024-09-28T19:32:00Z">
          <w:pPr>
            <w:spacing w:after="0"/>
            <w:jc w:val="both"/>
          </w:pPr>
        </w:pPrChange>
      </w:pPr>
      <w:del w:id="181" w:author="Sarah Bergmann" w:date="2024-09-24T12:17:00Z" w16du:dateUtc="2024-09-24T10:17:00Z">
        <w:r w:rsidRPr="00F46DB7" w:rsidDel="00A82A13">
          <w:rPr>
            <w:rFonts w:ascii="Times New Roman" w:hAnsi="Times New Roman" w:cs="Times New Roman"/>
            <w:sz w:val="21"/>
            <w:szCs w:val="21"/>
          </w:rPr>
          <w:delText>Deloitte scheint mir dafür perfekt zu sein, da das Unternehmen nicht nur für die fachliche Exzellenz, sondern auch für die klaren Unternehmenswerte, die Innovation, Integrität und Teamarbeit in den Mittelpunkt stellen, bekannt ist. Im Vergleich zu anderen Top-Wirtschaftsprüfungsgesellschaften unterscheidet sich Deloitte durch den Anspruch, die Dienstleistungen an neue Ansprüche anzupassen und durch das Implementieren von neuen Technologien und Innovationen stets den eigenen Exzellenzanspruch zu erfüllen. All das sind Werte und Ziele, die ich selbst verfolge, weshalb Ihr Unternehmen der optimale Ort für mein Praktikum ist.</w:delText>
        </w:r>
      </w:del>
    </w:p>
    <w:p w14:paraId="4E53558D" w14:textId="17B9D9C3" w:rsidR="00743863" w:rsidRPr="00F46DB7" w:rsidDel="00A82A13" w:rsidRDefault="00743863">
      <w:pPr>
        <w:spacing w:after="0" w:line="240" w:lineRule="auto"/>
        <w:jc w:val="both"/>
        <w:rPr>
          <w:del w:id="182" w:author="Sarah Bergmann" w:date="2024-09-24T12:17:00Z" w16du:dateUtc="2024-09-24T10:17:00Z"/>
          <w:rFonts w:ascii="Times New Roman" w:hAnsi="Times New Roman" w:cs="Times New Roman"/>
          <w:sz w:val="21"/>
          <w:szCs w:val="21"/>
        </w:rPr>
        <w:pPrChange w:id="183" w:author="Sarah Bergmann [2]" w:date="2024-09-28T21:32:00Z" w16du:dateUtc="2024-09-28T19:32:00Z">
          <w:pPr>
            <w:spacing w:after="0"/>
            <w:jc w:val="both"/>
          </w:pPr>
        </w:pPrChange>
      </w:pPr>
    </w:p>
    <w:p w14:paraId="6E05EF77" w14:textId="70C6A339" w:rsidR="00743863" w:rsidRPr="00F46DB7" w:rsidDel="00A82A13" w:rsidRDefault="00743863">
      <w:pPr>
        <w:spacing w:after="0" w:line="240" w:lineRule="auto"/>
        <w:jc w:val="both"/>
        <w:rPr>
          <w:del w:id="184" w:author="Sarah Bergmann" w:date="2024-09-24T12:17:00Z" w16du:dateUtc="2024-09-24T10:17:00Z"/>
          <w:rFonts w:ascii="Times New Roman" w:hAnsi="Times New Roman" w:cs="Times New Roman"/>
          <w:sz w:val="21"/>
          <w:szCs w:val="21"/>
        </w:rPr>
        <w:pPrChange w:id="185" w:author="Sarah Bergmann [2]" w:date="2024-09-28T21:32:00Z" w16du:dateUtc="2024-09-28T19:32:00Z">
          <w:pPr>
            <w:spacing w:after="0"/>
            <w:jc w:val="both"/>
          </w:pPr>
        </w:pPrChange>
      </w:pPr>
      <w:del w:id="186" w:author="Sarah Bergmann" w:date="2024-09-24T12:17:00Z" w16du:dateUtc="2024-09-24T10:17:00Z">
        <w:r w:rsidRPr="00F46DB7" w:rsidDel="00A82A13">
          <w:rPr>
            <w:rFonts w:ascii="Times New Roman" w:hAnsi="Times New Roman" w:cs="Times New Roman"/>
            <w:sz w:val="21"/>
            <w:szCs w:val="21"/>
          </w:rPr>
          <w:delText>KPMG:</w:delText>
        </w:r>
      </w:del>
    </w:p>
    <w:p w14:paraId="74C0A1FC" w14:textId="0F70B3E7" w:rsidR="00743863" w:rsidRPr="00F46DB7" w:rsidDel="00A82A13" w:rsidRDefault="00743863">
      <w:pPr>
        <w:spacing w:after="0" w:line="240" w:lineRule="auto"/>
        <w:jc w:val="both"/>
        <w:rPr>
          <w:del w:id="187" w:author="Sarah Bergmann" w:date="2024-09-24T12:17:00Z" w16du:dateUtc="2024-09-24T10:17:00Z"/>
          <w:rFonts w:ascii="Times New Roman" w:hAnsi="Times New Roman" w:cs="Times New Roman"/>
          <w:sz w:val="21"/>
          <w:szCs w:val="21"/>
        </w:rPr>
        <w:pPrChange w:id="188" w:author="Sarah Bergmann [2]" w:date="2024-09-28T21:32:00Z" w16du:dateUtc="2024-09-28T19:32:00Z">
          <w:pPr>
            <w:spacing w:after="0"/>
            <w:jc w:val="both"/>
          </w:pPr>
        </w:pPrChange>
      </w:pPr>
    </w:p>
    <w:p w14:paraId="1D134732" w14:textId="4B8FCAA9" w:rsidR="00743863" w:rsidRPr="00F46DB7" w:rsidDel="00A82A13" w:rsidRDefault="00743863">
      <w:pPr>
        <w:spacing w:after="0" w:line="240" w:lineRule="auto"/>
        <w:jc w:val="both"/>
        <w:rPr>
          <w:del w:id="189" w:author="Sarah Bergmann" w:date="2024-09-24T12:17:00Z" w16du:dateUtc="2024-09-24T10:17:00Z"/>
          <w:rFonts w:ascii="Times New Roman" w:hAnsi="Times New Roman" w:cs="Times New Roman"/>
          <w:sz w:val="21"/>
          <w:szCs w:val="21"/>
        </w:rPr>
        <w:pPrChange w:id="190" w:author="Sarah Bergmann [2]" w:date="2024-09-28T21:32:00Z" w16du:dateUtc="2024-09-28T19:32:00Z">
          <w:pPr>
            <w:spacing w:after="0"/>
            <w:jc w:val="both"/>
          </w:pPr>
        </w:pPrChange>
      </w:pPr>
      <w:del w:id="191" w:author="Sarah Bergmann" w:date="2024-09-24T12:17:00Z" w16du:dateUtc="2024-09-24T10:17:00Z">
        <w:r w:rsidRPr="00F46DB7" w:rsidDel="00A82A13">
          <w:rPr>
            <w:rFonts w:ascii="Times New Roman" w:hAnsi="Times New Roman" w:cs="Times New Roman"/>
            <w:sz w:val="21"/>
            <w:szCs w:val="21"/>
          </w:rPr>
          <w:delText>Ein Praktikum bei KPMG, einem der führenden Wirtschaftsprüfungsunternehmen, scheint mir dafür optimal zu sein, da ich dort die Möglichkeit erhalte, mich in einem internationalen und dynamischen Umfeld weiterzuentwickeln. KPMG begeistert mich nicht nur aufgrund der Gelegenheit, an vielfältigen und innovativen Projekten mitzuwirken, sondern auch durch die starken Unternehmenswerte. Der Fokus auf Teamarbeit, Integrität und Exzellenz spiegelt genau wider, was ich in einem Unternehmen suche. Bei KPMG kann ich nicht nur praktische Erfahrungen sammeln, sondern auch durch interdisziplinäre Projekte einen echten Mehrwert schaffen.</w:delText>
        </w:r>
      </w:del>
    </w:p>
    <w:p w14:paraId="079F0C61" w14:textId="665E89FD" w:rsidR="00743863" w:rsidRPr="00F46DB7" w:rsidDel="00A82A13" w:rsidRDefault="00743863">
      <w:pPr>
        <w:spacing w:after="0" w:line="240" w:lineRule="auto"/>
        <w:jc w:val="both"/>
        <w:rPr>
          <w:del w:id="192" w:author="Sarah Bergmann" w:date="2024-09-24T12:17:00Z" w16du:dateUtc="2024-09-24T10:17:00Z"/>
          <w:rFonts w:ascii="Times New Roman" w:hAnsi="Times New Roman" w:cs="Times New Roman"/>
          <w:sz w:val="21"/>
          <w:szCs w:val="21"/>
        </w:rPr>
        <w:pPrChange w:id="193" w:author="Sarah Bergmann [2]" w:date="2024-09-28T21:32:00Z" w16du:dateUtc="2024-09-28T19:32:00Z">
          <w:pPr>
            <w:spacing w:after="0"/>
            <w:jc w:val="both"/>
          </w:pPr>
        </w:pPrChange>
      </w:pPr>
    </w:p>
    <w:p w14:paraId="7BAA9617" w14:textId="68555AA2" w:rsidR="00743863" w:rsidRPr="00F46DB7" w:rsidDel="00A82A13" w:rsidRDefault="00743863">
      <w:pPr>
        <w:spacing w:after="0" w:line="240" w:lineRule="auto"/>
        <w:jc w:val="both"/>
        <w:rPr>
          <w:del w:id="194" w:author="Sarah Bergmann" w:date="2024-09-24T12:17:00Z" w16du:dateUtc="2024-09-24T10:17:00Z"/>
          <w:rFonts w:ascii="Times New Roman" w:hAnsi="Times New Roman" w:cs="Times New Roman"/>
          <w:sz w:val="21"/>
          <w:szCs w:val="21"/>
        </w:rPr>
        <w:pPrChange w:id="195" w:author="Sarah Bergmann [2]" w:date="2024-09-28T21:32:00Z" w16du:dateUtc="2024-09-28T19:32:00Z">
          <w:pPr>
            <w:spacing w:after="0"/>
            <w:jc w:val="both"/>
          </w:pPr>
        </w:pPrChange>
      </w:pPr>
      <w:del w:id="196" w:author="Sarah Bergmann" w:date="2024-09-24T12:17:00Z" w16du:dateUtc="2024-09-24T10:17:00Z">
        <w:r w:rsidRPr="00F46DB7" w:rsidDel="00A82A13">
          <w:rPr>
            <w:rFonts w:ascii="Times New Roman" w:hAnsi="Times New Roman" w:cs="Times New Roman"/>
            <w:sz w:val="21"/>
            <w:szCs w:val="21"/>
          </w:rPr>
          <w:delText>BDO:</w:delText>
        </w:r>
      </w:del>
    </w:p>
    <w:p w14:paraId="5A4CDAAD" w14:textId="2D82F994" w:rsidR="00743863" w:rsidRPr="00F46DB7" w:rsidDel="00A82A13" w:rsidRDefault="00743863">
      <w:pPr>
        <w:spacing w:after="0" w:line="240" w:lineRule="auto"/>
        <w:jc w:val="both"/>
        <w:rPr>
          <w:del w:id="197" w:author="Sarah Bergmann" w:date="2024-09-24T12:17:00Z" w16du:dateUtc="2024-09-24T10:17:00Z"/>
          <w:rFonts w:ascii="Times New Roman" w:hAnsi="Times New Roman" w:cs="Times New Roman"/>
          <w:sz w:val="21"/>
          <w:szCs w:val="21"/>
        </w:rPr>
        <w:pPrChange w:id="198" w:author="Sarah Bergmann [2]" w:date="2024-09-28T21:32:00Z" w16du:dateUtc="2024-09-28T19:32:00Z">
          <w:pPr>
            <w:spacing w:after="0"/>
            <w:jc w:val="both"/>
          </w:pPr>
        </w:pPrChange>
      </w:pPr>
    </w:p>
    <w:p w14:paraId="3C698DED" w14:textId="11EF3A4C" w:rsidR="00007691" w:rsidRPr="00F46DB7" w:rsidDel="00A82A13" w:rsidRDefault="00743863">
      <w:pPr>
        <w:spacing w:after="0" w:line="240" w:lineRule="auto"/>
        <w:jc w:val="both"/>
        <w:rPr>
          <w:del w:id="199" w:author="Sarah Bergmann" w:date="2024-09-24T12:17:00Z" w16du:dateUtc="2024-09-24T10:17:00Z"/>
          <w:rFonts w:ascii="Times New Roman" w:hAnsi="Times New Roman" w:cs="Times New Roman"/>
          <w:sz w:val="21"/>
          <w:szCs w:val="21"/>
        </w:rPr>
        <w:pPrChange w:id="200" w:author="Sarah Bergmann [2]" w:date="2024-09-28T21:32:00Z" w16du:dateUtc="2024-09-28T19:32:00Z">
          <w:pPr>
            <w:spacing w:after="0"/>
            <w:jc w:val="both"/>
          </w:pPr>
        </w:pPrChange>
      </w:pPr>
      <w:del w:id="201" w:author="Sarah Bergmann" w:date="2024-09-24T12:17:00Z" w16du:dateUtc="2024-09-24T10:17:00Z">
        <w:r w:rsidRPr="00F46DB7" w:rsidDel="00A82A13">
          <w:rPr>
            <w:rFonts w:ascii="Times New Roman" w:hAnsi="Times New Roman" w:cs="Times New Roman"/>
            <w:sz w:val="21"/>
            <w:szCs w:val="21"/>
          </w:rPr>
          <w:delText>BDO scheint mir dafür perfekt zu sein, da Ihr Unternehmen eine ideale Verbindung aus modernster Technologie und fundierter Expertise bietet. Sie sind nicht nur ein global agierendes Unternehmen, sondern legen auch großen Wert auf die individuelle Entwicklung der Mitarbeitenden. BDO vertritt den Ansatz, dass digitale Tools und menschliches Urteilsvermögen Hand in Hand gehen müssen, um die bestmöglichen Ergebnisse zu erzielen. Diese innovative Kombination ermöglicht es, Prüfungsprozesse besser, einfacher und sicherer zu gestalten.</w:delText>
        </w:r>
      </w:del>
    </w:p>
    <w:p w14:paraId="376CB3AA" w14:textId="219C28B6" w:rsidR="00007691" w:rsidRPr="00F46DB7" w:rsidDel="00A82A13" w:rsidRDefault="00007691">
      <w:pPr>
        <w:spacing w:after="0" w:line="240" w:lineRule="auto"/>
        <w:jc w:val="both"/>
        <w:rPr>
          <w:del w:id="202" w:author="Sarah Bergmann" w:date="2024-09-24T12:17:00Z" w16du:dateUtc="2024-09-24T10:17:00Z"/>
          <w:rFonts w:ascii="Times New Roman" w:hAnsi="Times New Roman" w:cs="Times New Roman"/>
          <w:sz w:val="21"/>
          <w:szCs w:val="21"/>
        </w:rPr>
        <w:pPrChange w:id="203" w:author="Sarah Bergmann [2]" w:date="2024-09-28T21:32:00Z" w16du:dateUtc="2024-09-28T19:32:00Z">
          <w:pPr>
            <w:spacing w:after="0"/>
            <w:jc w:val="both"/>
          </w:pPr>
        </w:pPrChange>
      </w:pPr>
    </w:p>
    <w:p w14:paraId="671CDA60" w14:textId="60FDEC81" w:rsidR="00E63C5E" w:rsidRPr="00F46DB7" w:rsidRDefault="00EA2F0F">
      <w:pPr>
        <w:spacing w:after="0" w:line="240" w:lineRule="auto"/>
        <w:jc w:val="both"/>
        <w:rPr>
          <w:rFonts w:ascii="Times New Roman" w:hAnsi="Times New Roman" w:cs="Times New Roman"/>
          <w:sz w:val="21"/>
          <w:szCs w:val="21"/>
        </w:rPr>
        <w:pPrChange w:id="204" w:author="Sarah Bergmann [2]" w:date="2024-09-28T21:32:00Z" w16du:dateUtc="2024-09-28T19:32:00Z">
          <w:pPr>
            <w:spacing w:after="0"/>
            <w:jc w:val="both"/>
          </w:pPr>
        </w:pPrChange>
      </w:pPr>
      <w:del w:id="205" w:author="Sarah Bergmann" w:date="2024-09-24T12:17:00Z" w16du:dateUtc="2024-09-24T10:17:00Z">
        <w:r w:rsidRPr="00F46DB7" w:rsidDel="00A82A13">
          <w:rPr>
            <w:rFonts w:ascii="Times New Roman" w:hAnsi="Times New Roman" w:cs="Times New Roman"/>
            <w:sz w:val="21"/>
            <w:szCs w:val="21"/>
          </w:rPr>
          <w:delText>Rödl &amp; Partner</w:delText>
        </w:r>
      </w:del>
    </w:p>
    <w:sectPr w:rsidR="00E63C5E" w:rsidRPr="00F46DB7" w:rsidSect="00F46DB7">
      <w:pgSz w:w="11906" w:h="16838"/>
      <w:pgMar w:top="1418" w:right="1418" w:bottom="1418" w:left="1418" w:header="709" w:footer="709" w:gutter="0"/>
      <w:cols w:space="708"/>
      <w:docGrid w:linePitch="360"/>
      <w:sectPrChange w:id="206" w:author="Sarah Bergmann [2]" w:date="2024-09-28T21:32:00Z" w16du:dateUtc="2024-09-28T19:32:00Z">
        <w:sectPr w:rsidR="00E63C5E" w:rsidRPr="00F46DB7" w:rsidSect="00F46DB7">
          <w:pgMar w:top="1021" w:right="1247" w:bottom="397" w:left="1247" w:header="709" w:footer="709"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arah Bergmann">
    <w15:presenceInfo w15:providerId="Windows Live" w15:userId="7394467507b62eec"/>
  </w15:person>
  <w15:person w15:author="Sarah Bergmann [2]">
    <w15:presenceInfo w15:providerId="Windows Live" w15:userId="f1dd7be93f828254"/>
  </w15:person>
  <w15:person w15:author="Sophie Klocke">
    <w15:presenceInfo w15:providerId="AD" w15:userId="S::sophie.klocke@uni-bielefeld.de::4a69cec3-bb69-4d72-b84c-f3bdc39d94c3"/>
  </w15:person>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8"/>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7691"/>
    <w:rsid w:val="00012D78"/>
    <w:rsid w:val="000138BC"/>
    <w:rsid w:val="00014C53"/>
    <w:rsid w:val="000260BC"/>
    <w:rsid w:val="00034B68"/>
    <w:rsid w:val="0004591A"/>
    <w:rsid w:val="00046459"/>
    <w:rsid w:val="0004788F"/>
    <w:rsid w:val="00051E2F"/>
    <w:rsid w:val="00052D37"/>
    <w:rsid w:val="00053B49"/>
    <w:rsid w:val="000555E4"/>
    <w:rsid w:val="0005670D"/>
    <w:rsid w:val="0006313E"/>
    <w:rsid w:val="000710B0"/>
    <w:rsid w:val="0007260E"/>
    <w:rsid w:val="00072628"/>
    <w:rsid w:val="00073C82"/>
    <w:rsid w:val="00076B54"/>
    <w:rsid w:val="00081359"/>
    <w:rsid w:val="0009106E"/>
    <w:rsid w:val="00092779"/>
    <w:rsid w:val="0009522C"/>
    <w:rsid w:val="0009623C"/>
    <w:rsid w:val="000A154C"/>
    <w:rsid w:val="000A154E"/>
    <w:rsid w:val="000A3082"/>
    <w:rsid w:val="000A5AB8"/>
    <w:rsid w:val="000A6678"/>
    <w:rsid w:val="000A7DEB"/>
    <w:rsid w:val="000C55DE"/>
    <w:rsid w:val="000D51E8"/>
    <w:rsid w:val="000E48CA"/>
    <w:rsid w:val="000F1987"/>
    <w:rsid w:val="000F371C"/>
    <w:rsid w:val="00102D7F"/>
    <w:rsid w:val="001138EF"/>
    <w:rsid w:val="00117F83"/>
    <w:rsid w:val="0012498B"/>
    <w:rsid w:val="001257AA"/>
    <w:rsid w:val="001378E7"/>
    <w:rsid w:val="00141926"/>
    <w:rsid w:val="00146B7B"/>
    <w:rsid w:val="00146C8E"/>
    <w:rsid w:val="00150FBF"/>
    <w:rsid w:val="001512F3"/>
    <w:rsid w:val="00152DF9"/>
    <w:rsid w:val="00153E5E"/>
    <w:rsid w:val="00153F4C"/>
    <w:rsid w:val="00156A98"/>
    <w:rsid w:val="0016233D"/>
    <w:rsid w:val="001637D2"/>
    <w:rsid w:val="001669DB"/>
    <w:rsid w:val="00171D11"/>
    <w:rsid w:val="00174149"/>
    <w:rsid w:val="001749E4"/>
    <w:rsid w:val="00176A80"/>
    <w:rsid w:val="001806FF"/>
    <w:rsid w:val="001819B1"/>
    <w:rsid w:val="0018679C"/>
    <w:rsid w:val="001A4522"/>
    <w:rsid w:val="001A7661"/>
    <w:rsid w:val="001B2D8A"/>
    <w:rsid w:val="001C17FC"/>
    <w:rsid w:val="001C7869"/>
    <w:rsid w:val="001D079A"/>
    <w:rsid w:val="001D1DBD"/>
    <w:rsid w:val="001D2305"/>
    <w:rsid w:val="001E0088"/>
    <w:rsid w:val="001E0903"/>
    <w:rsid w:val="001E0DF2"/>
    <w:rsid w:val="001E1EE7"/>
    <w:rsid w:val="001E54E6"/>
    <w:rsid w:val="001E587B"/>
    <w:rsid w:val="00203125"/>
    <w:rsid w:val="002042CB"/>
    <w:rsid w:val="002062F6"/>
    <w:rsid w:val="00212042"/>
    <w:rsid w:val="00212A6D"/>
    <w:rsid w:val="002213EE"/>
    <w:rsid w:val="0023054D"/>
    <w:rsid w:val="00234AD5"/>
    <w:rsid w:val="0023683A"/>
    <w:rsid w:val="002406BF"/>
    <w:rsid w:val="002446B4"/>
    <w:rsid w:val="002467A0"/>
    <w:rsid w:val="00246EE5"/>
    <w:rsid w:val="00251957"/>
    <w:rsid w:val="002536DC"/>
    <w:rsid w:val="00255EC1"/>
    <w:rsid w:val="00257D2A"/>
    <w:rsid w:val="0026163E"/>
    <w:rsid w:val="002627D2"/>
    <w:rsid w:val="00262A3C"/>
    <w:rsid w:val="00264191"/>
    <w:rsid w:val="0027047C"/>
    <w:rsid w:val="002708C2"/>
    <w:rsid w:val="00274324"/>
    <w:rsid w:val="00281367"/>
    <w:rsid w:val="0028361A"/>
    <w:rsid w:val="002962C7"/>
    <w:rsid w:val="00297E05"/>
    <w:rsid w:val="002A40A4"/>
    <w:rsid w:val="002A5B9F"/>
    <w:rsid w:val="002B32D0"/>
    <w:rsid w:val="002B4F5F"/>
    <w:rsid w:val="002C4BF0"/>
    <w:rsid w:val="002D309E"/>
    <w:rsid w:val="002D594E"/>
    <w:rsid w:val="002E39B8"/>
    <w:rsid w:val="002F51FA"/>
    <w:rsid w:val="002F65DE"/>
    <w:rsid w:val="00302719"/>
    <w:rsid w:val="0031043C"/>
    <w:rsid w:val="0031145A"/>
    <w:rsid w:val="00311A15"/>
    <w:rsid w:val="0032220F"/>
    <w:rsid w:val="003250EA"/>
    <w:rsid w:val="00340141"/>
    <w:rsid w:val="003421B1"/>
    <w:rsid w:val="003526B8"/>
    <w:rsid w:val="0035454C"/>
    <w:rsid w:val="00362D33"/>
    <w:rsid w:val="00375D2D"/>
    <w:rsid w:val="003766DE"/>
    <w:rsid w:val="003811BC"/>
    <w:rsid w:val="0038671F"/>
    <w:rsid w:val="003873EC"/>
    <w:rsid w:val="003947A8"/>
    <w:rsid w:val="0039503B"/>
    <w:rsid w:val="003962C3"/>
    <w:rsid w:val="003B00C2"/>
    <w:rsid w:val="003D0644"/>
    <w:rsid w:val="003D464F"/>
    <w:rsid w:val="003D5D1E"/>
    <w:rsid w:val="003D6365"/>
    <w:rsid w:val="003E3D4E"/>
    <w:rsid w:val="003E6B56"/>
    <w:rsid w:val="003E7274"/>
    <w:rsid w:val="003E7A19"/>
    <w:rsid w:val="003F3290"/>
    <w:rsid w:val="003F688C"/>
    <w:rsid w:val="004037CF"/>
    <w:rsid w:val="00403DCB"/>
    <w:rsid w:val="00403E9B"/>
    <w:rsid w:val="00412BB5"/>
    <w:rsid w:val="00412EA7"/>
    <w:rsid w:val="004135A6"/>
    <w:rsid w:val="00415608"/>
    <w:rsid w:val="00424CAF"/>
    <w:rsid w:val="00434D23"/>
    <w:rsid w:val="00435081"/>
    <w:rsid w:val="00435595"/>
    <w:rsid w:val="00437D10"/>
    <w:rsid w:val="004403CB"/>
    <w:rsid w:val="00447481"/>
    <w:rsid w:val="00453553"/>
    <w:rsid w:val="00453C2F"/>
    <w:rsid w:val="00454C0B"/>
    <w:rsid w:val="00460477"/>
    <w:rsid w:val="0046226E"/>
    <w:rsid w:val="004623F2"/>
    <w:rsid w:val="0046395B"/>
    <w:rsid w:val="00472059"/>
    <w:rsid w:val="004743C0"/>
    <w:rsid w:val="00474FC2"/>
    <w:rsid w:val="0049177F"/>
    <w:rsid w:val="00492923"/>
    <w:rsid w:val="00494222"/>
    <w:rsid w:val="004A1501"/>
    <w:rsid w:val="004A615C"/>
    <w:rsid w:val="004B2756"/>
    <w:rsid w:val="004B2953"/>
    <w:rsid w:val="004B4510"/>
    <w:rsid w:val="004B4FA7"/>
    <w:rsid w:val="004C0C10"/>
    <w:rsid w:val="004C156C"/>
    <w:rsid w:val="004C174A"/>
    <w:rsid w:val="004D058C"/>
    <w:rsid w:val="004D6048"/>
    <w:rsid w:val="004E7074"/>
    <w:rsid w:val="004F08F8"/>
    <w:rsid w:val="004F62C6"/>
    <w:rsid w:val="00500EFA"/>
    <w:rsid w:val="00506322"/>
    <w:rsid w:val="00507BBD"/>
    <w:rsid w:val="00512AC9"/>
    <w:rsid w:val="005170EB"/>
    <w:rsid w:val="00521B94"/>
    <w:rsid w:val="00526222"/>
    <w:rsid w:val="00527918"/>
    <w:rsid w:val="00535BE3"/>
    <w:rsid w:val="00536470"/>
    <w:rsid w:val="005407D6"/>
    <w:rsid w:val="00542F06"/>
    <w:rsid w:val="00543D19"/>
    <w:rsid w:val="0055051F"/>
    <w:rsid w:val="00553EC8"/>
    <w:rsid w:val="0056298A"/>
    <w:rsid w:val="005633E8"/>
    <w:rsid w:val="005705F7"/>
    <w:rsid w:val="00570B1D"/>
    <w:rsid w:val="005720BB"/>
    <w:rsid w:val="00574140"/>
    <w:rsid w:val="005762CF"/>
    <w:rsid w:val="00577011"/>
    <w:rsid w:val="00577048"/>
    <w:rsid w:val="00577DB6"/>
    <w:rsid w:val="005842A0"/>
    <w:rsid w:val="00590834"/>
    <w:rsid w:val="00590E7F"/>
    <w:rsid w:val="00593C9C"/>
    <w:rsid w:val="005943B5"/>
    <w:rsid w:val="005A27F8"/>
    <w:rsid w:val="005B231F"/>
    <w:rsid w:val="005C4052"/>
    <w:rsid w:val="005C55F7"/>
    <w:rsid w:val="005C5B77"/>
    <w:rsid w:val="005D6B3C"/>
    <w:rsid w:val="005D7D49"/>
    <w:rsid w:val="005E00BC"/>
    <w:rsid w:val="005E0539"/>
    <w:rsid w:val="005E63B8"/>
    <w:rsid w:val="005E68A0"/>
    <w:rsid w:val="005F170E"/>
    <w:rsid w:val="005F350B"/>
    <w:rsid w:val="005F4D30"/>
    <w:rsid w:val="00603752"/>
    <w:rsid w:val="00611B0D"/>
    <w:rsid w:val="006155E5"/>
    <w:rsid w:val="006163B8"/>
    <w:rsid w:val="0062553E"/>
    <w:rsid w:val="00626BD1"/>
    <w:rsid w:val="00632F05"/>
    <w:rsid w:val="00636564"/>
    <w:rsid w:val="0063723B"/>
    <w:rsid w:val="00647413"/>
    <w:rsid w:val="006502BE"/>
    <w:rsid w:val="00655149"/>
    <w:rsid w:val="00663340"/>
    <w:rsid w:val="00665E7F"/>
    <w:rsid w:val="0066790D"/>
    <w:rsid w:val="00674332"/>
    <w:rsid w:val="00697CBE"/>
    <w:rsid w:val="006A12A4"/>
    <w:rsid w:val="006A7895"/>
    <w:rsid w:val="006A7D8C"/>
    <w:rsid w:val="006B302C"/>
    <w:rsid w:val="006C32F5"/>
    <w:rsid w:val="006D2592"/>
    <w:rsid w:val="006D53D0"/>
    <w:rsid w:val="006D630E"/>
    <w:rsid w:val="006E0A0A"/>
    <w:rsid w:val="006E6A51"/>
    <w:rsid w:val="006E7481"/>
    <w:rsid w:val="006F58EC"/>
    <w:rsid w:val="006F5EEB"/>
    <w:rsid w:val="006F7EBC"/>
    <w:rsid w:val="00706233"/>
    <w:rsid w:val="00720EFE"/>
    <w:rsid w:val="00722966"/>
    <w:rsid w:val="007251EA"/>
    <w:rsid w:val="00726161"/>
    <w:rsid w:val="007340D7"/>
    <w:rsid w:val="00742FCC"/>
    <w:rsid w:val="00743863"/>
    <w:rsid w:val="00744702"/>
    <w:rsid w:val="007472BD"/>
    <w:rsid w:val="007476A2"/>
    <w:rsid w:val="00750EE1"/>
    <w:rsid w:val="00755A3D"/>
    <w:rsid w:val="00760B40"/>
    <w:rsid w:val="00763D2D"/>
    <w:rsid w:val="007675B1"/>
    <w:rsid w:val="00770BC1"/>
    <w:rsid w:val="00781479"/>
    <w:rsid w:val="00797EF1"/>
    <w:rsid w:val="007A1721"/>
    <w:rsid w:val="007A3246"/>
    <w:rsid w:val="007A64C5"/>
    <w:rsid w:val="007A69A9"/>
    <w:rsid w:val="007A719D"/>
    <w:rsid w:val="007B0B8D"/>
    <w:rsid w:val="007B1B2B"/>
    <w:rsid w:val="007C2A48"/>
    <w:rsid w:val="007C59D2"/>
    <w:rsid w:val="007E2CDB"/>
    <w:rsid w:val="007E2F42"/>
    <w:rsid w:val="007E310B"/>
    <w:rsid w:val="007E4326"/>
    <w:rsid w:val="007E5437"/>
    <w:rsid w:val="007F0344"/>
    <w:rsid w:val="007F5DD3"/>
    <w:rsid w:val="007F7EA0"/>
    <w:rsid w:val="008049F7"/>
    <w:rsid w:val="00807293"/>
    <w:rsid w:val="00807311"/>
    <w:rsid w:val="00816391"/>
    <w:rsid w:val="00821B3C"/>
    <w:rsid w:val="00824B1D"/>
    <w:rsid w:val="0083118C"/>
    <w:rsid w:val="008319B5"/>
    <w:rsid w:val="00833455"/>
    <w:rsid w:val="0083750F"/>
    <w:rsid w:val="0084206B"/>
    <w:rsid w:val="008428CF"/>
    <w:rsid w:val="0085213A"/>
    <w:rsid w:val="008565FD"/>
    <w:rsid w:val="00857C6F"/>
    <w:rsid w:val="008657E3"/>
    <w:rsid w:val="00867CED"/>
    <w:rsid w:val="00867EC3"/>
    <w:rsid w:val="00871BFA"/>
    <w:rsid w:val="00874503"/>
    <w:rsid w:val="00883B55"/>
    <w:rsid w:val="0089337A"/>
    <w:rsid w:val="008933DC"/>
    <w:rsid w:val="008A248F"/>
    <w:rsid w:val="008A6206"/>
    <w:rsid w:val="008B402E"/>
    <w:rsid w:val="008C0603"/>
    <w:rsid w:val="008C27C1"/>
    <w:rsid w:val="008D3849"/>
    <w:rsid w:val="008D6664"/>
    <w:rsid w:val="008D74F6"/>
    <w:rsid w:val="008D7CDB"/>
    <w:rsid w:val="008E100E"/>
    <w:rsid w:val="008E2597"/>
    <w:rsid w:val="008E4BA9"/>
    <w:rsid w:val="008E7A27"/>
    <w:rsid w:val="008E7D17"/>
    <w:rsid w:val="00911511"/>
    <w:rsid w:val="00916CA3"/>
    <w:rsid w:val="00926976"/>
    <w:rsid w:val="00930063"/>
    <w:rsid w:val="0093066A"/>
    <w:rsid w:val="00953295"/>
    <w:rsid w:val="00954CE3"/>
    <w:rsid w:val="0097054A"/>
    <w:rsid w:val="00991E04"/>
    <w:rsid w:val="00996792"/>
    <w:rsid w:val="0099776A"/>
    <w:rsid w:val="009A256E"/>
    <w:rsid w:val="009C0AB8"/>
    <w:rsid w:val="009C4FD2"/>
    <w:rsid w:val="009D07DC"/>
    <w:rsid w:val="009D3BBF"/>
    <w:rsid w:val="009D3C3C"/>
    <w:rsid w:val="009E6758"/>
    <w:rsid w:val="009F46A7"/>
    <w:rsid w:val="00A10CE2"/>
    <w:rsid w:val="00A1282E"/>
    <w:rsid w:val="00A14247"/>
    <w:rsid w:val="00A17809"/>
    <w:rsid w:val="00A40D57"/>
    <w:rsid w:val="00A44493"/>
    <w:rsid w:val="00A53760"/>
    <w:rsid w:val="00A571E7"/>
    <w:rsid w:val="00A70DF6"/>
    <w:rsid w:val="00A82A13"/>
    <w:rsid w:val="00A90B16"/>
    <w:rsid w:val="00AA2791"/>
    <w:rsid w:val="00AA4C7C"/>
    <w:rsid w:val="00AB0E40"/>
    <w:rsid w:val="00AB22E4"/>
    <w:rsid w:val="00AB4CD0"/>
    <w:rsid w:val="00AC0C55"/>
    <w:rsid w:val="00AC61EE"/>
    <w:rsid w:val="00AC66C4"/>
    <w:rsid w:val="00AC7086"/>
    <w:rsid w:val="00AD2B27"/>
    <w:rsid w:val="00AE1CE3"/>
    <w:rsid w:val="00AE26F5"/>
    <w:rsid w:val="00AE3A33"/>
    <w:rsid w:val="00AF0746"/>
    <w:rsid w:val="00AF7B86"/>
    <w:rsid w:val="00B014A5"/>
    <w:rsid w:val="00B06A87"/>
    <w:rsid w:val="00B07F04"/>
    <w:rsid w:val="00B135CE"/>
    <w:rsid w:val="00B275D0"/>
    <w:rsid w:val="00B339B8"/>
    <w:rsid w:val="00B346A7"/>
    <w:rsid w:val="00B35284"/>
    <w:rsid w:val="00B407EB"/>
    <w:rsid w:val="00B43970"/>
    <w:rsid w:val="00B44038"/>
    <w:rsid w:val="00B50A34"/>
    <w:rsid w:val="00B54C38"/>
    <w:rsid w:val="00B5613E"/>
    <w:rsid w:val="00B57CB1"/>
    <w:rsid w:val="00B77DCE"/>
    <w:rsid w:val="00B8023D"/>
    <w:rsid w:val="00B81B0E"/>
    <w:rsid w:val="00B82D44"/>
    <w:rsid w:val="00B855B4"/>
    <w:rsid w:val="00B85D00"/>
    <w:rsid w:val="00B87CA9"/>
    <w:rsid w:val="00B9285A"/>
    <w:rsid w:val="00B9666E"/>
    <w:rsid w:val="00BA3C2D"/>
    <w:rsid w:val="00BB093D"/>
    <w:rsid w:val="00BB0B9C"/>
    <w:rsid w:val="00BB3512"/>
    <w:rsid w:val="00BB3C75"/>
    <w:rsid w:val="00BB5D86"/>
    <w:rsid w:val="00BD1576"/>
    <w:rsid w:val="00BD4D12"/>
    <w:rsid w:val="00BE64D8"/>
    <w:rsid w:val="00BF522D"/>
    <w:rsid w:val="00BF5F54"/>
    <w:rsid w:val="00C0214A"/>
    <w:rsid w:val="00C030C1"/>
    <w:rsid w:val="00C054BB"/>
    <w:rsid w:val="00C05E2E"/>
    <w:rsid w:val="00C1562F"/>
    <w:rsid w:val="00C23EE8"/>
    <w:rsid w:val="00C24B8E"/>
    <w:rsid w:val="00C250F4"/>
    <w:rsid w:val="00C2781A"/>
    <w:rsid w:val="00C35A38"/>
    <w:rsid w:val="00C56576"/>
    <w:rsid w:val="00C56BEA"/>
    <w:rsid w:val="00C6717B"/>
    <w:rsid w:val="00C71380"/>
    <w:rsid w:val="00C7242C"/>
    <w:rsid w:val="00C728BD"/>
    <w:rsid w:val="00C9003C"/>
    <w:rsid w:val="00C97ECA"/>
    <w:rsid w:val="00CA1160"/>
    <w:rsid w:val="00CA702E"/>
    <w:rsid w:val="00CA7350"/>
    <w:rsid w:val="00CA78C8"/>
    <w:rsid w:val="00CB639D"/>
    <w:rsid w:val="00CC6C70"/>
    <w:rsid w:val="00CC7A40"/>
    <w:rsid w:val="00CD34D3"/>
    <w:rsid w:val="00CD4961"/>
    <w:rsid w:val="00CD51E6"/>
    <w:rsid w:val="00CD6626"/>
    <w:rsid w:val="00CE0001"/>
    <w:rsid w:val="00CE433B"/>
    <w:rsid w:val="00D124F5"/>
    <w:rsid w:val="00D133AE"/>
    <w:rsid w:val="00D25032"/>
    <w:rsid w:val="00D25544"/>
    <w:rsid w:val="00D25C06"/>
    <w:rsid w:val="00D30B5E"/>
    <w:rsid w:val="00D30CEA"/>
    <w:rsid w:val="00D4460D"/>
    <w:rsid w:val="00D51F75"/>
    <w:rsid w:val="00D60918"/>
    <w:rsid w:val="00D71D8E"/>
    <w:rsid w:val="00D72393"/>
    <w:rsid w:val="00D77B65"/>
    <w:rsid w:val="00D9281A"/>
    <w:rsid w:val="00D95D80"/>
    <w:rsid w:val="00DA13E5"/>
    <w:rsid w:val="00DA3404"/>
    <w:rsid w:val="00DA3C52"/>
    <w:rsid w:val="00DA4943"/>
    <w:rsid w:val="00DA524B"/>
    <w:rsid w:val="00DB0465"/>
    <w:rsid w:val="00DB471D"/>
    <w:rsid w:val="00DB686B"/>
    <w:rsid w:val="00DB6EA1"/>
    <w:rsid w:val="00DC2DE9"/>
    <w:rsid w:val="00DC597D"/>
    <w:rsid w:val="00DD1863"/>
    <w:rsid w:val="00DD25DC"/>
    <w:rsid w:val="00DD3349"/>
    <w:rsid w:val="00DD54E1"/>
    <w:rsid w:val="00DD6747"/>
    <w:rsid w:val="00DE1FBC"/>
    <w:rsid w:val="00DE5C3D"/>
    <w:rsid w:val="00DF2383"/>
    <w:rsid w:val="00E02500"/>
    <w:rsid w:val="00E11F98"/>
    <w:rsid w:val="00E12ED8"/>
    <w:rsid w:val="00E162C9"/>
    <w:rsid w:val="00E2083C"/>
    <w:rsid w:val="00E222A3"/>
    <w:rsid w:val="00E23D9C"/>
    <w:rsid w:val="00E27F55"/>
    <w:rsid w:val="00E3005D"/>
    <w:rsid w:val="00E30491"/>
    <w:rsid w:val="00E31C82"/>
    <w:rsid w:val="00E473ED"/>
    <w:rsid w:val="00E47DAF"/>
    <w:rsid w:val="00E5716A"/>
    <w:rsid w:val="00E62550"/>
    <w:rsid w:val="00E63C5E"/>
    <w:rsid w:val="00E65B09"/>
    <w:rsid w:val="00E70103"/>
    <w:rsid w:val="00E752D7"/>
    <w:rsid w:val="00E83116"/>
    <w:rsid w:val="00E85C23"/>
    <w:rsid w:val="00E90E60"/>
    <w:rsid w:val="00E914E5"/>
    <w:rsid w:val="00E91B86"/>
    <w:rsid w:val="00E94C0E"/>
    <w:rsid w:val="00EA0CA1"/>
    <w:rsid w:val="00EA2F0F"/>
    <w:rsid w:val="00EA566C"/>
    <w:rsid w:val="00EA6CEC"/>
    <w:rsid w:val="00EA7AC2"/>
    <w:rsid w:val="00EC000C"/>
    <w:rsid w:val="00EC23C9"/>
    <w:rsid w:val="00EF2FD5"/>
    <w:rsid w:val="00F11473"/>
    <w:rsid w:val="00F1568C"/>
    <w:rsid w:val="00F237FB"/>
    <w:rsid w:val="00F253C5"/>
    <w:rsid w:val="00F270C0"/>
    <w:rsid w:val="00F30624"/>
    <w:rsid w:val="00F40ED9"/>
    <w:rsid w:val="00F430FE"/>
    <w:rsid w:val="00F456FE"/>
    <w:rsid w:val="00F46DB7"/>
    <w:rsid w:val="00F4717F"/>
    <w:rsid w:val="00F5301B"/>
    <w:rsid w:val="00F552D5"/>
    <w:rsid w:val="00F55CE3"/>
    <w:rsid w:val="00F605BD"/>
    <w:rsid w:val="00F67A85"/>
    <w:rsid w:val="00F72500"/>
    <w:rsid w:val="00F7287C"/>
    <w:rsid w:val="00F74175"/>
    <w:rsid w:val="00F82A45"/>
    <w:rsid w:val="00F92A04"/>
    <w:rsid w:val="00F9638E"/>
    <w:rsid w:val="00FA1508"/>
    <w:rsid w:val="00FA3A76"/>
    <w:rsid w:val="00FA4972"/>
    <w:rsid w:val="00FA5291"/>
    <w:rsid w:val="00FB20B5"/>
    <w:rsid w:val="00FC139E"/>
    <w:rsid w:val="00FC2C2E"/>
    <w:rsid w:val="00FC4C3C"/>
    <w:rsid w:val="00FC5426"/>
    <w:rsid w:val="00FD6FAF"/>
    <w:rsid w:val="00FD7864"/>
    <w:rsid w:val="00FE1592"/>
    <w:rsid w:val="00FE3406"/>
    <w:rsid w:val="00FE5540"/>
    <w:rsid w:val="00FE6917"/>
    <w:rsid w:val="00FF3D26"/>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35454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54618952">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871000165">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650135283">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540447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1794</Words>
  <Characters>11304</Characters>
  <Application>Microsoft Office Word</Application>
  <DocSecurity>0</DocSecurity>
  <Lines>94</Lines>
  <Paragraphs>26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Milena Tanja Abram</cp:lastModifiedBy>
  <cp:revision>2</cp:revision>
  <dcterms:created xsi:type="dcterms:W3CDTF">2024-10-17T13:10:00Z</dcterms:created>
  <dcterms:modified xsi:type="dcterms:W3CDTF">2024-10-17T13:10:00Z</dcterms:modified>
</cp:coreProperties>
</file>