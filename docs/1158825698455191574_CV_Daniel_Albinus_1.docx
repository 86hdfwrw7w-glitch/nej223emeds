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11"/>
        <w:gridCol w:w="5103"/>
        <w:gridCol w:w="1832"/>
        <w:tblGridChange w:id="0">
          <w:tblGrid>
            <w:gridCol w:w="2116"/>
            <w:gridCol w:w="11"/>
            <w:gridCol w:w="5103"/>
            <w:gridCol w:w="1832"/>
          </w:tblGrid>
        </w:tblGridChange>
      </w:tblGrid>
      <w:tr w:rsidR="002508C2" w14:paraId="5DF08F91" w14:textId="77777777" w:rsidTr="004725F5">
        <w:trPr>
          <w:trHeight w:val="850"/>
        </w:trPr>
        <w:tc>
          <w:tcPr>
            <w:tcW w:w="9062" w:type="dxa"/>
            <w:gridSpan w:val="4"/>
          </w:tcPr>
          <w:p w14:paraId="722A5AF6" w14:textId="675C94F1" w:rsidR="002508C2" w:rsidRPr="00E64FF5" w:rsidRDefault="00EE7A4A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Daniel Albinus</w:t>
            </w:r>
          </w:p>
        </w:tc>
      </w:tr>
      <w:tr w:rsidR="00EE7A4A" w14:paraId="29A4F061" w14:textId="77777777" w:rsidTr="00033BEA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3-10-03T19:57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97"/>
          <w:trPrChange w:id="2" w:author="David Döbele" w:date="2023-10-03T19:57:00Z">
            <w:trPr>
              <w:trHeight w:val="454"/>
            </w:trPr>
          </w:trPrChange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  <w:tcPrChange w:id="3" w:author="David Döbele" w:date="2023-10-03T19:57:00Z">
              <w:tcPr>
                <w:tcW w:w="9062" w:type="dxa"/>
                <w:gridSpan w:val="4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70C0A5C8" w14:textId="0B6FC1CA" w:rsidR="00EE7A4A" w:rsidRPr="002508C2" w:rsidRDefault="00A1614C" w:rsidP="00B5178D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Personal Information</w:t>
            </w:r>
          </w:p>
        </w:tc>
      </w:tr>
      <w:tr w:rsidR="00C018E4" w14:paraId="7E507145" w14:textId="77777777" w:rsidTr="00033BEA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David Döbele" w:date="2023-10-03T19:53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5" w:author="David Döbele" w:date="2023-10-03T19:53:00Z">
            <w:trPr>
              <w:trHeight w:val="624"/>
            </w:trPr>
          </w:trPrChange>
        </w:trPr>
        <w:tc>
          <w:tcPr>
            <w:tcW w:w="2116" w:type="dxa"/>
            <w:vAlign w:val="bottom"/>
            <w:tcPrChange w:id="6" w:author="David Döbele" w:date="2023-10-03T19:53:00Z">
              <w:tcPr>
                <w:tcW w:w="2116" w:type="dxa"/>
                <w:vAlign w:val="bottom"/>
              </w:tcPr>
            </w:tcPrChange>
          </w:tcPr>
          <w:p w14:paraId="37A6837E" w14:textId="58BB093A" w:rsidR="007966F0" w:rsidRPr="002508C2" w:rsidRDefault="00A1614C" w:rsidP="00814F1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Adress</w:t>
            </w:r>
            <w:proofErr w:type="spellEnd"/>
            <w:r w:rsidR="007966F0" w:rsidRPr="002508C2">
              <w:rPr>
                <w:rFonts w:ascii="Georgia" w:hAnsi="Georgia"/>
              </w:rPr>
              <w:t>:</w:t>
            </w:r>
            <w:del w:id="7" w:author="David Döbele" w:date="2023-10-03T19:53:00Z">
              <w:r w:rsidR="00723643" w:rsidDel="00033BEA">
                <w:rPr>
                  <w:rFonts w:ascii="Georgia" w:hAnsi="Georgia"/>
                </w:rPr>
                <w:br/>
              </w:r>
            </w:del>
          </w:p>
        </w:tc>
        <w:tc>
          <w:tcPr>
            <w:tcW w:w="5114" w:type="dxa"/>
            <w:gridSpan w:val="2"/>
            <w:vAlign w:val="bottom"/>
            <w:tcPrChange w:id="8" w:author="David Döbele" w:date="2023-10-03T19:53:00Z">
              <w:tcPr>
                <w:tcW w:w="5114" w:type="dxa"/>
                <w:gridSpan w:val="2"/>
                <w:vAlign w:val="bottom"/>
              </w:tcPr>
            </w:tcPrChange>
          </w:tcPr>
          <w:p w14:paraId="1B9CD5DC" w14:textId="2445B90E" w:rsidR="007966F0" w:rsidDel="00033BEA" w:rsidRDefault="00EE7A4A" w:rsidP="00AF5256">
            <w:pPr>
              <w:widowControl w:val="0"/>
              <w:autoSpaceDE w:val="0"/>
              <w:autoSpaceDN w:val="0"/>
              <w:adjustRightInd w:val="0"/>
              <w:rPr>
                <w:del w:id="9" w:author="David Döbele" w:date="2023-10-03T19:53:00Z"/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Grabko 39</w:t>
            </w:r>
            <w:r w:rsidR="00EB5816">
              <w:rPr>
                <w:rFonts w:ascii="Georgia" w:hAnsi="Georgia" w:cs="Georgia"/>
                <w:color w:val="000000"/>
              </w:rPr>
              <w:t>,</w:t>
            </w:r>
            <w:r w:rsidR="00B621C8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03172 Schenkendöbern</w:t>
            </w:r>
            <w:r w:rsidR="00B621C8">
              <w:rPr>
                <w:rFonts w:ascii="Georgia" w:hAnsi="Georgia" w:cs="Georgia"/>
                <w:color w:val="000000"/>
              </w:rPr>
              <w:t>, Germany</w:t>
            </w:r>
          </w:p>
          <w:p w14:paraId="08E9C253" w14:textId="331B2065" w:rsidR="00B621C8" w:rsidRPr="00AF5256" w:rsidRDefault="00B621C8" w:rsidP="00AF5256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1832" w:type="dxa"/>
            <w:tcPrChange w:id="10" w:author="David Döbele" w:date="2023-10-03T19:53:00Z">
              <w:tcPr>
                <w:tcW w:w="1832" w:type="dxa"/>
              </w:tcPr>
            </w:tcPrChange>
          </w:tcPr>
          <w:p w14:paraId="0AD090D2" w14:textId="234DDDAA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4725F5">
        <w:trPr>
          <w:trHeight w:val="340"/>
        </w:trPr>
        <w:tc>
          <w:tcPr>
            <w:tcW w:w="2116" w:type="dxa"/>
            <w:vAlign w:val="bottom"/>
          </w:tcPr>
          <w:p w14:paraId="6F1671FA" w14:textId="4654B882" w:rsidR="007966F0" w:rsidRPr="002508C2" w:rsidRDefault="00A1614C" w:rsidP="00814F1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E-m</w:t>
            </w:r>
            <w:r w:rsidR="007966F0" w:rsidRPr="002508C2">
              <w:rPr>
                <w:rFonts w:ascii="Georgia" w:hAnsi="Georgia"/>
              </w:rPr>
              <w:t>ail</w:t>
            </w:r>
            <w:proofErr w:type="spellEnd"/>
            <w:r w:rsidR="007966F0" w:rsidRPr="002508C2">
              <w:rPr>
                <w:rFonts w:ascii="Georgia" w:hAnsi="Georgia"/>
              </w:rPr>
              <w:t>:</w:t>
            </w:r>
          </w:p>
        </w:tc>
        <w:tc>
          <w:tcPr>
            <w:tcW w:w="5114" w:type="dxa"/>
            <w:gridSpan w:val="2"/>
            <w:vAlign w:val="bottom"/>
          </w:tcPr>
          <w:p w14:paraId="4B1F8539" w14:textId="261F76C9" w:rsidR="007966F0" w:rsidRPr="002508C2" w:rsidRDefault="00EE7A4A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d.albinus-business@web.de</w:t>
            </w:r>
          </w:p>
        </w:tc>
        <w:tc>
          <w:tcPr>
            <w:tcW w:w="1832" w:type="dxa"/>
          </w:tcPr>
          <w:p w14:paraId="1346A9DC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033BEA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" w:author="David Döbele" w:date="2023-10-03T19:59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2" w:author="David Döbele" w:date="2023-10-03T19:59:00Z">
            <w:trPr>
              <w:trHeight w:val="340"/>
            </w:trPr>
          </w:trPrChange>
        </w:trPr>
        <w:tc>
          <w:tcPr>
            <w:tcW w:w="2116" w:type="dxa"/>
            <w:vAlign w:val="bottom"/>
            <w:tcPrChange w:id="13" w:author="David Döbele" w:date="2023-10-03T19:59:00Z">
              <w:tcPr>
                <w:tcW w:w="2116" w:type="dxa"/>
                <w:vAlign w:val="bottom"/>
              </w:tcPr>
            </w:tcPrChange>
          </w:tcPr>
          <w:p w14:paraId="28ECECDB" w14:textId="10F21BA4" w:rsidR="007966F0" w:rsidRPr="002508C2" w:rsidRDefault="00AF5256" w:rsidP="00814F1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Phone</w:t>
            </w:r>
            <w:r w:rsidR="007966F0" w:rsidRPr="002508C2">
              <w:rPr>
                <w:rFonts w:ascii="Georgia" w:hAnsi="Georgia"/>
              </w:rPr>
              <w:t>:</w:t>
            </w:r>
          </w:p>
        </w:tc>
        <w:tc>
          <w:tcPr>
            <w:tcW w:w="5114" w:type="dxa"/>
            <w:gridSpan w:val="2"/>
            <w:vAlign w:val="bottom"/>
            <w:tcPrChange w:id="14" w:author="David Döbele" w:date="2023-10-03T19:59:00Z">
              <w:tcPr>
                <w:tcW w:w="5114" w:type="dxa"/>
                <w:gridSpan w:val="2"/>
                <w:vAlign w:val="bottom"/>
              </w:tcPr>
            </w:tcPrChange>
          </w:tcPr>
          <w:p w14:paraId="244747B4" w14:textId="222F5514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+49 </w:t>
            </w:r>
            <w:r w:rsidR="00EE7A4A">
              <w:rPr>
                <w:rFonts w:ascii="Georgia" w:hAnsi="Georgia" w:cs="Georgia"/>
                <w:color w:val="000000"/>
              </w:rPr>
              <w:t>160 1096392</w:t>
            </w:r>
          </w:p>
        </w:tc>
        <w:tc>
          <w:tcPr>
            <w:tcW w:w="1832" w:type="dxa"/>
            <w:tcPrChange w:id="15" w:author="David Döbele" w:date="2023-10-03T19:59:00Z">
              <w:tcPr>
                <w:tcW w:w="1832" w:type="dxa"/>
              </w:tcPr>
            </w:tcPrChange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4725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0455563C" w:rsidR="002508C2" w:rsidRPr="002508C2" w:rsidRDefault="00AF5256" w:rsidP="00B5178D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</w:t>
            </w:r>
            <w:r w:rsidR="00A1614C">
              <w:rPr>
                <w:rFonts w:ascii="Georgia" w:hAnsi="Georgia"/>
                <w:b/>
                <w:smallCaps/>
                <w:sz w:val="32"/>
                <w:szCs w:val="32"/>
              </w:rPr>
              <w:t>ducation</w:t>
            </w:r>
          </w:p>
        </w:tc>
      </w:tr>
      <w:tr w:rsidR="00C018E4" w14:paraId="7D1DEBF7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CD38329" w:rsidR="007C6A3C" w:rsidRPr="002508C2" w:rsidRDefault="00EE7A4A" w:rsidP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08/2017</w:t>
            </w:r>
            <w:r w:rsidR="007C6A3C" w:rsidRPr="002508C2">
              <w:rPr>
                <w:rFonts w:ascii="Georgia" w:hAnsi="Georgia"/>
              </w:rPr>
              <w:t xml:space="preserve"> –</w:t>
            </w:r>
            <w:proofErr w:type="spellStart"/>
            <w:r w:rsidR="00B621C8">
              <w:rPr>
                <w:rFonts w:ascii="Georgia" w:hAnsi="Georgia"/>
              </w:rPr>
              <w:t>present</w:t>
            </w:r>
            <w:proofErr w:type="spellEnd"/>
          </w:p>
        </w:tc>
        <w:tc>
          <w:tcPr>
            <w:tcW w:w="511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74FBB9F" w:rsidR="007C6A3C" w:rsidRPr="00B5178D" w:rsidRDefault="00EE7A4A" w:rsidP="00A1614C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Lausitzer </w:t>
            </w:r>
            <w:r w:rsidR="00A1614C">
              <w:rPr>
                <w:rFonts w:ascii="Georgia" w:hAnsi="Georgia"/>
                <w:b/>
                <w:smallCaps/>
                <w:sz w:val="28"/>
              </w:rPr>
              <w:t>Sports School Cottbus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7C845E2D" w14:textId="39396693" w:rsidR="007C6A3C" w:rsidRPr="00B5178D" w:rsidRDefault="00EE7A4A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Cottbus</w:t>
            </w:r>
            <w:r w:rsidR="00AF5256">
              <w:rPr>
                <w:rFonts w:ascii="Georgia" w:hAnsi="Georgia"/>
                <w:i/>
                <w:smallCaps/>
                <w:sz w:val="28"/>
              </w:rPr>
              <w:t>, DE</w:t>
            </w:r>
          </w:p>
        </w:tc>
      </w:tr>
      <w:tr w:rsidR="00C018E4" w14:paraId="61E5D482" w14:textId="77777777" w:rsidTr="004725F5"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19A9228" w14:textId="226A85F2" w:rsidR="00372F7B" w:rsidRPr="002508C2" w:rsidRDefault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Allgemeine Hochschulreife (</w:t>
            </w:r>
            <w:r w:rsidR="00A1614C">
              <w:rPr>
                <w:rFonts w:ascii="Georgia" w:hAnsi="Georgia"/>
              </w:rPr>
              <w:t xml:space="preserve">German A-Level </w:t>
            </w:r>
            <w:proofErr w:type="spellStart"/>
            <w:r w:rsidR="00A1614C">
              <w:rPr>
                <w:rFonts w:ascii="Georgia" w:hAnsi="Georgia"/>
              </w:rPr>
              <w:t>equivalent</w:t>
            </w:r>
            <w:proofErr w:type="spellEnd"/>
            <w:r>
              <w:rPr>
                <w:rFonts w:ascii="Georgia" w:hAnsi="Georgia"/>
              </w:rPr>
              <w:t>)</w:t>
            </w:r>
          </w:p>
        </w:tc>
      </w:tr>
      <w:tr w:rsidR="00C018E4" w14:paraId="7EABE9F1" w14:textId="77777777" w:rsidTr="004725F5">
        <w:tc>
          <w:tcPr>
            <w:tcW w:w="2116" w:type="dxa"/>
          </w:tcPr>
          <w:p w14:paraId="4916601C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23A3DB77" w14:textId="3444C5BB" w:rsidR="00723643" w:rsidRPr="00033BEA" w:rsidRDefault="00B621C8" w:rsidP="0072364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rPrChange w:id="16" w:author="David Döbele" w:date="2023-10-03T19:54:00Z">
                  <w:rPr>
                    <w:rFonts w:ascii="Georgia" w:hAnsi="Georgia"/>
                  </w:rPr>
                </w:rPrChange>
              </w:rPr>
            </w:pPr>
            <w:proofErr w:type="spellStart"/>
            <w:r w:rsidRPr="00033BEA">
              <w:rPr>
                <w:rFonts w:ascii="Georgia" w:hAnsi="Georgia" w:cs="Georgia"/>
                <w:i/>
                <w:iCs/>
                <w:color w:val="000000"/>
              </w:rPr>
              <w:t>Advanced</w:t>
            </w:r>
            <w:proofErr w:type="spellEnd"/>
            <w:r w:rsidRPr="00033BEA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 w:rsidRPr="00033BEA">
              <w:rPr>
                <w:rFonts w:ascii="Georgia" w:hAnsi="Georgia" w:cs="Georgia"/>
                <w:i/>
                <w:iCs/>
                <w:color w:val="000000"/>
              </w:rPr>
              <w:t>courses</w:t>
            </w:r>
            <w:proofErr w:type="spellEnd"/>
            <w:r w:rsidR="00A1614C" w:rsidRPr="00033BEA">
              <w:rPr>
                <w:rFonts w:ascii="Georgia" w:hAnsi="Georgia" w:cs="Georgia"/>
                <w:i/>
                <w:iCs/>
                <w:color w:val="000000"/>
              </w:rPr>
              <w:t>: Englis</w:t>
            </w:r>
            <w:r w:rsidR="00EF3076" w:rsidRPr="00033BEA">
              <w:rPr>
                <w:rFonts w:ascii="Georgia" w:hAnsi="Georgia" w:cs="Georgia"/>
                <w:i/>
                <w:iCs/>
                <w:color w:val="000000"/>
              </w:rPr>
              <w:t>h (</w:t>
            </w:r>
            <w:r w:rsidR="00A1614C" w:rsidRPr="00033BEA">
              <w:rPr>
                <w:rFonts w:ascii="Georgia" w:hAnsi="Georgia" w:cs="Georgia"/>
                <w:i/>
                <w:iCs/>
                <w:color w:val="000000"/>
              </w:rPr>
              <w:t>1.0</w:t>
            </w:r>
            <w:r w:rsidR="00EF3076" w:rsidRPr="00033BEA">
              <w:rPr>
                <w:rFonts w:ascii="Georgia" w:hAnsi="Georgia" w:cs="Georgia"/>
                <w:i/>
                <w:iCs/>
                <w:color w:val="000000"/>
              </w:rPr>
              <w:t>), Sport</w:t>
            </w:r>
            <w:r w:rsidR="00A1614C" w:rsidRPr="00033BEA">
              <w:rPr>
                <w:rFonts w:ascii="Georgia" w:hAnsi="Georgia" w:cs="Georgia"/>
                <w:i/>
                <w:iCs/>
                <w:color w:val="000000"/>
              </w:rPr>
              <w:t>s (1.0</w:t>
            </w:r>
            <w:r w:rsidR="00EE7A4A" w:rsidRPr="00033BEA"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  <w:p w14:paraId="7A71E6B0" w14:textId="4D8646D9" w:rsidR="00D63E29" w:rsidRPr="00EE7A4A" w:rsidRDefault="00A1614C" w:rsidP="00EE7A4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proofErr w:type="spellStart"/>
            <w:r w:rsidRPr="00033BEA">
              <w:rPr>
                <w:rFonts w:ascii="Georgia" w:hAnsi="Georgia"/>
                <w:i/>
                <w:iCs/>
                <w:rPrChange w:id="17" w:author="David Döbele" w:date="2023-10-03T19:54:00Z">
                  <w:rPr>
                    <w:rFonts w:ascii="Georgia" w:hAnsi="Georgia"/>
                  </w:rPr>
                </w:rPrChange>
              </w:rPr>
              <w:t>Current</w:t>
            </w:r>
            <w:proofErr w:type="spellEnd"/>
            <w:r w:rsidRPr="00033BEA">
              <w:rPr>
                <w:rFonts w:ascii="Georgia" w:hAnsi="Georgia"/>
                <w:i/>
                <w:iCs/>
                <w:rPrChange w:id="18" w:author="David Döbele" w:date="2023-10-03T19:54:00Z">
                  <w:rPr>
                    <w:rFonts w:ascii="Georgia" w:hAnsi="Georgia"/>
                  </w:rPr>
                </w:rPrChange>
              </w:rPr>
              <w:t xml:space="preserve"> GPA: 1.</w:t>
            </w:r>
            <w:r w:rsidR="00D63E29" w:rsidRPr="00033BEA">
              <w:rPr>
                <w:rFonts w:ascii="Georgia" w:hAnsi="Georgia"/>
                <w:i/>
                <w:iCs/>
                <w:rPrChange w:id="19" w:author="David Döbele" w:date="2023-10-03T19:54:00Z">
                  <w:rPr>
                    <w:rFonts w:ascii="Georgia" w:hAnsi="Georgia"/>
                  </w:rPr>
                </w:rPrChange>
              </w:rPr>
              <w:t>0</w:t>
            </w:r>
            <w:r w:rsidRPr="00033BEA">
              <w:rPr>
                <w:rFonts w:ascii="Georgia" w:hAnsi="Georgia"/>
                <w:i/>
                <w:iCs/>
                <w:rPrChange w:id="20" w:author="David Döbele" w:date="2023-10-03T19:54:00Z">
                  <w:rPr>
                    <w:rFonts w:ascii="Georgia" w:hAnsi="Georgia"/>
                  </w:rPr>
                </w:rPrChange>
              </w:rPr>
              <w:t xml:space="preserve"> (1.0-5.0, 1.0 </w:t>
            </w:r>
            <w:proofErr w:type="spellStart"/>
            <w:r w:rsidRPr="00033BEA">
              <w:rPr>
                <w:rFonts w:ascii="Georgia" w:hAnsi="Georgia"/>
                <w:i/>
                <w:iCs/>
                <w:rPrChange w:id="21" w:author="David Döbele" w:date="2023-10-03T19:54:00Z">
                  <w:rPr>
                    <w:rFonts w:ascii="Georgia" w:hAnsi="Georgia"/>
                  </w:rPr>
                </w:rPrChange>
              </w:rPr>
              <w:t>being</w:t>
            </w:r>
            <w:proofErr w:type="spellEnd"/>
            <w:r w:rsidRPr="00033BEA">
              <w:rPr>
                <w:rFonts w:ascii="Georgia" w:hAnsi="Georgia"/>
                <w:i/>
                <w:iCs/>
                <w:rPrChange w:id="22" w:author="David Döbele" w:date="2023-10-03T19:54:00Z">
                  <w:rPr>
                    <w:rFonts w:ascii="Georgia" w:hAnsi="Georgia"/>
                  </w:rPr>
                </w:rPrChange>
              </w:rPr>
              <w:t xml:space="preserve"> </w:t>
            </w:r>
            <w:proofErr w:type="spellStart"/>
            <w:r w:rsidRPr="00033BEA">
              <w:rPr>
                <w:rFonts w:ascii="Georgia" w:hAnsi="Georgia"/>
                <w:i/>
                <w:iCs/>
                <w:rPrChange w:id="23" w:author="David Döbele" w:date="2023-10-03T19:54:00Z">
                  <w:rPr>
                    <w:rFonts w:ascii="Georgia" w:hAnsi="Georgia"/>
                  </w:rPr>
                </w:rPrChange>
              </w:rPr>
              <w:t>best</w:t>
            </w:r>
            <w:proofErr w:type="spellEnd"/>
            <w:r w:rsidRPr="00033BEA">
              <w:rPr>
                <w:rFonts w:ascii="Georgia" w:hAnsi="Georgia"/>
                <w:i/>
                <w:iCs/>
                <w:rPrChange w:id="24" w:author="David Döbele" w:date="2023-10-03T19:54:00Z">
                  <w:rPr>
                    <w:rFonts w:ascii="Georgia" w:hAnsi="Georgia"/>
                  </w:rPr>
                </w:rPrChange>
              </w:rPr>
              <w:t>)</w:t>
            </w:r>
          </w:p>
        </w:tc>
      </w:tr>
      <w:tr w:rsidR="00C018E4" w14:paraId="013361E1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6C65D3AA" w14:textId="38BB490C" w:rsidR="007C6A3C" w:rsidRPr="002508C2" w:rsidRDefault="00801A12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08/2016 – 07/2017</w:t>
            </w:r>
          </w:p>
        </w:tc>
        <w:tc>
          <w:tcPr>
            <w:tcW w:w="5114" w:type="dxa"/>
            <w:gridSpan w:val="2"/>
            <w:vAlign w:val="bottom"/>
          </w:tcPr>
          <w:p w14:paraId="197620E3" w14:textId="7366A31B" w:rsidR="007C6A3C" w:rsidRPr="002D3EA4" w:rsidRDefault="00A1614C" w:rsidP="00A1614C">
            <w:pPr>
              <w:rPr>
                <w:rFonts w:ascii="Georgia" w:hAnsi="Georgia"/>
                <w:b/>
                <w:bCs/>
                <w:smallCaps/>
                <w:sz w:val="28"/>
              </w:rPr>
            </w:pPr>
            <w:r>
              <w:rPr>
                <w:rFonts w:ascii="Georgia" w:hAnsi="Georgia"/>
                <w:b/>
                <w:bCs/>
                <w:smallCaps/>
                <w:sz w:val="28"/>
              </w:rPr>
              <w:t>Pestalozzi Grammar School</w:t>
            </w:r>
            <w:r w:rsidR="00EE7A4A" w:rsidRPr="002D3EA4">
              <w:rPr>
                <w:rFonts w:ascii="Georgia" w:hAnsi="Georgia"/>
                <w:b/>
                <w:bCs/>
                <w:smallCaps/>
                <w:sz w:val="28"/>
              </w:rPr>
              <w:t xml:space="preserve"> Guben</w:t>
            </w:r>
          </w:p>
        </w:tc>
        <w:tc>
          <w:tcPr>
            <w:tcW w:w="1832" w:type="dxa"/>
            <w:vAlign w:val="bottom"/>
          </w:tcPr>
          <w:p w14:paraId="63D86F51" w14:textId="010F0B84" w:rsidR="007C6A3C" w:rsidRPr="002508C2" w:rsidRDefault="00EE7A4A" w:rsidP="00723643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Guben</w:t>
            </w:r>
            <w:r w:rsidR="00AF5256">
              <w:rPr>
                <w:rFonts w:ascii="Georgia" w:hAnsi="Georgia"/>
                <w:i/>
                <w:smallCaps/>
                <w:sz w:val="28"/>
              </w:rPr>
              <w:t>, DE</w:t>
            </w:r>
          </w:p>
        </w:tc>
      </w:tr>
      <w:tr w:rsidR="00C018E4" w14:paraId="62632213" w14:textId="77777777" w:rsidTr="004725F5">
        <w:tc>
          <w:tcPr>
            <w:tcW w:w="2116" w:type="dxa"/>
          </w:tcPr>
          <w:p w14:paraId="2B3E93FC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  <w:tc>
          <w:tcPr>
            <w:tcW w:w="5114" w:type="dxa"/>
            <w:gridSpan w:val="2"/>
          </w:tcPr>
          <w:p w14:paraId="1ABFFA93" w14:textId="74EE331D" w:rsidR="007C6A3C" w:rsidRPr="002508C2" w:rsidRDefault="00A1614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German-</w:t>
            </w:r>
            <w:proofErr w:type="spellStart"/>
            <w:r>
              <w:rPr>
                <w:rFonts w:ascii="Georgia" w:hAnsi="Georgia"/>
              </w:rPr>
              <w:t>Polish</w:t>
            </w:r>
            <w:proofErr w:type="spellEnd"/>
            <w:r>
              <w:rPr>
                <w:rFonts w:ascii="Georgia" w:hAnsi="Georgia"/>
              </w:rPr>
              <w:t xml:space="preserve"> Grammar School</w:t>
            </w:r>
          </w:p>
        </w:tc>
        <w:tc>
          <w:tcPr>
            <w:tcW w:w="1832" w:type="dxa"/>
          </w:tcPr>
          <w:p w14:paraId="51FC9814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</w:tr>
      <w:tr w:rsidR="00EE7A4A" w14:paraId="1A454A85" w14:textId="77777777" w:rsidTr="004725F5">
        <w:tc>
          <w:tcPr>
            <w:tcW w:w="2116" w:type="dxa"/>
          </w:tcPr>
          <w:p w14:paraId="1BFC3033" w14:textId="77777777" w:rsidR="00EE7A4A" w:rsidRPr="002508C2" w:rsidRDefault="00EE7A4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EC1C23B" w14:textId="3592A0A7" w:rsidR="00EE7A4A" w:rsidRPr="00033BEA" w:rsidRDefault="00A1614C" w:rsidP="00E27C08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  <w:rPrChange w:id="25" w:author="David Döbele" w:date="2023-10-03T19:54:00Z">
                  <w:rPr>
                    <w:rFonts w:ascii="Georgia" w:hAnsi="Georgia"/>
                  </w:rPr>
                </w:rPrChange>
              </w:rPr>
            </w:pPr>
            <w:proofErr w:type="spellStart"/>
            <w:r w:rsidRPr="00033BEA">
              <w:rPr>
                <w:rFonts w:ascii="Georgia" w:hAnsi="Georgia"/>
                <w:i/>
                <w:iCs/>
                <w:rPrChange w:id="26" w:author="David Döbele" w:date="2023-10-03T19:54:00Z">
                  <w:rPr>
                    <w:rFonts w:ascii="Georgia" w:hAnsi="Georgia"/>
                  </w:rPr>
                </w:rPrChange>
              </w:rPr>
              <w:t>Participation</w:t>
            </w:r>
            <w:proofErr w:type="spellEnd"/>
            <w:r w:rsidRPr="00033BEA">
              <w:rPr>
                <w:rFonts w:ascii="Georgia" w:hAnsi="Georgia"/>
                <w:i/>
                <w:iCs/>
                <w:rPrChange w:id="27" w:author="David Döbele" w:date="2023-10-03T19:54:00Z">
                  <w:rPr>
                    <w:rFonts w:ascii="Georgia" w:hAnsi="Georgia"/>
                  </w:rPr>
                </w:rPrChange>
              </w:rPr>
              <w:t xml:space="preserve"> in </w:t>
            </w:r>
            <w:proofErr w:type="spellStart"/>
            <w:r w:rsidRPr="00033BEA">
              <w:rPr>
                <w:rFonts w:ascii="Georgia" w:hAnsi="Georgia"/>
                <w:i/>
                <w:iCs/>
                <w:rPrChange w:id="28" w:author="David Döbele" w:date="2023-10-03T19:54:00Z">
                  <w:rPr>
                    <w:rFonts w:ascii="Georgia" w:hAnsi="Georgia"/>
                  </w:rPr>
                </w:rPrChange>
              </w:rPr>
              <w:t>the</w:t>
            </w:r>
            <w:proofErr w:type="spellEnd"/>
            <w:r w:rsidRPr="00033BEA">
              <w:rPr>
                <w:rFonts w:ascii="Georgia" w:hAnsi="Georgia"/>
                <w:i/>
                <w:iCs/>
                <w:rPrChange w:id="29" w:author="David Döbele" w:date="2023-10-03T19:54:00Z">
                  <w:rPr>
                    <w:rFonts w:ascii="Georgia" w:hAnsi="Georgia"/>
                  </w:rPr>
                </w:rPrChange>
              </w:rPr>
              <w:t xml:space="preserve"> national final</w:t>
            </w:r>
            <w:r w:rsidR="00147BB7" w:rsidRPr="00033BEA">
              <w:rPr>
                <w:rFonts w:ascii="Georgia" w:hAnsi="Georgia"/>
                <w:i/>
                <w:iCs/>
                <w:rPrChange w:id="30" w:author="David Döbele" w:date="2023-10-03T19:54:00Z">
                  <w:rPr>
                    <w:rFonts w:ascii="Georgia" w:hAnsi="Georgia"/>
                  </w:rPr>
                </w:rPrChange>
              </w:rPr>
              <w:t xml:space="preserve"> </w:t>
            </w:r>
            <w:proofErr w:type="spellStart"/>
            <w:r w:rsidRPr="00033BEA">
              <w:rPr>
                <w:rFonts w:ascii="Georgia" w:hAnsi="Georgia"/>
                <w:i/>
                <w:iCs/>
                <w:rPrChange w:id="31" w:author="David Döbele" w:date="2023-10-03T19:54:00Z">
                  <w:rPr>
                    <w:rFonts w:ascii="Georgia" w:hAnsi="Georgia"/>
                  </w:rPr>
                </w:rPrChange>
              </w:rPr>
              <w:t>of</w:t>
            </w:r>
            <w:proofErr w:type="spellEnd"/>
            <w:r w:rsidRPr="00033BEA">
              <w:rPr>
                <w:rFonts w:ascii="Georgia" w:hAnsi="Georgia"/>
                <w:i/>
                <w:iCs/>
                <w:rPrChange w:id="32" w:author="David Döbele" w:date="2023-10-03T19:54:00Z">
                  <w:rPr>
                    <w:rFonts w:ascii="Georgia" w:hAnsi="Georgia"/>
                  </w:rPr>
                </w:rPrChange>
              </w:rPr>
              <w:t xml:space="preserve"> </w:t>
            </w:r>
            <w:proofErr w:type="spellStart"/>
            <w:r w:rsidRPr="00033BEA">
              <w:rPr>
                <w:rFonts w:ascii="Georgia" w:hAnsi="Georgia"/>
                <w:i/>
                <w:iCs/>
                <w:rPrChange w:id="33" w:author="David Döbele" w:date="2023-10-03T19:54:00Z">
                  <w:rPr>
                    <w:rFonts w:ascii="Georgia" w:hAnsi="Georgia"/>
                  </w:rPr>
                </w:rPrChange>
              </w:rPr>
              <w:t>the</w:t>
            </w:r>
            <w:proofErr w:type="spellEnd"/>
            <w:r w:rsidRPr="00033BEA">
              <w:rPr>
                <w:rFonts w:ascii="Georgia" w:hAnsi="Georgia"/>
                <w:i/>
                <w:iCs/>
                <w:rPrChange w:id="34" w:author="David Döbele" w:date="2023-10-03T19:54:00Z">
                  <w:rPr>
                    <w:rFonts w:ascii="Georgia" w:hAnsi="Georgia"/>
                  </w:rPr>
                </w:rPrChange>
              </w:rPr>
              <w:t xml:space="preserve"> Sparkassen Cup </w:t>
            </w:r>
            <w:proofErr w:type="spellStart"/>
            <w:r w:rsidRPr="00033BEA">
              <w:rPr>
                <w:rFonts w:ascii="Georgia" w:hAnsi="Georgia"/>
                <w:i/>
                <w:iCs/>
                <w:rPrChange w:id="35" w:author="David Döbele" w:date="2023-10-03T19:54:00Z">
                  <w:rPr>
                    <w:rFonts w:ascii="Georgia" w:hAnsi="Georgia"/>
                  </w:rPr>
                </w:rPrChange>
              </w:rPr>
              <w:t>for</w:t>
            </w:r>
            <w:proofErr w:type="spellEnd"/>
            <w:r w:rsidRPr="00033BEA">
              <w:rPr>
                <w:rFonts w:ascii="Georgia" w:hAnsi="Georgia"/>
                <w:i/>
                <w:iCs/>
                <w:rPrChange w:id="36" w:author="David Döbele" w:date="2023-10-03T19:54:00Z">
                  <w:rPr>
                    <w:rFonts w:ascii="Georgia" w:hAnsi="Georgia"/>
                  </w:rPr>
                </w:rPrChange>
              </w:rPr>
              <w:t xml:space="preserve"> </w:t>
            </w:r>
            <w:proofErr w:type="spellStart"/>
            <w:r w:rsidRPr="00033BEA">
              <w:rPr>
                <w:rFonts w:ascii="Georgia" w:hAnsi="Georgia"/>
                <w:i/>
                <w:iCs/>
                <w:rPrChange w:id="37" w:author="David Döbele" w:date="2023-10-03T19:54:00Z">
                  <w:rPr>
                    <w:rFonts w:ascii="Georgia" w:hAnsi="Georgia"/>
                  </w:rPr>
                </w:rPrChange>
              </w:rPr>
              <w:t>schools</w:t>
            </w:r>
            <w:proofErr w:type="spellEnd"/>
            <w:r w:rsidR="00BF2234" w:rsidRPr="00033BEA">
              <w:rPr>
                <w:rFonts w:ascii="Georgia" w:hAnsi="Georgia"/>
                <w:i/>
                <w:iCs/>
                <w:rPrChange w:id="38" w:author="David Döbele" w:date="2023-10-03T19:54:00Z">
                  <w:rPr>
                    <w:rFonts w:ascii="Georgia" w:hAnsi="Georgia"/>
                  </w:rPr>
                </w:rPrChange>
              </w:rPr>
              <w:t xml:space="preserve"> (</w:t>
            </w:r>
            <w:proofErr w:type="spellStart"/>
            <w:r w:rsidR="00BF2234" w:rsidRPr="00033BEA">
              <w:rPr>
                <w:rFonts w:ascii="Georgia" w:hAnsi="Georgia"/>
                <w:i/>
                <w:iCs/>
                <w:rPrChange w:id="39" w:author="David Döbele" w:date="2023-10-03T19:54:00Z">
                  <w:rPr>
                    <w:rFonts w:ascii="Georgia" w:hAnsi="Georgia"/>
                  </w:rPr>
                </w:rPrChange>
              </w:rPr>
              <w:t>football</w:t>
            </w:r>
            <w:proofErr w:type="spellEnd"/>
            <w:r w:rsidR="00BF2234" w:rsidRPr="00033BEA">
              <w:rPr>
                <w:rFonts w:ascii="Georgia" w:hAnsi="Georgia"/>
                <w:i/>
                <w:iCs/>
                <w:rPrChange w:id="40" w:author="David Döbele" w:date="2023-10-03T19:54:00Z">
                  <w:rPr>
                    <w:rFonts w:ascii="Georgia" w:hAnsi="Georgia"/>
                  </w:rPr>
                </w:rPrChange>
              </w:rPr>
              <w:t>)</w:t>
            </w:r>
          </w:p>
        </w:tc>
      </w:tr>
      <w:tr w:rsidR="0080405D" w14:paraId="53A7CB9B" w14:textId="77777777" w:rsidTr="004725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F95DF64" w14:textId="316074A7" w:rsidR="0080405D" w:rsidRDefault="0080405D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32"/>
                <w:szCs w:val="32"/>
              </w:rPr>
              <w:t>Competitive</w:t>
            </w:r>
            <w:proofErr w:type="spellEnd"/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 </w:t>
            </w:r>
            <w:ins w:id="41" w:author="David Döbele" w:date="2023-10-03T19:56:00Z">
              <w:r w:rsidR="00033BEA">
                <w:rPr>
                  <w:rFonts w:ascii="Georgia" w:hAnsi="Georgia"/>
                  <w:b/>
                  <w:smallCaps/>
                  <w:sz w:val="32"/>
                  <w:szCs w:val="32"/>
                </w:rPr>
                <w:t>S</w:t>
              </w:r>
            </w:ins>
            <w:del w:id="42" w:author="David Döbele" w:date="2023-10-03T19:56:00Z">
              <w:r w:rsidDel="00033BEA">
                <w:rPr>
                  <w:rFonts w:ascii="Georgia" w:hAnsi="Georgia"/>
                  <w:b/>
                  <w:smallCaps/>
                  <w:sz w:val="32"/>
                  <w:szCs w:val="32"/>
                </w:rPr>
                <w:delText>s</w:delText>
              </w:r>
            </w:del>
            <w:r>
              <w:rPr>
                <w:rFonts w:ascii="Georgia" w:hAnsi="Georgia"/>
                <w:b/>
                <w:smallCaps/>
                <w:sz w:val="32"/>
                <w:szCs w:val="32"/>
              </w:rPr>
              <w:t>ports</w:t>
            </w:r>
          </w:p>
        </w:tc>
      </w:tr>
      <w:tr w:rsidR="0080405D" w14:paraId="07E4A205" w14:textId="77777777" w:rsidTr="00C05A95">
        <w:trPr>
          <w:trHeight w:val="397"/>
        </w:trPr>
        <w:tc>
          <w:tcPr>
            <w:tcW w:w="2127" w:type="dxa"/>
            <w:gridSpan w:val="2"/>
            <w:vAlign w:val="bottom"/>
          </w:tcPr>
          <w:p w14:paraId="02E6E903" w14:textId="409B6042" w:rsidR="0080405D" w:rsidRPr="0080405D" w:rsidRDefault="0080405D" w:rsidP="00B5178D">
            <w:pPr>
              <w:rPr>
                <w:rFonts w:ascii="Georgia" w:hAnsi="Georgia"/>
                <w:smallCaps/>
              </w:rPr>
            </w:pPr>
            <w:r w:rsidRPr="0080405D">
              <w:rPr>
                <w:rFonts w:ascii="Georgia" w:hAnsi="Georgia"/>
                <w:smallCaps/>
              </w:rPr>
              <w:t>07/2013</w:t>
            </w:r>
            <w:r>
              <w:rPr>
                <w:rFonts w:ascii="Georgia" w:hAnsi="Georgia"/>
                <w:smallCaps/>
              </w:rPr>
              <w:t xml:space="preserve"> – 06/2022</w:t>
            </w:r>
          </w:p>
        </w:tc>
        <w:tc>
          <w:tcPr>
            <w:tcW w:w="5103" w:type="dxa"/>
            <w:vAlign w:val="bottom"/>
          </w:tcPr>
          <w:p w14:paraId="6F85C56B" w14:textId="23C89A99" w:rsidR="0080405D" w:rsidRPr="0080405D" w:rsidRDefault="0080405D" w:rsidP="00B5178D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28"/>
              </w:rPr>
              <w:t>FC Energie Cottbus e.V.</w:t>
            </w:r>
          </w:p>
        </w:tc>
        <w:tc>
          <w:tcPr>
            <w:tcW w:w="1832" w:type="dxa"/>
            <w:vAlign w:val="bottom"/>
          </w:tcPr>
          <w:p w14:paraId="479A5CBD" w14:textId="15D51FF7" w:rsidR="0080405D" w:rsidRPr="0080405D" w:rsidRDefault="0080405D" w:rsidP="0080405D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80405D">
              <w:rPr>
                <w:rFonts w:ascii="Georgia" w:hAnsi="Georgia"/>
                <w:i/>
                <w:smallCaps/>
                <w:sz w:val="28"/>
                <w:szCs w:val="28"/>
              </w:rPr>
              <w:t>Cottbus,</w:t>
            </w:r>
            <w:r>
              <w:rPr>
                <w:rFonts w:ascii="Georgia" w:hAnsi="Georgia"/>
                <w:i/>
                <w:smallCaps/>
                <w:sz w:val="28"/>
                <w:szCs w:val="28"/>
              </w:rPr>
              <w:t xml:space="preserve"> </w:t>
            </w:r>
            <w:r w:rsidRPr="0080405D">
              <w:rPr>
                <w:rFonts w:ascii="Georgia" w:hAnsi="Georgia"/>
                <w:i/>
                <w:smallCaps/>
                <w:sz w:val="28"/>
                <w:szCs w:val="28"/>
              </w:rPr>
              <w:t>D</w:t>
            </w:r>
            <w:r>
              <w:rPr>
                <w:rFonts w:ascii="Georgia" w:hAnsi="Georgia"/>
                <w:i/>
                <w:smallCaps/>
                <w:sz w:val="28"/>
                <w:szCs w:val="28"/>
              </w:rPr>
              <w:t>E</w:t>
            </w:r>
          </w:p>
        </w:tc>
      </w:tr>
      <w:tr w:rsidR="00C05A95" w14:paraId="03CFD572" w14:textId="77777777" w:rsidTr="00C05A95">
        <w:trPr>
          <w:trHeight w:val="227"/>
        </w:trPr>
        <w:tc>
          <w:tcPr>
            <w:tcW w:w="2127" w:type="dxa"/>
            <w:gridSpan w:val="2"/>
          </w:tcPr>
          <w:p w14:paraId="77F69301" w14:textId="77777777" w:rsidR="00C05A95" w:rsidRPr="0080405D" w:rsidRDefault="00C05A95" w:rsidP="0080405D">
            <w:pPr>
              <w:rPr>
                <w:rFonts w:ascii="Georgia" w:hAnsi="Georgia"/>
                <w:smallCaps/>
              </w:rPr>
            </w:pPr>
          </w:p>
        </w:tc>
        <w:tc>
          <w:tcPr>
            <w:tcW w:w="6935" w:type="dxa"/>
            <w:gridSpan w:val="2"/>
          </w:tcPr>
          <w:p w14:paraId="4923F737" w14:textId="5B8DB383" w:rsidR="00C05A95" w:rsidRPr="0080405D" w:rsidRDefault="00C05A95" w:rsidP="0080405D">
            <w:pPr>
              <w:rPr>
                <w:rFonts w:ascii="Georgia" w:hAnsi="Georgia"/>
                <w:i/>
                <w:smallCaps/>
                <w:sz w:val="28"/>
                <w:szCs w:val="28"/>
              </w:rPr>
            </w:pPr>
            <w:r>
              <w:rPr>
                <w:rFonts w:ascii="Georgia" w:hAnsi="Georgia" w:cs="Georgia"/>
                <w:color w:val="000000"/>
              </w:rPr>
              <w:t xml:space="preserve">Professional </w:t>
            </w:r>
            <w:proofErr w:type="spellStart"/>
            <w:r>
              <w:rPr>
                <w:rFonts w:ascii="Georgia" w:hAnsi="Georgia" w:cs="Georgia"/>
                <w:color w:val="000000"/>
              </w:rPr>
              <w:t>football</w:t>
            </w:r>
            <w:proofErr w:type="spellEnd"/>
            <w:r w:rsidR="00664F18">
              <w:rPr>
                <w:rFonts w:ascii="Georgia" w:hAnsi="Georgia" w:cs="Georgia"/>
                <w:color w:val="000000"/>
              </w:rPr>
              <w:t xml:space="preserve"> at </w:t>
            </w:r>
            <w:proofErr w:type="spellStart"/>
            <w:ins w:id="43" w:author="David Döbele" w:date="2023-10-03T19:54:00Z">
              <w:r w:rsidR="00033BEA">
                <w:rPr>
                  <w:rFonts w:ascii="Georgia" w:hAnsi="Georgia" w:cs="Georgia"/>
                  <w:color w:val="000000"/>
                </w:rPr>
                <w:t>the</w:t>
              </w:r>
              <w:proofErr w:type="spellEnd"/>
              <w:r w:rsidR="00033BEA">
                <w:rPr>
                  <w:rFonts w:ascii="Georgia" w:hAnsi="Georgia" w:cs="Georgia"/>
                  <w:color w:val="000000"/>
                </w:rPr>
                <w:t xml:space="preserve"> </w:t>
              </w:r>
            </w:ins>
            <w:proofErr w:type="spellStart"/>
            <w:r w:rsidR="00664F18">
              <w:rPr>
                <w:rFonts w:ascii="Georgia" w:hAnsi="Georgia" w:cs="Georgia"/>
                <w:color w:val="000000"/>
              </w:rPr>
              <w:t>youth</w:t>
            </w:r>
            <w:proofErr w:type="spellEnd"/>
            <w:r w:rsidR="00664F18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664F18">
              <w:rPr>
                <w:rFonts w:ascii="Georgia" w:hAnsi="Georgia" w:cs="Georgia"/>
                <w:color w:val="000000"/>
              </w:rPr>
              <w:t>academy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664F18" w14:paraId="4012C68E" w14:textId="77777777" w:rsidTr="00C05A95">
        <w:trPr>
          <w:trHeight w:val="227"/>
        </w:trPr>
        <w:tc>
          <w:tcPr>
            <w:tcW w:w="2127" w:type="dxa"/>
            <w:gridSpan w:val="2"/>
          </w:tcPr>
          <w:p w14:paraId="765DB721" w14:textId="77777777" w:rsidR="00664F18" w:rsidRPr="0080405D" w:rsidRDefault="00664F18" w:rsidP="0080405D">
            <w:pPr>
              <w:rPr>
                <w:rFonts w:ascii="Georgia" w:hAnsi="Georgia"/>
                <w:smallCaps/>
              </w:rPr>
            </w:pPr>
          </w:p>
        </w:tc>
        <w:tc>
          <w:tcPr>
            <w:tcW w:w="6935" w:type="dxa"/>
            <w:gridSpan w:val="2"/>
          </w:tcPr>
          <w:p w14:paraId="0447584A" w14:textId="16828A7C" w:rsidR="00664F18" w:rsidRPr="00033BEA" w:rsidRDefault="00A758AA" w:rsidP="00A758AA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i/>
                <w:iCs/>
                <w:color w:val="000000"/>
                <w:rPrChange w:id="44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</w:pPr>
            <w:proofErr w:type="spellStart"/>
            <w:r w:rsidRPr="00033BEA">
              <w:rPr>
                <w:rFonts w:ascii="Georgia" w:hAnsi="Georgia" w:cs="Georgia"/>
                <w:i/>
                <w:iCs/>
                <w:color w:val="000000"/>
                <w:rPrChange w:id="45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>Played</w:t>
            </w:r>
            <w:proofErr w:type="spellEnd"/>
            <w:r w:rsidRPr="00033BEA">
              <w:rPr>
                <w:rFonts w:ascii="Georgia" w:hAnsi="Georgia" w:cs="Georgia"/>
                <w:i/>
                <w:iCs/>
                <w:color w:val="000000"/>
                <w:rPrChange w:id="46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 in </w:t>
            </w:r>
            <w:proofErr w:type="spellStart"/>
            <w:r w:rsidRPr="00033BEA">
              <w:rPr>
                <w:rFonts w:ascii="Georgia" w:hAnsi="Georgia" w:cs="Georgia"/>
                <w:i/>
                <w:iCs/>
                <w:color w:val="000000"/>
                <w:rPrChange w:id="47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>the</w:t>
            </w:r>
            <w:proofErr w:type="spellEnd"/>
            <w:r w:rsidRPr="00033BEA">
              <w:rPr>
                <w:rFonts w:ascii="Georgia" w:hAnsi="Georgia" w:cs="Georgia"/>
                <w:i/>
                <w:iCs/>
                <w:color w:val="000000"/>
                <w:rPrChange w:id="48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 </w:t>
            </w:r>
            <w:proofErr w:type="spellStart"/>
            <w:r w:rsidRPr="00033BEA">
              <w:rPr>
                <w:rFonts w:ascii="Georgia" w:hAnsi="Georgia" w:cs="Georgia"/>
                <w:i/>
                <w:iCs/>
                <w:color w:val="000000"/>
                <w:rPrChange w:id="49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>highest</w:t>
            </w:r>
            <w:proofErr w:type="spellEnd"/>
            <w:r w:rsidRPr="00033BEA">
              <w:rPr>
                <w:rFonts w:ascii="Georgia" w:hAnsi="Georgia" w:cs="Georgia"/>
                <w:i/>
                <w:iCs/>
                <w:color w:val="000000"/>
                <w:rPrChange w:id="50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 </w:t>
            </w:r>
            <w:proofErr w:type="spellStart"/>
            <w:r w:rsidRPr="00033BEA">
              <w:rPr>
                <w:rFonts w:ascii="Georgia" w:hAnsi="Georgia" w:cs="Georgia"/>
                <w:i/>
                <w:iCs/>
                <w:color w:val="000000"/>
                <w:rPrChange w:id="51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>league</w:t>
            </w:r>
            <w:proofErr w:type="spellEnd"/>
            <w:r w:rsidRPr="00033BEA">
              <w:rPr>
                <w:rFonts w:ascii="Georgia" w:hAnsi="Georgia" w:cs="Georgia"/>
                <w:i/>
                <w:iCs/>
                <w:color w:val="000000"/>
                <w:rPrChange w:id="52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 possible in Germany </w:t>
            </w:r>
            <w:proofErr w:type="spellStart"/>
            <w:r w:rsidRPr="00033BEA">
              <w:rPr>
                <w:rFonts w:ascii="Georgia" w:hAnsi="Georgia" w:cs="Georgia"/>
                <w:i/>
                <w:iCs/>
                <w:color w:val="000000"/>
                <w:rPrChange w:id="53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>from</w:t>
            </w:r>
            <w:proofErr w:type="spellEnd"/>
            <w:r w:rsidRPr="00033BEA">
              <w:rPr>
                <w:rFonts w:ascii="Georgia" w:hAnsi="Georgia" w:cs="Georgia"/>
                <w:i/>
                <w:iCs/>
                <w:color w:val="000000"/>
                <w:rPrChange w:id="54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 </w:t>
            </w:r>
            <w:del w:id="55" w:author="David Döbele" w:date="2023-10-03T19:54:00Z">
              <w:r w:rsidRPr="00033BEA" w:rsidDel="00033BEA">
                <w:rPr>
                  <w:rFonts w:ascii="Georgia" w:hAnsi="Georgia" w:cs="Georgia"/>
                  <w:i/>
                  <w:iCs/>
                  <w:color w:val="000000"/>
                  <w:rPrChange w:id="56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delText>u-9 to  u-17</w:delText>
              </w:r>
            </w:del>
            <w:ins w:id="57" w:author="David Döbele" w:date="2023-10-03T19:54:00Z"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58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under-9 </w:t>
              </w:r>
              <w:proofErr w:type="spellStart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59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to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60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under-17</w:t>
              </w:r>
            </w:ins>
            <w:ins w:id="61" w:author="David Döbele" w:date="2023-10-03T19:56:00Z">
              <w:r w:rsidR="00033BEA">
                <w:rPr>
                  <w:rFonts w:ascii="Georgia" w:hAnsi="Georgia" w:cs="Georgia"/>
                  <w:i/>
                  <w:iCs/>
                  <w:color w:val="000000"/>
                </w:rPr>
                <w:t xml:space="preserve"> </w:t>
              </w:r>
              <w:proofErr w:type="spellStart"/>
              <w:r w:rsidR="00033BEA">
                <w:rPr>
                  <w:rFonts w:ascii="Georgia" w:hAnsi="Georgia" w:cs="Georgia"/>
                  <w:i/>
                  <w:iCs/>
                  <w:color w:val="000000"/>
                </w:rPr>
                <w:t>as</w:t>
              </w:r>
              <w:proofErr w:type="spellEnd"/>
              <w:r w:rsidR="00033BEA">
                <w:rPr>
                  <w:rFonts w:ascii="Georgia" w:hAnsi="Georgia" w:cs="Georgia"/>
                  <w:i/>
                  <w:iCs/>
                  <w:color w:val="000000"/>
                </w:rPr>
                <w:t xml:space="preserve"> a </w:t>
              </w:r>
              <w:proofErr w:type="spellStart"/>
              <w:r w:rsidR="00033BEA">
                <w:rPr>
                  <w:rFonts w:ascii="Georgia" w:hAnsi="Georgia" w:cs="Georgia"/>
                  <w:i/>
                  <w:iCs/>
                  <w:color w:val="000000"/>
                </w:rPr>
                <w:t>central</w:t>
              </w:r>
              <w:proofErr w:type="spellEnd"/>
              <w:r w:rsidR="00033BEA">
                <w:rPr>
                  <w:rFonts w:ascii="Georgia" w:hAnsi="Georgia" w:cs="Georgia"/>
                  <w:i/>
                  <w:iCs/>
                  <w:color w:val="000000"/>
                </w:rPr>
                <w:t xml:space="preserve"> </w:t>
              </w:r>
              <w:proofErr w:type="spellStart"/>
              <w:r w:rsidR="00033BEA">
                <w:rPr>
                  <w:rFonts w:ascii="Georgia" w:hAnsi="Georgia" w:cs="Georgia"/>
                  <w:i/>
                  <w:iCs/>
                  <w:color w:val="000000"/>
                </w:rPr>
                <w:t>midfielder</w:t>
              </w:r>
            </w:ins>
            <w:proofErr w:type="spellEnd"/>
          </w:p>
        </w:tc>
      </w:tr>
      <w:tr w:rsidR="00664F18" w14:paraId="425C1703" w14:textId="77777777" w:rsidTr="00C05A95">
        <w:trPr>
          <w:trHeight w:val="227"/>
        </w:trPr>
        <w:tc>
          <w:tcPr>
            <w:tcW w:w="2127" w:type="dxa"/>
            <w:gridSpan w:val="2"/>
          </w:tcPr>
          <w:p w14:paraId="78E872C0" w14:textId="77777777" w:rsidR="00664F18" w:rsidRPr="0080405D" w:rsidRDefault="00664F18" w:rsidP="0080405D">
            <w:pPr>
              <w:rPr>
                <w:rFonts w:ascii="Georgia" w:hAnsi="Georgia"/>
                <w:smallCaps/>
              </w:rPr>
            </w:pPr>
          </w:p>
        </w:tc>
        <w:tc>
          <w:tcPr>
            <w:tcW w:w="6935" w:type="dxa"/>
            <w:gridSpan w:val="2"/>
          </w:tcPr>
          <w:p w14:paraId="2967C4A5" w14:textId="77777777" w:rsidR="00664F18" w:rsidRDefault="00A758AA" w:rsidP="00A758AA">
            <w:pPr>
              <w:pStyle w:val="Listenabsatz"/>
              <w:numPr>
                <w:ilvl w:val="0"/>
                <w:numId w:val="7"/>
              </w:numPr>
              <w:rPr>
                <w:ins w:id="62" w:author="David Döbele" w:date="2023-10-03T19:56:00Z"/>
                <w:rFonts w:ascii="Georgia" w:hAnsi="Georgia" w:cs="Georgia"/>
                <w:i/>
                <w:iCs/>
                <w:color w:val="000000"/>
              </w:rPr>
            </w:pPr>
            <w:del w:id="63" w:author="David Döbele" w:date="2023-10-03T19:54:00Z">
              <w:r w:rsidRPr="00033BEA" w:rsidDel="00033BEA">
                <w:rPr>
                  <w:rFonts w:ascii="Georgia" w:hAnsi="Georgia" w:cs="Georgia"/>
                  <w:i/>
                  <w:iCs/>
                  <w:color w:val="000000"/>
                  <w:rPrChange w:id="64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delText xml:space="preserve">Participation </w:delText>
              </w:r>
            </w:del>
            <w:proofErr w:type="spellStart"/>
            <w:ins w:id="65" w:author="David Döbele" w:date="2023-10-03T19:54:00Z"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66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Participated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67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</w:t>
              </w:r>
            </w:ins>
            <w:r w:rsidRPr="00033BEA">
              <w:rPr>
                <w:rFonts w:ascii="Georgia" w:hAnsi="Georgia" w:cs="Georgia"/>
                <w:i/>
                <w:iCs/>
                <w:color w:val="000000"/>
                <w:rPrChange w:id="68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in </w:t>
            </w:r>
            <w:proofErr w:type="spellStart"/>
            <w:ins w:id="69" w:author="David Döbele" w:date="2023-10-03T19:54:00Z"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70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several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71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</w:t>
              </w:r>
            </w:ins>
            <w:r w:rsidRPr="00033BEA">
              <w:rPr>
                <w:rFonts w:ascii="Georgia" w:hAnsi="Georgia" w:cs="Georgia"/>
                <w:i/>
                <w:iCs/>
                <w:color w:val="000000"/>
                <w:rPrChange w:id="72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 xml:space="preserve">national and international </w:t>
            </w:r>
            <w:proofErr w:type="spellStart"/>
            <w:r w:rsidRPr="00033BEA">
              <w:rPr>
                <w:rFonts w:ascii="Georgia" w:hAnsi="Georgia" w:cs="Georgia"/>
                <w:i/>
                <w:iCs/>
                <w:color w:val="000000"/>
                <w:rPrChange w:id="73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  <w:t>tournaments</w:t>
            </w:r>
            <w:proofErr w:type="spellEnd"/>
            <w:ins w:id="74" w:author="David Döbele" w:date="2023-10-03T19:54:00Z"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75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an</w:t>
              </w:r>
            </w:ins>
            <w:ins w:id="76" w:author="David Döbele" w:date="2023-10-03T19:55:00Z"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77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d </w:t>
              </w:r>
              <w:proofErr w:type="spellStart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78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played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79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</w:t>
              </w:r>
              <w:proofErr w:type="spellStart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0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against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1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</w:t>
              </w:r>
              <w:proofErr w:type="spellStart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2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youth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3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</w:t>
              </w:r>
              <w:proofErr w:type="spellStart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4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clubs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5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</w:t>
              </w:r>
              <w:proofErr w:type="spellStart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6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from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7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</w:t>
              </w:r>
              <w:proofErr w:type="spellStart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8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>clubs</w:t>
              </w:r>
              <w:proofErr w:type="spellEnd"/>
              <w:r w:rsidR="00033BEA" w:rsidRPr="00033BEA">
                <w:rPr>
                  <w:rFonts w:ascii="Georgia" w:hAnsi="Georgia" w:cs="Georgia"/>
                  <w:i/>
                  <w:iCs/>
                  <w:color w:val="000000"/>
                  <w:rPrChange w:id="89" w:author="David Döbele" w:date="2023-10-03T19:55:00Z">
                    <w:rPr>
                      <w:rFonts w:ascii="Georgia" w:hAnsi="Georgia" w:cs="Georgia"/>
                      <w:color w:val="000000"/>
                    </w:rPr>
                  </w:rPrChange>
                </w:rPr>
                <w:t xml:space="preserve"> like</w:t>
              </w:r>
              <w:r w:rsidR="00033BEA">
                <w:rPr>
                  <w:rFonts w:ascii="Georgia" w:hAnsi="Georgia" w:cs="Georgia"/>
                  <w:i/>
                  <w:iCs/>
                  <w:color w:val="000000"/>
                </w:rPr>
                <w:t xml:space="preserve"> FC Liverpool, Borussia Dortmund, FC Bayern Munich, Manchester United, xxx and xxx</w:t>
              </w:r>
            </w:ins>
          </w:p>
          <w:p w14:paraId="08871C7A" w14:textId="4395B513" w:rsidR="00033BEA" w:rsidRPr="00033BEA" w:rsidRDefault="00033BEA" w:rsidP="00A758AA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i/>
                <w:iCs/>
                <w:color w:val="000000"/>
                <w:rPrChange w:id="90" w:author="David Döbele" w:date="2023-10-03T19:55:00Z">
                  <w:rPr>
                    <w:rFonts w:ascii="Georgia" w:hAnsi="Georgia" w:cs="Georgia"/>
                    <w:color w:val="000000"/>
                  </w:rPr>
                </w:rPrChange>
              </w:rPr>
            </w:pPr>
            <w:proofErr w:type="spellStart"/>
            <w:ins w:id="91" w:author="David Döbele" w:date="2023-10-03T19:56:00Z">
              <w:r>
                <w:rPr>
                  <w:rFonts w:ascii="Georgia" w:hAnsi="Georgia" w:cs="Georgia"/>
                  <w:i/>
                  <w:iCs/>
                  <w:color w:val="000000"/>
                </w:rPr>
                <w:t>Decided</w:t>
              </w:r>
              <w:proofErr w:type="spellEnd"/>
              <w:r>
                <w:rPr>
                  <w:rFonts w:ascii="Georgia" w:hAnsi="Georgia" w:cs="Georgia"/>
                  <w:i/>
                  <w:iCs/>
                  <w:color w:val="000000"/>
                </w:rPr>
                <w:t xml:space="preserve"> </w:t>
              </w:r>
              <w:proofErr w:type="spellStart"/>
              <w:r>
                <w:rPr>
                  <w:rFonts w:ascii="Georgia" w:hAnsi="Georgia" w:cs="Georgia"/>
                  <w:i/>
                  <w:iCs/>
                  <w:color w:val="000000"/>
                </w:rPr>
                <w:t>to</w:t>
              </w:r>
              <w:proofErr w:type="spellEnd"/>
              <w:r>
                <w:rPr>
                  <w:rFonts w:ascii="Georgia" w:hAnsi="Georgia" w:cs="Georgia"/>
                  <w:i/>
                  <w:iCs/>
                  <w:color w:val="000000"/>
                </w:rPr>
                <w:t xml:space="preserve"> end </w:t>
              </w:r>
              <w:proofErr w:type="spellStart"/>
              <w:r>
                <w:rPr>
                  <w:rFonts w:ascii="Georgia" w:hAnsi="Georgia" w:cs="Georgia"/>
                  <w:i/>
                  <w:iCs/>
                  <w:color w:val="000000"/>
                </w:rPr>
                <w:t>my</w:t>
              </w:r>
              <w:proofErr w:type="spellEnd"/>
              <w:r>
                <w:rPr>
                  <w:rFonts w:ascii="Georgia" w:hAnsi="Georgia" w:cs="Georgia"/>
                  <w:i/>
                  <w:iCs/>
                  <w:color w:val="000000"/>
                </w:rPr>
                <w:t xml:space="preserve"> </w:t>
              </w:r>
              <w:proofErr w:type="spellStart"/>
              <w:r>
                <w:rPr>
                  <w:rFonts w:ascii="Georgia" w:hAnsi="Georgia" w:cs="Georgia"/>
                  <w:i/>
                  <w:iCs/>
                  <w:color w:val="000000"/>
                </w:rPr>
                <w:t>career</w:t>
              </w:r>
              <w:proofErr w:type="spellEnd"/>
              <w:r>
                <w:rPr>
                  <w:rFonts w:ascii="Georgia" w:hAnsi="Georgia" w:cs="Georgia"/>
                  <w:i/>
                  <w:iCs/>
                  <w:color w:val="000000"/>
                </w:rPr>
                <w:t xml:space="preserve"> due </w:t>
              </w:r>
              <w:proofErr w:type="spellStart"/>
              <w:r>
                <w:rPr>
                  <w:rFonts w:ascii="Georgia" w:hAnsi="Georgia" w:cs="Georgia"/>
                  <w:i/>
                  <w:iCs/>
                  <w:color w:val="000000"/>
                </w:rPr>
                <w:t>to</w:t>
              </w:r>
              <w:proofErr w:type="spellEnd"/>
              <w:r>
                <w:rPr>
                  <w:rFonts w:ascii="Georgia" w:hAnsi="Georgia" w:cs="Georgia"/>
                  <w:i/>
                  <w:iCs/>
                  <w:color w:val="000000"/>
                </w:rPr>
                <w:t xml:space="preserve"> </w:t>
              </w:r>
              <w:proofErr w:type="spellStart"/>
              <w:r>
                <w:rPr>
                  <w:rFonts w:ascii="Georgia" w:hAnsi="Georgia" w:cs="Georgia"/>
                  <w:i/>
                  <w:iCs/>
                  <w:color w:val="000000"/>
                </w:rPr>
                <w:t>injuries</w:t>
              </w:r>
            </w:ins>
            <w:proofErr w:type="spellEnd"/>
          </w:p>
        </w:tc>
      </w:tr>
      <w:tr w:rsidR="0080405D" w14:paraId="3A2665B3" w14:textId="77777777" w:rsidTr="0080405D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45F10E53" w:rsidR="0080405D" w:rsidRPr="002508C2" w:rsidRDefault="0080405D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Work experience</w:t>
            </w:r>
          </w:p>
        </w:tc>
      </w:tr>
      <w:tr w:rsidR="0080405D" w:rsidRPr="00B5178D" w14:paraId="127C64E2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07CF8514" w:rsidR="0080405D" w:rsidRPr="002508C2" w:rsidRDefault="0080405D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10/2023 – 11/2023</w:t>
            </w:r>
          </w:p>
        </w:tc>
        <w:tc>
          <w:tcPr>
            <w:tcW w:w="511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56F63B5B" w:rsidR="0080405D" w:rsidRPr="002508C2" w:rsidRDefault="0080405D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KPMG AG 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4820196E" w14:textId="7C44183E" w:rsidR="0080405D" w:rsidRPr="00B5178D" w:rsidRDefault="0080405D" w:rsidP="00723643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Berlin, DE</w:t>
            </w:r>
          </w:p>
        </w:tc>
      </w:tr>
      <w:tr w:rsidR="0080405D" w14:paraId="335D84E9" w14:textId="77777777" w:rsidTr="004725F5">
        <w:tc>
          <w:tcPr>
            <w:tcW w:w="2116" w:type="dxa"/>
          </w:tcPr>
          <w:p w14:paraId="4936F65C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475B997" w14:textId="1DC3B5F8" w:rsidR="0080405D" w:rsidRPr="002508C2" w:rsidRDefault="0080405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Acceptance </w:t>
            </w:r>
            <w:proofErr w:type="spellStart"/>
            <w:r>
              <w:rPr>
                <w:rFonts w:ascii="Georgia" w:hAnsi="Georgia"/>
              </w:rPr>
              <w:t>for</w:t>
            </w:r>
            <w:proofErr w:type="spellEnd"/>
            <w:r>
              <w:rPr>
                <w:rFonts w:ascii="Georgia" w:hAnsi="Georgia"/>
              </w:rPr>
              <w:t xml:space="preserve"> an </w:t>
            </w:r>
            <w:proofErr w:type="spellStart"/>
            <w:r>
              <w:rPr>
                <w:rFonts w:ascii="Georgia" w:hAnsi="Georgia"/>
              </w:rPr>
              <w:t>internship</w:t>
            </w:r>
            <w:proofErr w:type="spellEnd"/>
            <w:r>
              <w:rPr>
                <w:rFonts w:ascii="Georgia" w:hAnsi="Georgia"/>
              </w:rPr>
              <w:t xml:space="preserve"> in </w:t>
            </w:r>
            <w:proofErr w:type="spellStart"/>
            <w:r>
              <w:rPr>
                <w:rFonts w:ascii="Georgia" w:hAnsi="Georgia"/>
              </w:rPr>
              <w:t>the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field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of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audit</w:t>
            </w:r>
            <w:proofErr w:type="spellEnd"/>
          </w:p>
        </w:tc>
      </w:tr>
      <w:tr w:rsidR="00A758AA" w14:paraId="373B130F" w14:textId="77777777" w:rsidTr="004725F5">
        <w:tc>
          <w:tcPr>
            <w:tcW w:w="2116" w:type="dxa"/>
          </w:tcPr>
          <w:p w14:paraId="50D1BDF8" w14:textId="77777777" w:rsidR="00A758AA" w:rsidRPr="002508C2" w:rsidRDefault="00A758A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1971A106" w14:textId="65BA8C41" w:rsidR="00A758AA" w:rsidRPr="00A758AA" w:rsidRDefault="00A758AA" w:rsidP="00A758AA">
            <w:pPr>
              <w:pStyle w:val="Listenabsatz"/>
              <w:numPr>
                <w:ilvl w:val="0"/>
                <w:numId w:val="1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Bullet 1</w:t>
            </w:r>
          </w:p>
        </w:tc>
      </w:tr>
      <w:tr w:rsidR="00A758AA" w14:paraId="4CFD2CEB" w14:textId="77777777" w:rsidTr="004725F5">
        <w:tc>
          <w:tcPr>
            <w:tcW w:w="2116" w:type="dxa"/>
          </w:tcPr>
          <w:p w14:paraId="0230E33A" w14:textId="77777777" w:rsidR="00A758AA" w:rsidRPr="002508C2" w:rsidRDefault="00A758A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2889E404" w14:textId="3B335950" w:rsidR="00A758AA" w:rsidRPr="00A758AA" w:rsidRDefault="00A758AA" w:rsidP="00A758AA">
            <w:pPr>
              <w:pStyle w:val="Listenabsatz"/>
              <w:numPr>
                <w:ilvl w:val="0"/>
                <w:numId w:val="1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Bullet 2</w:t>
            </w:r>
          </w:p>
        </w:tc>
      </w:tr>
      <w:tr w:rsidR="00A758AA" w14:paraId="0A7250A8" w14:textId="77777777" w:rsidTr="004725F5">
        <w:tc>
          <w:tcPr>
            <w:tcW w:w="2116" w:type="dxa"/>
          </w:tcPr>
          <w:p w14:paraId="3325ED20" w14:textId="77777777" w:rsidR="00A758AA" w:rsidRPr="002508C2" w:rsidRDefault="00A758A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106BC4A" w14:textId="0FEE0F42" w:rsidR="00A758AA" w:rsidRPr="00A758AA" w:rsidRDefault="00A758AA" w:rsidP="00A758AA">
            <w:pPr>
              <w:pStyle w:val="Listenabsatz"/>
              <w:numPr>
                <w:ilvl w:val="0"/>
                <w:numId w:val="1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Bullet 3</w:t>
            </w:r>
          </w:p>
        </w:tc>
      </w:tr>
      <w:tr w:rsidR="0080405D" w:rsidRPr="00904223" w14:paraId="07275A40" w14:textId="6DAEF24E" w:rsidTr="007923AD">
        <w:trPr>
          <w:trHeight w:val="397"/>
        </w:trPr>
        <w:tc>
          <w:tcPr>
            <w:tcW w:w="2116" w:type="dxa"/>
            <w:vAlign w:val="bottom"/>
          </w:tcPr>
          <w:p w14:paraId="11C70304" w14:textId="70D5422C" w:rsidR="0080405D" w:rsidRPr="002508C2" w:rsidRDefault="0080405D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07/2023 </w:t>
            </w:r>
          </w:p>
        </w:tc>
        <w:tc>
          <w:tcPr>
            <w:tcW w:w="5114" w:type="dxa"/>
            <w:gridSpan w:val="2"/>
            <w:vAlign w:val="bottom"/>
          </w:tcPr>
          <w:p w14:paraId="03572537" w14:textId="77777777" w:rsidR="0080405D" w:rsidRPr="007923AD" w:rsidRDefault="0080405D" w:rsidP="00904223">
            <w:pPr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</w:pPr>
            <w:r w:rsidRPr="00904223">
              <w:rPr>
                <w:rFonts w:ascii="Georgia" w:hAnsi="Georgia"/>
                <w:b/>
                <w:smallCaps/>
                <w:sz w:val="28"/>
              </w:rPr>
              <w:t>Deutsche Bank AG</w:t>
            </w:r>
          </w:p>
        </w:tc>
        <w:tc>
          <w:tcPr>
            <w:tcW w:w="1832" w:type="dxa"/>
            <w:vAlign w:val="bottom"/>
          </w:tcPr>
          <w:p w14:paraId="1ACB5FCF" w14:textId="4D6263F6" w:rsidR="0080405D" w:rsidRPr="00AF5256" w:rsidRDefault="0080405D" w:rsidP="00AF5256">
            <w:pPr>
              <w:jc w:val="right"/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</w:pPr>
            <w:r w:rsidRPr="00AF5256"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  <w:t>Cottbus, DE</w:t>
            </w:r>
            <w:r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  <w:t xml:space="preserve">  </w:t>
            </w:r>
          </w:p>
        </w:tc>
      </w:tr>
      <w:tr w:rsidR="0080405D" w14:paraId="3C2EB52A" w14:textId="77777777" w:rsidTr="004725F5">
        <w:tc>
          <w:tcPr>
            <w:tcW w:w="2116" w:type="dxa"/>
          </w:tcPr>
          <w:p w14:paraId="7FFE346B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62DF577" w14:textId="2706A31F" w:rsidR="0080405D" w:rsidRPr="00904223" w:rsidRDefault="0080405D" w:rsidP="00904223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</w:rPr>
              <w:t>Corporate Banking Intern</w:t>
            </w:r>
          </w:p>
        </w:tc>
      </w:tr>
      <w:tr w:rsidR="0080405D" w14:paraId="5747F34E" w14:textId="77777777" w:rsidTr="004725F5">
        <w:tc>
          <w:tcPr>
            <w:tcW w:w="2116" w:type="dxa"/>
          </w:tcPr>
          <w:p w14:paraId="53C009BD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942807D" w14:textId="205FFD6A" w:rsidR="0080405D" w:rsidRPr="00904223" w:rsidRDefault="0080405D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Checked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creditworthiness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clients</w:t>
            </w:r>
            <w:proofErr w:type="spellEnd"/>
          </w:p>
        </w:tc>
      </w:tr>
      <w:tr w:rsidR="0080405D" w14:paraId="2F3E3CA3" w14:textId="77777777" w:rsidTr="004725F5">
        <w:tc>
          <w:tcPr>
            <w:tcW w:w="2116" w:type="dxa"/>
          </w:tcPr>
          <w:p w14:paraId="08E5BA00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01D4DCA" w14:textId="69F82599" w:rsidR="0080405D" w:rsidRPr="00904223" w:rsidRDefault="0080405D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Analysed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balance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sheets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companies</w:t>
            </w:r>
            <w:proofErr w:type="spellEnd"/>
          </w:p>
        </w:tc>
      </w:tr>
      <w:tr w:rsidR="0080405D" w14:paraId="1DDBE5E4" w14:textId="77777777" w:rsidTr="004725F5">
        <w:tc>
          <w:tcPr>
            <w:tcW w:w="2116" w:type="dxa"/>
          </w:tcPr>
          <w:p w14:paraId="1971E927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20A3D3B" w14:textId="497E90E3" w:rsidR="0080405D" w:rsidRPr="00904223" w:rsidRDefault="0080405D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Prepared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client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meetings</w:t>
            </w:r>
            <w:proofErr w:type="spellEnd"/>
          </w:p>
        </w:tc>
      </w:tr>
      <w:tr w:rsidR="0080405D" w14:paraId="5905F916" w14:textId="77777777" w:rsidTr="004725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2F53267E" w:rsidR="0080405D" w:rsidRPr="002508C2" w:rsidRDefault="0080405D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Extracurricular </w:t>
            </w:r>
            <w:proofErr w:type="spellStart"/>
            <w:r>
              <w:rPr>
                <w:rFonts w:ascii="Georgia" w:hAnsi="Georgia"/>
                <w:b/>
                <w:smallCaps/>
                <w:sz w:val="32"/>
                <w:szCs w:val="32"/>
              </w:rPr>
              <w:t>Activities</w:t>
            </w:r>
            <w:proofErr w:type="spellEnd"/>
          </w:p>
        </w:tc>
      </w:tr>
      <w:tr w:rsidR="0080405D" w14:paraId="2479FE1D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5531A253" w14:textId="551F91EC" w:rsidR="0080405D" w:rsidRPr="002508C2" w:rsidRDefault="0080405D" w:rsidP="00B621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08/2022 – </w:t>
            </w:r>
            <w:proofErr w:type="spellStart"/>
            <w:r>
              <w:rPr>
                <w:rFonts w:ascii="Georgia" w:hAnsi="Georgia" w:cs="Georgia"/>
                <w:color w:val="000000"/>
              </w:rPr>
              <w:t>present</w:t>
            </w:r>
            <w:proofErr w:type="spellEnd"/>
          </w:p>
        </w:tc>
        <w:tc>
          <w:tcPr>
            <w:tcW w:w="5114" w:type="dxa"/>
            <w:gridSpan w:val="2"/>
            <w:vAlign w:val="bottom"/>
          </w:tcPr>
          <w:p w14:paraId="6C2D221E" w14:textId="6C92631B" w:rsidR="0080405D" w:rsidRPr="00372F7B" w:rsidRDefault="0080405D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FC Energie Cottbus e.V.</w:t>
            </w:r>
          </w:p>
        </w:tc>
        <w:tc>
          <w:tcPr>
            <w:tcW w:w="1832" w:type="dxa"/>
            <w:vAlign w:val="bottom"/>
          </w:tcPr>
          <w:p w14:paraId="1A82BC2E" w14:textId="515203CF" w:rsidR="0080405D" w:rsidRPr="00B5178D" w:rsidRDefault="0080405D" w:rsidP="00372F7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Cottbus, DE</w:t>
            </w:r>
          </w:p>
        </w:tc>
      </w:tr>
      <w:tr w:rsidR="0080405D" w14:paraId="060CDF6F" w14:textId="77777777" w:rsidTr="004725F5">
        <w:tc>
          <w:tcPr>
            <w:tcW w:w="2116" w:type="dxa"/>
          </w:tcPr>
          <w:p w14:paraId="77166A5C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F8896C6" w14:textId="44E3D31C" w:rsidR="0080405D" w:rsidRPr="002508C2" w:rsidRDefault="0066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Coach </w:t>
            </w:r>
            <w:proofErr w:type="spellStart"/>
            <w:r>
              <w:rPr>
                <w:rFonts w:ascii="Georgia" w:hAnsi="Georgia" w:cs="Georgia"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men’s</w:t>
            </w:r>
            <w:proofErr w:type="spellEnd"/>
            <w:r w:rsidR="0080405D">
              <w:rPr>
                <w:rFonts w:ascii="Georgia" w:hAnsi="Georgia" w:cs="Georgia"/>
                <w:color w:val="000000"/>
              </w:rPr>
              <w:t xml:space="preserve"> u</w:t>
            </w:r>
            <w:ins w:id="92" w:author="David Döbele" w:date="2023-10-03T19:57:00Z">
              <w:r w:rsidR="00033BEA">
                <w:rPr>
                  <w:rFonts w:ascii="Georgia" w:hAnsi="Georgia" w:cs="Georgia"/>
                  <w:color w:val="000000"/>
                </w:rPr>
                <w:t>nder</w:t>
              </w:r>
            </w:ins>
            <w:r w:rsidR="0080405D">
              <w:rPr>
                <w:rFonts w:ascii="Georgia" w:hAnsi="Georgia" w:cs="Georgia"/>
                <w:color w:val="000000"/>
              </w:rPr>
              <w:t xml:space="preserve">-16 </w:t>
            </w:r>
            <w:proofErr w:type="spellStart"/>
            <w:r w:rsidR="0080405D">
              <w:rPr>
                <w:rFonts w:ascii="Georgia" w:hAnsi="Georgia" w:cs="Georgia"/>
                <w:color w:val="000000"/>
              </w:rPr>
              <w:t>team</w:t>
            </w:r>
            <w:proofErr w:type="spellEnd"/>
          </w:p>
        </w:tc>
      </w:tr>
      <w:tr w:rsidR="0080405D" w14:paraId="372B441B" w14:textId="77777777" w:rsidTr="004725F5">
        <w:tc>
          <w:tcPr>
            <w:tcW w:w="2116" w:type="dxa"/>
          </w:tcPr>
          <w:p w14:paraId="36E44CF6" w14:textId="77777777" w:rsidR="0080405D" w:rsidRPr="002508C2" w:rsidRDefault="0080405D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F695693" w14:textId="2F7D0393" w:rsidR="0080405D" w:rsidRPr="00723643" w:rsidRDefault="0080405D" w:rsidP="0090422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Organised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training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sessions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independently</w:t>
            </w:r>
            <w:proofErr w:type="spellEnd"/>
          </w:p>
        </w:tc>
      </w:tr>
      <w:tr w:rsidR="0080405D" w14:paraId="0777D577" w14:textId="77777777" w:rsidTr="004725F5">
        <w:tc>
          <w:tcPr>
            <w:tcW w:w="2116" w:type="dxa"/>
          </w:tcPr>
          <w:p w14:paraId="11E09FA5" w14:textId="77777777" w:rsidR="0080405D" w:rsidRPr="002508C2" w:rsidRDefault="0080405D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1593CA1" w14:textId="730AF0C6" w:rsidR="0080405D" w:rsidRPr="00723643" w:rsidRDefault="0080405D" w:rsidP="002D3EA4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Responsibility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for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a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team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20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players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aged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fifteen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to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sixteen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years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old</w:t>
            </w:r>
            <w:proofErr w:type="spellEnd"/>
          </w:p>
        </w:tc>
      </w:tr>
      <w:tr w:rsidR="0080405D" w14:paraId="5E4CD641" w14:textId="77777777" w:rsidTr="004725F5">
        <w:tc>
          <w:tcPr>
            <w:tcW w:w="2116" w:type="dxa"/>
          </w:tcPr>
          <w:p w14:paraId="64D9C1E2" w14:textId="77777777" w:rsidR="0080405D" w:rsidRPr="002508C2" w:rsidRDefault="0080405D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10EFE5BA" w14:textId="4EB7C43D" w:rsidR="0080405D" w:rsidRDefault="0080405D" w:rsidP="002D3EA4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Greatest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success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: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fourth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place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in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Germany’s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highest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division</w:t>
            </w:r>
            <w:proofErr w:type="spellEnd"/>
          </w:p>
        </w:tc>
      </w:tr>
      <w:tr w:rsidR="0080405D" w14:paraId="482569A2" w14:textId="77777777" w:rsidTr="004725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6E7B3BFC" w:rsidR="0080405D" w:rsidRPr="002508C2" w:rsidRDefault="0080405D" w:rsidP="00B978B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Other</w:t>
            </w:r>
          </w:p>
        </w:tc>
      </w:tr>
      <w:tr w:rsidR="0080405D" w14:paraId="2B257790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3419DFD8" w:rsidR="0080405D" w:rsidRPr="002508C2" w:rsidRDefault="0080405D" w:rsidP="00B978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Language </w:t>
            </w:r>
            <w:proofErr w:type="spellStart"/>
            <w:r>
              <w:rPr>
                <w:rFonts w:ascii="Georgia" w:hAnsi="Georgia"/>
              </w:rPr>
              <w:t>skills</w:t>
            </w:r>
            <w:proofErr w:type="spellEnd"/>
            <w:r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78729861" w:rsidR="0080405D" w:rsidRPr="002508C2" w:rsidRDefault="0080405D" w:rsidP="00B621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German (native), English (</w:t>
            </w:r>
            <w:proofErr w:type="spellStart"/>
            <w:r>
              <w:rPr>
                <w:rFonts w:ascii="Georgia" w:hAnsi="Georgia" w:cs="Georgia"/>
                <w:color w:val="000000"/>
              </w:rPr>
              <w:t>fluent</w:t>
            </w:r>
            <w:proofErr w:type="spellEnd"/>
            <w:r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80405D" w:rsidRPr="00BD640A" w14:paraId="45706C3F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57688BDA" w14:textId="714FFB2F" w:rsidR="0080405D" w:rsidRPr="002508C2" w:rsidRDefault="0080405D" w:rsidP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IT</w:t>
            </w:r>
            <w:r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3"/>
            <w:vAlign w:val="bottom"/>
          </w:tcPr>
          <w:p w14:paraId="60CA2168" w14:textId="20FB20D9" w:rsidR="0080405D" w:rsidRPr="00E64FF5" w:rsidRDefault="0080405D" w:rsidP="00B978B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PowerPoint)</w:t>
            </w:r>
          </w:p>
        </w:tc>
      </w:tr>
      <w:tr w:rsidR="0080405D" w14:paraId="70CB01B0" w14:textId="77777777" w:rsidTr="004725F5">
        <w:trPr>
          <w:trHeight w:val="397"/>
        </w:trPr>
        <w:tc>
          <w:tcPr>
            <w:tcW w:w="2116" w:type="dxa"/>
            <w:tcMar>
              <w:top w:w="142" w:type="dxa"/>
            </w:tcMar>
            <w:vAlign w:val="bottom"/>
          </w:tcPr>
          <w:p w14:paraId="7C80D6E9" w14:textId="26CEB753" w:rsidR="0080405D" w:rsidRDefault="0080405D" w:rsidP="00A705CA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Interests</w:t>
            </w:r>
            <w:proofErr w:type="spellEnd"/>
            <w:r w:rsidRPr="002508C2">
              <w:rPr>
                <w:rFonts w:ascii="Georgia" w:hAnsi="Georgia"/>
              </w:rPr>
              <w:t xml:space="preserve">: </w:t>
            </w:r>
          </w:p>
          <w:p w14:paraId="04F58216" w14:textId="3D8D5B61" w:rsidR="0080405D" w:rsidRPr="002508C2" w:rsidRDefault="0080405D" w:rsidP="00A705C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98C2742" w14:textId="0438633F" w:rsidR="0080405D" w:rsidRPr="00A705CA" w:rsidRDefault="0080405D" w:rsidP="00B019FD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Football (</w:t>
            </w:r>
            <w:proofErr w:type="spellStart"/>
            <w:r>
              <w:rPr>
                <w:rFonts w:ascii="Georgia" w:hAnsi="Georgia" w:cs="Georgia"/>
                <w:color w:val="000000"/>
              </w:rPr>
              <w:t>member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of</w:t>
            </w:r>
            <w:proofErr w:type="spellEnd"/>
            <w:r w:rsidR="00664F18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664F18">
              <w:rPr>
                <w:rFonts w:ascii="Georgia" w:hAnsi="Georgia" w:cs="Georgia"/>
                <w:color w:val="000000"/>
              </w:rPr>
              <w:t>t</w:t>
            </w:r>
            <w:r>
              <w:rPr>
                <w:rFonts w:ascii="Georgia" w:hAnsi="Georgia" w:cs="Georgia"/>
                <w:color w:val="000000"/>
              </w:rPr>
              <w:t>he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first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men’s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team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BSV Guben-Nord), </w:t>
            </w:r>
            <w:ins w:id="93" w:author="David Döbele" w:date="2023-10-03T19:57:00Z">
              <w:r w:rsidR="00033BEA">
                <w:rPr>
                  <w:rFonts w:ascii="Georgia" w:hAnsi="Georgia" w:cs="Georgia"/>
                  <w:color w:val="000000"/>
                </w:rPr>
                <w:br/>
              </w:r>
            </w:ins>
            <w:proofErr w:type="spellStart"/>
            <w:r>
              <w:rPr>
                <w:rFonts w:ascii="Georgia" w:hAnsi="Georgia" w:cs="Georgia"/>
                <w:color w:val="000000"/>
              </w:rPr>
              <w:t>Weight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training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in </w:t>
            </w:r>
            <w:proofErr w:type="spellStart"/>
            <w:r>
              <w:rPr>
                <w:rFonts w:ascii="Georgia" w:hAnsi="Georgia" w:cs="Georgia"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gym</w:t>
            </w:r>
            <w:proofErr w:type="spellEnd"/>
            <w:r>
              <w:rPr>
                <w:rFonts w:ascii="Georgia" w:hAnsi="Georgia" w:cs="Georgia"/>
                <w:color w:val="000000"/>
              </w:rPr>
              <w:t>,</w:t>
            </w:r>
            <w:del w:id="94" w:author="David Döbele" w:date="2023-10-03T19:57:00Z">
              <w:r w:rsidDel="00033BEA">
                <w:rPr>
                  <w:rFonts w:ascii="Georgia" w:hAnsi="Georgia" w:cs="Georgia"/>
                  <w:color w:val="000000"/>
                </w:rPr>
                <w:delText xml:space="preserve"> </w:delText>
              </w:r>
            </w:del>
          </w:p>
        </w:tc>
      </w:tr>
    </w:tbl>
    <w:p w14:paraId="6392EB7B" w14:textId="6CE7597E" w:rsidR="00ED0602" w:rsidRPr="00B6498C" w:rsidRDefault="00ED0602" w:rsidP="00ED0602">
      <w:pPr>
        <w:rPr>
          <w:sz w:val="2"/>
          <w:szCs w:val="2"/>
        </w:rPr>
      </w:pPr>
    </w:p>
    <w:sectPr w:rsidR="00ED0602" w:rsidRPr="00B6498C" w:rsidSect="00C0644B">
      <w:pgSz w:w="11906" w:h="16838"/>
      <w:pgMar w:top="680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2844AE6"/>
    <w:multiLevelType w:val="hybridMultilevel"/>
    <w:tmpl w:val="1F72B6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725EC"/>
    <w:multiLevelType w:val="hybridMultilevel"/>
    <w:tmpl w:val="407AE3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67873"/>
    <w:multiLevelType w:val="hybridMultilevel"/>
    <w:tmpl w:val="677C8A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86C8D"/>
    <w:multiLevelType w:val="hybridMultilevel"/>
    <w:tmpl w:val="7B446F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A7F17"/>
    <w:multiLevelType w:val="hybridMultilevel"/>
    <w:tmpl w:val="EA9A9DA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8C608B"/>
    <w:multiLevelType w:val="hybridMultilevel"/>
    <w:tmpl w:val="77EAD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084610">
    <w:abstractNumId w:val="4"/>
  </w:num>
  <w:num w:numId="2" w16cid:durableId="1252664008">
    <w:abstractNumId w:val="6"/>
  </w:num>
  <w:num w:numId="3" w16cid:durableId="1469317992">
    <w:abstractNumId w:val="8"/>
  </w:num>
  <w:num w:numId="4" w16cid:durableId="2123500932">
    <w:abstractNumId w:val="0"/>
  </w:num>
  <w:num w:numId="5" w16cid:durableId="1678381904">
    <w:abstractNumId w:val="1"/>
  </w:num>
  <w:num w:numId="6" w16cid:durableId="1947426667">
    <w:abstractNumId w:val="2"/>
  </w:num>
  <w:num w:numId="7" w16cid:durableId="1664158766">
    <w:abstractNumId w:val="5"/>
  </w:num>
  <w:num w:numId="8" w16cid:durableId="1962880540">
    <w:abstractNumId w:val="7"/>
  </w:num>
  <w:num w:numId="9" w16cid:durableId="1022590080">
    <w:abstractNumId w:val="10"/>
  </w:num>
  <w:num w:numId="10" w16cid:durableId="1819303075">
    <w:abstractNumId w:val="3"/>
  </w:num>
  <w:num w:numId="11" w16cid:durableId="977998997">
    <w:abstractNumId w:val="9"/>
  </w:num>
  <w:num w:numId="12" w16cid:durableId="1383403843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254"/>
    <w:rsid w:val="00033BEA"/>
    <w:rsid w:val="00064643"/>
    <w:rsid w:val="000A1FDA"/>
    <w:rsid w:val="000F3C81"/>
    <w:rsid w:val="001201CB"/>
    <w:rsid w:val="00133204"/>
    <w:rsid w:val="00147BB7"/>
    <w:rsid w:val="00162A5A"/>
    <w:rsid w:val="001A7862"/>
    <w:rsid w:val="001D4DCD"/>
    <w:rsid w:val="002508C2"/>
    <w:rsid w:val="002723EE"/>
    <w:rsid w:val="00277409"/>
    <w:rsid w:val="00282DB0"/>
    <w:rsid w:val="002D3EA4"/>
    <w:rsid w:val="002D4516"/>
    <w:rsid w:val="00314B7A"/>
    <w:rsid w:val="00372F7B"/>
    <w:rsid w:val="003D36FE"/>
    <w:rsid w:val="00443668"/>
    <w:rsid w:val="004725F5"/>
    <w:rsid w:val="00474AD3"/>
    <w:rsid w:val="004A54BA"/>
    <w:rsid w:val="00507EA7"/>
    <w:rsid w:val="00632D5A"/>
    <w:rsid w:val="00664F18"/>
    <w:rsid w:val="00693E09"/>
    <w:rsid w:val="006B7F78"/>
    <w:rsid w:val="006E69AE"/>
    <w:rsid w:val="00723643"/>
    <w:rsid w:val="00733DA1"/>
    <w:rsid w:val="00763DCE"/>
    <w:rsid w:val="00785254"/>
    <w:rsid w:val="007923AD"/>
    <w:rsid w:val="00794062"/>
    <w:rsid w:val="007966F0"/>
    <w:rsid w:val="007C6A3C"/>
    <w:rsid w:val="00801A12"/>
    <w:rsid w:val="0080405D"/>
    <w:rsid w:val="00814F18"/>
    <w:rsid w:val="00825579"/>
    <w:rsid w:val="008B0FC0"/>
    <w:rsid w:val="00904223"/>
    <w:rsid w:val="009150B9"/>
    <w:rsid w:val="00922D0E"/>
    <w:rsid w:val="00A1614C"/>
    <w:rsid w:val="00A2179F"/>
    <w:rsid w:val="00A437A0"/>
    <w:rsid w:val="00A62A2F"/>
    <w:rsid w:val="00A705CA"/>
    <w:rsid w:val="00A758AA"/>
    <w:rsid w:val="00AB2A5A"/>
    <w:rsid w:val="00AF5256"/>
    <w:rsid w:val="00B019FD"/>
    <w:rsid w:val="00B359DB"/>
    <w:rsid w:val="00B5178D"/>
    <w:rsid w:val="00B621C8"/>
    <w:rsid w:val="00B6498C"/>
    <w:rsid w:val="00B90595"/>
    <w:rsid w:val="00B978B8"/>
    <w:rsid w:val="00BD640A"/>
    <w:rsid w:val="00BF2234"/>
    <w:rsid w:val="00C018E4"/>
    <w:rsid w:val="00C05A95"/>
    <w:rsid w:val="00C0644B"/>
    <w:rsid w:val="00C066FA"/>
    <w:rsid w:val="00CC64E6"/>
    <w:rsid w:val="00CC6834"/>
    <w:rsid w:val="00CF31EE"/>
    <w:rsid w:val="00D10083"/>
    <w:rsid w:val="00D63E29"/>
    <w:rsid w:val="00E27C08"/>
    <w:rsid w:val="00E431ED"/>
    <w:rsid w:val="00E64FF5"/>
    <w:rsid w:val="00EB5816"/>
    <w:rsid w:val="00ED0602"/>
    <w:rsid w:val="00ED1BC2"/>
    <w:rsid w:val="00EE7A4A"/>
    <w:rsid w:val="00EF3076"/>
    <w:rsid w:val="00F11BEF"/>
    <w:rsid w:val="00F258E7"/>
    <w:rsid w:val="00F80053"/>
    <w:rsid w:val="00F95112"/>
    <w:rsid w:val="00FA02C7"/>
    <w:rsid w:val="00F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1901EEBC-DBDD-5E49-A136-BE48CF51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4725F5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725F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725F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7D7132E-5905-CC46-BC66-400BB1A19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cp:lastPrinted>2023-04-18T14:24:00Z</cp:lastPrinted>
  <dcterms:created xsi:type="dcterms:W3CDTF">2023-09-09T15:39:00Z</dcterms:created>
  <dcterms:modified xsi:type="dcterms:W3CDTF">2023-10-03T17:59:00Z</dcterms:modified>
</cp:coreProperties>
</file>