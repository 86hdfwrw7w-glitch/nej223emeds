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3108C" w14:textId="129CC6BC" w:rsidR="004D3677" w:rsidRDefault="004D3677" w:rsidP="007F50CC">
      <w:pPr>
        <w:spacing w:line="360" w:lineRule="auto"/>
        <w:jc w:val="both"/>
        <w:rPr>
          <w:ins w:id="0" w:author="jonas.stegh@pumpkincareers.com" w:date="2023-01-26T09:17:00Z"/>
          <w:rFonts w:cstheme="minorHAnsi"/>
        </w:rPr>
      </w:pPr>
      <w:ins w:id="1" w:author="jonas.stegh@pumpkincareers.com" w:date="2023-01-26T09:17:00Z">
        <w:r>
          <w:rPr>
            <w:rFonts w:cstheme="minorHAnsi"/>
          </w:rPr>
          <w:t>Bisschen früher ansetzen</w:t>
        </w:r>
      </w:ins>
    </w:p>
    <w:p w14:paraId="0F5CB71A" w14:textId="39468EDE" w:rsidR="004E6BF6" w:rsidRDefault="00983634" w:rsidP="007F50CC">
      <w:pPr>
        <w:spacing w:line="360" w:lineRule="auto"/>
        <w:jc w:val="both"/>
        <w:rPr>
          <w:rFonts w:cstheme="minorHAnsi"/>
        </w:rPr>
      </w:pPr>
      <w:r w:rsidRPr="007F50CC">
        <w:rPr>
          <w:rFonts w:cstheme="minorHAnsi"/>
        </w:rPr>
        <w:t>Seit Frühling letzten Jahres bin</w:t>
      </w:r>
      <w:r w:rsidR="000E6F36">
        <w:rPr>
          <w:rFonts w:cstheme="minorHAnsi"/>
        </w:rPr>
        <w:t xml:space="preserve"> ich</w:t>
      </w:r>
      <w:r w:rsidRPr="007F50CC">
        <w:rPr>
          <w:rFonts w:cstheme="minorHAnsi"/>
        </w:rPr>
        <w:t xml:space="preserve"> ehrenamtlich als Projektleiter bei der Non-profit Little Stars Nepal tätig. Little Start betreibt Armutsbekämpfung in Nepal mit </w:t>
      </w:r>
      <w:r w:rsidR="000E6F36">
        <w:rPr>
          <w:rFonts w:cstheme="minorHAnsi"/>
        </w:rPr>
        <w:t xml:space="preserve">einem </w:t>
      </w:r>
      <w:r w:rsidRPr="007F50CC">
        <w:rPr>
          <w:rFonts w:cstheme="minorHAnsi"/>
        </w:rPr>
        <w:t xml:space="preserve">Fokus auf Kindern. Darüber hinaus </w:t>
      </w:r>
      <w:r w:rsidR="00620FB9" w:rsidRPr="007F50CC">
        <w:rPr>
          <w:rFonts w:cstheme="minorHAnsi"/>
        </w:rPr>
        <w:t>werden Biogasanalgen, Krankenstationen und einfache Häuser gebaut. Eines der coolsten Projekte, dass ich begleiten durfte, war die Entwicklung einer Informationskampagne</w:t>
      </w:r>
      <w:r w:rsidR="000E6F36">
        <w:rPr>
          <w:rFonts w:cstheme="minorHAnsi"/>
        </w:rPr>
        <w:t>,</w:t>
      </w:r>
      <w:r w:rsidR="00620FB9" w:rsidRPr="007F50CC">
        <w:rPr>
          <w:rFonts w:cstheme="minorHAnsi"/>
        </w:rPr>
        <w:t xml:space="preserve"> um die Praxis von </w:t>
      </w:r>
      <w:r w:rsidR="00791959">
        <w:rPr>
          <w:rFonts w:cstheme="minorHAnsi"/>
        </w:rPr>
        <w:t>„</w:t>
      </w:r>
      <w:proofErr w:type="spellStart"/>
      <w:r w:rsidR="00620FB9" w:rsidRPr="007F50CC">
        <w:rPr>
          <w:rFonts w:cstheme="minorHAnsi"/>
        </w:rPr>
        <w:t>Chhaupadi</w:t>
      </w:r>
      <w:proofErr w:type="spellEnd"/>
      <w:r w:rsidR="00791959">
        <w:rPr>
          <w:rFonts w:cstheme="minorHAnsi"/>
        </w:rPr>
        <w:t xml:space="preserve">“ </w:t>
      </w:r>
      <w:r w:rsidR="00620FB9" w:rsidRPr="007F50CC">
        <w:rPr>
          <w:rFonts w:cstheme="minorHAnsi"/>
        </w:rPr>
        <w:t xml:space="preserve">in </w:t>
      </w:r>
      <w:del w:id="2" w:author="jonas.stegh@pumpkincareers.com" w:date="2023-01-26T09:20:00Z">
        <w:r w:rsidR="00620FB9" w:rsidRPr="007F50CC" w:rsidDel="004D3677">
          <w:rPr>
            <w:rFonts w:cstheme="minorHAnsi"/>
          </w:rPr>
          <w:delText>Balchaur</w:delText>
        </w:r>
        <w:r w:rsidR="007F50CC" w:rsidRPr="007F50CC" w:rsidDel="004D3677">
          <w:rPr>
            <w:rFonts w:cstheme="minorHAnsi"/>
          </w:rPr>
          <w:delText xml:space="preserve"> </w:delText>
        </w:r>
      </w:del>
      <w:ins w:id="3" w:author="jonas.stegh@pumpkincareers.com" w:date="2023-01-26T09:20:00Z">
        <w:r w:rsidR="004D3677">
          <w:rPr>
            <w:rFonts w:cstheme="minorHAnsi"/>
          </w:rPr>
          <w:t>Nepal</w:t>
        </w:r>
        <w:r w:rsidR="004D3677" w:rsidRPr="007F50CC">
          <w:rPr>
            <w:rFonts w:cstheme="minorHAnsi"/>
          </w:rPr>
          <w:t xml:space="preserve"> </w:t>
        </w:r>
      </w:ins>
      <w:r w:rsidR="007F50CC" w:rsidRPr="007F50CC">
        <w:rPr>
          <w:rFonts w:cstheme="minorHAnsi"/>
        </w:rPr>
        <w:t>zu reduzieren. Bei „</w:t>
      </w:r>
      <w:proofErr w:type="spellStart"/>
      <w:r w:rsidR="007F50CC" w:rsidRPr="007F50CC">
        <w:rPr>
          <w:rFonts w:cstheme="minorHAnsi"/>
        </w:rPr>
        <w:t>Chhaupadi</w:t>
      </w:r>
      <w:proofErr w:type="spellEnd"/>
      <w:r w:rsidR="007F50CC" w:rsidRPr="007F50CC">
        <w:rPr>
          <w:rFonts w:cstheme="minorHAnsi"/>
        </w:rPr>
        <w:t>“ handelt es sich um eine Praxis, bei der Mädchen und Frauen während ihrer Menstruation in kalte, kleine und dunkle Hütten gesperrt werden, da sie während ihrer Menstruation als unrein gelten und der Familie Unheil bringen könnten. Daher war es besonders wichtig, lokale Dorfanführer und traditionelle Heiler über die negativen Auswirkungen</w:t>
      </w:r>
      <w:r w:rsidR="00791959">
        <w:rPr>
          <w:rFonts w:cstheme="minorHAnsi"/>
        </w:rPr>
        <w:t xml:space="preserve"> (wie soziale Ausgrenzung, Schlangenbisse, Dehydration und im schlimmsten Fall der Tod)</w:t>
      </w:r>
      <w:r w:rsidR="007F50CC" w:rsidRPr="007F50CC">
        <w:rPr>
          <w:rFonts w:cstheme="minorHAnsi"/>
        </w:rPr>
        <w:t xml:space="preserve"> dieser Praxis aufzuklären</w:t>
      </w:r>
      <w:r w:rsidR="00791959">
        <w:rPr>
          <w:rFonts w:cstheme="minorHAnsi"/>
        </w:rPr>
        <w:t xml:space="preserve"> </w:t>
      </w:r>
      <w:r w:rsidR="007F50CC" w:rsidRPr="007F50CC">
        <w:rPr>
          <w:rFonts w:cstheme="minorHAnsi"/>
        </w:rPr>
        <w:t>und zu überzeugen, diese zu unterlassen.</w:t>
      </w:r>
      <w:r w:rsidR="004E6BF6">
        <w:rPr>
          <w:rFonts w:cstheme="minorHAnsi"/>
        </w:rPr>
        <w:t xml:space="preserve"> </w:t>
      </w:r>
    </w:p>
    <w:p w14:paraId="155B6BA9" w14:textId="3DDEA958" w:rsidR="00D04FB6" w:rsidRDefault="004E6BF6" w:rsidP="007F50CC">
      <w:pPr>
        <w:spacing w:line="360" w:lineRule="auto"/>
        <w:jc w:val="both"/>
        <w:rPr>
          <w:rFonts w:cstheme="minorHAnsi"/>
        </w:rPr>
      </w:pPr>
      <w:r>
        <w:rPr>
          <w:rFonts w:cstheme="minorHAnsi"/>
        </w:rPr>
        <w:t>Im Team gab es aber Diskussionen darüber, wie wir unsere Argumentation aufbauen sollten, um die Menschen zu überzeugen</w:t>
      </w:r>
      <w:r w:rsidR="000E6F36">
        <w:rPr>
          <w:rFonts w:cstheme="minorHAnsi"/>
        </w:rPr>
        <w:t>,</w:t>
      </w:r>
      <w:r>
        <w:rPr>
          <w:rFonts w:cstheme="minorHAnsi"/>
        </w:rPr>
        <w:t xml:space="preserve"> die Praxis zu unterlassen. Ein Teil des Teams hat </w:t>
      </w:r>
      <w:r w:rsidR="00791959">
        <w:rPr>
          <w:rFonts w:cstheme="minorHAnsi"/>
        </w:rPr>
        <w:t>auf der moralischen Ebene argumentiert und wollte an Menschenrechte (aus der westlichen Sichtweise) appellieren und das Frauen und Männer gleichgestellt sein sollten. Der andere Teil des Teams wollte „rational“ Argumenti</w:t>
      </w:r>
      <w:r w:rsidR="00D04FB6">
        <w:rPr>
          <w:rFonts w:cstheme="minorHAnsi"/>
        </w:rPr>
        <w:t>e</w:t>
      </w:r>
      <w:r w:rsidR="00791959">
        <w:rPr>
          <w:rFonts w:cstheme="minorHAnsi"/>
        </w:rPr>
        <w:t xml:space="preserve">ren, indem </w:t>
      </w:r>
      <w:r w:rsidR="00DD0FEB">
        <w:rPr>
          <w:rFonts w:cstheme="minorHAnsi"/>
        </w:rPr>
        <w:t>den Familienoberhäupter klar gemacht wird, wenn sie ihre Töchter oder Ehefrauen wegsperren würden</w:t>
      </w:r>
      <w:r w:rsidR="000E6F36">
        <w:rPr>
          <w:rFonts w:cstheme="minorHAnsi"/>
        </w:rPr>
        <w:t>,</w:t>
      </w:r>
      <w:r w:rsidR="00DD0FEB">
        <w:rPr>
          <w:rFonts w:cstheme="minorHAnsi"/>
        </w:rPr>
        <w:t xml:space="preserve"> diese bei der Arbeit auf den Feldern und im Haus fehlen und somit zu einem </w:t>
      </w:r>
      <w:r w:rsidR="00BB1E17">
        <w:rPr>
          <w:rFonts w:cstheme="minorHAnsi"/>
        </w:rPr>
        <w:t xml:space="preserve">wirtschaftlichen Verlust führen. </w:t>
      </w:r>
    </w:p>
    <w:p w14:paraId="2B92C31F" w14:textId="01FCF3DC" w:rsidR="004101A3" w:rsidRDefault="00BB1E17" w:rsidP="007F50CC">
      <w:pPr>
        <w:spacing w:line="360" w:lineRule="auto"/>
        <w:jc w:val="both"/>
        <w:rPr>
          <w:rFonts w:cstheme="minorHAnsi"/>
        </w:rPr>
      </w:pPr>
      <w:r>
        <w:rPr>
          <w:rFonts w:cstheme="minorHAnsi"/>
        </w:rPr>
        <w:t>Als Pr</w:t>
      </w:r>
      <w:r w:rsidR="00D04FB6">
        <w:rPr>
          <w:rFonts w:cstheme="minorHAnsi"/>
        </w:rPr>
        <w:t>ojektleiter hatte ich die schwierige Aufgabe</w:t>
      </w:r>
      <w:r w:rsidR="000E6F36">
        <w:rPr>
          <w:rFonts w:cstheme="minorHAnsi"/>
        </w:rPr>
        <w:t>,</w:t>
      </w:r>
      <w:r w:rsidR="00D04FB6">
        <w:rPr>
          <w:rFonts w:cstheme="minorHAnsi"/>
        </w:rPr>
        <w:t xml:space="preserve"> zwischen beiden Seiten zu vermitteln</w:t>
      </w:r>
      <w:r w:rsidR="00C742A9">
        <w:rPr>
          <w:rFonts w:cstheme="minorHAnsi"/>
        </w:rPr>
        <w:t>, um</w:t>
      </w:r>
      <w:r w:rsidR="00D04FB6">
        <w:rPr>
          <w:rFonts w:cstheme="minorHAnsi"/>
        </w:rPr>
        <w:t xml:space="preserve"> schlussendlich zu einer gemeinsamen Strategie zu gelangen. Letztlich haben wir uns dafür entschieden</w:t>
      </w:r>
      <w:r w:rsidR="000E6F36">
        <w:rPr>
          <w:rFonts w:cstheme="minorHAnsi"/>
        </w:rPr>
        <w:t>,</w:t>
      </w:r>
      <w:r w:rsidR="00D04FB6">
        <w:rPr>
          <w:rFonts w:cstheme="minorHAnsi"/>
        </w:rPr>
        <w:t xml:space="preserve"> die Informationskampagne in </w:t>
      </w:r>
      <w:r w:rsidR="000E6F36">
        <w:rPr>
          <w:rFonts w:cstheme="minorHAnsi"/>
        </w:rPr>
        <w:t>„</w:t>
      </w:r>
      <w:r w:rsidR="00D04FB6">
        <w:rPr>
          <w:rFonts w:cstheme="minorHAnsi"/>
        </w:rPr>
        <w:t>mündlich</w:t>
      </w:r>
      <w:r w:rsidR="000E6F36">
        <w:rPr>
          <w:rFonts w:cstheme="minorHAnsi"/>
        </w:rPr>
        <w:t>“</w:t>
      </w:r>
      <w:r w:rsidR="00D04FB6">
        <w:rPr>
          <w:rFonts w:cstheme="minorHAnsi"/>
        </w:rPr>
        <w:t xml:space="preserve"> und </w:t>
      </w:r>
      <w:r w:rsidR="000E6F36">
        <w:rPr>
          <w:rFonts w:cstheme="minorHAnsi"/>
        </w:rPr>
        <w:t>„</w:t>
      </w:r>
      <w:r w:rsidR="00D04FB6">
        <w:rPr>
          <w:rFonts w:cstheme="minorHAnsi"/>
        </w:rPr>
        <w:t>schriftlich</w:t>
      </w:r>
      <w:r w:rsidR="000E6F36">
        <w:rPr>
          <w:rFonts w:cstheme="minorHAnsi"/>
        </w:rPr>
        <w:t>“</w:t>
      </w:r>
      <w:r w:rsidR="00D04FB6">
        <w:rPr>
          <w:rFonts w:cstheme="minorHAnsi"/>
        </w:rPr>
        <w:t xml:space="preserve"> zu unterteilen. Im mündlichen Teil würden die Mitarbeiter von Little Stars an die Menschenrechte und „emotionale“ Seite der Thematik appellieren. Im schriftlichen Teil würden mithilfe von Präsentationen und Flyern der „ökonomische“ Teil zu Geltung kommen.</w:t>
      </w:r>
    </w:p>
    <w:p w14:paraId="2F22C32B" w14:textId="6864B928" w:rsidR="00C742A9" w:rsidRPr="007F50CC" w:rsidRDefault="00C742A9" w:rsidP="007F50CC">
      <w:pPr>
        <w:spacing w:line="360" w:lineRule="auto"/>
        <w:jc w:val="both"/>
        <w:rPr>
          <w:rFonts w:cstheme="minorHAnsi"/>
        </w:rPr>
      </w:pPr>
      <w:r>
        <w:rPr>
          <w:rFonts w:cstheme="minorHAnsi"/>
        </w:rPr>
        <w:t>Dieses Projekt hat mir gezeigt, wie sehr mir Projektarbeit</w:t>
      </w:r>
      <w:r w:rsidR="00723E55">
        <w:rPr>
          <w:rFonts w:cstheme="minorHAnsi"/>
        </w:rPr>
        <w:t xml:space="preserve"> und das </w:t>
      </w:r>
      <w:proofErr w:type="spellStart"/>
      <w:r w:rsidR="00723E55">
        <w:rPr>
          <w:rFonts w:cstheme="minorHAnsi"/>
        </w:rPr>
        <w:t>lösen</w:t>
      </w:r>
      <w:proofErr w:type="spellEnd"/>
      <w:r w:rsidR="00723E55">
        <w:rPr>
          <w:rFonts w:cstheme="minorHAnsi"/>
        </w:rPr>
        <w:t xml:space="preserve"> von Problemen</w:t>
      </w:r>
      <w:r>
        <w:rPr>
          <w:rFonts w:cstheme="minorHAnsi"/>
        </w:rPr>
        <w:t xml:space="preserve"> gefällt</w:t>
      </w:r>
      <w:r w:rsidR="00723E55">
        <w:rPr>
          <w:rFonts w:cstheme="minorHAnsi"/>
        </w:rPr>
        <w:t>. Daher entschied ich mich</w:t>
      </w:r>
      <w:r w:rsidR="000E6F36">
        <w:rPr>
          <w:rFonts w:cstheme="minorHAnsi"/>
        </w:rPr>
        <w:t>,</w:t>
      </w:r>
      <w:r>
        <w:rPr>
          <w:rFonts w:cstheme="minorHAnsi"/>
        </w:rPr>
        <w:t xml:space="preserve"> </w:t>
      </w:r>
      <w:r w:rsidR="00723E55">
        <w:rPr>
          <w:rFonts w:cstheme="minorHAnsi"/>
        </w:rPr>
        <w:t xml:space="preserve">mehr </w:t>
      </w:r>
      <w:r>
        <w:rPr>
          <w:rFonts w:cstheme="minorHAnsi"/>
        </w:rPr>
        <w:t>Erfahrungen sammeln</w:t>
      </w:r>
      <w:r w:rsidR="00723E55">
        <w:rPr>
          <w:rFonts w:cstheme="minorHAnsi"/>
        </w:rPr>
        <w:t xml:space="preserve"> zu wollen</w:t>
      </w:r>
      <w:r>
        <w:rPr>
          <w:rFonts w:cstheme="minorHAnsi"/>
        </w:rPr>
        <w:t>.</w:t>
      </w:r>
      <w:r w:rsidR="00723E55">
        <w:rPr>
          <w:rFonts w:cstheme="minorHAnsi"/>
        </w:rPr>
        <w:t xml:space="preserve"> Die Unternehmensberatung war aus meiner Sicht die beste Wahl, um das zu erreichen.</w:t>
      </w:r>
      <w:r>
        <w:rPr>
          <w:rFonts w:cstheme="minorHAnsi"/>
        </w:rPr>
        <w:t xml:space="preserve"> Da ich während diesem Projekt gesehen hatte</w:t>
      </w:r>
      <w:r w:rsidR="000E6F36">
        <w:rPr>
          <w:rFonts w:cstheme="minorHAnsi"/>
        </w:rPr>
        <w:t>,</w:t>
      </w:r>
      <w:r>
        <w:rPr>
          <w:rFonts w:cstheme="minorHAnsi"/>
        </w:rPr>
        <w:t xml:space="preserve"> wie </w:t>
      </w:r>
      <w:commentRangeStart w:id="4"/>
      <w:r>
        <w:rPr>
          <w:rFonts w:cstheme="minorHAnsi"/>
        </w:rPr>
        <w:t>öffentliche Strukturen kläglich versagen</w:t>
      </w:r>
      <w:r w:rsidR="000E6F36">
        <w:rPr>
          <w:rFonts w:cstheme="minorHAnsi"/>
        </w:rPr>
        <w:t>,</w:t>
      </w:r>
      <w:commentRangeEnd w:id="4"/>
      <w:r w:rsidR="004D3677">
        <w:rPr>
          <w:rStyle w:val="CommentReference"/>
        </w:rPr>
        <w:commentReference w:id="4"/>
      </w:r>
      <w:r>
        <w:rPr>
          <w:rFonts w:cstheme="minorHAnsi"/>
        </w:rPr>
        <w:t xml:space="preserve"> eine funktionierende Grundversorgung bereitzustellen, war ein logischer Schritt bei PD-Berater der öffentlichen Hand ein Praktikum zu absolvieren. Vor allem</w:t>
      </w:r>
      <w:r w:rsidR="000E6F36">
        <w:rPr>
          <w:rFonts w:cstheme="minorHAnsi"/>
        </w:rPr>
        <w:t>,</w:t>
      </w:r>
      <w:r>
        <w:rPr>
          <w:rFonts w:cstheme="minorHAnsi"/>
        </w:rPr>
        <w:t xml:space="preserve"> um die </w:t>
      </w:r>
      <w:proofErr w:type="spellStart"/>
      <w:r>
        <w:rPr>
          <w:rFonts w:cstheme="minorHAnsi"/>
        </w:rPr>
        <w:t>best</w:t>
      </w:r>
      <w:proofErr w:type="spellEnd"/>
      <w:r>
        <w:rPr>
          <w:rFonts w:cstheme="minorHAnsi"/>
        </w:rPr>
        <w:t xml:space="preserve"> </w:t>
      </w:r>
      <w:proofErr w:type="spellStart"/>
      <w:r>
        <w:rPr>
          <w:rFonts w:cstheme="minorHAnsi"/>
        </w:rPr>
        <w:t>practices</w:t>
      </w:r>
      <w:proofErr w:type="spellEnd"/>
      <w:r>
        <w:rPr>
          <w:rFonts w:cstheme="minorHAnsi"/>
        </w:rPr>
        <w:t xml:space="preserve"> in der </w:t>
      </w:r>
      <w:r w:rsidR="00723E55">
        <w:rPr>
          <w:rFonts w:cstheme="minorHAnsi"/>
        </w:rPr>
        <w:t xml:space="preserve">Public </w:t>
      </w:r>
      <w:proofErr w:type="spellStart"/>
      <w:r w:rsidR="00723E55">
        <w:rPr>
          <w:rFonts w:cstheme="minorHAnsi"/>
        </w:rPr>
        <w:t>Sector</w:t>
      </w:r>
      <w:proofErr w:type="spellEnd"/>
      <w:r w:rsidR="00723E55">
        <w:rPr>
          <w:rFonts w:cstheme="minorHAnsi"/>
        </w:rPr>
        <w:t xml:space="preserve"> Beratung zu erlernen und diese mit meinem Wissen über politische Strukturen aus meinem Studium der Politikwissenschaft in </w:t>
      </w:r>
      <w:r w:rsidR="000E6F36">
        <w:rPr>
          <w:rFonts w:cstheme="minorHAnsi"/>
        </w:rPr>
        <w:t xml:space="preserve">die </w:t>
      </w:r>
      <w:r w:rsidR="00723E55">
        <w:rPr>
          <w:rFonts w:cstheme="minorHAnsi"/>
        </w:rPr>
        <w:t>Projektarbeit bei Little Stars und darüber hinaus einfließen zulassen. Da ich mir gerade die öffentliche Seite anschaue, ist der nächste richtige Schritt</w:t>
      </w:r>
      <w:r w:rsidR="000E6F36">
        <w:rPr>
          <w:rFonts w:cstheme="minorHAnsi"/>
        </w:rPr>
        <w:t>,</w:t>
      </w:r>
      <w:r w:rsidR="00723E55">
        <w:rPr>
          <w:rFonts w:cstheme="minorHAnsi"/>
        </w:rPr>
        <w:t xml:space="preserve"> die Projektarbeit aus der unternehmerischen Sichtweise kennenzulernen. </w:t>
      </w:r>
      <w:r w:rsidR="002142CA">
        <w:rPr>
          <w:rFonts w:cstheme="minorHAnsi"/>
        </w:rPr>
        <w:t>Ich bin der Meinung, dass die Firma XY dafür am besten geeignet ist, da …..</w:t>
      </w:r>
    </w:p>
    <w:sectPr w:rsidR="00C742A9" w:rsidRPr="007F50C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onas.stegh@pumpkincareers.com" w:date="2023-01-26T09:17:00Z" w:initials="j">
    <w:p w14:paraId="5B228928" w14:textId="77777777" w:rsidR="004D3677" w:rsidRDefault="004D3677" w:rsidP="004A5DCE">
      <w:pPr>
        <w:pStyle w:val="CommentText"/>
      </w:pPr>
      <w:r>
        <w:rPr>
          <w:rStyle w:val="CommentReference"/>
        </w:rPr>
        <w:annotationRef/>
      </w:r>
      <w:r>
        <w:t>Nicht ausreichend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2289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CC3AD" w16cex:dateUtc="2023-01-26T0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228928" w16cid:durableId="277CC3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97"/>
    <w:rsid w:val="000E6F36"/>
    <w:rsid w:val="002142CA"/>
    <w:rsid w:val="004101A3"/>
    <w:rsid w:val="004D3677"/>
    <w:rsid w:val="004E6BF6"/>
    <w:rsid w:val="00531397"/>
    <w:rsid w:val="00620FB9"/>
    <w:rsid w:val="00723E55"/>
    <w:rsid w:val="00791959"/>
    <w:rsid w:val="007F50CC"/>
    <w:rsid w:val="00983634"/>
    <w:rsid w:val="00BB1E17"/>
    <w:rsid w:val="00C742A9"/>
    <w:rsid w:val="00D04FB6"/>
    <w:rsid w:val="00DD0FEB"/>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F2601"/>
  <w15:chartTrackingRefBased/>
  <w15:docId w15:val="{FAB41FD1-DE4F-4A92-8D17-00302361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4D3677"/>
    <w:pPr>
      <w:spacing w:after="0" w:line="240" w:lineRule="auto"/>
    </w:pPr>
  </w:style>
  <w:style w:type="character" w:styleId="CommentReference">
    <w:name w:val="annotation reference"/>
    <w:basedOn w:val="DefaultParagraphFont"/>
    <w:uiPriority w:val="99"/>
    <w:semiHidden/>
    <w:unhideWhenUsed/>
    <w:rsid w:val="004D3677"/>
    <w:rPr>
      <w:sz w:val="16"/>
      <w:szCs w:val="16"/>
    </w:rPr>
  </w:style>
  <w:style w:type="paragraph" w:styleId="CommentText">
    <w:name w:val="annotation text"/>
    <w:basedOn w:val="Normal"/>
    <w:link w:val="CommentTextChar"/>
    <w:uiPriority w:val="99"/>
    <w:unhideWhenUsed/>
    <w:rsid w:val="004D3677"/>
    <w:pPr>
      <w:spacing w:line="240" w:lineRule="auto"/>
    </w:pPr>
    <w:rPr>
      <w:sz w:val="20"/>
      <w:szCs w:val="20"/>
    </w:rPr>
  </w:style>
  <w:style w:type="character" w:customStyle="1" w:styleId="CommentTextChar">
    <w:name w:val="Comment Text Char"/>
    <w:basedOn w:val="DefaultParagraphFont"/>
    <w:link w:val="CommentText"/>
    <w:uiPriority w:val="99"/>
    <w:rsid w:val="004D3677"/>
    <w:rPr>
      <w:sz w:val="20"/>
      <w:szCs w:val="20"/>
    </w:rPr>
  </w:style>
  <w:style w:type="paragraph" w:styleId="CommentSubject">
    <w:name w:val="annotation subject"/>
    <w:basedOn w:val="CommentText"/>
    <w:next w:val="CommentText"/>
    <w:link w:val="CommentSubjectChar"/>
    <w:uiPriority w:val="99"/>
    <w:semiHidden/>
    <w:unhideWhenUsed/>
    <w:rsid w:val="004D3677"/>
    <w:rPr>
      <w:b/>
      <w:bCs/>
    </w:rPr>
  </w:style>
  <w:style w:type="character" w:customStyle="1" w:styleId="CommentSubjectChar">
    <w:name w:val="Comment Subject Char"/>
    <w:basedOn w:val="CommentTextChar"/>
    <w:link w:val="CommentSubject"/>
    <w:uiPriority w:val="99"/>
    <w:semiHidden/>
    <w:rsid w:val="004D367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418</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Osada</dc:creator>
  <cp:keywords/>
  <dc:description/>
  <cp:lastModifiedBy>jonas.stegh@pumpkincareers.com</cp:lastModifiedBy>
  <cp:revision>4</cp:revision>
  <dcterms:created xsi:type="dcterms:W3CDTF">2023-01-21T12:32:00Z</dcterms:created>
  <dcterms:modified xsi:type="dcterms:W3CDTF">2023-01-26T08:22:00Z</dcterms:modified>
</cp:coreProperties>
</file>