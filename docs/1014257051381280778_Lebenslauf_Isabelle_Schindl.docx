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1701"/>
      </w:tblGrid>
      <w:tr w:rsidR="00E55D90" w:rsidRPr="00E55D90" w14:paraId="487AC9CE" w14:textId="77777777" w:rsidTr="00810A3E">
        <w:trPr>
          <w:trHeight w:val="283"/>
        </w:trPr>
        <w:tc>
          <w:tcPr>
            <w:tcW w:w="9072" w:type="dxa"/>
            <w:gridSpan w:val="12"/>
            <w:tcBorders>
              <w:bottom w:val="single" w:sz="12" w:space="0" w:color="auto"/>
            </w:tcBorders>
            <w:vAlign w:val="bottom"/>
          </w:tcPr>
          <w:p w14:paraId="135895E2" w14:textId="2BBD3E97" w:rsidR="00E55D90" w:rsidRPr="00E55D90" w:rsidRDefault="00384F8A" w:rsidP="00C1424D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Isabelle</w:t>
            </w:r>
            <w:r w:rsidR="0001371D">
              <w:rPr>
                <w:rFonts w:ascii="Optima" w:hAnsi="Optima" w:cs="Times New Roman (Body CS)"/>
                <w:b/>
                <w:sz w:val="36"/>
                <w:szCs w:val="32"/>
              </w:rPr>
              <w:t xml:space="preserve"> </w:t>
            </w:r>
            <w:proofErr w:type="spellStart"/>
            <w:r>
              <w:rPr>
                <w:rFonts w:ascii="Optima" w:hAnsi="Optima" w:cs="Times New Roman (Body CS)"/>
                <w:b/>
                <w:sz w:val="36"/>
                <w:szCs w:val="32"/>
              </w:rPr>
              <w:t>Schindl</w:t>
            </w:r>
            <w:proofErr w:type="spellEnd"/>
          </w:p>
        </w:tc>
      </w:tr>
      <w:tr w:rsidR="00E55D90" w:rsidRPr="00E55D90" w14:paraId="034602FF" w14:textId="77777777" w:rsidTr="00810A3E">
        <w:trPr>
          <w:trHeight w:val="283"/>
        </w:trPr>
        <w:tc>
          <w:tcPr>
            <w:tcW w:w="9072" w:type="dxa"/>
            <w:gridSpan w:val="12"/>
            <w:tcBorders>
              <w:top w:val="single" w:sz="12" w:space="0" w:color="auto"/>
            </w:tcBorders>
            <w:vAlign w:val="bottom"/>
          </w:tcPr>
          <w:p w14:paraId="45E1D21A" w14:textId="46B7C5FB" w:rsidR="00E55D90" w:rsidRPr="00E55D90" w:rsidRDefault="00384F8A" w:rsidP="00C1424D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Schöffelgasse 19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Wien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1180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Österreich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ischindl@icloud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>.com • +4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3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>(0)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6645189441</w:t>
            </w:r>
          </w:p>
        </w:tc>
      </w:tr>
      <w:tr w:rsidR="002508C2" w:rsidRPr="00E55D90" w14:paraId="0FCADE56" w14:textId="77777777" w:rsidTr="00810A3E">
        <w:trPr>
          <w:trHeight w:val="680"/>
        </w:trPr>
        <w:tc>
          <w:tcPr>
            <w:tcW w:w="9072" w:type="dxa"/>
            <w:gridSpan w:val="12"/>
            <w:tcBorders>
              <w:bottom w:val="single" w:sz="12" w:space="0" w:color="auto"/>
            </w:tcBorders>
            <w:vAlign w:val="bottom"/>
          </w:tcPr>
          <w:p w14:paraId="6219B894" w14:textId="1ED9FB2D" w:rsidR="002508C2" w:rsidRPr="00E55D90" w:rsidRDefault="006E2C9C" w:rsidP="00C1424D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810A3E">
        <w:trPr>
          <w:trHeight w:val="340"/>
        </w:trPr>
        <w:tc>
          <w:tcPr>
            <w:tcW w:w="6804" w:type="dxa"/>
            <w:gridSpan w:val="9"/>
            <w:tcBorders>
              <w:top w:val="single" w:sz="12" w:space="0" w:color="auto"/>
            </w:tcBorders>
            <w:vAlign w:val="bottom"/>
          </w:tcPr>
          <w:p w14:paraId="0C2B846F" w14:textId="2E6F428B" w:rsidR="00D1492F" w:rsidRPr="00384F8A" w:rsidRDefault="00384F8A" w:rsidP="00C1424D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384F8A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Maastricht University – School of busi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ness and economics</w:t>
            </w:r>
          </w:p>
        </w:tc>
        <w:tc>
          <w:tcPr>
            <w:tcW w:w="2268" w:type="dxa"/>
            <w:gridSpan w:val="3"/>
            <w:tcBorders>
              <w:top w:val="single" w:sz="12" w:space="0" w:color="auto"/>
            </w:tcBorders>
            <w:vAlign w:val="bottom"/>
          </w:tcPr>
          <w:p w14:paraId="7C845E2D" w14:textId="623035A3" w:rsidR="00D1492F" w:rsidRPr="00E55D90" w:rsidRDefault="00384F8A" w:rsidP="00C1424D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Maastricht, NL</w:t>
            </w:r>
          </w:p>
        </w:tc>
      </w:tr>
      <w:tr w:rsidR="00D1492F" w:rsidRPr="00E55D90" w14:paraId="61E5D482" w14:textId="77777777" w:rsidTr="00E22CAB">
        <w:trPr>
          <w:trHeight w:val="20"/>
        </w:trPr>
        <w:tc>
          <w:tcPr>
            <w:tcW w:w="5523" w:type="dxa"/>
            <w:gridSpan w:val="3"/>
          </w:tcPr>
          <w:p w14:paraId="11CB9A0F" w14:textId="120F397F" w:rsidR="00D1492F" w:rsidRPr="00384F8A" w:rsidRDefault="00D1492F" w:rsidP="00C1424D">
            <w:pPr>
              <w:rPr>
                <w:rFonts w:ascii="Optima" w:hAnsi="Optima"/>
                <w:sz w:val="18"/>
                <w:lang w:val="en-US"/>
              </w:rPr>
            </w:pPr>
            <w:r w:rsidRPr="00384F8A">
              <w:rPr>
                <w:rFonts w:ascii="Optima" w:hAnsi="Optima"/>
                <w:sz w:val="18"/>
                <w:lang w:val="en-US"/>
              </w:rPr>
              <w:t xml:space="preserve">B.Sc. </w:t>
            </w:r>
            <w:r w:rsidR="00384F8A" w:rsidRPr="00384F8A">
              <w:rPr>
                <w:rFonts w:ascii="Optima" w:hAnsi="Optima"/>
                <w:sz w:val="18"/>
                <w:lang w:val="en-US"/>
              </w:rPr>
              <w:t>Economics and Business Economics</w:t>
            </w:r>
            <w:r w:rsidR="00B17D95" w:rsidRPr="00384F8A">
              <w:rPr>
                <w:rFonts w:ascii="Optima" w:hAnsi="Optima"/>
                <w:sz w:val="18"/>
                <w:lang w:val="en-US"/>
              </w:rPr>
              <w:t xml:space="preserve"> (</w:t>
            </w:r>
            <w:proofErr w:type="spellStart"/>
            <w:r w:rsidR="00426D7E" w:rsidRPr="00384F8A">
              <w:rPr>
                <w:rFonts w:ascii="Optima" w:hAnsi="Optima"/>
                <w:sz w:val="18"/>
                <w:lang w:val="en-US"/>
              </w:rPr>
              <w:t>aktueller</w:t>
            </w:r>
            <w:proofErr w:type="spellEnd"/>
            <w:r w:rsidR="00426D7E" w:rsidRPr="00384F8A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384F8A">
              <w:rPr>
                <w:rFonts w:ascii="Optima" w:hAnsi="Optima"/>
                <w:sz w:val="18"/>
                <w:lang w:val="en-US"/>
              </w:rPr>
              <w:t>GPA</w:t>
            </w:r>
            <w:r w:rsidR="00B17D95" w:rsidRPr="00384F8A">
              <w:rPr>
                <w:rFonts w:ascii="Optima" w:hAnsi="Optima"/>
                <w:sz w:val="18"/>
                <w:lang w:val="en-US"/>
              </w:rPr>
              <w:t xml:space="preserve">: </w:t>
            </w:r>
            <w:r w:rsidR="00384F8A">
              <w:rPr>
                <w:rFonts w:ascii="Optima" w:hAnsi="Optima"/>
                <w:sz w:val="18"/>
                <w:lang w:val="en-US"/>
              </w:rPr>
              <w:t>9.2</w:t>
            </w:r>
            <w:r w:rsidR="00284B31">
              <w:rPr>
                <w:rFonts w:ascii="Optima" w:hAnsi="Optima"/>
                <w:sz w:val="18"/>
                <w:lang w:val="en-US"/>
              </w:rPr>
              <w:t xml:space="preserve"> von 10</w:t>
            </w:r>
            <w:r w:rsidR="00B17D95" w:rsidRPr="00384F8A">
              <w:rPr>
                <w:rFonts w:ascii="Optima" w:hAnsi="Optima"/>
                <w:sz w:val="18"/>
                <w:lang w:val="en-US"/>
              </w:rPr>
              <w:t>)</w:t>
            </w:r>
          </w:p>
        </w:tc>
        <w:tc>
          <w:tcPr>
            <w:tcW w:w="3549" w:type="dxa"/>
            <w:gridSpan w:val="9"/>
          </w:tcPr>
          <w:p w14:paraId="419A9228" w14:textId="71417CEE" w:rsidR="00D1492F" w:rsidRPr="00E55D90" w:rsidRDefault="00D1492F" w:rsidP="00C1424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384F8A">
              <w:rPr>
                <w:rFonts w:ascii="Optima" w:hAnsi="Optima"/>
                <w:sz w:val="18"/>
              </w:rPr>
              <w:t>21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7EABE9F1" w14:textId="77777777" w:rsidTr="00E22CAB">
        <w:trPr>
          <w:trHeight w:val="20"/>
        </w:trPr>
        <w:tc>
          <w:tcPr>
            <w:tcW w:w="9072" w:type="dxa"/>
            <w:gridSpan w:val="12"/>
          </w:tcPr>
          <w:p w14:paraId="7A71E6B0" w14:textId="1358D730" w:rsidR="00426D7E" w:rsidRPr="00384F8A" w:rsidRDefault="00B17D95" w:rsidP="00C1424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384F8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International Business Economics</w:t>
            </w:r>
          </w:p>
        </w:tc>
      </w:tr>
      <w:tr w:rsidR="00D5280E" w:rsidRPr="00E55D90" w14:paraId="013361E1" w14:textId="77777777" w:rsidTr="00810A3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1A1843A9" w:rsidR="00D1492F" w:rsidRPr="00E55D90" w:rsidRDefault="00384F8A" w:rsidP="00C1424D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Theresianische Akademie</w:t>
            </w:r>
          </w:p>
        </w:tc>
        <w:tc>
          <w:tcPr>
            <w:tcW w:w="2126" w:type="dxa"/>
            <w:gridSpan w:val="2"/>
            <w:vAlign w:val="bottom"/>
          </w:tcPr>
          <w:p w14:paraId="63D86F51" w14:textId="7C02CBDF" w:rsidR="00D1492F" w:rsidRPr="00E55D90" w:rsidRDefault="00384F8A" w:rsidP="00C1424D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Wien, AT</w:t>
            </w:r>
          </w:p>
        </w:tc>
      </w:tr>
      <w:tr w:rsidR="00D5280E" w:rsidRPr="00E55D90" w14:paraId="62632213" w14:textId="77777777" w:rsidTr="00E22CAB">
        <w:trPr>
          <w:trHeight w:val="20"/>
        </w:trPr>
        <w:tc>
          <w:tcPr>
            <w:tcW w:w="5387" w:type="dxa"/>
            <w:gridSpan w:val="2"/>
          </w:tcPr>
          <w:p w14:paraId="5F71027E" w14:textId="17DE2F7F" w:rsidR="00D1492F" w:rsidRPr="00E55D90" w:rsidRDefault="00384F8A" w:rsidP="00C1424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Allgemeine Hochschulreife</w:t>
            </w:r>
            <w:r w:rsidR="0024091C">
              <w:rPr>
                <w:rFonts w:ascii="Optima" w:hAnsi="Optima"/>
                <w:sz w:val="18"/>
                <w:lang w:val="de-AT"/>
              </w:rPr>
              <w:t xml:space="preserve"> (Note: 1.0)</w:t>
            </w:r>
          </w:p>
        </w:tc>
        <w:tc>
          <w:tcPr>
            <w:tcW w:w="3685" w:type="dxa"/>
            <w:gridSpan w:val="10"/>
          </w:tcPr>
          <w:p w14:paraId="51FC9814" w14:textId="2244278D" w:rsidR="00D1492F" w:rsidRPr="00E55D90" w:rsidRDefault="00426D7E" w:rsidP="00C1424D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91331D" w:rsidRPr="00E55D90">
              <w:rPr>
                <w:rFonts w:ascii="Optima" w:hAnsi="Optima"/>
                <w:sz w:val="18"/>
              </w:rPr>
              <w:t>1</w:t>
            </w:r>
            <w:r w:rsidR="00384F8A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 w:rsidR="0024091C">
              <w:rPr>
                <w:rFonts w:ascii="Optima" w:hAnsi="Optima"/>
                <w:sz w:val="18"/>
              </w:rPr>
              <w:t>6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384F8A">
              <w:rPr>
                <w:rFonts w:ascii="Optima" w:hAnsi="Optima"/>
                <w:sz w:val="18"/>
              </w:rPr>
              <w:t>21</w:t>
            </w:r>
          </w:p>
        </w:tc>
      </w:tr>
      <w:tr w:rsidR="00D5280E" w:rsidRPr="00E55D90" w14:paraId="4D68BFE7" w14:textId="77777777" w:rsidTr="00E22CAB">
        <w:trPr>
          <w:trHeight w:val="20"/>
        </w:trPr>
        <w:tc>
          <w:tcPr>
            <w:tcW w:w="9072" w:type="dxa"/>
            <w:gridSpan w:val="12"/>
          </w:tcPr>
          <w:p w14:paraId="6B77EE91" w14:textId="162A6A46" w:rsidR="0091331D" w:rsidRPr="00A63904" w:rsidRDefault="0024091C" w:rsidP="00A63904">
            <w:pPr>
              <w:pStyle w:val="Listenabsatz"/>
              <w:numPr>
                <w:ilvl w:val="0"/>
                <w:numId w:val="27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A63904">
              <w:rPr>
                <w:rFonts w:ascii="Optima" w:hAnsi="Optima"/>
                <w:i/>
                <w:iCs/>
                <w:sz w:val="18"/>
              </w:rPr>
              <w:t>Sprachenschwerpunkt (Englisch, Französisch, Latein, Russisch)</w:t>
            </w:r>
          </w:p>
          <w:p w14:paraId="743BCF73" w14:textId="52B28D97" w:rsidR="00A63904" w:rsidRPr="00B07504" w:rsidDel="00B07504" w:rsidRDefault="00A63904" w:rsidP="00B07504">
            <w:pPr>
              <w:pStyle w:val="Listenabsatz"/>
              <w:numPr>
                <w:ilvl w:val="0"/>
                <w:numId w:val="27"/>
              </w:numPr>
              <w:rPr>
                <w:del w:id="0" w:author="David Döbele" w:date="2022-08-30T21:02:00Z"/>
                <w:rFonts w:ascii="Optima" w:hAnsi="Optima"/>
                <w:i/>
                <w:iCs/>
                <w:sz w:val="18"/>
                <w:lang w:val="de-AT"/>
                <w:rPrChange w:id="1" w:author="David Döbele" w:date="2022-08-30T21:02:00Z">
                  <w:rPr>
                    <w:del w:id="2" w:author="David Döbele" w:date="2022-08-30T21:02:00Z"/>
                    <w:rFonts w:ascii="Optima" w:hAnsi="Optima"/>
                    <w:i/>
                    <w:iCs/>
                    <w:sz w:val="18"/>
                  </w:rPr>
                </w:rPrChange>
              </w:rPr>
            </w:pPr>
            <w:r>
              <w:rPr>
                <w:rFonts w:ascii="Optima" w:hAnsi="Optima"/>
                <w:i/>
                <w:iCs/>
                <w:sz w:val="18"/>
              </w:rPr>
              <w:t>Wahlpflichtfach Wirtschaft ab der sechsten Klasse</w:t>
            </w:r>
          </w:p>
          <w:p w14:paraId="26EEC0CF" w14:textId="77777777" w:rsidR="00B07504" w:rsidRPr="00A63904" w:rsidRDefault="00B07504" w:rsidP="00A63904">
            <w:pPr>
              <w:pStyle w:val="Listenabsatz"/>
              <w:numPr>
                <w:ilvl w:val="0"/>
                <w:numId w:val="27"/>
              </w:numPr>
              <w:rPr>
                <w:ins w:id="3" w:author="David Döbele" w:date="2022-08-30T21:02:00Z"/>
                <w:rFonts w:ascii="Optima" w:hAnsi="Optima"/>
                <w:i/>
                <w:iCs/>
                <w:sz w:val="18"/>
                <w:lang w:val="de-AT"/>
              </w:rPr>
            </w:pPr>
          </w:p>
          <w:p w14:paraId="041B1387" w14:textId="2C2C2D48" w:rsidR="00A63904" w:rsidRPr="00B07504" w:rsidRDefault="00A63904" w:rsidP="00B07504">
            <w:pPr>
              <w:pStyle w:val="Listenabsatz"/>
              <w:numPr>
                <w:ilvl w:val="0"/>
                <w:numId w:val="27"/>
              </w:numPr>
              <w:rPr>
                <w:rFonts w:ascii="Optima" w:hAnsi="Optima"/>
                <w:i/>
                <w:iCs/>
                <w:sz w:val="18"/>
                <w:lang w:val="de-AT"/>
                <w:rPrChange w:id="4" w:author="David Döbele" w:date="2022-08-30T21:02:00Z">
                  <w:rPr>
                    <w:lang w:val="de-AT"/>
                  </w:rPr>
                </w:rPrChange>
              </w:rPr>
              <w:pPrChange w:id="5" w:author="David Döbele" w:date="2022-08-30T21:02:00Z">
                <w:pPr>
                  <w:pStyle w:val="Listenabsatz"/>
                </w:pPr>
              </w:pPrChange>
            </w:pPr>
            <w:r w:rsidRPr="00B07504">
              <w:rPr>
                <w:rFonts w:ascii="Optima" w:hAnsi="Optima"/>
                <w:i/>
                <w:iCs/>
                <w:sz w:val="18"/>
                <w:lang w:val="de-AT"/>
                <w:rPrChange w:id="6" w:author="David Döbele" w:date="2022-08-30T21:02:00Z">
                  <w:rPr>
                    <w:lang w:val="de-AT"/>
                  </w:rPr>
                </w:rPrChange>
              </w:rPr>
              <w:t xml:space="preserve">Teilnahme an </w:t>
            </w:r>
            <w:proofErr w:type="spellStart"/>
            <w:r w:rsidRPr="00B07504">
              <w:rPr>
                <w:rFonts w:ascii="Optima" w:hAnsi="Optima"/>
                <w:i/>
                <w:iCs/>
                <w:sz w:val="18"/>
                <w:lang w:val="de-AT"/>
                <w:rPrChange w:id="7" w:author="David Döbele" w:date="2022-08-30T21:02:00Z">
                  <w:rPr>
                    <w:lang w:val="de-AT"/>
                  </w:rPr>
                </w:rPrChange>
              </w:rPr>
              <w:t>business@school</w:t>
            </w:r>
            <w:proofErr w:type="spellEnd"/>
            <w:r w:rsidRPr="00B07504">
              <w:rPr>
                <w:rFonts w:ascii="Optima" w:hAnsi="Optima"/>
                <w:i/>
                <w:iCs/>
                <w:sz w:val="18"/>
                <w:lang w:val="de-AT"/>
                <w:rPrChange w:id="8" w:author="David Döbele" w:date="2022-08-30T21:02:00Z">
                  <w:rPr>
                    <w:lang w:val="de-AT"/>
                  </w:rPr>
                </w:rPrChange>
              </w:rPr>
              <w:t xml:space="preserve"> der BCG, „</w:t>
            </w:r>
            <w:proofErr w:type="spellStart"/>
            <w:r w:rsidRPr="00B07504">
              <w:rPr>
                <w:rFonts w:ascii="Optima" w:hAnsi="Optima"/>
                <w:i/>
                <w:iCs/>
                <w:sz w:val="18"/>
                <w:lang w:val="de-AT"/>
                <w:rPrChange w:id="9" w:author="David Döbele" w:date="2022-08-30T21:02:00Z">
                  <w:rPr>
                    <w:lang w:val="de-AT"/>
                  </w:rPr>
                </w:rPrChange>
              </w:rPr>
              <w:t>HydroRun</w:t>
            </w:r>
            <w:proofErr w:type="spellEnd"/>
            <w:r w:rsidRPr="00B07504">
              <w:rPr>
                <w:rFonts w:ascii="Optima" w:hAnsi="Optima"/>
                <w:i/>
                <w:iCs/>
                <w:sz w:val="18"/>
                <w:lang w:val="de-AT"/>
                <w:rPrChange w:id="10" w:author="David Döbele" w:date="2022-08-30T21:02:00Z">
                  <w:rPr>
                    <w:lang w:val="de-AT"/>
                  </w:rPr>
                </w:rPrChange>
              </w:rPr>
              <w:t>“ als Idee der letzten Phase</w:t>
            </w:r>
          </w:p>
          <w:p w14:paraId="56172741" w14:textId="77777777" w:rsidR="0024091C" w:rsidRPr="006E3877" w:rsidRDefault="0024091C" w:rsidP="00C1424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Austauschprogramme nach Stockholm, SWE und Rugby, UK</w:t>
            </w:r>
          </w:p>
          <w:p w14:paraId="4C2B36BA" w14:textId="0EE49A75" w:rsidR="006E3877" w:rsidRPr="006E3877" w:rsidRDefault="006E3877" w:rsidP="006E3877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Politische Bildung (</w:t>
            </w:r>
            <w:r w:rsidR="008D0127">
              <w:rPr>
                <w:rFonts w:ascii="Optima" w:hAnsi="Optima"/>
                <w:i/>
                <w:iCs/>
                <w:sz w:val="18"/>
              </w:rPr>
              <w:t>Frei</w:t>
            </w:r>
            <w:r>
              <w:rPr>
                <w:rFonts w:ascii="Optima" w:hAnsi="Optima"/>
                <w:i/>
                <w:iCs/>
                <w:sz w:val="18"/>
              </w:rPr>
              <w:t xml:space="preserve">gegenstand), </w:t>
            </w:r>
            <w:r>
              <w:rPr>
                <w:rFonts w:ascii="Optima" w:hAnsi="Optima"/>
                <w:i/>
                <w:iCs/>
                <w:sz w:val="18"/>
              </w:rPr>
              <w:br/>
              <w:t xml:space="preserve">Teilnahme </w:t>
            </w:r>
            <w:r w:rsidR="006744C7">
              <w:rPr>
                <w:rFonts w:ascii="Optima" w:hAnsi="Optima"/>
                <w:i/>
                <w:iCs/>
                <w:sz w:val="18"/>
              </w:rPr>
              <w:t>a</w:t>
            </w:r>
            <w:r w:rsidR="00E81AD3">
              <w:rPr>
                <w:rFonts w:ascii="Optima" w:hAnsi="Optima"/>
                <w:i/>
                <w:iCs/>
                <w:sz w:val="18"/>
              </w:rPr>
              <w:t>m</w:t>
            </w:r>
            <w:r w:rsidR="006744C7">
              <w:rPr>
                <w:rFonts w:ascii="Optima" w:hAnsi="Optima"/>
                <w:i/>
                <w:iCs/>
                <w:sz w:val="18"/>
              </w:rPr>
              <w:t xml:space="preserve"> </w:t>
            </w:r>
            <w:r>
              <w:rPr>
                <w:rFonts w:ascii="Optima" w:hAnsi="Optima"/>
                <w:i/>
                <w:iCs/>
                <w:sz w:val="18"/>
              </w:rPr>
              <w:t xml:space="preserve">Model European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Parliament</w:t>
            </w:r>
            <w:proofErr w:type="spellEnd"/>
          </w:p>
          <w:p w14:paraId="54BF63E9" w14:textId="3DD2222D" w:rsidR="006E3877" w:rsidRPr="006E3877" w:rsidRDefault="009871F9" w:rsidP="006E3877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Teilnahme bei sozialen Aktionen in der Gruft (Kochen f</w:t>
            </w:r>
            <w:r w:rsidR="00044651">
              <w:rPr>
                <w:rFonts w:ascii="Optima" w:hAnsi="Optima"/>
                <w:i/>
                <w:iCs/>
                <w:sz w:val="18"/>
              </w:rPr>
              <w:t>ür</w:t>
            </w:r>
            <w:r>
              <w:rPr>
                <w:rFonts w:ascii="Optima" w:hAnsi="Optima"/>
                <w:i/>
                <w:iCs/>
                <w:sz w:val="18"/>
              </w:rPr>
              <w:t xml:space="preserve"> Obdachlose) </w:t>
            </w:r>
            <w:r>
              <w:rPr>
                <w:rFonts w:ascii="Optima" w:hAnsi="Optima"/>
                <w:i/>
                <w:iCs/>
                <w:sz w:val="18"/>
              </w:rPr>
              <w:br/>
              <w:t>und Hans-Radl-Schule (Betreuung von Kindern mit Behinderung beim Sommerfest)</w:t>
            </w:r>
          </w:p>
        </w:tc>
      </w:tr>
      <w:tr w:rsidR="00D5280E" w:rsidRPr="00E55D90" w14:paraId="1C51E2FF" w14:textId="77777777" w:rsidTr="00810A3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5247B5E9" w:rsidR="00665BF3" w:rsidRPr="00E55D90" w:rsidRDefault="0091331D" w:rsidP="00C1424D">
            <w:pPr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r w:rsidR="0024091C">
              <w:rPr>
                <w:rFonts w:ascii="Optima" w:hAnsi="Optima"/>
                <w:b/>
                <w:smallCaps/>
                <w:sz w:val="23"/>
                <w:szCs w:val="23"/>
              </w:rPr>
              <w:t>GRG 19</w:t>
            </w:r>
          </w:p>
        </w:tc>
        <w:tc>
          <w:tcPr>
            <w:tcW w:w="3402" w:type="dxa"/>
            <w:gridSpan w:val="8"/>
            <w:vAlign w:val="bottom"/>
          </w:tcPr>
          <w:p w14:paraId="2FCB10D7" w14:textId="10E41FFC" w:rsidR="00665BF3" w:rsidRPr="00830B97" w:rsidRDefault="0024091C" w:rsidP="00C1424D">
            <w:pPr>
              <w:jc w:val="right"/>
              <w:rPr>
                <w:rFonts w:ascii="Optima" w:hAnsi="Optima"/>
                <w:i/>
                <w:sz w:val="18"/>
              </w:rPr>
            </w:pPr>
            <w:r w:rsidRPr="00830B97">
              <w:rPr>
                <w:rFonts w:ascii="Optima" w:hAnsi="Optima"/>
                <w:i/>
                <w:smallCaps/>
                <w:sz w:val="23"/>
                <w:szCs w:val="23"/>
              </w:rPr>
              <w:t>Wien, AT</w:t>
            </w:r>
          </w:p>
        </w:tc>
      </w:tr>
      <w:tr w:rsidR="0091331D" w:rsidRPr="00E55D90" w14:paraId="312B82BC" w14:textId="77777777" w:rsidTr="00E22CAB">
        <w:trPr>
          <w:trHeight w:val="20"/>
        </w:trPr>
        <w:tc>
          <w:tcPr>
            <w:tcW w:w="5670" w:type="dxa"/>
            <w:gridSpan w:val="4"/>
          </w:tcPr>
          <w:p w14:paraId="1CEE182B" w14:textId="3125EFC7" w:rsidR="0091331D" w:rsidRPr="00E55D90" w:rsidRDefault="0024091C" w:rsidP="00C1424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Unterstufe</w:t>
            </w:r>
          </w:p>
        </w:tc>
        <w:tc>
          <w:tcPr>
            <w:tcW w:w="3402" w:type="dxa"/>
            <w:gridSpan w:val="8"/>
          </w:tcPr>
          <w:p w14:paraId="7521EA6E" w14:textId="5285FC9F" w:rsidR="0091331D" w:rsidRPr="00830B97" w:rsidRDefault="0091331D" w:rsidP="00C1424D">
            <w:pPr>
              <w:jc w:val="right"/>
              <w:rPr>
                <w:rFonts w:ascii="Optima" w:hAnsi="Optima"/>
                <w:i/>
                <w:sz w:val="18"/>
              </w:rPr>
            </w:pPr>
            <w:r w:rsidRPr="00830B97">
              <w:rPr>
                <w:rFonts w:ascii="Optima" w:hAnsi="Optima"/>
                <w:i/>
                <w:sz w:val="18"/>
              </w:rPr>
              <w:t>09/20</w:t>
            </w:r>
            <w:r w:rsidR="0024091C" w:rsidRPr="00830B97">
              <w:rPr>
                <w:rFonts w:ascii="Optima" w:hAnsi="Optima"/>
                <w:i/>
                <w:sz w:val="18"/>
              </w:rPr>
              <w:t>13</w:t>
            </w:r>
            <w:r w:rsidRPr="00830B97">
              <w:rPr>
                <w:rFonts w:ascii="Optima" w:hAnsi="Optima"/>
                <w:i/>
                <w:sz w:val="18"/>
              </w:rPr>
              <w:t xml:space="preserve"> – 06/201</w:t>
            </w:r>
            <w:r w:rsidR="0024091C" w:rsidRPr="00830B97">
              <w:rPr>
                <w:rFonts w:ascii="Optima" w:hAnsi="Optima"/>
                <w:i/>
                <w:sz w:val="18"/>
              </w:rPr>
              <w:t>7</w:t>
            </w:r>
          </w:p>
        </w:tc>
      </w:tr>
      <w:tr w:rsidR="00D5280E" w:rsidRPr="00E55D90" w14:paraId="69F47C1D" w14:textId="77777777" w:rsidTr="00E22CAB">
        <w:trPr>
          <w:trHeight w:val="20"/>
        </w:trPr>
        <w:tc>
          <w:tcPr>
            <w:tcW w:w="9072" w:type="dxa"/>
            <w:gridSpan w:val="12"/>
          </w:tcPr>
          <w:p w14:paraId="23575F6C" w14:textId="4E64CD65" w:rsidR="00D5280E" w:rsidRPr="00E55D90" w:rsidRDefault="007333DD" w:rsidP="00C1424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Dual Language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Program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(Geschichte, </w:t>
            </w:r>
            <w:proofErr w:type="gramStart"/>
            <w:r>
              <w:rPr>
                <w:rFonts w:ascii="Optima" w:hAnsi="Optima"/>
                <w:i/>
                <w:iCs/>
                <w:sz w:val="18"/>
              </w:rPr>
              <w:t>Geographie</w:t>
            </w:r>
            <w:proofErr w:type="gramEnd"/>
            <w:r>
              <w:rPr>
                <w:rFonts w:ascii="Optima" w:hAnsi="Optima"/>
                <w:i/>
                <w:iCs/>
                <w:sz w:val="18"/>
              </w:rPr>
              <w:t xml:space="preserve"> und Musik teils auf Englisch)</w:t>
            </w:r>
          </w:p>
        </w:tc>
      </w:tr>
      <w:tr w:rsidR="00E55D90" w:rsidRPr="00E55D90" w14:paraId="3A2665B3" w14:textId="77777777" w:rsidTr="00810A3E">
        <w:trPr>
          <w:trHeight w:val="510"/>
        </w:trPr>
        <w:tc>
          <w:tcPr>
            <w:tcW w:w="9072" w:type="dxa"/>
            <w:gridSpan w:val="12"/>
            <w:tcBorders>
              <w:bottom w:val="single" w:sz="12" w:space="0" w:color="auto"/>
            </w:tcBorders>
            <w:vAlign w:val="bottom"/>
          </w:tcPr>
          <w:p w14:paraId="239F87B8" w14:textId="1DDD477C" w:rsidR="00E55D90" w:rsidRPr="00E55D90" w:rsidRDefault="00E55D90" w:rsidP="00C1424D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810A3E">
        <w:trPr>
          <w:trHeight w:val="340"/>
        </w:trPr>
        <w:tc>
          <w:tcPr>
            <w:tcW w:w="6521" w:type="dxa"/>
            <w:gridSpan w:val="8"/>
            <w:tcBorders>
              <w:top w:val="single" w:sz="12" w:space="0" w:color="auto"/>
            </w:tcBorders>
            <w:vAlign w:val="bottom"/>
          </w:tcPr>
          <w:p w14:paraId="38F27285" w14:textId="75220293" w:rsidR="00E55D90" w:rsidRPr="00FF74C4" w:rsidRDefault="00145C69" w:rsidP="00C1424D">
            <w:pPr>
              <w:rPr>
                <w:rFonts w:ascii="Optima" w:hAnsi="Optima"/>
                <w:sz w:val="23"/>
                <w:szCs w:val="23"/>
                <w:lang w:val="en-US"/>
              </w:rPr>
            </w:pPr>
            <w:r w:rsidRPr="00FF74C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Wien Nord </w:t>
            </w:r>
            <w:proofErr w:type="spellStart"/>
            <w:r w:rsidRPr="00FF74C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Serviceplan</w:t>
            </w:r>
            <w:proofErr w:type="spellEnd"/>
            <w:r w:rsidR="00FF74C4" w:rsidRPr="00FF74C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F74C4" w:rsidRPr="00FF74C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gmbh</w:t>
            </w:r>
            <w:proofErr w:type="spellEnd"/>
            <w:r w:rsidR="00FF74C4" w:rsidRPr="00FF74C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&amp; co</w:t>
            </w:r>
            <w:r w:rsidR="00FF74C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. KG</w:t>
            </w:r>
          </w:p>
        </w:tc>
        <w:tc>
          <w:tcPr>
            <w:tcW w:w="2551" w:type="dxa"/>
            <w:gridSpan w:val="4"/>
            <w:tcBorders>
              <w:top w:val="single" w:sz="12" w:space="0" w:color="auto"/>
            </w:tcBorders>
            <w:vAlign w:val="bottom"/>
          </w:tcPr>
          <w:p w14:paraId="4820196E" w14:textId="039B20F7" w:rsidR="00E55D90" w:rsidRPr="00E55D90" w:rsidRDefault="00145C69" w:rsidP="00C1424D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Wien, AT</w:t>
            </w:r>
          </w:p>
        </w:tc>
      </w:tr>
      <w:tr w:rsidR="00E55D90" w:rsidRPr="00E55D90" w14:paraId="335D84E9" w14:textId="77777777" w:rsidTr="00E22CAB">
        <w:trPr>
          <w:trHeight w:val="20"/>
        </w:trPr>
        <w:tc>
          <w:tcPr>
            <w:tcW w:w="5954" w:type="dxa"/>
            <w:gridSpan w:val="5"/>
          </w:tcPr>
          <w:p w14:paraId="20B1570F" w14:textId="4FBFC09D" w:rsidR="00E55D90" w:rsidRPr="00145C69" w:rsidRDefault="00E55D90" w:rsidP="00C1424D">
            <w:pPr>
              <w:rPr>
                <w:rFonts w:ascii="Optima" w:hAnsi="Optima"/>
                <w:sz w:val="18"/>
                <w:lang w:val="de-AT"/>
              </w:rPr>
            </w:pPr>
            <w:r w:rsidRPr="00145C69">
              <w:rPr>
                <w:rFonts w:ascii="Optima" w:hAnsi="Optima"/>
                <w:sz w:val="18"/>
                <w:lang w:val="de-AT"/>
              </w:rPr>
              <w:t>Praktikant</w:t>
            </w:r>
            <w:r w:rsidR="00E81AD3">
              <w:rPr>
                <w:rFonts w:ascii="Optima" w:hAnsi="Optima"/>
                <w:sz w:val="18"/>
                <w:lang w:val="de-AT"/>
              </w:rPr>
              <w:t>in</w:t>
            </w:r>
            <w:r w:rsidRPr="00145C69">
              <w:rPr>
                <w:rFonts w:ascii="Optima" w:hAnsi="Optima"/>
                <w:sz w:val="18"/>
                <w:lang w:val="de-AT"/>
              </w:rPr>
              <w:t xml:space="preserve"> i</w:t>
            </w:r>
            <w:r w:rsidR="00145C69" w:rsidRPr="00145C69">
              <w:rPr>
                <w:rFonts w:ascii="Optima" w:hAnsi="Optima"/>
                <w:sz w:val="18"/>
                <w:lang w:val="de-AT"/>
              </w:rPr>
              <w:t>n der</w:t>
            </w:r>
            <w:r w:rsidR="00145C69">
              <w:rPr>
                <w:rFonts w:ascii="Optima" w:hAnsi="Optima"/>
                <w:sz w:val="18"/>
                <w:lang w:val="de-AT"/>
              </w:rPr>
              <w:t xml:space="preserve"> Beratung</w:t>
            </w:r>
            <w:r w:rsidRPr="00145C69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145C69">
              <w:rPr>
                <w:rFonts w:ascii="Optima" w:hAnsi="Optima"/>
                <w:sz w:val="18"/>
                <w:lang w:val="de-AT"/>
              </w:rPr>
              <w:t>(&gt; 15 MA)</w:t>
            </w:r>
          </w:p>
        </w:tc>
        <w:tc>
          <w:tcPr>
            <w:tcW w:w="3118" w:type="dxa"/>
            <w:gridSpan w:val="7"/>
          </w:tcPr>
          <w:p w14:paraId="0475B997" w14:textId="12D7DFE3" w:rsidR="00E55D90" w:rsidRPr="00E55D90" w:rsidRDefault="00145C69" w:rsidP="00C1424D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07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</w:tr>
      <w:tr w:rsidR="00E55D90" w:rsidRPr="00E55D90" w14:paraId="54C3D64C" w14:textId="77777777" w:rsidTr="00E22CAB">
        <w:trPr>
          <w:trHeight w:val="20"/>
        </w:trPr>
        <w:tc>
          <w:tcPr>
            <w:tcW w:w="9072" w:type="dxa"/>
            <w:gridSpan w:val="12"/>
          </w:tcPr>
          <w:p w14:paraId="27184178" w14:textId="4012931D" w:rsidR="00E55D90" w:rsidRPr="00E55D90" w:rsidRDefault="00E55D90" w:rsidP="00C1424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Erstellung </w:t>
            </w:r>
            <w:r w:rsidR="00145C69">
              <w:rPr>
                <w:rFonts w:ascii="Optima" w:hAnsi="Optima"/>
                <w:sz w:val="18"/>
                <w:lang w:val="de-AT"/>
              </w:rPr>
              <w:t>von internen Briefings für die Kreativ-Abteilung</w:t>
            </w:r>
          </w:p>
          <w:p w14:paraId="3A3C7AF5" w14:textId="6EE845C2" w:rsidR="00E55D90" w:rsidRPr="00E55D90" w:rsidRDefault="00E55D90" w:rsidP="00C1424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Durchführung von Marktrecherchen sowie Aufbereitung der Daten</w:t>
            </w:r>
            <w:r w:rsidR="00145C69">
              <w:rPr>
                <w:rFonts w:ascii="Optima" w:hAnsi="Optima"/>
                <w:sz w:val="18"/>
                <w:lang w:val="de-AT"/>
              </w:rPr>
              <w:t xml:space="preserve"> in PowerPoint</w:t>
            </w:r>
          </w:p>
          <w:p w14:paraId="6DD9BA0F" w14:textId="7C183E54" w:rsidR="00E55D90" w:rsidRPr="00145C69" w:rsidRDefault="00145C69" w:rsidP="00C1424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Protokoll</w:t>
            </w:r>
            <w:r w:rsidR="00C941EE">
              <w:rPr>
                <w:rFonts w:ascii="Optima" w:hAnsi="Optima"/>
                <w:sz w:val="18"/>
                <w:lang w:val="de-AT"/>
              </w:rPr>
              <w:t>führung</w:t>
            </w:r>
            <w:r w:rsidRPr="00145C69">
              <w:rPr>
                <w:rFonts w:ascii="Optima" w:hAnsi="Optima"/>
                <w:sz w:val="18"/>
                <w:lang w:val="de-AT"/>
              </w:rPr>
              <w:t xml:space="preserve"> bei Kundenterminen</w:t>
            </w:r>
          </w:p>
        </w:tc>
      </w:tr>
      <w:tr w:rsidR="003F3F1E" w:rsidRPr="00E55D90" w14:paraId="0D4DF1FA" w14:textId="77777777" w:rsidTr="00810A3E">
        <w:trPr>
          <w:trHeight w:val="340"/>
        </w:trPr>
        <w:tc>
          <w:tcPr>
            <w:tcW w:w="6379" w:type="dxa"/>
            <w:gridSpan w:val="7"/>
            <w:vAlign w:val="bottom"/>
          </w:tcPr>
          <w:p w14:paraId="52DCB940" w14:textId="1475BE98" w:rsidR="003F3F1E" w:rsidRPr="00E55D90" w:rsidRDefault="003F3F1E" w:rsidP="003F3F1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GoStudent</w:t>
            </w:r>
            <w:proofErr w:type="spellEnd"/>
            <w:r w:rsidR="00FF74C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="00FF74C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gmbh</w:t>
            </w:r>
            <w:proofErr w:type="spellEnd"/>
          </w:p>
        </w:tc>
        <w:tc>
          <w:tcPr>
            <w:tcW w:w="2693" w:type="dxa"/>
            <w:gridSpan w:val="5"/>
            <w:vAlign w:val="bottom"/>
          </w:tcPr>
          <w:p w14:paraId="00F3353C" w14:textId="2B97D815" w:rsidR="003F3F1E" w:rsidRPr="00E55D90" w:rsidRDefault="003F3F1E" w:rsidP="003F3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Remote</w:t>
            </w:r>
          </w:p>
        </w:tc>
      </w:tr>
      <w:tr w:rsidR="003F3F1E" w:rsidRPr="00E55D90" w14:paraId="7A1EBBAB" w14:textId="77777777" w:rsidTr="00E22CAB">
        <w:trPr>
          <w:trHeight w:val="20"/>
        </w:trPr>
        <w:tc>
          <w:tcPr>
            <w:tcW w:w="6096" w:type="dxa"/>
            <w:gridSpan w:val="6"/>
          </w:tcPr>
          <w:p w14:paraId="06A0ABEE" w14:textId="4BD08499" w:rsidR="003F3F1E" w:rsidRPr="003F3F1E" w:rsidRDefault="003F3F1E" w:rsidP="003F3F1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Tutor</w:t>
            </w:r>
            <w:r w:rsidR="00E81AD3">
              <w:rPr>
                <w:rFonts w:ascii="Optima" w:hAnsi="Optima"/>
                <w:i w:val="0"/>
                <w:iCs w:val="0"/>
                <w:sz w:val="18"/>
                <w:lang w:val="de-AT"/>
              </w:rPr>
              <w:t>in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auf der österreichischen Online-Nachhilfe Plattform</w:t>
            </w:r>
          </w:p>
        </w:tc>
        <w:tc>
          <w:tcPr>
            <w:tcW w:w="2976" w:type="dxa"/>
            <w:gridSpan w:val="6"/>
          </w:tcPr>
          <w:p w14:paraId="59E67B8D" w14:textId="28106FBB" w:rsidR="003F3F1E" w:rsidRPr="00E55D90" w:rsidRDefault="003F3F1E" w:rsidP="003F3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3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3F3F1E" w:rsidRPr="00E55D90" w14:paraId="76B55717" w14:textId="77777777" w:rsidTr="00E22CAB">
        <w:trPr>
          <w:trHeight w:val="20"/>
        </w:trPr>
        <w:tc>
          <w:tcPr>
            <w:tcW w:w="9072" w:type="dxa"/>
            <w:gridSpan w:val="12"/>
          </w:tcPr>
          <w:p w14:paraId="6D461DA8" w14:textId="35159A4D" w:rsidR="003F3F1E" w:rsidRPr="00E55D90" w:rsidRDefault="007333DD" w:rsidP="003F3F1E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Unterstützung</w:t>
            </w:r>
            <w:r w:rsidR="003F3F1E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i/>
                <w:sz w:val="18"/>
                <w:lang w:val="de-AT"/>
              </w:rPr>
              <w:t>bei Unterrichts-</w:t>
            </w:r>
            <w:r w:rsidR="003F3F1E">
              <w:rPr>
                <w:rFonts w:ascii="Optima" w:hAnsi="Optima"/>
                <w:i/>
                <w:sz w:val="18"/>
                <w:lang w:val="de-AT"/>
              </w:rPr>
              <w:t>Stoff auf Gymnasium-Niveau</w:t>
            </w:r>
          </w:p>
          <w:p w14:paraId="5E301C2A" w14:textId="35ECB20A" w:rsidR="003F3F1E" w:rsidRPr="00E55D90" w:rsidRDefault="003F3F1E" w:rsidP="003F3F1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Fächer: Deutsch, Englisch &amp; Mathematik</w:t>
            </w:r>
          </w:p>
        </w:tc>
      </w:tr>
      <w:tr w:rsidR="00104F90" w:rsidRPr="00E55D90" w14:paraId="6C83A38C" w14:textId="77777777" w:rsidTr="00810A3E">
        <w:trPr>
          <w:trHeight w:val="363"/>
        </w:trPr>
        <w:tc>
          <w:tcPr>
            <w:tcW w:w="9072" w:type="dxa"/>
            <w:gridSpan w:val="12"/>
          </w:tcPr>
          <w:tbl>
            <w:tblPr>
              <w:tblStyle w:val="Tabellenraster"/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3"/>
              <w:gridCol w:w="856"/>
              <w:gridCol w:w="2688"/>
            </w:tblGrid>
            <w:tr w:rsidR="00104F90" w:rsidRPr="00E55D90" w14:paraId="6A96D57E" w14:textId="77777777" w:rsidTr="00A10AD7">
              <w:trPr>
                <w:trHeight w:val="340"/>
              </w:trPr>
              <w:tc>
                <w:tcPr>
                  <w:tcW w:w="5523" w:type="dxa"/>
                  <w:vAlign w:val="bottom"/>
                </w:tcPr>
                <w:p w14:paraId="56D0CD93" w14:textId="77777777" w:rsidR="00104F90" w:rsidRPr="00E55D90" w:rsidRDefault="00104F90" w:rsidP="00104F90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/>
                      <w:i w:val="0"/>
                      <w:iCs w:val="0"/>
                      <w:sz w:val="18"/>
                    </w:rPr>
                  </w:pPr>
                  <w:r>
                    <w:rPr>
                      <w:rFonts w:ascii="Optima" w:hAnsi="Optima"/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Marriott International Hotels Inc.</w:t>
                  </w:r>
                </w:p>
              </w:tc>
              <w:tc>
                <w:tcPr>
                  <w:tcW w:w="3544" w:type="dxa"/>
                  <w:gridSpan w:val="2"/>
                  <w:vAlign w:val="bottom"/>
                </w:tcPr>
                <w:p w14:paraId="236B688E" w14:textId="77777777" w:rsidR="00104F90" w:rsidRPr="00E55D90" w:rsidRDefault="00104F90" w:rsidP="00104F90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/>
                      <w:iCs w:val="0"/>
                      <w:sz w:val="18"/>
                    </w:rPr>
                  </w:pPr>
                  <w:r>
                    <w:rPr>
                      <w:rFonts w:ascii="Optima" w:hAnsi="Optima"/>
                      <w:iCs w:val="0"/>
                      <w:smallCaps/>
                      <w:sz w:val="23"/>
                      <w:szCs w:val="23"/>
                    </w:rPr>
                    <w:t>Wien, AT</w:t>
                  </w:r>
                </w:p>
              </w:tc>
            </w:tr>
            <w:tr w:rsidR="00104F90" w:rsidRPr="00E55D90" w14:paraId="65089CCB" w14:textId="77777777" w:rsidTr="00E22CAB">
              <w:trPr>
                <w:trHeight w:val="20"/>
              </w:trPr>
              <w:tc>
                <w:tcPr>
                  <w:tcW w:w="6379" w:type="dxa"/>
                  <w:gridSpan w:val="2"/>
                </w:tcPr>
                <w:p w14:paraId="37892EAC" w14:textId="3C6A1D8B" w:rsidR="00104F90" w:rsidRPr="00216BEC" w:rsidRDefault="00104F90" w:rsidP="00104F90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/>
                      <w:i w:val="0"/>
                      <w:iCs w:val="0"/>
                      <w:sz w:val="18"/>
                      <w:lang w:val="de-AT"/>
                    </w:rPr>
                  </w:pPr>
                  <w:r w:rsidRPr="00216BEC">
                    <w:rPr>
                      <w:rFonts w:ascii="Optima" w:hAnsi="Optima"/>
                      <w:i w:val="0"/>
                      <w:iCs w:val="0"/>
                      <w:sz w:val="18"/>
                      <w:lang w:val="de-AT"/>
                    </w:rPr>
                    <w:t>Praktikant</w:t>
                  </w:r>
                  <w:r w:rsidR="00E81AD3">
                    <w:rPr>
                      <w:rFonts w:ascii="Optima" w:hAnsi="Optima"/>
                      <w:i w:val="0"/>
                      <w:iCs w:val="0"/>
                      <w:sz w:val="18"/>
                      <w:lang w:val="de-AT"/>
                    </w:rPr>
                    <w:t>in</w:t>
                  </w:r>
                  <w:r w:rsidRPr="00216BEC">
                    <w:rPr>
                      <w:rFonts w:ascii="Optima" w:hAnsi="Optima"/>
                      <w:i w:val="0"/>
                      <w:iCs w:val="0"/>
                      <w:sz w:val="18"/>
                      <w:lang w:val="de-AT"/>
                    </w:rPr>
                    <w:t xml:space="preserve"> in der PR-Ab</w:t>
                  </w:r>
                  <w:r>
                    <w:rPr>
                      <w:rFonts w:ascii="Optima" w:hAnsi="Optima"/>
                      <w:i w:val="0"/>
                      <w:iCs w:val="0"/>
                      <w:sz w:val="18"/>
                      <w:lang w:val="de-AT"/>
                    </w:rPr>
                    <w:t>teilung des Clusters</w:t>
                  </w:r>
                </w:p>
              </w:tc>
              <w:tc>
                <w:tcPr>
                  <w:tcW w:w="2688" w:type="dxa"/>
                </w:tcPr>
                <w:p w14:paraId="24D0458B" w14:textId="77777777" w:rsidR="00104F90" w:rsidRPr="00E55D90" w:rsidRDefault="00104F90" w:rsidP="00104F90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/>
                      <w:i w:val="0"/>
                      <w:iCs w:val="0"/>
                      <w:sz w:val="18"/>
                      <w:lang w:val="en-US"/>
                    </w:rPr>
                  </w:pPr>
                  <w:r w:rsidRPr="00E55D90">
                    <w:rPr>
                      <w:rFonts w:ascii="Optima" w:hAnsi="Optima"/>
                      <w:i w:val="0"/>
                      <w:iCs w:val="0"/>
                      <w:sz w:val="18"/>
                      <w:lang w:val="en-US"/>
                    </w:rPr>
                    <w:t>0</w:t>
                  </w:r>
                  <w:r>
                    <w:rPr>
                      <w:rFonts w:ascii="Optima" w:hAnsi="Optima"/>
                      <w:i w:val="0"/>
                      <w:iCs w:val="0"/>
                      <w:sz w:val="18"/>
                      <w:lang w:val="en-US"/>
                    </w:rPr>
                    <w:t>7</w:t>
                  </w:r>
                  <w:r w:rsidRPr="00E55D90">
                    <w:rPr>
                      <w:rFonts w:ascii="Optima" w:hAnsi="Optima"/>
                      <w:i w:val="0"/>
                      <w:iCs w:val="0"/>
                      <w:sz w:val="18"/>
                      <w:lang w:val="en-US"/>
                    </w:rPr>
                    <w:t>/2019</w:t>
                  </w:r>
                </w:p>
              </w:tc>
            </w:tr>
            <w:tr w:rsidR="00104F90" w:rsidRPr="00E55D90" w14:paraId="579048E0" w14:textId="77777777" w:rsidTr="00E22CAB">
              <w:trPr>
                <w:trHeight w:val="20"/>
              </w:trPr>
              <w:tc>
                <w:tcPr>
                  <w:tcW w:w="9067" w:type="dxa"/>
                  <w:gridSpan w:val="3"/>
                </w:tcPr>
                <w:p w14:paraId="1673F389" w14:textId="77777777" w:rsidR="00104F90" w:rsidRPr="00E55D90" w:rsidRDefault="00104F90" w:rsidP="00104F90">
                  <w:pPr>
                    <w:pStyle w:val="Bullets"/>
                    <w:rPr>
                      <w:rFonts w:ascii="Optima" w:hAnsi="Optima"/>
                      <w:sz w:val="18"/>
                      <w:lang w:val="de-AT"/>
                    </w:rPr>
                  </w:pPr>
                  <w:r>
                    <w:rPr>
                      <w:rFonts w:ascii="Optima" w:hAnsi="Optima"/>
                      <w:sz w:val="18"/>
                      <w:lang w:val="de-AT"/>
                    </w:rPr>
                    <w:t xml:space="preserve">Erstellung des </w:t>
                  </w:r>
                  <w:proofErr w:type="spellStart"/>
                  <w:r>
                    <w:rPr>
                      <w:rFonts w:ascii="Optima" w:hAnsi="Optima"/>
                      <w:sz w:val="18"/>
                      <w:lang w:val="de-AT"/>
                    </w:rPr>
                    <w:t>Social</w:t>
                  </w:r>
                  <w:proofErr w:type="spellEnd"/>
                  <w:r>
                    <w:rPr>
                      <w:rFonts w:ascii="Optima" w:hAnsi="Optima"/>
                      <w:sz w:val="18"/>
                      <w:lang w:val="de-AT"/>
                    </w:rPr>
                    <w:t>-Media-Kalenders</w:t>
                  </w:r>
                </w:p>
                <w:p w14:paraId="795295CC" w14:textId="77777777" w:rsidR="00104F90" w:rsidRPr="00E55D90" w:rsidRDefault="00104F90" w:rsidP="00104F90">
                  <w:pPr>
                    <w:pStyle w:val="Bullets"/>
                    <w:rPr>
                      <w:rFonts w:ascii="Optima" w:hAnsi="Optima"/>
                      <w:sz w:val="18"/>
                      <w:lang w:val="de-AT"/>
                    </w:rPr>
                  </w:pPr>
                  <w:r>
                    <w:rPr>
                      <w:rFonts w:ascii="Optima" w:hAnsi="Optima"/>
                      <w:sz w:val="18"/>
                      <w:lang w:val="de-AT"/>
                    </w:rPr>
                    <w:t>Ausformulierung der Captions für die Postings</w:t>
                  </w:r>
                </w:p>
                <w:p w14:paraId="7049BACD" w14:textId="77777777" w:rsidR="00104F90" w:rsidRPr="00E55D90" w:rsidRDefault="00104F90" w:rsidP="00104F90">
                  <w:pPr>
                    <w:pStyle w:val="Bullets"/>
                    <w:rPr>
                      <w:rFonts w:ascii="Optima" w:hAnsi="Optima"/>
                      <w:sz w:val="18"/>
                      <w:lang w:val="de-AT"/>
                    </w:rPr>
                  </w:pPr>
                  <w:r>
                    <w:rPr>
                      <w:rFonts w:ascii="Optima" w:hAnsi="Optima"/>
                      <w:sz w:val="18"/>
                      <w:lang w:val="de-AT"/>
                    </w:rPr>
                    <w:t xml:space="preserve">Beitrag von Kreativideen bei Shootings im </w:t>
                  </w:r>
                  <w:proofErr w:type="spellStart"/>
                  <w:r>
                    <w:rPr>
                      <w:rFonts w:ascii="Optima" w:hAnsi="Optima"/>
                      <w:sz w:val="18"/>
                      <w:lang w:val="de-AT"/>
                    </w:rPr>
                    <w:t>Moxy</w:t>
                  </w:r>
                  <w:proofErr w:type="spellEnd"/>
                  <w:r>
                    <w:rPr>
                      <w:rFonts w:ascii="Optima" w:hAnsi="Optima"/>
                      <w:sz w:val="18"/>
                      <w:lang w:val="de-AT"/>
                    </w:rPr>
                    <w:t xml:space="preserve"> und Renaissance Hotel</w:t>
                  </w:r>
                </w:p>
              </w:tc>
            </w:tr>
          </w:tbl>
          <w:p w14:paraId="250283B6" w14:textId="229AA3D6" w:rsidR="00104F90" w:rsidRDefault="00104F90" w:rsidP="00104F90">
            <w:pPr>
              <w:pStyle w:val="Beschreibung"/>
              <w:rPr>
                <w:rFonts w:ascii="Optima" w:hAnsi="Optima"/>
                <w:i/>
                <w:sz w:val="18"/>
                <w:lang w:val="de-AT"/>
              </w:rPr>
            </w:pPr>
          </w:p>
        </w:tc>
      </w:tr>
      <w:tr w:rsidR="00E55D90" w:rsidRPr="00E55D90" w14:paraId="414B4085" w14:textId="77777777" w:rsidTr="00810A3E">
        <w:trPr>
          <w:trHeight w:val="510"/>
        </w:trPr>
        <w:tc>
          <w:tcPr>
            <w:tcW w:w="9072" w:type="dxa"/>
            <w:gridSpan w:val="12"/>
            <w:tcBorders>
              <w:bottom w:val="single" w:sz="12" w:space="0" w:color="auto"/>
            </w:tcBorders>
            <w:vAlign w:val="bottom"/>
          </w:tcPr>
          <w:p w14:paraId="4741C5BA" w14:textId="0DE15252" w:rsidR="00E55D90" w:rsidRPr="00E55D90" w:rsidRDefault="00E55D90" w:rsidP="00C1424D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del w:id="11" w:author="David Döbele" w:date="2022-08-30T21:01:00Z">
              <w:r w:rsidRPr="00E55D90" w:rsidDel="00B07504">
                <w:rPr>
                  <w:rFonts w:ascii="Optima" w:hAnsi="Optima"/>
                  <w:sz w:val="28"/>
                </w:rPr>
                <w:delText xml:space="preserve">Ausseruniversitäres </w:delText>
              </w:r>
            </w:del>
            <w:ins w:id="12" w:author="David Döbele" w:date="2022-08-30T21:01:00Z">
              <w:r w:rsidR="00B07504">
                <w:rPr>
                  <w:rFonts w:ascii="Optima" w:hAnsi="Optima"/>
                  <w:sz w:val="28"/>
                </w:rPr>
                <w:t>Extracurriculares</w:t>
              </w:r>
              <w:r w:rsidR="00B07504" w:rsidRPr="00E55D90">
                <w:rPr>
                  <w:rFonts w:ascii="Optima" w:hAnsi="Optima"/>
                  <w:sz w:val="28"/>
                </w:rPr>
                <w:t xml:space="preserve"> </w:t>
              </w:r>
            </w:ins>
            <w:r w:rsidRPr="00E55D90">
              <w:rPr>
                <w:rFonts w:ascii="Optima" w:hAnsi="Optima"/>
                <w:sz w:val="28"/>
              </w:rPr>
              <w:t>Engagement</w:t>
            </w:r>
          </w:p>
        </w:tc>
      </w:tr>
      <w:tr w:rsidR="00E55D90" w:rsidRPr="00E55D90" w14:paraId="74251178" w14:textId="77777777" w:rsidTr="00810A3E">
        <w:trPr>
          <w:trHeight w:val="340"/>
        </w:trPr>
        <w:tc>
          <w:tcPr>
            <w:tcW w:w="5523" w:type="dxa"/>
            <w:gridSpan w:val="3"/>
            <w:tcBorders>
              <w:top w:val="single" w:sz="12" w:space="0" w:color="auto"/>
            </w:tcBorders>
            <w:vAlign w:val="bottom"/>
          </w:tcPr>
          <w:p w14:paraId="23826F21" w14:textId="3F78A3CB" w:rsidR="00E55D90" w:rsidRPr="00E55D90" w:rsidRDefault="00DA1401" w:rsidP="00C1424D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Maastricht</w:t>
            </w:r>
            <w:r w:rsidR="00E55D90" w:rsidRPr="00E55D90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Student </w:t>
            </w:r>
            <w:r w:rsidR="00E55D90" w:rsidRPr="00E55D90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Consultin</w:t>
            </w: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g</w:t>
            </w:r>
          </w:p>
        </w:tc>
        <w:tc>
          <w:tcPr>
            <w:tcW w:w="3549" w:type="dxa"/>
            <w:gridSpan w:val="9"/>
            <w:tcBorders>
              <w:top w:val="single" w:sz="12" w:space="0" w:color="auto"/>
            </w:tcBorders>
            <w:vAlign w:val="bottom"/>
          </w:tcPr>
          <w:p w14:paraId="58208F44" w14:textId="1699DAEB" w:rsidR="00E55D90" w:rsidRPr="00E55D90" w:rsidRDefault="00DA1401" w:rsidP="00C1424D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sz w:val="23"/>
                <w:szCs w:val="23"/>
              </w:rPr>
              <w:t>maastricht</w:t>
            </w:r>
            <w:proofErr w:type="spellEnd"/>
            <w:r>
              <w:rPr>
                <w:rFonts w:ascii="Optima" w:hAnsi="Optima"/>
                <w:sz w:val="23"/>
                <w:szCs w:val="23"/>
              </w:rPr>
              <w:t>, NL</w:t>
            </w:r>
          </w:p>
        </w:tc>
      </w:tr>
      <w:tr w:rsidR="00E55D90" w:rsidRPr="00E55D90" w14:paraId="4F59C612" w14:textId="77777777" w:rsidTr="00E22CAB">
        <w:trPr>
          <w:trHeight w:val="20"/>
        </w:trPr>
        <w:tc>
          <w:tcPr>
            <w:tcW w:w="6804" w:type="dxa"/>
            <w:gridSpan w:val="9"/>
          </w:tcPr>
          <w:p w14:paraId="32F07601" w14:textId="227971F3" w:rsidR="00E55D90" w:rsidRPr="00E55D90" w:rsidRDefault="00E55D90" w:rsidP="00C1424D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Aktives Mitglied der studentischen Unternehmensberatung der </w:t>
            </w:r>
            <w:r w:rsidR="00DA1401">
              <w:rPr>
                <w:rFonts w:ascii="Optima" w:hAnsi="Optima"/>
                <w:sz w:val="18"/>
                <w:lang w:val="de-AT"/>
              </w:rPr>
              <w:t>Maastricht</w:t>
            </w:r>
            <w:r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DA1401">
              <w:rPr>
                <w:rFonts w:ascii="Optima" w:hAnsi="Optima"/>
                <w:sz w:val="18"/>
                <w:lang w:val="de-AT"/>
              </w:rPr>
              <w:t>University</w:t>
            </w:r>
          </w:p>
        </w:tc>
        <w:tc>
          <w:tcPr>
            <w:tcW w:w="2268" w:type="dxa"/>
            <w:gridSpan w:val="3"/>
          </w:tcPr>
          <w:p w14:paraId="45DD2178" w14:textId="5B6785C8" w:rsidR="00E55D90" w:rsidRPr="00E55D90" w:rsidRDefault="00E55D90" w:rsidP="00C1424D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 w:rsidR="00DA1401">
              <w:rPr>
                <w:rFonts w:ascii="Optima" w:hAnsi="Optima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DA1401">
              <w:rPr>
                <w:rFonts w:ascii="Optima" w:hAnsi="Optima"/>
                <w:sz w:val="18"/>
                <w:lang w:val="en-US"/>
              </w:rPr>
              <w:t>22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02437711" w14:textId="77777777" w:rsidTr="00E22CAB">
        <w:trPr>
          <w:trHeight w:val="20"/>
        </w:trPr>
        <w:tc>
          <w:tcPr>
            <w:tcW w:w="9072" w:type="dxa"/>
            <w:gridSpan w:val="12"/>
          </w:tcPr>
          <w:p w14:paraId="7CA4D9D0" w14:textId="0B7E7766" w:rsidR="00E55D90" w:rsidRPr="00E55D90" w:rsidRDefault="00E55D90" w:rsidP="00C1424D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i/>
                <w:sz w:val="18"/>
                <w:lang w:val="de-AT"/>
              </w:rPr>
              <w:t xml:space="preserve">Aktuelles Anwärterprojekt: </w:t>
            </w:r>
            <w:r w:rsidR="00DA1401">
              <w:rPr>
                <w:rFonts w:ascii="Optima" w:hAnsi="Optima"/>
                <w:i/>
                <w:sz w:val="18"/>
                <w:lang w:val="de-AT"/>
              </w:rPr>
              <w:t>…</w:t>
            </w:r>
          </w:p>
          <w:p w14:paraId="68CFAD97" w14:textId="434B59E2" w:rsidR="00E55D90" w:rsidRPr="00E55D90" w:rsidRDefault="00E55D90" w:rsidP="00C1424D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i/>
                <w:sz w:val="18"/>
                <w:lang w:val="de-AT"/>
              </w:rPr>
              <w:t>Erstellung von Projektplänen &amp; Management Präsentationen</w:t>
            </w:r>
          </w:p>
        </w:tc>
      </w:tr>
      <w:tr w:rsidR="00E55D90" w:rsidRPr="003E1424" w14:paraId="4AF19DD1" w14:textId="77777777" w:rsidTr="00810A3E">
        <w:trPr>
          <w:trHeight w:val="340"/>
        </w:trPr>
        <w:tc>
          <w:tcPr>
            <w:tcW w:w="5954" w:type="dxa"/>
            <w:gridSpan w:val="5"/>
            <w:vAlign w:val="bottom"/>
          </w:tcPr>
          <w:p w14:paraId="7756FD9A" w14:textId="22D66C81" w:rsidR="00E55D90" w:rsidRPr="003E1424" w:rsidRDefault="003E1424" w:rsidP="003E1424">
            <w:pPr>
              <w:pStyle w:val="Ort"/>
              <w:jc w:val="left"/>
              <w:rPr>
                <w:rFonts w:ascii="Optima" w:hAnsi="Optima"/>
                <w:smallCaps w:val="0"/>
                <w:sz w:val="16"/>
                <w:lang w:val="en-US"/>
              </w:rPr>
            </w:pPr>
            <w:r w:rsidRPr="003E14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M.S.T.V. Stennis</w:t>
            </w:r>
          </w:p>
        </w:tc>
        <w:tc>
          <w:tcPr>
            <w:tcW w:w="3118" w:type="dxa"/>
            <w:gridSpan w:val="7"/>
            <w:vAlign w:val="bottom"/>
          </w:tcPr>
          <w:p w14:paraId="30626CB8" w14:textId="44395AA2" w:rsidR="00E55D90" w:rsidRPr="003E1424" w:rsidRDefault="003E1424" w:rsidP="00C142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smallCaps/>
                <w:sz w:val="23"/>
                <w:szCs w:val="23"/>
                <w:lang w:val="en-US"/>
              </w:rPr>
              <w:t>Maastricht, NL</w:t>
            </w:r>
          </w:p>
        </w:tc>
      </w:tr>
      <w:tr w:rsidR="00E55D90" w:rsidRPr="003E1424" w14:paraId="56372BDE" w14:textId="77777777" w:rsidTr="00E22CAB">
        <w:trPr>
          <w:trHeight w:val="20"/>
        </w:trPr>
        <w:tc>
          <w:tcPr>
            <w:tcW w:w="7371" w:type="dxa"/>
            <w:gridSpan w:val="11"/>
          </w:tcPr>
          <w:p w14:paraId="3C87D247" w14:textId="0D6A336B" w:rsidR="00E55D90" w:rsidRPr="003E1424" w:rsidRDefault="003E1424" w:rsidP="00C1424D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3E1424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im </w:t>
            </w:r>
            <w:proofErr w:type="spellStart"/>
            <w:r w:rsidRPr="003E1424">
              <w:rPr>
                <w:rFonts w:ascii="Optima" w:hAnsi="Optima"/>
                <w:i w:val="0"/>
                <w:iCs w:val="0"/>
                <w:sz w:val="18"/>
                <w:lang w:val="de-AT"/>
              </w:rPr>
              <w:t>IntegraCie</w:t>
            </w:r>
            <w:proofErr w:type="spellEnd"/>
            <w:r w:rsidRPr="003E1424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Komitee</w:t>
            </w:r>
          </w:p>
        </w:tc>
        <w:tc>
          <w:tcPr>
            <w:tcW w:w="1701" w:type="dxa"/>
          </w:tcPr>
          <w:p w14:paraId="288A2195" w14:textId="120C9B11" w:rsidR="00E55D90" w:rsidRPr="00E55D90" w:rsidRDefault="003E1424" w:rsidP="003E142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09/202</w:t>
            </w:r>
            <w:r w:rsidR="00E81AD3"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del w:id="13" w:author="David Döbele" w:date="2022-08-30T21:03:00Z">
              <w:r w:rsidDel="00B07504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-</w:delText>
              </w:r>
            </w:del>
            <w:ins w:id="14" w:author="David Döbele" w:date="2022-08-30T21:03:00Z">
              <w:r w:rsidR="00B07504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t>–</w:t>
              </w:r>
            </w:ins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3E1424" w14:paraId="7ECB507F" w14:textId="77777777" w:rsidTr="00E22CAB">
        <w:trPr>
          <w:trHeight w:val="20"/>
        </w:trPr>
        <w:tc>
          <w:tcPr>
            <w:tcW w:w="9072" w:type="dxa"/>
            <w:gridSpan w:val="12"/>
          </w:tcPr>
          <w:p w14:paraId="76DBF745" w14:textId="65513CAA" w:rsidR="00D02A97" w:rsidRPr="008A4813" w:rsidRDefault="008A4813" w:rsidP="00C1424D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8A4813">
              <w:rPr>
                <w:rFonts w:ascii="Optima" w:hAnsi="Optima"/>
                <w:i/>
                <w:iCs/>
                <w:sz w:val="18"/>
                <w:lang w:val="de-AT"/>
              </w:rPr>
              <w:t xml:space="preserve">Planung von sozialen Events für </w:t>
            </w:r>
            <w:r>
              <w:rPr>
                <w:rFonts w:ascii="Optima" w:hAnsi="Optima"/>
                <w:i/>
                <w:iCs/>
                <w:sz w:val="18"/>
                <w:lang w:val="de-AT"/>
              </w:rPr>
              <w:t>Stennis Mitglieder</w:t>
            </w:r>
          </w:p>
          <w:p w14:paraId="2CC438FF" w14:textId="4BFB810E" w:rsidR="008A4813" w:rsidRPr="003E1424" w:rsidRDefault="008A4813" w:rsidP="00C1424D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i/>
                <w:iCs/>
                <w:sz w:val="18"/>
                <w:lang w:val="en-US"/>
              </w:rPr>
              <w:t>Koordination</w:t>
            </w:r>
            <w:proofErr w:type="spellEnd"/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 des </w:t>
            </w:r>
            <w:proofErr w:type="spellStart"/>
            <w:r>
              <w:rPr>
                <w:rFonts w:ascii="Optima" w:hAnsi="Optima"/>
                <w:i/>
                <w:iCs/>
                <w:sz w:val="18"/>
                <w:lang w:val="en-US"/>
              </w:rPr>
              <w:t>Mitglieder</w:t>
            </w:r>
            <w:r w:rsidR="00276F8E">
              <w:rPr>
                <w:rFonts w:ascii="Optima" w:hAnsi="Optima"/>
                <w:i/>
                <w:iCs/>
                <w:sz w:val="18"/>
                <w:lang w:val="en-US"/>
              </w:rPr>
              <w:t>-W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ochene</w:t>
            </w:r>
            <w:r w:rsidR="004A214D">
              <w:rPr>
                <w:rFonts w:ascii="Optima" w:hAnsi="Optima"/>
                <w:i/>
                <w:iCs/>
                <w:sz w:val="18"/>
                <w:lang w:val="en-US"/>
              </w:rPr>
              <w:t>n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des</w:t>
            </w:r>
            <w:proofErr w:type="spellEnd"/>
          </w:p>
        </w:tc>
      </w:tr>
      <w:tr w:rsidR="009871F9" w:rsidRPr="009871F9" w14:paraId="72DD5957" w14:textId="56D29750" w:rsidTr="00810A3E">
        <w:trPr>
          <w:trHeight w:val="855"/>
        </w:trPr>
        <w:tc>
          <w:tcPr>
            <w:tcW w:w="9072" w:type="dxa"/>
            <w:gridSpan w:val="12"/>
            <w:vAlign w:val="bottom"/>
          </w:tcPr>
          <w:tbl>
            <w:tblPr>
              <w:tblStyle w:val="Tabellenraster"/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3"/>
              <w:gridCol w:w="1281"/>
              <w:gridCol w:w="2263"/>
            </w:tblGrid>
            <w:tr w:rsidR="009871F9" w:rsidRPr="00E55D90" w14:paraId="40661F13" w14:textId="77777777" w:rsidTr="00A10AD7">
              <w:trPr>
                <w:trHeight w:val="340"/>
              </w:trPr>
              <w:tc>
                <w:tcPr>
                  <w:tcW w:w="6804" w:type="dxa"/>
                  <w:gridSpan w:val="2"/>
                  <w:vAlign w:val="bottom"/>
                </w:tcPr>
                <w:p w14:paraId="77B6065B" w14:textId="1D5092CC" w:rsidR="009871F9" w:rsidRPr="00FC7613" w:rsidRDefault="00FC7613" w:rsidP="009871F9">
                  <w:pPr>
                    <w:rPr>
                      <w:rFonts w:ascii="Optima" w:hAnsi="Optima"/>
                      <w:b/>
                      <w:smallCaps/>
                      <w:sz w:val="23"/>
                      <w:szCs w:val="23"/>
                      <w:lang w:val="de-AT"/>
                    </w:rPr>
                  </w:pPr>
                  <w:r w:rsidRPr="00FC7613">
                    <w:rPr>
                      <w:rFonts w:ascii="Optima" w:hAnsi="Optima"/>
                      <w:b/>
                      <w:smallCaps/>
                      <w:sz w:val="23"/>
                      <w:szCs w:val="23"/>
                      <w:lang w:val="de-AT"/>
                    </w:rPr>
                    <w:t>„</w:t>
                  </w:r>
                  <w:r w:rsidRPr="00FC7613">
                    <w:rPr>
                      <w:rFonts w:ascii="Optima" w:hAnsi="Optima"/>
                      <w:b/>
                      <w:iCs/>
                      <w:smallCaps/>
                      <w:sz w:val="23"/>
                      <w:szCs w:val="23"/>
                      <w:lang w:val="de-AT"/>
                    </w:rPr>
                    <w:t>ICH BIN O.K.“ Kultur- und Bildungsverein</w:t>
                  </w:r>
                </w:p>
              </w:tc>
              <w:tc>
                <w:tcPr>
                  <w:tcW w:w="2263" w:type="dxa"/>
                  <w:vAlign w:val="bottom"/>
                </w:tcPr>
                <w:p w14:paraId="1D1EC487" w14:textId="09EA6E1D" w:rsidR="009871F9" w:rsidRPr="00E55D90" w:rsidRDefault="00FC7613" w:rsidP="009871F9">
                  <w:pPr>
                    <w:jc w:val="right"/>
                    <w:rPr>
                      <w:rFonts w:ascii="Optima" w:hAnsi="Optima"/>
                      <w:i/>
                      <w:smallCaps/>
                      <w:sz w:val="23"/>
                      <w:szCs w:val="23"/>
                    </w:rPr>
                  </w:pPr>
                  <w:r>
                    <w:rPr>
                      <w:rFonts w:ascii="Optima" w:hAnsi="Optima"/>
                      <w:i/>
                      <w:smallCaps/>
                      <w:sz w:val="23"/>
                      <w:szCs w:val="23"/>
                    </w:rPr>
                    <w:t>Wien</w:t>
                  </w:r>
                  <w:r w:rsidR="009871F9">
                    <w:rPr>
                      <w:rFonts w:ascii="Optima" w:hAnsi="Optima"/>
                      <w:i/>
                      <w:smallCaps/>
                      <w:sz w:val="23"/>
                      <w:szCs w:val="23"/>
                    </w:rPr>
                    <w:t xml:space="preserve">, </w:t>
                  </w:r>
                  <w:r>
                    <w:rPr>
                      <w:rFonts w:ascii="Optima" w:hAnsi="Optima"/>
                      <w:i/>
                      <w:smallCaps/>
                      <w:sz w:val="23"/>
                      <w:szCs w:val="23"/>
                    </w:rPr>
                    <w:t>AT</w:t>
                  </w:r>
                </w:p>
              </w:tc>
            </w:tr>
            <w:tr w:rsidR="009871F9" w:rsidRPr="00E55D90" w14:paraId="7B0C66DE" w14:textId="77777777" w:rsidTr="00E22CAB">
              <w:trPr>
                <w:trHeight w:val="20"/>
              </w:trPr>
              <w:tc>
                <w:tcPr>
                  <w:tcW w:w="5523" w:type="dxa"/>
                </w:tcPr>
                <w:p w14:paraId="28C2DFF0" w14:textId="23B743BB" w:rsidR="009871F9" w:rsidRPr="00FC7613" w:rsidRDefault="00FC7613" w:rsidP="009871F9">
                  <w:pPr>
                    <w:rPr>
                      <w:rFonts w:ascii="Optima" w:hAnsi="Optima"/>
                      <w:sz w:val="18"/>
                      <w:lang w:val="de-AT"/>
                    </w:rPr>
                  </w:pPr>
                  <w:r w:rsidRPr="00FC7613">
                    <w:rPr>
                      <w:rFonts w:ascii="Optima" w:hAnsi="Optima"/>
                      <w:sz w:val="18"/>
                      <w:lang w:val="de-AT"/>
                    </w:rPr>
                    <w:t xml:space="preserve">Unterstützende Betreuerin im </w:t>
                  </w:r>
                  <w:proofErr w:type="spellStart"/>
                  <w:r w:rsidRPr="00FC7613">
                    <w:rPr>
                      <w:rFonts w:ascii="Optima" w:hAnsi="Optima"/>
                      <w:sz w:val="18"/>
                      <w:lang w:val="de-AT"/>
                    </w:rPr>
                    <w:t>HipHop</w:t>
                  </w:r>
                  <w:proofErr w:type="spellEnd"/>
                  <w:r w:rsidRPr="00FC7613">
                    <w:rPr>
                      <w:rFonts w:ascii="Optima" w:hAnsi="Optima"/>
                      <w:sz w:val="18"/>
                      <w:lang w:val="de-AT"/>
                    </w:rPr>
                    <w:t xml:space="preserve"> K</w:t>
                  </w:r>
                  <w:r>
                    <w:rPr>
                      <w:rFonts w:ascii="Optima" w:hAnsi="Optima"/>
                      <w:sz w:val="18"/>
                      <w:lang w:val="de-AT"/>
                    </w:rPr>
                    <w:t>urs</w:t>
                  </w:r>
                </w:p>
              </w:tc>
              <w:tc>
                <w:tcPr>
                  <w:tcW w:w="3544" w:type="dxa"/>
                  <w:gridSpan w:val="2"/>
                </w:tcPr>
                <w:p w14:paraId="5715D154" w14:textId="2EEF9D7B" w:rsidR="009871F9" w:rsidRPr="00E55D90" w:rsidRDefault="009871F9" w:rsidP="009871F9">
                  <w:pPr>
                    <w:jc w:val="right"/>
                    <w:rPr>
                      <w:rFonts w:ascii="Optima" w:hAnsi="Optima"/>
                      <w:sz w:val="18"/>
                    </w:rPr>
                  </w:pPr>
                  <w:r w:rsidRPr="00E55D90">
                    <w:rPr>
                      <w:rFonts w:ascii="Optima" w:hAnsi="Optima"/>
                      <w:sz w:val="18"/>
                    </w:rPr>
                    <w:t>09/2</w:t>
                  </w:r>
                  <w:r w:rsidR="00FC7613">
                    <w:rPr>
                      <w:rFonts w:ascii="Optima" w:hAnsi="Optima"/>
                      <w:sz w:val="18"/>
                    </w:rPr>
                    <w:t>019</w:t>
                  </w:r>
                  <w:r w:rsidRPr="00E55D90">
                    <w:rPr>
                      <w:rFonts w:ascii="Optima" w:hAnsi="Optima"/>
                      <w:sz w:val="18"/>
                    </w:rPr>
                    <w:t xml:space="preserve"> – </w:t>
                  </w:r>
                  <w:r w:rsidR="00FC7613">
                    <w:rPr>
                      <w:rFonts w:ascii="Optima" w:hAnsi="Optima"/>
                      <w:sz w:val="18"/>
                    </w:rPr>
                    <w:t>03/2020</w:t>
                  </w:r>
                </w:p>
              </w:tc>
            </w:tr>
            <w:tr w:rsidR="009871F9" w:rsidRPr="00384F8A" w14:paraId="36499083" w14:textId="77777777" w:rsidTr="00E22CAB">
              <w:trPr>
                <w:trHeight w:val="20"/>
              </w:trPr>
              <w:tc>
                <w:tcPr>
                  <w:tcW w:w="9067" w:type="dxa"/>
                  <w:gridSpan w:val="3"/>
                </w:tcPr>
                <w:p w14:paraId="383EC1E9" w14:textId="4BDF4332" w:rsidR="009871F9" w:rsidRDefault="00FC7613" w:rsidP="009871F9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</w:pPr>
                  <w: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>Motivierung der jungen Erwachsenen</w:t>
                  </w:r>
                  <w:r w:rsidR="005642F8"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 xml:space="preserve"> mit Behinderung</w:t>
                  </w:r>
                </w:p>
                <w:p w14:paraId="25D34D4F" w14:textId="7D8DC902" w:rsidR="00FC7613" w:rsidRPr="00384F8A" w:rsidRDefault="009965D8" w:rsidP="009871F9">
                  <w:pPr>
                    <w:pStyle w:val="Listenabsatz"/>
                    <w:numPr>
                      <w:ilvl w:val="0"/>
                      <w:numId w:val="2"/>
                    </w:numP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</w:pPr>
                  <w: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>Einlass</w:t>
                  </w:r>
                  <w:r w:rsidR="00E81AD3"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>en</w:t>
                  </w:r>
                  <w: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 xml:space="preserve"> auf eine Beziehung mit</w:t>
                  </w:r>
                  <w:r w:rsidR="00FC7613"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 xml:space="preserve"> de</w:t>
                  </w:r>
                  <w:r w:rsidR="00224F61"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>n</w:t>
                  </w:r>
                  <w:r w:rsidR="00FC7613"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 xml:space="preserve"> Teilnehmenden </w:t>
                  </w:r>
                  <w: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>und Anhör</w:t>
                  </w:r>
                  <w:r w:rsidR="00E81AD3"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>en</w:t>
                  </w:r>
                  <w:r>
                    <w:rPr>
                      <w:rFonts w:ascii="Optima" w:hAnsi="Optima" w:cs="Georgia"/>
                      <w:i/>
                      <w:iCs/>
                      <w:color w:val="000000"/>
                      <w:sz w:val="18"/>
                      <w:lang w:val="de-AT"/>
                    </w:rPr>
                    <w:t xml:space="preserve"> bei Problemen</w:t>
                  </w:r>
                </w:p>
              </w:tc>
            </w:tr>
          </w:tbl>
          <w:p w14:paraId="03F1EB52" w14:textId="0B0B88F4" w:rsidR="009871F9" w:rsidRPr="00FC7613" w:rsidRDefault="009871F9" w:rsidP="009871F9">
            <w:pPr>
              <w:rPr>
                <w:rFonts w:ascii="Optima" w:hAnsi="Optima"/>
                <w:i/>
                <w:sz w:val="18"/>
                <w:lang w:val="de-AT"/>
              </w:rPr>
            </w:pPr>
          </w:p>
        </w:tc>
      </w:tr>
      <w:tr w:rsidR="00810A3E" w:rsidRPr="009871F9" w14:paraId="0558D396" w14:textId="77777777" w:rsidTr="00810A3E">
        <w:trPr>
          <w:trHeight w:val="510"/>
        </w:trPr>
        <w:tc>
          <w:tcPr>
            <w:tcW w:w="9072" w:type="dxa"/>
            <w:gridSpan w:val="12"/>
            <w:tcBorders>
              <w:bottom w:val="single" w:sz="12" w:space="0" w:color="auto"/>
            </w:tcBorders>
            <w:vAlign w:val="bottom"/>
          </w:tcPr>
          <w:p w14:paraId="60179FC3" w14:textId="270D61E1" w:rsidR="00810A3E" w:rsidRPr="00FC7613" w:rsidRDefault="00810A3E" w:rsidP="00810A3E">
            <w:pPr>
              <w:pStyle w:val="BERSCHRIFT"/>
              <w:jc w:val="center"/>
              <w:rPr>
                <w:rFonts w:ascii="Optima" w:hAnsi="Optima"/>
                <w:b w:val="0"/>
                <w:smallCaps w:val="0"/>
                <w:sz w:val="23"/>
                <w:szCs w:val="23"/>
                <w:lang w:val="de-AT"/>
              </w:rPr>
            </w:pPr>
            <w:r>
              <w:rPr>
                <w:rFonts w:ascii="Optima" w:hAnsi="Optima"/>
                <w:sz w:val="28"/>
              </w:rPr>
              <w:t>Fähigkeiten &amp; Interessen</w:t>
            </w:r>
          </w:p>
        </w:tc>
      </w:tr>
      <w:tr w:rsidR="009871F9" w:rsidRPr="00E55D90" w14:paraId="2B257790" w14:textId="77777777" w:rsidTr="00AA5476">
        <w:trPr>
          <w:trHeight w:val="340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15B2C431" w14:textId="7D690E46" w:rsidR="009871F9" w:rsidRPr="00E55D90" w:rsidRDefault="005642F8" w:rsidP="00810A3E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7" w:type="dxa"/>
            <w:gridSpan w:val="11"/>
            <w:tcBorders>
              <w:top w:val="single" w:sz="12" w:space="0" w:color="auto"/>
            </w:tcBorders>
            <w:vAlign w:val="center"/>
          </w:tcPr>
          <w:p w14:paraId="061D3FCE" w14:textId="4255883E" w:rsidR="009871F9" w:rsidRPr="00E55D90" w:rsidRDefault="009871F9" w:rsidP="00810A3E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>Französisch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(B2)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 Russisch (A2)</w:t>
            </w:r>
          </w:p>
        </w:tc>
      </w:tr>
      <w:tr w:rsidR="009871F9" w:rsidRPr="00B07504" w14:paraId="45706C3F" w14:textId="77777777" w:rsidTr="00AA5476">
        <w:trPr>
          <w:trHeight w:val="340"/>
        </w:trPr>
        <w:tc>
          <w:tcPr>
            <w:tcW w:w="1985" w:type="dxa"/>
            <w:vAlign w:val="center"/>
          </w:tcPr>
          <w:p w14:paraId="57688BDA" w14:textId="7BF9E47E" w:rsidR="009871F9" w:rsidRPr="00E55D90" w:rsidRDefault="005642F8" w:rsidP="00810A3E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7" w:type="dxa"/>
            <w:gridSpan w:val="11"/>
            <w:vAlign w:val="center"/>
          </w:tcPr>
          <w:p w14:paraId="60CA2168" w14:textId="3CA7C563" w:rsidR="009871F9" w:rsidRPr="00E55D90" w:rsidRDefault="009871F9" w:rsidP="00810A3E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(fortgeschritten)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Canva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Notion</w:t>
            </w: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9871F9" w:rsidRPr="00E55D90" w14:paraId="70CB01B0" w14:textId="77777777" w:rsidTr="00AA5476">
        <w:trPr>
          <w:trHeight w:val="340"/>
        </w:trPr>
        <w:tc>
          <w:tcPr>
            <w:tcW w:w="1985" w:type="dxa"/>
          </w:tcPr>
          <w:p w14:paraId="04F58216" w14:textId="6B8365FB" w:rsidR="009871F9" w:rsidRPr="00E55D90" w:rsidRDefault="005642F8" w:rsidP="00810A3E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087" w:type="dxa"/>
            <w:gridSpan w:val="11"/>
            <w:vAlign w:val="center"/>
          </w:tcPr>
          <w:p w14:paraId="598C2742" w14:textId="7771C742" w:rsidR="009871F9" w:rsidRPr="00E55D90" w:rsidRDefault="009871F9" w:rsidP="00810A3E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Tennis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>
              <w:rPr>
                <w:rFonts w:ascii="Optima" w:hAnsi="Optima" w:cs="Georgia"/>
                <w:color w:val="000000"/>
                <w:sz w:val="18"/>
              </w:rPr>
              <w:t>Podcasts (z.B. The Daily von NYT),</w:t>
            </w:r>
            <w:r w:rsidR="00E81AD3">
              <w:rPr>
                <w:rFonts w:ascii="Optima" w:hAnsi="Optima" w:cs="Georgia"/>
                <w:color w:val="000000"/>
                <w:sz w:val="18"/>
              </w:rPr>
              <w:t xml:space="preserve"> Kaffee (-zubereitung),</w:t>
            </w:r>
            <w:r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>
              <w:rPr>
                <w:rFonts w:ascii="Optima" w:hAnsi="Optima" w:cs="Georgia"/>
                <w:color w:val="000000"/>
                <w:sz w:val="18"/>
              </w:rPr>
              <w:br/>
              <w:t xml:space="preserve">Lesen (Wirtschaft als Wissenschaft?!, </w:t>
            </w:r>
            <w:r w:rsidR="00E81AD3">
              <w:rPr>
                <w:rFonts w:ascii="Optima" w:hAnsi="Optima" w:cs="Georgia"/>
                <w:color w:val="000000"/>
                <w:sz w:val="18"/>
              </w:rPr>
              <w:t>p</w:t>
            </w:r>
            <w:r>
              <w:rPr>
                <w:rFonts w:ascii="Optima" w:hAnsi="Optima" w:cs="Georgia"/>
                <w:color w:val="000000"/>
                <w:sz w:val="18"/>
              </w:rPr>
              <w:t>ersönliche Weiterentwicklung</w:t>
            </w:r>
            <w:r w:rsidR="00E81AD3">
              <w:rPr>
                <w:rFonts w:ascii="Optima" w:hAnsi="Optima" w:cs="Georgia"/>
                <w:color w:val="000000"/>
                <w:sz w:val="18"/>
              </w:rPr>
              <w:t>, etc.</w:t>
            </w:r>
            <w:r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9871F9" w:rsidRPr="00E55D90" w14:paraId="615ABC9C" w14:textId="77777777" w:rsidTr="00E22CAB">
        <w:trPr>
          <w:trHeight w:val="567"/>
        </w:trPr>
        <w:tc>
          <w:tcPr>
            <w:tcW w:w="1985" w:type="dxa"/>
            <w:vAlign w:val="bottom"/>
          </w:tcPr>
          <w:p w14:paraId="50E86947" w14:textId="65A060CB" w:rsidR="009871F9" w:rsidRDefault="009871F9" w:rsidP="009871F9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Wien</w:t>
            </w:r>
            <w:r w:rsidRPr="00E55D90">
              <w:rPr>
                <w:rFonts w:ascii="Optima" w:hAnsi="Optima"/>
                <w:sz w:val="18"/>
              </w:rPr>
              <w:t xml:space="preserve">, </w:t>
            </w:r>
            <w:r w:rsidR="004B34A4">
              <w:rPr>
                <w:rFonts w:ascii="Optima" w:hAnsi="Optima"/>
                <w:sz w:val="18"/>
              </w:rPr>
              <w:t>30</w:t>
            </w:r>
            <w:r w:rsidRPr="00E55D90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08</w:t>
            </w:r>
            <w:r w:rsidRPr="00E55D90">
              <w:rPr>
                <w:rFonts w:ascii="Optima" w:hAnsi="Optima"/>
                <w:sz w:val="18"/>
              </w:rPr>
              <w:t>.20</w:t>
            </w:r>
            <w:r>
              <w:rPr>
                <w:rFonts w:ascii="Optima" w:hAnsi="Optima"/>
                <w:sz w:val="18"/>
              </w:rPr>
              <w:t>22</w:t>
            </w:r>
          </w:p>
        </w:tc>
        <w:tc>
          <w:tcPr>
            <w:tcW w:w="7087" w:type="dxa"/>
            <w:gridSpan w:val="11"/>
            <w:vAlign w:val="bottom"/>
          </w:tcPr>
          <w:p w14:paraId="7F1B9CC9" w14:textId="77777777" w:rsidR="009871F9" w:rsidRPr="00E55D90" w:rsidRDefault="009871F9" w:rsidP="009871F9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FFC8E" w14:textId="77777777" w:rsidR="001D5A4D" w:rsidRDefault="001D5A4D" w:rsidP="00BE053D">
      <w:pPr>
        <w:spacing w:after="0" w:line="240" w:lineRule="auto"/>
      </w:pPr>
      <w:r>
        <w:separator/>
      </w:r>
    </w:p>
  </w:endnote>
  <w:endnote w:type="continuationSeparator" w:id="0">
    <w:p w14:paraId="454661E1" w14:textId="77777777" w:rsidR="001D5A4D" w:rsidRDefault="001D5A4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3BCC1" w14:textId="77777777" w:rsidR="001D5A4D" w:rsidRDefault="001D5A4D" w:rsidP="00BE053D">
      <w:pPr>
        <w:spacing w:after="0" w:line="240" w:lineRule="auto"/>
      </w:pPr>
      <w:r>
        <w:separator/>
      </w:r>
    </w:p>
  </w:footnote>
  <w:footnote w:type="continuationSeparator" w:id="0">
    <w:p w14:paraId="194B87F6" w14:textId="77777777" w:rsidR="001D5A4D" w:rsidRDefault="001D5A4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7B6F25"/>
    <w:multiLevelType w:val="hybridMultilevel"/>
    <w:tmpl w:val="4A6C83C4"/>
    <w:lvl w:ilvl="0" w:tplc="8FA2D746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B7388"/>
    <w:multiLevelType w:val="hybridMultilevel"/>
    <w:tmpl w:val="DF066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29313E"/>
    <w:multiLevelType w:val="hybridMultilevel"/>
    <w:tmpl w:val="AABA175A"/>
    <w:lvl w:ilvl="0" w:tplc="8FA2D746">
      <w:start w:val="2"/>
      <w:numFmt w:val="bullet"/>
      <w:lvlText w:val="-"/>
      <w:lvlJc w:val="left"/>
      <w:pPr>
        <w:ind w:left="144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5745327">
    <w:abstractNumId w:val="15"/>
  </w:num>
  <w:num w:numId="2" w16cid:durableId="452751397">
    <w:abstractNumId w:val="18"/>
  </w:num>
  <w:num w:numId="3" w16cid:durableId="785199397">
    <w:abstractNumId w:val="20"/>
  </w:num>
  <w:num w:numId="4" w16cid:durableId="628168292">
    <w:abstractNumId w:val="0"/>
  </w:num>
  <w:num w:numId="5" w16cid:durableId="1712849455">
    <w:abstractNumId w:val="1"/>
  </w:num>
  <w:num w:numId="6" w16cid:durableId="557934549">
    <w:abstractNumId w:val="2"/>
  </w:num>
  <w:num w:numId="7" w16cid:durableId="378095154">
    <w:abstractNumId w:val="14"/>
  </w:num>
  <w:num w:numId="8" w16cid:durableId="1466892469">
    <w:abstractNumId w:val="24"/>
  </w:num>
  <w:num w:numId="9" w16cid:durableId="2106340664">
    <w:abstractNumId w:val="13"/>
  </w:num>
  <w:num w:numId="10" w16cid:durableId="765077329">
    <w:abstractNumId w:val="25"/>
  </w:num>
  <w:num w:numId="11" w16cid:durableId="331448264">
    <w:abstractNumId w:val="5"/>
  </w:num>
  <w:num w:numId="12" w16cid:durableId="426658583">
    <w:abstractNumId w:val="6"/>
  </w:num>
  <w:num w:numId="13" w16cid:durableId="1843156889">
    <w:abstractNumId w:val="8"/>
  </w:num>
  <w:num w:numId="14" w16cid:durableId="531501827">
    <w:abstractNumId w:val="9"/>
  </w:num>
  <w:num w:numId="15" w16cid:durableId="105347648">
    <w:abstractNumId w:val="23"/>
  </w:num>
  <w:num w:numId="16" w16cid:durableId="817569911">
    <w:abstractNumId w:val="4"/>
  </w:num>
  <w:num w:numId="17" w16cid:durableId="925378910">
    <w:abstractNumId w:val="17"/>
  </w:num>
  <w:num w:numId="18" w16cid:durableId="368185569">
    <w:abstractNumId w:val="3"/>
  </w:num>
  <w:num w:numId="19" w16cid:durableId="121264716">
    <w:abstractNumId w:val="19"/>
  </w:num>
  <w:num w:numId="20" w16cid:durableId="307252577">
    <w:abstractNumId w:val="11"/>
  </w:num>
  <w:num w:numId="21" w16cid:durableId="1562446386">
    <w:abstractNumId w:val="12"/>
  </w:num>
  <w:num w:numId="22" w16cid:durableId="1750275725">
    <w:abstractNumId w:val="16"/>
  </w:num>
  <w:num w:numId="23" w16cid:durableId="69928877">
    <w:abstractNumId w:val="7"/>
  </w:num>
  <w:num w:numId="24" w16cid:durableId="39519562">
    <w:abstractNumId w:val="21"/>
  </w:num>
  <w:num w:numId="25" w16cid:durableId="1353340067">
    <w:abstractNumId w:val="10"/>
  </w:num>
  <w:num w:numId="26" w16cid:durableId="1482574302">
    <w:abstractNumId w:val="26"/>
  </w:num>
  <w:num w:numId="27" w16cid:durableId="3297176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71D"/>
    <w:rsid w:val="00044651"/>
    <w:rsid w:val="00061D33"/>
    <w:rsid w:val="00064643"/>
    <w:rsid w:val="00087747"/>
    <w:rsid w:val="000A1FDA"/>
    <w:rsid w:val="000B63E2"/>
    <w:rsid w:val="000B6548"/>
    <w:rsid w:val="000D671A"/>
    <w:rsid w:val="00103EC5"/>
    <w:rsid w:val="00104F90"/>
    <w:rsid w:val="00116C6E"/>
    <w:rsid w:val="00125CA6"/>
    <w:rsid w:val="00145C69"/>
    <w:rsid w:val="00156FC9"/>
    <w:rsid w:val="00162A5A"/>
    <w:rsid w:val="00172867"/>
    <w:rsid w:val="00175B6D"/>
    <w:rsid w:val="001901ED"/>
    <w:rsid w:val="001921D9"/>
    <w:rsid w:val="0019483A"/>
    <w:rsid w:val="001A46BF"/>
    <w:rsid w:val="001A481B"/>
    <w:rsid w:val="001B0186"/>
    <w:rsid w:val="001B62CA"/>
    <w:rsid w:val="001D4DCD"/>
    <w:rsid w:val="001D5A4D"/>
    <w:rsid w:val="001F4175"/>
    <w:rsid w:val="0020760E"/>
    <w:rsid w:val="00216BEC"/>
    <w:rsid w:val="00223A4D"/>
    <w:rsid w:val="00224F61"/>
    <w:rsid w:val="00232CB5"/>
    <w:rsid w:val="00234A7E"/>
    <w:rsid w:val="0024091C"/>
    <w:rsid w:val="0024373D"/>
    <w:rsid w:val="002508C2"/>
    <w:rsid w:val="00267252"/>
    <w:rsid w:val="00276F8E"/>
    <w:rsid w:val="00282DB0"/>
    <w:rsid w:val="00284B31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154"/>
    <w:rsid w:val="003418E0"/>
    <w:rsid w:val="00347F8D"/>
    <w:rsid w:val="00372F7B"/>
    <w:rsid w:val="003733E5"/>
    <w:rsid w:val="00384F8A"/>
    <w:rsid w:val="00390EA6"/>
    <w:rsid w:val="003A04E8"/>
    <w:rsid w:val="003B25D9"/>
    <w:rsid w:val="003E1424"/>
    <w:rsid w:val="003E27C3"/>
    <w:rsid w:val="003F3E3F"/>
    <w:rsid w:val="003F3F1E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214D"/>
    <w:rsid w:val="004A54BA"/>
    <w:rsid w:val="004A6233"/>
    <w:rsid w:val="004B209B"/>
    <w:rsid w:val="004B34A4"/>
    <w:rsid w:val="004B6A5E"/>
    <w:rsid w:val="00507EA7"/>
    <w:rsid w:val="00526089"/>
    <w:rsid w:val="00527A28"/>
    <w:rsid w:val="00527DCA"/>
    <w:rsid w:val="005642F8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744C7"/>
    <w:rsid w:val="00693E09"/>
    <w:rsid w:val="006A2DE9"/>
    <w:rsid w:val="006A7230"/>
    <w:rsid w:val="006B379D"/>
    <w:rsid w:val="006B4E32"/>
    <w:rsid w:val="006B72C7"/>
    <w:rsid w:val="006B7F78"/>
    <w:rsid w:val="006C2252"/>
    <w:rsid w:val="006D7F7F"/>
    <w:rsid w:val="006E2C9C"/>
    <w:rsid w:val="006E3877"/>
    <w:rsid w:val="006E40EF"/>
    <w:rsid w:val="006E44FD"/>
    <w:rsid w:val="006F0039"/>
    <w:rsid w:val="00711CEF"/>
    <w:rsid w:val="007165E8"/>
    <w:rsid w:val="00720320"/>
    <w:rsid w:val="00723643"/>
    <w:rsid w:val="007236DF"/>
    <w:rsid w:val="00725D3C"/>
    <w:rsid w:val="007333D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0A3E"/>
    <w:rsid w:val="0082257D"/>
    <w:rsid w:val="00830B97"/>
    <w:rsid w:val="00840ABB"/>
    <w:rsid w:val="00853438"/>
    <w:rsid w:val="00866846"/>
    <w:rsid w:val="00875DA9"/>
    <w:rsid w:val="00895E38"/>
    <w:rsid w:val="008A4813"/>
    <w:rsid w:val="008A782B"/>
    <w:rsid w:val="008B0FC0"/>
    <w:rsid w:val="008C429A"/>
    <w:rsid w:val="008D0127"/>
    <w:rsid w:val="008E1F3D"/>
    <w:rsid w:val="009053D7"/>
    <w:rsid w:val="0091331D"/>
    <w:rsid w:val="0093223C"/>
    <w:rsid w:val="00941A87"/>
    <w:rsid w:val="009501C2"/>
    <w:rsid w:val="009668B9"/>
    <w:rsid w:val="00976577"/>
    <w:rsid w:val="009871F9"/>
    <w:rsid w:val="00996356"/>
    <w:rsid w:val="009965D8"/>
    <w:rsid w:val="00997D9A"/>
    <w:rsid w:val="009D7C49"/>
    <w:rsid w:val="009E7297"/>
    <w:rsid w:val="00A0257D"/>
    <w:rsid w:val="00A12EDC"/>
    <w:rsid w:val="00A23B66"/>
    <w:rsid w:val="00A2556D"/>
    <w:rsid w:val="00A26D0D"/>
    <w:rsid w:val="00A33BDE"/>
    <w:rsid w:val="00A34885"/>
    <w:rsid w:val="00A43BC1"/>
    <w:rsid w:val="00A63904"/>
    <w:rsid w:val="00A74225"/>
    <w:rsid w:val="00A936D5"/>
    <w:rsid w:val="00A96393"/>
    <w:rsid w:val="00AA18DC"/>
    <w:rsid w:val="00AA1EB0"/>
    <w:rsid w:val="00AA2DA3"/>
    <w:rsid w:val="00AA5476"/>
    <w:rsid w:val="00AA5A9C"/>
    <w:rsid w:val="00AB016A"/>
    <w:rsid w:val="00AB2A5A"/>
    <w:rsid w:val="00AD28F8"/>
    <w:rsid w:val="00B0230B"/>
    <w:rsid w:val="00B07504"/>
    <w:rsid w:val="00B17D95"/>
    <w:rsid w:val="00B23509"/>
    <w:rsid w:val="00B359DB"/>
    <w:rsid w:val="00B3632B"/>
    <w:rsid w:val="00B409D8"/>
    <w:rsid w:val="00B47AFC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424D"/>
    <w:rsid w:val="00C25387"/>
    <w:rsid w:val="00C54BE3"/>
    <w:rsid w:val="00C57F80"/>
    <w:rsid w:val="00C6251B"/>
    <w:rsid w:val="00C768ED"/>
    <w:rsid w:val="00C82A8F"/>
    <w:rsid w:val="00C916C2"/>
    <w:rsid w:val="00C941EE"/>
    <w:rsid w:val="00CC7F56"/>
    <w:rsid w:val="00CD1B12"/>
    <w:rsid w:val="00CD55DC"/>
    <w:rsid w:val="00CE1BBC"/>
    <w:rsid w:val="00CE2595"/>
    <w:rsid w:val="00CE28CC"/>
    <w:rsid w:val="00CE72FC"/>
    <w:rsid w:val="00CF098A"/>
    <w:rsid w:val="00CF31EE"/>
    <w:rsid w:val="00D02A97"/>
    <w:rsid w:val="00D0576C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1401"/>
    <w:rsid w:val="00DA69DF"/>
    <w:rsid w:val="00DB33F8"/>
    <w:rsid w:val="00DD38E2"/>
    <w:rsid w:val="00E13110"/>
    <w:rsid w:val="00E22CAB"/>
    <w:rsid w:val="00E24BC5"/>
    <w:rsid w:val="00E24DF1"/>
    <w:rsid w:val="00E40B9A"/>
    <w:rsid w:val="00E431ED"/>
    <w:rsid w:val="00E55D90"/>
    <w:rsid w:val="00E64FF5"/>
    <w:rsid w:val="00E75808"/>
    <w:rsid w:val="00E81AD3"/>
    <w:rsid w:val="00E907EC"/>
    <w:rsid w:val="00EA5421"/>
    <w:rsid w:val="00EB34FC"/>
    <w:rsid w:val="00EB5816"/>
    <w:rsid w:val="00ED0EA9"/>
    <w:rsid w:val="00EF77DF"/>
    <w:rsid w:val="00F11BEF"/>
    <w:rsid w:val="00F258E7"/>
    <w:rsid w:val="00F26884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27D"/>
    <w:rsid w:val="00FC13F0"/>
    <w:rsid w:val="00FC7613"/>
    <w:rsid w:val="00FD0FB7"/>
    <w:rsid w:val="00FE79A2"/>
    <w:rsid w:val="00FF088B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075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5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6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2390</Characters>
  <Application>Microsoft Office Word</Application>
  <DocSecurity>0</DocSecurity>
  <Lines>32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35</cp:revision>
  <dcterms:created xsi:type="dcterms:W3CDTF">2022-08-04T16:11:00Z</dcterms:created>
  <dcterms:modified xsi:type="dcterms:W3CDTF">2022-08-30T19:03:00Z</dcterms:modified>
</cp:coreProperties>
</file>