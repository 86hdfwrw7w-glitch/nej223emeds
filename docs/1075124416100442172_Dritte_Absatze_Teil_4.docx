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BAF42" w14:textId="77777777" w:rsidR="00466A4B" w:rsidRPr="008904A2" w:rsidRDefault="00466A4B" w:rsidP="00466A4B">
      <w:pPr>
        <w:jc w:val="both"/>
        <w:rPr>
          <w:rFonts w:ascii="Times New Roman" w:hAnsi="Times New Roman" w:cs="Times New Roman"/>
          <w:b/>
          <w:sz w:val="21"/>
          <w:szCs w:val="21"/>
        </w:rPr>
      </w:pPr>
      <w:r w:rsidRPr="008904A2">
        <w:rPr>
          <w:rFonts w:ascii="Times New Roman" w:hAnsi="Times New Roman" w:cs="Times New Roman"/>
          <w:b/>
          <w:sz w:val="21"/>
          <w:szCs w:val="21"/>
        </w:rPr>
        <w:t>Mercedes Benz MC 20 bis 16.2 fertig</w:t>
      </w:r>
    </w:p>
    <w:p w14:paraId="305F50F7" w14:textId="77777777" w:rsidR="00466A4B" w:rsidRPr="008904A2" w:rsidRDefault="00000000" w:rsidP="00466A4B">
      <w:pPr>
        <w:jc w:val="both"/>
        <w:rPr>
          <w:rFonts w:ascii="Times New Roman" w:hAnsi="Times New Roman" w:cs="Times New Roman"/>
          <w:sz w:val="21"/>
          <w:szCs w:val="21"/>
        </w:rPr>
      </w:pPr>
      <w:hyperlink r:id="rId4" w:history="1">
        <w:r w:rsidR="00466A4B" w:rsidRPr="008904A2">
          <w:rPr>
            <w:rStyle w:val="Hyperlink"/>
            <w:rFonts w:ascii="Times New Roman" w:hAnsi="Times New Roman" w:cs="Times New Roman"/>
            <w:sz w:val="21"/>
            <w:szCs w:val="21"/>
          </w:rPr>
          <w:t>https://management-consulting.mercedes-benz.com/de/management-consulting</w:t>
        </w:r>
      </w:hyperlink>
    </w:p>
    <w:p w14:paraId="53B1F357" w14:textId="0E4A6EA0" w:rsidR="00466A4B" w:rsidRPr="008904A2" w:rsidRDefault="00466A4B" w:rsidP="00466A4B">
      <w:pPr>
        <w:jc w:val="both"/>
        <w:rPr>
          <w:rFonts w:ascii="Times New Roman" w:hAnsi="Times New Roman" w:cs="Times New Roman"/>
          <w:sz w:val="21"/>
          <w:szCs w:val="21"/>
        </w:rPr>
      </w:pPr>
      <w:r w:rsidRPr="008904A2">
        <w:rPr>
          <w:rFonts w:ascii="Times New Roman" w:hAnsi="Times New Roman" w:cs="Times New Roman"/>
          <w:sz w:val="21"/>
          <w:szCs w:val="21"/>
        </w:rPr>
        <w:t xml:space="preserve">Mercedes-Benz Management Consulting erscheint mir hierfür besonders passend. Neben dem Status als Managementberatung eines der größten und traditionsreichsten Automobilherstellern begeistert mich die Mobilitätsbrache, da diese sich wie kaum eine andere in einer spannenden Transformation befindet. </w:t>
      </w:r>
      <w:bookmarkStart w:id="0" w:name="_Hlk126424452"/>
      <w:r w:rsidRPr="008904A2">
        <w:rPr>
          <w:rFonts w:ascii="Times New Roman" w:hAnsi="Times New Roman" w:cs="Times New Roman"/>
          <w:sz w:val="21"/>
          <w:szCs w:val="21"/>
        </w:rPr>
        <w:t xml:space="preserve">Herausforderungen in den Bereichen der Antriebstechnick oder der Entwicklung neuer Softwareangebote, sind Trends, die es für das Gelingen der Mobilitätswende </w:t>
      </w:r>
      <w:r>
        <w:rPr>
          <w:rFonts w:ascii="Times New Roman" w:hAnsi="Times New Roman" w:cs="Times New Roman"/>
          <w:sz w:val="21"/>
          <w:szCs w:val="21"/>
        </w:rPr>
        <w:t xml:space="preserve">und </w:t>
      </w:r>
      <w:r w:rsidRPr="008904A2">
        <w:rPr>
          <w:rFonts w:ascii="Times New Roman" w:hAnsi="Times New Roman" w:cs="Times New Roman"/>
          <w:sz w:val="21"/>
          <w:szCs w:val="21"/>
        </w:rPr>
        <w:t xml:space="preserve">zu meistern </w:t>
      </w:r>
      <w:bookmarkEnd w:id="0"/>
      <w:r w:rsidRPr="008904A2">
        <w:rPr>
          <w:rFonts w:ascii="Times New Roman" w:hAnsi="Times New Roman" w:cs="Times New Roman"/>
          <w:sz w:val="21"/>
          <w:szCs w:val="21"/>
        </w:rPr>
        <w:t xml:space="preserve">gilt. Besonders spannend, finde ich, dass im Rahmen der Konzernstrategie </w:t>
      </w:r>
      <w:del w:id="1" w:author="David Döbele" w:date="2023-02-14T19:30:00Z">
        <w:r w:rsidRPr="008904A2" w:rsidDel="00414691">
          <w:rPr>
            <w:rFonts w:ascii="Times New Roman" w:hAnsi="Times New Roman" w:cs="Times New Roman"/>
            <w:sz w:val="21"/>
            <w:szCs w:val="21"/>
          </w:rPr>
          <w:delText xml:space="preserve">und dem Interview im OMR Podcast mit CEO Ola Källenius, </w:delText>
        </w:r>
      </w:del>
      <w:r w:rsidRPr="008904A2">
        <w:rPr>
          <w:rFonts w:ascii="Times New Roman" w:hAnsi="Times New Roman" w:cs="Times New Roman"/>
          <w:sz w:val="21"/>
          <w:szCs w:val="21"/>
        </w:rPr>
        <w:t xml:space="preserve">der </w:t>
      </w:r>
      <w:ins w:id="2" w:author="David Döbele" w:date="2023-02-14T19:30:00Z">
        <w:r w:rsidR="00414691">
          <w:rPr>
            <w:rFonts w:ascii="Times New Roman" w:hAnsi="Times New Roman" w:cs="Times New Roman"/>
            <w:sz w:val="21"/>
            <w:szCs w:val="21"/>
          </w:rPr>
          <w:t xml:space="preserve">klare </w:t>
        </w:r>
      </w:ins>
      <w:r w:rsidRPr="008904A2">
        <w:rPr>
          <w:rFonts w:ascii="Times New Roman" w:hAnsi="Times New Roman" w:cs="Times New Roman"/>
          <w:sz w:val="21"/>
          <w:szCs w:val="21"/>
        </w:rPr>
        <w:t xml:space="preserve">Fokus auf das </w:t>
      </w:r>
      <w:del w:id="3" w:author="David Döbele" w:date="2023-02-14T19:30:00Z">
        <w:r w:rsidDel="00414691">
          <w:rPr>
            <w:rFonts w:ascii="Times New Roman" w:hAnsi="Times New Roman" w:cs="Times New Roman"/>
            <w:sz w:val="21"/>
            <w:szCs w:val="21"/>
          </w:rPr>
          <w:delText xml:space="preserve">klar </w:delText>
        </w:r>
      </w:del>
      <w:r w:rsidRPr="008904A2">
        <w:rPr>
          <w:rFonts w:ascii="Times New Roman" w:hAnsi="Times New Roman" w:cs="Times New Roman"/>
          <w:sz w:val="21"/>
          <w:szCs w:val="21"/>
        </w:rPr>
        <w:t>Hochpreis- und Luxussegment gelegt wird</w:t>
      </w:r>
      <w:ins w:id="4" w:author="David Döbele" w:date="2023-02-14T19:31:00Z">
        <w:r w:rsidR="00414691">
          <w:rPr>
            <w:rFonts w:ascii="Times New Roman" w:hAnsi="Times New Roman" w:cs="Times New Roman"/>
            <w:sz w:val="21"/>
            <w:szCs w:val="21"/>
          </w:rPr>
          <w:t>, was auch Ihr</w:t>
        </w:r>
        <w:r w:rsidR="00414691" w:rsidRPr="008904A2">
          <w:rPr>
            <w:rFonts w:ascii="Times New Roman" w:hAnsi="Times New Roman" w:cs="Times New Roman"/>
            <w:sz w:val="21"/>
            <w:szCs w:val="21"/>
          </w:rPr>
          <w:t xml:space="preserve"> CEO Ola </w:t>
        </w:r>
        <w:proofErr w:type="spellStart"/>
        <w:r w:rsidR="00414691" w:rsidRPr="008904A2">
          <w:rPr>
            <w:rFonts w:ascii="Times New Roman" w:hAnsi="Times New Roman" w:cs="Times New Roman"/>
            <w:sz w:val="21"/>
            <w:szCs w:val="21"/>
          </w:rPr>
          <w:t>Källenius</w:t>
        </w:r>
        <w:proofErr w:type="spellEnd"/>
        <w:r w:rsidR="00414691">
          <w:rPr>
            <w:rFonts w:ascii="Times New Roman" w:hAnsi="Times New Roman" w:cs="Times New Roman"/>
            <w:sz w:val="21"/>
            <w:szCs w:val="21"/>
          </w:rPr>
          <w:t xml:space="preserve"> im </w:t>
        </w:r>
        <w:proofErr w:type="gramStart"/>
        <w:r w:rsidR="00414691">
          <w:rPr>
            <w:rFonts w:ascii="Times New Roman" w:hAnsi="Times New Roman" w:cs="Times New Roman"/>
            <w:sz w:val="21"/>
            <w:szCs w:val="21"/>
          </w:rPr>
          <w:t>OMR Podcast</w:t>
        </w:r>
        <w:proofErr w:type="gramEnd"/>
        <w:r w:rsidR="00414691">
          <w:rPr>
            <w:rFonts w:ascii="Times New Roman" w:hAnsi="Times New Roman" w:cs="Times New Roman"/>
            <w:sz w:val="21"/>
            <w:szCs w:val="21"/>
          </w:rPr>
          <w:t xml:space="preserve"> ausführlich beleuchtete</w:t>
        </w:r>
      </w:ins>
      <w:r w:rsidRPr="008904A2">
        <w:rPr>
          <w:rFonts w:ascii="Times New Roman" w:hAnsi="Times New Roman" w:cs="Times New Roman"/>
          <w:sz w:val="21"/>
          <w:szCs w:val="21"/>
        </w:rPr>
        <w:t>. Eine Erkenntnis</w:t>
      </w:r>
      <w:ins w:id="5" w:author="David Döbele" w:date="2023-02-14T19:31:00Z">
        <w:r w:rsidR="00414691">
          <w:rPr>
            <w:rFonts w:ascii="Times New Roman" w:hAnsi="Times New Roman" w:cs="Times New Roman"/>
            <w:sz w:val="21"/>
            <w:szCs w:val="21"/>
          </w:rPr>
          <w:t>,</w:t>
        </w:r>
      </w:ins>
      <w:r w:rsidRPr="008904A2">
        <w:rPr>
          <w:rFonts w:ascii="Times New Roman" w:hAnsi="Times New Roman" w:cs="Times New Roman"/>
          <w:sz w:val="21"/>
          <w:szCs w:val="21"/>
        </w:rPr>
        <w:t xml:space="preserve"> die auf den ersten Blick </w:t>
      </w:r>
      <w:del w:id="6" w:author="David Döbele" w:date="2023-02-14T19:31:00Z">
        <w:r w:rsidRPr="008904A2" w:rsidDel="00414691">
          <w:rPr>
            <w:rFonts w:ascii="Times New Roman" w:hAnsi="Times New Roman" w:cs="Times New Roman"/>
            <w:sz w:val="21"/>
            <w:szCs w:val="21"/>
          </w:rPr>
          <w:delText xml:space="preserve">die </w:delText>
        </w:r>
      </w:del>
      <w:r w:rsidRPr="008904A2">
        <w:rPr>
          <w:rFonts w:ascii="Times New Roman" w:hAnsi="Times New Roman" w:cs="Times New Roman"/>
          <w:sz w:val="21"/>
          <w:szCs w:val="21"/>
        </w:rPr>
        <w:t xml:space="preserve">erst einmal überraschend wirkt, </w:t>
      </w:r>
      <w:ins w:id="7" w:author="David Döbele" w:date="2023-02-14T19:31:00Z">
        <w:r w:rsidR="00414691">
          <w:rPr>
            <w:rFonts w:ascii="Times New Roman" w:hAnsi="Times New Roman" w:cs="Times New Roman"/>
            <w:sz w:val="21"/>
            <w:szCs w:val="21"/>
          </w:rPr>
          <w:t xml:space="preserve">die jedoch </w:t>
        </w:r>
      </w:ins>
      <w:r w:rsidRPr="008904A2">
        <w:rPr>
          <w:rFonts w:ascii="Times New Roman" w:hAnsi="Times New Roman" w:cs="Times New Roman"/>
          <w:sz w:val="21"/>
          <w:szCs w:val="21"/>
        </w:rPr>
        <w:t>mit Hinblick auf die Vorbildfunktion, sowohl deutschland- und auch weltweit</w:t>
      </w:r>
      <w:ins w:id="8" w:author="David Döbele" w:date="2023-02-14T19:31:00Z">
        <w:r w:rsidR="00414691">
          <w:rPr>
            <w:rFonts w:ascii="Times New Roman" w:hAnsi="Times New Roman" w:cs="Times New Roman"/>
            <w:sz w:val="21"/>
            <w:szCs w:val="21"/>
          </w:rPr>
          <w:t>,</w:t>
        </w:r>
      </w:ins>
      <w:r w:rsidRPr="008904A2">
        <w:rPr>
          <w:rFonts w:ascii="Times New Roman" w:hAnsi="Times New Roman" w:cs="Times New Roman"/>
          <w:sz w:val="21"/>
          <w:szCs w:val="21"/>
        </w:rPr>
        <w:t xml:space="preserve"> naheliegend erscheint. Für mich steht die Marke Mercedes-Benz trotz einem </w:t>
      </w:r>
      <w:r>
        <w:rPr>
          <w:rFonts w:ascii="Times New Roman" w:hAnsi="Times New Roman" w:cs="Times New Roman"/>
          <w:sz w:val="21"/>
          <w:szCs w:val="21"/>
        </w:rPr>
        <w:t>g</w:t>
      </w:r>
      <w:r w:rsidRPr="008904A2">
        <w:rPr>
          <w:rFonts w:ascii="Times New Roman" w:hAnsi="Times New Roman" w:cs="Times New Roman"/>
          <w:sz w:val="21"/>
          <w:szCs w:val="21"/>
        </w:rPr>
        <w:t>ewissen Understatement</w:t>
      </w:r>
      <w:del w:id="9" w:author="David Döbele" w:date="2023-02-14T19:32:00Z">
        <w:r w:rsidRPr="008904A2" w:rsidDel="00414691">
          <w:rPr>
            <w:rFonts w:ascii="Times New Roman" w:hAnsi="Times New Roman" w:cs="Times New Roman"/>
            <w:sz w:val="21"/>
            <w:szCs w:val="21"/>
          </w:rPr>
          <w:delText>,</w:delText>
        </w:r>
      </w:del>
      <w:r w:rsidRPr="008904A2">
        <w:rPr>
          <w:rFonts w:ascii="Times New Roman" w:hAnsi="Times New Roman" w:cs="Times New Roman"/>
          <w:sz w:val="21"/>
          <w:szCs w:val="21"/>
        </w:rPr>
        <w:t xml:space="preserve"> seit jeher für Nachhaltigkeit, Innovation und durch sein luxuriöses Image für eine Vorreiter</w:t>
      </w:r>
      <w:del w:id="10" w:author="David Döbele" w:date="2023-02-14T19:32:00Z">
        <w:r w:rsidRPr="008904A2" w:rsidDel="00414691">
          <w:rPr>
            <w:rFonts w:ascii="Times New Roman" w:hAnsi="Times New Roman" w:cs="Times New Roman"/>
            <w:sz w:val="21"/>
            <w:szCs w:val="21"/>
          </w:rPr>
          <w:delText xml:space="preserve"> Rolle</w:delText>
        </w:r>
      </w:del>
      <w:ins w:id="11" w:author="David Döbele" w:date="2023-02-14T19:32:00Z">
        <w:r w:rsidR="00414691">
          <w:rPr>
            <w:rFonts w:ascii="Times New Roman" w:hAnsi="Times New Roman" w:cs="Times New Roman"/>
            <w:sz w:val="21"/>
            <w:szCs w:val="21"/>
          </w:rPr>
          <w:t>rolle –</w:t>
        </w:r>
      </w:ins>
      <w:del w:id="12" w:author="David Döbele" w:date="2023-02-14T19:32:00Z">
        <w:r w:rsidRPr="008904A2" w:rsidDel="00414691">
          <w:rPr>
            <w:rFonts w:ascii="Times New Roman" w:hAnsi="Times New Roman" w:cs="Times New Roman"/>
            <w:sz w:val="21"/>
            <w:szCs w:val="21"/>
          </w:rPr>
          <w:delText>,</w:delText>
        </w:r>
      </w:del>
      <w:r w:rsidRPr="008904A2">
        <w:rPr>
          <w:rFonts w:ascii="Times New Roman" w:hAnsi="Times New Roman" w:cs="Times New Roman"/>
          <w:sz w:val="21"/>
          <w:szCs w:val="21"/>
        </w:rPr>
        <w:t xml:space="preserve"> </w:t>
      </w:r>
      <w:proofErr w:type="gramStart"/>
      <w:r w:rsidRPr="008904A2">
        <w:rPr>
          <w:rFonts w:ascii="Times New Roman" w:hAnsi="Times New Roman" w:cs="Times New Roman"/>
          <w:sz w:val="21"/>
          <w:szCs w:val="21"/>
        </w:rPr>
        <w:t>Werte</w:t>
      </w:r>
      <w:proofErr w:type="gramEnd"/>
      <w:r w:rsidRPr="008904A2">
        <w:rPr>
          <w:rFonts w:ascii="Times New Roman" w:hAnsi="Times New Roman" w:cs="Times New Roman"/>
          <w:sz w:val="21"/>
          <w:szCs w:val="21"/>
        </w:rPr>
        <w:t xml:space="preserve"> mit denen ich mich sehr identifizieren kann.</w:t>
      </w:r>
    </w:p>
    <w:p w14:paraId="6CD121C0" w14:textId="77777777" w:rsidR="00466A4B" w:rsidRPr="008904A2" w:rsidRDefault="00466A4B" w:rsidP="00466A4B">
      <w:pPr>
        <w:rPr>
          <w:rFonts w:ascii="Times New Roman" w:hAnsi="Times New Roman" w:cs="Times New Roman"/>
          <w:sz w:val="21"/>
          <w:szCs w:val="21"/>
        </w:rPr>
      </w:pPr>
    </w:p>
    <w:p w14:paraId="2E08B817" w14:textId="77777777" w:rsidR="00466A4B" w:rsidRPr="008904A2" w:rsidRDefault="00466A4B" w:rsidP="00466A4B">
      <w:pPr>
        <w:rPr>
          <w:rFonts w:ascii="Times New Roman" w:hAnsi="Times New Roman" w:cs="Times New Roman"/>
          <w:b/>
          <w:sz w:val="21"/>
          <w:szCs w:val="21"/>
        </w:rPr>
      </w:pPr>
      <w:r w:rsidRPr="008904A2">
        <w:rPr>
          <w:rFonts w:ascii="Times New Roman" w:hAnsi="Times New Roman" w:cs="Times New Roman"/>
          <w:b/>
          <w:sz w:val="21"/>
          <w:szCs w:val="21"/>
        </w:rPr>
        <w:t xml:space="preserve">Deutsche Bank Inhouse 20 </w:t>
      </w:r>
    </w:p>
    <w:p w14:paraId="1F8B0F38" w14:textId="77777777" w:rsidR="00466A4B" w:rsidRPr="008904A2" w:rsidRDefault="00000000" w:rsidP="00466A4B">
      <w:pPr>
        <w:rPr>
          <w:rFonts w:ascii="Times New Roman" w:hAnsi="Times New Roman" w:cs="Times New Roman"/>
          <w:sz w:val="21"/>
          <w:szCs w:val="21"/>
        </w:rPr>
      </w:pPr>
      <w:hyperlink r:id="rId5" w:history="1">
        <w:r w:rsidR="00466A4B" w:rsidRPr="008904A2">
          <w:rPr>
            <w:rStyle w:val="Hyperlink"/>
            <w:rFonts w:ascii="Times New Roman" w:hAnsi="Times New Roman" w:cs="Times New Roman"/>
            <w:sz w:val="21"/>
            <w:szCs w:val="21"/>
          </w:rPr>
          <w:t>https://inhouse-consulting.de/job/deutsche-bank-praktikum-deutsche-bank-management-consulting/</w:t>
        </w:r>
      </w:hyperlink>
    </w:p>
    <w:p w14:paraId="34D3880C" w14:textId="4EE0EF1D" w:rsidR="00466A4B" w:rsidRPr="008904A2" w:rsidRDefault="00466A4B" w:rsidP="00466A4B">
      <w:pPr>
        <w:jc w:val="both"/>
        <w:rPr>
          <w:rFonts w:ascii="Times New Roman" w:hAnsi="Times New Roman" w:cs="Times New Roman"/>
          <w:sz w:val="21"/>
          <w:szCs w:val="21"/>
        </w:rPr>
      </w:pPr>
      <w:r w:rsidRPr="008904A2">
        <w:rPr>
          <w:rFonts w:ascii="Times New Roman" w:hAnsi="Times New Roman" w:cs="Times New Roman"/>
          <w:sz w:val="21"/>
          <w:szCs w:val="21"/>
        </w:rPr>
        <w:t xml:space="preserve">Deutsche Bank Management Consulting erscheint mit hierfür besonders passend. Neben dem Status als Inhouse Beratung einer der größten Banken weltweit gefällt mir die Vielfältigkeit der Tätigkeitsfelder wie Digitalisierungs- und Transformationsprogramme oder aber auch der Prozessoptimierung. Themenbereiche bei denen, wie die COVID-19-Pandemie gezeigt hat, </w:t>
      </w:r>
      <w:del w:id="13" w:author="David Döbele" w:date="2023-02-14T19:32:00Z">
        <w:r w:rsidRPr="008904A2" w:rsidDel="001A22CA">
          <w:rPr>
            <w:rFonts w:ascii="Times New Roman" w:hAnsi="Times New Roman" w:cs="Times New Roman"/>
            <w:sz w:val="21"/>
            <w:szCs w:val="21"/>
          </w:rPr>
          <w:delText xml:space="preserve">bei </w:delText>
        </w:r>
      </w:del>
      <w:ins w:id="14" w:author="David Döbele" w:date="2023-02-14T19:32:00Z">
        <w:r w:rsidR="001A22CA">
          <w:rPr>
            <w:rFonts w:ascii="Times New Roman" w:hAnsi="Times New Roman" w:cs="Times New Roman"/>
            <w:sz w:val="21"/>
            <w:szCs w:val="21"/>
          </w:rPr>
          <w:t>in</w:t>
        </w:r>
        <w:r w:rsidR="001A22CA" w:rsidRPr="008904A2">
          <w:rPr>
            <w:rFonts w:ascii="Times New Roman" w:hAnsi="Times New Roman" w:cs="Times New Roman"/>
            <w:sz w:val="21"/>
            <w:szCs w:val="21"/>
          </w:rPr>
          <w:t xml:space="preserve"> </w:t>
        </w:r>
      </w:ins>
      <w:r w:rsidRPr="008904A2">
        <w:rPr>
          <w:rFonts w:ascii="Times New Roman" w:hAnsi="Times New Roman" w:cs="Times New Roman"/>
          <w:sz w:val="21"/>
          <w:szCs w:val="21"/>
        </w:rPr>
        <w:t>viele</w:t>
      </w:r>
      <w:ins w:id="15" w:author="David Döbele" w:date="2023-02-14T19:32:00Z">
        <w:r w:rsidR="001A22CA">
          <w:rPr>
            <w:rFonts w:ascii="Times New Roman" w:hAnsi="Times New Roman" w:cs="Times New Roman"/>
            <w:sz w:val="21"/>
            <w:szCs w:val="21"/>
          </w:rPr>
          <w:t>n</w:t>
        </w:r>
      </w:ins>
      <w:r w:rsidRPr="008904A2">
        <w:rPr>
          <w:rFonts w:ascii="Times New Roman" w:hAnsi="Times New Roman" w:cs="Times New Roman"/>
          <w:sz w:val="21"/>
          <w:szCs w:val="21"/>
        </w:rPr>
        <w:t xml:space="preserve"> Unternehmen noch ungenutzte Potentiale liegen. Zudem finde ich diese </w:t>
      </w:r>
      <w:ins w:id="16" w:author="David Döbele" w:date="2023-02-14T19:33:00Z">
        <w:r w:rsidR="001A22CA">
          <w:rPr>
            <w:rFonts w:ascii="Times New Roman" w:hAnsi="Times New Roman" w:cs="Times New Roman"/>
            <w:sz w:val="21"/>
            <w:szCs w:val="21"/>
          </w:rPr>
          <w:t xml:space="preserve">Bereiche </w:t>
        </w:r>
      </w:ins>
      <w:r w:rsidRPr="008904A2">
        <w:rPr>
          <w:rFonts w:ascii="Times New Roman" w:hAnsi="Times New Roman" w:cs="Times New Roman"/>
          <w:sz w:val="21"/>
          <w:szCs w:val="21"/>
        </w:rPr>
        <w:t xml:space="preserve">auf Grund meiner technischen Nebenfächer, die ich als Wirtschaftsingenieur </w:t>
      </w:r>
      <w:ins w:id="17" w:author="David Döbele" w:date="2023-02-14T19:33:00Z">
        <w:r w:rsidR="001A22CA">
          <w:rPr>
            <w:rFonts w:ascii="Times New Roman" w:hAnsi="Times New Roman" w:cs="Times New Roman"/>
            <w:sz w:val="21"/>
            <w:szCs w:val="21"/>
          </w:rPr>
          <w:t xml:space="preserve">hatte, </w:t>
        </w:r>
      </w:ins>
      <w:r w:rsidRPr="008904A2">
        <w:rPr>
          <w:rFonts w:ascii="Times New Roman" w:hAnsi="Times New Roman" w:cs="Times New Roman"/>
          <w:sz w:val="21"/>
          <w:szCs w:val="21"/>
        </w:rPr>
        <w:t>besonders spannend</w:t>
      </w:r>
      <w:del w:id="18" w:author="David Döbele" w:date="2023-02-14T19:33:00Z">
        <w:r w:rsidRPr="008904A2" w:rsidDel="001A22CA">
          <w:rPr>
            <w:rFonts w:ascii="Times New Roman" w:hAnsi="Times New Roman" w:cs="Times New Roman"/>
            <w:sz w:val="21"/>
            <w:szCs w:val="21"/>
          </w:rPr>
          <w:delText xml:space="preserve"> finde</w:delText>
        </w:r>
      </w:del>
      <w:r w:rsidRPr="008904A2">
        <w:rPr>
          <w:rFonts w:ascii="Times New Roman" w:hAnsi="Times New Roman" w:cs="Times New Roman"/>
          <w:sz w:val="21"/>
          <w:szCs w:val="21"/>
        </w:rPr>
        <w:t xml:space="preserve">. Mit großem Interesse habe ich über die Technology &amp; Innovation Awards gelesen, die die Deutsche Bank in der Kategorie „Solution Innovation“ gewonnen hat. Spannend waren hierbei vor allem die Beispiele von </w:t>
      </w:r>
      <w:proofErr w:type="spellStart"/>
      <w:r w:rsidRPr="008904A2">
        <w:rPr>
          <w:rFonts w:ascii="Times New Roman" w:hAnsi="Times New Roman" w:cs="Times New Roman"/>
          <w:sz w:val="21"/>
          <w:szCs w:val="21"/>
        </w:rPr>
        <w:t>Azena</w:t>
      </w:r>
      <w:proofErr w:type="spellEnd"/>
      <w:r w:rsidRPr="008904A2">
        <w:rPr>
          <w:rFonts w:ascii="Times New Roman" w:hAnsi="Times New Roman" w:cs="Times New Roman"/>
          <w:sz w:val="21"/>
          <w:szCs w:val="21"/>
        </w:rPr>
        <w:t xml:space="preserve">, einem Überwachungssoftware Anbieter im B2B Bereich, für den eine maßgeschneiderte Zahlungsplattform entwickelt wurde, und dem Automobilhersteller smart, bei dem der E-Commerce-Vorgang verbessert und nutzerfreundlicher gestaltet wurde. </w:t>
      </w:r>
      <w:ins w:id="19" w:author="David Döbele" w:date="2023-02-14T19:33:00Z">
        <w:r w:rsidR="001A22CA">
          <w:rPr>
            <w:rFonts w:ascii="Times New Roman" w:hAnsi="Times New Roman" w:cs="Times New Roman"/>
            <w:sz w:val="21"/>
            <w:szCs w:val="21"/>
          </w:rPr>
          <w:t>Gerne würde ich in dem Praktikum</w:t>
        </w:r>
      </w:ins>
      <w:ins w:id="20" w:author="David Döbele" w:date="2023-02-14T19:34:00Z">
        <w:r w:rsidR="001A22CA">
          <w:rPr>
            <w:rFonts w:ascii="Times New Roman" w:hAnsi="Times New Roman" w:cs="Times New Roman"/>
            <w:sz w:val="21"/>
            <w:szCs w:val="21"/>
          </w:rPr>
          <w:t xml:space="preserve"> bei Ihnen an ähnlich spannenden und innovativen Projekten mitarbeiten.</w:t>
        </w:r>
      </w:ins>
    </w:p>
    <w:p w14:paraId="321710BF" w14:textId="77777777" w:rsidR="00466A4B" w:rsidRPr="008904A2" w:rsidRDefault="00466A4B" w:rsidP="00466A4B">
      <w:pPr>
        <w:rPr>
          <w:rFonts w:ascii="Times New Roman" w:hAnsi="Times New Roman" w:cs="Times New Roman"/>
          <w:sz w:val="21"/>
          <w:szCs w:val="21"/>
        </w:rPr>
      </w:pPr>
    </w:p>
    <w:p w14:paraId="39EA47CE" w14:textId="77777777" w:rsidR="00466A4B" w:rsidRPr="00994C6E" w:rsidRDefault="00466A4B" w:rsidP="00466A4B">
      <w:pPr>
        <w:rPr>
          <w:rFonts w:ascii="Times New Roman" w:hAnsi="Times New Roman" w:cs="Times New Roman"/>
          <w:b/>
          <w:sz w:val="21"/>
          <w:szCs w:val="21"/>
          <w:lang w:val="en-US"/>
        </w:rPr>
      </w:pPr>
      <w:bookmarkStart w:id="21" w:name="_Hlk126687928"/>
      <w:r w:rsidRPr="00994C6E">
        <w:rPr>
          <w:rFonts w:ascii="Times New Roman" w:hAnsi="Times New Roman" w:cs="Times New Roman"/>
          <w:b/>
          <w:sz w:val="21"/>
          <w:szCs w:val="21"/>
          <w:lang w:val="en-US"/>
        </w:rPr>
        <w:t>Kearney 20</w:t>
      </w:r>
    </w:p>
    <w:p w14:paraId="6BD16A32" w14:textId="77777777" w:rsidR="00466A4B" w:rsidRPr="00994C6E" w:rsidRDefault="00000000" w:rsidP="00466A4B">
      <w:pPr>
        <w:rPr>
          <w:rStyle w:val="Hyperlink"/>
          <w:rFonts w:ascii="Times New Roman" w:hAnsi="Times New Roman" w:cs="Times New Roman"/>
          <w:sz w:val="21"/>
          <w:szCs w:val="21"/>
          <w:lang w:val="en-US"/>
        </w:rPr>
      </w:pPr>
      <w:r>
        <w:fldChar w:fldCharType="begin"/>
      </w:r>
      <w:r w:rsidRPr="00414691">
        <w:rPr>
          <w:lang w:val="en-US"/>
          <w:rPrChange w:id="22" w:author="David Döbele" w:date="2023-02-14T19:30:00Z">
            <w:rPr/>
          </w:rPrChange>
        </w:rPr>
        <w:instrText>HYPERLINK "https://kearney-jobs.de/studenten/offer/summer-trainee-m-w-d/ba83abd0-56dd-59ab-a59b-0fbecb83b80b"</w:instrText>
      </w:r>
      <w:r>
        <w:fldChar w:fldCharType="separate"/>
      </w:r>
      <w:r w:rsidR="00466A4B" w:rsidRPr="00994C6E">
        <w:rPr>
          <w:rStyle w:val="Hyperlink"/>
          <w:rFonts w:ascii="Times New Roman" w:hAnsi="Times New Roman" w:cs="Times New Roman"/>
          <w:sz w:val="21"/>
          <w:szCs w:val="21"/>
          <w:lang w:val="en-US"/>
        </w:rPr>
        <w:t>https://kearney-jobs.de/studenten/offer/summer-trainee-m-w-d/ba83abd0-56dd-59ab-a59b-0fbecb83b80b</w:t>
      </w:r>
      <w:r>
        <w:rPr>
          <w:rStyle w:val="Hyperlink"/>
          <w:rFonts w:ascii="Times New Roman" w:hAnsi="Times New Roman" w:cs="Times New Roman"/>
          <w:sz w:val="21"/>
          <w:szCs w:val="21"/>
          <w:lang w:val="en-US"/>
        </w:rPr>
        <w:fldChar w:fldCharType="end"/>
      </w:r>
    </w:p>
    <w:p w14:paraId="5BE4017D" w14:textId="77777777" w:rsidR="00466A4B" w:rsidRPr="00994C6E" w:rsidRDefault="00466A4B" w:rsidP="00466A4B">
      <w:pPr>
        <w:rPr>
          <w:rStyle w:val="Hyperlink"/>
          <w:rFonts w:ascii="Times New Roman" w:hAnsi="Times New Roman" w:cs="Times New Roman"/>
          <w:sz w:val="21"/>
          <w:szCs w:val="21"/>
          <w:u w:val="none"/>
          <w:lang w:val="en-US"/>
        </w:rPr>
      </w:pPr>
    </w:p>
    <w:p w14:paraId="551A0607" w14:textId="0B4EFE6A" w:rsidR="00466A4B" w:rsidRPr="00A52C06" w:rsidRDefault="00466A4B" w:rsidP="00466A4B">
      <w:pPr>
        <w:rPr>
          <w:rFonts w:ascii="Times New Roman" w:hAnsi="Times New Roman" w:cs="Times New Roman"/>
          <w:sz w:val="21"/>
          <w:szCs w:val="21"/>
        </w:rPr>
      </w:pPr>
      <w:r w:rsidRPr="008904A2">
        <w:rPr>
          <w:rStyle w:val="Hyperlink"/>
          <w:rFonts w:ascii="Times New Roman" w:hAnsi="Times New Roman" w:cs="Times New Roman"/>
          <w:color w:val="auto"/>
          <w:sz w:val="21"/>
          <w:szCs w:val="21"/>
          <w:u w:val="none"/>
        </w:rPr>
        <w:t>Kearney erscheint mir hierfür als besonders guter Fit. Neben dem Status als eine der führenden globalen Strategieberatungen gefällt mir der Fokus auf die Industrie</w:t>
      </w:r>
      <w:ins w:id="23" w:author="David Döbele" w:date="2023-02-14T19:34:00Z">
        <w:r w:rsidR="001A22CA">
          <w:rPr>
            <w:rStyle w:val="Hyperlink"/>
            <w:rFonts w:ascii="Times New Roman" w:hAnsi="Times New Roman" w:cs="Times New Roman"/>
            <w:color w:val="auto"/>
            <w:sz w:val="21"/>
            <w:szCs w:val="21"/>
            <w:u w:val="none"/>
          </w:rPr>
          <w:t>,</w:t>
        </w:r>
      </w:ins>
      <w:r w:rsidRPr="008904A2">
        <w:rPr>
          <w:rStyle w:val="Hyperlink"/>
          <w:rFonts w:ascii="Times New Roman" w:hAnsi="Times New Roman" w:cs="Times New Roman"/>
          <w:color w:val="auto"/>
          <w:sz w:val="21"/>
          <w:szCs w:val="21"/>
          <w:u w:val="none"/>
        </w:rPr>
        <w:t xml:space="preserve"> insbesondere </w:t>
      </w:r>
      <w:proofErr w:type="spellStart"/>
      <w:r w:rsidRPr="008904A2">
        <w:rPr>
          <w:rStyle w:val="Hyperlink"/>
          <w:rFonts w:ascii="Times New Roman" w:hAnsi="Times New Roman" w:cs="Times New Roman"/>
          <w:color w:val="auto"/>
          <w:sz w:val="21"/>
          <w:szCs w:val="21"/>
          <w:u w:val="none"/>
        </w:rPr>
        <w:t>Operations</w:t>
      </w:r>
      <w:proofErr w:type="spellEnd"/>
      <w:r w:rsidRPr="008904A2">
        <w:rPr>
          <w:rStyle w:val="Hyperlink"/>
          <w:rFonts w:ascii="Times New Roman" w:hAnsi="Times New Roman" w:cs="Times New Roman"/>
          <w:color w:val="auto"/>
          <w:sz w:val="21"/>
          <w:szCs w:val="21"/>
          <w:u w:val="none"/>
        </w:rPr>
        <w:t>.</w:t>
      </w:r>
      <w:r>
        <w:rPr>
          <w:rStyle w:val="Hyperlink"/>
          <w:rFonts w:ascii="Times New Roman" w:hAnsi="Times New Roman" w:cs="Times New Roman"/>
          <w:color w:val="auto"/>
          <w:sz w:val="21"/>
          <w:szCs w:val="21"/>
          <w:u w:val="none"/>
        </w:rPr>
        <w:t xml:space="preserve"> </w:t>
      </w:r>
      <w:r w:rsidRPr="008904A2">
        <w:rPr>
          <w:rFonts w:ascii="Times New Roman" w:hAnsi="Times New Roman" w:cs="Times New Roman"/>
          <w:sz w:val="21"/>
          <w:szCs w:val="21"/>
        </w:rPr>
        <w:t xml:space="preserve">Zudem finde ich die Kundenvielfalt, die sich über die Branchen wie Mobilität, den Energiesektor bis hin zu </w:t>
      </w:r>
      <w:proofErr w:type="spellStart"/>
      <w:r w:rsidRPr="008904A2">
        <w:rPr>
          <w:rFonts w:ascii="Times New Roman" w:hAnsi="Times New Roman" w:cs="Times New Roman"/>
          <w:sz w:val="21"/>
          <w:szCs w:val="21"/>
        </w:rPr>
        <w:t>Healthcare</w:t>
      </w:r>
      <w:proofErr w:type="spellEnd"/>
      <w:r w:rsidRPr="008904A2">
        <w:rPr>
          <w:rFonts w:ascii="Times New Roman" w:hAnsi="Times New Roman" w:cs="Times New Roman"/>
          <w:sz w:val="21"/>
          <w:szCs w:val="21"/>
        </w:rPr>
        <w:t xml:space="preserve"> erstrecken und dadurch nahezu alle zukunftsrelevanten Branchen abdecken, besonders spannend, da dies mir ermöglicht</w:t>
      </w:r>
      <w:ins w:id="24" w:author="David Döbele" w:date="2023-02-14T19:34:00Z">
        <w:r w:rsidR="001A22CA">
          <w:rPr>
            <w:rFonts w:ascii="Times New Roman" w:hAnsi="Times New Roman" w:cs="Times New Roman"/>
            <w:sz w:val="21"/>
            <w:szCs w:val="21"/>
          </w:rPr>
          <w:t>,</w:t>
        </w:r>
      </w:ins>
      <w:r w:rsidRPr="008904A2">
        <w:rPr>
          <w:rFonts w:ascii="Times New Roman" w:hAnsi="Times New Roman" w:cs="Times New Roman"/>
          <w:sz w:val="21"/>
          <w:szCs w:val="21"/>
        </w:rPr>
        <w:t xml:space="preserve"> einen Impact an gesamtgesellschaftlich wünschenswerten Themen zu liefern. </w:t>
      </w:r>
      <w:r>
        <w:rPr>
          <w:rFonts w:ascii="Times New Roman" w:hAnsi="Times New Roman" w:cs="Times New Roman"/>
          <w:sz w:val="21"/>
          <w:szCs w:val="21"/>
        </w:rPr>
        <w:t xml:space="preserve">Neben dem Fokus auf </w:t>
      </w:r>
      <w:proofErr w:type="spellStart"/>
      <w:r>
        <w:rPr>
          <w:rFonts w:ascii="Times New Roman" w:hAnsi="Times New Roman" w:cs="Times New Roman"/>
          <w:sz w:val="21"/>
          <w:szCs w:val="21"/>
        </w:rPr>
        <w:t>Operations</w:t>
      </w:r>
      <w:proofErr w:type="spellEnd"/>
      <w:r>
        <w:rPr>
          <w:rFonts w:ascii="Times New Roman" w:hAnsi="Times New Roman" w:cs="Times New Roman"/>
          <w:sz w:val="21"/>
          <w:szCs w:val="21"/>
        </w:rPr>
        <w:t xml:space="preserve"> kann ich mich mit der damit verbundenen </w:t>
      </w:r>
      <w:proofErr w:type="spellStart"/>
      <w:r>
        <w:rPr>
          <w:rFonts w:ascii="Times New Roman" w:hAnsi="Times New Roman" w:cs="Times New Roman"/>
          <w:sz w:val="21"/>
          <w:szCs w:val="21"/>
        </w:rPr>
        <w:t>hands</w:t>
      </w:r>
      <w:proofErr w:type="spellEnd"/>
      <w:r>
        <w:rPr>
          <w:rFonts w:ascii="Times New Roman" w:hAnsi="Times New Roman" w:cs="Times New Roman"/>
          <w:sz w:val="21"/>
          <w:szCs w:val="21"/>
        </w:rPr>
        <w:t xml:space="preserve">-on-Mentalität besonders identifizieren. </w:t>
      </w:r>
      <w:r w:rsidRPr="00A52C06">
        <w:rPr>
          <w:rFonts w:ascii="Times New Roman" w:hAnsi="Times New Roman" w:cs="Times New Roman"/>
          <w:sz w:val="21"/>
          <w:szCs w:val="21"/>
        </w:rPr>
        <w:t xml:space="preserve">Mich fasziniert vor allem die Herausforderung, Kunden in Ausnahmesituationen, ob </w:t>
      </w:r>
      <w:r>
        <w:rPr>
          <w:rFonts w:ascii="Times New Roman" w:hAnsi="Times New Roman" w:cs="Times New Roman"/>
          <w:sz w:val="21"/>
          <w:szCs w:val="21"/>
        </w:rPr>
        <w:t>in</w:t>
      </w:r>
      <w:r w:rsidRPr="00A52C06">
        <w:rPr>
          <w:rFonts w:ascii="Times New Roman" w:hAnsi="Times New Roman" w:cs="Times New Roman"/>
          <w:sz w:val="21"/>
          <w:szCs w:val="21"/>
        </w:rPr>
        <w:t xml:space="preserve"> einer Umstrukturierung oder der Strategieentwicklung</w:t>
      </w:r>
      <w:ins w:id="25" w:author="David Döbele" w:date="2023-02-14T19:34:00Z">
        <w:r w:rsidR="001A22CA">
          <w:rPr>
            <w:rFonts w:ascii="Times New Roman" w:hAnsi="Times New Roman" w:cs="Times New Roman"/>
            <w:sz w:val="21"/>
            <w:szCs w:val="21"/>
          </w:rPr>
          <w:t>,</w:t>
        </w:r>
      </w:ins>
      <w:r w:rsidRPr="00A52C06">
        <w:rPr>
          <w:rFonts w:ascii="Times New Roman" w:hAnsi="Times New Roman" w:cs="Times New Roman"/>
          <w:sz w:val="21"/>
          <w:szCs w:val="21"/>
        </w:rPr>
        <w:t xml:space="preserve"> erfolgreich zu begleiten und </w:t>
      </w:r>
      <w:ins w:id="26" w:author="David Döbele" w:date="2023-02-14T19:35:00Z">
        <w:r w:rsidR="001A22CA">
          <w:rPr>
            <w:rFonts w:ascii="Times New Roman" w:hAnsi="Times New Roman" w:cs="Times New Roman"/>
            <w:sz w:val="21"/>
            <w:szCs w:val="21"/>
          </w:rPr>
          <w:t xml:space="preserve">ich </w:t>
        </w:r>
      </w:ins>
      <w:del w:id="27" w:author="David Döbele" w:date="2023-02-14T19:34:00Z">
        <w:r w:rsidRPr="00A52C06" w:rsidDel="001A22CA">
          <w:rPr>
            <w:rFonts w:ascii="Times New Roman" w:hAnsi="Times New Roman" w:cs="Times New Roman"/>
            <w:sz w:val="21"/>
            <w:szCs w:val="21"/>
          </w:rPr>
          <w:delText xml:space="preserve">ich </w:delText>
        </w:r>
      </w:del>
      <w:r w:rsidRPr="00A52C06">
        <w:rPr>
          <w:rFonts w:ascii="Times New Roman" w:hAnsi="Times New Roman" w:cs="Times New Roman"/>
          <w:sz w:val="21"/>
          <w:szCs w:val="21"/>
        </w:rPr>
        <w:t xml:space="preserve">freue mich darauf, </w:t>
      </w:r>
      <w:del w:id="28" w:author="David Döbele" w:date="2023-02-14T19:35:00Z">
        <w:r w:rsidRPr="00A52C06" w:rsidDel="001A22CA">
          <w:rPr>
            <w:rFonts w:ascii="Times New Roman" w:hAnsi="Times New Roman" w:cs="Times New Roman"/>
            <w:sz w:val="21"/>
            <w:szCs w:val="21"/>
          </w:rPr>
          <w:delText xml:space="preserve">das </w:delText>
        </w:r>
      </w:del>
      <w:ins w:id="29" w:author="David Döbele" w:date="2023-02-14T19:35:00Z">
        <w:r w:rsidR="001A22CA">
          <w:rPr>
            <w:rFonts w:ascii="Times New Roman" w:hAnsi="Times New Roman" w:cs="Times New Roman"/>
            <w:sz w:val="21"/>
            <w:szCs w:val="21"/>
          </w:rPr>
          <w:t>Ihr</w:t>
        </w:r>
        <w:r w:rsidR="001A22CA" w:rsidRPr="00A52C06">
          <w:rPr>
            <w:rFonts w:ascii="Times New Roman" w:hAnsi="Times New Roman" w:cs="Times New Roman"/>
            <w:sz w:val="21"/>
            <w:szCs w:val="21"/>
          </w:rPr>
          <w:t xml:space="preserve"> </w:t>
        </w:r>
      </w:ins>
      <w:r w:rsidRPr="00A52C06">
        <w:rPr>
          <w:rFonts w:ascii="Times New Roman" w:hAnsi="Times New Roman" w:cs="Times New Roman"/>
          <w:sz w:val="21"/>
          <w:szCs w:val="21"/>
        </w:rPr>
        <w:t>hoch motivierte</w:t>
      </w:r>
      <w:ins w:id="30" w:author="David Döbele" w:date="2023-02-14T19:35:00Z">
        <w:r w:rsidR="001A22CA">
          <w:rPr>
            <w:rFonts w:ascii="Times New Roman" w:hAnsi="Times New Roman" w:cs="Times New Roman"/>
            <w:sz w:val="21"/>
            <w:szCs w:val="21"/>
          </w:rPr>
          <w:t>s</w:t>
        </w:r>
      </w:ins>
      <w:r w:rsidRPr="00A52C06">
        <w:rPr>
          <w:rFonts w:ascii="Times New Roman" w:hAnsi="Times New Roman" w:cs="Times New Roman"/>
          <w:sz w:val="21"/>
          <w:szCs w:val="21"/>
        </w:rPr>
        <w:t xml:space="preserve"> Team dabei zu unterstützen.</w:t>
      </w:r>
      <w:r>
        <w:rPr>
          <w:rFonts w:ascii="Times New Roman" w:hAnsi="Times New Roman" w:cs="Times New Roman"/>
          <w:sz w:val="21"/>
          <w:szCs w:val="21"/>
        </w:rPr>
        <w:t xml:space="preserve"> </w:t>
      </w:r>
      <w:r w:rsidRPr="00A52C06">
        <w:rPr>
          <w:rFonts w:ascii="Times New Roman" w:hAnsi="Times New Roman" w:cs="Times New Roman"/>
          <w:sz w:val="21"/>
          <w:szCs w:val="21"/>
        </w:rPr>
        <w:t xml:space="preserve">Hierbei liegt für mich der besondere Reiz, da in </w:t>
      </w:r>
      <w:r>
        <w:rPr>
          <w:rFonts w:ascii="Times New Roman" w:hAnsi="Times New Roman" w:cs="Times New Roman"/>
          <w:sz w:val="21"/>
          <w:szCs w:val="21"/>
        </w:rPr>
        <w:t>komplexen Ausnahmesituationen</w:t>
      </w:r>
      <w:r w:rsidRPr="00A52C06">
        <w:rPr>
          <w:rFonts w:ascii="Times New Roman" w:hAnsi="Times New Roman" w:cs="Times New Roman"/>
          <w:sz w:val="21"/>
          <w:szCs w:val="21"/>
        </w:rPr>
        <w:t xml:space="preserve"> nicht nur Fachkompetenz, sondern auch </w:t>
      </w:r>
      <w:r>
        <w:rPr>
          <w:rFonts w:ascii="Times New Roman" w:hAnsi="Times New Roman" w:cs="Times New Roman"/>
          <w:sz w:val="21"/>
          <w:szCs w:val="21"/>
        </w:rPr>
        <w:t xml:space="preserve">zielgruppengerechte </w:t>
      </w:r>
      <w:r w:rsidRPr="00A52C06">
        <w:rPr>
          <w:rFonts w:ascii="Times New Roman" w:hAnsi="Times New Roman" w:cs="Times New Roman"/>
          <w:sz w:val="21"/>
          <w:szCs w:val="21"/>
        </w:rPr>
        <w:t>Kommunikationsstärke gefordert ist</w:t>
      </w:r>
      <w:del w:id="31" w:author="David Döbele" w:date="2023-02-14T19:35:00Z">
        <w:r w:rsidDel="001A22CA">
          <w:rPr>
            <w:rFonts w:ascii="Times New Roman" w:hAnsi="Times New Roman" w:cs="Times New Roman"/>
            <w:sz w:val="21"/>
            <w:szCs w:val="21"/>
          </w:rPr>
          <w:delText xml:space="preserve">, </w:delText>
        </w:r>
      </w:del>
      <w:ins w:id="32" w:author="David Döbele" w:date="2023-02-14T19:35:00Z">
        <w:r w:rsidR="001A22CA">
          <w:rPr>
            <w:rFonts w:ascii="Times New Roman" w:hAnsi="Times New Roman" w:cs="Times New Roman"/>
            <w:sz w:val="21"/>
            <w:szCs w:val="21"/>
          </w:rPr>
          <w:t xml:space="preserve"> –</w:t>
        </w:r>
        <w:r w:rsidR="001A22CA">
          <w:rPr>
            <w:rFonts w:ascii="Times New Roman" w:hAnsi="Times New Roman" w:cs="Times New Roman"/>
            <w:sz w:val="21"/>
            <w:szCs w:val="21"/>
          </w:rPr>
          <w:t xml:space="preserve"> </w:t>
        </w:r>
      </w:ins>
      <w:r>
        <w:rPr>
          <w:rFonts w:ascii="Times New Roman" w:hAnsi="Times New Roman" w:cs="Times New Roman"/>
          <w:sz w:val="21"/>
          <w:szCs w:val="21"/>
        </w:rPr>
        <w:t>eine Fähigkeit</w:t>
      </w:r>
      <w:ins w:id="33" w:author="David Döbele" w:date="2023-02-14T19:35:00Z">
        <w:r w:rsidR="001A22CA">
          <w:rPr>
            <w:rFonts w:ascii="Times New Roman" w:hAnsi="Times New Roman" w:cs="Times New Roman"/>
            <w:sz w:val="21"/>
            <w:szCs w:val="21"/>
          </w:rPr>
          <w:t>,</w:t>
        </w:r>
      </w:ins>
      <w:r>
        <w:rPr>
          <w:rFonts w:ascii="Times New Roman" w:hAnsi="Times New Roman" w:cs="Times New Roman"/>
          <w:sz w:val="21"/>
          <w:szCs w:val="21"/>
        </w:rPr>
        <w:t xml:space="preserve"> die ich während meiner Zeit im Sportvorstand und managementnahen Praktika besonders ausgeprägt habe</w:t>
      </w:r>
      <w:r w:rsidRPr="00A52C06">
        <w:rPr>
          <w:rFonts w:ascii="Times New Roman" w:hAnsi="Times New Roman" w:cs="Times New Roman"/>
          <w:sz w:val="21"/>
          <w:szCs w:val="21"/>
        </w:rPr>
        <w:t>.</w:t>
      </w:r>
    </w:p>
    <w:p w14:paraId="626630C7" w14:textId="77777777" w:rsidR="00466A4B" w:rsidRPr="008904A2" w:rsidRDefault="00466A4B" w:rsidP="00466A4B">
      <w:pPr>
        <w:rPr>
          <w:rFonts w:ascii="Times New Roman" w:hAnsi="Times New Roman" w:cs="Times New Roman"/>
          <w:sz w:val="21"/>
          <w:szCs w:val="21"/>
        </w:rPr>
      </w:pPr>
    </w:p>
    <w:p w14:paraId="056A3443" w14:textId="77777777" w:rsidR="00466A4B" w:rsidRDefault="00466A4B" w:rsidP="00466A4B">
      <w:pPr>
        <w:rPr>
          <w:rStyle w:val="Hyperlink"/>
          <w:rFonts w:ascii="Times New Roman" w:hAnsi="Times New Roman" w:cs="Times New Roman"/>
          <w:b/>
          <w:color w:val="auto"/>
          <w:sz w:val="21"/>
          <w:szCs w:val="21"/>
          <w:u w:val="none"/>
        </w:rPr>
      </w:pPr>
    </w:p>
    <w:p w14:paraId="5663AC61" w14:textId="77777777" w:rsidR="00466A4B" w:rsidRPr="008904A2" w:rsidRDefault="00466A4B" w:rsidP="00466A4B">
      <w:pPr>
        <w:rPr>
          <w:rStyle w:val="Hyperlink"/>
          <w:rFonts w:ascii="Times New Roman" w:hAnsi="Times New Roman" w:cs="Times New Roman"/>
          <w:b/>
          <w:color w:val="auto"/>
          <w:sz w:val="21"/>
          <w:szCs w:val="21"/>
          <w:u w:val="none"/>
        </w:rPr>
      </w:pPr>
    </w:p>
    <w:p w14:paraId="48D8EE5D" w14:textId="77777777" w:rsidR="00466A4B" w:rsidRPr="008904A2" w:rsidRDefault="00466A4B" w:rsidP="00466A4B">
      <w:pPr>
        <w:rPr>
          <w:rStyle w:val="Hyperlink"/>
          <w:rFonts w:ascii="Times New Roman" w:hAnsi="Times New Roman" w:cs="Times New Roman"/>
          <w:b/>
          <w:color w:val="auto"/>
          <w:sz w:val="21"/>
          <w:szCs w:val="21"/>
          <w:u w:val="none"/>
        </w:rPr>
      </w:pPr>
      <w:r w:rsidRPr="008904A2">
        <w:rPr>
          <w:rStyle w:val="Hyperlink"/>
          <w:rFonts w:ascii="Times New Roman" w:hAnsi="Times New Roman" w:cs="Times New Roman"/>
          <w:b/>
          <w:color w:val="auto"/>
          <w:sz w:val="21"/>
          <w:szCs w:val="21"/>
          <w:u w:val="none"/>
        </w:rPr>
        <w:lastRenderedPageBreak/>
        <w:t>Auto1 19</w:t>
      </w:r>
    </w:p>
    <w:p w14:paraId="453D398E" w14:textId="77777777" w:rsidR="00466A4B" w:rsidRPr="008904A2" w:rsidRDefault="00000000" w:rsidP="00466A4B">
      <w:pPr>
        <w:rPr>
          <w:rFonts w:ascii="Times New Roman" w:hAnsi="Times New Roman" w:cs="Times New Roman"/>
          <w:sz w:val="21"/>
          <w:szCs w:val="21"/>
        </w:rPr>
      </w:pPr>
      <w:hyperlink r:id="rId6" w:history="1">
        <w:r w:rsidR="00466A4B" w:rsidRPr="008904A2">
          <w:rPr>
            <w:rStyle w:val="Hyperlink"/>
            <w:rFonts w:ascii="Times New Roman" w:hAnsi="Times New Roman" w:cs="Times New Roman"/>
            <w:sz w:val="21"/>
            <w:szCs w:val="21"/>
          </w:rPr>
          <w:t>https://www.auto1-group.com/de/jobs/intern-strategy-performance-improvement-f-m-x-30015</w:t>
        </w:r>
      </w:hyperlink>
    </w:p>
    <w:p w14:paraId="58D5D945" w14:textId="628E57FB" w:rsidR="00466A4B" w:rsidRPr="008904A2" w:rsidRDefault="00466A4B" w:rsidP="00466A4B">
      <w:pPr>
        <w:rPr>
          <w:rFonts w:ascii="Times New Roman" w:hAnsi="Times New Roman" w:cs="Times New Roman"/>
          <w:sz w:val="21"/>
          <w:szCs w:val="21"/>
        </w:rPr>
      </w:pPr>
      <w:r w:rsidRPr="008904A2">
        <w:rPr>
          <w:rFonts w:ascii="Times New Roman" w:hAnsi="Times New Roman" w:cs="Times New Roman"/>
          <w:sz w:val="21"/>
          <w:szCs w:val="21"/>
        </w:rPr>
        <w:t>AUTO1 erscheint mir hierfür besonders passend. Neben dem Status als deutsches Unicorn gefällt mir vor allem</w:t>
      </w:r>
      <w:ins w:id="34" w:author="David Döbele" w:date="2023-02-14T19:35:00Z">
        <w:r w:rsidR="001A22CA">
          <w:rPr>
            <w:rFonts w:ascii="Times New Roman" w:hAnsi="Times New Roman" w:cs="Times New Roman"/>
            <w:sz w:val="21"/>
            <w:szCs w:val="21"/>
          </w:rPr>
          <w:t>,</w:t>
        </w:r>
      </w:ins>
      <w:r w:rsidRPr="008904A2">
        <w:rPr>
          <w:rFonts w:ascii="Times New Roman" w:hAnsi="Times New Roman" w:cs="Times New Roman"/>
          <w:sz w:val="21"/>
          <w:szCs w:val="21"/>
        </w:rPr>
        <w:t xml:space="preserve"> wie disruptiv AUTO1 den Gebrauchtwagenmarkt nachhaltig verändert hat, indem die Grundbedürfnisse von Käufer und Verkäufer genau analysiert und verbunden wurden. </w:t>
      </w:r>
    </w:p>
    <w:p w14:paraId="1EFD205C" w14:textId="6CBA1907" w:rsidR="00466A4B" w:rsidRPr="008904A2" w:rsidRDefault="00466A4B" w:rsidP="00466A4B">
      <w:pPr>
        <w:rPr>
          <w:rFonts w:ascii="Times New Roman" w:hAnsi="Times New Roman" w:cs="Times New Roman"/>
          <w:sz w:val="21"/>
          <w:szCs w:val="21"/>
        </w:rPr>
      </w:pPr>
      <w:r w:rsidRPr="008904A2">
        <w:rPr>
          <w:rFonts w:ascii="Times New Roman" w:hAnsi="Times New Roman" w:cs="Times New Roman"/>
          <w:sz w:val="21"/>
          <w:szCs w:val="21"/>
        </w:rPr>
        <w:t>Mit besonderem Interesse habe ich gelesen, dass AUTO1 selbst in dem schwierigen Geschäftsjahr 2022 weiterwachsen konnte und so die Digitalisierung in einem eigentlich analogen Tätigkeitsfeld vorantreibt. Mich begeistert die Kombination</w:t>
      </w:r>
      <w:ins w:id="35" w:author="David Döbele" w:date="2023-02-14T19:36:00Z">
        <w:r w:rsidR="001A22CA">
          <w:rPr>
            <w:rFonts w:ascii="Times New Roman" w:hAnsi="Times New Roman" w:cs="Times New Roman"/>
            <w:sz w:val="21"/>
            <w:szCs w:val="21"/>
          </w:rPr>
          <w:t>,</w:t>
        </w:r>
      </w:ins>
      <w:r w:rsidRPr="008904A2">
        <w:rPr>
          <w:rFonts w:ascii="Times New Roman" w:hAnsi="Times New Roman" w:cs="Times New Roman"/>
          <w:sz w:val="21"/>
          <w:szCs w:val="21"/>
        </w:rPr>
        <w:t xml:space="preserve"> weitere Erfahrung in dem spannenden Mobilitätsumfeld zu sammeln und zugleich einen gesamtgesellschaftlich wünschenswerten Impact in Form von dem Ressourcenerhalt von Gebrauchtfahrzeugen zu leisten. </w:t>
      </w:r>
    </w:p>
    <w:p w14:paraId="6FCF194C" w14:textId="4F7C0508" w:rsidR="00466A4B" w:rsidRDefault="00466A4B" w:rsidP="00466A4B">
      <w:pPr>
        <w:rPr>
          <w:rFonts w:ascii="Times New Roman" w:hAnsi="Times New Roman" w:cs="Times New Roman"/>
          <w:sz w:val="21"/>
          <w:szCs w:val="21"/>
        </w:rPr>
      </w:pPr>
      <w:r w:rsidRPr="008904A2">
        <w:rPr>
          <w:rFonts w:ascii="Times New Roman" w:hAnsi="Times New Roman" w:cs="Times New Roman"/>
          <w:sz w:val="21"/>
          <w:szCs w:val="21"/>
        </w:rPr>
        <w:t>Zudem schätze</w:t>
      </w:r>
      <w:r>
        <w:rPr>
          <w:rFonts w:ascii="Times New Roman" w:hAnsi="Times New Roman" w:cs="Times New Roman"/>
          <w:sz w:val="21"/>
          <w:szCs w:val="21"/>
        </w:rPr>
        <w:t xml:space="preserve"> </w:t>
      </w:r>
      <w:del w:id="36" w:author="David Döbele" w:date="2023-02-14T19:36:00Z">
        <w:r w:rsidDel="001A22CA">
          <w:rPr>
            <w:rFonts w:ascii="Times New Roman" w:hAnsi="Times New Roman" w:cs="Times New Roman"/>
            <w:sz w:val="21"/>
            <w:szCs w:val="21"/>
          </w:rPr>
          <w:delText>und identifiziere</w:delText>
        </w:r>
        <w:r w:rsidRPr="008904A2" w:rsidDel="001A22CA">
          <w:rPr>
            <w:rFonts w:ascii="Times New Roman" w:hAnsi="Times New Roman" w:cs="Times New Roman"/>
            <w:sz w:val="21"/>
            <w:szCs w:val="21"/>
          </w:rPr>
          <w:delText xml:space="preserve"> </w:delText>
        </w:r>
      </w:del>
      <w:r w:rsidRPr="008904A2">
        <w:rPr>
          <w:rFonts w:ascii="Times New Roman" w:hAnsi="Times New Roman" w:cs="Times New Roman"/>
          <w:sz w:val="21"/>
          <w:szCs w:val="21"/>
        </w:rPr>
        <w:t>ich</w:t>
      </w:r>
      <w:r>
        <w:rPr>
          <w:rFonts w:ascii="Times New Roman" w:hAnsi="Times New Roman" w:cs="Times New Roman"/>
          <w:sz w:val="21"/>
          <w:szCs w:val="21"/>
        </w:rPr>
        <w:t xml:space="preserve"> </w:t>
      </w:r>
      <w:del w:id="37" w:author="David Döbele" w:date="2023-02-14T19:36:00Z">
        <w:r w:rsidDel="001A22CA">
          <w:rPr>
            <w:rFonts w:ascii="Times New Roman" w:hAnsi="Times New Roman" w:cs="Times New Roman"/>
            <w:sz w:val="21"/>
            <w:szCs w:val="21"/>
          </w:rPr>
          <w:delText>mich</w:delText>
        </w:r>
        <w:r w:rsidRPr="008904A2" w:rsidDel="001A22CA">
          <w:rPr>
            <w:rFonts w:ascii="Times New Roman" w:hAnsi="Times New Roman" w:cs="Times New Roman"/>
            <w:sz w:val="21"/>
            <w:szCs w:val="21"/>
          </w:rPr>
          <w:delText xml:space="preserve"> </w:delText>
        </w:r>
      </w:del>
      <w:r w:rsidRPr="008904A2">
        <w:rPr>
          <w:rFonts w:ascii="Times New Roman" w:hAnsi="Times New Roman" w:cs="Times New Roman"/>
          <w:sz w:val="21"/>
          <w:szCs w:val="21"/>
        </w:rPr>
        <w:t>bei jungen Unternehmen die moderne Feedbackkultur</w:t>
      </w:r>
      <w:ins w:id="38" w:author="David Döbele" w:date="2023-02-14T19:36:00Z">
        <w:r w:rsidR="001A22CA">
          <w:rPr>
            <w:rFonts w:ascii="Times New Roman" w:hAnsi="Times New Roman" w:cs="Times New Roman"/>
            <w:sz w:val="21"/>
            <w:szCs w:val="21"/>
          </w:rPr>
          <w:t xml:space="preserve">. Damit kann ich mich sehr gut </w:t>
        </w:r>
      </w:ins>
      <w:del w:id="39" w:author="David Döbele" w:date="2023-02-14T19:36:00Z">
        <w:r w:rsidRPr="008904A2" w:rsidDel="001A22CA">
          <w:rPr>
            <w:rFonts w:ascii="Times New Roman" w:hAnsi="Times New Roman" w:cs="Times New Roman"/>
            <w:sz w:val="21"/>
            <w:szCs w:val="21"/>
          </w:rPr>
          <w:delText>.</w:delText>
        </w:r>
        <w:r w:rsidDel="001A22CA">
          <w:rPr>
            <w:rFonts w:ascii="Times New Roman" w:hAnsi="Times New Roman" w:cs="Times New Roman"/>
            <w:sz w:val="21"/>
            <w:szCs w:val="21"/>
          </w:rPr>
          <w:delText xml:space="preserve"> </w:delText>
        </w:r>
      </w:del>
      <w:ins w:id="40" w:author="David Döbele" w:date="2023-02-14T19:36:00Z">
        <w:r w:rsidR="001A22CA">
          <w:rPr>
            <w:rFonts w:ascii="Times New Roman" w:hAnsi="Times New Roman" w:cs="Times New Roman"/>
            <w:sz w:val="21"/>
            <w:szCs w:val="21"/>
          </w:rPr>
          <w:t xml:space="preserve">identifizieren, </w:t>
        </w:r>
      </w:ins>
      <w:del w:id="41" w:author="David Döbele" w:date="2023-02-14T19:36:00Z">
        <w:r w:rsidRPr="008904A2" w:rsidDel="001A22CA">
          <w:rPr>
            <w:rFonts w:ascii="Times New Roman" w:hAnsi="Times New Roman" w:cs="Times New Roman"/>
            <w:sz w:val="21"/>
            <w:szCs w:val="21"/>
          </w:rPr>
          <w:delText xml:space="preserve">Da </w:delText>
        </w:r>
      </w:del>
      <w:ins w:id="42" w:author="David Döbele" w:date="2023-02-14T19:36:00Z">
        <w:r w:rsidR="001A22CA">
          <w:rPr>
            <w:rFonts w:ascii="Times New Roman" w:hAnsi="Times New Roman" w:cs="Times New Roman"/>
            <w:sz w:val="21"/>
            <w:szCs w:val="21"/>
          </w:rPr>
          <w:t>d</w:t>
        </w:r>
        <w:r w:rsidR="001A22CA" w:rsidRPr="008904A2">
          <w:rPr>
            <w:rFonts w:ascii="Times New Roman" w:hAnsi="Times New Roman" w:cs="Times New Roman"/>
            <w:sz w:val="21"/>
            <w:szCs w:val="21"/>
          </w:rPr>
          <w:t xml:space="preserve">a </w:t>
        </w:r>
      </w:ins>
      <w:r w:rsidRPr="008904A2">
        <w:rPr>
          <w:rFonts w:ascii="Times New Roman" w:hAnsi="Times New Roman" w:cs="Times New Roman"/>
          <w:sz w:val="21"/>
          <w:szCs w:val="21"/>
        </w:rPr>
        <w:t xml:space="preserve">nur regelmäßige Rückmeldung und die daraus resultierende Erkenntnis zu dem besten Ergebnis aller </w:t>
      </w:r>
      <w:del w:id="43" w:author="David Döbele" w:date="2023-02-14T19:37:00Z">
        <w:r w:rsidRPr="008904A2" w:rsidDel="001A22CA">
          <w:rPr>
            <w:rFonts w:ascii="Times New Roman" w:hAnsi="Times New Roman" w:cs="Times New Roman"/>
            <w:sz w:val="21"/>
            <w:szCs w:val="21"/>
          </w:rPr>
          <w:delText xml:space="preserve">beteiligten </w:delText>
        </w:r>
      </w:del>
      <w:ins w:id="44" w:author="David Döbele" w:date="2023-02-14T19:37:00Z">
        <w:r w:rsidR="001A22CA">
          <w:rPr>
            <w:rFonts w:ascii="Times New Roman" w:hAnsi="Times New Roman" w:cs="Times New Roman"/>
            <w:sz w:val="21"/>
            <w:szCs w:val="21"/>
          </w:rPr>
          <w:t>B</w:t>
        </w:r>
        <w:r w:rsidR="001A22CA" w:rsidRPr="008904A2">
          <w:rPr>
            <w:rFonts w:ascii="Times New Roman" w:hAnsi="Times New Roman" w:cs="Times New Roman"/>
            <w:sz w:val="21"/>
            <w:szCs w:val="21"/>
          </w:rPr>
          <w:t xml:space="preserve">eteiligten </w:t>
        </w:r>
      </w:ins>
      <w:r w:rsidRPr="008904A2">
        <w:rPr>
          <w:rFonts w:ascii="Times New Roman" w:hAnsi="Times New Roman" w:cs="Times New Roman"/>
          <w:sz w:val="21"/>
          <w:szCs w:val="21"/>
        </w:rPr>
        <w:t>führen kann.</w:t>
      </w:r>
    </w:p>
    <w:p w14:paraId="1B30B1BC" w14:textId="77777777" w:rsidR="00466A4B" w:rsidRPr="008904A2" w:rsidRDefault="00466A4B" w:rsidP="00466A4B">
      <w:pPr>
        <w:rPr>
          <w:rFonts w:ascii="Times New Roman" w:hAnsi="Times New Roman" w:cs="Times New Roman"/>
          <w:sz w:val="21"/>
          <w:szCs w:val="21"/>
        </w:rPr>
      </w:pPr>
    </w:p>
    <w:p w14:paraId="770A7B6E" w14:textId="77777777" w:rsidR="00466A4B" w:rsidRPr="00994C6E" w:rsidRDefault="00466A4B" w:rsidP="00466A4B">
      <w:pPr>
        <w:rPr>
          <w:rFonts w:ascii="Times New Roman" w:hAnsi="Times New Roman" w:cs="Times New Roman"/>
          <w:b/>
          <w:sz w:val="21"/>
          <w:szCs w:val="21"/>
          <w:lang w:val="en-US"/>
        </w:rPr>
      </w:pPr>
      <w:r w:rsidRPr="00994C6E">
        <w:rPr>
          <w:rFonts w:ascii="Times New Roman" w:hAnsi="Times New Roman" w:cs="Times New Roman"/>
          <w:b/>
          <w:sz w:val="21"/>
          <w:szCs w:val="21"/>
          <w:lang w:val="en-US"/>
        </w:rPr>
        <w:t>EY-Parthenon 19</w:t>
      </w:r>
    </w:p>
    <w:p w14:paraId="682E30DB" w14:textId="77777777" w:rsidR="00466A4B" w:rsidRPr="00994C6E" w:rsidRDefault="00000000" w:rsidP="00466A4B">
      <w:pPr>
        <w:rPr>
          <w:rFonts w:ascii="Times New Roman" w:hAnsi="Times New Roman" w:cs="Times New Roman"/>
          <w:sz w:val="21"/>
          <w:szCs w:val="21"/>
          <w:lang w:val="en-US"/>
        </w:rPr>
      </w:pPr>
      <w:r>
        <w:fldChar w:fldCharType="begin"/>
      </w:r>
      <w:r w:rsidRPr="00414691">
        <w:rPr>
          <w:lang w:val="en-US"/>
          <w:rPrChange w:id="45" w:author="David Döbele" w:date="2023-02-14T19:30:00Z">
            <w:rPr/>
          </w:rPrChange>
        </w:rPr>
        <w:instrText>HYPERLINK "https://jobsgermany.ey.com/studentin/offer/ey-parthenon-praktikant-turnaround-/da7fef21-5fef-43ae-9a8c-9034bd2bf4c3"</w:instrText>
      </w:r>
      <w:r>
        <w:fldChar w:fldCharType="separate"/>
      </w:r>
      <w:r w:rsidR="00466A4B" w:rsidRPr="00994C6E">
        <w:rPr>
          <w:rStyle w:val="Hyperlink"/>
          <w:rFonts w:ascii="Times New Roman" w:hAnsi="Times New Roman" w:cs="Times New Roman"/>
          <w:sz w:val="21"/>
          <w:szCs w:val="21"/>
          <w:lang w:val="en-US"/>
        </w:rPr>
        <w:t>https://jobsgermany.ey.com/studentin/offer/ey-parthenon-praktikant-turnaround-/da7fef21-5fef-43ae-9a8c-9034bd2bf4c3</w:t>
      </w:r>
      <w:r>
        <w:rPr>
          <w:rStyle w:val="Hyperlink"/>
          <w:rFonts w:ascii="Times New Roman" w:hAnsi="Times New Roman" w:cs="Times New Roman"/>
          <w:sz w:val="21"/>
          <w:szCs w:val="21"/>
          <w:lang w:val="en-US"/>
        </w:rPr>
        <w:fldChar w:fldCharType="end"/>
      </w:r>
    </w:p>
    <w:p w14:paraId="4F15322D" w14:textId="7DA03BE5" w:rsidR="00466A4B" w:rsidRPr="008904A2" w:rsidRDefault="00466A4B" w:rsidP="00466A4B">
      <w:pPr>
        <w:rPr>
          <w:rFonts w:ascii="Times New Roman" w:hAnsi="Times New Roman" w:cs="Times New Roman"/>
          <w:sz w:val="21"/>
          <w:szCs w:val="21"/>
        </w:rPr>
      </w:pPr>
      <w:r w:rsidRPr="008904A2">
        <w:rPr>
          <w:rFonts w:ascii="Times New Roman" w:hAnsi="Times New Roman" w:cs="Times New Roman"/>
          <w:sz w:val="21"/>
          <w:szCs w:val="21"/>
        </w:rPr>
        <w:t>EY-Parthenon erscheint mir für mich besonders passend. Neben dem Status als Strategie</w:t>
      </w:r>
      <w:ins w:id="46" w:author="David Döbele" w:date="2023-02-14T19:37:00Z">
        <w:r w:rsidR="00BB648F">
          <w:rPr>
            <w:rFonts w:ascii="Times New Roman" w:hAnsi="Times New Roman" w:cs="Times New Roman"/>
            <w:sz w:val="21"/>
            <w:szCs w:val="21"/>
          </w:rPr>
          <w:t>beratu</w:t>
        </w:r>
      </w:ins>
      <w:del w:id="47" w:author="David Döbele" w:date="2023-02-14T19:37:00Z">
        <w:r w:rsidRPr="008904A2" w:rsidDel="00BB648F">
          <w:rPr>
            <w:rFonts w:ascii="Times New Roman" w:hAnsi="Times New Roman" w:cs="Times New Roman"/>
            <w:sz w:val="21"/>
            <w:szCs w:val="21"/>
          </w:rPr>
          <w:delText>abteilu</w:delText>
        </w:r>
      </w:del>
      <w:r w:rsidRPr="008904A2">
        <w:rPr>
          <w:rFonts w:ascii="Times New Roman" w:hAnsi="Times New Roman" w:cs="Times New Roman"/>
          <w:sz w:val="21"/>
          <w:szCs w:val="21"/>
        </w:rPr>
        <w:t xml:space="preserve">ng einer der größten Wirtschaftsprüfungsgesellschaften begeistert mich vor allem der Fokus auf Transformation und dem damit verbundenen Wachstum. Für mich liegt für der besondere Reiz in dem Ausarbeiten von disruptiven und innovativen Lösungsansätzen für komplizierte Sachverhalte. Zudem finde ich die Kundenvielfalt, die sich über Branchen wie die Mobilität, den Energiesektor bis hin zu </w:t>
      </w:r>
      <w:proofErr w:type="spellStart"/>
      <w:r w:rsidRPr="008904A2">
        <w:rPr>
          <w:rFonts w:ascii="Times New Roman" w:hAnsi="Times New Roman" w:cs="Times New Roman"/>
          <w:sz w:val="21"/>
          <w:szCs w:val="21"/>
        </w:rPr>
        <w:t>Healthcare</w:t>
      </w:r>
      <w:proofErr w:type="spellEnd"/>
      <w:r w:rsidRPr="008904A2">
        <w:rPr>
          <w:rFonts w:ascii="Times New Roman" w:hAnsi="Times New Roman" w:cs="Times New Roman"/>
          <w:sz w:val="21"/>
          <w:szCs w:val="21"/>
        </w:rPr>
        <w:t xml:space="preserve"> erstrecken und dadurch nahezu alle zukunftsrelevanten Bereiche abdecken, besonders spannend, da dies mir ermöglicht</w:t>
      </w:r>
      <w:ins w:id="48" w:author="David Döbele" w:date="2023-02-14T19:38:00Z">
        <w:r w:rsidR="009B6AA9">
          <w:rPr>
            <w:rFonts w:ascii="Times New Roman" w:hAnsi="Times New Roman" w:cs="Times New Roman"/>
            <w:sz w:val="21"/>
            <w:szCs w:val="21"/>
          </w:rPr>
          <w:t>,</w:t>
        </w:r>
      </w:ins>
      <w:r w:rsidRPr="008904A2">
        <w:rPr>
          <w:rFonts w:ascii="Times New Roman" w:hAnsi="Times New Roman" w:cs="Times New Roman"/>
          <w:sz w:val="21"/>
          <w:szCs w:val="21"/>
        </w:rPr>
        <w:t xml:space="preserve"> einen Impact an gesamtgesellschaftlich wünschenswerten Themen zu liefern. Mit hohem Interesse habe ich im Zuge meines Praktikums bei der DB-Fernverkehr den Artikel über finanzielle Anreize zur </w:t>
      </w:r>
      <w:del w:id="49" w:author="David Döbele" w:date="2023-02-14T19:38:00Z">
        <w:r w:rsidRPr="008904A2" w:rsidDel="009B6AA9">
          <w:rPr>
            <w:rFonts w:ascii="Times New Roman" w:hAnsi="Times New Roman" w:cs="Times New Roman"/>
            <w:sz w:val="21"/>
            <w:szCs w:val="21"/>
          </w:rPr>
          <w:delText xml:space="preserve">bewältigen </w:delText>
        </w:r>
      </w:del>
      <w:ins w:id="50" w:author="David Döbele" w:date="2023-02-14T19:38:00Z">
        <w:r w:rsidR="009B6AA9">
          <w:rPr>
            <w:rFonts w:ascii="Times New Roman" w:hAnsi="Times New Roman" w:cs="Times New Roman"/>
            <w:sz w:val="21"/>
            <w:szCs w:val="21"/>
          </w:rPr>
          <w:t>B</w:t>
        </w:r>
        <w:r w:rsidR="009B6AA9" w:rsidRPr="008904A2">
          <w:rPr>
            <w:rFonts w:ascii="Times New Roman" w:hAnsi="Times New Roman" w:cs="Times New Roman"/>
            <w:sz w:val="21"/>
            <w:szCs w:val="21"/>
          </w:rPr>
          <w:t>ewältig</w:t>
        </w:r>
        <w:r w:rsidR="009B6AA9">
          <w:rPr>
            <w:rFonts w:ascii="Times New Roman" w:hAnsi="Times New Roman" w:cs="Times New Roman"/>
            <w:sz w:val="21"/>
            <w:szCs w:val="21"/>
          </w:rPr>
          <w:t>ung</w:t>
        </w:r>
        <w:r w:rsidR="009B6AA9" w:rsidRPr="008904A2">
          <w:rPr>
            <w:rFonts w:ascii="Times New Roman" w:hAnsi="Times New Roman" w:cs="Times New Roman"/>
            <w:sz w:val="21"/>
            <w:szCs w:val="21"/>
          </w:rPr>
          <w:t xml:space="preserve"> </w:t>
        </w:r>
      </w:ins>
      <w:r w:rsidRPr="008904A2">
        <w:rPr>
          <w:rFonts w:ascii="Times New Roman" w:hAnsi="Times New Roman" w:cs="Times New Roman"/>
          <w:sz w:val="21"/>
          <w:szCs w:val="21"/>
        </w:rPr>
        <w:t>der Verkehrswende gelesen. Spannend fand ich hier die gezielte Anreizschaffung durch Bonus-Malus-Systeme oder durch die bereits in den 1970er Jahren diskutierte Drittnutzerfinanzierung.</w:t>
      </w:r>
      <w:r>
        <w:rPr>
          <w:rFonts w:ascii="Times New Roman" w:hAnsi="Times New Roman" w:cs="Times New Roman"/>
          <w:sz w:val="21"/>
          <w:szCs w:val="21"/>
        </w:rPr>
        <w:t xml:space="preserve"> Mit den Unternehmenswerten wie Offenheit, Lernfreude und Zukunftsdenken kann ich mich vor allem als Person, die sich an ihrem Startpunkt der Karriere </w:t>
      </w:r>
      <w:ins w:id="51" w:author="David Döbele" w:date="2023-02-14T19:38:00Z">
        <w:r w:rsidR="001114FC">
          <w:rPr>
            <w:rFonts w:ascii="Times New Roman" w:hAnsi="Times New Roman" w:cs="Times New Roman"/>
            <w:sz w:val="21"/>
            <w:szCs w:val="21"/>
          </w:rPr>
          <w:t xml:space="preserve">befindet, </w:t>
        </w:r>
      </w:ins>
      <w:r>
        <w:rPr>
          <w:rFonts w:ascii="Times New Roman" w:hAnsi="Times New Roman" w:cs="Times New Roman"/>
          <w:sz w:val="21"/>
          <w:szCs w:val="21"/>
        </w:rPr>
        <w:t>besonders identifizieren</w:t>
      </w:r>
      <w:bookmarkEnd w:id="21"/>
      <w:r>
        <w:rPr>
          <w:rFonts w:ascii="Times New Roman" w:hAnsi="Times New Roman" w:cs="Times New Roman"/>
          <w:sz w:val="21"/>
          <w:szCs w:val="21"/>
        </w:rPr>
        <w:t>.</w:t>
      </w:r>
    </w:p>
    <w:p w14:paraId="38F9FF2E" w14:textId="3C0CAC2C" w:rsidR="00DC220B" w:rsidRDefault="00000000"/>
    <w:p w14:paraId="6453CDDA" w14:textId="77777777" w:rsidR="00466A4B" w:rsidRPr="00AF282D" w:rsidRDefault="00466A4B" w:rsidP="00466A4B">
      <w:pPr>
        <w:rPr>
          <w:b/>
        </w:rPr>
      </w:pPr>
      <w:proofErr w:type="spellStart"/>
      <w:r w:rsidRPr="00AF282D">
        <w:rPr>
          <w:b/>
        </w:rPr>
        <w:t>Enpal</w:t>
      </w:r>
      <w:proofErr w:type="spellEnd"/>
      <w:r w:rsidRPr="00AF282D">
        <w:rPr>
          <w:b/>
        </w:rPr>
        <w:t xml:space="preserve"> 17</w:t>
      </w:r>
    </w:p>
    <w:p w14:paraId="7E0D012E" w14:textId="77777777" w:rsidR="00466A4B" w:rsidRDefault="00466A4B" w:rsidP="00466A4B"/>
    <w:p w14:paraId="53F32B82" w14:textId="77777777" w:rsidR="00466A4B" w:rsidRDefault="00466A4B" w:rsidP="00466A4B">
      <w:r>
        <w:t>Growth Development / Venture Development</w:t>
      </w:r>
    </w:p>
    <w:p w14:paraId="32D90659" w14:textId="77777777" w:rsidR="00466A4B" w:rsidRDefault="00466A4B" w:rsidP="00466A4B"/>
    <w:p w14:paraId="4AD5624B" w14:textId="32A8803D" w:rsidR="00466A4B" w:rsidRPr="00990098" w:rsidRDefault="00466A4B" w:rsidP="00466A4B">
      <w:pPr>
        <w:rPr>
          <w:rFonts w:ascii="Times New Roman" w:hAnsi="Times New Roman" w:cs="Times New Roman"/>
          <w:sz w:val="21"/>
          <w:szCs w:val="21"/>
        </w:rPr>
      </w:pPr>
      <w:proofErr w:type="spellStart"/>
      <w:r w:rsidRPr="00990098">
        <w:rPr>
          <w:rFonts w:ascii="Times New Roman" w:hAnsi="Times New Roman" w:cs="Times New Roman"/>
          <w:sz w:val="21"/>
          <w:szCs w:val="21"/>
        </w:rPr>
        <w:t>Enpal</w:t>
      </w:r>
      <w:proofErr w:type="spellEnd"/>
      <w:r w:rsidRPr="00990098">
        <w:rPr>
          <w:rFonts w:ascii="Times New Roman" w:hAnsi="Times New Roman" w:cs="Times New Roman"/>
          <w:sz w:val="21"/>
          <w:szCs w:val="21"/>
        </w:rPr>
        <w:t xml:space="preserve"> erscheint mir hierfür besonders passend. Besonders gefällt mir die Kombination aus dem disruptiven Gedanken</w:t>
      </w:r>
      <w:ins w:id="52" w:author="David Döbele" w:date="2023-02-14T19:38:00Z">
        <w:r w:rsidR="00010591">
          <w:rPr>
            <w:rFonts w:ascii="Times New Roman" w:hAnsi="Times New Roman" w:cs="Times New Roman"/>
            <w:sz w:val="21"/>
            <w:szCs w:val="21"/>
          </w:rPr>
          <w:t>,</w:t>
        </w:r>
      </w:ins>
      <w:r w:rsidRPr="00990098">
        <w:rPr>
          <w:rFonts w:ascii="Times New Roman" w:hAnsi="Times New Roman" w:cs="Times New Roman"/>
          <w:sz w:val="21"/>
          <w:szCs w:val="21"/>
        </w:rPr>
        <w:t xml:space="preserve"> mit dem </w:t>
      </w:r>
      <w:proofErr w:type="spellStart"/>
      <w:r w:rsidRPr="00990098">
        <w:rPr>
          <w:rFonts w:ascii="Times New Roman" w:hAnsi="Times New Roman" w:cs="Times New Roman"/>
          <w:sz w:val="21"/>
          <w:szCs w:val="21"/>
        </w:rPr>
        <w:t>Enpal</w:t>
      </w:r>
      <w:proofErr w:type="spellEnd"/>
      <w:r w:rsidRPr="00990098">
        <w:rPr>
          <w:rFonts w:ascii="Times New Roman" w:hAnsi="Times New Roman" w:cs="Times New Roman"/>
          <w:sz w:val="21"/>
          <w:szCs w:val="21"/>
        </w:rPr>
        <w:t xml:space="preserve"> das Geschäft mit grünem Strom für Privathaushalte verändert hat</w:t>
      </w:r>
      <w:ins w:id="53" w:author="David Döbele" w:date="2023-02-14T19:38:00Z">
        <w:r w:rsidR="00010591">
          <w:rPr>
            <w:rFonts w:ascii="Times New Roman" w:hAnsi="Times New Roman" w:cs="Times New Roman"/>
            <w:sz w:val="21"/>
            <w:szCs w:val="21"/>
          </w:rPr>
          <w:t>,</w:t>
        </w:r>
      </w:ins>
      <w:r w:rsidRPr="00990098">
        <w:rPr>
          <w:rFonts w:ascii="Times New Roman" w:hAnsi="Times New Roman" w:cs="Times New Roman"/>
          <w:sz w:val="21"/>
          <w:szCs w:val="21"/>
        </w:rPr>
        <w:t xml:space="preserve"> </w:t>
      </w:r>
      <w:del w:id="54" w:author="David Döbele" w:date="2023-02-14T19:38:00Z">
        <w:r w:rsidRPr="00990098" w:rsidDel="00010591">
          <w:rPr>
            <w:rFonts w:ascii="Times New Roman" w:hAnsi="Times New Roman" w:cs="Times New Roman"/>
            <w:sz w:val="21"/>
            <w:szCs w:val="21"/>
          </w:rPr>
          <w:delText xml:space="preserve">und </w:delText>
        </w:r>
      </w:del>
      <w:ins w:id="55" w:author="David Döbele" w:date="2023-02-14T19:38:00Z">
        <w:r w:rsidR="00010591">
          <w:rPr>
            <w:rFonts w:ascii="Times New Roman" w:hAnsi="Times New Roman" w:cs="Times New Roman"/>
            <w:sz w:val="21"/>
            <w:szCs w:val="21"/>
          </w:rPr>
          <w:t>sowie</w:t>
        </w:r>
        <w:r w:rsidR="00010591" w:rsidRPr="00990098">
          <w:rPr>
            <w:rFonts w:ascii="Times New Roman" w:hAnsi="Times New Roman" w:cs="Times New Roman"/>
            <w:sz w:val="21"/>
            <w:szCs w:val="21"/>
          </w:rPr>
          <w:t xml:space="preserve"> </w:t>
        </w:r>
      </w:ins>
      <w:r w:rsidRPr="00990098">
        <w:rPr>
          <w:rFonts w:ascii="Times New Roman" w:hAnsi="Times New Roman" w:cs="Times New Roman"/>
          <w:sz w:val="21"/>
          <w:szCs w:val="21"/>
        </w:rPr>
        <w:t>den, trotz der jungen Geschichte, hoch gesteckten Zielen. Durch mein</w:t>
      </w:r>
      <w:del w:id="56" w:author="David Döbele" w:date="2023-02-14T19:38:00Z">
        <w:r w:rsidRPr="00990098" w:rsidDel="00010591">
          <w:rPr>
            <w:rFonts w:ascii="Times New Roman" w:hAnsi="Times New Roman" w:cs="Times New Roman"/>
            <w:sz w:val="21"/>
            <w:szCs w:val="21"/>
          </w:rPr>
          <w:delText>e</w:delText>
        </w:r>
      </w:del>
      <w:r w:rsidRPr="00990098">
        <w:rPr>
          <w:rFonts w:ascii="Times New Roman" w:hAnsi="Times New Roman" w:cs="Times New Roman"/>
          <w:sz w:val="21"/>
          <w:szCs w:val="21"/>
        </w:rPr>
        <w:t xml:space="preserve"> Studium zum Wirtschaftsingenieur kann ich sowohl die technische als auch die betriebswirtschaftliche Sichtweise bestens verstehen. Zudem kann ich mich durch meine private Sanierung eines Einfamilienhauses die Kundeperspektive bestens </w:t>
      </w:r>
      <w:del w:id="57" w:author="David Döbele" w:date="2023-02-14T19:39:00Z">
        <w:r w:rsidRPr="00990098" w:rsidDel="00010591">
          <w:rPr>
            <w:rFonts w:ascii="Times New Roman" w:hAnsi="Times New Roman" w:cs="Times New Roman"/>
            <w:sz w:val="21"/>
            <w:szCs w:val="21"/>
          </w:rPr>
          <w:delText xml:space="preserve">Verstehen </w:delText>
        </w:r>
      </w:del>
      <w:ins w:id="58" w:author="David Döbele" w:date="2023-02-14T19:39:00Z">
        <w:r w:rsidR="00010591">
          <w:rPr>
            <w:rFonts w:ascii="Times New Roman" w:hAnsi="Times New Roman" w:cs="Times New Roman"/>
            <w:sz w:val="21"/>
            <w:szCs w:val="21"/>
          </w:rPr>
          <w:t>v</w:t>
        </w:r>
        <w:r w:rsidR="00010591" w:rsidRPr="00990098">
          <w:rPr>
            <w:rFonts w:ascii="Times New Roman" w:hAnsi="Times New Roman" w:cs="Times New Roman"/>
            <w:sz w:val="21"/>
            <w:szCs w:val="21"/>
          </w:rPr>
          <w:t xml:space="preserve">erstehen </w:t>
        </w:r>
      </w:ins>
      <w:r w:rsidRPr="00990098">
        <w:rPr>
          <w:rFonts w:ascii="Times New Roman" w:hAnsi="Times New Roman" w:cs="Times New Roman"/>
          <w:sz w:val="21"/>
          <w:szCs w:val="21"/>
        </w:rPr>
        <w:t>und mich deshalb vor allem mit der Grundidee, dem Vereinfachen des Beantragungsprozesses für Solar- und Photovoltaik, besonders identifizieren. Mir ist es sehr wichtig</w:t>
      </w:r>
      <w:ins w:id="59" w:author="David Döbele" w:date="2023-02-14T19:39:00Z">
        <w:r w:rsidR="00010591">
          <w:rPr>
            <w:rFonts w:ascii="Times New Roman" w:hAnsi="Times New Roman" w:cs="Times New Roman"/>
            <w:sz w:val="21"/>
            <w:szCs w:val="21"/>
          </w:rPr>
          <w:t>,</w:t>
        </w:r>
      </w:ins>
      <w:r w:rsidRPr="00990098">
        <w:rPr>
          <w:rFonts w:ascii="Times New Roman" w:hAnsi="Times New Roman" w:cs="Times New Roman"/>
          <w:sz w:val="21"/>
          <w:szCs w:val="21"/>
        </w:rPr>
        <w:t xml:space="preserve"> meine Fähigkeiten in eine Unternehmung einzubringen, bei der ich einen gesamtgesellschaftlich wünschenswerten Impact habe und fühle mich bei </w:t>
      </w:r>
      <w:proofErr w:type="spellStart"/>
      <w:r w:rsidRPr="00990098">
        <w:rPr>
          <w:rFonts w:ascii="Times New Roman" w:hAnsi="Times New Roman" w:cs="Times New Roman"/>
          <w:sz w:val="21"/>
          <w:szCs w:val="21"/>
        </w:rPr>
        <w:t>Enpal</w:t>
      </w:r>
      <w:proofErr w:type="spellEnd"/>
      <w:r w:rsidRPr="00990098">
        <w:rPr>
          <w:rFonts w:ascii="Times New Roman" w:hAnsi="Times New Roman" w:cs="Times New Roman"/>
          <w:sz w:val="21"/>
          <w:szCs w:val="21"/>
        </w:rPr>
        <w:t xml:space="preserve"> deshalb besonders gut aufgehoben. </w:t>
      </w:r>
    </w:p>
    <w:p w14:paraId="7728A88A" w14:textId="77777777" w:rsidR="00466A4B" w:rsidRDefault="00466A4B" w:rsidP="00466A4B"/>
    <w:p w14:paraId="6DD6B968" w14:textId="77777777" w:rsidR="00466A4B" w:rsidRDefault="00466A4B" w:rsidP="00466A4B">
      <w:pPr>
        <w:rPr>
          <w:b/>
        </w:rPr>
      </w:pPr>
      <w:r w:rsidRPr="00AF282D">
        <w:rPr>
          <w:b/>
        </w:rPr>
        <w:lastRenderedPageBreak/>
        <w:t>Zeb 16</w:t>
      </w:r>
    </w:p>
    <w:p w14:paraId="6193AD9C" w14:textId="77777777" w:rsidR="00466A4B" w:rsidRDefault="00000000" w:rsidP="00466A4B">
      <w:pPr>
        <w:rPr>
          <w:b/>
        </w:rPr>
      </w:pPr>
      <w:hyperlink r:id="rId7" w:history="1">
        <w:r w:rsidR="00466A4B" w:rsidRPr="0041431F">
          <w:rPr>
            <w:rStyle w:val="Hyperlink"/>
            <w:b/>
          </w:rPr>
          <w:t>https://zeb-career.com/de/jobs/student/praktikum-consulting-fuer-banken-versicherungen-1744</w:t>
        </w:r>
      </w:hyperlink>
    </w:p>
    <w:p w14:paraId="797829FC" w14:textId="77777777" w:rsidR="00466A4B" w:rsidRDefault="00466A4B" w:rsidP="00466A4B">
      <w:pPr>
        <w:rPr>
          <w:b/>
        </w:rPr>
      </w:pPr>
    </w:p>
    <w:p w14:paraId="11EFB378" w14:textId="7B99FE9D" w:rsidR="00466A4B" w:rsidRPr="00ED3280" w:rsidRDefault="00466A4B" w:rsidP="00466A4B">
      <w:pPr>
        <w:rPr>
          <w:rFonts w:ascii="Times New Roman" w:hAnsi="Times New Roman" w:cs="Times New Roman"/>
          <w:sz w:val="21"/>
          <w:szCs w:val="21"/>
        </w:rPr>
      </w:pPr>
      <w:del w:id="60" w:author="David Döbele" w:date="2023-02-14T19:39:00Z">
        <w:r w:rsidRPr="00ED3280" w:rsidDel="00DA2D9B">
          <w:rPr>
            <w:rFonts w:ascii="Times New Roman" w:hAnsi="Times New Roman" w:cs="Times New Roman"/>
            <w:sz w:val="21"/>
            <w:szCs w:val="21"/>
          </w:rPr>
          <w:delText xml:space="preserve">Zeb </w:delText>
        </w:r>
      </w:del>
      <w:proofErr w:type="spellStart"/>
      <w:ins w:id="61" w:author="David Döbele" w:date="2023-02-14T19:39:00Z">
        <w:r w:rsidR="00DA2D9B">
          <w:rPr>
            <w:rFonts w:ascii="Times New Roman" w:hAnsi="Times New Roman" w:cs="Times New Roman"/>
            <w:sz w:val="21"/>
            <w:szCs w:val="21"/>
          </w:rPr>
          <w:t>z</w:t>
        </w:r>
        <w:r w:rsidR="00DA2D9B" w:rsidRPr="00ED3280">
          <w:rPr>
            <w:rFonts w:ascii="Times New Roman" w:hAnsi="Times New Roman" w:cs="Times New Roman"/>
            <w:sz w:val="21"/>
            <w:szCs w:val="21"/>
          </w:rPr>
          <w:t>eb</w:t>
        </w:r>
        <w:proofErr w:type="spellEnd"/>
        <w:r w:rsidR="00DA2D9B" w:rsidRPr="00ED3280">
          <w:rPr>
            <w:rFonts w:ascii="Times New Roman" w:hAnsi="Times New Roman" w:cs="Times New Roman"/>
            <w:sz w:val="21"/>
            <w:szCs w:val="21"/>
          </w:rPr>
          <w:t xml:space="preserve"> </w:t>
        </w:r>
      </w:ins>
      <w:r w:rsidRPr="00ED3280">
        <w:rPr>
          <w:rFonts w:ascii="Times New Roman" w:hAnsi="Times New Roman" w:cs="Times New Roman"/>
          <w:sz w:val="21"/>
          <w:szCs w:val="21"/>
        </w:rPr>
        <w:t>erscheint mir hier besonders passend. Neben dem Status als führende Managementberatung gefällt mir die klare Fokussierung auf einen bestimmten Branchenbereich. Mit dem Fokus auf Financial Services und Insurance eröffnen sich, auch im Zuge der Digitalisierung, spannende Themenfelder rund um Zahlungsverkehr oder der IT-Architektur. Themen, bei dem, wie COVID-19 gezeigt hat, bei vielen Unternehmen noch versteckte Potenziale liegen.</w:t>
      </w:r>
      <w:r>
        <w:rPr>
          <w:rFonts w:ascii="Times New Roman" w:hAnsi="Times New Roman" w:cs="Times New Roman"/>
          <w:sz w:val="21"/>
          <w:szCs w:val="21"/>
        </w:rPr>
        <w:t xml:space="preserve"> </w:t>
      </w:r>
      <w:r w:rsidRPr="00ED3280">
        <w:rPr>
          <w:rFonts w:ascii="Times New Roman" w:hAnsi="Times New Roman" w:cs="Times New Roman"/>
          <w:sz w:val="21"/>
          <w:szCs w:val="21"/>
        </w:rPr>
        <w:t>Mit der Unternehmenskultur, allen voran #ShapeSpaces, kann ich mich besonders identifizieren, da ich der Meinung bin, dass Teamspirit und das Entdecken von neuen Wegen zusammen mit einer starken Feedbackkultur, Unternehmungen und Projekte</w:t>
      </w:r>
      <w:del w:id="62" w:author="David Döbele" w:date="2023-02-14T19:39:00Z">
        <w:r w:rsidRPr="00ED3280" w:rsidDel="002E1BB4">
          <w:rPr>
            <w:rFonts w:ascii="Times New Roman" w:hAnsi="Times New Roman" w:cs="Times New Roman"/>
            <w:sz w:val="21"/>
            <w:szCs w:val="21"/>
          </w:rPr>
          <w:delText>n</w:delText>
        </w:r>
      </w:del>
      <w:r w:rsidRPr="00ED3280">
        <w:rPr>
          <w:rFonts w:ascii="Times New Roman" w:hAnsi="Times New Roman" w:cs="Times New Roman"/>
          <w:sz w:val="21"/>
          <w:szCs w:val="21"/>
        </w:rPr>
        <w:t xml:space="preserve"> am besten vorantreiben. </w:t>
      </w:r>
    </w:p>
    <w:p w14:paraId="4D35EC66" w14:textId="77777777" w:rsidR="00466A4B" w:rsidRDefault="00466A4B"/>
    <w:sectPr w:rsidR="00466A4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9"/>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A4B"/>
    <w:rsid w:val="00010591"/>
    <w:rsid w:val="00021696"/>
    <w:rsid w:val="001114FC"/>
    <w:rsid w:val="001A22CA"/>
    <w:rsid w:val="002A55E2"/>
    <w:rsid w:val="002E1BB4"/>
    <w:rsid w:val="00414691"/>
    <w:rsid w:val="00466A4B"/>
    <w:rsid w:val="00547678"/>
    <w:rsid w:val="008C382F"/>
    <w:rsid w:val="009B6AA9"/>
    <w:rsid w:val="00BB648F"/>
    <w:rsid w:val="00DA2D9B"/>
    <w:rsid w:val="00E57E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8A610"/>
  <w15:chartTrackingRefBased/>
  <w15:docId w15:val="{D74805D2-BA51-4DF8-9922-240898F37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66A4B"/>
    <w:rPr>
      <w:kern w:val="0"/>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466A4B"/>
    <w:rPr>
      <w:color w:val="0563C1" w:themeColor="hyperlink"/>
      <w:u w:val="single"/>
    </w:rPr>
  </w:style>
  <w:style w:type="paragraph" w:styleId="berarbeitung">
    <w:name w:val="Revision"/>
    <w:hidden/>
    <w:uiPriority w:val="99"/>
    <w:semiHidden/>
    <w:rsid w:val="00414691"/>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zeb-career.com/de/jobs/student/praktikum-consulting-fuer-banken-versicherungen-174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uto1-group.com/de/jobs/intern-strategy-performance-improvement-f-m-x-30015" TargetMode="External"/><Relationship Id="rId5" Type="http://schemas.openxmlformats.org/officeDocument/2006/relationships/hyperlink" Target="https://inhouse-consulting.de/job/deutsche-bank-praktikum-deutsche-bank-management-consulting/" TargetMode="External"/><Relationship Id="rId10" Type="http://schemas.openxmlformats.org/officeDocument/2006/relationships/theme" Target="theme/theme1.xml"/><Relationship Id="rId4" Type="http://schemas.openxmlformats.org/officeDocument/2006/relationships/hyperlink" Target="https://management-consulting.mercedes-benz.com/de/management-consulting" TargetMode="Externa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1175</Words>
  <Characters>7409</Characters>
  <Application>Microsoft Office Word</Application>
  <DocSecurity>0</DocSecurity>
  <Lines>61</Lines>
  <Paragraphs>17</Paragraphs>
  <ScaleCrop>false</ScaleCrop>
  <Company/>
  <LinksUpToDate>false</LinksUpToDate>
  <CharactersWithSpaces>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Kempf</dc:creator>
  <cp:keywords/>
  <dc:description/>
  <cp:lastModifiedBy>David Döbele</cp:lastModifiedBy>
  <cp:revision>9</cp:revision>
  <dcterms:created xsi:type="dcterms:W3CDTF">2023-02-13T16:50:00Z</dcterms:created>
  <dcterms:modified xsi:type="dcterms:W3CDTF">2023-02-14T18:39:00Z</dcterms:modified>
</cp:coreProperties>
</file>