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5D06B4E3" w:rsidR="006D2592"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Vorname Nachname</w:t>
      </w:r>
    </w:p>
    <w:p w14:paraId="2458A2A0" w14:textId="2FFDAEEA" w:rsidR="00857C6F"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Straße 22</w:t>
      </w:r>
    </w:p>
    <w:p w14:paraId="451AEE20" w14:textId="7F0B8F91" w:rsidR="00857C6F"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604440</w:t>
      </w:r>
      <w:r w:rsidR="00857C6F" w:rsidRPr="00D30CEA">
        <w:rPr>
          <w:rFonts w:ascii="Georgia" w:hAnsi="Georgia" w:cs="Times New Roman"/>
          <w:sz w:val="21"/>
          <w:szCs w:val="21"/>
        </w:rPr>
        <w:t xml:space="preserve"> </w:t>
      </w:r>
      <w:r w:rsidRPr="00D30CEA">
        <w:rPr>
          <w:rFonts w:ascii="Georgia" w:hAnsi="Georgia" w:cs="Times New Roman"/>
          <w:sz w:val="21"/>
          <w:szCs w:val="21"/>
        </w:rPr>
        <w:t>Musterhausen</w:t>
      </w:r>
    </w:p>
    <w:p w14:paraId="12BA391A" w14:textId="4D15200F" w:rsidR="006A7895" w:rsidRPr="00D30CEA" w:rsidRDefault="003D5D1E" w:rsidP="006A7895">
      <w:pPr>
        <w:spacing w:after="0" w:line="240" w:lineRule="auto"/>
        <w:jc w:val="right"/>
        <w:rPr>
          <w:rFonts w:ascii="Georgia" w:hAnsi="Georgia" w:cs="Times New Roman"/>
          <w:sz w:val="21"/>
          <w:szCs w:val="21"/>
        </w:rPr>
      </w:pPr>
      <w:r w:rsidRPr="00D30CEA">
        <w:rPr>
          <w:rFonts w:ascii="Georgia" w:hAnsi="Georgia" w:cs="Georgia"/>
          <w:color w:val="000000"/>
          <w:sz w:val="21"/>
          <w:szCs w:val="21"/>
        </w:rPr>
        <w:t>blablabla</w:t>
      </w:r>
      <w:r w:rsidR="00857C6F" w:rsidRPr="00D30CEA">
        <w:rPr>
          <w:rFonts w:ascii="Georgia" w:hAnsi="Georgia" w:cs="Georgia"/>
          <w:color w:val="000000"/>
          <w:sz w:val="21"/>
          <w:szCs w:val="21"/>
        </w:rPr>
        <w:t>@googlemail.com</w:t>
      </w:r>
    </w:p>
    <w:p w14:paraId="170FE07D" w14:textId="786EFA86" w:rsidR="00F270C0" w:rsidRDefault="006D2592" w:rsidP="00D75367">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49 175 </w:t>
      </w:r>
      <w:r w:rsidR="003D5D1E" w:rsidRPr="00D30CEA">
        <w:rPr>
          <w:rFonts w:ascii="Georgia" w:hAnsi="Georgia" w:cs="Georgia"/>
          <w:color w:val="000000"/>
          <w:sz w:val="21"/>
          <w:szCs w:val="21"/>
        </w:rPr>
        <w:t>151 1212 1212</w:t>
      </w: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096C8AF5" w14:textId="548DF08C" w:rsidR="00647413" w:rsidRPr="00D75367"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731715D" w14:textId="3ACD0A37" w:rsidR="001E0088" w:rsidRPr="00CC6F06" w:rsidRDefault="003D5D1E" w:rsidP="00D75367">
      <w:pPr>
        <w:spacing w:after="0"/>
        <w:jc w:val="right"/>
        <w:rPr>
          <w:rFonts w:ascii="Georgia" w:hAnsi="Georgia" w:cs="Times New Roman"/>
          <w:sz w:val="21"/>
          <w:szCs w:val="21"/>
        </w:rPr>
      </w:pPr>
      <w:r w:rsidRPr="00CC6F06">
        <w:rPr>
          <w:rFonts w:ascii="Georgia" w:hAnsi="Georgia" w:cs="Times New Roman"/>
          <w:sz w:val="21"/>
          <w:szCs w:val="21"/>
        </w:rPr>
        <w:t>Musterhausen</w:t>
      </w:r>
      <w:r w:rsidR="002D594E" w:rsidRPr="00CC6F06">
        <w:rPr>
          <w:rFonts w:ascii="Georgia" w:hAnsi="Georgia" w:cs="Times New Roman"/>
          <w:sz w:val="21"/>
          <w:szCs w:val="21"/>
        </w:rPr>
        <w:t xml:space="preserve">, </w:t>
      </w:r>
      <w:r w:rsidR="0085213A" w:rsidRPr="00CC6F06">
        <w:rPr>
          <w:rFonts w:ascii="Georgia" w:hAnsi="Georgia" w:cs="Times New Roman"/>
          <w:sz w:val="21"/>
          <w:szCs w:val="21"/>
        </w:rPr>
        <w:t>2</w:t>
      </w:r>
      <w:r w:rsidR="00590834" w:rsidRPr="00CC6F06">
        <w:rPr>
          <w:rFonts w:ascii="Georgia" w:hAnsi="Georgia" w:cs="Times New Roman"/>
          <w:sz w:val="21"/>
          <w:szCs w:val="21"/>
        </w:rPr>
        <w:t>8</w:t>
      </w:r>
      <w:r w:rsidR="002D594E" w:rsidRPr="00CC6F06">
        <w:rPr>
          <w:rFonts w:ascii="Georgia" w:hAnsi="Georgia" w:cs="Times New Roman"/>
          <w:sz w:val="21"/>
          <w:szCs w:val="21"/>
        </w:rPr>
        <w:t>.</w:t>
      </w:r>
      <w:r w:rsidRPr="00CC6F06">
        <w:rPr>
          <w:rFonts w:ascii="Georgia" w:hAnsi="Georgia" w:cs="Times New Roman"/>
          <w:sz w:val="21"/>
          <w:szCs w:val="21"/>
        </w:rPr>
        <w:t>12</w:t>
      </w:r>
      <w:r w:rsidR="006A7895" w:rsidRPr="00CC6F06">
        <w:rPr>
          <w:rFonts w:ascii="Georgia" w:hAnsi="Georgia" w:cs="Times New Roman"/>
          <w:sz w:val="21"/>
          <w:szCs w:val="21"/>
        </w:rPr>
        <w:t>.</w:t>
      </w:r>
      <w:r w:rsidRPr="00CC6F06">
        <w:rPr>
          <w:rFonts w:ascii="Georgia" w:hAnsi="Georgia" w:cs="Times New Roman"/>
          <w:sz w:val="21"/>
          <w:szCs w:val="21"/>
        </w:rPr>
        <w:t>2019</w:t>
      </w:r>
    </w:p>
    <w:p w14:paraId="670DB82B" w14:textId="77777777" w:rsidR="00D75367" w:rsidRPr="00CC6F06" w:rsidRDefault="00D75367" w:rsidP="00D75367">
      <w:pPr>
        <w:spacing w:after="0"/>
        <w:jc w:val="right"/>
        <w:rPr>
          <w:rFonts w:ascii="Georgia" w:hAnsi="Georgia" w:cs="Times New Roman"/>
          <w:sz w:val="21"/>
          <w:szCs w:val="21"/>
        </w:rPr>
      </w:pPr>
    </w:p>
    <w:p w14:paraId="0098600D" w14:textId="59CE9F2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3A5BDDA8" w14:textId="77777777" w:rsidR="004A615C" w:rsidRPr="0099776A" w:rsidRDefault="004A615C" w:rsidP="000A5AB8">
      <w:pPr>
        <w:spacing w:after="0"/>
        <w:rPr>
          <w:rFonts w:ascii="Georgia" w:hAnsi="Georgia" w:cs="Times New Roman"/>
          <w:b/>
          <w:sz w:val="21"/>
          <w:szCs w:val="21"/>
        </w:rPr>
      </w:pPr>
    </w:p>
    <w:p w14:paraId="4694CD9A" w14:textId="77777777" w:rsidR="00135AD5" w:rsidRPr="006C4BB6" w:rsidRDefault="00135AD5" w:rsidP="00135AD5">
      <w:pPr>
        <w:spacing w:after="0" w:line="240" w:lineRule="auto"/>
        <w:rPr>
          <w:rFonts w:ascii="Georgia" w:hAnsi="Georgia" w:cs="Times New Roman"/>
          <w:sz w:val="21"/>
          <w:szCs w:val="21"/>
        </w:rPr>
      </w:pPr>
      <w:r w:rsidRPr="006C4BB6">
        <w:rPr>
          <w:rFonts w:ascii="Georgia" w:hAnsi="Georgia" w:cs="Times New Roman"/>
          <w:sz w:val="21"/>
          <w:szCs w:val="21"/>
        </w:rPr>
        <w:t>Sehr geehrte Damen und Herren,</w:t>
      </w:r>
    </w:p>
    <w:p w14:paraId="55A066B5" w14:textId="77777777" w:rsidR="00135AD5" w:rsidRPr="006C4BB6" w:rsidRDefault="00135AD5" w:rsidP="00135AD5">
      <w:pPr>
        <w:spacing w:after="0" w:line="240" w:lineRule="auto"/>
        <w:rPr>
          <w:rFonts w:ascii="Georgia" w:hAnsi="Georgia" w:cs="Times New Roman"/>
          <w:sz w:val="21"/>
          <w:szCs w:val="21"/>
        </w:rPr>
      </w:pPr>
    </w:p>
    <w:p w14:paraId="2B583BCD" w14:textId="58BA748A" w:rsidR="00135AD5" w:rsidRDefault="00D778B6" w:rsidP="00135AD5">
      <w:pPr>
        <w:spacing w:after="0" w:line="240" w:lineRule="auto"/>
        <w:jc w:val="both"/>
        <w:rPr>
          <w:rFonts w:ascii="Georgia" w:hAnsi="Georgia" w:cs="Times New Roman"/>
          <w:sz w:val="21"/>
          <w:szCs w:val="21"/>
        </w:rPr>
      </w:pPr>
      <w:del w:id="0" w:author="David Döbele" w:date="2024-09-17T22:24:00Z" w16du:dateUtc="2024-09-17T20:24:00Z">
        <w:r w:rsidRPr="00D778B6" w:rsidDel="00A7174E">
          <w:rPr>
            <w:rFonts w:ascii="Georgia" w:hAnsi="Georgia" w:cs="Times New Roman"/>
            <w:sz w:val="21"/>
            <w:szCs w:val="21"/>
          </w:rPr>
          <w:delText xml:space="preserve">Mit </w:delText>
        </w:r>
      </w:del>
      <w:ins w:id="1" w:author="David Döbele" w:date="2024-09-17T22:24:00Z" w16du:dateUtc="2024-09-17T20:24:00Z">
        <w:r w:rsidR="00A7174E">
          <w:rPr>
            <w:rFonts w:ascii="Georgia" w:hAnsi="Georgia" w:cs="Times New Roman"/>
            <w:sz w:val="21"/>
            <w:szCs w:val="21"/>
          </w:rPr>
          <w:t>m</w:t>
        </w:r>
        <w:r w:rsidR="00A7174E" w:rsidRPr="00D778B6">
          <w:rPr>
            <w:rFonts w:ascii="Georgia" w:hAnsi="Georgia" w:cs="Times New Roman"/>
            <w:sz w:val="21"/>
            <w:szCs w:val="21"/>
          </w:rPr>
          <w:t xml:space="preserve">it </w:t>
        </w:r>
      </w:ins>
      <w:r w:rsidRPr="00D778B6">
        <w:rPr>
          <w:rFonts w:ascii="Georgia" w:hAnsi="Georgia" w:cs="Times New Roman"/>
          <w:sz w:val="21"/>
          <w:szCs w:val="21"/>
        </w:rPr>
        <w:t xml:space="preserve">einer Tätigkeit im strategischen Bereich </w:t>
      </w:r>
      <w:del w:id="2" w:author="David Döbele" w:date="2024-09-17T22:24:00Z" w16du:dateUtc="2024-09-17T20:24:00Z">
        <w:r w:rsidRPr="00D778B6" w:rsidDel="00CC6F06">
          <w:rPr>
            <w:rFonts w:ascii="Georgia" w:hAnsi="Georgia" w:cs="Times New Roman"/>
            <w:sz w:val="21"/>
            <w:szCs w:val="21"/>
          </w:rPr>
          <w:delText>eines Unternehmens</w:delText>
        </w:r>
      </w:del>
      <w:ins w:id="3" w:author="David Döbele" w:date="2024-09-17T22:24:00Z" w16du:dateUtc="2024-09-17T20:24:00Z">
        <w:r w:rsidR="00CC6F06">
          <w:rPr>
            <w:rFonts w:ascii="Georgia" w:hAnsi="Georgia" w:cs="Times New Roman"/>
            <w:sz w:val="21"/>
            <w:szCs w:val="21"/>
          </w:rPr>
          <w:t>bei einem so bedeutenden Unternehmen wie Fraport</w:t>
        </w:r>
      </w:ins>
      <w:r w:rsidRPr="00D778B6">
        <w:rPr>
          <w:rFonts w:ascii="Georgia" w:hAnsi="Georgia" w:cs="Times New Roman"/>
          <w:sz w:val="21"/>
          <w:szCs w:val="21"/>
        </w:rPr>
        <w:t xml:space="preserve"> assoziiere ich große Verantwortung, abwechslungsreiche Aufgaben in verschiedenen Bereichen des Unternehmens und die Chance, direkt am Wachstum des Unternehmens beteiligt zu sein. Am meisten interessiert mich jedoch die Herausforderung, mich jederzeit in neue Situationen hineinzudenken und stets so viele Schritte wie möglich im Voraus zu planen. Diese Fähigkeit habe ich durch meine Leidenschaft für Schach über Jahre hinweg weiterentwickelt. Im Schach geht es darum, die Züge des Gegners zu antizipieren, verschiedene Szenarien eigener Entscheidungen durchzuspielen und langfristig orientierte Strategien zu verfolgen. Daher habe ich mich entschieden, auf meinem Weg in die Unternehmensentwicklung ein Praktikum bei EY im Bereich Audit zu absolvieren. Auf diesem Wissen möchte ich nun aufbauen und Sie in einem dreimonatigen Praktikum ab April bei der Erreichung Ihrer strategischen Ziele unterstützen</w:t>
      </w:r>
      <w:r w:rsidR="005562E2">
        <w:rPr>
          <w:rFonts w:ascii="Georgia" w:hAnsi="Georgia" w:cs="Times New Roman"/>
          <w:sz w:val="21"/>
          <w:szCs w:val="21"/>
        </w:rPr>
        <w:t>.</w:t>
      </w:r>
    </w:p>
    <w:p w14:paraId="42A01B8E" w14:textId="77777777" w:rsidR="00D778B6" w:rsidRPr="006C4BB6" w:rsidRDefault="00D778B6" w:rsidP="00135AD5">
      <w:pPr>
        <w:spacing w:after="0" w:line="240" w:lineRule="auto"/>
        <w:jc w:val="both"/>
        <w:rPr>
          <w:rFonts w:ascii="Georgia" w:hAnsi="Georgia" w:cs="Times New Roman"/>
          <w:sz w:val="21"/>
          <w:szCs w:val="21"/>
        </w:rPr>
      </w:pPr>
    </w:p>
    <w:p w14:paraId="7FFF7BFC" w14:textId="3E718FC7" w:rsidR="00B33847" w:rsidRPr="00B33847" w:rsidRDefault="00B33847" w:rsidP="00B33847">
      <w:pPr>
        <w:spacing w:after="0" w:line="240" w:lineRule="auto"/>
        <w:jc w:val="both"/>
        <w:rPr>
          <w:rFonts w:ascii="Georgia" w:hAnsi="Georgia" w:cs="Times New Roman"/>
          <w:sz w:val="21"/>
          <w:szCs w:val="21"/>
        </w:rPr>
      </w:pPr>
      <w:r w:rsidRPr="00B33847">
        <w:rPr>
          <w:rFonts w:ascii="Georgia" w:hAnsi="Georgia" w:cs="Times New Roman"/>
          <w:sz w:val="21"/>
          <w:szCs w:val="21"/>
        </w:rPr>
        <w:t>Bereits zu Schulzeiten entwickelte ich ein großes Interesse für wirtschaftliche Themen, was mich dazu veranlasste, Wirtschaft als Schwerpunktfach im Abitur zu wählen. In meinem Gap Year nach dem Abitur nutzte ich die Zeit, um einen sechsmonatigen Work-and-Travel-Aufenthalt in Australien zu absolvieren. Während dieser Zeit konnte ich meine Englischkenntnisse, Kommunikationstechniken und Verhandlungsfähigkeiten durch meine Tätigkeit im Direktvertrieb erheblich verbessern. Die restliche Zeit vor dem Studium widmete ich dem Sammeln weiterer Berufserfahrung durch ein Praktikum im Einzelhandel sowie der intensiven Auseinandersetzung mit meiner zukünftigen Studienwahl.</w:t>
      </w:r>
      <w:r>
        <w:rPr>
          <w:rFonts w:ascii="Georgia" w:hAnsi="Georgia" w:cs="Times New Roman"/>
          <w:sz w:val="21"/>
          <w:szCs w:val="21"/>
        </w:rPr>
        <w:t xml:space="preserve"> </w:t>
      </w:r>
      <w:r w:rsidRPr="00B33847">
        <w:rPr>
          <w:rFonts w:ascii="Georgia" w:hAnsi="Georgia" w:cs="Times New Roman"/>
          <w:sz w:val="21"/>
          <w:szCs w:val="21"/>
        </w:rPr>
        <w:t xml:space="preserve">Nach reiflicher Überlegung entschied ich mich, mein Interesse an MINT-Themen zu vertiefen und Wirtschaftsingenieurwesen an der TU Darmstadt zu studieren. Dabei konnte ich mir nicht nur fundierte Kenntnisse, wie in C# oder R, aneignen, sondern auch durch die Teilnahme an zahlreichen Workshops, Fallstudien, Events der Hochschulgruppe </w:t>
      </w:r>
      <w:proofErr w:type="spellStart"/>
      <w:r w:rsidRPr="00B33847">
        <w:rPr>
          <w:rFonts w:ascii="Georgia" w:hAnsi="Georgia" w:cs="Times New Roman"/>
          <w:sz w:val="21"/>
          <w:szCs w:val="21"/>
        </w:rPr>
        <w:t>WiBiNet</w:t>
      </w:r>
      <w:proofErr w:type="spellEnd"/>
      <w:r w:rsidRPr="00B33847">
        <w:rPr>
          <w:rFonts w:ascii="Georgia" w:hAnsi="Georgia" w:cs="Times New Roman"/>
          <w:sz w:val="21"/>
          <w:szCs w:val="21"/>
        </w:rPr>
        <w:t xml:space="preserve"> e.</w:t>
      </w:r>
      <w:r w:rsidR="0069582D">
        <w:rPr>
          <w:rFonts w:ascii="Georgia" w:hAnsi="Georgia" w:cs="Times New Roman"/>
          <w:sz w:val="21"/>
          <w:szCs w:val="21"/>
        </w:rPr>
        <w:t xml:space="preserve"> </w:t>
      </w:r>
      <w:r w:rsidRPr="00B33847">
        <w:rPr>
          <w:rFonts w:ascii="Georgia" w:hAnsi="Georgia" w:cs="Times New Roman"/>
          <w:sz w:val="21"/>
          <w:szCs w:val="21"/>
        </w:rPr>
        <w:t>V. und der Mitgliedschaft bei der studentischen Unternehmensberatung Junior Comtec e.</w:t>
      </w:r>
      <w:r w:rsidR="0069582D">
        <w:rPr>
          <w:rFonts w:ascii="Georgia" w:hAnsi="Georgia" w:cs="Times New Roman"/>
          <w:sz w:val="21"/>
          <w:szCs w:val="21"/>
        </w:rPr>
        <w:t xml:space="preserve"> </w:t>
      </w:r>
      <w:r w:rsidRPr="00B33847">
        <w:rPr>
          <w:rFonts w:ascii="Georgia" w:hAnsi="Georgia" w:cs="Times New Roman"/>
          <w:sz w:val="21"/>
          <w:szCs w:val="21"/>
        </w:rPr>
        <w:t>V. ein breites Netzwerk aufbauen. Bei Junior Comtec konnte ich meine Fähigkeiten im Umgang mit Word, PowerPoint und Excel signifikant verbessern. Zudem lernte ich das Arbeiten in projektbasierten Teams kennen, wobei ich meine Organisationsfähigkeit sowie die Fähigkeit, auch unter Zeitdruck konzentriert zu arbeiten, auf ein neues Niveau hob. Dabei fiel mir auf, wie viel Freude es mir bereitet, an meine Grenzen zu gehen.</w:t>
      </w:r>
      <w:r>
        <w:rPr>
          <w:rFonts w:ascii="Georgia" w:hAnsi="Georgia" w:cs="Times New Roman"/>
          <w:sz w:val="21"/>
          <w:szCs w:val="21"/>
        </w:rPr>
        <w:t xml:space="preserve"> </w:t>
      </w:r>
      <w:r w:rsidRPr="00B33847">
        <w:rPr>
          <w:rFonts w:ascii="Georgia" w:hAnsi="Georgia" w:cs="Times New Roman"/>
          <w:sz w:val="21"/>
          <w:szCs w:val="21"/>
        </w:rPr>
        <w:t>Die parallele Weiterentwicklung in den Bereichen Mindset, Fitness, zwischenmenschliche Beziehungen und Karriere ist herausfordernd, aber gleichzeitig auch ein unglaublich spannendes Vorhaben. Diese Aspekte möchte ich weiterhin ausbauen und bin davon überzeugt, dass dies am besten in der Beratung möglich ist.</w:t>
      </w:r>
    </w:p>
    <w:p w14:paraId="20A2406E" w14:textId="77777777" w:rsidR="00135AD5" w:rsidRPr="006C4BB6" w:rsidRDefault="00135AD5" w:rsidP="00135AD5">
      <w:pPr>
        <w:spacing w:after="0" w:line="240" w:lineRule="auto"/>
        <w:jc w:val="both"/>
        <w:rPr>
          <w:rFonts w:ascii="Georgia" w:hAnsi="Georgia" w:cs="Times New Roman"/>
          <w:sz w:val="21"/>
          <w:szCs w:val="21"/>
        </w:rPr>
      </w:pPr>
    </w:p>
    <w:p w14:paraId="0B8E7655" w14:textId="77777777" w:rsidR="00135AD5" w:rsidRPr="006C4BB6" w:rsidRDefault="00135AD5" w:rsidP="00135AD5">
      <w:pPr>
        <w:spacing w:after="0" w:line="240" w:lineRule="auto"/>
        <w:jc w:val="both"/>
        <w:rPr>
          <w:rFonts w:ascii="Georgia" w:hAnsi="Georgia" w:cs="Times New Roman"/>
          <w:sz w:val="21"/>
          <w:szCs w:val="21"/>
        </w:rPr>
      </w:pPr>
      <w:r w:rsidRPr="006C4BB6">
        <w:rPr>
          <w:rFonts w:ascii="Georgia" w:hAnsi="Georgia" w:cs="Times New Roman"/>
          <w:sz w:val="21"/>
          <w:szCs w:val="21"/>
        </w:rPr>
        <w:t>Von dem Praktikum erhoffe ich mir, eine Bereicherung für das Unternehmen zu sein sowie eine steile Lernkurve zu durchlaufen. Ich bin davon überzeugt, dass meine Persönlichkeit und mein</w:t>
      </w:r>
      <w:r>
        <w:rPr>
          <w:rFonts w:ascii="Georgia" w:hAnsi="Georgia" w:cs="Times New Roman"/>
          <w:sz w:val="21"/>
          <w:szCs w:val="21"/>
        </w:rPr>
        <w:t>e</w:t>
      </w:r>
      <w:r w:rsidRPr="006C4BB6">
        <w:rPr>
          <w:rFonts w:ascii="Georgia" w:hAnsi="Georgia" w:cs="Times New Roman"/>
          <w:sz w:val="21"/>
          <w:szCs w:val="21"/>
        </w:rPr>
        <w:t xml:space="preserve"> gesammelten Erfahrungen perfekt zu </w:t>
      </w:r>
      <w:r w:rsidRPr="00077D32">
        <w:rPr>
          <w:rFonts w:ascii="Georgia" w:hAnsi="Georgia" w:cs="Times New Roman"/>
          <w:sz w:val="21"/>
          <w:szCs w:val="21"/>
          <w:highlight w:val="yellow"/>
        </w:rPr>
        <w:t>XY</w:t>
      </w:r>
      <w:r w:rsidRPr="006C4BB6">
        <w:rPr>
          <w:rFonts w:ascii="Georgia" w:hAnsi="Georgia" w:cs="Times New Roman"/>
          <w:sz w:val="21"/>
          <w:szCs w:val="21"/>
        </w:rPr>
        <w:t xml:space="preserve"> passen und ich würde mich sehr darüber freuen, Sie auch in einem persönlichen Gespräch von mir überzeugen zu dürfen.</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CC6F06" w:rsidRDefault="0099776A" w:rsidP="00E65B09">
      <w:pPr>
        <w:spacing w:after="0"/>
        <w:jc w:val="both"/>
        <w:rPr>
          <w:rFonts w:ascii="Georgia" w:hAnsi="Georgia" w:cs="Times New Roman"/>
          <w:sz w:val="21"/>
          <w:szCs w:val="21"/>
        </w:rPr>
      </w:pPr>
      <w:r w:rsidRPr="00CC6F06">
        <w:rPr>
          <w:rFonts w:ascii="Georgia" w:hAnsi="Georgia" w:cs="Times New Roman"/>
          <w:sz w:val="21"/>
          <w:szCs w:val="21"/>
        </w:rPr>
        <w:t>Unterschrift</w:t>
      </w:r>
    </w:p>
    <w:p w14:paraId="07D51BB5" w14:textId="77777777" w:rsidR="00A33283" w:rsidRPr="00CC6F06" w:rsidRDefault="00A33283" w:rsidP="00E65B09">
      <w:pPr>
        <w:spacing w:after="0"/>
        <w:jc w:val="both"/>
        <w:rPr>
          <w:rFonts w:ascii="Georgia" w:hAnsi="Georgia" w:cs="Times New Roman"/>
          <w:sz w:val="21"/>
          <w:szCs w:val="21"/>
        </w:rPr>
      </w:pPr>
    </w:p>
    <w:p w14:paraId="035CB4E2" w14:textId="77777777" w:rsidR="00A33283" w:rsidRPr="00CC6F06" w:rsidRDefault="00A33283" w:rsidP="00E65B09">
      <w:pPr>
        <w:spacing w:after="0"/>
        <w:jc w:val="both"/>
        <w:rPr>
          <w:rFonts w:ascii="Georgia" w:hAnsi="Georgia" w:cs="Times New Roman"/>
          <w:sz w:val="21"/>
          <w:szCs w:val="21"/>
        </w:rPr>
      </w:pPr>
    </w:p>
    <w:p w14:paraId="463DF50F" w14:textId="77777777" w:rsidR="00A33283" w:rsidRPr="00CC6F06" w:rsidRDefault="00A33283" w:rsidP="00E65B09">
      <w:pPr>
        <w:spacing w:after="0"/>
        <w:jc w:val="both"/>
        <w:rPr>
          <w:rFonts w:ascii="Georgia" w:hAnsi="Georgia" w:cs="Times New Roman"/>
          <w:sz w:val="21"/>
          <w:szCs w:val="21"/>
        </w:rPr>
      </w:pPr>
    </w:p>
    <w:p w14:paraId="5A243955" w14:textId="77777777" w:rsidR="00A33283" w:rsidRPr="00CC6F06" w:rsidRDefault="00A33283" w:rsidP="00E65B09">
      <w:pPr>
        <w:spacing w:after="0"/>
        <w:jc w:val="both"/>
        <w:rPr>
          <w:rFonts w:ascii="Georgia" w:hAnsi="Georgia" w:cs="Times New Roman"/>
          <w:sz w:val="21"/>
          <w:szCs w:val="21"/>
        </w:rPr>
      </w:pPr>
    </w:p>
    <w:p w14:paraId="4E6DFEC9" w14:textId="77777777" w:rsidR="00A33283" w:rsidRPr="00CC6F06" w:rsidRDefault="00A33283" w:rsidP="00E65B09">
      <w:pPr>
        <w:spacing w:after="0"/>
        <w:jc w:val="both"/>
        <w:rPr>
          <w:rFonts w:ascii="Georgia" w:hAnsi="Georgia" w:cs="Times New Roman"/>
          <w:sz w:val="21"/>
          <w:szCs w:val="21"/>
        </w:rPr>
      </w:pPr>
    </w:p>
    <w:p w14:paraId="283F6FC8" w14:textId="77777777" w:rsidR="00A33283" w:rsidRPr="00CC6F06" w:rsidRDefault="00A33283" w:rsidP="00E65B09">
      <w:pPr>
        <w:spacing w:after="0"/>
        <w:jc w:val="both"/>
        <w:rPr>
          <w:rFonts w:ascii="Georgia" w:hAnsi="Georgia" w:cs="Times New Roman"/>
          <w:sz w:val="21"/>
          <w:szCs w:val="21"/>
        </w:rPr>
      </w:pPr>
    </w:p>
    <w:p w14:paraId="121767C8" w14:textId="77777777" w:rsidR="00A33283" w:rsidRPr="00CC6F06" w:rsidRDefault="00A33283" w:rsidP="00E65B09">
      <w:pPr>
        <w:spacing w:after="0"/>
        <w:jc w:val="both"/>
        <w:rPr>
          <w:rFonts w:ascii="Georgia" w:hAnsi="Georgia" w:cs="Times New Roman"/>
          <w:sz w:val="21"/>
          <w:szCs w:val="21"/>
        </w:rPr>
      </w:pPr>
    </w:p>
    <w:p w14:paraId="23D001AA" w14:textId="77777777" w:rsidR="00A33283" w:rsidRPr="00CC6F06" w:rsidRDefault="00A33283" w:rsidP="00E65B09">
      <w:pPr>
        <w:spacing w:after="0"/>
        <w:jc w:val="both"/>
        <w:rPr>
          <w:rFonts w:ascii="Georgia" w:hAnsi="Georgia" w:cs="Times New Roman"/>
          <w:sz w:val="21"/>
          <w:szCs w:val="21"/>
        </w:rPr>
      </w:pPr>
    </w:p>
    <w:p w14:paraId="11CF648A" w14:textId="77777777" w:rsidR="00A33283" w:rsidRPr="00CC6F06" w:rsidRDefault="00A33283" w:rsidP="00E65B09">
      <w:pPr>
        <w:spacing w:after="0"/>
        <w:jc w:val="both"/>
        <w:rPr>
          <w:rFonts w:ascii="Georgia" w:hAnsi="Georgia" w:cs="Times New Roman"/>
          <w:sz w:val="21"/>
          <w:szCs w:val="21"/>
        </w:rPr>
      </w:pPr>
    </w:p>
    <w:p w14:paraId="20C3E2CB" w14:textId="77777777" w:rsidR="00A33283" w:rsidRPr="00CC6F06" w:rsidRDefault="00A33283" w:rsidP="00E65B09">
      <w:pPr>
        <w:spacing w:after="0"/>
        <w:jc w:val="both"/>
        <w:rPr>
          <w:rFonts w:ascii="Georgia" w:hAnsi="Georgia" w:cs="Times New Roman"/>
          <w:sz w:val="21"/>
          <w:szCs w:val="21"/>
        </w:rPr>
      </w:pPr>
    </w:p>
    <w:p w14:paraId="575EC19A" w14:textId="77777777" w:rsidR="00A33283" w:rsidRPr="00CC6F06" w:rsidRDefault="00A33283" w:rsidP="00E65B09">
      <w:pPr>
        <w:spacing w:after="0"/>
        <w:jc w:val="both"/>
        <w:rPr>
          <w:rFonts w:ascii="Georgia" w:hAnsi="Georgia" w:cs="Times New Roman"/>
          <w:sz w:val="21"/>
          <w:szCs w:val="21"/>
        </w:rPr>
      </w:pPr>
    </w:p>
    <w:p w14:paraId="2670AD5D" w14:textId="37E61BCE" w:rsidR="00A33283" w:rsidRPr="00D30CEA" w:rsidRDefault="001C029D" w:rsidP="001C029D">
      <w:pPr>
        <w:spacing w:after="0"/>
        <w:jc w:val="both"/>
        <w:rPr>
          <w:rFonts w:ascii="Georgia" w:hAnsi="Georgia" w:cs="Times New Roman"/>
          <w:sz w:val="21"/>
          <w:szCs w:val="21"/>
        </w:rPr>
      </w:pPr>
      <w:r w:rsidRPr="001C029D">
        <w:rPr>
          <w:rFonts w:ascii="Georgia" w:hAnsi="Georgia" w:cs="Times New Roman"/>
          <w:sz w:val="21"/>
          <w:szCs w:val="21"/>
        </w:rPr>
        <w:t>Ein Praktikum bei NICKIS erscheint mir ideal. Neben Ihrem Status als einer der führenden Online-</w:t>
      </w:r>
      <w:proofErr w:type="spellStart"/>
      <w:r w:rsidRPr="001C029D">
        <w:rPr>
          <w:rFonts w:ascii="Georgia" w:hAnsi="Georgia" w:cs="Times New Roman"/>
          <w:sz w:val="21"/>
          <w:szCs w:val="21"/>
        </w:rPr>
        <w:t>Retailer</w:t>
      </w:r>
      <w:proofErr w:type="spellEnd"/>
      <w:r w:rsidRPr="001C029D">
        <w:rPr>
          <w:rFonts w:ascii="Georgia" w:hAnsi="Georgia" w:cs="Times New Roman"/>
          <w:sz w:val="21"/>
          <w:szCs w:val="21"/>
        </w:rPr>
        <w:t xml:space="preserve"> für Luxuskindermode finde ich besonders spannend, dass Sie Nachhaltigkeit in den Fokus rücken. Die Kindermodebranche steht vor vielen Herausforderungen, wie dem schnellen Wachstum der Kinder, der Fast Fashion oder der Auswahl der richtigen Materialien. Es ist mir aufgefallen, dass Sie sich dieser Themen bewusst sind und gezielt an die Zukunft der Kinder denken. Auch ich lege großen Wert auf mein äußeres Erscheinungsbild und verstehe, wie schwierig es sein kann, in der Modebranche nachhaltige Entscheidungen zu treffen – insbesondere im Bereich der Kindermode.</w:t>
      </w:r>
    </w:p>
    <w:sectPr w:rsidR="00A33283"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BFE"/>
    <w:rsid w:val="00012D78"/>
    <w:rsid w:val="000240A1"/>
    <w:rsid w:val="00034B68"/>
    <w:rsid w:val="0004591A"/>
    <w:rsid w:val="00046459"/>
    <w:rsid w:val="000555E4"/>
    <w:rsid w:val="0005670D"/>
    <w:rsid w:val="0005688D"/>
    <w:rsid w:val="000710B0"/>
    <w:rsid w:val="00073C82"/>
    <w:rsid w:val="00081359"/>
    <w:rsid w:val="000A154E"/>
    <w:rsid w:val="000A3A8A"/>
    <w:rsid w:val="000A5AB8"/>
    <w:rsid w:val="000A6678"/>
    <w:rsid w:val="000A7DEB"/>
    <w:rsid w:val="000C55DE"/>
    <w:rsid w:val="000F371C"/>
    <w:rsid w:val="00105BCC"/>
    <w:rsid w:val="00106B38"/>
    <w:rsid w:val="00113F59"/>
    <w:rsid w:val="00117F83"/>
    <w:rsid w:val="0012714F"/>
    <w:rsid w:val="00135AD5"/>
    <w:rsid w:val="00146C8E"/>
    <w:rsid w:val="00152DF9"/>
    <w:rsid w:val="00156A98"/>
    <w:rsid w:val="001669DB"/>
    <w:rsid w:val="00171D11"/>
    <w:rsid w:val="001819B1"/>
    <w:rsid w:val="001A4522"/>
    <w:rsid w:val="001C029D"/>
    <w:rsid w:val="001C17FC"/>
    <w:rsid w:val="001D079A"/>
    <w:rsid w:val="001E0088"/>
    <w:rsid w:val="001E0903"/>
    <w:rsid w:val="001E1EE7"/>
    <w:rsid w:val="002042CB"/>
    <w:rsid w:val="002062F6"/>
    <w:rsid w:val="00212042"/>
    <w:rsid w:val="002213EE"/>
    <w:rsid w:val="0023683A"/>
    <w:rsid w:val="00244979"/>
    <w:rsid w:val="002467A0"/>
    <w:rsid w:val="002536DC"/>
    <w:rsid w:val="00255EC1"/>
    <w:rsid w:val="00257D2A"/>
    <w:rsid w:val="002627D2"/>
    <w:rsid w:val="00262FED"/>
    <w:rsid w:val="00264191"/>
    <w:rsid w:val="0027047C"/>
    <w:rsid w:val="002708C2"/>
    <w:rsid w:val="00274324"/>
    <w:rsid w:val="00281E9F"/>
    <w:rsid w:val="00285B76"/>
    <w:rsid w:val="002A5B9F"/>
    <w:rsid w:val="002D309E"/>
    <w:rsid w:val="002D594E"/>
    <w:rsid w:val="002E39B8"/>
    <w:rsid w:val="002F51FA"/>
    <w:rsid w:val="00311A15"/>
    <w:rsid w:val="00324108"/>
    <w:rsid w:val="003250EA"/>
    <w:rsid w:val="003421B1"/>
    <w:rsid w:val="00370F74"/>
    <w:rsid w:val="00375D2D"/>
    <w:rsid w:val="003811BC"/>
    <w:rsid w:val="0038562E"/>
    <w:rsid w:val="0038671F"/>
    <w:rsid w:val="003947A8"/>
    <w:rsid w:val="0039705C"/>
    <w:rsid w:val="00397A0D"/>
    <w:rsid w:val="003A228F"/>
    <w:rsid w:val="003B6524"/>
    <w:rsid w:val="003D19EC"/>
    <w:rsid w:val="003D2953"/>
    <w:rsid w:val="003D464F"/>
    <w:rsid w:val="003D5D1E"/>
    <w:rsid w:val="003F3290"/>
    <w:rsid w:val="003F688C"/>
    <w:rsid w:val="00415608"/>
    <w:rsid w:val="00424CAF"/>
    <w:rsid w:val="00432A37"/>
    <w:rsid w:val="00434D23"/>
    <w:rsid w:val="004403CB"/>
    <w:rsid w:val="0044391E"/>
    <w:rsid w:val="00453C2F"/>
    <w:rsid w:val="00454C0B"/>
    <w:rsid w:val="0046226E"/>
    <w:rsid w:val="004629BD"/>
    <w:rsid w:val="00474FC2"/>
    <w:rsid w:val="00492923"/>
    <w:rsid w:val="004A1501"/>
    <w:rsid w:val="004A615C"/>
    <w:rsid w:val="004B4510"/>
    <w:rsid w:val="004C156C"/>
    <w:rsid w:val="004C174A"/>
    <w:rsid w:val="004E7F3E"/>
    <w:rsid w:val="00500EFA"/>
    <w:rsid w:val="00506322"/>
    <w:rsid w:val="00507BBD"/>
    <w:rsid w:val="005211BB"/>
    <w:rsid w:val="00531D4C"/>
    <w:rsid w:val="005407D6"/>
    <w:rsid w:val="00542F06"/>
    <w:rsid w:val="00553EC8"/>
    <w:rsid w:val="005541F8"/>
    <w:rsid w:val="005562E2"/>
    <w:rsid w:val="005705F7"/>
    <w:rsid w:val="00570B1D"/>
    <w:rsid w:val="00574140"/>
    <w:rsid w:val="005762CF"/>
    <w:rsid w:val="005842A0"/>
    <w:rsid w:val="00590834"/>
    <w:rsid w:val="00590E7F"/>
    <w:rsid w:val="00593C9C"/>
    <w:rsid w:val="005B231F"/>
    <w:rsid w:val="005C55F7"/>
    <w:rsid w:val="005C7007"/>
    <w:rsid w:val="005D7D49"/>
    <w:rsid w:val="005E00BC"/>
    <w:rsid w:val="005E63B8"/>
    <w:rsid w:val="005F350B"/>
    <w:rsid w:val="00603752"/>
    <w:rsid w:val="00631B58"/>
    <w:rsid w:val="00632F05"/>
    <w:rsid w:val="0063723B"/>
    <w:rsid w:val="00647413"/>
    <w:rsid w:val="006502BE"/>
    <w:rsid w:val="0065567C"/>
    <w:rsid w:val="0069582D"/>
    <w:rsid w:val="006A7895"/>
    <w:rsid w:val="006B302C"/>
    <w:rsid w:val="006B741B"/>
    <w:rsid w:val="006D2592"/>
    <w:rsid w:val="006F58EC"/>
    <w:rsid w:val="006F6A6C"/>
    <w:rsid w:val="00706233"/>
    <w:rsid w:val="007251EA"/>
    <w:rsid w:val="007340D7"/>
    <w:rsid w:val="007472BD"/>
    <w:rsid w:val="00755A3D"/>
    <w:rsid w:val="007675B1"/>
    <w:rsid w:val="00797EF1"/>
    <w:rsid w:val="007A3246"/>
    <w:rsid w:val="007A50EC"/>
    <w:rsid w:val="007A64C5"/>
    <w:rsid w:val="007A719D"/>
    <w:rsid w:val="007B1B2B"/>
    <w:rsid w:val="007B2A68"/>
    <w:rsid w:val="007B50C8"/>
    <w:rsid w:val="007C59D2"/>
    <w:rsid w:val="007E4326"/>
    <w:rsid w:val="007F0344"/>
    <w:rsid w:val="007F7EA0"/>
    <w:rsid w:val="00800E4D"/>
    <w:rsid w:val="008049F7"/>
    <w:rsid w:val="00807293"/>
    <w:rsid w:val="0083750F"/>
    <w:rsid w:val="008428CF"/>
    <w:rsid w:val="0085213A"/>
    <w:rsid w:val="008565FD"/>
    <w:rsid w:val="00857C6F"/>
    <w:rsid w:val="0086262B"/>
    <w:rsid w:val="008657E3"/>
    <w:rsid w:val="00867CED"/>
    <w:rsid w:val="00874503"/>
    <w:rsid w:val="00883B55"/>
    <w:rsid w:val="0089337A"/>
    <w:rsid w:val="008A248F"/>
    <w:rsid w:val="008B402E"/>
    <w:rsid w:val="008C27C1"/>
    <w:rsid w:val="008D6664"/>
    <w:rsid w:val="008D6FD1"/>
    <w:rsid w:val="008D7CDB"/>
    <w:rsid w:val="008E100E"/>
    <w:rsid w:val="008E4BA9"/>
    <w:rsid w:val="008E7A27"/>
    <w:rsid w:val="008E7D17"/>
    <w:rsid w:val="00906BB7"/>
    <w:rsid w:val="0093488C"/>
    <w:rsid w:val="00991E04"/>
    <w:rsid w:val="0099776A"/>
    <w:rsid w:val="009A0152"/>
    <w:rsid w:val="009A256E"/>
    <w:rsid w:val="009D07DC"/>
    <w:rsid w:val="009D3BBF"/>
    <w:rsid w:val="009F46A7"/>
    <w:rsid w:val="00A007D9"/>
    <w:rsid w:val="00A01D23"/>
    <w:rsid w:val="00A1282E"/>
    <w:rsid w:val="00A1340E"/>
    <w:rsid w:val="00A14247"/>
    <w:rsid w:val="00A2740D"/>
    <w:rsid w:val="00A33283"/>
    <w:rsid w:val="00A40D57"/>
    <w:rsid w:val="00A44493"/>
    <w:rsid w:val="00A53760"/>
    <w:rsid w:val="00A7045B"/>
    <w:rsid w:val="00A7174E"/>
    <w:rsid w:val="00A82D54"/>
    <w:rsid w:val="00A85F6B"/>
    <w:rsid w:val="00AA2791"/>
    <w:rsid w:val="00AA4C7C"/>
    <w:rsid w:val="00AB4CD0"/>
    <w:rsid w:val="00AC61EE"/>
    <w:rsid w:val="00AC66C4"/>
    <w:rsid w:val="00AC7086"/>
    <w:rsid w:val="00AD55C6"/>
    <w:rsid w:val="00AE26F5"/>
    <w:rsid w:val="00AE3A33"/>
    <w:rsid w:val="00AE3CA2"/>
    <w:rsid w:val="00B135CE"/>
    <w:rsid w:val="00B3192E"/>
    <w:rsid w:val="00B33847"/>
    <w:rsid w:val="00B339B8"/>
    <w:rsid w:val="00B346A7"/>
    <w:rsid w:val="00B43970"/>
    <w:rsid w:val="00B45015"/>
    <w:rsid w:val="00B50A34"/>
    <w:rsid w:val="00B54C38"/>
    <w:rsid w:val="00B5613E"/>
    <w:rsid w:val="00B57CB1"/>
    <w:rsid w:val="00B77DCE"/>
    <w:rsid w:val="00B81B0E"/>
    <w:rsid w:val="00B87CA9"/>
    <w:rsid w:val="00B9666E"/>
    <w:rsid w:val="00BB1048"/>
    <w:rsid w:val="00BB3512"/>
    <w:rsid w:val="00BB3C75"/>
    <w:rsid w:val="00BC78D7"/>
    <w:rsid w:val="00BE3328"/>
    <w:rsid w:val="00BF522D"/>
    <w:rsid w:val="00C0214A"/>
    <w:rsid w:val="00C030C1"/>
    <w:rsid w:val="00C155BE"/>
    <w:rsid w:val="00C1562F"/>
    <w:rsid w:val="00C251B5"/>
    <w:rsid w:val="00C428E4"/>
    <w:rsid w:val="00C6717B"/>
    <w:rsid w:val="00C71380"/>
    <w:rsid w:val="00C73659"/>
    <w:rsid w:val="00C9003C"/>
    <w:rsid w:val="00C97ECA"/>
    <w:rsid w:val="00CA1160"/>
    <w:rsid w:val="00CA702E"/>
    <w:rsid w:val="00CA7350"/>
    <w:rsid w:val="00CB639D"/>
    <w:rsid w:val="00CC6F06"/>
    <w:rsid w:val="00CD51E6"/>
    <w:rsid w:val="00CD6C78"/>
    <w:rsid w:val="00CE433B"/>
    <w:rsid w:val="00D2762D"/>
    <w:rsid w:val="00D30CEA"/>
    <w:rsid w:val="00D65181"/>
    <w:rsid w:val="00D71D8E"/>
    <w:rsid w:val="00D75367"/>
    <w:rsid w:val="00D778B6"/>
    <w:rsid w:val="00D9281A"/>
    <w:rsid w:val="00D94BC6"/>
    <w:rsid w:val="00DA3404"/>
    <w:rsid w:val="00DA524B"/>
    <w:rsid w:val="00DB471D"/>
    <w:rsid w:val="00DC3F1D"/>
    <w:rsid w:val="00DD1863"/>
    <w:rsid w:val="00DD3349"/>
    <w:rsid w:val="00DD54E1"/>
    <w:rsid w:val="00DD6747"/>
    <w:rsid w:val="00DE1FBC"/>
    <w:rsid w:val="00DE4DB4"/>
    <w:rsid w:val="00DE5C3D"/>
    <w:rsid w:val="00E01C3E"/>
    <w:rsid w:val="00E02500"/>
    <w:rsid w:val="00E0426A"/>
    <w:rsid w:val="00E12ED8"/>
    <w:rsid w:val="00E14C4F"/>
    <w:rsid w:val="00E162C9"/>
    <w:rsid w:val="00E3005D"/>
    <w:rsid w:val="00E30491"/>
    <w:rsid w:val="00E3059F"/>
    <w:rsid w:val="00E329E0"/>
    <w:rsid w:val="00E32C3C"/>
    <w:rsid w:val="00E473ED"/>
    <w:rsid w:val="00E47DAF"/>
    <w:rsid w:val="00E62550"/>
    <w:rsid w:val="00E65B09"/>
    <w:rsid w:val="00E73B97"/>
    <w:rsid w:val="00E83116"/>
    <w:rsid w:val="00E914E5"/>
    <w:rsid w:val="00E91B86"/>
    <w:rsid w:val="00EA3337"/>
    <w:rsid w:val="00EA6CEC"/>
    <w:rsid w:val="00EA7AC2"/>
    <w:rsid w:val="00EB0F2C"/>
    <w:rsid w:val="00EC000C"/>
    <w:rsid w:val="00EF2FD5"/>
    <w:rsid w:val="00F11473"/>
    <w:rsid w:val="00F253C5"/>
    <w:rsid w:val="00F270C0"/>
    <w:rsid w:val="00F30624"/>
    <w:rsid w:val="00F4717F"/>
    <w:rsid w:val="00F5301B"/>
    <w:rsid w:val="00F55CE3"/>
    <w:rsid w:val="00F74175"/>
    <w:rsid w:val="00F92A04"/>
    <w:rsid w:val="00FA4972"/>
    <w:rsid w:val="00FA5291"/>
    <w:rsid w:val="00FB0337"/>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CC6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9262137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1773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3613</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84</cp:revision>
  <dcterms:created xsi:type="dcterms:W3CDTF">2020-09-27T11:00:00Z</dcterms:created>
  <dcterms:modified xsi:type="dcterms:W3CDTF">2024-09-17T20:24:00Z</dcterms:modified>
</cp:coreProperties>
</file>