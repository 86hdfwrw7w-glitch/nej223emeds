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557B8B4" w:rsidR="006D2592" w:rsidRPr="003808B3" w:rsidRDefault="005336A4" w:rsidP="006A7895">
      <w:pPr>
        <w:spacing w:after="0" w:line="240" w:lineRule="auto"/>
        <w:jc w:val="right"/>
        <w:rPr>
          <w:rFonts w:ascii="Times New Roman" w:hAnsi="Times New Roman" w:cs="Times New Roman"/>
          <w:sz w:val="21"/>
          <w:szCs w:val="21"/>
        </w:rPr>
      </w:pPr>
      <w:r w:rsidRPr="003808B3">
        <w:rPr>
          <w:rFonts w:ascii="Times New Roman" w:hAnsi="Times New Roman" w:cs="Times New Roman"/>
          <w:sz w:val="21"/>
          <w:szCs w:val="21"/>
        </w:rPr>
        <w:t>Marvin Schwarz</w:t>
      </w:r>
    </w:p>
    <w:p w14:paraId="2458A2A0" w14:textId="40E0473F" w:rsidR="00857C6F" w:rsidRPr="003808B3" w:rsidRDefault="005336A4" w:rsidP="006A7895">
      <w:pPr>
        <w:spacing w:after="0" w:line="240" w:lineRule="auto"/>
        <w:jc w:val="right"/>
        <w:rPr>
          <w:rFonts w:ascii="Times New Roman" w:hAnsi="Times New Roman" w:cs="Times New Roman"/>
          <w:sz w:val="21"/>
          <w:szCs w:val="21"/>
        </w:rPr>
      </w:pPr>
      <w:r w:rsidRPr="003808B3">
        <w:rPr>
          <w:rFonts w:ascii="Times New Roman" w:hAnsi="Times New Roman" w:cs="Times New Roman"/>
          <w:sz w:val="21"/>
          <w:szCs w:val="21"/>
        </w:rPr>
        <w:t>Hochzeitsweg 4</w:t>
      </w:r>
    </w:p>
    <w:p w14:paraId="451AEE20" w14:textId="3DD3AA8A" w:rsidR="00857C6F" w:rsidRPr="003808B3" w:rsidRDefault="005336A4" w:rsidP="006A7895">
      <w:pPr>
        <w:spacing w:after="0" w:line="240" w:lineRule="auto"/>
        <w:jc w:val="right"/>
        <w:rPr>
          <w:rFonts w:ascii="Times New Roman" w:hAnsi="Times New Roman" w:cs="Times New Roman"/>
          <w:sz w:val="21"/>
          <w:szCs w:val="21"/>
        </w:rPr>
      </w:pPr>
      <w:r w:rsidRPr="003808B3">
        <w:rPr>
          <w:rFonts w:ascii="Times New Roman" w:hAnsi="Times New Roman" w:cs="Times New Roman"/>
          <w:sz w:val="21"/>
          <w:szCs w:val="21"/>
        </w:rPr>
        <w:t>64625 Bensheim</w:t>
      </w:r>
    </w:p>
    <w:p w14:paraId="12BA391A" w14:textId="5A4238F2" w:rsidR="006A7895" w:rsidRPr="003808B3" w:rsidRDefault="005336A4" w:rsidP="006A7895">
      <w:pPr>
        <w:spacing w:after="0" w:line="240" w:lineRule="auto"/>
        <w:jc w:val="right"/>
        <w:rPr>
          <w:rFonts w:ascii="Times New Roman" w:hAnsi="Times New Roman" w:cs="Times New Roman"/>
          <w:sz w:val="21"/>
          <w:szCs w:val="21"/>
        </w:rPr>
      </w:pPr>
      <w:r w:rsidRPr="003808B3">
        <w:rPr>
          <w:rFonts w:ascii="Times New Roman" w:hAnsi="Times New Roman" w:cs="Times New Roman"/>
          <w:color w:val="000000"/>
          <w:sz w:val="21"/>
          <w:szCs w:val="21"/>
        </w:rPr>
        <w:t>marvinschwarz@mail.de</w:t>
      </w:r>
    </w:p>
    <w:p w14:paraId="2E7278C7" w14:textId="23E9E8AA" w:rsidR="00F74175" w:rsidRPr="003808B3" w:rsidRDefault="006D2592" w:rsidP="00E65B09">
      <w:pPr>
        <w:spacing w:after="0"/>
        <w:jc w:val="right"/>
        <w:rPr>
          <w:rFonts w:ascii="Times New Roman" w:hAnsi="Times New Roman" w:cs="Times New Roman"/>
          <w:color w:val="000000"/>
          <w:sz w:val="21"/>
          <w:szCs w:val="21"/>
        </w:rPr>
      </w:pPr>
      <w:r w:rsidRPr="003808B3">
        <w:rPr>
          <w:rFonts w:ascii="Times New Roman" w:hAnsi="Times New Roman" w:cs="Times New Roman"/>
          <w:color w:val="000000"/>
          <w:sz w:val="21"/>
          <w:szCs w:val="21"/>
        </w:rPr>
        <w:t>+</w:t>
      </w:r>
      <w:r w:rsidR="00857C6F" w:rsidRPr="003808B3">
        <w:rPr>
          <w:rFonts w:ascii="Times New Roman" w:hAnsi="Times New Roman" w:cs="Times New Roman"/>
          <w:color w:val="000000"/>
          <w:sz w:val="21"/>
          <w:szCs w:val="21"/>
        </w:rPr>
        <w:t>49 17</w:t>
      </w:r>
      <w:r w:rsidR="005336A4" w:rsidRPr="003808B3">
        <w:rPr>
          <w:rFonts w:ascii="Times New Roman" w:hAnsi="Times New Roman" w:cs="Times New Roman"/>
          <w:color w:val="000000"/>
          <w:sz w:val="21"/>
          <w:szCs w:val="21"/>
        </w:rPr>
        <w:t>6</w:t>
      </w:r>
      <w:r w:rsidR="00857C6F" w:rsidRPr="003808B3">
        <w:rPr>
          <w:rFonts w:ascii="Times New Roman" w:hAnsi="Times New Roman" w:cs="Times New Roman"/>
          <w:color w:val="000000"/>
          <w:sz w:val="21"/>
          <w:szCs w:val="21"/>
        </w:rPr>
        <w:t xml:space="preserve"> </w:t>
      </w:r>
      <w:r w:rsidR="005336A4" w:rsidRPr="003808B3">
        <w:rPr>
          <w:rFonts w:ascii="Times New Roman" w:hAnsi="Times New Roman" w:cs="Times New Roman"/>
          <w:color w:val="000000"/>
          <w:sz w:val="21"/>
          <w:szCs w:val="21"/>
        </w:rPr>
        <w:t>72499317</w:t>
      </w:r>
    </w:p>
    <w:p w14:paraId="4FFA7063" w14:textId="1052D7F5" w:rsidR="00F74175" w:rsidRPr="003808B3" w:rsidRDefault="001F57B3" w:rsidP="00EE2922">
      <w:pPr>
        <w:spacing w:after="0"/>
        <w:jc w:val="both"/>
        <w:rPr>
          <w:rFonts w:ascii="Times New Roman" w:hAnsi="Times New Roman" w:cs="Times New Roman"/>
          <w:sz w:val="21"/>
          <w:szCs w:val="21"/>
        </w:rPr>
      </w:pPr>
      <w:proofErr w:type="spellStart"/>
      <w:r>
        <w:rPr>
          <w:rFonts w:ascii="Times New Roman" w:hAnsi="Times New Roman" w:cs="Times New Roman"/>
          <w:sz w:val="21"/>
          <w:szCs w:val="21"/>
        </w:rPr>
        <w:t>Emporion</w:t>
      </w:r>
      <w:proofErr w:type="spellEnd"/>
      <w:r>
        <w:rPr>
          <w:rFonts w:ascii="Times New Roman" w:hAnsi="Times New Roman" w:cs="Times New Roman"/>
          <w:sz w:val="21"/>
          <w:szCs w:val="21"/>
        </w:rPr>
        <w:t xml:space="preserve"> GmbH</w:t>
      </w:r>
    </w:p>
    <w:p w14:paraId="31834F1F" w14:textId="78F0F849" w:rsidR="00280B91" w:rsidRDefault="001F57B3" w:rsidP="00F74175">
      <w:pPr>
        <w:spacing w:after="0"/>
        <w:rPr>
          <w:rFonts w:ascii="Times New Roman" w:hAnsi="Times New Roman" w:cs="Times New Roman"/>
          <w:sz w:val="21"/>
          <w:szCs w:val="21"/>
        </w:rPr>
      </w:pPr>
      <w:r>
        <w:rPr>
          <w:rFonts w:ascii="Times New Roman" w:hAnsi="Times New Roman" w:cs="Times New Roman"/>
          <w:sz w:val="21"/>
          <w:szCs w:val="21"/>
        </w:rPr>
        <w:t>Im Seefeld 10</w:t>
      </w:r>
      <w:r w:rsidR="00F74175" w:rsidRPr="003808B3">
        <w:rPr>
          <w:rFonts w:ascii="Times New Roman" w:hAnsi="Times New Roman" w:cs="Times New Roman"/>
          <w:sz w:val="21"/>
          <w:szCs w:val="21"/>
        </w:rPr>
        <w:br/>
      </w:r>
      <w:r>
        <w:rPr>
          <w:rFonts w:ascii="Times New Roman" w:hAnsi="Times New Roman" w:cs="Times New Roman"/>
          <w:sz w:val="21"/>
          <w:szCs w:val="21"/>
        </w:rPr>
        <w:t>68623 Lampertheim-Hüttenfeld</w:t>
      </w:r>
    </w:p>
    <w:p w14:paraId="64F930A0" w14:textId="77777777" w:rsidR="00280B91" w:rsidRPr="00280B91" w:rsidDel="00ED42C0" w:rsidRDefault="00280B91" w:rsidP="00F74175">
      <w:pPr>
        <w:spacing w:after="0"/>
        <w:rPr>
          <w:del w:id="0" w:author="Nadine Struck" w:date="2021-10-12T10:46:00Z"/>
          <w:rFonts w:ascii="Times New Roman" w:hAnsi="Times New Roman" w:cs="Times New Roman"/>
          <w:sz w:val="21"/>
          <w:szCs w:val="21"/>
        </w:rPr>
      </w:pPr>
    </w:p>
    <w:p w14:paraId="155B6E2E" w14:textId="5F3FA763" w:rsidR="006A7895" w:rsidRPr="00F1491E" w:rsidRDefault="005336A4" w:rsidP="0085213A">
      <w:pPr>
        <w:spacing w:after="0"/>
        <w:jc w:val="right"/>
        <w:rPr>
          <w:rFonts w:ascii="Times New Roman" w:hAnsi="Times New Roman" w:cs="Times New Roman"/>
          <w:sz w:val="21"/>
          <w:szCs w:val="21"/>
        </w:rPr>
      </w:pPr>
      <w:r w:rsidRPr="00F1491E">
        <w:rPr>
          <w:rFonts w:ascii="Times New Roman" w:hAnsi="Times New Roman" w:cs="Times New Roman"/>
          <w:sz w:val="21"/>
          <w:szCs w:val="21"/>
        </w:rPr>
        <w:t>Bensheim</w:t>
      </w:r>
      <w:r w:rsidR="002D594E" w:rsidRPr="00F1491E">
        <w:rPr>
          <w:rFonts w:ascii="Times New Roman" w:hAnsi="Times New Roman" w:cs="Times New Roman"/>
          <w:sz w:val="21"/>
          <w:szCs w:val="21"/>
        </w:rPr>
        <w:t xml:space="preserve">, </w:t>
      </w:r>
      <w:r w:rsidR="001F57B3" w:rsidRPr="00F1491E">
        <w:rPr>
          <w:rFonts w:ascii="Times New Roman" w:hAnsi="Times New Roman" w:cs="Times New Roman"/>
          <w:sz w:val="21"/>
          <w:szCs w:val="21"/>
        </w:rPr>
        <w:t>1</w:t>
      </w:r>
      <w:ins w:id="1" w:author="Nadine Struck" w:date="2021-11-15T10:21:00Z">
        <w:r w:rsidR="00F07C47">
          <w:rPr>
            <w:rFonts w:ascii="Times New Roman" w:hAnsi="Times New Roman" w:cs="Times New Roman"/>
            <w:sz w:val="21"/>
            <w:szCs w:val="21"/>
          </w:rPr>
          <w:t>5</w:t>
        </w:r>
      </w:ins>
      <w:del w:id="2" w:author="Nadine Struck" w:date="2021-11-15T10:21:00Z">
        <w:r w:rsidR="001F57B3" w:rsidRPr="00F1491E" w:rsidDel="00F07C47">
          <w:rPr>
            <w:rFonts w:ascii="Times New Roman" w:hAnsi="Times New Roman" w:cs="Times New Roman"/>
            <w:sz w:val="21"/>
            <w:szCs w:val="21"/>
          </w:rPr>
          <w:delText>1</w:delText>
        </w:r>
      </w:del>
      <w:r w:rsidR="00EE3801" w:rsidRPr="00F1491E">
        <w:rPr>
          <w:rFonts w:ascii="Times New Roman" w:hAnsi="Times New Roman" w:cs="Times New Roman"/>
          <w:sz w:val="21"/>
          <w:szCs w:val="21"/>
        </w:rPr>
        <w:t>.11.2021</w:t>
      </w:r>
    </w:p>
    <w:p w14:paraId="0098600D" w14:textId="74FCEE84" w:rsidR="000A5AB8" w:rsidRPr="003808B3" w:rsidRDefault="0099776A" w:rsidP="00590834">
      <w:pPr>
        <w:spacing w:after="0"/>
        <w:rPr>
          <w:rFonts w:ascii="Times New Roman" w:hAnsi="Times New Roman" w:cs="Times New Roman"/>
          <w:b/>
        </w:rPr>
      </w:pPr>
      <w:r w:rsidRPr="003808B3">
        <w:rPr>
          <w:rFonts w:ascii="Times New Roman" w:hAnsi="Times New Roman" w:cs="Times New Roman"/>
          <w:b/>
        </w:rPr>
        <w:t xml:space="preserve">Bewerbung um ein Praktikum im </w:t>
      </w:r>
      <w:del w:id="3" w:author="Nadine Struck" w:date="2021-11-15T10:21:00Z">
        <w:r w:rsidRPr="003808B3" w:rsidDel="00F07C47">
          <w:rPr>
            <w:rFonts w:ascii="Times New Roman" w:hAnsi="Times New Roman" w:cs="Times New Roman"/>
            <w:b/>
          </w:rPr>
          <w:delText>Bereich</w:delText>
        </w:r>
        <w:r w:rsidR="00EE3801" w:rsidDel="00F07C47">
          <w:rPr>
            <w:rFonts w:ascii="Times New Roman" w:hAnsi="Times New Roman" w:cs="Times New Roman"/>
            <w:b/>
          </w:rPr>
          <w:delText xml:space="preserve"> </w:delText>
        </w:r>
      </w:del>
      <w:r w:rsidR="00EE3801">
        <w:rPr>
          <w:rFonts w:ascii="Times New Roman" w:hAnsi="Times New Roman" w:cs="Times New Roman"/>
          <w:b/>
        </w:rPr>
        <w:t>M&amp;A Advisory</w:t>
      </w:r>
    </w:p>
    <w:p w14:paraId="3A5BDDA8" w14:textId="77777777" w:rsidR="004A615C" w:rsidRPr="003808B3" w:rsidRDefault="004A615C" w:rsidP="000A5AB8">
      <w:pPr>
        <w:spacing w:after="0"/>
        <w:rPr>
          <w:rFonts w:ascii="Times New Roman" w:hAnsi="Times New Roman" w:cs="Times New Roman"/>
          <w:b/>
          <w:sz w:val="21"/>
          <w:szCs w:val="21"/>
        </w:rPr>
      </w:pPr>
    </w:p>
    <w:p w14:paraId="61CDE0AD" w14:textId="5D9C3695" w:rsidR="00034B68" w:rsidRPr="003808B3" w:rsidRDefault="0099776A" w:rsidP="00ED42C0">
      <w:pPr>
        <w:spacing w:after="0"/>
        <w:jc w:val="both"/>
        <w:rPr>
          <w:rFonts w:ascii="Times New Roman" w:hAnsi="Times New Roman" w:cs="Times New Roman"/>
        </w:rPr>
      </w:pPr>
      <w:r w:rsidRPr="003808B3">
        <w:rPr>
          <w:rFonts w:ascii="Times New Roman" w:hAnsi="Times New Roman" w:cs="Times New Roman"/>
        </w:rPr>
        <w:t>Sehr geehrte Damen und Herren</w:t>
      </w:r>
      <w:r w:rsidR="00E65B09" w:rsidRPr="003808B3">
        <w:rPr>
          <w:rFonts w:ascii="Times New Roman" w:hAnsi="Times New Roman" w:cs="Times New Roman"/>
        </w:rPr>
        <w:t xml:space="preserve">, </w:t>
      </w:r>
    </w:p>
    <w:p w14:paraId="433CF1AE" w14:textId="14106765" w:rsidR="00E65B09" w:rsidRPr="003808B3" w:rsidRDefault="00E65B09" w:rsidP="00375D2D">
      <w:pPr>
        <w:spacing w:after="0"/>
        <w:jc w:val="both"/>
        <w:rPr>
          <w:rFonts w:ascii="Times New Roman" w:hAnsi="Times New Roman" w:cs="Times New Roman"/>
          <w:sz w:val="21"/>
          <w:szCs w:val="21"/>
        </w:rPr>
      </w:pPr>
    </w:p>
    <w:p w14:paraId="53723760" w14:textId="7DDFC824" w:rsidR="00DF31DD" w:rsidRPr="003808B3" w:rsidRDefault="00DF31DD" w:rsidP="00280B91">
      <w:pPr>
        <w:spacing w:after="0"/>
        <w:jc w:val="both"/>
        <w:rPr>
          <w:rFonts w:ascii="Times New Roman" w:hAnsi="Times New Roman" w:cs="Times New Roman"/>
        </w:rPr>
      </w:pPr>
      <w:r w:rsidRPr="003808B3">
        <w:rPr>
          <w:rFonts w:ascii="Times New Roman" w:hAnsi="Times New Roman" w:cs="Times New Roman"/>
        </w:rPr>
        <w:t xml:space="preserve">schon seit meiner ersten Berührung während der Schulzeit fasziniert mich die Rolle einer Investment Bank, insbesondere des Bereiches M&amp;A, </w:t>
      </w:r>
      <w:ins w:id="4" w:author="Nadine Struck" w:date="2021-11-15T10:22:00Z">
        <w:r w:rsidR="00F07C47">
          <w:rPr>
            <w:rFonts w:ascii="Times New Roman" w:hAnsi="Times New Roman" w:cs="Times New Roman"/>
          </w:rPr>
          <w:t xml:space="preserve">um </w:t>
        </w:r>
      </w:ins>
      <w:r w:rsidRPr="003808B3">
        <w:rPr>
          <w:rFonts w:ascii="Times New Roman" w:hAnsi="Times New Roman" w:cs="Times New Roman"/>
        </w:rPr>
        <w:t xml:space="preserve">branchenbestimmende Transaktionen durchzuführen und gleichzeitig die Wirtschaft der Zukunft zu gestalten. Die durch eine Karriere in diesem Bereich entstehende steile Lernkurve – insbesondere </w:t>
      </w:r>
      <w:r w:rsidR="00412197" w:rsidRPr="003808B3">
        <w:rPr>
          <w:rFonts w:ascii="Times New Roman" w:hAnsi="Times New Roman" w:cs="Times New Roman"/>
        </w:rPr>
        <w:t>bereits</w:t>
      </w:r>
      <w:r w:rsidRPr="003808B3">
        <w:rPr>
          <w:rFonts w:ascii="Times New Roman" w:hAnsi="Times New Roman" w:cs="Times New Roman"/>
        </w:rPr>
        <w:t xml:space="preserve"> als Praktikant – sowie die Arbeit </w:t>
      </w:r>
      <w:r w:rsidR="00193C41" w:rsidRPr="003808B3">
        <w:rPr>
          <w:rFonts w:ascii="Times New Roman" w:hAnsi="Times New Roman" w:cs="Times New Roman"/>
        </w:rPr>
        <w:t>in</w:t>
      </w:r>
      <w:r w:rsidRPr="003808B3">
        <w:rPr>
          <w:rFonts w:ascii="Times New Roman" w:hAnsi="Times New Roman" w:cs="Times New Roman"/>
        </w:rPr>
        <w:t xml:space="preserve"> einem hochmotivierten Team erschafft ein anspruchsvolles, aber auch</w:t>
      </w:r>
      <w:r w:rsidR="00B24FC2" w:rsidRPr="003808B3">
        <w:rPr>
          <w:rFonts w:ascii="Times New Roman" w:hAnsi="Times New Roman" w:cs="Times New Roman"/>
        </w:rPr>
        <w:t xml:space="preserve"> </w:t>
      </w:r>
      <w:r w:rsidRPr="003808B3">
        <w:rPr>
          <w:rFonts w:ascii="Times New Roman" w:hAnsi="Times New Roman" w:cs="Times New Roman"/>
        </w:rPr>
        <w:t xml:space="preserve">stimulierendes Umfeld zur persönlichen Entwicklung. Aus diesen Gründen möchte ich </w:t>
      </w:r>
      <w:r w:rsidR="00D10F10" w:rsidRPr="003808B3">
        <w:rPr>
          <w:rFonts w:ascii="Times New Roman" w:hAnsi="Times New Roman" w:cs="Times New Roman"/>
        </w:rPr>
        <w:t>S</w:t>
      </w:r>
      <w:r w:rsidRPr="003808B3">
        <w:rPr>
          <w:rFonts w:ascii="Times New Roman" w:hAnsi="Times New Roman" w:cs="Times New Roman"/>
        </w:rPr>
        <w:t xml:space="preserve">ie gerne </w:t>
      </w:r>
      <w:r w:rsidRPr="000C5530">
        <w:rPr>
          <w:rFonts w:ascii="Times New Roman" w:hAnsi="Times New Roman" w:cs="Times New Roman"/>
        </w:rPr>
        <w:t>ab dem</w:t>
      </w:r>
      <w:r w:rsidR="00F345FA" w:rsidRPr="000C5530">
        <w:rPr>
          <w:rFonts w:ascii="Times New Roman" w:hAnsi="Times New Roman" w:cs="Times New Roman"/>
        </w:rPr>
        <w:t xml:space="preserve"> 01.03.2022 </w:t>
      </w:r>
      <w:r w:rsidR="00E81A73" w:rsidRPr="000C5530">
        <w:rPr>
          <w:rFonts w:ascii="Times New Roman" w:hAnsi="Times New Roman" w:cs="Times New Roman"/>
        </w:rPr>
        <w:t xml:space="preserve">für </w:t>
      </w:r>
      <w:r w:rsidR="00F345FA" w:rsidRPr="000C5530">
        <w:rPr>
          <w:rFonts w:ascii="Times New Roman" w:hAnsi="Times New Roman" w:cs="Times New Roman"/>
        </w:rPr>
        <w:t xml:space="preserve">zehn </w:t>
      </w:r>
      <w:r w:rsidR="00E81A73" w:rsidRPr="000C5530">
        <w:rPr>
          <w:rFonts w:ascii="Times New Roman" w:hAnsi="Times New Roman" w:cs="Times New Roman"/>
        </w:rPr>
        <w:t>Wochen</w:t>
      </w:r>
      <w:r w:rsidRPr="000C5530">
        <w:rPr>
          <w:rFonts w:ascii="Times New Roman" w:hAnsi="Times New Roman" w:cs="Times New Roman"/>
        </w:rPr>
        <w:t xml:space="preserve"> als Praktikant im </w:t>
      </w:r>
      <w:del w:id="5" w:author="Nadine Struck" w:date="2021-11-15T10:22:00Z">
        <w:r w:rsidR="000C5530" w:rsidRPr="000C5530" w:rsidDel="00F07C47">
          <w:rPr>
            <w:rFonts w:ascii="Times New Roman" w:hAnsi="Times New Roman" w:cs="Times New Roman"/>
          </w:rPr>
          <w:delText xml:space="preserve">Bereich </w:delText>
        </w:r>
      </w:del>
      <w:r w:rsidR="000C5530" w:rsidRPr="000C5530">
        <w:rPr>
          <w:rFonts w:ascii="Times New Roman" w:hAnsi="Times New Roman" w:cs="Times New Roman"/>
        </w:rPr>
        <w:t>M&amp;A Advisory</w:t>
      </w:r>
      <w:r w:rsidR="00EF6FF9">
        <w:rPr>
          <w:rFonts w:ascii="Times New Roman" w:hAnsi="Times New Roman" w:cs="Times New Roman"/>
        </w:rPr>
        <w:t xml:space="preserve"> </w:t>
      </w:r>
      <w:r w:rsidRPr="000C5530">
        <w:rPr>
          <w:rFonts w:ascii="Times New Roman" w:hAnsi="Times New Roman" w:cs="Times New Roman"/>
        </w:rPr>
        <w:t>unterstützen</w:t>
      </w:r>
      <w:r w:rsidRPr="003808B3">
        <w:rPr>
          <w:rFonts w:ascii="Times New Roman" w:hAnsi="Times New Roman" w:cs="Times New Roman"/>
        </w:rPr>
        <w:t>, was mir sicherlich ein ausgezeichnetes Fundament für meinen weiteren Weg ins Investment Banking sowie ein besseres Verständnis von</w:t>
      </w:r>
      <w:r w:rsidR="000C5530">
        <w:rPr>
          <w:rFonts w:ascii="Times New Roman" w:hAnsi="Times New Roman" w:cs="Times New Roman"/>
        </w:rPr>
        <w:t xml:space="preserve"> EMPORION</w:t>
      </w:r>
      <w:r w:rsidRPr="003808B3">
        <w:rPr>
          <w:rFonts w:ascii="Times New Roman" w:hAnsi="Times New Roman" w:cs="Times New Roman"/>
        </w:rPr>
        <w:t xml:space="preserve"> als Unternehmen liefern wird.</w:t>
      </w:r>
    </w:p>
    <w:p w14:paraId="6745FB3B" w14:textId="77777777" w:rsidR="00ED42C0" w:rsidRPr="003808B3" w:rsidRDefault="00ED42C0" w:rsidP="00280B91">
      <w:pPr>
        <w:spacing w:after="0"/>
        <w:jc w:val="both"/>
        <w:rPr>
          <w:rFonts w:ascii="Times New Roman" w:hAnsi="Times New Roman" w:cs="Times New Roman"/>
        </w:rPr>
      </w:pPr>
    </w:p>
    <w:p w14:paraId="0DB7B399" w14:textId="1D8B1787" w:rsidR="00437C80" w:rsidRPr="003808B3" w:rsidRDefault="00D10F10" w:rsidP="00280B91">
      <w:pPr>
        <w:spacing w:after="0"/>
        <w:jc w:val="both"/>
        <w:rPr>
          <w:rFonts w:ascii="Times New Roman" w:hAnsi="Times New Roman" w:cs="Times New Roman"/>
        </w:rPr>
      </w:pPr>
      <w:r w:rsidRPr="003808B3">
        <w:rPr>
          <w:rFonts w:ascii="Times New Roman" w:hAnsi="Times New Roman" w:cs="Times New Roman"/>
        </w:rPr>
        <w:t xml:space="preserve">Mein Abitur konnte ich, trotz schlechter Voraussetzungen bedingt durch die Corona-Pandemie, durch ein hohes Maß an Selbstständigkeit und Disziplin mit sehr guten Ergebnissen erwerben. </w:t>
      </w:r>
      <w:r w:rsidR="00437C80" w:rsidRPr="003808B3">
        <w:rPr>
          <w:rFonts w:ascii="Times New Roman" w:hAnsi="Times New Roman" w:cs="Times New Roman"/>
        </w:rPr>
        <w:t>Um mein aus der Schulzeit stammendes Interesse an wirtschaftlichen und makroökonomischen Themen weiter zu vertiefen, war der Bachelor in Wirtschaftswissenschaften an der Goethe</w:t>
      </w:r>
      <w:ins w:id="6" w:author="Nadine Struck" w:date="2021-11-15T10:22:00Z">
        <w:r w:rsidR="00F07C47">
          <w:rPr>
            <w:rFonts w:ascii="Times New Roman" w:hAnsi="Times New Roman" w:cs="Times New Roman"/>
          </w:rPr>
          <w:t>-</w:t>
        </w:r>
      </w:ins>
      <w:del w:id="7" w:author="Nadine Struck" w:date="2021-11-15T10:22:00Z">
        <w:r w:rsidR="00437C80" w:rsidRPr="003808B3" w:rsidDel="00F07C47">
          <w:rPr>
            <w:rFonts w:ascii="Times New Roman" w:hAnsi="Times New Roman" w:cs="Times New Roman"/>
          </w:rPr>
          <w:delText xml:space="preserve"> </w:delText>
        </w:r>
      </w:del>
      <w:r w:rsidR="00437C80" w:rsidRPr="003808B3">
        <w:rPr>
          <w:rFonts w:ascii="Times New Roman" w:hAnsi="Times New Roman" w:cs="Times New Roman"/>
        </w:rPr>
        <w:t xml:space="preserve">Universität </w:t>
      </w:r>
      <w:ins w:id="8" w:author="Nadine Struck" w:date="2021-11-15T10:23:00Z">
        <w:r w:rsidR="00F07C47">
          <w:rPr>
            <w:rFonts w:ascii="Times New Roman" w:hAnsi="Times New Roman" w:cs="Times New Roman"/>
          </w:rPr>
          <w:t xml:space="preserve">in Frankfurt am Main </w:t>
        </w:r>
      </w:ins>
      <w:r w:rsidR="00437C80" w:rsidRPr="003808B3">
        <w:rPr>
          <w:rFonts w:ascii="Times New Roman" w:hAnsi="Times New Roman" w:cs="Times New Roman"/>
        </w:rPr>
        <w:t>der nächste logische Schritt</w:t>
      </w:r>
      <w:r w:rsidRPr="003808B3">
        <w:rPr>
          <w:rFonts w:ascii="Times New Roman" w:hAnsi="Times New Roman" w:cs="Times New Roman"/>
        </w:rPr>
        <w:t>.</w:t>
      </w:r>
      <w:r w:rsidR="003C2DF1" w:rsidRPr="003808B3">
        <w:rPr>
          <w:rFonts w:ascii="Times New Roman" w:hAnsi="Times New Roman" w:cs="Times New Roman"/>
        </w:rPr>
        <w:t xml:space="preserve"> </w:t>
      </w:r>
      <w:r w:rsidR="00437C80" w:rsidRPr="003808B3">
        <w:rPr>
          <w:rFonts w:ascii="Times New Roman" w:hAnsi="Times New Roman" w:cs="Times New Roman"/>
        </w:rPr>
        <w:t>Dabei hat mich neben der internationalen Auslegung besonders die sehr gute Reputation der Lehre und die ambitionierte Studentenschaft überzeugt, wodurch ich jetzt bereits ein Netzwerk an ähnlich motivierten Kommilitonen aufbauen und notwendige Fähigkeiten erlangen</w:t>
      </w:r>
      <w:r w:rsidR="006C718F" w:rsidRPr="003808B3">
        <w:rPr>
          <w:rFonts w:ascii="Times New Roman" w:hAnsi="Times New Roman" w:cs="Times New Roman"/>
        </w:rPr>
        <w:t xml:space="preserve"> konnte</w:t>
      </w:r>
      <w:r w:rsidR="00437C80" w:rsidRPr="003808B3">
        <w:rPr>
          <w:rFonts w:ascii="Times New Roman" w:hAnsi="Times New Roman" w:cs="Times New Roman"/>
        </w:rPr>
        <w:t>, um im Bankensektor zu prosperieren. Durch meine sportliche Tätigkeit im Ringen seit jungen Jahren, welche ich bis zuletzt leidenschaftlich ausführen konnte und mit den damit verbundenen Erfolgen</w:t>
      </w:r>
      <w:del w:id="9" w:author="Nadine Struck" w:date="2021-11-15T10:26:00Z">
        <w:r w:rsidR="00437C80" w:rsidRPr="003808B3" w:rsidDel="00F07C47">
          <w:rPr>
            <w:rFonts w:ascii="Times New Roman" w:hAnsi="Times New Roman" w:cs="Times New Roman"/>
          </w:rPr>
          <w:delText>,</w:delText>
        </w:r>
      </w:del>
      <w:r w:rsidR="00437C80" w:rsidRPr="003808B3">
        <w:rPr>
          <w:rFonts w:ascii="Times New Roman" w:hAnsi="Times New Roman" w:cs="Times New Roman"/>
        </w:rPr>
        <w:t xml:space="preserve"> waren mir schon früh Werte wie Disziplin</w:t>
      </w:r>
      <w:r w:rsidR="00175EFA" w:rsidRPr="003808B3">
        <w:rPr>
          <w:rFonts w:ascii="Times New Roman" w:hAnsi="Times New Roman" w:cs="Times New Roman"/>
        </w:rPr>
        <w:t xml:space="preserve"> und </w:t>
      </w:r>
      <w:r w:rsidR="00437C80" w:rsidRPr="003808B3">
        <w:rPr>
          <w:rFonts w:ascii="Times New Roman" w:hAnsi="Times New Roman" w:cs="Times New Roman"/>
        </w:rPr>
        <w:t xml:space="preserve">Ehrgeiz von höchster Bedeutung. Zusätzlich benötige ich für mein fortwährendes Engagement als Jugend-Trainer erhebliche Sozial- </w:t>
      </w:r>
      <w:r w:rsidR="00437C80" w:rsidRPr="00280B91">
        <w:rPr>
          <w:rFonts w:ascii="Times New Roman" w:hAnsi="Times New Roman" w:cs="Times New Roman"/>
          <w:sz w:val="21"/>
          <w:szCs w:val="21"/>
        </w:rPr>
        <w:t>und Kommunikationskompetenz sowie Teamfähigkeit, um Kindern aus allen möglichen sozialen Schichten</w:t>
      </w:r>
      <w:r w:rsidR="00437C80" w:rsidRPr="003808B3">
        <w:rPr>
          <w:rFonts w:ascii="Times New Roman" w:hAnsi="Times New Roman" w:cs="Times New Roman"/>
        </w:rPr>
        <w:t xml:space="preserve"> diesen Sport näher zu bringen. Fortführend würde ich gerne diese Eigenschaften während eines Praktikums unter Beweis stellen. </w:t>
      </w:r>
    </w:p>
    <w:p w14:paraId="2C090CDF" w14:textId="723F9A8E" w:rsidR="00E65B09" w:rsidRPr="003808B3" w:rsidRDefault="00E65B09" w:rsidP="00280B91">
      <w:pPr>
        <w:spacing w:after="0"/>
        <w:jc w:val="both"/>
        <w:rPr>
          <w:rFonts w:ascii="Times New Roman" w:hAnsi="Times New Roman" w:cs="Times New Roman"/>
          <w:sz w:val="21"/>
          <w:szCs w:val="21"/>
        </w:rPr>
      </w:pPr>
    </w:p>
    <w:p w14:paraId="1F2C5441" w14:textId="086AA8FC" w:rsidR="00280B91" w:rsidRDefault="00115BFF" w:rsidP="00280B91">
      <w:pPr>
        <w:spacing w:after="0"/>
        <w:jc w:val="both"/>
        <w:rPr>
          <w:rFonts w:ascii="Times New Roman" w:hAnsi="Times New Roman" w:cs="Times New Roman"/>
          <w:sz w:val="21"/>
          <w:szCs w:val="21"/>
        </w:rPr>
      </w:pPr>
      <w:proofErr w:type="spellStart"/>
      <w:r w:rsidRPr="000709BD">
        <w:rPr>
          <w:rFonts w:ascii="Times New Roman" w:hAnsi="Times New Roman" w:cs="Times New Roman"/>
        </w:rPr>
        <w:t>Emporion</w:t>
      </w:r>
      <w:proofErr w:type="spellEnd"/>
      <w:r w:rsidRPr="000709BD">
        <w:rPr>
          <w:rFonts w:ascii="Times New Roman" w:hAnsi="Times New Roman" w:cs="Times New Roman"/>
        </w:rPr>
        <w:t xml:space="preserve"> scheint mir für dieses Praktikum ideal. Neben Ihrem eindrucksvollen Status als Deutschlands einzige reine Buy-Side M&amp;A Boutique fasziniert mich Ihre beeindruckende Menge an internationalen Projekten für verschiedenste Unternehmen. Ihre Ambition als eine globale Verbindung zwischen verschiedensten Akteuren ermöglicht einen abwechslungsreichen Alltag und inspirierende interkulturelle Erfahrungen. Zudem begeistert mich Ihr Fokus auf das Rückgrat der deutschen Wirtschaft, dem Mittelstand, in welchem eine qualitative M&amp;A-Beratung tatsächlich viel dazu beiträgt die Kompetenzfelder von Mandanten strategisch zu erweitern</w:t>
      </w:r>
      <w:r w:rsidRPr="00FE3A2A">
        <w:rPr>
          <w:rFonts w:ascii="Times New Roman" w:hAnsi="Times New Roman" w:cs="Times New Roman"/>
        </w:rPr>
        <w:t>. Ihr Instagram Account, über welchen ich kürzlich gestolpert bin, konnte mir doch eindrucksvoll Teile des Alltags in einer M&amp;A-Boutique offenbaren und so wirklich einen ganz anderen Blick auf diese faszinierende Tätigkeit ermöglichen.</w:t>
      </w:r>
    </w:p>
    <w:p w14:paraId="67FF3811" w14:textId="77777777" w:rsidR="00280B91" w:rsidRPr="00280B91" w:rsidRDefault="00280B91" w:rsidP="00280B91">
      <w:pPr>
        <w:spacing w:after="0"/>
        <w:jc w:val="both"/>
        <w:rPr>
          <w:rFonts w:ascii="Times New Roman" w:hAnsi="Times New Roman" w:cs="Times New Roman"/>
          <w:sz w:val="21"/>
          <w:szCs w:val="21"/>
        </w:rPr>
      </w:pPr>
    </w:p>
    <w:p w14:paraId="2D9BAB6E" w14:textId="69808C9A" w:rsidR="00DF31DD" w:rsidRPr="003808B3" w:rsidRDefault="00DF31DD" w:rsidP="00280B91">
      <w:pPr>
        <w:spacing w:after="0"/>
        <w:jc w:val="both"/>
        <w:rPr>
          <w:rFonts w:ascii="Times New Roman" w:hAnsi="Times New Roman" w:cs="Times New Roman"/>
        </w:rPr>
      </w:pPr>
      <w:r w:rsidRPr="003808B3">
        <w:rPr>
          <w:rFonts w:ascii="Times New Roman" w:hAnsi="Times New Roman" w:cs="Times New Roman"/>
        </w:rPr>
        <w:t xml:space="preserve">Von einem Praktikum bei Ihnen erhoffe ich mir eine steile Lernkurve, </w:t>
      </w:r>
      <w:r w:rsidR="00BB14C0" w:rsidRPr="003808B3">
        <w:rPr>
          <w:rFonts w:ascii="Times New Roman" w:hAnsi="Times New Roman" w:cs="Times New Roman"/>
        </w:rPr>
        <w:t xml:space="preserve">die Chance </w:t>
      </w:r>
      <w:r w:rsidRPr="003808B3">
        <w:rPr>
          <w:rFonts w:ascii="Times New Roman" w:hAnsi="Times New Roman" w:cs="Times New Roman"/>
        </w:rPr>
        <w:t>unerlässliche Erfahrungen im M&amp;A zu erlangen sowie die Möglichkeit meine Fähigkeiten in anspruchsvollen Projekten anwenden und erweitern zu können. Ich bin davon überzeugt, dass ich durch mein ausgeprägtes Interesse am Investment Banking, meine</w:t>
      </w:r>
      <w:del w:id="10" w:author="Nadine Struck" w:date="2021-11-15T10:27:00Z">
        <w:r w:rsidR="00245429" w:rsidRPr="003808B3" w:rsidDel="00F07C47">
          <w:rPr>
            <w:rFonts w:ascii="Times New Roman" w:hAnsi="Times New Roman" w:cs="Times New Roman"/>
          </w:rPr>
          <w:delText>r</w:delText>
        </w:r>
      </w:del>
      <w:r w:rsidRPr="003808B3">
        <w:rPr>
          <w:rFonts w:ascii="Times New Roman" w:hAnsi="Times New Roman" w:cs="Times New Roman"/>
        </w:rPr>
        <w:t xml:space="preserve"> hohe</w:t>
      </w:r>
      <w:del w:id="11" w:author="Nadine Struck" w:date="2021-11-15T10:27:00Z">
        <w:r w:rsidR="00245429" w:rsidRPr="003808B3" w:rsidDel="00F07C47">
          <w:rPr>
            <w:rFonts w:ascii="Times New Roman" w:hAnsi="Times New Roman" w:cs="Times New Roman"/>
          </w:rPr>
          <w:delText>n</w:delText>
        </w:r>
      </w:del>
      <w:r w:rsidRPr="003808B3">
        <w:rPr>
          <w:rFonts w:ascii="Times New Roman" w:hAnsi="Times New Roman" w:cs="Times New Roman"/>
        </w:rPr>
        <w:t xml:space="preserve"> Leistungsbereitschaft und meine</w:t>
      </w:r>
      <w:del w:id="12" w:author="Nadine Struck" w:date="2021-11-15T10:27:00Z">
        <w:r w:rsidRPr="003808B3" w:rsidDel="00F07C47">
          <w:rPr>
            <w:rFonts w:ascii="Times New Roman" w:hAnsi="Times New Roman" w:cs="Times New Roman"/>
          </w:rPr>
          <w:delText>n</w:delText>
        </w:r>
      </w:del>
      <w:r w:rsidR="00786A09">
        <w:rPr>
          <w:rFonts w:ascii="Times New Roman" w:hAnsi="Times New Roman" w:cs="Times New Roman"/>
        </w:rPr>
        <w:t xml:space="preserve"> </w:t>
      </w:r>
      <w:r w:rsidRPr="003808B3">
        <w:rPr>
          <w:rFonts w:ascii="Times New Roman" w:hAnsi="Times New Roman" w:cs="Times New Roman"/>
        </w:rPr>
        <w:t xml:space="preserve">analytischen Fähigkeiten eine Bereicherung für </w:t>
      </w:r>
      <w:r w:rsidR="00EE3801">
        <w:rPr>
          <w:rFonts w:ascii="Times New Roman" w:hAnsi="Times New Roman" w:cs="Times New Roman"/>
        </w:rPr>
        <w:t>E</w:t>
      </w:r>
      <w:r w:rsidR="00714669">
        <w:rPr>
          <w:rFonts w:ascii="Times New Roman" w:hAnsi="Times New Roman" w:cs="Times New Roman"/>
        </w:rPr>
        <w:t>MPORION</w:t>
      </w:r>
      <w:r w:rsidRPr="003808B3">
        <w:rPr>
          <w:rFonts w:ascii="Times New Roman" w:hAnsi="Times New Roman" w:cs="Times New Roman"/>
        </w:rPr>
        <w:t xml:space="preserve"> sein werde, und würde mich sehr darüber freuen, Sie auch in einem persönlichen Gespräch von mir überzeugen zu dürfen.</w:t>
      </w:r>
    </w:p>
    <w:p w14:paraId="11B49693" w14:textId="63C4B0FD" w:rsidR="00E65B09" w:rsidRPr="003808B3" w:rsidRDefault="00E65B09" w:rsidP="00E65B09">
      <w:pPr>
        <w:spacing w:after="0"/>
        <w:jc w:val="both"/>
        <w:rPr>
          <w:rFonts w:ascii="Times New Roman" w:hAnsi="Times New Roman" w:cs="Times New Roman"/>
          <w:sz w:val="21"/>
          <w:szCs w:val="21"/>
        </w:rPr>
      </w:pPr>
    </w:p>
    <w:p w14:paraId="4459D038" w14:textId="07A27375" w:rsidR="00E65B09" w:rsidRPr="003808B3" w:rsidRDefault="0099776A" w:rsidP="00EE2922">
      <w:pPr>
        <w:spacing w:after="0"/>
        <w:rPr>
          <w:rFonts w:ascii="Times New Roman" w:hAnsi="Times New Roman" w:cs="Times New Roman"/>
        </w:rPr>
      </w:pPr>
      <w:r w:rsidRPr="003808B3">
        <w:rPr>
          <w:rFonts w:ascii="Times New Roman" w:hAnsi="Times New Roman" w:cs="Times New Roman"/>
        </w:rPr>
        <w:t>Mit freundlichen Grüßen</w:t>
      </w:r>
    </w:p>
    <w:p w14:paraId="729F29D5" w14:textId="115CB3F0" w:rsidR="00F1491E" w:rsidRPr="007C43F8" w:rsidRDefault="00F1491E" w:rsidP="00F1491E">
      <w:pPr>
        <w:rPr>
          <w:rFonts w:ascii="Times New Roman" w:hAnsi="Times New Roman" w:cs="Times New Roman"/>
        </w:rPr>
      </w:pPr>
    </w:p>
    <w:p w14:paraId="3BDB02BA" w14:textId="1609BF85" w:rsidR="00BB3512" w:rsidRPr="003808B3" w:rsidRDefault="00F1491E" w:rsidP="00280B91">
      <w:pPr>
        <w:rPr>
          <w:rFonts w:ascii="Times New Roman" w:hAnsi="Times New Roman" w:cs="Times New Roman"/>
        </w:rPr>
      </w:pPr>
      <w:r w:rsidRPr="007C43F8">
        <w:rPr>
          <w:rFonts w:ascii="Arial" w:hAnsi="Arial" w:cs="Arial"/>
          <w:noProof/>
        </w:rPr>
        <mc:AlternateContent>
          <mc:Choice Requires="wpi">
            <w:drawing>
              <wp:anchor distT="0" distB="0" distL="114300" distR="114300" simplePos="0" relativeHeight="251672576" behindDoc="0" locked="0" layoutInCell="1" allowOverlap="1" wp14:anchorId="28FA6FB4" wp14:editId="1C9962CC">
                <wp:simplePos x="0" y="0"/>
                <wp:positionH relativeFrom="column">
                  <wp:posOffset>668020</wp:posOffset>
                </wp:positionH>
                <wp:positionV relativeFrom="paragraph">
                  <wp:posOffset>146050</wp:posOffset>
                </wp:positionV>
                <wp:extent cx="879120" cy="90000"/>
                <wp:effectExtent l="57150" t="57150" r="35560" b="62865"/>
                <wp:wrapNone/>
                <wp:docPr id="1" name="Freihand 1"/>
                <wp:cNvGraphicFramePr/>
                <a:graphic xmlns:a="http://schemas.openxmlformats.org/drawingml/2006/main">
                  <a:graphicData uri="http://schemas.microsoft.com/office/word/2010/wordprocessingInk">
                    <w14:contentPart bwMode="auto" r:id="rId5">
                      <w14:nvContentPartPr>
                        <w14:cNvContentPartPr/>
                      </w14:nvContentPartPr>
                      <w14:xfrm>
                        <a:off x="0" y="0"/>
                        <a:ext cx="879120" cy="90000"/>
                      </w14:xfrm>
                    </w14:contentPart>
                  </a:graphicData>
                </a:graphic>
              </wp:anchor>
            </w:drawing>
          </mc:Choice>
          <mc:Fallback>
            <w:pict>
              <v:shapetype w14:anchorId="316F43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51.6pt;margin-top:10.5pt;width:71.2pt;height:9.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">
                <v:imagedata r:id="rId6" o:title=""/>
              </v:shape>
            </w:pict>
          </mc:Fallback>
        </mc:AlternateContent>
      </w:r>
      <w:r w:rsidRPr="007C43F8">
        <w:rPr>
          <w:rFonts w:ascii="Arial" w:hAnsi="Arial" w:cs="Arial"/>
          <w:noProof/>
        </w:rPr>
        <mc:AlternateContent>
          <mc:Choice Requires="wpi">
            <w:drawing>
              <wp:anchor distT="0" distB="0" distL="114300" distR="114300" simplePos="0" relativeHeight="251660288" behindDoc="0" locked="0" layoutInCell="1" allowOverlap="1" wp14:anchorId="7353D18A" wp14:editId="71B224FF">
                <wp:simplePos x="0" y="0"/>
                <wp:positionH relativeFrom="column">
                  <wp:posOffset>615950</wp:posOffset>
                </wp:positionH>
                <wp:positionV relativeFrom="paragraph">
                  <wp:posOffset>53975</wp:posOffset>
                </wp:positionV>
                <wp:extent cx="163800" cy="315720"/>
                <wp:effectExtent l="57150" t="57150" r="27305" b="65405"/>
                <wp:wrapNone/>
                <wp:docPr id="5" name="Freihand 5"/>
                <wp:cNvGraphicFramePr/>
                <a:graphic xmlns:a="http://schemas.openxmlformats.org/drawingml/2006/main">
                  <a:graphicData uri="http://schemas.microsoft.com/office/word/2010/wordprocessingInk">
                    <w14:contentPart bwMode="auto" r:id="rId7">
                      <w14:nvContentPartPr>
                        <w14:cNvContentPartPr/>
                      </w14:nvContentPartPr>
                      <w14:xfrm>
                        <a:off x="0" y="0"/>
                        <a:ext cx="163800" cy="315720"/>
                      </w14:xfrm>
                    </w14:contentPart>
                  </a:graphicData>
                </a:graphic>
              </wp:anchor>
            </w:drawing>
          </mc:Choice>
          <mc:Fallback>
            <w:pict>
              <v:shape w14:anchorId="055B3BB9" id="Freihand 5" o:spid="_x0000_s1026" type="#_x0000_t75" style="position:absolute;margin-left:47.5pt;margin-top:3.25pt;width:14.85pt;height:26.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">
                <v:imagedata r:id="rId8" o:title=""/>
              </v:shape>
            </w:pict>
          </mc:Fallback>
        </mc:AlternateContent>
      </w:r>
      <w:r w:rsidRPr="007C43F8">
        <w:rPr>
          <w:rFonts w:ascii="Arial" w:hAnsi="Arial" w:cs="Arial"/>
          <w:noProof/>
        </w:rPr>
        <mc:AlternateContent>
          <mc:Choice Requires="wpi">
            <w:drawing>
              <wp:anchor distT="0" distB="0" distL="114300" distR="114300" simplePos="0" relativeHeight="251664384" behindDoc="0" locked="0" layoutInCell="1" allowOverlap="1" wp14:anchorId="2B52E8EC" wp14:editId="28D5EE5B">
                <wp:simplePos x="0" y="0"/>
                <wp:positionH relativeFrom="column">
                  <wp:posOffset>690880</wp:posOffset>
                </wp:positionH>
                <wp:positionV relativeFrom="paragraph">
                  <wp:posOffset>-122555</wp:posOffset>
                </wp:positionV>
                <wp:extent cx="838800" cy="483480"/>
                <wp:effectExtent l="57150" t="57150" r="0" b="50165"/>
                <wp:wrapNone/>
                <wp:docPr id="4" name="Freihand 4"/>
                <wp:cNvGraphicFramePr/>
                <a:graphic xmlns:a="http://schemas.openxmlformats.org/drawingml/2006/main">
                  <a:graphicData uri="http://schemas.microsoft.com/office/word/2010/wordprocessingInk">
                    <w14:contentPart bwMode="auto" r:id="rId9">
                      <w14:nvContentPartPr>
                        <w14:cNvContentPartPr/>
                      </w14:nvContentPartPr>
                      <w14:xfrm>
                        <a:off x="0" y="0"/>
                        <a:ext cx="838800" cy="483480"/>
                      </w14:xfrm>
                    </w14:contentPart>
                  </a:graphicData>
                </a:graphic>
              </wp:anchor>
            </w:drawing>
          </mc:Choice>
          <mc:Fallback>
            <w:pict>
              <v:shape w14:anchorId="58A90AA1" id="Freihand 4" o:spid="_x0000_s1026" type="#_x0000_t75" style="position:absolute;margin-left:53.4pt;margin-top:-10.65pt;width:68.05pt;height:40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">
                <v:imagedata r:id="rId10" o:title=""/>
              </v:shape>
            </w:pict>
          </mc:Fallback>
        </mc:AlternateContent>
      </w:r>
      <w:r w:rsidRPr="007C43F8">
        <w:rPr>
          <w:rFonts w:ascii="Arial" w:hAnsi="Arial" w:cs="Arial"/>
          <w:noProof/>
        </w:rPr>
        <mc:AlternateContent>
          <mc:Choice Requires="wpi">
            <w:drawing>
              <wp:anchor distT="0" distB="0" distL="114300" distR="114300" simplePos="0" relativeHeight="251657216" behindDoc="0" locked="0" layoutInCell="1" allowOverlap="1" wp14:anchorId="3EBC2D6C" wp14:editId="73132B5A">
                <wp:simplePos x="0" y="0"/>
                <wp:positionH relativeFrom="column">
                  <wp:posOffset>419735</wp:posOffset>
                </wp:positionH>
                <wp:positionV relativeFrom="paragraph">
                  <wp:posOffset>-123825</wp:posOffset>
                </wp:positionV>
                <wp:extent cx="300600" cy="412560"/>
                <wp:effectExtent l="38100" t="57150" r="42545" b="45085"/>
                <wp:wrapNone/>
                <wp:docPr id="2" name="Freihand 2"/>
                <wp:cNvGraphicFramePr/>
                <a:graphic xmlns:a="http://schemas.openxmlformats.org/drawingml/2006/main">
                  <a:graphicData uri="http://schemas.microsoft.com/office/word/2010/wordprocessingInk">
                    <w14:contentPart bwMode="auto" r:id="rId11">
                      <w14:nvContentPartPr>
                        <w14:cNvContentPartPr/>
                      </w14:nvContentPartPr>
                      <w14:xfrm>
                        <a:off x="0" y="0"/>
                        <a:ext cx="300600" cy="412560"/>
                      </w14:xfrm>
                    </w14:contentPart>
                  </a:graphicData>
                </a:graphic>
              </wp:anchor>
            </w:drawing>
          </mc:Choice>
          <mc:Fallback>
            <w:pict>
              <v:shape w14:anchorId="536EB0E1" id="Freihand 2" o:spid="_x0000_s1026" type="#_x0000_t75" style="position:absolute;margin-left:32.05pt;margin-top:-10.75pt;width:25.6pt;height:34.5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">
                <v:imagedata r:id="rId12" o:title=""/>
              </v:shape>
            </w:pict>
          </mc:Fallback>
        </mc:AlternateContent>
      </w:r>
      <w:r w:rsidRPr="007C43F8">
        <w:rPr>
          <w:rFonts w:ascii="Arial" w:hAnsi="Arial" w:cs="Arial"/>
          <w:noProof/>
        </w:rPr>
        <mc:AlternateContent>
          <mc:Choice Requires="wpi">
            <w:drawing>
              <wp:anchor distT="0" distB="0" distL="114300" distR="114300" simplePos="0" relativeHeight="251649024" behindDoc="0" locked="0" layoutInCell="1" allowOverlap="1" wp14:anchorId="06857D98" wp14:editId="2BF5F70F">
                <wp:simplePos x="0" y="0"/>
                <wp:positionH relativeFrom="margin">
                  <wp:align>left</wp:align>
                </wp:positionH>
                <wp:positionV relativeFrom="paragraph">
                  <wp:posOffset>-169545</wp:posOffset>
                </wp:positionV>
                <wp:extent cx="319320" cy="497160"/>
                <wp:effectExtent l="38100" t="57150" r="43180" b="55880"/>
                <wp:wrapNone/>
                <wp:docPr id="3" name="Freihand 3"/>
                <wp:cNvGraphicFramePr/>
                <a:graphic xmlns:a="http://schemas.openxmlformats.org/drawingml/2006/main">
                  <a:graphicData uri="http://schemas.microsoft.com/office/word/2010/wordprocessingInk">
                    <w14:contentPart bwMode="auto" r:id="rId13">
                      <w14:nvContentPartPr>
                        <w14:cNvContentPartPr/>
                      </w14:nvContentPartPr>
                      <w14:xfrm>
                        <a:off x="0" y="0"/>
                        <a:ext cx="319320" cy="497160"/>
                      </w14:xfrm>
                    </w14:contentPart>
                  </a:graphicData>
                </a:graphic>
              </wp:anchor>
            </w:drawing>
          </mc:Choice>
          <mc:Fallback>
            <w:pict>
              <v:shape w14:anchorId="322719E2" id="Freihand 3" o:spid="_x0000_s1026" type="#_x0000_t75" style="position:absolute;margin-left:0;margin-top:-14.35pt;width:27.15pt;height:41.15pt;z-index:251649024;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">
                <v:imagedata r:id="rId14" o:title=""/>
                <w10:wrap anchorx="margin"/>
              </v:shape>
            </w:pict>
          </mc:Fallback>
        </mc:AlternateContent>
      </w:r>
    </w:p>
    <w:sectPr w:rsidR="00BB3512" w:rsidRPr="003808B3" w:rsidSect="00EE2922">
      <w:pgSz w:w="11906" w:h="16838"/>
      <w:pgMar w:top="907"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dine Struck">
    <w15:presenceInfo w15:providerId="Windows Live" w15:userId="e8c6c22ca95071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63D1F"/>
    <w:rsid w:val="000710B0"/>
    <w:rsid w:val="00073C82"/>
    <w:rsid w:val="00081359"/>
    <w:rsid w:val="000A154E"/>
    <w:rsid w:val="000A5AB8"/>
    <w:rsid w:val="000A6678"/>
    <w:rsid w:val="000A7DEB"/>
    <w:rsid w:val="000C5530"/>
    <w:rsid w:val="000C55DE"/>
    <w:rsid w:val="000F371C"/>
    <w:rsid w:val="00115BFF"/>
    <w:rsid w:val="00117F83"/>
    <w:rsid w:val="00146C8E"/>
    <w:rsid w:val="00152DF9"/>
    <w:rsid w:val="00156A98"/>
    <w:rsid w:val="001669DB"/>
    <w:rsid w:val="00171D11"/>
    <w:rsid w:val="00175EFA"/>
    <w:rsid w:val="001819B1"/>
    <w:rsid w:val="00193C41"/>
    <w:rsid w:val="001A4522"/>
    <w:rsid w:val="001C17FC"/>
    <w:rsid w:val="001D079A"/>
    <w:rsid w:val="001E0088"/>
    <w:rsid w:val="001E0903"/>
    <w:rsid w:val="001E1EE7"/>
    <w:rsid w:val="001F57B3"/>
    <w:rsid w:val="002042CB"/>
    <w:rsid w:val="002062F6"/>
    <w:rsid w:val="00212042"/>
    <w:rsid w:val="002213EE"/>
    <w:rsid w:val="0023683A"/>
    <w:rsid w:val="00245429"/>
    <w:rsid w:val="002467A0"/>
    <w:rsid w:val="002536DC"/>
    <w:rsid w:val="00255EC1"/>
    <w:rsid w:val="00257D2A"/>
    <w:rsid w:val="002627D2"/>
    <w:rsid w:val="00264191"/>
    <w:rsid w:val="0027047C"/>
    <w:rsid w:val="002708C2"/>
    <w:rsid w:val="00274324"/>
    <w:rsid w:val="00280B91"/>
    <w:rsid w:val="002A5B9F"/>
    <w:rsid w:val="002D309E"/>
    <w:rsid w:val="002D594E"/>
    <w:rsid w:val="002E39B8"/>
    <w:rsid w:val="002F51FA"/>
    <w:rsid w:val="00311A15"/>
    <w:rsid w:val="003250EA"/>
    <w:rsid w:val="003421B1"/>
    <w:rsid w:val="00342345"/>
    <w:rsid w:val="00375D2D"/>
    <w:rsid w:val="003808B3"/>
    <w:rsid w:val="003811BC"/>
    <w:rsid w:val="0038671F"/>
    <w:rsid w:val="003947A8"/>
    <w:rsid w:val="003C2DF1"/>
    <w:rsid w:val="003D464F"/>
    <w:rsid w:val="003D5D1E"/>
    <w:rsid w:val="003F3290"/>
    <w:rsid w:val="003F688C"/>
    <w:rsid w:val="00412197"/>
    <w:rsid w:val="00415608"/>
    <w:rsid w:val="00424CAF"/>
    <w:rsid w:val="00434D23"/>
    <w:rsid w:val="00437C80"/>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336A4"/>
    <w:rsid w:val="005407D6"/>
    <w:rsid w:val="00542F06"/>
    <w:rsid w:val="00553EC8"/>
    <w:rsid w:val="005705F7"/>
    <w:rsid w:val="00570B1D"/>
    <w:rsid w:val="00574140"/>
    <w:rsid w:val="005762CF"/>
    <w:rsid w:val="005842A0"/>
    <w:rsid w:val="00590834"/>
    <w:rsid w:val="00590E7F"/>
    <w:rsid w:val="00593C9C"/>
    <w:rsid w:val="005B231F"/>
    <w:rsid w:val="005C48B3"/>
    <w:rsid w:val="005C55F7"/>
    <w:rsid w:val="005D7D49"/>
    <w:rsid w:val="005E00BC"/>
    <w:rsid w:val="005E63B8"/>
    <w:rsid w:val="005F350B"/>
    <w:rsid w:val="00603752"/>
    <w:rsid w:val="00632F05"/>
    <w:rsid w:val="0063723B"/>
    <w:rsid w:val="00647413"/>
    <w:rsid w:val="006502BE"/>
    <w:rsid w:val="006A7895"/>
    <w:rsid w:val="006B302C"/>
    <w:rsid w:val="006C718F"/>
    <w:rsid w:val="006D2592"/>
    <w:rsid w:val="006F58EC"/>
    <w:rsid w:val="00706233"/>
    <w:rsid w:val="00714669"/>
    <w:rsid w:val="007251EA"/>
    <w:rsid w:val="007340D7"/>
    <w:rsid w:val="007472BD"/>
    <w:rsid w:val="00755A3D"/>
    <w:rsid w:val="007675B1"/>
    <w:rsid w:val="00786A09"/>
    <w:rsid w:val="007947D4"/>
    <w:rsid w:val="00797EF1"/>
    <w:rsid w:val="007A3246"/>
    <w:rsid w:val="007A64C5"/>
    <w:rsid w:val="007A719D"/>
    <w:rsid w:val="007B1B2B"/>
    <w:rsid w:val="007C59D2"/>
    <w:rsid w:val="007E4326"/>
    <w:rsid w:val="007F0344"/>
    <w:rsid w:val="007F7EA0"/>
    <w:rsid w:val="008049F7"/>
    <w:rsid w:val="00807293"/>
    <w:rsid w:val="0083750F"/>
    <w:rsid w:val="008428CF"/>
    <w:rsid w:val="00847F04"/>
    <w:rsid w:val="0085213A"/>
    <w:rsid w:val="008565FD"/>
    <w:rsid w:val="00857C6F"/>
    <w:rsid w:val="00863C8B"/>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202EE"/>
    <w:rsid w:val="00991E04"/>
    <w:rsid w:val="0099776A"/>
    <w:rsid w:val="009A256E"/>
    <w:rsid w:val="009B0F6C"/>
    <w:rsid w:val="009C63B7"/>
    <w:rsid w:val="009D07DC"/>
    <w:rsid w:val="009D3BBF"/>
    <w:rsid w:val="009F46A7"/>
    <w:rsid w:val="00A1282E"/>
    <w:rsid w:val="00A14247"/>
    <w:rsid w:val="00A308BA"/>
    <w:rsid w:val="00A40D57"/>
    <w:rsid w:val="00A44493"/>
    <w:rsid w:val="00A53760"/>
    <w:rsid w:val="00AA2791"/>
    <w:rsid w:val="00AA4C7C"/>
    <w:rsid w:val="00AA6024"/>
    <w:rsid w:val="00AB4CD0"/>
    <w:rsid w:val="00AC61EE"/>
    <w:rsid w:val="00AC66C4"/>
    <w:rsid w:val="00AC7086"/>
    <w:rsid w:val="00AE26F5"/>
    <w:rsid w:val="00AE3A33"/>
    <w:rsid w:val="00AE404D"/>
    <w:rsid w:val="00B135CE"/>
    <w:rsid w:val="00B24FC2"/>
    <w:rsid w:val="00B339B8"/>
    <w:rsid w:val="00B346A7"/>
    <w:rsid w:val="00B43970"/>
    <w:rsid w:val="00B50A34"/>
    <w:rsid w:val="00B54C38"/>
    <w:rsid w:val="00B5613E"/>
    <w:rsid w:val="00B57CB1"/>
    <w:rsid w:val="00B77DCE"/>
    <w:rsid w:val="00B81B0E"/>
    <w:rsid w:val="00B87CA9"/>
    <w:rsid w:val="00B9666E"/>
    <w:rsid w:val="00BB14C0"/>
    <w:rsid w:val="00BB3512"/>
    <w:rsid w:val="00BB3C75"/>
    <w:rsid w:val="00BE5EBD"/>
    <w:rsid w:val="00BF522D"/>
    <w:rsid w:val="00C003F7"/>
    <w:rsid w:val="00C0214A"/>
    <w:rsid w:val="00C030C1"/>
    <w:rsid w:val="00C1562F"/>
    <w:rsid w:val="00C6717B"/>
    <w:rsid w:val="00C71380"/>
    <w:rsid w:val="00C9003C"/>
    <w:rsid w:val="00C97ECA"/>
    <w:rsid w:val="00CA1160"/>
    <w:rsid w:val="00CA702E"/>
    <w:rsid w:val="00CA7350"/>
    <w:rsid w:val="00CB639D"/>
    <w:rsid w:val="00CD51E6"/>
    <w:rsid w:val="00CE433B"/>
    <w:rsid w:val="00D10F10"/>
    <w:rsid w:val="00D30CEA"/>
    <w:rsid w:val="00D71D8E"/>
    <w:rsid w:val="00D9281A"/>
    <w:rsid w:val="00DA3404"/>
    <w:rsid w:val="00DA524B"/>
    <w:rsid w:val="00DB471D"/>
    <w:rsid w:val="00DB6704"/>
    <w:rsid w:val="00DD1863"/>
    <w:rsid w:val="00DD3349"/>
    <w:rsid w:val="00DD54E1"/>
    <w:rsid w:val="00DD6747"/>
    <w:rsid w:val="00DE173D"/>
    <w:rsid w:val="00DE1FBC"/>
    <w:rsid w:val="00DE5C3D"/>
    <w:rsid w:val="00DF31DD"/>
    <w:rsid w:val="00E02500"/>
    <w:rsid w:val="00E12ED8"/>
    <w:rsid w:val="00E162C9"/>
    <w:rsid w:val="00E3005D"/>
    <w:rsid w:val="00E30491"/>
    <w:rsid w:val="00E473ED"/>
    <w:rsid w:val="00E47DAF"/>
    <w:rsid w:val="00E62550"/>
    <w:rsid w:val="00E65B09"/>
    <w:rsid w:val="00E762D4"/>
    <w:rsid w:val="00E81A73"/>
    <w:rsid w:val="00E83116"/>
    <w:rsid w:val="00E914E5"/>
    <w:rsid w:val="00E91B86"/>
    <w:rsid w:val="00EA6CEC"/>
    <w:rsid w:val="00EA7AC2"/>
    <w:rsid w:val="00EC000C"/>
    <w:rsid w:val="00ED42C0"/>
    <w:rsid w:val="00EE2922"/>
    <w:rsid w:val="00EE3801"/>
    <w:rsid w:val="00EF2FD5"/>
    <w:rsid w:val="00EF6FF9"/>
    <w:rsid w:val="00F07C47"/>
    <w:rsid w:val="00F11473"/>
    <w:rsid w:val="00F1491E"/>
    <w:rsid w:val="00F20F6F"/>
    <w:rsid w:val="00F253C5"/>
    <w:rsid w:val="00F270C0"/>
    <w:rsid w:val="00F30624"/>
    <w:rsid w:val="00F345FA"/>
    <w:rsid w:val="00F35B25"/>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09C6B3A5-FB9F-5044-A993-396AFDDE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3T16:31:55.448"/>
    </inkml:context>
    <inkml:brush xml:id="br0">
      <inkml:brushProperty name="width" value="0.07" units="cm"/>
      <inkml:brushProperty name="height" value="0.07" units="cm"/>
    </inkml:brush>
  </inkml:definitions>
  <inkml:trace contextRef="#ctx0" brushRef="#br0">8 216 10706,'0'0'0,"-1"3"1800,-2 0-808,1 5-488,2-8-504,-1 3 281,1-1-113,2 0 40,7 1-8,-9-3-200,11 3 144,2 0 24,5-1 64,5-1-80,-23-1-152,26 1 192,3-1-16,4 0-88,5 0-40,-38 0-48,42-3 24,5 1-40,4 0-16,6 0 120,-57 2-88,60 0 144,4 0 16,7-2 104,3 0-112,-74 2-152,77-3 240,3-6 96,2 7-8,5-5 144,-87 7-472,91-8 456,6 6-15,0-10-161,2 3-56,-99 9-224,101-9-16,1-1 144,0 1-40,0-2-64,-102 11-24,101-12 152,-1-4-416,-2-2-440,-4-3-1025,-94 21 1729,92-22-3128,-2-5-993,-8-3-3057,-82 30 7178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3T16:31:55.451"/>
    </inkml:context>
    <inkml:brush xml:id="br0">
      <inkml:brushProperty name="width" value="0.07" units="cm"/>
      <inkml:brushProperty name="height" value="0.07" units="cm"/>
    </inkml:brush>
  </inkml:definitions>
  <inkml:trace contextRef="#ctx0" brushRef="#br0">269 1 8537,'0'0'0,"0"0"0,-10 0 2041,-1 3-969,-4 0-496,3 4-232,12-7-344,-9 8 304,1-6-24,-1 9 48,2-9-40,7-2-288,-8 8 305,1-6-65,-2 2-112,2-2 0,7-2-128,-8 4 128,1-1 72,-3 0 16,1 1-48,9-4-168,-10 7 120,-1-3 24,1 7 0,-2-2 32,12-9-176,-10 11 168,0 2-104,0 3 72,0 1-64,10-17-72,-10 20 112,1 4-48,2 5-24,3 2 40,4-31-80,-7 36 96,6 5 80,0 1-8,1 5 80,0-47-248,2 50 240,7 3 0,1 3 64,4 1 8,-14-57-312,17 55 288,3-5-55,3-7 23,4-9-72,-27-34-184,31 25 96,3-5-208,3-10-376,4-10-425,-41 0 913,45-8-1544,-2-14-648,0-10-833,-15-27-648,-28 59 3673,37-57-5641,-37 57 5641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3T16:31:55.450"/>
    </inkml:context>
    <inkml:brush xml:id="br0">
      <inkml:brushProperty name="width" value="0.07" units="cm"/>
      <inkml:brushProperty name="height" value="0.07" units="cm"/>
    </inkml:brush>
  </inkml:definitions>
  <inkml:trace contextRef="#ctx0" brushRef="#br0">136 98 10322,'0'0'0,"0"0"0,-7 17 2568,-1 4-1688,1 6-503,4 1-281,3-28-96,-3 22 96,2 1 16,1 5 64,0 1 48,0-29-224,0 31 128,0 4-104,0-1-104,0 8 16,0-42 64,0 48-40,0 4 40,-1 6 8,-3 6-48,4-64 40,-9 68 0,1 4 104,-1-1-48,-1-1 96,10-70-152,-10 65 248,0-4 40,1-2 176,0-10-136,9-49-328,-8 44 264,4-6-112,-4-5-120,5-7 104,3-26-136,-2 18 120,0-8-8,1-8-32,1-2-112,0 0 32,2-11-104,7-7 48,3-14 40,3-10 40,-15 42-24,18-50 80,4-11-136,2-2 8,3-2 72,-27 65-24,28-70 8,3 4-16,2-2 16,3 2 32,-36 66-40,36-64 0,0 3-16,-1 4 32,-1 7-72,-34 50 56,31-46-72,-1 7 120,-2 9-48,-3 7-184,-25 23 184,24-15-264,-5 6-360,-3 9-32,-2 1 16,-14-1 640,9 10-560,-2 4 191,-5 4 49,0 6 200,-2-24 120,2 28-24,-2 2 104,-1 4 48,-2 0-8,3-34-120,-7 35 136,3 4 40,-5 1 25,1 1-9,8-41-192,-7 40 248,3-4-56,-5-3-64,7-2-8,2-31-120,-3 29 40,0-3-16,0-2-16,1-3-8,2-21 0,-1 15-128,1-5-80,0-6-208,3-1-185,-3-3 601,3 2-624,5-2-24,-7 0 72,7-9 64,-8 9 512,3-9-416,7-2 104,-7-1 88,7-1 64,-10 13 160,8-16-96,-1 2 16,1-3 40,-1 0 16,-7 17 24,8-18-32,-1-1 0,1-1-72,-5-1 16,-3 21 88,10-20-40,-3 1-8,-4-2 40,8 0 24,-11 21-16,2-21-40,9 0 24,-9 0-16,7 0 40,-9 21-8,2-20 40,5 0 8,-4 0 0,6 0-32,-9 20-16,1-19 80,2-1-32,0 2 8,0 0 0,-3 18-56,2-17 32,0 1-24,-1 1 56,-1 0 64,0 15-128,0-14 56,0 1 136,0 2-24,0 2 40,0 9-208,-1-8 288,-2 0-56,-1 6 208,-3-6-96,7 8-344,-8 0 488,1 0-24,-3 0-184,0 3-24,10-3-256,-11 8 168,-3 3-56,0 3-72,-2 5-40,16-19 0,-18 25-152,-3 5-16,-1 7 56,0 6 16,22-43 96,-24 47 0,1 5-8,0 4-8,1 2 8,22-58 8,-22 57 64,4 2 72,1-1 56,3 1 129,14-59-321,-11 58 400,3-5 8,5-2 40,1-7-104,2-44-344,0 40 184,2-6-96,8-7-176,1-6-144,-11-21 232,15 10-312,4-9-96,3-12 16,5-9 56,-27 20 336,30-33-361,2-9 17,2-8-32,1-8 72,-35 58 304,35-65-240,3-4 112,-2 1 128,0 4 0,-36 64 0,34-60 8,-1 2 48,-3 5 16,-3 3 24,-27 50-96,22-45 136,-2 6 64,-5 2 88,-3 8 144,-12 29-432,10-23 545,-8 6 135,-1 6 184,-1 9 0,0 2-864,-8 0 816,-2 3-80,-6 13-303,-4 4-225,20-20-208,-24 26 144,-6 10-168,-3 6-48,-2 6 0,35-48 72,-36 55-88,0 2-89,0 3-87,0 1 24,36-61 240,-32 59-344,1 0 232,4-4 72,4-2 24,23-53 16,-21 49 48,5-5-128,5-10-96,8-6-176,3-28 352,-2 17-808,2-7-528,8-9-265,3-1-23,-11 0 1624,18-12-1344,5-4 400,4-3 223,3-10 265,-30 29 456,33-33-328,2-7 128,3-2 128,2-6-40,-40 48 112,42-50-64,2-2 48,-1-2-32,0 1 72,-43 53-24,40-54 24,1 1 24,-2 1 72,1-2 56,-40 54-176,40-50 272,-3-1 72,0 4 144,-2 2-39,-35 45-449,31-41 432,-2 3-40,-5 4-72,-2 6 0,-22 28-320,18-24 360,-4 4 24,-2 3-56,-9 5 64,-3 12-392,7-9 384,-7 6 96,-1 0 112,-6 1 65,7 2-657,-10 0 648,-3 1-96,-4 9-72,-3 0-176,20-10-304,-22 12 248,-3 1-216,-3 6-8,-2 2-104,30-21 80,-31 27-72,0 1 192,1 1-64,-1-1 72,31-28-128,-32 28 88,3 0 8,1-2-40,2 0 24,26-26-80,-24 25 24,0 0-24,0-1 8,2-3-16,22-21 8,-22 19 48,2-3-72,2-2 32,1 1 24,17-15-32,-15 12-80,1 0 24,0 2 24,-1 0-8,15-14 40,-16 16-32,0 2 32,-1 0-56,1 1-48,16-19 104,-16 21 0,0 3-152,-1 3 72,-1 3 24,18-30 56,-16 32-112,1 1 136,2 2 24,1 1-8,12-36-40,-9 33 72,5-2-8,2-1-48,2-5-16,0-25 0,1 24-24,12-5 0,2-6-24,6-10 16,-21-3 32,26 1 48,9-9-48,7-12-24,5-11 0,-47 31 24,55-43-88,1-13 16,3-9-8,3-7-32,-62 72 112,62-80-120,3-3-24,-1 0 152,0-2 40,-64 85-48,62-81 152,-5 4-40,-1 4-40,-8 8 24,-48 65-96,41-58-8,-9 8 112,-11 8 56,-7 11 128,-14 31-288,2-20 488,-2 12 184,-10 8 121,-9 11-57,19-11-736,-30 19 576,-10 12-184,-8 14-120,-8 13-200,56-58-72,-60 68 16,-2 7-184,-3 7-64,2 1 184,63-83 48,-61 88-64,3-2 216,0-2-72,2 3-120,56-87 40,-52 78-56,2-1-80,9-4 72,5-11 16,36-62 48,-29 55-104,9-8-56,5-12-200,12-7-200,3-28 560,-1 19-801,8-9-239,10-9 16,9-3 120,-26 2 904,37-20-616,11-5 176,9-13 128,7-8 111,-64 46 201,69-54-160,6-7 136,7-9-24,3-2 96,-85 72-48,89-73 96,2 1 8,-2 1 16,-1 4-47,-88 67-73,84-63 8,-5 6-8,-4 9 128,-4 7 104,-71 41-232,64-36 368,-4 6 176,-5 5-48,-6 5-48,-49 20-448,43-15 408,-6 3-304,-3 1 112,-3 4-112,-31 7-104,29-2-80,-3-1-208,-4 3-992,-2 0-1721,-20 0 3001,3-8-3793,11 11-2584,-14-3 6377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3T16:31:55.448"/>
    </inkml:context>
    <inkml:brush xml:id="br0">
      <inkml:brushProperty name="width" value="0.07" units="cm"/>
      <inkml:brushProperty name="height" value="0.07" units="cm"/>
    </inkml:brush>
  </inkml:definitions>
  <inkml:trace contextRef="#ctx0" brushRef="#br0">726 1 5769,'0'0'0,"-11"2"3945,-1 5-2505,-2-3-384,14-4-1056,-14 9 640,1-5-304,-1 6 8,-1-1-176,15-9-168,-15 7 192,-2 3 65,0 1 7,0-2-112,17-9-152,-18 13 176,-2 0-128,0 1-8,-1 1 64,21-15-104,-20 17-40,-3 1 160,3 0-64,0 3 16,20-21-72,-21 22 88,1 1 24,-1 2 8,0 1 0,21-26-120,-20 28 32,-1 2 0,0 1-8,4 1-48,17-32 24,-16 32 112,3-1-96,2-2 24,7-1-40,4-28 0,-2 22 8,1 2 32,2-5-88,14-6 128,-15-13-80,16 12-56,5-8 24,6 4 32,3-6-144,-30-2 144,35 1-48,1 0-32,2-1 40,4 0 40,-42 0 0,44-3-24,-1 1 24,0 0 112,-1 2 0,-42 0-112,39 0 128,-2 1 40,-3 2-112,-4 5 48,-30-8-104,25 3 64,-6 11-24,-5-2 32,-3 0 64,-11-12-136,1 13 280,-1 3 176,-1 3 40,-13 3 120,14-22-616,-16 28 625,-5 1-97,-6 1-24,-5 1-200,32-31-304,-36 31 64,-4-2-80,-3-2-80,-1-1 32,44-26 64,-45 25 8,0-2-80,-1-2-88,2-5-264,44-16 424,-47 16-664,-1-5-265,-2 0-407,-1 0-392,51-11 1728,-50 8-2241,3-1-943,-4-7 287,10 3-2112,41-3 5009,0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3T16:31:55.449"/>
    </inkml:context>
    <inkml:brush xml:id="br0">
      <inkml:brushProperty name="width" value="0.07" units="cm"/>
      <inkml:brushProperty name="height" value="0.07" units="cm"/>
    </inkml:brush>
  </inkml:definitions>
  <inkml:trace contextRef="#ctx0" brushRef="#br0">0 1232 4560,'0'0'0,"0"0"529,0 0-9,3 0-72,-3 0-448,3 0 392,0 0 8,0 0 24,-1 0-32,-2 0-392,9 0 368,-7 0-32,0 0-16,7 0-32,-9 0-288,2 0 272,5-2-71,-4-1-25,7 0-24,-10 3-152,7-7 128,1 5 16,-1-7-32,3 2-8,-10 7-104,11-10 104,0 0-24,0-2 0,1-1-40,-12 13-40,15-14 16,-1-4-8,1-2 24,1-3 0,-16 23-32,17-27 56,-1-1 0,1 1-48,-1-3-16,-16 30 8,17-32-32,0-2 88,0 0 72,0-4-48,-17 38-80,17-39 96,-1-2-80,-1-1-32,2 2 72,-17 40-56,14-41 96,0 1-8,-3-1 0,-1 0 16,-10 41-104,8-42 160,-5 2 40,6 0 8,-9 2 32,0 38-240,3-37 224,-3 0 8,0 2 64,0 1-40,0 34-256,-2-33 176,-2 3 48,-3 1-56,3 5-64,4 24-104,-10-19 209,1 2-17,0 5-8,-3 3 72,12 9-256,-11-8 272,-2 6-96,-2 2 0,1 1-16,14-1-160,-16 9-64,0 3-80,-1 4-88,0 2-56,17-18 288,-18 23-304,2 4 96,-2 3-56,1 5-89,17-35 353,-18 39-216,0-1-48,1 3 184,1 1 72,16-42 8,-16 47-64,1 1 56,2 7-64,2 1 64,11-56 8,-11 57 8,2 6 136,5-2-16,-4 2-8,8-63-120,-2 64 136,1-4-48,1 1-64,3 0 8,-3-61-32,12 57 24,-1-2-48,5-8 16,2-3 0,-18-44 8,22 36-24,4-5 8,1-4 0,3-8-24,-30-19 40,33 15-24,0-7 104,2-8-40,2-8 48,-37 8-88,37-16 120,2-4-144,-1-9 16,-1-2-8,-37 31 16,38-36-40,-2-4 40,-4-7 16,-1-5-80,-31 52 64,29-58-16,0-2 0,-3-1-8,-2-2 40,-24 63-16,22-63 0,-1 0 48,-2-1 16,-2 1-48,-17 63-16,14-60 48,-3 2 24,-1 3 9,-3 3 111,-7 52-192,2-48 72,1 3-8,-1 5 56,-2-1 0,0 41-120,-3-39 232,-4 6-72,-1 2 64,-1 3-152,9 28-72,-12-23 144,2 2 24,-2 4-128,0 7 128,12 10-168,-14-8 112,-1 8-24,-2 0 0,0 7-40,17-7-48,-18 14-24,-3 5 48,4 8-72,-1 10 32,18-37 16,-17 43-48,2 8-56,0 6 88,2 1 32,13-58-16,-12 63 0,3 2-112,5-1 48,-4 4-48,8-68 112,-1 68-24,0 4 72,1-1-72,2-2 40,-2-69-16,8 64-80,2-7-8,2-7-56,3-4-144,-15-46 288,18 39-632,2-6-481,4-4-871,1-6-881,-25-23 2865,21 11-2720,7 2-1809,-28-13 4529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517</Words>
  <Characters>3259</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Nadine Struck</cp:lastModifiedBy>
  <cp:revision>2</cp:revision>
  <dcterms:created xsi:type="dcterms:W3CDTF">2021-11-15T09:28:00Z</dcterms:created>
  <dcterms:modified xsi:type="dcterms:W3CDTF">2021-11-15T09:28:00Z</dcterms:modified>
</cp:coreProperties>
</file>