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06588" w14:textId="46857D09" w:rsidR="00EF175B" w:rsidRDefault="00EF175B" w:rsidP="00EF175B">
      <w:pPr>
        <w:spacing w:line="276" w:lineRule="auto"/>
        <w:rPr>
          <w:rFonts w:eastAsia="DengXian"/>
          <w:b/>
          <w:bCs/>
          <w:lang w:eastAsia="zh-CN"/>
        </w:rPr>
      </w:pPr>
      <w:r w:rsidRPr="00002784">
        <w:rPr>
          <w:rFonts w:eastAsia="DengXian"/>
          <w:b/>
          <w:bCs/>
          <w:lang w:eastAsia="zh-CN"/>
        </w:rPr>
        <w:t xml:space="preserve">Selbstpräsentation </w:t>
      </w:r>
      <w:r>
        <w:rPr>
          <w:rFonts w:eastAsia="DengXian"/>
          <w:b/>
          <w:bCs/>
          <w:lang w:eastAsia="zh-CN"/>
        </w:rPr>
        <w:t>Volkswagen Inhouse Consulting</w:t>
      </w:r>
    </w:p>
    <w:p w14:paraId="38B8BD4B" w14:textId="0832D470" w:rsidR="00001CF1" w:rsidRDefault="00001CF1" w:rsidP="00EF175B">
      <w:pPr>
        <w:spacing w:line="276" w:lineRule="auto"/>
        <w:rPr>
          <w:rFonts w:eastAsia="DengXian"/>
          <w:lang w:eastAsia="zh-CN"/>
        </w:rPr>
      </w:pPr>
      <w:r>
        <w:rPr>
          <w:rFonts w:eastAsia="DengXian"/>
          <w:b/>
          <w:bCs/>
          <w:lang w:eastAsia="zh-CN"/>
        </w:rPr>
        <w:t>Version</w:t>
      </w:r>
      <w:r w:rsidR="0079270C">
        <w:rPr>
          <w:rFonts w:eastAsia="DengXian"/>
          <w:b/>
          <w:bCs/>
          <w:lang w:eastAsia="zh-CN"/>
        </w:rPr>
        <w:t xml:space="preserve"> 1</w:t>
      </w:r>
    </w:p>
    <w:p w14:paraId="38E3E79A" w14:textId="12E5F6B5" w:rsidR="00EF175B" w:rsidRDefault="00EF175B" w:rsidP="00EF175B">
      <w:pPr>
        <w:spacing w:line="276" w:lineRule="auto"/>
        <w:rPr>
          <w:rFonts w:eastAsia="DengXian"/>
          <w:lang w:eastAsia="zh-CN"/>
        </w:rPr>
      </w:pPr>
      <w:r>
        <w:rPr>
          <w:rFonts w:eastAsia="DengXian"/>
          <w:lang w:eastAsia="zh-CN"/>
        </w:rPr>
        <w:t xml:space="preserve">Ich war schon immer sehr neugierig und wollte bereits jung die Welt entdecken und bin dann mit 15 Jahren für ein Jahr ins Ausland nach England gegangen, außerdem habe ich mich immer viel für Asien interessiert. Für mein Studium war es mir dementsprechend wichtig neben einem ambitionierten, und praxisorientierte Umfeld auch in einer internationalen Umgebung zu arbeiten. Deswegen hatte ich mich auch für mein Studium an der ESB entschieden. Hier studiere ich auf englisch, und konnte mir als Zweitfremdsprache noch Mandarin aussuchen. Für mein Auslandssemester wollte ich dann natürlich auch </w:t>
      </w:r>
      <w:r w:rsidR="0079270C">
        <w:rPr>
          <w:rFonts w:eastAsia="DengXian"/>
          <w:lang w:eastAsia="zh-CN"/>
        </w:rPr>
        <w:t>unbedingt nach</w:t>
      </w:r>
      <w:r>
        <w:rPr>
          <w:rFonts w:eastAsia="DengXian"/>
          <w:lang w:eastAsia="zh-CN"/>
        </w:rPr>
        <w:t xml:space="preserve"> China g</w:t>
      </w:r>
      <w:r w:rsidR="0079270C">
        <w:rPr>
          <w:rFonts w:eastAsia="DengXian"/>
          <w:lang w:eastAsia="zh-CN"/>
        </w:rPr>
        <w:t>ehen</w:t>
      </w:r>
      <w:r>
        <w:rPr>
          <w:rFonts w:eastAsia="DengXian"/>
          <w:lang w:eastAsia="zh-CN"/>
        </w:rPr>
        <w:t xml:space="preserve"> und </w:t>
      </w:r>
      <w:r w:rsidR="00307620">
        <w:rPr>
          <w:rFonts w:eastAsia="DengXian"/>
          <w:lang w:eastAsia="zh-CN"/>
        </w:rPr>
        <w:t>habe dann auch für</w:t>
      </w:r>
      <w:r>
        <w:rPr>
          <w:rFonts w:eastAsia="DengXian"/>
          <w:lang w:eastAsia="zh-CN"/>
        </w:rPr>
        <w:t xml:space="preserve"> ein halbes Jahr in Peking an der Tsinghua Universität</w:t>
      </w:r>
      <w:r w:rsidR="00307620">
        <w:rPr>
          <w:rFonts w:eastAsia="DengXian"/>
          <w:lang w:eastAsia="zh-CN"/>
        </w:rPr>
        <w:t xml:space="preserve"> studiert</w:t>
      </w:r>
      <w:r>
        <w:rPr>
          <w:rFonts w:eastAsia="DengXian"/>
          <w:lang w:eastAsia="zh-CN"/>
        </w:rPr>
        <w:t xml:space="preserve"> und bin nach dem Auslandssemester dann auch noch 2 Monate durch ganz China gereist.</w:t>
      </w:r>
    </w:p>
    <w:p w14:paraId="1A38C694" w14:textId="77777777" w:rsidR="00EF175B" w:rsidRDefault="00EF175B" w:rsidP="00EF175B">
      <w:pPr>
        <w:spacing w:line="276" w:lineRule="auto"/>
        <w:rPr>
          <w:rFonts w:eastAsia="DengXian"/>
          <w:lang w:eastAsia="zh-CN"/>
        </w:rPr>
      </w:pPr>
      <w:r>
        <w:rPr>
          <w:rFonts w:eastAsia="DengXian"/>
          <w:lang w:eastAsia="zh-CN"/>
        </w:rPr>
        <w:t xml:space="preserve">Diese Aspekte waren mir auch wichtig als es darum ging, wo ich mich beruflich fokussieren sollte. Ich wollte in einem internationalen Umfeld mit spannenden Personen zusammenarbeiten und hier auch meine analytischen Fähigkeiten einbringen. </w:t>
      </w:r>
    </w:p>
    <w:p w14:paraId="0F26E81F" w14:textId="593871C0" w:rsidR="00EF175B" w:rsidRDefault="00EF175B" w:rsidP="00EF175B">
      <w:pPr>
        <w:spacing w:line="276" w:lineRule="auto"/>
        <w:rPr>
          <w:rFonts w:eastAsia="DengXian"/>
          <w:lang w:eastAsia="zh-CN"/>
        </w:rPr>
      </w:pPr>
      <w:r>
        <w:rPr>
          <w:rFonts w:eastAsia="DengXian"/>
          <w:lang w:eastAsia="zh-CN"/>
        </w:rPr>
        <w:t>Da hatte ich mir zuerst den (Software-) Vertrieb angeschaut</w:t>
      </w:r>
      <w:del w:id="0" w:author="Jonas Stegh" w:date="2025-11-26T17:12:00Z" w16du:dateUtc="2025-11-26T16:12:00Z">
        <w:r w:rsidDel="00D615F2">
          <w:rPr>
            <w:rFonts w:eastAsia="DengXian"/>
            <w:lang w:eastAsia="zh-CN"/>
          </w:rPr>
          <w:delText xml:space="preserve"> und das dann auch früh ausprobiert</w:delText>
        </w:r>
      </w:del>
      <w:r>
        <w:rPr>
          <w:rFonts w:eastAsia="DengXian"/>
          <w:lang w:eastAsia="zh-CN"/>
        </w:rPr>
        <w:t xml:space="preserve">, hier war ich </w:t>
      </w:r>
      <w:r w:rsidR="00BB260A">
        <w:rPr>
          <w:rFonts w:eastAsia="DengXian"/>
          <w:lang w:eastAsia="zh-CN"/>
        </w:rPr>
        <w:t>beispielsweise bei Maddox AI wo ich</w:t>
      </w:r>
      <w:r w:rsidR="004707D5">
        <w:rPr>
          <w:rFonts w:eastAsia="DengXian"/>
          <w:lang w:eastAsia="zh-CN"/>
        </w:rPr>
        <w:t xml:space="preserve"> Lösungen zur Produktionsoptimierung</w:t>
      </w:r>
      <w:r w:rsidR="00BB260A">
        <w:rPr>
          <w:rFonts w:eastAsia="DengXian"/>
          <w:lang w:eastAsia="zh-CN"/>
        </w:rPr>
        <w:t xml:space="preserve"> hauptsächlich an die Automobilindustrie verkauft habe</w:t>
      </w:r>
      <w:r>
        <w:rPr>
          <w:rFonts w:eastAsia="DengXian"/>
          <w:lang w:eastAsia="zh-CN"/>
        </w:rPr>
        <w:t xml:space="preserve">. </w:t>
      </w:r>
      <w:commentRangeStart w:id="1"/>
      <w:r>
        <w:rPr>
          <w:rFonts w:eastAsia="DengXian"/>
          <w:lang w:eastAsia="zh-CN"/>
        </w:rPr>
        <w:t xml:space="preserve">Ich bin für mich dann </w:t>
      </w:r>
      <w:del w:id="2" w:author="Jonas Stegh" w:date="2025-11-26T17:12:00Z" w16du:dateUtc="2025-11-26T16:12:00Z">
        <w:r w:rsidDel="00D615F2">
          <w:rPr>
            <w:rFonts w:eastAsia="DengXian"/>
            <w:lang w:eastAsia="zh-CN"/>
          </w:rPr>
          <w:delText xml:space="preserve">aber selbst </w:delText>
        </w:r>
      </w:del>
      <w:r>
        <w:rPr>
          <w:rFonts w:eastAsia="DengXian"/>
          <w:lang w:eastAsia="zh-CN"/>
        </w:rPr>
        <w:t xml:space="preserve">zu dem Schluss gekommen dass  die Arbeitsweise in der Beratung besser zu mir passt weil man nochmal inhaltlich mehr in die Themen reingeht </w:t>
      </w:r>
      <w:r w:rsidR="005F2E20" w:rsidRPr="005F2E20">
        <w:rPr>
          <w:rFonts w:eastAsia="DengXian"/>
          <w:color w:val="FF0000"/>
          <w:lang w:eastAsia="zh-CN"/>
        </w:rPr>
        <w:t xml:space="preserve">(als im Vertrieb) </w:t>
      </w:r>
      <w:r>
        <w:rPr>
          <w:rFonts w:eastAsia="DengXian"/>
          <w:lang w:eastAsia="zh-CN"/>
        </w:rPr>
        <w:t xml:space="preserve">und dadurch auch mehr lernen kann. </w:t>
      </w:r>
      <w:commentRangeEnd w:id="1"/>
      <w:r w:rsidR="00D615F2">
        <w:rPr>
          <w:rStyle w:val="CommentReference"/>
        </w:rPr>
        <w:commentReference w:id="1"/>
      </w:r>
      <w:r>
        <w:rPr>
          <w:rFonts w:eastAsia="DengXian"/>
          <w:lang w:eastAsia="zh-CN"/>
        </w:rPr>
        <w:t xml:space="preserve">Das Gefühl hat sich dann auch während meinem Beratungspraktikum bei Accenture bestätigt. Hier habe ich an einer IT-Transformation im Industrial Sektor gearbeitet wo wir auch für Prozessoptimierungen Experteninterviews </w:t>
      </w:r>
      <w:commentRangeStart w:id="3"/>
      <w:r>
        <w:rPr>
          <w:rFonts w:eastAsia="DengXian"/>
          <w:lang w:eastAsia="zh-CN"/>
        </w:rPr>
        <w:t>durchgeführt haben.</w:t>
      </w:r>
      <w:commentRangeEnd w:id="3"/>
      <w:r w:rsidR="00D615F2">
        <w:rPr>
          <w:rStyle w:val="CommentReference"/>
        </w:rPr>
        <w:commentReference w:id="3"/>
      </w:r>
    </w:p>
    <w:p w14:paraId="62A3A442" w14:textId="64FBFEA3" w:rsidR="00EF175B" w:rsidRDefault="00EF175B" w:rsidP="00EF175B">
      <w:pPr>
        <w:spacing w:line="276" w:lineRule="auto"/>
        <w:rPr>
          <w:rFonts w:eastAsia="DengXian"/>
          <w:lang w:eastAsia="zh-CN"/>
        </w:rPr>
      </w:pPr>
      <w:r>
        <w:rPr>
          <w:rFonts w:eastAsia="DengXian"/>
          <w:lang w:eastAsia="zh-CN"/>
        </w:rPr>
        <w:t>Also habe ich mich weiter auf die Beratung fokussiert, bin der studentischen Beratung beigetreten und habe dort ein Projekt zur Erarbeitung einer Markteintrittsstrategie einer neuen Produktkategorie</w:t>
      </w:r>
      <w:r w:rsidR="00BB35D0">
        <w:rPr>
          <w:rFonts w:eastAsia="DengXian"/>
          <w:lang w:eastAsia="zh-CN"/>
        </w:rPr>
        <w:t xml:space="preserve"> eines Automobilzulieferers</w:t>
      </w:r>
      <w:r>
        <w:rPr>
          <w:rFonts w:eastAsia="DengXian"/>
          <w:lang w:eastAsia="zh-CN"/>
        </w:rPr>
        <w:t xml:space="preserve"> zu leiten.  Danach bin ich dann in die Inhouse Beratung der Commerzbank wo ich eine IT-Transformation für das Trade Finance Backend im PMO begleitet habe. Hier in der Inhouse Beratung hat mir sowohl das tiefgehende Branchenknowhow als auch die große Nähe zum Kunden sehr gut gefallen.</w:t>
      </w:r>
    </w:p>
    <w:p w14:paraId="1313EC9E" w14:textId="68FB6B60" w:rsidR="000F62BF" w:rsidRDefault="00D05B1E" w:rsidP="00EF175B">
      <w:pPr>
        <w:spacing w:line="276" w:lineRule="auto"/>
        <w:rPr>
          <w:rFonts w:eastAsia="DengXian"/>
          <w:lang w:eastAsia="zh-CN"/>
        </w:rPr>
      </w:pPr>
      <w:r>
        <w:rPr>
          <w:rFonts w:eastAsia="DengXian"/>
          <w:lang w:eastAsia="zh-CN"/>
        </w:rPr>
        <w:t xml:space="preserve">Abseits meiner Praktika bekomme ich auch immer wieder Einblicke </w:t>
      </w:r>
      <w:r w:rsidR="008970D3">
        <w:rPr>
          <w:rFonts w:eastAsia="DengXian"/>
          <w:lang w:eastAsia="zh-CN"/>
        </w:rPr>
        <w:t>in die Automobilindustrie durch mein nahes Umfeld</w:t>
      </w:r>
      <w:ins w:id="4" w:author="Jonas Stegh" w:date="2025-11-26T17:14:00Z" w16du:dateUtc="2025-11-26T16:14:00Z">
        <w:r w:rsidR="00D615F2">
          <w:rPr>
            <w:rFonts w:eastAsia="DengXian"/>
            <w:lang w:eastAsia="zh-CN"/>
          </w:rPr>
          <w:t xml:space="preserve">, denn z.B. meine Freundin arbeitet </w:t>
        </w:r>
      </w:ins>
      <w:ins w:id="5" w:author="Jonas Stegh" w:date="2025-11-26T17:15:00Z" w16du:dateUtc="2025-11-26T16:15:00Z">
        <w:r w:rsidR="00D615F2">
          <w:rPr>
            <w:rFonts w:eastAsia="DengXian"/>
            <w:lang w:eastAsia="zh-CN"/>
          </w:rPr>
          <w:t>bei VW</w:t>
        </w:r>
      </w:ins>
      <w:r w:rsidR="008970D3">
        <w:rPr>
          <w:rFonts w:eastAsia="DengXian"/>
          <w:lang w:eastAsia="zh-CN"/>
        </w:rPr>
        <w:t xml:space="preserve">. </w:t>
      </w:r>
      <w:r w:rsidR="00A7102F">
        <w:rPr>
          <w:rFonts w:eastAsia="DengXian"/>
          <w:lang w:eastAsia="zh-CN"/>
        </w:rPr>
        <w:t xml:space="preserve">Ich hatte hier auch mal ein Interview bei VW in Peking </w:t>
      </w:r>
      <w:r w:rsidR="0014247D">
        <w:rPr>
          <w:rFonts w:eastAsia="DengXian"/>
          <w:lang w:eastAsia="zh-CN"/>
        </w:rPr>
        <w:t xml:space="preserve">wo ich auch eine Zusage hatte, </w:t>
      </w:r>
      <w:r w:rsidR="00A7102F">
        <w:rPr>
          <w:rFonts w:eastAsia="DengXian"/>
          <w:lang w:eastAsia="zh-CN"/>
        </w:rPr>
        <w:t xml:space="preserve"> was ich dann aus zeitlichen Gründen leider nicht annehmen konnte</w:t>
      </w:r>
      <w:r w:rsidR="0014247D">
        <w:rPr>
          <w:rFonts w:eastAsia="DengXian"/>
          <w:lang w:eastAsia="zh-CN"/>
        </w:rPr>
        <w:t xml:space="preserve">. </w:t>
      </w:r>
      <w:del w:id="6" w:author="Jonas Stegh" w:date="2025-11-26T17:14:00Z" w16du:dateUtc="2025-11-26T16:14:00Z">
        <w:r w:rsidR="0014247D" w:rsidDel="00D615F2">
          <w:rPr>
            <w:rFonts w:eastAsia="DengXian"/>
            <w:lang w:eastAsia="zh-CN"/>
          </w:rPr>
          <w:delText>Nichtsdestotrotz habe ich aus dem Vorstellungsgespräch eine Sache mitgenommen</w:delText>
        </w:r>
        <w:r w:rsidR="00A7102F" w:rsidDel="00D615F2">
          <w:rPr>
            <w:rFonts w:eastAsia="DengXian"/>
            <w:lang w:eastAsia="zh-CN"/>
          </w:rPr>
          <w:delText xml:space="preserve"> </w:delText>
        </w:r>
        <w:r w:rsidR="00510A60" w:rsidDel="00D615F2">
          <w:rPr>
            <w:rFonts w:eastAsia="DengXian"/>
            <w:lang w:eastAsia="zh-CN"/>
          </w:rPr>
          <w:delText>nämlich</w:delText>
        </w:r>
        <w:r w:rsidR="002D0940" w:rsidDel="00D615F2">
          <w:rPr>
            <w:rFonts w:eastAsia="DengXian"/>
            <w:lang w:eastAsia="zh-CN"/>
          </w:rPr>
          <w:delText xml:space="preserve"> meine Freundin</w:delText>
        </w:r>
        <w:r w:rsidR="00510A60" w:rsidDel="00D615F2">
          <w:rPr>
            <w:rFonts w:eastAsia="DengXian"/>
            <w:lang w:eastAsia="zh-CN"/>
          </w:rPr>
          <w:delText>.</w:delText>
        </w:r>
        <w:r w:rsidR="002D0940" w:rsidDel="00D615F2">
          <w:rPr>
            <w:rFonts w:eastAsia="DengXian"/>
            <w:lang w:eastAsia="zh-CN"/>
          </w:rPr>
          <w:delText xml:space="preserve"> </w:delText>
        </w:r>
        <w:r w:rsidR="00510A60" w:rsidDel="00D615F2">
          <w:rPr>
            <w:rFonts w:eastAsia="DengXian"/>
            <w:lang w:eastAsia="zh-CN"/>
          </w:rPr>
          <w:delText>Als Kontext, Sie hatte zu</w:delText>
        </w:r>
        <w:r w:rsidR="002D0940" w:rsidDel="00D615F2">
          <w:rPr>
            <w:rFonts w:eastAsia="DengXian"/>
            <w:lang w:eastAsia="zh-CN"/>
          </w:rPr>
          <w:delText xml:space="preserve"> dieser Zeit ein Praktikum im Recruiting </w:delText>
        </w:r>
        <w:r w:rsidR="00510A60" w:rsidDel="00D615F2">
          <w:rPr>
            <w:rFonts w:eastAsia="DengXian"/>
            <w:lang w:eastAsia="zh-CN"/>
          </w:rPr>
          <w:delText>gemacht</w:delText>
        </w:r>
        <w:r w:rsidR="00AF59F0" w:rsidDel="00D615F2">
          <w:rPr>
            <w:rFonts w:eastAsia="DengXian"/>
            <w:lang w:eastAsia="zh-CN"/>
          </w:rPr>
          <w:delText xml:space="preserve"> und wir hatten uns halt mega gut verstanden.</w:delText>
        </w:r>
      </w:del>
    </w:p>
    <w:p w14:paraId="2511E62F" w14:textId="77777777" w:rsidR="000F62BF" w:rsidRDefault="000F62BF" w:rsidP="00EF175B">
      <w:pPr>
        <w:spacing w:line="276" w:lineRule="auto"/>
        <w:rPr>
          <w:rFonts w:eastAsia="DengXian"/>
          <w:lang w:eastAsia="zh-CN"/>
        </w:rPr>
      </w:pPr>
    </w:p>
    <w:p w14:paraId="2542B95A" w14:textId="08B9B8F6" w:rsidR="00CD7C34" w:rsidRDefault="00AF59F0" w:rsidP="00EF175B">
      <w:pPr>
        <w:spacing w:line="276" w:lineRule="auto"/>
        <w:rPr>
          <w:rFonts w:eastAsia="DengXian"/>
          <w:lang w:eastAsia="zh-CN"/>
        </w:rPr>
      </w:pPr>
      <w:r>
        <w:rPr>
          <w:rFonts w:eastAsia="DengXian"/>
          <w:lang w:eastAsia="zh-CN"/>
        </w:rPr>
        <w:t>Von Ihr</w:t>
      </w:r>
      <w:r w:rsidR="00E32481">
        <w:rPr>
          <w:rFonts w:eastAsia="DengXian"/>
          <w:lang w:eastAsia="zh-CN"/>
        </w:rPr>
        <w:t xml:space="preserve"> bekomme ich auch</w:t>
      </w:r>
      <w:r w:rsidR="00012274">
        <w:rPr>
          <w:rFonts w:eastAsia="DengXian"/>
          <w:lang w:eastAsia="zh-CN"/>
        </w:rPr>
        <w:t xml:space="preserve"> immer wieder Einblicke wie schwer sich </w:t>
      </w:r>
      <w:r w:rsidR="00F82FD3">
        <w:rPr>
          <w:rFonts w:eastAsia="DengXian"/>
          <w:lang w:eastAsia="zh-CN"/>
        </w:rPr>
        <w:t>deutsche Automobilhersteller im chinesischen Markt tun.</w:t>
      </w:r>
      <w:r w:rsidR="004903BC">
        <w:rPr>
          <w:rFonts w:eastAsia="DengXian"/>
          <w:lang w:eastAsia="zh-CN"/>
        </w:rPr>
        <w:t xml:space="preserve"> </w:t>
      </w:r>
      <w:del w:id="7" w:author="Jonas Stegh" w:date="2025-11-26T17:15:00Z" w16du:dateUtc="2025-11-26T16:15:00Z">
        <w:r w:rsidR="004903BC" w:rsidDel="00D615F2">
          <w:rPr>
            <w:rFonts w:eastAsia="DengXian"/>
            <w:lang w:eastAsia="zh-CN"/>
          </w:rPr>
          <w:delText>Weitere Einblicke bekomme ich durch die Familienfirma meiner Mutter, welche viele Kunden im Automotive Sektor hat und hier den Kostendruck</w:delText>
        </w:r>
        <w:r w:rsidR="00893258" w:rsidDel="00D615F2">
          <w:rPr>
            <w:rFonts w:eastAsia="DengXian"/>
            <w:lang w:eastAsia="zh-CN"/>
          </w:rPr>
          <w:delText xml:space="preserve"> welcher durch die chinesische Konkurrenz entsteht </w:delText>
        </w:r>
        <w:r w:rsidR="00B8581F" w:rsidDel="00D615F2">
          <w:rPr>
            <w:rFonts w:eastAsia="DengXian"/>
            <w:lang w:eastAsia="zh-CN"/>
          </w:rPr>
          <w:delText xml:space="preserve">auch </w:delText>
        </w:r>
        <w:r w:rsidR="00893258" w:rsidDel="00D615F2">
          <w:rPr>
            <w:rFonts w:eastAsia="DengXian"/>
            <w:lang w:eastAsia="zh-CN"/>
          </w:rPr>
          <w:delText>hautnah mitbekommt.</w:delText>
        </w:r>
      </w:del>
    </w:p>
    <w:p w14:paraId="1C079975" w14:textId="78BB8AE8" w:rsidR="00893258" w:rsidRDefault="00893258" w:rsidP="00893258">
      <w:pPr>
        <w:spacing w:line="276" w:lineRule="auto"/>
        <w:rPr>
          <w:rFonts w:eastAsia="DengXian"/>
          <w:lang w:eastAsia="zh-CN"/>
        </w:rPr>
      </w:pPr>
      <w:r>
        <w:rPr>
          <w:rFonts w:eastAsia="DengXian"/>
          <w:lang w:eastAsia="zh-CN"/>
        </w:rPr>
        <w:t xml:space="preserve">Ich denke dass dieser Kostendruck in Kombination mit dem Verlust an Marktanteilen in China </w:t>
      </w:r>
      <w:r w:rsidR="00B8581F">
        <w:rPr>
          <w:rFonts w:eastAsia="DengXian"/>
          <w:lang w:eastAsia="zh-CN"/>
        </w:rPr>
        <w:t>auch bei VW sehr aktuelle Themen sein werden.</w:t>
      </w:r>
    </w:p>
    <w:p w14:paraId="7B99D71A" w14:textId="40D8DEDE" w:rsidR="00A412B0" w:rsidRDefault="00893258" w:rsidP="00EF175B">
      <w:pPr>
        <w:spacing w:line="276" w:lineRule="auto"/>
        <w:rPr>
          <w:rFonts w:eastAsia="DengXian"/>
          <w:lang w:eastAsia="zh-CN"/>
        </w:rPr>
      </w:pPr>
      <w:r>
        <w:rPr>
          <w:rFonts w:eastAsia="DengXian"/>
          <w:lang w:eastAsia="zh-CN"/>
        </w:rPr>
        <w:t xml:space="preserve">Deswegen würde ich auch gerne zu Volkswagen in die Inhouseberatung da ich mich einerseits besonders für diese Themen interessiere und denke dass ich durch meine Erfahrungen in China sowie in der Prozess- und Produktionsoptimierung hier einen wertvollen Beitrag zu Volkswagen und der deutschen Wirtschaft tätigen kann. Mein Gespräch mit Ralf Ebner, einer eurer Kollegen im Bereich Corporate Performance hat diesen Eindruck weiter gestärkt und mir einen positiven Eindruck von eurer </w:t>
      </w:r>
      <w:r w:rsidR="00767DE0">
        <w:rPr>
          <w:rFonts w:eastAsia="DengXian"/>
          <w:lang w:eastAsia="zh-CN"/>
        </w:rPr>
        <w:t xml:space="preserve">teamorientierten </w:t>
      </w:r>
      <w:r>
        <w:rPr>
          <w:rFonts w:eastAsia="DengXian"/>
          <w:lang w:eastAsia="zh-CN"/>
        </w:rPr>
        <w:t>Unternehmenskultur vermittelt.</w:t>
      </w:r>
    </w:p>
    <w:p w14:paraId="228C7A2C" w14:textId="3A4B3538" w:rsidR="00CD7C34" w:rsidRPr="00CD7C34" w:rsidRDefault="00CD7C34" w:rsidP="00EF175B">
      <w:pPr>
        <w:spacing w:line="276" w:lineRule="auto"/>
        <w:rPr>
          <w:rFonts w:eastAsia="DengXian"/>
          <w:b/>
          <w:bCs/>
          <w:lang w:eastAsia="zh-CN"/>
        </w:rPr>
      </w:pPr>
      <w:r w:rsidRPr="00CD7C34">
        <w:rPr>
          <w:rFonts w:eastAsia="DengXian"/>
          <w:b/>
          <w:bCs/>
          <w:lang w:eastAsia="zh-CN"/>
        </w:rPr>
        <w:t>Old</w:t>
      </w:r>
    </w:p>
    <w:p w14:paraId="7245724B" w14:textId="77777777" w:rsidR="00CD7C34" w:rsidRDefault="00CD7C34" w:rsidP="00CD7C34">
      <w:pPr>
        <w:spacing w:line="276" w:lineRule="auto"/>
        <w:rPr>
          <w:rFonts w:eastAsia="DengXian"/>
          <w:lang w:eastAsia="zh-CN"/>
        </w:rPr>
      </w:pPr>
      <w:r>
        <w:rPr>
          <w:rFonts w:eastAsia="DengXian"/>
          <w:lang w:eastAsia="zh-CN"/>
        </w:rPr>
        <w:t xml:space="preserve">Meine Freundin welche ich in einem </w:t>
      </w:r>
      <w:r w:rsidRPr="00233CA8">
        <w:rPr>
          <w:rFonts w:eastAsia="DengXian"/>
          <w:highlight w:val="red"/>
          <w:lang w:eastAsia="zh-CN"/>
        </w:rPr>
        <w:t>Bewerbungsgespräch bei VW kennengelernt</w:t>
      </w:r>
      <w:r>
        <w:rPr>
          <w:rFonts w:eastAsia="DengXian"/>
          <w:lang w:eastAsia="zh-CN"/>
        </w:rPr>
        <w:t xml:space="preserve"> habe arbeitet inzwischen beispielsweise bei einem chinesischen Automobilhersteller während die Familienfirma welche von meiner Mutter geleitet wird und im Handel für Industriebedarf tätig ist auch viel an die Automobilindustrie liefert. Hier bekomme ich auch immer wieder mit wie stark der Kostendruck in der Automobilindustrie ist.</w:t>
      </w:r>
    </w:p>
    <w:p w14:paraId="06E0797F" w14:textId="77777777" w:rsidR="00893258" w:rsidRDefault="00893258" w:rsidP="00893258">
      <w:pPr>
        <w:spacing w:line="276" w:lineRule="auto"/>
        <w:rPr>
          <w:rFonts w:eastAsia="DengXian"/>
          <w:lang w:eastAsia="zh-CN"/>
        </w:rPr>
      </w:pPr>
      <w:r>
        <w:rPr>
          <w:rFonts w:eastAsia="DengXian"/>
          <w:lang w:eastAsia="zh-CN"/>
        </w:rPr>
        <w:t>Ich denke dass dieser Kostendruck in Kombination mit dem Verlust an Marktanteilen in China aktuell VWs drängenste Herausforderungen sind.</w:t>
      </w:r>
    </w:p>
    <w:p w14:paraId="6CA1A290" w14:textId="77777777" w:rsidR="00893258" w:rsidRDefault="00893258" w:rsidP="00893258">
      <w:pPr>
        <w:spacing w:line="276" w:lineRule="auto"/>
        <w:rPr>
          <w:rFonts w:eastAsia="DengXian"/>
          <w:lang w:eastAsia="zh-CN"/>
        </w:rPr>
      </w:pPr>
      <w:r>
        <w:rPr>
          <w:rFonts w:eastAsia="DengXian"/>
          <w:lang w:eastAsia="zh-CN"/>
        </w:rPr>
        <w:t>Deswegen würde ich auch gerne zu Volkswagen in die Inhouseberatung da ich mich einerseits besonders für diese Themen interessiere und denke dass ich durch meine Erfahrungen in China sowie in der Prozess- und Produktionsoptimierung hier einen wertvollen Beitrag zu Volkswagen und der deutschen Wirtschaft tätigen kann. Mein Gespräch mit Ralf Ebner, einer eurer Kollegen im Bereich Corporate Performance hat diesen Eindruck weiter gestärkt und mir einen positiven Eindruck von eurer Unternehmenskultur vermittelt.</w:t>
      </w:r>
    </w:p>
    <w:p w14:paraId="10C5948C" w14:textId="77777777" w:rsidR="00893258" w:rsidRDefault="00893258" w:rsidP="00CD7C34">
      <w:pPr>
        <w:spacing w:line="276" w:lineRule="auto"/>
        <w:rPr>
          <w:rFonts w:eastAsia="DengXian"/>
          <w:lang w:eastAsia="zh-CN"/>
        </w:rPr>
      </w:pPr>
    </w:p>
    <w:p w14:paraId="1D2936AD" w14:textId="68EAF3ED" w:rsidR="002B54D1" w:rsidRPr="009317E5" w:rsidRDefault="002B54D1" w:rsidP="00D35A06">
      <w:pPr>
        <w:spacing w:line="276" w:lineRule="auto"/>
        <w:rPr>
          <w:rFonts w:eastAsia="DengXian"/>
          <w:lang w:eastAsia="zh-CN"/>
        </w:rPr>
      </w:pPr>
      <w:r>
        <w:rPr>
          <w:rFonts w:eastAsia="DengXian"/>
          <w:lang w:eastAsia="zh-CN"/>
        </w:rPr>
        <w:t xml:space="preserve">Deswegen würde ich gerne </w:t>
      </w:r>
      <w:r w:rsidR="004C33A4">
        <w:rPr>
          <w:rFonts w:eastAsia="DengXian"/>
          <w:lang w:eastAsia="zh-CN"/>
        </w:rPr>
        <w:t>mein nächstes Praktikum bei Volkswagen Group in der Inhouseberatung absolvieren</w:t>
      </w:r>
      <w:r w:rsidR="004707D5">
        <w:rPr>
          <w:rFonts w:eastAsia="DengXian"/>
          <w:lang w:eastAsia="zh-CN"/>
        </w:rPr>
        <w:t xml:space="preserve"> da ich starkes Interesse an den Themengebieten habe in denen</w:t>
      </w:r>
      <w:r w:rsidR="00A9515D">
        <w:rPr>
          <w:rFonts w:eastAsia="DengXian"/>
          <w:lang w:eastAsia="zh-CN"/>
        </w:rPr>
        <w:t xml:space="preserve"> </w:t>
      </w:r>
      <w:r w:rsidR="00B21D91">
        <w:rPr>
          <w:rFonts w:eastAsia="DengXian"/>
          <w:lang w:eastAsia="zh-CN"/>
        </w:rPr>
        <w:t xml:space="preserve">die wichtigsten Herausforderungen von VW, </w:t>
      </w:r>
    </w:p>
    <w:p w14:paraId="0722D14D" w14:textId="77777777" w:rsidR="00EF175B" w:rsidRDefault="00EF175B" w:rsidP="00D35A06">
      <w:pPr>
        <w:spacing w:line="276" w:lineRule="auto"/>
        <w:rPr>
          <w:rFonts w:eastAsia="DengXian"/>
          <w:b/>
          <w:bCs/>
          <w:lang w:eastAsia="zh-CN"/>
        </w:rPr>
      </w:pPr>
    </w:p>
    <w:p w14:paraId="4959C27D" w14:textId="3D5A0341" w:rsidR="00EF175B" w:rsidRDefault="00EE0FCE" w:rsidP="00EE0FCE">
      <w:pPr>
        <w:pStyle w:val="ListParagraph"/>
        <w:numPr>
          <w:ilvl w:val="0"/>
          <w:numId w:val="4"/>
        </w:numPr>
        <w:spacing w:line="276" w:lineRule="auto"/>
        <w:rPr>
          <w:rFonts w:eastAsia="DengXian"/>
          <w:lang w:eastAsia="zh-CN"/>
        </w:rPr>
      </w:pPr>
      <w:r w:rsidRPr="00DC6F0A">
        <w:rPr>
          <w:rFonts w:eastAsia="DengXian"/>
          <w:lang w:eastAsia="zh-CN"/>
        </w:rPr>
        <w:t>Ralf Ebner</w:t>
      </w:r>
    </w:p>
    <w:p w14:paraId="7E3EE3BE" w14:textId="4198FDEE" w:rsidR="005A6F9A" w:rsidRDefault="005A6F9A" w:rsidP="00EE0FCE">
      <w:pPr>
        <w:pStyle w:val="ListParagraph"/>
        <w:numPr>
          <w:ilvl w:val="0"/>
          <w:numId w:val="4"/>
        </w:numPr>
        <w:spacing w:line="276" w:lineRule="auto"/>
        <w:rPr>
          <w:rFonts w:eastAsia="DengXian"/>
          <w:lang w:eastAsia="zh-CN"/>
        </w:rPr>
      </w:pPr>
      <w:r>
        <w:rPr>
          <w:rFonts w:eastAsia="DengXian"/>
          <w:lang w:eastAsia="zh-CN"/>
        </w:rPr>
        <w:lastRenderedPageBreak/>
        <w:t xml:space="preserve">Lange kein Auto wollen aber </w:t>
      </w:r>
    </w:p>
    <w:p w14:paraId="1011E7E1" w14:textId="713562AB" w:rsidR="002D38A5" w:rsidRDefault="002D38A5" w:rsidP="00EE0FCE">
      <w:pPr>
        <w:pStyle w:val="ListParagraph"/>
        <w:numPr>
          <w:ilvl w:val="0"/>
          <w:numId w:val="4"/>
        </w:numPr>
        <w:spacing w:line="276" w:lineRule="auto"/>
        <w:rPr>
          <w:rFonts w:eastAsia="DengXian"/>
          <w:lang w:eastAsia="zh-CN"/>
        </w:rPr>
      </w:pPr>
      <w:r>
        <w:rPr>
          <w:rFonts w:eastAsia="DengXian"/>
          <w:lang w:eastAsia="zh-CN"/>
        </w:rPr>
        <w:t>Freundin im (chinesischen OEM)</w:t>
      </w:r>
    </w:p>
    <w:p w14:paraId="057E7D0B" w14:textId="4B7166F7" w:rsidR="0079496D" w:rsidRDefault="0079496D" w:rsidP="00EE0FCE">
      <w:pPr>
        <w:pStyle w:val="ListParagraph"/>
        <w:numPr>
          <w:ilvl w:val="0"/>
          <w:numId w:val="4"/>
        </w:numPr>
        <w:spacing w:line="276" w:lineRule="auto"/>
        <w:rPr>
          <w:rFonts w:eastAsia="DengXian"/>
          <w:lang w:eastAsia="zh-CN"/>
        </w:rPr>
      </w:pPr>
      <w:r>
        <w:rPr>
          <w:rFonts w:eastAsia="DengXian"/>
          <w:lang w:eastAsia="zh-CN"/>
        </w:rPr>
        <w:t>Zweites Praktikum statt Accenture VW Logistik in China (</w:t>
      </w:r>
      <w:r w:rsidR="00E03C5A">
        <w:rPr>
          <w:rFonts w:eastAsia="DengXian"/>
          <w:lang w:eastAsia="zh-CN"/>
        </w:rPr>
        <w:t>dann lieber Consulting)</w:t>
      </w:r>
    </w:p>
    <w:p w14:paraId="724DE73C" w14:textId="30899B95" w:rsidR="00E03C5A" w:rsidRPr="00DC6F0A" w:rsidRDefault="00E03C5A" w:rsidP="00EE0FCE">
      <w:pPr>
        <w:pStyle w:val="ListParagraph"/>
        <w:numPr>
          <w:ilvl w:val="0"/>
          <w:numId w:val="4"/>
        </w:numPr>
        <w:spacing w:line="276" w:lineRule="auto"/>
        <w:rPr>
          <w:rFonts w:eastAsia="DengXian"/>
          <w:lang w:eastAsia="zh-CN"/>
        </w:rPr>
      </w:pPr>
      <w:r>
        <w:rPr>
          <w:rFonts w:eastAsia="DengXian"/>
          <w:lang w:eastAsia="zh-CN"/>
        </w:rPr>
        <w:t>T-Systems: Retail und Logistics?</w:t>
      </w:r>
    </w:p>
    <w:p w14:paraId="3F74FB04" w14:textId="77777777" w:rsidR="00EF175B" w:rsidRDefault="00EF175B" w:rsidP="00D35A06">
      <w:pPr>
        <w:spacing w:line="276" w:lineRule="auto"/>
        <w:rPr>
          <w:rFonts w:eastAsia="DengXian"/>
          <w:b/>
          <w:bCs/>
          <w:lang w:eastAsia="zh-CN"/>
        </w:rPr>
      </w:pPr>
    </w:p>
    <w:p w14:paraId="6490B945" w14:textId="77777777" w:rsidR="00EF175B" w:rsidRDefault="00EF175B" w:rsidP="00D35A06">
      <w:pPr>
        <w:spacing w:line="276" w:lineRule="auto"/>
        <w:rPr>
          <w:rFonts w:eastAsia="DengXian"/>
          <w:b/>
          <w:bCs/>
          <w:lang w:eastAsia="zh-CN"/>
        </w:rPr>
      </w:pPr>
    </w:p>
    <w:p w14:paraId="6BD913F8" w14:textId="77777777" w:rsidR="00D224AA" w:rsidRDefault="00D224AA" w:rsidP="00D35A06">
      <w:pPr>
        <w:spacing w:line="276" w:lineRule="auto"/>
        <w:rPr>
          <w:rFonts w:eastAsia="DengXian"/>
          <w:b/>
          <w:bCs/>
          <w:lang w:eastAsia="zh-CN"/>
        </w:rPr>
      </w:pPr>
    </w:p>
    <w:p w14:paraId="0B71C8E1" w14:textId="77777777" w:rsidR="00D224AA" w:rsidRDefault="00D224AA" w:rsidP="00D35A06">
      <w:pPr>
        <w:spacing w:line="276" w:lineRule="auto"/>
        <w:rPr>
          <w:rFonts w:eastAsia="DengXian"/>
          <w:b/>
          <w:bCs/>
          <w:lang w:eastAsia="zh-CN"/>
        </w:rPr>
      </w:pPr>
    </w:p>
    <w:p w14:paraId="16810EBD" w14:textId="77777777" w:rsidR="00D224AA" w:rsidRDefault="00D224AA" w:rsidP="00D35A06">
      <w:pPr>
        <w:spacing w:line="276" w:lineRule="auto"/>
        <w:rPr>
          <w:rFonts w:eastAsia="DengXian"/>
          <w:b/>
          <w:bCs/>
          <w:lang w:eastAsia="zh-CN"/>
        </w:rPr>
      </w:pPr>
    </w:p>
    <w:p w14:paraId="7870FF50" w14:textId="77777777" w:rsidR="00D224AA" w:rsidRDefault="00D224AA" w:rsidP="00D35A06">
      <w:pPr>
        <w:spacing w:line="276" w:lineRule="auto"/>
        <w:rPr>
          <w:rFonts w:eastAsia="DengXian"/>
          <w:b/>
          <w:bCs/>
          <w:lang w:eastAsia="zh-CN"/>
        </w:rPr>
      </w:pPr>
    </w:p>
    <w:p w14:paraId="67049ED4" w14:textId="77777777" w:rsidR="00D224AA" w:rsidRDefault="00D224AA" w:rsidP="00D35A06">
      <w:pPr>
        <w:spacing w:line="276" w:lineRule="auto"/>
        <w:rPr>
          <w:rFonts w:eastAsia="DengXian"/>
          <w:b/>
          <w:bCs/>
          <w:lang w:eastAsia="zh-CN"/>
        </w:rPr>
      </w:pPr>
    </w:p>
    <w:p w14:paraId="480BAC7F" w14:textId="77777777" w:rsidR="00D224AA" w:rsidRDefault="00D224AA" w:rsidP="00D35A06">
      <w:pPr>
        <w:spacing w:line="276" w:lineRule="auto"/>
        <w:rPr>
          <w:rFonts w:eastAsia="DengXian"/>
          <w:b/>
          <w:bCs/>
          <w:lang w:eastAsia="zh-CN"/>
        </w:rPr>
      </w:pPr>
    </w:p>
    <w:p w14:paraId="34BD6CB5" w14:textId="77777777" w:rsidR="00D224AA" w:rsidRDefault="00D224AA" w:rsidP="00D35A06">
      <w:pPr>
        <w:spacing w:line="276" w:lineRule="auto"/>
        <w:rPr>
          <w:rFonts w:eastAsia="DengXian"/>
          <w:b/>
          <w:bCs/>
          <w:lang w:eastAsia="zh-CN"/>
        </w:rPr>
      </w:pPr>
    </w:p>
    <w:p w14:paraId="3D290FFD" w14:textId="77777777" w:rsidR="00D224AA" w:rsidRDefault="00D224AA" w:rsidP="00D35A06">
      <w:pPr>
        <w:spacing w:line="276" w:lineRule="auto"/>
        <w:rPr>
          <w:rFonts w:eastAsia="DengXian"/>
          <w:b/>
          <w:bCs/>
          <w:lang w:eastAsia="zh-CN"/>
        </w:rPr>
      </w:pPr>
    </w:p>
    <w:p w14:paraId="0BDC356D" w14:textId="77777777" w:rsidR="00D224AA" w:rsidRDefault="00D224AA" w:rsidP="00D35A06">
      <w:pPr>
        <w:spacing w:line="276" w:lineRule="auto"/>
        <w:rPr>
          <w:rFonts w:eastAsia="DengXian"/>
          <w:b/>
          <w:bCs/>
          <w:lang w:eastAsia="zh-CN"/>
        </w:rPr>
      </w:pPr>
    </w:p>
    <w:p w14:paraId="585ABCA9" w14:textId="05CEAB5D" w:rsidR="00D35A06" w:rsidRDefault="00D35A06" w:rsidP="00D35A06">
      <w:pPr>
        <w:spacing w:line="276" w:lineRule="auto"/>
        <w:rPr>
          <w:rFonts w:eastAsia="DengXian"/>
          <w:b/>
          <w:bCs/>
          <w:lang w:eastAsia="zh-CN"/>
        </w:rPr>
      </w:pPr>
      <w:r w:rsidRPr="00002784">
        <w:rPr>
          <w:rFonts w:eastAsia="DengXian"/>
          <w:b/>
          <w:bCs/>
          <w:lang w:eastAsia="zh-CN"/>
        </w:rPr>
        <w:t xml:space="preserve">Selbstpräsentation </w:t>
      </w:r>
      <w:r>
        <w:rPr>
          <w:rFonts w:eastAsia="DengXian"/>
          <w:b/>
          <w:bCs/>
          <w:lang w:eastAsia="zh-CN"/>
        </w:rPr>
        <w:t>Telekom</w:t>
      </w:r>
    </w:p>
    <w:p w14:paraId="2C04939C" w14:textId="77777777" w:rsidR="00D35A06" w:rsidRDefault="00D35A06" w:rsidP="00D35A06">
      <w:pPr>
        <w:spacing w:line="276" w:lineRule="auto"/>
        <w:rPr>
          <w:rFonts w:eastAsia="DengXian"/>
          <w:lang w:eastAsia="zh-CN"/>
        </w:rPr>
      </w:pPr>
      <w:r>
        <w:rPr>
          <w:rFonts w:eastAsia="DengXian"/>
          <w:lang w:eastAsia="zh-CN"/>
        </w:rPr>
        <w:t>Ich war schon immer sehr neugierig und wollte bereits jung die Welt entdecken und bin dann mit 15 Jahren für ein Jahr ins Ausland nach England gegangen, außerdem habe ich mich immer viel für Asien interessiert. Für mein Studium war es mir dementsprechend wichtig neben einem ambitionierten, und praxisorientierte Umfeld auch in einer internationalen Umgebung zu arbeiten. Deswegen hatte ich mich auch für mein Studium an der ESB entschieden. Hier studiere ich auf englisch, und konnte mir als Zweitfremdsprache noch Mandarin aussuchen. Für mein Auslandssemester wollte ich das dann natürlich auch nach China gegangen und war für ein halbes Jahr in Peking an der Tsinghua Universität und bin nach dem Auslandssemester dann auch noch 2 Monate durch ganz China gereist.</w:t>
      </w:r>
    </w:p>
    <w:p w14:paraId="469F96F2" w14:textId="77777777" w:rsidR="00D35A06" w:rsidRDefault="00D35A06" w:rsidP="00D35A06">
      <w:pPr>
        <w:spacing w:line="276" w:lineRule="auto"/>
        <w:rPr>
          <w:rFonts w:eastAsia="DengXian"/>
          <w:lang w:eastAsia="zh-CN"/>
        </w:rPr>
      </w:pPr>
      <w:r>
        <w:rPr>
          <w:rFonts w:eastAsia="DengXian"/>
          <w:lang w:eastAsia="zh-CN"/>
        </w:rPr>
        <w:t xml:space="preserve">Diese Aspekte waren mir auch wichtig als es darum ging, wo ich mich beruflich fokussieren sollte. Ich wollte in einem internationalen Umfeld mit spannenden Personen zusammenarbeiten und hier auch meine analytischen Fähigkeiten einbringen. </w:t>
      </w:r>
    </w:p>
    <w:p w14:paraId="736EA27E" w14:textId="6037F0CF" w:rsidR="00D35A06" w:rsidRDefault="00D35A06" w:rsidP="00D35A06">
      <w:pPr>
        <w:spacing w:line="276" w:lineRule="auto"/>
        <w:rPr>
          <w:rFonts w:eastAsia="DengXian"/>
          <w:lang w:eastAsia="zh-CN"/>
        </w:rPr>
      </w:pPr>
      <w:r>
        <w:rPr>
          <w:rFonts w:eastAsia="DengXian"/>
          <w:lang w:eastAsia="zh-CN"/>
        </w:rPr>
        <w:t xml:space="preserve">Da hatte ich mir zuerst den (Software-) Vertrieb angeschaut und das dann auch früh </w:t>
      </w:r>
      <w:r w:rsidR="00353CA3">
        <w:rPr>
          <w:rFonts w:eastAsia="DengXian"/>
          <w:lang w:eastAsia="zh-CN"/>
        </w:rPr>
        <w:t xml:space="preserve">ausprobiert, hier war ich bei T-Systems </w:t>
      </w:r>
      <w:r w:rsidR="003235F3">
        <w:rPr>
          <w:rFonts w:eastAsia="DengXian"/>
          <w:lang w:eastAsia="zh-CN"/>
        </w:rPr>
        <w:t xml:space="preserve">im Enterprise Account Management. </w:t>
      </w:r>
      <w:r>
        <w:rPr>
          <w:rFonts w:eastAsia="DengXian"/>
          <w:lang w:eastAsia="zh-CN"/>
        </w:rPr>
        <w:t xml:space="preserve">Ich bin für mich dann aber selbst zu dem Schluss gekommen dass  die Arbeitsweise in der Beratung besser zu mir passt weil man nochmal inhaltlich mehr in die Themen reingeht und dadurch auch mehr lernen kann. Das Gefühl hat sich dann auch während meinem </w:t>
      </w:r>
      <w:r>
        <w:rPr>
          <w:rFonts w:eastAsia="DengXian"/>
          <w:lang w:eastAsia="zh-CN"/>
        </w:rPr>
        <w:lastRenderedPageBreak/>
        <w:t>Beratungspraktikum bei Accenture bestätigt. Hier habe ich an einer IT-Transformation im Industrial Sektor gearbeitet wo wir auch für Prozessoptimierungen Experteninterviews durchgeführt haben.</w:t>
      </w:r>
    </w:p>
    <w:p w14:paraId="765CC125" w14:textId="33BC41C0" w:rsidR="00D35A06" w:rsidRDefault="00D35A06" w:rsidP="00D35A06">
      <w:pPr>
        <w:spacing w:line="276" w:lineRule="auto"/>
        <w:rPr>
          <w:rFonts w:eastAsia="DengXian"/>
          <w:lang w:eastAsia="zh-CN"/>
        </w:rPr>
      </w:pPr>
      <w:r>
        <w:rPr>
          <w:rFonts w:eastAsia="DengXian"/>
          <w:lang w:eastAsia="zh-CN"/>
        </w:rPr>
        <w:t xml:space="preserve">Also habe ich mich weiter auf die Beratung fokussiert, bin der studentischen Beratung beigetreten und habe dort ein Projekt zur Erarbeitung einer Markteintrittsstrategie einer neuen Produktkategorie zu leiten.  </w:t>
      </w:r>
      <w:r w:rsidR="006B6ACE">
        <w:rPr>
          <w:rFonts w:eastAsia="DengXian"/>
          <w:lang w:eastAsia="zh-CN"/>
        </w:rPr>
        <w:t>Danach bin ich dann in die</w:t>
      </w:r>
      <w:r>
        <w:rPr>
          <w:rFonts w:eastAsia="DengXian"/>
          <w:lang w:eastAsia="zh-CN"/>
        </w:rPr>
        <w:t xml:space="preserve"> Inhouse Beratung der Commerzbank wo ich eine IT-Transformation für das Trade Finance Backend im PMO begleitet habe</w:t>
      </w:r>
      <w:r w:rsidR="007173DE">
        <w:rPr>
          <w:rFonts w:eastAsia="DengXian"/>
          <w:lang w:eastAsia="zh-CN"/>
        </w:rPr>
        <w:t>.</w:t>
      </w:r>
      <w:r w:rsidR="006B6ACE">
        <w:rPr>
          <w:rFonts w:eastAsia="DengXian"/>
          <w:lang w:eastAsia="zh-CN"/>
        </w:rPr>
        <w:t xml:space="preserve"> Hier in der Inhouse Beratung hat mir sowohl das tiefgehende Branchenknowhow als auch die große Nähe zum Kunden sehr gut gefallen.</w:t>
      </w:r>
    </w:p>
    <w:p w14:paraId="2B723B54" w14:textId="2A9A393C" w:rsidR="00D35A06" w:rsidRPr="00D35A06" w:rsidRDefault="00D35A06" w:rsidP="00D35A06">
      <w:pPr>
        <w:spacing w:line="276" w:lineRule="auto"/>
        <w:rPr>
          <w:rFonts w:eastAsia="DengXian"/>
          <w:b/>
          <w:bCs/>
          <w:lang w:eastAsia="zh-CN"/>
        </w:rPr>
      </w:pPr>
      <w:r w:rsidRPr="0035369B">
        <w:rPr>
          <w:rFonts w:eastAsia="DengXian"/>
          <w:highlight w:val="yellow"/>
          <w:lang w:eastAsia="zh-CN"/>
        </w:rPr>
        <w:t xml:space="preserve">Ich würde mich als nächstes deshalb sehr freuen ein Praktikum bei </w:t>
      </w:r>
      <w:r w:rsidR="00BD60E7">
        <w:rPr>
          <w:rFonts w:eastAsia="DengXian"/>
          <w:highlight w:val="yellow"/>
          <w:lang w:eastAsia="zh-CN"/>
        </w:rPr>
        <w:t>der Telekom</w:t>
      </w:r>
      <w:r>
        <w:rPr>
          <w:rFonts w:eastAsia="DengXian"/>
          <w:highlight w:val="yellow"/>
          <w:lang w:eastAsia="zh-CN"/>
        </w:rPr>
        <w:t xml:space="preserve"> in der Strategieberatung zu absolvieren da ich </w:t>
      </w:r>
      <w:r w:rsidR="00BD60E7">
        <w:rPr>
          <w:rFonts w:eastAsia="DengXian"/>
          <w:highlight w:val="yellow"/>
          <w:lang w:eastAsia="zh-CN"/>
        </w:rPr>
        <w:t xml:space="preserve">hier </w:t>
      </w:r>
      <w:r w:rsidR="00203740">
        <w:rPr>
          <w:rFonts w:eastAsia="DengXian"/>
          <w:highlight w:val="yellow"/>
          <w:lang w:eastAsia="zh-CN"/>
        </w:rPr>
        <w:t xml:space="preserve">sowohl direkt </w:t>
      </w:r>
      <w:r w:rsidR="00811A61">
        <w:rPr>
          <w:rFonts w:eastAsia="DengXian"/>
          <w:highlight w:val="yellow"/>
          <w:lang w:eastAsia="zh-CN"/>
        </w:rPr>
        <w:t>zur technologischen Innovation beitragen kann als auch da</w:t>
      </w:r>
      <w:r w:rsidR="00931276">
        <w:rPr>
          <w:rFonts w:eastAsia="DengXian"/>
          <w:highlight w:val="yellow"/>
          <w:lang w:eastAsia="zh-CN"/>
        </w:rPr>
        <w:t xml:space="preserve">zu dass die </w:t>
      </w:r>
      <w:r w:rsidR="00F56656">
        <w:rPr>
          <w:rFonts w:eastAsia="DengXian"/>
          <w:highlight w:val="yellow"/>
          <w:lang w:eastAsia="zh-CN"/>
        </w:rPr>
        <w:t>kritische Infrastruktur</w:t>
      </w:r>
      <w:r w:rsidR="00792515">
        <w:rPr>
          <w:rFonts w:eastAsia="DengXian"/>
          <w:highlight w:val="yellow"/>
          <w:lang w:eastAsia="zh-CN"/>
        </w:rPr>
        <w:t xml:space="preserve"> der Te</w:t>
      </w:r>
      <w:r w:rsidR="00E8221C">
        <w:rPr>
          <w:rFonts w:eastAsia="DengXian"/>
          <w:highlight w:val="yellow"/>
          <w:lang w:eastAsia="zh-CN"/>
        </w:rPr>
        <w:t>lekommunikation</w:t>
      </w:r>
      <w:r w:rsidR="00F56656">
        <w:rPr>
          <w:rFonts w:eastAsia="DengXian"/>
          <w:highlight w:val="yellow"/>
          <w:lang w:eastAsia="zh-CN"/>
        </w:rPr>
        <w:t xml:space="preserve"> dafür </w:t>
      </w:r>
      <w:r w:rsidR="00E8221C">
        <w:rPr>
          <w:rFonts w:eastAsia="DengXian"/>
          <w:highlight w:val="yellow"/>
          <w:lang w:eastAsia="zh-CN"/>
        </w:rPr>
        <w:t>verfügbar ist.</w:t>
      </w:r>
      <w:r w:rsidR="009E6E31">
        <w:rPr>
          <w:rFonts w:eastAsia="DengXian"/>
          <w:highlight w:val="yellow"/>
          <w:lang w:eastAsia="zh-CN"/>
        </w:rPr>
        <w:t xml:space="preserve"> Aus meinem Gespräch mit </w:t>
      </w:r>
      <w:r w:rsidR="00912461">
        <w:rPr>
          <w:rFonts w:eastAsia="DengXian"/>
          <w:highlight w:val="yellow"/>
          <w:lang w:eastAsia="zh-CN"/>
        </w:rPr>
        <w:t xml:space="preserve">der Consultant Sandra Hopf hat sich für mich auch nochmal herauskristallisiert dass die </w:t>
      </w:r>
      <w:r w:rsidR="001031FA">
        <w:rPr>
          <w:rFonts w:eastAsia="DengXian"/>
          <w:highlight w:val="yellow"/>
          <w:lang w:eastAsia="zh-CN"/>
        </w:rPr>
        <w:t xml:space="preserve">Kultur von TSC mit der wertschätzenden Art und Fokus auf Feedback und persönlicher Weiterentwicklung </w:t>
      </w:r>
      <w:r w:rsidR="001D07BC">
        <w:rPr>
          <w:rFonts w:eastAsia="DengXian"/>
          <w:highlight w:val="yellow"/>
          <w:lang w:eastAsia="zh-CN"/>
        </w:rPr>
        <w:t>total zu meinen Prioritäten für einen Arbeitgeber passen, diese Magenta Values konnte ich bereits in meiner zeit bei T-Systems hautnah erfahren.</w:t>
      </w:r>
      <w:r>
        <w:rPr>
          <w:rFonts w:eastAsia="DengXian"/>
          <w:highlight w:val="yellow"/>
          <w:lang w:eastAsia="zh-CN"/>
        </w:rPr>
        <w:t xml:space="preserve"> </w:t>
      </w:r>
    </w:p>
    <w:p w14:paraId="07AB469F" w14:textId="77777777" w:rsidR="004B58FC" w:rsidRPr="00792515" w:rsidRDefault="004B58FC" w:rsidP="00FE4FFB">
      <w:pPr>
        <w:spacing w:line="276" w:lineRule="auto"/>
        <w:rPr>
          <w:rFonts w:eastAsia="DengXian"/>
          <w:b/>
          <w:bCs/>
          <w:lang w:eastAsia="zh-CN"/>
        </w:rPr>
      </w:pPr>
    </w:p>
    <w:p w14:paraId="13878E1D" w14:textId="77777777" w:rsidR="004B58FC" w:rsidRPr="00792515" w:rsidRDefault="004B58FC" w:rsidP="00FE4FFB">
      <w:pPr>
        <w:spacing w:line="276" w:lineRule="auto"/>
        <w:rPr>
          <w:rFonts w:eastAsia="DengXian"/>
          <w:b/>
          <w:bCs/>
          <w:lang w:eastAsia="zh-CN"/>
        </w:rPr>
      </w:pPr>
    </w:p>
    <w:p w14:paraId="5528494B" w14:textId="77777777" w:rsidR="004B58FC" w:rsidRPr="00792515" w:rsidRDefault="004B58FC" w:rsidP="00FE4FFB">
      <w:pPr>
        <w:spacing w:line="276" w:lineRule="auto"/>
        <w:rPr>
          <w:rFonts w:eastAsia="DengXian"/>
          <w:b/>
          <w:bCs/>
          <w:lang w:eastAsia="zh-CN"/>
        </w:rPr>
      </w:pPr>
    </w:p>
    <w:p w14:paraId="2BDCD521" w14:textId="5263AE73" w:rsidR="00FE4FFB" w:rsidRPr="00EF175B" w:rsidRDefault="00FE4FFB" w:rsidP="00FE4FFB">
      <w:pPr>
        <w:spacing w:line="276" w:lineRule="auto"/>
        <w:rPr>
          <w:rFonts w:eastAsia="DengXian"/>
          <w:b/>
          <w:bCs/>
          <w:lang w:eastAsia="zh-CN"/>
        </w:rPr>
      </w:pPr>
      <w:r w:rsidRPr="00EF175B">
        <w:rPr>
          <w:rFonts w:eastAsia="DengXian"/>
          <w:b/>
          <w:bCs/>
          <w:lang w:eastAsia="zh-CN"/>
        </w:rPr>
        <w:t>Selbstpräsentation Otto Group Inhouse Consulting</w:t>
      </w:r>
    </w:p>
    <w:p w14:paraId="0356E0C4" w14:textId="77777777" w:rsidR="00FE4FFB" w:rsidRDefault="00FE4FFB" w:rsidP="00FE4FFB">
      <w:pPr>
        <w:spacing w:line="276" w:lineRule="auto"/>
        <w:rPr>
          <w:rFonts w:eastAsia="DengXian"/>
          <w:lang w:eastAsia="zh-CN"/>
        </w:rPr>
      </w:pPr>
      <w:r>
        <w:rPr>
          <w:rFonts w:eastAsia="DengXian"/>
          <w:lang w:eastAsia="zh-CN"/>
        </w:rPr>
        <w:t>Ich war schon immer sehr neugierig und wollte bereits jung die Welt entdecken und bin dann mit 15 Jahren für ein Jahr ins Ausland nach England gegangen, außerdem habe ich mich immer viel für Asien interessiert. Für mein Studium war es mir dementsprechend wichtig neben einem ambitionierten, und praxisorientierte Umfeld auch in einer internationalen Umgebung zu arbeiten. Deswegen hatte ich mich auch für mein Studium an der ESB entschieden. Hier studiere ich auf englisch, und konnte mir als Zweitfremdsprache noch Mandarin aussuchen. Für mein Auslandssemester wollte ich das dann natürlich auch nach China gegangen und war für ein halbes Jahr in Peking an der Tsinghua Universität und bin nach dem Auslandssemester dann auch noch 2 Monate durch ganz China gereist.</w:t>
      </w:r>
    </w:p>
    <w:p w14:paraId="36F9692A" w14:textId="77777777" w:rsidR="00FE4FFB" w:rsidRDefault="00FE4FFB" w:rsidP="00FE4FFB">
      <w:pPr>
        <w:spacing w:line="276" w:lineRule="auto"/>
        <w:rPr>
          <w:rFonts w:eastAsia="DengXian"/>
          <w:lang w:eastAsia="zh-CN"/>
        </w:rPr>
      </w:pPr>
      <w:r>
        <w:rPr>
          <w:rFonts w:eastAsia="DengXian"/>
          <w:lang w:eastAsia="zh-CN"/>
        </w:rPr>
        <w:t xml:space="preserve">Diese Aspekte waren mir auch wichtig als es darum ging, wo ich mich beruflich fokussieren sollte. Ich wollte in einem internationalen Umfeld mit spannenden Personen zusammenarbeiten und hier auch meine analytischen Fähigkeiten einbringen. </w:t>
      </w:r>
    </w:p>
    <w:p w14:paraId="19443F4F" w14:textId="4D85ABC6" w:rsidR="00FE4FFB" w:rsidRDefault="00FE4FFB" w:rsidP="00FE4FFB">
      <w:pPr>
        <w:spacing w:line="276" w:lineRule="auto"/>
        <w:rPr>
          <w:rFonts w:eastAsia="DengXian"/>
          <w:lang w:eastAsia="zh-CN"/>
        </w:rPr>
      </w:pPr>
      <w:r>
        <w:rPr>
          <w:rFonts w:eastAsia="DengXian"/>
          <w:lang w:eastAsia="zh-CN"/>
        </w:rPr>
        <w:t xml:space="preserve">Da hatte ich mir zuerst den (Software-) Vertrieb angeschaut und das dann auch früh ausprobiert. </w:t>
      </w:r>
      <w:r w:rsidR="00C671F5">
        <w:rPr>
          <w:rFonts w:eastAsia="DengXian"/>
          <w:lang w:eastAsia="zh-CN"/>
        </w:rPr>
        <w:t>Hier war ich bei T-Systems im Enterprise-Account Management im Team Retail und Logistik</w:t>
      </w:r>
      <w:r w:rsidR="001743BE">
        <w:rPr>
          <w:rFonts w:eastAsia="DengXian"/>
          <w:lang w:eastAsia="zh-CN"/>
        </w:rPr>
        <w:t xml:space="preserve"> und habe mir Gedanken wie man aktuelle Herausforderungen</w:t>
      </w:r>
      <w:r w:rsidR="00A01637">
        <w:rPr>
          <w:rFonts w:eastAsia="DengXian"/>
          <w:lang w:eastAsia="zh-CN"/>
        </w:rPr>
        <w:t xml:space="preserve">. </w:t>
      </w:r>
      <w:r>
        <w:rPr>
          <w:rFonts w:eastAsia="DengXian"/>
          <w:lang w:eastAsia="zh-CN"/>
        </w:rPr>
        <w:t xml:space="preserve">Ich </w:t>
      </w:r>
      <w:r>
        <w:rPr>
          <w:rFonts w:eastAsia="DengXian"/>
          <w:lang w:eastAsia="zh-CN"/>
        </w:rPr>
        <w:lastRenderedPageBreak/>
        <w:t xml:space="preserve">bin für mich dann aber selbst zu dem Schluss gekommen dass  die Arbeitsweise in der Beratung </w:t>
      </w:r>
      <w:r w:rsidR="00B649AD">
        <w:rPr>
          <w:rFonts w:eastAsia="DengXian"/>
          <w:lang w:eastAsia="zh-CN"/>
        </w:rPr>
        <w:t xml:space="preserve">noch </w:t>
      </w:r>
      <w:r>
        <w:rPr>
          <w:rFonts w:eastAsia="DengXian"/>
          <w:lang w:eastAsia="zh-CN"/>
        </w:rPr>
        <w:t>besser zu mir passt weil man nochmal inhaltlich mehr in die Themen reingeht und dadurch auch mehr lernen kann. Das Gefühl hat sich dann auch während meinem Beratungspraktikum bei Accenture bestätigt. Hier habe ich an einer IT-Transformation im Industrial Sektor gearbeitet wo wir auch für Prozessoptimierungen Experteninterviews durchgeführt haben.</w:t>
      </w:r>
    </w:p>
    <w:p w14:paraId="6A3D8560" w14:textId="532E1602" w:rsidR="00FE4FFB" w:rsidRDefault="00FE4FFB" w:rsidP="00FE4FFB">
      <w:pPr>
        <w:spacing w:line="276" w:lineRule="auto"/>
        <w:rPr>
          <w:rFonts w:eastAsia="DengXian"/>
          <w:lang w:eastAsia="zh-CN"/>
        </w:rPr>
      </w:pPr>
      <w:r>
        <w:rPr>
          <w:rFonts w:eastAsia="DengXian"/>
          <w:lang w:eastAsia="zh-CN"/>
        </w:rPr>
        <w:t xml:space="preserve">Also habe ich mich weiter auf die Beratung fokussiert, bin der studentischen Beratung beigetreten und habe dort ein Projekt zur Erarbeitung einer Markteintrittsstrategie einer neuen Produktkategorie zu leiten.  </w:t>
      </w:r>
      <w:r w:rsidR="000013C2">
        <w:rPr>
          <w:rFonts w:eastAsia="DengXian"/>
          <w:lang w:eastAsia="zh-CN"/>
        </w:rPr>
        <w:t>Da ich schon lange ein Interesse an Financial Services hatte und auch früh teil des Investmentclubs meiner Uni war bin ich d</w:t>
      </w:r>
      <w:r w:rsidR="00CB55AE">
        <w:rPr>
          <w:rFonts w:eastAsia="DengXian"/>
          <w:lang w:eastAsia="zh-CN"/>
        </w:rPr>
        <w:t>anach dann in die</w:t>
      </w:r>
      <w:r>
        <w:rPr>
          <w:rFonts w:eastAsia="DengXian"/>
          <w:lang w:eastAsia="zh-CN"/>
        </w:rPr>
        <w:t xml:space="preserve"> Inhouse Beratung der Commerzbank wo ich eine IT-Transformation für das Trade Finance Backend im PMO begleitet habe</w:t>
      </w:r>
      <w:r w:rsidR="00DF3432">
        <w:rPr>
          <w:rFonts w:eastAsia="DengXian"/>
          <w:lang w:eastAsia="zh-CN"/>
        </w:rPr>
        <w:t xml:space="preserve">. </w:t>
      </w:r>
      <w:r w:rsidR="007178B1">
        <w:rPr>
          <w:rFonts w:eastAsia="DengXian"/>
          <w:lang w:eastAsia="zh-CN"/>
        </w:rPr>
        <w:t>Hier in der Inhouseberatung hat mir besonders das tiefgehende Branchenwissen und die große Nähe zum Kunden gefallen.</w:t>
      </w:r>
    </w:p>
    <w:p w14:paraId="0FDA570B" w14:textId="1BE6BA18" w:rsidR="007E79B2" w:rsidRDefault="00177B90" w:rsidP="00FE4FFB">
      <w:pPr>
        <w:spacing w:line="276" w:lineRule="auto"/>
        <w:rPr>
          <w:rFonts w:eastAsia="DengXian"/>
          <w:lang w:eastAsia="zh-CN"/>
        </w:rPr>
      </w:pPr>
      <w:r>
        <w:rPr>
          <w:rFonts w:eastAsia="DengXian"/>
          <w:highlight w:val="yellow"/>
          <w:lang w:eastAsia="zh-CN"/>
        </w:rPr>
        <w:t xml:space="preserve">Abseits </w:t>
      </w:r>
      <w:r w:rsidR="0098478F">
        <w:rPr>
          <w:rFonts w:eastAsia="DengXian"/>
          <w:highlight w:val="yellow"/>
          <w:lang w:eastAsia="zh-CN"/>
        </w:rPr>
        <w:t>meiner Praktika bekomme</w:t>
      </w:r>
      <w:r w:rsidR="00C251B0">
        <w:rPr>
          <w:rFonts w:eastAsia="DengXian"/>
          <w:highlight w:val="yellow"/>
          <w:lang w:eastAsia="zh-CN"/>
        </w:rPr>
        <w:t xml:space="preserve"> ich auch immer wieder </w:t>
      </w:r>
      <w:r w:rsidR="002A66C0">
        <w:rPr>
          <w:rFonts w:eastAsia="DengXian"/>
          <w:highlight w:val="yellow"/>
          <w:lang w:eastAsia="zh-CN"/>
        </w:rPr>
        <w:t xml:space="preserve">mit an </w:t>
      </w:r>
      <w:r w:rsidR="00BD540A">
        <w:rPr>
          <w:rFonts w:eastAsia="DengXian"/>
          <w:highlight w:val="yellow"/>
          <w:lang w:eastAsia="zh-CN"/>
        </w:rPr>
        <w:t xml:space="preserve">welchen Themen </w:t>
      </w:r>
      <w:r w:rsidR="002A66C0">
        <w:rPr>
          <w:rFonts w:eastAsia="DengXian"/>
          <w:highlight w:val="yellow"/>
          <w:lang w:eastAsia="zh-CN"/>
        </w:rPr>
        <w:t>meine Mutter für unsere Familienfirma arbeitet, hier erweitert Sie gerade das b</w:t>
      </w:r>
      <w:r w:rsidR="00704470" w:rsidRPr="00D35A06">
        <w:rPr>
          <w:rFonts w:eastAsia="DengXian"/>
          <w:highlight w:val="yellow"/>
          <w:lang w:eastAsia="zh-CN"/>
        </w:rPr>
        <w:t>esteh</w:t>
      </w:r>
      <w:r w:rsidR="00BD540A">
        <w:rPr>
          <w:rFonts w:eastAsia="DengXian"/>
          <w:highlight w:val="yellow"/>
          <w:lang w:eastAsia="zh-CN"/>
        </w:rPr>
        <w:t>e</w:t>
      </w:r>
      <w:r w:rsidR="00704470" w:rsidRPr="00D35A06">
        <w:rPr>
          <w:rFonts w:eastAsia="DengXian"/>
          <w:highlight w:val="yellow"/>
          <w:lang w:eastAsia="zh-CN"/>
        </w:rPr>
        <w:t>nde</w:t>
      </w:r>
      <w:r w:rsidR="002A66C0">
        <w:rPr>
          <w:rFonts w:eastAsia="DengXian"/>
          <w:highlight w:val="yellow"/>
          <w:lang w:eastAsia="zh-CN"/>
        </w:rPr>
        <w:t xml:space="preserve"> </w:t>
      </w:r>
      <w:r w:rsidR="00D35A06" w:rsidRPr="00D35A06">
        <w:rPr>
          <w:rFonts w:eastAsia="DengXian"/>
          <w:highlight w:val="yellow"/>
          <w:lang w:eastAsia="zh-CN"/>
        </w:rPr>
        <w:t>Geschäftsmodell für den Handel mit Industriebedarf</w:t>
      </w:r>
      <w:r w:rsidR="002134A1">
        <w:rPr>
          <w:rFonts w:eastAsia="DengXian"/>
          <w:lang w:eastAsia="zh-CN"/>
        </w:rPr>
        <w:t xml:space="preserve"> </w:t>
      </w:r>
      <w:r w:rsidR="002A66C0">
        <w:rPr>
          <w:rFonts w:eastAsia="DengXian"/>
          <w:lang w:eastAsia="zh-CN"/>
        </w:rPr>
        <w:t>mit ein</w:t>
      </w:r>
      <w:r w:rsidR="00844C32">
        <w:rPr>
          <w:rFonts w:eastAsia="DengXian"/>
          <w:lang w:eastAsia="zh-CN"/>
        </w:rPr>
        <w:t xml:space="preserve">em </w:t>
      </w:r>
      <w:r w:rsidR="002134A1" w:rsidRPr="00D35A06">
        <w:rPr>
          <w:rFonts w:eastAsia="DengXian"/>
          <w:highlight w:val="yellow"/>
          <w:lang w:eastAsia="zh-CN"/>
        </w:rPr>
        <w:t>E-Commerce</w:t>
      </w:r>
      <w:r w:rsidR="002F142B">
        <w:rPr>
          <w:rFonts w:eastAsia="DengXian"/>
          <w:lang w:eastAsia="zh-CN"/>
        </w:rPr>
        <w:t xml:space="preserve"> </w:t>
      </w:r>
      <w:r w:rsidR="00844C32">
        <w:rPr>
          <w:rFonts w:eastAsia="DengXian"/>
          <w:highlight w:val="yellow"/>
          <w:lang w:eastAsia="zh-CN"/>
        </w:rPr>
        <w:t>shop und eigener Brand. Hier habe ich dann</w:t>
      </w:r>
      <w:r w:rsidR="002F142B" w:rsidRPr="002F142B">
        <w:rPr>
          <w:rFonts w:eastAsia="DengXian"/>
          <w:highlight w:val="yellow"/>
          <w:lang w:eastAsia="zh-CN"/>
        </w:rPr>
        <w:t xml:space="preserve"> spannende Einblicke in die Fragestellungen der E-Commercebranche bekommen habe.</w:t>
      </w:r>
    </w:p>
    <w:p w14:paraId="55329F3F" w14:textId="546CEBFD" w:rsidR="00FE4FFB" w:rsidRDefault="00FE4FFB" w:rsidP="00FE4FFB">
      <w:pPr>
        <w:spacing w:line="276" w:lineRule="auto"/>
        <w:rPr>
          <w:rFonts w:eastAsia="DengXian"/>
          <w:highlight w:val="yellow"/>
          <w:lang w:eastAsia="zh-CN"/>
        </w:rPr>
      </w:pPr>
      <w:r w:rsidRPr="0035369B">
        <w:rPr>
          <w:rFonts w:eastAsia="DengXian"/>
          <w:highlight w:val="yellow"/>
          <w:lang w:eastAsia="zh-CN"/>
        </w:rPr>
        <w:t xml:space="preserve">Ich würde mich als nächstes deshalb sehr freuen ein Praktikum bei </w:t>
      </w:r>
      <w:r w:rsidR="007178B1">
        <w:rPr>
          <w:rFonts w:eastAsia="DengXian"/>
          <w:highlight w:val="yellow"/>
          <w:lang w:eastAsia="zh-CN"/>
        </w:rPr>
        <w:t>der Otto Group im Inhouse Consulting</w:t>
      </w:r>
      <w:r>
        <w:rPr>
          <w:rFonts w:eastAsia="DengXian"/>
          <w:highlight w:val="yellow"/>
          <w:lang w:eastAsia="zh-CN"/>
        </w:rPr>
        <w:t xml:space="preserve"> zu absolvieren da ich </w:t>
      </w:r>
      <w:r w:rsidR="001B41B3">
        <w:rPr>
          <w:rFonts w:eastAsia="DengXian"/>
          <w:highlight w:val="yellow"/>
          <w:lang w:eastAsia="zh-CN"/>
        </w:rPr>
        <w:t xml:space="preserve">hier die </w:t>
      </w:r>
      <w:r w:rsidR="00663B62">
        <w:rPr>
          <w:rFonts w:eastAsia="DengXian"/>
          <w:highlight w:val="yellow"/>
          <w:lang w:eastAsia="zh-CN"/>
        </w:rPr>
        <w:t>Möglichkeit sehe die Vorteile von externer und interner Beratung zu kombinieren</w:t>
      </w:r>
      <w:r w:rsidR="007931DC">
        <w:rPr>
          <w:rFonts w:eastAsia="DengXian"/>
          <w:highlight w:val="yellow"/>
          <w:lang w:eastAsia="zh-CN"/>
        </w:rPr>
        <w:t>.</w:t>
      </w:r>
      <w:r w:rsidR="00572E11">
        <w:rPr>
          <w:rFonts w:eastAsia="DengXian"/>
          <w:highlight w:val="yellow"/>
          <w:lang w:eastAsia="zh-CN"/>
        </w:rPr>
        <w:t xml:space="preserve"> </w:t>
      </w:r>
      <w:r w:rsidR="007931DC">
        <w:rPr>
          <w:rFonts w:eastAsia="DengXian"/>
          <w:highlight w:val="yellow"/>
          <w:lang w:eastAsia="zh-CN"/>
        </w:rPr>
        <w:t xml:space="preserve">Das ist einerseits </w:t>
      </w:r>
      <w:r w:rsidR="00572E11">
        <w:rPr>
          <w:rFonts w:eastAsia="DengXian"/>
          <w:highlight w:val="yellow"/>
          <w:lang w:eastAsia="zh-CN"/>
        </w:rPr>
        <w:t xml:space="preserve">die Möglichkeit </w:t>
      </w:r>
      <w:r w:rsidR="007931DC">
        <w:rPr>
          <w:rFonts w:eastAsia="DengXian"/>
          <w:highlight w:val="yellow"/>
          <w:lang w:eastAsia="zh-CN"/>
        </w:rPr>
        <w:t>in den besonders spannenden Industrien E-Commerce bzw. Handel, Logistik und Financial Services Erfahrungen sammeln zu können, und dabei gleichzeitig</w:t>
      </w:r>
      <w:r w:rsidR="0089767F">
        <w:rPr>
          <w:rFonts w:eastAsia="DengXian"/>
          <w:highlight w:val="yellow"/>
          <w:lang w:eastAsia="zh-CN"/>
        </w:rPr>
        <w:t xml:space="preserve"> von der Kundennähe und Expertenwissen einer Inhouseberatung profitieren zu können.</w:t>
      </w:r>
      <w:r w:rsidR="0073071F">
        <w:rPr>
          <w:rFonts w:eastAsia="DengXian"/>
          <w:highlight w:val="yellow"/>
          <w:lang w:eastAsia="zh-CN"/>
        </w:rPr>
        <w:t xml:space="preserve"> </w:t>
      </w:r>
    </w:p>
    <w:p w14:paraId="5A363F39" w14:textId="77777777" w:rsidR="00BC4393" w:rsidRDefault="00BC4393" w:rsidP="00BC4393">
      <w:pPr>
        <w:spacing w:line="276" w:lineRule="auto"/>
        <w:rPr>
          <w:rFonts w:eastAsia="DengXian"/>
          <w:b/>
          <w:bCs/>
          <w:lang w:eastAsia="zh-CN"/>
        </w:rPr>
      </w:pPr>
      <w:r w:rsidRPr="00002784">
        <w:rPr>
          <w:rFonts w:eastAsia="DengXian"/>
          <w:b/>
          <w:bCs/>
          <w:lang w:eastAsia="zh-CN"/>
        </w:rPr>
        <w:t xml:space="preserve">Selbstpräsentation </w:t>
      </w:r>
      <w:r>
        <w:rPr>
          <w:rFonts w:eastAsia="DengXian"/>
          <w:b/>
          <w:bCs/>
          <w:lang w:eastAsia="zh-CN"/>
        </w:rPr>
        <w:t xml:space="preserve">Ommax </w:t>
      </w:r>
    </w:p>
    <w:p w14:paraId="6E245076" w14:textId="77777777" w:rsidR="00BC4393" w:rsidRDefault="00BC4393" w:rsidP="00BC4393">
      <w:pPr>
        <w:spacing w:line="276" w:lineRule="auto"/>
        <w:rPr>
          <w:rFonts w:eastAsia="DengXian"/>
          <w:lang w:eastAsia="zh-CN"/>
        </w:rPr>
      </w:pPr>
      <w:r>
        <w:rPr>
          <w:rFonts w:eastAsia="DengXian"/>
          <w:lang w:eastAsia="zh-CN"/>
        </w:rPr>
        <w:t>Ich war schon immer sehr neugierig und wollte bereits jung die Welt entdecken und bin dann mit 15 Jahren für ein Jahr ins Ausland nach England gegangen, außerdem habe ich mich immer viel für Asien interessiert. Für mein Studium war es mir dementsprechend wichtig neben einem ambitionierten, und praxisorientierte Umfeld auch in einer internationalen Umgebung zu arbeiten. Deswegen hatte ich mich auch für mein Studium an der ESB entschieden. Hier studiere ich auf englisch, und konnte mir als Zweitfremdsprache noch Mandarin aussuchen. Für mein Auslandssemester wollte ich das dann natürlich auch nach China gegangen und war für ein halbes Jahr in Peking an der Tsinghua Universität und bin nach dem Auslandssemester dann auch noch 2 Monate durch ganz China gereist.</w:t>
      </w:r>
    </w:p>
    <w:p w14:paraId="022FA825" w14:textId="77777777" w:rsidR="00BC4393" w:rsidRDefault="00BC4393" w:rsidP="00BC4393">
      <w:pPr>
        <w:spacing w:line="276" w:lineRule="auto"/>
        <w:rPr>
          <w:rFonts w:eastAsia="DengXian"/>
          <w:lang w:eastAsia="zh-CN"/>
        </w:rPr>
      </w:pPr>
      <w:r>
        <w:rPr>
          <w:rFonts w:eastAsia="DengXian"/>
          <w:lang w:eastAsia="zh-CN"/>
        </w:rPr>
        <w:t xml:space="preserve">Diese Aspekte waren mir auch wichtig als es darum ging, wo ich mich beruflich fokussieren sollte. Ich wollte in einem internationalen Umfeld mit spannenden Personen zusammenarbeiten und hier auch meine analytischen Fähigkeiten einbringen. </w:t>
      </w:r>
    </w:p>
    <w:p w14:paraId="79524EDB" w14:textId="77777777" w:rsidR="00BC4393" w:rsidRDefault="00BC4393" w:rsidP="00BC4393">
      <w:pPr>
        <w:spacing w:line="276" w:lineRule="auto"/>
        <w:rPr>
          <w:rFonts w:eastAsia="DengXian"/>
          <w:lang w:eastAsia="zh-CN"/>
        </w:rPr>
      </w:pPr>
      <w:r>
        <w:rPr>
          <w:rFonts w:eastAsia="DengXian"/>
          <w:lang w:eastAsia="zh-CN"/>
        </w:rPr>
        <w:lastRenderedPageBreak/>
        <w:t>Da hatte ich mir zuerst den (Software-) Vertrieb angeschaut und dann auch früh ausprobiert. Ich bin für mich dann aber selbst zu dem Schluss gekommen dass  die Arbeitsweise in der Beratung besser zu mir passt weil man nochmal inhaltlich mehr in die Themen reingeht und dadurch auch mehr lernen kann. Das Gefühl hat sich dann auch während meinem Beratungspraktikum bei Accenture bestätigt. Hier habe ich an einer IT-Transformation im Industrial Sektor gearbeitet wo wir auch für Prozessoptimierungen Experteninterviews durchgeführt haben.</w:t>
      </w:r>
    </w:p>
    <w:p w14:paraId="65A82956" w14:textId="77777777" w:rsidR="00BC4393" w:rsidRDefault="00BC4393" w:rsidP="00BC4393">
      <w:pPr>
        <w:spacing w:line="276" w:lineRule="auto"/>
        <w:rPr>
          <w:rFonts w:eastAsia="DengXian"/>
          <w:lang w:eastAsia="zh-CN"/>
        </w:rPr>
      </w:pPr>
      <w:r>
        <w:rPr>
          <w:rFonts w:eastAsia="DengXian"/>
          <w:lang w:eastAsia="zh-CN"/>
        </w:rPr>
        <w:t>Also habe ich mich weiter auf die Beratung fokussiert, bin der studentischen Beratung beigetreten und habe dort ein Projekt zur Erarbeitung einer Markteintrittsstrategie einer neuen Produktkategorie zu leiten.  Danach bin zur Inhouse Beratung der Commerzbank wo ich eine IT-Transformation für das Trade Finance Backend im PMO begleitet habe.</w:t>
      </w:r>
    </w:p>
    <w:p w14:paraId="7F46A9DF" w14:textId="77777777" w:rsidR="00BC4393" w:rsidRDefault="00BC4393" w:rsidP="00BC4393">
      <w:pPr>
        <w:spacing w:line="276" w:lineRule="auto"/>
        <w:rPr>
          <w:rFonts w:eastAsia="DengXian"/>
          <w:lang w:eastAsia="zh-CN"/>
        </w:rPr>
      </w:pPr>
      <w:r>
        <w:rPr>
          <w:rFonts w:eastAsia="DengXian"/>
          <w:lang w:eastAsia="zh-CN"/>
        </w:rPr>
        <w:t xml:space="preserve">Während der Zeit habe ich mich auch immer mehr mit den verschiedenen Facetten der Beratung auseinander gesetzt. Hier ist besonders ein Workshop mit dem Thema Corporate Transactions und ein Podcast mit einem Partner von euch im Kopf geblieben. Mich hat es fasziniert wie komplex solche Transaktionen und sind und was man alles beachten muss. </w:t>
      </w:r>
    </w:p>
    <w:p w14:paraId="54EFC3DA" w14:textId="77777777" w:rsidR="00BC4393" w:rsidRDefault="00BC4393" w:rsidP="00BC4393">
      <w:pPr>
        <w:spacing w:line="276" w:lineRule="auto"/>
        <w:rPr>
          <w:rFonts w:eastAsia="DengXian"/>
          <w:lang w:eastAsia="zh-CN"/>
        </w:rPr>
      </w:pPr>
      <w:r>
        <w:rPr>
          <w:rFonts w:eastAsia="DengXian"/>
          <w:lang w:eastAsia="zh-CN"/>
        </w:rPr>
        <w:t>Ich schreibe deswegen aktuell auch meine Bachelorarbeit zum Thema von Kultur in M&amp;A Prozessen und führe hierzu aktuell Experteninterviews mit verschiedensten Stakeholdern durch.</w:t>
      </w:r>
    </w:p>
    <w:p w14:paraId="0D395525" w14:textId="77777777" w:rsidR="00BC4393" w:rsidRDefault="00BC4393" w:rsidP="00BC4393">
      <w:pPr>
        <w:spacing w:line="276" w:lineRule="auto"/>
        <w:rPr>
          <w:rFonts w:eastAsia="DengXian"/>
          <w:highlight w:val="yellow"/>
          <w:lang w:eastAsia="zh-CN"/>
        </w:rPr>
      </w:pPr>
      <w:r w:rsidRPr="0035369B">
        <w:rPr>
          <w:rFonts w:eastAsia="DengXian"/>
          <w:highlight w:val="yellow"/>
          <w:lang w:eastAsia="zh-CN"/>
        </w:rPr>
        <w:t xml:space="preserve">Ich würde mich als nächstes deshalb sehr freuen ein Praktikum bei Ommax </w:t>
      </w:r>
      <w:r>
        <w:rPr>
          <w:rFonts w:eastAsia="DengXian"/>
          <w:highlight w:val="yellow"/>
          <w:lang w:eastAsia="zh-CN"/>
        </w:rPr>
        <w:t xml:space="preserve">im Transaction Advisory </w:t>
      </w:r>
      <w:r w:rsidRPr="0035369B">
        <w:rPr>
          <w:rFonts w:eastAsia="DengXian"/>
          <w:highlight w:val="yellow"/>
          <w:lang w:eastAsia="zh-CN"/>
        </w:rPr>
        <w:t>zu machen.</w:t>
      </w:r>
    </w:p>
    <w:p w14:paraId="6B8422D6" w14:textId="77777777" w:rsidR="00BC4393" w:rsidRDefault="00BC4393" w:rsidP="00BC4393">
      <w:pPr>
        <w:spacing w:line="276" w:lineRule="auto"/>
        <w:rPr>
          <w:rFonts w:eastAsia="DengXian"/>
          <w:highlight w:val="yellow"/>
          <w:lang w:eastAsia="zh-CN"/>
        </w:rPr>
      </w:pPr>
      <w:r>
        <w:rPr>
          <w:rFonts w:eastAsia="DengXian"/>
          <w:highlight w:val="yellow"/>
          <w:lang w:eastAsia="zh-CN"/>
        </w:rPr>
        <w:t xml:space="preserve">Einerseits deswegen weil ich bei OMMAX einen </w:t>
      </w:r>
      <w:r w:rsidRPr="0035369B">
        <w:rPr>
          <w:rFonts w:eastAsia="DengXian"/>
          <w:highlight w:val="yellow"/>
          <w:lang w:eastAsia="zh-CN"/>
        </w:rPr>
        <w:t>perfekten inhaltlichen Fit</w:t>
      </w:r>
      <w:r>
        <w:rPr>
          <w:rFonts w:eastAsia="DengXian"/>
          <w:highlight w:val="yellow"/>
          <w:lang w:eastAsia="zh-CN"/>
        </w:rPr>
        <w:t xml:space="preserve"> zu meinem starken Interesse an Corporate Transactions und speziell CDDs sehe und dazu noch die einzigartige Kombination mit diesem starken Fokus digitalen Kompetenzen welcher mich auch wegen meiner starkem Fokus auf Software und Technolgie anspricht.</w:t>
      </w:r>
    </w:p>
    <w:p w14:paraId="47396700" w14:textId="77777777" w:rsidR="00BC4393" w:rsidRPr="002A0940" w:rsidRDefault="00BC4393" w:rsidP="00BC4393">
      <w:pPr>
        <w:spacing w:line="276" w:lineRule="auto"/>
        <w:rPr>
          <w:rFonts w:eastAsia="DengXian"/>
          <w:highlight w:val="yellow"/>
          <w:lang w:eastAsia="zh-CN"/>
        </w:rPr>
      </w:pPr>
      <w:r>
        <w:rPr>
          <w:rFonts w:eastAsia="DengXian"/>
          <w:highlight w:val="yellow"/>
          <w:lang w:eastAsia="zh-CN"/>
        </w:rPr>
        <w:t>Darüber hinaus hat eine</w:t>
      </w:r>
      <w:r w:rsidRPr="0035369B">
        <w:rPr>
          <w:rFonts w:eastAsia="DengXian"/>
          <w:highlight w:val="yellow"/>
          <w:lang w:eastAsia="zh-CN"/>
        </w:rPr>
        <w:t xml:space="preserve"> Komilitonin von mir von einem Praktikum bei euch geschwärmt und auch ein Gespräch mit einem Londoner Berater hat mir diesen</w:t>
      </w:r>
      <w:r>
        <w:rPr>
          <w:rFonts w:eastAsia="DengXian"/>
          <w:highlight w:val="yellow"/>
          <w:lang w:eastAsia="zh-CN"/>
        </w:rPr>
        <w:t xml:space="preserve"> positiven</w:t>
      </w:r>
      <w:r w:rsidRPr="0035369B">
        <w:rPr>
          <w:rFonts w:eastAsia="DengXian"/>
          <w:highlight w:val="yellow"/>
          <w:lang w:eastAsia="zh-CN"/>
        </w:rPr>
        <w:t xml:space="preserve"> Eindruck</w:t>
      </w:r>
      <w:r>
        <w:rPr>
          <w:rFonts w:eastAsia="DengXian"/>
          <w:highlight w:val="yellow"/>
          <w:lang w:eastAsia="zh-CN"/>
        </w:rPr>
        <w:t xml:space="preserve"> von eurer Kultur</w:t>
      </w:r>
      <w:r w:rsidRPr="0035369B">
        <w:rPr>
          <w:rFonts w:eastAsia="DengXian"/>
          <w:highlight w:val="yellow"/>
          <w:lang w:eastAsia="zh-CN"/>
        </w:rPr>
        <w:t xml:space="preserve"> </w:t>
      </w:r>
      <w:r>
        <w:rPr>
          <w:rFonts w:eastAsia="DengXian"/>
          <w:highlight w:val="yellow"/>
          <w:lang w:eastAsia="zh-CN"/>
        </w:rPr>
        <w:t xml:space="preserve">des Forderns und Förderns </w:t>
      </w:r>
      <w:r w:rsidRPr="0035369B">
        <w:rPr>
          <w:rFonts w:eastAsia="DengXian"/>
          <w:highlight w:val="yellow"/>
          <w:lang w:eastAsia="zh-CN"/>
        </w:rPr>
        <w:t>nochmal bestätigt.</w:t>
      </w:r>
    </w:p>
    <w:p w14:paraId="7BD87453" w14:textId="77777777" w:rsidR="00FE4FFB" w:rsidRDefault="00FE4FFB" w:rsidP="00EA5FE4">
      <w:pPr>
        <w:spacing w:line="276" w:lineRule="auto"/>
        <w:rPr>
          <w:rFonts w:eastAsia="DengXian"/>
          <w:b/>
          <w:bCs/>
          <w:lang w:eastAsia="zh-CN"/>
        </w:rPr>
      </w:pPr>
    </w:p>
    <w:p w14:paraId="4CE06339" w14:textId="77777777" w:rsidR="00C20679" w:rsidRDefault="00C20679" w:rsidP="00EA5FE4">
      <w:pPr>
        <w:spacing w:line="276" w:lineRule="auto"/>
        <w:rPr>
          <w:rFonts w:eastAsia="DengXian"/>
          <w:b/>
          <w:bCs/>
          <w:lang w:eastAsia="zh-CN"/>
        </w:rPr>
      </w:pPr>
    </w:p>
    <w:p w14:paraId="6EDDCEF1" w14:textId="77777777" w:rsidR="00EA5FE4" w:rsidRDefault="00EA5FE4" w:rsidP="007B2822">
      <w:pPr>
        <w:spacing w:line="276" w:lineRule="auto"/>
        <w:rPr>
          <w:rFonts w:eastAsia="DengXian"/>
          <w:b/>
          <w:bCs/>
          <w:color w:val="FF0000"/>
          <w:lang w:eastAsia="zh-CN"/>
        </w:rPr>
      </w:pPr>
    </w:p>
    <w:p w14:paraId="4338FF8E" w14:textId="77777777" w:rsidR="00EA5FE4" w:rsidRDefault="00EA5FE4" w:rsidP="007B2822">
      <w:pPr>
        <w:spacing w:line="276" w:lineRule="auto"/>
        <w:rPr>
          <w:rFonts w:eastAsia="DengXian"/>
          <w:b/>
          <w:bCs/>
          <w:color w:val="FF0000"/>
          <w:lang w:eastAsia="zh-CN"/>
        </w:rPr>
      </w:pPr>
    </w:p>
    <w:p w14:paraId="06CA056D" w14:textId="77777777" w:rsidR="00C8772B" w:rsidRDefault="00C8772B" w:rsidP="00E0553C">
      <w:pPr>
        <w:spacing w:line="276" w:lineRule="auto"/>
        <w:rPr>
          <w:rFonts w:eastAsia="DengXian"/>
          <w:lang w:eastAsia="zh-CN"/>
        </w:rPr>
      </w:pPr>
    </w:p>
    <w:p w14:paraId="76E8179A" w14:textId="7426B7FC" w:rsidR="00C8772B" w:rsidRDefault="00C8772B" w:rsidP="00E0553C">
      <w:pPr>
        <w:spacing w:line="276" w:lineRule="auto"/>
        <w:rPr>
          <w:rFonts w:eastAsia="DengXian"/>
          <w:lang w:eastAsia="zh-CN"/>
        </w:rPr>
      </w:pPr>
      <w:r>
        <w:rPr>
          <w:rFonts w:eastAsia="DengXian"/>
          <w:lang w:eastAsia="zh-CN"/>
        </w:rPr>
        <w:t>OMMAX Werte:</w:t>
      </w:r>
      <w:r>
        <w:rPr>
          <w:rFonts w:eastAsia="DengXian"/>
          <w:lang w:eastAsia="zh-CN"/>
        </w:rPr>
        <w:br/>
        <w:t xml:space="preserve">1. Kundenfokussiert 2. </w:t>
      </w:r>
      <w:r w:rsidR="009F1C01">
        <w:rPr>
          <w:rFonts w:eastAsia="DengXian"/>
          <w:lang w:eastAsia="zh-CN"/>
        </w:rPr>
        <w:t>Entrepreneurial Mindset 3. Digital</w:t>
      </w:r>
    </w:p>
    <w:p w14:paraId="61898776" w14:textId="505EDD18" w:rsidR="00DF3B0B" w:rsidRDefault="00580659" w:rsidP="007B2822">
      <w:pPr>
        <w:spacing w:line="276" w:lineRule="auto"/>
        <w:rPr>
          <w:rFonts w:eastAsia="DengXian"/>
          <w:b/>
          <w:bCs/>
          <w:lang w:eastAsia="zh-CN"/>
        </w:rPr>
      </w:pPr>
      <w:r>
        <w:rPr>
          <w:rFonts w:eastAsia="DengXian"/>
          <w:b/>
          <w:bCs/>
          <w:lang w:eastAsia="zh-CN"/>
        </w:rPr>
        <w:lastRenderedPageBreak/>
        <w:t>OMMAX</w:t>
      </w:r>
    </w:p>
    <w:p w14:paraId="7FBD95CA" w14:textId="288C095F" w:rsidR="00831241" w:rsidRPr="0061274B" w:rsidRDefault="005F774D" w:rsidP="005F774D">
      <w:pPr>
        <w:pStyle w:val="ListParagraph"/>
        <w:numPr>
          <w:ilvl w:val="0"/>
          <w:numId w:val="3"/>
        </w:numPr>
        <w:spacing w:line="276" w:lineRule="auto"/>
        <w:rPr>
          <w:rFonts w:eastAsia="DengXian"/>
          <w:highlight w:val="yellow"/>
          <w:lang w:eastAsia="zh-CN"/>
        </w:rPr>
      </w:pPr>
      <w:r w:rsidRPr="0061274B">
        <w:rPr>
          <w:rFonts w:eastAsia="DengXian"/>
          <w:highlight w:val="yellow"/>
          <w:lang w:eastAsia="zh-CN"/>
        </w:rPr>
        <w:t>Erstkontakt durch</w:t>
      </w:r>
      <w:r w:rsidR="00623211" w:rsidRPr="0061274B">
        <w:rPr>
          <w:rFonts w:eastAsia="DengXian"/>
          <w:highlight w:val="yellow"/>
          <w:lang w:eastAsia="zh-CN"/>
        </w:rPr>
        <w:t xml:space="preserve"> Interview von Philipp Ortlieb auf Youtube gesehen</w:t>
      </w:r>
    </w:p>
    <w:p w14:paraId="3D49C51B" w14:textId="6203E70D" w:rsidR="00093A82" w:rsidRDefault="00095E80" w:rsidP="005F774D">
      <w:pPr>
        <w:pStyle w:val="ListParagraph"/>
        <w:numPr>
          <w:ilvl w:val="0"/>
          <w:numId w:val="3"/>
        </w:numPr>
        <w:spacing w:line="276" w:lineRule="auto"/>
        <w:rPr>
          <w:rFonts w:eastAsia="DengXian"/>
          <w:lang w:eastAsia="zh-CN"/>
        </w:rPr>
      </w:pPr>
      <w:r>
        <w:rPr>
          <w:rFonts w:eastAsia="DengXian"/>
          <w:lang w:eastAsia="zh-CN"/>
        </w:rPr>
        <w:t xml:space="preserve">Einzigartige </w:t>
      </w:r>
      <w:r w:rsidR="00093A82">
        <w:rPr>
          <w:rFonts w:eastAsia="DengXian"/>
          <w:lang w:eastAsia="zh-CN"/>
        </w:rPr>
        <w:t>Kombination aus Transaktions- und Digitalberatung</w:t>
      </w:r>
    </w:p>
    <w:p w14:paraId="7DC9B3CE" w14:textId="52FE264E" w:rsidR="00C0289E" w:rsidRDefault="00475955" w:rsidP="005F774D">
      <w:pPr>
        <w:pStyle w:val="ListParagraph"/>
        <w:numPr>
          <w:ilvl w:val="0"/>
          <w:numId w:val="3"/>
        </w:numPr>
        <w:spacing w:line="276" w:lineRule="auto"/>
        <w:rPr>
          <w:rFonts w:eastAsia="DengXian"/>
          <w:lang w:eastAsia="zh-CN"/>
        </w:rPr>
      </w:pPr>
      <w:r>
        <w:rPr>
          <w:rFonts w:eastAsia="DengXian"/>
          <w:lang w:eastAsia="zh-CN"/>
        </w:rPr>
        <w:t xml:space="preserve">Persönlicher / Kultureller Eindruck: Komilitonin Laura </w:t>
      </w:r>
      <w:r w:rsidR="00095E80">
        <w:rPr>
          <w:rFonts w:eastAsia="DengXian"/>
          <w:lang w:eastAsia="zh-CN"/>
        </w:rPr>
        <w:t>Billmann</w:t>
      </w:r>
    </w:p>
    <w:p w14:paraId="4EA30C73" w14:textId="13EC77E5" w:rsidR="0014594C" w:rsidRDefault="0014594C" w:rsidP="005F774D">
      <w:pPr>
        <w:pStyle w:val="ListParagraph"/>
        <w:numPr>
          <w:ilvl w:val="0"/>
          <w:numId w:val="3"/>
        </w:numPr>
        <w:spacing w:line="276" w:lineRule="auto"/>
        <w:rPr>
          <w:rFonts w:eastAsia="DengXian"/>
          <w:lang w:eastAsia="zh-CN"/>
        </w:rPr>
      </w:pPr>
      <w:r>
        <w:rPr>
          <w:rFonts w:eastAsia="DengXian"/>
          <w:lang w:eastAsia="zh-CN"/>
        </w:rPr>
        <w:t>Kundenfokus, Incentivierung nur durch Kundenzufriedenheit</w:t>
      </w:r>
    </w:p>
    <w:p w14:paraId="33037A61" w14:textId="039F10E4" w:rsidR="00C0289E" w:rsidRDefault="00C0289E" w:rsidP="005F774D">
      <w:pPr>
        <w:pStyle w:val="ListParagraph"/>
        <w:numPr>
          <w:ilvl w:val="0"/>
          <w:numId w:val="3"/>
        </w:numPr>
        <w:spacing w:line="276" w:lineRule="auto"/>
        <w:rPr>
          <w:rFonts w:eastAsia="DengXian"/>
          <w:lang w:eastAsia="zh-CN"/>
        </w:rPr>
      </w:pPr>
      <w:r>
        <w:rPr>
          <w:rFonts w:eastAsia="DengXian"/>
          <w:lang w:eastAsia="zh-CN"/>
        </w:rPr>
        <w:t>Schnellwachsend</w:t>
      </w:r>
    </w:p>
    <w:p w14:paraId="29059E25" w14:textId="77777777" w:rsidR="00C0289E" w:rsidRPr="00C0289E" w:rsidRDefault="00C0289E" w:rsidP="00C0289E">
      <w:pPr>
        <w:spacing w:line="276" w:lineRule="auto"/>
        <w:rPr>
          <w:rFonts w:eastAsia="DengXian"/>
          <w:lang w:eastAsia="zh-CN"/>
        </w:rPr>
      </w:pPr>
    </w:p>
    <w:p w14:paraId="591D1E7D" w14:textId="6A68C849" w:rsidR="00DF3B0B" w:rsidRDefault="00831241" w:rsidP="007B2822">
      <w:pPr>
        <w:spacing w:line="276" w:lineRule="auto"/>
        <w:rPr>
          <w:rFonts w:eastAsia="DengXian"/>
          <w:b/>
          <w:bCs/>
          <w:lang w:eastAsia="zh-CN"/>
        </w:rPr>
      </w:pPr>
      <w:r>
        <w:rPr>
          <w:rFonts w:eastAsia="DengXian"/>
          <w:b/>
          <w:bCs/>
          <w:lang w:eastAsia="zh-CN"/>
        </w:rPr>
        <w:t>Arkwright</w:t>
      </w:r>
    </w:p>
    <w:p w14:paraId="650B2E93" w14:textId="49F1CF97" w:rsidR="004704F3" w:rsidRPr="00E13AF5" w:rsidRDefault="004704F3" w:rsidP="00E13AF5">
      <w:pPr>
        <w:pStyle w:val="ListParagraph"/>
        <w:numPr>
          <w:ilvl w:val="0"/>
          <w:numId w:val="3"/>
        </w:numPr>
        <w:spacing w:line="276" w:lineRule="auto"/>
        <w:rPr>
          <w:rFonts w:eastAsia="DengXian"/>
          <w:b/>
          <w:bCs/>
          <w:lang w:eastAsia="zh-CN"/>
        </w:rPr>
      </w:pPr>
    </w:p>
    <w:p w14:paraId="1B741BEA" w14:textId="77777777" w:rsidR="00831241" w:rsidRDefault="00831241" w:rsidP="007B2822">
      <w:pPr>
        <w:spacing w:line="276" w:lineRule="auto"/>
        <w:rPr>
          <w:rFonts w:eastAsia="DengXian"/>
          <w:b/>
          <w:bCs/>
          <w:lang w:eastAsia="zh-CN"/>
        </w:rPr>
      </w:pPr>
    </w:p>
    <w:p w14:paraId="7DECA0B6" w14:textId="77777777" w:rsidR="00DF3B0B" w:rsidRDefault="00DF3B0B" w:rsidP="007B2822">
      <w:pPr>
        <w:spacing w:line="276" w:lineRule="auto"/>
        <w:rPr>
          <w:rFonts w:eastAsia="DengXian"/>
          <w:b/>
          <w:bCs/>
          <w:lang w:eastAsia="zh-CN"/>
        </w:rPr>
      </w:pPr>
    </w:p>
    <w:p w14:paraId="6C94CA8E" w14:textId="112D7AB2" w:rsidR="00096769" w:rsidRDefault="00BF6F76" w:rsidP="007B2822">
      <w:pPr>
        <w:spacing w:line="276" w:lineRule="auto"/>
        <w:rPr>
          <w:rFonts w:eastAsia="DengXian"/>
          <w:b/>
          <w:bCs/>
          <w:lang w:val="en-US" w:eastAsia="zh-CN"/>
        </w:rPr>
      </w:pPr>
      <w:r w:rsidRPr="00BF6F76">
        <w:rPr>
          <w:rFonts w:eastAsia="DengXian"/>
          <w:b/>
          <w:bCs/>
          <w:lang w:val="en-US" w:eastAsia="zh-CN"/>
        </w:rPr>
        <w:t>Not f</w:t>
      </w:r>
      <w:r>
        <w:rPr>
          <w:rFonts w:eastAsia="DengXian"/>
          <w:b/>
          <w:bCs/>
          <w:lang w:val="en-US" w:eastAsia="zh-CN"/>
        </w:rPr>
        <w:t>ocus:</w:t>
      </w:r>
    </w:p>
    <w:p w14:paraId="50DBC224" w14:textId="77777777" w:rsidR="00BA630D" w:rsidRDefault="00BA630D" w:rsidP="00BA630D">
      <w:pPr>
        <w:spacing w:line="276" w:lineRule="auto"/>
        <w:rPr>
          <w:rFonts w:eastAsia="DengXian"/>
          <w:b/>
          <w:bCs/>
          <w:lang w:eastAsia="zh-CN"/>
        </w:rPr>
      </w:pPr>
      <w:r w:rsidRPr="00002784">
        <w:rPr>
          <w:rFonts w:eastAsia="DengXian"/>
          <w:b/>
          <w:bCs/>
          <w:lang w:eastAsia="zh-CN"/>
        </w:rPr>
        <w:t xml:space="preserve">Selbstpräsentation </w:t>
      </w:r>
      <w:r>
        <w:rPr>
          <w:rFonts w:eastAsia="DengXian"/>
          <w:b/>
          <w:bCs/>
          <w:lang w:eastAsia="zh-CN"/>
        </w:rPr>
        <w:t>Arkwright</w:t>
      </w:r>
    </w:p>
    <w:p w14:paraId="19B3CFFF" w14:textId="77777777" w:rsidR="00BA630D" w:rsidRDefault="00BA630D" w:rsidP="00BA630D">
      <w:pPr>
        <w:spacing w:line="276" w:lineRule="auto"/>
        <w:rPr>
          <w:rFonts w:eastAsia="DengXian"/>
          <w:lang w:eastAsia="zh-CN"/>
        </w:rPr>
      </w:pPr>
      <w:r>
        <w:rPr>
          <w:rFonts w:eastAsia="DengXian"/>
          <w:lang w:eastAsia="zh-CN"/>
        </w:rPr>
        <w:t>Ich war schon immer sehr neugierig und wollte bereits jung die Welt entdecken und bin dann mit 15 Jahren für ein Jahr ins Ausland nach England gegangen, außerdem habe ich mich immer viel für Asien interessiert. Für mein Studium war es mir dementsprechend wichtig neben einem ambitionierten, und praxisorientierte Umfeld auch in einer internationalen Umgebung zu arbeiten. Deswegen hatte ich mich auch für mein Studium an der ESB entschieden. Hier studiere ich auf englisch, und konnte mir als Zweitfremdsprache noch Mandarin aussuchen. Für mein Auslandssemester wollte ich das dann natürlich auch nach China gegangen und war für ein halbes Jahr in Peking an der Tsinghua Universität und bin nach dem Auslandssemester dann auch noch 2 Monate durch ganz China gereist.</w:t>
      </w:r>
    </w:p>
    <w:p w14:paraId="223F3936" w14:textId="77777777" w:rsidR="00BA630D" w:rsidRDefault="00BA630D" w:rsidP="00BA630D">
      <w:pPr>
        <w:spacing w:line="276" w:lineRule="auto"/>
        <w:rPr>
          <w:rFonts w:eastAsia="DengXian"/>
          <w:lang w:eastAsia="zh-CN"/>
        </w:rPr>
      </w:pPr>
      <w:r>
        <w:rPr>
          <w:rFonts w:eastAsia="DengXian"/>
          <w:lang w:eastAsia="zh-CN"/>
        </w:rPr>
        <w:t xml:space="preserve">Diese Aspekte waren mir auch wichtig als es darum ging, wo ich mich beruflich fokussieren sollte. Ich wollte in einem internationalen Umfeld mit spannenden Personen zusammenarbeiten und hier auch meine analytischen Fähigkeiten einbringen. </w:t>
      </w:r>
    </w:p>
    <w:p w14:paraId="6E82A2B5" w14:textId="77777777" w:rsidR="00BA630D" w:rsidRDefault="00BA630D" w:rsidP="00BA630D">
      <w:pPr>
        <w:spacing w:line="276" w:lineRule="auto"/>
        <w:rPr>
          <w:rFonts w:eastAsia="DengXian"/>
          <w:lang w:eastAsia="zh-CN"/>
        </w:rPr>
      </w:pPr>
      <w:r>
        <w:rPr>
          <w:rFonts w:eastAsia="DengXian"/>
          <w:lang w:eastAsia="zh-CN"/>
        </w:rPr>
        <w:t>Da hatte ich mir zuerst den (Software-) Vertrieb angeschaut und das dann auch früh auch in einem Startupkontext ausprobiert. Ich bin für mich dann aber selbst zu dem Schluss gekommen dass  die Arbeitsweise in der Beratung besser zu mir passt weil man nochmal inhaltlich mehr in die Themen reingeht und dadurch auch mehr lernen kann. Das Gefühl hat sich dann auch während meinem Beratungspraktikum bei Accenture bestätigt. Hier habe ich an einer IT-Transformation im Industrial Sektor gearbeitet wo wir auch für Prozessoptimierungen Experteninterviews durchgeführt haben.</w:t>
      </w:r>
    </w:p>
    <w:p w14:paraId="24A8EEA5" w14:textId="77777777" w:rsidR="00BA630D" w:rsidRDefault="00BA630D" w:rsidP="00BA630D">
      <w:pPr>
        <w:spacing w:line="276" w:lineRule="auto"/>
        <w:rPr>
          <w:rFonts w:eastAsia="DengXian"/>
          <w:lang w:eastAsia="zh-CN"/>
        </w:rPr>
      </w:pPr>
      <w:r>
        <w:rPr>
          <w:rFonts w:eastAsia="DengXian"/>
          <w:lang w:eastAsia="zh-CN"/>
        </w:rPr>
        <w:t xml:space="preserve">Also habe ich mich weiter auf die Beratung fokussiert, bin der studentischen Beratung beigetreten und habe dort ein Projekt zur Erarbeitung einer Markteintrittsstrategie einer </w:t>
      </w:r>
      <w:r>
        <w:rPr>
          <w:rFonts w:eastAsia="DengXian"/>
          <w:lang w:eastAsia="zh-CN"/>
        </w:rPr>
        <w:lastRenderedPageBreak/>
        <w:t>neuen Produktkategorie zu leiten.  Da ich schon lange ein Interesse an Financial Services hatte und auch früh teil des Investmentclubs meiner Uni war bin ich danach dann zur Inhouse Beratung der Commerzbank wo ich eine IT-Transformation für das Trade Finance Backend im PMO begleitet habe und mich nebenbei zusätzlich zum Thema Payments engagiert habe.</w:t>
      </w:r>
    </w:p>
    <w:p w14:paraId="7FD7F133" w14:textId="77777777" w:rsidR="00BA630D" w:rsidRDefault="00BA630D" w:rsidP="00BA630D">
      <w:pPr>
        <w:spacing w:line="276" w:lineRule="auto"/>
        <w:rPr>
          <w:rFonts w:eastAsia="DengXian"/>
          <w:highlight w:val="yellow"/>
          <w:lang w:eastAsia="zh-CN"/>
        </w:rPr>
      </w:pPr>
      <w:r w:rsidRPr="0035369B">
        <w:rPr>
          <w:rFonts w:eastAsia="DengXian"/>
          <w:highlight w:val="yellow"/>
          <w:lang w:eastAsia="zh-CN"/>
        </w:rPr>
        <w:t xml:space="preserve">Ich würde mich als nächstes deshalb sehr freuen ein Praktikum bei </w:t>
      </w:r>
      <w:r>
        <w:rPr>
          <w:rFonts w:eastAsia="DengXian"/>
          <w:highlight w:val="yellow"/>
          <w:lang w:eastAsia="zh-CN"/>
        </w:rPr>
        <w:t>Arkwright in der Strategieberatung zu absolvieren da ich weiß dass ihr unter anderem im Bereich Payments spannende Projekte habt. Arkwright ist auch deswegen für mich spannend da ich denke dass man eine besonders hohe Lernkurve erwarten kann dadurch dass Arkwright in Deutschland eine eher kleinere Beratung ist und man dadurch als Einzelperson mehr Ownership in Projekten übernimmt und mehr Exposure zu senioreren Kollegen hat, was mir auch in meiner Zeit im Startup gut gefallen hat.</w:t>
      </w:r>
    </w:p>
    <w:p w14:paraId="078D3FF8" w14:textId="77777777" w:rsidR="00BA630D" w:rsidRPr="00BA630D" w:rsidRDefault="00BA630D" w:rsidP="007B2822">
      <w:pPr>
        <w:spacing w:line="276" w:lineRule="auto"/>
        <w:rPr>
          <w:rFonts w:eastAsia="DengXian"/>
          <w:b/>
          <w:bCs/>
          <w:lang w:eastAsia="zh-CN"/>
        </w:rPr>
      </w:pPr>
    </w:p>
    <w:p w14:paraId="7DB3AB83" w14:textId="4D277627" w:rsidR="007D1382" w:rsidRPr="00EF175B" w:rsidRDefault="00002784" w:rsidP="007B2822">
      <w:pPr>
        <w:spacing w:line="276" w:lineRule="auto"/>
        <w:rPr>
          <w:rFonts w:eastAsia="DengXian"/>
          <w:b/>
          <w:bCs/>
          <w:lang w:eastAsia="zh-CN"/>
        </w:rPr>
      </w:pPr>
      <w:r w:rsidRPr="00EF175B">
        <w:rPr>
          <w:rFonts w:eastAsia="DengXian"/>
          <w:b/>
          <w:bCs/>
          <w:lang w:eastAsia="zh-CN"/>
        </w:rPr>
        <w:t>Selbstpräsentation EY-Parthenon</w:t>
      </w:r>
    </w:p>
    <w:p w14:paraId="116D15B7" w14:textId="59CD1BA7" w:rsidR="00470E2F" w:rsidRDefault="006866E6" w:rsidP="004561D8">
      <w:pPr>
        <w:spacing w:line="276" w:lineRule="auto"/>
        <w:rPr>
          <w:rFonts w:eastAsia="DengXian"/>
          <w:lang w:eastAsia="zh-CN"/>
        </w:rPr>
      </w:pPr>
      <w:r>
        <w:rPr>
          <w:rFonts w:eastAsia="DengXian"/>
          <w:lang w:eastAsia="zh-CN"/>
        </w:rPr>
        <w:t>I</w:t>
      </w:r>
      <w:r w:rsidR="00A25BF7">
        <w:rPr>
          <w:rFonts w:eastAsia="DengXian"/>
          <w:lang w:eastAsia="zh-CN"/>
        </w:rPr>
        <w:t>c</w:t>
      </w:r>
      <w:r w:rsidR="009E40E3">
        <w:rPr>
          <w:rFonts w:eastAsia="DengXian"/>
          <w:lang w:eastAsia="zh-CN"/>
        </w:rPr>
        <w:t xml:space="preserve">h </w:t>
      </w:r>
      <w:r w:rsidR="00D448CB">
        <w:rPr>
          <w:rFonts w:eastAsia="DengXian"/>
          <w:lang w:eastAsia="zh-CN"/>
        </w:rPr>
        <w:t xml:space="preserve">war schon immer sehr </w:t>
      </w:r>
      <w:r w:rsidR="0050212E">
        <w:rPr>
          <w:rFonts w:eastAsia="DengXian"/>
          <w:lang w:eastAsia="zh-CN"/>
        </w:rPr>
        <w:t xml:space="preserve">neugierung und also </w:t>
      </w:r>
      <w:r w:rsidR="009E40E3">
        <w:rPr>
          <w:rFonts w:eastAsia="DengXian"/>
          <w:lang w:eastAsia="zh-CN"/>
        </w:rPr>
        <w:t>wollte bereits jung die Welt entdecken und bin dann</w:t>
      </w:r>
      <w:r>
        <w:rPr>
          <w:rFonts w:eastAsia="DengXian"/>
          <w:lang w:eastAsia="zh-CN"/>
        </w:rPr>
        <w:t xml:space="preserve"> mit 15</w:t>
      </w:r>
      <w:r w:rsidR="009E40E3">
        <w:rPr>
          <w:rFonts w:eastAsia="DengXian"/>
          <w:lang w:eastAsia="zh-CN"/>
        </w:rPr>
        <w:t xml:space="preserve"> Jahren</w:t>
      </w:r>
      <w:r w:rsidR="00A25BF7">
        <w:rPr>
          <w:rFonts w:eastAsia="DengXian"/>
          <w:lang w:eastAsia="zh-CN"/>
        </w:rPr>
        <w:t xml:space="preserve"> </w:t>
      </w:r>
      <w:r w:rsidR="009E40E3">
        <w:rPr>
          <w:rFonts w:eastAsia="DengXian"/>
          <w:lang w:eastAsia="zh-CN"/>
        </w:rPr>
        <w:t xml:space="preserve">für </w:t>
      </w:r>
      <w:r w:rsidR="00A25BF7">
        <w:rPr>
          <w:rFonts w:eastAsia="DengXian"/>
          <w:lang w:eastAsia="zh-CN"/>
        </w:rPr>
        <w:t>ein Jahr in</w:t>
      </w:r>
      <w:r w:rsidR="002D7B29">
        <w:rPr>
          <w:rFonts w:eastAsia="DengXian"/>
          <w:lang w:eastAsia="zh-CN"/>
        </w:rPr>
        <w:t>s Ausland</w:t>
      </w:r>
      <w:r w:rsidR="0076580E">
        <w:rPr>
          <w:rFonts w:eastAsia="DengXian"/>
          <w:lang w:eastAsia="zh-CN"/>
        </w:rPr>
        <w:t xml:space="preserve"> nach</w:t>
      </w:r>
      <w:r w:rsidR="00A25BF7">
        <w:rPr>
          <w:rFonts w:eastAsia="DengXian"/>
          <w:lang w:eastAsia="zh-CN"/>
        </w:rPr>
        <w:t xml:space="preserve"> England ge</w:t>
      </w:r>
      <w:r w:rsidR="0076580E">
        <w:rPr>
          <w:rFonts w:eastAsia="DengXian"/>
          <w:lang w:eastAsia="zh-CN"/>
        </w:rPr>
        <w:t>gangen</w:t>
      </w:r>
      <w:r w:rsidR="00636C61">
        <w:rPr>
          <w:rFonts w:eastAsia="DengXian"/>
          <w:lang w:eastAsia="zh-CN"/>
        </w:rPr>
        <w:t xml:space="preserve">. Hier hat mir besonders gut gefallen Leute aus unterschiedlichen Kulturkreisen um mich herum zu haben und von den unterschiedlichen Perspektiven profitieren zu können. </w:t>
      </w:r>
      <w:r w:rsidR="00206B3C">
        <w:rPr>
          <w:rFonts w:eastAsia="DengXian"/>
          <w:lang w:eastAsia="zh-CN"/>
        </w:rPr>
        <w:t>D</w:t>
      </w:r>
      <w:r w:rsidR="00A25BF7">
        <w:rPr>
          <w:rFonts w:eastAsia="DengXian"/>
          <w:lang w:eastAsia="zh-CN"/>
        </w:rPr>
        <w:t xml:space="preserve">urch meine langjährigen Kampfsporterfahrungen </w:t>
      </w:r>
      <w:r w:rsidR="00206B3C">
        <w:rPr>
          <w:rFonts w:eastAsia="DengXian"/>
          <w:lang w:eastAsia="zh-CN"/>
        </w:rPr>
        <w:t xml:space="preserve">hatte ich dann </w:t>
      </w:r>
      <w:r w:rsidR="00A25BF7">
        <w:rPr>
          <w:rFonts w:eastAsia="DengXian"/>
          <w:lang w:eastAsia="zh-CN"/>
        </w:rPr>
        <w:t xml:space="preserve">auch besonderes Interesse an Ostasiatischen Kulturen </w:t>
      </w:r>
      <w:r w:rsidR="00E7010D">
        <w:rPr>
          <w:rFonts w:eastAsia="DengXian"/>
          <w:lang w:eastAsia="zh-CN"/>
        </w:rPr>
        <w:t>entwickelt</w:t>
      </w:r>
      <w:r w:rsidR="00A25BF7">
        <w:rPr>
          <w:rFonts w:eastAsia="DengXian"/>
          <w:lang w:eastAsia="zh-CN"/>
        </w:rPr>
        <w:t>.</w:t>
      </w:r>
      <w:r w:rsidR="00663829">
        <w:rPr>
          <w:rFonts w:eastAsia="DengXian"/>
          <w:lang w:eastAsia="zh-CN"/>
        </w:rPr>
        <w:t xml:space="preserve"> </w:t>
      </w:r>
      <w:r w:rsidR="0055107E">
        <w:rPr>
          <w:rFonts w:eastAsia="DengXian"/>
          <w:lang w:eastAsia="zh-CN"/>
        </w:rPr>
        <w:t xml:space="preserve">Für mein Studium war </w:t>
      </w:r>
      <w:r w:rsidR="00F218E8">
        <w:rPr>
          <w:rFonts w:eastAsia="DengXian"/>
          <w:lang w:eastAsia="zh-CN"/>
        </w:rPr>
        <w:t xml:space="preserve">es </w:t>
      </w:r>
      <w:r w:rsidR="0055107E">
        <w:rPr>
          <w:rFonts w:eastAsia="DengXian"/>
          <w:lang w:eastAsia="zh-CN"/>
        </w:rPr>
        <w:t>mir dementsprechend</w:t>
      </w:r>
      <w:r w:rsidR="00F218E8">
        <w:rPr>
          <w:rFonts w:eastAsia="DengXian"/>
          <w:lang w:eastAsia="zh-CN"/>
        </w:rPr>
        <w:t xml:space="preserve"> wichtig</w:t>
      </w:r>
      <w:r w:rsidR="004C35E0">
        <w:rPr>
          <w:rFonts w:eastAsia="DengXian"/>
          <w:lang w:eastAsia="zh-CN"/>
        </w:rPr>
        <w:t xml:space="preserve"> </w:t>
      </w:r>
      <w:r w:rsidR="00470E2F">
        <w:rPr>
          <w:rFonts w:eastAsia="DengXian"/>
          <w:lang w:eastAsia="zh-CN"/>
        </w:rPr>
        <w:t>neben einem ambitionierten</w:t>
      </w:r>
      <w:r w:rsidR="00F218E8">
        <w:rPr>
          <w:rFonts w:eastAsia="DengXian"/>
          <w:lang w:eastAsia="zh-CN"/>
        </w:rPr>
        <w:t>, und praxisorientierte</w:t>
      </w:r>
      <w:r w:rsidR="00470E2F">
        <w:rPr>
          <w:rFonts w:eastAsia="DengXian"/>
          <w:lang w:eastAsia="zh-CN"/>
        </w:rPr>
        <w:t xml:space="preserve"> Umfeld</w:t>
      </w:r>
      <w:r w:rsidR="00177D21">
        <w:rPr>
          <w:rFonts w:eastAsia="DengXian"/>
          <w:lang w:eastAsia="zh-CN"/>
        </w:rPr>
        <w:t xml:space="preserve"> auch</w:t>
      </w:r>
      <w:r w:rsidR="004C35E0">
        <w:rPr>
          <w:rFonts w:eastAsia="DengXian"/>
          <w:lang w:eastAsia="zh-CN"/>
        </w:rPr>
        <w:t xml:space="preserve"> in einer internationalen Umgebung zu arbeiten. </w:t>
      </w:r>
      <w:r w:rsidR="002A30BA">
        <w:rPr>
          <w:rFonts w:eastAsia="DengXian"/>
          <w:lang w:eastAsia="zh-CN"/>
        </w:rPr>
        <w:t>Deswegen hatte ich mich auch für mein Studium an der ESB entschieden.</w:t>
      </w:r>
      <w:r w:rsidR="00470E2F">
        <w:rPr>
          <w:rFonts w:eastAsia="DengXian"/>
          <w:lang w:eastAsia="zh-CN"/>
        </w:rPr>
        <w:t xml:space="preserve"> </w:t>
      </w:r>
      <w:r w:rsidR="007E304A">
        <w:rPr>
          <w:rFonts w:eastAsia="DengXian"/>
          <w:lang w:eastAsia="zh-CN"/>
        </w:rPr>
        <w:t>Das Internationale zeigt sich</w:t>
      </w:r>
      <w:r w:rsidR="002A30BA">
        <w:rPr>
          <w:rFonts w:eastAsia="DengXian"/>
          <w:lang w:eastAsia="zh-CN"/>
        </w:rPr>
        <w:t xml:space="preserve"> b</w:t>
      </w:r>
      <w:r w:rsidR="00470E2F">
        <w:rPr>
          <w:rFonts w:eastAsia="DengXian"/>
          <w:lang w:eastAsia="zh-CN"/>
        </w:rPr>
        <w:t>eispielsweise</w:t>
      </w:r>
      <w:r w:rsidR="007E304A">
        <w:rPr>
          <w:rFonts w:eastAsia="DengXian"/>
          <w:lang w:eastAsia="zh-CN"/>
        </w:rPr>
        <w:t xml:space="preserve"> dadurch</w:t>
      </w:r>
      <w:r w:rsidR="00470E2F">
        <w:rPr>
          <w:rFonts w:eastAsia="DengXian"/>
          <w:lang w:eastAsia="zh-CN"/>
        </w:rPr>
        <w:t xml:space="preserve"> das gesamte Studium auf englisch</w:t>
      </w:r>
      <w:r w:rsidR="007E304A">
        <w:rPr>
          <w:rFonts w:eastAsia="DengXian"/>
          <w:lang w:eastAsia="zh-CN"/>
        </w:rPr>
        <w:t xml:space="preserve"> ist</w:t>
      </w:r>
      <w:r w:rsidR="00470E2F">
        <w:rPr>
          <w:rFonts w:eastAsia="DengXian"/>
          <w:lang w:eastAsia="zh-CN"/>
        </w:rPr>
        <w:t xml:space="preserve">, </w:t>
      </w:r>
      <w:r w:rsidR="004A3428">
        <w:rPr>
          <w:rFonts w:eastAsia="DengXian"/>
          <w:lang w:eastAsia="zh-CN"/>
        </w:rPr>
        <w:t xml:space="preserve">und </w:t>
      </w:r>
      <w:r w:rsidR="00997CBD">
        <w:rPr>
          <w:rFonts w:eastAsia="DengXian"/>
          <w:lang w:eastAsia="zh-CN"/>
        </w:rPr>
        <w:t>hier</w:t>
      </w:r>
      <w:r w:rsidR="004A3428">
        <w:rPr>
          <w:rFonts w:eastAsia="DengXian"/>
          <w:lang w:eastAsia="zh-CN"/>
        </w:rPr>
        <w:t xml:space="preserve"> konnte</w:t>
      </w:r>
      <w:r w:rsidR="00A805F9">
        <w:rPr>
          <w:rFonts w:eastAsia="DengXian"/>
          <w:lang w:eastAsia="zh-CN"/>
        </w:rPr>
        <w:t xml:space="preserve"> mir als Zweitfremdsprache</w:t>
      </w:r>
      <w:r w:rsidR="00997CBD">
        <w:rPr>
          <w:rFonts w:eastAsia="DengXian"/>
          <w:lang w:eastAsia="zh-CN"/>
        </w:rPr>
        <w:t xml:space="preserve"> noch</w:t>
      </w:r>
      <w:r w:rsidR="00A805F9">
        <w:rPr>
          <w:rFonts w:eastAsia="DengXian"/>
          <w:lang w:eastAsia="zh-CN"/>
        </w:rPr>
        <w:t xml:space="preserve"> Mandarin aussuchen</w:t>
      </w:r>
      <w:r w:rsidR="004A3428">
        <w:rPr>
          <w:rFonts w:eastAsia="DengXian"/>
          <w:lang w:eastAsia="zh-CN"/>
        </w:rPr>
        <w:t>.</w:t>
      </w:r>
      <w:r w:rsidR="00470E2F">
        <w:rPr>
          <w:rFonts w:eastAsia="DengXian"/>
          <w:lang w:eastAsia="zh-CN"/>
        </w:rPr>
        <w:t xml:space="preserve"> </w:t>
      </w:r>
      <w:r w:rsidR="00755636">
        <w:rPr>
          <w:rFonts w:eastAsia="DengXian"/>
          <w:lang w:eastAsia="zh-CN"/>
        </w:rPr>
        <w:t>Für mein</w:t>
      </w:r>
      <w:r w:rsidR="00BA3E6C">
        <w:rPr>
          <w:rFonts w:eastAsia="DengXian"/>
          <w:lang w:eastAsia="zh-CN"/>
        </w:rPr>
        <w:t xml:space="preserve"> </w:t>
      </w:r>
      <w:r w:rsidR="00470E2F">
        <w:rPr>
          <w:rFonts w:eastAsia="DengXian"/>
          <w:lang w:eastAsia="zh-CN"/>
        </w:rPr>
        <w:t>Auslandssemester</w:t>
      </w:r>
      <w:r w:rsidR="00755636">
        <w:rPr>
          <w:rFonts w:eastAsia="DengXian"/>
          <w:lang w:eastAsia="zh-CN"/>
        </w:rPr>
        <w:t xml:space="preserve"> wollte ich das dann natürlich auch</w:t>
      </w:r>
      <w:r w:rsidR="00BA3E6C">
        <w:rPr>
          <w:rFonts w:eastAsia="DengXian"/>
          <w:lang w:eastAsia="zh-CN"/>
        </w:rPr>
        <w:t xml:space="preserve"> nach China gegangen </w:t>
      </w:r>
      <w:r w:rsidR="00470E2F">
        <w:rPr>
          <w:rFonts w:eastAsia="DengXian"/>
          <w:lang w:eastAsia="zh-CN"/>
        </w:rPr>
        <w:t>und war für ein halbes Jahr in Peking an der Tsinghua Universität und bin nach dem Auslandssemester dann auch noch 2 Monate durch ganz China gereist und habe dabei 10-12 unterschiedliche Städte gesehen</w:t>
      </w:r>
      <w:r w:rsidR="00CD275C">
        <w:rPr>
          <w:rFonts w:eastAsia="DengXian"/>
          <w:lang w:eastAsia="zh-CN"/>
        </w:rPr>
        <w:t xml:space="preserve"> und viele interessante Begegnungen mit den Locals hatte</w:t>
      </w:r>
      <w:r w:rsidR="00470E2F">
        <w:rPr>
          <w:rFonts w:eastAsia="DengXian"/>
          <w:lang w:eastAsia="zh-CN"/>
        </w:rPr>
        <w:t>.</w:t>
      </w:r>
    </w:p>
    <w:p w14:paraId="20E6D796" w14:textId="708158C6" w:rsidR="00470E2F" w:rsidRDefault="008C765E" w:rsidP="004561D8">
      <w:pPr>
        <w:spacing w:line="276" w:lineRule="auto"/>
        <w:rPr>
          <w:rFonts w:eastAsia="DengXian"/>
          <w:lang w:eastAsia="zh-CN"/>
        </w:rPr>
      </w:pPr>
      <w:r>
        <w:rPr>
          <w:rFonts w:eastAsia="DengXian"/>
          <w:lang w:eastAsia="zh-CN"/>
        </w:rPr>
        <w:t>Für meine praktischen Erfahrungen</w:t>
      </w:r>
      <w:r w:rsidR="00470E2F">
        <w:rPr>
          <w:rFonts w:eastAsia="DengXian"/>
          <w:lang w:eastAsia="zh-CN"/>
        </w:rPr>
        <w:t xml:space="preserve"> </w:t>
      </w:r>
      <w:r w:rsidR="00DC073A">
        <w:rPr>
          <w:rFonts w:eastAsia="DengXian"/>
          <w:lang w:eastAsia="zh-CN"/>
        </w:rPr>
        <w:t xml:space="preserve">hingegen </w:t>
      </w:r>
      <w:r w:rsidR="00470E2F">
        <w:rPr>
          <w:rFonts w:eastAsia="DengXian"/>
          <w:lang w:eastAsia="zh-CN"/>
        </w:rPr>
        <w:t>war es mir einerseits wichtig dass ich mit Menschen zusammenarbeiten würde,</w:t>
      </w:r>
      <w:r w:rsidR="005B445C">
        <w:rPr>
          <w:rFonts w:eastAsia="DengXian"/>
          <w:lang w:eastAsia="zh-CN"/>
        </w:rPr>
        <w:t xml:space="preserve"> also entweder in Teams oder</w:t>
      </w:r>
      <w:r w:rsidR="00501B53">
        <w:rPr>
          <w:rFonts w:eastAsia="DengXian"/>
          <w:lang w:eastAsia="zh-CN"/>
        </w:rPr>
        <w:t xml:space="preserve"> gerne</w:t>
      </w:r>
      <w:r w:rsidR="005B445C">
        <w:rPr>
          <w:rFonts w:eastAsia="DengXian"/>
          <w:lang w:eastAsia="zh-CN"/>
        </w:rPr>
        <w:t xml:space="preserve"> auch </w:t>
      </w:r>
      <w:r>
        <w:rPr>
          <w:rFonts w:eastAsia="DengXian"/>
          <w:lang w:eastAsia="zh-CN"/>
        </w:rPr>
        <w:t>im</w:t>
      </w:r>
      <w:r w:rsidR="005B445C">
        <w:rPr>
          <w:rFonts w:eastAsia="DengXian"/>
          <w:lang w:eastAsia="zh-CN"/>
        </w:rPr>
        <w:t xml:space="preserve"> Kundenkontakt</w:t>
      </w:r>
      <w:r w:rsidR="00470E2F">
        <w:rPr>
          <w:rFonts w:eastAsia="DengXian"/>
          <w:lang w:eastAsia="zh-CN"/>
        </w:rPr>
        <w:t xml:space="preserve"> und andererseits dass ich auch </w:t>
      </w:r>
      <w:r w:rsidR="00370505">
        <w:rPr>
          <w:rFonts w:eastAsia="DengXian"/>
          <w:lang w:eastAsia="zh-CN"/>
        </w:rPr>
        <w:t xml:space="preserve">meine </w:t>
      </w:r>
      <w:r w:rsidR="00470E2F">
        <w:rPr>
          <w:rFonts w:eastAsia="DengXian"/>
          <w:lang w:eastAsia="zh-CN"/>
        </w:rPr>
        <w:t>analytische Kompetenzen von mir</w:t>
      </w:r>
      <w:r w:rsidR="0025472F">
        <w:rPr>
          <w:rFonts w:eastAsia="DengXian"/>
          <w:lang w:eastAsia="zh-CN"/>
        </w:rPr>
        <w:t xml:space="preserve"> einbringen kann</w:t>
      </w:r>
      <w:r w:rsidR="00470E2F">
        <w:rPr>
          <w:rFonts w:eastAsia="DengXian"/>
          <w:lang w:eastAsia="zh-CN"/>
        </w:rPr>
        <w:t>.</w:t>
      </w:r>
    </w:p>
    <w:p w14:paraId="52E9619E" w14:textId="00FF175A" w:rsidR="00470E2F" w:rsidRDefault="00470E2F" w:rsidP="004561D8">
      <w:pPr>
        <w:spacing w:line="276" w:lineRule="auto"/>
        <w:rPr>
          <w:rFonts w:eastAsia="DengXian"/>
          <w:lang w:eastAsia="zh-CN"/>
        </w:rPr>
      </w:pPr>
      <w:r>
        <w:rPr>
          <w:rFonts w:eastAsia="DengXian"/>
          <w:lang w:eastAsia="zh-CN"/>
        </w:rPr>
        <w:t>Da</w:t>
      </w:r>
      <w:r w:rsidR="007430D3">
        <w:rPr>
          <w:rFonts w:eastAsia="DengXian"/>
          <w:lang w:eastAsia="zh-CN"/>
        </w:rPr>
        <w:t xml:space="preserve"> hatte ich mir zuerst den</w:t>
      </w:r>
      <w:r w:rsidR="00E86D50">
        <w:rPr>
          <w:rFonts w:eastAsia="DengXian"/>
          <w:lang w:eastAsia="zh-CN"/>
        </w:rPr>
        <w:t xml:space="preserve"> </w:t>
      </w:r>
      <w:r>
        <w:rPr>
          <w:rFonts w:eastAsia="DengXian"/>
          <w:lang w:eastAsia="zh-CN"/>
        </w:rPr>
        <w:t>(Software-) Vertrieb</w:t>
      </w:r>
      <w:r w:rsidR="00E86D50">
        <w:rPr>
          <w:rFonts w:eastAsia="DengXian"/>
          <w:lang w:eastAsia="zh-CN"/>
        </w:rPr>
        <w:t xml:space="preserve"> angeschaut</w:t>
      </w:r>
      <w:r w:rsidR="00D45A60">
        <w:rPr>
          <w:rFonts w:eastAsia="DengXian"/>
          <w:lang w:eastAsia="zh-CN"/>
        </w:rPr>
        <w:t xml:space="preserve"> und </w:t>
      </w:r>
      <w:r>
        <w:rPr>
          <w:rFonts w:eastAsia="DengXian"/>
          <w:lang w:eastAsia="zh-CN"/>
        </w:rPr>
        <w:t>dann auch früh ausprobiert</w:t>
      </w:r>
      <w:r w:rsidR="00D45A60">
        <w:rPr>
          <w:rFonts w:eastAsia="DengXian"/>
          <w:lang w:eastAsia="zh-CN"/>
        </w:rPr>
        <w:t>.</w:t>
      </w:r>
      <w:r>
        <w:rPr>
          <w:rFonts w:eastAsia="DengXian"/>
          <w:lang w:eastAsia="zh-CN"/>
        </w:rPr>
        <w:t xml:space="preserve"> </w:t>
      </w:r>
      <w:r w:rsidR="00D45A60">
        <w:rPr>
          <w:rFonts w:eastAsia="DengXian"/>
          <w:lang w:eastAsia="zh-CN"/>
        </w:rPr>
        <w:t>Ich</w:t>
      </w:r>
      <w:r>
        <w:rPr>
          <w:rFonts w:eastAsia="DengXian"/>
          <w:lang w:eastAsia="zh-CN"/>
        </w:rPr>
        <w:t xml:space="preserve"> bin für mich dann aber selbst zu dem Schluss gekommen dass</w:t>
      </w:r>
      <w:r w:rsidR="00F67AFE">
        <w:rPr>
          <w:rFonts w:eastAsia="DengXian"/>
          <w:lang w:eastAsia="zh-CN"/>
        </w:rPr>
        <w:t xml:space="preserve"> </w:t>
      </w:r>
      <w:r>
        <w:rPr>
          <w:rFonts w:eastAsia="DengXian"/>
          <w:lang w:eastAsia="zh-CN"/>
        </w:rPr>
        <w:t xml:space="preserve"> die Arbeitsweise </w:t>
      </w:r>
      <w:r w:rsidR="00F67AFE">
        <w:rPr>
          <w:rFonts w:eastAsia="DengXian"/>
          <w:lang w:eastAsia="zh-CN"/>
        </w:rPr>
        <w:t>in der Beratung besser zu mir passt</w:t>
      </w:r>
      <w:r>
        <w:rPr>
          <w:rFonts w:eastAsia="DengXian"/>
          <w:lang w:eastAsia="zh-CN"/>
        </w:rPr>
        <w:t xml:space="preserve"> weil es weniger diese Transaktionale Komponente hat, und ich hatte auch den Eindruck dass ich nochmal inhaltlich mehr in</w:t>
      </w:r>
      <w:r w:rsidR="00F67B9E">
        <w:rPr>
          <w:rFonts w:eastAsia="DengXian"/>
          <w:lang w:eastAsia="zh-CN"/>
        </w:rPr>
        <w:t xml:space="preserve"> die Themen reingehe und lerne</w:t>
      </w:r>
      <w:r w:rsidR="00601E95">
        <w:rPr>
          <w:rFonts w:eastAsia="DengXian"/>
          <w:lang w:eastAsia="zh-CN"/>
        </w:rPr>
        <w:t>n kann</w:t>
      </w:r>
      <w:r w:rsidR="00F67B9E">
        <w:rPr>
          <w:rFonts w:eastAsia="DengXian"/>
          <w:lang w:eastAsia="zh-CN"/>
        </w:rPr>
        <w:t>.</w:t>
      </w:r>
      <w:r>
        <w:rPr>
          <w:rFonts w:eastAsia="DengXian"/>
          <w:lang w:eastAsia="zh-CN"/>
        </w:rPr>
        <w:t xml:space="preserve"> </w:t>
      </w:r>
      <w:r w:rsidR="00601E95">
        <w:rPr>
          <w:rFonts w:eastAsia="DengXian"/>
          <w:lang w:eastAsia="zh-CN"/>
        </w:rPr>
        <w:t>D</w:t>
      </w:r>
      <w:r w:rsidR="00F67B9E">
        <w:rPr>
          <w:rFonts w:eastAsia="DengXian"/>
          <w:lang w:eastAsia="zh-CN"/>
        </w:rPr>
        <w:t xml:space="preserve">as Gefühl </w:t>
      </w:r>
      <w:r w:rsidR="00601E95">
        <w:rPr>
          <w:rFonts w:eastAsia="DengXian"/>
          <w:lang w:eastAsia="zh-CN"/>
        </w:rPr>
        <w:t xml:space="preserve">hat sich dann auch während </w:t>
      </w:r>
      <w:r>
        <w:rPr>
          <w:rFonts w:eastAsia="DengXian"/>
          <w:lang w:eastAsia="zh-CN"/>
        </w:rPr>
        <w:t xml:space="preserve">meinem </w:t>
      </w:r>
      <w:r>
        <w:rPr>
          <w:rFonts w:eastAsia="DengXian"/>
          <w:lang w:eastAsia="zh-CN"/>
        </w:rPr>
        <w:lastRenderedPageBreak/>
        <w:t>Beratungspraktikum bei Accenture</w:t>
      </w:r>
      <w:r w:rsidR="00601E95">
        <w:rPr>
          <w:rFonts w:eastAsia="DengXian"/>
          <w:lang w:eastAsia="zh-CN"/>
        </w:rPr>
        <w:t xml:space="preserve"> bestätigt</w:t>
      </w:r>
      <w:r w:rsidR="001E448A">
        <w:rPr>
          <w:rFonts w:eastAsia="DengXian"/>
          <w:lang w:eastAsia="zh-CN"/>
        </w:rPr>
        <w:t xml:space="preserve">, </w:t>
      </w:r>
      <w:r w:rsidR="00601E95">
        <w:rPr>
          <w:rFonts w:eastAsia="DengXian"/>
          <w:lang w:eastAsia="zh-CN"/>
        </w:rPr>
        <w:t xml:space="preserve">und ich hatte den Eindruck hier </w:t>
      </w:r>
      <w:r w:rsidR="00F67B9E">
        <w:rPr>
          <w:rFonts w:eastAsia="DengXian"/>
          <w:lang w:eastAsia="zh-CN"/>
        </w:rPr>
        <w:t xml:space="preserve">mehr </w:t>
      </w:r>
      <w:r>
        <w:rPr>
          <w:rFonts w:eastAsia="DengXian"/>
          <w:lang w:eastAsia="zh-CN"/>
        </w:rPr>
        <w:t xml:space="preserve">gelernt </w:t>
      </w:r>
      <w:r w:rsidR="00601E95">
        <w:rPr>
          <w:rFonts w:eastAsia="DengXian"/>
          <w:lang w:eastAsia="zh-CN"/>
        </w:rPr>
        <w:t>zu haben</w:t>
      </w:r>
      <w:r>
        <w:rPr>
          <w:rFonts w:eastAsia="DengXian"/>
          <w:lang w:eastAsia="zh-CN"/>
        </w:rPr>
        <w:t xml:space="preserve"> wie in meinen Vertriebsstationen.</w:t>
      </w:r>
      <w:r w:rsidR="00D922BA">
        <w:rPr>
          <w:rFonts w:eastAsia="DengXian"/>
          <w:lang w:eastAsia="zh-CN"/>
        </w:rPr>
        <w:t xml:space="preserve"> Hier habe</w:t>
      </w:r>
      <w:r w:rsidR="001C320E">
        <w:rPr>
          <w:rFonts w:eastAsia="DengXian"/>
          <w:lang w:eastAsia="zh-CN"/>
        </w:rPr>
        <w:t xml:space="preserve"> ich an einer IT-Transformation im Industrial Sektor </w:t>
      </w:r>
      <w:r w:rsidR="00D922BA">
        <w:rPr>
          <w:rFonts w:eastAsia="DengXian"/>
          <w:lang w:eastAsia="zh-CN"/>
        </w:rPr>
        <w:t xml:space="preserve">gearbeitet </w:t>
      </w:r>
      <w:r w:rsidR="00326FCC">
        <w:rPr>
          <w:rFonts w:eastAsia="DengXian"/>
          <w:lang w:eastAsia="zh-CN"/>
        </w:rPr>
        <w:t>w</w:t>
      </w:r>
      <w:r w:rsidR="00D922BA">
        <w:rPr>
          <w:rFonts w:eastAsia="DengXian"/>
          <w:lang w:eastAsia="zh-CN"/>
        </w:rPr>
        <w:t>o wir</w:t>
      </w:r>
      <w:r w:rsidR="00BA5223">
        <w:rPr>
          <w:rFonts w:eastAsia="DengXian"/>
          <w:lang w:eastAsia="zh-CN"/>
        </w:rPr>
        <w:t xml:space="preserve"> auch </w:t>
      </w:r>
      <w:r w:rsidR="00DD4504">
        <w:rPr>
          <w:rFonts w:eastAsia="DengXian"/>
          <w:lang w:eastAsia="zh-CN"/>
        </w:rPr>
        <w:t xml:space="preserve">für </w:t>
      </w:r>
      <w:r w:rsidR="00BA5223">
        <w:rPr>
          <w:rFonts w:eastAsia="DengXian"/>
          <w:lang w:eastAsia="zh-CN"/>
        </w:rPr>
        <w:t xml:space="preserve">Prozessoptimierungen </w:t>
      </w:r>
      <w:r w:rsidR="00DD4504">
        <w:rPr>
          <w:rFonts w:eastAsia="DengXian"/>
          <w:lang w:eastAsia="zh-CN"/>
        </w:rPr>
        <w:t>Experteninterviews durchgeführt haben.</w:t>
      </w:r>
    </w:p>
    <w:p w14:paraId="5E52D937" w14:textId="69744258" w:rsidR="00470E2F" w:rsidRDefault="00470E2F" w:rsidP="004561D8">
      <w:pPr>
        <w:spacing w:line="276" w:lineRule="auto"/>
        <w:rPr>
          <w:rFonts w:eastAsia="DengXian"/>
          <w:lang w:eastAsia="zh-CN"/>
        </w:rPr>
      </w:pPr>
      <w:r>
        <w:rPr>
          <w:rFonts w:eastAsia="DengXian"/>
          <w:lang w:eastAsia="zh-CN"/>
        </w:rPr>
        <w:t>Als ich dann für mich wusste dass ich in die Beratung gehen will habe ich auch angefangen mich noch in der studentischen Unternehmensberatung zu engagieren und</w:t>
      </w:r>
      <w:r w:rsidR="00117FBC">
        <w:rPr>
          <w:rFonts w:eastAsia="DengXian"/>
          <w:lang w:eastAsia="zh-CN"/>
        </w:rPr>
        <w:t xml:space="preserve"> hatte da auch durch meine Beratungsvorerfahrung die Möglichkeit direkt</w:t>
      </w:r>
      <w:r w:rsidR="00E547D4">
        <w:rPr>
          <w:rFonts w:eastAsia="DengXian"/>
          <w:lang w:eastAsia="zh-CN"/>
        </w:rPr>
        <w:t xml:space="preserve"> ein Projekt zur Erarbeitung einer Markteintrittsstrategie einer neuen Produktkategorie zu leiten. </w:t>
      </w:r>
      <w:r w:rsidR="0060766A">
        <w:rPr>
          <w:rFonts w:eastAsia="DengXian"/>
          <w:lang w:eastAsia="zh-CN"/>
        </w:rPr>
        <w:t>Durch mein starkes Interesse am Bankenwesen, was sich in meinem Engagement im Investmentclub an der ESB in meinem Grundstudium</w:t>
      </w:r>
      <w:r>
        <w:rPr>
          <w:rFonts w:eastAsia="DengXian"/>
          <w:lang w:eastAsia="zh-CN"/>
        </w:rPr>
        <w:t xml:space="preserve"> </w:t>
      </w:r>
      <w:r w:rsidR="005B1F06">
        <w:rPr>
          <w:rFonts w:eastAsia="DengXian"/>
          <w:lang w:eastAsia="zh-CN"/>
        </w:rPr>
        <w:t xml:space="preserve"> ergeben hat, habe ich mich </w:t>
      </w:r>
      <w:r>
        <w:rPr>
          <w:rFonts w:eastAsia="DengXian"/>
          <w:lang w:eastAsia="zh-CN"/>
        </w:rPr>
        <w:t>dann mein letztes Praktikum</w:t>
      </w:r>
      <w:r w:rsidR="007A3902">
        <w:rPr>
          <w:rFonts w:eastAsia="DengXian"/>
          <w:lang w:eastAsia="zh-CN"/>
        </w:rPr>
        <w:t xml:space="preserve"> in</w:t>
      </w:r>
      <w:r>
        <w:rPr>
          <w:rFonts w:eastAsia="DengXian"/>
          <w:lang w:eastAsia="zh-CN"/>
        </w:rPr>
        <w:t xml:space="preserve"> d</w:t>
      </w:r>
      <w:r w:rsidR="00A74C57">
        <w:rPr>
          <w:rFonts w:eastAsia="DengXian"/>
          <w:lang w:eastAsia="zh-CN"/>
        </w:rPr>
        <w:t>er</w:t>
      </w:r>
      <w:r>
        <w:rPr>
          <w:rFonts w:eastAsia="DengXian"/>
          <w:lang w:eastAsia="zh-CN"/>
        </w:rPr>
        <w:t xml:space="preserve"> Inhouse Beratung der Commerzbank </w:t>
      </w:r>
      <w:r w:rsidR="00A74C57">
        <w:rPr>
          <w:rFonts w:eastAsia="DengXian"/>
          <w:lang w:eastAsia="zh-CN"/>
        </w:rPr>
        <w:t>absolviert</w:t>
      </w:r>
      <w:r w:rsidR="003B7C3E">
        <w:rPr>
          <w:rFonts w:eastAsia="DengXian"/>
          <w:lang w:eastAsia="zh-CN"/>
        </w:rPr>
        <w:t xml:space="preserve"> wo ich eine IT-Transformation für das Trade Finance Backend </w:t>
      </w:r>
      <w:r w:rsidR="00BB4E78">
        <w:rPr>
          <w:rFonts w:eastAsia="DengXian"/>
          <w:lang w:eastAsia="zh-CN"/>
        </w:rPr>
        <w:t>im PMO begleitet habe</w:t>
      </w:r>
      <w:r w:rsidR="00A74C57">
        <w:rPr>
          <w:rFonts w:eastAsia="DengXian"/>
          <w:lang w:eastAsia="zh-CN"/>
        </w:rPr>
        <w:t>.</w:t>
      </w:r>
    </w:p>
    <w:p w14:paraId="4E5B4477" w14:textId="0BD29E6E" w:rsidR="002D0C41" w:rsidRDefault="00470E2F" w:rsidP="004561D8">
      <w:pPr>
        <w:spacing w:line="276" w:lineRule="auto"/>
        <w:rPr>
          <w:rFonts w:eastAsia="DengXian"/>
          <w:lang w:eastAsia="zh-CN"/>
        </w:rPr>
      </w:pPr>
      <w:r>
        <w:rPr>
          <w:rFonts w:eastAsia="DengXian"/>
          <w:lang w:eastAsia="zh-CN"/>
        </w:rPr>
        <w:t>Meinen ersten Kontakt mit EY-Parthenon hatte ich letztes Jahr bei einem Event an meiner Uni wo wir gemeinsam</w:t>
      </w:r>
      <w:r w:rsidR="00F00E19">
        <w:rPr>
          <w:rFonts w:eastAsia="DengXian"/>
          <w:lang w:eastAsia="zh-CN"/>
        </w:rPr>
        <w:t xml:space="preserve"> einen Kochkurs gemacht haben.</w:t>
      </w:r>
      <w:r>
        <w:rPr>
          <w:rFonts w:eastAsia="DengXian"/>
          <w:lang w:eastAsia="zh-CN"/>
        </w:rPr>
        <w:t xml:space="preserve"> Hier habe ich sowohl einen Eindruck von der starken Teamkultur bei EY-P bekommen als auch von den vielfältigen und komplexen Fragestellungen an denen man bei EY-P arbeiten kann.</w:t>
      </w:r>
      <w:r w:rsidR="002D0C41">
        <w:rPr>
          <w:rFonts w:eastAsia="DengXian"/>
          <w:lang w:eastAsia="zh-CN"/>
        </w:rPr>
        <w:t xml:space="preserve"> Spezifisch fand ich </w:t>
      </w:r>
      <w:r w:rsidR="00324538">
        <w:rPr>
          <w:rFonts w:eastAsia="DengXian"/>
          <w:lang w:eastAsia="zh-CN"/>
        </w:rPr>
        <w:t xml:space="preserve">hier </w:t>
      </w:r>
      <w:r w:rsidR="00E22271">
        <w:rPr>
          <w:rFonts w:eastAsia="DengXian"/>
          <w:lang w:eastAsia="zh-CN"/>
        </w:rPr>
        <w:t xml:space="preserve">auch die Einblicke </w:t>
      </w:r>
      <w:r w:rsidR="00324538">
        <w:rPr>
          <w:rFonts w:eastAsia="DengXian"/>
          <w:lang w:eastAsia="zh-CN"/>
        </w:rPr>
        <w:t>in d</w:t>
      </w:r>
      <w:r w:rsidR="00DD31FA">
        <w:rPr>
          <w:rFonts w:eastAsia="DengXian"/>
          <w:lang w:eastAsia="zh-CN"/>
        </w:rPr>
        <w:t>ie Transaktionsnahe Beratung</w:t>
      </w:r>
      <w:r w:rsidR="00F27835">
        <w:rPr>
          <w:rFonts w:eastAsia="DengXian"/>
          <w:lang w:eastAsia="zh-CN"/>
        </w:rPr>
        <w:t>, Marius Zheyer hatte Einblicke in Carve-Out Projekte gegeben.</w:t>
      </w:r>
    </w:p>
    <w:p w14:paraId="37387B28" w14:textId="2CF0F09B" w:rsidR="00470E2F" w:rsidRDefault="00470E2F" w:rsidP="004561D8">
      <w:pPr>
        <w:spacing w:line="276" w:lineRule="auto"/>
        <w:rPr>
          <w:rFonts w:eastAsia="DengXian"/>
          <w:lang w:eastAsia="zh-CN"/>
        </w:rPr>
      </w:pPr>
      <w:r>
        <w:rPr>
          <w:rFonts w:eastAsia="DengXian"/>
          <w:lang w:eastAsia="zh-CN"/>
        </w:rPr>
        <w:t>Das hat mein Interesse an Corporate Transactions geweckt und i</w:t>
      </w:r>
      <w:r w:rsidR="00C8331C">
        <w:rPr>
          <w:rFonts w:eastAsia="DengXian"/>
          <w:lang w:eastAsia="zh-CN"/>
        </w:rPr>
        <w:t>ch habe dieses Semester auch Kurse zu diese</w:t>
      </w:r>
      <w:r w:rsidR="0036179F">
        <w:rPr>
          <w:rFonts w:eastAsia="DengXian"/>
          <w:lang w:eastAsia="zh-CN"/>
        </w:rPr>
        <w:t>m Thema</w:t>
      </w:r>
      <w:r w:rsidR="00C8331C">
        <w:rPr>
          <w:rFonts w:eastAsia="DengXian"/>
          <w:lang w:eastAsia="zh-CN"/>
        </w:rPr>
        <w:t xml:space="preserve"> gewählt</w:t>
      </w:r>
      <w:r>
        <w:rPr>
          <w:rFonts w:eastAsia="DengXian"/>
          <w:lang w:eastAsia="zh-CN"/>
        </w:rPr>
        <w:t>.</w:t>
      </w:r>
      <w:r w:rsidR="00F81FD6">
        <w:rPr>
          <w:rFonts w:eastAsia="DengXian"/>
          <w:lang w:eastAsia="zh-CN"/>
        </w:rPr>
        <w:t xml:space="preserve"> Diese gefallen</w:t>
      </w:r>
      <w:r>
        <w:rPr>
          <w:rFonts w:eastAsia="DengXian"/>
          <w:lang w:eastAsia="zh-CN"/>
        </w:rPr>
        <w:t xml:space="preserve"> mir </w:t>
      </w:r>
      <w:r w:rsidR="00F81FD6">
        <w:rPr>
          <w:rFonts w:eastAsia="DengXian"/>
          <w:lang w:eastAsia="zh-CN"/>
        </w:rPr>
        <w:t xml:space="preserve">bisher sehr gut, auch </w:t>
      </w:r>
      <w:r>
        <w:rPr>
          <w:rFonts w:eastAsia="DengXian"/>
          <w:lang w:eastAsia="zh-CN"/>
        </w:rPr>
        <w:t xml:space="preserve">besonders dadurch dass die Dozenten aktiv in diesen Bereichen arbeiten, </w:t>
      </w:r>
      <w:r w:rsidR="004941D5">
        <w:rPr>
          <w:rFonts w:eastAsia="DengXian"/>
          <w:lang w:eastAsia="zh-CN"/>
        </w:rPr>
        <w:t>einer meiner Dozenten ist beispielsweise</w:t>
      </w:r>
      <w:r>
        <w:rPr>
          <w:rFonts w:eastAsia="DengXian"/>
          <w:lang w:eastAsia="zh-CN"/>
        </w:rPr>
        <w:t xml:space="preserve"> ist Partner bei einem Healthcare PE-Fond. Um noch weitere Einblicke in den Faktor Mensch bei Transaktionen und besonders PMI zu bekommen schreibe ich</w:t>
      </w:r>
      <w:r w:rsidR="000D6087">
        <w:rPr>
          <w:rFonts w:eastAsia="DengXian"/>
          <w:lang w:eastAsia="zh-CN"/>
        </w:rPr>
        <w:t xml:space="preserve"> auch</w:t>
      </w:r>
      <w:r>
        <w:rPr>
          <w:rFonts w:eastAsia="DengXian"/>
          <w:lang w:eastAsia="zh-CN"/>
        </w:rPr>
        <w:t xml:space="preserve"> meine Bachelorarbeit zum Thema von Kultur in M&amp;A Prozessen und führe hier</w:t>
      </w:r>
      <w:r w:rsidR="005E425A">
        <w:rPr>
          <w:rFonts w:eastAsia="DengXian"/>
          <w:lang w:eastAsia="zh-CN"/>
        </w:rPr>
        <w:t>zu aktuell</w:t>
      </w:r>
      <w:r>
        <w:rPr>
          <w:rFonts w:eastAsia="DengXian"/>
          <w:lang w:eastAsia="zh-CN"/>
        </w:rPr>
        <w:t xml:space="preserve"> Experteninterviews mit verschiedensten Stakeholdern</w:t>
      </w:r>
      <w:r w:rsidR="005E425A">
        <w:rPr>
          <w:rFonts w:eastAsia="DengXian"/>
          <w:lang w:eastAsia="zh-CN"/>
        </w:rPr>
        <w:t xml:space="preserve"> durch.</w:t>
      </w:r>
    </w:p>
    <w:p w14:paraId="0CD97192" w14:textId="77777777" w:rsidR="00470E2F" w:rsidRDefault="00470E2F" w:rsidP="004561D8">
      <w:pPr>
        <w:spacing w:line="276" w:lineRule="auto"/>
        <w:rPr>
          <w:rFonts w:eastAsia="DengXian"/>
          <w:lang w:eastAsia="zh-CN"/>
        </w:rPr>
      </w:pPr>
      <w:r>
        <w:rPr>
          <w:rFonts w:eastAsia="DengXian"/>
          <w:lang w:eastAsia="zh-CN"/>
        </w:rPr>
        <w:t>Da eine Managerin mit der ich in meinem Commerzbank praktikum zusammengearbeitet habe Marc Federmann kannte, hatte Sie angeboten für mich hier den Kontakt herzustellen und dieser hatte dann auch für mich den CV weitergegeben.</w:t>
      </w:r>
    </w:p>
    <w:p w14:paraId="1ACE1D08" w14:textId="5530EC24" w:rsidR="00700903" w:rsidRPr="00BA5A41" w:rsidRDefault="00700903" w:rsidP="00BA5A41">
      <w:pPr>
        <w:spacing w:line="276" w:lineRule="auto"/>
        <w:rPr>
          <w:rFonts w:eastAsia="DengXian"/>
          <w:lang w:eastAsia="zh-CN"/>
        </w:rPr>
      </w:pPr>
    </w:p>
    <w:sectPr w:rsidR="00700903" w:rsidRPr="00BA5A41">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nas Stegh" w:date="2025-11-26T17:13:00Z" w:initials="JS">
    <w:p w14:paraId="550EF3B4" w14:textId="77777777" w:rsidR="00D615F2" w:rsidRDefault="00D615F2" w:rsidP="00D615F2">
      <w:pPr>
        <w:pStyle w:val="CommentText"/>
      </w:pPr>
      <w:r>
        <w:rPr>
          <w:rStyle w:val="CommentReference"/>
        </w:rPr>
        <w:annotationRef/>
      </w:r>
      <w:r>
        <w:t>Besser: Zuerst Erkenntnis (ich will mehr in inhaltliche Themen reingehen), dann Ergebnis (Arbeitweise in der Beratung passt besser</w:t>
      </w:r>
    </w:p>
  </w:comment>
  <w:comment w:id="3" w:author="Jonas Stegh" w:date="2025-11-26T17:14:00Z" w:initials="JS">
    <w:p w14:paraId="67602C4F" w14:textId="77777777" w:rsidR="00D615F2" w:rsidRDefault="00D615F2" w:rsidP="00D615F2">
      <w:pPr>
        <w:pStyle w:val="CommentText"/>
      </w:pPr>
      <w:r>
        <w:rPr>
          <w:rStyle w:val="CommentReference"/>
        </w:rPr>
        <w:annotationRef/>
      </w:r>
      <w:r>
        <w:t>Gerne 0,5-1 Satz nutzen, um die eigenen Aufgaben zu definieren, wenn spannend/relevant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0EF3B4" w15:done="0"/>
  <w15:commentEx w15:paraId="67602C4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DDD7FC4" w16cex:dateUtc="2025-11-26T16:13:00Z"/>
  <w16cex:commentExtensible w16cex:durableId="2FF2A787" w16cex:dateUtc="2025-11-26T16:1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0EF3B4" w16cid:durableId="5DDD7FC4"/>
  <w16cid:commentId w16cid:paraId="67602C4F" w16cid:durableId="2FF2A78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B1A85"/>
    <w:multiLevelType w:val="hybridMultilevel"/>
    <w:tmpl w:val="FBF0E6CC"/>
    <w:lvl w:ilvl="0" w:tplc="FFFFFFFF">
      <w:start w:val="3"/>
      <w:numFmt w:val="bullet"/>
      <w:lvlText w:val=""/>
      <w:lvlJc w:val="left"/>
      <w:pPr>
        <w:ind w:left="720" w:hanging="360"/>
      </w:pPr>
      <w:rPr>
        <w:rFonts w:ascii="Wingdings" w:eastAsia="DengXian" w:hAnsi="Wingding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1EF4EB4"/>
    <w:multiLevelType w:val="hybridMultilevel"/>
    <w:tmpl w:val="BA026BB2"/>
    <w:lvl w:ilvl="0" w:tplc="FFFFFFFF">
      <w:start w:val="5"/>
      <w:numFmt w:val="bullet"/>
      <w:lvlText w:val="-"/>
      <w:lvlJc w:val="left"/>
      <w:pPr>
        <w:ind w:left="720" w:hanging="360"/>
      </w:pPr>
      <w:rPr>
        <w:rFonts w:ascii="Aptos" w:eastAsia="DengXian"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6BE1F0E"/>
    <w:multiLevelType w:val="hybridMultilevel"/>
    <w:tmpl w:val="2C229B1C"/>
    <w:lvl w:ilvl="0" w:tplc="D714DA82">
      <w:numFmt w:val="bullet"/>
      <w:lvlText w:val="-"/>
      <w:lvlJc w:val="left"/>
      <w:pPr>
        <w:ind w:left="720" w:hanging="360"/>
      </w:pPr>
      <w:rPr>
        <w:rFonts w:ascii="Aptos" w:eastAsia="DengXian"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6DE2382C"/>
    <w:multiLevelType w:val="hybridMultilevel"/>
    <w:tmpl w:val="55B6BF24"/>
    <w:lvl w:ilvl="0" w:tplc="63484F58">
      <w:numFmt w:val="bullet"/>
      <w:lvlText w:val="-"/>
      <w:lvlJc w:val="left"/>
      <w:pPr>
        <w:ind w:left="720" w:hanging="360"/>
      </w:pPr>
      <w:rPr>
        <w:rFonts w:ascii="Aptos" w:eastAsia="DengXian"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93786856">
    <w:abstractNumId w:val="0"/>
  </w:num>
  <w:num w:numId="2" w16cid:durableId="81340794">
    <w:abstractNumId w:val="1"/>
  </w:num>
  <w:num w:numId="3" w16cid:durableId="1867135008">
    <w:abstractNumId w:val="2"/>
  </w:num>
  <w:num w:numId="4" w16cid:durableId="1301230242">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nas Stegh">
    <w15:presenceInfo w15:providerId="AD" w15:userId="S::jonas.stegh@pumpkincareeres.onmicrosoft.com::08482833-9f45-472c-a54d-3b409c08d7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trackRevisions/>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AF0"/>
    <w:rsid w:val="00001244"/>
    <w:rsid w:val="000013C2"/>
    <w:rsid w:val="00001CF1"/>
    <w:rsid w:val="00002784"/>
    <w:rsid w:val="00010692"/>
    <w:rsid w:val="000108E9"/>
    <w:rsid w:val="00012274"/>
    <w:rsid w:val="00015AAE"/>
    <w:rsid w:val="00035D5E"/>
    <w:rsid w:val="0003643F"/>
    <w:rsid w:val="00054E39"/>
    <w:rsid w:val="000627F2"/>
    <w:rsid w:val="000654AE"/>
    <w:rsid w:val="00065617"/>
    <w:rsid w:val="00067AD7"/>
    <w:rsid w:val="0007794A"/>
    <w:rsid w:val="00086986"/>
    <w:rsid w:val="0009265F"/>
    <w:rsid w:val="00093A82"/>
    <w:rsid w:val="00094AB1"/>
    <w:rsid w:val="00095461"/>
    <w:rsid w:val="00095E80"/>
    <w:rsid w:val="00096769"/>
    <w:rsid w:val="000C6BDA"/>
    <w:rsid w:val="000C6E33"/>
    <w:rsid w:val="000D14BF"/>
    <w:rsid w:val="000D6087"/>
    <w:rsid w:val="000F62BF"/>
    <w:rsid w:val="001006CF"/>
    <w:rsid w:val="001031FA"/>
    <w:rsid w:val="00107C49"/>
    <w:rsid w:val="00107DAD"/>
    <w:rsid w:val="001105A6"/>
    <w:rsid w:val="00112404"/>
    <w:rsid w:val="00116F3C"/>
    <w:rsid w:val="00117FBC"/>
    <w:rsid w:val="0012212B"/>
    <w:rsid w:val="00132223"/>
    <w:rsid w:val="00133FAC"/>
    <w:rsid w:val="0014247D"/>
    <w:rsid w:val="0014594C"/>
    <w:rsid w:val="00152129"/>
    <w:rsid w:val="001641FE"/>
    <w:rsid w:val="00172F1D"/>
    <w:rsid w:val="00173D9D"/>
    <w:rsid w:val="001743BE"/>
    <w:rsid w:val="00175E95"/>
    <w:rsid w:val="00177B90"/>
    <w:rsid w:val="00177D21"/>
    <w:rsid w:val="00181FAB"/>
    <w:rsid w:val="001B1AB1"/>
    <w:rsid w:val="001B41B3"/>
    <w:rsid w:val="001C29D2"/>
    <w:rsid w:val="001C320E"/>
    <w:rsid w:val="001C4450"/>
    <w:rsid w:val="001D07BC"/>
    <w:rsid w:val="001D4549"/>
    <w:rsid w:val="001D6692"/>
    <w:rsid w:val="001E448A"/>
    <w:rsid w:val="001E64A2"/>
    <w:rsid w:val="001F7463"/>
    <w:rsid w:val="00203740"/>
    <w:rsid w:val="00206B3C"/>
    <w:rsid w:val="00207835"/>
    <w:rsid w:val="002129F6"/>
    <w:rsid w:val="002134A1"/>
    <w:rsid w:val="00213A74"/>
    <w:rsid w:val="002275A7"/>
    <w:rsid w:val="00233003"/>
    <w:rsid w:val="00233CA8"/>
    <w:rsid w:val="00235DCB"/>
    <w:rsid w:val="00246470"/>
    <w:rsid w:val="002470E8"/>
    <w:rsid w:val="0025472F"/>
    <w:rsid w:val="00256051"/>
    <w:rsid w:val="00267BF6"/>
    <w:rsid w:val="0027101F"/>
    <w:rsid w:val="002745EC"/>
    <w:rsid w:val="00277BD1"/>
    <w:rsid w:val="00284216"/>
    <w:rsid w:val="0028754F"/>
    <w:rsid w:val="00290CD7"/>
    <w:rsid w:val="002A0940"/>
    <w:rsid w:val="002A2696"/>
    <w:rsid w:val="002A30BA"/>
    <w:rsid w:val="002A3DE7"/>
    <w:rsid w:val="002A5FAB"/>
    <w:rsid w:val="002A66C0"/>
    <w:rsid w:val="002B4439"/>
    <w:rsid w:val="002B54D1"/>
    <w:rsid w:val="002B740C"/>
    <w:rsid w:val="002C6817"/>
    <w:rsid w:val="002D043F"/>
    <w:rsid w:val="002D0940"/>
    <w:rsid w:val="002D0C41"/>
    <w:rsid w:val="002D38A5"/>
    <w:rsid w:val="002D7822"/>
    <w:rsid w:val="002D7B29"/>
    <w:rsid w:val="002F142B"/>
    <w:rsid w:val="002F3C54"/>
    <w:rsid w:val="00305944"/>
    <w:rsid w:val="00305BB3"/>
    <w:rsid w:val="00307620"/>
    <w:rsid w:val="00311978"/>
    <w:rsid w:val="00312AF0"/>
    <w:rsid w:val="003142A5"/>
    <w:rsid w:val="003235F3"/>
    <w:rsid w:val="00324538"/>
    <w:rsid w:val="00326FCC"/>
    <w:rsid w:val="0033134B"/>
    <w:rsid w:val="00345B68"/>
    <w:rsid w:val="0035369B"/>
    <w:rsid w:val="00353CA3"/>
    <w:rsid w:val="00360161"/>
    <w:rsid w:val="0036179F"/>
    <w:rsid w:val="00362479"/>
    <w:rsid w:val="003659E5"/>
    <w:rsid w:val="00370243"/>
    <w:rsid w:val="00370505"/>
    <w:rsid w:val="00370BF7"/>
    <w:rsid w:val="00381801"/>
    <w:rsid w:val="0038483E"/>
    <w:rsid w:val="003877BF"/>
    <w:rsid w:val="003A3A57"/>
    <w:rsid w:val="003B7C3E"/>
    <w:rsid w:val="003C77B9"/>
    <w:rsid w:val="003D56F8"/>
    <w:rsid w:val="003E6FC0"/>
    <w:rsid w:val="003F3342"/>
    <w:rsid w:val="003F6DC7"/>
    <w:rsid w:val="00400A15"/>
    <w:rsid w:val="00421F13"/>
    <w:rsid w:val="00427732"/>
    <w:rsid w:val="00443292"/>
    <w:rsid w:val="004445D1"/>
    <w:rsid w:val="0044635E"/>
    <w:rsid w:val="00453781"/>
    <w:rsid w:val="004548D5"/>
    <w:rsid w:val="004704F3"/>
    <w:rsid w:val="004707D5"/>
    <w:rsid w:val="00470E2F"/>
    <w:rsid w:val="00475955"/>
    <w:rsid w:val="004903BC"/>
    <w:rsid w:val="00490E9D"/>
    <w:rsid w:val="004918A8"/>
    <w:rsid w:val="004941D5"/>
    <w:rsid w:val="00495AEB"/>
    <w:rsid w:val="004A3428"/>
    <w:rsid w:val="004A4740"/>
    <w:rsid w:val="004A5D1E"/>
    <w:rsid w:val="004B42F0"/>
    <w:rsid w:val="004B58FC"/>
    <w:rsid w:val="004B7CEE"/>
    <w:rsid w:val="004C33A4"/>
    <w:rsid w:val="004C35E0"/>
    <w:rsid w:val="004C6CED"/>
    <w:rsid w:val="004D5253"/>
    <w:rsid w:val="004D58C0"/>
    <w:rsid w:val="004E17E8"/>
    <w:rsid w:val="00501B53"/>
    <w:rsid w:val="0050212E"/>
    <w:rsid w:val="00505DB8"/>
    <w:rsid w:val="00507621"/>
    <w:rsid w:val="00510A60"/>
    <w:rsid w:val="00510E6A"/>
    <w:rsid w:val="00517D0C"/>
    <w:rsid w:val="00520D39"/>
    <w:rsid w:val="00526EF6"/>
    <w:rsid w:val="00534279"/>
    <w:rsid w:val="005375A6"/>
    <w:rsid w:val="0054076E"/>
    <w:rsid w:val="005428F1"/>
    <w:rsid w:val="005430AC"/>
    <w:rsid w:val="0055107E"/>
    <w:rsid w:val="00551A34"/>
    <w:rsid w:val="0055433B"/>
    <w:rsid w:val="00567FFA"/>
    <w:rsid w:val="00572E11"/>
    <w:rsid w:val="00574A84"/>
    <w:rsid w:val="00580659"/>
    <w:rsid w:val="00585A1F"/>
    <w:rsid w:val="00587596"/>
    <w:rsid w:val="005922FB"/>
    <w:rsid w:val="00595CF4"/>
    <w:rsid w:val="00596006"/>
    <w:rsid w:val="005968E5"/>
    <w:rsid w:val="005A3A9C"/>
    <w:rsid w:val="005A6F9A"/>
    <w:rsid w:val="005B1F06"/>
    <w:rsid w:val="005B2005"/>
    <w:rsid w:val="005B445C"/>
    <w:rsid w:val="005B4CA5"/>
    <w:rsid w:val="005B5211"/>
    <w:rsid w:val="005E425A"/>
    <w:rsid w:val="005E62E0"/>
    <w:rsid w:val="005F2E20"/>
    <w:rsid w:val="005F4CE0"/>
    <w:rsid w:val="005F4CE9"/>
    <w:rsid w:val="005F774D"/>
    <w:rsid w:val="00601E95"/>
    <w:rsid w:val="0060588A"/>
    <w:rsid w:val="0060766A"/>
    <w:rsid w:val="0061274B"/>
    <w:rsid w:val="00615E75"/>
    <w:rsid w:val="00617BA2"/>
    <w:rsid w:val="00621EF2"/>
    <w:rsid w:val="0062251F"/>
    <w:rsid w:val="00623211"/>
    <w:rsid w:val="006248E9"/>
    <w:rsid w:val="006254A2"/>
    <w:rsid w:val="00625B39"/>
    <w:rsid w:val="00636C61"/>
    <w:rsid w:val="0064029F"/>
    <w:rsid w:val="006421CB"/>
    <w:rsid w:val="00642699"/>
    <w:rsid w:val="00651B49"/>
    <w:rsid w:val="006524AB"/>
    <w:rsid w:val="00655C34"/>
    <w:rsid w:val="00661846"/>
    <w:rsid w:val="00663829"/>
    <w:rsid w:val="00663B62"/>
    <w:rsid w:val="00665CCB"/>
    <w:rsid w:val="006668A6"/>
    <w:rsid w:val="006806BD"/>
    <w:rsid w:val="00684B30"/>
    <w:rsid w:val="006866E6"/>
    <w:rsid w:val="00690863"/>
    <w:rsid w:val="006B0264"/>
    <w:rsid w:val="006B6ACE"/>
    <w:rsid w:val="006C163C"/>
    <w:rsid w:val="006C6339"/>
    <w:rsid w:val="006C751C"/>
    <w:rsid w:val="006D03EA"/>
    <w:rsid w:val="006D4E43"/>
    <w:rsid w:val="006E31DC"/>
    <w:rsid w:val="006E4650"/>
    <w:rsid w:val="006F52A2"/>
    <w:rsid w:val="006F57BF"/>
    <w:rsid w:val="00700903"/>
    <w:rsid w:val="00704470"/>
    <w:rsid w:val="007173DE"/>
    <w:rsid w:val="007178B1"/>
    <w:rsid w:val="00720BBA"/>
    <w:rsid w:val="00722300"/>
    <w:rsid w:val="0073071F"/>
    <w:rsid w:val="00731DA3"/>
    <w:rsid w:val="00736A29"/>
    <w:rsid w:val="007430D3"/>
    <w:rsid w:val="00745B13"/>
    <w:rsid w:val="00751FBC"/>
    <w:rsid w:val="0075222C"/>
    <w:rsid w:val="00755636"/>
    <w:rsid w:val="007571AD"/>
    <w:rsid w:val="007643DC"/>
    <w:rsid w:val="0076580E"/>
    <w:rsid w:val="00767DE0"/>
    <w:rsid w:val="007738E4"/>
    <w:rsid w:val="007803E3"/>
    <w:rsid w:val="00792515"/>
    <w:rsid w:val="0079270C"/>
    <w:rsid w:val="00792CEA"/>
    <w:rsid w:val="007931DC"/>
    <w:rsid w:val="0079496D"/>
    <w:rsid w:val="007A3902"/>
    <w:rsid w:val="007A6029"/>
    <w:rsid w:val="007B2822"/>
    <w:rsid w:val="007B2EB6"/>
    <w:rsid w:val="007D1382"/>
    <w:rsid w:val="007E304A"/>
    <w:rsid w:val="007E6A46"/>
    <w:rsid w:val="007E79B2"/>
    <w:rsid w:val="007F1D7F"/>
    <w:rsid w:val="007F6E05"/>
    <w:rsid w:val="007F6E3D"/>
    <w:rsid w:val="008024BC"/>
    <w:rsid w:val="008034AA"/>
    <w:rsid w:val="00811599"/>
    <w:rsid w:val="00811A61"/>
    <w:rsid w:val="00823AFF"/>
    <w:rsid w:val="00824299"/>
    <w:rsid w:val="00824CE0"/>
    <w:rsid w:val="0082783F"/>
    <w:rsid w:val="00831241"/>
    <w:rsid w:val="008422F6"/>
    <w:rsid w:val="00844106"/>
    <w:rsid w:val="008449F0"/>
    <w:rsid w:val="00844C32"/>
    <w:rsid w:val="00853B74"/>
    <w:rsid w:val="00855C0F"/>
    <w:rsid w:val="008709A3"/>
    <w:rsid w:val="00871445"/>
    <w:rsid w:val="00880944"/>
    <w:rsid w:val="00892591"/>
    <w:rsid w:val="00893258"/>
    <w:rsid w:val="008970D3"/>
    <w:rsid w:val="0089767F"/>
    <w:rsid w:val="008A60BB"/>
    <w:rsid w:val="008B0542"/>
    <w:rsid w:val="008B78B8"/>
    <w:rsid w:val="008C1BBA"/>
    <w:rsid w:val="008C765E"/>
    <w:rsid w:val="008D0AA1"/>
    <w:rsid w:val="008D7124"/>
    <w:rsid w:val="008E3210"/>
    <w:rsid w:val="009121C0"/>
    <w:rsid w:val="00912461"/>
    <w:rsid w:val="00912C77"/>
    <w:rsid w:val="00914E2B"/>
    <w:rsid w:val="009173E2"/>
    <w:rsid w:val="009275C3"/>
    <w:rsid w:val="00931276"/>
    <w:rsid w:val="009317E5"/>
    <w:rsid w:val="00942280"/>
    <w:rsid w:val="00942CCC"/>
    <w:rsid w:val="00950838"/>
    <w:rsid w:val="00975F14"/>
    <w:rsid w:val="009846DC"/>
    <w:rsid w:val="0098478F"/>
    <w:rsid w:val="00990CFF"/>
    <w:rsid w:val="009927A6"/>
    <w:rsid w:val="00995736"/>
    <w:rsid w:val="00997075"/>
    <w:rsid w:val="00997CBD"/>
    <w:rsid w:val="009A3A2F"/>
    <w:rsid w:val="009A77C9"/>
    <w:rsid w:val="009C70B8"/>
    <w:rsid w:val="009D51D6"/>
    <w:rsid w:val="009E1418"/>
    <w:rsid w:val="009E40E3"/>
    <w:rsid w:val="009E6E31"/>
    <w:rsid w:val="009F1C01"/>
    <w:rsid w:val="009F577D"/>
    <w:rsid w:val="00A01637"/>
    <w:rsid w:val="00A12CDE"/>
    <w:rsid w:val="00A137DB"/>
    <w:rsid w:val="00A14FD4"/>
    <w:rsid w:val="00A167C7"/>
    <w:rsid w:val="00A25BF7"/>
    <w:rsid w:val="00A35821"/>
    <w:rsid w:val="00A412B0"/>
    <w:rsid w:val="00A418B7"/>
    <w:rsid w:val="00A44DCE"/>
    <w:rsid w:val="00A455EA"/>
    <w:rsid w:val="00A55512"/>
    <w:rsid w:val="00A5717E"/>
    <w:rsid w:val="00A6652A"/>
    <w:rsid w:val="00A67478"/>
    <w:rsid w:val="00A70349"/>
    <w:rsid w:val="00A7102F"/>
    <w:rsid w:val="00A719B9"/>
    <w:rsid w:val="00A74C57"/>
    <w:rsid w:val="00A74F2E"/>
    <w:rsid w:val="00A76ED1"/>
    <w:rsid w:val="00A803CE"/>
    <w:rsid w:val="00A805F9"/>
    <w:rsid w:val="00A806DF"/>
    <w:rsid w:val="00A82673"/>
    <w:rsid w:val="00A9515D"/>
    <w:rsid w:val="00AA435C"/>
    <w:rsid w:val="00AB3032"/>
    <w:rsid w:val="00AB637A"/>
    <w:rsid w:val="00AB681D"/>
    <w:rsid w:val="00AC4898"/>
    <w:rsid w:val="00AD4B7E"/>
    <w:rsid w:val="00AD5B11"/>
    <w:rsid w:val="00AE2589"/>
    <w:rsid w:val="00AE56A3"/>
    <w:rsid w:val="00AF59F0"/>
    <w:rsid w:val="00B004EC"/>
    <w:rsid w:val="00B01D17"/>
    <w:rsid w:val="00B215FE"/>
    <w:rsid w:val="00B21D91"/>
    <w:rsid w:val="00B23AB2"/>
    <w:rsid w:val="00B266CB"/>
    <w:rsid w:val="00B45280"/>
    <w:rsid w:val="00B5473B"/>
    <w:rsid w:val="00B56006"/>
    <w:rsid w:val="00B649AD"/>
    <w:rsid w:val="00B76A08"/>
    <w:rsid w:val="00B811EF"/>
    <w:rsid w:val="00B8581F"/>
    <w:rsid w:val="00B97651"/>
    <w:rsid w:val="00BA3E6C"/>
    <w:rsid w:val="00BA5223"/>
    <w:rsid w:val="00BA5A41"/>
    <w:rsid w:val="00BA60C4"/>
    <w:rsid w:val="00BA623F"/>
    <w:rsid w:val="00BA630D"/>
    <w:rsid w:val="00BB10D2"/>
    <w:rsid w:val="00BB260A"/>
    <w:rsid w:val="00BB35D0"/>
    <w:rsid w:val="00BB4B13"/>
    <w:rsid w:val="00BB4E78"/>
    <w:rsid w:val="00BC4393"/>
    <w:rsid w:val="00BC6994"/>
    <w:rsid w:val="00BD2D78"/>
    <w:rsid w:val="00BD2F22"/>
    <w:rsid w:val="00BD540A"/>
    <w:rsid w:val="00BD60E7"/>
    <w:rsid w:val="00BE0764"/>
    <w:rsid w:val="00BE31FB"/>
    <w:rsid w:val="00BE73F5"/>
    <w:rsid w:val="00BF1590"/>
    <w:rsid w:val="00BF25DB"/>
    <w:rsid w:val="00BF6F76"/>
    <w:rsid w:val="00C0060D"/>
    <w:rsid w:val="00C0289E"/>
    <w:rsid w:val="00C04C87"/>
    <w:rsid w:val="00C079ED"/>
    <w:rsid w:val="00C10DA4"/>
    <w:rsid w:val="00C14FF2"/>
    <w:rsid w:val="00C20679"/>
    <w:rsid w:val="00C251B0"/>
    <w:rsid w:val="00C318FA"/>
    <w:rsid w:val="00C344EC"/>
    <w:rsid w:val="00C35F78"/>
    <w:rsid w:val="00C37E0A"/>
    <w:rsid w:val="00C45730"/>
    <w:rsid w:val="00C47A4B"/>
    <w:rsid w:val="00C546FE"/>
    <w:rsid w:val="00C671F5"/>
    <w:rsid w:val="00C70592"/>
    <w:rsid w:val="00C71CB9"/>
    <w:rsid w:val="00C7365F"/>
    <w:rsid w:val="00C82729"/>
    <w:rsid w:val="00C83039"/>
    <w:rsid w:val="00C8331C"/>
    <w:rsid w:val="00C8772B"/>
    <w:rsid w:val="00CB093C"/>
    <w:rsid w:val="00CB1F67"/>
    <w:rsid w:val="00CB55AE"/>
    <w:rsid w:val="00CB75CA"/>
    <w:rsid w:val="00CD275C"/>
    <w:rsid w:val="00CD5331"/>
    <w:rsid w:val="00CD64ED"/>
    <w:rsid w:val="00CD7C34"/>
    <w:rsid w:val="00D00CD7"/>
    <w:rsid w:val="00D05B1E"/>
    <w:rsid w:val="00D224AA"/>
    <w:rsid w:val="00D2707A"/>
    <w:rsid w:val="00D3386A"/>
    <w:rsid w:val="00D35808"/>
    <w:rsid w:val="00D35A06"/>
    <w:rsid w:val="00D371A5"/>
    <w:rsid w:val="00D448CB"/>
    <w:rsid w:val="00D45A60"/>
    <w:rsid w:val="00D474D4"/>
    <w:rsid w:val="00D615F2"/>
    <w:rsid w:val="00D61AD4"/>
    <w:rsid w:val="00D651B0"/>
    <w:rsid w:val="00D660A4"/>
    <w:rsid w:val="00D7488C"/>
    <w:rsid w:val="00D80B11"/>
    <w:rsid w:val="00D922BA"/>
    <w:rsid w:val="00D97759"/>
    <w:rsid w:val="00D97FFE"/>
    <w:rsid w:val="00DA1192"/>
    <w:rsid w:val="00DB4F2A"/>
    <w:rsid w:val="00DB5000"/>
    <w:rsid w:val="00DC05ED"/>
    <w:rsid w:val="00DC073A"/>
    <w:rsid w:val="00DC0E30"/>
    <w:rsid w:val="00DC4DBA"/>
    <w:rsid w:val="00DC5FF9"/>
    <w:rsid w:val="00DC6F0A"/>
    <w:rsid w:val="00DC739B"/>
    <w:rsid w:val="00DD31FA"/>
    <w:rsid w:val="00DD4504"/>
    <w:rsid w:val="00DD6832"/>
    <w:rsid w:val="00DE36F3"/>
    <w:rsid w:val="00DE3958"/>
    <w:rsid w:val="00DE6C11"/>
    <w:rsid w:val="00DF3432"/>
    <w:rsid w:val="00DF3AF3"/>
    <w:rsid w:val="00DF3B0B"/>
    <w:rsid w:val="00DF3BED"/>
    <w:rsid w:val="00DF4B19"/>
    <w:rsid w:val="00E00FF8"/>
    <w:rsid w:val="00E027A2"/>
    <w:rsid w:val="00E03C5A"/>
    <w:rsid w:val="00E0553C"/>
    <w:rsid w:val="00E07BB7"/>
    <w:rsid w:val="00E07C83"/>
    <w:rsid w:val="00E10570"/>
    <w:rsid w:val="00E133B7"/>
    <w:rsid w:val="00E13AF5"/>
    <w:rsid w:val="00E145DC"/>
    <w:rsid w:val="00E22271"/>
    <w:rsid w:val="00E26855"/>
    <w:rsid w:val="00E273C6"/>
    <w:rsid w:val="00E32481"/>
    <w:rsid w:val="00E37103"/>
    <w:rsid w:val="00E44082"/>
    <w:rsid w:val="00E50433"/>
    <w:rsid w:val="00E52D99"/>
    <w:rsid w:val="00E53B2D"/>
    <w:rsid w:val="00E547D4"/>
    <w:rsid w:val="00E5740C"/>
    <w:rsid w:val="00E57A1B"/>
    <w:rsid w:val="00E6174B"/>
    <w:rsid w:val="00E61E65"/>
    <w:rsid w:val="00E62EF9"/>
    <w:rsid w:val="00E65B52"/>
    <w:rsid w:val="00E7010D"/>
    <w:rsid w:val="00E76ED8"/>
    <w:rsid w:val="00E80235"/>
    <w:rsid w:val="00E8221C"/>
    <w:rsid w:val="00E828F0"/>
    <w:rsid w:val="00E86D50"/>
    <w:rsid w:val="00E938EF"/>
    <w:rsid w:val="00EA502C"/>
    <w:rsid w:val="00EA5FE4"/>
    <w:rsid w:val="00EB520A"/>
    <w:rsid w:val="00EC06AF"/>
    <w:rsid w:val="00EC77BF"/>
    <w:rsid w:val="00ED10CD"/>
    <w:rsid w:val="00ED2346"/>
    <w:rsid w:val="00ED7A86"/>
    <w:rsid w:val="00EE0FCE"/>
    <w:rsid w:val="00EF175B"/>
    <w:rsid w:val="00EF3032"/>
    <w:rsid w:val="00EF3A3E"/>
    <w:rsid w:val="00F00E19"/>
    <w:rsid w:val="00F00F6D"/>
    <w:rsid w:val="00F16746"/>
    <w:rsid w:val="00F17CF2"/>
    <w:rsid w:val="00F211D9"/>
    <w:rsid w:val="00F218E8"/>
    <w:rsid w:val="00F27528"/>
    <w:rsid w:val="00F27835"/>
    <w:rsid w:val="00F40A92"/>
    <w:rsid w:val="00F45460"/>
    <w:rsid w:val="00F47304"/>
    <w:rsid w:val="00F52BEF"/>
    <w:rsid w:val="00F534F4"/>
    <w:rsid w:val="00F56656"/>
    <w:rsid w:val="00F5694A"/>
    <w:rsid w:val="00F62C6B"/>
    <w:rsid w:val="00F6410A"/>
    <w:rsid w:val="00F668C5"/>
    <w:rsid w:val="00F67AFE"/>
    <w:rsid w:val="00F67B9E"/>
    <w:rsid w:val="00F80D9F"/>
    <w:rsid w:val="00F81FD6"/>
    <w:rsid w:val="00F82FD3"/>
    <w:rsid w:val="00F8323C"/>
    <w:rsid w:val="00FA1A71"/>
    <w:rsid w:val="00FA5692"/>
    <w:rsid w:val="00FB4EC6"/>
    <w:rsid w:val="00FB7597"/>
    <w:rsid w:val="00FC56AD"/>
    <w:rsid w:val="00FE4FFB"/>
    <w:rsid w:val="00FF625C"/>
    <w:rsid w:val="00FF75F4"/>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63AE1"/>
  <w15:chartTrackingRefBased/>
  <w15:docId w15:val="{12FFE175-281D-004D-9B67-1F63A55CF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2A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12A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12A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12A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12A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12A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2A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2A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2A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2A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12A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12A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12A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12A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12A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2A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2A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2AF0"/>
    <w:rPr>
      <w:rFonts w:eastAsiaTheme="majorEastAsia" w:cstheme="majorBidi"/>
      <w:color w:val="272727" w:themeColor="text1" w:themeTint="D8"/>
    </w:rPr>
  </w:style>
  <w:style w:type="paragraph" w:styleId="Title">
    <w:name w:val="Title"/>
    <w:basedOn w:val="Normal"/>
    <w:next w:val="Normal"/>
    <w:link w:val="TitleChar"/>
    <w:uiPriority w:val="10"/>
    <w:qFormat/>
    <w:rsid w:val="00312A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2A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2A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2A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2AF0"/>
    <w:pPr>
      <w:spacing w:before="160"/>
      <w:jc w:val="center"/>
    </w:pPr>
    <w:rPr>
      <w:i/>
      <w:iCs/>
      <w:color w:val="404040" w:themeColor="text1" w:themeTint="BF"/>
    </w:rPr>
  </w:style>
  <w:style w:type="character" w:customStyle="1" w:styleId="QuoteChar">
    <w:name w:val="Quote Char"/>
    <w:basedOn w:val="DefaultParagraphFont"/>
    <w:link w:val="Quote"/>
    <w:uiPriority w:val="29"/>
    <w:rsid w:val="00312AF0"/>
    <w:rPr>
      <w:i/>
      <w:iCs/>
      <w:color w:val="404040" w:themeColor="text1" w:themeTint="BF"/>
    </w:rPr>
  </w:style>
  <w:style w:type="paragraph" w:styleId="ListParagraph">
    <w:name w:val="List Paragraph"/>
    <w:basedOn w:val="Normal"/>
    <w:uiPriority w:val="34"/>
    <w:qFormat/>
    <w:rsid w:val="00312AF0"/>
    <w:pPr>
      <w:ind w:left="720"/>
      <w:contextualSpacing/>
    </w:pPr>
  </w:style>
  <w:style w:type="character" w:styleId="IntenseEmphasis">
    <w:name w:val="Intense Emphasis"/>
    <w:basedOn w:val="DefaultParagraphFont"/>
    <w:uiPriority w:val="21"/>
    <w:qFormat/>
    <w:rsid w:val="00312AF0"/>
    <w:rPr>
      <w:i/>
      <w:iCs/>
      <w:color w:val="0F4761" w:themeColor="accent1" w:themeShade="BF"/>
    </w:rPr>
  </w:style>
  <w:style w:type="paragraph" w:styleId="IntenseQuote">
    <w:name w:val="Intense Quote"/>
    <w:basedOn w:val="Normal"/>
    <w:next w:val="Normal"/>
    <w:link w:val="IntenseQuoteChar"/>
    <w:uiPriority w:val="30"/>
    <w:qFormat/>
    <w:rsid w:val="00312A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2AF0"/>
    <w:rPr>
      <w:i/>
      <w:iCs/>
      <w:color w:val="0F4761" w:themeColor="accent1" w:themeShade="BF"/>
    </w:rPr>
  </w:style>
  <w:style w:type="character" w:styleId="IntenseReference">
    <w:name w:val="Intense Reference"/>
    <w:basedOn w:val="DefaultParagraphFont"/>
    <w:uiPriority w:val="32"/>
    <w:qFormat/>
    <w:rsid w:val="00312AF0"/>
    <w:rPr>
      <w:b/>
      <w:bCs/>
      <w:smallCaps/>
      <w:color w:val="0F4761" w:themeColor="accent1" w:themeShade="BF"/>
      <w:spacing w:val="5"/>
    </w:rPr>
  </w:style>
  <w:style w:type="paragraph" w:styleId="Revision">
    <w:name w:val="Revision"/>
    <w:hidden/>
    <w:uiPriority w:val="99"/>
    <w:semiHidden/>
    <w:rsid w:val="0062251F"/>
    <w:pPr>
      <w:spacing w:after="0" w:line="240" w:lineRule="auto"/>
    </w:pPr>
  </w:style>
  <w:style w:type="character" w:styleId="CommentReference">
    <w:name w:val="annotation reference"/>
    <w:basedOn w:val="DefaultParagraphFont"/>
    <w:uiPriority w:val="99"/>
    <w:semiHidden/>
    <w:unhideWhenUsed/>
    <w:rsid w:val="0062251F"/>
    <w:rPr>
      <w:sz w:val="16"/>
      <w:szCs w:val="16"/>
    </w:rPr>
  </w:style>
  <w:style w:type="paragraph" w:styleId="CommentText">
    <w:name w:val="annotation text"/>
    <w:basedOn w:val="Normal"/>
    <w:link w:val="CommentTextChar"/>
    <w:uiPriority w:val="99"/>
    <w:unhideWhenUsed/>
    <w:rsid w:val="0062251F"/>
    <w:pPr>
      <w:spacing w:line="240" w:lineRule="auto"/>
    </w:pPr>
    <w:rPr>
      <w:sz w:val="20"/>
      <w:szCs w:val="20"/>
    </w:rPr>
  </w:style>
  <w:style w:type="character" w:customStyle="1" w:styleId="CommentTextChar">
    <w:name w:val="Comment Text Char"/>
    <w:basedOn w:val="DefaultParagraphFont"/>
    <w:link w:val="CommentText"/>
    <w:uiPriority w:val="99"/>
    <w:rsid w:val="0062251F"/>
    <w:rPr>
      <w:sz w:val="20"/>
      <w:szCs w:val="20"/>
    </w:rPr>
  </w:style>
  <w:style w:type="paragraph" w:styleId="CommentSubject">
    <w:name w:val="annotation subject"/>
    <w:basedOn w:val="CommentText"/>
    <w:next w:val="CommentText"/>
    <w:link w:val="CommentSubjectChar"/>
    <w:uiPriority w:val="99"/>
    <w:semiHidden/>
    <w:unhideWhenUsed/>
    <w:rsid w:val="0062251F"/>
    <w:rPr>
      <w:b/>
      <w:bCs/>
    </w:rPr>
  </w:style>
  <w:style w:type="character" w:customStyle="1" w:styleId="CommentSubjectChar">
    <w:name w:val="Comment Subject Char"/>
    <w:basedOn w:val="CommentTextChar"/>
    <w:link w:val="CommentSubject"/>
    <w:uiPriority w:val="99"/>
    <w:semiHidden/>
    <w:rsid w:val="0062251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2941</Words>
  <Characters>18530</Characters>
  <Application>Microsoft Office Word</Application>
  <DocSecurity>0</DocSecurity>
  <Lines>154</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Rieck, Niklas</dc:creator>
  <cp:keywords/>
  <dc:description/>
  <cp:lastModifiedBy>Jonas Stegh</cp:lastModifiedBy>
  <cp:revision>268</cp:revision>
  <dcterms:created xsi:type="dcterms:W3CDTF">2025-11-06T18:17:00Z</dcterms:created>
  <dcterms:modified xsi:type="dcterms:W3CDTF">2025-11-26T16:15:00Z</dcterms:modified>
</cp:coreProperties>
</file>