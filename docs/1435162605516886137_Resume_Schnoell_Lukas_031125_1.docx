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7D21" w14:textId="77777777" w:rsidR="00485B95" w:rsidRPr="00F61A1B" w:rsidRDefault="00485B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Arial" w:hAnsi="Georgia" w:cs="Arial"/>
          <w:color w:val="000000"/>
          <w:sz w:val="2"/>
          <w:szCs w:val="2"/>
        </w:rPr>
      </w:pPr>
    </w:p>
    <w:tbl>
      <w:tblPr>
        <w:tblStyle w:val="a"/>
        <w:tblW w:w="10210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2552"/>
        <w:gridCol w:w="3402"/>
        <w:gridCol w:w="425"/>
        <w:gridCol w:w="142"/>
        <w:gridCol w:w="709"/>
        <w:gridCol w:w="703"/>
        <w:gridCol w:w="142"/>
        <w:gridCol w:w="2135"/>
      </w:tblGrid>
      <w:tr w:rsidR="00485B95" w:rsidRPr="002A497A" w14:paraId="3C895D50" w14:textId="77777777" w:rsidTr="00B45801">
        <w:trPr>
          <w:trHeight w:val="454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0B7FAFD6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  <w:t>Education</w:t>
            </w:r>
          </w:p>
        </w:tc>
      </w:tr>
      <w:tr w:rsidR="00DF4AEB" w:rsidRPr="002A497A" w14:paraId="7C282C22" w14:textId="77777777" w:rsidTr="00B45801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5D97E281" w14:textId="77777777" w:rsidR="00DF4AEB" w:rsidRPr="00F61A1B" w:rsidRDefault="00DF4AEB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Frankfurt School of Finance &amp; Management</w:t>
            </w:r>
          </w:p>
        </w:tc>
        <w:tc>
          <w:tcPr>
            <w:tcW w:w="3689" w:type="dxa"/>
            <w:gridSpan w:val="4"/>
            <w:tcBorders>
              <w:top w:val="single" w:sz="4" w:space="0" w:color="auto"/>
            </w:tcBorders>
            <w:vAlign w:val="bottom"/>
          </w:tcPr>
          <w:p w14:paraId="26D95F42" w14:textId="77777777" w:rsidR="00DF4AEB" w:rsidRPr="00F61A1B" w:rsidRDefault="00DF4AEB" w:rsidP="002A497A">
            <w:pPr>
              <w:ind w:left="-279"/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Frankfurt am Main, DE</w:t>
            </w:r>
          </w:p>
        </w:tc>
      </w:tr>
      <w:tr w:rsidR="00DF4AEB" w:rsidRPr="002A497A" w14:paraId="5F964FB8" w14:textId="77777777" w:rsidTr="00B45801">
        <w:trPr>
          <w:trHeight w:val="23"/>
        </w:trPr>
        <w:tc>
          <w:tcPr>
            <w:tcW w:w="6521" w:type="dxa"/>
            <w:gridSpan w:val="4"/>
            <w:vAlign w:val="bottom"/>
          </w:tcPr>
          <w:p w14:paraId="2C32074B" w14:textId="77777777" w:rsidR="00DF4AEB" w:rsidRPr="00F61A1B" w:rsidRDefault="00DF4AEB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M.Sc. in Management</w:t>
            </w:r>
          </w:p>
        </w:tc>
        <w:tc>
          <w:tcPr>
            <w:tcW w:w="3689" w:type="dxa"/>
            <w:gridSpan w:val="4"/>
            <w:vAlign w:val="bottom"/>
          </w:tcPr>
          <w:p w14:paraId="164E9427" w14:textId="77777777" w:rsidR="00DF4AEB" w:rsidRPr="00F61A1B" w:rsidRDefault="00DF4AEB" w:rsidP="002A497A">
            <w:pPr>
              <w:jc w:val="right"/>
              <w:rPr>
                <w:rFonts w:ascii="Georgia" w:eastAsia="Georgia" w:hAnsi="Georgia" w:cs="Georgia"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08/2024 – 08/2026</w:t>
            </w:r>
          </w:p>
        </w:tc>
      </w:tr>
      <w:tr w:rsidR="00DF4AEB" w:rsidRPr="002A497A" w14:paraId="6F075050" w14:textId="77777777" w:rsidTr="00B45801">
        <w:trPr>
          <w:trHeight w:val="23"/>
        </w:trPr>
        <w:tc>
          <w:tcPr>
            <w:tcW w:w="10210" w:type="dxa"/>
            <w:gridSpan w:val="8"/>
            <w:vAlign w:val="bottom"/>
          </w:tcPr>
          <w:p w14:paraId="247D1E7C" w14:textId="77777777" w:rsidR="00DF4AEB" w:rsidRPr="00F61A1B" w:rsidRDefault="00DF4AEB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Current GPA: 1.2 (1.0 – 5.0, with 1.0 being best)</w:t>
            </w:r>
          </w:p>
        </w:tc>
      </w:tr>
      <w:tr w:rsidR="00DF4AEB" w:rsidRPr="002A497A" w14:paraId="69D78ED9" w14:textId="77777777" w:rsidTr="00B45801">
        <w:trPr>
          <w:trHeight w:val="23"/>
        </w:trPr>
        <w:tc>
          <w:tcPr>
            <w:tcW w:w="10210" w:type="dxa"/>
            <w:gridSpan w:val="8"/>
            <w:vAlign w:val="bottom"/>
          </w:tcPr>
          <w:p w14:paraId="06A10208" w14:textId="77777777" w:rsidR="00DF4AEB" w:rsidRPr="00F61A1B" w:rsidRDefault="00DF4AEB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Selected coursework: Managerial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Data Science; Operations Management; Financial Analysis; Sustainable Strategy</w:t>
            </w:r>
          </w:p>
        </w:tc>
      </w:tr>
      <w:tr w:rsidR="00485B95" w:rsidRPr="002A497A" w14:paraId="08350290" w14:textId="77777777" w:rsidTr="00B45801">
        <w:trPr>
          <w:trHeight w:val="340"/>
        </w:trPr>
        <w:tc>
          <w:tcPr>
            <w:tcW w:w="6521" w:type="dxa"/>
            <w:gridSpan w:val="4"/>
            <w:vAlign w:val="bottom"/>
          </w:tcPr>
          <w:p w14:paraId="7CCDA538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IE Business School</w:t>
            </w:r>
          </w:p>
        </w:tc>
        <w:tc>
          <w:tcPr>
            <w:tcW w:w="3689" w:type="dxa"/>
            <w:gridSpan w:val="4"/>
            <w:vAlign w:val="bottom"/>
          </w:tcPr>
          <w:p w14:paraId="78484968" w14:textId="77777777" w:rsidR="00485B95" w:rsidRPr="00F61A1B" w:rsidRDefault="00000000" w:rsidP="002A497A">
            <w:pPr>
              <w:ind w:left="-279"/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Madrid, ES</w:t>
            </w:r>
          </w:p>
        </w:tc>
      </w:tr>
      <w:tr w:rsidR="00485B95" w:rsidRPr="002A497A" w14:paraId="4517EA50" w14:textId="77777777" w:rsidTr="00B45801">
        <w:trPr>
          <w:trHeight w:val="23"/>
        </w:trPr>
        <w:tc>
          <w:tcPr>
            <w:tcW w:w="6521" w:type="dxa"/>
            <w:gridSpan w:val="4"/>
            <w:vAlign w:val="bottom"/>
          </w:tcPr>
          <w:p w14:paraId="74AFF173" w14:textId="11BD10F5" w:rsidR="00485B95" w:rsidRPr="00F61A1B" w:rsidRDefault="00182BDA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M.Sc.</w:t>
            </w:r>
            <w:r w:rsidR="00211AB7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in 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M</w:t>
            </w:r>
            <w:r w:rsidR="00211AB7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anagement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9676DE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–</w:t>
            </w:r>
            <w:r w:rsidR="005D38D8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Exchange Semester (</w:t>
            </w:r>
            <w:r w:rsidR="009676DE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planned, admission received</w:t>
            </w:r>
            <w:r w:rsidR="006712AC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3689" w:type="dxa"/>
            <w:gridSpan w:val="4"/>
            <w:vAlign w:val="bottom"/>
          </w:tcPr>
          <w:p w14:paraId="1CCED040" w14:textId="650B5EF7" w:rsidR="00485B95" w:rsidRPr="00F61A1B" w:rsidRDefault="00000000" w:rsidP="002A497A">
            <w:pPr>
              <w:jc w:val="right"/>
              <w:rPr>
                <w:rFonts w:ascii="Georgia" w:eastAsia="Georgia" w:hAnsi="Georgia" w:cs="Georgia"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</w:t>
            </w:r>
            <w:r w:rsidR="008A343B"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1</w:t>
            </w: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/2026 – 0</w:t>
            </w:r>
            <w:r w:rsidR="006712AC"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4</w:t>
            </w: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/2026</w:t>
            </w:r>
          </w:p>
        </w:tc>
      </w:tr>
      <w:tr w:rsidR="00485B95" w:rsidRPr="002A497A" w14:paraId="63EC7061" w14:textId="77777777" w:rsidTr="00B45801">
        <w:trPr>
          <w:trHeight w:val="340"/>
        </w:trPr>
        <w:tc>
          <w:tcPr>
            <w:tcW w:w="6521" w:type="dxa"/>
            <w:gridSpan w:val="4"/>
            <w:vAlign w:val="bottom"/>
          </w:tcPr>
          <w:p w14:paraId="19578BC1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PFH Private University of Applied Sciences</w:t>
            </w:r>
          </w:p>
        </w:tc>
        <w:tc>
          <w:tcPr>
            <w:tcW w:w="3689" w:type="dxa"/>
            <w:gridSpan w:val="4"/>
            <w:vAlign w:val="bottom"/>
          </w:tcPr>
          <w:p w14:paraId="4E99234F" w14:textId="77777777" w:rsidR="00485B95" w:rsidRPr="00F61A1B" w:rsidRDefault="00000000" w:rsidP="002A497A">
            <w:pPr>
              <w:ind w:left="-279"/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Goettingen, DE</w:t>
            </w:r>
          </w:p>
        </w:tc>
      </w:tr>
      <w:tr w:rsidR="00485B95" w:rsidRPr="002A497A" w14:paraId="4E9A0939" w14:textId="77777777" w:rsidTr="00B45801">
        <w:trPr>
          <w:trHeight w:val="20"/>
        </w:trPr>
        <w:tc>
          <w:tcPr>
            <w:tcW w:w="6379" w:type="dxa"/>
            <w:gridSpan w:val="3"/>
            <w:vAlign w:val="bottom"/>
          </w:tcPr>
          <w:p w14:paraId="00A01B8C" w14:textId="77777777" w:rsidR="00485B95" w:rsidRPr="00F61A1B" w:rsidRDefault="00000000" w:rsidP="002A497A">
            <w:p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B.Sc. in Psychology</w:t>
            </w:r>
          </w:p>
        </w:tc>
        <w:tc>
          <w:tcPr>
            <w:tcW w:w="3831" w:type="dxa"/>
            <w:gridSpan w:val="5"/>
            <w:vAlign w:val="bottom"/>
          </w:tcPr>
          <w:p w14:paraId="194D8954" w14:textId="77777777" w:rsidR="00485B95" w:rsidRPr="00F61A1B" w:rsidRDefault="00000000" w:rsidP="002A497A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04/2020 – 09/2024</w:t>
            </w:r>
          </w:p>
        </w:tc>
      </w:tr>
      <w:tr w:rsidR="00485B95" w:rsidRPr="002A497A" w14:paraId="45E93AE9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0660AD69" w14:textId="77777777" w:rsidR="00485B95" w:rsidRPr="00F61A1B" w:rsidRDefault="00000000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GPA: 2.2 (1.0 – 5.0, with 1.0 being best)</w:t>
            </w:r>
          </w:p>
        </w:tc>
      </w:tr>
      <w:tr w:rsidR="00642D3B" w:rsidRPr="002A497A" w14:paraId="20DEB82B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69D80FB0" w14:textId="18F7CAEA" w:rsidR="00642D3B" w:rsidRPr="00F61A1B" w:rsidRDefault="00642D3B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Selected coursework: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Experimental Research Project</w:t>
            </w:r>
            <w:r w:rsidR="009C1AF5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;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Statistics</w:t>
            </w:r>
            <w:r w:rsidR="009C1AF5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;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Organizational Psychology</w:t>
            </w:r>
            <w:r w:rsidR="009C1AF5" w:rsidRPr="00F61A1B">
              <w:rPr>
                <w:rFonts w:ascii="Georgia" w:hAnsi="Georgia"/>
                <w:sz w:val="18"/>
                <w:szCs w:val="18"/>
                <w:lang w:val="en-US"/>
              </w:rPr>
              <w:t>;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Neuropsychology</w:t>
            </w:r>
          </w:p>
        </w:tc>
      </w:tr>
      <w:tr w:rsidR="00485B95" w:rsidRPr="002A497A" w14:paraId="67F78999" w14:textId="77777777" w:rsidTr="00B45801">
        <w:trPr>
          <w:trHeight w:val="340"/>
        </w:trPr>
        <w:tc>
          <w:tcPr>
            <w:tcW w:w="7230" w:type="dxa"/>
            <w:gridSpan w:val="5"/>
            <w:vAlign w:val="bottom"/>
          </w:tcPr>
          <w:p w14:paraId="1F85C51A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HAK II Salzburg</w:t>
            </w:r>
          </w:p>
        </w:tc>
        <w:tc>
          <w:tcPr>
            <w:tcW w:w="2980" w:type="dxa"/>
            <w:gridSpan w:val="3"/>
            <w:vAlign w:val="bottom"/>
          </w:tcPr>
          <w:p w14:paraId="69E742B8" w14:textId="77777777" w:rsidR="00485B95" w:rsidRPr="00F61A1B" w:rsidRDefault="00000000" w:rsidP="002A497A">
            <w:pPr>
              <w:ind w:left="-279"/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sz w:val="18"/>
                <w:szCs w:val="18"/>
                <w:lang w:val="en-US"/>
              </w:rPr>
              <w:t>Salzburg, AT</w:t>
            </w:r>
          </w:p>
        </w:tc>
      </w:tr>
      <w:tr w:rsidR="00485B95" w:rsidRPr="002A497A" w14:paraId="7D61F381" w14:textId="77777777" w:rsidTr="00B45801">
        <w:trPr>
          <w:trHeight w:val="20"/>
        </w:trPr>
        <w:tc>
          <w:tcPr>
            <w:tcW w:w="5954" w:type="dxa"/>
            <w:gridSpan w:val="2"/>
            <w:vAlign w:val="bottom"/>
          </w:tcPr>
          <w:p w14:paraId="1E669CFC" w14:textId="77777777" w:rsidR="00485B95" w:rsidRPr="00F61A1B" w:rsidRDefault="00000000" w:rsidP="002A497A">
            <w:p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Matura (Austrian A-Level Equivalent)</w:t>
            </w:r>
          </w:p>
        </w:tc>
        <w:tc>
          <w:tcPr>
            <w:tcW w:w="4256" w:type="dxa"/>
            <w:gridSpan w:val="6"/>
            <w:vAlign w:val="bottom"/>
          </w:tcPr>
          <w:p w14:paraId="61A12053" w14:textId="77777777" w:rsidR="00485B95" w:rsidRPr="00F61A1B" w:rsidRDefault="00000000" w:rsidP="002A497A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09/2014 – 09/2019</w:t>
            </w:r>
          </w:p>
        </w:tc>
      </w:tr>
      <w:tr w:rsidR="00485B95" w:rsidRPr="002A497A" w14:paraId="50E6537E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31C79686" w14:textId="77777777" w:rsidR="00485B95" w:rsidRPr="00F61A1B" w:rsidRDefault="00000000" w:rsidP="002A49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GPA: 1.5 (1.0 – 5.0, with 1.0 being best)</w:t>
            </w:r>
          </w:p>
        </w:tc>
      </w:tr>
      <w:tr w:rsidR="00485B95" w:rsidRPr="002A497A" w14:paraId="2121EC57" w14:textId="77777777" w:rsidTr="00B45801">
        <w:trPr>
          <w:trHeight w:val="397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60C282D4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  <w:lang w:val="en-US"/>
              </w:rPr>
              <w:t>Professional Experience</w:t>
            </w:r>
          </w:p>
        </w:tc>
      </w:tr>
      <w:tr w:rsidR="00485B95" w:rsidRPr="002A497A" w14:paraId="47440499" w14:textId="77777777" w:rsidTr="00B45801">
        <w:trPr>
          <w:trHeight w:val="340"/>
        </w:trPr>
        <w:tc>
          <w:tcPr>
            <w:tcW w:w="6379" w:type="dxa"/>
            <w:gridSpan w:val="3"/>
            <w:tcBorders>
              <w:top w:val="single" w:sz="4" w:space="0" w:color="auto"/>
            </w:tcBorders>
            <w:vAlign w:val="bottom"/>
          </w:tcPr>
          <w:p w14:paraId="2D74799B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Alvarez &amp; Marsal</w:t>
            </w:r>
          </w:p>
        </w:tc>
        <w:tc>
          <w:tcPr>
            <w:tcW w:w="3831" w:type="dxa"/>
            <w:gridSpan w:val="5"/>
            <w:tcBorders>
              <w:top w:val="single" w:sz="4" w:space="0" w:color="auto"/>
            </w:tcBorders>
            <w:vAlign w:val="bottom"/>
          </w:tcPr>
          <w:p w14:paraId="686A0B6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Frankfurt am Main, DE</w:t>
            </w:r>
          </w:p>
        </w:tc>
      </w:tr>
      <w:tr w:rsidR="00485B95" w:rsidRPr="002A497A" w14:paraId="172D4DCB" w14:textId="77777777" w:rsidTr="00B45801">
        <w:trPr>
          <w:trHeight w:val="20"/>
        </w:trPr>
        <w:tc>
          <w:tcPr>
            <w:tcW w:w="7933" w:type="dxa"/>
            <w:gridSpan w:val="6"/>
            <w:vAlign w:val="bottom"/>
          </w:tcPr>
          <w:p w14:paraId="1771326F" w14:textId="7A17FD0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Valuation Services </w:t>
            </w:r>
            <w:r w:rsidR="00093180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</w:t>
            </w: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orking </w:t>
            </w:r>
            <w:r w:rsidR="00093180"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S</w:t>
            </w: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tudent</w:t>
            </w:r>
          </w:p>
        </w:tc>
        <w:tc>
          <w:tcPr>
            <w:tcW w:w="2277" w:type="dxa"/>
            <w:gridSpan w:val="2"/>
            <w:vAlign w:val="bottom"/>
          </w:tcPr>
          <w:p w14:paraId="6CA87F6C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09/2025 – 12/2025</w:t>
            </w:r>
          </w:p>
        </w:tc>
      </w:tr>
      <w:tr w:rsidR="007D628F" w:rsidRPr="002A497A" w14:paraId="519C5DB2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1F4C6A72" w14:textId="44AE6B3E" w:rsidR="007D628F" w:rsidRPr="00F61A1B" w:rsidRDefault="00CD27B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Execut</w:t>
            </w:r>
            <w:r w:rsidR="009676DE" w:rsidRPr="00F61A1B">
              <w:rPr>
                <w:rFonts w:ascii="Georgia" w:hAnsi="Georgia"/>
                <w:sz w:val="18"/>
                <w:szCs w:val="18"/>
                <w:lang w:val="en-US"/>
              </w:rPr>
              <w:t>ing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market analysis and financial model integration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for a </w:t>
            </w:r>
            <w:r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carve-out valuation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, transforming client data into A&amp;M’s model to </w:t>
            </w:r>
            <w:r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derive financial statements and assess valuation implications</w:t>
            </w:r>
          </w:p>
        </w:tc>
      </w:tr>
      <w:tr w:rsidR="00485B95" w:rsidRPr="002A497A" w14:paraId="0692551C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400E2C74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Arthur D. Little</w:t>
            </w:r>
          </w:p>
        </w:tc>
        <w:tc>
          <w:tcPr>
            <w:tcW w:w="3831" w:type="dxa"/>
            <w:gridSpan w:val="5"/>
            <w:vAlign w:val="bottom"/>
          </w:tcPr>
          <w:p w14:paraId="7ACC317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Vienna, AT</w:t>
            </w:r>
          </w:p>
        </w:tc>
      </w:tr>
      <w:tr w:rsidR="00485B95" w:rsidRPr="002A497A" w14:paraId="3E113867" w14:textId="77777777" w:rsidTr="00B45801">
        <w:trPr>
          <w:trHeight w:val="20"/>
        </w:trPr>
        <w:tc>
          <w:tcPr>
            <w:tcW w:w="7933" w:type="dxa"/>
            <w:gridSpan w:val="6"/>
            <w:vAlign w:val="bottom"/>
          </w:tcPr>
          <w:p w14:paraId="36D7D389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Strategy Consulting Intern</w:t>
            </w:r>
          </w:p>
        </w:tc>
        <w:tc>
          <w:tcPr>
            <w:tcW w:w="2277" w:type="dxa"/>
            <w:gridSpan w:val="2"/>
            <w:vAlign w:val="bottom"/>
          </w:tcPr>
          <w:p w14:paraId="10DB09BC" w14:textId="08DEBC85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06/2025 – 0</w:t>
            </w:r>
            <w:r w:rsidR="00012FEF"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8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/2025</w:t>
            </w:r>
          </w:p>
        </w:tc>
      </w:tr>
      <w:tr w:rsidR="007D628F" w:rsidRPr="002A497A" w14:paraId="133EF067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43A284F3" w14:textId="42E4B328" w:rsidR="0045447B" w:rsidRPr="00F61A1B" w:rsidRDefault="0045447B" w:rsidP="002A497A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Assessed </w:t>
            </w:r>
            <w:commentRangeStart w:id="0"/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product portfolio </w:t>
            </w:r>
            <w:commentRangeEnd w:id="0"/>
            <w:r w:rsidR="00011390" w:rsidRPr="00F61A1B">
              <w:rPr>
                <w:rStyle w:val="Kommentarzeichen"/>
                <w:rFonts w:ascii="Georgia" w:hAnsi="Georgia"/>
                <w:sz w:val="18"/>
                <w:szCs w:val="18"/>
                <w:lang w:val="en-US"/>
              </w:rPr>
              <w:commentReference w:id="0"/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and mapped Austria’s FTTH landscape to pinpoint competitor clusters</w:t>
            </w:r>
            <w:r w:rsidR="009676DE"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/</w:t>
            </w:r>
            <w:r w:rsidR="009676DE"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white spaces</w:t>
            </w:r>
            <w:r w:rsidR="002A497A"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, as well as 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built a KPI-based screening model to evaluate competitors and shortlist M&amp;A targets</w:t>
            </w:r>
          </w:p>
          <w:p w14:paraId="2B3E61E9" w14:textId="2559AC9A" w:rsidR="007D628F" w:rsidRPr="00F61A1B" w:rsidRDefault="0045447B" w:rsidP="002A497A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Analy</w:t>
            </w:r>
            <w:r w:rsidR="002A497A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z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ed</w:t>
            </w:r>
            <w:r w:rsidR="00344ABC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CAPEX and benchmarked it against comparable EU players in the same revenue range to quantify investment needs and compare cost efficiency</w:t>
            </w:r>
          </w:p>
        </w:tc>
      </w:tr>
      <w:tr w:rsidR="00D54CFF" w:rsidRPr="002A497A" w14:paraId="67DB8077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109BBD5A" w14:textId="7C3F60A4" w:rsidR="00394D3F" w:rsidRPr="00F61A1B" w:rsidRDefault="008767C6" w:rsidP="002A497A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Built an end-to-end AI use-case portfolio for a media company 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–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mapped along the value chain, created sub-layers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/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categories, and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catalogued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use cases and partnered with IT to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assess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and define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data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/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systems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readiness</w:t>
            </w:r>
          </w:p>
          <w:p w14:paraId="7D4F5778" w14:textId="60A2E7C7" w:rsidR="00D54CFF" w:rsidRPr="00F61A1B" w:rsidRDefault="008767C6" w:rsidP="002A497A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Prioritized </w:t>
            </w:r>
            <w:r w:rsidR="00394D3F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use cases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with an impact and readiness scoring model, producing a ranked pipeline</w:t>
            </w:r>
            <w:r w:rsidR="002A497A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, as well as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shortlisted the top five AI initiatives and presented to the C-suite with an implementation roadmap, dependencies, and quick-win recommendations</w:t>
            </w:r>
          </w:p>
        </w:tc>
      </w:tr>
      <w:tr w:rsidR="00485B95" w:rsidRPr="002A497A" w14:paraId="037B280E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067B6907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Verbund AG</w:t>
            </w:r>
          </w:p>
        </w:tc>
        <w:tc>
          <w:tcPr>
            <w:tcW w:w="3831" w:type="dxa"/>
            <w:gridSpan w:val="5"/>
            <w:vAlign w:val="bottom"/>
          </w:tcPr>
          <w:p w14:paraId="4778E1CC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Vienna, AT</w:t>
            </w:r>
          </w:p>
        </w:tc>
      </w:tr>
      <w:tr w:rsidR="00485B95" w:rsidRPr="002A497A" w14:paraId="1C481DEA" w14:textId="77777777" w:rsidTr="00B45801">
        <w:trPr>
          <w:trHeight w:val="20"/>
        </w:trPr>
        <w:tc>
          <w:tcPr>
            <w:tcW w:w="7933" w:type="dxa"/>
            <w:gridSpan w:val="6"/>
            <w:vAlign w:val="bottom"/>
          </w:tcPr>
          <w:p w14:paraId="26BC4581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Strategy &amp; Transformation Intern</w:t>
            </w:r>
          </w:p>
        </w:tc>
        <w:tc>
          <w:tcPr>
            <w:tcW w:w="2277" w:type="dxa"/>
            <w:gridSpan w:val="2"/>
            <w:vAlign w:val="bottom"/>
          </w:tcPr>
          <w:p w14:paraId="1FC323FB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07/2024 – 08/2024</w:t>
            </w:r>
          </w:p>
        </w:tc>
      </w:tr>
      <w:tr w:rsidR="00485B95" w:rsidRPr="002A497A" w14:paraId="39657620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15B069A9" w14:textId="77777777" w:rsidR="00485B95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Conducted foresight analysis to assess future trends and market environment affecting VERBUND’s strategy</w:t>
            </w:r>
          </w:p>
          <w:p w14:paraId="12CA6BD5" w14:textId="6B5531CE" w:rsidR="0085700D" w:rsidRPr="0085700D" w:rsidRDefault="0085700D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85700D">
              <w:rPr>
                <w:rFonts w:ascii="Georgia" w:hAnsi="Georgia"/>
                <w:sz w:val="18"/>
                <w:szCs w:val="18"/>
              </w:rPr>
              <w:t xml:space="preserve">Analysed and drafted </w:t>
            </w:r>
            <w:commentRangeStart w:id="1"/>
            <w:r w:rsidRPr="0085700D">
              <w:rPr>
                <w:rFonts w:ascii="Georgia" w:hAnsi="Georgia"/>
                <w:sz w:val="18"/>
                <w:szCs w:val="18"/>
              </w:rPr>
              <w:t xml:space="preserve">VERBUND’s </w:t>
            </w:r>
            <w:commentRangeEnd w:id="1"/>
            <w:r w:rsidR="00011390" w:rsidRPr="0085700D">
              <w:rPr>
                <w:rStyle w:val="Kommentarzeichen"/>
                <w:rFonts w:ascii="Georgia" w:hAnsi="Georgia"/>
                <w:sz w:val="18"/>
                <w:szCs w:val="18"/>
              </w:rPr>
              <w:commentReference w:id="1"/>
            </w:r>
            <w:r w:rsidRPr="0085700D">
              <w:rPr>
                <w:rFonts w:ascii="Georgia" w:hAnsi="Georgia"/>
                <w:sz w:val="18"/>
                <w:szCs w:val="18"/>
              </w:rPr>
              <w:t>employee journey to identify high-impact levers for the transformation program, mapped pain points, and prioritized initiatives</w:t>
            </w:r>
          </w:p>
          <w:p w14:paraId="2BD22F18" w14:textId="3FC20F1C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Contributed to change management for over 4,000 employees by refining communication strategies and integrating new company values, enhancing organizational alignment for a seamless transition</w:t>
            </w:r>
          </w:p>
        </w:tc>
      </w:tr>
      <w:tr w:rsidR="00485B95" w:rsidRPr="0085700D" w14:paraId="66F5059F" w14:textId="77777777" w:rsidTr="00B45801">
        <w:trPr>
          <w:trHeight w:val="340"/>
        </w:trPr>
        <w:tc>
          <w:tcPr>
            <w:tcW w:w="8075" w:type="dxa"/>
            <w:gridSpan w:val="7"/>
            <w:vAlign w:val="bottom"/>
          </w:tcPr>
          <w:p w14:paraId="04716B44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Verbund Hydro Power GmbH</w:t>
            </w:r>
          </w:p>
        </w:tc>
        <w:tc>
          <w:tcPr>
            <w:tcW w:w="2135" w:type="dxa"/>
            <w:vAlign w:val="bottom"/>
          </w:tcPr>
          <w:p w14:paraId="0E2CC7AE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de-DE"/>
              </w:rPr>
              <w:t>Stein an der Enns, AT</w:t>
            </w:r>
          </w:p>
        </w:tc>
      </w:tr>
      <w:tr w:rsidR="00485B95" w:rsidRPr="002A497A" w14:paraId="0FD9A365" w14:textId="77777777" w:rsidTr="00B45801">
        <w:trPr>
          <w:trHeight w:val="113"/>
        </w:trPr>
        <w:tc>
          <w:tcPr>
            <w:tcW w:w="8075" w:type="dxa"/>
            <w:gridSpan w:val="7"/>
            <w:vAlign w:val="bottom"/>
          </w:tcPr>
          <w:p w14:paraId="60E5936E" w14:textId="0220CE27" w:rsidR="00485B95" w:rsidRPr="00F61A1B" w:rsidRDefault="00AB0D33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Senior Technician – Supervisor, Hydropower Operations</w:t>
            </w:r>
          </w:p>
        </w:tc>
        <w:tc>
          <w:tcPr>
            <w:tcW w:w="2135" w:type="dxa"/>
            <w:vAlign w:val="bottom"/>
          </w:tcPr>
          <w:p w14:paraId="6255C7AA" w14:textId="6AE55802" w:rsidR="00485B95" w:rsidRPr="00F61A1B" w:rsidRDefault="00000000" w:rsidP="00F6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</w:t>
            </w:r>
            <w:r w:rsidR="002755F3"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9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/201</w:t>
            </w:r>
            <w:r w:rsidR="002755F3"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3 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– 07/2024</w:t>
            </w:r>
          </w:p>
        </w:tc>
      </w:tr>
      <w:tr w:rsidR="00485B95" w:rsidRPr="002A497A" w14:paraId="548A8101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2C9790FF" w14:textId="4F38E63E" w:rsidR="00485B95" w:rsidRPr="00F61A1B" w:rsidRDefault="002755F3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Maintained &lt;</w:t>
            </w:r>
            <w:r w:rsidR="009676DE"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1</w:t>
            </w:r>
            <w:r w:rsidR="009676DE"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% operational error rate at a hydropower dam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>, ensuring year-round safety and compliance with industry standards</w:t>
            </w:r>
          </w:p>
          <w:p w14:paraId="08354908" w14:textId="02A89948" w:rsidR="00394D3F" w:rsidRPr="00F61A1B" w:rsidRDefault="00394D3F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Developed a systematic troubleshooting approach for a hydropower plant,</w:t>
            </w:r>
            <w:r w:rsidR="002A497A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covering 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over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2,000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potential fault sources across plant systems</w:t>
            </w:r>
          </w:p>
          <w:p w14:paraId="2B5E1CFB" w14:textId="7F3F696E" w:rsidR="00394D3F" w:rsidRPr="00F61A1B" w:rsidRDefault="00394D3F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Style w:val="Fett"/>
                <w:rFonts w:ascii="Georgia" w:hAnsi="Georgia"/>
                <w:b w:val="0"/>
                <w:bCs w:val="0"/>
                <w:sz w:val="18"/>
                <w:szCs w:val="18"/>
                <w:lang w:val="en-US"/>
              </w:rPr>
              <w:t>Solely operated and supervised 100 MW of hydropower assets</w:t>
            </w:r>
            <w:r w:rsidRPr="00F61A1B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,</w:t>
            </w:r>
            <w:r w:rsidRPr="00F61A1B">
              <w:rPr>
                <w:rFonts w:ascii="Georgia" w:hAnsi="Georgia"/>
                <w:sz w:val="18"/>
                <w:szCs w:val="18"/>
                <w:lang w:val="en-US"/>
              </w:rPr>
              <w:t xml:space="preserve"> delivering safe, reliable, and compliant performance</w:t>
            </w:r>
          </w:p>
        </w:tc>
      </w:tr>
      <w:tr w:rsidR="00485B95" w:rsidRPr="002A497A" w14:paraId="5DCED373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7D3ADF0F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iCs/>
                <w:color w:val="000000"/>
                <w:sz w:val="18"/>
                <w:szCs w:val="18"/>
                <w:lang w:val="en-US"/>
              </w:rPr>
              <w:t>Ttsd – Digital</w:t>
            </w:r>
          </w:p>
        </w:tc>
        <w:tc>
          <w:tcPr>
            <w:tcW w:w="3831" w:type="dxa"/>
            <w:gridSpan w:val="5"/>
            <w:vAlign w:val="bottom"/>
          </w:tcPr>
          <w:p w14:paraId="568C420D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Schladming, AT</w:t>
            </w:r>
          </w:p>
        </w:tc>
      </w:tr>
      <w:tr w:rsidR="00485B95" w:rsidRPr="002A497A" w14:paraId="564D7F4A" w14:textId="77777777" w:rsidTr="00B45801">
        <w:trPr>
          <w:trHeight w:val="20"/>
        </w:trPr>
        <w:tc>
          <w:tcPr>
            <w:tcW w:w="8075" w:type="dxa"/>
            <w:gridSpan w:val="7"/>
            <w:vAlign w:val="bottom"/>
          </w:tcPr>
          <w:p w14:paraId="6292BDBD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Founder and Leader of a Social Media Marketing Agency</w:t>
            </w:r>
          </w:p>
        </w:tc>
        <w:tc>
          <w:tcPr>
            <w:tcW w:w="2135" w:type="dxa"/>
            <w:vAlign w:val="bottom"/>
          </w:tcPr>
          <w:p w14:paraId="3285E922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09/2020 – 04/2023</w:t>
            </w:r>
          </w:p>
        </w:tc>
      </w:tr>
      <w:tr w:rsidR="00485B95" w:rsidRPr="002A497A" w14:paraId="711A86DF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76190DB9" w14:textId="190D0B37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Increased the client’s revenue to </w:t>
            </w:r>
            <w:del w:id="2" w:author="David Döbele" w:date="2025-11-04T07:03:00Z" w16du:dateUtc="2025-11-04T07:03:00Z">
              <w:r w:rsidRPr="00F61A1B" w:rsidDel="0066436C">
                <w:rPr>
                  <w:rFonts w:ascii="Georgia" w:eastAsia="Georgia" w:hAnsi="Georgia" w:cs="Georgia"/>
                  <w:iCs/>
                  <w:color w:val="000000"/>
                  <w:sz w:val="18"/>
                  <w:szCs w:val="18"/>
                  <w:lang w:val="en-US"/>
                </w:rPr>
                <w:delText xml:space="preserve"> </w:delText>
              </w:r>
            </w:del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16,000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€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per month through online marketing with a ROAS of 3.3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x</w:t>
            </w:r>
          </w:p>
          <w:p w14:paraId="3A307C3A" w14:textId="137CEBE6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Enhanced clients' booking rate to 8 % through the design and implementation of an optimized website (industry standard 2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– 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4 %)</w:t>
            </w:r>
          </w:p>
        </w:tc>
      </w:tr>
      <w:tr w:rsidR="00485B95" w:rsidRPr="002A497A" w14:paraId="3B198A37" w14:textId="77777777" w:rsidTr="00B45801">
        <w:trPr>
          <w:trHeight w:val="397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21B515FF" w14:textId="77777777" w:rsidR="00485B95" w:rsidRPr="00F61A1B" w:rsidRDefault="00000000" w:rsidP="002A497A">
            <w:pP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  <w:t>Additional Activities</w:t>
            </w:r>
          </w:p>
        </w:tc>
      </w:tr>
      <w:tr w:rsidR="00485B95" w:rsidRPr="002A497A" w14:paraId="4FAED8BC" w14:textId="77777777" w:rsidTr="00B45801">
        <w:trPr>
          <w:trHeight w:val="340"/>
        </w:trPr>
        <w:tc>
          <w:tcPr>
            <w:tcW w:w="6379" w:type="dxa"/>
            <w:gridSpan w:val="3"/>
            <w:tcBorders>
              <w:top w:val="single" w:sz="4" w:space="0" w:color="auto"/>
            </w:tcBorders>
            <w:vAlign w:val="bottom"/>
          </w:tcPr>
          <w:p w14:paraId="5DD82AC2" w14:textId="3A729CFD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 xml:space="preserve">FS Invest </w:t>
            </w:r>
            <w:r w:rsidR="009676DE"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–</w:t>
            </w: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 xml:space="preserve"> Private Equity</w:t>
            </w:r>
          </w:p>
        </w:tc>
        <w:tc>
          <w:tcPr>
            <w:tcW w:w="3831" w:type="dxa"/>
            <w:gridSpan w:val="5"/>
            <w:tcBorders>
              <w:top w:val="single" w:sz="4" w:space="0" w:color="auto"/>
            </w:tcBorders>
            <w:vAlign w:val="bottom"/>
          </w:tcPr>
          <w:p w14:paraId="48ED38F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Frankfurt am Main, DE</w:t>
            </w:r>
          </w:p>
        </w:tc>
      </w:tr>
      <w:tr w:rsidR="00485B95" w:rsidRPr="002A497A" w14:paraId="4F712C3A" w14:textId="77777777" w:rsidTr="00B45801">
        <w:trPr>
          <w:trHeight w:val="20"/>
        </w:trPr>
        <w:tc>
          <w:tcPr>
            <w:tcW w:w="8075" w:type="dxa"/>
            <w:gridSpan w:val="7"/>
            <w:vAlign w:val="bottom"/>
          </w:tcPr>
          <w:p w14:paraId="01BD73F3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Active Member</w:t>
            </w:r>
          </w:p>
        </w:tc>
        <w:tc>
          <w:tcPr>
            <w:tcW w:w="2135" w:type="dxa"/>
            <w:vAlign w:val="bottom"/>
          </w:tcPr>
          <w:p w14:paraId="5C15E7F9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02/2025 – today </w:t>
            </w:r>
          </w:p>
        </w:tc>
      </w:tr>
      <w:tr w:rsidR="00485B95" w:rsidRPr="002A497A" w14:paraId="65A86C62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43BA85B6" w14:textId="7F550F95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Prepar</w:t>
            </w:r>
            <w:r w:rsidR="009676DE"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ing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investment memos and delivering Investment Committee presentations during workshops with leading PE firms (e.g.</w:t>
            </w:r>
            <w:r w:rsidR="002A497A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,</w:t>
            </w: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 PAI Partners, 3i Group)</w:t>
            </w:r>
          </w:p>
        </w:tc>
      </w:tr>
      <w:tr w:rsidR="00485B95" w:rsidRPr="002A497A" w14:paraId="3776BC04" w14:textId="77777777" w:rsidTr="00B45801">
        <w:trPr>
          <w:trHeight w:val="340"/>
        </w:trPr>
        <w:tc>
          <w:tcPr>
            <w:tcW w:w="6379" w:type="dxa"/>
            <w:gridSpan w:val="3"/>
            <w:vAlign w:val="bottom"/>
          </w:tcPr>
          <w:p w14:paraId="0952E091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color w:val="000000"/>
                <w:sz w:val="18"/>
                <w:szCs w:val="18"/>
                <w:lang w:val="en-US"/>
              </w:rPr>
              <w:t>AKB Business Games</w:t>
            </w:r>
          </w:p>
        </w:tc>
        <w:tc>
          <w:tcPr>
            <w:tcW w:w="3831" w:type="dxa"/>
            <w:gridSpan w:val="5"/>
            <w:vAlign w:val="bottom"/>
          </w:tcPr>
          <w:p w14:paraId="4B7DE2E8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  <w:lang w:val="en-US"/>
              </w:rPr>
              <w:t>Mannheim, DE</w:t>
            </w:r>
          </w:p>
        </w:tc>
      </w:tr>
      <w:tr w:rsidR="00485B95" w:rsidRPr="002A497A" w14:paraId="0C6456C1" w14:textId="77777777" w:rsidTr="00B45801">
        <w:trPr>
          <w:trHeight w:val="20"/>
        </w:trPr>
        <w:tc>
          <w:tcPr>
            <w:tcW w:w="8075" w:type="dxa"/>
            <w:gridSpan w:val="7"/>
            <w:vAlign w:val="bottom"/>
          </w:tcPr>
          <w:p w14:paraId="6117C835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Co-Team Leader – University of Mannheim Case Competition</w:t>
            </w:r>
          </w:p>
        </w:tc>
        <w:tc>
          <w:tcPr>
            <w:tcW w:w="2135" w:type="dxa"/>
            <w:vAlign w:val="bottom"/>
          </w:tcPr>
          <w:p w14:paraId="68688287" w14:textId="77777777" w:rsidR="00485B95" w:rsidRPr="00F61A1B" w:rsidRDefault="00000000" w:rsidP="002A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09/2024</w:t>
            </w:r>
          </w:p>
        </w:tc>
      </w:tr>
      <w:tr w:rsidR="00485B95" w:rsidRPr="002A497A" w14:paraId="1E52C4D7" w14:textId="77777777" w:rsidTr="00B45801">
        <w:trPr>
          <w:trHeight w:val="20"/>
        </w:trPr>
        <w:tc>
          <w:tcPr>
            <w:tcW w:w="10210" w:type="dxa"/>
            <w:gridSpan w:val="8"/>
            <w:vAlign w:val="bottom"/>
          </w:tcPr>
          <w:p w14:paraId="0060D833" w14:textId="7D43BDBD" w:rsidR="00485B95" w:rsidRPr="00F61A1B" w:rsidRDefault="00000000" w:rsidP="002A4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Represented Frankfurt School as one of five selected students at AKB Business Games, solving strategy and operational cases from Oliver Wyman, Siemens Advanta, and BNP Paribas</w:t>
            </w:r>
          </w:p>
        </w:tc>
      </w:tr>
      <w:tr w:rsidR="00485B95" w:rsidRPr="002A497A" w14:paraId="4F2E0756" w14:textId="77777777" w:rsidTr="00B45801">
        <w:trPr>
          <w:trHeight w:val="397"/>
        </w:trPr>
        <w:tc>
          <w:tcPr>
            <w:tcW w:w="10210" w:type="dxa"/>
            <w:gridSpan w:val="8"/>
            <w:tcBorders>
              <w:bottom w:val="single" w:sz="4" w:space="0" w:color="auto"/>
            </w:tcBorders>
            <w:vAlign w:val="bottom"/>
          </w:tcPr>
          <w:p w14:paraId="68563B4E" w14:textId="77777777" w:rsidR="00485B95" w:rsidRPr="00F61A1B" w:rsidRDefault="00000000" w:rsidP="002A497A">
            <w:pP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</w:pPr>
            <w:r w:rsidRPr="00F61A1B">
              <w:rPr>
                <w:rFonts w:ascii="Georgia" w:eastAsia="Georgia" w:hAnsi="Georgia" w:cs="Georgia"/>
                <w:b/>
                <w:smallCaps/>
                <w:sz w:val="24"/>
                <w:szCs w:val="24"/>
                <w:lang w:val="en-US"/>
              </w:rPr>
              <w:t>Language &amp; Skills</w:t>
            </w:r>
          </w:p>
        </w:tc>
      </w:tr>
      <w:tr w:rsidR="00485B95" w:rsidRPr="002A497A" w14:paraId="382C77CD" w14:textId="77777777" w:rsidTr="00B45801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3DC4C94" w14:textId="77777777" w:rsidR="00485B95" w:rsidRPr="00F61A1B" w:rsidRDefault="00000000" w:rsidP="002A497A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Languages:</w:t>
            </w:r>
          </w:p>
        </w:tc>
        <w:tc>
          <w:tcPr>
            <w:tcW w:w="7658" w:type="dxa"/>
            <w:gridSpan w:val="7"/>
            <w:tcBorders>
              <w:top w:val="single" w:sz="4" w:space="0" w:color="auto"/>
            </w:tcBorders>
            <w:vAlign w:val="bottom"/>
          </w:tcPr>
          <w:p w14:paraId="2572978B" w14:textId="77777777" w:rsidR="00485B95" w:rsidRPr="00F61A1B" w:rsidRDefault="00000000" w:rsidP="002A497A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German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native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English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fluent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485B95" w:rsidRPr="002A497A" w14:paraId="7077CAD4" w14:textId="77777777" w:rsidTr="00B45801">
        <w:trPr>
          <w:trHeight w:val="340"/>
        </w:trPr>
        <w:tc>
          <w:tcPr>
            <w:tcW w:w="2552" w:type="dxa"/>
            <w:vAlign w:val="bottom"/>
          </w:tcPr>
          <w:p w14:paraId="1CFCD82E" w14:textId="77777777" w:rsidR="00485B95" w:rsidRPr="00F61A1B" w:rsidRDefault="00000000" w:rsidP="002A497A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sz w:val="18"/>
                <w:szCs w:val="18"/>
                <w:lang w:val="en-US"/>
              </w:rPr>
              <w:t>Technical:</w:t>
            </w:r>
          </w:p>
        </w:tc>
        <w:tc>
          <w:tcPr>
            <w:tcW w:w="7658" w:type="dxa"/>
            <w:gridSpan w:val="7"/>
            <w:vAlign w:val="bottom"/>
          </w:tcPr>
          <w:p w14:paraId="2AFE14FC" w14:textId="77777777" w:rsidR="00485B95" w:rsidRPr="00F61A1B" w:rsidRDefault="00000000" w:rsidP="002A497A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Excel, PowerPoint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Data Analysis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R, SPSS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Web Design (</w:t>
            </w:r>
            <w:r w:rsidRPr="00F61A1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HTML, CSS</w:t>
            </w:r>
            <w:r w:rsidRPr="00F61A1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3EAD2B90" w14:textId="77777777" w:rsidR="00485B95" w:rsidRPr="00F61A1B" w:rsidRDefault="00485B95">
      <w:pPr>
        <w:spacing w:line="240" w:lineRule="auto"/>
        <w:rPr>
          <w:rFonts w:ascii="Georgia" w:eastAsia="Georgia" w:hAnsi="Georgia" w:cs="Georgia"/>
          <w:sz w:val="2"/>
          <w:szCs w:val="2"/>
        </w:rPr>
      </w:pPr>
    </w:p>
    <w:sectPr w:rsidR="00485B95" w:rsidRPr="00F61A1B" w:rsidSect="00023D65">
      <w:footerReference w:type="even" r:id="rId12"/>
      <w:pgSz w:w="11906" w:h="16838"/>
      <w:pgMar w:top="510" w:right="1361" w:bottom="170" w:left="136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5-11-04T07:02:00Z" w:initials="DD">
    <w:p w14:paraId="77C6D232" w14:textId="77777777" w:rsidR="00011390" w:rsidRDefault="00011390" w:rsidP="00011390">
      <w:r>
        <w:rPr>
          <w:rStyle w:val="Kommentarzeichen"/>
        </w:rPr>
        <w:annotationRef/>
      </w:r>
      <w:r>
        <w:rPr>
          <w:sz w:val="20"/>
          <w:szCs w:val="20"/>
        </w:rPr>
        <w:t>... of a XYZ (company / industry erklären)?</w:t>
      </w:r>
    </w:p>
  </w:comment>
  <w:comment w:id="1" w:author="David Döbele" w:date="2025-11-04T07:03:00Z" w:initials="DD">
    <w:p w14:paraId="131511FF" w14:textId="77777777" w:rsidR="00011390" w:rsidRDefault="00011390" w:rsidP="00011390">
      <w:r>
        <w:rPr>
          <w:rStyle w:val="Kommentarzeichen"/>
        </w:rPr>
        <w:annotationRef/>
      </w:r>
      <w:r>
        <w:rPr>
          <w:sz w:val="20"/>
          <w:szCs w:val="20"/>
        </w:rPr>
        <w:t>oben ist es nicht in ALLCAPS geschrieben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C6D232" w15:done="0"/>
  <w15:commentEx w15:paraId="131511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F92E95" w16cex:dateUtc="2025-11-04T07:02:00Z"/>
  <w16cex:commentExtensible w16cex:durableId="3517273E" w16cex:dateUtc="2025-11-04T0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C6D232" w16cid:durableId="4BF92E95"/>
  <w16cid:commentId w16cid:paraId="131511FF" w16cid:durableId="351727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C0C6" w14:textId="77777777" w:rsidR="00BA7384" w:rsidRDefault="00BA7384">
      <w:pPr>
        <w:spacing w:after="0" w:line="240" w:lineRule="auto"/>
      </w:pPr>
      <w:r>
        <w:separator/>
      </w:r>
    </w:p>
  </w:endnote>
  <w:endnote w:type="continuationSeparator" w:id="0">
    <w:p w14:paraId="6C873EAF" w14:textId="77777777" w:rsidR="00BA7384" w:rsidRDefault="00BA7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7FA3" w14:textId="77777777" w:rsidR="00485B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C4D6BDA" w14:textId="77777777" w:rsidR="00485B95" w:rsidRDefault="00485B9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3053" w14:textId="77777777" w:rsidR="00BA7384" w:rsidRDefault="00BA7384">
      <w:pPr>
        <w:spacing w:after="0" w:line="240" w:lineRule="auto"/>
      </w:pPr>
      <w:r>
        <w:separator/>
      </w:r>
    </w:p>
  </w:footnote>
  <w:footnote w:type="continuationSeparator" w:id="0">
    <w:p w14:paraId="780DA1EB" w14:textId="77777777" w:rsidR="00BA7384" w:rsidRDefault="00BA7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A9D"/>
    <w:multiLevelType w:val="hybridMultilevel"/>
    <w:tmpl w:val="ED580E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56DD8"/>
    <w:multiLevelType w:val="hybridMultilevel"/>
    <w:tmpl w:val="72FA4A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164DE6"/>
    <w:multiLevelType w:val="multilevel"/>
    <w:tmpl w:val="669E3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2D25C7"/>
    <w:multiLevelType w:val="hybridMultilevel"/>
    <w:tmpl w:val="90CEB5A6"/>
    <w:lvl w:ilvl="0" w:tplc="7310B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12E9D"/>
    <w:multiLevelType w:val="multilevel"/>
    <w:tmpl w:val="B6E052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C723FF"/>
    <w:multiLevelType w:val="multilevel"/>
    <w:tmpl w:val="3528A40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D1760F"/>
    <w:multiLevelType w:val="hybridMultilevel"/>
    <w:tmpl w:val="6AACA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644845">
    <w:abstractNumId w:val="4"/>
  </w:num>
  <w:num w:numId="2" w16cid:durableId="2060939026">
    <w:abstractNumId w:val="2"/>
  </w:num>
  <w:num w:numId="3" w16cid:durableId="916673092">
    <w:abstractNumId w:val="5"/>
  </w:num>
  <w:num w:numId="4" w16cid:durableId="1454864781">
    <w:abstractNumId w:val="6"/>
  </w:num>
  <w:num w:numId="5" w16cid:durableId="1098215245">
    <w:abstractNumId w:val="1"/>
  </w:num>
  <w:num w:numId="6" w16cid:durableId="980844133">
    <w:abstractNumId w:val="3"/>
  </w:num>
  <w:num w:numId="7" w16cid:durableId="3392848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B95"/>
    <w:rsid w:val="00011390"/>
    <w:rsid w:val="00012FEF"/>
    <w:rsid w:val="00023D65"/>
    <w:rsid w:val="000577B4"/>
    <w:rsid w:val="00076E79"/>
    <w:rsid w:val="00093180"/>
    <w:rsid w:val="000B738E"/>
    <w:rsid w:val="000D23CF"/>
    <w:rsid w:val="00137272"/>
    <w:rsid w:val="0017313D"/>
    <w:rsid w:val="00182BDA"/>
    <w:rsid w:val="001F016F"/>
    <w:rsid w:val="001F0EF9"/>
    <w:rsid w:val="0020394A"/>
    <w:rsid w:val="00211AB7"/>
    <w:rsid w:val="002439C3"/>
    <w:rsid w:val="00265816"/>
    <w:rsid w:val="002755F3"/>
    <w:rsid w:val="002A497A"/>
    <w:rsid w:val="002F2570"/>
    <w:rsid w:val="003163E3"/>
    <w:rsid w:val="00344ABC"/>
    <w:rsid w:val="00351785"/>
    <w:rsid w:val="00394D3F"/>
    <w:rsid w:val="00397CE4"/>
    <w:rsid w:val="003A1A60"/>
    <w:rsid w:val="003D32D6"/>
    <w:rsid w:val="003E2888"/>
    <w:rsid w:val="00427C92"/>
    <w:rsid w:val="0045447B"/>
    <w:rsid w:val="00485B95"/>
    <w:rsid w:val="004A5E26"/>
    <w:rsid w:val="004D05F4"/>
    <w:rsid w:val="004F37D6"/>
    <w:rsid w:val="0052437D"/>
    <w:rsid w:val="00533431"/>
    <w:rsid w:val="00533AC4"/>
    <w:rsid w:val="00567557"/>
    <w:rsid w:val="005D38D8"/>
    <w:rsid w:val="0062365F"/>
    <w:rsid w:val="00642D3B"/>
    <w:rsid w:val="0066436C"/>
    <w:rsid w:val="00666A40"/>
    <w:rsid w:val="006712AC"/>
    <w:rsid w:val="006B1B96"/>
    <w:rsid w:val="007313A1"/>
    <w:rsid w:val="00732195"/>
    <w:rsid w:val="007602F7"/>
    <w:rsid w:val="007818A7"/>
    <w:rsid w:val="007D628F"/>
    <w:rsid w:val="007E4D2F"/>
    <w:rsid w:val="00820D86"/>
    <w:rsid w:val="0085700D"/>
    <w:rsid w:val="008767C6"/>
    <w:rsid w:val="0088372A"/>
    <w:rsid w:val="008A0B80"/>
    <w:rsid w:val="008A343B"/>
    <w:rsid w:val="008A3A53"/>
    <w:rsid w:val="008C4A43"/>
    <w:rsid w:val="009676DE"/>
    <w:rsid w:val="009963BE"/>
    <w:rsid w:val="009C1AF5"/>
    <w:rsid w:val="009D4409"/>
    <w:rsid w:val="009F2E00"/>
    <w:rsid w:val="00A25632"/>
    <w:rsid w:val="00A63516"/>
    <w:rsid w:val="00A82EC3"/>
    <w:rsid w:val="00AB0D33"/>
    <w:rsid w:val="00AB6802"/>
    <w:rsid w:val="00AD6F6C"/>
    <w:rsid w:val="00B45801"/>
    <w:rsid w:val="00B97DD5"/>
    <w:rsid w:val="00BA7384"/>
    <w:rsid w:val="00BC0490"/>
    <w:rsid w:val="00BF68CF"/>
    <w:rsid w:val="00C02E74"/>
    <w:rsid w:val="00C61775"/>
    <w:rsid w:val="00C75136"/>
    <w:rsid w:val="00CD27B0"/>
    <w:rsid w:val="00D03456"/>
    <w:rsid w:val="00D140FA"/>
    <w:rsid w:val="00D262A1"/>
    <w:rsid w:val="00D27672"/>
    <w:rsid w:val="00D42412"/>
    <w:rsid w:val="00D54CFF"/>
    <w:rsid w:val="00D67342"/>
    <w:rsid w:val="00DA1957"/>
    <w:rsid w:val="00DD539B"/>
    <w:rsid w:val="00DF4AEB"/>
    <w:rsid w:val="00E04EDB"/>
    <w:rsid w:val="00E543B8"/>
    <w:rsid w:val="00E83282"/>
    <w:rsid w:val="00EC0E83"/>
    <w:rsid w:val="00F61A1B"/>
    <w:rsid w:val="00F9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7B6FB"/>
  <w15:docId w15:val="{1AD067DE-A916-F549-BF35-19BA368A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8444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642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642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642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642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6421"/>
    <w:rPr>
      <w:b/>
      <w:bCs/>
      <w:sz w:val="20"/>
      <w:szCs w:val="20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Fett">
    <w:name w:val="Strong"/>
    <w:basedOn w:val="Absatz-Standardschriftart"/>
    <w:uiPriority w:val="22"/>
    <w:qFormat/>
    <w:rsid w:val="00A25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K4ro1LO4zWIcsp3IfKMtrtjhg==">CgMxLjAyDmgudm5zazhibDBjM3dpOAByITF6ZlJSZFZBNHBXZEF2QXdaekFXbDg5bk9sd2EyUEZsMQ==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5</cp:revision>
  <cp:lastPrinted>2025-10-01T10:40:00Z</cp:lastPrinted>
  <dcterms:created xsi:type="dcterms:W3CDTF">2025-11-03T20:11:00Z</dcterms:created>
  <dcterms:modified xsi:type="dcterms:W3CDTF">2025-11-04T07:03:00Z</dcterms:modified>
</cp:coreProperties>
</file>