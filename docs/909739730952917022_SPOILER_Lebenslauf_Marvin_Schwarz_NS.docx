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709"/>
        <w:gridCol w:w="851"/>
        <w:gridCol w:w="1842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709"/>
            <w:gridCol w:w="851"/>
            <w:gridCol w:w="1842"/>
          </w:tblGrid>
        </w:tblGridChange>
      </w:tblGrid>
      <w:tr w:rsidR="00E55D90" w:rsidRPr="00F44F5F" w14:paraId="487AC9CE" w14:textId="77777777" w:rsidTr="00365B39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13595F44" w:rsidR="00E55D90" w:rsidRPr="00F44F5F" w:rsidRDefault="00E55D9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>M</w:t>
            </w:r>
            <w:r w:rsidR="00AC7E76">
              <w:rPr>
                <w:rFonts w:ascii="Times New Roman" w:hAnsi="Times New Roman" w:cs="Times New Roman"/>
                <w:b/>
                <w:sz w:val="48"/>
                <w:szCs w:val="44"/>
              </w:rPr>
              <w:t>arvin Schwarz</w:t>
            </w:r>
          </w:p>
          <w:p w14:paraId="2D363F9A" w14:textId="55E84934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ochzeitsweg 4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Bensheim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64625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43D64324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arvinschwarz@mail.de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AC7E76">
              <w:rPr>
                <w:rFonts w:ascii="Times New Roman" w:hAnsi="Times New Roman" w:cs="Times New Roman"/>
                <w:bCs/>
                <w:sz w:val="20"/>
                <w:szCs w:val="20"/>
              </w:rPr>
              <w:t>7672499317</w:t>
            </w:r>
          </w:p>
        </w:tc>
      </w:tr>
      <w:tr w:rsidR="002508C2" w:rsidRPr="00F44F5F" w14:paraId="0FCADE56" w14:textId="77777777" w:rsidTr="00365B39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0EB7216" w14:textId="77777777" w:rsidR="00272AD8" w:rsidRPr="00207F3B" w:rsidDel="00207F3B" w:rsidRDefault="00272AD8" w:rsidP="00F44F5F">
            <w:pPr>
              <w:rPr>
                <w:del w:id="1" w:author="Nadine Struck" w:date="2021-11-15T10:29:00Z"/>
                <w:rFonts w:ascii="Times New Roman" w:hAnsi="Times New Roman" w:cs="Times New Roman"/>
                <w:b/>
                <w:sz w:val="32"/>
                <w:szCs w:val="32"/>
                <w:rPrChange w:id="2" w:author="Nadine Struck" w:date="2021-11-15T10:29:00Z">
                  <w:rPr>
                    <w:del w:id="3" w:author="Nadine Struck" w:date="2021-11-15T10:29:00Z"/>
                    <w:rFonts w:ascii="Times New Roman" w:hAnsi="Times New Roman" w:cs="Times New Roman"/>
                    <w:b/>
                  </w:rPr>
                </w:rPrChange>
              </w:rPr>
            </w:pPr>
          </w:p>
          <w:p w14:paraId="2C5482B2" w14:textId="009C1F1D" w:rsidR="00CC2DE8" w:rsidRPr="00207F3B" w:rsidDel="00207F3B" w:rsidRDefault="00CC2DE8" w:rsidP="00F44F5F">
            <w:pPr>
              <w:rPr>
                <w:del w:id="4" w:author="Nadine Struck" w:date="2021-11-15T10:29:00Z"/>
                <w:rFonts w:ascii="Times New Roman" w:hAnsi="Times New Roman" w:cs="Times New Roman"/>
                <w:b/>
                <w:sz w:val="32"/>
                <w:szCs w:val="32"/>
                <w:rPrChange w:id="5" w:author="Nadine Struck" w:date="2021-11-15T10:29:00Z">
                  <w:rPr>
                    <w:del w:id="6" w:author="Nadine Struck" w:date="2021-11-15T10:29:00Z"/>
                    <w:rFonts w:ascii="Times New Roman" w:hAnsi="Times New Roman" w:cs="Times New Roman"/>
                    <w:b/>
                  </w:rPr>
                </w:rPrChange>
              </w:rPr>
            </w:pPr>
          </w:p>
          <w:p w14:paraId="6219B894" w14:textId="0DD7D6B4" w:rsidR="002508C2" w:rsidRPr="007C43F8" w:rsidRDefault="00F44F5F" w:rsidP="00F44F5F">
            <w:pPr>
              <w:rPr>
                <w:rFonts w:ascii="Times New Roman" w:hAnsi="Times New Roman" w:cs="Times New Roman"/>
                <w:b/>
              </w:rPr>
            </w:pPr>
            <w:r w:rsidRPr="00207F3B">
              <w:rPr>
                <w:rFonts w:ascii="Times New Roman" w:hAnsi="Times New Roman" w:cs="Times New Roman"/>
                <w:b/>
                <w:sz w:val="32"/>
                <w:szCs w:val="32"/>
                <w:rPrChange w:id="7" w:author="Nadine Struck" w:date="2021-11-15T10:29:00Z">
                  <w:rPr>
                    <w:rFonts w:ascii="Times New Roman" w:hAnsi="Times New Roman" w:cs="Times New Roman"/>
                    <w:b/>
                  </w:rPr>
                </w:rPrChange>
              </w:rPr>
              <w:t>SCHULE &amp; STUDIUM</w:t>
            </w:r>
          </w:p>
        </w:tc>
      </w:tr>
      <w:tr w:rsidR="00D1492F" w:rsidRPr="00F44F5F" w14:paraId="7D1DEBF7" w14:textId="77777777" w:rsidTr="00207F3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8" w:author="Nadine Struck" w:date="2021-11-15T10:3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9" w:author="Nadine Struck" w:date="2021-11-15T10:30:00Z">
            <w:trPr>
              <w:trHeight w:val="283"/>
            </w:trPr>
          </w:trPrChange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  <w:tcPrChange w:id="10" w:author="Nadine Struck" w:date="2021-11-15T10:30:00Z">
              <w:tcPr>
                <w:tcW w:w="6804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29855BCE" w:rsidR="00D1492F" w:rsidRPr="007C43F8" w:rsidRDefault="00B17D95" w:rsidP="0072364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 xml:space="preserve">Johann </w:t>
            </w:r>
            <w:proofErr w:type="gramStart"/>
            <w:r w:rsidR="00CC2DE8" w:rsidRPr="007C43F8">
              <w:rPr>
                <w:rFonts w:ascii="Times New Roman" w:hAnsi="Times New Roman" w:cs="Times New Roman"/>
                <w:b/>
              </w:rPr>
              <w:t>Wolfgang Goethe-Universität</w:t>
            </w:r>
            <w:proofErr w:type="gramEnd"/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  <w:tcPrChange w:id="11" w:author="Nadine Struck" w:date="2021-11-15T10:30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B336F0D" w:rsidR="00D1492F" w:rsidRPr="007C43F8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Frankfurt am Main</w:t>
            </w:r>
          </w:p>
        </w:tc>
      </w:tr>
      <w:tr w:rsidR="00D1492F" w:rsidRPr="00F44F5F" w14:paraId="61E5D482" w14:textId="77777777" w:rsidTr="00365B39">
        <w:tc>
          <w:tcPr>
            <w:tcW w:w="5523" w:type="dxa"/>
            <w:gridSpan w:val="2"/>
          </w:tcPr>
          <w:p w14:paraId="11CB9A0F" w14:textId="37ABFED7" w:rsidR="00D1492F" w:rsidRPr="007C43F8" w:rsidRDefault="00D1492F">
            <w:pPr>
              <w:rPr>
                <w:rFonts w:ascii="Times New Roman" w:hAnsi="Times New Roman" w:cs="Times New Roman"/>
                <w:i/>
                <w:iCs/>
              </w:rPr>
            </w:pPr>
            <w:r w:rsidRPr="007C43F8">
              <w:rPr>
                <w:rFonts w:ascii="Times New Roman" w:hAnsi="Times New Roman" w:cs="Times New Roman"/>
                <w:i/>
                <w:iCs/>
              </w:rPr>
              <w:t xml:space="preserve">B.Sc. in </w:t>
            </w:r>
            <w:r w:rsidR="00B17D95" w:rsidRPr="007C43F8">
              <w:rPr>
                <w:rFonts w:ascii="Times New Roman" w:hAnsi="Times New Roman" w:cs="Times New Roman"/>
                <w:i/>
                <w:iCs/>
              </w:rPr>
              <w:t>Wirtschaftswissenschaften</w:t>
            </w:r>
          </w:p>
        </w:tc>
        <w:tc>
          <w:tcPr>
            <w:tcW w:w="4683" w:type="dxa"/>
            <w:gridSpan w:val="7"/>
          </w:tcPr>
          <w:p w14:paraId="419A9228" w14:textId="742DEE03" w:rsidR="00D1492F" w:rsidRPr="007C43F8" w:rsidRDefault="00AC7E76" w:rsidP="00D1492F">
            <w:pPr>
              <w:jc w:val="right"/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10</w:t>
            </w:r>
            <w:r w:rsidR="00D1492F" w:rsidRPr="007C43F8">
              <w:rPr>
                <w:rFonts w:ascii="Times New Roman" w:hAnsi="Times New Roman" w:cs="Times New Roman"/>
              </w:rPr>
              <w:t>/20</w:t>
            </w:r>
            <w:r w:rsidRPr="007C43F8">
              <w:rPr>
                <w:rFonts w:ascii="Times New Roman" w:hAnsi="Times New Roman" w:cs="Times New Roman"/>
              </w:rPr>
              <w:t>21</w:t>
            </w:r>
            <w:r w:rsidR="00D1492F" w:rsidRPr="007C43F8">
              <w:rPr>
                <w:rFonts w:ascii="Times New Roman" w:hAnsi="Times New Roman" w:cs="Times New Roman"/>
              </w:rPr>
              <w:t xml:space="preserve"> –</w:t>
            </w:r>
            <w:r w:rsidR="00B17D95" w:rsidRPr="007C43F8">
              <w:rPr>
                <w:rFonts w:ascii="Times New Roman" w:hAnsi="Times New Roman" w:cs="Times New Roman"/>
              </w:rPr>
              <w:t xml:space="preserve"> </w:t>
            </w:r>
            <w:r w:rsidR="00D5280E" w:rsidRPr="007C43F8">
              <w:rPr>
                <w:rFonts w:ascii="Times New Roman" w:hAnsi="Times New Roman" w:cs="Times New Roman"/>
              </w:rPr>
              <w:t>heute</w:t>
            </w:r>
          </w:p>
        </w:tc>
      </w:tr>
      <w:tr w:rsidR="00AE4ED3" w:rsidRPr="00F44F5F" w14:paraId="6B19CF91" w14:textId="77777777" w:rsidTr="00534E28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78065C8B" w:rsidR="00AE4ED3" w:rsidRPr="007C43F8" w:rsidRDefault="00AE4ED3" w:rsidP="00AE4ED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b/>
              </w:rPr>
              <w:t>G</w:t>
            </w:r>
            <w:r w:rsidR="00AC7E76" w:rsidRPr="007C43F8">
              <w:rPr>
                <w:rFonts w:ascii="Times New Roman" w:hAnsi="Times New Roman" w:cs="Times New Roman"/>
                <w:b/>
              </w:rPr>
              <w:t>oethe 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1E508E6C" w:rsidR="00AE4ED3" w:rsidRPr="007C43F8" w:rsidRDefault="00AC7E76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Bensheim</w:t>
            </w:r>
          </w:p>
        </w:tc>
      </w:tr>
      <w:tr w:rsidR="00AE4ED3" w:rsidRPr="00F44F5F" w14:paraId="263521E3" w14:textId="77777777" w:rsidTr="00365B39">
        <w:trPr>
          <w:trHeight w:val="57"/>
        </w:trPr>
        <w:tc>
          <w:tcPr>
            <w:tcW w:w="5670" w:type="dxa"/>
            <w:gridSpan w:val="3"/>
          </w:tcPr>
          <w:p w14:paraId="36282A3A" w14:textId="0E75F467" w:rsidR="00AE4ED3" w:rsidRPr="007C43F8" w:rsidRDefault="00AE4ED3" w:rsidP="00AE4ED3">
            <w:pPr>
              <w:rPr>
                <w:rFonts w:ascii="Times New Roman" w:hAnsi="Times New Roman" w:cs="Times New Roman"/>
                <w:b/>
              </w:rPr>
            </w:pPr>
            <w:r w:rsidRPr="007C43F8">
              <w:rPr>
                <w:rFonts w:ascii="Times New Roman" w:hAnsi="Times New Roman" w:cs="Times New Roman"/>
                <w:i/>
                <w:iCs/>
                <w:lang w:val="de-AT"/>
              </w:rPr>
              <w:t>Allgemeine Hochschulreife (</w:t>
            </w:r>
            <w:r w:rsidR="00146015" w:rsidRPr="007C43F8">
              <w:rPr>
                <w:rFonts w:ascii="Times New Roman" w:hAnsi="Times New Roman" w:cs="Times New Roman"/>
                <w:i/>
                <w:iCs/>
                <w:lang w:val="de-AT"/>
              </w:rPr>
              <w:t>Note:1,7</w:t>
            </w:r>
            <w:r w:rsidRPr="007C43F8">
              <w:rPr>
                <w:rFonts w:ascii="Times New Roman" w:hAnsi="Times New Roman" w:cs="Times New Roman"/>
                <w:i/>
                <w:iCs/>
                <w:lang w:val="de-AT"/>
              </w:rPr>
              <w:t>)</w:t>
            </w:r>
          </w:p>
        </w:tc>
        <w:tc>
          <w:tcPr>
            <w:tcW w:w="4536" w:type="dxa"/>
            <w:gridSpan w:val="6"/>
          </w:tcPr>
          <w:p w14:paraId="3DE8C75D" w14:textId="106305B5" w:rsidR="00AE4ED3" w:rsidRPr="007C43F8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</w:rPr>
              <w:t>09/20</w:t>
            </w:r>
            <w:r w:rsidR="00AC7E76" w:rsidRPr="007C43F8">
              <w:rPr>
                <w:rFonts w:ascii="Times New Roman" w:hAnsi="Times New Roman" w:cs="Times New Roman"/>
              </w:rPr>
              <w:t>13</w:t>
            </w:r>
            <w:r w:rsidRPr="007C43F8">
              <w:rPr>
                <w:rFonts w:ascii="Times New Roman" w:hAnsi="Times New Roman" w:cs="Times New Roman"/>
              </w:rPr>
              <w:t xml:space="preserve"> – 06/20</w:t>
            </w:r>
            <w:r w:rsidR="00AC7E76" w:rsidRPr="007C43F8">
              <w:rPr>
                <w:rFonts w:ascii="Times New Roman" w:hAnsi="Times New Roman" w:cs="Times New Roman"/>
              </w:rPr>
              <w:t>21</w:t>
            </w:r>
          </w:p>
        </w:tc>
      </w:tr>
      <w:tr w:rsidR="00AE4ED3" w:rsidRPr="00207F3B" w14:paraId="27601A10" w14:textId="77777777" w:rsidTr="00365B39">
        <w:trPr>
          <w:trHeight w:val="57"/>
        </w:trPr>
        <w:tc>
          <w:tcPr>
            <w:tcW w:w="10206" w:type="dxa"/>
            <w:gridSpan w:val="9"/>
          </w:tcPr>
          <w:p w14:paraId="2F1279EE" w14:textId="246B53A6" w:rsidR="00AE4ED3" w:rsidRPr="007C43F8" w:rsidRDefault="00215D64" w:rsidP="00215D6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</w:rPr>
              <w:t>Leistungskurse: Politik und Wirtschaft (14 Punkte), Englisch (14 Punkte)</w:t>
            </w:r>
          </w:p>
          <w:p w14:paraId="47F6D66E" w14:textId="77777777" w:rsidR="00CC2DE8" w:rsidRPr="007C43F8" w:rsidRDefault="00CC2DE8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</w:rPr>
              <w:t xml:space="preserve">Erfolgreiche Teilnahme an </w:t>
            </w:r>
            <w:r w:rsidR="000C14F5" w:rsidRPr="007C43F8">
              <w:rPr>
                <w:rFonts w:ascii="Times New Roman" w:hAnsi="Times New Roman" w:cs="Times New Roman"/>
              </w:rPr>
              <w:t>mehreren Aufführungen der Theater-AG</w:t>
            </w:r>
          </w:p>
          <w:p w14:paraId="6ECF7248" w14:textId="638D08DC" w:rsidR="00215D64" w:rsidRPr="007C43F8" w:rsidRDefault="00215D64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7C43F8">
              <w:rPr>
                <w:rFonts w:ascii="Times New Roman" w:hAnsi="Times New Roman" w:cs="Times New Roman"/>
                <w:lang w:val="en-US"/>
              </w:rPr>
              <w:t>Cambridge English Level 2 Certificate in ESOL International (C1)</w:t>
            </w:r>
          </w:p>
        </w:tc>
      </w:tr>
      <w:tr w:rsidR="00E55D90" w:rsidRPr="00F44F5F" w14:paraId="3A2665B3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5A7183D2" w14:textId="00624174" w:rsidR="00272AD8" w:rsidRPr="00207F3B" w:rsidDel="00207F3B" w:rsidRDefault="00272AD8" w:rsidP="00207F3B">
            <w:pPr>
              <w:rPr>
                <w:del w:id="12" w:author="Nadine Struck" w:date="2021-11-15T10:29:00Z"/>
                <w:rFonts w:ascii="Times New Roman" w:hAnsi="Times New Roman" w:cs="Times New Roman"/>
                <w:b/>
                <w:sz w:val="32"/>
                <w:szCs w:val="32"/>
                <w:rPrChange w:id="13" w:author="Nadine Struck" w:date="2021-11-15T10:29:00Z">
                  <w:rPr>
                    <w:del w:id="14" w:author="Nadine Struck" w:date="2021-11-15T10:29:00Z"/>
                    <w:rFonts w:ascii="Times New Roman" w:hAnsi="Times New Roman" w:cs="Times New Roman"/>
                    <w:smallCaps w:val="0"/>
                    <w:sz w:val="22"/>
                    <w:szCs w:val="22"/>
                    <w:lang w:val="en-US"/>
                  </w:rPr>
                </w:rPrChange>
              </w:rPr>
              <w:pPrChange w:id="15" w:author="Nadine Struck" w:date="2021-11-15T10:29:00Z">
                <w:pPr>
                  <w:pStyle w:val="BERSCHRIFT"/>
                </w:pPr>
              </w:pPrChange>
            </w:pPr>
          </w:p>
          <w:p w14:paraId="239F87B8" w14:textId="48AE1BE9" w:rsidR="00E55D90" w:rsidRPr="007C43F8" w:rsidRDefault="00F44F5F" w:rsidP="00207F3B">
            <w:pPr>
              <w:rPr>
                <w:rFonts w:ascii="Times New Roman" w:hAnsi="Times New Roman" w:cs="Times New Roman"/>
                <w:smallCaps/>
              </w:rPr>
              <w:pPrChange w:id="16" w:author="Nadine Struck" w:date="2021-11-15T10:29:00Z">
                <w:pPr>
                  <w:pStyle w:val="BERSCHRIFT"/>
                </w:pPr>
              </w:pPrChange>
            </w:pPr>
            <w:r w:rsidRPr="00207F3B">
              <w:rPr>
                <w:rFonts w:ascii="Times New Roman" w:hAnsi="Times New Roman" w:cs="Times New Roman"/>
                <w:b/>
                <w:sz w:val="32"/>
                <w:szCs w:val="32"/>
                <w:rPrChange w:id="17" w:author="Nadine Struck" w:date="2021-11-15T10:29:00Z">
                  <w:rPr>
                    <w:rFonts w:ascii="Times New Roman" w:hAnsi="Times New Roman" w:cs="Times New Roman"/>
                    <w:smallCaps w:val="0"/>
                    <w:sz w:val="22"/>
                    <w:szCs w:val="22"/>
                  </w:rPr>
                </w:rPrChange>
              </w:rPr>
              <w:t>PRAKTISCHE ERFAHRUNGEN</w:t>
            </w:r>
          </w:p>
        </w:tc>
      </w:tr>
      <w:tr w:rsidR="00E55D90" w:rsidRPr="00F44F5F" w14:paraId="127C64E2" w14:textId="77777777" w:rsidTr="00207F3B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8" w:author="Nadine Struck" w:date="2021-11-15T10:3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9" w:author="Nadine Struck" w:date="2021-11-15T10:30:00Z">
            <w:trPr>
              <w:trHeight w:val="283"/>
            </w:trPr>
          </w:trPrChange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  <w:tcPrChange w:id="20" w:author="Nadine Struck" w:date="2021-11-15T10:30:00Z">
              <w:tcPr>
                <w:tcW w:w="6521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2CFC265" w:rsidR="00E55D90" w:rsidRPr="007C43F8" w:rsidRDefault="00AC7E76" w:rsidP="00E55D90">
            <w:pPr>
              <w:rPr>
                <w:rFonts w:ascii="Times New Roman" w:hAnsi="Times New Roman" w:cs="Times New Roman"/>
              </w:rPr>
            </w:pPr>
            <w:proofErr w:type="spellStart"/>
            <w:r w:rsidRPr="007C43F8">
              <w:rPr>
                <w:rFonts w:ascii="Times New Roman" w:hAnsi="Times New Roman" w:cs="Times New Roman"/>
                <w:b/>
              </w:rPr>
              <w:t>PensExpert</w:t>
            </w:r>
            <w:proofErr w:type="spellEnd"/>
            <w:r w:rsidRPr="007C43F8">
              <w:rPr>
                <w:rFonts w:ascii="Times New Roman" w:hAnsi="Times New Roman" w:cs="Times New Roman"/>
                <w:b/>
              </w:rPr>
              <w:t xml:space="preserve"> GmbH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  <w:tcPrChange w:id="21" w:author="Nadine Struck" w:date="2021-11-15T10:30:00Z">
              <w:tcPr>
                <w:tcW w:w="368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24ABF2D4" w:rsidR="00E55D90" w:rsidRPr="007C43F8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</w:rPr>
            </w:pPr>
            <w:r w:rsidRPr="007C43F8">
              <w:rPr>
                <w:rFonts w:ascii="Times New Roman" w:hAnsi="Times New Roman" w:cs="Times New Roman"/>
                <w:b/>
                <w:bCs/>
                <w:iCs/>
              </w:rPr>
              <w:t>Frankfurt am Main</w:t>
            </w:r>
          </w:p>
        </w:tc>
      </w:tr>
      <w:tr w:rsidR="00E55D90" w:rsidRPr="00F44F5F" w14:paraId="335D84E9" w14:textId="77777777" w:rsidTr="00365B39">
        <w:tc>
          <w:tcPr>
            <w:tcW w:w="5954" w:type="dxa"/>
            <w:gridSpan w:val="4"/>
          </w:tcPr>
          <w:p w14:paraId="20B1570F" w14:textId="4D058256" w:rsidR="00E55D90" w:rsidRPr="007C43F8" w:rsidRDefault="00E55D90" w:rsidP="00E55D90">
            <w:pPr>
              <w:rPr>
                <w:rFonts w:ascii="Times New Roman" w:hAnsi="Times New Roman" w:cs="Times New Roman"/>
                <w:i/>
                <w:iCs/>
              </w:rPr>
            </w:pPr>
            <w:r w:rsidRPr="007C43F8">
              <w:rPr>
                <w:rFonts w:ascii="Times New Roman" w:hAnsi="Times New Roman" w:cs="Times New Roman"/>
                <w:i/>
                <w:iCs/>
              </w:rPr>
              <w:t xml:space="preserve">Praktikant im </w:t>
            </w:r>
            <w:r w:rsidR="00D77163" w:rsidRPr="007C43F8">
              <w:rPr>
                <w:rFonts w:ascii="Times New Roman" w:hAnsi="Times New Roman" w:cs="Times New Roman"/>
                <w:i/>
                <w:iCs/>
              </w:rPr>
              <w:t>Projektmanagemen</w:t>
            </w:r>
            <w:r w:rsidRPr="007C43F8">
              <w:rPr>
                <w:rFonts w:ascii="Times New Roman" w:hAnsi="Times New Roman" w:cs="Times New Roman"/>
                <w:i/>
                <w:iCs/>
              </w:rPr>
              <w:t xml:space="preserve">t </w:t>
            </w:r>
            <w:r w:rsidR="00D77163" w:rsidRPr="007C43F8">
              <w:rPr>
                <w:rFonts w:ascii="Times New Roman" w:hAnsi="Times New Roman" w:cs="Times New Roman"/>
                <w:i/>
                <w:iCs/>
              </w:rPr>
              <w:t>einer Versicherung</w:t>
            </w:r>
            <w:r w:rsidR="000C14F5" w:rsidRPr="007C43F8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commentRangeStart w:id="22"/>
            <w:r w:rsidR="003F06AF" w:rsidRPr="007C43F8">
              <w:rPr>
                <w:rFonts w:ascii="Times New Roman" w:hAnsi="Times New Roman" w:cs="Times New Roman"/>
                <w:i/>
                <w:iCs/>
              </w:rPr>
              <w:t>&lt;</w:t>
            </w:r>
            <w:r w:rsidR="000C14F5" w:rsidRPr="007C43F8">
              <w:rPr>
                <w:rFonts w:ascii="Times New Roman" w:hAnsi="Times New Roman" w:cs="Times New Roman"/>
                <w:i/>
                <w:iCs/>
              </w:rPr>
              <w:t xml:space="preserve">15 </w:t>
            </w:r>
            <w:commentRangeEnd w:id="22"/>
            <w:r w:rsidR="00207F3B">
              <w:rPr>
                <w:rStyle w:val="Kommentarzeichen"/>
              </w:rPr>
              <w:commentReference w:id="22"/>
            </w:r>
            <w:r w:rsidR="000C14F5" w:rsidRPr="007C43F8">
              <w:rPr>
                <w:rFonts w:ascii="Times New Roman" w:hAnsi="Times New Roman" w:cs="Times New Roman"/>
                <w:i/>
                <w:iCs/>
              </w:rPr>
              <w:t>MA)</w:t>
            </w:r>
          </w:p>
        </w:tc>
        <w:tc>
          <w:tcPr>
            <w:tcW w:w="4252" w:type="dxa"/>
            <w:gridSpan w:val="5"/>
          </w:tcPr>
          <w:p w14:paraId="0475B997" w14:textId="5B70BC34" w:rsidR="00E55D90" w:rsidRPr="007C43F8" w:rsidRDefault="000C14F5" w:rsidP="00E55D90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7C43F8">
              <w:rPr>
                <w:rFonts w:ascii="Times New Roman" w:hAnsi="Times New Roman" w:cs="Times New Roman"/>
                <w:lang w:val="en-US"/>
              </w:rPr>
              <w:t>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1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>/20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20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 xml:space="preserve"> – </w:t>
            </w:r>
            <w:r w:rsidRPr="007C43F8">
              <w:rPr>
                <w:rFonts w:ascii="Times New Roman" w:hAnsi="Times New Roman" w:cs="Times New Roman"/>
                <w:lang w:val="en-US"/>
              </w:rPr>
              <w:t>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</w:t>
            </w:r>
            <w:r w:rsidR="00E55D90" w:rsidRPr="007C43F8">
              <w:rPr>
                <w:rFonts w:ascii="Times New Roman" w:hAnsi="Times New Roman" w:cs="Times New Roman"/>
                <w:lang w:val="en-US"/>
              </w:rPr>
              <w:t>/20</w:t>
            </w:r>
            <w:r w:rsidR="00AC7E76" w:rsidRPr="007C43F8">
              <w:rPr>
                <w:rFonts w:ascii="Times New Roman" w:hAnsi="Times New Roman" w:cs="Times New Roman"/>
                <w:lang w:val="en-US"/>
              </w:rPr>
              <w:t>20</w:t>
            </w:r>
          </w:p>
        </w:tc>
      </w:tr>
      <w:tr w:rsidR="00E55D90" w:rsidRPr="00F44F5F" w14:paraId="54C3D64C" w14:textId="77777777" w:rsidTr="00365B39">
        <w:tc>
          <w:tcPr>
            <w:tcW w:w="10206" w:type="dxa"/>
            <w:gridSpan w:val="9"/>
          </w:tcPr>
          <w:p w14:paraId="27184178" w14:textId="0A127870" w:rsidR="00E55D90" w:rsidRPr="007C43F8" w:rsidRDefault="00D77163" w:rsidP="00D77163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eastAsia="de-DE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 xml:space="preserve">Unterstützung der Projektmanager </w:t>
            </w:r>
            <w:r w:rsidR="002E17A4"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>bei</w:t>
            </w:r>
            <w:r w:rsidRPr="007C43F8">
              <w:rPr>
                <w:rFonts w:ascii="Times New Roman" w:hAnsi="Times New Roman" w:cs="Times New Roman"/>
                <w:i w:val="0"/>
                <w:iCs w:val="0"/>
                <w:lang w:eastAsia="de-DE"/>
              </w:rPr>
              <w:t xml:space="preserve"> Kundenprojekten in der Anbahnungs-, Anbindungs- und Betreuungsphase</w:t>
            </w:r>
          </w:p>
          <w:p w14:paraId="46B6C068" w14:textId="4A5A2C3C" w:rsidR="00E55D90" w:rsidRPr="007C43F8" w:rsidRDefault="00D77163" w:rsidP="00D77163">
            <w:pPr>
              <w:pStyle w:val="Bullets"/>
              <w:rPr>
                <w:i w:val="0"/>
                <w:iCs w:val="0"/>
                <w:lang w:val="de-AT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Auswertung und anschauliche Darstellung von Unternehmensbilanzen mithilfe </w:t>
            </w:r>
            <w:r w:rsidR="000C14F5"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von </w:t>
            </w: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>Microsoft Office Anwendungen</w:t>
            </w:r>
          </w:p>
          <w:p w14:paraId="6DD9BA0F" w14:textId="3209DDAC" w:rsidR="00272AD8" w:rsidRPr="007C43F8" w:rsidRDefault="00272AD8" w:rsidP="00D77163">
            <w:pPr>
              <w:pStyle w:val="Bullets"/>
              <w:rPr>
                <w:i w:val="0"/>
                <w:iCs w:val="0"/>
                <w:lang w:val="de-AT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de-AT"/>
              </w:rPr>
              <w:t>Selbstständige Vorbereitung eines Kundenbesuchs mit anschließender Nachbearbeitung</w:t>
            </w:r>
          </w:p>
        </w:tc>
      </w:tr>
      <w:tr w:rsidR="00E55D90" w:rsidRPr="00F44F5F" w14:paraId="414B4085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729BDFB" w:rsidR="00E55D90" w:rsidRPr="007C43F8" w:rsidRDefault="00F44F5F" w:rsidP="00207F3B">
            <w:pPr>
              <w:rPr>
                <w:rFonts w:ascii="Times New Roman" w:hAnsi="Times New Roman" w:cs="Times New Roman"/>
                <w:i/>
                <w:smallCaps/>
              </w:rPr>
              <w:pPrChange w:id="23" w:author="Nadine Struck" w:date="2021-11-15T10:30:00Z">
                <w:pPr>
                  <w:pStyle w:val="BERSCHRIFT"/>
                </w:pPr>
              </w:pPrChange>
            </w:pPr>
            <w:r w:rsidRPr="00207F3B">
              <w:rPr>
                <w:rFonts w:ascii="Times New Roman" w:hAnsi="Times New Roman" w:cs="Times New Roman"/>
                <w:b/>
                <w:sz w:val="32"/>
                <w:szCs w:val="32"/>
                <w:rPrChange w:id="24" w:author="Nadine Struck" w:date="2021-11-15T10:30:00Z">
                  <w:rPr>
                    <w:rFonts w:ascii="Times New Roman" w:hAnsi="Times New Roman" w:cs="Times New Roman"/>
                    <w:smallCaps w:val="0"/>
                    <w:sz w:val="22"/>
                    <w:szCs w:val="22"/>
                  </w:rPr>
                </w:rPrChange>
              </w:rPr>
              <w:t xml:space="preserve">EXTRACURRICULARES </w:t>
            </w:r>
            <w:r w:rsidR="007905D6" w:rsidRPr="00207F3B">
              <w:rPr>
                <w:rFonts w:ascii="Times New Roman" w:hAnsi="Times New Roman" w:cs="Times New Roman"/>
                <w:b/>
                <w:sz w:val="32"/>
                <w:szCs w:val="32"/>
                <w:rPrChange w:id="25" w:author="Nadine Struck" w:date="2021-11-15T10:30:00Z">
                  <w:rPr>
                    <w:rFonts w:ascii="Times New Roman" w:hAnsi="Times New Roman" w:cs="Times New Roman"/>
                    <w:smallCaps w:val="0"/>
                    <w:sz w:val="22"/>
                    <w:szCs w:val="22"/>
                  </w:rPr>
                </w:rPrChange>
              </w:rPr>
              <w:t xml:space="preserve">&amp; SPORTLICHES </w:t>
            </w:r>
            <w:r w:rsidRPr="00207F3B">
              <w:rPr>
                <w:rFonts w:ascii="Times New Roman" w:hAnsi="Times New Roman" w:cs="Times New Roman"/>
                <w:b/>
                <w:sz w:val="32"/>
                <w:szCs w:val="32"/>
                <w:rPrChange w:id="26" w:author="Nadine Struck" w:date="2021-11-15T10:30:00Z">
                  <w:rPr>
                    <w:rFonts w:ascii="Times New Roman" w:hAnsi="Times New Roman" w:cs="Times New Roman"/>
                    <w:smallCaps w:val="0"/>
                    <w:sz w:val="22"/>
                    <w:szCs w:val="22"/>
                  </w:rPr>
                </w:rPrChange>
              </w:rPr>
              <w:t>ENGAGEMENT</w:t>
            </w:r>
          </w:p>
        </w:tc>
      </w:tr>
      <w:tr w:rsidR="00FE0496" w:rsidRPr="00F44F5F" w14:paraId="3B26943D" w14:textId="77777777" w:rsidTr="00365B39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0F43B0DC" w:rsidR="00FE0496" w:rsidRPr="007C43F8" w:rsidRDefault="00272AD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commentRangeStart w:id="27"/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>KSV-Bensheim</w:t>
            </w:r>
            <w:commentRangeEnd w:id="27"/>
            <w:r w:rsidR="00207F3B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27"/>
            </w:r>
          </w:p>
        </w:tc>
        <w:tc>
          <w:tcPr>
            <w:tcW w:w="4252" w:type="dxa"/>
            <w:gridSpan w:val="5"/>
            <w:vAlign w:val="bottom"/>
          </w:tcPr>
          <w:p w14:paraId="21BF18C9" w14:textId="5C7F82D4" w:rsidR="00FE0496" w:rsidRPr="007C43F8" w:rsidRDefault="00272AD8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Bensheim</w:t>
            </w:r>
          </w:p>
        </w:tc>
      </w:tr>
      <w:tr w:rsidR="00FE0496" w:rsidRPr="00F44F5F" w14:paraId="04BFDD79" w14:textId="77777777" w:rsidTr="00365B39">
        <w:trPr>
          <w:trHeight w:val="20"/>
        </w:trPr>
        <w:tc>
          <w:tcPr>
            <w:tcW w:w="8364" w:type="dxa"/>
            <w:gridSpan w:val="8"/>
          </w:tcPr>
          <w:p w14:paraId="5D908AF7" w14:textId="52B05B17" w:rsidR="00FE0496" w:rsidRPr="007C43F8" w:rsidRDefault="007905D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lang w:val="de-AT"/>
              </w:rPr>
              <w:t xml:space="preserve">Jugend-Leistungssport im Ringen sowie ehrenamtliche Tätigkeit als </w:t>
            </w:r>
            <w:r w:rsidR="00D96F9E" w:rsidRPr="007C43F8">
              <w:rPr>
                <w:rFonts w:ascii="Times New Roman" w:hAnsi="Times New Roman" w:cs="Times New Roman"/>
                <w:lang w:val="de-AT"/>
              </w:rPr>
              <w:t>Jugend-Trainer</w:t>
            </w:r>
          </w:p>
        </w:tc>
        <w:tc>
          <w:tcPr>
            <w:tcW w:w="1842" w:type="dxa"/>
          </w:tcPr>
          <w:p w14:paraId="0D2FFB14" w14:textId="48461CAF" w:rsidR="00FE0496" w:rsidRPr="007C43F8" w:rsidRDefault="00365B39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01/</w:t>
            </w:r>
            <w:r w:rsidR="00FE0496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201</w:t>
            </w:r>
            <w:r w:rsidR="00272AD8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6</w:t>
            </w:r>
            <w:r w:rsidR="00FE0496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– </w:t>
            </w:r>
            <w:proofErr w:type="spellStart"/>
            <w:r w:rsidR="00272AD8" w:rsidRPr="007C43F8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FE0496" w:rsidRPr="00F44F5F" w14:paraId="66A58453" w14:textId="77777777" w:rsidTr="00365B39">
        <w:trPr>
          <w:trHeight w:val="20"/>
        </w:trPr>
        <w:tc>
          <w:tcPr>
            <w:tcW w:w="10206" w:type="dxa"/>
            <w:gridSpan w:val="9"/>
          </w:tcPr>
          <w:p w14:paraId="4F842EAA" w14:textId="742EF19A" w:rsidR="007905D6" w:rsidRPr="007C43F8" w:rsidRDefault="007905D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</w:rPr>
              <w:t>Größter Erfolg als aktiver Sportler: 3. Platz bei den Deutschen Jugend-Meisterschaften (2019</w:t>
            </w:r>
            <w:r w:rsidR="006A217D">
              <w:rPr>
                <w:rFonts w:ascii="Times New Roman" w:hAnsi="Times New Roman" w:cs="Times New Roman"/>
                <w:i w:val="0"/>
                <w:iCs w:val="0"/>
              </w:rPr>
              <w:t>)</w:t>
            </w:r>
          </w:p>
          <w:p w14:paraId="50B5B9CB" w14:textId="29945EAB" w:rsidR="00FE0496" w:rsidRPr="007C43F8" w:rsidRDefault="00D96F9E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i w:val="0"/>
                <w:iCs w:val="0"/>
              </w:rPr>
              <w:t xml:space="preserve">Betreuung </w:t>
            </w:r>
            <w:del w:id="28" w:author="Nadine Struck" w:date="2021-11-15T10:32:00Z">
              <w:r w:rsidR="007905D6" w:rsidRPr="007C43F8" w:rsidDel="00207F3B">
                <w:rPr>
                  <w:rFonts w:ascii="Times New Roman" w:hAnsi="Times New Roman" w:cs="Times New Roman"/>
                  <w:i w:val="0"/>
                  <w:iCs w:val="0"/>
                </w:rPr>
                <w:delText xml:space="preserve">von </w:delText>
              </w:r>
            </w:del>
            <w:r w:rsidR="007905D6" w:rsidRPr="007C43F8">
              <w:rPr>
                <w:rFonts w:ascii="Times New Roman" w:hAnsi="Times New Roman" w:cs="Times New Roman"/>
                <w:i w:val="0"/>
                <w:iCs w:val="0"/>
              </w:rPr>
              <w:t>verschiedene</w:t>
            </w:r>
            <w:ins w:id="29" w:author="Nadine Struck" w:date="2021-11-15T10:32:00Z">
              <w:r w:rsidR="00207F3B">
                <w:rPr>
                  <w:rFonts w:ascii="Times New Roman" w:hAnsi="Times New Roman" w:cs="Times New Roman"/>
                  <w:i w:val="0"/>
                  <w:iCs w:val="0"/>
                </w:rPr>
                <w:t>r</w:t>
              </w:r>
            </w:ins>
            <w:del w:id="30" w:author="Nadine Struck" w:date="2021-11-15T10:32:00Z">
              <w:r w:rsidR="007905D6" w:rsidRPr="007C43F8" w:rsidDel="00207F3B">
                <w:rPr>
                  <w:rFonts w:ascii="Times New Roman" w:hAnsi="Times New Roman" w:cs="Times New Roman"/>
                  <w:i w:val="0"/>
                  <w:iCs w:val="0"/>
                </w:rPr>
                <w:delText>n</w:delText>
              </w:r>
            </w:del>
            <w:r w:rsidR="007905D6" w:rsidRPr="007C43F8">
              <w:rPr>
                <w:rFonts w:ascii="Times New Roman" w:hAnsi="Times New Roman" w:cs="Times New Roman"/>
                <w:i w:val="0"/>
                <w:iCs w:val="0"/>
              </w:rPr>
              <w:t xml:space="preserve"> Jugend-Klassen</w:t>
            </w:r>
            <w:r w:rsidRPr="007C43F8">
              <w:rPr>
                <w:rFonts w:ascii="Times New Roman" w:hAnsi="Times New Roman" w:cs="Times New Roman"/>
                <w:i w:val="0"/>
                <w:iCs w:val="0"/>
              </w:rPr>
              <w:t xml:space="preserve"> im Training und auf Wettkämpfen</w:t>
            </w:r>
          </w:p>
        </w:tc>
      </w:tr>
      <w:tr w:rsidR="00534E28" w:rsidRPr="00F44F5F" w14:paraId="2AA7F265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205FF53B" w14:textId="75CD087B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b/>
                <w:i w:val="0"/>
                <w:iCs w:val="0"/>
              </w:rPr>
              <w:t>EMERGERS</w:t>
            </w:r>
          </w:p>
        </w:tc>
        <w:tc>
          <w:tcPr>
            <w:tcW w:w="3685" w:type="dxa"/>
            <w:gridSpan w:val="4"/>
            <w:vAlign w:val="bottom"/>
          </w:tcPr>
          <w:p w14:paraId="643D9C74" w14:textId="3114AD8B" w:rsidR="00534E28" w:rsidRPr="00534E28" w:rsidRDefault="0052664C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commentRangeStart w:id="31"/>
            <w:r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DACH</w:t>
            </w:r>
            <w:r w:rsidR="00DB4BBB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-Raum</w:t>
            </w:r>
            <w:commentRangeEnd w:id="31"/>
            <w:r w:rsidR="00207F3B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31"/>
            </w:r>
          </w:p>
        </w:tc>
      </w:tr>
      <w:tr w:rsidR="00534E28" w:rsidRPr="00F44F5F" w14:paraId="5C4B32BB" w14:textId="77777777" w:rsidTr="00534E28">
        <w:trPr>
          <w:trHeight w:val="20"/>
        </w:trPr>
        <w:tc>
          <w:tcPr>
            <w:tcW w:w="6521" w:type="dxa"/>
            <w:gridSpan w:val="5"/>
          </w:tcPr>
          <w:p w14:paraId="0338A852" w14:textId="47C9BE52" w:rsidR="00257026" w:rsidRPr="00544AF5" w:rsidRDefault="00207F3B" w:rsidP="00C808E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lang w:val="de-AT"/>
              </w:rPr>
            </w:pPr>
            <w:ins w:id="32" w:author="Nadine Struck" w:date="2021-11-15T10:33:00Z">
              <w:r>
                <w:rPr>
                  <w:rFonts w:ascii="Times New Roman" w:hAnsi="Times New Roman" w:cs="Times New Roman"/>
                  <w:lang w:val="de-AT"/>
                </w:rPr>
                <w:t xml:space="preserve">Aktives </w:t>
              </w:r>
            </w:ins>
            <w:r w:rsidR="00257026">
              <w:rPr>
                <w:rFonts w:ascii="Times New Roman" w:hAnsi="Times New Roman" w:cs="Times New Roman"/>
                <w:lang w:val="de-AT"/>
              </w:rPr>
              <w:t>Mitglie</w:t>
            </w:r>
            <w:r w:rsidR="00C1067D">
              <w:rPr>
                <w:rFonts w:ascii="Times New Roman" w:hAnsi="Times New Roman" w:cs="Times New Roman"/>
                <w:lang w:val="de-AT"/>
              </w:rPr>
              <w:t>d</w:t>
            </w:r>
            <w:r w:rsidR="00FF3F87">
              <w:rPr>
                <w:rFonts w:ascii="Times New Roman" w:hAnsi="Times New Roman" w:cs="Times New Roman"/>
                <w:lang w:val="de-AT"/>
              </w:rPr>
              <w:t xml:space="preserve"> </w:t>
            </w:r>
            <w:ins w:id="33" w:author="Nadine Struck" w:date="2021-11-15T10:35:00Z">
              <w:r>
                <w:rPr>
                  <w:rFonts w:ascii="Times New Roman" w:hAnsi="Times New Roman" w:cs="Times New Roman"/>
                  <w:lang w:val="de-AT"/>
                </w:rPr>
                <w:t>im Team „Relations“</w:t>
              </w:r>
            </w:ins>
            <w:del w:id="34" w:author="Nadine Struck" w:date="2021-11-15T10:33:00Z">
              <w:r w:rsidR="00FF3F87" w:rsidDel="00207F3B">
                <w:rPr>
                  <w:rFonts w:ascii="Times New Roman" w:hAnsi="Times New Roman" w:cs="Times New Roman"/>
                  <w:lang w:val="de-AT"/>
                </w:rPr>
                <w:delText>ein</w:delText>
              </w:r>
              <w:r w:rsidR="00C1067D" w:rsidDel="00207F3B">
                <w:rPr>
                  <w:rFonts w:ascii="Times New Roman" w:hAnsi="Times New Roman" w:cs="Times New Roman"/>
                  <w:lang w:val="de-AT"/>
                </w:rPr>
                <w:delText>es</w:delText>
              </w:r>
              <w:r w:rsidR="00FF3AD5" w:rsidDel="00207F3B">
                <w:rPr>
                  <w:rFonts w:ascii="Times New Roman" w:hAnsi="Times New Roman" w:cs="Times New Roman"/>
                  <w:lang w:val="de-AT"/>
                </w:rPr>
                <w:delText xml:space="preserve"> Studentennetzwerk</w:delText>
              </w:r>
              <w:r w:rsidR="00C1067D" w:rsidDel="00207F3B">
                <w:rPr>
                  <w:rFonts w:ascii="Times New Roman" w:hAnsi="Times New Roman" w:cs="Times New Roman"/>
                  <w:lang w:val="de-AT"/>
                </w:rPr>
                <w:delText>s, welches</w:delText>
              </w:r>
              <w:r w:rsidR="00353298" w:rsidDel="00207F3B">
                <w:rPr>
                  <w:rFonts w:ascii="Times New Roman" w:hAnsi="Times New Roman" w:cs="Times New Roman"/>
                  <w:lang w:val="de-AT"/>
                </w:rPr>
                <w:delText xml:space="preserve"> </w:delText>
              </w:r>
              <w:r w:rsidR="00A10AFF" w:rsidRPr="00151081" w:rsidDel="00207F3B">
                <w:rPr>
                  <w:rFonts w:ascii="Times New Roman" w:hAnsi="Times New Roman" w:cs="Times New Roman"/>
                  <w:lang w:val="de-AT"/>
                </w:rPr>
                <w:delText>M&amp;A</w:delText>
              </w:r>
              <w:r w:rsidR="00257026" w:rsidDel="00207F3B">
                <w:rPr>
                  <w:rFonts w:ascii="Times New Roman" w:hAnsi="Times New Roman" w:cs="Times New Roman"/>
                  <w:lang w:val="de-AT"/>
                </w:rPr>
                <w:delText>/Corporate</w:delText>
              </w:r>
              <w:r w:rsidR="00C1067D" w:rsidDel="00207F3B">
                <w:rPr>
                  <w:rFonts w:ascii="Times New Roman" w:hAnsi="Times New Roman" w:cs="Times New Roman"/>
                  <w:lang w:val="de-AT"/>
                </w:rPr>
                <w:delText xml:space="preserve"> </w:delText>
              </w:r>
              <w:r w:rsidR="0086476A" w:rsidDel="00207F3B">
                <w:rPr>
                  <w:rFonts w:ascii="Times New Roman" w:hAnsi="Times New Roman" w:cs="Times New Roman"/>
                  <w:lang w:val="de-AT"/>
                </w:rPr>
                <w:delText>Finance</w:delText>
              </w:r>
            </w:del>
          </w:p>
        </w:tc>
        <w:tc>
          <w:tcPr>
            <w:tcW w:w="3685" w:type="dxa"/>
            <w:gridSpan w:val="4"/>
            <w:vAlign w:val="bottom"/>
          </w:tcPr>
          <w:p w14:paraId="2F9E05A4" w14:textId="6B1E9E85" w:rsidR="00534E28" w:rsidRPr="00534E2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11/2021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257026" w:rsidRPr="00F44F5F" w:rsidDel="00207F3B" w14:paraId="23ADA455" w14:textId="47AD5E6D" w:rsidTr="00534E28">
        <w:trPr>
          <w:trHeight w:val="20"/>
          <w:del w:id="35" w:author="Nadine Struck" w:date="2021-11-15T10:35:00Z"/>
        </w:trPr>
        <w:tc>
          <w:tcPr>
            <w:tcW w:w="6521" w:type="dxa"/>
            <w:gridSpan w:val="5"/>
          </w:tcPr>
          <w:p w14:paraId="3990A520" w14:textId="0908C929" w:rsidR="00257026" w:rsidDel="00207F3B" w:rsidRDefault="00B55A20" w:rsidP="00C808E5">
            <w:pPr>
              <w:pStyle w:val="Bullets"/>
              <w:numPr>
                <w:ilvl w:val="0"/>
                <w:numId w:val="0"/>
              </w:numPr>
              <w:rPr>
                <w:del w:id="36" w:author="Nadine Struck" w:date="2021-11-15T10:35:00Z"/>
                <w:rFonts w:ascii="Times New Roman" w:hAnsi="Times New Roman" w:cs="Times New Roman"/>
                <w:lang w:val="de-AT"/>
              </w:rPr>
            </w:pPr>
            <w:del w:id="37" w:author="Nadine Struck" w:date="2021-11-15T10:35:00Z">
              <w:r w:rsidDel="00207F3B">
                <w:rPr>
                  <w:rFonts w:ascii="Times New Roman" w:hAnsi="Times New Roman" w:cs="Times New Roman"/>
                  <w:lang w:val="de-AT"/>
                </w:rPr>
                <w:delText>interessierte Studenten im DACH-Raum verbindet</w:delText>
              </w:r>
            </w:del>
          </w:p>
        </w:tc>
        <w:tc>
          <w:tcPr>
            <w:tcW w:w="3685" w:type="dxa"/>
            <w:gridSpan w:val="4"/>
            <w:vAlign w:val="bottom"/>
          </w:tcPr>
          <w:p w14:paraId="7D1B8441" w14:textId="3119D92D" w:rsidR="00257026" w:rsidRPr="00207F3B" w:rsidDel="00207F3B" w:rsidRDefault="00257026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del w:id="38" w:author="Nadine Struck" w:date="2021-11-15T10:35:00Z"/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207F3B" w:rsidRPr="00F44F5F" w14:paraId="10775735" w14:textId="77777777" w:rsidTr="00E73BD5">
        <w:trPr>
          <w:trHeight w:val="20"/>
        </w:trPr>
        <w:tc>
          <w:tcPr>
            <w:tcW w:w="10206" w:type="dxa"/>
            <w:gridSpan w:val="9"/>
          </w:tcPr>
          <w:p w14:paraId="49EC7CAA" w14:textId="19952F41" w:rsidR="00207F3B" w:rsidRPr="00207F3B" w:rsidRDefault="00207F3B" w:rsidP="00207F3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rPrChange w:id="39" w:author="Nadine Struck" w:date="2021-11-15T10:35:00Z">
                  <w:rPr>
                    <w:rFonts w:ascii="Times New Roman" w:hAnsi="Times New Roman" w:cs="Times New Roman"/>
                    <w:i w:val="0"/>
                    <w:iCs w:val="0"/>
                    <w:lang w:val="en-US"/>
                  </w:rPr>
                </w:rPrChange>
              </w:rPr>
              <w:pPrChange w:id="40" w:author="Nadine Struck" w:date="2021-11-15T10:35:00Z">
                <w:pPr>
                  <w:pStyle w:val="Bullets"/>
                  <w:numPr>
                    <w:numId w:val="0"/>
                  </w:numPr>
                  <w:ind w:left="360" w:firstLine="0"/>
                  <w:jc w:val="right"/>
                </w:pPr>
              </w:pPrChange>
            </w:pPr>
            <w:ins w:id="41" w:author="Nadine Struck" w:date="2021-11-15T10:33:00Z"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42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t>EMERGERS i</w:t>
              </w:r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43" w:author="Nadine Struck" w:date="2021-11-15T10:35:00Z">
                    <w:rPr>
                      <w:rFonts w:ascii="Times New Roman" w:hAnsi="Times New Roman" w:cs="Times New Roman"/>
                      <w:lang w:val="en-US"/>
                    </w:rPr>
                  </w:rPrChange>
                </w:rPr>
                <w:t xml:space="preserve">st </w:t>
              </w:r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44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t>ein Studentennetzwerk</w:t>
              </w:r>
            </w:ins>
            <w:ins w:id="45" w:author="Nadine Struck" w:date="2021-11-15T10:34:00Z"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46" w:author="Nadine Struck" w:date="2021-11-15T10:35:00Z">
                    <w:rPr>
                      <w:rFonts w:ascii="Times New Roman" w:hAnsi="Times New Roman" w:cs="Times New Roman"/>
                      <w:lang w:val="en-US"/>
                    </w:rPr>
                  </w:rPrChange>
                </w:rPr>
                <w:t>,</w:t>
              </w:r>
            </w:ins>
            <w:ins w:id="47" w:author="Nadine Struck" w:date="2021-11-15T10:33:00Z"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48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t xml:space="preserve"> welches M&amp;A/Corporate Finance</w:t>
              </w:r>
            </w:ins>
            <w:ins w:id="49" w:author="Nadine Struck" w:date="2021-11-15T10:34:00Z"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50" w:author="Nadine Struck" w:date="2021-11-15T10:35:00Z">
                    <w:rPr>
                      <w:rFonts w:ascii="Times New Roman" w:hAnsi="Times New Roman" w:cs="Times New Roman"/>
                      <w:lang w:val="en-US"/>
                    </w:rPr>
                  </w:rPrChange>
                </w:rPr>
                <w:t xml:space="preserve"> </w:t>
              </w:r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51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t xml:space="preserve">interessierte </w:t>
              </w:r>
            </w:ins>
            <w:ins w:id="52" w:author="Nadine Struck" w:date="2021-11-15T10:35:00Z">
              <w:r>
                <w:rPr>
                  <w:rFonts w:ascii="Times New Roman" w:hAnsi="Times New Roman" w:cs="Times New Roman"/>
                  <w:i w:val="0"/>
                  <w:iCs w:val="0"/>
                </w:rPr>
                <w:t>Studierende</w:t>
              </w:r>
            </w:ins>
            <w:ins w:id="53" w:author="Nadine Struck" w:date="2021-11-15T10:34:00Z">
              <w:r w:rsidRPr="00207F3B">
                <w:rPr>
                  <w:rFonts w:ascii="Times New Roman" w:hAnsi="Times New Roman" w:cs="Times New Roman"/>
                  <w:i w:val="0"/>
                  <w:iCs w:val="0"/>
                  <w:rPrChange w:id="54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t xml:space="preserve"> im DACH-Raum verbindet</w:t>
              </w:r>
            </w:ins>
            <w:del w:id="55" w:author="Nadine Struck" w:date="2021-11-15T10:35:00Z">
              <w:r w:rsidRPr="00207F3B" w:rsidDel="00207F3B">
                <w:rPr>
                  <w:rFonts w:ascii="Times New Roman" w:hAnsi="Times New Roman" w:cs="Times New Roman"/>
                  <w:i w:val="0"/>
                  <w:iCs w:val="0"/>
                  <w:rPrChange w:id="56" w:author="Nadine Struck" w:date="2021-11-15T10:35:00Z">
                    <w:rPr>
                      <w:rFonts w:ascii="Times New Roman" w:hAnsi="Times New Roman" w:cs="Times New Roman"/>
                      <w:lang w:val="de-AT"/>
                    </w:rPr>
                  </w:rPrChange>
                </w:rPr>
                <w:delText>Aktiv im Bereich „Relations“</w:delText>
              </w:r>
            </w:del>
          </w:p>
        </w:tc>
      </w:tr>
      <w:tr w:rsidR="00534E28" w:rsidRPr="00F44F5F" w14:paraId="7D26D2F0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1E8A287F" w14:textId="5E1575C8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b/>
                <w:i w:val="0"/>
                <w:iCs w:val="0"/>
              </w:rPr>
              <w:t>Skyline Investment Club</w:t>
            </w:r>
          </w:p>
        </w:tc>
        <w:tc>
          <w:tcPr>
            <w:tcW w:w="3685" w:type="dxa"/>
            <w:gridSpan w:val="4"/>
            <w:vAlign w:val="bottom"/>
          </w:tcPr>
          <w:p w14:paraId="354041BD" w14:textId="34730DDF" w:rsidR="00534E28" w:rsidRPr="00534E28" w:rsidRDefault="00534E28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Frankfurt am Main</w:t>
            </w:r>
          </w:p>
        </w:tc>
      </w:tr>
      <w:tr w:rsidR="00534E28" w:rsidRPr="00F44F5F" w14:paraId="4D936EB7" w14:textId="77777777" w:rsidTr="008202E8">
        <w:trPr>
          <w:trHeight w:val="20"/>
        </w:trPr>
        <w:tc>
          <w:tcPr>
            <w:tcW w:w="6521" w:type="dxa"/>
            <w:gridSpan w:val="5"/>
          </w:tcPr>
          <w:p w14:paraId="496AA4A6" w14:textId="7854694C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lang w:val="de-AT"/>
              </w:rPr>
              <w:t>Portfoliomanagement Starter</w:t>
            </w:r>
          </w:p>
        </w:tc>
        <w:tc>
          <w:tcPr>
            <w:tcW w:w="3685" w:type="dxa"/>
            <w:gridSpan w:val="4"/>
          </w:tcPr>
          <w:p w14:paraId="1B3B50B2" w14:textId="6FF7D0B6" w:rsidR="00534E28" w:rsidRPr="00534E2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11/2021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proofErr w:type="spellStart"/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391243" w:rsidRPr="00F44F5F" w14:paraId="074A7E01" w14:textId="77777777" w:rsidTr="008202E8">
        <w:trPr>
          <w:trHeight w:val="20"/>
        </w:trPr>
        <w:tc>
          <w:tcPr>
            <w:tcW w:w="6521" w:type="dxa"/>
            <w:gridSpan w:val="5"/>
          </w:tcPr>
          <w:p w14:paraId="2555CC25" w14:textId="35203FA6" w:rsidR="00391243" w:rsidRPr="00391243" w:rsidRDefault="00391243" w:rsidP="00391243">
            <w:pPr>
              <w:pStyle w:val="Bullets"/>
              <w:numPr>
                <w:ilvl w:val="0"/>
                <w:numId w:val="36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  <w:r w:rsidRPr="00391243">
              <w:rPr>
                <w:rFonts w:ascii="Times New Roman" w:hAnsi="Times New Roman" w:cs="Times New Roman"/>
                <w:i w:val="0"/>
                <w:iCs w:val="0"/>
                <w:lang w:val="de-AT"/>
              </w:rPr>
              <w:t>Analyse von Aktien</w:t>
            </w:r>
          </w:p>
        </w:tc>
        <w:tc>
          <w:tcPr>
            <w:tcW w:w="3685" w:type="dxa"/>
            <w:gridSpan w:val="4"/>
          </w:tcPr>
          <w:p w14:paraId="67857E48" w14:textId="77777777" w:rsidR="00391243" w:rsidRPr="00260EA0" w:rsidRDefault="00391243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</w:p>
        </w:tc>
      </w:tr>
      <w:tr w:rsidR="00534E28" w:rsidRPr="00F44F5F" w14:paraId="72163F1C" w14:textId="77777777" w:rsidTr="00534E28">
        <w:trPr>
          <w:trHeight w:val="20"/>
        </w:trPr>
        <w:tc>
          <w:tcPr>
            <w:tcW w:w="6521" w:type="dxa"/>
            <w:gridSpan w:val="5"/>
          </w:tcPr>
          <w:p w14:paraId="68AC9873" w14:textId="59587B2C" w:rsidR="00534E28" w:rsidRPr="007C43F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4B286E">
              <w:rPr>
                <w:rFonts w:ascii="Times New Roman" w:hAnsi="Times New Roman" w:cs="Times New Roman"/>
                <w:i w:val="0"/>
                <w:iCs w:val="0"/>
                <w:lang w:val="de-AT"/>
              </w:rPr>
              <w:t xml:space="preserve">Erstellung und Präsentation von Unternehmensanalysen </w:t>
            </w:r>
          </w:p>
        </w:tc>
        <w:tc>
          <w:tcPr>
            <w:tcW w:w="3685" w:type="dxa"/>
            <w:gridSpan w:val="4"/>
          </w:tcPr>
          <w:p w14:paraId="40615C14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10BD3AA3" w14:textId="77777777" w:rsidTr="00534E28">
        <w:trPr>
          <w:trHeight w:val="346"/>
        </w:trPr>
        <w:tc>
          <w:tcPr>
            <w:tcW w:w="6521" w:type="dxa"/>
            <w:gridSpan w:val="5"/>
            <w:vAlign w:val="bottom"/>
          </w:tcPr>
          <w:p w14:paraId="28075CA6" w14:textId="593FCCA6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>Europäische</w:t>
            </w:r>
            <w:r>
              <w:rPr>
                <w:rFonts w:ascii="Times New Roman" w:hAnsi="Times New Roman" w:cs="Times New Roman"/>
                <w:b/>
                <w:i w:val="0"/>
                <w:iCs w:val="0"/>
              </w:rPr>
              <w:t>s</w:t>
            </w:r>
            <w:r w:rsidRPr="007C43F8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Parlament</w:t>
            </w:r>
          </w:p>
        </w:tc>
        <w:tc>
          <w:tcPr>
            <w:tcW w:w="3685" w:type="dxa"/>
            <w:gridSpan w:val="4"/>
            <w:vAlign w:val="bottom"/>
          </w:tcPr>
          <w:p w14:paraId="3D7A1D27" w14:textId="31D86348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7C43F8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Bensheim &amp; Straßburg</w:t>
            </w:r>
          </w:p>
        </w:tc>
      </w:tr>
      <w:tr w:rsidR="00534E28" w:rsidRPr="00F44F5F" w14:paraId="073DBF54" w14:textId="77777777" w:rsidTr="00534E28">
        <w:trPr>
          <w:trHeight w:val="20"/>
        </w:trPr>
        <w:tc>
          <w:tcPr>
            <w:tcW w:w="6521" w:type="dxa"/>
            <w:gridSpan w:val="5"/>
          </w:tcPr>
          <w:p w14:paraId="2A2161A1" w14:textId="026181B3" w:rsidR="00534E28" w:rsidRPr="00151081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151081">
              <w:rPr>
                <w:rFonts w:ascii="Times New Roman" w:hAnsi="Times New Roman" w:cs="Times New Roman"/>
                <w:lang w:val="de-AT"/>
              </w:rPr>
              <w:t>Junior Botschafter</w:t>
            </w:r>
          </w:p>
        </w:tc>
        <w:tc>
          <w:tcPr>
            <w:tcW w:w="3685" w:type="dxa"/>
            <w:gridSpan w:val="4"/>
            <w:vAlign w:val="bottom"/>
          </w:tcPr>
          <w:p w14:paraId="5DAB147C" w14:textId="266098CF" w:rsidR="00534E28" w:rsidRPr="007C43F8" w:rsidRDefault="00260EA0" w:rsidP="00534E2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09/2017 </w:t>
            </w:r>
            <w:r>
              <w:rPr>
                <w:rFonts w:ascii="Times New Roman" w:hAnsi="Times New Roman" w:cs="Times New Roman"/>
                <w:i w:val="0"/>
                <w:iCs w:val="0"/>
                <w:lang w:val="en-US"/>
              </w:rPr>
              <w:t>–</w:t>
            </w:r>
            <w:r w:rsidRPr="00260EA0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09/2018</w:t>
            </w:r>
          </w:p>
        </w:tc>
      </w:tr>
      <w:tr w:rsidR="00534E28" w:rsidRPr="00F44F5F" w14:paraId="0C78675F" w14:textId="77777777" w:rsidTr="00534E28">
        <w:trPr>
          <w:trHeight w:val="20"/>
        </w:trPr>
        <w:tc>
          <w:tcPr>
            <w:tcW w:w="7513" w:type="dxa"/>
            <w:gridSpan w:val="7"/>
          </w:tcPr>
          <w:p w14:paraId="66B813B1" w14:textId="71B969CB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Ideelle Förderung durch das europäische Parlament</w:t>
            </w:r>
          </w:p>
        </w:tc>
        <w:tc>
          <w:tcPr>
            <w:tcW w:w="2693" w:type="dxa"/>
            <w:gridSpan w:val="2"/>
          </w:tcPr>
          <w:p w14:paraId="3ED8566D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466ED291" w14:textId="77777777" w:rsidTr="00534E28">
        <w:trPr>
          <w:trHeight w:val="20"/>
        </w:trPr>
        <w:tc>
          <w:tcPr>
            <w:tcW w:w="7513" w:type="dxa"/>
            <w:gridSpan w:val="7"/>
          </w:tcPr>
          <w:p w14:paraId="12317E5E" w14:textId="711C92AC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 xml:space="preserve">Teilnahme an </w:t>
            </w:r>
            <w:commentRangeStart w:id="57"/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Workshops und Diskussionen</w:t>
            </w:r>
            <w:commentRangeEnd w:id="57"/>
            <w:r w:rsidR="00207F3B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57"/>
            </w:r>
          </w:p>
        </w:tc>
        <w:tc>
          <w:tcPr>
            <w:tcW w:w="2693" w:type="dxa"/>
            <w:gridSpan w:val="2"/>
          </w:tcPr>
          <w:p w14:paraId="0FC9A941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34E28" w:rsidRPr="00F44F5F" w14:paraId="070CC3B3" w14:textId="77777777" w:rsidTr="00534E28">
        <w:trPr>
          <w:trHeight w:val="20"/>
        </w:trPr>
        <w:tc>
          <w:tcPr>
            <w:tcW w:w="7513" w:type="dxa"/>
            <w:gridSpan w:val="7"/>
          </w:tcPr>
          <w:p w14:paraId="3B8BA885" w14:textId="7033C00D" w:rsidR="00534E28" w:rsidRPr="00534E28" w:rsidRDefault="00534E28" w:rsidP="00534E28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534E28">
              <w:rPr>
                <w:rFonts w:ascii="Times New Roman" w:hAnsi="Times New Roman" w:cs="Times New Roman"/>
                <w:bCs/>
                <w:i w:val="0"/>
                <w:iCs w:val="0"/>
              </w:rPr>
              <w:t>Besuche des Parlaments und Teilnahme an Sitzungen</w:t>
            </w:r>
          </w:p>
        </w:tc>
        <w:tc>
          <w:tcPr>
            <w:tcW w:w="2693" w:type="dxa"/>
            <w:gridSpan w:val="2"/>
          </w:tcPr>
          <w:p w14:paraId="77CCCE21" w14:textId="77777777" w:rsidR="00534E28" w:rsidRPr="007C43F8" w:rsidRDefault="00534E28" w:rsidP="00534E2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E266F0" w:rsidRPr="00F44F5F" w14:paraId="482569A2" w14:textId="77777777" w:rsidTr="00365B39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BD96FCD" w:rsidR="00E266F0" w:rsidRPr="007C43F8" w:rsidRDefault="00E266F0" w:rsidP="00E266F0">
            <w:pPr>
              <w:rPr>
                <w:rFonts w:ascii="Times New Roman" w:hAnsi="Times New Roman" w:cs="Times New Roman"/>
                <w:b/>
              </w:rPr>
            </w:pPr>
            <w:r w:rsidRPr="00207F3B">
              <w:rPr>
                <w:rFonts w:ascii="Times New Roman" w:hAnsi="Times New Roman" w:cs="Times New Roman"/>
                <w:b/>
                <w:sz w:val="32"/>
                <w:szCs w:val="32"/>
                <w:rPrChange w:id="58" w:author="Nadine Struck" w:date="2021-11-15T10:30:00Z">
                  <w:rPr>
                    <w:rFonts w:ascii="Times New Roman" w:hAnsi="Times New Roman" w:cs="Times New Roman"/>
                    <w:b/>
                  </w:rPr>
                </w:rPrChange>
              </w:rPr>
              <w:t>FÄHIGKEITEN &amp; INTERESSEN</w:t>
            </w:r>
          </w:p>
        </w:tc>
      </w:tr>
      <w:tr w:rsidR="00E266F0" w:rsidRPr="00F44F5F" w14:paraId="2B257790" w14:textId="77777777" w:rsidTr="00365B39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448262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A5D27EE" w:rsidR="00E266F0" w:rsidRPr="007C43F8" w:rsidRDefault="00E266F0" w:rsidP="00E266F0">
            <w:pPr>
              <w:rPr>
                <w:rFonts w:ascii="Times New Roman" w:hAnsi="Times New Roman" w:cs="Times New Roman"/>
                <w:lang w:val="de-AT"/>
              </w:rPr>
            </w:pP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Deutsch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(Muttersprache)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Englisch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(fließend)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Spanisch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(B2)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 </w:t>
            </w:r>
          </w:p>
        </w:tc>
      </w:tr>
      <w:tr w:rsidR="00E266F0" w:rsidRPr="00AE4ED3" w14:paraId="45706C3F" w14:textId="77777777" w:rsidTr="00F95263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4AEBD37B" w:rsidR="00E266F0" w:rsidRPr="00CC7D13" w:rsidRDefault="00E266F0" w:rsidP="00E266F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C7D13">
              <w:rPr>
                <w:rFonts w:ascii="Times New Roman" w:hAnsi="Times New Roman" w:cs="Times New Roman"/>
                <w:color w:val="000000"/>
                <w:lang w:val="en-US"/>
              </w:rPr>
              <w:t xml:space="preserve">Microsoft </w:t>
            </w:r>
            <w:r w:rsidR="00572E90" w:rsidRPr="00CC7D13">
              <w:rPr>
                <w:rFonts w:ascii="Times New Roman" w:hAnsi="Times New Roman" w:cs="Times New Roman"/>
                <w:color w:val="000000"/>
                <w:lang w:val="en-US"/>
              </w:rPr>
              <w:t>Power</w:t>
            </w:r>
            <w:r w:rsidR="00F35F98" w:rsidRPr="00CC7D13">
              <w:rPr>
                <w:rFonts w:ascii="Times New Roman" w:hAnsi="Times New Roman" w:cs="Times New Roman"/>
                <w:color w:val="000000"/>
                <w:lang w:val="en-US"/>
              </w:rPr>
              <w:t>Point/ Excel / Word</w:t>
            </w:r>
          </w:p>
        </w:tc>
      </w:tr>
      <w:tr w:rsidR="00E266F0" w:rsidRPr="00F44F5F" w14:paraId="70CB01B0" w14:textId="77777777" w:rsidTr="00F95263">
        <w:trPr>
          <w:trHeight w:val="567"/>
        </w:trPr>
        <w:tc>
          <w:tcPr>
            <w:tcW w:w="1418" w:type="dxa"/>
            <w:vAlign w:val="bottom"/>
          </w:tcPr>
          <w:p w14:paraId="04F58216" w14:textId="631CCD07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 xml:space="preserve">Interessen: </w:t>
            </w:r>
            <w:r w:rsidRPr="007C43F8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8788" w:type="dxa"/>
            <w:gridSpan w:val="8"/>
            <w:vAlign w:val="bottom"/>
          </w:tcPr>
          <w:p w14:paraId="598C2742" w14:textId="541CED0D" w:rsidR="00E266F0" w:rsidRPr="007C43F8" w:rsidRDefault="00E266F0" w:rsidP="00E266F0">
            <w:pPr>
              <w:rPr>
                <w:rFonts w:ascii="Times New Roman" w:hAnsi="Times New Roman" w:cs="Times New Roman"/>
                <w:color w:val="000000"/>
                <w:lang w:val="de-AT"/>
              </w:rPr>
            </w:pP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Fitness, Musik, Ringen 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(u.a. erfolgreiche Teilnahme an deutschen Meisterschaften)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t xml:space="preserve">, </w:t>
            </w:r>
            <w:r w:rsidRPr="007C43F8">
              <w:rPr>
                <w:rFonts w:ascii="Times New Roman" w:hAnsi="Times New Roman" w:cs="Times New Roman"/>
                <w:color w:val="000000"/>
                <w:lang w:val="de-AT"/>
              </w:rPr>
              <w:br/>
              <w:t>Lesen</w:t>
            </w:r>
            <w:r w:rsidRPr="007C43F8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(Romane und Finanzliteratur)</w:t>
            </w:r>
          </w:p>
        </w:tc>
      </w:tr>
      <w:tr w:rsidR="00E266F0" w:rsidRPr="00F44F5F" w14:paraId="071AB173" w14:textId="77777777" w:rsidTr="00365B39">
        <w:trPr>
          <w:trHeight w:val="1279"/>
        </w:trPr>
        <w:tc>
          <w:tcPr>
            <w:tcW w:w="10206" w:type="dxa"/>
            <w:gridSpan w:val="9"/>
            <w:vAlign w:val="bottom"/>
          </w:tcPr>
          <w:p w14:paraId="31215B02" w14:textId="76B8DD8E" w:rsidR="00E266F0" w:rsidRPr="007C43F8" w:rsidDel="00E67392" w:rsidRDefault="00E266F0" w:rsidP="00E266F0">
            <w:pPr>
              <w:rPr>
                <w:del w:id="59" w:author="Nadine Struck" w:date="2021-11-15T10:39:00Z"/>
                <w:rFonts w:ascii="Times New Roman" w:hAnsi="Times New Roman" w:cs="Times New Roman"/>
              </w:rPr>
            </w:pPr>
          </w:p>
          <w:p w14:paraId="1ECB5D06" w14:textId="272BF797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7263ADE1" w14:textId="4EC371C7" w:rsidR="00E266F0" w:rsidRPr="007C43F8" w:rsidRDefault="00E266F0" w:rsidP="00E266F0">
            <w:pPr>
              <w:rPr>
                <w:rFonts w:ascii="Arial" w:hAnsi="Arial" w:cs="Arial"/>
              </w:rPr>
            </w:pP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6232D79C" wp14:editId="53866399">
                      <wp:simplePos x="0" y="0"/>
                      <wp:positionH relativeFrom="column">
                        <wp:posOffset>998760</wp:posOffset>
                      </wp:positionH>
                      <wp:positionV relativeFrom="paragraph">
                        <wp:posOffset>169595</wp:posOffset>
                      </wp:positionV>
                      <wp:extent cx="879120" cy="90000"/>
                      <wp:effectExtent l="57150" t="57150" r="35560" b="62865"/>
                      <wp:wrapNone/>
                      <wp:docPr id="1" name="Freihand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9120" cy="90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FD92BF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" o:spid="_x0000_s1026" type="#_x0000_t75" style="position:absolute;margin-left:77.65pt;margin-top:12.35pt;width:71.2pt;height: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">
                      <v:imagedata r:id="rId13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6192" behindDoc="0" locked="0" layoutInCell="1" allowOverlap="1" wp14:anchorId="65A7BBF2" wp14:editId="6EE22B2C">
                      <wp:simplePos x="0" y="0"/>
                      <wp:positionH relativeFrom="column">
                        <wp:posOffset>712200</wp:posOffset>
                      </wp:positionH>
                      <wp:positionV relativeFrom="paragraph">
                        <wp:posOffset>1835</wp:posOffset>
                      </wp:positionV>
                      <wp:extent cx="300600" cy="412560"/>
                      <wp:effectExtent l="38100" t="57150" r="42545" b="45085"/>
                      <wp:wrapNone/>
                      <wp:docPr id="2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0600" cy="41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FFE06E" id="Freihand 2" o:spid="_x0000_s1026" type="#_x0000_t75" style="position:absolute;margin-left:55.1pt;margin-top:-.85pt;width:25.6pt;height:34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">
                      <v:imagedata r:id="rId15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4144" behindDoc="0" locked="0" layoutInCell="1" allowOverlap="1" wp14:anchorId="759F2547" wp14:editId="7565FD04">
                      <wp:simplePos x="0" y="0"/>
                      <wp:positionH relativeFrom="column">
                        <wp:posOffset>401520</wp:posOffset>
                      </wp:positionH>
                      <wp:positionV relativeFrom="paragraph">
                        <wp:posOffset>-57565</wp:posOffset>
                      </wp:positionV>
                      <wp:extent cx="319320" cy="497160"/>
                      <wp:effectExtent l="57150" t="57150" r="24130" b="55880"/>
                      <wp:wrapNone/>
                      <wp:docPr id="3" name="Freihand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9320" cy="497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D1753D" id="Freihand 3" o:spid="_x0000_s1026" type="#_x0000_t75" style="position:absolute;margin-left:30.6pt;margin-top:-5.55pt;width:27.15pt;height:41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">
                      <v:imagedata r:id="rId17" o:title=""/>
                    </v:shape>
                  </w:pict>
                </mc:Fallback>
              </mc:AlternateContent>
            </w:r>
          </w:p>
          <w:p w14:paraId="295DCA7B" w14:textId="0C4C637C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4A875C4" wp14:editId="2DBACF06">
                      <wp:simplePos x="0" y="0"/>
                      <wp:positionH relativeFrom="column">
                        <wp:posOffset>938640</wp:posOffset>
                      </wp:positionH>
                      <wp:positionV relativeFrom="paragraph">
                        <wp:posOffset>-233225</wp:posOffset>
                      </wp:positionV>
                      <wp:extent cx="838800" cy="483480"/>
                      <wp:effectExtent l="57150" t="57150" r="0" b="50165"/>
                      <wp:wrapNone/>
                      <wp:docPr id="4" name="Freihand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8800" cy="48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E7B6AE" id="Freihand 4" o:spid="_x0000_s1026" type="#_x0000_t75" style="position:absolute;margin-left:72.9pt;margin-top:-19.35pt;width:68.05pt;height:4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">
                      <v:imagedata r:id="rId19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72A4E574" wp14:editId="3B038FE6">
                      <wp:simplePos x="0" y="0"/>
                      <wp:positionH relativeFrom="column">
                        <wp:posOffset>901920</wp:posOffset>
                      </wp:positionH>
                      <wp:positionV relativeFrom="paragraph">
                        <wp:posOffset>-50345</wp:posOffset>
                      </wp:positionV>
                      <wp:extent cx="163800" cy="315720"/>
                      <wp:effectExtent l="57150" t="57150" r="27305" b="65405"/>
                      <wp:wrapNone/>
                      <wp:docPr id="5" name="Freihand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800" cy="31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1BED68" id="Freihand 5" o:spid="_x0000_s1026" type="#_x0000_t75" style="position:absolute;margin-left:70pt;margin-top:-4.95pt;width:14.9pt;height:2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">
                      <v:imagedata r:id="rId21" o:title=""/>
                    </v:shape>
                  </w:pict>
                </mc:Fallback>
              </mc:AlternateContent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  <w:r w:rsidRPr="007C43F8">
              <w:rPr>
                <w:rFonts w:ascii="Arial" w:hAnsi="Arial" w:cs="Arial"/>
              </w:rPr>
              <w:tab/>
            </w:r>
          </w:p>
          <w:p w14:paraId="0430DF31" w14:textId="7F7FB79E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28576A3F" w14:textId="3021AF51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</w:p>
          <w:p w14:paraId="6478BDEA" w14:textId="21C9D493" w:rsidR="00E266F0" w:rsidRPr="007C43F8" w:rsidRDefault="00E266F0" w:rsidP="00E266F0">
            <w:pPr>
              <w:rPr>
                <w:rFonts w:ascii="Times New Roman" w:hAnsi="Times New Roman" w:cs="Times New Roman"/>
              </w:rPr>
            </w:pPr>
            <w:r w:rsidRPr="007C43F8">
              <w:rPr>
                <w:rFonts w:ascii="Times New Roman" w:hAnsi="Times New Roman" w:cs="Times New Roman"/>
              </w:rPr>
              <w:t xml:space="preserve">Bensheim, </w:t>
            </w:r>
            <w:del w:id="60" w:author="Nadine Struck" w:date="2021-11-15T10:30:00Z">
              <w:r w:rsidRPr="007C43F8" w:rsidDel="00207F3B">
                <w:rPr>
                  <w:rFonts w:ascii="Times New Roman" w:hAnsi="Times New Roman" w:cs="Times New Roman"/>
                </w:rPr>
                <w:delText xml:space="preserve">den </w:delText>
              </w:r>
            </w:del>
            <w:r w:rsidR="00CD3EB6">
              <w:rPr>
                <w:rFonts w:ascii="Times New Roman" w:hAnsi="Times New Roman" w:cs="Times New Roman"/>
              </w:rPr>
              <w:t>1</w:t>
            </w:r>
            <w:del w:id="61" w:author="Nadine Struck" w:date="2021-11-15T10:30:00Z">
              <w:r w:rsidR="00CD3EB6" w:rsidDel="00207F3B">
                <w:rPr>
                  <w:rFonts w:ascii="Times New Roman" w:hAnsi="Times New Roman" w:cs="Times New Roman"/>
                </w:rPr>
                <w:delText>1</w:delText>
              </w:r>
            </w:del>
            <w:ins w:id="62" w:author="Nadine Struck" w:date="2021-11-15T10:30:00Z">
              <w:r w:rsidR="00207F3B">
                <w:rPr>
                  <w:rFonts w:ascii="Times New Roman" w:hAnsi="Times New Roman" w:cs="Times New Roman"/>
                </w:rPr>
                <w:t>5</w:t>
              </w:r>
            </w:ins>
            <w:r w:rsidRPr="007C43F8">
              <w:rPr>
                <w:rFonts w:ascii="Times New Roman" w:hAnsi="Times New Roman" w:cs="Times New Roman"/>
              </w:rPr>
              <w:t>.1</w:t>
            </w:r>
            <w:r>
              <w:rPr>
                <w:rFonts w:ascii="Times New Roman" w:hAnsi="Times New Roman" w:cs="Times New Roman"/>
              </w:rPr>
              <w:t>1</w:t>
            </w:r>
            <w:r w:rsidRPr="007C43F8">
              <w:rPr>
                <w:rFonts w:ascii="Times New Roman" w:hAnsi="Times New Roman" w:cs="Times New Roman"/>
              </w:rPr>
              <w:t>.2021</w:t>
            </w:r>
          </w:p>
        </w:tc>
      </w:tr>
    </w:tbl>
    <w:p w14:paraId="0747D2BF" w14:textId="6602C3B7" w:rsidR="00723643" w:rsidRPr="0074111D" w:rsidRDefault="00723643">
      <w:pPr>
        <w:rPr>
          <w:sz w:val="18"/>
        </w:rPr>
      </w:pPr>
    </w:p>
    <w:sectPr w:rsidR="00723643" w:rsidRPr="0074111D" w:rsidSect="00E67392">
      <w:footerReference w:type="even" r:id="rId22"/>
      <w:pgSz w:w="11906" w:h="16838"/>
      <w:pgMar w:top="1021" w:right="1418" w:bottom="340" w:left="1418" w:header="709" w:footer="709" w:gutter="0"/>
      <w:cols w:space="708"/>
      <w:docGrid w:linePitch="360"/>
      <w:sectPrChange w:id="63" w:author="Nadine Struck" w:date="2021-11-15T10:40:00Z">
        <w:sectPr w:rsidR="00723643" w:rsidRPr="0074111D" w:rsidSect="00E67392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2" w:author="Nadine Struck" w:date="2021-11-15T10:31:00Z" w:initials="NS">
    <w:p w14:paraId="585CF61E" w14:textId="134B966E" w:rsidR="00207F3B" w:rsidRDefault="00207F3B">
      <w:pPr>
        <w:pStyle w:val="Kommentartext"/>
      </w:pPr>
      <w:r>
        <w:rPr>
          <w:rStyle w:val="Kommentarzeichen"/>
        </w:rPr>
        <w:annotationRef/>
      </w:r>
      <w:r>
        <w:t xml:space="preserve">Meinst du </w:t>
      </w:r>
      <w:proofErr w:type="gramStart"/>
      <w:r>
        <w:t>wirklich weniger</w:t>
      </w:r>
      <w:proofErr w:type="gramEnd"/>
      <w:r>
        <w:t xml:space="preserve"> als 15 Mitarbeiter? Dann würde ich es lieber so formulieren: &gt;14</w:t>
      </w:r>
    </w:p>
  </w:comment>
  <w:comment w:id="27" w:author="Nadine Struck" w:date="2021-11-15T10:37:00Z" w:initials="NS">
    <w:p w14:paraId="0565A169" w14:textId="76FBB9B0" w:rsidR="00207F3B" w:rsidRDefault="00207F3B">
      <w:pPr>
        <w:pStyle w:val="Kommentartext"/>
      </w:pPr>
      <w:r>
        <w:rPr>
          <w:rStyle w:val="Kommentarzeichen"/>
        </w:rPr>
        <w:annotationRef/>
      </w:r>
      <w:r>
        <w:t xml:space="preserve">Diese Station hat ihren Anfang schon länger zurückliegend als EMERGERS und der Skyline Investment </w:t>
      </w:r>
      <w:proofErr w:type="spellStart"/>
      <w:r>
        <w:t>Clus</w:t>
      </w:r>
      <w:proofErr w:type="spellEnd"/>
      <w:r>
        <w:t>, deswegen muss die Reihenfolge der drei Stationen so geändert werden, dass der KSV Bensheim nach den beiden stud. Initiativen und vor dem Europäischen Parlament kommt</w:t>
      </w:r>
    </w:p>
  </w:comment>
  <w:comment w:id="31" w:author="Nadine Struck" w:date="2021-11-15T10:36:00Z" w:initials="NS">
    <w:p w14:paraId="0B429986" w14:textId="2A627ADE" w:rsidR="00207F3B" w:rsidRDefault="00207F3B">
      <w:pPr>
        <w:pStyle w:val="Kommentartext"/>
      </w:pPr>
      <w:r>
        <w:rPr>
          <w:rStyle w:val="Kommentarzeichen"/>
        </w:rPr>
        <w:annotationRef/>
      </w:r>
      <w:r>
        <w:t xml:space="preserve">Bist du in der </w:t>
      </w:r>
      <w:proofErr w:type="spellStart"/>
      <w:r>
        <w:t>Emergers</w:t>
      </w:r>
      <w:proofErr w:type="spellEnd"/>
      <w:r>
        <w:t xml:space="preserve"> Gruppe der Goethe-Uni? Dann würde ich als Standort Frankfurt am Main schreiben</w:t>
      </w:r>
    </w:p>
  </w:comment>
  <w:comment w:id="57" w:author="Nadine Struck" w:date="2021-11-15T10:37:00Z" w:initials="NS">
    <w:p w14:paraId="1F1062B4" w14:textId="184E0D6C" w:rsidR="00207F3B" w:rsidRDefault="00207F3B">
      <w:pPr>
        <w:pStyle w:val="Kommentartext"/>
      </w:pPr>
      <w:r>
        <w:rPr>
          <w:rStyle w:val="Kommentarzeichen"/>
        </w:rPr>
        <w:annotationRef/>
      </w:r>
      <w:r>
        <w:t>Gerne 1-2 Beispiele nennen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5CF61E" w15:done="0"/>
  <w15:commentEx w15:paraId="0565A169" w15:done="0"/>
  <w15:commentEx w15:paraId="0B429986" w15:done="0"/>
  <w15:commentEx w15:paraId="1F1062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CB58B" w16cex:dateUtc="2021-11-15T09:31:00Z"/>
  <w16cex:commentExtensible w16cex:durableId="253CB6FE" w16cex:dateUtc="2021-11-15T09:37:00Z"/>
  <w16cex:commentExtensible w16cex:durableId="253CB692" w16cex:dateUtc="2021-11-15T09:36:00Z"/>
  <w16cex:commentExtensible w16cex:durableId="253CB6CF" w16cex:dateUtc="2021-11-15T0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5CF61E" w16cid:durableId="253CB58B"/>
  <w16cid:commentId w16cid:paraId="0565A169" w16cid:durableId="253CB6FE"/>
  <w16cid:commentId w16cid:paraId="0B429986" w16cid:durableId="253CB692"/>
  <w16cid:commentId w16cid:paraId="1F1062B4" w16cid:durableId="253CB6C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38B2A" w14:textId="77777777" w:rsidR="00424454" w:rsidRDefault="00424454" w:rsidP="00BE053D">
      <w:pPr>
        <w:spacing w:after="0" w:line="240" w:lineRule="auto"/>
      </w:pPr>
      <w:r>
        <w:separator/>
      </w:r>
    </w:p>
  </w:endnote>
  <w:endnote w:type="continuationSeparator" w:id="0">
    <w:p w14:paraId="2192F434" w14:textId="77777777" w:rsidR="00424454" w:rsidRDefault="0042445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C58ED" w14:textId="77777777" w:rsidR="00424454" w:rsidRDefault="00424454" w:rsidP="00BE053D">
      <w:pPr>
        <w:spacing w:after="0" w:line="240" w:lineRule="auto"/>
      </w:pPr>
      <w:r>
        <w:separator/>
      </w:r>
    </w:p>
  </w:footnote>
  <w:footnote w:type="continuationSeparator" w:id="0">
    <w:p w14:paraId="564DBA4D" w14:textId="77777777" w:rsidR="00424454" w:rsidRDefault="0042445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F55926"/>
    <w:multiLevelType w:val="multilevel"/>
    <w:tmpl w:val="A6E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6F44"/>
    <w:multiLevelType w:val="hybridMultilevel"/>
    <w:tmpl w:val="82020E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BA2C0C"/>
    <w:multiLevelType w:val="hybridMultilevel"/>
    <w:tmpl w:val="E5D83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04253"/>
    <w:multiLevelType w:val="hybridMultilevel"/>
    <w:tmpl w:val="4EBCDB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8767A"/>
    <w:multiLevelType w:val="hybridMultilevel"/>
    <w:tmpl w:val="9FA026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433B0"/>
    <w:multiLevelType w:val="hybridMultilevel"/>
    <w:tmpl w:val="7EF272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094823"/>
    <w:multiLevelType w:val="hybridMultilevel"/>
    <w:tmpl w:val="7164A5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30"/>
  </w:num>
  <w:num w:numId="9">
    <w:abstractNumId w:val="15"/>
  </w:num>
  <w:num w:numId="10">
    <w:abstractNumId w:val="31"/>
  </w:num>
  <w:num w:numId="11">
    <w:abstractNumId w:val="7"/>
  </w:num>
  <w:num w:numId="12">
    <w:abstractNumId w:val="8"/>
  </w:num>
  <w:num w:numId="13">
    <w:abstractNumId w:val="10"/>
  </w:num>
  <w:num w:numId="14">
    <w:abstractNumId w:val="11"/>
  </w:num>
  <w:num w:numId="15">
    <w:abstractNumId w:val="28"/>
  </w:num>
  <w:num w:numId="16">
    <w:abstractNumId w:val="6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9"/>
  </w:num>
  <w:num w:numId="23">
    <w:abstractNumId w:val="9"/>
  </w:num>
  <w:num w:numId="24">
    <w:abstractNumId w:val="26"/>
  </w:num>
  <w:num w:numId="25">
    <w:abstractNumId w:val="32"/>
  </w:num>
  <w:num w:numId="26">
    <w:abstractNumId w:val="22"/>
  </w:num>
  <w:num w:numId="27">
    <w:abstractNumId w:val="3"/>
  </w:num>
  <w:num w:numId="28">
    <w:abstractNumId w:val="18"/>
  </w:num>
  <w:num w:numId="29">
    <w:abstractNumId w:val="26"/>
  </w:num>
  <w:num w:numId="30">
    <w:abstractNumId w:val="24"/>
  </w:num>
  <w:num w:numId="31">
    <w:abstractNumId w:val="32"/>
  </w:num>
  <w:num w:numId="32">
    <w:abstractNumId w:val="12"/>
  </w:num>
  <w:num w:numId="33">
    <w:abstractNumId w:val="27"/>
  </w:num>
  <w:num w:numId="34">
    <w:abstractNumId w:val="29"/>
  </w:num>
  <w:num w:numId="35">
    <w:abstractNumId w:val="4"/>
  </w:num>
  <w:num w:numId="36">
    <w:abstractNumId w:val="25"/>
  </w:num>
  <w:num w:numId="37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dine Struck">
    <w15:presenceInfo w15:providerId="Windows Live" w15:userId="e8c6c22ca95071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660"/>
    <w:rsid w:val="0001444F"/>
    <w:rsid w:val="000356B9"/>
    <w:rsid w:val="00042216"/>
    <w:rsid w:val="00061D33"/>
    <w:rsid w:val="00064643"/>
    <w:rsid w:val="00087747"/>
    <w:rsid w:val="000A1FDA"/>
    <w:rsid w:val="000B63E2"/>
    <w:rsid w:val="000B6548"/>
    <w:rsid w:val="000C14F5"/>
    <w:rsid w:val="000D671A"/>
    <w:rsid w:val="000F06AB"/>
    <w:rsid w:val="00103EC5"/>
    <w:rsid w:val="00116C6E"/>
    <w:rsid w:val="00125CA6"/>
    <w:rsid w:val="00146015"/>
    <w:rsid w:val="00151081"/>
    <w:rsid w:val="00156FC9"/>
    <w:rsid w:val="00162A5A"/>
    <w:rsid w:val="001647AB"/>
    <w:rsid w:val="00172867"/>
    <w:rsid w:val="00175122"/>
    <w:rsid w:val="00175B6D"/>
    <w:rsid w:val="001823BE"/>
    <w:rsid w:val="001901ED"/>
    <w:rsid w:val="0019483A"/>
    <w:rsid w:val="001A1D42"/>
    <w:rsid w:val="001A46BF"/>
    <w:rsid w:val="001A481B"/>
    <w:rsid w:val="001B0186"/>
    <w:rsid w:val="001B4AE3"/>
    <w:rsid w:val="001B62CA"/>
    <w:rsid w:val="001D4DCD"/>
    <w:rsid w:val="001F4175"/>
    <w:rsid w:val="00207F3B"/>
    <w:rsid w:val="00215D64"/>
    <w:rsid w:val="00223A4D"/>
    <w:rsid w:val="00224B26"/>
    <w:rsid w:val="00232CB5"/>
    <w:rsid w:val="00234A7E"/>
    <w:rsid w:val="00234AE5"/>
    <w:rsid w:val="00243483"/>
    <w:rsid w:val="0024373D"/>
    <w:rsid w:val="002508C2"/>
    <w:rsid w:val="00257026"/>
    <w:rsid w:val="00260EA0"/>
    <w:rsid w:val="00267252"/>
    <w:rsid w:val="00272AD8"/>
    <w:rsid w:val="00282DB0"/>
    <w:rsid w:val="0028448D"/>
    <w:rsid w:val="002B2091"/>
    <w:rsid w:val="002C1306"/>
    <w:rsid w:val="002C6972"/>
    <w:rsid w:val="002D2B32"/>
    <w:rsid w:val="002D4516"/>
    <w:rsid w:val="002E17A4"/>
    <w:rsid w:val="002E5FC8"/>
    <w:rsid w:val="002F46AD"/>
    <w:rsid w:val="003101F0"/>
    <w:rsid w:val="00314B7A"/>
    <w:rsid w:val="00324700"/>
    <w:rsid w:val="00324BC5"/>
    <w:rsid w:val="00340BAB"/>
    <w:rsid w:val="003418E0"/>
    <w:rsid w:val="00347F8D"/>
    <w:rsid w:val="00353298"/>
    <w:rsid w:val="00365B39"/>
    <w:rsid w:val="00372F7B"/>
    <w:rsid w:val="003733E5"/>
    <w:rsid w:val="00381067"/>
    <w:rsid w:val="00390EA6"/>
    <w:rsid w:val="00391243"/>
    <w:rsid w:val="003C6EB7"/>
    <w:rsid w:val="003E27C3"/>
    <w:rsid w:val="003E721E"/>
    <w:rsid w:val="003F06AF"/>
    <w:rsid w:val="003F3E3F"/>
    <w:rsid w:val="004067B8"/>
    <w:rsid w:val="004154BE"/>
    <w:rsid w:val="0042013D"/>
    <w:rsid w:val="00422F83"/>
    <w:rsid w:val="00424454"/>
    <w:rsid w:val="00426D7E"/>
    <w:rsid w:val="0043430C"/>
    <w:rsid w:val="00435E6D"/>
    <w:rsid w:val="00443668"/>
    <w:rsid w:val="00456B0D"/>
    <w:rsid w:val="00476AF8"/>
    <w:rsid w:val="00480ED3"/>
    <w:rsid w:val="00484FD7"/>
    <w:rsid w:val="004929FB"/>
    <w:rsid w:val="004A54BA"/>
    <w:rsid w:val="004B286E"/>
    <w:rsid w:val="004B6A5E"/>
    <w:rsid w:val="004B7674"/>
    <w:rsid w:val="00507EA7"/>
    <w:rsid w:val="00526089"/>
    <w:rsid w:val="0052664C"/>
    <w:rsid w:val="00527A28"/>
    <w:rsid w:val="00527DCA"/>
    <w:rsid w:val="00531B34"/>
    <w:rsid w:val="00534E28"/>
    <w:rsid w:val="00544AF5"/>
    <w:rsid w:val="005716D4"/>
    <w:rsid w:val="00571B60"/>
    <w:rsid w:val="00572876"/>
    <w:rsid w:val="00572E90"/>
    <w:rsid w:val="00585A4D"/>
    <w:rsid w:val="005A73E7"/>
    <w:rsid w:val="005C3F48"/>
    <w:rsid w:val="005D6329"/>
    <w:rsid w:val="005E57F6"/>
    <w:rsid w:val="006058D8"/>
    <w:rsid w:val="00610200"/>
    <w:rsid w:val="00620B8E"/>
    <w:rsid w:val="00623699"/>
    <w:rsid w:val="00632D5A"/>
    <w:rsid w:val="00635515"/>
    <w:rsid w:val="006432D5"/>
    <w:rsid w:val="006546FD"/>
    <w:rsid w:val="00665BF3"/>
    <w:rsid w:val="006732D6"/>
    <w:rsid w:val="0067517A"/>
    <w:rsid w:val="00693E09"/>
    <w:rsid w:val="00694053"/>
    <w:rsid w:val="006A217D"/>
    <w:rsid w:val="006A2DE9"/>
    <w:rsid w:val="006A7230"/>
    <w:rsid w:val="006B4E32"/>
    <w:rsid w:val="006B72C7"/>
    <w:rsid w:val="006B7F78"/>
    <w:rsid w:val="006C2252"/>
    <w:rsid w:val="006D7F7F"/>
    <w:rsid w:val="006E2C9C"/>
    <w:rsid w:val="006E3AE7"/>
    <w:rsid w:val="006E40EF"/>
    <w:rsid w:val="006F0039"/>
    <w:rsid w:val="006F157E"/>
    <w:rsid w:val="00711CEF"/>
    <w:rsid w:val="00720320"/>
    <w:rsid w:val="00723643"/>
    <w:rsid w:val="00725D3C"/>
    <w:rsid w:val="00732DEE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05D6"/>
    <w:rsid w:val="007966F0"/>
    <w:rsid w:val="00797BFC"/>
    <w:rsid w:val="007A720F"/>
    <w:rsid w:val="007C43F8"/>
    <w:rsid w:val="007C6A3C"/>
    <w:rsid w:val="007D4BEE"/>
    <w:rsid w:val="007D4DE5"/>
    <w:rsid w:val="007D5BE9"/>
    <w:rsid w:val="008050E4"/>
    <w:rsid w:val="0082257D"/>
    <w:rsid w:val="00852BAF"/>
    <w:rsid w:val="00853438"/>
    <w:rsid w:val="0086476A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0AFF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7E76"/>
    <w:rsid w:val="00AD28F8"/>
    <w:rsid w:val="00AE4ED3"/>
    <w:rsid w:val="00AF547E"/>
    <w:rsid w:val="00B0230B"/>
    <w:rsid w:val="00B02CB3"/>
    <w:rsid w:val="00B17022"/>
    <w:rsid w:val="00B17D95"/>
    <w:rsid w:val="00B23509"/>
    <w:rsid w:val="00B2639C"/>
    <w:rsid w:val="00B359DB"/>
    <w:rsid w:val="00B3632B"/>
    <w:rsid w:val="00B409D8"/>
    <w:rsid w:val="00B5178D"/>
    <w:rsid w:val="00B55A20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067D"/>
    <w:rsid w:val="00C25387"/>
    <w:rsid w:val="00C416F0"/>
    <w:rsid w:val="00C428D9"/>
    <w:rsid w:val="00C54BE3"/>
    <w:rsid w:val="00C57F80"/>
    <w:rsid w:val="00C768ED"/>
    <w:rsid w:val="00C808E5"/>
    <w:rsid w:val="00C82A8F"/>
    <w:rsid w:val="00C831F0"/>
    <w:rsid w:val="00C907F9"/>
    <w:rsid w:val="00C916C2"/>
    <w:rsid w:val="00CC2DE8"/>
    <w:rsid w:val="00CC52D7"/>
    <w:rsid w:val="00CC7D13"/>
    <w:rsid w:val="00CC7F56"/>
    <w:rsid w:val="00CD1B12"/>
    <w:rsid w:val="00CD3EB6"/>
    <w:rsid w:val="00CD55DC"/>
    <w:rsid w:val="00CE1BBC"/>
    <w:rsid w:val="00CE2595"/>
    <w:rsid w:val="00CE28CC"/>
    <w:rsid w:val="00CE72FC"/>
    <w:rsid w:val="00CE7864"/>
    <w:rsid w:val="00CF31EE"/>
    <w:rsid w:val="00D0077D"/>
    <w:rsid w:val="00D1492F"/>
    <w:rsid w:val="00D17B69"/>
    <w:rsid w:val="00D256D2"/>
    <w:rsid w:val="00D3003C"/>
    <w:rsid w:val="00D331F4"/>
    <w:rsid w:val="00D470E4"/>
    <w:rsid w:val="00D52142"/>
    <w:rsid w:val="00D5280E"/>
    <w:rsid w:val="00D61F14"/>
    <w:rsid w:val="00D677D4"/>
    <w:rsid w:val="00D77163"/>
    <w:rsid w:val="00D80D6B"/>
    <w:rsid w:val="00D85D41"/>
    <w:rsid w:val="00D90950"/>
    <w:rsid w:val="00D96F9E"/>
    <w:rsid w:val="00DA69DF"/>
    <w:rsid w:val="00DB33F8"/>
    <w:rsid w:val="00DB4BBB"/>
    <w:rsid w:val="00DD10FE"/>
    <w:rsid w:val="00DD38E2"/>
    <w:rsid w:val="00E00140"/>
    <w:rsid w:val="00E05E49"/>
    <w:rsid w:val="00E13110"/>
    <w:rsid w:val="00E24DF1"/>
    <w:rsid w:val="00E266F0"/>
    <w:rsid w:val="00E40B9A"/>
    <w:rsid w:val="00E431ED"/>
    <w:rsid w:val="00E55D90"/>
    <w:rsid w:val="00E64FF5"/>
    <w:rsid w:val="00E67392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35F98"/>
    <w:rsid w:val="00F44F5F"/>
    <w:rsid w:val="00F57BA5"/>
    <w:rsid w:val="00F631EC"/>
    <w:rsid w:val="00F64C22"/>
    <w:rsid w:val="00F64FA7"/>
    <w:rsid w:val="00F74D19"/>
    <w:rsid w:val="00F80053"/>
    <w:rsid w:val="00F800A4"/>
    <w:rsid w:val="00F95263"/>
    <w:rsid w:val="00FA02C7"/>
    <w:rsid w:val="00FA4186"/>
    <w:rsid w:val="00FB595D"/>
    <w:rsid w:val="00FB6E31"/>
    <w:rsid w:val="00FC0531"/>
    <w:rsid w:val="00FC13F0"/>
    <w:rsid w:val="00FD0FB7"/>
    <w:rsid w:val="00FE0496"/>
    <w:rsid w:val="00FE79A2"/>
    <w:rsid w:val="00FF3AD5"/>
    <w:rsid w:val="00F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C2DE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C2DE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C2DE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C2DE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C2DE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7905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customXml" Target="ink/ink4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customXml" Target="ink/ink2.xml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8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8 215 10706,'0'0'0,"-1"3"1800,-2 0-808,1 5-488,2-8-504,-1 3 281,1-1-113,2 0 40,7 1-8,-9-3-200,11 3 144,2 0 24,5-1 64,5-1-80,-23-1-152,26 1 192,3-1-16,4 0-88,5 0-40,-38 0-48,42-3 24,5 1-40,4 0-16,6 0 120,-57 2-88,60 0 144,4 0 16,7-2 104,3 0-112,-74 2-152,77-3 240,3-6 96,2 7-8,5-5 144,-87 7-472,91-8 456,6 6-15,0-10-161,2 3-56,-99 9-224,101-9-16,0-1 144,1 1-40,0-2-64,-102 11-24,101-12 152,-1-4-416,-2-2-440,-4-2-1025,-94 20 1729,92-22-3128,-2-5-993,-8-3-3057,-82 30 7178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8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724 1 5769,'0'0'0,"-11"2"3945,-1 5-2505,-2-3-384,14-4-1056,-14 9 640,1-5-304,-1 6 8,-1-1-176,15-9-168,-15 7 192,-2 3 65,0 1 7,0-2-112,17-9-152,-18 13 176,-2 0-128,0 0-8,-1 2 64,21-15-104,-20 17-40,-2 1 160,2 0-64,0 3 16,20-21-72,-21 22 88,1 1 24,-1 2 8,0 1 0,21-26-120,-20 28 32,-1 1 0,0 2-8,4 1-48,17-32 24,-16 32 112,3-1-96,2-2 24,7-1-40,4-28 0,-2 22 8,1 1 32,2-4-88,14-6 128,-15-13-80,16 12-56,5-8 24,6 4 32,3-6-144,-30-2 144,35 1-48,1 0-32,2-1 40,4 0 40,-42 0 0,43-3-24,0 1 24,0 0 112,-1 2 0,-42 0-112,39 0 128,-2 1 40,-3 2-112,-5 5 48,-29-8-104,25 3 64,-6 11-24,-5-2 32,-3 0 64,-11-12-136,1 13 280,-1 3 176,-1 3 40,-13 3 120,14-22-616,-16 28 625,-5 0-97,-5 2-24,-6 1-200,32-31-304,-36 31 64,-4-2-80,-3-2-80,-1-1 32,44-26 64,-45 25 8,0-3-80,0-1-88,1-5-264,44-16 424,-47 16-664,-1-5-265,-2 0-407,-1 0-392,51-11 1728,-49 8-2241,2-1-943,-4-7 287,10 3-2112,41-3 5009,0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49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0 1229 4560,'0'0'0,"0"0"529,0 0-9,3 0-72,-3 0-448,3 0 392,0 0 8,0 0 24,-1 0-32,-2 0-392,9 0 368,-7 0-32,0 0-16,7 0-32,-9 0-288,2 0 272,5-2-71,-4-1-25,7 0-24,-10 3-152,7-7 128,1 5 16,-1-7-32,3 2-8,-10 7-104,11-10 104,0 0-24,0-2 0,1-1-40,-12 13-40,14-14 16,0-4-8,1-2 24,1-3 0,-16 23-32,17-26 56,-1-2 0,1 1-48,-1-3-16,-16 30 8,17-32-32,0-2 88,0 0 72,0-4-48,-17 38-80,17-39 96,-1-2-80,-1-1-32,2 2 72,-17 40-56,14-40 96,0 0-8,-3-1 0,-2 0 16,-9 41-104,8-42 160,-5 2 40,6 0 8,-9 2 32,0 38-240,3-37 224,-3 0 8,0 2 64,0 2-40,0 33-256,-2-33 176,-2 3 48,-3 1-56,3 5-64,4 24-104,-10-19 209,2 2-17,-1 5-8,-3 3 72,12 9-256,-11-8 272,-2 6-96,-2 2 0,1 1-16,14-1-160,-16 9-64,0 3-80,-1 4-88,0 2-56,17-18 288,-18 23-304,2 4 96,-2 3-56,1 5-89,17-35 353,-18 38-216,0 0-48,1 3 184,1 1 72,16-42 8,-15 47-64,0 1 56,2 7-64,2 1 64,11-56 8,-11 57 8,2 5 136,5-1-16,-4 2-8,8-63-120,-2 64 136,1-4-48,1 1-64,3 0 8,-3-61-32,12 56 24,-1-1-48,5-8 16,2-3 0,-18-44 8,22 36-24,3-5 8,2-4 0,3-8-24,-30-19 40,33 15-24,0-7 104,2-8-40,2-8 48,-37 8-88,37-16 120,1-4-144,0-9 16,-1-2-8,-37 31 16,38-36-40,-2-4 40,-4-7 16,-1-5-80,-31 52 64,29-57-16,0-3 0,-4-1-8,-1-2 40,-24 63-16,22-63 0,-1 0 48,-2-1 16,-2 2-48,-17 62-16,14-60 48,-3 2 24,-1 3 9,-3 3 111,-7 52-192,2-48 72,1 3-8,-1 5 56,-2 0 0,0 40-120,-3-39 232,-4 6-72,-1 2 64,-1 3-152,9 28-72,-12-23 144,2 2 24,-2 4-128,0 7 128,12 10-168,-14-8 112,-1 8-24,-2 0 0,0 7-40,17-7-48,-18 14-24,-2 5 48,3 8-72,-1 10 32,18-37 16,-17 43-48,2 8-56,0 5 88,2 2 32,13-58-16,-12 63 0,3 2-112,5-1 48,-4 4-48,8-68 112,-1 67-24,0 5 72,1-1-72,2-2 40,-2-69-16,8 64-80,2-7-8,2-7-56,3-5-144,-15-45 288,18 39-632,2-6-481,4-4-871,1-6-881,-25-23 2865,20 11-2720,8 2-1809,-28-13 4529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50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136 98 10322,'0'0'0,"0"0"0,-7 17 2568,-1 4-1688,1 6-503,4 1-281,3-28-96,-3 22 96,2 1 16,1 5 64,0 1 48,0-29-224,0 31 128,0 4-104,0-1-104,0 8 16,0-42 64,0 48-40,0 3 40,-1 7 8,-3 6-48,4-64 40,-9 68 0,1 4 104,-1-1-48,-1-1 96,10-70-152,-10 65 248,0-4 40,1-2 176,0-10-136,9-49-328,-8 44 264,4-6-112,-4-5-120,5-7 104,3-26-136,-2 18 120,0-8-8,1-8-32,1-2-112,0 0 32,2-11-104,7-7 48,3-14 40,3-10 40,-15 42-24,18-50 80,4-11-136,2-2 8,3-2 72,-27 65-24,28-70 8,3 4-16,2-2 16,3 2 32,-36 66-40,36-64 0,0 3-16,-2 4 32,0 7-72,-34 50 56,31-45-72,-1 6 120,-2 9-48,-3 7-184,-25 23 184,24-15-264,-5 6-360,-3 9-32,-2 1 16,-14-1 640,9 10-560,-2 4 191,-5 4 49,0 6 200,-2-24 120,2 28-24,-2 2 104,-1 3 48,-2 1-8,3-34-120,-7 35 136,3 4 40,-5 1 25,1 1-9,8-41-192,-7 40 248,3-4-56,-5-3-64,7-2-8,2-31-120,-3 29 40,0-3-16,0-2-16,1-3-8,2-21 0,-1 15-128,1-5-80,0-6-208,3-1-185,-3-3 601,3 2-624,5-2-24,-7 0 72,7-9 64,-8 9 512,3-9-416,7-2 104,-7-1 88,7-1 64,-10 13 160,8-16-96,-1 2 16,1-3 40,-1 0 16,-7 17 24,8-18-32,-1-1 0,1-1-72,-5-1 16,-3 21 88,10-20-40,-3 1-8,-4-2 40,8 0 24,-11 21-16,2-21-40,9 0 24,-9 0-16,7 0 40,-9 21-8,2-20 40,5 0 8,-4 0 0,6 0-32,-9 20-16,1-19 80,2 0-32,0 1 8,0 0 0,-3 18-56,2-17 32,0 1-24,-1 1 56,-1 0 64,0 15-128,0-14 56,0 1 136,0 2-24,0 2 40,0 9-208,-1-8 288,-2 0-56,-1 6 208,-3-6-96,7 8-344,-8 0 488,1 0-24,-3 0-184,0 3-24,10-3-256,-11 8 168,-3 3-56,0 3-72,-2 5-40,16-19 0,-18 25-152,-3 5-16,-1 7 56,0 5 16,22-42 96,-24 47 0,1 5-8,0 4-8,1 2 8,22-58 8,-22 57 64,4 2 72,1-1 56,3 1 129,14-59-321,-11 58 400,3-5 8,5-2 40,1-7-104,2-44-344,0 40 184,2-6-96,8-7-176,1-6-144,-11-21 232,15 10-312,4-9-96,3-12 16,5-9 56,-27 20 336,30-33-361,2-9 17,2-8-32,1-8 72,-35 58 304,35-65-240,3-4 112,-2 1 128,0 4 0,-36 64 0,34-60 8,-1 2 48,-3 5 16,-3 3 24,-27 50-96,22-45 136,-2 6 64,-5 3 88,-3 7 144,-12 29-432,10-23 545,-8 6 135,-1 6 184,-1 9 0,0 2-864,-8 0 816,-2 3-80,-6 13-303,-4 4-225,20-20-208,-24 26 144,-6 10-168,-3 5-48,-2 7 0,35-48 72,-36 55-88,0 2-89,0 3-87,0 1 24,36-61 240,-32 59-344,1 0 232,4-4 72,4-2 24,23-53 16,-21 49 48,5-5-128,5-10-96,8-6-176,3-28 352,-2 17-808,2-7-528,8-9-265,3-1-23,-11 0 1624,18-12-1344,5-4 400,4-3 223,3-10 265,-30 29 456,33-33-328,2-7 128,3-2 128,2-6-40,-40 48 112,42-50-64,2-2 48,-1-2-32,0 1 72,-43 53-24,40-54 24,1 1 24,-2 1 72,0-2 56,-39 54-176,40-50 272,-3 0 72,0 3 144,-2 2-39,-35 45-449,31-41 432,-2 3-40,-5 4-72,-2 6 0,-22 28-320,18-24 360,-4 4 24,-2 3-56,-9 5 64,-3 12-392,7-9 384,-7 6 96,-1 0 112,-6 1 65,7 2-657,-10 0 648,-3 1-96,-4 9-72,-3 0-176,20-10-304,-22 12 248,-3 1-216,-3 6-8,-2 2-104,30-21 80,-31 27-72,0 1 192,1 1-64,-1-1 72,31-28-128,-31 28 88,2 0 8,1-2-40,2 0 24,26-26-80,-24 25 24,0 0-24,0-2 8,2-2-16,22-21 8,-22 19 48,2-3-72,2-2 32,1 1 24,17-15-32,-15 12-80,1 0 24,0 2 24,-1 0-8,15-14 40,-16 16-32,0 2 32,-1 0-56,1 1-48,16-19 104,-16 21 0,0 3-152,-1 3 72,-1 3 24,18-30 56,-16 32-112,1 1 136,2 2 24,1 1-8,12-36-40,-9 33 72,5-2-8,2-1-48,2-5-16,0-25 0,1 24-24,12-5 0,2-6-24,6-10 16,-21-3 32,26 1 48,9-9-48,7-12-24,5-11 0,-47 31 24,55-43-88,1-13 16,3-9-8,3-7-32,-62 72 112,62-80-120,2-3-24,0 0 152,0-2 40,-64 85-48,62-80 152,-5 3-40,-1 4-40,-8 8 24,-48 65-96,41-58-8,-9 8 112,-11 8 56,-7 11 128,-14 31-288,2-20 488,-2 12 184,-10 8 121,-9 11-57,19-11-736,-30 19 576,-10 12-184,-8 14-120,-8 13-200,56-58-72,-60 68 16,-2 7-184,-3 7-64,2 1 184,63-83 48,-60 87-64,2-1 216,0-2-72,2 3-120,56-87 40,-52 78-56,2-1-80,9-4 72,5-11 16,36-62 48,-29 55-104,9-8-56,5-12-200,12-7-200,3-28 560,-1 19-801,8-9-239,10-9 16,9-3 120,-26 2 904,37-20-616,11-5 176,9-13 128,7-8 111,-64 46 201,69-54-160,6-7 136,6-9-24,4-2 96,-85 72-48,89-73 96,2 1 8,-2 1 16,-1 4-47,-88 67-73,84-63 8,-5 6-8,-5 10 128,-3 6 104,-71 41-232,64-36 368,-4 6 176,-5 5-48,-6 5-48,-49 20-448,43-15 408,-6 3-304,-3 1 112,-3 4-112,-31 7-104,29-2-80,-3-1-208,-4 3-992,-2 0-1721,-20 0 3001,3-8-3793,11 11-2584,-14-3 6377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3T16:31:55.451"/>
    </inkml:context>
    <inkml:brush xml:id="br0">
      <inkml:brushProperty name="width" value="0.07" units="cm"/>
      <inkml:brushProperty name="height" value="0.07" units="cm"/>
    </inkml:brush>
  </inkml:definitions>
  <inkml:trace contextRef="#ctx0" brushRef="#br0">265 1 8537,'0'0'0,"0"0"0,-10 0 2041,-1 3-969,-3 0-496,2 4-232,12-7-344,-9 8 304,1-6-24,-1 9 48,2-9-40,7-2-288,-8 8 305,1-6-65,-1 2-112,1-2 0,7-2-128,-8 4 128,1-1 72,-3 0 16,1 1-48,9-4-168,-10 7 120,0-3 24,0 7 0,-2-2 32,12-9-176,-10 11 168,0 2-104,0 3 72,0 1-64,10-17-72,-9 20 112,0 4-48,2 5-24,3 2 40,4-31-80,-7 36 96,6 4 80,0 2-8,1 5 80,0-47-248,2 50 240,7 3 0,1 3 64,3 1 8,-13-57-312,17 55 288,3-5-55,3-7 23,3-9-72,-26-34-184,31 25 96,2-5-208,4-10-376,3-10-425,-40 0 913,44-8-1544,-1-14-648,-1-10-833,-14-27-648,-28 59 3673,36-57-5641,-36 57 5641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Nadine Struck</cp:lastModifiedBy>
  <cp:revision>2</cp:revision>
  <dcterms:created xsi:type="dcterms:W3CDTF">2021-11-15T09:40:00Z</dcterms:created>
  <dcterms:modified xsi:type="dcterms:W3CDTF">2021-11-15T09:40:00Z</dcterms:modified>
</cp:coreProperties>
</file>