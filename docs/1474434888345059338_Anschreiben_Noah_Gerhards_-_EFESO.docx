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13331" w14:textId="608F3CB1" w:rsidR="00EE44B0" w:rsidRPr="00DF2508" w:rsidRDefault="0050751A" w:rsidP="00A156B9">
      <w:pPr>
        <w:jc w:val="right"/>
        <w:rPr>
          <w:rFonts w:ascii="Georgia" w:hAnsi="Georgia"/>
          <w:sz w:val="21"/>
          <w:szCs w:val="21"/>
        </w:rPr>
      </w:pPr>
      <w:r>
        <w:rPr>
          <w:rFonts w:ascii="Georgia" w:hAnsi="Georgia"/>
          <w:sz w:val="21"/>
          <w:szCs w:val="21"/>
        </w:rPr>
        <w:t>Noah Gerhards</w:t>
      </w:r>
    </w:p>
    <w:p w14:paraId="0815CC5A" w14:textId="31D78384" w:rsidR="004A6740" w:rsidRPr="00DF2508" w:rsidRDefault="0050751A" w:rsidP="00A156B9">
      <w:pPr>
        <w:jc w:val="right"/>
        <w:rPr>
          <w:rFonts w:ascii="Georgia" w:hAnsi="Georgia"/>
          <w:sz w:val="21"/>
          <w:szCs w:val="21"/>
        </w:rPr>
      </w:pPr>
      <w:proofErr w:type="spellStart"/>
      <w:r>
        <w:rPr>
          <w:rFonts w:ascii="Georgia" w:hAnsi="Georgia"/>
          <w:sz w:val="21"/>
          <w:szCs w:val="21"/>
        </w:rPr>
        <w:t>Kreitenstraße</w:t>
      </w:r>
      <w:proofErr w:type="spellEnd"/>
      <w:r>
        <w:rPr>
          <w:rFonts w:ascii="Georgia" w:hAnsi="Georgia"/>
          <w:sz w:val="21"/>
          <w:szCs w:val="21"/>
        </w:rPr>
        <w:t xml:space="preserve"> 12</w:t>
      </w:r>
    </w:p>
    <w:p w14:paraId="474D3B3D" w14:textId="5B15DF11" w:rsidR="001E6FC7" w:rsidRPr="00DF2508" w:rsidRDefault="0050751A" w:rsidP="00A156B9">
      <w:pPr>
        <w:jc w:val="right"/>
        <w:rPr>
          <w:rFonts w:ascii="Georgia" w:hAnsi="Georgia"/>
          <w:sz w:val="21"/>
          <w:szCs w:val="21"/>
        </w:rPr>
      </w:pPr>
      <w:r>
        <w:rPr>
          <w:rFonts w:ascii="Georgia" w:hAnsi="Georgia"/>
          <w:sz w:val="21"/>
          <w:szCs w:val="21"/>
        </w:rPr>
        <w:t>40470 Düsseldorf</w:t>
      </w:r>
    </w:p>
    <w:p w14:paraId="78E662E1" w14:textId="713D6565" w:rsidR="001E6FC7" w:rsidRPr="00171CBF" w:rsidRDefault="001E6FC7" w:rsidP="00A156B9">
      <w:pPr>
        <w:jc w:val="right"/>
        <w:rPr>
          <w:rFonts w:ascii="Georgia" w:hAnsi="Georgia"/>
          <w:sz w:val="21"/>
          <w:szCs w:val="21"/>
        </w:rPr>
      </w:pPr>
      <w:r w:rsidRPr="00171CBF">
        <w:rPr>
          <w:rFonts w:ascii="Georgia" w:hAnsi="Georgia"/>
          <w:sz w:val="21"/>
          <w:szCs w:val="21"/>
        </w:rPr>
        <w:t>Mail</w:t>
      </w:r>
      <w:r w:rsidR="00C4564A" w:rsidRPr="00171CBF">
        <w:rPr>
          <w:rFonts w:ascii="Georgia" w:hAnsi="Georgia"/>
          <w:sz w:val="21"/>
          <w:szCs w:val="21"/>
        </w:rPr>
        <w:t>:</w:t>
      </w:r>
      <w:r w:rsidR="0050751A" w:rsidRPr="00171CBF">
        <w:rPr>
          <w:rFonts w:ascii="Georgia" w:hAnsi="Georgia"/>
          <w:sz w:val="21"/>
          <w:szCs w:val="21"/>
        </w:rPr>
        <w:t xml:space="preserve"> Noah.Gerhards@yahoo.de</w:t>
      </w:r>
    </w:p>
    <w:p w14:paraId="396C5C22" w14:textId="4C07ED06" w:rsidR="001E6FC7" w:rsidRPr="00DF2508" w:rsidRDefault="001E6FC7" w:rsidP="00A156B9">
      <w:pPr>
        <w:jc w:val="right"/>
        <w:rPr>
          <w:rFonts w:ascii="Georgia" w:hAnsi="Georgia"/>
          <w:sz w:val="21"/>
          <w:szCs w:val="21"/>
        </w:rPr>
      </w:pPr>
      <w:r w:rsidRPr="00DF2508">
        <w:rPr>
          <w:rFonts w:ascii="Georgia" w:hAnsi="Georgia"/>
          <w:sz w:val="21"/>
          <w:szCs w:val="21"/>
        </w:rPr>
        <w:t>Mobil:</w:t>
      </w:r>
      <w:r w:rsidR="0050751A">
        <w:rPr>
          <w:rFonts w:ascii="Georgia" w:hAnsi="Georgia"/>
          <w:sz w:val="21"/>
          <w:szCs w:val="21"/>
        </w:rPr>
        <w:t xml:space="preserve"> +49 173 4173 404</w:t>
      </w:r>
    </w:p>
    <w:p w14:paraId="0D174AB6" w14:textId="77777777" w:rsidR="001E6FC7" w:rsidRPr="00DF2508" w:rsidRDefault="001E6FC7">
      <w:pPr>
        <w:rPr>
          <w:rFonts w:ascii="Georgia" w:hAnsi="Georgia"/>
          <w:sz w:val="21"/>
          <w:szCs w:val="21"/>
        </w:rPr>
      </w:pPr>
    </w:p>
    <w:p w14:paraId="10DC2C86" w14:textId="77777777" w:rsidR="00C9032E" w:rsidRPr="00C9032E" w:rsidRDefault="00C9032E" w:rsidP="00C9032E">
      <w:pPr>
        <w:rPr>
          <w:rFonts w:ascii="Georgia" w:hAnsi="Georgia"/>
          <w:sz w:val="21"/>
          <w:szCs w:val="21"/>
        </w:rPr>
      </w:pPr>
      <w:r w:rsidRPr="00C9032E">
        <w:rPr>
          <w:rFonts w:ascii="Georgia" w:hAnsi="Georgia"/>
          <w:sz w:val="21"/>
          <w:szCs w:val="21"/>
        </w:rPr>
        <w:t>EFESO Management Consultants</w:t>
      </w:r>
    </w:p>
    <w:p w14:paraId="69A4BEC2" w14:textId="77777777" w:rsidR="00C9032E" w:rsidRPr="00C9032E" w:rsidRDefault="00C9032E" w:rsidP="00C9032E">
      <w:pPr>
        <w:rPr>
          <w:rFonts w:ascii="Georgia" w:hAnsi="Georgia"/>
          <w:sz w:val="21"/>
          <w:szCs w:val="21"/>
        </w:rPr>
      </w:pPr>
      <w:r w:rsidRPr="00C9032E">
        <w:rPr>
          <w:rFonts w:ascii="Georgia" w:hAnsi="Georgia"/>
          <w:sz w:val="21"/>
          <w:szCs w:val="21"/>
        </w:rPr>
        <w:t>Infanteriestraße 11</w:t>
      </w:r>
    </w:p>
    <w:p w14:paraId="6B7C53B7" w14:textId="0B0E5028" w:rsidR="002863BB" w:rsidRDefault="00C9032E" w:rsidP="00C9032E">
      <w:pPr>
        <w:rPr>
          <w:rFonts w:ascii="Georgia" w:hAnsi="Georgia"/>
          <w:sz w:val="21"/>
          <w:szCs w:val="21"/>
        </w:rPr>
      </w:pPr>
      <w:r w:rsidRPr="00C9032E">
        <w:rPr>
          <w:rFonts w:ascii="Georgia" w:hAnsi="Georgia"/>
          <w:sz w:val="21"/>
          <w:szCs w:val="21"/>
        </w:rPr>
        <w:t>D-80797 München</w:t>
      </w:r>
    </w:p>
    <w:p w14:paraId="72932FC3" w14:textId="00D10857" w:rsidR="001E6FC7" w:rsidRPr="00DF2508" w:rsidRDefault="0050751A" w:rsidP="002863BB">
      <w:pPr>
        <w:jc w:val="right"/>
        <w:rPr>
          <w:rFonts w:ascii="Georgia" w:hAnsi="Georgia"/>
          <w:sz w:val="21"/>
          <w:szCs w:val="21"/>
        </w:rPr>
      </w:pPr>
      <w:r>
        <w:rPr>
          <w:rFonts w:ascii="Georgia" w:hAnsi="Georgia"/>
          <w:sz w:val="21"/>
          <w:szCs w:val="21"/>
        </w:rPr>
        <w:t>Pula</w:t>
      </w:r>
      <w:r w:rsidR="00C4564A" w:rsidRPr="00DF2508">
        <w:rPr>
          <w:rFonts w:ascii="Georgia" w:hAnsi="Georgia"/>
          <w:sz w:val="21"/>
          <w:szCs w:val="21"/>
        </w:rPr>
        <w:t xml:space="preserve">, </w:t>
      </w:r>
      <w:r w:rsidR="005A4A97">
        <w:rPr>
          <w:rFonts w:ascii="Georgia" w:hAnsi="Georgia"/>
          <w:sz w:val="21"/>
          <w:szCs w:val="21"/>
        </w:rPr>
        <w:t>1</w:t>
      </w:r>
      <w:r w:rsidR="00193653">
        <w:rPr>
          <w:rFonts w:ascii="Georgia" w:hAnsi="Georgia"/>
          <w:sz w:val="21"/>
          <w:szCs w:val="21"/>
        </w:rPr>
        <w:t>1</w:t>
      </w:r>
      <w:r>
        <w:rPr>
          <w:rFonts w:ascii="Georgia" w:hAnsi="Georgia"/>
          <w:sz w:val="21"/>
          <w:szCs w:val="21"/>
        </w:rPr>
        <w:t>.12.2025</w:t>
      </w:r>
    </w:p>
    <w:p w14:paraId="139C30C5" w14:textId="77777777" w:rsidR="001E6FC7" w:rsidRPr="00DF2508" w:rsidRDefault="001E6FC7">
      <w:pPr>
        <w:rPr>
          <w:rFonts w:ascii="Georgia" w:hAnsi="Georgia"/>
          <w:sz w:val="21"/>
          <w:szCs w:val="21"/>
        </w:rPr>
      </w:pPr>
    </w:p>
    <w:p w14:paraId="46C9B02E" w14:textId="03AD03C2" w:rsidR="00955BE9" w:rsidRPr="00DF2508" w:rsidRDefault="002863BB" w:rsidP="00955BE9">
      <w:pPr>
        <w:spacing w:line="247" w:lineRule="auto"/>
        <w:rPr>
          <w:rFonts w:ascii="Georgia" w:hAnsi="Georgia" w:cs="Times New Roman"/>
          <w:b/>
          <w:sz w:val="21"/>
          <w:szCs w:val="21"/>
        </w:rPr>
      </w:pPr>
      <w:r>
        <w:rPr>
          <w:rFonts w:ascii="Georgia" w:hAnsi="Georgia" w:cs="Times New Roman"/>
          <w:b/>
          <w:sz w:val="21"/>
          <w:szCs w:val="21"/>
        </w:rPr>
        <w:t>Initiativb</w:t>
      </w:r>
      <w:r w:rsidR="00955BE9" w:rsidRPr="00DF2508">
        <w:rPr>
          <w:rFonts w:ascii="Georgia" w:hAnsi="Georgia" w:cs="Times New Roman"/>
          <w:b/>
          <w:sz w:val="21"/>
          <w:szCs w:val="21"/>
        </w:rPr>
        <w:t>ewerbung als Praktikant</w:t>
      </w:r>
      <w:r>
        <w:rPr>
          <w:rFonts w:ascii="Georgia" w:hAnsi="Georgia" w:cs="Times New Roman"/>
          <w:b/>
          <w:sz w:val="21"/>
          <w:szCs w:val="21"/>
        </w:rPr>
        <w:t xml:space="preserve"> im Consulting</w:t>
      </w:r>
    </w:p>
    <w:p w14:paraId="4278AFE6" w14:textId="77777777" w:rsidR="00955BE9" w:rsidRPr="00DF2508" w:rsidRDefault="00955BE9" w:rsidP="00955BE9">
      <w:pPr>
        <w:spacing w:line="247" w:lineRule="auto"/>
        <w:rPr>
          <w:rFonts w:ascii="Georgia" w:hAnsi="Georgia" w:cs="Times New Roman"/>
          <w:b/>
          <w:sz w:val="21"/>
          <w:szCs w:val="21"/>
        </w:rPr>
      </w:pPr>
    </w:p>
    <w:p w14:paraId="6BB41327" w14:textId="70A36684" w:rsidR="008107FE" w:rsidRPr="008107FE" w:rsidRDefault="008107FE" w:rsidP="008107FE">
      <w:pPr>
        <w:jc w:val="both"/>
        <w:rPr>
          <w:rFonts w:ascii="Georgia" w:hAnsi="Georgia" w:cs="Times New Roman"/>
          <w:sz w:val="21"/>
          <w:szCs w:val="21"/>
        </w:rPr>
      </w:pPr>
      <w:r w:rsidRPr="008107FE">
        <w:rPr>
          <w:rFonts w:ascii="Georgia" w:hAnsi="Georgia" w:cs="Times New Roman"/>
          <w:sz w:val="21"/>
          <w:szCs w:val="21"/>
        </w:rPr>
        <w:t>Sehr geehrte</w:t>
      </w:r>
      <w:r w:rsidR="002863BB">
        <w:rPr>
          <w:rFonts w:ascii="Georgia" w:hAnsi="Georgia" w:cs="Times New Roman"/>
          <w:sz w:val="21"/>
          <w:szCs w:val="21"/>
        </w:rPr>
        <w:t xml:space="preserve"> Frau</w:t>
      </w:r>
      <w:r w:rsidR="00C9032E">
        <w:rPr>
          <w:rFonts w:ascii="Georgia" w:hAnsi="Georgia" w:cs="Times New Roman"/>
          <w:sz w:val="21"/>
          <w:szCs w:val="21"/>
        </w:rPr>
        <w:t xml:space="preserve"> </w:t>
      </w:r>
      <w:proofErr w:type="spellStart"/>
      <w:r w:rsidR="00C9032E">
        <w:rPr>
          <w:rFonts w:ascii="Georgia" w:hAnsi="Georgia" w:cs="Times New Roman"/>
          <w:sz w:val="21"/>
          <w:szCs w:val="21"/>
        </w:rPr>
        <w:t>Rocklage</w:t>
      </w:r>
      <w:proofErr w:type="spellEnd"/>
      <w:r w:rsidRPr="008107FE">
        <w:rPr>
          <w:rFonts w:ascii="Georgia" w:hAnsi="Georgia" w:cs="Times New Roman"/>
          <w:sz w:val="21"/>
          <w:szCs w:val="21"/>
        </w:rPr>
        <w:t>,</w:t>
      </w:r>
    </w:p>
    <w:p w14:paraId="764FB88C" w14:textId="77777777" w:rsidR="008107FE" w:rsidRPr="00907C43" w:rsidRDefault="008107FE" w:rsidP="008107FE">
      <w:pPr>
        <w:jc w:val="both"/>
        <w:rPr>
          <w:rFonts w:ascii="Georgia" w:hAnsi="Georgia" w:cs="Times New Roman"/>
          <w:sz w:val="8"/>
          <w:szCs w:val="8"/>
        </w:rPr>
      </w:pPr>
    </w:p>
    <w:p w14:paraId="3281A499" w14:textId="2FC90261" w:rsidR="009D1F45" w:rsidRDefault="0050751A" w:rsidP="008107FE">
      <w:pPr>
        <w:jc w:val="both"/>
        <w:rPr>
          <w:rFonts w:ascii="Georgia" w:hAnsi="Georgia" w:cs="Times New Roman"/>
          <w:sz w:val="21"/>
          <w:szCs w:val="21"/>
        </w:rPr>
      </w:pPr>
      <w:r>
        <w:rPr>
          <w:rFonts w:ascii="Georgia" w:hAnsi="Georgia" w:cs="Times New Roman"/>
          <w:sz w:val="21"/>
          <w:szCs w:val="21"/>
        </w:rPr>
        <w:t xml:space="preserve">der </w:t>
      </w:r>
      <w:r w:rsidR="008107FE" w:rsidRPr="008107FE">
        <w:rPr>
          <w:rFonts w:ascii="Georgia" w:hAnsi="Georgia" w:cs="Times New Roman"/>
          <w:sz w:val="21"/>
          <w:szCs w:val="21"/>
        </w:rPr>
        <w:t xml:space="preserve">Berufseinstieg als Consultant </w:t>
      </w:r>
      <w:r>
        <w:rPr>
          <w:rFonts w:ascii="Georgia" w:hAnsi="Georgia" w:cs="Times New Roman"/>
          <w:sz w:val="21"/>
          <w:szCs w:val="21"/>
        </w:rPr>
        <w:t xml:space="preserve">war für mich als Arbeiterkind, welches auf dem Land, ohne eine große Stadt in der Nähe, aufwuchs, eine weitentfernte Idee. Durch meine Arbeit bei Ferrero in der lokalen Dokumentation, konnte ich jedoch nicht nur Einblicke in die vielen verschiedenen betriebswirtschaftlichen Prozesse in einem Unternehmen </w:t>
      </w:r>
      <w:r w:rsidR="009D1F45">
        <w:rPr>
          <w:rFonts w:ascii="Georgia" w:hAnsi="Georgia" w:cs="Times New Roman"/>
          <w:sz w:val="21"/>
          <w:szCs w:val="21"/>
        </w:rPr>
        <w:t>erhalten</w:t>
      </w:r>
      <w:r>
        <w:rPr>
          <w:rFonts w:ascii="Georgia" w:hAnsi="Georgia" w:cs="Times New Roman"/>
          <w:sz w:val="21"/>
          <w:szCs w:val="21"/>
        </w:rPr>
        <w:t xml:space="preserve">, sondern auch meine Freude am </w:t>
      </w:r>
      <w:r w:rsidR="00236562">
        <w:rPr>
          <w:rFonts w:ascii="Georgia" w:hAnsi="Georgia" w:cs="Times New Roman"/>
          <w:sz w:val="21"/>
          <w:szCs w:val="21"/>
        </w:rPr>
        <w:t>i</w:t>
      </w:r>
      <w:r>
        <w:rPr>
          <w:rFonts w:ascii="Georgia" w:hAnsi="Georgia" w:cs="Times New Roman"/>
          <w:sz w:val="21"/>
          <w:szCs w:val="21"/>
        </w:rPr>
        <w:t>nternationalen</w:t>
      </w:r>
      <w:r w:rsidR="00236562">
        <w:rPr>
          <w:rFonts w:ascii="Georgia" w:hAnsi="Georgia" w:cs="Times New Roman"/>
          <w:sz w:val="21"/>
          <w:szCs w:val="21"/>
        </w:rPr>
        <w:t xml:space="preserve"> Arbeiten entdecken</w:t>
      </w:r>
      <w:r>
        <w:rPr>
          <w:rFonts w:ascii="Georgia" w:hAnsi="Georgia" w:cs="Times New Roman"/>
          <w:sz w:val="21"/>
          <w:szCs w:val="21"/>
        </w:rPr>
        <w:t>.</w:t>
      </w:r>
      <w:r w:rsidR="00236562">
        <w:rPr>
          <w:rFonts w:ascii="Georgia" w:hAnsi="Georgia" w:cs="Times New Roman"/>
          <w:sz w:val="21"/>
          <w:szCs w:val="21"/>
        </w:rPr>
        <w:t xml:space="preserve"> Aus diesem Grund</w:t>
      </w:r>
      <w:r>
        <w:rPr>
          <w:rFonts w:ascii="Georgia" w:hAnsi="Georgia" w:cs="Times New Roman"/>
          <w:sz w:val="21"/>
          <w:szCs w:val="21"/>
        </w:rPr>
        <w:t xml:space="preserve"> entschied ich mich für ein Studium des „international Managements“</w:t>
      </w:r>
      <w:r w:rsidR="009D1F45">
        <w:rPr>
          <w:rFonts w:ascii="Georgia" w:hAnsi="Georgia" w:cs="Times New Roman"/>
          <w:sz w:val="21"/>
          <w:szCs w:val="21"/>
        </w:rPr>
        <w:t>,</w:t>
      </w:r>
      <w:r>
        <w:rPr>
          <w:rFonts w:ascii="Georgia" w:hAnsi="Georgia" w:cs="Times New Roman"/>
          <w:sz w:val="21"/>
          <w:szCs w:val="21"/>
        </w:rPr>
        <w:t xml:space="preserve"> um genau diese Aspekte weiter </w:t>
      </w:r>
      <w:r w:rsidR="00346305">
        <w:rPr>
          <w:rFonts w:ascii="Georgia" w:hAnsi="Georgia" w:cs="Times New Roman"/>
          <w:sz w:val="21"/>
          <w:szCs w:val="21"/>
        </w:rPr>
        <w:t>zu vertiefen. Besonders den holistischen Blick auf Unternehmen, von der strategischen Ausarbeitung bis hin zur operativen Umsetzung, finde ich besonders spannend. Meiner Meinung nach gibt es keinen besseren Beruf als den Unternehmensberater</w:t>
      </w:r>
      <w:r w:rsidR="009D1F45">
        <w:rPr>
          <w:rFonts w:ascii="Georgia" w:hAnsi="Georgia" w:cs="Times New Roman"/>
          <w:sz w:val="21"/>
          <w:szCs w:val="21"/>
        </w:rPr>
        <w:t>,</w:t>
      </w:r>
      <w:r w:rsidR="00346305">
        <w:rPr>
          <w:rFonts w:ascii="Georgia" w:hAnsi="Georgia" w:cs="Times New Roman"/>
          <w:sz w:val="21"/>
          <w:szCs w:val="21"/>
        </w:rPr>
        <w:t xml:space="preserve"> um </w:t>
      </w:r>
      <w:r w:rsidR="009D1F45">
        <w:rPr>
          <w:rFonts w:ascii="Georgia" w:hAnsi="Georgia" w:cs="Times New Roman"/>
          <w:sz w:val="21"/>
          <w:szCs w:val="21"/>
        </w:rPr>
        <w:t>in kurzer Zeit viel über Unternehmen und Prozessabläufe zu lernen und gleichzeitig großen Impact zu haben</w:t>
      </w:r>
      <w:r w:rsidR="00346305">
        <w:rPr>
          <w:rFonts w:ascii="Georgia" w:hAnsi="Georgia" w:cs="Times New Roman"/>
          <w:sz w:val="21"/>
          <w:szCs w:val="21"/>
        </w:rPr>
        <w:t>. Die Herausforderung</w:t>
      </w:r>
      <w:r w:rsidR="009D1F45">
        <w:rPr>
          <w:rFonts w:ascii="Georgia" w:hAnsi="Georgia" w:cs="Times New Roman"/>
          <w:sz w:val="21"/>
          <w:szCs w:val="21"/>
        </w:rPr>
        <w:t>,</w:t>
      </w:r>
      <w:r w:rsidR="00236562">
        <w:rPr>
          <w:rFonts w:ascii="Georgia" w:hAnsi="Georgia" w:cs="Times New Roman"/>
          <w:sz w:val="21"/>
          <w:szCs w:val="21"/>
        </w:rPr>
        <w:t xml:space="preserve"> </w:t>
      </w:r>
      <w:r w:rsidR="00346305">
        <w:rPr>
          <w:rFonts w:ascii="Georgia" w:hAnsi="Georgia" w:cs="Times New Roman"/>
          <w:sz w:val="21"/>
          <w:szCs w:val="21"/>
        </w:rPr>
        <w:t>sich als Außenstehender täglich in die verschieden</w:t>
      </w:r>
      <w:r w:rsidR="00236562">
        <w:rPr>
          <w:rFonts w:ascii="Georgia" w:hAnsi="Georgia" w:cs="Times New Roman"/>
          <w:sz w:val="21"/>
          <w:szCs w:val="21"/>
        </w:rPr>
        <w:t>st</w:t>
      </w:r>
      <w:r w:rsidR="00346305">
        <w:rPr>
          <w:rFonts w:ascii="Georgia" w:hAnsi="Georgia" w:cs="Times New Roman"/>
          <w:sz w:val="21"/>
          <w:szCs w:val="21"/>
        </w:rPr>
        <w:t xml:space="preserve">en einzelnen Abteilungen eines Unternehmens </w:t>
      </w:r>
      <w:r w:rsidR="00236562">
        <w:rPr>
          <w:rFonts w:ascii="Georgia" w:hAnsi="Georgia" w:cs="Times New Roman"/>
          <w:sz w:val="21"/>
          <w:szCs w:val="21"/>
        </w:rPr>
        <w:t>hineinzuversetzen</w:t>
      </w:r>
      <w:r w:rsidR="009D1F45">
        <w:rPr>
          <w:rFonts w:ascii="Georgia" w:hAnsi="Georgia" w:cs="Times New Roman"/>
          <w:sz w:val="21"/>
          <w:szCs w:val="21"/>
        </w:rPr>
        <w:t>,</w:t>
      </w:r>
      <w:r w:rsidR="00236562">
        <w:rPr>
          <w:rFonts w:ascii="Georgia" w:hAnsi="Georgia" w:cs="Times New Roman"/>
          <w:sz w:val="21"/>
          <w:szCs w:val="21"/>
        </w:rPr>
        <w:t xml:space="preserve"> empfinde ich als faszinierend</w:t>
      </w:r>
      <w:r w:rsidR="009D1F45">
        <w:rPr>
          <w:rFonts w:ascii="Georgia" w:hAnsi="Georgia" w:cs="Times New Roman"/>
          <w:sz w:val="21"/>
          <w:szCs w:val="21"/>
        </w:rPr>
        <w:t xml:space="preserve">. </w:t>
      </w:r>
      <w:ins w:id="0" w:author="David Döbele" w:date="2026-02-20T16:54:00Z" w16du:dateUtc="2026-02-20T15:54:00Z">
        <w:r w:rsidR="007323FA">
          <w:rPr>
            <w:rFonts w:ascii="Georgia" w:hAnsi="Georgia" w:cs="Times New Roman"/>
            <w:sz w:val="21"/>
            <w:szCs w:val="21"/>
          </w:rPr>
          <w:t xml:space="preserve">Aus diesem Grund werde ich </w:t>
        </w:r>
      </w:ins>
      <w:ins w:id="1" w:author="David Döbele" w:date="2026-02-20T16:55:00Z" w16du:dateUtc="2026-02-20T15:55:00Z">
        <w:r w:rsidR="007323FA">
          <w:rPr>
            <w:rFonts w:ascii="Georgia" w:hAnsi="Georgia" w:cs="Times New Roman"/>
            <w:sz w:val="21"/>
            <w:szCs w:val="21"/>
          </w:rPr>
          <w:t>ab April ein Praktikum Transaction Advisory Services Bereich bei Kroll absolvieren und</w:t>
        </w:r>
      </w:ins>
      <w:del w:id="2" w:author="David Döbele" w:date="2026-02-20T16:55:00Z" w16du:dateUtc="2026-02-20T15:55:00Z">
        <w:r w:rsidR="009D1F45" w:rsidDel="007323FA">
          <w:rPr>
            <w:rFonts w:ascii="Georgia" w:hAnsi="Georgia" w:cs="Times New Roman"/>
            <w:sz w:val="21"/>
            <w:szCs w:val="21"/>
          </w:rPr>
          <w:delText>Da ich denke, dass ich aufgrund meines bisher eher untypischen Werdegangs eine spannende Ergänzung für Ihr Team sowie Ihre Kunden darstellen werde,</w:delText>
        </w:r>
      </w:del>
      <w:r w:rsidR="009D1F45">
        <w:rPr>
          <w:rFonts w:ascii="Georgia" w:hAnsi="Georgia" w:cs="Times New Roman"/>
          <w:sz w:val="21"/>
          <w:szCs w:val="21"/>
        </w:rPr>
        <w:t xml:space="preserve"> möchte ich mich gerne</w:t>
      </w:r>
      <w:ins w:id="3" w:author="David Döbele" w:date="2026-02-20T16:55:00Z" w16du:dateUtc="2026-02-20T15:55:00Z">
        <w:r w:rsidR="007323FA">
          <w:rPr>
            <w:rFonts w:ascii="Georgia" w:hAnsi="Georgia" w:cs="Times New Roman"/>
            <w:sz w:val="21"/>
            <w:szCs w:val="21"/>
          </w:rPr>
          <w:t xml:space="preserve"> im Anschluss daran</w:t>
        </w:r>
      </w:ins>
      <w:r w:rsidR="009D1F45">
        <w:rPr>
          <w:rFonts w:ascii="Georgia" w:hAnsi="Georgia" w:cs="Times New Roman"/>
          <w:sz w:val="21"/>
          <w:szCs w:val="21"/>
        </w:rPr>
        <w:t xml:space="preserve"> bei Ihnen um ein viermonatiges Praktikum ab </w:t>
      </w:r>
      <w:del w:id="4" w:author="David Döbele" w:date="2026-02-20T16:55:00Z" w16du:dateUtc="2026-02-20T15:55:00Z">
        <w:r w:rsidR="009D1F45" w:rsidDel="007323FA">
          <w:rPr>
            <w:rFonts w:ascii="Georgia" w:hAnsi="Georgia" w:cs="Times New Roman"/>
            <w:sz w:val="21"/>
            <w:szCs w:val="21"/>
          </w:rPr>
          <w:delText xml:space="preserve">April </w:delText>
        </w:r>
      </w:del>
      <w:ins w:id="5" w:author="David Döbele" w:date="2026-02-20T16:55:00Z" w16du:dateUtc="2026-02-20T15:55:00Z">
        <w:r w:rsidR="007323FA">
          <w:rPr>
            <w:rFonts w:ascii="Georgia" w:hAnsi="Georgia" w:cs="Times New Roman"/>
            <w:sz w:val="21"/>
            <w:szCs w:val="21"/>
          </w:rPr>
          <w:t>August</w:t>
        </w:r>
        <w:r w:rsidR="007323FA">
          <w:rPr>
            <w:rFonts w:ascii="Georgia" w:hAnsi="Georgia" w:cs="Times New Roman"/>
            <w:sz w:val="21"/>
            <w:szCs w:val="21"/>
          </w:rPr>
          <w:t xml:space="preserve"> </w:t>
        </w:r>
      </w:ins>
      <w:r w:rsidR="009D1F45">
        <w:rPr>
          <w:rFonts w:ascii="Georgia" w:hAnsi="Georgia" w:cs="Times New Roman"/>
          <w:sz w:val="21"/>
          <w:szCs w:val="21"/>
        </w:rPr>
        <w:t>2026 bewerben.</w:t>
      </w:r>
    </w:p>
    <w:p w14:paraId="52467E87" w14:textId="77777777" w:rsidR="00907C43" w:rsidRPr="00907C43" w:rsidRDefault="00907C43" w:rsidP="008107FE">
      <w:pPr>
        <w:jc w:val="both"/>
        <w:rPr>
          <w:rFonts w:ascii="Georgia" w:hAnsi="Georgia" w:cs="Times New Roman"/>
          <w:sz w:val="8"/>
          <w:szCs w:val="8"/>
        </w:rPr>
      </w:pPr>
    </w:p>
    <w:p w14:paraId="00EB8B41" w14:textId="60FD153B" w:rsidR="009D1F45" w:rsidRDefault="009D1F45" w:rsidP="008107FE">
      <w:pPr>
        <w:jc w:val="both"/>
        <w:rPr>
          <w:rFonts w:ascii="Georgia" w:hAnsi="Georgia" w:cs="Times New Roman"/>
          <w:sz w:val="21"/>
          <w:szCs w:val="21"/>
        </w:rPr>
      </w:pPr>
      <w:r>
        <w:rPr>
          <w:rFonts w:ascii="Georgia" w:hAnsi="Georgia" w:cs="Times New Roman"/>
          <w:sz w:val="21"/>
          <w:szCs w:val="21"/>
        </w:rPr>
        <w:t xml:space="preserve">Nach meinem Fachabitur war ich zunächst recht orientierungslos und entschloss mich schließlich für eine Ausbildung im Einzelhandel. Hier konnte ich mit meiner schnellen Auffassungsgabe und meiner hohen Motivation überzeugen und erhielt die Möglichkeit, die Ausbildung innerhalb von nur anderthalb Jahren zu beenden und sie somit um über ein Jahr abzukürzen. Im Anschluss daran wollte ich </w:t>
      </w:r>
      <w:r w:rsidR="00171CBF">
        <w:rPr>
          <w:rFonts w:ascii="Georgia" w:hAnsi="Georgia" w:cs="Times New Roman"/>
          <w:sz w:val="21"/>
          <w:szCs w:val="21"/>
        </w:rPr>
        <w:t xml:space="preserve">u.a. </w:t>
      </w:r>
      <w:r>
        <w:rPr>
          <w:rFonts w:ascii="Georgia" w:hAnsi="Georgia" w:cs="Times New Roman"/>
          <w:sz w:val="21"/>
          <w:szCs w:val="21"/>
        </w:rPr>
        <w:t xml:space="preserve">aus familiären Gründen erst in einen sicheren Job und fing bei Ferrero an. Nach und nach erkannte ich, dass mich eine berufliche Karriere mit höherer Verantwortung sehr reizt und ich – basierend auf dem Feedback meiner Vorgesetzten – auch das Potential dazu habe, einen anspruchsvolleren beruflichen Werdegang zu realisieren. So entschied ich mich zu einem Studium an der Wiesbaden Business School, welches ich nächsten Sommer mit einem voraussichtlich sehr guten Notenschnitt abschließen werde. Während meines Studiums wurde ich von einem Stipendium gefördert, war in verschiedenen studentischen Initiativen und unserer studentischen Beratung ehrenamtlich engagiert und habe mehrere Praktika absolviert. Besonders relevant für Sie sollte </w:t>
      </w:r>
      <w:ins w:id="6" w:author="David Döbele" w:date="2026-02-20T16:56:00Z" w16du:dateUtc="2026-02-20T15:56:00Z">
        <w:r w:rsidR="00B7286E">
          <w:rPr>
            <w:rFonts w:ascii="Georgia" w:hAnsi="Georgia" w:cs="Times New Roman"/>
            <w:sz w:val="21"/>
            <w:szCs w:val="21"/>
          </w:rPr>
          <w:t xml:space="preserve">auch </w:t>
        </w:r>
      </w:ins>
      <w:r>
        <w:rPr>
          <w:rFonts w:ascii="Georgia" w:hAnsi="Georgia" w:cs="Times New Roman"/>
          <w:sz w:val="21"/>
          <w:szCs w:val="21"/>
        </w:rPr>
        <w:t>meine Erfahrung im Audit bei KPMG gewesen sein. Daneben sammelte ich auch spannende internationale Erfahrung: Sowohl während meines Auslandssemesters in Japan, als auch in meinem aktuellen Auslandspraktikum in einer jungen Firma in Kroatien habe ich gelernt, mich schnell auf neue Kulturen einzustellen. Diese Erfahrung wird mir vermutlich auch in der Beratung sehr zugute kommen, da man sich auch immer auf die neue Kultur des Mandanten einstellen muss</w:t>
      </w:r>
      <w:ins w:id="7" w:author="David Döbele" w:date="2026-02-20T16:56:00Z" w16du:dateUtc="2026-02-20T15:56:00Z">
        <w:r w:rsidR="00B7286E">
          <w:rPr>
            <w:rFonts w:ascii="Georgia" w:hAnsi="Georgia" w:cs="Times New Roman"/>
            <w:sz w:val="21"/>
            <w:szCs w:val="21"/>
          </w:rPr>
          <w:t xml:space="preserve"> – eine Eigenschaft, die ich bei meinem anstehenden Praktikum bei Kroll weiter vertiefen werde</w:t>
        </w:r>
      </w:ins>
      <w:r>
        <w:rPr>
          <w:rFonts w:ascii="Georgia" w:hAnsi="Georgia" w:cs="Times New Roman"/>
          <w:sz w:val="21"/>
          <w:szCs w:val="21"/>
        </w:rPr>
        <w:t>.</w:t>
      </w:r>
    </w:p>
    <w:p w14:paraId="14902A32" w14:textId="77777777" w:rsidR="00CF3FDA" w:rsidRPr="00907C43" w:rsidRDefault="00CF3FDA" w:rsidP="00955BE9">
      <w:pPr>
        <w:jc w:val="both"/>
        <w:rPr>
          <w:rFonts w:ascii="Georgia" w:hAnsi="Georgia" w:cs="Times New Roman"/>
          <w:sz w:val="8"/>
          <w:szCs w:val="8"/>
        </w:rPr>
      </w:pPr>
    </w:p>
    <w:p w14:paraId="45308BAA" w14:textId="511AB34D" w:rsidR="00CF3FDA" w:rsidRPr="00CF3FDA" w:rsidRDefault="00BC6377" w:rsidP="00CF3FDA">
      <w:pPr>
        <w:jc w:val="both"/>
        <w:rPr>
          <w:rFonts w:ascii="Georgia" w:hAnsi="Georgia" w:cs="Times New Roman"/>
          <w:color w:val="EE0000"/>
          <w:sz w:val="21"/>
          <w:szCs w:val="21"/>
        </w:rPr>
      </w:pPr>
      <w:r>
        <w:rPr>
          <w:rFonts w:ascii="Georgia" w:hAnsi="Georgia" w:cs="Times New Roman"/>
          <w:noProof/>
          <w:sz w:val="21"/>
          <w:szCs w:val="21"/>
        </w:rPr>
        <mc:AlternateContent>
          <mc:Choice Requires="wpi">
            <w:drawing>
              <wp:anchor distT="0" distB="0" distL="114300" distR="114300" simplePos="0" relativeHeight="251659264" behindDoc="0" locked="0" layoutInCell="1" allowOverlap="1" wp14:anchorId="30C2B596" wp14:editId="611FF04E">
                <wp:simplePos x="0" y="0"/>
                <wp:positionH relativeFrom="column">
                  <wp:posOffset>6843395</wp:posOffset>
                </wp:positionH>
                <wp:positionV relativeFrom="paragraph">
                  <wp:posOffset>665965</wp:posOffset>
                </wp:positionV>
                <wp:extent cx="360" cy="360"/>
                <wp:effectExtent l="38100" t="38100" r="38100" b="38100"/>
                <wp:wrapNone/>
                <wp:docPr id="1934508051" name="Freihand 1"/>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796ABD8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 o:spid="_x0000_s1026" type="#_x0000_t75" style="position:absolute;margin-left:538.35pt;margin-top:51.9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GM3jZMcBAABqBAAAEAAAAAAAAAAAAAAAAADTAwAAZHJz&#10;L2luay9pbmsxLnhtbFBLAQItABQABgAIAAAAIQCk/0dk3QAAAA0BAAAPAAAAAAAAAAAAAAAAAMgF&#10;AABkcnMvZG93bnJldi54bWxQSwECLQAUAAYACAAAACEAeRi8nb8AAAAhAQAAGQAAAAAAAAAAAAAA&#10;AADSBgAAZHJzL19yZWxzL2Uyb0RvYy54bWwucmVsc1BLBQYAAAAABgAGAHgBAADIBwAAAAA=&#10;">
                <v:imagedata r:id="rId9" o:title=""/>
              </v:shape>
            </w:pict>
          </mc:Fallback>
        </mc:AlternateContent>
      </w:r>
      <w:r w:rsidR="009F18E2">
        <w:rPr>
          <w:rFonts w:ascii="Georgia" w:hAnsi="Georgia" w:cs="Times New Roman"/>
          <w:sz w:val="21"/>
          <w:szCs w:val="21"/>
        </w:rPr>
        <w:t xml:space="preserve">EFESO Management Consultants </w:t>
      </w:r>
      <w:r w:rsidR="00C9032E">
        <w:rPr>
          <w:rFonts w:ascii="Georgia" w:hAnsi="Georgia" w:cs="Times New Roman"/>
          <w:sz w:val="21"/>
          <w:szCs w:val="21"/>
        </w:rPr>
        <w:t>sch</w:t>
      </w:r>
      <w:r w:rsidR="00CF3FDA" w:rsidRPr="00CF3FDA">
        <w:rPr>
          <w:rFonts w:ascii="Georgia" w:hAnsi="Georgia" w:cs="Times New Roman"/>
          <w:sz w:val="21"/>
          <w:szCs w:val="21"/>
        </w:rPr>
        <w:t xml:space="preserve">eint mir für dieses Praktikum ideal. </w:t>
      </w:r>
      <w:r w:rsidR="005A4A97" w:rsidRPr="005A4A97">
        <w:rPr>
          <w:rFonts w:ascii="Georgia" w:hAnsi="Georgia" w:cs="Times New Roman"/>
          <w:sz w:val="21"/>
          <w:szCs w:val="21"/>
        </w:rPr>
        <w:t xml:space="preserve">Als weltweit führende Operations-Beratung bietet EFESO für mich die ideale Möglichkeit, mein während meiner Zeit bei Ferrero gewonnenes Wissen in </w:t>
      </w:r>
      <w:proofErr w:type="spellStart"/>
      <w:r w:rsidR="005A4A97" w:rsidRPr="005A4A97">
        <w:rPr>
          <w:rFonts w:ascii="Georgia" w:hAnsi="Georgia" w:cs="Times New Roman"/>
          <w:sz w:val="21"/>
          <w:szCs w:val="21"/>
        </w:rPr>
        <w:t>Operations</w:t>
      </w:r>
      <w:proofErr w:type="spellEnd"/>
      <w:r w:rsidR="005A4A97" w:rsidRPr="005A4A97">
        <w:rPr>
          <w:rFonts w:ascii="Georgia" w:hAnsi="Georgia" w:cs="Times New Roman"/>
          <w:sz w:val="21"/>
          <w:szCs w:val="21"/>
        </w:rPr>
        <w:t xml:space="preserve"> und Operational Excellence</w:t>
      </w:r>
      <w:r w:rsidR="005A4A97">
        <w:rPr>
          <w:rFonts w:ascii="Georgia" w:hAnsi="Georgia" w:cs="Times New Roman"/>
          <w:sz w:val="21"/>
          <w:szCs w:val="21"/>
        </w:rPr>
        <w:t xml:space="preserve">, z.B. </w:t>
      </w:r>
      <w:r w:rsidR="005A4A97" w:rsidRPr="005A4A97">
        <w:rPr>
          <w:rFonts w:ascii="Georgia" w:hAnsi="Georgia" w:cs="Times New Roman"/>
          <w:sz w:val="21"/>
          <w:szCs w:val="21"/>
        </w:rPr>
        <w:t>Lean-Management</w:t>
      </w:r>
      <w:r w:rsidR="005A4A97">
        <w:rPr>
          <w:rFonts w:ascii="Georgia" w:hAnsi="Georgia" w:cs="Times New Roman"/>
          <w:sz w:val="21"/>
          <w:szCs w:val="21"/>
        </w:rPr>
        <w:t>,</w:t>
      </w:r>
      <w:r w:rsidR="005A4A97" w:rsidRPr="005A4A97">
        <w:rPr>
          <w:rFonts w:ascii="Georgia" w:hAnsi="Georgia" w:cs="Times New Roman"/>
          <w:sz w:val="21"/>
          <w:szCs w:val="21"/>
        </w:rPr>
        <w:t xml:space="preserve"> auszubauen und auf ein neues Level zu heben</w:t>
      </w:r>
      <w:r w:rsidR="005A4A97">
        <w:rPr>
          <w:rFonts w:ascii="Georgia" w:hAnsi="Georgia" w:cs="Times New Roman"/>
          <w:sz w:val="21"/>
          <w:szCs w:val="21"/>
        </w:rPr>
        <w:t xml:space="preserve">. Zudem </w:t>
      </w:r>
      <w:r w:rsidR="00CF3FDA" w:rsidRPr="00CF3FDA">
        <w:rPr>
          <w:rFonts w:ascii="Georgia" w:hAnsi="Georgia" w:cs="Times New Roman"/>
          <w:sz w:val="21"/>
          <w:szCs w:val="21"/>
        </w:rPr>
        <w:t>gefällt mir an Ihnen besonder</w:t>
      </w:r>
      <w:r w:rsidR="005A4A97">
        <w:rPr>
          <w:rFonts w:ascii="Georgia" w:hAnsi="Georgia" w:cs="Times New Roman"/>
          <w:sz w:val="21"/>
          <w:szCs w:val="21"/>
        </w:rPr>
        <w:t xml:space="preserve">s Ihr Fokus auf Vertrauen und das man sich dieses verdienen muss. Das Vertrauen wichtig ist und man sich dieses aufbauen muss kann ich durch meine Arbeit in verschiedensten studentischen Initiativen, sowie durch meine Zeit als Head </w:t>
      </w:r>
      <w:proofErr w:type="spellStart"/>
      <w:r w:rsidR="005A4A97">
        <w:rPr>
          <w:rFonts w:ascii="Georgia" w:hAnsi="Georgia" w:cs="Times New Roman"/>
          <w:sz w:val="21"/>
          <w:szCs w:val="21"/>
        </w:rPr>
        <w:t>of</w:t>
      </w:r>
      <w:proofErr w:type="spellEnd"/>
      <w:r w:rsidR="005A4A97">
        <w:rPr>
          <w:rFonts w:ascii="Georgia" w:hAnsi="Georgia" w:cs="Times New Roman"/>
          <w:sz w:val="21"/>
          <w:szCs w:val="21"/>
        </w:rPr>
        <w:t xml:space="preserve"> IT&amp;QM bei wi3-consulting nur bestätigen.</w:t>
      </w:r>
    </w:p>
    <w:p w14:paraId="43802574" w14:textId="77777777" w:rsidR="008107FE" w:rsidRPr="00907C43" w:rsidRDefault="008107FE" w:rsidP="002A6B60">
      <w:pPr>
        <w:jc w:val="both"/>
        <w:rPr>
          <w:rFonts w:ascii="Georgia" w:hAnsi="Georgia" w:cs="Times New Roman"/>
          <w:sz w:val="8"/>
          <w:szCs w:val="8"/>
        </w:rPr>
      </w:pPr>
    </w:p>
    <w:p w14:paraId="3D900E42" w14:textId="40E0CB8D" w:rsidR="008107FE" w:rsidRPr="00EA7C21" w:rsidRDefault="008107FE" w:rsidP="008107FE">
      <w:pPr>
        <w:jc w:val="both"/>
        <w:rPr>
          <w:rFonts w:ascii="Georgia" w:hAnsi="Georgia" w:cs="Times New Roman"/>
          <w:color w:val="EE0000"/>
          <w:sz w:val="21"/>
          <w:szCs w:val="21"/>
        </w:rPr>
      </w:pPr>
      <w:r w:rsidRPr="008107FE">
        <w:rPr>
          <w:rFonts w:ascii="Georgia" w:hAnsi="Georgia" w:cs="Times New Roman"/>
          <w:sz w:val="21"/>
          <w:szCs w:val="21"/>
        </w:rPr>
        <w:t>Von dem Praktikum erhoffe ich mir eine steile Lernkurve sowie die Möglichkeit, meine eigenen Ideen und bisherigen Erfahrungen bei Ihnen mehrwertschaffend einbringen zu können. Ich bin mir sicher, dass ich durch mein starkes Interesse an der Tätigkeit als Consultant,</w:t>
      </w:r>
      <w:r w:rsidR="00171CBF">
        <w:rPr>
          <w:rFonts w:ascii="Georgia" w:hAnsi="Georgia" w:cs="Times New Roman"/>
          <w:sz w:val="21"/>
          <w:szCs w:val="21"/>
        </w:rPr>
        <w:t xml:space="preserve"> sowie</w:t>
      </w:r>
      <w:r w:rsidRPr="008107FE">
        <w:rPr>
          <w:rFonts w:ascii="Georgia" w:hAnsi="Georgia" w:cs="Times New Roman"/>
          <w:sz w:val="21"/>
          <w:szCs w:val="21"/>
        </w:rPr>
        <w:t xml:space="preserve"> </w:t>
      </w:r>
      <w:r w:rsidR="00171CBF">
        <w:rPr>
          <w:rFonts w:ascii="Georgia" w:hAnsi="Georgia" w:cs="Times New Roman"/>
          <w:sz w:val="21"/>
          <w:szCs w:val="21"/>
        </w:rPr>
        <w:t xml:space="preserve">durch meinen außergewöhnlichen beruflichen Werdegang </w:t>
      </w:r>
      <w:r w:rsidRPr="008107FE">
        <w:rPr>
          <w:rFonts w:ascii="Georgia" w:hAnsi="Georgia" w:cs="Times New Roman"/>
          <w:sz w:val="21"/>
          <w:szCs w:val="21"/>
        </w:rPr>
        <w:t>eine Bereicherung für</w:t>
      </w:r>
      <w:r w:rsidR="00EA7C21">
        <w:rPr>
          <w:rFonts w:ascii="Georgia" w:hAnsi="Georgia" w:cs="Times New Roman"/>
          <w:sz w:val="21"/>
          <w:szCs w:val="21"/>
        </w:rPr>
        <w:t xml:space="preserve"> </w:t>
      </w:r>
      <w:r w:rsidR="005A4A97">
        <w:rPr>
          <w:rFonts w:ascii="Georgia" w:hAnsi="Georgia" w:cs="Times New Roman"/>
          <w:sz w:val="21"/>
          <w:szCs w:val="21"/>
        </w:rPr>
        <w:t>EFESO</w:t>
      </w:r>
      <w:r w:rsidRPr="008107FE">
        <w:rPr>
          <w:rFonts w:ascii="Georgia" w:hAnsi="Georgia" w:cs="Times New Roman"/>
          <w:sz w:val="21"/>
          <w:szCs w:val="21"/>
        </w:rPr>
        <w:t xml:space="preserve"> sein werde und würde mich sehr darüber freuen, Sie auch in einem persönlichen Gespräch von mir überzeugen zu dürfen.</w:t>
      </w:r>
      <w:r w:rsidR="00EA7C21">
        <w:rPr>
          <w:rFonts w:ascii="Georgia" w:hAnsi="Georgia" w:cs="Times New Roman"/>
          <w:sz w:val="21"/>
          <w:szCs w:val="21"/>
        </w:rPr>
        <w:t xml:space="preserve"> </w:t>
      </w:r>
    </w:p>
    <w:p w14:paraId="5A7FC62D" w14:textId="5FB59968" w:rsidR="008107FE" w:rsidRPr="008107FE" w:rsidRDefault="008107FE" w:rsidP="008107FE">
      <w:pPr>
        <w:jc w:val="both"/>
        <w:rPr>
          <w:rFonts w:ascii="Georgia" w:hAnsi="Georgia" w:cs="Times New Roman"/>
          <w:sz w:val="21"/>
          <w:szCs w:val="21"/>
        </w:rPr>
      </w:pPr>
    </w:p>
    <w:p w14:paraId="1895EC71" w14:textId="4BEC149F" w:rsidR="003328F3" w:rsidRPr="00EA7C21" w:rsidRDefault="002863BB" w:rsidP="008107FE">
      <w:pPr>
        <w:jc w:val="both"/>
        <w:rPr>
          <w:rFonts w:ascii="Georgia" w:hAnsi="Georgia"/>
          <w:sz w:val="21"/>
          <w:szCs w:val="21"/>
        </w:rPr>
      </w:pPr>
      <w:r>
        <w:rPr>
          <w:rFonts w:ascii="Georgia" w:hAnsi="Georgia" w:cs="Times New Roman"/>
          <w:noProof/>
          <w:sz w:val="21"/>
          <w:szCs w:val="21"/>
        </w:rPr>
        <mc:AlternateContent>
          <mc:Choice Requires="wpi">
            <w:drawing>
              <wp:anchor distT="0" distB="0" distL="114300" distR="114300" simplePos="0" relativeHeight="251674624" behindDoc="0" locked="0" layoutInCell="1" allowOverlap="1" wp14:anchorId="476A668C" wp14:editId="3E601A3B">
                <wp:simplePos x="0" y="0"/>
                <wp:positionH relativeFrom="column">
                  <wp:posOffset>81280</wp:posOffset>
                </wp:positionH>
                <wp:positionV relativeFrom="paragraph">
                  <wp:posOffset>233680</wp:posOffset>
                </wp:positionV>
                <wp:extent cx="2236875" cy="467760"/>
                <wp:effectExtent l="38100" t="38100" r="30480" b="46990"/>
                <wp:wrapNone/>
                <wp:docPr id="136570947" name="Freihand 112"/>
                <wp:cNvGraphicFramePr/>
                <a:graphic xmlns:a="http://schemas.openxmlformats.org/drawingml/2006/main">
                  <a:graphicData uri="http://schemas.microsoft.com/office/word/2010/wordprocessingInk">
                    <w14:contentPart bwMode="auto" r:id="rId10">
                      <w14:nvContentPartPr>
                        <w14:cNvContentPartPr/>
                      </w14:nvContentPartPr>
                      <w14:xfrm>
                        <a:off x="0" y="0"/>
                        <a:ext cx="2236875" cy="467760"/>
                      </w14:xfrm>
                    </w14:contentPart>
                  </a:graphicData>
                </a:graphic>
                <wp14:sizeRelH relativeFrom="margin">
                  <wp14:pctWidth>0</wp14:pctWidth>
                </wp14:sizeRelH>
                <wp14:sizeRelV relativeFrom="margin">
                  <wp14:pctHeight>0</wp14:pctHeight>
                </wp14:sizeRelV>
              </wp:anchor>
            </w:drawing>
          </mc:Choice>
          <mc:Fallback>
            <w:pict>
              <v:shape w14:anchorId="4F9467FD" id="Freihand 112" o:spid="_x0000_s1026" type="#_x0000_t75" style="position:absolute;margin-left:5.9pt;margin-top:17.9pt;width:177.15pt;height:37.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">
                <v:imagedata r:id="rId11" o:title=""/>
              </v:shape>
            </w:pict>
          </mc:Fallback>
        </mc:AlternateContent>
      </w:r>
      <w:r w:rsidR="008107FE" w:rsidRPr="008107FE">
        <w:rPr>
          <w:rFonts w:ascii="Georgia" w:hAnsi="Georgia" w:cs="Times New Roman"/>
          <w:sz w:val="21"/>
          <w:szCs w:val="21"/>
        </w:rPr>
        <w:t>Mit freundlichen Grüßen</w:t>
      </w:r>
    </w:p>
    <w:sectPr w:rsidR="003328F3" w:rsidRPr="00EA7C21" w:rsidSect="007323FA">
      <w:pgSz w:w="11900" w:h="16840"/>
      <w:pgMar w:top="680" w:right="1134" w:bottom="624" w:left="1134" w:header="709" w:footer="709" w:gutter="0"/>
      <w:cols w:space="708"/>
      <w:docGrid w:linePitch="360"/>
      <w:sectPrChange w:id="8" w:author="David Döbele" w:date="2026-02-20T16:54:00Z" w16du:dateUtc="2026-02-20T15:54:00Z">
        <w:sectPr w:rsidR="003328F3" w:rsidRPr="00EA7C21" w:rsidSect="007323FA">
          <w:pgMar w:top="907" w:right="1418" w:bottom="624" w:left="1418" w:header="709" w:footer="709"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345F5" w14:textId="77777777" w:rsidR="00786013" w:rsidRDefault="00786013" w:rsidP="00A156B9">
      <w:r>
        <w:separator/>
      </w:r>
    </w:p>
  </w:endnote>
  <w:endnote w:type="continuationSeparator" w:id="0">
    <w:p w14:paraId="6A1ED081" w14:textId="77777777" w:rsidR="00786013" w:rsidRDefault="00786013"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D58AD" w14:textId="77777777" w:rsidR="00786013" w:rsidRDefault="00786013" w:rsidP="00A156B9">
      <w:r>
        <w:separator/>
      </w:r>
    </w:p>
  </w:footnote>
  <w:footnote w:type="continuationSeparator" w:id="0">
    <w:p w14:paraId="60022A0B" w14:textId="77777777" w:rsidR="00786013" w:rsidRDefault="00786013"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1264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A0AF7"/>
    <w:rsid w:val="000C3413"/>
    <w:rsid w:val="000E5917"/>
    <w:rsid w:val="000F2F6E"/>
    <w:rsid w:val="001057F0"/>
    <w:rsid w:val="00130F12"/>
    <w:rsid w:val="001476D4"/>
    <w:rsid w:val="00171CBF"/>
    <w:rsid w:val="0017795A"/>
    <w:rsid w:val="00185DAD"/>
    <w:rsid w:val="00193653"/>
    <w:rsid w:val="001C3673"/>
    <w:rsid w:val="001E0133"/>
    <w:rsid w:val="001E6FC7"/>
    <w:rsid w:val="00235669"/>
    <w:rsid w:val="00236562"/>
    <w:rsid w:val="00267694"/>
    <w:rsid w:val="00284FE4"/>
    <w:rsid w:val="002863BB"/>
    <w:rsid w:val="002A6B60"/>
    <w:rsid w:val="002F3B6E"/>
    <w:rsid w:val="003112EA"/>
    <w:rsid w:val="0032583B"/>
    <w:rsid w:val="003328F3"/>
    <w:rsid w:val="00346305"/>
    <w:rsid w:val="00376E4C"/>
    <w:rsid w:val="003B2432"/>
    <w:rsid w:val="003C0453"/>
    <w:rsid w:val="003F7403"/>
    <w:rsid w:val="00407537"/>
    <w:rsid w:val="00416F39"/>
    <w:rsid w:val="00444DE6"/>
    <w:rsid w:val="00470E60"/>
    <w:rsid w:val="004A6740"/>
    <w:rsid w:val="0050751A"/>
    <w:rsid w:val="0051624B"/>
    <w:rsid w:val="00584A0E"/>
    <w:rsid w:val="005A4A97"/>
    <w:rsid w:val="005A7876"/>
    <w:rsid w:val="005C18A8"/>
    <w:rsid w:val="005C45BA"/>
    <w:rsid w:val="00623FD8"/>
    <w:rsid w:val="0064311F"/>
    <w:rsid w:val="006A3056"/>
    <w:rsid w:val="006C3E20"/>
    <w:rsid w:val="0070635E"/>
    <w:rsid w:val="00714827"/>
    <w:rsid w:val="007271B0"/>
    <w:rsid w:val="007307F4"/>
    <w:rsid w:val="007323FA"/>
    <w:rsid w:val="007435C0"/>
    <w:rsid w:val="00755109"/>
    <w:rsid w:val="007843A0"/>
    <w:rsid w:val="00786013"/>
    <w:rsid w:val="0078695D"/>
    <w:rsid w:val="007950E2"/>
    <w:rsid w:val="007C24A1"/>
    <w:rsid w:val="007E3211"/>
    <w:rsid w:val="008107FE"/>
    <w:rsid w:val="00836AC0"/>
    <w:rsid w:val="00894D21"/>
    <w:rsid w:val="008C77FC"/>
    <w:rsid w:val="008D5621"/>
    <w:rsid w:val="008F7948"/>
    <w:rsid w:val="00907C43"/>
    <w:rsid w:val="009533D5"/>
    <w:rsid w:val="00955BE9"/>
    <w:rsid w:val="009842DC"/>
    <w:rsid w:val="009D1F45"/>
    <w:rsid w:val="009F18E2"/>
    <w:rsid w:val="009F2E7C"/>
    <w:rsid w:val="009F47B4"/>
    <w:rsid w:val="009F50E5"/>
    <w:rsid w:val="00A04ECB"/>
    <w:rsid w:val="00A156B9"/>
    <w:rsid w:val="00A3280A"/>
    <w:rsid w:val="00AA7FE9"/>
    <w:rsid w:val="00AC4E2A"/>
    <w:rsid w:val="00B27710"/>
    <w:rsid w:val="00B44819"/>
    <w:rsid w:val="00B7286E"/>
    <w:rsid w:val="00B7517D"/>
    <w:rsid w:val="00B804AF"/>
    <w:rsid w:val="00B843C4"/>
    <w:rsid w:val="00B87BB7"/>
    <w:rsid w:val="00BC6377"/>
    <w:rsid w:val="00BC6398"/>
    <w:rsid w:val="00BE484A"/>
    <w:rsid w:val="00BF708A"/>
    <w:rsid w:val="00C10FCC"/>
    <w:rsid w:val="00C16765"/>
    <w:rsid w:val="00C247DD"/>
    <w:rsid w:val="00C3174A"/>
    <w:rsid w:val="00C4564A"/>
    <w:rsid w:val="00C9032E"/>
    <w:rsid w:val="00CA6FE3"/>
    <w:rsid w:val="00CF3FDA"/>
    <w:rsid w:val="00D15FA0"/>
    <w:rsid w:val="00D54045"/>
    <w:rsid w:val="00D648FF"/>
    <w:rsid w:val="00D64CB6"/>
    <w:rsid w:val="00DE3B7C"/>
    <w:rsid w:val="00DF2508"/>
    <w:rsid w:val="00E01186"/>
    <w:rsid w:val="00E3243A"/>
    <w:rsid w:val="00E61196"/>
    <w:rsid w:val="00E825FF"/>
    <w:rsid w:val="00EA6931"/>
    <w:rsid w:val="00EA7C21"/>
    <w:rsid w:val="00EB6E52"/>
    <w:rsid w:val="00EB7B50"/>
    <w:rsid w:val="00EE44B0"/>
    <w:rsid w:val="00F06D19"/>
    <w:rsid w:val="00F0754A"/>
    <w:rsid w:val="00F17E63"/>
    <w:rsid w:val="00F32BA5"/>
    <w:rsid w:val="00F40192"/>
    <w:rsid w:val="00F7199D"/>
    <w:rsid w:val="00FB2B88"/>
    <w:rsid w:val="00FE0A08"/>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7323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5T15:06:27.804"/>
    </inkml:context>
    <inkml:brush xml:id="br0">
      <inkml:brushProperty name="width" value="0.035" units="cm"/>
      <inkml:brushProperty name="height" value="0.035" units="cm"/>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5T15:25:31.158"/>
    </inkml:context>
    <inkml:brush xml:id="br0">
      <inkml:brushProperty name="width" value="0.035" units="cm"/>
      <inkml:brushProperty name="height" value="0.035" units="cm"/>
    </inkml:brush>
  </inkml:definitions>
  <inkml:trace contextRef="#ctx0" brushRef="#br0">1 923 24575,'2'-1'0,"0"1"0,0-1 0,0 1 0,0-1 0,0 0 0,-1 0 0,1 0 0,0 0 0,0-1 0,-1 1 0,1 0 0,0-1 0,-1 1 0,0-1 0,1 1 0,-1-1 0,2-2 0,22-37 0,-20 32 0,144-274 0,-15 25 0,-97 194 0,86-110 0,-119 169 0,32-36 0,-34 39 0,0-1 0,0 1 0,1 0 0,0-1 0,-1 1 0,1 1 0,0-1 0,0 0 0,0 1 0,0-1 0,6-1 0,-8 4 0,-1-1 0,1 0 0,0 1 0,0-1 0,-1 1 0,1-1 0,0 1 0,-1 0 0,1-1 0,-1 1 0,1 0 0,-1-1 0,1 1 0,-1 0 0,1-1 0,-1 1 0,0 0 0,1 0 0,-1 0 0,0-1 0,0 1 0,1 0 0,-1 0 0,0 0 0,0 0 0,0 0 0,0-1 0,0 1 0,0 0 0,-1 1 0,0 34 0,1-34 0,-28 724 0,28-726 0,0 14 0,0 0 0,1 0 0,0 0 0,1-1 0,7 25 0,-8-36 0,-1 0 0,1 0 0,0 0 0,0 0 0,0 0 0,1 0 0,-1-1 0,0 1 0,1 0 0,-1-1 0,1 1 0,0-1 0,-1 1 0,1-1 0,0 0 0,0 0 0,0 0 0,2 1 0,-1-1 0,0-1 0,0 1 0,1-1 0,-1 0 0,0 0 0,0 0 0,0-1 0,0 1 0,0-1 0,0 1 0,1-1 0,-1 0 0,-1 0 0,1-1 0,0 1 0,4-3 0,2-2 0,-1 0 0,1 0 0,-1 0 0,-1-1 0,1 0 0,-1-1 0,-1 0 0,10-13 0,42-77 0,-39 64 0,298-568 0,-296 559-1365,-6 12-5461</inkml:trace>
  <inkml:trace contextRef="#ctx0" brushRef="#br0" timeOffset="453.01">1006 960 24575,'0'0'-8191</inkml:trace>
  <inkml:trace contextRef="#ctx0" brushRef="#br0" timeOffset="2999.82">1862 1 24575,'-22'2'0,"0"2"0,1 0 0,0 1 0,0 2 0,0 0 0,1 1 0,-30 15 0,5-2 0,34-16 0,-28 11 0,0 2 0,-61 39 0,90-50 0,0 0 0,1 0 0,0 1 0,0 1 0,1-1 0,0 1 0,1 1 0,-1-1 0,2 1 0,0 1 0,0-1 0,1 1 0,0 0 0,-5 17 0,6-13 0,-21 95 0,23-99 0,1 1 0,0 0 0,1 0 0,0 0 0,1 0 0,0 0 0,3 13 0,-2-21 0,0 1 0,0-1 0,0 0 0,1 0 0,-1 0 0,1-1 0,0 1 0,0-1 0,1 1 0,-1-1 0,1 0 0,-1 0 0,1-1 0,0 1 0,0-1 0,0 0 0,0 0 0,1 0 0,-1 0 0,0-1 0,8 2 0,14 3 0,-1-1 0,43 3 0,-48-7 0,0 2 0,0-1 0,0-1 0,0-1 0,0-1 0,0-1 0,0 0 0,0-2 0,0 0 0,-1-1 0,1-1 0,-1-1 0,-1-1 0,1 0 0,-1-1 0,-1-1 0,0-1 0,29-24 0,-30 20 0,0-1 0,0 0 0,-2-1 0,0-1 0,21-35 0,-37 113 0,2-12 0,-14 93 0,11-125 0,-1 1 0,-1-1 0,0 0 0,-1-1 0,-1 0 0,-1 1 0,0-2 0,0 1 0,-17 19 0,12-19 0,-1-1 0,0 0 0,-1-1 0,-1-1 0,0 0 0,-1-1 0,0-1 0,0 0 0,-1-1 0,-24 7 0,-18 4 0,-116 21 0,174-41 0,0 1 0,0-1 0,0 0 0,0 0 0,0 0 0,0 0 0,0 0 0,0 0 0,0 0 0,0-1 0,1 1 0,-1-1 0,0 1 0,0-1 0,0 0 0,0 0 0,1 0 0,-1 0 0,0 0 0,1 0 0,-1 0 0,1 0 0,-1-1 0,-1-2 0,0 0 0,1 0 0,0 0 0,-1 0 0,2 0 0,-1-1 0,0 1 0,1-1 0,0 1 0,0-1 0,0-5 0,0-7 0,0 1 0,1-1 0,1 1 0,1-1 0,4-19 0,-4 30 0,0-1 0,0 1 0,0 0 0,1 0 0,0 0 0,0 0 0,0 0 0,1 1 0,0-1 0,0 1 0,0 0 0,1 0 0,0 1 0,0-1 0,0 1 0,0 0 0,1 1 0,-1-1 0,1 1 0,0 0 0,0 0 0,0 1 0,1 0 0,11-3 0,10 0 0,1 1 0,0 2 0,1 1 0,41 3 0,-11 0 0,333 10 0,-386-12 0,1 0 0,0 0 0,-1-1 0,1 0 0,-1-1 0,1 1 0,-1-1 0,0-1 0,0 1 0,0-1 0,0-1 0,0 1 0,8-6 0,-1-3 0,-1 1 0,0-2 0,-1 0 0,16-22 0,-21 26-151,0 0-1,1 0 0,0 0 0,0 1 1,1 0-1,0 1 0,1 0 1,14-9-1,-14 12-6674</inkml:trace>
  <inkml:trace contextRef="#ctx0" brushRef="#br0" timeOffset="7057.85">2415 556 24575,'1'-2'0,"-1"0"0,1 0 0,0 0 0,1 1 0,-1-1 0,0 0 0,0 0 0,1 1 0,-1-1 0,1 1 0,0 0 0,-1-1 0,1 1 0,0 0 0,0 0 0,-1 0 0,1 0 0,0 0 0,0 0 0,0 1 0,0-1 0,1 0 0,-1 1 0,0 0 0,0 0 0,3-1 0,61-5 0,-21 4 0,-19 0 0,1 2 0,-1 1 0,38 5 0,-60-5 0,-1 0 0,1 0 0,-1 0 0,1 1 0,-1 0 0,0-1 0,0 1 0,0 0 0,0 0 0,0 1 0,0-1 0,0 1 0,-1-1 0,1 1 0,-1 0 0,0 0 0,0 0 0,0 0 0,0 1 0,0-1 0,-1 0 0,1 1 0,-1-1 0,1 6 0,0-1 0,-1 1 0,0-1 0,0 0 0,-1 0 0,0 1 0,0-1 0,-1 0 0,0 0 0,0 0 0,-4 11 0,3-15 0,-1 1 0,1-1 0,-1 0 0,0 1 0,-1-1 0,1-1 0,-1 1 0,1 0 0,-1-1 0,0 0 0,-1 0 0,1 0 0,0 0 0,-1-1 0,1 0 0,-1 0 0,-9 3 0,-8 2 0,1-1 0,-39 6 0,-3-1 0,13-2 0,-77 4 0,125-13 0,-1-1 0,0 1 0,0 0 0,0-1 0,1 0 0,-1 0 0,0 0 0,1 0 0,-1 0 0,1 0 0,-1-1 0,1 1 0,-1-1 0,1 0 0,0 1 0,0-1 0,0 0 0,0 0 0,0-1 0,0 1 0,1 0 0,-1-1 0,1 1 0,-1-1 0,1 1 0,0-1 0,0 1 0,0-1 0,0-3 0,-10-16 0,11 21 0,0 1 0,0 0 0,0-1 0,0 1 0,0 0 0,0-1 0,-1 1 0,1 0 0,0-1 0,0 1 0,0 0 0,0-1 0,-1 1 0,1 0 0,0-1 0,0 1 0,-1 0 0,1 0 0,0-1 0,-1 1 0,1 0 0,0 0 0,0-1 0,-1 1 0,1 0 0,-1 0 0,1 0 0,0 0 0,-1 0 0,1 0 0,0 0 0,-1-1 0,1 1 0,0 0 0,-1 0 0,1 0 0,-1 0 0,1 1 0,0-1 0,-1 0 0,1 0 0,-1 0 0,-6 19 0,3 25 0,2 6 0,0-15 0,2 0 0,4 39 0,-3-65 0,0-1 0,1 0 0,0 0 0,0 1 0,1-1 0,0-1 0,0 1 0,1 0 0,0-1 0,0 0 0,1 0 0,0 0 0,0 0 0,7 6 0,-7-10 0,-1 0 0,1 0 0,0 0 0,0-1 0,0 0 0,0 0 0,0 0 0,1-1 0,-1 1 0,0-1 0,1-1 0,-1 1 0,1-1 0,5 0 0,83-8 0,-83 6 0,17-3 0,0-2 0,0-1 0,-1-1 0,0-1 0,-1-1 0,0-2 0,27-17 0,-18 8 0,-2-2 0,0-1 0,-2-2 0,40-41 0,-61 56 0,1-1 0,-2 1 0,0-2 0,0 1 0,-1-1 0,-1-1 0,0 1 0,-1-1 0,-1-1 0,0 1 0,-1-1 0,3-24 0,-4 20 0,-2 10 0,1-1 0,0 1 0,0-1 0,1 1 0,8-19 0,-14 60 0,-31 61 0,18-51 0,1 0 0,2 1 0,-10 60 0,16-56 0,-3 0 0,-16 50 0,14-71 0,6-12 0,15-26 0,17-26 0,0 1 0,-2-1 0,-2 0 0,-1-2 0,20-55 0,-30 62 60,26-54 0,-32 79-195,-1 0 0,2 0 0,-1 0 0,1 1 0,1 0 0,-1 0 0,2 1 0,-1-1 0,1 2 0,13-11 0,-11 12-6691</inkml:trace>
  <inkml:trace contextRef="#ctx0" brushRef="#br0" timeOffset="72608.17">3244 606 24575,'44'0'0,"-1"-3"0,66-11 0,-35 7 0,-57 7 0,0-1 0,0-1 0,0-1 0,-1 0 0,18-6 0,-30 8 0,0-1 0,0 0 0,-1 0 0,1 0 0,0 0 0,-1-1 0,1 0 0,-1 1 0,0-1 0,0 0 0,0 0 0,0-1 0,-1 1 0,1-1 0,-1 1 0,0-1 0,0 0 0,0 0 0,-1 0 0,1 0 0,-1 0 0,0 0 0,0 0 0,1-7 0,4-31 0,2-16 0,2-94 0,-10 142 0,1 3 0,-1-1 0,-1 1 0,1 0 0,-1 0 0,0 0 0,-3-7 0,3 12 0,0 0 0,0 0 0,0 0 0,0 0 0,-1 0 0,1 0 0,-1 0 0,1 1 0,-1-1 0,0 1 0,1-1 0,-1 1 0,0-1 0,0 1 0,0 0 0,0 0 0,0 0 0,-1 0 0,1 0 0,0 1 0,0-1 0,-4 0 0,6 1 0,-15-4 0,0 1 0,0 1 0,0 0 0,-1 1 0,-16 1 0,28 1 0,0-1 0,0 1 0,1 0 0,-1 0 0,0 0 0,1 0 0,-1 0 0,1 1 0,0 0 0,-1 0 0,1 0 0,0 0 0,0 0 0,0 1 0,0-1 0,1 1 0,-1 0 0,1 0 0,-1 0 0,1 0 0,0 0 0,0 0 0,0 1 0,1-1 0,-3 7 0,-4 19 0,1 0 0,1 1 0,2-1 0,0 1 0,3 0 0,2 46 0,-14 95 0,12-162 0,0 0 0,-1 1 0,0-1 0,0 0 0,-1 0 0,0-1 0,-1 1 0,0 0 0,-6 9 0,5-9 0,1 0 0,-1 0 0,2 0 0,-1 0 0,1 1 0,1 0 0,-3 18 0,4 287 0,3-149 0,0-145 0,2-24 0,3-34 0,-8-30 0,2-37 0,11 63 0,-9 36 0,-1 0 0,0-1 0,0 1 0,-1-1 0,0 1 0,1-10 0,-1-16 0,-2 20 0,1 0 0,1 1 0,-1-1 0,2 1 0,-1-1 0,2 1 0,-1-1 0,1 1 0,1 0 0,5-10 0,42-87 0,-41 86 0,-7 14 0,1 1 0,-1-1 0,1 0 0,1 1 0,7-10 0,-9 14 0,-1 0 0,1 0 0,0 0 0,0 0 0,0 0 0,0 1 0,0 0 0,0-1 0,0 1 0,0 0 0,1 0 0,-1 1 0,0-1 0,1 1 0,-1 0 0,6 0 0,17-1 0,34 2 0,-56-1 0,-1 1 0,0-1 0,0 1 0,0 0 0,0 0 0,0 0 0,0 1 0,0-1 0,-1 1 0,1-1 0,0 1 0,-1 0 0,1 0 0,-1 0 0,4 5 0,0 1 0,-2 0 0,1 0 0,-1 0 0,0 0 0,0 1 0,-1 0 0,0 0 0,-1 0 0,0 0 0,1 13 0,-1 11 0,-3 54 0,1 15 0,3-92 0,0 1 0,0-1 0,0 0 0,1 0 0,11 18 0,3 10 0,-7-9 0,2-1 0,1 0 0,33 48 0,-38-63-1365,-3-2-5461</inkml:trace>
  <inkml:trace contextRef="#ctx0" brushRef="#br0" timeOffset="137047.34">3948 1286 24575,'0'-31'0,"0"-1"0,2 1 0,2 0 0,0 1 0,17-55 0,-18 74 0,2 0 0,0 0 0,0 0 0,0 1 0,2 0 0,-1 0 0,1 0 0,1 1 0,-1 0 0,13-10 0,12-11 0,1 2 0,1 1 0,48-29 0,-74 51 0,-1 1 0,1 1 0,-1-1 0,1 1 0,0 1 0,0-1 0,0 2 0,1-1 0,-1 1 0,0 0 0,1 0 0,-1 1 0,1 0 0,-1 1 0,9 1 0,-15-1 0,0 0 0,1 0 0,-1 0 0,0 1 0,0-1 0,0 0 0,0 1 0,-1-1 0,1 1 0,0 0 0,0-1 0,-1 1 0,1 0 0,-1 0 0,0 0 0,0 0 0,0 0 0,0 1 0,0-1 0,0 0 0,0 0 0,-1 1 0,1-1 0,-1 0 0,1 5 0,1 9 0,-1 0 0,-1 28 0,-1-29 0,3 37 0,0-34 0,-2 0 0,0 0 0,0 0 0,-2 0 0,0 0 0,-5 18 0,4-31 0,1 1 0,-1-1 0,0 0 0,-1 0 0,1 0 0,-1 0 0,0-1 0,0 1 0,-1-1 0,1 0 0,-1 0 0,0-1 0,0 1 0,0-1 0,-1 0 0,1 0 0,-1-1 0,1 0 0,-1 0 0,0 0 0,0-1 0,-6 2 0,-9 0 0,0 0 0,0-2 0,0 0 0,0-1 0,-22-3 0,39 3 0,0-1 0,0 0 0,0 0 0,0 0 0,0 0 0,0 0 0,1-1 0,-1 0 0,0 0 0,1 0 0,-1 0 0,1 0 0,0-1 0,0 1 0,0-1 0,0 0 0,0 0 0,-2-4 0,0 0 0,1 0 0,0-1 0,0 0 0,1 0 0,0 0 0,0 0 0,-1-12 0,-5 2-1365,3 12-5461</inkml:trace>
  <inkml:trace contextRef="#ctx0" brushRef="#br0" timeOffset="139796.53">4489 682 24575,'0'19'0,"-2"50"0,4 1 0,3-1 0,16 77 0,-17-124 0,-2-11 0,0-1 0,0 0 0,1 0 0,0 0 0,1 0 0,0-1 0,11 18 0,-15-26 0,1 0 0,0 0 0,0-1 0,0 1 0,0 0 0,0 0 0,0-1 0,0 1 0,0-1 0,0 1 0,1-1 0,-1 1 0,0-1 0,0 0 0,0 1 0,1-1 0,-1 0 0,0 0 0,0 0 0,0 0 0,1 0 0,-1 0 0,0 0 0,0-1 0,1 1 0,-1 0 0,0-1 0,0 1 0,0-1 0,0 1 0,0-1 0,0 1 0,0-1 0,0 0 0,0 0 0,0 1 0,0-1 0,0 0 0,1-1 0,35-39 0,-36 40 0,17-28 0,-1 0 0,-1-1 0,-2-1 0,-1 0 0,11-39 0,20-48 0,-15 43 0,-23 54 0,1 2 0,0-1 0,2 1 0,0 1 0,19-28 0,-28 45 0,1 1 0,-1 0 0,0 0 0,0-1 0,0 1 0,0 0 0,0 0 0,0-1 0,0 1 0,1 0 0,-1 0 0,0-1 0,0 1 0,0 0 0,1 0 0,-1 0 0,0 0 0,0-1 0,1 1 0,-1 0 0,0 0 0,0 0 0,1 0 0,-1 0 0,0 0 0,0 0 0,1-1 0,-1 1 0,0 0 0,0 0 0,1 0 0,-1 0 0,0 0 0,1 0 0,-1 0 0,0 1 0,0-1 0,1 0 0,-1 0 0,0 0 0,1 0 0,1 14 0,-6 20 0,-6 1 0,-2-1 0,-2 0 0,0 0 0,-3-2 0,-24 39 0,26-43 0,2 0 0,1 1 0,1 0 0,2 1 0,1 0 0,1 0 0,-5 57 0,13-85 0,2-6 0,7-15 0,10-26 0,-5 4 0,1 0 0,2 1 0,2 2 0,2 0 0,1 1 0,2 1 0,50-56 0,-71 88 0,1 0 0,-1 1 0,1-1 0,0 1 0,0 0 0,0 1 0,0-1 0,1 1 0,-1 0 0,1 0 0,-1 1 0,9-2 0,75-2 0,-9 0 0,-78 5 0,1 0 0,-1 0 0,0 0 0,0 0 0,0 1 0,0-1 0,0 1 0,0-1 0,0 1 0,0 0 0,0-1 0,0 1 0,0 0 0,0 0 0,0 1 0,-1-1 0,1 0 0,0 1 0,-1-1 0,1 1 0,-1-1 0,0 1 0,1 0 0,-1-1 0,0 1 0,0 0 0,0 0 0,0 0 0,0 0 0,-1 0 0,2 4 0,3 9 0,-1 1 0,0 0 0,2 19 0,-4-21 0,8 41 0,-2 0 0,-2 0 0,-3 0 0,-4 56 0,1-109 0,-1 0 0,0 0 0,1 0 0,-1 0 0,0 0 0,0-1 0,0 1 0,0 0 0,-1 0 0,1-1 0,0 1 0,-1-1 0,1 1 0,-1-1 0,1 1 0,-1-1 0,0 0 0,1 0 0,-1 0 0,0 0 0,0 0 0,0 0 0,0-1 0,0 1 0,0-1 0,0 1 0,0-1 0,0 0 0,0 1 0,0-1 0,0 0 0,0-1 0,-1 1 0,-2-1 0,-3 1 0,0-1 0,-1 0 0,1 0 0,0-1 0,0 0 0,0-1 0,-13-6 0,11 2 0,0 0 0,0-1 0,0 0 0,1 0 0,0-1 0,1-1 0,0 0 0,0 0 0,1 0 0,0-1 0,1 0 0,0 0 0,1-1 0,-5-14 0,2 2 0,1 0 0,2 0 0,0 0 0,1-1 0,1 0 0,1-31 0,6 26-1365,-1 21-5461</inkml:trace>
  <inkml:trace contextRef="#ctx0" brushRef="#br0" timeOffset="149013.62">5232 116 24575,'3'57'0,"19"109"0,-11-105 0,4 82 0,-3-22 0,-6-83 0,1 62 0,3 260 0,-10-358 0,0 0 0,0 1 0,0-1 0,1 0 0,-1 0 0,1 0 0,-1 1 0,1-1 0,-1 0 0,1 0 0,0 0 0,0 0 0,0 0 0,0 0 0,1-1 0,1 4 0,-1-5 0,-1 0 0,1 0 0,-1 0 0,1 0 0,-1 0 0,1 0 0,-1-1 0,1 1 0,-1-1 0,1 1 0,-1-1 0,1 1 0,-1-1 0,0 0 0,1 1 0,-1-1 0,0 0 0,0 0 0,0 0 0,0 0 0,0 0 0,0-1 0,0 1 0,0 0 0,1-2 0,42-47 0,-2-1 0,43-72 0,-43 60 0,62-70 0,-103 131 0,0 0 0,0 1 0,1-1 0,-1 1 0,0-1 0,1 1 0,-1 0 0,1 0 0,0 0 0,-1 0 0,1 0 0,0 0 0,0 0 0,-1 0 0,1 0 0,0 1 0,0-1 0,0 1 0,0 0 0,0-1 0,0 1 0,0 0 0,3 1 0,-3-1 0,1 1 0,-1 1 0,0-1 0,0 0 0,0 1 0,0-1 0,-1 1 0,1-1 0,0 1 0,-1 0 0,1 0 0,-1-1 0,1 1 0,-1 0 0,0 1 0,1 2 0,5 10 0,-1 1 0,-1 0 0,-1 1 0,3 18 0,1 13 0,-2 1 0,-3-1 0,-1 1 0,-11 95 0,9-140 0,-1 0 0,0 1 0,0-1 0,0 0 0,0 0 0,-1 0 0,1 0 0,-1 0 0,0-1 0,0 1 0,-1 0 0,1-1 0,-1 0 0,0 1 0,1-1 0,-1 0 0,-1 0 0,1-1 0,0 1 0,-1-1 0,1 0 0,-1 1 0,0-1 0,0-1 0,-5 3 0,4-3 0,0 0 0,0-1 0,0 0 0,0 1 0,0-2 0,0 1 0,0 0 0,1-1 0,-1 0 0,0 0 0,0-1 0,0 1 0,1-1 0,-1 0 0,1 0 0,-1-1 0,1 1 0,0-1 0,0 0 0,0 0 0,-5-6 0,0 0 0,0 0 0,1-1 0,0 0 0,1 0 0,0-1 0,1 0 0,0 0 0,0-1 0,1 1 0,1-1 0,0-1 0,1 1 0,0 0 0,1-1 0,0 1 0,1-1 0,0 0 0,1 1 0,2-14 0,-1 23 0,0 0 0,0 0 0,0 0 0,1 0 0,-1 1 0,1-1 0,0 1 0,0-1 0,0 1 0,0 0 0,0-1 0,0 1 0,0 0 0,1 0 0,-1 1 0,1-1 0,0 0 0,5-1 0,58-22 0,-47 20 0,52-22 0,113-59 0,-119 52 0,130-47 0,-172 75-1365,-5 2-5461</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CF90C-945E-4FBD-841E-118B6BF53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617</Words>
  <Characters>3888</Characters>
  <Application>Microsoft Office Word</Application>
  <DocSecurity>0</DocSecurity>
  <Lines>32</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6</cp:revision>
  <dcterms:created xsi:type="dcterms:W3CDTF">2025-12-11T19:06:00Z</dcterms:created>
  <dcterms:modified xsi:type="dcterms:W3CDTF">2026-02-20T15:56:00Z</dcterms:modified>
</cp:coreProperties>
</file>