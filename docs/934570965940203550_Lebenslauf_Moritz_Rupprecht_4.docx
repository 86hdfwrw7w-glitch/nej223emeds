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2-01-22T23:10:00Z"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116"/>
        <w:gridCol w:w="4688"/>
        <w:gridCol w:w="129"/>
        <w:gridCol w:w="1856"/>
        <w:gridCol w:w="273"/>
        <w:tblGridChange w:id="1">
          <w:tblGrid>
            <w:gridCol w:w="2116"/>
            <w:gridCol w:w="4688"/>
            <w:gridCol w:w="129"/>
            <w:gridCol w:w="1856"/>
            <w:gridCol w:w="273"/>
          </w:tblGrid>
        </w:tblGridChange>
      </w:tblGrid>
      <w:tr w:rsidR="002508C2" w:rsidRPr="00696D26" w14:paraId="5DF08F91" w14:textId="77777777" w:rsidTr="002302D2">
        <w:trPr>
          <w:trHeight w:val="624"/>
          <w:trPrChange w:id="2" w:author="David Döbele" w:date="2022-01-22T23:10:00Z">
            <w:trPr>
              <w:trHeight w:val="850"/>
            </w:trPr>
          </w:trPrChange>
        </w:trPr>
        <w:tc>
          <w:tcPr>
            <w:tcW w:w="9062" w:type="dxa"/>
            <w:gridSpan w:val="5"/>
            <w:vAlign w:val="bottom"/>
            <w:tcPrChange w:id="3" w:author="David Döbele" w:date="2022-01-22T23:10:00Z">
              <w:tcPr>
                <w:tcW w:w="9062" w:type="dxa"/>
                <w:gridSpan w:val="5"/>
              </w:tcPr>
            </w:tcPrChange>
          </w:tcPr>
          <w:p w14:paraId="722A5AF6" w14:textId="0C984479" w:rsidR="002508C2" w:rsidRPr="002302D2" w:rsidRDefault="00AB2A5A" w:rsidP="002302D2">
            <w:pPr>
              <w:rPr>
                <w:rFonts w:ascii="Georgia" w:hAnsi="Georgia"/>
                <w:sz w:val="62"/>
                <w:szCs w:val="62"/>
                <w:rPrChange w:id="4" w:author="David Döbele" w:date="2022-01-22T23:10:00Z">
                  <w:rPr>
                    <w:rFonts w:ascii="Georgia" w:hAnsi="Georgia"/>
                    <w:sz w:val="64"/>
                    <w:szCs w:val="64"/>
                  </w:rPr>
                </w:rPrChange>
              </w:rPr>
              <w:pPrChange w:id="5" w:author="David Döbele" w:date="2022-01-22T23:10:00Z">
                <w:pPr>
                  <w:spacing w:line="360" w:lineRule="auto"/>
                </w:pPr>
              </w:pPrChange>
            </w:pPr>
            <w:r w:rsidRPr="002302D2">
              <w:rPr>
                <w:rFonts w:ascii="Georgia" w:hAnsi="Georgia"/>
                <w:sz w:val="62"/>
                <w:szCs w:val="62"/>
                <w:rPrChange w:id="6" w:author="David Döbele" w:date="2022-01-22T23:10:00Z">
                  <w:rPr>
                    <w:rFonts w:ascii="Georgia" w:hAnsi="Georgia"/>
                    <w:sz w:val="64"/>
                    <w:szCs w:val="64"/>
                  </w:rPr>
                </w:rPrChange>
              </w:rPr>
              <w:t>Mo</w:t>
            </w:r>
            <w:r w:rsidR="000A1FFE" w:rsidRPr="002302D2">
              <w:rPr>
                <w:rFonts w:ascii="Georgia" w:hAnsi="Georgia"/>
                <w:sz w:val="62"/>
                <w:szCs w:val="62"/>
                <w:rPrChange w:id="7" w:author="David Döbele" w:date="2022-01-22T23:10:00Z">
                  <w:rPr>
                    <w:rFonts w:ascii="Georgia" w:hAnsi="Georgia"/>
                    <w:sz w:val="64"/>
                    <w:szCs w:val="64"/>
                  </w:rPr>
                </w:rPrChange>
              </w:rPr>
              <w:t>ritz</w:t>
            </w:r>
            <w:r w:rsidRPr="002302D2">
              <w:rPr>
                <w:rFonts w:ascii="Georgia" w:hAnsi="Georgia"/>
                <w:sz w:val="62"/>
                <w:szCs w:val="62"/>
                <w:rPrChange w:id="8" w:author="David Döbele" w:date="2022-01-22T23:10:00Z">
                  <w:rPr>
                    <w:rFonts w:ascii="Georgia" w:hAnsi="Georgia"/>
                    <w:sz w:val="64"/>
                    <w:szCs w:val="64"/>
                  </w:rPr>
                </w:rPrChange>
              </w:rPr>
              <w:t xml:space="preserve"> </w:t>
            </w:r>
            <w:r w:rsidR="000A1FFE" w:rsidRPr="002302D2">
              <w:rPr>
                <w:rFonts w:ascii="Georgia" w:hAnsi="Georgia"/>
                <w:sz w:val="62"/>
                <w:szCs w:val="62"/>
                <w:rPrChange w:id="9" w:author="David Döbele" w:date="2022-01-22T23:10:00Z">
                  <w:rPr>
                    <w:rFonts w:ascii="Georgia" w:hAnsi="Georgia"/>
                    <w:sz w:val="64"/>
                    <w:szCs w:val="64"/>
                  </w:rPr>
                </w:rPrChange>
              </w:rPr>
              <w:t>Rupprecht</w:t>
            </w:r>
          </w:p>
        </w:tc>
      </w:tr>
      <w:tr w:rsidR="000A1FFE" w:rsidRPr="00696D26" w14:paraId="29A4F061" w14:textId="77777777" w:rsidTr="00DA03E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278695BB" w:rsidR="000A1FFE" w:rsidRPr="00F567B9" w:rsidRDefault="005447B0" w:rsidP="00740D20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696D26" w14:paraId="7E507145" w14:textId="77777777" w:rsidTr="00A21C49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10CDE5AC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6ED90186" w:rsidR="007966F0" w:rsidRPr="00432F9B" w:rsidRDefault="000A1FFE" w:rsidP="00F567B9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432F9B">
              <w:rPr>
                <w:rFonts w:ascii="Georgia" w:hAnsi="Georgia" w:cs="Georgia"/>
                <w:color w:val="000000"/>
              </w:rPr>
              <w:t>Pfaffentalstraße 6</w:t>
            </w:r>
            <w:r w:rsidR="00EB5816" w:rsidRPr="00432F9B">
              <w:rPr>
                <w:rFonts w:ascii="Georgia" w:hAnsi="Georgia" w:cs="Georgia"/>
                <w:color w:val="000000"/>
              </w:rPr>
              <w:t>,</w:t>
            </w:r>
            <w:r w:rsidRPr="00432F9B">
              <w:rPr>
                <w:rFonts w:ascii="Georgia" w:hAnsi="Georgia" w:cs="Georgia"/>
                <w:color w:val="000000"/>
              </w:rPr>
              <w:t xml:space="preserve"> 90518 Altdorf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18EF21B5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6F1671FA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5DFC32A" w:rsidR="007966F0" w:rsidRPr="00432F9B" w:rsidRDefault="002302D2" w:rsidP="00F567B9">
            <w:pPr>
              <w:rPr>
                <w:rFonts w:ascii="Georgia" w:hAnsi="Georgia"/>
              </w:rPr>
            </w:pPr>
            <w:hyperlink r:id="rId6" w:history="1">
              <w:r w:rsidR="00F55DAF" w:rsidRPr="00440DC3">
                <w:rPr>
                  <w:rStyle w:val="Hyperlink"/>
                  <w:rFonts w:ascii="Georgia" w:hAnsi="Georgia"/>
                </w:rPr>
                <w:t>moritz-rupprecht@gmx.de</w:t>
              </w:r>
            </w:hyperlink>
          </w:p>
        </w:tc>
        <w:tc>
          <w:tcPr>
            <w:tcW w:w="2129" w:type="dxa"/>
            <w:gridSpan w:val="2"/>
            <w:vAlign w:val="bottom"/>
          </w:tcPr>
          <w:p w14:paraId="1346A9DC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75FC1235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28ECECDB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96505AA" w:rsidR="007966F0" w:rsidRPr="00432F9B" w:rsidRDefault="00FA02C7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+49 1</w:t>
            </w:r>
            <w:r w:rsidR="00BC4C88" w:rsidRPr="00432F9B">
              <w:rPr>
                <w:rFonts w:ascii="Georgia" w:hAnsi="Georgia" w:cs="Georgia"/>
                <w:color w:val="000000"/>
              </w:rPr>
              <w:t>76 61427294</w:t>
            </w:r>
          </w:p>
        </w:tc>
        <w:tc>
          <w:tcPr>
            <w:tcW w:w="2129" w:type="dxa"/>
            <w:gridSpan w:val="2"/>
            <w:vAlign w:val="bottom"/>
          </w:tcPr>
          <w:p w14:paraId="5D969C6E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49C9E9C3" w14:textId="77777777" w:rsidTr="00A21C49">
        <w:trPr>
          <w:trHeight w:val="283"/>
        </w:trPr>
        <w:tc>
          <w:tcPr>
            <w:tcW w:w="2116" w:type="dxa"/>
            <w:vAlign w:val="bottom"/>
          </w:tcPr>
          <w:p w14:paraId="62536AD2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DAA35C3" w:rsidR="007966F0" w:rsidRPr="00432F9B" w:rsidRDefault="00BC4C88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17</w:t>
            </w:r>
            <w:r w:rsidR="00FA02C7" w:rsidRPr="00432F9B">
              <w:rPr>
                <w:rFonts w:ascii="Georgia" w:hAnsi="Georgia" w:cs="Georgia"/>
                <w:color w:val="000000"/>
              </w:rPr>
              <w:t>.</w:t>
            </w:r>
            <w:r w:rsidRPr="00432F9B">
              <w:rPr>
                <w:rFonts w:ascii="Georgia" w:hAnsi="Georgia" w:cs="Georgia"/>
                <w:color w:val="000000"/>
              </w:rPr>
              <w:t>12</w:t>
            </w:r>
            <w:r w:rsidR="00FA02C7" w:rsidRPr="00432F9B">
              <w:rPr>
                <w:rFonts w:ascii="Georgia" w:hAnsi="Georgia" w:cs="Georgia"/>
                <w:color w:val="000000"/>
              </w:rPr>
              <w:t>.199</w:t>
            </w:r>
            <w:r w:rsidRPr="00432F9B">
              <w:rPr>
                <w:rFonts w:ascii="Georgia" w:hAnsi="Georgia" w:cs="Georgia"/>
                <w:color w:val="000000"/>
              </w:rPr>
              <w:t>9</w:t>
            </w:r>
            <w:r w:rsidR="00FA02C7" w:rsidRPr="00432F9B">
              <w:rPr>
                <w:rFonts w:ascii="Georgia" w:hAnsi="Georgia" w:cs="Georgia"/>
                <w:color w:val="000000"/>
              </w:rPr>
              <w:t xml:space="preserve"> in </w:t>
            </w:r>
            <w:r w:rsidRPr="00432F9B">
              <w:rPr>
                <w:rFonts w:ascii="Georgia" w:hAnsi="Georgia" w:cs="Georgia"/>
                <w:color w:val="000000"/>
              </w:rPr>
              <w:t>Nürnberg</w:t>
            </w:r>
          </w:p>
        </w:tc>
        <w:tc>
          <w:tcPr>
            <w:tcW w:w="2129" w:type="dxa"/>
            <w:gridSpan w:val="2"/>
            <w:vAlign w:val="bottom"/>
          </w:tcPr>
          <w:p w14:paraId="6FC3E8E1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0FCADE56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575D3E9" w:rsidR="002508C2" w:rsidRPr="00696D26" w:rsidRDefault="002508C2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 w:rsidR="00BC4C88" w:rsidRPr="00696D26"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F567B9" w:rsidRPr="00696D26" w14:paraId="7D1DEBF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3F607C5" w:rsidR="00F567B9" w:rsidRPr="00696D26" w:rsidRDefault="00F567B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10/2020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B6981A7" w14:textId="355B38FD" w:rsidR="00F567B9" w:rsidRPr="00142B63" w:rsidRDefault="00F567B9" w:rsidP="00F567B9">
            <w:pPr>
              <w:rPr>
                <w:rFonts w:ascii="Georgia" w:hAnsi="Georgia" w:cs="Times New Roman (Textkörper CS)"/>
                <w:bCs/>
                <w:smallCaps/>
                <w:sz w:val="25"/>
                <w:szCs w:val="25"/>
              </w:rPr>
            </w:pPr>
            <w:r w:rsidRPr="00142B63">
              <w:rPr>
                <w:rFonts w:ascii="Georgia" w:hAnsi="Georgia" w:cs="Times New Roman (Textkörper CS)"/>
                <w:b/>
                <w:smallCaps/>
                <w:sz w:val="25"/>
                <w:szCs w:val="25"/>
              </w:rPr>
              <w:t xml:space="preserve">Friedrich-Alexander-Universität        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CD88A74" w:rsidR="00F567B9" w:rsidRPr="00F567B9" w:rsidRDefault="00F567B9" w:rsidP="00F567B9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195BA1">
              <w:rPr>
                <w:rFonts w:ascii="Georgia" w:hAnsi="Georgia" w:cs="Times New Roman (Textkörper CS)"/>
                <w:bCs/>
                <w:i/>
                <w:iCs/>
                <w:smallCaps/>
                <w:sz w:val="23"/>
                <w:szCs w:val="23"/>
              </w:rPr>
              <w:t>Erlangen</w:t>
            </w:r>
            <w:r w:rsidRPr="00F567B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-Nürnberg</w:t>
            </w:r>
          </w:p>
        </w:tc>
      </w:tr>
      <w:tr w:rsidR="00C018E4" w:rsidRPr="00696D26" w14:paraId="61E5D48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19A9228" w14:textId="1294682E" w:rsidR="00372F7B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B</w:t>
            </w:r>
            <w:r w:rsidR="00C55B47">
              <w:rPr>
                <w:rFonts w:ascii="Georgia" w:hAnsi="Georgia"/>
              </w:rPr>
              <w:t>.A.</w:t>
            </w:r>
            <w:r w:rsidR="001D09D6" w:rsidRPr="00696D26">
              <w:rPr>
                <w:rFonts w:ascii="Georgia" w:hAnsi="Georgia"/>
              </w:rPr>
              <w:t xml:space="preserve"> in Wirtschaftswissenschaften</w:t>
            </w:r>
          </w:p>
        </w:tc>
      </w:tr>
      <w:tr w:rsidR="00740D20" w:rsidRPr="00696D26" w14:paraId="7FA724AA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4167CC" w14:textId="77777777" w:rsidR="00740D20" w:rsidRPr="00696D26" w:rsidRDefault="00740D20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B380868" w14:textId="47009B1E" w:rsidR="00740D20" w:rsidRPr="00740D20" w:rsidRDefault="00740D20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40D20">
              <w:rPr>
                <w:rFonts w:ascii="Georgia" w:hAnsi="Georgia"/>
                <w:i/>
                <w:iCs/>
              </w:rPr>
              <w:t>Aktueller Notenschnitt:</w:t>
            </w:r>
            <w:r w:rsidR="00856D1C">
              <w:rPr>
                <w:rFonts w:ascii="Georgia" w:hAnsi="Georgia"/>
                <w:i/>
                <w:iCs/>
              </w:rPr>
              <w:t xml:space="preserve"> 1,</w:t>
            </w:r>
            <w:r w:rsidR="00CF1254">
              <w:rPr>
                <w:rFonts w:ascii="Georgia" w:hAnsi="Georgia"/>
                <w:i/>
                <w:iCs/>
              </w:rPr>
              <w:t>2</w:t>
            </w:r>
          </w:p>
        </w:tc>
      </w:tr>
      <w:tr w:rsidR="00B60577" w:rsidRPr="002302D2" w14:paraId="56E48C0E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BC05EBC" w14:textId="77777777" w:rsidR="00B60577" w:rsidRPr="00696D26" w:rsidRDefault="00B6057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DFF5173" w14:textId="325DB441" w:rsidR="00AE6638" w:rsidRPr="00AE6638" w:rsidRDefault="00B60577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  <w:lang w:val="en-US"/>
              </w:rPr>
            </w:pPr>
            <w:proofErr w:type="spellStart"/>
            <w:r w:rsidRPr="00F86D95">
              <w:rPr>
                <w:rFonts w:ascii="Georgia" w:hAnsi="Georgia"/>
                <w:i/>
                <w:iCs/>
                <w:lang w:val="en-US"/>
              </w:rPr>
              <w:t>Relevante</w:t>
            </w:r>
            <w:proofErr w:type="spellEnd"/>
            <w:r w:rsidRPr="00F86D95">
              <w:rPr>
                <w:rFonts w:ascii="Georgia" w:hAnsi="Georgia"/>
                <w:i/>
                <w:iCs/>
                <w:lang w:val="en-US"/>
              </w:rPr>
              <w:t xml:space="preserve"> Module: Machine Learning &amp; Data Driven Business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(1,0)</w:t>
            </w:r>
            <w:r w:rsidR="004F725E" w:rsidRPr="00F86D95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F86D95">
              <w:rPr>
                <w:rFonts w:ascii="Georgia" w:hAnsi="Georgia"/>
                <w:i/>
                <w:iCs/>
                <w:lang w:val="en-US"/>
              </w:rPr>
              <w:t>Makroökonomie</w:t>
            </w:r>
            <w:proofErr w:type="spellEnd"/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</w:t>
            </w:r>
            <w:r w:rsidR="009C32EC" w:rsidRPr="00F86D95">
              <w:rPr>
                <w:rFonts w:ascii="Georgia" w:hAnsi="Georgia"/>
                <w:i/>
                <w:iCs/>
                <w:lang w:val="en-US"/>
              </w:rPr>
              <w:t>0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>)</w:t>
            </w:r>
            <w:r w:rsidR="0021599F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21599F">
              <w:rPr>
                <w:rFonts w:ascii="Georgia" w:hAnsi="Georgia"/>
                <w:i/>
                <w:iCs/>
                <w:lang w:val="en-US"/>
              </w:rPr>
              <w:t>Mikroökonomie</w:t>
            </w:r>
            <w:proofErr w:type="spellEnd"/>
            <w:r w:rsidR="0021599F">
              <w:rPr>
                <w:rFonts w:ascii="Georgia" w:hAnsi="Georgia"/>
                <w:i/>
                <w:iCs/>
                <w:lang w:val="en-US"/>
              </w:rPr>
              <w:t xml:space="preserve"> (1,6)</w:t>
            </w:r>
          </w:p>
        </w:tc>
      </w:tr>
      <w:tr w:rsidR="007963AA" w:rsidRPr="007963AA" w14:paraId="7262D32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71DDD91" w14:textId="77777777" w:rsidR="007963AA" w:rsidRPr="00A21C49" w:rsidRDefault="007963AA" w:rsidP="00F567B9">
            <w:pPr>
              <w:rPr>
                <w:rFonts w:ascii="Georgia" w:hAnsi="Georgia"/>
                <w:lang w:val="en-US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2FC9F904" w14:textId="7D4BB153" w:rsidR="007963AA" w:rsidRPr="007963AA" w:rsidRDefault="007963AA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963AA">
              <w:rPr>
                <w:rFonts w:ascii="Georgia" w:hAnsi="Georgia"/>
                <w:i/>
                <w:iCs/>
              </w:rPr>
              <w:t>Gewählte Vertiefungen: Kostenrechnung und Controll</w:t>
            </w:r>
            <w:r>
              <w:rPr>
                <w:rFonts w:ascii="Georgia" w:hAnsi="Georgia"/>
                <w:i/>
                <w:iCs/>
              </w:rPr>
              <w:t>ing; Buchführung &amp; Reporting</w:t>
            </w:r>
          </w:p>
        </w:tc>
      </w:tr>
      <w:tr w:rsidR="00C018E4" w:rsidRPr="00195BA1" w14:paraId="013361E1" w14:textId="77777777" w:rsidTr="00A21C49">
        <w:trPr>
          <w:trHeight w:val="397"/>
        </w:trPr>
        <w:tc>
          <w:tcPr>
            <w:tcW w:w="2116" w:type="dxa"/>
            <w:vAlign w:val="bottom"/>
          </w:tcPr>
          <w:p w14:paraId="6C65D3AA" w14:textId="0943AE85" w:rsidR="007C6A3C" w:rsidRPr="00696D26" w:rsidRDefault="007C6A3C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09/201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 xml:space="preserve"> – 0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>/20</w:t>
            </w:r>
            <w:r w:rsidR="00BC4C88" w:rsidRPr="00696D26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1FC7C72B" w:rsidR="007C6A3C" w:rsidRPr="00142B63" w:rsidRDefault="00BC4C88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Maximilian-Kolbe-Schule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041F44ED" w:rsidR="007C6A3C" w:rsidRPr="00195BA1" w:rsidRDefault="00195BA1" w:rsidP="00F567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Neumarkt</w:t>
            </w:r>
          </w:p>
        </w:tc>
      </w:tr>
      <w:tr w:rsidR="00C018E4" w:rsidRPr="00696D26" w14:paraId="62632213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ABFFA93" w14:textId="39C2A11D" w:rsidR="006C5D7F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Fachgebundene Hochschulreife</w:t>
            </w:r>
            <w:r w:rsidR="0078461D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51FC9814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</w:tr>
      <w:tr w:rsidR="006C5D7F" w:rsidRPr="00696D26" w14:paraId="399D386C" w14:textId="77777777" w:rsidTr="00A21C49">
        <w:trPr>
          <w:trHeight w:val="20"/>
        </w:trPr>
        <w:tc>
          <w:tcPr>
            <w:tcW w:w="2116" w:type="dxa"/>
            <w:vAlign w:val="bottom"/>
          </w:tcPr>
          <w:p w14:paraId="47122E69" w14:textId="77777777" w:rsidR="006C5D7F" w:rsidRPr="002302D2" w:rsidRDefault="006C5D7F" w:rsidP="00F567B9">
            <w:pPr>
              <w:rPr>
                <w:rFonts w:ascii="Georgia" w:hAnsi="Georgia"/>
                <w:i/>
                <w:iCs/>
                <w:rPrChange w:id="10" w:author="David Döbele" w:date="2022-01-22T23:08:00Z">
                  <w:rPr>
                    <w:rFonts w:ascii="Georgia" w:hAnsi="Georgia"/>
                  </w:rPr>
                </w:rPrChange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F8B4CE3" w14:textId="697F8BCF" w:rsidR="006C5D7F" w:rsidRPr="002302D2" w:rsidRDefault="006C5D7F" w:rsidP="006C5D7F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  <w:i/>
                <w:iCs/>
                <w:rPrChange w:id="11" w:author="David Döbele" w:date="2022-01-22T23:08:00Z">
                  <w:rPr>
                    <w:rFonts w:ascii="Georgia" w:hAnsi="Georgia"/>
                  </w:rPr>
                </w:rPrChange>
              </w:rPr>
            </w:pPr>
            <w:r w:rsidRPr="002302D2">
              <w:rPr>
                <w:rFonts w:ascii="Georgia" w:hAnsi="Georgia"/>
                <w:i/>
                <w:iCs/>
                <w:rPrChange w:id="12" w:author="David Döbele" w:date="2022-01-22T23:08:00Z">
                  <w:rPr>
                    <w:rFonts w:ascii="Georgia" w:hAnsi="Georgia"/>
                  </w:rPr>
                </w:rPrChange>
              </w:rPr>
              <w:t>Abschlussnote: 2,5</w:t>
            </w:r>
          </w:p>
        </w:tc>
        <w:tc>
          <w:tcPr>
            <w:tcW w:w="2129" w:type="dxa"/>
            <w:gridSpan w:val="2"/>
            <w:vAlign w:val="bottom"/>
          </w:tcPr>
          <w:p w14:paraId="3E1152AB" w14:textId="77777777" w:rsidR="006C5D7F" w:rsidRPr="00696D26" w:rsidRDefault="006C5D7F" w:rsidP="00F567B9">
            <w:pPr>
              <w:rPr>
                <w:rFonts w:ascii="Georgia" w:hAnsi="Georgia"/>
              </w:rPr>
            </w:pPr>
          </w:p>
        </w:tc>
      </w:tr>
      <w:tr w:rsidR="0089511B" w:rsidRPr="00696D26" w14:paraId="56791801" w14:textId="77777777" w:rsidTr="00E9637C">
        <w:trPr>
          <w:trHeight w:val="20"/>
        </w:trPr>
        <w:tc>
          <w:tcPr>
            <w:tcW w:w="2116" w:type="dxa"/>
            <w:vAlign w:val="bottom"/>
          </w:tcPr>
          <w:p w14:paraId="4AC2E714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  <w:vAlign w:val="bottom"/>
          </w:tcPr>
          <w:p w14:paraId="3227BC9D" w14:textId="4B1BB5E8" w:rsidR="0089511B" w:rsidRPr="00696D26" w:rsidRDefault="001D09D6" w:rsidP="00F567B9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696D26">
              <w:rPr>
                <w:rFonts w:ascii="Georgia" w:hAnsi="Georgia"/>
                <w:i/>
                <w:iCs/>
              </w:rPr>
              <w:t>Schwerpunktfächer: BW</w:t>
            </w:r>
            <w:r w:rsidR="003C361A">
              <w:rPr>
                <w:rFonts w:ascii="Georgia" w:hAnsi="Georgia"/>
                <w:i/>
                <w:iCs/>
              </w:rPr>
              <w:t>L</w:t>
            </w:r>
            <w:r w:rsidRPr="00696D26">
              <w:rPr>
                <w:rFonts w:ascii="Georgia" w:hAnsi="Georgia"/>
                <w:i/>
                <w:iCs/>
              </w:rPr>
              <w:t xml:space="preserve"> (11 Punkte); VWL (12 Punkte)</w:t>
            </w:r>
          </w:p>
        </w:tc>
        <w:tc>
          <w:tcPr>
            <w:tcW w:w="273" w:type="dxa"/>
            <w:vAlign w:val="bottom"/>
          </w:tcPr>
          <w:p w14:paraId="397B9E6A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</w:tr>
      <w:tr w:rsidR="001D0DB9" w:rsidRPr="00696D26" w:rsidDel="002302D2" w14:paraId="608035EC" w14:textId="33D96145" w:rsidTr="00A21C49">
        <w:trPr>
          <w:trHeight w:val="397"/>
          <w:del w:id="13" w:author="David Döbele" w:date="2022-01-22T23:10:00Z"/>
        </w:trPr>
        <w:tc>
          <w:tcPr>
            <w:tcW w:w="2116" w:type="dxa"/>
            <w:vAlign w:val="bottom"/>
          </w:tcPr>
          <w:p w14:paraId="2CAD7014" w14:textId="28D77FCB" w:rsidR="001D0DB9" w:rsidRPr="00696D26" w:rsidDel="002302D2" w:rsidRDefault="00F244A9" w:rsidP="00F567B9">
            <w:pPr>
              <w:rPr>
                <w:del w:id="14" w:author="David Döbele" w:date="2022-01-22T23:10:00Z"/>
                <w:rFonts w:ascii="Georgia" w:hAnsi="Georgia"/>
              </w:rPr>
            </w:pPr>
            <w:del w:id="15" w:author="David Döbele" w:date="2022-01-22T23:10:00Z">
              <w:r w:rsidDel="002302D2">
                <w:rPr>
                  <w:rFonts w:ascii="Georgia" w:hAnsi="Georgia"/>
                </w:rPr>
                <w:delText>12/2012 – 07/2017</w:delText>
              </w:r>
            </w:del>
          </w:p>
        </w:tc>
        <w:tc>
          <w:tcPr>
            <w:tcW w:w="4817" w:type="dxa"/>
            <w:gridSpan w:val="2"/>
            <w:vAlign w:val="bottom"/>
          </w:tcPr>
          <w:p w14:paraId="14B174A7" w14:textId="0478DC09" w:rsidR="001D0DB9" w:rsidRPr="001D0DB9" w:rsidDel="002302D2" w:rsidRDefault="001D0DB9" w:rsidP="001D0DB9">
            <w:pPr>
              <w:rPr>
                <w:del w:id="16" w:author="David Döbele" w:date="2022-01-22T23:10:00Z"/>
                <w:rFonts w:ascii="Georgia" w:hAnsi="Georgia"/>
                <w:b/>
                <w:bCs/>
                <w:sz w:val="25"/>
                <w:szCs w:val="25"/>
              </w:rPr>
            </w:pPr>
            <w:del w:id="17" w:author="David Döbele" w:date="2022-01-22T23:10:00Z">
              <w:r w:rsidRPr="00E9637C" w:rsidDel="002302D2">
                <w:rPr>
                  <w:rFonts w:ascii="Georgia" w:hAnsi="Georgia"/>
                  <w:b/>
                  <w:smallCaps/>
                  <w:sz w:val="25"/>
                  <w:szCs w:val="25"/>
                </w:rPr>
                <w:delText>Staatliche Realschule</w:delText>
              </w:r>
              <w:r w:rsidRPr="001D0DB9" w:rsidDel="002302D2">
                <w:rPr>
                  <w:rFonts w:ascii="Georgia" w:hAnsi="Georgia"/>
                  <w:b/>
                  <w:bCs/>
                  <w:sz w:val="25"/>
                  <w:szCs w:val="25"/>
                </w:rPr>
                <w:delText xml:space="preserve"> </w:delText>
              </w:r>
            </w:del>
          </w:p>
        </w:tc>
        <w:tc>
          <w:tcPr>
            <w:tcW w:w="2129" w:type="dxa"/>
            <w:gridSpan w:val="2"/>
            <w:vAlign w:val="bottom"/>
          </w:tcPr>
          <w:p w14:paraId="76D4E5C9" w14:textId="691709A1" w:rsidR="001D0DB9" w:rsidRPr="001D0DB9" w:rsidDel="002302D2" w:rsidRDefault="001D0DB9" w:rsidP="001D0DB9">
            <w:pPr>
              <w:jc w:val="right"/>
              <w:rPr>
                <w:del w:id="18" w:author="David Döbele" w:date="2022-01-22T23:10:00Z"/>
                <w:rFonts w:ascii="Georgia" w:hAnsi="Georgia" w:cs="Times New Roman (Textkörper CS)"/>
                <w:i/>
                <w:iCs/>
                <w:smallCaps/>
              </w:rPr>
            </w:pPr>
            <w:del w:id="19" w:author="David Döbele" w:date="2022-01-22T23:10:00Z">
              <w:r w:rsidRPr="001D0DB9" w:rsidDel="002302D2">
                <w:rPr>
                  <w:rFonts w:ascii="Georgia" w:hAnsi="Georgia" w:cs="Times New Roman (Textkörper CS)"/>
                  <w:i/>
                  <w:iCs/>
                  <w:smallCaps/>
                  <w:sz w:val="23"/>
                  <w:szCs w:val="23"/>
                </w:rPr>
                <w:delText>Feucht</w:delText>
              </w:r>
            </w:del>
          </w:p>
        </w:tc>
      </w:tr>
      <w:tr w:rsidR="001D0DB9" w:rsidRPr="00696D26" w:rsidDel="002302D2" w14:paraId="303D20F2" w14:textId="5020E74F" w:rsidTr="00A21C49">
        <w:trPr>
          <w:trHeight w:val="20"/>
          <w:del w:id="20" w:author="David Döbele" w:date="2022-01-22T23:10:00Z"/>
        </w:trPr>
        <w:tc>
          <w:tcPr>
            <w:tcW w:w="2116" w:type="dxa"/>
            <w:vAlign w:val="bottom"/>
          </w:tcPr>
          <w:p w14:paraId="6E7571B7" w14:textId="3575709B" w:rsidR="001D0DB9" w:rsidRPr="00696D26" w:rsidDel="002302D2" w:rsidRDefault="001D0DB9" w:rsidP="00F567B9">
            <w:pPr>
              <w:rPr>
                <w:del w:id="21" w:author="David Döbele" w:date="2022-01-22T23:10:00Z"/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A98599D" w14:textId="0C48E882" w:rsidR="001D0DB9" w:rsidRPr="001D0DB9" w:rsidDel="002302D2" w:rsidRDefault="001D0DB9" w:rsidP="001D0DB9">
            <w:pPr>
              <w:rPr>
                <w:del w:id="22" w:author="David Döbele" w:date="2022-01-22T23:10:00Z"/>
                <w:rFonts w:ascii="Georgia" w:hAnsi="Georgia"/>
              </w:rPr>
            </w:pPr>
            <w:del w:id="23" w:author="David Döbele" w:date="2022-01-22T23:10:00Z">
              <w:r w:rsidDel="002302D2">
                <w:rPr>
                  <w:rFonts w:ascii="Georgia" w:hAnsi="Georgia"/>
                </w:rPr>
                <w:delText>Mittlere Reife</w:delText>
              </w:r>
            </w:del>
          </w:p>
        </w:tc>
        <w:tc>
          <w:tcPr>
            <w:tcW w:w="2129" w:type="dxa"/>
            <w:gridSpan w:val="2"/>
            <w:vAlign w:val="bottom"/>
          </w:tcPr>
          <w:p w14:paraId="31B2B7AC" w14:textId="640C8A42" w:rsidR="001D0DB9" w:rsidRPr="00696D26" w:rsidDel="002302D2" w:rsidRDefault="001D0DB9" w:rsidP="00F567B9">
            <w:pPr>
              <w:rPr>
                <w:del w:id="24" w:author="David Döbele" w:date="2022-01-22T23:10:00Z"/>
                <w:rFonts w:ascii="Georgia" w:hAnsi="Georgia"/>
              </w:rPr>
            </w:pPr>
          </w:p>
        </w:tc>
      </w:tr>
      <w:tr w:rsidR="004F725E" w:rsidRPr="00696D26" w:rsidDel="002302D2" w14:paraId="3D6204B9" w14:textId="61A0B447" w:rsidTr="00A21C49">
        <w:trPr>
          <w:trHeight w:val="20"/>
          <w:del w:id="25" w:author="David Döbele" w:date="2022-01-22T23:08:00Z"/>
        </w:trPr>
        <w:tc>
          <w:tcPr>
            <w:tcW w:w="2116" w:type="dxa"/>
            <w:vAlign w:val="bottom"/>
          </w:tcPr>
          <w:p w14:paraId="2355E125" w14:textId="1B934DDD" w:rsidR="004F725E" w:rsidRPr="00696D26" w:rsidDel="002302D2" w:rsidRDefault="004F725E" w:rsidP="00F567B9">
            <w:pPr>
              <w:rPr>
                <w:del w:id="26" w:author="David Döbele" w:date="2022-01-22T23:08:00Z"/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30AB0A14" w14:textId="6862EDA5" w:rsidR="004F725E" w:rsidRPr="004F725E" w:rsidDel="002302D2" w:rsidRDefault="004F725E" w:rsidP="004F725E">
            <w:pPr>
              <w:pStyle w:val="Listenabsatz"/>
              <w:numPr>
                <w:ilvl w:val="0"/>
                <w:numId w:val="8"/>
              </w:numPr>
              <w:rPr>
                <w:del w:id="27" w:author="David Döbele" w:date="2022-01-22T23:08:00Z"/>
                <w:rFonts w:ascii="Georgia" w:hAnsi="Georgia"/>
                <w:i/>
                <w:iCs/>
              </w:rPr>
            </w:pPr>
            <w:del w:id="28" w:author="David Döbele" w:date="2022-01-22T23:08:00Z">
              <w:r w:rsidRPr="004F725E" w:rsidDel="002302D2">
                <w:rPr>
                  <w:rFonts w:ascii="Georgia" w:hAnsi="Georgia"/>
                  <w:i/>
                  <w:iCs/>
                </w:rPr>
                <w:delText>Ausbildungsrichtung: Wirtschaft</w:delText>
              </w:r>
              <w:r w:rsidR="00A21C49" w:rsidDel="002302D2">
                <w:rPr>
                  <w:rFonts w:ascii="Georgia" w:hAnsi="Georgia"/>
                  <w:i/>
                  <w:iCs/>
                </w:rPr>
                <w:delText xml:space="preserve"> </w:delText>
              </w:r>
            </w:del>
          </w:p>
        </w:tc>
        <w:tc>
          <w:tcPr>
            <w:tcW w:w="2129" w:type="dxa"/>
            <w:gridSpan w:val="2"/>
            <w:vAlign w:val="bottom"/>
          </w:tcPr>
          <w:p w14:paraId="2CAE7F9A" w14:textId="3643C9C7" w:rsidR="004F725E" w:rsidRPr="00696D26" w:rsidDel="002302D2" w:rsidRDefault="004F725E" w:rsidP="00F567B9">
            <w:pPr>
              <w:rPr>
                <w:del w:id="29" w:author="David Döbele" w:date="2022-01-22T23:08:00Z"/>
                <w:rFonts w:ascii="Georgia" w:hAnsi="Georgia"/>
              </w:rPr>
            </w:pPr>
          </w:p>
        </w:tc>
      </w:tr>
      <w:tr w:rsidR="002508C2" w:rsidRPr="00696D26" w14:paraId="3A2665B3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D208B3" w:rsidRPr="00B1358F" w14:paraId="34F5F432" w14:textId="77777777" w:rsidTr="004C24E1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ED1A8AC" w14:textId="76E4A168" w:rsidR="00D208B3" w:rsidRPr="00696D26" w:rsidRDefault="00D208B3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02</w:t>
            </w:r>
            <w:r w:rsidR="00886E00">
              <w:rPr>
                <w:rFonts w:ascii="Georgia" w:hAnsi="Georgia" w:cs="Georgia"/>
                <w:color w:val="000000"/>
              </w:rPr>
              <w:t>/</w:t>
            </w:r>
            <w:r>
              <w:rPr>
                <w:rFonts w:ascii="Georgia" w:hAnsi="Georgia" w:cs="Georgia"/>
                <w:color w:val="000000"/>
              </w:rPr>
              <w:t>2022 – 05/2022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C40A242" w14:textId="173FE75E" w:rsidR="00D208B3" w:rsidRPr="00142B63" w:rsidRDefault="00D208B3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5"/>
                <w:szCs w:val="25"/>
              </w:rPr>
              <w:t>Deloitte</w:t>
            </w:r>
            <w:proofErr w:type="spellEnd"/>
            <w:r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69D8B4E" w14:textId="1E8E0234" w:rsidR="00D208B3" w:rsidRPr="00B1358F" w:rsidRDefault="00886E00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D208B3" w:rsidRPr="00B1358F" w14:paraId="79EC0294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46926660" w14:textId="77777777" w:rsidR="00D208B3" w:rsidRDefault="00D208B3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796E4A1D" w14:textId="54EF52EE" w:rsidR="00D208B3" w:rsidRPr="00C74605" w:rsidRDefault="00C74605" w:rsidP="00F567B9">
            <w:pPr>
              <w:rPr>
                <w:rFonts w:ascii="Georgia" w:hAnsi="Georgia" w:cs="Times New Roman (Textkörper CS)"/>
                <w:bCs/>
                <w:sz w:val="25"/>
                <w:szCs w:val="25"/>
              </w:rPr>
            </w:pPr>
            <w:r w:rsidRPr="00C74605">
              <w:rPr>
                <w:rFonts w:ascii="Georgia" w:hAnsi="Georgia" w:cs="Times New Roman (Textkörper CS)"/>
                <w:bCs/>
              </w:rPr>
              <w:t>Praktikum im Bereich Audit</w:t>
            </w:r>
          </w:p>
        </w:tc>
        <w:tc>
          <w:tcPr>
            <w:tcW w:w="2129" w:type="dxa"/>
            <w:gridSpan w:val="2"/>
            <w:vAlign w:val="bottom"/>
          </w:tcPr>
          <w:p w14:paraId="171E2131" w14:textId="77777777" w:rsidR="00D208B3" w:rsidRPr="00B1358F" w:rsidRDefault="00D208B3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08B42374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27CBDD69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52F9D7A4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55D287E4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3A2C35AE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566116B8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65B181E9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65D1BC28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586814" w:rsidRPr="00B1358F" w14:paraId="6070634E" w14:textId="77777777" w:rsidTr="004C24E1">
        <w:trPr>
          <w:trHeight w:val="277"/>
        </w:trPr>
        <w:tc>
          <w:tcPr>
            <w:tcW w:w="2116" w:type="dxa"/>
            <w:vAlign w:val="bottom"/>
          </w:tcPr>
          <w:p w14:paraId="7F828F7E" w14:textId="77777777" w:rsidR="00586814" w:rsidRDefault="00586814" w:rsidP="00F567B9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4EC7C457" w14:textId="77777777" w:rsidR="00586814" w:rsidRPr="00586814" w:rsidRDefault="00586814" w:rsidP="00586814">
            <w:pPr>
              <w:pStyle w:val="Listenabsatz"/>
              <w:numPr>
                <w:ilvl w:val="0"/>
                <w:numId w:val="8"/>
              </w:numPr>
              <w:rPr>
                <w:rFonts w:ascii="Georgia" w:hAnsi="Georgia" w:cs="Times New Roman (Textkörper CS)"/>
                <w:bCs/>
              </w:rPr>
            </w:pPr>
          </w:p>
        </w:tc>
        <w:tc>
          <w:tcPr>
            <w:tcW w:w="2129" w:type="dxa"/>
            <w:gridSpan w:val="2"/>
            <w:vAlign w:val="bottom"/>
          </w:tcPr>
          <w:p w14:paraId="60C42947" w14:textId="77777777" w:rsidR="00586814" w:rsidRPr="00B1358F" w:rsidRDefault="00586814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C018E4" w:rsidRPr="00B1358F" w14:paraId="127C64E2" w14:textId="77777777" w:rsidTr="004C24E1">
        <w:trPr>
          <w:trHeight w:val="397"/>
        </w:trPr>
        <w:tc>
          <w:tcPr>
            <w:tcW w:w="2116" w:type="dxa"/>
            <w:vAlign w:val="bottom"/>
          </w:tcPr>
          <w:p w14:paraId="6E186548" w14:textId="0B5DEB8E" w:rsidR="007C6A3C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0</w:t>
            </w:r>
            <w:r w:rsidR="0089511B" w:rsidRPr="00696D26">
              <w:rPr>
                <w:rFonts w:ascii="Georgia" w:hAnsi="Georgia" w:cs="Georgia"/>
                <w:color w:val="000000"/>
              </w:rPr>
              <w:t>9</w:t>
            </w:r>
            <w:r w:rsidRPr="00696D26">
              <w:rPr>
                <w:rFonts w:ascii="Georgia" w:hAnsi="Georgia" w:cs="Georgia"/>
                <w:color w:val="000000"/>
              </w:rPr>
              <w:t xml:space="preserve">/2017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Pr="00696D26">
              <w:rPr>
                <w:rFonts w:ascii="Georgia" w:hAnsi="Georgia" w:cs="Georgia"/>
                <w:color w:val="000000"/>
              </w:rPr>
              <w:t xml:space="preserve"> 0</w:t>
            </w:r>
            <w:r w:rsidR="0089511B" w:rsidRPr="00696D26">
              <w:rPr>
                <w:rFonts w:ascii="Georgia" w:hAnsi="Georgia" w:cs="Georgia"/>
                <w:color w:val="000000"/>
              </w:rPr>
              <w:t>7</w:t>
            </w:r>
            <w:r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18</w:t>
            </w:r>
          </w:p>
        </w:tc>
        <w:tc>
          <w:tcPr>
            <w:tcW w:w="4817" w:type="dxa"/>
            <w:gridSpan w:val="2"/>
            <w:vAlign w:val="bottom"/>
          </w:tcPr>
          <w:p w14:paraId="38F27285" w14:textId="3C57E772" w:rsidR="007C6A3C" w:rsidRPr="00142B63" w:rsidRDefault="001D09D6" w:rsidP="00F567B9">
            <w:pPr>
              <w:rPr>
                <w:rFonts w:ascii="Georgia" w:hAnsi="Georgia"/>
                <w:sz w:val="25"/>
                <w:szCs w:val="25"/>
              </w:rPr>
            </w:pPr>
            <w:proofErr w:type="spellStart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</w:t>
            </w:r>
            <w:r w:rsidR="00372F7B" w:rsidRPr="00142B63">
              <w:rPr>
                <w:rFonts w:ascii="Georgia" w:hAnsi="Georgia"/>
                <w:b/>
                <w:smallCaps/>
                <w:sz w:val="25"/>
                <w:szCs w:val="25"/>
              </w:rPr>
              <w:t>u</w:t>
            </w: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spa</w:t>
            </w:r>
            <w:proofErr w:type="spellEnd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vAlign w:val="bottom"/>
          </w:tcPr>
          <w:p w14:paraId="4820196E" w14:textId="74E7E8BE" w:rsidR="007C6A3C" w:rsidRPr="00B1358F" w:rsidRDefault="001D09D6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</w:t>
            </w:r>
            <w:r w:rsidR="007C6A3C" w:rsidRPr="00B1358F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dorf</w:t>
            </w:r>
          </w:p>
        </w:tc>
      </w:tr>
      <w:tr w:rsidR="00C018E4" w:rsidRPr="00696D26" w14:paraId="335D84E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475B997" w14:textId="22DC33C0" w:rsidR="00372F7B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 xml:space="preserve">Praktikum im Bereich </w:t>
            </w:r>
            <w:r w:rsidR="001D09D6" w:rsidRPr="00696D26">
              <w:rPr>
                <w:rFonts w:ascii="Georgia" w:hAnsi="Georgia"/>
              </w:rPr>
              <w:t>Qualitätssicherung</w:t>
            </w:r>
          </w:p>
        </w:tc>
      </w:tr>
      <w:tr w:rsidR="00C018E4" w:rsidRPr="00696D26" w14:paraId="54C3D64C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6DD9BA0F" w14:textId="02DB807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696D26">
              <w:rPr>
                <w:rFonts w:ascii="Georgia" w:hAnsi="Georgia"/>
                <w:i/>
                <w:iCs/>
              </w:rPr>
              <w:t>Prüf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und Mess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von Gasfedern</w:t>
            </w:r>
          </w:p>
        </w:tc>
      </w:tr>
      <w:tr w:rsidR="00C018E4" w:rsidRPr="00696D26" w14:paraId="5178A3D0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02858F79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58DDD671" w14:textId="638286E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696D26">
              <w:rPr>
                <w:rFonts w:ascii="Georgia" w:hAnsi="Georgia"/>
                <w:i/>
              </w:rPr>
              <w:t>Aufbereitung der Messdaten in Excel</w:t>
            </w:r>
          </w:p>
        </w:tc>
      </w:tr>
      <w:tr w:rsidR="00EA08A9" w:rsidRPr="00696D26" w14:paraId="5CCDDB1E" w14:textId="77777777" w:rsidTr="00EB1AC3">
        <w:trPr>
          <w:trHeight w:val="204"/>
        </w:trPr>
        <w:tc>
          <w:tcPr>
            <w:tcW w:w="2116" w:type="dxa"/>
            <w:vAlign w:val="bottom"/>
          </w:tcPr>
          <w:p w14:paraId="0809F9CC" w14:textId="77777777" w:rsidR="00EA08A9" w:rsidRPr="00696D26" w:rsidRDefault="00EA08A9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1C0CEE5" w14:textId="1D57D89F" w:rsidR="00EA08A9" w:rsidRPr="00696D26" w:rsidRDefault="00C55B47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Installation von Messgeräten</w:t>
            </w:r>
          </w:p>
        </w:tc>
      </w:tr>
      <w:tr w:rsidR="002508C2" w:rsidRPr="00696D26" w14:paraId="5905F916" w14:textId="77777777" w:rsidTr="00EB1AC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0311D" w:rsidRPr="00B1358F" w14:paraId="1ED1BA07" w14:textId="77777777" w:rsidTr="00A21C49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B9F4DD7" w14:textId="1AF1ADCD" w:rsidR="0000311D" w:rsidRPr="00696D26" w:rsidRDefault="0000311D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07/2021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1979F01F" w14:textId="19F4BE70" w:rsidR="0000311D" w:rsidRPr="00142B63" w:rsidRDefault="0000311D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r>
              <w:rPr>
                <w:rFonts w:ascii="Georgia" w:hAnsi="Georgia"/>
                <w:b/>
                <w:smallCaps/>
                <w:sz w:val="25"/>
                <w:szCs w:val="25"/>
              </w:rPr>
              <w:t>Börsen- und Wertpapierverein eV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5FDA5E2" w14:textId="63E31DC7" w:rsidR="0000311D" w:rsidRPr="00B1358F" w:rsidRDefault="0000311D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C018E4" w:rsidRPr="00B1358F" w14:paraId="2479FE1D" w14:textId="77777777" w:rsidTr="00A21C49">
        <w:trPr>
          <w:trHeight w:val="397"/>
        </w:trPr>
        <w:tc>
          <w:tcPr>
            <w:tcW w:w="2116" w:type="dxa"/>
            <w:vAlign w:val="bottom"/>
          </w:tcPr>
          <w:p w14:paraId="5531A253" w14:textId="022EF5F4" w:rsidR="007C6A3C" w:rsidRPr="00696D26" w:rsidRDefault="00EA08A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10</w:t>
            </w:r>
            <w:r w:rsidR="00372F7B"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20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696D26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C2D221E" w14:textId="75AD78B0" w:rsidR="007C6A3C" w:rsidRPr="00142B63" w:rsidRDefault="0089511B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Bull Consulting Gb</w:t>
            </w:r>
            <w:r w:rsidR="001D09D6" w:rsidRPr="00142B63">
              <w:rPr>
                <w:rFonts w:ascii="Georgia" w:hAnsi="Georgia"/>
                <w:b/>
                <w:smallCaps/>
                <w:sz w:val="25"/>
                <w:szCs w:val="25"/>
              </w:rPr>
              <w:t>R</w:t>
            </w:r>
          </w:p>
        </w:tc>
        <w:tc>
          <w:tcPr>
            <w:tcW w:w="2129" w:type="dxa"/>
            <w:gridSpan w:val="2"/>
            <w:vAlign w:val="bottom"/>
          </w:tcPr>
          <w:p w14:paraId="1A82BC2E" w14:textId="7581AE3A" w:rsidR="007C6A3C" w:rsidRPr="00B1358F" w:rsidRDefault="0089511B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Altdorf</w:t>
            </w:r>
          </w:p>
        </w:tc>
      </w:tr>
      <w:tr w:rsidR="00C018E4" w:rsidRPr="00696D26" w14:paraId="060CDF6F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F8896C6" w14:textId="208335CD" w:rsidR="00372F7B" w:rsidRPr="00696D26" w:rsidRDefault="008F20A4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Selbstständig gegründetes Gewerbe</w:t>
            </w:r>
          </w:p>
        </w:tc>
      </w:tr>
      <w:tr w:rsidR="00C55B47" w:rsidRPr="00696D26" w14:paraId="5BD1E97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B06532A" w14:textId="77777777" w:rsidR="00C55B47" w:rsidRPr="00696D26" w:rsidRDefault="00C55B4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1CB1608E" w14:textId="1F5DD615" w:rsidR="00C55B47" w:rsidRPr="002F01E9" w:rsidRDefault="008F20A4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Nachhilfeunterricht in </w:t>
            </w:r>
            <w:r w:rsidR="00C55B47" w:rsidRPr="002F01E9">
              <w:rPr>
                <w:rFonts w:ascii="Georgia" w:hAnsi="Georgia"/>
                <w:i/>
                <w:iCs/>
              </w:rPr>
              <w:t>B</w:t>
            </w:r>
            <w:r>
              <w:rPr>
                <w:rFonts w:ascii="Georgia" w:hAnsi="Georgia"/>
                <w:i/>
                <w:iCs/>
              </w:rPr>
              <w:t>W</w:t>
            </w:r>
            <w:r w:rsidR="006A2148">
              <w:rPr>
                <w:rFonts w:ascii="Georgia" w:hAnsi="Georgia"/>
                <w:i/>
                <w:iCs/>
              </w:rPr>
              <w:t>L</w:t>
            </w:r>
            <w:r>
              <w:rPr>
                <w:rFonts w:ascii="Georgia" w:hAnsi="Georgia"/>
                <w:i/>
                <w:iCs/>
              </w:rPr>
              <w:t xml:space="preserve"> &amp;</w:t>
            </w:r>
            <w:r w:rsidR="00C55B47" w:rsidRPr="002F01E9">
              <w:rPr>
                <w:rFonts w:ascii="Georgia" w:hAnsi="Georgia"/>
                <w:i/>
                <w:iCs/>
              </w:rPr>
              <w:t xml:space="preserve"> VWL</w:t>
            </w:r>
          </w:p>
        </w:tc>
      </w:tr>
      <w:tr w:rsidR="008F20A4" w:rsidRPr="00696D26" w14:paraId="1C795961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B4C9485" w14:textId="77777777" w:rsidR="008F20A4" w:rsidRPr="00696D26" w:rsidRDefault="008F20A4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3EAA99A" w14:textId="6C12BC9F" w:rsidR="008F20A4" w:rsidRDefault="00E9637C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Durchführung von Marketing-Maßnahmen über </w:t>
            </w:r>
            <w:proofErr w:type="spellStart"/>
            <w:r>
              <w:rPr>
                <w:rFonts w:ascii="Georgia" w:hAnsi="Georgia"/>
                <w:i/>
                <w:iCs/>
              </w:rPr>
              <w:t>Social</w:t>
            </w:r>
            <w:proofErr w:type="spellEnd"/>
            <w:r>
              <w:rPr>
                <w:rFonts w:ascii="Georgia" w:hAnsi="Georgia"/>
                <w:i/>
                <w:iCs/>
              </w:rPr>
              <w:t>-Media</w:t>
            </w:r>
            <w:r w:rsidR="008F20A4">
              <w:rPr>
                <w:rFonts w:ascii="Georgia" w:hAnsi="Georgia"/>
                <w:i/>
                <w:iCs/>
              </w:rPr>
              <w:t xml:space="preserve"> </w:t>
            </w:r>
            <w:r>
              <w:rPr>
                <w:rFonts w:ascii="Georgia" w:hAnsi="Georgia"/>
                <w:i/>
                <w:iCs/>
              </w:rPr>
              <w:t xml:space="preserve">(z.B. Posts </w:t>
            </w:r>
            <w:r w:rsidR="008F20A4">
              <w:rPr>
                <w:rFonts w:ascii="Georgia" w:hAnsi="Georgia"/>
                <w:i/>
                <w:iCs/>
              </w:rPr>
              <w:t>über wirtschaftliche Themen auf Instagram</w:t>
            </w:r>
            <w:r>
              <w:rPr>
                <w:rFonts w:ascii="Georgia" w:hAnsi="Georgia"/>
                <w:i/>
                <w:iCs/>
              </w:rPr>
              <w:t>)</w:t>
            </w:r>
          </w:p>
        </w:tc>
      </w:tr>
      <w:tr w:rsidR="002508C2" w:rsidRPr="00696D26" w14:paraId="482569A2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696D26" w14:paraId="2B257790" w14:textId="77777777" w:rsidTr="00E9637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A162D34" w:rsidR="00723643" w:rsidRPr="00696D26" w:rsidRDefault="00F258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Deutsch (Muttersprache)</w:t>
            </w:r>
            <w:r w:rsidR="004F725E">
              <w:rPr>
                <w:rFonts w:ascii="Georgia" w:hAnsi="Georgia" w:cs="Georgia"/>
                <w:color w:val="000000"/>
              </w:rPr>
              <w:t xml:space="preserve">; </w:t>
            </w:r>
            <w:r w:rsidRPr="00696D26">
              <w:rPr>
                <w:rFonts w:ascii="Georgia" w:hAnsi="Georgia" w:cs="Georgia"/>
                <w:color w:val="000000"/>
              </w:rPr>
              <w:t>Englisch (fließend)</w:t>
            </w:r>
          </w:p>
        </w:tc>
      </w:tr>
      <w:tr w:rsidR="00C018E4" w:rsidRPr="002302D2" w14:paraId="45706C3F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73FB7C8F" w:rsidR="00723643" w:rsidRPr="00696D26" w:rsidRDefault="00F258E7" w:rsidP="00F567B9">
            <w:pPr>
              <w:rPr>
                <w:rFonts w:ascii="Georgia" w:hAnsi="Georgia"/>
                <w:lang w:val="en-US"/>
              </w:rPr>
            </w:pPr>
            <w:r w:rsidRPr="00696D26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D09D6" w:rsidRPr="00696D26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1F47E7" w:rsidRPr="00696D26" w14:paraId="2428485A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2F05076D" w14:textId="68B0BCF5" w:rsidR="001F47E7" w:rsidRPr="00696D26" w:rsidRDefault="001F47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4"/>
            <w:vAlign w:val="bottom"/>
          </w:tcPr>
          <w:p w14:paraId="6EFABCC2" w14:textId="38574583" w:rsidR="001F47E7" w:rsidRPr="00696D26" w:rsidRDefault="001F47E7" w:rsidP="00F567B9">
            <w:pPr>
              <w:rPr>
                <w:rFonts w:ascii="Georgia" w:hAnsi="Georgia" w:cs="Georgia"/>
                <w:color w:val="000000"/>
              </w:rPr>
            </w:pPr>
            <w:r w:rsidRPr="00696D26">
              <w:rPr>
                <w:rFonts w:ascii="Georgia" w:hAnsi="Georgia" w:cs="Georgia"/>
                <w:color w:val="000000"/>
              </w:rPr>
              <w:t>Fußball (Aktiv im Verein</w:t>
            </w:r>
            <w:r w:rsidR="009A0FC9" w:rsidRPr="00696D26">
              <w:rPr>
                <w:rFonts w:ascii="Georgia" w:hAnsi="Georgia" w:cs="Georgia"/>
                <w:color w:val="000000"/>
              </w:rPr>
              <w:t>:</w:t>
            </w:r>
            <w:r w:rsidRPr="00696D26">
              <w:rPr>
                <w:rFonts w:ascii="Georgia" w:hAnsi="Georgia" w:cs="Georgia"/>
                <w:color w:val="000000"/>
              </w:rPr>
              <w:t xml:space="preserve"> 16 Jahre)</w:t>
            </w:r>
          </w:p>
        </w:tc>
      </w:tr>
      <w:tr w:rsidR="00723643" w:rsidRPr="00696D26" w14:paraId="7F47F9D1" w14:textId="77777777" w:rsidTr="00195BA1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4DC20FA7" w:rsidR="00723643" w:rsidRPr="00696D26" w:rsidRDefault="001D09D6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Altdorf</w:t>
            </w:r>
            <w:r w:rsidR="00723643" w:rsidRPr="00696D26">
              <w:rPr>
                <w:rFonts w:ascii="Georgia" w:hAnsi="Georgia"/>
              </w:rPr>
              <w:t xml:space="preserve">, </w:t>
            </w:r>
            <w:r w:rsidR="00A143DC">
              <w:rPr>
                <w:rFonts w:ascii="Georgia" w:hAnsi="Georgia"/>
              </w:rPr>
              <w:t>02</w:t>
            </w:r>
            <w:r w:rsidR="00723643" w:rsidRPr="00696D26">
              <w:rPr>
                <w:rFonts w:ascii="Georgia" w:hAnsi="Georgia"/>
              </w:rPr>
              <w:t>.</w:t>
            </w:r>
            <w:r w:rsidR="00E57078">
              <w:rPr>
                <w:rFonts w:ascii="Georgia" w:hAnsi="Georgia"/>
              </w:rPr>
              <w:t>1</w:t>
            </w:r>
            <w:r w:rsidR="00A143DC">
              <w:rPr>
                <w:rFonts w:ascii="Georgia" w:hAnsi="Georgia"/>
              </w:rPr>
              <w:t>2</w:t>
            </w:r>
            <w:r w:rsidR="00723643" w:rsidRPr="00696D26">
              <w:rPr>
                <w:rFonts w:ascii="Georgia" w:hAnsi="Georgia"/>
              </w:rPr>
              <w:t>.20</w:t>
            </w:r>
            <w:r w:rsidRPr="00696D26">
              <w:rPr>
                <w:rFonts w:ascii="Georgia" w:hAnsi="Georgia"/>
              </w:rPr>
              <w:t>21</w:t>
            </w:r>
          </w:p>
        </w:tc>
      </w:tr>
    </w:tbl>
    <w:p w14:paraId="0747D2BF" w14:textId="4E0CB30B" w:rsidR="00723643" w:rsidRDefault="00723643"/>
    <w:sectPr w:rsidR="00723643" w:rsidSect="00AD24C4">
      <w:pgSz w:w="11906" w:h="16838"/>
      <w:pgMar w:top="907" w:right="1134" w:bottom="45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F55213"/>
    <w:multiLevelType w:val="hybridMultilevel"/>
    <w:tmpl w:val="B7ACD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5B71"/>
    <w:multiLevelType w:val="hybridMultilevel"/>
    <w:tmpl w:val="A9AEF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2B80"/>
    <w:multiLevelType w:val="hybridMultilevel"/>
    <w:tmpl w:val="F4843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1B"/>
    <w:multiLevelType w:val="hybridMultilevel"/>
    <w:tmpl w:val="BCEC27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959A9"/>
    <w:multiLevelType w:val="hybridMultilevel"/>
    <w:tmpl w:val="C660F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A4DBA"/>
    <w:multiLevelType w:val="hybridMultilevel"/>
    <w:tmpl w:val="401CC12A"/>
    <w:lvl w:ilvl="0" w:tplc="0407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11"/>
  </w:num>
  <w:num w:numId="8">
    <w:abstractNumId w:val="9"/>
  </w:num>
  <w:num w:numId="9">
    <w:abstractNumId w:val="3"/>
  </w:num>
  <w:num w:numId="10">
    <w:abstractNumId w:val="7"/>
  </w:num>
  <w:num w:numId="11">
    <w:abstractNumId w:val="4"/>
  </w:num>
  <w:num w:numId="1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1D"/>
    <w:rsid w:val="000070BD"/>
    <w:rsid w:val="00064643"/>
    <w:rsid w:val="000A1FDA"/>
    <w:rsid w:val="000A1FFE"/>
    <w:rsid w:val="000B54BD"/>
    <w:rsid w:val="00142B63"/>
    <w:rsid w:val="00162A5A"/>
    <w:rsid w:val="00195BA1"/>
    <w:rsid w:val="001D09D6"/>
    <w:rsid w:val="001D0DB9"/>
    <w:rsid w:val="001D4DCD"/>
    <w:rsid w:val="001F47E7"/>
    <w:rsid w:val="0021599F"/>
    <w:rsid w:val="002302D2"/>
    <w:rsid w:val="002508C2"/>
    <w:rsid w:val="00275DEE"/>
    <w:rsid w:val="00282DB0"/>
    <w:rsid w:val="002B2636"/>
    <w:rsid w:val="002D4516"/>
    <w:rsid w:val="002F01E9"/>
    <w:rsid w:val="00314B7A"/>
    <w:rsid w:val="0032767A"/>
    <w:rsid w:val="00372F7B"/>
    <w:rsid w:val="003C361A"/>
    <w:rsid w:val="003D3522"/>
    <w:rsid w:val="00401971"/>
    <w:rsid w:val="00432F9B"/>
    <w:rsid w:val="00443668"/>
    <w:rsid w:val="004A54BA"/>
    <w:rsid w:val="004C24E1"/>
    <w:rsid w:val="004F725E"/>
    <w:rsid w:val="0050480B"/>
    <w:rsid w:val="00507EA7"/>
    <w:rsid w:val="00527FF6"/>
    <w:rsid w:val="005366E2"/>
    <w:rsid w:val="005447B0"/>
    <w:rsid w:val="00586814"/>
    <w:rsid w:val="005B74E8"/>
    <w:rsid w:val="0060674C"/>
    <w:rsid w:val="00626559"/>
    <w:rsid w:val="00632D5A"/>
    <w:rsid w:val="006761B8"/>
    <w:rsid w:val="00693E09"/>
    <w:rsid w:val="00696D26"/>
    <w:rsid w:val="006A2148"/>
    <w:rsid w:val="006B7F78"/>
    <w:rsid w:val="006C5D7F"/>
    <w:rsid w:val="006D1DE5"/>
    <w:rsid w:val="007101EE"/>
    <w:rsid w:val="00723643"/>
    <w:rsid w:val="00733DA1"/>
    <w:rsid w:val="00740D20"/>
    <w:rsid w:val="00763DCE"/>
    <w:rsid w:val="0078461D"/>
    <w:rsid w:val="00785254"/>
    <w:rsid w:val="007963AA"/>
    <w:rsid w:val="007966F0"/>
    <w:rsid w:val="007C388D"/>
    <w:rsid w:val="007C6A3C"/>
    <w:rsid w:val="007D4A85"/>
    <w:rsid w:val="00814F18"/>
    <w:rsid w:val="00856D1C"/>
    <w:rsid w:val="00886E00"/>
    <w:rsid w:val="0089511B"/>
    <w:rsid w:val="008B0FC0"/>
    <w:rsid w:val="008D374B"/>
    <w:rsid w:val="008F20A4"/>
    <w:rsid w:val="00990B07"/>
    <w:rsid w:val="009A0FC9"/>
    <w:rsid w:val="009C32EC"/>
    <w:rsid w:val="00A143DC"/>
    <w:rsid w:val="00A21C49"/>
    <w:rsid w:val="00A62A2F"/>
    <w:rsid w:val="00AB2A5A"/>
    <w:rsid w:val="00AD24C4"/>
    <w:rsid w:val="00AE6638"/>
    <w:rsid w:val="00B1358F"/>
    <w:rsid w:val="00B359DB"/>
    <w:rsid w:val="00B4533C"/>
    <w:rsid w:val="00B5178D"/>
    <w:rsid w:val="00B60577"/>
    <w:rsid w:val="00B615ED"/>
    <w:rsid w:val="00B90595"/>
    <w:rsid w:val="00BC4C88"/>
    <w:rsid w:val="00BD640A"/>
    <w:rsid w:val="00BE518B"/>
    <w:rsid w:val="00C018E4"/>
    <w:rsid w:val="00C066FA"/>
    <w:rsid w:val="00C55B47"/>
    <w:rsid w:val="00C74605"/>
    <w:rsid w:val="00C75D44"/>
    <w:rsid w:val="00CB2C3A"/>
    <w:rsid w:val="00CD3A55"/>
    <w:rsid w:val="00CD7EA5"/>
    <w:rsid w:val="00CF1254"/>
    <w:rsid w:val="00CF31EE"/>
    <w:rsid w:val="00D10083"/>
    <w:rsid w:val="00D15D2A"/>
    <w:rsid w:val="00D208B3"/>
    <w:rsid w:val="00D27F7F"/>
    <w:rsid w:val="00D40DBF"/>
    <w:rsid w:val="00D528FC"/>
    <w:rsid w:val="00DA03E3"/>
    <w:rsid w:val="00DE28FC"/>
    <w:rsid w:val="00E04C32"/>
    <w:rsid w:val="00E2646D"/>
    <w:rsid w:val="00E431ED"/>
    <w:rsid w:val="00E515C2"/>
    <w:rsid w:val="00E555A9"/>
    <w:rsid w:val="00E57078"/>
    <w:rsid w:val="00E64FF5"/>
    <w:rsid w:val="00E9637C"/>
    <w:rsid w:val="00EA08A9"/>
    <w:rsid w:val="00EB1AC3"/>
    <w:rsid w:val="00EB5816"/>
    <w:rsid w:val="00F11BEF"/>
    <w:rsid w:val="00F14F3F"/>
    <w:rsid w:val="00F244A9"/>
    <w:rsid w:val="00F258E7"/>
    <w:rsid w:val="00F55DAF"/>
    <w:rsid w:val="00F567B9"/>
    <w:rsid w:val="00F71AC3"/>
    <w:rsid w:val="00F80053"/>
    <w:rsid w:val="00F86D95"/>
    <w:rsid w:val="00FA02C7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B615ED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2302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itz-rupprecht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24</cp:revision>
  <cp:lastPrinted>2021-09-30T12:17:00Z</cp:lastPrinted>
  <dcterms:created xsi:type="dcterms:W3CDTF">2021-09-30T12:22:00Z</dcterms:created>
  <dcterms:modified xsi:type="dcterms:W3CDTF">2022-01-22T22:11:00Z</dcterms:modified>
</cp:coreProperties>
</file>