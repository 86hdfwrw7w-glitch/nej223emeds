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lenraster"/>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28"/>
        <w:gridCol w:w="4135"/>
        <w:gridCol w:w="148"/>
        <w:gridCol w:w="286"/>
        <w:gridCol w:w="857"/>
        <w:gridCol w:w="142"/>
        <w:gridCol w:w="428"/>
        <w:gridCol w:w="89"/>
        <w:gridCol w:w="55"/>
        <w:gridCol w:w="370"/>
        <w:gridCol w:w="142"/>
        <w:gridCol w:w="202"/>
        <w:gridCol w:w="82"/>
        <w:gridCol w:w="567"/>
        <w:gridCol w:w="1275"/>
      </w:tblGrid>
      <w:tr w:rsidR="00C120FF" w:rsidRPr="00E423F5" w14:paraId="03DB649E" w14:textId="77777777" w:rsidTr="00E9501A">
        <w:trPr>
          <w:trHeight w:val="680"/>
        </w:trPr>
        <w:tc>
          <w:tcPr>
            <w:tcW w:w="10206" w:type="dxa"/>
            <w:gridSpan w:val="15"/>
            <w:vAlign w:val="bottom"/>
          </w:tcPr>
          <w:p w14:paraId="340FA9B7" w14:textId="77777777" w:rsidR="00C120FF" w:rsidRPr="00EC3CCA" w:rsidRDefault="00C120FF" w:rsidP="00E25C3C">
            <w:pPr>
              <w:jc w:val="center"/>
              <w:rPr>
                <w:rFonts w:ascii="Times New Roman" w:hAnsi="Times New Roman" w:cs="Times New Roman"/>
                <w:b/>
                <w:sz w:val="36"/>
                <w:szCs w:val="36"/>
              </w:rPr>
            </w:pPr>
            <w:r w:rsidRPr="00EC3CCA">
              <w:rPr>
                <w:rFonts w:ascii="Times New Roman" w:hAnsi="Times New Roman" w:cs="Times New Roman"/>
                <w:b/>
                <w:sz w:val="36"/>
                <w:szCs w:val="36"/>
              </w:rPr>
              <w:t>I</w:t>
            </w:r>
            <w:commentRangeStart w:id="0"/>
            <w:r w:rsidRPr="00EC3CCA">
              <w:rPr>
                <w:rFonts w:ascii="Times New Roman" w:hAnsi="Times New Roman" w:cs="Times New Roman"/>
                <w:b/>
                <w:sz w:val="36"/>
                <w:szCs w:val="36"/>
              </w:rPr>
              <w:t>sabella</w:t>
            </w:r>
            <w:commentRangeEnd w:id="0"/>
            <w:r w:rsidR="00941929">
              <w:rPr>
                <w:rStyle w:val="Kommentarzeichen"/>
                <w:rFonts w:eastAsiaTheme="minorEastAsia"/>
                <w:lang w:val="en-GB" w:eastAsia="zh-CN"/>
              </w:rPr>
              <w:commentReference w:id="0"/>
            </w:r>
            <w:r w:rsidRPr="00EC3CCA">
              <w:rPr>
                <w:rFonts w:ascii="Times New Roman" w:hAnsi="Times New Roman" w:cs="Times New Roman"/>
                <w:b/>
                <w:sz w:val="36"/>
                <w:szCs w:val="36"/>
              </w:rPr>
              <w:t xml:space="preserve"> Ferdinand</w:t>
            </w:r>
          </w:p>
          <w:p w14:paraId="0A8DFACE" w14:textId="7822A20F" w:rsidR="00C120FF" w:rsidRPr="00C120FF" w:rsidRDefault="00C120FF" w:rsidP="00E25C3C">
            <w:pPr>
              <w:pStyle w:val="Kopfzeile"/>
              <w:jc w:val="center"/>
              <w:rPr>
                <w:sz w:val="21"/>
                <w:szCs w:val="21"/>
              </w:rPr>
            </w:pPr>
            <w:proofErr w:type="spellStart"/>
            <w:r w:rsidRPr="00EE193E">
              <w:rPr>
                <w:rFonts w:ascii="Times New Roman" w:hAnsi="Times New Roman" w:cs="Times New Roman"/>
                <w:bCs/>
                <w:sz w:val="21"/>
                <w:szCs w:val="21"/>
              </w:rPr>
              <w:t>Streimerich</w:t>
            </w:r>
            <w:proofErr w:type="spellEnd"/>
            <w:r w:rsidRPr="00EE193E">
              <w:rPr>
                <w:rFonts w:ascii="Times New Roman" w:hAnsi="Times New Roman" w:cs="Times New Roman"/>
                <w:bCs/>
                <w:sz w:val="21"/>
                <w:szCs w:val="21"/>
              </w:rPr>
              <w:t xml:space="preserve"> 28, 56337 Eitelborn, Germany | isabella.ferdinand@uni-konstanz.de | +49(0)</w:t>
            </w:r>
            <w:r w:rsidRPr="00EE193E">
              <w:rPr>
                <w:sz w:val="21"/>
                <w:szCs w:val="21"/>
              </w:rPr>
              <w:t xml:space="preserve"> </w:t>
            </w:r>
            <w:r w:rsidRPr="00EE193E">
              <w:rPr>
                <w:rFonts w:ascii="Times New Roman" w:hAnsi="Times New Roman" w:cs="Times New Roman"/>
                <w:bCs/>
                <w:sz w:val="21"/>
                <w:szCs w:val="21"/>
              </w:rPr>
              <w:t>160 94811181</w:t>
            </w:r>
          </w:p>
        </w:tc>
      </w:tr>
      <w:tr w:rsidR="00EF4D38" w:rsidRPr="00BD514C" w14:paraId="155729D9" w14:textId="77777777" w:rsidTr="00E9501A">
        <w:trPr>
          <w:trHeight w:val="454"/>
        </w:trPr>
        <w:tc>
          <w:tcPr>
            <w:tcW w:w="10206" w:type="dxa"/>
            <w:gridSpan w:val="15"/>
            <w:tcBorders>
              <w:bottom w:val="single" w:sz="4" w:space="0" w:color="auto"/>
            </w:tcBorders>
            <w:vAlign w:val="bottom"/>
          </w:tcPr>
          <w:p w14:paraId="56DDC839" w14:textId="77777777" w:rsidR="00EF4D38" w:rsidRPr="00EE193E" w:rsidRDefault="00EF4D38" w:rsidP="00E25C3C">
            <w:pPr>
              <w:pStyle w:val="BERSCHRIFT"/>
              <w:jc w:val="center"/>
              <w:rPr>
                <w:rFonts w:asciiTheme="majorBidi" w:hAnsiTheme="majorBidi" w:cstheme="majorBidi"/>
              </w:rPr>
            </w:pPr>
            <w:r w:rsidRPr="00EE193E">
              <w:rPr>
                <w:rFonts w:asciiTheme="majorBidi" w:hAnsiTheme="majorBidi" w:cstheme="majorBidi"/>
                <w:sz w:val="28"/>
                <w:szCs w:val="28"/>
              </w:rPr>
              <w:t>Education</w:t>
            </w:r>
          </w:p>
        </w:tc>
      </w:tr>
      <w:tr w:rsidR="007A739E" w:rsidRPr="007A739E" w14:paraId="5DD59E33" w14:textId="77777777" w:rsidTr="00E9501A">
        <w:trPr>
          <w:trHeight w:val="340"/>
        </w:trPr>
        <w:tc>
          <w:tcPr>
            <w:tcW w:w="6854" w:type="dxa"/>
            <w:gridSpan w:val="5"/>
            <w:vAlign w:val="bottom"/>
          </w:tcPr>
          <w:p w14:paraId="4B9F8E6B" w14:textId="77777777" w:rsidR="007A739E" w:rsidRPr="007A739E" w:rsidRDefault="007A739E" w:rsidP="00E25C3C">
            <w:pPr>
              <w:rPr>
                <w:rFonts w:asciiTheme="majorBidi" w:hAnsiTheme="majorBidi" w:cstheme="majorBidi"/>
                <w:bCs/>
                <w:sz w:val="21"/>
                <w:szCs w:val="21"/>
              </w:rPr>
            </w:pPr>
            <w:r w:rsidRPr="007A739E">
              <w:rPr>
                <w:rFonts w:asciiTheme="majorBidi" w:eastAsia="Georgia" w:hAnsiTheme="majorBidi" w:cstheme="majorBidi"/>
                <w:b/>
                <w:sz w:val="21"/>
                <w:szCs w:val="21"/>
                <w:lang w:val="en-US"/>
              </w:rPr>
              <w:t xml:space="preserve">University of </w:t>
            </w:r>
            <w:r w:rsidRPr="007A739E">
              <w:rPr>
                <w:rFonts w:asciiTheme="majorBidi" w:hAnsiTheme="majorBidi" w:cstheme="majorBidi"/>
                <w:b/>
                <w:sz w:val="21"/>
                <w:szCs w:val="21"/>
              </w:rPr>
              <w:t>Konstanz</w:t>
            </w:r>
          </w:p>
        </w:tc>
        <w:tc>
          <w:tcPr>
            <w:tcW w:w="3352" w:type="dxa"/>
            <w:gridSpan w:val="10"/>
            <w:vAlign w:val="bottom"/>
          </w:tcPr>
          <w:p w14:paraId="432782E7" w14:textId="77777777" w:rsidR="007A739E" w:rsidRPr="007A739E" w:rsidRDefault="007A739E" w:rsidP="00E25C3C">
            <w:pPr>
              <w:jc w:val="right"/>
              <w:rPr>
                <w:rFonts w:asciiTheme="majorBidi" w:hAnsiTheme="majorBidi" w:cstheme="majorBidi"/>
                <w:b/>
                <w:bCs/>
                <w:iCs/>
                <w:sz w:val="21"/>
                <w:szCs w:val="21"/>
              </w:rPr>
            </w:pPr>
            <w:r w:rsidRPr="007A739E">
              <w:rPr>
                <w:rFonts w:asciiTheme="majorBidi" w:hAnsiTheme="majorBidi" w:cstheme="majorBidi"/>
                <w:b/>
                <w:bCs/>
                <w:iCs/>
                <w:sz w:val="21"/>
                <w:szCs w:val="21"/>
              </w:rPr>
              <w:t>Konstanz</w:t>
            </w:r>
          </w:p>
        </w:tc>
      </w:tr>
      <w:tr w:rsidR="007A739E" w:rsidRPr="007A739E" w14:paraId="5C517F77" w14:textId="77777777" w:rsidTr="00E9501A">
        <w:trPr>
          <w:trHeight w:val="20"/>
        </w:trPr>
        <w:tc>
          <w:tcPr>
            <w:tcW w:w="5563" w:type="dxa"/>
            <w:gridSpan w:val="2"/>
          </w:tcPr>
          <w:p w14:paraId="6722F2E6" w14:textId="78B2EE47" w:rsidR="007A739E" w:rsidRPr="007A739E" w:rsidRDefault="007A739E" w:rsidP="00E25C3C">
            <w:pPr>
              <w:rPr>
                <w:rFonts w:asciiTheme="majorBidi" w:hAnsiTheme="majorBidi" w:cstheme="majorBidi"/>
                <w:i/>
                <w:iCs/>
                <w:sz w:val="21"/>
                <w:szCs w:val="21"/>
                <w:lang w:val="en-GB"/>
              </w:rPr>
            </w:pPr>
            <w:r>
              <w:rPr>
                <w:rFonts w:asciiTheme="majorBidi" w:hAnsiTheme="majorBidi" w:cstheme="majorBidi"/>
                <w:i/>
                <w:iCs/>
                <w:sz w:val="21"/>
                <w:szCs w:val="21"/>
                <w:lang w:val="en-GB"/>
              </w:rPr>
              <w:t>B.A. in Politics</w:t>
            </w:r>
            <w:r w:rsidRPr="007A739E">
              <w:rPr>
                <w:rFonts w:asciiTheme="majorBidi" w:hAnsiTheme="majorBidi" w:cstheme="majorBidi"/>
                <w:i/>
                <w:iCs/>
                <w:sz w:val="21"/>
                <w:szCs w:val="21"/>
                <w:lang w:val="en-GB"/>
              </w:rPr>
              <w:t xml:space="preserve"> and </w:t>
            </w:r>
            <w:r>
              <w:rPr>
                <w:rFonts w:asciiTheme="majorBidi" w:hAnsiTheme="majorBidi" w:cstheme="majorBidi"/>
                <w:i/>
                <w:iCs/>
                <w:sz w:val="21"/>
                <w:szCs w:val="21"/>
                <w:lang w:val="en-GB"/>
              </w:rPr>
              <w:t>Public Administrative</w:t>
            </w:r>
          </w:p>
        </w:tc>
        <w:tc>
          <w:tcPr>
            <w:tcW w:w="4643" w:type="dxa"/>
            <w:gridSpan w:val="13"/>
          </w:tcPr>
          <w:p w14:paraId="42CD62BB" w14:textId="77777777" w:rsidR="007A739E" w:rsidRPr="007A739E" w:rsidRDefault="007A739E" w:rsidP="00E25C3C">
            <w:pPr>
              <w:jc w:val="right"/>
              <w:rPr>
                <w:rFonts w:asciiTheme="majorBidi" w:hAnsiTheme="majorBidi" w:cstheme="majorBidi"/>
                <w:sz w:val="21"/>
                <w:szCs w:val="21"/>
              </w:rPr>
            </w:pPr>
            <w:r w:rsidRPr="007A739E">
              <w:rPr>
                <w:rFonts w:asciiTheme="majorBidi" w:hAnsiTheme="majorBidi" w:cstheme="majorBidi"/>
                <w:sz w:val="21"/>
                <w:szCs w:val="21"/>
              </w:rPr>
              <w:t xml:space="preserve">09/2022 – </w:t>
            </w:r>
            <w:proofErr w:type="spellStart"/>
            <w:r w:rsidRPr="007A739E">
              <w:rPr>
                <w:rFonts w:asciiTheme="majorBidi" w:hAnsiTheme="majorBidi" w:cstheme="majorBidi"/>
                <w:sz w:val="21"/>
                <w:szCs w:val="21"/>
              </w:rPr>
              <w:t>present</w:t>
            </w:r>
            <w:proofErr w:type="spellEnd"/>
          </w:p>
        </w:tc>
      </w:tr>
      <w:tr w:rsidR="007A739E" w:rsidRPr="007A739E" w14:paraId="6BC11BE0" w14:textId="77777777" w:rsidTr="00A876C5">
        <w:trPr>
          <w:trHeight w:val="20"/>
        </w:trPr>
        <w:tc>
          <w:tcPr>
            <w:tcW w:w="7568" w:type="dxa"/>
            <w:gridSpan w:val="9"/>
          </w:tcPr>
          <w:p w14:paraId="3D93E8C6" w14:textId="186BB5A7" w:rsidR="007A739E" w:rsidRPr="00A876C5" w:rsidRDefault="007A739E" w:rsidP="00E25C3C">
            <w:pPr>
              <w:pStyle w:val="Listenabsatz"/>
              <w:numPr>
                <w:ilvl w:val="0"/>
                <w:numId w:val="7"/>
              </w:numPr>
              <w:rPr>
                <w:rFonts w:asciiTheme="majorBidi" w:hAnsiTheme="majorBidi" w:cstheme="majorBidi"/>
                <w:i/>
                <w:iCs/>
                <w:sz w:val="21"/>
                <w:szCs w:val="21"/>
                <w:lang w:val="en-US"/>
              </w:rPr>
            </w:pPr>
            <w:r>
              <w:rPr>
                <w:rFonts w:asciiTheme="majorBidi" w:hAnsiTheme="majorBidi" w:cstheme="majorBidi"/>
                <w:color w:val="000000"/>
                <w:sz w:val="21"/>
                <w:szCs w:val="21"/>
                <w:lang w:val="en-GB"/>
              </w:rPr>
              <w:t xml:space="preserve">Specialisation: Strategy </w:t>
            </w:r>
            <w:r w:rsidRPr="007A739E">
              <w:rPr>
                <w:rFonts w:asciiTheme="majorBidi" w:hAnsiTheme="majorBidi" w:cstheme="majorBidi"/>
                <w:color w:val="000000"/>
                <w:sz w:val="21"/>
                <w:szCs w:val="21"/>
                <w:lang w:val="en-GB"/>
              </w:rPr>
              <w:t xml:space="preserve">and Management, Political </w:t>
            </w:r>
            <w:r w:rsidR="007A2AAC">
              <w:rPr>
                <w:rFonts w:asciiTheme="majorBidi" w:hAnsiTheme="majorBidi" w:cstheme="majorBidi"/>
                <w:color w:val="000000"/>
                <w:sz w:val="21"/>
                <w:szCs w:val="21"/>
                <w:lang w:val="en-GB"/>
              </w:rPr>
              <w:t>Theory</w:t>
            </w:r>
            <w:r w:rsidR="00C71E6C">
              <w:rPr>
                <w:rFonts w:asciiTheme="majorBidi" w:hAnsiTheme="majorBidi" w:cstheme="majorBidi"/>
                <w:color w:val="000000"/>
                <w:sz w:val="21"/>
                <w:szCs w:val="21"/>
                <w:lang w:val="en-GB"/>
              </w:rPr>
              <w:t xml:space="preserve"> </w:t>
            </w:r>
          </w:p>
        </w:tc>
        <w:tc>
          <w:tcPr>
            <w:tcW w:w="2638" w:type="dxa"/>
            <w:gridSpan w:val="6"/>
            <w:vAlign w:val="bottom"/>
          </w:tcPr>
          <w:p w14:paraId="6E55C706" w14:textId="77777777" w:rsidR="007A739E" w:rsidRPr="007A739E" w:rsidRDefault="007A739E" w:rsidP="00E25C3C">
            <w:pPr>
              <w:jc w:val="right"/>
              <w:rPr>
                <w:rFonts w:asciiTheme="majorBidi" w:hAnsiTheme="majorBidi" w:cstheme="majorBidi"/>
                <w:sz w:val="21"/>
                <w:szCs w:val="21"/>
                <w:lang w:val="en-GB"/>
              </w:rPr>
            </w:pPr>
          </w:p>
        </w:tc>
      </w:tr>
      <w:tr w:rsidR="0025354E" w:rsidRPr="007A739E" w14:paraId="7742AC4F" w14:textId="77777777" w:rsidTr="00A876C5">
        <w:trPr>
          <w:trHeight w:val="283"/>
        </w:trPr>
        <w:tc>
          <w:tcPr>
            <w:tcW w:w="7568" w:type="dxa"/>
            <w:gridSpan w:val="9"/>
            <w:vAlign w:val="bottom"/>
          </w:tcPr>
          <w:p w14:paraId="123DE10C" w14:textId="184F0F38" w:rsidR="0025354E" w:rsidRPr="0025354E" w:rsidRDefault="0025354E" w:rsidP="00E25C3C">
            <w:pPr>
              <w:rPr>
                <w:rFonts w:asciiTheme="majorBidi" w:hAnsiTheme="majorBidi" w:cstheme="majorBidi"/>
                <w:color w:val="000000"/>
                <w:sz w:val="21"/>
                <w:szCs w:val="21"/>
                <w:lang w:val="en-GB"/>
              </w:rPr>
            </w:pPr>
            <w:r w:rsidRPr="007A739E">
              <w:rPr>
                <w:rFonts w:asciiTheme="majorBidi" w:hAnsiTheme="majorBidi" w:cstheme="majorBidi"/>
                <w:i/>
                <w:iCs/>
                <w:sz w:val="21"/>
                <w:szCs w:val="21"/>
                <w:lang w:val="en-GB"/>
              </w:rPr>
              <w:t xml:space="preserve">B.Ed. in the subjects </w:t>
            </w:r>
            <w:r>
              <w:rPr>
                <w:rFonts w:asciiTheme="majorBidi" w:hAnsiTheme="majorBidi" w:cstheme="majorBidi"/>
                <w:i/>
                <w:iCs/>
                <w:sz w:val="21"/>
                <w:szCs w:val="21"/>
                <w:lang w:val="en-GB"/>
              </w:rPr>
              <w:t xml:space="preserve">of </w:t>
            </w:r>
            <w:r w:rsidRPr="007A739E">
              <w:rPr>
                <w:rFonts w:asciiTheme="majorBidi" w:hAnsiTheme="majorBidi" w:cstheme="majorBidi"/>
                <w:i/>
                <w:iCs/>
                <w:sz w:val="21"/>
                <w:szCs w:val="21"/>
                <w:lang w:val="en-GB"/>
              </w:rPr>
              <w:t>Political Science, History</w:t>
            </w:r>
            <w:r>
              <w:rPr>
                <w:rFonts w:asciiTheme="majorBidi" w:hAnsiTheme="majorBidi" w:cstheme="majorBidi"/>
                <w:i/>
                <w:iCs/>
                <w:sz w:val="21"/>
                <w:szCs w:val="21"/>
                <w:lang w:val="en-GB"/>
              </w:rPr>
              <w:t>,</w:t>
            </w:r>
            <w:r w:rsidRPr="007A739E">
              <w:rPr>
                <w:rFonts w:asciiTheme="majorBidi" w:hAnsiTheme="majorBidi" w:cstheme="majorBidi"/>
                <w:i/>
                <w:iCs/>
                <w:sz w:val="21"/>
                <w:szCs w:val="21"/>
                <w:lang w:val="en-GB"/>
              </w:rPr>
              <w:t xml:space="preserve"> and German</w:t>
            </w:r>
          </w:p>
        </w:tc>
        <w:tc>
          <w:tcPr>
            <w:tcW w:w="2638" w:type="dxa"/>
            <w:gridSpan w:val="6"/>
            <w:vAlign w:val="bottom"/>
          </w:tcPr>
          <w:p w14:paraId="6AEF3EA2" w14:textId="23B8B143" w:rsidR="0025354E" w:rsidRPr="0025354E" w:rsidRDefault="0025354E" w:rsidP="00E25C3C">
            <w:pPr>
              <w:jc w:val="right"/>
              <w:rPr>
                <w:rFonts w:asciiTheme="majorBidi" w:hAnsiTheme="majorBidi" w:cstheme="majorBidi"/>
                <w:sz w:val="21"/>
                <w:szCs w:val="21"/>
                <w:lang w:val="en-GB"/>
              </w:rPr>
            </w:pPr>
            <w:r w:rsidRPr="007A739E">
              <w:rPr>
                <w:rFonts w:asciiTheme="majorBidi" w:hAnsiTheme="majorBidi" w:cstheme="majorBidi"/>
                <w:sz w:val="21"/>
                <w:szCs w:val="21"/>
              </w:rPr>
              <w:t>10/2020 – 08/2022</w:t>
            </w:r>
          </w:p>
        </w:tc>
      </w:tr>
      <w:tr w:rsidR="0025354E" w:rsidRPr="007A739E" w14:paraId="3EE33AFA" w14:textId="77777777" w:rsidTr="00E9501A">
        <w:trPr>
          <w:trHeight w:val="20"/>
        </w:trPr>
        <w:tc>
          <w:tcPr>
            <w:tcW w:w="7568" w:type="dxa"/>
            <w:gridSpan w:val="9"/>
          </w:tcPr>
          <w:p w14:paraId="3FA285D3" w14:textId="2C079191" w:rsidR="0025354E" w:rsidRDefault="0025354E" w:rsidP="00E25C3C">
            <w:pPr>
              <w:pStyle w:val="Listenabsatz"/>
              <w:numPr>
                <w:ilvl w:val="0"/>
                <w:numId w:val="7"/>
              </w:numPr>
              <w:rPr>
                <w:rFonts w:asciiTheme="majorBidi" w:hAnsiTheme="majorBidi" w:cstheme="majorBidi"/>
                <w:color w:val="000000"/>
                <w:sz w:val="21"/>
                <w:szCs w:val="21"/>
                <w:lang w:val="en-GB"/>
              </w:rPr>
            </w:pPr>
            <w:r w:rsidRPr="007A739E">
              <w:rPr>
                <w:rFonts w:asciiTheme="majorBidi" w:hAnsiTheme="majorBidi" w:cstheme="majorBidi"/>
                <w:sz w:val="21"/>
                <w:szCs w:val="21"/>
                <w:lang w:val="en-GB"/>
              </w:rPr>
              <w:t>Changed the programme after the fourth semester</w:t>
            </w:r>
          </w:p>
        </w:tc>
        <w:tc>
          <w:tcPr>
            <w:tcW w:w="2638" w:type="dxa"/>
            <w:gridSpan w:val="6"/>
          </w:tcPr>
          <w:p w14:paraId="58F4B57C" w14:textId="77777777" w:rsidR="0025354E" w:rsidRPr="0025354E" w:rsidRDefault="0025354E" w:rsidP="00E25C3C">
            <w:pPr>
              <w:jc w:val="right"/>
              <w:rPr>
                <w:rFonts w:asciiTheme="majorBidi" w:hAnsiTheme="majorBidi" w:cstheme="majorBidi"/>
                <w:sz w:val="21"/>
                <w:szCs w:val="21"/>
                <w:lang w:val="en-GB"/>
              </w:rPr>
            </w:pPr>
          </w:p>
        </w:tc>
      </w:tr>
      <w:tr w:rsidR="0025354E" w:rsidRPr="007A739E" w14:paraId="1606129C" w14:textId="77777777" w:rsidTr="00E9501A">
        <w:trPr>
          <w:trHeight w:val="340"/>
        </w:trPr>
        <w:tc>
          <w:tcPr>
            <w:tcW w:w="6996" w:type="dxa"/>
            <w:gridSpan w:val="6"/>
            <w:vAlign w:val="bottom"/>
          </w:tcPr>
          <w:p w14:paraId="6511F01A" w14:textId="77777777" w:rsidR="0025354E" w:rsidRPr="007A739E" w:rsidRDefault="0025354E" w:rsidP="00E25C3C">
            <w:pPr>
              <w:rPr>
                <w:rFonts w:asciiTheme="majorBidi" w:hAnsiTheme="majorBidi" w:cstheme="majorBidi"/>
                <w:sz w:val="21"/>
                <w:szCs w:val="21"/>
              </w:rPr>
            </w:pPr>
            <w:r w:rsidRPr="007A739E">
              <w:rPr>
                <w:rFonts w:asciiTheme="majorBidi" w:eastAsia="Georgia" w:hAnsiTheme="majorBidi" w:cstheme="majorBidi"/>
                <w:b/>
                <w:sz w:val="21"/>
                <w:szCs w:val="21"/>
                <w:lang w:val="en-US"/>
              </w:rPr>
              <w:t xml:space="preserve">University of </w:t>
            </w:r>
            <w:r w:rsidRPr="007A739E">
              <w:rPr>
                <w:rFonts w:asciiTheme="majorBidi" w:hAnsiTheme="majorBidi" w:cstheme="majorBidi"/>
                <w:b/>
                <w:sz w:val="21"/>
                <w:szCs w:val="21"/>
              </w:rPr>
              <w:t>Sheffield</w:t>
            </w:r>
          </w:p>
        </w:tc>
        <w:tc>
          <w:tcPr>
            <w:tcW w:w="3210" w:type="dxa"/>
            <w:gridSpan w:val="9"/>
            <w:vAlign w:val="bottom"/>
          </w:tcPr>
          <w:p w14:paraId="7C34F0C8" w14:textId="77777777" w:rsidR="0025354E" w:rsidRPr="007A739E" w:rsidRDefault="0025354E" w:rsidP="00E25C3C">
            <w:pPr>
              <w:ind w:left="-279"/>
              <w:jc w:val="right"/>
              <w:rPr>
                <w:rFonts w:asciiTheme="majorBidi" w:hAnsiTheme="majorBidi" w:cstheme="majorBidi"/>
                <w:b/>
                <w:bCs/>
                <w:iCs/>
                <w:sz w:val="21"/>
                <w:szCs w:val="21"/>
              </w:rPr>
            </w:pPr>
            <w:r w:rsidRPr="007A739E">
              <w:rPr>
                <w:rFonts w:asciiTheme="majorBidi" w:hAnsiTheme="majorBidi" w:cstheme="majorBidi"/>
                <w:b/>
                <w:bCs/>
                <w:iCs/>
                <w:sz w:val="21"/>
                <w:szCs w:val="21"/>
              </w:rPr>
              <w:t>Sheffield, UK</w:t>
            </w:r>
          </w:p>
        </w:tc>
      </w:tr>
      <w:tr w:rsidR="0025354E" w:rsidRPr="007A739E" w14:paraId="1A8FAF76" w14:textId="77777777" w:rsidTr="00841ECB">
        <w:trPr>
          <w:trHeight w:val="20"/>
        </w:trPr>
        <w:tc>
          <w:tcPr>
            <w:tcW w:w="8080" w:type="dxa"/>
            <w:gridSpan w:val="11"/>
          </w:tcPr>
          <w:p w14:paraId="1C6C7984" w14:textId="77777777" w:rsidR="006974F4" w:rsidRDefault="0025354E" w:rsidP="00E25C3C">
            <w:pPr>
              <w:rPr>
                <w:rFonts w:asciiTheme="majorBidi" w:hAnsiTheme="majorBidi" w:cstheme="majorBidi"/>
                <w:i/>
                <w:iCs/>
                <w:sz w:val="21"/>
                <w:szCs w:val="21"/>
                <w:lang w:val="en-GB"/>
              </w:rPr>
            </w:pPr>
            <w:r w:rsidRPr="007A739E">
              <w:rPr>
                <w:rFonts w:asciiTheme="majorBidi" w:hAnsiTheme="majorBidi" w:cstheme="majorBidi"/>
                <w:i/>
                <w:iCs/>
                <w:sz w:val="21"/>
                <w:szCs w:val="21"/>
                <w:lang w:val="en-GB"/>
              </w:rPr>
              <w:t>Semester abroad at the faculty of Politics and International Relations</w:t>
            </w:r>
            <w:r w:rsidR="006974F4">
              <w:rPr>
                <w:rFonts w:asciiTheme="majorBidi" w:hAnsiTheme="majorBidi" w:cstheme="majorBidi"/>
                <w:i/>
                <w:iCs/>
                <w:sz w:val="21"/>
                <w:szCs w:val="21"/>
                <w:lang w:val="en-GB"/>
              </w:rPr>
              <w:t xml:space="preserve"> </w:t>
            </w:r>
          </w:p>
          <w:p w14:paraId="5B24DCAE" w14:textId="3032D48F" w:rsidR="00383FD1" w:rsidRDefault="006974F4" w:rsidP="00383FD1">
            <w:pPr>
              <w:pStyle w:val="Listenabsatz"/>
              <w:numPr>
                <w:ilvl w:val="0"/>
                <w:numId w:val="7"/>
              </w:numPr>
              <w:rPr>
                <w:rFonts w:asciiTheme="majorBidi" w:hAnsiTheme="majorBidi" w:cstheme="majorBidi"/>
                <w:iCs/>
                <w:sz w:val="21"/>
                <w:szCs w:val="21"/>
                <w:lang w:val="en-US"/>
              </w:rPr>
            </w:pPr>
            <w:r w:rsidRPr="00383FD1">
              <w:rPr>
                <w:rFonts w:asciiTheme="majorBidi" w:hAnsiTheme="majorBidi" w:cstheme="majorBidi"/>
                <w:iCs/>
                <w:sz w:val="21"/>
                <w:szCs w:val="21"/>
                <w:lang w:val="en-US"/>
              </w:rPr>
              <w:t xml:space="preserve">Average grade: upper second class </w:t>
            </w:r>
          </w:p>
          <w:p w14:paraId="02049828" w14:textId="25D37B1D" w:rsidR="006974F4" w:rsidRPr="00383FD1" w:rsidRDefault="00383FD1" w:rsidP="00383FD1">
            <w:pPr>
              <w:pStyle w:val="Listenabsatz"/>
              <w:numPr>
                <w:ilvl w:val="0"/>
                <w:numId w:val="7"/>
              </w:numPr>
              <w:rPr>
                <w:rFonts w:asciiTheme="majorBidi" w:hAnsiTheme="majorBidi" w:cstheme="majorBidi"/>
                <w:iCs/>
                <w:sz w:val="21"/>
                <w:szCs w:val="21"/>
                <w:lang w:val="en-US"/>
              </w:rPr>
            </w:pPr>
            <w:r w:rsidRPr="00383FD1" w:rsidDel="00383FD1">
              <w:rPr>
                <w:rFonts w:asciiTheme="majorBidi" w:hAnsiTheme="majorBidi" w:cstheme="majorBidi"/>
                <w:iCs/>
                <w:sz w:val="21"/>
                <w:szCs w:val="21"/>
                <w:lang w:val="en-US"/>
              </w:rPr>
              <w:t xml:space="preserve"> </w:t>
            </w:r>
            <w:proofErr w:type="spellStart"/>
            <w:r w:rsidR="006974F4" w:rsidRPr="00383FD1">
              <w:rPr>
                <w:rFonts w:asciiTheme="majorBidi" w:hAnsiTheme="majorBidi" w:cstheme="majorBidi"/>
                <w:iCs/>
                <w:sz w:val="21"/>
                <w:szCs w:val="21"/>
                <w:lang w:val="en-US"/>
              </w:rPr>
              <w:t>Specialisation</w:t>
            </w:r>
            <w:proofErr w:type="spellEnd"/>
            <w:r w:rsidR="006974F4" w:rsidRPr="00383FD1">
              <w:rPr>
                <w:rFonts w:asciiTheme="majorBidi" w:hAnsiTheme="majorBidi" w:cstheme="majorBidi"/>
                <w:iCs/>
                <w:sz w:val="21"/>
                <w:szCs w:val="21"/>
                <w:lang w:val="en-US"/>
              </w:rPr>
              <w:t>: Global Political Economy, British Politics</w:t>
            </w:r>
          </w:p>
        </w:tc>
        <w:tc>
          <w:tcPr>
            <w:tcW w:w="2126" w:type="dxa"/>
            <w:gridSpan w:val="4"/>
          </w:tcPr>
          <w:p w14:paraId="054DF3D4" w14:textId="41DFD010" w:rsidR="0025354E" w:rsidRPr="007A739E" w:rsidRDefault="0025354E" w:rsidP="00E25C3C">
            <w:pPr>
              <w:jc w:val="right"/>
              <w:rPr>
                <w:rFonts w:asciiTheme="majorBidi" w:hAnsiTheme="majorBidi" w:cstheme="majorBidi"/>
                <w:sz w:val="21"/>
                <w:szCs w:val="21"/>
                <w:lang w:val="en-US"/>
              </w:rPr>
            </w:pPr>
            <w:r w:rsidRPr="007A739E">
              <w:rPr>
                <w:rFonts w:asciiTheme="majorBidi" w:hAnsiTheme="majorBidi" w:cstheme="majorBidi"/>
                <w:sz w:val="21"/>
                <w:szCs w:val="21"/>
              </w:rPr>
              <w:t>09/2022 – 02/2023</w:t>
            </w:r>
          </w:p>
        </w:tc>
      </w:tr>
      <w:tr w:rsidR="0025354E" w:rsidRPr="007A739E" w14:paraId="07B1FC00" w14:textId="77777777" w:rsidTr="00E9501A">
        <w:trPr>
          <w:trHeight w:val="340"/>
        </w:trPr>
        <w:tc>
          <w:tcPr>
            <w:tcW w:w="5711" w:type="dxa"/>
            <w:gridSpan w:val="3"/>
            <w:vAlign w:val="bottom"/>
          </w:tcPr>
          <w:p w14:paraId="544DE8D9" w14:textId="77777777" w:rsidR="0025354E" w:rsidRPr="007A739E" w:rsidRDefault="0025354E" w:rsidP="00E25C3C">
            <w:pPr>
              <w:rPr>
                <w:rFonts w:asciiTheme="majorBidi" w:hAnsiTheme="majorBidi" w:cstheme="majorBidi"/>
                <w:b/>
                <w:sz w:val="21"/>
                <w:szCs w:val="21"/>
                <w:lang w:val="en-GB"/>
              </w:rPr>
            </w:pPr>
            <w:r w:rsidRPr="007A739E">
              <w:rPr>
                <w:rFonts w:asciiTheme="majorBidi" w:hAnsiTheme="majorBidi" w:cstheme="majorBidi"/>
                <w:b/>
                <w:sz w:val="21"/>
                <w:szCs w:val="21"/>
                <w:lang w:val="en-GB"/>
              </w:rPr>
              <w:t>Technical and Vocational training centre</w:t>
            </w:r>
          </w:p>
        </w:tc>
        <w:tc>
          <w:tcPr>
            <w:tcW w:w="4495" w:type="dxa"/>
            <w:gridSpan w:val="12"/>
            <w:vAlign w:val="bottom"/>
          </w:tcPr>
          <w:p w14:paraId="4BEABF19" w14:textId="77777777" w:rsidR="0025354E" w:rsidRPr="007A739E" w:rsidRDefault="0025354E" w:rsidP="00E25C3C">
            <w:pPr>
              <w:jc w:val="right"/>
              <w:rPr>
                <w:rFonts w:asciiTheme="majorBidi" w:hAnsiTheme="majorBidi" w:cstheme="majorBidi"/>
                <w:b/>
                <w:bCs/>
                <w:iCs/>
                <w:sz w:val="21"/>
                <w:szCs w:val="21"/>
              </w:rPr>
            </w:pPr>
            <w:proofErr w:type="spellStart"/>
            <w:r w:rsidRPr="007A739E">
              <w:rPr>
                <w:rFonts w:asciiTheme="majorBidi" w:hAnsiTheme="majorBidi" w:cstheme="majorBidi"/>
                <w:b/>
                <w:bCs/>
                <w:iCs/>
                <w:sz w:val="21"/>
                <w:szCs w:val="21"/>
              </w:rPr>
              <w:t>Saarbruecken</w:t>
            </w:r>
            <w:proofErr w:type="spellEnd"/>
          </w:p>
        </w:tc>
      </w:tr>
      <w:tr w:rsidR="0025354E" w:rsidRPr="007A739E" w14:paraId="4047D76A" w14:textId="77777777" w:rsidTr="00E9501A">
        <w:trPr>
          <w:trHeight w:val="20"/>
        </w:trPr>
        <w:tc>
          <w:tcPr>
            <w:tcW w:w="8282" w:type="dxa"/>
            <w:gridSpan w:val="12"/>
          </w:tcPr>
          <w:p w14:paraId="521D3E47" w14:textId="05CCF573" w:rsidR="0025354E" w:rsidRPr="007A739E" w:rsidRDefault="0025354E" w:rsidP="00E25C3C">
            <w:pPr>
              <w:rPr>
                <w:rFonts w:asciiTheme="majorBidi" w:hAnsiTheme="majorBidi" w:cstheme="majorBidi"/>
                <w:i/>
                <w:iCs/>
                <w:sz w:val="21"/>
                <w:szCs w:val="21"/>
                <w:lang w:val="en-GB"/>
              </w:rPr>
            </w:pPr>
            <w:r w:rsidRPr="007A739E">
              <w:rPr>
                <w:rFonts w:asciiTheme="majorBidi" w:hAnsiTheme="majorBidi" w:cstheme="majorBidi"/>
                <w:i/>
                <w:iCs/>
                <w:sz w:val="21"/>
                <w:szCs w:val="21"/>
                <w:lang w:val="en-GB"/>
              </w:rPr>
              <w:t>Vocational training as</w:t>
            </w:r>
            <w:r>
              <w:rPr>
                <w:rFonts w:asciiTheme="majorBidi" w:hAnsiTheme="majorBidi" w:cstheme="majorBidi"/>
                <w:i/>
                <w:iCs/>
                <w:sz w:val="21"/>
                <w:szCs w:val="21"/>
                <w:lang w:val="en-GB"/>
              </w:rPr>
              <w:t xml:space="preserve"> a</w:t>
            </w:r>
            <w:r w:rsidRPr="007A739E">
              <w:rPr>
                <w:rFonts w:asciiTheme="majorBidi" w:hAnsiTheme="majorBidi" w:cstheme="majorBidi"/>
                <w:i/>
                <w:iCs/>
                <w:sz w:val="21"/>
                <w:szCs w:val="21"/>
                <w:lang w:val="en-GB"/>
              </w:rPr>
              <w:t xml:space="preserve"> hotel assistant with additional qualification</w:t>
            </w:r>
            <w:r>
              <w:rPr>
                <w:rFonts w:asciiTheme="majorBidi" w:hAnsiTheme="majorBidi" w:cstheme="majorBidi"/>
                <w:i/>
                <w:iCs/>
                <w:sz w:val="21"/>
                <w:szCs w:val="21"/>
                <w:lang w:val="en-GB"/>
              </w:rPr>
              <w:t>s</w:t>
            </w:r>
            <w:r w:rsidRPr="007A739E">
              <w:rPr>
                <w:rFonts w:asciiTheme="majorBidi" w:hAnsiTheme="majorBidi" w:cstheme="majorBidi"/>
                <w:i/>
                <w:iCs/>
                <w:sz w:val="21"/>
                <w:szCs w:val="21"/>
                <w:lang w:val="en-GB"/>
              </w:rPr>
              <w:t xml:space="preserve"> in Hotel Management</w:t>
            </w:r>
          </w:p>
        </w:tc>
        <w:tc>
          <w:tcPr>
            <w:tcW w:w="1924" w:type="dxa"/>
            <w:gridSpan w:val="3"/>
          </w:tcPr>
          <w:p w14:paraId="46EAFF10" w14:textId="77777777" w:rsidR="0025354E" w:rsidRPr="007A739E" w:rsidRDefault="0025354E" w:rsidP="00E25C3C">
            <w:pPr>
              <w:jc w:val="right"/>
              <w:rPr>
                <w:rFonts w:asciiTheme="majorBidi" w:hAnsiTheme="majorBidi" w:cstheme="majorBidi"/>
                <w:b/>
                <w:bCs/>
                <w:iCs/>
                <w:sz w:val="21"/>
                <w:szCs w:val="21"/>
              </w:rPr>
            </w:pPr>
            <w:r w:rsidRPr="007A739E">
              <w:rPr>
                <w:rFonts w:asciiTheme="majorBidi" w:hAnsiTheme="majorBidi" w:cstheme="majorBidi"/>
                <w:sz w:val="21"/>
                <w:szCs w:val="21"/>
              </w:rPr>
              <w:t>05/2019 – 08/2020</w:t>
            </w:r>
          </w:p>
        </w:tc>
      </w:tr>
      <w:tr w:rsidR="0025354E" w:rsidRPr="007A739E" w14:paraId="75952272" w14:textId="77777777" w:rsidTr="00E9501A">
        <w:trPr>
          <w:trHeight w:val="20"/>
        </w:trPr>
        <w:tc>
          <w:tcPr>
            <w:tcW w:w="10206" w:type="dxa"/>
            <w:gridSpan w:val="15"/>
          </w:tcPr>
          <w:p w14:paraId="20F1C166" w14:textId="254DD906" w:rsidR="0025354E" w:rsidRPr="00A876C5" w:rsidRDefault="0025354E" w:rsidP="00E25C3C">
            <w:pPr>
              <w:pStyle w:val="Listenabsatz"/>
              <w:numPr>
                <w:ilvl w:val="0"/>
                <w:numId w:val="1"/>
              </w:numPr>
              <w:rPr>
                <w:rFonts w:asciiTheme="majorBidi" w:hAnsiTheme="majorBidi" w:cstheme="majorBidi"/>
                <w:sz w:val="21"/>
                <w:szCs w:val="21"/>
              </w:rPr>
            </w:pPr>
            <w:r w:rsidRPr="007A739E">
              <w:rPr>
                <w:rFonts w:asciiTheme="majorBidi" w:hAnsiTheme="majorBidi" w:cstheme="majorBidi"/>
                <w:sz w:val="21"/>
                <w:szCs w:val="21"/>
                <w:lang w:val="en-GB"/>
              </w:rPr>
              <w:t>Leaving grade: 1.0 (1.0 – 5.0, 1.0 being best)</w:t>
            </w:r>
          </w:p>
        </w:tc>
      </w:tr>
      <w:tr w:rsidR="0025354E" w:rsidRPr="007A739E" w14:paraId="119D2356" w14:textId="77777777" w:rsidTr="00E9501A">
        <w:trPr>
          <w:trHeight w:val="340"/>
        </w:trPr>
        <w:tc>
          <w:tcPr>
            <w:tcW w:w="8931" w:type="dxa"/>
            <w:gridSpan w:val="14"/>
            <w:vAlign w:val="bottom"/>
          </w:tcPr>
          <w:p w14:paraId="755758AF" w14:textId="77777777" w:rsidR="0025354E" w:rsidRPr="007A739E" w:rsidRDefault="0025354E" w:rsidP="00E25C3C">
            <w:pPr>
              <w:rPr>
                <w:rFonts w:asciiTheme="majorBidi" w:hAnsiTheme="majorBidi" w:cstheme="majorBidi"/>
                <w:sz w:val="21"/>
                <w:szCs w:val="21"/>
                <w:lang w:val="en-US"/>
              </w:rPr>
            </w:pPr>
            <w:r w:rsidRPr="007A739E">
              <w:rPr>
                <w:rFonts w:asciiTheme="majorBidi" w:hAnsiTheme="majorBidi" w:cstheme="majorBidi"/>
                <w:b/>
                <w:sz w:val="21"/>
                <w:szCs w:val="21"/>
              </w:rPr>
              <w:t>Goethe Gymnasium Bad Ems</w:t>
            </w:r>
          </w:p>
        </w:tc>
        <w:tc>
          <w:tcPr>
            <w:tcW w:w="1275" w:type="dxa"/>
            <w:vAlign w:val="bottom"/>
          </w:tcPr>
          <w:p w14:paraId="32F239B8" w14:textId="77777777" w:rsidR="0025354E" w:rsidRPr="007A739E" w:rsidRDefault="0025354E" w:rsidP="00E25C3C">
            <w:pPr>
              <w:jc w:val="right"/>
              <w:rPr>
                <w:rFonts w:asciiTheme="majorBidi" w:hAnsiTheme="majorBidi" w:cstheme="majorBidi"/>
                <w:b/>
                <w:bCs/>
                <w:iCs/>
                <w:sz w:val="21"/>
                <w:szCs w:val="21"/>
              </w:rPr>
            </w:pPr>
            <w:r w:rsidRPr="007A739E">
              <w:rPr>
                <w:rFonts w:asciiTheme="majorBidi" w:hAnsiTheme="majorBidi" w:cstheme="majorBidi"/>
                <w:b/>
                <w:bCs/>
                <w:iCs/>
                <w:sz w:val="21"/>
                <w:szCs w:val="21"/>
              </w:rPr>
              <w:t>Bad Ems</w:t>
            </w:r>
          </w:p>
        </w:tc>
      </w:tr>
      <w:tr w:rsidR="0025354E" w:rsidRPr="007A739E" w14:paraId="305B807B" w14:textId="77777777" w:rsidTr="00E9501A">
        <w:trPr>
          <w:trHeight w:val="20"/>
        </w:trPr>
        <w:tc>
          <w:tcPr>
            <w:tcW w:w="8931" w:type="dxa"/>
            <w:gridSpan w:val="14"/>
          </w:tcPr>
          <w:p w14:paraId="54614566" w14:textId="2AF281EC" w:rsidR="0025354E" w:rsidRPr="007A739E" w:rsidRDefault="0025354E" w:rsidP="00E25C3C">
            <w:pPr>
              <w:rPr>
                <w:rFonts w:asciiTheme="majorBidi" w:hAnsiTheme="majorBidi" w:cstheme="majorBidi"/>
                <w:i/>
                <w:iCs/>
                <w:sz w:val="21"/>
                <w:szCs w:val="21"/>
              </w:rPr>
            </w:pPr>
            <w:r w:rsidRPr="007A739E">
              <w:rPr>
                <w:rFonts w:asciiTheme="majorBidi" w:hAnsiTheme="majorBidi" w:cstheme="majorBidi"/>
                <w:i/>
                <w:iCs/>
                <w:sz w:val="21"/>
                <w:szCs w:val="21"/>
              </w:rPr>
              <w:t xml:space="preserve">Allgemeine Hochschulreife (German A-Level </w:t>
            </w:r>
            <w:proofErr w:type="spellStart"/>
            <w:r>
              <w:rPr>
                <w:rFonts w:asciiTheme="majorBidi" w:hAnsiTheme="majorBidi" w:cstheme="majorBidi"/>
                <w:i/>
                <w:iCs/>
                <w:sz w:val="21"/>
                <w:szCs w:val="21"/>
              </w:rPr>
              <w:t>E</w:t>
            </w:r>
            <w:r w:rsidRPr="007A739E">
              <w:rPr>
                <w:rFonts w:asciiTheme="majorBidi" w:hAnsiTheme="majorBidi" w:cstheme="majorBidi"/>
                <w:i/>
                <w:iCs/>
                <w:sz w:val="21"/>
                <w:szCs w:val="21"/>
              </w:rPr>
              <w:t>quivalent</w:t>
            </w:r>
            <w:proofErr w:type="spellEnd"/>
            <w:r w:rsidRPr="007A739E">
              <w:rPr>
                <w:rFonts w:asciiTheme="majorBidi" w:hAnsiTheme="majorBidi" w:cstheme="majorBidi"/>
                <w:i/>
                <w:iCs/>
                <w:sz w:val="21"/>
                <w:szCs w:val="21"/>
              </w:rPr>
              <w:t>)</w:t>
            </w:r>
          </w:p>
        </w:tc>
        <w:tc>
          <w:tcPr>
            <w:tcW w:w="1275" w:type="dxa"/>
          </w:tcPr>
          <w:p w14:paraId="32B04BDF" w14:textId="77777777" w:rsidR="0025354E" w:rsidRPr="007A739E" w:rsidRDefault="0025354E" w:rsidP="00E25C3C">
            <w:pPr>
              <w:jc w:val="right"/>
              <w:rPr>
                <w:rFonts w:asciiTheme="majorBidi" w:hAnsiTheme="majorBidi" w:cstheme="majorBidi"/>
                <w:sz w:val="21"/>
                <w:szCs w:val="21"/>
              </w:rPr>
            </w:pPr>
            <w:r w:rsidRPr="007A739E">
              <w:rPr>
                <w:rFonts w:asciiTheme="majorBidi" w:hAnsiTheme="majorBidi" w:cstheme="majorBidi"/>
                <w:sz w:val="21"/>
                <w:szCs w:val="21"/>
              </w:rPr>
              <w:t>03/2019</w:t>
            </w:r>
          </w:p>
        </w:tc>
      </w:tr>
      <w:tr w:rsidR="0025354E" w:rsidRPr="007A739E" w14:paraId="1D4C67F6" w14:textId="77777777" w:rsidTr="0045589B">
        <w:trPr>
          <w:trHeight w:val="20"/>
        </w:trPr>
        <w:tc>
          <w:tcPr>
            <w:tcW w:w="10206" w:type="dxa"/>
            <w:gridSpan w:val="15"/>
          </w:tcPr>
          <w:p w14:paraId="415CB9B0" w14:textId="77777777" w:rsidR="0025354E" w:rsidRPr="007A739E" w:rsidRDefault="0025354E" w:rsidP="00E25C3C">
            <w:pPr>
              <w:pStyle w:val="Listenabsatz"/>
              <w:numPr>
                <w:ilvl w:val="0"/>
                <w:numId w:val="1"/>
              </w:numPr>
              <w:rPr>
                <w:rFonts w:asciiTheme="majorBidi" w:hAnsiTheme="majorBidi" w:cstheme="majorBidi"/>
                <w:sz w:val="21"/>
                <w:szCs w:val="21"/>
                <w:lang w:val="en-GB"/>
              </w:rPr>
            </w:pPr>
            <w:r w:rsidRPr="007A739E">
              <w:rPr>
                <w:rFonts w:asciiTheme="majorBidi" w:hAnsiTheme="majorBidi" w:cstheme="majorBidi"/>
                <w:sz w:val="21"/>
                <w:szCs w:val="21"/>
                <w:lang w:val="en-GB"/>
              </w:rPr>
              <w:t>Final grade: 2.2 (1.0 – 5.0, 1.0 being best)</w:t>
            </w:r>
          </w:p>
        </w:tc>
      </w:tr>
      <w:tr w:rsidR="0025354E" w:rsidRPr="00BD514C" w14:paraId="1B11CE12" w14:textId="77777777" w:rsidTr="0045589B">
        <w:trPr>
          <w:trHeight w:val="397"/>
        </w:trPr>
        <w:tc>
          <w:tcPr>
            <w:tcW w:w="10206" w:type="dxa"/>
            <w:gridSpan w:val="15"/>
            <w:tcBorders>
              <w:bottom w:val="single" w:sz="4" w:space="0" w:color="auto"/>
            </w:tcBorders>
            <w:vAlign w:val="bottom"/>
          </w:tcPr>
          <w:p w14:paraId="173D05BC" w14:textId="77777777" w:rsidR="0025354E" w:rsidRPr="00EE193E" w:rsidRDefault="0025354E" w:rsidP="00E25C3C">
            <w:pPr>
              <w:pStyle w:val="BERSCHRIFT"/>
              <w:jc w:val="center"/>
              <w:rPr>
                <w:rFonts w:asciiTheme="majorBidi" w:hAnsiTheme="majorBidi" w:cstheme="majorBidi"/>
                <w:smallCaps w:val="0"/>
                <w:sz w:val="22"/>
                <w:szCs w:val="22"/>
              </w:rPr>
            </w:pPr>
            <w:r>
              <w:rPr>
                <w:rFonts w:asciiTheme="majorBidi" w:hAnsiTheme="majorBidi" w:cstheme="majorBidi"/>
                <w:bCs/>
                <w:sz w:val="28"/>
                <w:szCs w:val="28"/>
              </w:rPr>
              <w:t xml:space="preserve">Work </w:t>
            </w:r>
            <w:r w:rsidRPr="00EE193E">
              <w:rPr>
                <w:rFonts w:asciiTheme="majorBidi" w:hAnsiTheme="majorBidi" w:cstheme="majorBidi"/>
                <w:bCs/>
                <w:sz w:val="28"/>
                <w:szCs w:val="28"/>
              </w:rPr>
              <w:t>Experience</w:t>
            </w:r>
          </w:p>
        </w:tc>
      </w:tr>
      <w:tr w:rsidR="0045589B" w:rsidRPr="00963CCA" w14:paraId="3460DEC0" w14:textId="77777777" w:rsidTr="0045589B">
        <w:trPr>
          <w:trHeight w:val="340"/>
        </w:trPr>
        <w:tc>
          <w:tcPr>
            <w:tcW w:w="7938" w:type="dxa"/>
            <w:gridSpan w:val="10"/>
            <w:vAlign w:val="bottom"/>
          </w:tcPr>
          <w:p w14:paraId="151B5B0A" w14:textId="5445BAF7" w:rsidR="0045589B" w:rsidRPr="00963CCA" w:rsidRDefault="0045589B" w:rsidP="00E25C3C">
            <w:pPr>
              <w:rPr>
                <w:rFonts w:asciiTheme="majorBidi" w:hAnsiTheme="majorBidi" w:cstheme="majorBidi"/>
                <w:sz w:val="21"/>
                <w:szCs w:val="21"/>
              </w:rPr>
            </w:pPr>
            <w:r w:rsidRPr="00963CCA">
              <w:rPr>
                <w:rFonts w:ascii="Times New Roman" w:hAnsi="Times New Roman" w:cs="Times New Roman"/>
                <w:b/>
                <w:bCs/>
                <w:sz w:val="21"/>
                <w:szCs w:val="21"/>
              </w:rPr>
              <w:t>D</w:t>
            </w:r>
            <w:r w:rsidR="00841ECB">
              <w:rPr>
                <w:rFonts w:ascii="Times New Roman" w:hAnsi="Times New Roman" w:cs="Times New Roman"/>
                <w:b/>
                <w:bCs/>
                <w:sz w:val="21"/>
                <w:szCs w:val="21"/>
              </w:rPr>
              <w:t xml:space="preserve">eutsche Bank AG </w:t>
            </w:r>
          </w:p>
        </w:tc>
        <w:tc>
          <w:tcPr>
            <w:tcW w:w="2268" w:type="dxa"/>
            <w:gridSpan w:val="5"/>
            <w:vAlign w:val="bottom"/>
          </w:tcPr>
          <w:p w14:paraId="55804195" w14:textId="7B6D2013" w:rsidR="0045589B" w:rsidRPr="00963CCA" w:rsidRDefault="0045589B" w:rsidP="00E25C3C">
            <w:pPr>
              <w:jc w:val="right"/>
              <w:rPr>
                <w:rFonts w:asciiTheme="majorBidi" w:hAnsiTheme="majorBidi" w:cstheme="majorBidi"/>
                <w:b/>
                <w:bCs/>
                <w:iCs/>
                <w:sz w:val="21"/>
                <w:szCs w:val="21"/>
              </w:rPr>
            </w:pPr>
            <w:r w:rsidRPr="00963CCA">
              <w:rPr>
                <w:rFonts w:asciiTheme="majorBidi" w:hAnsiTheme="majorBidi" w:cstheme="majorBidi"/>
                <w:b/>
                <w:bCs/>
                <w:iCs/>
                <w:sz w:val="21"/>
                <w:szCs w:val="21"/>
              </w:rPr>
              <w:t>Frankfurt am Main</w:t>
            </w:r>
          </w:p>
        </w:tc>
      </w:tr>
      <w:tr w:rsidR="0045589B" w:rsidRPr="00963CCA" w14:paraId="0EF804ED" w14:textId="77777777" w:rsidTr="00383FD1">
        <w:trPr>
          <w:trHeight w:val="20"/>
        </w:trPr>
        <w:tc>
          <w:tcPr>
            <w:tcW w:w="7938" w:type="dxa"/>
            <w:gridSpan w:val="10"/>
            <w:vAlign w:val="bottom"/>
          </w:tcPr>
          <w:p w14:paraId="1242056C" w14:textId="4E92008A" w:rsidR="0045589B" w:rsidRPr="00383FD1" w:rsidRDefault="00841ECB" w:rsidP="00E25C3C">
            <w:pPr>
              <w:rPr>
                <w:rFonts w:asciiTheme="majorBidi" w:hAnsiTheme="majorBidi" w:cstheme="majorBidi"/>
                <w:sz w:val="21"/>
                <w:szCs w:val="21"/>
                <w:lang w:val="en-US"/>
              </w:rPr>
            </w:pPr>
            <w:r w:rsidRPr="00841ECB">
              <w:rPr>
                <w:rFonts w:asciiTheme="majorBidi" w:hAnsiTheme="majorBidi" w:cstheme="majorBidi"/>
                <w:i/>
                <w:iCs/>
                <w:sz w:val="21"/>
                <w:szCs w:val="21"/>
                <w:lang w:val="en-GB"/>
              </w:rPr>
              <w:t xml:space="preserve">Internship in </w:t>
            </w:r>
            <w:r w:rsidR="00941929">
              <w:rPr>
                <w:rFonts w:asciiTheme="majorBidi" w:hAnsiTheme="majorBidi" w:cstheme="majorBidi"/>
                <w:i/>
                <w:iCs/>
                <w:sz w:val="21"/>
                <w:szCs w:val="21"/>
                <w:lang w:val="en-GB"/>
              </w:rPr>
              <w:t>W</w:t>
            </w:r>
            <w:r w:rsidRPr="00841ECB">
              <w:rPr>
                <w:rFonts w:asciiTheme="majorBidi" w:hAnsiTheme="majorBidi" w:cstheme="majorBidi"/>
                <w:i/>
                <w:iCs/>
                <w:sz w:val="21"/>
                <w:szCs w:val="21"/>
                <w:lang w:val="en-GB"/>
              </w:rPr>
              <w:t xml:space="preserve">ealth </w:t>
            </w:r>
            <w:r w:rsidR="00941929">
              <w:rPr>
                <w:rFonts w:asciiTheme="majorBidi" w:hAnsiTheme="majorBidi" w:cstheme="majorBidi"/>
                <w:i/>
                <w:iCs/>
                <w:sz w:val="21"/>
                <w:szCs w:val="21"/>
                <w:lang w:val="en-GB"/>
              </w:rPr>
              <w:t>M</w:t>
            </w:r>
            <w:r w:rsidRPr="00841ECB">
              <w:rPr>
                <w:rFonts w:asciiTheme="majorBidi" w:hAnsiTheme="majorBidi" w:cstheme="majorBidi"/>
                <w:i/>
                <w:iCs/>
                <w:sz w:val="21"/>
                <w:szCs w:val="21"/>
                <w:lang w:val="en-GB"/>
              </w:rPr>
              <w:t xml:space="preserve">anagement </w:t>
            </w:r>
            <w:r w:rsidR="00C46EFA">
              <w:rPr>
                <w:rFonts w:asciiTheme="majorBidi" w:hAnsiTheme="majorBidi" w:cstheme="majorBidi"/>
                <w:i/>
                <w:iCs/>
                <w:sz w:val="21"/>
                <w:szCs w:val="21"/>
                <w:lang w:val="en-GB"/>
              </w:rPr>
              <w:t>(planned)</w:t>
            </w:r>
            <w:r w:rsidR="0045589B">
              <w:rPr>
                <w:rFonts w:asciiTheme="majorBidi" w:hAnsiTheme="majorBidi" w:cstheme="majorBidi"/>
                <w:i/>
                <w:iCs/>
                <w:sz w:val="21"/>
                <w:szCs w:val="21"/>
                <w:lang w:val="en-GB"/>
              </w:rPr>
              <w:t xml:space="preserve"> </w:t>
            </w:r>
          </w:p>
        </w:tc>
        <w:tc>
          <w:tcPr>
            <w:tcW w:w="2268" w:type="dxa"/>
            <w:gridSpan w:val="5"/>
            <w:vAlign w:val="bottom"/>
          </w:tcPr>
          <w:p w14:paraId="09D6C2B3" w14:textId="522B7C22" w:rsidR="0045589B" w:rsidRPr="00963CCA" w:rsidRDefault="00841ECB" w:rsidP="00E25C3C">
            <w:pPr>
              <w:jc w:val="right"/>
              <w:rPr>
                <w:rFonts w:asciiTheme="majorBidi" w:hAnsiTheme="majorBidi" w:cstheme="majorBidi"/>
                <w:b/>
                <w:bCs/>
                <w:iCs/>
                <w:sz w:val="21"/>
                <w:szCs w:val="21"/>
              </w:rPr>
            </w:pPr>
            <w:r>
              <w:rPr>
                <w:rFonts w:asciiTheme="majorBidi" w:hAnsiTheme="majorBidi" w:cstheme="majorBidi"/>
                <w:sz w:val="21"/>
                <w:szCs w:val="21"/>
                <w:lang w:val="en-US"/>
              </w:rPr>
              <w:t>10</w:t>
            </w:r>
            <w:r w:rsidRPr="00963CCA">
              <w:rPr>
                <w:rFonts w:asciiTheme="majorBidi" w:hAnsiTheme="majorBidi" w:cstheme="majorBidi"/>
                <w:sz w:val="21"/>
                <w:szCs w:val="21"/>
                <w:lang w:val="en-US"/>
              </w:rPr>
              <w:t xml:space="preserve">/2023 </w:t>
            </w:r>
            <w:r w:rsidRPr="00963CCA">
              <w:rPr>
                <w:rFonts w:asciiTheme="majorBidi" w:hAnsiTheme="majorBidi" w:cstheme="majorBidi"/>
                <w:sz w:val="21"/>
                <w:szCs w:val="21"/>
              </w:rPr>
              <w:t xml:space="preserve">– </w:t>
            </w:r>
            <w:r>
              <w:rPr>
                <w:rFonts w:asciiTheme="majorBidi" w:hAnsiTheme="majorBidi" w:cstheme="majorBidi"/>
                <w:sz w:val="21"/>
                <w:szCs w:val="21"/>
                <w:lang w:val="en-US"/>
              </w:rPr>
              <w:t>12</w:t>
            </w:r>
            <w:r w:rsidRPr="00963CCA">
              <w:rPr>
                <w:rFonts w:asciiTheme="majorBidi" w:hAnsiTheme="majorBidi" w:cstheme="majorBidi"/>
                <w:sz w:val="21"/>
                <w:szCs w:val="21"/>
                <w:lang w:val="en-US"/>
              </w:rPr>
              <w:t>/2023</w:t>
            </w:r>
          </w:p>
        </w:tc>
      </w:tr>
      <w:tr w:rsidR="0045589B" w:rsidRPr="00963CCA" w14:paraId="1A538216" w14:textId="77777777" w:rsidTr="00841ECB">
        <w:trPr>
          <w:trHeight w:val="69"/>
        </w:trPr>
        <w:tc>
          <w:tcPr>
            <w:tcW w:w="8080" w:type="dxa"/>
            <w:gridSpan w:val="11"/>
            <w:vAlign w:val="bottom"/>
          </w:tcPr>
          <w:p w14:paraId="397675C5" w14:textId="6946018F" w:rsidR="00500B92" w:rsidRPr="00500B92" w:rsidRDefault="00500B92" w:rsidP="00E25C3C">
            <w:pPr>
              <w:pStyle w:val="Listenabsatz"/>
              <w:numPr>
                <w:ilvl w:val="0"/>
                <w:numId w:val="8"/>
              </w:numPr>
              <w:rPr>
                <w:rFonts w:ascii="Times New Roman" w:hAnsi="Times New Roman" w:cs="Times New Roman"/>
                <w:bCs/>
                <w:sz w:val="21"/>
                <w:szCs w:val="21"/>
                <w:lang w:val="en-US"/>
              </w:rPr>
            </w:pPr>
            <w:r>
              <w:rPr>
                <w:rFonts w:ascii="Times New Roman" w:hAnsi="Times New Roman" w:cs="Times New Roman"/>
                <w:bCs/>
                <w:sz w:val="21"/>
                <w:szCs w:val="21"/>
                <w:lang w:val="en-US"/>
              </w:rPr>
              <w:t>W</w:t>
            </w:r>
            <w:r w:rsidRPr="00500B92">
              <w:rPr>
                <w:rFonts w:ascii="Times New Roman" w:hAnsi="Times New Roman" w:cs="Times New Roman"/>
                <w:bCs/>
                <w:sz w:val="21"/>
                <w:szCs w:val="21"/>
                <w:lang w:val="en-US"/>
              </w:rPr>
              <w:t>ill support customer inquiries, providing inform</w:t>
            </w:r>
            <w:r>
              <w:rPr>
                <w:rFonts w:ascii="Times New Roman" w:hAnsi="Times New Roman" w:cs="Times New Roman"/>
                <w:bCs/>
                <w:sz w:val="21"/>
                <w:szCs w:val="21"/>
                <w:lang w:val="en-US"/>
              </w:rPr>
              <w:t xml:space="preserve">ation on products and services </w:t>
            </w:r>
            <w:r w:rsidRPr="00500B92">
              <w:rPr>
                <w:rFonts w:ascii="Times New Roman" w:hAnsi="Times New Roman" w:cs="Times New Roman"/>
                <w:bCs/>
                <w:sz w:val="21"/>
                <w:szCs w:val="21"/>
                <w:lang w:val="en-US"/>
              </w:rPr>
              <w:t>and assisting with the preparati</w:t>
            </w:r>
            <w:r>
              <w:rPr>
                <w:rFonts w:ascii="Times New Roman" w:hAnsi="Times New Roman" w:cs="Times New Roman"/>
                <w:bCs/>
                <w:sz w:val="21"/>
                <w:szCs w:val="21"/>
                <w:lang w:val="en-US"/>
              </w:rPr>
              <w:t xml:space="preserve">on of presentations and </w:t>
            </w:r>
            <w:proofErr w:type="gramStart"/>
            <w:r>
              <w:rPr>
                <w:rFonts w:ascii="Times New Roman" w:hAnsi="Times New Roman" w:cs="Times New Roman"/>
                <w:bCs/>
                <w:sz w:val="21"/>
                <w:szCs w:val="21"/>
                <w:lang w:val="en-US"/>
              </w:rPr>
              <w:t>reports</w:t>
            </w:r>
            <w:proofErr w:type="gramEnd"/>
          </w:p>
          <w:p w14:paraId="5BE1BEE7" w14:textId="7FD35735" w:rsidR="00500B92" w:rsidRPr="00500B92" w:rsidRDefault="00500B92" w:rsidP="00E25C3C">
            <w:pPr>
              <w:pStyle w:val="Listenabsatz"/>
              <w:numPr>
                <w:ilvl w:val="0"/>
                <w:numId w:val="8"/>
              </w:numPr>
              <w:rPr>
                <w:rFonts w:ascii="Times New Roman" w:hAnsi="Times New Roman" w:cs="Times New Roman"/>
                <w:b/>
                <w:bCs/>
                <w:sz w:val="21"/>
                <w:szCs w:val="21"/>
                <w:lang w:val="en-US"/>
              </w:rPr>
            </w:pPr>
            <w:r w:rsidRPr="00500B92">
              <w:rPr>
                <w:rFonts w:asciiTheme="majorBidi" w:hAnsiTheme="majorBidi" w:cstheme="majorBidi"/>
                <w:sz w:val="21"/>
                <w:szCs w:val="21"/>
                <w:lang w:val="en-GB"/>
              </w:rPr>
              <w:t>Will collect and analyse information on various asset classes and financial instruments</w:t>
            </w:r>
          </w:p>
        </w:tc>
        <w:tc>
          <w:tcPr>
            <w:tcW w:w="2126" w:type="dxa"/>
            <w:gridSpan w:val="4"/>
            <w:vAlign w:val="bottom"/>
          </w:tcPr>
          <w:p w14:paraId="7E6596B4" w14:textId="3467D3F4" w:rsidR="0045589B" w:rsidRPr="00383FD1" w:rsidRDefault="0045589B" w:rsidP="00E25C3C">
            <w:pPr>
              <w:rPr>
                <w:rFonts w:asciiTheme="majorBidi" w:hAnsiTheme="majorBidi" w:cstheme="majorBidi"/>
                <w:b/>
                <w:bCs/>
                <w:iCs/>
                <w:sz w:val="21"/>
                <w:szCs w:val="21"/>
                <w:lang w:val="en-US"/>
              </w:rPr>
            </w:pPr>
          </w:p>
        </w:tc>
      </w:tr>
      <w:tr w:rsidR="00841ECB" w:rsidRPr="00963CCA" w14:paraId="122CA064" w14:textId="77777777" w:rsidTr="00383FD1">
        <w:trPr>
          <w:trHeight w:val="340"/>
        </w:trPr>
        <w:tc>
          <w:tcPr>
            <w:tcW w:w="8080" w:type="dxa"/>
            <w:gridSpan w:val="11"/>
            <w:vAlign w:val="bottom"/>
          </w:tcPr>
          <w:p w14:paraId="03DD009F" w14:textId="0D0EDBAA" w:rsidR="00841ECB" w:rsidRPr="00841ECB" w:rsidRDefault="00841ECB" w:rsidP="00E25C3C">
            <w:pPr>
              <w:rPr>
                <w:rFonts w:asciiTheme="majorBidi" w:hAnsiTheme="majorBidi" w:cstheme="majorBidi"/>
                <w:sz w:val="21"/>
                <w:szCs w:val="21"/>
                <w:lang w:val="en-GB"/>
              </w:rPr>
            </w:pPr>
            <w:r w:rsidRPr="00963CCA">
              <w:rPr>
                <w:rFonts w:ascii="Times New Roman" w:hAnsi="Times New Roman" w:cs="Times New Roman"/>
                <w:b/>
                <w:bCs/>
                <w:sz w:val="21"/>
                <w:szCs w:val="21"/>
              </w:rPr>
              <w:t>DWS Investment GmbH</w:t>
            </w:r>
          </w:p>
        </w:tc>
        <w:tc>
          <w:tcPr>
            <w:tcW w:w="2126" w:type="dxa"/>
            <w:gridSpan w:val="4"/>
            <w:vAlign w:val="bottom"/>
          </w:tcPr>
          <w:p w14:paraId="506D74F4" w14:textId="3B2094C1" w:rsidR="00841ECB" w:rsidRPr="00963CCA" w:rsidRDefault="00841ECB" w:rsidP="00E25C3C">
            <w:pPr>
              <w:jc w:val="right"/>
              <w:rPr>
                <w:rFonts w:asciiTheme="majorBidi" w:hAnsiTheme="majorBidi" w:cstheme="majorBidi"/>
                <w:sz w:val="21"/>
                <w:szCs w:val="21"/>
                <w:lang w:val="en-US"/>
              </w:rPr>
            </w:pPr>
            <w:r w:rsidRPr="00963CCA">
              <w:rPr>
                <w:rFonts w:asciiTheme="majorBidi" w:hAnsiTheme="majorBidi" w:cstheme="majorBidi"/>
                <w:b/>
                <w:bCs/>
                <w:iCs/>
                <w:sz w:val="21"/>
                <w:szCs w:val="21"/>
              </w:rPr>
              <w:t>Frankfurt am Main</w:t>
            </w:r>
          </w:p>
        </w:tc>
      </w:tr>
      <w:tr w:rsidR="00841ECB" w:rsidRPr="00963CCA" w14:paraId="7059B7C3" w14:textId="77777777" w:rsidTr="00383FD1">
        <w:trPr>
          <w:trHeight w:val="20"/>
        </w:trPr>
        <w:tc>
          <w:tcPr>
            <w:tcW w:w="8080" w:type="dxa"/>
            <w:gridSpan w:val="11"/>
            <w:vAlign w:val="bottom"/>
          </w:tcPr>
          <w:p w14:paraId="33DBFB09" w14:textId="251A1E2E" w:rsidR="00841ECB" w:rsidRPr="0025354E" w:rsidRDefault="00841ECB" w:rsidP="00E25C3C">
            <w:pPr>
              <w:rPr>
                <w:rFonts w:ascii="Times New Roman" w:hAnsi="Times New Roman" w:cs="Times New Roman"/>
                <w:b/>
                <w:bCs/>
                <w:sz w:val="21"/>
                <w:szCs w:val="21"/>
                <w:lang w:val="en-US"/>
              </w:rPr>
            </w:pPr>
            <w:r>
              <w:rPr>
                <w:rFonts w:asciiTheme="majorBidi" w:hAnsiTheme="majorBidi" w:cstheme="majorBidi"/>
                <w:i/>
                <w:iCs/>
                <w:sz w:val="21"/>
                <w:szCs w:val="21"/>
                <w:lang w:val="en-GB"/>
              </w:rPr>
              <w:t>I</w:t>
            </w:r>
            <w:r w:rsidRPr="00963CCA">
              <w:rPr>
                <w:rFonts w:asciiTheme="majorBidi" w:hAnsiTheme="majorBidi" w:cstheme="majorBidi"/>
                <w:i/>
                <w:iCs/>
                <w:sz w:val="21"/>
                <w:szCs w:val="21"/>
                <w:lang w:val="en-GB"/>
              </w:rPr>
              <w:t xml:space="preserve">nternship </w:t>
            </w:r>
            <w:r>
              <w:rPr>
                <w:rFonts w:asciiTheme="majorBidi" w:hAnsiTheme="majorBidi" w:cstheme="majorBidi"/>
                <w:i/>
                <w:iCs/>
                <w:sz w:val="21"/>
                <w:szCs w:val="21"/>
                <w:lang w:val="en-GB"/>
              </w:rPr>
              <w:t xml:space="preserve">at Fixed Income and Multi Assets </w:t>
            </w:r>
          </w:p>
        </w:tc>
        <w:tc>
          <w:tcPr>
            <w:tcW w:w="2126" w:type="dxa"/>
            <w:gridSpan w:val="4"/>
            <w:vAlign w:val="bottom"/>
          </w:tcPr>
          <w:p w14:paraId="193A65A2" w14:textId="261EE0F7" w:rsidR="00841ECB" w:rsidRPr="00963CCA" w:rsidRDefault="00841ECB" w:rsidP="00E25C3C">
            <w:pPr>
              <w:jc w:val="right"/>
              <w:rPr>
                <w:rFonts w:asciiTheme="majorBidi" w:hAnsiTheme="majorBidi" w:cstheme="majorBidi"/>
                <w:b/>
                <w:bCs/>
                <w:iCs/>
                <w:sz w:val="21"/>
                <w:szCs w:val="21"/>
              </w:rPr>
            </w:pPr>
            <w:r w:rsidRPr="00963CCA">
              <w:rPr>
                <w:rFonts w:asciiTheme="majorBidi" w:hAnsiTheme="majorBidi" w:cstheme="majorBidi"/>
                <w:sz w:val="21"/>
                <w:szCs w:val="21"/>
                <w:lang w:val="en-US"/>
              </w:rPr>
              <w:t xml:space="preserve">07/2023 </w:t>
            </w:r>
            <w:r w:rsidRPr="00963CCA">
              <w:rPr>
                <w:rFonts w:asciiTheme="majorBidi" w:hAnsiTheme="majorBidi" w:cstheme="majorBidi"/>
                <w:sz w:val="21"/>
                <w:szCs w:val="21"/>
              </w:rPr>
              <w:t xml:space="preserve">– </w:t>
            </w:r>
            <w:r w:rsidRPr="00963CCA">
              <w:rPr>
                <w:rFonts w:asciiTheme="majorBidi" w:hAnsiTheme="majorBidi" w:cstheme="majorBidi"/>
                <w:sz w:val="21"/>
                <w:szCs w:val="21"/>
                <w:lang w:val="en-US"/>
              </w:rPr>
              <w:t>09/2023</w:t>
            </w:r>
          </w:p>
        </w:tc>
      </w:tr>
      <w:tr w:rsidR="00841ECB" w:rsidRPr="00963CCA" w14:paraId="4FE3EA40" w14:textId="77777777" w:rsidTr="0045589B">
        <w:trPr>
          <w:trHeight w:val="340"/>
        </w:trPr>
        <w:tc>
          <w:tcPr>
            <w:tcW w:w="10206" w:type="dxa"/>
            <w:gridSpan w:val="15"/>
            <w:vAlign w:val="bottom"/>
          </w:tcPr>
          <w:p w14:paraId="3833CF2F" w14:textId="7E828CA4" w:rsidR="00841ECB" w:rsidRPr="00963CCA" w:rsidRDefault="00383FD1" w:rsidP="00E25C3C">
            <w:pPr>
              <w:pStyle w:val="Listenabsatz"/>
              <w:numPr>
                <w:ilvl w:val="0"/>
                <w:numId w:val="8"/>
              </w:numPr>
              <w:rPr>
                <w:rFonts w:asciiTheme="majorBidi" w:hAnsiTheme="majorBidi" w:cstheme="majorBidi"/>
                <w:sz w:val="21"/>
                <w:szCs w:val="21"/>
                <w:lang w:val="en-GB"/>
              </w:rPr>
            </w:pPr>
            <w:r>
              <w:rPr>
                <w:rFonts w:asciiTheme="majorBidi" w:hAnsiTheme="majorBidi" w:cstheme="majorBidi"/>
                <w:sz w:val="21"/>
                <w:szCs w:val="21"/>
                <w:lang w:val="en-GB"/>
              </w:rPr>
              <w:t>P</w:t>
            </w:r>
            <w:r w:rsidR="006974F4">
              <w:rPr>
                <w:rFonts w:asciiTheme="majorBidi" w:hAnsiTheme="majorBidi" w:cstheme="majorBidi"/>
                <w:sz w:val="21"/>
                <w:szCs w:val="21"/>
                <w:lang w:val="en-GB"/>
              </w:rPr>
              <w:t>repar</w:t>
            </w:r>
            <w:r w:rsidR="00C46EFA">
              <w:rPr>
                <w:rFonts w:asciiTheme="majorBidi" w:hAnsiTheme="majorBidi" w:cstheme="majorBidi"/>
                <w:sz w:val="21"/>
                <w:szCs w:val="21"/>
                <w:lang w:val="en-GB"/>
              </w:rPr>
              <w:t>e</w:t>
            </w:r>
            <w:r w:rsidR="006974F4">
              <w:rPr>
                <w:rFonts w:asciiTheme="majorBidi" w:hAnsiTheme="majorBidi" w:cstheme="majorBidi"/>
                <w:sz w:val="21"/>
                <w:szCs w:val="21"/>
                <w:lang w:val="en-GB"/>
              </w:rPr>
              <w:t xml:space="preserve"> </w:t>
            </w:r>
            <w:r w:rsidR="00841ECB" w:rsidRPr="00963CCA">
              <w:rPr>
                <w:rFonts w:asciiTheme="majorBidi" w:hAnsiTheme="majorBidi" w:cstheme="majorBidi"/>
                <w:sz w:val="21"/>
                <w:szCs w:val="21"/>
                <w:lang w:val="en-GB"/>
              </w:rPr>
              <w:t xml:space="preserve">presentations and overviews of launch/change processes for mutual funds and other product management </w:t>
            </w:r>
            <w:proofErr w:type="gramStart"/>
            <w:r w:rsidR="00841ECB" w:rsidRPr="00963CCA">
              <w:rPr>
                <w:rFonts w:asciiTheme="majorBidi" w:hAnsiTheme="majorBidi" w:cstheme="majorBidi"/>
                <w:sz w:val="21"/>
                <w:szCs w:val="21"/>
                <w:lang w:val="en-GB"/>
              </w:rPr>
              <w:t>processes</w:t>
            </w:r>
            <w:proofErr w:type="gramEnd"/>
          </w:p>
          <w:p w14:paraId="5C08925D" w14:textId="715A6BF5" w:rsidR="00841ECB" w:rsidRPr="0025354E" w:rsidRDefault="00383FD1" w:rsidP="00383FD1">
            <w:pPr>
              <w:pStyle w:val="Listenabsatz"/>
              <w:numPr>
                <w:ilvl w:val="0"/>
                <w:numId w:val="8"/>
              </w:numPr>
              <w:rPr>
                <w:rFonts w:asciiTheme="majorBidi" w:hAnsiTheme="majorBidi" w:cstheme="majorBidi"/>
                <w:b/>
                <w:bCs/>
                <w:iCs/>
                <w:sz w:val="21"/>
                <w:szCs w:val="21"/>
                <w:lang w:val="en-US"/>
              </w:rPr>
            </w:pPr>
            <w:r>
              <w:rPr>
                <w:rFonts w:asciiTheme="majorBidi" w:hAnsiTheme="majorBidi" w:cstheme="majorBidi"/>
                <w:sz w:val="21"/>
                <w:szCs w:val="21"/>
                <w:lang w:val="en-US"/>
              </w:rPr>
              <w:t>C</w:t>
            </w:r>
            <w:r w:rsidR="006974F4">
              <w:rPr>
                <w:rFonts w:asciiTheme="majorBidi" w:hAnsiTheme="majorBidi" w:cstheme="majorBidi"/>
                <w:sz w:val="21"/>
                <w:szCs w:val="21"/>
                <w:lang w:val="en-US"/>
              </w:rPr>
              <w:t>ollaborat</w:t>
            </w:r>
            <w:r w:rsidR="00C46EFA">
              <w:rPr>
                <w:rFonts w:asciiTheme="majorBidi" w:hAnsiTheme="majorBidi" w:cstheme="majorBidi"/>
                <w:sz w:val="21"/>
                <w:szCs w:val="21"/>
                <w:lang w:val="en-US"/>
              </w:rPr>
              <w:t>e</w:t>
            </w:r>
            <w:r w:rsidR="006974F4">
              <w:rPr>
                <w:rFonts w:asciiTheme="majorBidi" w:hAnsiTheme="majorBidi" w:cstheme="majorBidi"/>
                <w:sz w:val="21"/>
                <w:szCs w:val="21"/>
                <w:lang w:val="en-US"/>
              </w:rPr>
              <w:t xml:space="preserve"> </w:t>
            </w:r>
            <w:r w:rsidR="00841ECB" w:rsidRPr="0025354E">
              <w:rPr>
                <w:rFonts w:asciiTheme="majorBidi" w:hAnsiTheme="majorBidi" w:cstheme="majorBidi"/>
                <w:sz w:val="21"/>
                <w:szCs w:val="21"/>
                <w:lang w:val="en-US"/>
              </w:rPr>
              <w:t xml:space="preserve">with other departments, such as the CIO, </w:t>
            </w:r>
            <w:r w:rsidR="00841ECB" w:rsidRPr="001A7783">
              <w:rPr>
                <w:rFonts w:asciiTheme="majorBidi" w:hAnsiTheme="majorBidi" w:cstheme="majorBidi"/>
                <w:sz w:val="21"/>
                <w:szCs w:val="21"/>
                <w:lang w:val="en-US"/>
              </w:rPr>
              <w:t>Sales,</w:t>
            </w:r>
            <w:r w:rsidR="00841ECB" w:rsidRPr="0025354E">
              <w:rPr>
                <w:rFonts w:asciiTheme="majorBidi" w:hAnsiTheme="majorBidi" w:cstheme="majorBidi"/>
                <w:sz w:val="21"/>
                <w:szCs w:val="21"/>
                <w:lang w:val="en-US"/>
              </w:rPr>
              <w:t xml:space="preserve"> and Product Specialists</w:t>
            </w:r>
          </w:p>
        </w:tc>
      </w:tr>
      <w:tr w:rsidR="00841ECB" w:rsidRPr="00963CCA" w14:paraId="23974A58" w14:textId="77777777" w:rsidTr="00521639">
        <w:trPr>
          <w:trHeight w:val="340"/>
        </w:trPr>
        <w:tc>
          <w:tcPr>
            <w:tcW w:w="7513" w:type="dxa"/>
            <w:gridSpan w:val="8"/>
            <w:vAlign w:val="bottom"/>
          </w:tcPr>
          <w:p w14:paraId="5F114398" w14:textId="032640BE" w:rsidR="00841ECB" w:rsidRPr="00963CCA" w:rsidRDefault="00841ECB" w:rsidP="00E25C3C">
            <w:pPr>
              <w:rPr>
                <w:rFonts w:ascii="Times New Roman" w:hAnsi="Times New Roman" w:cs="Times New Roman"/>
                <w:b/>
                <w:bCs/>
                <w:sz w:val="21"/>
                <w:szCs w:val="21"/>
              </w:rPr>
            </w:pPr>
            <w:proofErr w:type="spellStart"/>
            <w:r w:rsidRPr="00963CCA">
              <w:rPr>
                <w:rFonts w:ascii="Times New Roman" w:hAnsi="Times New Roman" w:cs="Times New Roman"/>
                <w:b/>
                <w:bCs/>
                <w:sz w:val="21"/>
                <w:szCs w:val="21"/>
              </w:rPr>
              <w:t>Kekst</w:t>
            </w:r>
            <w:proofErr w:type="spellEnd"/>
            <w:r w:rsidRPr="00963CCA">
              <w:rPr>
                <w:rFonts w:ascii="Times New Roman" w:hAnsi="Times New Roman" w:cs="Times New Roman"/>
                <w:b/>
                <w:bCs/>
                <w:sz w:val="21"/>
                <w:szCs w:val="21"/>
              </w:rPr>
              <w:t xml:space="preserve"> CNC</w:t>
            </w:r>
            <w:r>
              <w:rPr>
                <w:rFonts w:ascii="Times New Roman" w:hAnsi="Times New Roman" w:cs="Times New Roman"/>
                <w:b/>
                <w:bCs/>
                <w:sz w:val="21"/>
                <w:szCs w:val="21"/>
              </w:rPr>
              <w:t xml:space="preserve"> </w:t>
            </w:r>
          </w:p>
        </w:tc>
        <w:tc>
          <w:tcPr>
            <w:tcW w:w="2693" w:type="dxa"/>
            <w:gridSpan w:val="7"/>
            <w:vAlign w:val="bottom"/>
          </w:tcPr>
          <w:p w14:paraId="345B09E4" w14:textId="2056571E" w:rsidR="00841ECB" w:rsidRPr="00963CCA" w:rsidRDefault="00841ECB" w:rsidP="00E25C3C">
            <w:pPr>
              <w:jc w:val="right"/>
              <w:rPr>
                <w:rFonts w:asciiTheme="majorBidi" w:hAnsiTheme="majorBidi" w:cstheme="majorBidi"/>
                <w:b/>
                <w:bCs/>
                <w:iCs/>
                <w:sz w:val="21"/>
                <w:szCs w:val="21"/>
              </w:rPr>
            </w:pPr>
            <w:r w:rsidRPr="00963CCA">
              <w:rPr>
                <w:rFonts w:asciiTheme="majorBidi" w:hAnsiTheme="majorBidi" w:cstheme="majorBidi"/>
                <w:b/>
                <w:bCs/>
                <w:iCs/>
                <w:sz w:val="21"/>
                <w:szCs w:val="21"/>
              </w:rPr>
              <w:t>Frankfurt am Main</w:t>
            </w:r>
            <w:r>
              <w:rPr>
                <w:rFonts w:asciiTheme="majorBidi" w:hAnsiTheme="majorBidi" w:cstheme="majorBidi"/>
                <w:b/>
                <w:bCs/>
                <w:iCs/>
                <w:sz w:val="21"/>
                <w:szCs w:val="21"/>
              </w:rPr>
              <w:t xml:space="preserve"> </w:t>
            </w:r>
          </w:p>
        </w:tc>
      </w:tr>
      <w:tr w:rsidR="00841ECB" w:rsidRPr="00963CCA" w14:paraId="7CA19996" w14:textId="77777777" w:rsidTr="00383FD1">
        <w:trPr>
          <w:trHeight w:val="20"/>
        </w:trPr>
        <w:tc>
          <w:tcPr>
            <w:tcW w:w="8364" w:type="dxa"/>
            <w:gridSpan w:val="13"/>
            <w:vAlign w:val="bottom"/>
          </w:tcPr>
          <w:p w14:paraId="33E42EFB" w14:textId="7992FE4A" w:rsidR="00841ECB" w:rsidRPr="00963CCA" w:rsidRDefault="00841ECB" w:rsidP="00E25C3C">
            <w:pPr>
              <w:rPr>
                <w:rFonts w:asciiTheme="majorBidi" w:hAnsiTheme="majorBidi" w:cstheme="majorBidi"/>
                <w:b/>
                <w:sz w:val="21"/>
                <w:szCs w:val="21"/>
                <w:lang w:val="en-GB"/>
              </w:rPr>
            </w:pPr>
            <w:r w:rsidRPr="00963CCA">
              <w:rPr>
                <w:rFonts w:asciiTheme="majorBidi" w:hAnsiTheme="majorBidi" w:cstheme="majorBidi"/>
                <w:i/>
                <w:iCs/>
                <w:sz w:val="21"/>
                <w:szCs w:val="21"/>
                <w:lang w:val="en-GB"/>
              </w:rPr>
              <w:t xml:space="preserve">Internship in Strategic Communication Consulting </w:t>
            </w:r>
          </w:p>
        </w:tc>
        <w:tc>
          <w:tcPr>
            <w:tcW w:w="1842" w:type="dxa"/>
            <w:gridSpan w:val="2"/>
            <w:vAlign w:val="bottom"/>
          </w:tcPr>
          <w:p w14:paraId="53EB156B" w14:textId="1C5483B9" w:rsidR="00841ECB" w:rsidRPr="00963CCA" w:rsidRDefault="00841ECB" w:rsidP="00E25C3C">
            <w:pPr>
              <w:jc w:val="right"/>
              <w:rPr>
                <w:rFonts w:asciiTheme="majorBidi" w:hAnsiTheme="majorBidi" w:cstheme="majorBidi"/>
                <w:b/>
                <w:bCs/>
                <w:iCs/>
                <w:sz w:val="21"/>
                <w:szCs w:val="21"/>
              </w:rPr>
            </w:pPr>
            <w:r w:rsidRPr="00963CCA">
              <w:rPr>
                <w:rFonts w:asciiTheme="majorBidi" w:hAnsiTheme="majorBidi" w:cstheme="majorBidi"/>
                <w:sz w:val="21"/>
                <w:szCs w:val="21"/>
                <w:lang w:val="en-US"/>
              </w:rPr>
              <w:t xml:space="preserve">03/2023 </w:t>
            </w:r>
            <w:r w:rsidRPr="00963CCA">
              <w:rPr>
                <w:rFonts w:asciiTheme="majorBidi" w:hAnsiTheme="majorBidi" w:cstheme="majorBidi"/>
                <w:sz w:val="21"/>
                <w:szCs w:val="21"/>
              </w:rPr>
              <w:t xml:space="preserve">– </w:t>
            </w:r>
            <w:r w:rsidRPr="00963CCA">
              <w:rPr>
                <w:rFonts w:asciiTheme="majorBidi" w:hAnsiTheme="majorBidi" w:cstheme="majorBidi"/>
                <w:sz w:val="21"/>
                <w:szCs w:val="21"/>
                <w:lang w:val="en-US"/>
              </w:rPr>
              <w:t>05/2023</w:t>
            </w:r>
          </w:p>
        </w:tc>
      </w:tr>
      <w:tr w:rsidR="00841ECB" w:rsidRPr="00963CCA" w14:paraId="0C590FE6" w14:textId="77777777" w:rsidTr="0045589B">
        <w:trPr>
          <w:trHeight w:val="340"/>
        </w:trPr>
        <w:tc>
          <w:tcPr>
            <w:tcW w:w="8364" w:type="dxa"/>
            <w:gridSpan w:val="13"/>
            <w:vAlign w:val="bottom"/>
          </w:tcPr>
          <w:p w14:paraId="7890C81D" w14:textId="39608BF7" w:rsidR="00841ECB" w:rsidRPr="00A876C5" w:rsidRDefault="00841ECB" w:rsidP="00E25C3C">
            <w:pPr>
              <w:pStyle w:val="Listenabsatz"/>
              <w:numPr>
                <w:ilvl w:val="0"/>
                <w:numId w:val="8"/>
              </w:numPr>
              <w:rPr>
                <w:rFonts w:asciiTheme="majorBidi" w:hAnsiTheme="majorBidi" w:cstheme="majorBidi"/>
                <w:sz w:val="21"/>
                <w:szCs w:val="21"/>
                <w:lang w:val="en-GB"/>
              </w:rPr>
            </w:pPr>
            <w:r w:rsidRPr="00A876C5">
              <w:rPr>
                <w:rFonts w:asciiTheme="majorBidi" w:hAnsiTheme="majorBidi" w:cstheme="majorBidi"/>
                <w:sz w:val="21"/>
                <w:szCs w:val="21"/>
                <w:lang w:val="en-GB"/>
              </w:rPr>
              <w:t xml:space="preserve">Organising journalists </w:t>
            </w:r>
            <w:r>
              <w:rPr>
                <w:rFonts w:asciiTheme="majorBidi" w:hAnsiTheme="majorBidi" w:cstheme="majorBidi"/>
                <w:sz w:val="21"/>
                <w:szCs w:val="21"/>
                <w:lang w:val="en-GB"/>
              </w:rPr>
              <w:t>&amp;</w:t>
            </w:r>
            <w:r w:rsidRPr="00A876C5">
              <w:rPr>
                <w:rFonts w:asciiTheme="majorBidi" w:hAnsiTheme="majorBidi" w:cstheme="majorBidi"/>
                <w:sz w:val="21"/>
                <w:szCs w:val="21"/>
                <w:lang w:val="en-GB"/>
              </w:rPr>
              <w:t xml:space="preserve"> stakeholder briefings</w:t>
            </w:r>
            <w:r w:rsidR="00941929">
              <w:rPr>
                <w:rFonts w:asciiTheme="majorBidi" w:hAnsiTheme="majorBidi" w:cstheme="majorBidi"/>
                <w:sz w:val="21"/>
                <w:szCs w:val="21"/>
                <w:lang w:val="en-GB"/>
              </w:rPr>
              <w:t>,</w:t>
            </w:r>
            <w:r w:rsidRPr="00A876C5">
              <w:rPr>
                <w:rFonts w:asciiTheme="majorBidi" w:hAnsiTheme="majorBidi" w:cstheme="majorBidi"/>
                <w:sz w:val="21"/>
                <w:szCs w:val="21"/>
                <w:lang w:val="en-GB"/>
              </w:rPr>
              <w:t xml:space="preserve"> </w:t>
            </w:r>
            <w:r>
              <w:rPr>
                <w:rFonts w:asciiTheme="majorBidi" w:hAnsiTheme="majorBidi" w:cstheme="majorBidi"/>
                <w:sz w:val="21"/>
                <w:szCs w:val="21"/>
                <w:lang w:val="en-GB"/>
              </w:rPr>
              <w:t>as well as monitoring</w:t>
            </w:r>
            <w:r w:rsidRPr="00A876C5">
              <w:rPr>
                <w:rFonts w:asciiTheme="majorBidi" w:hAnsiTheme="majorBidi" w:cstheme="majorBidi"/>
                <w:sz w:val="21"/>
                <w:szCs w:val="21"/>
                <w:lang w:val="en-GB"/>
              </w:rPr>
              <w:t xml:space="preserve"> companies in the public affairs and energy sectors </w:t>
            </w:r>
          </w:p>
          <w:p w14:paraId="24FAC60E" w14:textId="47E65E25" w:rsidR="00841ECB" w:rsidRPr="00963CCA" w:rsidRDefault="00C46EFA" w:rsidP="00E25C3C">
            <w:pPr>
              <w:pStyle w:val="Listenabsatz"/>
              <w:numPr>
                <w:ilvl w:val="0"/>
                <w:numId w:val="8"/>
              </w:numPr>
              <w:rPr>
                <w:rFonts w:asciiTheme="majorBidi" w:hAnsiTheme="majorBidi" w:cstheme="majorBidi"/>
                <w:sz w:val="21"/>
                <w:szCs w:val="21"/>
                <w:lang w:val="en-GB"/>
              </w:rPr>
            </w:pPr>
            <w:r>
              <w:rPr>
                <w:rFonts w:asciiTheme="majorBidi" w:hAnsiTheme="majorBidi" w:cstheme="majorBidi"/>
                <w:sz w:val="21"/>
                <w:szCs w:val="21"/>
                <w:lang w:val="en-GB"/>
              </w:rPr>
              <w:t>Providing k</w:t>
            </w:r>
            <w:r w:rsidR="00841ECB" w:rsidRPr="00841ECB">
              <w:rPr>
                <w:rFonts w:asciiTheme="majorBidi" w:hAnsiTheme="majorBidi" w:cstheme="majorBidi"/>
                <w:sz w:val="21"/>
                <w:szCs w:val="21"/>
                <w:lang w:val="en-GB"/>
              </w:rPr>
              <w:t>ey media analysis for CEO placements and financial services management for restructuring cases</w:t>
            </w:r>
          </w:p>
        </w:tc>
        <w:tc>
          <w:tcPr>
            <w:tcW w:w="1842" w:type="dxa"/>
            <w:gridSpan w:val="2"/>
            <w:vAlign w:val="bottom"/>
          </w:tcPr>
          <w:p w14:paraId="438CD1CA" w14:textId="77777777" w:rsidR="00841ECB" w:rsidRPr="00963CCA" w:rsidRDefault="00841ECB" w:rsidP="00E25C3C">
            <w:pPr>
              <w:jc w:val="right"/>
              <w:rPr>
                <w:rFonts w:asciiTheme="majorBidi" w:hAnsiTheme="majorBidi" w:cstheme="majorBidi"/>
                <w:sz w:val="21"/>
                <w:szCs w:val="21"/>
                <w:lang w:val="en-US"/>
              </w:rPr>
            </w:pPr>
          </w:p>
        </w:tc>
      </w:tr>
      <w:tr w:rsidR="00841ECB" w:rsidRPr="00963CCA" w14:paraId="4844D988" w14:textId="77777777" w:rsidTr="0045589B">
        <w:trPr>
          <w:trHeight w:val="340"/>
        </w:trPr>
        <w:tc>
          <w:tcPr>
            <w:tcW w:w="8364" w:type="dxa"/>
            <w:gridSpan w:val="13"/>
            <w:vAlign w:val="bottom"/>
          </w:tcPr>
          <w:p w14:paraId="37CE4E1C" w14:textId="38A25D75" w:rsidR="00841ECB" w:rsidRPr="00963CCA" w:rsidRDefault="00841ECB" w:rsidP="00E25C3C">
            <w:pPr>
              <w:rPr>
                <w:rFonts w:asciiTheme="majorBidi" w:hAnsiTheme="majorBidi" w:cstheme="majorBidi"/>
                <w:b/>
                <w:sz w:val="21"/>
                <w:szCs w:val="21"/>
              </w:rPr>
            </w:pPr>
            <w:r w:rsidRPr="00963CCA">
              <w:rPr>
                <w:rFonts w:asciiTheme="majorBidi" w:hAnsiTheme="majorBidi" w:cstheme="majorBidi"/>
                <w:b/>
                <w:sz w:val="21"/>
                <w:szCs w:val="21"/>
              </w:rPr>
              <w:t>Klosterschule vom Heiligen Grab</w:t>
            </w:r>
          </w:p>
        </w:tc>
        <w:tc>
          <w:tcPr>
            <w:tcW w:w="1842" w:type="dxa"/>
            <w:gridSpan w:val="2"/>
            <w:vAlign w:val="bottom"/>
          </w:tcPr>
          <w:p w14:paraId="00975281" w14:textId="47866D44" w:rsidR="00841ECB" w:rsidRPr="00963CCA" w:rsidRDefault="00841ECB" w:rsidP="00E25C3C">
            <w:pPr>
              <w:jc w:val="right"/>
              <w:rPr>
                <w:rFonts w:asciiTheme="majorBidi" w:hAnsiTheme="majorBidi" w:cstheme="majorBidi"/>
                <w:b/>
                <w:bCs/>
                <w:iCs/>
                <w:sz w:val="21"/>
                <w:szCs w:val="21"/>
              </w:rPr>
            </w:pPr>
            <w:r w:rsidRPr="00963CCA">
              <w:rPr>
                <w:rFonts w:asciiTheme="majorBidi" w:hAnsiTheme="majorBidi" w:cstheme="majorBidi"/>
                <w:b/>
                <w:bCs/>
                <w:iCs/>
                <w:sz w:val="21"/>
                <w:szCs w:val="21"/>
              </w:rPr>
              <w:t>Baden-Baden</w:t>
            </w:r>
          </w:p>
        </w:tc>
      </w:tr>
      <w:tr w:rsidR="00841ECB" w:rsidRPr="00963CCA" w14:paraId="4BBDA7FA" w14:textId="77777777" w:rsidTr="00E9501A">
        <w:trPr>
          <w:trHeight w:val="20"/>
        </w:trPr>
        <w:tc>
          <w:tcPr>
            <w:tcW w:w="5997" w:type="dxa"/>
            <w:gridSpan w:val="4"/>
          </w:tcPr>
          <w:p w14:paraId="034E3BA1" w14:textId="49BA2B1D" w:rsidR="00841ECB" w:rsidRPr="00963CCA" w:rsidRDefault="00841ECB" w:rsidP="00E25C3C">
            <w:pPr>
              <w:rPr>
                <w:rFonts w:asciiTheme="majorBidi" w:hAnsiTheme="majorBidi" w:cstheme="majorBidi"/>
                <w:i/>
                <w:iCs/>
                <w:sz w:val="21"/>
                <w:szCs w:val="21"/>
                <w:lang w:val="en-GB"/>
              </w:rPr>
            </w:pPr>
            <w:r w:rsidRPr="00963CCA">
              <w:rPr>
                <w:rFonts w:asciiTheme="majorBidi" w:hAnsiTheme="majorBidi" w:cstheme="majorBidi"/>
                <w:i/>
                <w:iCs/>
                <w:sz w:val="21"/>
                <w:szCs w:val="21"/>
                <w:lang w:val="en-GB"/>
              </w:rPr>
              <w:t>Internship</w:t>
            </w:r>
            <w:r>
              <w:rPr>
                <w:rFonts w:asciiTheme="majorBidi" w:hAnsiTheme="majorBidi" w:cstheme="majorBidi"/>
                <w:i/>
                <w:iCs/>
                <w:sz w:val="21"/>
                <w:szCs w:val="21"/>
                <w:lang w:val="en-GB"/>
              </w:rPr>
              <w:t xml:space="preserve"> – T</w:t>
            </w:r>
            <w:r w:rsidRPr="00963CCA">
              <w:rPr>
                <w:rFonts w:asciiTheme="majorBidi" w:hAnsiTheme="majorBidi" w:cstheme="majorBidi"/>
                <w:i/>
                <w:iCs/>
                <w:sz w:val="21"/>
                <w:szCs w:val="21"/>
                <w:lang w:val="en-GB"/>
              </w:rPr>
              <w:t xml:space="preserve">eacher </w:t>
            </w:r>
            <w:r>
              <w:rPr>
                <w:rFonts w:asciiTheme="majorBidi" w:hAnsiTheme="majorBidi" w:cstheme="majorBidi"/>
                <w:i/>
                <w:iCs/>
                <w:sz w:val="21"/>
                <w:szCs w:val="21"/>
                <w:lang w:val="en-GB"/>
              </w:rPr>
              <w:t>T</w:t>
            </w:r>
            <w:r w:rsidRPr="00963CCA">
              <w:rPr>
                <w:rFonts w:asciiTheme="majorBidi" w:hAnsiTheme="majorBidi" w:cstheme="majorBidi"/>
                <w:i/>
                <w:iCs/>
                <w:sz w:val="21"/>
                <w:szCs w:val="21"/>
                <w:lang w:val="en-GB"/>
              </w:rPr>
              <w:t xml:space="preserve">raining </w:t>
            </w:r>
            <w:r>
              <w:rPr>
                <w:rFonts w:asciiTheme="majorBidi" w:hAnsiTheme="majorBidi" w:cstheme="majorBidi"/>
                <w:i/>
                <w:iCs/>
                <w:sz w:val="21"/>
                <w:szCs w:val="21"/>
                <w:lang w:val="en-GB"/>
              </w:rPr>
              <w:t>P</w:t>
            </w:r>
            <w:r w:rsidRPr="00963CCA">
              <w:rPr>
                <w:rFonts w:asciiTheme="majorBidi" w:hAnsiTheme="majorBidi" w:cstheme="majorBidi"/>
                <w:i/>
                <w:iCs/>
                <w:sz w:val="21"/>
                <w:szCs w:val="21"/>
                <w:lang w:val="en-GB"/>
              </w:rPr>
              <w:t>rogramme</w:t>
            </w:r>
          </w:p>
        </w:tc>
        <w:tc>
          <w:tcPr>
            <w:tcW w:w="4209" w:type="dxa"/>
            <w:gridSpan w:val="11"/>
          </w:tcPr>
          <w:p w14:paraId="6B5234BA" w14:textId="77777777" w:rsidR="00841ECB" w:rsidRPr="00963CCA" w:rsidRDefault="00841ECB" w:rsidP="00E25C3C">
            <w:pPr>
              <w:jc w:val="right"/>
              <w:rPr>
                <w:rFonts w:asciiTheme="majorBidi" w:hAnsiTheme="majorBidi" w:cstheme="majorBidi"/>
                <w:sz w:val="21"/>
                <w:szCs w:val="21"/>
                <w:lang w:val="en-US"/>
              </w:rPr>
            </w:pPr>
            <w:r w:rsidRPr="00963CCA">
              <w:rPr>
                <w:rFonts w:asciiTheme="majorBidi" w:hAnsiTheme="majorBidi" w:cstheme="majorBidi"/>
                <w:sz w:val="21"/>
                <w:szCs w:val="21"/>
                <w:lang w:val="en-US"/>
              </w:rPr>
              <w:t xml:space="preserve">09/2021 </w:t>
            </w:r>
            <w:r w:rsidRPr="00963CCA">
              <w:rPr>
                <w:rFonts w:asciiTheme="majorBidi" w:hAnsiTheme="majorBidi" w:cstheme="majorBidi"/>
                <w:sz w:val="21"/>
                <w:szCs w:val="21"/>
              </w:rPr>
              <w:t xml:space="preserve">– </w:t>
            </w:r>
            <w:r w:rsidRPr="00963CCA">
              <w:rPr>
                <w:rFonts w:asciiTheme="majorBidi" w:hAnsiTheme="majorBidi" w:cstheme="majorBidi"/>
                <w:sz w:val="21"/>
                <w:szCs w:val="21"/>
                <w:lang w:val="en-US"/>
              </w:rPr>
              <w:t>10/2021</w:t>
            </w:r>
          </w:p>
        </w:tc>
      </w:tr>
      <w:tr w:rsidR="00841ECB" w:rsidRPr="00963CCA" w:rsidDel="00E423F5" w14:paraId="3BB3C2AC" w14:textId="3E815274" w:rsidTr="005F2B8C">
        <w:trPr>
          <w:trHeight w:val="339"/>
          <w:del w:id="1" w:author="David Döbele" w:date="2023-05-12T17:30:00Z"/>
        </w:trPr>
        <w:tc>
          <w:tcPr>
            <w:tcW w:w="8080" w:type="dxa"/>
            <w:gridSpan w:val="11"/>
            <w:vAlign w:val="bottom"/>
          </w:tcPr>
          <w:p w14:paraId="1B25E991" w14:textId="00295E76" w:rsidR="00841ECB" w:rsidRPr="00963CCA" w:rsidDel="00E423F5" w:rsidRDefault="00841ECB" w:rsidP="00E25C3C">
            <w:pPr>
              <w:pStyle w:val="Bullets"/>
              <w:numPr>
                <w:ilvl w:val="0"/>
                <w:numId w:val="0"/>
              </w:numPr>
              <w:rPr>
                <w:del w:id="2" w:author="David Döbele" w:date="2023-05-12T17:30:00Z"/>
                <w:rFonts w:asciiTheme="majorBidi" w:hAnsiTheme="majorBidi" w:cstheme="majorBidi"/>
                <w:b/>
                <w:i w:val="0"/>
                <w:iCs w:val="0"/>
                <w:sz w:val="21"/>
                <w:szCs w:val="21"/>
              </w:rPr>
            </w:pPr>
            <w:del w:id="3" w:author="David Döbele" w:date="2023-05-12T17:30:00Z">
              <w:r w:rsidRPr="00963CCA" w:rsidDel="00E423F5">
                <w:rPr>
                  <w:rFonts w:asciiTheme="majorBidi" w:hAnsiTheme="majorBidi" w:cstheme="majorBidi"/>
                  <w:b/>
                  <w:i w:val="0"/>
                  <w:iCs w:val="0"/>
                  <w:sz w:val="21"/>
                  <w:szCs w:val="21"/>
                </w:rPr>
                <w:delText>Gries Deco Company GmbH</w:delText>
              </w:r>
            </w:del>
          </w:p>
        </w:tc>
        <w:tc>
          <w:tcPr>
            <w:tcW w:w="2126" w:type="dxa"/>
            <w:gridSpan w:val="4"/>
            <w:vAlign w:val="bottom"/>
          </w:tcPr>
          <w:p w14:paraId="187E2DE7" w14:textId="41ADAAE1" w:rsidR="00841ECB" w:rsidRPr="00963CCA" w:rsidDel="00E423F5" w:rsidRDefault="00841ECB" w:rsidP="00E25C3C">
            <w:pPr>
              <w:pStyle w:val="Bullets"/>
              <w:numPr>
                <w:ilvl w:val="0"/>
                <w:numId w:val="0"/>
              </w:numPr>
              <w:jc w:val="right"/>
              <w:rPr>
                <w:del w:id="4" w:author="David Döbele" w:date="2023-05-12T17:30:00Z"/>
                <w:rFonts w:asciiTheme="majorBidi" w:hAnsiTheme="majorBidi" w:cstheme="majorBidi"/>
                <w:b/>
                <w:bCs/>
                <w:i w:val="0"/>
                <w:sz w:val="21"/>
                <w:szCs w:val="21"/>
              </w:rPr>
            </w:pPr>
            <w:del w:id="5" w:author="David Döbele" w:date="2023-05-12T17:30:00Z">
              <w:r w:rsidRPr="00963CCA" w:rsidDel="00E423F5">
                <w:rPr>
                  <w:rFonts w:asciiTheme="majorBidi" w:hAnsiTheme="majorBidi" w:cstheme="majorBidi"/>
                  <w:b/>
                  <w:bCs/>
                  <w:i w:val="0"/>
                  <w:sz w:val="21"/>
                  <w:szCs w:val="21"/>
                </w:rPr>
                <w:delText>Montabaur</w:delText>
              </w:r>
            </w:del>
          </w:p>
        </w:tc>
      </w:tr>
      <w:tr w:rsidR="00841ECB" w:rsidRPr="00963CCA" w:rsidDel="00E423F5" w14:paraId="37A2F958" w14:textId="3E7A2BD1" w:rsidTr="005F2B8C">
        <w:trPr>
          <w:trHeight w:val="20"/>
          <w:del w:id="6" w:author="David Döbele" w:date="2023-05-12T17:30:00Z"/>
        </w:trPr>
        <w:tc>
          <w:tcPr>
            <w:tcW w:w="8080" w:type="dxa"/>
            <w:gridSpan w:val="11"/>
          </w:tcPr>
          <w:p w14:paraId="7A400C75" w14:textId="2D5F3BB8" w:rsidR="00841ECB" w:rsidRPr="009F01D0" w:rsidDel="00E423F5" w:rsidRDefault="00841ECB" w:rsidP="00E25C3C">
            <w:pPr>
              <w:rPr>
                <w:del w:id="7" w:author="David Döbele" w:date="2023-05-12T17:30:00Z"/>
                <w:lang w:val="en-US"/>
              </w:rPr>
            </w:pPr>
            <w:del w:id="8" w:author="David Döbele" w:date="2023-05-12T17:30:00Z">
              <w:r w:rsidRPr="00A876C5" w:rsidDel="00E423F5">
                <w:rPr>
                  <w:rFonts w:asciiTheme="majorBidi" w:eastAsiaTheme="minorEastAsia" w:hAnsiTheme="majorBidi" w:cstheme="majorBidi"/>
                  <w:i/>
                  <w:iCs/>
                  <w:sz w:val="21"/>
                  <w:szCs w:val="21"/>
                  <w:lang w:val="en-GB" w:eastAsia="zh-CN"/>
                </w:rPr>
                <w:delText>Mini job (customer service and sales)</w:delText>
              </w:r>
            </w:del>
          </w:p>
        </w:tc>
        <w:tc>
          <w:tcPr>
            <w:tcW w:w="2126" w:type="dxa"/>
            <w:gridSpan w:val="4"/>
          </w:tcPr>
          <w:p w14:paraId="062AEBC1" w14:textId="5C8391B8" w:rsidR="00841ECB" w:rsidRPr="00963CCA" w:rsidDel="00E423F5" w:rsidRDefault="00841ECB" w:rsidP="00E25C3C">
            <w:pPr>
              <w:jc w:val="right"/>
              <w:rPr>
                <w:del w:id="9" w:author="David Döbele" w:date="2023-05-12T17:30:00Z"/>
                <w:b/>
              </w:rPr>
            </w:pPr>
            <w:del w:id="10" w:author="David Döbele" w:date="2023-05-12T17:30:00Z">
              <w:r w:rsidRPr="00A876C5" w:rsidDel="00E423F5">
                <w:rPr>
                  <w:rFonts w:asciiTheme="majorBidi" w:eastAsiaTheme="minorEastAsia" w:hAnsiTheme="majorBidi" w:cstheme="majorBidi"/>
                  <w:sz w:val="21"/>
                  <w:szCs w:val="21"/>
                  <w:lang w:val="en-US" w:eastAsia="zh-CN"/>
                </w:rPr>
                <w:delText>08/2020 – 10/2020</w:delText>
              </w:r>
            </w:del>
          </w:p>
        </w:tc>
      </w:tr>
      <w:tr w:rsidR="00841ECB" w:rsidRPr="00963CCA" w:rsidDel="00E423F5" w14:paraId="4CC7C0F1" w14:textId="2225E96B" w:rsidTr="00A876C5">
        <w:trPr>
          <w:trHeight w:val="340"/>
          <w:del w:id="11" w:author="David Döbele" w:date="2023-05-12T17:30:00Z"/>
        </w:trPr>
        <w:tc>
          <w:tcPr>
            <w:tcW w:w="8080" w:type="dxa"/>
            <w:gridSpan w:val="11"/>
            <w:vAlign w:val="bottom"/>
          </w:tcPr>
          <w:p w14:paraId="7258B43D" w14:textId="5BCA03D1" w:rsidR="00841ECB" w:rsidRPr="00963CCA" w:rsidDel="00E423F5" w:rsidRDefault="00841ECB" w:rsidP="00E25C3C">
            <w:pPr>
              <w:pStyle w:val="Bullets"/>
              <w:numPr>
                <w:ilvl w:val="0"/>
                <w:numId w:val="0"/>
              </w:numPr>
              <w:rPr>
                <w:del w:id="12" w:author="David Döbele" w:date="2023-05-12T17:30:00Z"/>
                <w:rFonts w:asciiTheme="majorBidi" w:hAnsiTheme="majorBidi" w:cstheme="majorBidi"/>
                <w:bCs/>
                <w:sz w:val="21"/>
                <w:szCs w:val="21"/>
                <w:lang w:val="en-US"/>
              </w:rPr>
            </w:pPr>
            <w:del w:id="13" w:author="David Döbele" w:date="2023-05-12T17:30:00Z">
              <w:r w:rsidRPr="00A876C5" w:rsidDel="00E423F5">
                <w:rPr>
                  <w:rFonts w:asciiTheme="majorBidi" w:hAnsiTheme="majorBidi" w:cstheme="majorBidi"/>
                  <w:b/>
                  <w:i w:val="0"/>
                  <w:iCs w:val="0"/>
                  <w:sz w:val="21"/>
                  <w:szCs w:val="21"/>
                </w:rPr>
                <w:delText>Historische Museen Hamburg – Altonaer Museum</w:delText>
              </w:r>
            </w:del>
          </w:p>
        </w:tc>
        <w:tc>
          <w:tcPr>
            <w:tcW w:w="2126" w:type="dxa"/>
            <w:gridSpan w:val="4"/>
            <w:vAlign w:val="bottom"/>
          </w:tcPr>
          <w:p w14:paraId="50078D62" w14:textId="7BC726BC" w:rsidR="00841ECB" w:rsidRPr="00963CCA" w:rsidDel="00E423F5" w:rsidRDefault="00841ECB" w:rsidP="00E25C3C">
            <w:pPr>
              <w:pStyle w:val="Bullets"/>
              <w:numPr>
                <w:ilvl w:val="0"/>
                <w:numId w:val="0"/>
              </w:numPr>
              <w:jc w:val="right"/>
              <w:rPr>
                <w:del w:id="14" w:author="David Döbele" w:date="2023-05-12T17:30:00Z"/>
                <w:rFonts w:asciiTheme="majorBidi" w:hAnsiTheme="majorBidi" w:cstheme="majorBidi"/>
                <w:i w:val="0"/>
                <w:iCs w:val="0"/>
                <w:sz w:val="21"/>
                <w:szCs w:val="21"/>
                <w:lang w:val="en-US"/>
              </w:rPr>
            </w:pPr>
            <w:del w:id="15" w:author="David Döbele" w:date="2023-05-12T17:30:00Z">
              <w:r w:rsidDel="00E423F5">
                <w:rPr>
                  <w:rFonts w:asciiTheme="majorBidi" w:hAnsiTheme="majorBidi" w:cstheme="majorBidi"/>
                  <w:b/>
                  <w:bCs/>
                  <w:i w:val="0"/>
                  <w:sz w:val="21"/>
                  <w:szCs w:val="21"/>
                </w:rPr>
                <w:delText>Hamburg</w:delText>
              </w:r>
            </w:del>
          </w:p>
        </w:tc>
      </w:tr>
      <w:tr w:rsidR="00841ECB" w:rsidRPr="00963CCA" w:rsidDel="00E423F5" w14:paraId="033564E4" w14:textId="67BFE7C7" w:rsidTr="00A876C5">
        <w:trPr>
          <w:trHeight w:val="20"/>
          <w:del w:id="16" w:author="David Döbele" w:date="2023-05-12T17:30:00Z"/>
        </w:trPr>
        <w:tc>
          <w:tcPr>
            <w:tcW w:w="8080" w:type="dxa"/>
            <w:gridSpan w:val="11"/>
            <w:vAlign w:val="bottom"/>
          </w:tcPr>
          <w:p w14:paraId="3CC4DC85" w14:textId="407CD777" w:rsidR="00841ECB" w:rsidRPr="00963CCA" w:rsidDel="00E423F5" w:rsidRDefault="00841ECB" w:rsidP="00E25C3C">
            <w:pPr>
              <w:pStyle w:val="Bullets"/>
              <w:numPr>
                <w:ilvl w:val="0"/>
                <w:numId w:val="0"/>
              </w:numPr>
              <w:rPr>
                <w:del w:id="17" w:author="David Döbele" w:date="2023-05-12T17:30:00Z"/>
                <w:rFonts w:asciiTheme="majorBidi" w:hAnsiTheme="majorBidi" w:cstheme="majorBidi"/>
                <w:bCs/>
                <w:sz w:val="21"/>
                <w:szCs w:val="21"/>
                <w:lang w:val="en-US"/>
              </w:rPr>
            </w:pPr>
            <w:del w:id="18" w:author="David Döbele" w:date="2023-05-12T17:30:00Z">
              <w:r w:rsidRPr="00963CCA" w:rsidDel="00E423F5">
                <w:rPr>
                  <w:rFonts w:asciiTheme="majorBidi" w:hAnsiTheme="majorBidi" w:cstheme="majorBidi"/>
                  <w:sz w:val="21"/>
                  <w:szCs w:val="21"/>
                  <w:lang w:val="en-GB"/>
                </w:rPr>
                <w:delText>Internship</w:delText>
              </w:r>
              <w:r w:rsidRPr="00A876C5" w:rsidDel="00E423F5">
                <w:rPr>
                  <w:rFonts w:asciiTheme="majorBidi" w:hAnsiTheme="majorBidi" w:cstheme="majorBidi"/>
                  <w:bCs/>
                  <w:sz w:val="21"/>
                  <w:szCs w:val="21"/>
                  <w:lang w:val="en-US"/>
                </w:rPr>
                <w:delText xml:space="preserve"> – Digital </w:delText>
              </w:r>
              <w:r w:rsidR="00941929" w:rsidDel="00E423F5">
                <w:rPr>
                  <w:rFonts w:asciiTheme="majorBidi" w:hAnsiTheme="majorBidi" w:cstheme="majorBidi"/>
                  <w:bCs/>
                  <w:sz w:val="21"/>
                  <w:szCs w:val="21"/>
                  <w:lang w:val="en-US"/>
                </w:rPr>
                <w:delText>I</w:delText>
              </w:r>
              <w:r w:rsidRPr="00A876C5" w:rsidDel="00E423F5">
                <w:rPr>
                  <w:rFonts w:asciiTheme="majorBidi" w:hAnsiTheme="majorBidi" w:cstheme="majorBidi"/>
                  <w:bCs/>
                  <w:sz w:val="21"/>
                  <w:szCs w:val="21"/>
                  <w:lang w:val="en-US"/>
                </w:rPr>
                <w:delText xml:space="preserve">nventory and </w:delText>
              </w:r>
              <w:r w:rsidR="00941929" w:rsidDel="00E423F5">
                <w:rPr>
                  <w:rFonts w:asciiTheme="majorBidi" w:hAnsiTheme="majorBidi" w:cstheme="majorBidi"/>
                  <w:bCs/>
                  <w:sz w:val="21"/>
                  <w:szCs w:val="21"/>
                  <w:lang w:val="en-US"/>
                </w:rPr>
                <w:delText>T</w:delText>
              </w:r>
              <w:r w:rsidRPr="00A876C5" w:rsidDel="00E423F5">
                <w:rPr>
                  <w:rFonts w:asciiTheme="majorBidi" w:hAnsiTheme="majorBidi" w:cstheme="majorBidi"/>
                  <w:bCs/>
                  <w:sz w:val="21"/>
                  <w:szCs w:val="21"/>
                  <w:lang w:val="en-US"/>
                </w:rPr>
                <w:delText>ranscription</w:delText>
              </w:r>
            </w:del>
          </w:p>
        </w:tc>
        <w:tc>
          <w:tcPr>
            <w:tcW w:w="2126" w:type="dxa"/>
            <w:gridSpan w:val="4"/>
            <w:vAlign w:val="bottom"/>
          </w:tcPr>
          <w:p w14:paraId="674CAA7D" w14:textId="36CCBEC9" w:rsidR="00841ECB" w:rsidRPr="00963CCA" w:rsidDel="00E423F5" w:rsidRDefault="00841ECB" w:rsidP="00E25C3C">
            <w:pPr>
              <w:pStyle w:val="Bullets"/>
              <w:numPr>
                <w:ilvl w:val="0"/>
                <w:numId w:val="0"/>
              </w:numPr>
              <w:jc w:val="right"/>
              <w:rPr>
                <w:del w:id="19" w:author="David Döbele" w:date="2023-05-12T17:30:00Z"/>
                <w:rFonts w:asciiTheme="majorBidi" w:hAnsiTheme="majorBidi" w:cstheme="majorBidi"/>
                <w:i w:val="0"/>
                <w:iCs w:val="0"/>
                <w:sz w:val="21"/>
                <w:szCs w:val="21"/>
                <w:lang w:val="en-US"/>
              </w:rPr>
            </w:pPr>
            <w:del w:id="20" w:author="David Döbele" w:date="2023-05-12T17:30:00Z">
              <w:r w:rsidDel="00E423F5">
                <w:rPr>
                  <w:rFonts w:asciiTheme="majorBidi" w:hAnsiTheme="majorBidi" w:cstheme="majorBidi"/>
                  <w:i w:val="0"/>
                  <w:iCs w:val="0"/>
                  <w:sz w:val="21"/>
                  <w:szCs w:val="21"/>
                  <w:lang w:val="en-US"/>
                </w:rPr>
                <w:delText>06/2018 – 07/2018</w:delText>
              </w:r>
            </w:del>
          </w:p>
        </w:tc>
      </w:tr>
      <w:tr w:rsidR="00841ECB" w:rsidRPr="00963CCA" w:rsidDel="00E423F5" w14:paraId="46D93E5C" w14:textId="63C3F77E" w:rsidTr="005F2B8C">
        <w:trPr>
          <w:trHeight w:val="340"/>
          <w:del w:id="21" w:author="David Döbele" w:date="2023-05-12T17:30:00Z"/>
        </w:trPr>
        <w:tc>
          <w:tcPr>
            <w:tcW w:w="8080" w:type="dxa"/>
            <w:gridSpan w:val="11"/>
            <w:vAlign w:val="bottom"/>
          </w:tcPr>
          <w:p w14:paraId="02448196" w14:textId="5028AD49" w:rsidR="00841ECB" w:rsidRPr="00404A7F" w:rsidDel="00E423F5" w:rsidRDefault="00841ECB" w:rsidP="00E25C3C">
            <w:pPr>
              <w:pStyle w:val="Beschreibung"/>
              <w:rPr>
                <w:del w:id="22" w:author="David Döbele" w:date="2023-05-12T17:30:00Z"/>
                <w:rFonts w:ascii="Times New Roman" w:hAnsi="Times New Roman" w:cs="Times New Roman"/>
                <w:b/>
                <w:i/>
                <w:iCs/>
                <w:sz w:val="21"/>
                <w:szCs w:val="21"/>
              </w:rPr>
            </w:pPr>
            <w:del w:id="23" w:author="David Döbele" w:date="2023-05-12T17:30:00Z">
              <w:r w:rsidRPr="00404A7F" w:rsidDel="00E423F5">
                <w:rPr>
                  <w:rFonts w:ascii="Times New Roman" w:hAnsi="Times New Roman" w:cs="Times New Roman"/>
                  <w:b/>
                  <w:sz w:val="21"/>
                  <w:szCs w:val="21"/>
                </w:rPr>
                <w:delText xml:space="preserve">Zweckverband Oberes Mittelrheintal </w:delText>
              </w:r>
            </w:del>
          </w:p>
        </w:tc>
        <w:tc>
          <w:tcPr>
            <w:tcW w:w="2126" w:type="dxa"/>
            <w:gridSpan w:val="4"/>
            <w:vAlign w:val="bottom"/>
          </w:tcPr>
          <w:p w14:paraId="192BF817" w14:textId="039AC6A9" w:rsidR="00841ECB" w:rsidRPr="00963CCA" w:rsidDel="00E423F5" w:rsidRDefault="00841ECB" w:rsidP="00E25C3C">
            <w:pPr>
              <w:pStyle w:val="Bullets"/>
              <w:numPr>
                <w:ilvl w:val="0"/>
                <w:numId w:val="0"/>
              </w:numPr>
              <w:jc w:val="right"/>
              <w:rPr>
                <w:del w:id="24" w:author="David Döbele" w:date="2023-05-12T17:30:00Z"/>
                <w:rFonts w:asciiTheme="majorBidi" w:hAnsiTheme="majorBidi" w:cstheme="majorBidi"/>
                <w:b/>
                <w:bCs/>
                <w:i w:val="0"/>
                <w:sz w:val="21"/>
                <w:szCs w:val="21"/>
              </w:rPr>
            </w:pPr>
            <w:del w:id="25" w:author="David Döbele" w:date="2023-05-12T17:30:00Z">
              <w:r w:rsidRPr="00963CCA" w:rsidDel="00E423F5">
                <w:rPr>
                  <w:rFonts w:asciiTheme="majorBidi" w:hAnsiTheme="majorBidi" w:cstheme="majorBidi"/>
                  <w:b/>
                  <w:bCs/>
                  <w:i w:val="0"/>
                  <w:sz w:val="21"/>
                  <w:szCs w:val="21"/>
                </w:rPr>
                <w:delText>Sankt Goarshausen</w:delText>
              </w:r>
            </w:del>
          </w:p>
        </w:tc>
      </w:tr>
      <w:tr w:rsidR="00841ECB" w:rsidRPr="00963CCA" w:rsidDel="00E423F5" w14:paraId="38D0069D" w14:textId="6E850935" w:rsidTr="00A876C5">
        <w:trPr>
          <w:trHeight w:val="20"/>
          <w:del w:id="26" w:author="David Döbele" w:date="2023-05-12T17:30:00Z"/>
        </w:trPr>
        <w:tc>
          <w:tcPr>
            <w:tcW w:w="8080" w:type="dxa"/>
            <w:gridSpan w:val="11"/>
            <w:vAlign w:val="bottom"/>
          </w:tcPr>
          <w:p w14:paraId="173A1C27" w14:textId="463263BF" w:rsidR="00841ECB" w:rsidRPr="00963CCA" w:rsidDel="00E423F5" w:rsidRDefault="00841ECB" w:rsidP="00E25C3C">
            <w:pPr>
              <w:pStyle w:val="Bullets"/>
              <w:numPr>
                <w:ilvl w:val="0"/>
                <w:numId w:val="0"/>
              </w:numPr>
              <w:rPr>
                <w:del w:id="27" w:author="David Döbele" w:date="2023-05-12T17:30:00Z"/>
              </w:rPr>
            </w:pPr>
            <w:del w:id="28" w:author="David Döbele" w:date="2023-05-12T17:30:00Z">
              <w:r w:rsidRPr="00A876C5" w:rsidDel="00E423F5">
                <w:rPr>
                  <w:rFonts w:asciiTheme="majorBidi" w:hAnsiTheme="majorBidi" w:cstheme="majorBidi"/>
                  <w:bCs/>
                  <w:sz w:val="21"/>
                  <w:szCs w:val="21"/>
                </w:rPr>
                <w:delText>Internship</w:delText>
              </w:r>
              <w:r w:rsidDel="00E423F5">
                <w:rPr>
                  <w:rFonts w:asciiTheme="majorBidi" w:hAnsiTheme="majorBidi" w:cstheme="majorBidi"/>
                  <w:bCs/>
                  <w:sz w:val="21"/>
                  <w:szCs w:val="21"/>
                </w:rPr>
                <w:delText xml:space="preserve"> – </w:delText>
              </w:r>
              <w:r w:rsidRPr="00A876C5" w:rsidDel="00E423F5">
                <w:rPr>
                  <w:rFonts w:asciiTheme="majorBidi" w:hAnsiTheme="majorBidi" w:cstheme="majorBidi"/>
                  <w:bCs/>
                  <w:sz w:val="21"/>
                  <w:szCs w:val="21"/>
                </w:rPr>
                <w:delText>Tourism Management</w:delText>
              </w:r>
            </w:del>
          </w:p>
        </w:tc>
        <w:tc>
          <w:tcPr>
            <w:tcW w:w="2126" w:type="dxa"/>
            <w:gridSpan w:val="4"/>
            <w:vAlign w:val="bottom"/>
          </w:tcPr>
          <w:p w14:paraId="2B56B7A5" w14:textId="4EE2D152" w:rsidR="00841ECB" w:rsidRPr="00963CCA" w:rsidDel="00E423F5" w:rsidRDefault="00841ECB" w:rsidP="00E25C3C">
            <w:pPr>
              <w:pStyle w:val="Bullets"/>
              <w:numPr>
                <w:ilvl w:val="0"/>
                <w:numId w:val="0"/>
              </w:numPr>
              <w:jc w:val="right"/>
              <w:rPr>
                <w:del w:id="29" w:author="David Döbele" w:date="2023-05-12T17:30:00Z"/>
                <w:b/>
              </w:rPr>
            </w:pPr>
            <w:del w:id="30" w:author="David Döbele" w:date="2023-05-12T17:30:00Z">
              <w:r w:rsidRPr="00A876C5" w:rsidDel="00E423F5">
                <w:rPr>
                  <w:rFonts w:asciiTheme="majorBidi" w:hAnsiTheme="majorBidi" w:cstheme="majorBidi"/>
                  <w:i w:val="0"/>
                  <w:iCs w:val="0"/>
                  <w:sz w:val="21"/>
                  <w:szCs w:val="21"/>
                  <w:lang w:val="en-US"/>
                </w:rPr>
                <w:delText>07/2016</w:delText>
              </w:r>
            </w:del>
          </w:p>
        </w:tc>
      </w:tr>
      <w:tr w:rsidR="00841ECB" w:rsidRPr="00963CCA" w:rsidDel="00E423F5" w14:paraId="1AAB0497" w14:textId="064CC783" w:rsidTr="00A876C5">
        <w:trPr>
          <w:trHeight w:val="567"/>
          <w:del w:id="31" w:author="David Döbele" w:date="2023-05-12T17:30:00Z"/>
        </w:trPr>
        <w:tc>
          <w:tcPr>
            <w:tcW w:w="8080" w:type="dxa"/>
            <w:gridSpan w:val="11"/>
            <w:vAlign w:val="bottom"/>
          </w:tcPr>
          <w:p w14:paraId="5797DC51" w14:textId="6DF7328A" w:rsidR="00841ECB" w:rsidRPr="00A876C5" w:rsidDel="00E423F5" w:rsidRDefault="00841ECB" w:rsidP="00E25C3C">
            <w:pPr>
              <w:pStyle w:val="Bullets"/>
              <w:numPr>
                <w:ilvl w:val="0"/>
                <w:numId w:val="0"/>
              </w:numPr>
              <w:spacing w:after="240"/>
              <w:rPr>
                <w:del w:id="32" w:author="David Döbele" w:date="2023-05-12T17:30:00Z"/>
                <w:rFonts w:asciiTheme="majorBidi" w:hAnsiTheme="majorBidi" w:cstheme="majorBidi"/>
                <w:b/>
                <w:bCs/>
                <w:i w:val="0"/>
                <w:sz w:val="21"/>
                <w:szCs w:val="21"/>
                <w:lang w:val="en-US"/>
              </w:rPr>
            </w:pPr>
            <w:del w:id="33" w:author="David Döbele" w:date="2023-05-12T17:30:00Z">
              <w:r w:rsidRPr="00A876C5" w:rsidDel="00E423F5">
                <w:rPr>
                  <w:rFonts w:asciiTheme="majorBidi" w:hAnsiTheme="majorBidi" w:cstheme="majorBidi"/>
                  <w:b/>
                  <w:bCs/>
                  <w:i w:val="0"/>
                  <w:sz w:val="21"/>
                  <w:szCs w:val="21"/>
                  <w:lang w:val="en-US"/>
                </w:rPr>
                <w:delText>Schlosshotel Montabaur</w:delText>
              </w:r>
            </w:del>
          </w:p>
          <w:p w14:paraId="3AA6FA13" w14:textId="1AA8D2E3" w:rsidR="00841ECB" w:rsidRPr="00A876C5" w:rsidDel="00E423F5" w:rsidRDefault="00841ECB" w:rsidP="00E25C3C">
            <w:pPr>
              <w:pStyle w:val="Bullets"/>
              <w:numPr>
                <w:ilvl w:val="0"/>
                <w:numId w:val="0"/>
              </w:numPr>
              <w:rPr>
                <w:del w:id="34" w:author="David Döbele" w:date="2023-05-12T17:30:00Z"/>
                <w:rFonts w:asciiTheme="majorBidi" w:hAnsiTheme="majorBidi" w:cstheme="majorBidi"/>
                <w:bCs/>
                <w:sz w:val="21"/>
                <w:szCs w:val="21"/>
                <w:lang w:val="en-US"/>
              </w:rPr>
            </w:pPr>
            <w:del w:id="35" w:author="David Döbele" w:date="2023-05-12T17:30:00Z">
              <w:r w:rsidRPr="00A876C5" w:rsidDel="00E423F5">
                <w:rPr>
                  <w:rFonts w:asciiTheme="majorBidi" w:hAnsiTheme="majorBidi" w:cstheme="majorBidi"/>
                  <w:bCs/>
                  <w:sz w:val="21"/>
                  <w:szCs w:val="21"/>
                  <w:lang w:val="en-US"/>
                </w:rPr>
                <w:delText>Internship – Reception, Business Management and Operations</w:delText>
              </w:r>
            </w:del>
          </w:p>
        </w:tc>
        <w:tc>
          <w:tcPr>
            <w:tcW w:w="2126" w:type="dxa"/>
            <w:gridSpan w:val="4"/>
            <w:vAlign w:val="bottom"/>
          </w:tcPr>
          <w:p w14:paraId="3FD19574" w14:textId="2AFB5FF0" w:rsidR="00841ECB" w:rsidRPr="00F32D62" w:rsidDel="00E423F5" w:rsidRDefault="00841ECB" w:rsidP="00E25C3C">
            <w:pPr>
              <w:pStyle w:val="Bullets"/>
              <w:numPr>
                <w:ilvl w:val="0"/>
                <w:numId w:val="0"/>
              </w:numPr>
              <w:jc w:val="right"/>
              <w:rPr>
                <w:del w:id="36" w:author="David Döbele" w:date="2023-05-12T17:30:00Z"/>
                <w:rFonts w:asciiTheme="majorBidi" w:hAnsiTheme="majorBidi" w:cstheme="majorBidi"/>
                <w:b/>
                <w:i w:val="0"/>
                <w:iCs w:val="0"/>
                <w:sz w:val="21"/>
                <w:szCs w:val="21"/>
                <w:lang w:val="en-US"/>
              </w:rPr>
            </w:pPr>
            <w:del w:id="37" w:author="David Döbele" w:date="2023-05-12T17:30:00Z">
              <w:r w:rsidRPr="00F32D62" w:rsidDel="00E423F5">
                <w:rPr>
                  <w:rFonts w:asciiTheme="majorBidi" w:hAnsiTheme="majorBidi" w:cstheme="majorBidi"/>
                  <w:b/>
                  <w:i w:val="0"/>
                  <w:iCs w:val="0"/>
                  <w:sz w:val="21"/>
                  <w:szCs w:val="21"/>
                  <w:lang w:val="en-US"/>
                </w:rPr>
                <w:delText>Montabaur</w:delText>
              </w:r>
            </w:del>
          </w:p>
          <w:p w14:paraId="32D46ECA" w14:textId="6F115091" w:rsidR="00841ECB" w:rsidRPr="00963CCA" w:rsidDel="00E423F5" w:rsidRDefault="00841ECB" w:rsidP="00E25C3C">
            <w:pPr>
              <w:pStyle w:val="Bullets"/>
              <w:numPr>
                <w:ilvl w:val="0"/>
                <w:numId w:val="0"/>
              </w:numPr>
              <w:jc w:val="right"/>
              <w:rPr>
                <w:del w:id="38" w:author="David Döbele" w:date="2023-05-12T17:30:00Z"/>
                <w:rFonts w:asciiTheme="majorBidi" w:hAnsiTheme="majorBidi" w:cstheme="majorBidi"/>
                <w:i w:val="0"/>
                <w:iCs w:val="0"/>
                <w:sz w:val="21"/>
                <w:szCs w:val="21"/>
                <w:lang w:val="en-US"/>
              </w:rPr>
            </w:pPr>
            <w:del w:id="39" w:author="David Döbele" w:date="2023-05-12T17:30:00Z">
              <w:r w:rsidDel="00E423F5">
                <w:rPr>
                  <w:rFonts w:asciiTheme="majorBidi" w:hAnsiTheme="majorBidi" w:cstheme="majorBidi"/>
                  <w:i w:val="0"/>
                  <w:iCs w:val="0"/>
                  <w:sz w:val="21"/>
                  <w:szCs w:val="21"/>
                  <w:lang w:val="en-US"/>
                </w:rPr>
                <w:delText>10/2015</w:delText>
              </w:r>
            </w:del>
          </w:p>
        </w:tc>
      </w:tr>
      <w:tr w:rsidR="00841ECB" w:rsidRPr="00BD514C" w14:paraId="413A075C" w14:textId="77777777" w:rsidTr="0025354E">
        <w:trPr>
          <w:trHeight w:val="397"/>
        </w:trPr>
        <w:tc>
          <w:tcPr>
            <w:tcW w:w="10206" w:type="dxa"/>
            <w:gridSpan w:val="15"/>
            <w:tcBorders>
              <w:bottom w:val="single" w:sz="4" w:space="0" w:color="auto"/>
            </w:tcBorders>
            <w:vAlign w:val="bottom"/>
          </w:tcPr>
          <w:p w14:paraId="62A724C2" w14:textId="77777777" w:rsidR="00841ECB" w:rsidRPr="00EE193E" w:rsidRDefault="00841ECB" w:rsidP="00E25C3C">
            <w:pPr>
              <w:pStyle w:val="BERSCHRIFT"/>
              <w:jc w:val="center"/>
              <w:rPr>
                <w:rFonts w:asciiTheme="majorBidi" w:hAnsiTheme="majorBidi" w:cstheme="majorBidi"/>
                <w:i/>
                <w:smallCaps w:val="0"/>
                <w:sz w:val="28"/>
                <w:szCs w:val="28"/>
              </w:rPr>
            </w:pPr>
            <w:r w:rsidRPr="00EE193E">
              <w:rPr>
                <w:rFonts w:asciiTheme="majorBidi" w:hAnsiTheme="majorBidi" w:cstheme="majorBidi"/>
                <w:bCs/>
                <w:sz w:val="28"/>
                <w:szCs w:val="28"/>
                <w:lang w:val="en-US"/>
              </w:rPr>
              <w:t>Extracurricular Activities</w:t>
            </w:r>
          </w:p>
        </w:tc>
      </w:tr>
      <w:tr w:rsidR="00841ECB" w:rsidRPr="001950EA" w14:paraId="206EDE62" w14:textId="77777777" w:rsidTr="005F2B8C">
        <w:trPr>
          <w:trHeight w:val="340"/>
        </w:trPr>
        <w:tc>
          <w:tcPr>
            <w:tcW w:w="8080" w:type="dxa"/>
            <w:gridSpan w:val="11"/>
            <w:vAlign w:val="bottom"/>
          </w:tcPr>
          <w:p w14:paraId="27ACFDA3" w14:textId="1F97AEDD" w:rsidR="00841ECB" w:rsidRPr="00963CCA" w:rsidRDefault="00841ECB" w:rsidP="00E25C3C">
            <w:pPr>
              <w:rPr>
                <w:rFonts w:asciiTheme="majorBidi" w:hAnsiTheme="majorBidi" w:cstheme="majorBidi"/>
                <w:b/>
                <w:iCs/>
                <w:sz w:val="21"/>
                <w:szCs w:val="21"/>
                <w:lang w:val="en-US"/>
              </w:rPr>
            </w:pPr>
            <w:r>
              <w:rPr>
                <w:rFonts w:asciiTheme="majorBidi" w:hAnsiTheme="majorBidi" w:cstheme="majorBidi"/>
                <w:b/>
                <w:iCs/>
                <w:sz w:val="21"/>
                <w:szCs w:val="21"/>
                <w:lang w:val="en-US"/>
              </w:rPr>
              <w:t xml:space="preserve">Rock Your Life! </w:t>
            </w:r>
            <w:proofErr w:type="spellStart"/>
            <w:r>
              <w:rPr>
                <w:rFonts w:asciiTheme="majorBidi" w:hAnsiTheme="majorBidi" w:cstheme="majorBidi"/>
                <w:b/>
                <w:iCs/>
                <w:sz w:val="21"/>
                <w:szCs w:val="21"/>
                <w:lang w:val="en-US"/>
              </w:rPr>
              <w:t>e.V.</w:t>
            </w:r>
            <w:proofErr w:type="spellEnd"/>
            <w:r>
              <w:rPr>
                <w:rFonts w:asciiTheme="majorBidi" w:hAnsiTheme="majorBidi" w:cstheme="majorBidi"/>
                <w:b/>
                <w:iCs/>
                <w:sz w:val="21"/>
                <w:szCs w:val="21"/>
                <w:lang w:val="en-US"/>
              </w:rPr>
              <w:t xml:space="preserve"> </w:t>
            </w:r>
          </w:p>
        </w:tc>
        <w:tc>
          <w:tcPr>
            <w:tcW w:w="2126" w:type="dxa"/>
            <w:gridSpan w:val="4"/>
            <w:tcBorders>
              <w:left w:val="nil"/>
            </w:tcBorders>
            <w:vAlign w:val="bottom"/>
          </w:tcPr>
          <w:p w14:paraId="328B2DF5" w14:textId="191C0A63" w:rsidR="00841ECB" w:rsidRPr="00963CCA" w:rsidRDefault="00941929" w:rsidP="00E25C3C">
            <w:pPr>
              <w:pStyle w:val="Ort"/>
              <w:rPr>
                <w:rFonts w:asciiTheme="majorBidi" w:hAnsiTheme="majorBidi" w:cstheme="majorBidi"/>
                <w:b/>
                <w:bCs/>
                <w:i w:val="0"/>
                <w:iCs/>
                <w:smallCaps w:val="0"/>
                <w:sz w:val="21"/>
                <w:szCs w:val="21"/>
              </w:rPr>
            </w:pPr>
            <w:r>
              <w:rPr>
                <w:rFonts w:asciiTheme="majorBidi" w:hAnsiTheme="majorBidi" w:cstheme="majorBidi"/>
                <w:b/>
                <w:bCs/>
                <w:i w:val="0"/>
                <w:iCs/>
                <w:smallCaps w:val="0"/>
                <w:sz w:val="21"/>
                <w:szCs w:val="21"/>
              </w:rPr>
              <w:t>O</w:t>
            </w:r>
            <w:r w:rsidR="00841ECB">
              <w:rPr>
                <w:rFonts w:asciiTheme="majorBidi" w:hAnsiTheme="majorBidi" w:cstheme="majorBidi"/>
                <w:b/>
                <w:bCs/>
                <w:i w:val="0"/>
                <w:iCs/>
                <w:smallCaps w:val="0"/>
                <w:sz w:val="21"/>
                <w:szCs w:val="21"/>
              </w:rPr>
              <w:t>nline</w:t>
            </w:r>
          </w:p>
        </w:tc>
      </w:tr>
      <w:tr w:rsidR="00841ECB" w:rsidRPr="00841ECB" w14:paraId="5E6E167E" w14:textId="77777777" w:rsidTr="00383FD1">
        <w:trPr>
          <w:trHeight w:val="57"/>
        </w:trPr>
        <w:tc>
          <w:tcPr>
            <w:tcW w:w="8080" w:type="dxa"/>
            <w:gridSpan w:val="11"/>
            <w:vAlign w:val="bottom"/>
          </w:tcPr>
          <w:p w14:paraId="6DA54FDC" w14:textId="63C730FC" w:rsidR="00841ECB" w:rsidRDefault="00841ECB" w:rsidP="00E25C3C">
            <w:pPr>
              <w:rPr>
                <w:rFonts w:asciiTheme="majorBidi" w:hAnsiTheme="majorBidi" w:cstheme="majorBidi"/>
                <w:b/>
                <w:iCs/>
                <w:sz w:val="21"/>
                <w:szCs w:val="21"/>
                <w:lang w:val="en-US"/>
              </w:rPr>
            </w:pPr>
            <w:r w:rsidRPr="00841ECB">
              <w:rPr>
                <w:rFonts w:asciiTheme="majorBidi" w:hAnsiTheme="majorBidi" w:cstheme="majorBidi"/>
                <w:bCs/>
                <w:i/>
                <w:sz w:val="21"/>
                <w:szCs w:val="21"/>
                <w:lang w:val="en-GB"/>
              </w:rPr>
              <w:t xml:space="preserve">Volunteer </w:t>
            </w:r>
            <w:r w:rsidR="00941929">
              <w:rPr>
                <w:rFonts w:asciiTheme="majorBidi" w:hAnsiTheme="majorBidi" w:cstheme="majorBidi"/>
                <w:bCs/>
                <w:i/>
                <w:sz w:val="21"/>
                <w:szCs w:val="21"/>
                <w:lang w:val="en-GB"/>
              </w:rPr>
              <w:t>M</w:t>
            </w:r>
            <w:r w:rsidRPr="00841ECB">
              <w:rPr>
                <w:rFonts w:asciiTheme="majorBidi" w:hAnsiTheme="majorBidi" w:cstheme="majorBidi"/>
                <w:bCs/>
                <w:i/>
                <w:sz w:val="21"/>
                <w:szCs w:val="21"/>
                <w:lang w:val="en-GB"/>
              </w:rPr>
              <w:t>entor for young people from underprivileged family backgrounds</w:t>
            </w:r>
          </w:p>
        </w:tc>
        <w:tc>
          <w:tcPr>
            <w:tcW w:w="2126" w:type="dxa"/>
            <w:gridSpan w:val="4"/>
            <w:tcBorders>
              <w:left w:val="nil"/>
            </w:tcBorders>
            <w:vAlign w:val="bottom"/>
          </w:tcPr>
          <w:p w14:paraId="79F59BFC" w14:textId="6DD89E49" w:rsidR="00841ECB" w:rsidRPr="00841ECB" w:rsidRDefault="00841ECB" w:rsidP="00E25C3C">
            <w:pPr>
              <w:pStyle w:val="Ort"/>
              <w:rPr>
                <w:rFonts w:asciiTheme="majorBidi" w:hAnsiTheme="majorBidi" w:cstheme="majorBidi"/>
                <w:bCs/>
                <w:i w:val="0"/>
                <w:iCs/>
                <w:smallCaps w:val="0"/>
                <w:sz w:val="21"/>
                <w:szCs w:val="21"/>
              </w:rPr>
            </w:pPr>
            <w:r>
              <w:rPr>
                <w:rFonts w:asciiTheme="majorBidi" w:hAnsiTheme="majorBidi" w:cstheme="majorBidi"/>
                <w:bCs/>
                <w:i w:val="0"/>
                <w:iCs/>
                <w:smallCaps w:val="0"/>
                <w:sz w:val="21"/>
                <w:szCs w:val="21"/>
              </w:rPr>
              <w:t>06</w:t>
            </w:r>
            <w:r w:rsidRPr="00841ECB">
              <w:rPr>
                <w:rFonts w:asciiTheme="majorBidi" w:hAnsiTheme="majorBidi" w:cstheme="majorBidi"/>
                <w:bCs/>
                <w:i w:val="0"/>
                <w:iCs/>
                <w:smallCaps w:val="0"/>
                <w:sz w:val="21"/>
                <w:szCs w:val="21"/>
              </w:rPr>
              <w:t>/</w:t>
            </w:r>
            <w:r>
              <w:rPr>
                <w:rFonts w:asciiTheme="majorBidi" w:hAnsiTheme="majorBidi" w:cstheme="majorBidi"/>
                <w:bCs/>
                <w:i w:val="0"/>
                <w:iCs/>
                <w:smallCaps w:val="0"/>
                <w:sz w:val="21"/>
                <w:szCs w:val="21"/>
              </w:rPr>
              <w:t>2023</w:t>
            </w:r>
            <w:r w:rsidRPr="00841ECB">
              <w:rPr>
                <w:rFonts w:asciiTheme="majorBidi" w:hAnsiTheme="majorBidi" w:cstheme="majorBidi"/>
                <w:bCs/>
                <w:i w:val="0"/>
                <w:iCs/>
                <w:smallCaps w:val="0"/>
                <w:sz w:val="21"/>
                <w:szCs w:val="21"/>
              </w:rPr>
              <w:t xml:space="preserve"> – </w:t>
            </w:r>
            <w:proofErr w:type="spellStart"/>
            <w:r w:rsidRPr="00841ECB">
              <w:rPr>
                <w:rFonts w:asciiTheme="majorBidi" w:hAnsiTheme="majorBidi" w:cstheme="majorBidi"/>
                <w:bCs/>
                <w:i w:val="0"/>
                <w:iCs/>
                <w:smallCaps w:val="0"/>
                <w:sz w:val="21"/>
                <w:szCs w:val="21"/>
              </w:rPr>
              <w:t>present</w:t>
            </w:r>
            <w:proofErr w:type="spellEnd"/>
          </w:p>
        </w:tc>
      </w:tr>
      <w:tr w:rsidR="00841ECB" w:rsidRPr="001950EA" w14:paraId="6D7EC856" w14:textId="77777777" w:rsidTr="005F2B8C">
        <w:trPr>
          <w:trHeight w:val="340"/>
        </w:trPr>
        <w:tc>
          <w:tcPr>
            <w:tcW w:w="8080" w:type="dxa"/>
            <w:gridSpan w:val="11"/>
            <w:vAlign w:val="bottom"/>
          </w:tcPr>
          <w:p w14:paraId="0EFB0166" w14:textId="3467AD61" w:rsidR="00841ECB" w:rsidRDefault="00841ECB" w:rsidP="00E25C3C">
            <w:pPr>
              <w:rPr>
                <w:rFonts w:asciiTheme="majorBidi" w:hAnsiTheme="majorBidi" w:cstheme="majorBidi"/>
                <w:b/>
                <w:iCs/>
                <w:sz w:val="21"/>
                <w:szCs w:val="21"/>
                <w:lang w:val="en-US"/>
              </w:rPr>
            </w:pPr>
            <w:r>
              <w:rPr>
                <w:rFonts w:asciiTheme="majorBidi" w:hAnsiTheme="majorBidi" w:cstheme="majorBidi"/>
                <w:b/>
                <w:iCs/>
                <w:sz w:val="21"/>
                <w:szCs w:val="21"/>
                <w:lang w:val="en-US"/>
              </w:rPr>
              <w:t>I</w:t>
            </w:r>
            <w:r w:rsidRPr="00963CCA">
              <w:rPr>
                <w:rFonts w:asciiTheme="majorBidi" w:hAnsiTheme="majorBidi" w:cstheme="majorBidi"/>
                <w:b/>
                <w:iCs/>
                <w:sz w:val="21"/>
                <w:szCs w:val="21"/>
                <w:lang w:val="en-US"/>
              </w:rPr>
              <w:t xml:space="preserve">nvestment Group Konstanz </w:t>
            </w:r>
            <w:proofErr w:type="spellStart"/>
            <w:r w:rsidRPr="00963CCA">
              <w:rPr>
                <w:rFonts w:asciiTheme="majorBidi" w:hAnsiTheme="majorBidi" w:cstheme="majorBidi"/>
                <w:b/>
                <w:iCs/>
                <w:sz w:val="21"/>
                <w:szCs w:val="21"/>
                <w:lang w:val="en-US"/>
              </w:rPr>
              <w:t>e.V.</w:t>
            </w:r>
            <w:proofErr w:type="spellEnd"/>
          </w:p>
        </w:tc>
        <w:tc>
          <w:tcPr>
            <w:tcW w:w="2126" w:type="dxa"/>
            <w:gridSpan w:val="4"/>
            <w:tcBorders>
              <w:left w:val="nil"/>
            </w:tcBorders>
            <w:vAlign w:val="bottom"/>
          </w:tcPr>
          <w:p w14:paraId="4E715961" w14:textId="54E57D77" w:rsidR="00841ECB" w:rsidRPr="00963CCA" w:rsidRDefault="00841ECB" w:rsidP="00E25C3C">
            <w:pPr>
              <w:pStyle w:val="Ort"/>
              <w:rPr>
                <w:rFonts w:asciiTheme="majorBidi" w:hAnsiTheme="majorBidi" w:cstheme="majorBidi"/>
                <w:b/>
                <w:bCs/>
                <w:i w:val="0"/>
                <w:iCs/>
                <w:smallCaps w:val="0"/>
                <w:sz w:val="21"/>
                <w:szCs w:val="21"/>
              </w:rPr>
            </w:pPr>
            <w:r w:rsidRPr="00963CCA">
              <w:rPr>
                <w:rFonts w:asciiTheme="majorBidi" w:hAnsiTheme="majorBidi" w:cstheme="majorBidi"/>
                <w:b/>
                <w:bCs/>
                <w:i w:val="0"/>
                <w:iCs/>
                <w:smallCaps w:val="0"/>
                <w:sz w:val="21"/>
                <w:szCs w:val="21"/>
              </w:rPr>
              <w:t>Konstanz</w:t>
            </w:r>
          </w:p>
        </w:tc>
      </w:tr>
      <w:tr w:rsidR="00841ECB" w:rsidRPr="001950EA" w14:paraId="03749DCD" w14:textId="77777777" w:rsidTr="005F2B8C">
        <w:trPr>
          <w:trHeight w:val="20"/>
        </w:trPr>
        <w:tc>
          <w:tcPr>
            <w:tcW w:w="8080" w:type="dxa"/>
            <w:gridSpan w:val="11"/>
            <w:vAlign w:val="bottom"/>
          </w:tcPr>
          <w:p w14:paraId="585608ED" w14:textId="4A605EED" w:rsidR="00841ECB" w:rsidRPr="00963CCA" w:rsidRDefault="00C46EFA" w:rsidP="00E25C3C">
            <w:pPr>
              <w:rPr>
                <w:rFonts w:asciiTheme="majorBidi" w:hAnsiTheme="majorBidi" w:cstheme="majorBidi"/>
                <w:b/>
                <w:iCs/>
                <w:sz w:val="21"/>
                <w:szCs w:val="21"/>
                <w:lang w:val="en-GB"/>
              </w:rPr>
            </w:pPr>
            <w:r>
              <w:rPr>
                <w:rFonts w:asciiTheme="majorBidi" w:hAnsiTheme="majorBidi" w:cstheme="majorBidi"/>
                <w:bCs/>
                <w:i/>
                <w:sz w:val="21"/>
                <w:szCs w:val="21"/>
                <w:lang w:val="en-GB"/>
              </w:rPr>
              <w:t xml:space="preserve">Active </w:t>
            </w:r>
            <w:r w:rsidR="00841ECB">
              <w:rPr>
                <w:rFonts w:asciiTheme="majorBidi" w:hAnsiTheme="majorBidi" w:cstheme="majorBidi"/>
                <w:bCs/>
                <w:i/>
                <w:sz w:val="21"/>
                <w:szCs w:val="21"/>
                <w:lang w:val="en-GB"/>
              </w:rPr>
              <w:t xml:space="preserve">Member of </w:t>
            </w:r>
            <w:r w:rsidR="00941929">
              <w:rPr>
                <w:rFonts w:asciiTheme="majorBidi" w:hAnsiTheme="majorBidi" w:cstheme="majorBidi"/>
                <w:bCs/>
                <w:i/>
                <w:sz w:val="21"/>
                <w:szCs w:val="21"/>
                <w:lang w:val="en-GB"/>
              </w:rPr>
              <w:t xml:space="preserve">the </w:t>
            </w:r>
            <w:r w:rsidR="00841ECB">
              <w:rPr>
                <w:rFonts w:asciiTheme="majorBidi" w:hAnsiTheme="majorBidi" w:cstheme="majorBidi"/>
                <w:bCs/>
                <w:i/>
                <w:sz w:val="21"/>
                <w:szCs w:val="21"/>
                <w:lang w:val="en-GB"/>
              </w:rPr>
              <w:t xml:space="preserve">Board </w:t>
            </w:r>
            <w:r w:rsidR="00841ECB" w:rsidRPr="00963CCA">
              <w:rPr>
                <w:rFonts w:asciiTheme="majorBidi" w:hAnsiTheme="majorBidi" w:cstheme="majorBidi"/>
                <w:bCs/>
                <w:i/>
                <w:sz w:val="21"/>
                <w:szCs w:val="21"/>
                <w:lang w:val="en-GB"/>
              </w:rPr>
              <w:t xml:space="preserve">and </w:t>
            </w:r>
            <w:r w:rsidR="00841ECB">
              <w:rPr>
                <w:rFonts w:asciiTheme="majorBidi" w:hAnsiTheme="majorBidi" w:cstheme="majorBidi"/>
                <w:bCs/>
                <w:i/>
                <w:sz w:val="21"/>
                <w:szCs w:val="21"/>
                <w:lang w:val="en-GB"/>
              </w:rPr>
              <w:t>S</w:t>
            </w:r>
            <w:r w:rsidR="00841ECB" w:rsidRPr="00963CCA">
              <w:rPr>
                <w:rFonts w:asciiTheme="majorBidi" w:hAnsiTheme="majorBidi" w:cstheme="majorBidi"/>
                <w:bCs/>
                <w:i/>
                <w:sz w:val="21"/>
                <w:szCs w:val="21"/>
                <w:lang w:val="en-GB"/>
              </w:rPr>
              <w:t>upport of the social media channels &amp; planning of events</w:t>
            </w:r>
          </w:p>
        </w:tc>
        <w:tc>
          <w:tcPr>
            <w:tcW w:w="2126" w:type="dxa"/>
            <w:gridSpan w:val="4"/>
            <w:vAlign w:val="bottom"/>
          </w:tcPr>
          <w:p w14:paraId="77A15631" w14:textId="77777777" w:rsidR="00841ECB" w:rsidRPr="00963CCA" w:rsidRDefault="00841ECB" w:rsidP="00E25C3C">
            <w:pPr>
              <w:pStyle w:val="Bullets"/>
              <w:numPr>
                <w:ilvl w:val="0"/>
                <w:numId w:val="0"/>
              </w:numPr>
              <w:jc w:val="right"/>
              <w:rPr>
                <w:rFonts w:asciiTheme="majorBidi" w:hAnsiTheme="majorBidi" w:cstheme="majorBidi"/>
                <w:i w:val="0"/>
                <w:iCs w:val="0"/>
                <w:smallCaps/>
                <w:sz w:val="21"/>
                <w:szCs w:val="21"/>
                <w:lang w:val="en-US"/>
              </w:rPr>
            </w:pPr>
            <w:r w:rsidRPr="00963CCA">
              <w:rPr>
                <w:rFonts w:asciiTheme="majorBidi" w:hAnsiTheme="majorBidi" w:cstheme="majorBidi"/>
                <w:i w:val="0"/>
                <w:iCs w:val="0"/>
                <w:sz w:val="21"/>
                <w:szCs w:val="21"/>
                <w:lang w:val="en-US"/>
              </w:rPr>
              <w:t>10/2022 – present</w:t>
            </w:r>
          </w:p>
        </w:tc>
      </w:tr>
      <w:tr w:rsidR="00841ECB" w:rsidRPr="001950EA" w14:paraId="70BEF098" w14:textId="77777777" w:rsidTr="005F2B8C">
        <w:trPr>
          <w:trHeight w:val="340"/>
        </w:trPr>
        <w:tc>
          <w:tcPr>
            <w:tcW w:w="8080" w:type="dxa"/>
            <w:gridSpan w:val="11"/>
            <w:vAlign w:val="bottom"/>
          </w:tcPr>
          <w:p w14:paraId="2BD668A9" w14:textId="77777777" w:rsidR="00841ECB" w:rsidRPr="00963CCA" w:rsidRDefault="00841ECB" w:rsidP="00E25C3C">
            <w:pPr>
              <w:rPr>
                <w:rFonts w:asciiTheme="majorBidi" w:hAnsiTheme="majorBidi" w:cstheme="majorBidi"/>
                <w:b/>
                <w:iCs/>
                <w:sz w:val="21"/>
                <w:szCs w:val="21"/>
                <w:lang w:val="en-US"/>
              </w:rPr>
            </w:pPr>
            <w:r w:rsidRPr="00963CCA">
              <w:rPr>
                <w:rFonts w:asciiTheme="majorBidi" w:hAnsiTheme="majorBidi" w:cstheme="majorBidi"/>
                <w:b/>
                <w:iCs/>
                <w:sz w:val="21"/>
                <w:szCs w:val="21"/>
                <w:lang w:val="en-US"/>
              </w:rPr>
              <w:t>Mentoring Program of the University of Konstanz</w:t>
            </w:r>
          </w:p>
        </w:tc>
        <w:tc>
          <w:tcPr>
            <w:tcW w:w="2126" w:type="dxa"/>
            <w:gridSpan w:val="4"/>
            <w:tcBorders>
              <w:left w:val="nil"/>
            </w:tcBorders>
            <w:vAlign w:val="bottom"/>
          </w:tcPr>
          <w:p w14:paraId="5B79F528" w14:textId="77777777" w:rsidR="00841ECB" w:rsidRPr="00963CCA" w:rsidRDefault="00841ECB" w:rsidP="00E25C3C">
            <w:pPr>
              <w:pStyle w:val="Ort"/>
              <w:rPr>
                <w:rFonts w:asciiTheme="majorBidi" w:hAnsiTheme="majorBidi" w:cstheme="majorBidi"/>
                <w:b/>
                <w:bCs/>
                <w:i w:val="0"/>
                <w:iCs/>
                <w:smallCaps w:val="0"/>
                <w:sz w:val="21"/>
                <w:szCs w:val="21"/>
              </w:rPr>
            </w:pPr>
            <w:r w:rsidRPr="00963CCA">
              <w:rPr>
                <w:rFonts w:asciiTheme="majorBidi" w:hAnsiTheme="majorBidi" w:cstheme="majorBidi"/>
                <w:b/>
                <w:bCs/>
                <w:i w:val="0"/>
                <w:iCs/>
                <w:smallCaps w:val="0"/>
                <w:sz w:val="21"/>
                <w:szCs w:val="21"/>
              </w:rPr>
              <w:t>Konstanz</w:t>
            </w:r>
          </w:p>
        </w:tc>
      </w:tr>
      <w:tr w:rsidR="00841ECB" w:rsidRPr="00C31F01" w14:paraId="3F6FD150" w14:textId="77777777" w:rsidTr="00E9501A">
        <w:trPr>
          <w:trHeight w:val="20"/>
        </w:trPr>
        <w:tc>
          <w:tcPr>
            <w:tcW w:w="6854" w:type="dxa"/>
            <w:gridSpan w:val="5"/>
          </w:tcPr>
          <w:p w14:paraId="6820FB17" w14:textId="30638F98" w:rsidR="00841ECB" w:rsidRPr="00963CCA" w:rsidRDefault="00841ECB" w:rsidP="00E25C3C">
            <w:pPr>
              <w:pStyle w:val="Beschreibung"/>
              <w:rPr>
                <w:rFonts w:asciiTheme="majorBidi" w:hAnsiTheme="majorBidi" w:cstheme="majorBidi"/>
                <w:i/>
                <w:iCs/>
                <w:sz w:val="21"/>
                <w:szCs w:val="21"/>
                <w:lang w:val="en-GB"/>
              </w:rPr>
            </w:pPr>
            <w:r w:rsidRPr="00963CCA">
              <w:rPr>
                <w:rFonts w:asciiTheme="majorBidi" w:hAnsiTheme="majorBidi" w:cstheme="majorBidi"/>
                <w:i/>
                <w:iCs/>
                <w:sz w:val="21"/>
                <w:szCs w:val="21"/>
                <w:lang w:val="en-GB"/>
              </w:rPr>
              <w:t>Participant in a one-year One-to-One Mentoring (Dr Annette Kessler)</w:t>
            </w:r>
          </w:p>
        </w:tc>
        <w:tc>
          <w:tcPr>
            <w:tcW w:w="3352" w:type="dxa"/>
            <w:gridSpan w:val="10"/>
          </w:tcPr>
          <w:p w14:paraId="544D9591" w14:textId="76888C7D" w:rsidR="00841ECB" w:rsidRPr="00963CCA" w:rsidRDefault="00841ECB" w:rsidP="00E25C3C">
            <w:pPr>
              <w:pStyle w:val="Bullets"/>
              <w:numPr>
                <w:ilvl w:val="0"/>
                <w:numId w:val="0"/>
              </w:numPr>
              <w:jc w:val="right"/>
              <w:rPr>
                <w:rFonts w:asciiTheme="majorBidi" w:hAnsiTheme="majorBidi" w:cstheme="majorBidi"/>
                <w:i w:val="0"/>
                <w:sz w:val="21"/>
                <w:szCs w:val="21"/>
                <w:lang w:val="en-US"/>
              </w:rPr>
            </w:pPr>
            <w:r w:rsidRPr="00963CCA">
              <w:rPr>
                <w:rFonts w:asciiTheme="majorBidi" w:hAnsiTheme="majorBidi" w:cstheme="majorBidi"/>
                <w:i w:val="0"/>
                <w:iCs w:val="0"/>
                <w:sz w:val="21"/>
                <w:szCs w:val="21"/>
                <w:lang w:val="en-US"/>
              </w:rPr>
              <w:t xml:space="preserve">08/2022 – </w:t>
            </w:r>
            <w:r>
              <w:rPr>
                <w:rFonts w:asciiTheme="majorBidi" w:hAnsiTheme="majorBidi" w:cstheme="majorBidi"/>
                <w:i w:val="0"/>
                <w:iCs w:val="0"/>
                <w:sz w:val="21"/>
                <w:szCs w:val="21"/>
                <w:lang w:val="en-US"/>
              </w:rPr>
              <w:t>present</w:t>
            </w:r>
          </w:p>
        </w:tc>
      </w:tr>
      <w:tr w:rsidR="00841ECB" w:rsidRPr="001647AB" w14:paraId="7101C671" w14:textId="77777777" w:rsidTr="00E9501A">
        <w:trPr>
          <w:trHeight w:val="339"/>
        </w:trPr>
        <w:tc>
          <w:tcPr>
            <w:tcW w:w="5997" w:type="dxa"/>
            <w:gridSpan w:val="4"/>
            <w:vAlign w:val="bottom"/>
          </w:tcPr>
          <w:p w14:paraId="6C8F2267" w14:textId="77777777" w:rsidR="00841ECB" w:rsidRPr="0045589B" w:rsidRDefault="00841ECB" w:rsidP="00E25C3C">
            <w:pPr>
              <w:pStyle w:val="Bullets"/>
              <w:numPr>
                <w:ilvl w:val="0"/>
                <w:numId w:val="0"/>
              </w:numPr>
              <w:rPr>
                <w:rFonts w:asciiTheme="majorBidi" w:hAnsiTheme="majorBidi" w:cstheme="majorBidi"/>
                <w:b/>
                <w:i w:val="0"/>
                <w:iCs w:val="0"/>
                <w:sz w:val="21"/>
                <w:szCs w:val="21"/>
                <w:highlight w:val="yellow"/>
              </w:rPr>
            </w:pPr>
            <w:r w:rsidRPr="0045589B">
              <w:rPr>
                <w:rFonts w:asciiTheme="majorBidi" w:hAnsiTheme="majorBidi" w:cstheme="majorBidi"/>
                <w:b/>
                <w:i w:val="0"/>
                <w:iCs w:val="0"/>
                <w:sz w:val="21"/>
                <w:szCs w:val="21"/>
                <w:highlight w:val="yellow"/>
              </w:rPr>
              <w:t>Political Science Student Council</w:t>
            </w:r>
          </w:p>
        </w:tc>
        <w:tc>
          <w:tcPr>
            <w:tcW w:w="4209" w:type="dxa"/>
            <w:gridSpan w:val="11"/>
            <w:vAlign w:val="bottom"/>
          </w:tcPr>
          <w:p w14:paraId="4A27B96F" w14:textId="77777777" w:rsidR="00841ECB" w:rsidRPr="0045589B" w:rsidRDefault="00841ECB" w:rsidP="00E25C3C">
            <w:pPr>
              <w:pStyle w:val="Bullets"/>
              <w:numPr>
                <w:ilvl w:val="0"/>
                <w:numId w:val="0"/>
              </w:numPr>
              <w:jc w:val="right"/>
              <w:rPr>
                <w:rFonts w:asciiTheme="majorBidi" w:hAnsiTheme="majorBidi" w:cstheme="majorBidi"/>
                <w:b/>
                <w:bCs/>
                <w:i w:val="0"/>
                <w:iCs w:val="0"/>
                <w:sz w:val="21"/>
                <w:szCs w:val="21"/>
                <w:highlight w:val="yellow"/>
              </w:rPr>
            </w:pPr>
            <w:commentRangeStart w:id="40"/>
            <w:commentRangeStart w:id="41"/>
            <w:commentRangeStart w:id="42"/>
            <w:r w:rsidRPr="0045589B">
              <w:rPr>
                <w:rFonts w:asciiTheme="majorBidi" w:hAnsiTheme="majorBidi" w:cstheme="majorBidi"/>
                <w:b/>
                <w:bCs/>
                <w:i w:val="0"/>
                <w:iCs w:val="0"/>
                <w:sz w:val="21"/>
                <w:szCs w:val="21"/>
                <w:highlight w:val="yellow"/>
              </w:rPr>
              <w:t>Konstanz</w:t>
            </w:r>
            <w:commentRangeEnd w:id="40"/>
            <w:r>
              <w:rPr>
                <w:rStyle w:val="Kommentarzeichen"/>
                <w:rFonts w:asciiTheme="minorHAnsi" w:eastAsiaTheme="minorEastAsia" w:hAnsiTheme="minorHAnsi" w:cstheme="minorBidi"/>
                <w:i w:val="0"/>
                <w:iCs w:val="0"/>
                <w:color w:val="auto"/>
                <w:lang w:val="en-GB" w:eastAsia="zh-CN"/>
              </w:rPr>
              <w:commentReference w:id="40"/>
            </w:r>
            <w:commentRangeEnd w:id="41"/>
            <w:r w:rsidR="00941929">
              <w:rPr>
                <w:rStyle w:val="Kommentarzeichen"/>
                <w:rFonts w:asciiTheme="minorHAnsi" w:eastAsiaTheme="minorEastAsia" w:hAnsiTheme="minorHAnsi" w:cstheme="minorBidi"/>
                <w:i w:val="0"/>
                <w:iCs w:val="0"/>
                <w:color w:val="auto"/>
                <w:lang w:val="en-GB" w:eastAsia="zh-CN"/>
              </w:rPr>
              <w:commentReference w:id="41"/>
            </w:r>
            <w:commentRangeEnd w:id="42"/>
            <w:r w:rsidR="00E423F5">
              <w:rPr>
                <w:rStyle w:val="Kommentarzeichen"/>
                <w:rFonts w:asciiTheme="minorHAnsi" w:eastAsiaTheme="minorEastAsia" w:hAnsiTheme="minorHAnsi" w:cstheme="minorBidi"/>
                <w:i w:val="0"/>
                <w:iCs w:val="0"/>
                <w:color w:val="auto"/>
                <w:lang w:val="en-GB" w:eastAsia="zh-CN"/>
              </w:rPr>
              <w:commentReference w:id="42"/>
            </w:r>
          </w:p>
        </w:tc>
      </w:tr>
      <w:tr w:rsidR="00841ECB" w:rsidRPr="00C31F01" w14:paraId="03EB3AD4" w14:textId="77777777" w:rsidTr="005F2B8C">
        <w:trPr>
          <w:trHeight w:val="20"/>
        </w:trPr>
        <w:tc>
          <w:tcPr>
            <w:tcW w:w="8080" w:type="dxa"/>
            <w:gridSpan w:val="11"/>
          </w:tcPr>
          <w:p w14:paraId="6C26C533" w14:textId="6F82822E" w:rsidR="00841ECB" w:rsidRPr="0045589B" w:rsidRDefault="00841ECB" w:rsidP="00E25C3C">
            <w:pPr>
              <w:pStyle w:val="Bullets"/>
              <w:numPr>
                <w:ilvl w:val="0"/>
                <w:numId w:val="0"/>
              </w:numPr>
              <w:rPr>
                <w:rFonts w:asciiTheme="majorBidi" w:hAnsiTheme="majorBidi" w:cstheme="majorBidi"/>
                <w:b/>
                <w:i w:val="0"/>
                <w:iCs w:val="0"/>
                <w:sz w:val="21"/>
                <w:szCs w:val="21"/>
                <w:highlight w:val="yellow"/>
                <w:lang w:val="en-GB"/>
              </w:rPr>
            </w:pPr>
            <w:r w:rsidRPr="0045589B">
              <w:rPr>
                <w:rFonts w:asciiTheme="majorBidi" w:hAnsiTheme="majorBidi" w:cstheme="majorBidi"/>
                <w:sz w:val="21"/>
                <w:szCs w:val="21"/>
                <w:highlight w:val="yellow"/>
                <w:lang w:val="en-GB"/>
              </w:rPr>
              <w:t xml:space="preserve">Participant in student council committees &amp; </w:t>
            </w:r>
            <w:r w:rsidRPr="0045589B">
              <w:rPr>
                <w:rFonts w:asciiTheme="majorBidi" w:hAnsiTheme="majorBidi" w:cstheme="majorBidi"/>
                <w:bCs/>
                <w:sz w:val="21"/>
                <w:szCs w:val="21"/>
                <w:highlight w:val="yellow"/>
                <w:lang w:val="en-GB"/>
              </w:rPr>
              <w:t>organised the study kick-off event</w:t>
            </w:r>
          </w:p>
        </w:tc>
        <w:tc>
          <w:tcPr>
            <w:tcW w:w="2126" w:type="dxa"/>
            <w:gridSpan w:val="4"/>
          </w:tcPr>
          <w:p w14:paraId="266821F3" w14:textId="03BE0663" w:rsidR="00841ECB" w:rsidRPr="0045589B" w:rsidRDefault="00841ECB" w:rsidP="00E25C3C">
            <w:pPr>
              <w:pStyle w:val="Bullets"/>
              <w:numPr>
                <w:ilvl w:val="0"/>
                <w:numId w:val="0"/>
              </w:numPr>
              <w:jc w:val="right"/>
              <w:rPr>
                <w:rFonts w:asciiTheme="majorBidi" w:hAnsiTheme="majorBidi" w:cstheme="majorBidi"/>
                <w:i w:val="0"/>
                <w:iCs w:val="0"/>
                <w:sz w:val="21"/>
                <w:szCs w:val="21"/>
                <w:highlight w:val="yellow"/>
                <w:lang w:val="en-US"/>
              </w:rPr>
            </w:pPr>
            <w:r w:rsidRPr="0045589B">
              <w:rPr>
                <w:rFonts w:asciiTheme="majorBidi" w:hAnsiTheme="majorBidi" w:cstheme="majorBidi"/>
                <w:i w:val="0"/>
                <w:iCs w:val="0"/>
                <w:sz w:val="21"/>
                <w:szCs w:val="21"/>
                <w:highlight w:val="yellow"/>
                <w:lang w:val="en-US"/>
              </w:rPr>
              <w:t>01/2022 – 12/2022</w:t>
            </w:r>
          </w:p>
        </w:tc>
      </w:tr>
      <w:tr w:rsidR="00841ECB" w:rsidRPr="001647AB" w14:paraId="4F15BB87" w14:textId="77777777" w:rsidTr="00E9501A">
        <w:trPr>
          <w:trHeight w:val="340"/>
        </w:trPr>
        <w:tc>
          <w:tcPr>
            <w:tcW w:w="5997" w:type="dxa"/>
            <w:gridSpan w:val="4"/>
            <w:vAlign w:val="bottom"/>
          </w:tcPr>
          <w:p w14:paraId="3354A03B" w14:textId="77777777" w:rsidR="00841ECB" w:rsidRPr="00963CCA" w:rsidRDefault="00841ECB" w:rsidP="00E25C3C">
            <w:pPr>
              <w:pStyle w:val="Bullets"/>
              <w:numPr>
                <w:ilvl w:val="0"/>
                <w:numId w:val="0"/>
              </w:numPr>
              <w:rPr>
                <w:rFonts w:asciiTheme="majorBidi" w:hAnsiTheme="majorBidi" w:cstheme="majorBidi"/>
                <w:sz w:val="21"/>
                <w:szCs w:val="21"/>
                <w:lang w:val="en-GB"/>
              </w:rPr>
            </w:pPr>
            <w:r w:rsidRPr="00963CCA">
              <w:rPr>
                <w:rFonts w:asciiTheme="majorBidi" w:hAnsiTheme="majorBidi" w:cstheme="majorBidi"/>
                <w:b/>
                <w:i w:val="0"/>
                <w:iCs w:val="0"/>
                <w:sz w:val="21"/>
                <w:szCs w:val="21"/>
                <w:lang w:val="en-GB"/>
              </w:rPr>
              <w:t>Protestant Church</w:t>
            </w:r>
          </w:p>
        </w:tc>
        <w:tc>
          <w:tcPr>
            <w:tcW w:w="4209" w:type="dxa"/>
            <w:gridSpan w:val="11"/>
            <w:vAlign w:val="bottom"/>
          </w:tcPr>
          <w:p w14:paraId="5093BF10" w14:textId="77777777" w:rsidR="00841ECB" w:rsidRPr="00963CCA" w:rsidRDefault="00841ECB" w:rsidP="00E25C3C">
            <w:pPr>
              <w:pStyle w:val="Bullets"/>
              <w:numPr>
                <w:ilvl w:val="0"/>
                <w:numId w:val="0"/>
              </w:numPr>
              <w:jc w:val="right"/>
              <w:rPr>
                <w:rFonts w:asciiTheme="majorBidi" w:hAnsiTheme="majorBidi" w:cstheme="majorBidi"/>
                <w:b/>
                <w:bCs/>
                <w:i w:val="0"/>
                <w:iCs w:val="0"/>
                <w:sz w:val="21"/>
                <w:szCs w:val="21"/>
              </w:rPr>
            </w:pPr>
            <w:proofErr w:type="spellStart"/>
            <w:r w:rsidRPr="00963CCA">
              <w:rPr>
                <w:rFonts w:asciiTheme="majorBidi" w:hAnsiTheme="majorBidi" w:cstheme="majorBidi"/>
                <w:b/>
                <w:bCs/>
                <w:i w:val="0"/>
                <w:iCs w:val="0"/>
                <w:sz w:val="21"/>
                <w:szCs w:val="21"/>
              </w:rPr>
              <w:t>Neuhaeusel</w:t>
            </w:r>
            <w:proofErr w:type="spellEnd"/>
          </w:p>
        </w:tc>
      </w:tr>
      <w:tr w:rsidR="00841ECB" w:rsidRPr="00F44F5F" w14:paraId="7348E42D" w14:textId="77777777" w:rsidTr="00E9501A">
        <w:trPr>
          <w:trHeight w:val="20"/>
        </w:trPr>
        <w:tc>
          <w:tcPr>
            <w:tcW w:w="7424" w:type="dxa"/>
            <w:gridSpan w:val="7"/>
          </w:tcPr>
          <w:p w14:paraId="0FC80768" w14:textId="7CC918C4" w:rsidR="00841ECB" w:rsidRPr="00963CCA" w:rsidRDefault="00841ECB" w:rsidP="00E25C3C">
            <w:pPr>
              <w:pStyle w:val="Bullets"/>
              <w:numPr>
                <w:ilvl w:val="0"/>
                <w:numId w:val="0"/>
              </w:numPr>
              <w:rPr>
                <w:rFonts w:asciiTheme="majorBidi" w:hAnsiTheme="majorBidi" w:cstheme="majorBidi"/>
                <w:sz w:val="21"/>
                <w:szCs w:val="21"/>
                <w:lang w:val="en-GB"/>
              </w:rPr>
            </w:pPr>
            <w:proofErr w:type="spellStart"/>
            <w:r w:rsidRPr="00963CCA">
              <w:rPr>
                <w:rFonts w:asciiTheme="majorBidi" w:hAnsiTheme="majorBidi" w:cstheme="majorBidi"/>
                <w:sz w:val="21"/>
                <w:szCs w:val="21"/>
                <w:lang w:val="en-US"/>
              </w:rPr>
              <w:t>Organi</w:t>
            </w:r>
            <w:r>
              <w:rPr>
                <w:rFonts w:asciiTheme="majorBidi" w:hAnsiTheme="majorBidi" w:cstheme="majorBidi"/>
                <w:sz w:val="21"/>
                <w:szCs w:val="21"/>
                <w:lang w:val="en-US"/>
              </w:rPr>
              <w:t>s</w:t>
            </w:r>
            <w:r w:rsidRPr="00963CCA">
              <w:rPr>
                <w:rFonts w:asciiTheme="majorBidi" w:hAnsiTheme="majorBidi" w:cstheme="majorBidi"/>
                <w:sz w:val="21"/>
                <w:szCs w:val="21"/>
                <w:lang w:val="en-US"/>
              </w:rPr>
              <w:t>er</w:t>
            </w:r>
            <w:proofErr w:type="spellEnd"/>
            <w:r w:rsidRPr="00963CCA">
              <w:rPr>
                <w:rFonts w:asciiTheme="majorBidi" w:hAnsiTheme="majorBidi" w:cstheme="majorBidi"/>
                <w:sz w:val="21"/>
                <w:szCs w:val="21"/>
                <w:lang w:val="en-US"/>
              </w:rPr>
              <w:t xml:space="preserve"> </w:t>
            </w:r>
            <w:r w:rsidRPr="00963CCA">
              <w:rPr>
                <w:rFonts w:asciiTheme="majorBidi" w:hAnsiTheme="majorBidi" w:cstheme="majorBidi"/>
                <w:sz w:val="21"/>
                <w:szCs w:val="21"/>
                <w:lang w:val="en-GB"/>
              </w:rPr>
              <w:t>of activities for children and youth</w:t>
            </w:r>
          </w:p>
        </w:tc>
        <w:tc>
          <w:tcPr>
            <w:tcW w:w="2782" w:type="dxa"/>
            <w:gridSpan w:val="8"/>
          </w:tcPr>
          <w:p w14:paraId="07D0E0B3" w14:textId="77777777" w:rsidR="00841ECB" w:rsidRPr="00963CCA" w:rsidRDefault="00841ECB" w:rsidP="00E25C3C">
            <w:pPr>
              <w:pStyle w:val="Bullets"/>
              <w:numPr>
                <w:ilvl w:val="0"/>
                <w:numId w:val="0"/>
              </w:numPr>
              <w:jc w:val="right"/>
              <w:rPr>
                <w:rFonts w:asciiTheme="majorBidi" w:hAnsiTheme="majorBidi" w:cstheme="majorBidi"/>
                <w:i w:val="0"/>
                <w:iCs w:val="0"/>
                <w:sz w:val="21"/>
                <w:szCs w:val="21"/>
                <w:lang w:val="en-US"/>
              </w:rPr>
            </w:pPr>
            <w:r w:rsidRPr="00963CCA">
              <w:rPr>
                <w:rFonts w:asciiTheme="majorBidi" w:hAnsiTheme="majorBidi" w:cstheme="majorBidi"/>
                <w:i w:val="0"/>
                <w:iCs w:val="0"/>
                <w:sz w:val="21"/>
                <w:szCs w:val="21"/>
                <w:lang w:val="en-US"/>
              </w:rPr>
              <w:t>01/2013 – 08/2018</w:t>
            </w:r>
          </w:p>
        </w:tc>
      </w:tr>
      <w:tr w:rsidR="00841ECB" w:rsidRPr="00BD514C" w14:paraId="50F6F29F" w14:textId="77777777" w:rsidTr="00E9501A">
        <w:trPr>
          <w:trHeight w:val="20"/>
        </w:trPr>
        <w:tc>
          <w:tcPr>
            <w:tcW w:w="10206" w:type="dxa"/>
            <w:gridSpan w:val="15"/>
          </w:tcPr>
          <w:p w14:paraId="4E66988B" w14:textId="77777777" w:rsidR="00841ECB" w:rsidRPr="00963CCA" w:rsidRDefault="00841ECB" w:rsidP="00E25C3C">
            <w:pPr>
              <w:pStyle w:val="Beschreibung"/>
              <w:numPr>
                <w:ilvl w:val="0"/>
                <w:numId w:val="3"/>
              </w:numPr>
              <w:rPr>
                <w:rFonts w:asciiTheme="majorBidi" w:hAnsiTheme="majorBidi" w:cstheme="majorBidi"/>
                <w:iCs/>
                <w:sz w:val="21"/>
                <w:szCs w:val="21"/>
                <w:lang w:val="en-GB"/>
              </w:rPr>
            </w:pPr>
            <w:r w:rsidRPr="00963CCA">
              <w:rPr>
                <w:rFonts w:asciiTheme="majorBidi" w:hAnsiTheme="majorBidi" w:cstheme="majorBidi"/>
                <w:iCs/>
                <w:sz w:val="21"/>
                <w:szCs w:val="21"/>
                <w:lang w:val="en-GB"/>
              </w:rPr>
              <w:t>Acquired the position of Junior Leader by completing the JULEICA training course</w:t>
            </w:r>
          </w:p>
        </w:tc>
      </w:tr>
      <w:tr w:rsidR="00841ECB" w:rsidRPr="001647AB" w14:paraId="5D02BA77" w14:textId="77777777" w:rsidTr="0025354E">
        <w:trPr>
          <w:trHeight w:val="397"/>
        </w:trPr>
        <w:tc>
          <w:tcPr>
            <w:tcW w:w="10206" w:type="dxa"/>
            <w:gridSpan w:val="15"/>
            <w:tcBorders>
              <w:bottom w:val="single" w:sz="4" w:space="0" w:color="auto"/>
            </w:tcBorders>
            <w:vAlign w:val="bottom"/>
          </w:tcPr>
          <w:p w14:paraId="2CC6ADB5" w14:textId="2E961A15" w:rsidR="00841ECB" w:rsidRPr="00EE193E" w:rsidRDefault="00841ECB" w:rsidP="00E25C3C">
            <w:pPr>
              <w:pStyle w:val="BERSCHRIFT"/>
              <w:jc w:val="center"/>
              <w:rPr>
                <w:rFonts w:asciiTheme="majorBidi" w:hAnsiTheme="majorBidi" w:cstheme="majorBidi"/>
              </w:rPr>
            </w:pPr>
            <w:r w:rsidRPr="00EC3CCA">
              <w:rPr>
                <w:rFonts w:asciiTheme="majorBidi" w:hAnsiTheme="majorBidi" w:cstheme="majorBidi"/>
                <w:bCs/>
                <w:sz w:val="28"/>
                <w:szCs w:val="28"/>
                <w:lang w:val="en-US"/>
              </w:rPr>
              <w:t>O</w:t>
            </w:r>
            <w:r>
              <w:rPr>
                <w:rFonts w:asciiTheme="majorBidi" w:hAnsiTheme="majorBidi" w:cstheme="majorBidi"/>
                <w:bCs/>
                <w:sz w:val="28"/>
                <w:szCs w:val="28"/>
                <w:lang w:val="en-US"/>
              </w:rPr>
              <w:t>ther</w:t>
            </w:r>
            <w:r w:rsidRPr="00EC3CCA">
              <w:rPr>
                <w:rFonts w:asciiTheme="majorBidi" w:hAnsiTheme="majorBidi" w:cstheme="majorBidi"/>
                <w:bCs/>
                <w:sz w:val="28"/>
                <w:szCs w:val="28"/>
                <w:lang w:val="en-US"/>
              </w:rPr>
              <w:t xml:space="preserve"> Skills &amp; Interests</w:t>
            </w:r>
          </w:p>
        </w:tc>
      </w:tr>
      <w:tr w:rsidR="00841ECB" w:rsidRPr="00C31F01" w14:paraId="690D3747" w14:textId="77777777" w:rsidTr="0025354E">
        <w:trPr>
          <w:trHeight w:val="340"/>
        </w:trPr>
        <w:tc>
          <w:tcPr>
            <w:tcW w:w="1428" w:type="dxa"/>
            <w:tcBorders>
              <w:top w:val="single" w:sz="4" w:space="0" w:color="auto"/>
            </w:tcBorders>
            <w:vAlign w:val="bottom"/>
          </w:tcPr>
          <w:p w14:paraId="4CB84C88" w14:textId="77777777" w:rsidR="00841ECB" w:rsidRPr="00963CCA" w:rsidRDefault="00841ECB" w:rsidP="00E25C3C">
            <w:pPr>
              <w:rPr>
                <w:rFonts w:asciiTheme="majorBidi" w:hAnsiTheme="majorBidi" w:cstheme="majorBidi"/>
                <w:sz w:val="21"/>
                <w:szCs w:val="21"/>
              </w:rPr>
            </w:pPr>
            <w:proofErr w:type="spellStart"/>
            <w:r w:rsidRPr="00963CCA">
              <w:rPr>
                <w:rFonts w:asciiTheme="majorBidi" w:hAnsiTheme="majorBidi" w:cstheme="majorBidi"/>
                <w:sz w:val="21"/>
                <w:szCs w:val="21"/>
              </w:rPr>
              <w:t>Languages</w:t>
            </w:r>
            <w:proofErr w:type="spellEnd"/>
            <w:r w:rsidRPr="00963CCA">
              <w:rPr>
                <w:rFonts w:asciiTheme="majorBidi" w:hAnsiTheme="majorBidi" w:cstheme="majorBidi"/>
                <w:sz w:val="21"/>
                <w:szCs w:val="21"/>
              </w:rPr>
              <w:t>:</w:t>
            </w:r>
          </w:p>
        </w:tc>
        <w:tc>
          <w:tcPr>
            <w:tcW w:w="8778" w:type="dxa"/>
            <w:gridSpan w:val="14"/>
            <w:tcBorders>
              <w:top w:val="single" w:sz="4" w:space="0" w:color="auto"/>
            </w:tcBorders>
            <w:vAlign w:val="bottom"/>
          </w:tcPr>
          <w:p w14:paraId="555CED6C" w14:textId="6E1353BE" w:rsidR="00841ECB" w:rsidRPr="00963CCA" w:rsidRDefault="00841ECB" w:rsidP="00E25C3C">
            <w:pPr>
              <w:rPr>
                <w:rFonts w:asciiTheme="majorBidi" w:hAnsiTheme="majorBidi" w:cstheme="majorBidi"/>
                <w:sz w:val="21"/>
                <w:szCs w:val="21"/>
                <w:lang w:val="en-GB"/>
              </w:rPr>
            </w:pPr>
            <w:r w:rsidRPr="00963CCA">
              <w:rPr>
                <w:rFonts w:asciiTheme="majorBidi" w:hAnsiTheme="majorBidi" w:cstheme="majorBidi"/>
                <w:color w:val="000000"/>
                <w:sz w:val="21"/>
                <w:szCs w:val="21"/>
                <w:lang w:val="en-GB"/>
              </w:rPr>
              <w:t>German (native), English (business fluent), French (basic)</w:t>
            </w:r>
          </w:p>
        </w:tc>
      </w:tr>
      <w:tr w:rsidR="00841ECB" w:rsidRPr="001647AB" w14:paraId="4513675B" w14:textId="77777777" w:rsidTr="00E9501A">
        <w:trPr>
          <w:trHeight w:val="340"/>
        </w:trPr>
        <w:tc>
          <w:tcPr>
            <w:tcW w:w="1428" w:type="dxa"/>
            <w:vAlign w:val="bottom"/>
          </w:tcPr>
          <w:p w14:paraId="3B0E7FFA" w14:textId="6BAF1626" w:rsidR="00841ECB" w:rsidRPr="00963CCA" w:rsidRDefault="00841ECB" w:rsidP="00E25C3C">
            <w:pPr>
              <w:rPr>
                <w:rFonts w:asciiTheme="majorBidi" w:hAnsiTheme="majorBidi" w:cstheme="majorBidi"/>
                <w:sz w:val="21"/>
                <w:szCs w:val="21"/>
              </w:rPr>
            </w:pPr>
            <w:proofErr w:type="gramStart"/>
            <w:r w:rsidRPr="00963CCA">
              <w:rPr>
                <w:rFonts w:asciiTheme="majorBidi" w:hAnsiTheme="majorBidi" w:cstheme="majorBidi"/>
                <w:sz w:val="21"/>
                <w:szCs w:val="21"/>
              </w:rPr>
              <w:t>IT</w:t>
            </w:r>
            <w:r w:rsidR="00941929">
              <w:rPr>
                <w:rFonts w:asciiTheme="majorBidi" w:hAnsiTheme="majorBidi" w:cstheme="majorBidi"/>
                <w:sz w:val="21"/>
                <w:szCs w:val="21"/>
              </w:rPr>
              <w:t xml:space="preserve"> </w:t>
            </w:r>
            <w:r w:rsidRPr="00963CCA">
              <w:rPr>
                <w:rFonts w:asciiTheme="majorBidi" w:hAnsiTheme="majorBidi" w:cstheme="majorBidi"/>
                <w:sz w:val="21"/>
                <w:szCs w:val="21"/>
              </w:rPr>
              <w:t>Skills</w:t>
            </w:r>
            <w:proofErr w:type="gramEnd"/>
            <w:r w:rsidRPr="00963CCA">
              <w:rPr>
                <w:rFonts w:asciiTheme="majorBidi" w:hAnsiTheme="majorBidi" w:cstheme="majorBidi"/>
                <w:sz w:val="21"/>
                <w:szCs w:val="21"/>
              </w:rPr>
              <w:t>:</w:t>
            </w:r>
          </w:p>
        </w:tc>
        <w:tc>
          <w:tcPr>
            <w:tcW w:w="8778" w:type="dxa"/>
            <w:gridSpan w:val="14"/>
            <w:vAlign w:val="bottom"/>
          </w:tcPr>
          <w:p w14:paraId="365063DA" w14:textId="6A5FDAD8" w:rsidR="00841ECB" w:rsidRPr="00963CCA" w:rsidRDefault="00841ECB" w:rsidP="00E25C3C">
            <w:pPr>
              <w:rPr>
                <w:rFonts w:asciiTheme="majorBidi" w:hAnsiTheme="majorBidi" w:cstheme="majorBidi"/>
                <w:color w:val="000000"/>
                <w:sz w:val="21"/>
                <w:szCs w:val="21"/>
                <w:lang w:val="en-US"/>
              </w:rPr>
            </w:pPr>
            <w:commentRangeStart w:id="43"/>
            <w:r w:rsidRPr="00963CCA">
              <w:rPr>
                <w:rFonts w:asciiTheme="majorBidi" w:hAnsiTheme="majorBidi" w:cstheme="majorBidi"/>
                <w:color w:val="000000"/>
                <w:sz w:val="21"/>
                <w:szCs w:val="21"/>
                <w:lang w:val="en-US"/>
              </w:rPr>
              <w:t xml:space="preserve">Microsoft Office (Word, Excel, PowerPoint), </w:t>
            </w:r>
            <w:commentRangeEnd w:id="43"/>
            <w:r w:rsidR="00C46EFA">
              <w:rPr>
                <w:rStyle w:val="Kommentarzeichen"/>
                <w:rFonts w:eastAsiaTheme="minorEastAsia"/>
                <w:lang w:val="en-GB" w:eastAsia="zh-CN"/>
              </w:rPr>
              <w:commentReference w:id="43"/>
            </w:r>
            <w:r w:rsidRPr="00963CCA">
              <w:rPr>
                <w:rFonts w:asciiTheme="majorBidi" w:hAnsiTheme="majorBidi" w:cstheme="majorBidi"/>
                <w:color w:val="000000"/>
                <w:sz w:val="21"/>
                <w:szCs w:val="21"/>
                <w:lang w:val="en-US"/>
              </w:rPr>
              <w:t>R</w:t>
            </w:r>
            <w:r w:rsidR="006974F4">
              <w:rPr>
                <w:rFonts w:asciiTheme="majorBidi" w:hAnsiTheme="majorBidi" w:cstheme="majorBidi"/>
                <w:color w:val="000000"/>
                <w:sz w:val="21"/>
                <w:szCs w:val="21"/>
                <w:lang w:val="en-US"/>
              </w:rPr>
              <w:t xml:space="preserve"> (basic)</w:t>
            </w:r>
          </w:p>
        </w:tc>
      </w:tr>
      <w:tr w:rsidR="00841ECB" w:rsidRPr="00C31F01" w14:paraId="019A37D1" w14:textId="77777777" w:rsidTr="00E9501A">
        <w:trPr>
          <w:trHeight w:val="340"/>
        </w:trPr>
        <w:tc>
          <w:tcPr>
            <w:tcW w:w="1428" w:type="dxa"/>
            <w:vAlign w:val="bottom"/>
          </w:tcPr>
          <w:p w14:paraId="1470DAA3" w14:textId="77777777" w:rsidR="00841ECB" w:rsidRPr="00963CCA" w:rsidRDefault="00841ECB" w:rsidP="00E25C3C">
            <w:pPr>
              <w:rPr>
                <w:rFonts w:asciiTheme="majorBidi" w:hAnsiTheme="majorBidi" w:cstheme="majorBidi"/>
                <w:sz w:val="21"/>
                <w:szCs w:val="21"/>
              </w:rPr>
            </w:pPr>
            <w:proofErr w:type="spellStart"/>
            <w:r w:rsidRPr="00963CCA">
              <w:rPr>
                <w:rFonts w:asciiTheme="majorBidi" w:hAnsiTheme="majorBidi" w:cstheme="majorBidi"/>
                <w:sz w:val="21"/>
                <w:szCs w:val="21"/>
              </w:rPr>
              <w:t>Interests</w:t>
            </w:r>
            <w:proofErr w:type="spellEnd"/>
            <w:r w:rsidRPr="00963CCA">
              <w:rPr>
                <w:rFonts w:asciiTheme="majorBidi" w:hAnsiTheme="majorBidi" w:cstheme="majorBidi"/>
                <w:sz w:val="21"/>
                <w:szCs w:val="21"/>
              </w:rPr>
              <w:t>:</w:t>
            </w:r>
          </w:p>
        </w:tc>
        <w:tc>
          <w:tcPr>
            <w:tcW w:w="8778" w:type="dxa"/>
            <w:gridSpan w:val="14"/>
            <w:vAlign w:val="bottom"/>
          </w:tcPr>
          <w:p w14:paraId="48806B1E" w14:textId="77777777" w:rsidR="00841ECB" w:rsidRPr="00963CCA" w:rsidRDefault="00841ECB" w:rsidP="00E25C3C">
            <w:pPr>
              <w:rPr>
                <w:rFonts w:asciiTheme="majorBidi" w:hAnsiTheme="majorBidi" w:cstheme="majorBidi"/>
                <w:color w:val="000000"/>
                <w:sz w:val="21"/>
                <w:szCs w:val="21"/>
                <w:lang w:val="en-GB"/>
              </w:rPr>
            </w:pPr>
            <w:r w:rsidRPr="00963CCA">
              <w:rPr>
                <w:rFonts w:asciiTheme="majorBidi" w:hAnsiTheme="majorBidi" w:cstheme="majorBidi"/>
                <w:color w:val="000000"/>
                <w:sz w:val="21"/>
                <w:szCs w:val="21"/>
                <w:lang w:val="en-GB"/>
              </w:rPr>
              <w:t>Tennis (participating in competitions), Sailing, Rowing, Playing the Piano</w:t>
            </w:r>
          </w:p>
        </w:tc>
      </w:tr>
    </w:tbl>
    <w:p w14:paraId="543D428E" w14:textId="77777777" w:rsidR="00B34F4C" w:rsidRDefault="00B34F4C"/>
    <w:sectPr w:rsidR="00B34F4C" w:rsidSect="0025354E">
      <w:pgSz w:w="11906" w:h="16838"/>
      <w:pgMar w:top="737" w:right="1440" w:bottom="244"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ophie Klocke" w:date="2023-05-11T17:57:00Z" w:initials="SK">
    <w:p w14:paraId="5E457DBC" w14:textId="77777777" w:rsidR="00941929" w:rsidRDefault="00941929" w:rsidP="00AF3FC0">
      <w:r>
        <w:rPr>
          <w:rStyle w:val="Kommentarzeichen"/>
        </w:rPr>
        <w:annotationRef/>
      </w:r>
      <w:r>
        <w:rPr>
          <w:color w:val="000000"/>
          <w:sz w:val="20"/>
          <w:szCs w:val="20"/>
        </w:rPr>
        <w:t>Hey Isabella, ist das abgesprochen, dass dein CV zwei Seiten lang sein darf? Normalerweise sollte der bis zum Master eine Seite haben. Falls nicht, frag bitte noch einmal in dem Bewerbungsunterlagen-Fragen Kanal nach und gehe gerne zu David in den Call, um zu besprechen, welche Punkte gelöscht werden können.</w:t>
      </w:r>
    </w:p>
  </w:comment>
  <w:comment w:id="40" w:author="Isabella" w:date="2023-05-10T20:00:00Z" w:initials="I">
    <w:p w14:paraId="45936C8C" w14:textId="1C4077A4" w:rsidR="00841ECB" w:rsidRDefault="00841ECB">
      <w:pPr>
        <w:pStyle w:val="Kommentartext"/>
      </w:pPr>
      <w:r>
        <w:rPr>
          <w:rStyle w:val="Kommentarzeichen"/>
        </w:rPr>
        <w:annotationRef/>
      </w:r>
      <w:r>
        <w:t>LÖSCHEN?</w:t>
      </w:r>
    </w:p>
  </w:comment>
  <w:comment w:id="41" w:author="Sophie Klocke" w:date="2023-05-11T17:58:00Z" w:initials="SK">
    <w:p w14:paraId="0BC52363" w14:textId="77777777" w:rsidR="00941929" w:rsidRDefault="00941929" w:rsidP="00A86E09">
      <w:r>
        <w:rPr>
          <w:rStyle w:val="Kommentarzeichen"/>
        </w:rPr>
        <w:annotationRef/>
      </w:r>
      <w:r>
        <w:rPr>
          <w:color w:val="000000"/>
          <w:sz w:val="20"/>
          <w:szCs w:val="20"/>
        </w:rPr>
        <w:t>s.o.</w:t>
      </w:r>
    </w:p>
  </w:comment>
  <w:comment w:id="42" w:author="David Döbele" w:date="2023-05-12T17:30:00Z" w:initials="DD">
    <w:p w14:paraId="2B8A5603" w14:textId="77777777" w:rsidR="00E423F5" w:rsidRDefault="00E423F5" w:rsidP="006717E2">
      <w:r>
        <w:rPr>
          <w:rStyle w:val="Kommentarzeichen"/>
        </w:rPr>
        <w:annotationRef/>
      </w:r>
      <w:r>
        <w:rPr>
          <w:sz w:val="20"/>
          <w:szCs w:val="20"/>
        </w:rPr>
        <w:t>Nein, lass drin</w:t>
      </w:r>
    </w:p>
  </w:comment>
  <w:comment w:id="43" w:author="Sophie Klocke" w:date="2023-05-11T17:52:00Z" w:initials="SK">
    <w:p w14:paraId="4AE4FCC2" w14:textId="79D3C48D" w:rsidR="00C46EFA" w:rsidRDefault="00C46EFA" w:rsidP="00556AF7">
      <w:r>
        <w:rPr>
          <w:rStyle w:val="Kommentarzeichen"/>
        </w:rPr>
        <w:annotationRef/>
      </w:r>
      <w:r>
        <w:rPr>
          <w:color w:val="000000"/>
          <w:sz w:val="20"/>
          <w:szCs w:val="20"/>
        </w:rPr>
        <w:t>Bitte auch hier den Kenntnisstand angeben.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457DBC" w15:done="0"/>
  <w15:commentEx w15:paraId="45936C8C" w15:done="0"/>
  <w15:commentEx w15:paraId="0BC52363" w15:paraIdParent="45936C8C" w15:done="0"/>
  <w15:commentEx w15:paraId="2B8A5603" w15:paraIdParent="45936C8C" w15:done="0"/>
  <w15:commentEx w15:paraId="4AE4FC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07AB11" w16cex:dateUtc="2023-05-11T15:57:00Z"/>
  <w16cex:commentExtensible w16cex:durableId="2807AB39" w16cex:dateUtc="2023-05-11T15:58:00Z"/>
  <w16cex:commentExtensible w16cex:durableId="2808F635" w16cex:dateUtc="2023-05-12T15:30:00Z"/>
  <w16cex:commentExtensible w16cex:durableId="2807A9F1" w16cex:dateUtc="2023-05-11T15: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457DBC" w16cid:durableId="2807AB11"/>
  <w16cid:commentId w16cid:paraId="45936C8C" w16cid:durableId="28079AF2"/>
  <w16cid:commentId w16cid:paraId="0BC52363" w16cid:durableId="2807AB39"/>
  <w16cid:commentId w16cid:paraId="2B8A5603" w16cid:durableId="2808F635"/>
  <w16cid:commentId w16cid:paraId="4AE4FCC2" w16cid:durableId="2807A9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0BAE0" w14:textId="77777777" w:rsidR="00027CD6" w:rsidRDefault="00027CD6" w:rsidP="00EF4D38">
      <w:pPr>
        <w:spacing w:after="0" w:line="240" w:lineRule="auto"/>
      </w:pPr>
      <w:r>
        <w:separator/>
      </w:r>
    </w:p>
  </w:endnote>
  <w:endnote w:type="continuationSeparator" w:id="0">
    <w:p w14:paraId="7ED135BF" w14:textId="77777777" w:rsidR="00027CD6" w:rsidRDefault="00027CD6" w:rsidP="00EF4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3BE55" w14:textId="77777777" w:rsidR="00027CD6" w:rsidRDefault="00027CD6" w:rsidP="00EF4D38">
      <w:pPr>
        <w:spacing w:after="0" w:line="240" w:lineRule="auto"/>
      </w:pPr>
      <w:r>
        <w:separator/>
      </w:r>
    </w:p>
  </w:footnote>
  <w:footnote w:type="continuationSeparator" w:id="0">
    <w:p w14:paraId="1AB10FAC" w14:textId="77777777" w:rsidR="00027CD6" w:rsidRDefault="00027CD6" w:rsidP="00EF4D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309D3"/>
    <w:multiLevelType w:val="hybridMultilevel"/>
    <w:tmpl w:val="1A1A9678"/>
    <w:lvl w:ilvl="0" w:tplc="F7AE6D4A">
      <w:numFmt w:val="bullet"/>
      <w:lvlText w:val="-"/>
      <w:lvlJc w:val="left"/>
      <w:pPr>
        <w:ind w:left="411" w:hanging="360"/>
      </w:pPr>
      <w:rPr>
        <w:rFonts w:ascii="Times New Roman" w:eastAsiaTheme="minorHAnsi" w:hAnsi="Times New Roman" w:cs="Times New Roman" w:hint="default"/>
        <w:i w:val="0"/>
      </w:rPr>
    </w:lvl>
    <w:lvl w:ilvl="1" w:tplc="04070003" w:tentative="1">
      <w:start w:val="1"/>
      <w:numFmt w:val="bullet"/>
      <w:lvlText w:val="o"/>
      <w:lvlJc w:val="left"/>
      <w:pPr>
        <w:ind w:left="1131" w:hanging="360"/>
      </w:pPr>
      <w:rPr>
        <w:rFonts w:ascii="Courier New" w:hAnsi="Courier New" w:cs="Courier New" w:hint="default"/>
      </w:rPr>
    </w:lvl>
    <w:lvl w:ilvl="2" w:tplc="04070005" w:tentative="1">
      <w:start w:val="1"/>
      <w:numFmt w:val="bullet"/>
      <w:lvlText w:val=""/>
      <w:lvlJc w:val="left"/>
      <w:pPr>
        <w:ind w:left="1851" w:hanging="360"/>
      </w:pPr>
      <w:rPr>
        <w:rFonts w:ascii="Wingdings" w:hAnsi="Wingdings" w:hint="default"/>
      </w:rPr>
    </w:lvl>
    <w:lvl w:ilvl="3" w:tplc="04070001" w:tentative="1">
      <w:start w:val="1"/>
      <w:numFmt w:val="bullet"/>
      <w:lvlText w:val=""/>
      <w:lvlJc w:val="left"/>
      <w:pPr>
        <w:ind w:left="2571" w:hanging="360"/>
      </w:pPr>
      <w:rPr>
        <w:rFonts w:ascii="Symbol" w:hAnsi="Symbol" w:hint="default"/>
      </w:rPr>
    </w:lvl>
    <w:lvl w:ilvl="4" w:tplc="04070003" w:tentative="1">
      <w:start w:val="1"/>
      <w:numFmt w:val="bullet"/>
      <w:lvlText w:val="o"/>
      <w:lvlJc w:val="left"/>
      <w:pPr>
        <w:ind w:left="3291" w:hanging="360"/>
      </w:pPr>
      <w:rPr>
        <w:rFonts w:ascii="Courier New" w:hAnsi="Courier New" w:cs="Courier New" w:hint="default"/>
      </w:rPr>
    </w:lvl>
    <w:lvl w:ilvl="5" w:tplc="04070005" w:tentative="1">
      <w:start w:val="1"/>
      <w:numFmt w:val="bullet"/>
      <w:lvlText w:val=""/>
      <w:lvlJc w:val="left"/>
      <w:pPr>
        <w:ind w:left="4011" w:hanging="360"/>
      </w:pPr>
      <w:rPr>
        <w:rFonts w:ascii="Wingdings" w:hAnsi="Wingdings" w:hint="default"/>
      </w:rPr>
    </w:lvl>
    <w:lvl w:ilvl="6" w:tplc="04070001" w:tentative="1">
      <w:start w:val="1"/>
      <w:numFmt w:val="bullet"/>
      <w:lvlText w:val=""/>
      <w:lvlJc w:val="left"/>
      <w:pPr>
        <w:ind w:left="4731" w:hanging="360"/>
      </w:pPr>
      <w:rPr>
        <w:rFonts w:ascii="Symbol" w:hAnsi="Symbol" w:hint="default"/>
      </w:rPr>
    </w:lvl>
    <w:lvl w:ilvl="7" w:tplc="04070003" w:tentative="1">
      <w:start w:val="1"/>
      <w:numFmt w:val="bullet"/>
      <w:lvlText w:val="o"/>
      <w:lvlJc w:val="left"/>
      <w:pPr>
        <w:ind w:left="5451" w:hanging="360"/>
      </w:pPr>
      <w:rPr>
        <w:rFonts w:ascii="Courier New" w:hAnsi="Courier New" w:cs="Courier New" w:hint="default"/>
      </w:rPr>
    </w:lvl>
    <w:lvl w:ilvl="8" w:tplc="04070005" w:tentative="1">
      <w:start w:val="1"/>
      <w:numFmt w:val="bullet"/>
      <w:lvlText w:val=""/>
      <w:lvlJc w:val="left"/>
      <w:pPr>
        <w:ind w:left="6171" w:hanging="360"/>
      </w:pPr>
      <w:rPr>
        <w:rFonts w:ascii="Wingdings" w:hAnsi="Wingdings" w:hint="default"/>
      </w:rPr>
    </w:lvl>
  </w:abstractNum>
  <w:abstractNum w:abstractNumId="1" w15:restartNumberingAfterBreak="0">
    <w:nsid w:val="338004A6"/>
    <w:multiLevelType w:val="hybridMultilevel"/>
    <w:tmpl w:val="06508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57F645E"/>
    <w:multiLevelType w:val="hybridMultilevel"/>
    <w:tmpl w:val="8FFC4B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7F01635"/>
    <w:multiLevelType w:val="hybridMultilevel"/>
    <w:tmpl w:val="53B00BEA"/>
    <w:lvl w:ilvl="0" w:tplc="D3668548">
      <w:start w:val="1"/>
      <w:numFmt w:val="bullet"/>
      <w:lvlText w:val=""/>
      <w:lvlJc w:val="left"/>
      <w:pPr>
        <w:ind w:left="720" w:hanging="360"/>
      </w:pPr>
      <w:rPr>
        <w:rFonts w:ascii="Symbol" w:hAnsi="Symbol" w:hint="default"/>
        <w:sz w:val="20"/>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25670E2"/>
    <w:multiLevelType w:val="hybridMultilevel"/>
    <w:tmpl w:val="B31E1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B84D2D"/>
    <w:multiLevelType w:val="hybridMultilevel"/>
    <w:tmpl w:val="12CEE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CE53F5D"/>
    <w:multiLevelType w:val="hybridMultilevel"/>
    <w:tmpl w:val="10FCEB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E723BCA"/>
    <w:multiLevelType w:val="hybridMultilevel"/>
    <w:tmpl w:val="DCDEDAF6"/>
    <w:lvl w:ilvl="0" w:tplc="D3668548">
      <w:start w:val="1"/>
      <w:numFmt w:val="bullet"/>
      <w:lvlText w:val=""/>
      <w:lvlJc w:val="left"/>
      <w:pPr>
        <w:ind w:left="720" w:hanging="360"/>
      </w:pPr>
      <w:rPr>
        <w:rFonts w:ascii="Symbol" w:hAnsi="Symbol" w:hint="default"/>
        <w:sz w:val="20"/>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2968382">
    <w:abstractNumId w:val="2"/>
  </w:num>
  <w:num w:numId="2" w16cid:durableId="1924219825">
    <w:abstractNumId w:val="4"/>
  </w:num>
  <w:num w:numId="3" w16cid:durableId="626156154">
    <w:abstractNumId w:val="5"/>
  </w:num>
  <w:num w:numId="4" w16cid:durableId="836848242">
    <w:abstractNumId w:val="8"/>
  </w:num>
  <w:num w:numId="5" w16cid:durableId="66075464">
    <w:abstractNumId w:val="3"/>
  </w:num>
  <w:num w:numId="6" w16cid:durableId="372850227">
    <w:abstractNumId w:val="1"/>
  </w:num>
  <w:num w:numId="7" w16cid:durableId="1329164818">
    <w:abstractNumId w:val="7"/>
  </w:num>
  <w:num w:numId="8" w16cid:durableId="341322032">
    <w:abstractNumId w:val="6"/>
  </w:num>
  <w:num w:numId="9" w16cid:durableId="1679890061">
    <w:abstractNumId w:val="0"/>
  </w:num>
  <w:num w:numId="10" w16cid:durableId="1495031995">
    <w:abstractNumId w:val="4"/>
  </w:num>
  <w:num w:numId="11" w16cid:durableId="1962686082">
    <w:abstractNumId w:val="4"/>
  </w:num>
  <w:num w:numId="12" w16cid:durableId="85485181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ophie Klocke">
    <w15:presenceInfo w15:providerId="AD" w15:userId="S::sophie.klocke@uni-bielefeld.de::4a69cec3-bb69-4d72-b84c-f3bdc39d94c3"/>
  </w15:person>
  <w15:person w15:author="David Döbele">
    <w15:presenceInfo w15:providerId="AD" w15:userId="S::david.doebele@pumpkincareeres.onmicrosoft.com::9046cfa8-3fc7-4052-9daa-75c97e906e36"/>
  </w15:person>
  <w15:person w15:author="Isabella">
    <w15:presenceInfo w15:providerId="None" w15:userId="Isabell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D38"/>
    <w:rsid w:val="00027CD6"/>
    <w:rsid w:val="000605CC"/>
    <w:rsid w:val="00064FC7"/>
    <w:rsid w:val="000E096D"/>
    <w:rsid w:val="000E4D21"/>
    <w:rsid w:val="000F5BCE"/>
    <w:rsid w:val="00101936"/>
    <w:rsid w:val="0011138E"/>
    <w:rsid w:val="00115129"/>
    <w:rsid w:val="00125C81"/>
    <w:rsid w:val="001A7783"/>
    <w:rsid w:val="001D6BBA"/>
    <w:rsid w:val="0025354E"/>
    <w:rsid w:val="00296C3C"/>
    <w:rsid w:val="002D373A"/>
    <w:rsid w:val="00375FA8"/>
    <w:rsid w:val="00383FD1"/>
    <w:rsid w:val="003B7AD5"/>
    <w:rsid w:val="003D5F90"/>
    <w:rsid w:val="00404A7F"/>
    <w:rsid w:val="0045589B"/>
    <w:rsid w:val="004D720B"/>
    <w:rsid w:val="004E1F42"/>
    <w:rsid w:val="00500A77"/>
    <w:rsid w:val="00500B92"/>
    <w:rsid w:val="00503367"/>
    <w:rsid w:val="00521639"/>
    <w:rsid w:val="00522E35"/>
    <w:rsid w:val="005B0AA2"/>
    <w:rsid w:val="005C7997"/>
    <w:rsid w:val="005F2B8C"/>
    <w:rsid w:val="00624A7F"/>
    <w:rsid w:val="006968C7"/>
    <w:rsid w:val="006974F4"/>
    <w:rsid w:val="006E4443"/>
    <w:rsid w:val="00715734"/>
    <w:rsid w:val="007A2AAC"/>
    <w:rsid w:val="007A739E"/>
    <w:rsid w:val="007C61B5"/>
    <w:rsid w:val="008319CB"/>
    <w:rsid w:val="00837EE4"/>
    <w:rsid w:val="00841ECB"/>
    <w:rsid w:val="00941929"/>
    <w:rsid w:val="00963CCA"/>
    <w:rsid w:val="00982543"/>
    <w:rsid w:val="009C0106"/>
    <w:rsid w:val="009C7DC2"/>
    <w:rsid w:val="009E1949"/>
    <w:rsid w:val="009F01D0"/>
    <w:rsid w:val="00A17528"/>
    <w:rsid w:val="00A658F8"/>
    <w:rsid w:val="00A66958"/>
    <w:rsid w:val="00A724E7"/>
    <w:rsid w:val="00A876C5"/>
    <w:rsid w:val="00AF4468"/>
    <w:rsid w:val="00B34F4C"/>
    <w:rsid w:val="00BC37AE"/>
    <w:rsid w:val="00BD5CA0"/>
    <w:rsid w:val="00C120FF"/>
    <w:rsid w:val="00C300EB"/>
    <w:rsid w:val="00C46EFA"/>
    <w:rsid w:val="00C6640F"/>
    <w:rsid w:val="00C71E6C"/>
    <w:rsid w:val="00C85A5F"/>
    <w:rsid w:val="00CA5D95"/>
    <w:rsid w:val="00CC5A76"/>
    <w:rsid w:val="00CC78C6"/>
    <w:rsid w:val="00CF438E"/>
    <w:rsid w:val="00D434DE"/>
    <w:rsid w:val="00D5370F"/>
    <w:rsid w:val="00D92C58"/>
    <w:rsid w:val="00DE21F9"/>
    <w:rsid w:val="00E25C3C"/>
    <w:rsid w:val="00E423F5"/>
    <w:rsid w:val="00E66FEF"/>
    <w:rsid w:val="00E76E95"/>
    <w:rsid w:val="00E92B4F"/>
    <w:rsid w:val="00E9501A"/>
    <w:rsid w:val="00EA0C2A"/>
    <w:rsid w:val="00EC3CCA"/>
    <w:rsid w:val="00EF4D38"/>
    <w:rsid w:val="00F0629B"/>
    <w:rsid w:val="00F32D62"/>
    <w:rsid w:val="00FB26A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1B603"/>
  <w15:chartTrackingRefBased/>
  <w15:docId w15:val="{84F18177-034A-40DC-B413-E42F6CBE2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F4D38"/>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F4D38"/>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EF4D38"/>
  </w:style>
  <w:style w:type="paragraph" w:styleId="Fuzeile">
    <w:name w:val="footer"/>
    <w:basedOn w:val="Standard"/>
    <w:link w:val="FuzeileZchn"/>
    <w:uiPriority w:val="99"/>
    <w:unhideWhenUsed/>
    <w:rsid w:val="00EF4D38"/>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EF4D38"/>
  </w:style>
  <w:style w:type="table" w:styleId="Tabellenraster">
    <w:name w:val="Table Grid"/>
    <w:basedOn w:val="NormaleTabelle"/>
    <w:uiPriority w:val="39"/>
    <w:rsid w:val="00EF4D38"/>
    <w:pPr>
      <w:spacing w:after="0" w:line="240" w:lineRule="auto"/>
    </w:pPr>
    <w:rPr>
      <w:rFonts w:eastAsiaTheme="minorHAnsi"/>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EF4D38"/>
    <w:pPr>
      <w:ind w:left="720"/>
      <w:contextualSpacing/>
    </w:pPr>
    <w:rPr>
      <w:rFonts w:eastAsiaTheme="minorHAnsi"/>
      <w:lang w:val="de-DE" w:eastAsia="en-US"/>
    </w:rPr>
  </w:style>
  <w:style w:type="paragraph" w:customStyle="1" w:styleId="BERSCHRIFT">
    <w:name w:val="ÜBERSCHRIFT"/>
    <w:basedOn w:val="KeinLeerraum"/>
    <w:qFormat/>
    <w:rsid w:val="00EF4D38"/>
    <w:rPr>
      <w:rFonts w:ascii="Georgia" w:eastAsiaTheme="minorHAnsi" w:hAnsi="Georgia"/>
      <w:b/>
      <w:smallCaps/>
      <w:sz w:val="32"/>
      <w:szCs w:val="32"/>
      <w:lang w:val="de-DE" w:eastAsia="en-US"/>
    </w:rPr>
  </w:style>
  <w:style w:type="paragraph" w:customStyle="1" w:styleId="Ort">
    <w:name w:val="Ort"/>
    <w:basedOn w:val="Standard"/>
    <w:qFormat/>
    <w:rsid w:val="00EF4D38"/>
    <w:pPr>
      <w:spacing w:after="0" w:line="240" w:lineRule="auto"/>
      <w:jc w:val="right"/>
    </w:pPr>
    <w:rPr>
      <w:rFonts w:ascii="Georgia" w:eastAsiaTheme="minorHAnsi" w:hAnsi="Georgia"/>
      <w:i/>
      <w:smallCaps/>
      <w:sz w:val="28"/>
      <w:lang w:val="de-DE" w:eastAsia="en-US"/>
    </w:rPr>
  </w:style>
  <w:style w:type="paragraph" w:customStyle="1" w:styleId="Beschreibung">
    <w:name w:val="Beschreibung"/>
    <w:basedOn w:val="Standard"/>
    <w:qFormat/>
    <w:rsid w:val="00EF4D38"/>
    <w:pPr>
      <w:spacing w:after="0" w:line="240" w:lineRule="auto"/>
    </w:pPr>
    <w:rPr>
      <w:rFonts w:ascii="Georgia" w:eastAsiaTheme="minorHAnsi" w:hAnsi="Georgia"/>
      <w:lang w:val="de-DE" w:eastAsia="en-US"/>
    </w:rPr>
  </w:style>
  <w:style w:type="paragraph" w:customStyle="1" w:styleId="Bullets">
    <w:name w:val="Bullets"/>
    <w:basedOn w:val="Listenabsatz"/>
    <w:qFormat/>
    <w:rsid w:val="00EF4D38"/>
    <w:pPr>
      <w:numPr>
        <w:numId w:val="2"/>
      </w:numPr>
      <w:spacing w:after="0" w:line="240" w:lineRule="auto"/>
    </w:pPr>
    <w:rPr>
      <w:rFonts w:ascii="Georgia" w:hAnsi="Georgia" w:cs="Georgia"/>
      <w:i/>
      <w:iCs/>
      <w:color w:val="000000"/>
    </w:rPr>
  </w:style>
  <w:style w:type="paragraph" w:styleId="KeinLeerraum">
    <w:name w:val="No Spacing"/>
    <w:uiPriority w:val="1"/>
    <w:qFormat/>
    <w:rsid w:val="00EF4D38"/>
    <w:pPr>
      <w:spacing w:after="0" w:line="240" w:lineRule="auto"/>
    </w:pPr>
  </w:style>
  <w:style w:type="paragraph" w:styleId="berarbeitung">
    <w:name w:val="Revision"/>
    <w:hidden/>
    <w:uiPriority w:val="99"/>
    <w:semiHidden/>
    <w:rsid w:val="00C120FF"/>
    <w:pPr>
      <w:spacing w:after="0" w:line="240" w:lineRule="auto"/>
    </w:pPr>
  </w:style>
  <w:style w:type="character" w:styleId="Kommentarzeichen">
    <w:name w:val="annotation reference"/>
    <w:basedOn w:val="Absatz-Standardschriftart"/>
    <w:uiPriority w:val="99"/>
    <w:semiHidden/>
    <w:unhideWhenUsed/>
    <w:rsid w:val="00C120FF"/>
    <w:rPr>
      <w:sz w:val="16"/>
      <w:szCs w:val="16"/>
    </w:rPr>
  </w:style>
  <w:style w:type="paragraph" w:styleId="Kommentartext">
    <w:name w:val="annotation text"/>
    <w:basedOn w:val="Standard"/>
    <w:link w:val="KommentartextZchn"/>
    <w:uiPriority w:val="99"/>
    <w:unhideWhenUsed/>
    <w:rsid w:val="00C120FF"/>
    <w:pPr>
      <w:spacing w:line="240" w:lineRule="auto"/>
    </w:pPr>
    <w:rPr>
      <w:sz w:val="20"/>
      <w:szCs w:val="20"/>
    </w:rPr>
  </w:style>
  <w:style w:type="character" w:customStyle="1" w:styleId="KommentartextZchn">
    <w:name w:val="Kommentartext Zchn"/>
    <w:basedOn w:val="Absatz-Standardschriftart"/>
    <w:link w:val="Kommentartext"/>
    <w:uiPriority w:val="99"/>
    <w:rsid w:val="00C120FF"/>
    <w:rPr>
      <w:sz w:val="20"/>
      <w:szCs w:val="20"/>
    </w:rPr>
  </w:style>
  <w:style w:type="paragraph" w:styleId="Kommentarthema">
    <w:name w:val="annotation subject"/>
    <w:basedOn w:val="Kommentartext"/>
    <w:next w:val="Kommentartext"/>
    <w:link w:val="KommentarthemaZchn"/>
    <w:uiPriority w:val="99"/>
    <w:semiHidden/>
    <w:unhideWhenUsed/>
    <w:rsid w:val="00C120FF"/>
    <w:rPr>
      <w:b/>
      <w:bCs/>
    </w:rPr>
  </w:style>
  <w:style w:type="character" w:customStyle="1" w:styleId="KommentarthemaZchn">
    <w:name w:val="Kommentarthema Zchn"/>
    <w:basedOn w:val="KommentartextZchn"/>
    <w:link w:val="Kommentarthema"/>
    <w:uiPriority w:val="99"/>
    <w:semiHidden/>
    <w:rsid w:val="00C120FF"/>
    <w:rPr>
      <w:b/>
      <w:bCs/>
      <w:sz w:val="20"/>
      <w:szCs w:val="20"/>
    </w:rPr>
  </w:style>
  <w:style w:type="paragraph" w:styleId="Sprechblasentext">
    <w:name w:val="Balloon Text"/>
    <w:basedOn w:val="Standard"/>
    <w:link w:val="SprechblasentextZchn"/>
    <w:uiPriority w:val="99"/>
    <w:semiHidden/>
    <w:unhideWhenUsed/>
    <w:rsid w:val="00EC3CCA"/>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EC3CC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042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479ED-79F4-40B2-8DBA-0FC72BCDE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482</Words>
  <Characters>3043</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Ferdinand</dc:creator>
  <cp:keywords/>
  <dc:description/>
  <cp:lastModifiedBy>David Döbele</cp:lastModifiedBy>
  <cp:revision>4</cp:revision>
  <cp:lastPrinted>2023-02-09T15:04:00Z</cp:lastPrinted>
  <dcterms:created xsi:type="dcterms:W3CDTF">2023-05-11T16:00:00Z</dcterms:created>
  <dcterms:modified xsi:type="dcterms:W3CDTF">2023-05-12T15:30:00Z</dcterms:modified>
</cp:coreProperties>
</file>