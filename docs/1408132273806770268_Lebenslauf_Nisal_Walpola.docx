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4" w:type="dxa"/>
        <w:tblInd w:w="-7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6086"/>
        <w:gridCol w:w="1002"/>
        <w:gridCol w:w="2268"/>
      </w:tblGrid>
      <w:tr w:rsidR="003A27DC" w:rsidRPr="00D0122B" w14:paraId="44405AA6" w14:textId="77777777" w:rsidTr="008A665D">
        <w:trPr>
          <w:trHeight w:val="20"/>
        </w:trPr>
        <w:tc>
          <w:tcPr>
            <w:tcW w:w="10774" w:type="dxa"/>
            <w:gridSpan w:val="4"/>
            <w:vAlign w:val="bottom"/>
          </w:tcPr>
          <w:p w14:paraId="16EF30F7" w14:textId="54CACCD9" w:rsidR="00F57033" w:rsidRPr="00D0122B" w:rsidRDefault="00000000" w:rsidP="00D0122B">
            <w:pPr>
              <w:pStyle w:val="TableParagraph"/>
              <w:ind w:left="709" w:right="713"/>
              <w:jc w:val="center"/>
              <w:rPr>
                <w:b/>
                <w:sz w:val="2"/>
                <w:szCs w:val="2"/>
              </w:rPr>
            </w:pPr>
            <w:r w:rsidRPr="00D0122B">
              <w:rPr>
                <w:b/>
                <w:sz w:val="48"/>
              </w:rPr>
              <w:t>N</w:t>
            </w:r>
            <w:r w:rsidRPr="00D0122B">
              <w:rPr>
                <w:b/>
                <w:sz w:val="38"/>
              </w:rPr>
              <w:t>ISAL</w:t>
            </w:r>
            <w:r w:rsidRPr="00D0122B">
              <w:rPr>
                <w:b/>
                <w:spacing w:val="-4"/>
                <w:sz w:val="38"/>
              </w:rPr>
              <w:t xml:space="preserve"> </w:t>
            </w:r>
            <w:commentRangeStart w:id="0"/>
            <w:r w:rsidRPr="00D0122B">
              <w:rPr>
                <w:b/>
                <w:sz w:val="48"/>
              </w:rPr>
              <w:t>W</w:t>
            </w:r>
            <w:r w:rsidRPr="00D0122B">
              <w:rPr>
                <w:b/>
                <w:sz w:val="38"/>
              </w:rPr>
              <w:t>ALPOL</w:t>
            </w:r>
            <w:r w:rsidR="00452551" w:rsidRPr="00D0122B">
              <w:rPr>
                <w:b/>
                <w:sz w:val="38"/>
              </w:rPr>
              <w:t>A</w:t>
            </w:r>
            <w:commentRangeEnd w:id="0"/>
            <w:r w:rsidR="00D0122B" w:rsidRPr="00D0122B">
              <w:rPr>
                <w:rStyle w:val="CommentReference"/>
              </w:rPr>
              <w:commentReference w:id="0"/>
            </w:r>
          </w:p>
          <w:p w14:paraId="71363A63" w14:textId="69E58931" w:rsidR="00F57033" w:rsidRPr="00D0122B" w:rsidRDefault="00000000" w:rsidP="00D0122B">
            <w:pPr>
              <w:pStyle w:val="TableParagraph"/>
              <w:ind w:left="713" w:right="713"/>
              <w:jc w:val="center"/>
              <w:rPr>
                <w:sz w:val="20"/>
              </w:rPr>
            </w:pPr>
            <w:r w:rsidRPr="00D0122B">
              <w:rPr>
                <w:sz w:val="20"/>
              </w:rPr>
              <w:t>Abram-Joffe-</w:t>
            </w:r>
            <w:r w:rsidR="009D57DF" w:rsidRPr="00D0122B">
              <w:rPr>
                <w:sz w:val="20"/>
              </w:rPr>
              <w:t>Straße</w:t>
            </w:r>
            <w:r w:rsidRPr="00D0122B">
              <w:rPr>
                <w:spacing w:val="-4"/>
                <w:sz w:val="20"/>
              </w:rPr>
              <w:t xml:space="preserve"> </w:t>
            </w:r>
            <w:r w:rsidRPr="00D0122B">
              <w:rPr>
                <w:sz w:val="20"/>
              </w:rPr>
              <w:t>18,</w:t>
            </w:r>
            <w:r w:rsidRPr="00D0122B">
              <w:rPr>
                <w:spacing w:val="-3"/>
                <w:sz w:val="20"/>
              </w:rPr>
              <w:t xml:space="preserve"> </w:t>
            </w:r>
            <w:r w:rsidRPr="00D0122B">
              <w:rPr>
                <w:sz w:val="20"/>
              </w:rPr>
              <w:t>12489 Berlin</w:t>
            </w:r>
            <w:r w:rsidR="00D0122B" w:rsidRPr="00525314">
              <w:rPr>
                <w:sz w:val="20"/>
              </w:rPr>
              <w:t>, Deutschland</w:t>
            </w:r>
          </w:p>
          <w:p w14:paraId="486ACCD1" w14:textId="16B7AD60" w:rsidR="00F57033" w:rsidRPr="00D0122B" w:rsidRDefault="00000000" w:rsidP="00D0122B">
            <w:pPr>
              <w:pStyle w:val="TableParagraph"/>
              <w:ind w:left="713" w:right="713"/>
              <w:jc w:val="center"/>
              <w:rPr>
                <w:sz w:val="20"/>
              </w:rPr>
            </w:pPr>
            <w:r w:rsidRPr="00D0122B">
              <w:rPr>
                <w:sz w:val="20"/>
              </w:rPr>
              <w:t>+49</w:t>
            </w:r>
            <w:r w:rsidRPr="00D0122B">
              <w:rPr>
                <w:spacing w:val="-2"/>
                <w:sz w:val="20"/>
              </w:rPr>
              <w:t xml:space="preserve"> </w:t>
            </w:r>
            <w:r w:rsidR="00ED6CF8" w:rsidRPr="00D0122B">
              <w:rPr>
                <w:sz w:val="20"/>
              </w:rPr>
              <w:t>163 3948138</w:t>
            </w:r>
            <w:r w:rsidRPr="00D0122B">
              <w:rPr>
                <w:spacing w:val="-3"/>
                <w:sz w:val="20"/>
              </w:rPr>
              <w:t xml:space="preserve"> </w:t>
            </w:r>
            <w:r w:rsidRPr="00D0122B">
              <w:rPr>
                <w:sz w:val="20"/>
              </w:rPr>
              <w:t>|</w:t>
            </w:r>
            <w:r w:rsidRPr="00D0122B">
              <w:rPr>
                <w:spacing w:val="-5"/>
                <w:sz w:val="20"/>
              </w:rPr>
              <w:t xml:space="preserve"> </w:t>
            </w:r>
            <w:hyperlink r:id="rId12" w:tooltip="mailto:nswalpola@gmail.com" w:history="1">
              <w:r w:rsidR="00F57033" w:rsidRPr="00D0122B">
                <w:rPr>
                  <w:sz w:val="20"/>
                </w:rPr>
                <w:t>nswalpola@gmail.com</w:t>
              </w:r>
              <w:r w:rsidR="00F57033" w:rsidRPr="00D0122B">
                <w:rPr>
                  <w:spacing w:val="-2"/>
                  <w:sz w:val="20"/>
                </w:rPr>
                <w:t xml:space="preserve"> </w:t>
              </w:r>
            </w:hyperlink>
            <w:r w:rsidRPr="00D0122B">
              <w:rPr>
                <w:sz w:val="20"/>
              </w:rPr>
              <w:t>|</w:t>
            </w:r>
            <w:r w:rsidRPr="00D0122B">
              <w:rPr>
                <w:spacing w:val="-1"/>
                <w:sz w:val="20"/>
              </w:rPr>
              <w:t xml:space="preserve"> </w:t>
            </w:r>
            <w:r w:rsidRPr="00D0122B">
              <w:rPr>
                <w:sz w:val="20"/>
              </w:rPr>
              <w:t>geb.</w:t>
            </w:r>
            <w:r w:rsidRPr="00D0122B">
              <w:rPr>
                <w:spacing w:val="-4"/>
                <w:sz w:val="20"/>
              </w:rPr>
              <w:t xml:space="preserve"> </w:t>
            </w:r>
            <w:r w:rsidRPr="00D0122B">
              <w:rPr>
                <w:sz w:val="20"/>
              </w:rPr>
              <w:t>am</w:t>
            </w:r>
            <w:r w:rsidRPr="00D0122B">
              <w:rPr>
                <w:spacing w:val="-1"/>
                <w:sz w:val="20"/>
              </w:rPr>
              <w:t xml:space="preserve"> </w:t>
            </w:r>
            <w:r w:rsidRPr="00D0122B">
              <w:rPr>
                <w:sz w:val="20"/>
              </w:rPr>
              <w:t>19.01.2001</w:t>
            </w:r>
            <w:r w:rsidRPr="00D0122B">
              <w:rPr>
                <w:spacing w:val="-2"/>
                <w:sz w:val="20"/>
              </w:rPr>
              <w:t xml:space="preserve"> </w:t>
            </w:r>
            <w:r w:rsidRPr="00D0122B">
              <w:rPr>
                <w:sz w:val="20"/>
              </w:rPr>
              <w:t>in</w:t>
            </w:r>
            <w:r w:rsidRPr="00D0122B">
              <w:rPr>
                <w:spacing w:val="-1"/>
                <w:sz w:val="20"/>
              </w:rPr>
              <w:t xml:space="preserve"> </w:t>
            </w:r>
            <w:r w:rsidRPr="00D0122B">
              <w:rPr>
                <w:sz w:val="20"/>
              </w:rPr>
              <w:t>Colombo,</w:t>
            </w:r>
            <w:r w:rsidRPr="00D0122B">
              <w:rPr>
                <w:spacing w:val="-4"/>
                <w:sz w:val="20"/>
              </w:rPr>
              <w:t xml:space="preserve"> </w:t>
            </w:r>
            <w:r w:rsidRPr="00D0122B">
              <w:rPr>
                <w:sz w:val="20"/>
              </w:rPr>
              <w:t>Sri</w:t>
            </w:r>
            <w:r w:rsidRPr="00D0122B">
              <w:rPr>
                <w:spacing w:val="-3"/>
                <w:sz w:val="20"/>
              </w:rPr>
              <w:t xml:space="preserve"> </w:t>
            </w:r>
            <w:r w:rsidRPr="00D0122B">
              <w:rPr>
                <w:sz w:val="20"/>
              </w:rPr>
              <w:t>Lanka</w:t>
            </w:r>
          </w:p>
        </w:tc>
      </w:tr>
      <w:tr w:rsidR="00F57033" w:rsidRPr="00D0122B" w14:paraId="4DD4D636" w14:textId="77777777" w:rsidTr="00230F1E">
        <w:trPr>
          <w:trHeight w:val="454"/>
        </w:trPr>
        <w:tc>
          <w:tcPr>
            <w:tcW w:w="10774" w:type="dxa"/>
            <w:gridSpan w:val="4"/>
            <w:tcBorders>
              <w:bottom w:val="single" w:sz="4" w:space="0" w:color="000000"/>
            </w:tcBorders>
            <w:vAlign w:val="bottom"/>
          </w:tcPr>
          <w:p w14:paraId="73E25B48" w14:textId="77777777" w:rsidR="00F57033" w:rsidRPr="00D0122B" w:rsidRDefault="00000000" w:rsidP="00D0122B">
            <w:pPr>
              <w:pStyle w:val="TableParagraph"/>
              <w:jc w:val="center"/>
              <w:rPr>
                <w:sz w:val="18"/>
              </w:rPr>
            </w:pPr>
            <w:r w:rsidRPr="00D0122B">
              <w:rPr>
                <w:b/>
                <w:sz w:val="28"/>
              </w:rPr>
              <w:t>S</w:t>
            </w:r>
            <w:r w:rsidRPr="00D0122B">
              <w:rPr>
                <w:b/>
              </w:rPr>
              <w:t xml:space="preserve">CHULE </w:t>
            </w:r>
            <w:r w:rsidRPr="00D0122B">
              <w:rPr>
                <w:b/>
                <w:sz w:val="28"/>
              </w:rPr>
              <w:t>&amp;</w:t>
            </w:r>
            <w:r w:rsidRPr="00D0122B">
              <w:rPr>
                <w:b/>
                <w:spacing w:val="-17"/>
                <w:sz w:val="28"/>
              </w:rPr>
              <w:t xml:space="preserve"> </w:t>
            </w:r>
            <w:r w:rsidRPr="00D0122B">
              <w:rPr>
                <w:b/>
                <w:sz w:val="28"/>
              </w:rPr>
              <w:t>S</w:t>
            </w:r>
            <w:r w:rsidRPr="00D0122B">
              <w:rPr>
                <w:b/>
              </w:rPr>
              <w:t>TUDIUM</w:t>
            </w:r>
          </w:p>
        </w:tc>
      </w:tr>
      <w:tr w:rsidR="00F57033" w:rsidRPr="00D0122B" w14:paraId="7FBA9BC5" w14:textId="77777777">
        <w:trPr>
          <w:trHeight w:val="340"/>
        </w:trPr>
        <w:tc>
          <w:tcPr>
            <w:tcW w:w="7504" w:type="dxa"/>
            <w:gridSpan w:val="2"/>
            <w:tcBorders>
              <w:top w:val="single" w:sz="4" w:space="0" w:color="000000"/>
            </w:tcBorders>
            <w:vAlign w:val="bottom"/>
          </w:tcPr>
          <w:p w14:paraId="792AB599" w14:textId="77777777" w:rsidR="00F57033" w:rsidRPr="00D0122B" w:rsidRDefault="00000000" w:rsidP="00D0122B">
            <w:pPr>
              <w:pStyle w:val="TableParagraph"/>
              <w:rPr>
                <w:b/>
                <w:sz w:val="18"/>
              </w:rPr>
            </w:pPr>
            <w:r w:rsidRPr="00D0122B">
              <w:rPr>
                <w:b/>
                <w:sz w:val="23"/>
              </w:rPr>
              <w:t>H</w:t>
            </w:r>
            <w:r w:rsidRPr="00D0122B">
              <w:rPr>
                <w:b/>
                <w:sz w:val="18"/>
              </w:rPr>
              <w:t>UMBOLDT</w:t>
            </w:r>
            <w:r w:rsidRPr="00D0122B">
              <w:rPr>
                <w:b/>
                <w:sz w:val="23"/>
              </w:rPr>
              <w:t>-U</w:t>
            </w:r>
            <w:r w:rsidRPr="00D0122B">
              <w:rPr>
                <w:b/>
                <w:sz w:val="18"/>
              </w:rPr>
              <w:t>NIVERSITÄT</w:t>
            </w:r>
            <w:r w:rsidRPr="00D0122B">
              <w:rPr>
                <w:b/>
                <w:spacing w:val="-5"/>
                <w:sz w:val="18"/>
              </w:rPr>
              <w:t xml:space="preserve"> </w:t>
            </w:r>
            <w:r w:rsidRPr="00D0122B">
              <w:rPr>
                <w:b/>
                <w:sz w:val="18"/>
              </w:rPr>
              <w:t>ZU</w:t>
            </w:r>
            <w:r w:rsidRPr="00D0122B">
              <w:rPr>
                <w:b/>
                <w:spacing w:val="2"/>
                <w:sz w:val="18"/>
              </w:rPr>
              <w:t xml:space="preserve"> </w:t>
            </w:r>
            <w:r w:rsidRPr="00D0122B">
              <w:rPr>
                <w:b/>
                <w:sz w:val="23"/>
              </w:rPr>
              <w:t>B</w:t>
            </w:r>
            <w:r w:rsidRPr="00D0122B">
              <w:rPr>
                <w:b/>
                <w:sz w:val="18"/>
              </w:rPr>
              <w:t>ERLIN</w:t>
            </w:r>
          </w:p>
        </w:tc>
        <w:tc>
          <w:tcPr>
            <w:tcW w:w="3270" w:type="dxa"/>
            <w:gridSpan w:val="2"/>
            <w:tcBorders>
              <w:top w:val="single" w:sz="4" w:space="0" w:color="000000"/>
            </w:tcBorders>
            <w:vAlign w:val="bottom"/>
          </w:tcPr>
          <w:p w14:paraId="7685A291" w14:textId="77777777" w:rsidR="00F57033" w:rsidRPr="00D0122B" w:rsidRDefault="00000000" w:rsidP="00D0122B">
            <w:pPr>
              <w:pStyle w:val="TableParagraph"/>
              <w:ind w:right="-15"/>
              <w:jc w:val="right"/>
              <w:rPr>
                <w:i/>
                <w:sz w:val="18"/>
              </w:rPr>
            </w:pPr>
            <w:r w:rsidRPr="00D0122B">
              <w:rPr>
                <w:i/>
                <w:sz w:val="23"/>
              </w:rPr>
              <w:t>B</w:t>
            </w:r>
            <w:r w:rsidRPr="00D0122B">
              <w:rPr>
                <w:i/>
                <w:sz w:val="18"/>
              </w:rPr>
              <w:t>ERLIN</w:t>
            </w:r>
          </w:p>
        </w:tc>
      </w:tr>
      <w:tr w:rsidR="00F57033" w:rsidRPr="00D0122B" w14:paraId="784B0868" w14:textId="77777777" w:rsidTr="00FA6C4B">
        <w:trPr>
          <w:trHeight w:val="20"/>
        </w:trPr>
        <w:tc>
          <w:tcPr>
            <w:tcW w:w="7504" w:type="dxa"/>
            <w:gridSpan w:val="2"/>
            <w:vAlign w:val="bottom"/>
          </w:tcPr>
          <w:p w14:paraId="34F6C197" w14:textId="6563D46F" w:rsidR="00F57033" w:rsidRPr="00D0122B" w:rsidRDefault="00000000" w:rsidP="00D0122B">
            <w:pPr>
              <w:pStyle w:val="TableParagraph"/>
              <w:rPr>
                <w:sz w:val="18"/>
              </w:rPr>
            </w:pPr>
            <w:r w:rsidRPr="00D0122B">
              <w:rPr>
                <w:sz w:val="18"/>
              </w:rPr>
              <w:t>B.Sc.</w:t>
            </w:r>
            <w:r w:rsidRPr="00D0122B">
              <w:rPr>
                <w:spacing w:val="-6"/>
                <w:sz w:val="18"/>
              </w:rPr>
              <w:t xml:space="preserve"> </w:t>
            </w:r>
            <w:r w:rsidRPr="00D0122B">
              <w:rPr>
                <w:sz w:val="18"/>
              </w:rPr>
              <w:t>in</w:t>
            </w:r>
            <w:r w:rsidRPr="00D0122B">
              <w:rPr>
                <w:spacing w:val="-8"/>
                <w:sz w:val="18"/>
              </w:rPr>
              <w:t xml:space="preserve"> </w:t>
            </w:r>
            <w:r w:rsidRPr="00D0122B">
              <w:rPr>
                <w:sz w:val="18"/>
              </w:rPr>
              <w:t>Economics/Volkswirtschaftslehre</w:t>
            </w:r>
          </w:p>
        </w:tc>
        <w:tc>
          <w:tcPr>
            <w:tcW w:w="3270" w:type="dxa"/>
            <w:gridSpan w:val="2"/>
            <w:vAlign w:val="bottom"/>
          </w:tcPr>
          <w:p w14:paraId="796D7C6B" w14:textId="77777777" w:rsidR="00F57033" w:rsidRPr="00D0122B" w:rsidRDefault="00000000" w:rsidP="00D0122B">
            <w:pPr>
              <w:pStyle w:val="TableParagraph"/>
              <w:ind w:right="-15"/>
              <w:jc w:val="right"/>
              <w:rPr>
                <w:sz w:val="18"/>
              </w:rPr>
            </w:pPr>
            <w:r w:rsidRPr="00D0122B">
              <w:rPr>
                <w:sz w:val="18"/>
              </w:rPr>
              <w:t>10/2021</w:t>
            </w:r>
            <w:r w:rsidRPr="00D0122B">
              <w:rPr>
                <w:spacing w:val="-2"/>
                <w:sz w:val="18"/>
              </w:rPr>
              <w:t xml:space="preserve"> </w:t>
            </w:r>
            <w:r w:rsidRPr="00D0122B">
              <w:rPr>
                <w:sz w:val="18"/>
              </w:rPr>
              <w:t>–</w:t>
            </w:r>
            <w:r w:rsidRPr="00D0122B">
              <w:rPr>
                <w:spacing w:val="-3"/>
                <w:sz w:val="18"/>
              </w:rPr>
              <w:t xml:space="preserve"> </w:t>
            </w:r>
            <w:r w:rsidRPr="00D0122B">
              <w:rPr>
                <w:sz w:val="18"/>
              </w:rPr>
              <w:t>heute</w:t>
            </w:r>
          </w:p>
        </w:tc>
      </w:tr>
      <w:tr w:rsidR="00F57033" w:rsidRPr="00D0122B" w14:paraId="49F33E6E" w14:textId="77777777" w:rsidTr="00FA6C4B">
        <w:trPr>
          <w:trHeight w:val="20"/>
        </w:trPr>
        <w:tc>
          <w:tcPr>
            <w:tcW w:w="7504" w:type="dxa"/>
            <w:gridSpan w:val="2"/>
            <w:vAlign w:val="bottom"/>
          </w:tcPr>
          <w:p w14:paraId="718E8194" w14:textId="42888B0F" w:rsidR="00F57033" w:rsidRPr="00D0122B" w:rsidRDefault="00000000" w:rsidP="00D0122B">
            <w:pPr>
              <w:pStyle w:val="TableParagraph"/>
              <w:numPr>
                <w:ilvl w:val="0"/>
                <w:numId w:val="7"/>
              </w:numPr>
              <w:rPr>
                <w:i/>
                <w:iCs/>
                <w:sz w:val="18"/>
              </w:rPr>
            </w:pPr>
            <w:r w:rsidRPr="00D0122B">
              <w:rPr>
                <w:i/>
                <w:iCs/>
                <w:sz w:val="18"/>
              </w:rPr>
              <w:t xml:space="preserve">Studienschwerpunkte: </w:t>
            </w:r>
            <w:r w:rsidRPr="00D0122B">
              <w:rPr>
                <w:i/>
                <w:iCs/>
                <w:sz w:val="18"/>
                <w:lang w:val="en-US"/>
              </w:rPr>
              <w:t>Finance,</w:t>
            </w:r>
            <w:r w:rsidR="00E44F86" w:rsidRPr="00D0122B">
              <w:rPr>
                <w:i/>
                <w:iCs/>
                <w:sz w:val="18"/>
                <w:lang w:val="en-US"/>
              </w:rPr>
              <w:t xml:space="preserve"> Corporate Finance und</w:t>
            </w:r>
            <w:r w:rsidRPr="00D0122B">
              <w:rPr>
                <w:i/>
                <w:iCs/>
                <w:sz w:val="18"/>
                <w:lang w:val="en-US"/>
              </w:rPr>
              <w:t xml:space="preserve"> Makroökonomie</w:t>
            </w:r>
          </w:p>
        </w:tc>
        <w:tc>
          <w:tcPr>
            <w:tcW w:w="3270" w:type="dxa"/>
            <w:gridSpan w:val="2"/>
            <w:vAlign w:val="bottom"/>
          </w:tcPr>
          <w:p w14:paraId="030DF817" w14:textId="77777777" w:rsidR="00F57033" w:rsidRPr="00D0122B" w:rsidRDefault="00F57033" w:rsidP="00D0122B">
            <w:pPr>
              <w:pStyle w:val="TableParagraph"/>
              <w:ind w:right="-15"/>
              <w:jc w:val="right"/>
              <w:rPr>
                <w:sz w:val="18"/>
              </w:rPr>
            </w:pPr>
          </w:p>
        </w:tc>
      </w:tr>
      <w:tr w:rsidR="00F57033" w:rsidRPr="00D0122B" w14:paraId="609FD2AD" w14:textId="77777777">
        <w:trPr>
          <w:trHeight w:val="340"/>
        </w:trPr>
        <w:tc>
          <w:tcPr>
            <w:tcW w:w="7504" w:type="dxa"/>
            <w:gridSpan w:val="2"/>
            <w:vAlign w:val="bottom"/>
          </w:tcPr>
          <w:p w14:paraId="13AEE506" w14:textId="77777777" w:rsidR="00F57033" w:rsidRPr="00D0122B" w:rsidRDefault="00000000" w:rsidP="00D0122B">
            <w:pPr>
              <w:pStyle w:val="TableParagraph"/>
              <w:rPr>
                <w:b/>
                <w:sz w:val="18"/>
              </w:rPr>
            </w:pPr>
            <w:r w:rsidRPr="00D0122B">
              <w:rPr>
                <w:b/>
                <w:sz w:val="23"/>
              </w:rPr>
              <w:t>R</w:t>
            </w:r>
            <w:r w:rsidRPr="00D0122B">
              <w:rPr>
                <w:b/>
                <w:sz w:val="18"/>
              </w:rPr>
              <w:t>OYAL</w:t>
            </w:r>
            <w:r w:rsidRPr="00D0122B">
              <w:rPr>
                <w:b/>
                <w:spacing w:val="-2"/>
                <w:sz w:val="18"/>
              </w:rPr>
              <w:t xml:space="preserve"> </w:t>
            </w:r>
            <w:r w:rsidRPr="00D0122B">
              <w:rPr>
                <w:b/>
                <w:sz w:val="23"/>
              </w:rPr>
              <w:t>C</w:t>
            </w:r>
            <w:r w:rsidRPr="00D0122B">
              <w:rPr>
                <w:b/>
                <w:sz w:val="18"/>
              </w:rPr>
              <w:t>OLLEGE</w:t>
            </w:r>
            <w:r w:rsidRPr="00D0122B">
              <w:rPr>
                <w:b/>
                <w:spacing w:val="-4"/>
                <w:sz w:val="18"/>
              </w:rPr>
              <w:t xml:space="preserve"> </w:t>
            </w:r>
            <w:r w:rsidRPr="00D0122B">
              <w:rPr>
                <w:b/>
                <w:sz w:val="23"/>
              </w:rPr>
              <w:t>C</w:t>
            </w:r>
            <w:r w:rsidRPr="00D0122B">
              <w:rPr>
                <w:b/>
                <w:sz w:val="18"/>
              </w:rPr>
              <w:t>OLOMBO</w:t>
            </w:r>
          </w:p>
        </w:tc>
        <w:tc>
          <w:tcPr>
            <w:tcW w:w="3270" w:type="dxa"/>
            <w:gridSpan w:val="2"/>
            <w:vAlign w:val="bottom"/>
          </w:tcPr>
          <w:p w14:paraId="3794C03E" w14:textId="77777777" w:rsidR="00F57033" w:rsidRPr="00D0122B" w:rsidRDefault="00000000" w:rsidP="00D0122B">
            <w:pPr>
              <w:pStyle w:val="TableParagraph"/>
              <w:ind w:right="-15"/>
              <w:jc w:val="right"/>
              <w:rPr>
                <w:i/>
                <w:sz w:val="18"/>
              </w:rPr>
            </w:pPr>
            <w:r w:rsidRPr="00D0122B">
              <w:rPr>
                <w:i/>
                <w:sz w:val="23"/>
              </w:rPr>
              <w:t>C</w:t>
            </w:r>
            <w:r w:rsidRPr="00D0122B">
              <w:rPr>
                <w:i/>
                <w:sz w:val="18"/>
              </w:rPr>
              <w:t>OLOMBO</w:t>
            </w:r>
            <w:r w:rsidRPr="00D0122B">
              <w:rPr>
                <w:i/>
                <w:sz w:val="23"/>
              </w:rPr>
              <w:t>,</w:t>
            </w:r>
            <w:r w:rsidRPr="00D0122B">
              <w:rPr>
                <w:i/>
                <w:spacing w:val="-13"/>
                <w:sz w:val="23"/>
              </w:rPr>
              <w:t xml:space="preserve"> </w:t>
            </w:r>
            <w:r w:rsidRPr="00D0122B">
              <w:rPr>
                <w:i/>
                <w:sz w:val="23"/>
              </w:rPr>
              <w:t>S</w:t>
            </w:r>
            <w:r w:rsidRPr="00D0122B">
              <w:rPr>
                <w:i/>
                <w:sz w:val="18"/>
              </w:rPr>
              <w:t>RI</w:t>
            </w:r>
            <w:r w:rsidRPr="00D0122B">
              <w:rPr>
                <w:i/>
                <w:spacing w:val="-1"/>
                <w:sz w:val="18"/>
              </w:rPr>
              <w:t xml:space="preserve"> </w:t>
            </w:r>
            <w:r w:rsidRPr="00D0122B">
              <w:rPr>
                <w:i/>
                <w:sz w:val="23"/>
              </w:rPr>
              <w:t>L</w:t>
            </w:r>
            <w:r w:rsidRPr="00D0122B">
              <w:rPr>
                <w:i/>
                <w:sz w:val="18"/>
              </w:rPr>
              <w:t>ANKA</w:t>
            </w:r>
          </w:p>
        </w:tc>
      </w:tr>
      <w:tr w:rsidR="00F57033" w:rsidRPr="00D0122B" w14:paraId="2E0269A4" w14:textId="77777777">
        <w:trPr>
          <w:trHeight w:val="20"/>
        </w:trPr>
        <w:tc>
          <w:tcPr>
            <w:tcW w:w="7504" w:type="dxa"/>
            <w:gridSpan w:val="2"/>
            <w:vAlign w:val="bottom"/>
          </w:tcPr>
          <w:p w14:paraId="6E6233FA" w14:textId="41D99751" w:rsidR="00F57033" w:rsidRPr="00D0122B" w:rsidRDefault="00000000" w:rsidP="00D0122B">
            <w:pPr>
              <w:pStyle w:val="TableParagraph"/>
              <w:rPr>
                <w:sz w:val="18"/>
              </w:rPr>
            </w:pPr>
            <w:r w:rsidRPr="00D0122B">
              <w:rPr>
                <w:sz w:val="18"/>
              </w:rPr>
              <w:t>G.C.E</w:t>
            </w:r>
            <w:r w:rsidRPr="00D0122B">
              <w:rPr>
                <w:spacing w:val="-2"/>
                <w:sz w:val="18"/>
              </w:rPr>
              <w:t xml:space="preserve"> </w:t>
            </w:r>
            <w:r w:rsidRPr="00D0122B">
              <w:rPr>
                <w:sz w:val="18"/>
              </w:rPr>
              <w:t>(Advanced</w:t>
            </w:r>
            <w:r w:rsidRPr="00D0122B">
              <w:rPr>
                <w:spacing w:val="-2"/>
                <w:sz w:val="18"/>
              </w:rPr>
              <w:t xml:space="preserve"> </w:t>
            </w:r>
            <w:r w:rsidRPr="00D0122B">
              <w:rPr>
                <w:sz w:val="18"/>
              </w:rPr>
              <w:t>Level)</w:t>
            </w:r>
            <w:r w:rsidRPr="00D0122B">
              <w:rPr>
                <w:spacing w:val="-3"/>
                <w:sz w:val="18"/>
              </w:rPr>
              <w:t xml:space="preserve"> </w:t>
            </w:r>
            <w:r w:rsidRPr="00D0122B">
              <w:rPr>
                <w:sz w:val="18"/>
              </w:rPr>
              <w:t>Examination</w:t>
            </w:r>
            <w:r w:rsidR="00645A32" w:rsidRPr="00D0122B">
              <w:rPr>
                <w:sz w:val="18"/>
              </w:rPr>
              <w:t xml:space="preserve"> </w:t>
            </w:r>
            <w:r w:rsidR="0008765F" w:rsidRPr="00D0122B">
              <w:rPr>
                <w:sz w:val="18"/>
              </w:rPr>
              <w:t>(Äquivalent zur Allgemeinen Hochschulreife)</w:t>
            </w:r>
          </w:p>
        </w:tc>
        <w:tc>
          <w:tcPr>
            <w:tcW w:w="3270" w:type="dxa"/>
            <w:gridSpan w:val="2"/>
            <w:vAlign w:val="bottom"/>
          </w:tcPr>
          <w:p w14:paraId="4870E4B2" w14:textId="77777777" w:rsidR="00F57033" w:rsidRPr="00D0122B" w:rsidRDefault="00000000" w:rsidP="00D0122B">
            <w:pPr>
              <w:pStyle w:val="TableParagraph"/>
              <w:ind w:right="-15"/>
              <w:jc w:val="right"/>
              <w:rPr>
                <w:sz w:val="18"/>
              </w:rPr>
            </w:pPr>
            <w:r w:rsidRPr="00D0122B">
              <w:rPr>
                <w:sz w:val="18"/>
              </w:rPr>
              <w:t>01/2006 – 09/2019</w:t>
            </w:r>
          </w:p>
        </w:tc>
      </w:tr>
      <w:tr w:rsidR="00F57033" w:rsidRPr="00D0122B" w14:paraId="414D6713" w14:textId="77777777" w:rsidTr="00C5439C">
        <w:trPr>
          <w:trHeight w:val="20"/>
        </w:trPr>
        <w:tc>
          <w:tcPr>
            <w:tcW w:w="10774" w:type="dxa"/>
            <w:gridSpan w:val="4"/>
            <w:vAlign w:val="bottom"/>
          </w:tcPr>
          <w:p w14:paraId="2D9B7E6A" w14:textId="0B4B8D5A" w:rsidR="00F57033" w:rsidRPr="00D0122B" w:rsidRDefault="00645A32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Abschlussnote (umgerechnet</w:t>
            </w:r>
            <w:r w:rsidR="0008765F" w:rsidRPr="00D0122B">
              <w:rPr>
                <w:i/>
                <w:sz w:val="18"/>
              </w:rPr>
              <w:t>)</w:t>
            </w:r>
            <w:r w:rsidRPr="00D0122B">
              <w:rPr>
                <w:i/>
                <w:sz w:val="18"/>
              </w:rPr>
              <w:t>: 1,3 (gemäß Vorprüfungsdokumentation der Universität</w:t>
            </w:r>
            <w:r w:rsidRPr="00D0122B">
              <w:rPr>
                <w:i/>
                <w:spacing w:val="-41"/>
                <w:sz w:val="18"/>
              </w:rPr>
              <w:t xml:space="preserve">             </w:t>
            </w:r>
            <w:r w:rsidRPr="00D0122B">
              <w:rPr>
                <w:i/>
                <w:sz w:val="18"/>
              </w:rPr>
              <w:t>Hamburg)</w:t>
            </w:r>
          </w:p>
        </w:tc>
      </w:tr>
      <w:tr w:rsidR="00F57033" w:rsidRPr="00D0122B" w14:paraId="0634098E" w14:textId="77777777" w:rsidTr="00230F1E">
        <w:trPr>
          <w:trHeight w:val="454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51781114" w14:textId="77777777" w:rsidR="00F57033" w:rsidRPr="00D0122B" w:rsidRDefault="00000000" w:rsidP="00D0122B">
            <w:pPr>
              <w:pStyle w:val="TableParagraph"/>
              <w:jc w:val="center"/>
              <w:rPr>
                <w:sz w:val="18"/>
              </w:rPr>
            </w:pPr>
            <w:r w:rsidRPr="00D0122B">
              <w:rPr>
                <w:b/>
                <w:sz w:val="28"/>
              </w:rPr>
              <w:t>P</w:t>
            </w:r>
            <w:r w:rsidRPr="00D0122B">
              <w:rPr>
                <w:b/>
              </w:rPr>
              <w:t>RAXISERFAHRUNGEN</w:t>
            </w:r>
          </w:p>
        </w:tc>
      </w:tr>
      <w:tr w:rsidR="00504A10" w:rsidRPr="00D0122B" w14:paraId="5D68DB7E" w14:textId="77777777" w:rsidTr="00C5439C">
        <w:trPr>
          <w:trHeight w:val="340"/>
        </w:trPr>
        <w:tc>
          <w:tcPr>
            <w:tcW w:w="7504" w:type="dxa"/>
            <w:gridSpan w:val="2"/>
            <w:tcBorders>
              <w:top w:val="single" w:sz="4" w:space="0" w:color="auto"/>
            </w:tcBorders>
            <w:vAlign w:val="bottom"/>
          </w:tcPr>
          <w:p w14:paraId="00811C83" w14:textId="44DE93B0" w:rsidR="00504A10" w:rsidRPr="00D0122B" w:rsidRDefault="00504A10" w:rsidP="00D0122B">
            <w:pPr>
              <w:pStyle w:val="TableParagraph"/>
              <w:rPr>
                <w:b/>
                <w:sz w:val="23"/>
              </w:rPr>
            </w:pPr>
            <w:r w:rsidRPr="00D0122B">
              <w:rPr>
                <w:b/>
                <w:sz w:val="23"/>
              </w:rPr>
              <w:t>D</w:t>
            </w:r>
            <w:r w:rsidRPr="00D0122B">
              <w:rPr>
                <w:b/>
                <w:sz w:val="18"/>
              </w:rPr>
              <w:t>EKA</w:t>
            </w:r>
            <w:r w:rsidRPr="00D0122B">
              <w:rPr>
                <w:b/>
                <w:sz w:val="23"/>
              </w:rPr>
              <w:t xml:space="preserve"> D</w:t>
            </w:r>
            <w:r w:rsidRPr="00D0122B">
              <w:rPr>
                <w:b/>
                <w:sz w:val="18"/>
              </w:rPr>
              <w:t>EUTSCHE</w:t>
            </w:r>
            <w:r w:rsidRPr="00D0122B">
              <w:rPr>
                <w:b/>
                <w:sz w:val="23"/>
              </w:rPr>
              <w:t xml:space="preserve"> G</w:t>
            </w:r>
            <w:r w:rsidRPr="00D0122B">
              <w:rPr>
                <w:b/>
                <w:sz w:val="18"/>
              </w:rPr>
              <w:t>IROZENTRALE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</w:tcBorders>
            <w:vAlign w:val="bottom"/>
          </w:tcPr>
          <w:p w14:paraId="742F80B0" w14:textId="7E497C97" w:rsidR="00504A10" w:rsidRPr="00D0122B" w:rsidRDefault="00504A10" w:rsidP="00D0122B">
            <w:pPr>
              <w:pStyle w:val="TableParagraph"/>
              <w:ind w:right="-15"/>
              <w:jc w:val="right"/>
              <w:rPr>
                <w:i/>
                <w:sz w:val="18"/>
              </w:rPr>
            </w:pPr>
            <w:r w:rsidRPr="00D0122B">
              <w:rPr>
                <w:i/>
                <w:sz w:val="23"/>
              </w:rPr>
              <w:t>F</w:t>
            </w:r>
            <w:r w:rsidRPr="00D0122B">
              <w:rPr>
                <w:i/>
                <w:sz w:val="18"/>
              </w:rPr>
              <w:t xml:space="preserve">RANKFURT AM </w:t>
            </w:r>
            <w:r w:rsidRPr="00D0122B">
              <w:rPr>
                <w:i/>
                <w:sz w:val="23"/>
              </w:rPr>
              <w:t>M</w:t>
            </w:r>
            <w:r w:rsidRPr="00D0122B">
              <w:rPr>
                <w:i/>
                <w:sz w:val="18"/>
              </w:rPr>
              <w:t>AIN</w:t>
            </w:r>
          </w:p>
        </w:tc>
      </w:tr>
      <w:tr w:rsidR="00504A10" w:rsidRPr="00D0122B" w14:paraId="7E286CC8" w14:textId="77777777" w:rsidTr="00230F1E">
        <w:trPr>
          <w:trHeight w:val="57"/>
        </w:trPr>
        <w:tc>
          <w:tcPr>
            <w:tcW w:w="8506" w:type="dxa"/>
            <w:gridSpan w:val="3"/>
            <w:vAlign w:val="bottom"/>
          </w:tcPr>
          <w:p w14:paraId="1AB96A62" w14:textId="1FDCB0D0" w:rsidR="00504A10" w:rsidRPr="00D0122B" w:rsidRDefault="00504A10" w:rsidP="00D0122B">
            <w:pPr>
              <w:pStyle w:val="TableParagraph"/>
              <w:rPr>
                <w:b/>
                <w:sz w:val="23"/>
              </w:rPr>
            </w:pPr>
            <w:r w:rsidRPr="00D0122B">
              <w:rPr>
                <w:sz w:val="18"/>
              </w:rPr>
              <w:t>Praktikant i</w:t>
            </w:r>
            <w:r w:rsidR="0008765F" w:rsidRPr="00D0122B">
              <w:rPr>
                <w:sz w:val="18"/>
              </w:rPr>
              <w:t xml:space="preserve">n </w:t>
            </w:r>
            <w:r w:rsidRPr="00D0122B">
              <w:rPr>
                <w:sz w:val="18"/>
              </w:rPr>
              <w:t>Institutioneller Vertrieb Sparkassen</w:t>
            </w:r>
            <w:r w:rsidR="0008765F" w:rsidRPr="00D0122B">
              <w:rPr>
                <w:sz w:val="18"/>
              </w:rPr>
              <w:t xml:space="preserve"> – </w:t>
            </w:r>
            <w:r w:rsidRPr="00D0122B">
              <w:rPr>
                <w:sz w:val="18"/>
              </w:rPr>
              <w:t>Strategische Eigengeschäftssteuerung &amp; ALM</w:t>
            </w:r>
            <w:r w:rsidR="00C5439C" w:rsidRPr="00D0122B">
              <w:rPr>
                <w:sz w:val="18"/>
              </w:rPr>
              <w:t xml:space="preserve"> </w:t>
            </w:r>
          </w:p>
        </w:tc>
        <w:tc>
          <w:tcPr>
            <w:tcW w:w="2268" w:type="dxa"/>
          </w:tcPr>
          <w:p w14:paraId="563303DF" w14:textId="391C03EE" w:rsidR="00504A10" w:rsidRPr="00D0122B" w:rsidRDefault="00504A10" w:rsidP="00D0122B">
            <w:pPr>
              <w:pStyle w:val="TableParagraph"/>
              <w:ind w:right="-15"/>
              <w:jc w:val="right"/>
              <w:rPr>
                <w:i/>
                <w:sz w:val="23"/>
              </w:rPr>
            </w:pPr>
            <w:r w:rsidRPr="00D0122B">
              <w:rPr>
                <w:sz w:val="18"/>
                <w:lang w:val="en-US"/>
              </w:rPr>
              <w:t>06</w:t>
            </w:r>
            <w:r w:rsidRPr="00D0122B">
              <w:rPr>
                <w:sz w:val="18"/>
              </w:rPr>
              <w:t>/202</w:t>
            </w:r>
            <w:r w:rsidRPr="00D0122B">
              <w:rPr>
                <w:sz w:val="18"/>
                <w:lang w:val="en-US"/>
              </w:rPr>
              <w:t>5</w:t>
            </w:r>
            <w:r w:rsidRPr="00D0122B">
              <w:rPr>
                <w:sz w:val="18"/>
              </w:rPr>
              <w:t xml:space="preserve"> – 09/2025</w:t>
            </w:r>
          </w:p>
        </w:tc>
      </w:tr>
      <w:tr w:rsidR="00325C78" w:rsidRPr="00D0122B" w14:paraId="38869DAA" w14:textId="77777777" w:rsidTr="00B437DE">
        <w:trPr>
          <w:trHeight w:val="20"/>
        </w:trPr>
        <w:tc>
          <w:tcPr>
            <w:tcW w:w="10774" w:type="dxa"/>
            <w:gridSpan w:val="4"/>
            <w:vAlign w:val="bottom"/>
          </w:tcPr>
          <w:p w14:paraId="641BDD4D" w14:textId="538ED4F8" w:rsidR="00493166" w:rsidRPr="00D0122B" w:rsidRDefault="00493166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Mitwirkung bei der strategische Vermögensallokation</w:t>
            </w:r>
            <w:r w:rsidR="00706CCD" w:rsidRPr="00D0122B">
              <w:rPr>
                <w:i/>
                <w:sz w:val="18"/>
              </w:rPr>
              <w:t xml:space="preserve"> und Portfoliooptimierung</w:t>
            </w:r>
            <w:r w:rsidRPr="00D0122B">
              <w:rPr>
                <w:i/>
                <w:sz w:val="18"/>
              </w:rPr>
              <w:t xml:space="preserve"> </w:t>
            </w:r>
            <w:r w:rsidR="00706CCD" w:rsidRPr="00D0122B">
              <w:rPr>
                <w:i/>
                <w:sz w:val="18"/>
              </w:rPr>
              <w:t>vom Depot A der Sparkassen</w:t>
            </w:r>
            <w:r w:rsidR="00A05BE1" w:rsidRPr="00D0122B">
              <w:rPr>
                <w:i/>
                <w:sz w:val="18"/>
              </w:rPr>
              <w:t xml:space="preserve"> mithilfe der Markowitz-Portfoliooptimierung</w:t>
            </w:r>
          </w:p>
          <w:p w14:paraId="6EE7474B" w14:textId="39960CC4" w:rsidR="00706CCD" w:rsidRPr="00D0122B" w:rsidRDefault="00A05BE1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Analyse von Bilanzwerten, Wertpapierbeständen, Finanzderivate und wichtige</w:t>
            </w:r>
            <w:r w:rsidR="00D0122B" w:rsidRPr="00D0122B">
              <w:rPr>
                <w:i/>
                <w:sz w:val="18"/>
              </w:rPr>
              <w:t>n</w:t>
            </w:r>
            <w:r w:rsidRPr="00D0122B">
              <w:rPr>
                <w:i/>
                <w:sz w:val="18"/>
              </w:rPr>
              <w:t xml:space="preserve"> regulatorische</w:t>
            </w:r>
            <w:r w:rsidR="00D0122B" w:rsidRPr="00D0122B">
              <w:rPr>
                <w:i/>
                <w:sz w:val="18"/>
              </w:rPr>
              <w:t>n</w:t>
            </w:r>
            <w:r w:rsidRPr="00D0122B">
              <w:rPr>
                <w:i/>
                <w:sz w:val="18"/>
              </w:rPr>
              <w:t xml:space="preserve"> </w:t>
            </w:r>
            <w:r w:rsidR="00032A92" w:rsidRPr="00D0122B">
              <w:rPr>
                <w:i/>
                <w:sz w:val="18"/>
              </w:rPr>
              <w:t>Kennzahlen zur</w:t>
            </w:r>
            <w:r w:rsidRPr="00D0122B">
              <w:rPr>
                <w:i/>
                <w:sz w:val="18"/>
              </w:rPr>
              <w:t xml:space="preserve"> </w:t>
            </w:r>
            <w:r w:rsidR="00032A92" w:rsidRPr="00D0122B">
              <w:rPr>
                <w:i/>
                <w:sz w:val="18"/>
              </w:rPr>
              <w:t>Bem</w:t>
            </w:r>
            <w:r w:rsidRPr="00D0122B">
              <w:rPr>
                <w:i/>
                <w:sz w:val="18"/>
              </w:rPr>
              <w:t>essung von Liquiditäts-, Marktwert-, Kredit- und Zinsänderungsrisiken</w:t>
            </w:r>
          </w:p>
          <w:p w14:paraId="0E8C5431" w14:textId="298D0011" w:rsidR="00A05BE1" w:rsidRPr="00D0122B" w:rsidRDefault="00A05BE1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 xml:space="preserve">Entwicklung der Tools „Deka Treasury Kompass“ und „Deka Immobilien Kompass“, um </w:t>
            </w:r>
            <w:r w:rsidR="00D0122B" w:rsidRPr="00D0122B">
              <w:rPr>
                <w:i/>
                <w:sz w:val="18"/>
              </w:rPr>
              <w:t xml:space="preserve">für </w:t>
            </w:r>
            <w:r w:rsidRPr="00D0122B">
              <w:rPr>
                <w:i/>
                <w:sz w:val="18"/>
              </w:rPr>
              <w:t>mehr als 250 Sparkassen strategische Impulse zur Gesamtbanksteuerung zu generieren</w:t>
            </w:r>
          </w:p>
        </w:tc>
      </w:tr>
      <w:tr w:rsidR="00F57033" w:rsidRPr="00D0122B" w14:paraId="7DEDDB74" w14:textId="77777777" w:rsidTr="00C5439C">
        <w:trPr>
          <w:trHeight w:val="340"/>
        </w:trPr>
        <w:tc>
          <w:tcPr>
            <w:tcW w:w="7504" w:type="dxa"/>
            <w:gridSpan w:val="2"/>
            <w:vAlign w:val="bottom"/>
          </w:tcPr>
          <w:p w14:paraId="155F4589" w14:textId="51B97EDA" w:rsidR="00F57033" w:rsidRPr="00D0122B" w:rsidRDefault="00000000" w:rsidP="00D0122B">
            <w:pPr>
              <w:pStyle w:val="TableParagraph"/>
              <w:rPr>
                <w:b/>
                <w:sz w:val="23"/>
              </w:rPr>
            </w:pPr>
            <w:r w:rsidRPr="00D0122B">
              <w:rPr>
                <w:b/>
                <w:sz w:val="23"/>
              </w:rPr>
              <w:t>U</w:t>
            </w:r>
            <w:r w:rsidR="00496A3A" w:rsidRPr="00D0122B">
              <w:rPr>
                <w:b/>
                <w:sz w:val="18"/>
                <w:szCs w:val="18"/>
              </w:rPr>
              <w:t>NI</w:t>
            </w:r>
            <w:r w:rsidRPr="00D0122B">
              <w:rPr>
                <w:b/>
                <w:sz w:val="23"/>
              </w:rPr>
              <w:t>C</w:t>
            </w:r>
            <w:r w:rsidR="00496A3A" w:rsidRPr="00D0122B">
              <w:rPr>
                <w:b/>
                <w:sz w:val="18"/>
                <w:szCs w:val="18"/>
              </w:rPr>
              <w:t>REDIT</w:t>
            </w:r>
            <w:r w:rsidRPr="00D0122B">
              <w:rPr>
                <w:b/>
                <w:sz w:val="23"/>
              </w:rPr>
              <w:t xml:space="preserve"> B</w:t>
            </w:r>
            <w:r w:rsidR="00496A3A" w:rsidRPr="00D0122B">
              <w:rPr>
                <w:b/>
                <w:sz w:val="18"/>
                <w:szCs w:val="18"/>
              </w:rPr>
              <w:t>ANK</w:t>
            </w:r>
            <w:r w:rsidR="00496A3A" w:rsidRPr="00D0122B">
              <w:rPr>
                <w:b/>
                <w:sz w:val="23"/>
              </w:rPr>
              <w:t xml:space="preserve"> G</w:t>
            </w:r>
            <w:r w:rsidR="00496A3A" w:rsidRPr="00D0122B">
              <w:rPr>
                <w:b/>
                <w:sz w:val="18"/>
              </w:rPr>
              <w:t>MB</w:t>
            </w:r>
            <w:r w:rsidR="00496A3A" w:rsidRPr="00D0122B">
              <w:rPr>
                <w:b/>
                <w:sz w:val="23"/>
              </w:rPr>
              <w:t>H</w:t>
            </w:r>
          </w:p>
        </w:tc>
        <w:tc>
          <w:tcPr>
            <w:tcW w:w="3270" w:type="dxa"/>
            <w:gridSpan w:val="2"/>
            <w:vAlign w:val="bottom"/>
          </w:tcPr>
          <w:p w14:paraId="02FB4E0C" w14:textId="77777777" w:rsidR="00F57033" w:rsidRPr="00D0122B" w:rsidRDefault="00000000" w:rsidP="00D0122B">
            <w:pPr>
              <w:pStyle w:val="TableParagraph"/>
              <w:ind w:right="-15"/>
              <w:jc w:val="right"/>
              <w:rPr>
                <w:i/>
                <w:sz w:val="18"/>
              </w:rPr>
            </w:pPr>
            <w:r w:rsidRPr="00D0122B">
              <w:rPr>
                <w:i/>
                <w:sz w:val="23"/>
              </w:rPr>
              <w:t>B</w:t>
            </w:r>
            <w:r w:rsidRPr="00D0122B">
              <w:rPr>
                <w:i/>
                <w:sz w:val="18"/>
              </w:rPr>
              <w:t>ERLIN</w:t>
            </w:r>
          </w:p>
        </w:tc>
      </w:tr>
      <w:tr w:rsidR="00F57033" w:rsidRPr="00D0122B" w14:paraId="5D119048" w14:textId="77777777" w:rsidTr="00FA6C4B">
        <w:trPr>
          <w:trHeight w:val="20"/>
        </w:trPr>
        <w:tc>
          <w:tcPr>
            <w:tcW w:w="7504" w:type="dxa"/>
            <w:gridSpan w:val="2"/>
            <w:vAlign w:val="bottom"/>
          </w:tcPr>
          <w:p w14:paraId="2908DAB8" w14:textId="4671ECC6" w:rsidR="00F57033" w:rsidRPr="00D0122B" w:rsidRDefault="00000000" w:rsidP="00D0122B">
            <w:pPr>
              <w:pStyle w:val="TableParagraph"/>
              <w:tabs>
                <w:tab w:val="left" w:pos="2308"/>
              </w:tabs>
              <w:rPr>
                <w:sz w:val="18"/>
                <w:lang w:val="en-US"/>
              </w:rPr>
            </w:pPr>
            <w:bookmarkStart w:id="1" w:name="_Hlk203763041"/>
            <w:commentRangeStart w:id="2"/>
            <w:commentRangeStart w:id="3"/>
            <w:commentRangeStart w:id="4"/>
            <w:commentRangeStart w:id="5"/>
            <w:r w:rsidRPr="00D0122B">
              <w:rPr>
                <w:sz w:val="18"/>
                <w:lang w:val="en-US"/>
              </w:rPr>
              <w:t>Werkstudent</w:t>
            </w:r>
            <w:r w:rsidR="00F34D6D" w:rsidRPr="00D0122B">
              <w:rPr>
                <w:sz w:val="18"/>
                <w:lang w:val="en-US"/>
              </w:rPr>
              <w:t xml:space="preserve"> </w:t>
            </w:r>
            <w:r w:rsidR="008A665D" w:rsidRPr="00D0122B">
              <w:rPr>
                <w:sz w:val="18"/>
                <w:lang w:val="en-US"/>
              </w:rPr>
              <w:t xml:space="preserve">im </w:t>
            </w:r>
            <w:r w:rsidR="00C5439C" w:rsidRPr="00D0122B">
              <w:rPr>
                <w:sz w:val="18"/>
                <w:lang w:val="en-US"/>
              </w:rPr>
              <w:t>Mid Cap Sales &amp; Service</w:t>
            </w:r>
            <w:r w:rsidR="00F34D6D" w:rsidRPr="00D0122B">
              <w:rPr>
                <w:sz w:val="18"/>
                <w:lang w:val="en-US"/>
              </w:rPr>
              <w:t xml:space="preserve"> Nord-Ost</w:t>
            </w:r>
            <w:r w:rsidRPr="00D0122B">
              <w:rPr>
                <w:sz w:val="18"/>
                <w:lang w:val="en-US"/>
              </w:rPr>
              <w:t xml:space="preserve"> </w:t>
            </w:r>
            <w:commentRangeEnd w:id="2"/>
            <w:r w:rsidR="00B724E1" w:rsidRPr="00D0122B">
              <w:rPr>
                <w:rStyle w:val="CommentReference"/>
              </w:rPr>
              <w:commentReference w:id="2"/>
            </w:r>
            <w:commentRangeEnd w:id="3"/>
            <w:r w:rsidR="00645A32" w:rsidRPr="00D0122B">
              <w:rPr>
                <w:rStyle w:val="CommentReference"/>
              </w:rPr>
              <w:commentReference w:id="3"/>
            </w:r>
            <w:commentRangeEnd w:id="4"/>
            <w:r w:rsidR="004B7BC0" w:rsidRPr="00D0122B">
              <w:rPr>
                <w:rStyle w:val="CommentReference"/>
              </w:rPr>
              <w:commentReference w:id="4"/>
            </w:r>
            <w:commentRangeEnd w:id="5"/>
            <w:r w:rsidR="00545241" w:rsidRPr="00D0122B">
              <w:rPr>
                <w:rStyle w:val="CommentReference"/>
              </w:rPr>
              <w:commentReference w:id="5"/>
            </w:r>
          </w:p>
        </w:tc>
        <w:tc>
          <w:tcPr>
            <w:tcW w:w="3270" w:type="dxa"/>
            <w:gridSpan w:val="2"/>
            <w:vAlign w:val="bottom"/>
          </w:tcPr>
          <w:p w14:paraId="53BB8CB3" w14:textId="6BF2E55E" w:rsidR="00F57033" w:rsidRPr="00D0122B" w:rsidRDefault="00000000" w:rsidP="00D0122B">
            <w:pPr>
              <w:pStyle w:val="TableParagraph"/>
              <w:ind w:right="-15"/>
              <w:jc w:val="right"/>
              <w:rPr>
                <w:sz w:val="18"/>
              </w:rPr>
            </w:pPr>
            <w:r w:rsidRPr="00D0122B">
              <w:rPr>
                <w:sz w:val="18"/>
                <w:lang w:val="en-US"/>
              </w:rPr>
              <w:t>0</w:t>
            </w:r>
            <w:r w:rsidR="000E0752" w:rsidRPr="00D0122B">
              <w:rPr>
                <w:sz w:val="18"/>
                <w:lang w:val="en-US"/>
              </w:rPr>
              <w:t>2</w:t>
            </w:r>
            <w:r w:rsidRPr="00D0122B">
              <w:rPr>
                <w:sz w:val="18"/>
              </w:rPr>
              <w:t>/202</w:t>
            </w:r>
            <w:r w:rsidR="000E0752" w:rsidRPr="00D0122B">
              <w:rPr>
                <w:sz w:val="18"/>
                <w:lang w:val="en-US"/>
              </w:rPr>
              <w:t>4</w:t>
            </w:r>
            <w:r w:rsidR="008A665D" w:rsidRPr="00D0122B">
              <w:rPr>
                <w:sz w:val="18"/>
              </w:rPr>
              <w:t xml:space="preserve"> – </w:t>
            </w:r>
            <w:r w:rsidR="00B9382E" w:rsidRPr="00D0122B">
              <w:rPr>
                <w:sz w:val="18"/>
              </w:rPr>
              <w:t>05/2025</w:t>
            </w:r>
          </w:p>
        </w:tc>
      </w:tr>
      <w:tr w:rsidR="008A665D" w:rsidRPr="00D0122B" w14:paraId="214FF4AC" w14:textId="77777777" w:rsidTr="00F553CC">
        <w:trPr>
          <w:trHeight w:val="20"/>
        </w:trPr>
        <w:tc>
          <w:tcPr>
            <w:tcW w:w="10774" w:type="dxa"/>
            <w:gridSpan w:val="4"/>
            <w:vAlign w:val="bottom"/>
          </w:tcPr>
          <w:p w14:paraId="273B95AB" w14:textId="77777777" w:rsidR="008A665D" w:rsidRPr="00D0122B" w:rsidRDefault="008A665D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Fortsetzung der Aufgaben von der vorherigen Stelle</w:t>
            </w:r>
          </w:p>
          <w:p w14:paraId="000D8264" w14:textId="2481935B" w:rsidR="00545241" w:rsidRPr="00D0122B" w:rsidRDefault="00545241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bCs/>
                <w:i/>
                <w:sz w:val="18"/>
                <w:szCs w:val="18"/>
              </w:rPr>
            </w:pPr>
            <w:r w:rsidRPr="00D0122B">
              <w:rPr>
                <w:i/>
                <w:sz w:val="18"/>
              </w:rPr>
              <w:t xml:space="preserve">Mitwirkung bei diversen Projekten und administrativen </w:t>
            </w:r>
            <w:r w:rsidRPr="00D0122B">
              <w:rPr>
                <w:i/>
                <w:iCs/>
                <w:sz w:val="18"/>
                <w:szCs w:val="18"/>
              </w:rPr>
              <w:t>Aufgaben</w:t>
            </w:r>
            <w:r w:rsidRPr="00D0122B">
              <w:rPr>
                <w:i/>
                <w:sz w:val="18"/>
              </w:rPr>
              <w:t>, unter anderem bei der Entwicklung der digitalen Plattform „Corporate Portal“</w:t>
            </w:r>
          </w:p>
        </w:tc>
      </w:tr>
      <w:bookmarkEnd w:id="1"/>
      <w:tr w:rsidR="00F34D6D" w:rsidRPr="00D0122B" w14:paraId="7387E960" w14:textId="77777777" w:rsidTr="00FA6C4B">
        <w:trPr>
          <w:trHeight w:val="283"/>
        </w:trPr>
        <w:tc>
          <w:tcPr>
            <w:tcW w:w="7504" w:type="dxa"/>
            <w:gridSpan w:val="2"/>
            <w:vAlign w:val="bottom"/>
          </w:tcPr>
          <w:p w14:paraId="227C95F1" w14:textId="1BAC488B" w:rsidR="00F34D6D" w:rsidRPr="00D0122B" w:rsidRDefault="00F34D6D" w:rsidP="00D0122B">
            <w:pPr>
              <w:pStyle w:val="TableParagraph"/>
              <w:tabs>
                <w:tab w:val="left" w:pos="2308"/>
              </w:tabs>
              <w:rPr>
                <w:sz w:val="18"/>
              </w:rPr>
            </w:pPr>
            <w:r w:rsidRPr="00D0122B">
              <w:rPr>
                <w:sz w:val="18"/>
              </w:rPr>
              <w:t>Werkstudent in der Corporate Bank Nord-Ost</w:t>
            </w:r>
          </w:p>
        </w:tc>
        <w:tc>
          <w:tcPr>
            <w:tcW w:w="3270" w:type="dxa"/>
            <w:gridSpan w:val="2"/>
            <w:vAlign w:val="bottom"/>
          </w:tcPr>
          <w:p w14:paraId="2090F15B" w14:textId="02BBCC46" w:rsidR="00F34D6D" w:rsidRPr="00D0122B" w:rsidRDefault="000E0752" w:rsidP="00D0122B">
            <w:pPr>
              <w:pStyle w:val="TableParagraph"/>
              <w:ind w:right="-15"/>
              <w:jc w:val="right"/>
              <w:rPr>
                <w:sz w:val="18"/>
              </w:rPr>
            </w:pPr>
            <w:r w:rsidRPr="00D0122B">
              <w:rPr>
                <w:sz w:val="18"/>
              </w:rPr>
              <w:t>01/2023</w:t>
            </w:r>
            <w:r w:rsidR="008A665D" w:rsidRPr="00D0122B">
              <w:rPr>
                <w:sz w:val="18"/>
              </w:rPr>
              <w:t xml:space="preserve"> – </w:t>
            </w:r>
            <w:r w:rsidRPr="00D0122B">
              <w:rPr>
                <w:sz w:val="18"/>
              </w:rPr>
              <w:t>02/2024</w:t>
            </w:r>
          </w:p>
        </w:tc>
      </w:tr>
      <w:tr w:rsidR="00F57033" w:rsidRPr="00D0122B" w14:paraId="34F2664C" w14:textId="77777777" w:rsidTr="00FA6C4B">
        <w:trPr>
          <w:trHeight w:val="20"/>
        </w:trPr>
        <w:tc>
          <w:tcPr>
            <w:tcW w:w="10774" w:type="dxa"/>
            <w:gridSpan w:val="4"/>
            <w:vAlign w:val="bottom"/>
          </w:tcPr>
          <w:p w14:paraId="05D91185" w14:textId="4932561C" w:rsidR="00F57033" w:rsidRPr="00D0122B" w:rsidRDefault="00000000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564"/>
              <w:rPr>
                <w:bCs/>
                <w:i/>
                <w:sz w:val="18"/>
                <w:szCs w:val="18"/>
              </w:rPr>
            </w:pPr>
            <w:r w:rsidRPr="00D0122B">
              <w:rPr>
                <w:i/>
                <w:iCs/>
                <w:sz w:val="18"/>
                <w:szCs w:val="18"/>
              </w:rPr>
              <w:t>Unterstützung</w:t>
            </w:r>
            <w:r w:rsidR="00496A3A" w:rsidRPr="00D0122B">
              <w:rPr>
                <w:i/>
                <w:iCs/>
                <w:sz w:val="18"/>
                <w:szCs w:val="18"/>
              </w:rPr>
              <w:t xml:space="preserve"> </w:t>
            </w:r>
            <w:r w:rsidR="00543485" w:rsidRPr="00D0122B">
              <w:rPr>
                <w:i/>
                <w:iCs/>
                <w:sz w:val="18"/>
                <w:szCs w:val="18"/>
              </w:rPr>
              <w:t xml:space="preserve">der </w:t>
            </w:r>
            <w:commentRangeStart w:id="6"/>
            <w:r w:rsidR="00496A3A" w:rsidRPr="00D0122B">
              <w:rPr>
                <w:i/>
                <w:iCs/>
                <w:sz w:val="18"/>
                <w:szCs w:val="18"/>
              </w:rPr>
              <w:t>Firmenkundenbetreuer und Client</w:t>
            </w:r>
            <w:r w:rsidR="00545241" w:rsidRPr="00D0122B">
              <w:rPr>
                <w:i/>
                <w:iCs/>
                <w:sz w:val="18"/>
                <w:szCs w:val="18"/>
              </w:rPr>
              <w:t>-</w:t>
            </w:r>
            <w:r w:rsidR="00496A3A" w:rsidRPr="00D0122B">
              <w:rPr>
                <w:i/>
                <w:iCs/>
                <w:sz w:val="18"/>
                <w:szCs w:val="18"/>
              </w:rPr>
              <w:t>Service</w:t>
            </w:r>
            <w:r w:rsidR="00545241" w:rsidRPr="00D0122B">
              <w:rPr>
                <w:i/>
                <w:iCs/>
                <w:sz w:val="18"/>
                <w:szCs w:val="18"/>
              </w:rPr>
              <w:t>-</w:t>
            </w:r>
            <w:r w:rsidR="00496A3A" w:rsidRPr="00D0122B">
              <w:rPr>
                <w:i/>
                <w:iCs/>
                <w:sz w:val="18"/>
                <w:szCs w:val="18"/>
              </w:rPr>
              <w:t>Managerinnen</w:t>
            </w:r>
            <w:r w:rsidRPr="00D0122B">
              <w:rPr>
                <w:i/>
                <w:iCs/>
                <w:sz w:val="18"/>
                <w:szCs w:val="18"/>
              </w:rPr>
              <w:t xml:space="preserve"> </w:t>
            </w:r>
            <w:commentRangeEnd w:id="6"/>
            <w:r w:rsidR="00645A32" w:rsidRPr="00D0122B">
              <w:rPr>
                <w:rStyle w:val="CommentReference"/>
              </w:rPr>
              <w:commentReference w:id="6"/>
            </w:r>
            <w:r w:rsidRPr="00D0122B">
              <w:rPr>
                <w:i/>
                <w:iCs/>
                <w:sz w:val="18"/>
                <w:szCs w:val="18"/>
              </w:rPr>
              <w:t xml:space="preserve">bei </w:t>
            </w:r>
            <w:r w:rsidR="00543485" w:rsidRPr="00D0122B">
              <w:rPr>
                <w:i/>
                <w:iCs/>
                <w:sz w:val="18"/>
                <w:szCs w:val="18"/>
              </w:rPr>
              <w:t>der ganzheitlichen Betreuung von Firmen mi</w:t>
            </w:r>
            <w:r w:rsidR="008A665D" w:rsidRPr="00D0122B">
              <w:rPr>
                <w:i/>
                <w:iCs/>
                <w:sz w:val="18"/>
                <w:szCs w:val="18"/>
              </w:rPr>
              <w:t>t einem</w:t>
            </w:r>
            <w:r w:rsidR="00543485" w:rsidRPr="00D0122B">
              <w:rPr>
                <w:i/>
                <w:iCs/>
                <w:sz w:val="18"/>
                <w:szCs w:val="18"/>
              </w:rPr>
              <w:t xml:space="preserve"> Umsatz </w:t>
            </w:r>
            <w:r w:rsidR="008A665D" w:rsidRPr="00D0122B">
              <w:rPr>
                <w:i/>
                <w:iCs/>
                <w:sz w:val="18"/>
                <w:szCs w:val="18"/>
              </w:rPr>
              <w:t xml:space="preserve">von </w:t>
            </w:r>
            <w:r w:rsidR="00543485" w:rsidRPr="00D0122B">
              <w:rPr>
                <w:i/>
                <w:iCs/>
                <w:sz w:val="18"/>
                <w:szCs w:val="18"/>
              </w:rPr>
              <w:t>&gt;</w:t>
            </w:r>
            <w:r w:rsidR="00BF0095" w:rsidRPr="00D0122B">
              <w:rPr>
                <w:i/>
                <w:iCs/>
                <w:sz w:val="18"/>
                <w:szCs w:val="18"/>
              </w:rPr>
              <w:t xml:space="preserve"> </w:t>
            </w:r>
            <w:r w:rsidR="00543485" w:rsidRPr="00D0122B">
              <w:rPr>
                <w:i/>
                <w:iCs/>
                <w:sz w:val="18"/>
                <w:szCs w:val="18"/>
              </w:rPr>
              <w:t xml:space="preserve">100 </w:t>
            </w:r>
            <w:r w:rsidR="00545241" w:rsidRPr="00D0122B">
              <w:rPr>
                <w:i/>
                <w:iCs/>
                <w:sz w:val="18"/>
                <w:szCs w:val="18"/>
              </w:rPr>
              <w:t>Mio</w:t>
            </w:r>
            <w:r w:rsidR="00543485" w:rsidRPr="00D0122B">
              <w:rPr>
                <w:i/>
                <w:iCs/>
                <w:sz w:val="18"/>
                <w:szCs w:val="18"/>
              </w:rPr>
              <w:t>. €</w:t>
            </w:r>
            <w:r w:rsidR="008A665D" w:rsidRPr="00D0122B">
              <w:rPr>
                <w:i/>
                <w:iCs/>
                <w:sz w:val="18"/>
                <w:szCs w:val="18"/>
              </w:rPr>
              <w:t>,</w:t>
            </w:r>
            <w:r w:rsidR="00543485" w:rsidRPr="00D0122B">
              <w:rPr>
                <w:i/>
                <w:iCs/>
                <w:sz w:val="18"/>
                <w:szCs w:val="18"/>
              </w:rPr>
              <w:t xml:space="preserve"> unter anderem bei </w:t>
            </w:r>
            <w:r w:rsidR="003A27DC" w:rsidRPr="00D0122B">
              <w:rPr>
                <w:i/>
                <w:iCs/>
                <w:sz w:val="18"/>
                <w:szCs w:val="18"/>
              </w:rPr>
              <w:t xml:space="preserve">der </w:t>
            </w:r>
            <w:r w:rsidR="00543485" w:rsidRPr="00D0122B">
              <w:rPr>
                <w:i/>
                <w:iCs/>
                <w:sz w:val="18"/>
                <w:szCs w:val="18"/>
              </w:rPr>
              <w:t>Kontoeröffnung</w:t>
            </w:r>
            <w:r w:rsidR="008A665D" w:rsidRPr="00D0122B">
              <w:rPr>
                <w:i/>
                <w:iCs/>
                <w:sz w:val="18"/>
                <w:szCs w:val="18"/>
              </w:rPr>
              <w:t xml:space="preserve"> </w:t>
            </w:r>
            <w:r w:rsidR="00543485" w:rsidRPr="00D0122B">
              <w:rPr>
                <w:i/>
                <w:iCs/>
                <w:sz w:val="18"/>
                <w:szCs w:val="18"/>
              </w:rPr>
              <w:t xml:space="preserve">und </w:t>
            </w:r>
            <w:r w:rsidR="008A665D" w:rsidRPr="00D0122B">
              <w:rPr>
                <w:i/>
                <w:iCs/>
                <w:sz w:val="18"/>
                <w:szCs w:val="18"/>
              </w:rPr>
              <w:t>-</w:t>
            </w:r>
            <w:r w:rsidR="00543485" w:rsidRPr="00D0122B">
              <w:rPr>
                <w:i/>
                <w:iCs/>
                <w:sz w:val="18"/>
                <w:szCs w:val="18"/>
              </w:rPr>
              <w:t>verwaltung</w:t>
            </w:r>
            <w:r w:rsidR="0008765F" w:rsidRPr="00D0122B">
              <w:rPr>
                <w:i/>
                <w:iCs/>
                <w:sz w:val="18"/>
                <w:szCs w:val="18"/>
              </w:rPr>
              <w:t xml:space="preserve"> sowie </w:t>
            </w:r>
            <w:r w:rsidR="003A27DC" w:rsidRPr="00D0122B">
              <w:rPr>
                <w:i/>
                <w:iCs/>
                <w:sz w:val="18"/>
                <w:szCs w:val="18"/>
              </w:rPr>
              <w:t xml:space="preserve">beim </w:t>
            </w:r>
            <w:r w:rsidR="00543485" w:rsidRPr="00D0122B">
              <w:rPr>
                <w:i/>
                <w:iCs/>
                <w:sz w:val="18"/>
                <w:szCs w:val="18"/>
              </w:rPr>
              <w:t>Zahlungsverkehr</w:t>
            </w:r>
            <w:r w:rsidR="008A665D" w:rsidRPr="00D0122B">
              <w:rPr>
                <w:i/>
                <w:iCs/>
                <w:sz w:val="18"/>
                <w:szCs w:val="18"/>
              </w:rPr>
              <w:t xml:space="preserve"> und</w:t>
            </w:r>
            <w:r w:rsidR="00543485" w:rsidRPr="00D0122B">
              <w:rPr>
                <w:i/>
                <w:iCs/>
                <w:sz w:val="18"/>
                <w:szCs w:val="18"/>
              </w:rPr>
              <w:t xml:space="preserve"> Dokumentengeschäft</w:t>
            </w:r>
            <w:r w:rsidRPr="00D0122B">
              <w:rPr>
                <w:i/>
                <w:iCs/>
                <w:sz w:val="18"/>
                <w:szCs w:val="18"/>
              </w:rPr>
              <w:t xml:space="preserve"> unter Einhaltung von regulatorischen Vorgaben und internen Richtlinien</w:t>
            </w:r>
          </w:p>
          <w:p w14:paraId="57EF5C02" w14:textId="0A3AFB10" w:rsidR="00F57033" w:rsidRPr="00D0122B" w:rsidRDefault="00000000" w:rsidP="00230F1E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  <w:tab w:val="left" w:pos="1318"/>
              </w:tabs>
              <w:ind w:right="428"/>
              <w:rPr>
                <w:bCs/>
                <w:i/>
                <w:sz w:val="18"/>
                <w:szCs w:val="18"/>
              </w:rPr>
            </w:pPr>
            <w:r w:rsidRPr="00D0122B">
              <w:rPr>
                <w:i/>
                <w:sz w:val="18"/>
              </w:rPr>
              <w:t xml:space="preserve">Mitwirkung bei der Bearbeitung von </w:t>
            </w:r>
            <w:r w:rsidR="008A665D" w:rsidRPr="00D0122B">
              <w:rPr>
                <w:i/>
                <w:sz w:val="18"/>
              </w:rPr>
              <w:t>Kreditanträgen</w:t>
            </w:r>
            <w:r w:rsidRPr="00D0122B">
              <w:rPr>
                <w:i/>
                <w:sz w:val="18"/>
              </w:rPr>
              <w:t>,</w:t>
            </w:r>
            <w:r w:rsidR="00496A3A" w:rsidRPr="00D0122B">
              <w:rPr>
                <w:i/>
                <w:sz w:val="18"/>
              </w:rPr>
              <w:t xml:space="preserve"> </w:t>
            </w:r>
            <w:r w:rsidR="00543485" w:rsidRPr="00D0122B">
              <w:rPr>
                <w:i/>
                <w:sz w:val="18"/>
              </w:rPr>
              <w:t>P</w:t>
            </w:r>
            <w:r w:rsidR="00496A3A" w:rsidRPr="00D0122B">
              <w:rPr>
                <w:i/>
                <w:sz w:val="18"/>
              </w:rPr>
              <w:t>rolongation</w:t>
            </w:r>
            <w:r w:rsidR="00543485" w:rsidRPr="00D0122B">
              <w:rPr>
                <w:i/>
                <w:sz w:val="18"/>
              </w:rPr>
              <w:t>santräge</w:t>
            </w:r>
            <w:r w:rsidR="008A665D" w:rsidRPr="00D0122B">
              <w:rPr>
                <w:i/>
                <w:sz w:val="18"/>
              </w:rPr>
              <w:t xml:space="preserve">n und </w:t>
            </w:r>
            <w:r w:rsidRPr="00D0122B">
              <w:rPr>
                <w:i/>
                <w:sz w:val="18"/>
              </w:rPr>
              <w:t>Avale</w:t>
            </w:r>
            <w:r w:rsidR="008A665D" w:rsidRPr="00D0122B">
              <w:rPr>
                <w:i/>
                <w:sz w:val="18"/>
              </w:rPr>
              <w:t>n</w:t>
            </w:r>
          </w:p>
          <w:tbl>
            <w:tblPr>
              <w:tblW w:w="10774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504"/>
              <w:gridCol w:w="3270"/>
            </w:tblGrid>
            <w:tr w:rsidR="00F57033" w:rsidRPr="00D0122B" w14:paraId="0C607F1C" w14:textId="77777777" w:rsidTr="00FA6C4B">
              <w:trPr>
                <w:trHeight w:val="340"/>
              </w:trPr>
              <w:tc>
                <w:tcPr>
                  <w:tcW w:w="7504" w:type="dxa"/>
                  <w:vAlign w:val="bottom"/>
                </w:tcPr>
                <w:p w14:paraId="14A9A78C" w14:textId="77777777" w:rsidR="00F57033" w:rsidRPr="00D0122B" w:rsidRDefault="00000000" w:rsidP="00D0122B">
                  <w:pPr>
                    <w:pStyle w:val="TableParagraph"/>
                    <w:rPr>
                      <w:b/>
                      <w:sz w:val="23"/>
                    </w:rPr>
                  </w:pPr>
                  <w:r w:rsidRPr="00D0122B">
                    <w:rPr>
                      <w:b/>
                      <w:sz w:val="23"/>
                    </w:rPr>
                    <w:t>D</w:t>
                  </w:r>
                  <w:r w:rsidRPr="00D0122B">
                    <w:rPr>
                      <w:b/>
                      <w:sz w:val="18"/>
                    </w:rPr>
                    <w:t>R</w:t>
                  </w:r>
                  <w:r w:rsidRPr="00D0122B">
                    <w:rPr>
                      <w:b/>
                      <w:sz w:val="23"/>
                    </w:rPr>
                    <w:t xml:space="preserve"> K</w:t>
                  </w:r>
                  <w:r w:rsidRPr="00D0122B">
                    <w:rPr>
                      <w:b/>
                      <w:sz w:val="18"/>
                    </w:rPr>
                    <w:t xml:space="preserve">ALLIWODA </w:t>
                  </w:r>
                  <w:r w:rsidRPr="00D0122B">
                    <w:rPr>
                      <w:b/>
                      <w:sz w:val="23"/>
                    </w:rPr>
                    <w:t>R</w:t>
                  </w:r>
                  <w:r w:rsidRPr="00D0122B">
                    <w:rPr>
                      <w:b/>
                      <w:sz w:val="18"/>
                    </w:rPr>
                    <w:t>ESEARCH</w:t>
                  </w:r>
                  <w:r w:rsidRPr="00D0122B">
                    <w:rPr>
                      <w:b/>
                      <w:sz w:val="23"/>
                    </w:rPr>
                    <w:t xml:space="preserve"> G</w:t>
                  </w:r>
                  <w:r w:rsidRPr="00D0122B">
                    <w:rPr>
                      <w:b/>
                      <w:sz w:val="18"/>
                    </w:rPr>
                    <w:t>MB</w:t>
                  </w:r>
                  <w:r w:rsidRPr="00D0122B">
                    <w:rPr>
                      <w:b/>
                      <w:sz w:val="23"/>
                    </w:rPr>
                    <w:t>H</w:t>
                  </w:r>
                </w:p>
              </w:tc>
              <w:tc>
                <w:tcPr>
                  <w:tcW w:w="3270" w:type="dxa"/>
                  <w:vAlign w:val="bottom"/>
                </w:tcPr>
                <w:p w14:paraId="4B8D7223" w14:textId="77777777" w:rsidR="00F57033" w:rsidRPr="00D0122B" w:rsidRDefault="00000000" w:rsidP="00D0122B">
                  <w:pPr>
                    <w:pStyle w:val="TableParagraph"/>
                    <w:ind w:right="-15"/>
                    <w:jc w:val="right"/>
                    <w:rPr>
                      <w:bCs/>
                      <w:i/>
                      <w:sz w:val="18"/>
                      <w:szCs w:val="18"/>
                    </w:rPr>
                  </w:pPr>
                  <w:r w:rsidRPr="00D0122B">
                    <w:rPr>
                      <w:i/>
                      <w:sz w:val="23"/>
                      <w:lang w:val="en-US"/>
                    </w:rPr>
                    <w:t>F</w:t>
                  </w:r>
                  <w:r w:rsidRPr="00D0122B">
                    <w:rPr>
                      <w:i/>
                      <w:sz w:val="18"/>
                      <w:lang w:val="en-US"/>
                    </w:rPr>
                    <w:t xml:space="preserve">RANKFURT AM </w:t>
                  </w:r>
                  <w:r w:rsidRPr="00D0122B">
                    <w:rPr>
                      <w:i/>
                      <w:iCs/>
                      <w:sz w:val="23"/>
                      <w:szCs w:val="23"/>
                      <w:lang w:val="en-US"/>
                    </w:rPr>
                    <w:t>M</w:t>
                  </w:r>
                  <w:r w:rsidRPr="00D0122B">
                    <w:rPr>
                      <w:i/>
                      <w:sz w:val="18"/>
                      <w:lang w:val="en-US"/>
                    </w:rPr>
                    <w:t>AI</w:t>
                  </w:r>
                  <w:r w:rsidRPr="00D0122B">
                    <w:rPr>
                      <w:i/>
                      <w:sz w:val="18"/>
                    </w:rPr>
                    <w:t>N</w:t>
                  </w:r>
                </w:p>
              </w:tc>
            </w:tr>
            <w:tr w:rsidR="00F57033" w:rsidRPr="00D0122B" w14:paraId="25624F20" w14:textId="77777777" w:rsidTr="00FA6C4B">
              <w:trPr>
                <w:trHeight w:val="20"/>
              </w:trPr>
              <w:tc>
                <w:tcPr>
                  <w:tcW w:w="7504" w:type="dxa"/>
                  <w:vAlign w:val="bottom"/>
                </w:tcPr>
                <w:p w14:paraId="6CF91934" w14:textId="51959EAB" w:rsidR="00F57033" w:rsidRPr="00D0122B" w:rsidRDefault="00000000" w:rsidP="00D0122B">
                  <w:pPr>
                    <w:pStyle w:val="TableParagraph"/>
                    <w:rPr>
                      <w:sz w:val="18"/>
                      <w:lang w:val="en-US"/>
                    </w:rPr>
                  </w:pPr>
                  <w:r w:rsidRPr="00D0122B">
                    <w:rPr>
                      <w:sz w:val="18"/>
                      <w:lang w:val="en-US"/>
                    </w:rPr>
                    <w:t xml:space="preserve">Praktikant </w:t>
                  </w:r>
                  <w:r w:rsidR="008A665D" w:rsidRPr="00D0122B">
                    <w:rPr>
                      <w:sz w:val="18"/>
                      <w:lang w:val="en-US"/>
                    </w:rPr>
                    <w:t xml:space="preserve">im </w:t>
                  </w:r>
                  <w:r w:rsidRPr="00D0122B">
                    <w:rPr>
                      <w:sz w:val="18"/>
                      <w:lang w:val="en-US"/>
                    </w:rPr>
                    <w:t>Equity Research</w:t>
                  </w:r>
                </w:p>
              </w:tc>
              <w:tc>
                <w:tcPr>
                  <w:tcW w:w="3270" w:type="dxa"/>
                  <w:vAlign w:val="bottom"/>
                </w:tcPr>
                <w:p w14:paraId="2B48DD66" w14:textId="6725DE93" w:rsidR="00F57033" w:rsidRPr="00D0122B" w:rsidRDefault="00543485" w:rsidP="00D0122B">
                  <w:pPr>
                    <w:pStyle w:val="TableParagraph"/>
                    <w:ind w:right="-15"/>
                    <w:jc w:val="right"/>
                    <w:rPr>
                      <w:sz w:val="18"/>
                    </w:rPr>
                  </w:pPr>
                  <w:r w:rsidRPr="00D0122B">
                    <w:rPr>
                      <w:sz w:val="18"/>
                    </w:rPr>
                    <w:t>08/2022 – 10/2022</w:t>
                  </w:r>
                </w:p>
              </w:tc>
            </w:tr>
            <w:tr w:rsidR="00F57033" w:rsidRPr="00D0122B" w14:paraId="34F479F6" w14:textId="77777777" w:rsidTr="00FA6C4B">
              <w:trPr>
                <w:trHeight w:val="20"/>
              </w:trPr>
              <w:tc>
                <w:tcPr>
                  <w:tcW w:w="10774" w:type="dxa"/>
                  <w:gridSpan w:val="2"/>
                  <w:vAlign w:val="bottom"/>
                </w:tcPr>
                <w:p w14:paraId="47823386" w14:textId="13BE3CD4" w:rsidR="00F57033" w:rsidRPr="00D0122B" w:rsidRDefault="00000000" w:rsidP="00D0122B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720"/>
                      <w:tab w:val="left" w:pos="721"/>
                    </w:tabs>
                    <w:ind w:right="618"/>
                    <w:rPr>
                      <w:i/>
                      <w:sz w:val="18"/>
                    </w:rPr>
                  </w:pPr>
                  <w:r w:rsidRPr="00D0122B">
                    <w:rPr>
                      <w:i/>
                      <w:sz w:val="18"/>
                    </w:rPr>
                    <w:t>Durchführung von Unternehmensanalysen</w:t>
                  </w:r>
                  <w:r w:rsidR="003A27DC" w:rsidRPr="00D0122B">
                    <w:rPr>
                      <w:i/>
                      <w:sz w:val="18"/>
                    </w:rPr>
                    <w:t xml:space="preserve"> und </w:t>
                  </w:r>
                  <w:r w:rsidRPr="00D0122B">
                    <w:rPr>
                      <w:i/>
                      <w:sz w:val="18"/>
                    </w:rPr>
                    <w:t>Unternehmensbewertungen per DCF</w:t>
                  </w:r>
                  <w:r w:rsidR="003A27DC" w:rsidRPr="00D0122B">
                    <w:rPr>
                      <w:i/>
                      <w:sz w:val="18"/>
                    </w:rPr>
                    <w:t xml:space="preserve"> und SWOT-Analysen sowie Erstellung von Research-Berichten zu Aktien und Anleihen</w:t>
                  </w:r>
                </w:p>
                <w:p w14:paraId="68FF7EA8" w14:textId="77777777" w:rsidR="00F57033" w:rsidRPr="00D0122B" w:rsidRDefault="00000000" w:rsidP="00D0122B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720"/>
                      <w:tab w:val="left" w:pos="721"/>
                    </w:tabs>
                    <w:ind w:right="618"/>
                    <w:rPr>
                      <w:i/>
                      <w:sz w:val="18"/>
                    </w:rPr>
                  </w:pPr>
                  <w:r w:rsidRPr="00D0122B">
                    <w:rPr>
                      <w:i/>
                      <w:sz w:val="18"/>
                    </w:rPr>
                    <w:t>Mitarbeit an der Erstellung von Nachhaltigkeits- und ESG-Berichten zu Einzelunternehmen, Ländern und Portfolios</w:t>
                  </w:r>
                </w:p>
                <w:p w14:paraId="2CAAF136" w14:textId="5145A391" w:rsidR="00F57033" w:rsidRPr="00D0122B" w:rsidRDefault="00000000" w:rsidP="00D0122B">
                  <w:pPr>
                    <w:pStyle w:val="TableParagraph"/>
                    <w:numPr>
                      <w:ilvl w:val="0"/>
                      <w:numId w:val="8"/>
                    </w:numPr>
                    <w:tabs>
                      <w:tab w:val="left" w:pos="720"/>
                      <w:tab w:val="left" w:pos="721"/>
                    </w:tabs>
                    <w:ind w:right="618"/>
                    <w:rPr>
                      <w:bCs/>
                      <w:i/>
                      <w:sz w:val="18"/>
                      <w:szCs w:val="18"/>
                    </w:rPr>
                  </w:pPr>
                  <w:r w:rsidRPr="00D0122B">
                    <w:rPr>
                      <w:i/>
                      <w:sz w:val="18"/>
                    </w:rPr>
                    <w:t>Teilnahme an Investor-Roadshows, Kapitalmarktkonferenzen, Unternehmenspräsentationen und andere</w:t>
                  </w:r>
                  <w:r w:rsidR="008A665D" w:rsidRPr="00D0122B">
                    <w:rPr>
                      <w:i/>
                      <w:sz w:val="18"/>
                    </w:rPr>
                    <w:t>n</w:t>
                  </w:r>
                  <w:r w:rsidRPr="00D0122B">
                    <w:rPr>
                      <w:i/>
                      <w:sz w:val="18"/>
                    </w:rPr>
                    <w:t xml:space="preserve"> Events</w:t>
                  </w:r>
                </w:p>
              </w:tc>
            </w:tr>
          </w:tbl>
          <w:p w14:paraId="21F7A7F0" w14:textId="77777777" w:rsidR="00F57033" w:rsidRPr="00D0122B" w:rsidRDefault="00F57033" w:rsidP="00D0122B">
            <w:pPr>
              <w:pStyle w:val="TableParagraph"/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</w:p>
        </w:tc>
      </w:tr>
      <w:tr w:rsidR="00F57033" w:rsidRPr="00D0122B" w14:paraId="212144F0" w14:textId="77777777">
        <w:trPr>
          <w:trHeight w:val="340"/>
        </w:trPr>
        <w:tc>
          <w:tcPr>
            <w:tcW w:w="7504" w:type="dxa"/>
            <w:gridSpan w:val="2"/>
            <w:vAlign w:val="bottom"/>
          </w:tcPr>
          <w:p w14:paraId="524B4FB8" w14:textId="77777777" w:rsidR="00F57033" w:rsidRPr="00D0122B" w:rsidRDefault="00000000" w:rsidP="00D0122B">
            <w:pPr>
              <w:pStyle w:val="TableParagraph"/>
              <w:rPr>
                <w:b/>
                <w:sz w:val="18"/>
              </w:rPr>
            </w:pPr>
            <w:r w:rsidRPr="00D0122B">
              <w:rPr>
                <w:b/>
                <w:sz w:val="23"/>
              </w:rPr>
              <w:t>R</w:t>
            </w:r>
            <w:r w:rsidRPr="00D0122B">
              <w:rPr>
                <w:b/>
                <w:sz w:val="18"/>
              </w:rPr>
              <w:t>OYAL</w:t>
            </w:r>
            <w:r w:rsidRPr="00D0122B">
              <w:rPr>
                <w:b/>
                <w:spacing w:val="-2"/>
                <w:sz w:val="18"/>
              </w:rPr>
              <w:t xml:space="preserve"> </w:t>
            </w:r>
            <w:r w:rsidRPr="00D0122B">
              <w:rPr>
                <w:b/>
                <w:sz w:val="23"/>
              </w:rPr>
              <w:t>C</w:t>
            </w:r>
            <w:r w:rsidRPr="00D0122B">
              <w:rPr>
                <w:b/>
                <w:sz w:val="18"/>
              </w:rPr>
              <w:t>OLLEGE</w:t>
            </w:r>
            <w:r w:rsidRPr="00D0122B">
              <w:rPr>
                <w:b/>
                <w:spacing w:val="-4"/>
                <w:sz w:val="18"/>
              </w:rPr>
              <w:t xml:space="preserve"> </w:t>
            </w:r>
            <w:r w:rsidRPr="00D0122B">
              <w:rPr>
                <w:b/>
                <w:sz w:val="23"/>
              </w:rPr>
              <w:t>C</w:t>
            </w:r>
            <w:r w:rsidRPr="00D0122B">
              <w:rPr>
                <w:b/>
                <w:sz w:val="18"/>
              </w:rPr>
              <w:t>OLOMBO</w:t>
            </w:r>
          </w:p>
        </w:tc>
        <w:tc>
          <w:tcPr>
            <w:tcW w:w="3270" w:type="dxa"/>
            <w:gridSpan w:val="2"/>
            <w:vAlign w:val="bottom"/>
          </w:tcPr>
          <w:p w14:paraId="2E3E2514" w14:textId="77777777" w:rsidR="00F57033" w:rsidRPr="00D0122B" w:rsidRDefault="00000000" w:rsidP="00D0122B">
            <w:pPr>
              <w:pStyle w:val="TableParagraph"/>
              <w:ind w:right="-15"/>
              <w:jc w:val="right"/>
              <w:rPr>
                <w:i/>
                <w:sz w:val="18"/>
              </w:rPr>
            </w:pPr>
            <w:r w:rsidRPr="00D0122B">
              <w:rPr>
                <w:i/>
                <w:sz w:val="23"/>
              </w:rPr>
              <w:t>C</w:t>
            </w:r>
            <w:r w:rsidRPr="00D0122B">
              <w:rPr>
                <w:i/>
                <w:sz w:val="18"/>
              </w:rPr>
              <w:t>OLOMBO</w:t>
            </w:r>
            <w:r w:rsidRPr="00D0122B">
              <w:rPr>
                <w:i/>
                <w:sz w:val="23"/>
              </w:rPr>
              <w:t>,</w:t>
            </w:r>
            <w:r w:rsidRPr="00D0122B">
              <w:rPr>
                <w:i/>
                <w:spacing w:val="-13"/>
                <w:sz w:val="23"/>
              </w:rPr>
              <w:t xml:space="preserve"> </w:t>
            </w:r>
            <w:r w:rsidRPr="00D0122B">
              <w:rPr>
                <w:i/>
                <w:sz w:val="23"/>
              </w:rPr>
              <w:t>S</w:t>
            </w:r>
            <w:r w:rsidRPr="00D0122B">
              <w:rPr>
                <w:i/>
                <w:sz w:val="18"/>
              </w:rPr>
              <w:t>RI</w:t>
            </w:r>
            <w:r w:rsidRPr="00D0122B">
              <w:rPr>
                <w:i/>
                <w:spacing w:val="-1"/>
                <w:sz w:val="18"/>
              </w:rPr>
              <w:t xml:space="preserve"> </w:t>
            </w:r>
            <w:r w:rsidRPr="00D0122B">
              <w:rPr>
                <w:i/>
                <w:sz w:val="23"/>
              </w:rPr>
              <w:t>L</w:t>
            </w:r>
            <w:r w:rsidRPr="00D0122B">
              <w:rPr>
                <w:i/>
                <w:sz w:val="18"/>
              </w:rPr>
              <w:t>ANKA</w:t>
            </w:r>
          </w:p>
        </w:tc>
      </w:tr>
      <w:tr w:rsidR="00F57033" w:rsidRPr="00D0122B" w14:paraId="72682822" w14:textId="77777777">
        <w:trPr>
          <w:trHeight w:val="20"/>
        </w:trPr>
        <w:tc>
          <w:tcPr>
            <w:tcW w:w="7504" w:type="dxa"/>
            <w:gridSpan w:val="2"/>
            <w:vAlign w:val="bottom"/>
          </w:tcPr>
          <w:p w14:paraId="145E6868" w14:textId="51D2BA12" w:rsidR="00F57033" w:rsidRPr="00D0122B" w:rsidRDefault="00000000" w:rsidP="00D0122B">
            <w:pPr>
              <w:pStyle w:val="TableParagraph"/>
              <w:rPr>
                <w:sz w:val="18"/>
              </w:rPr>
            </w:pPr>
            <w:r w:rsidRPr="00D0122B">
              <w:rPr>
                <w:sz w:val="18"/>
              </w:rPr>
              <w:t>Praktikant</w:t>
            </w:r>
            <w:r w:rsidRPr="00D0122B">
              <w:rPr>
                <w:spacing w:val="-3"/>
                <w:sz w:val="18"/>
              </w:rPr>
              <w:t xml:space="preserve"> </w:t>
            </w:r>
            <w:r w:rsidRPr="00D0122B">
              <w:rPr>
                <w:sz w:val="18"/>
              </w:rPr>
              <w:t>in</w:t>
            </w:r>
            <w:r w:rsidRPr="00D0122B">
              <w:rPr>
                <w:spacing w:val="-5"/>
                <w:sz w:val="18"/>
              </w:rPr>
              <w:t xml:space="preserve"> </w:t>
            </w:r>
            <w:r w:rsidRPr="00D0122B">
              <w:rPr>
                <w:sz w:val="18"/>
              </w:rPr>
              <w:t>der</w:t>
            </w:r>
            <w:r w:rsidRPr="00D0122B">
              <w:rPr>
                <w:spacing w:val="-2"/>
                <w:sz w:val="18"/>
              </w:rPr>
              <w:t xml:space="preserve"> </w:t>
            </w:r>
            <w:r w:rsidRPr="00D0122B">
              <w:rPr>
                <w:sz w:val="18"/>
              </w:rPr>
              <w:t>Schulverwaltung</w:t>
            </w:r>
            <w:r w:rsidRPr="00D0122B">
              <w:rPr>
                <w:spacing w:val="-4"/>
                <w:sz w:val="18"/>
              </w:rPr>
              <w:t xml:space="preserve"> </w:t>
            </w:r>
            <w:r w:rsidRPr="00D0122B">
              <w:rPr>
                <w:sz w:val="18"/>
              </w:rPr>
              <w:t>als</w:t>
            </w:r>
            <w:r w:rsidRPr="00D0122B">
              <w:rPr>
                <w:spacing w:val="-6"/>
                <w:sz w:val="18"/>
              </w:rPr>
              <w:t xml:space="preserve"> </w:t>
            </w:r>
            <w:r w:rsidRPr="00D0122B">
              <w:rPr>
                <w:sz w:val="18"/>
              </w:rPr>
              <w:t>Senior</w:t>
            </w:r>
            <w:r w:rsidRPr="00D0122B">
              <w:rPr>
                <w:spacing w:val="-1"/>
                <w:sz w:val="18"/>
              </w:rPr>
              <w:t xml:space="preserve"> </w:t>
            </w:r>
            <w:r w:rsidRPr="00D0122B">
              <w:rPr>
                <w:sz w:val="18"/>
              </w:rPr>
              <w:t>College</w:t>
            </w:r>
            <w:r w:rsidRPr="00D0122B">
              <w:rPr>
                <w:spacing w:val="-4"/>
                <w:sz w:val="18"/>
              </w:rPr>
              <w:t xml:space="preserve"> </w:t>
            </w:r>
            <w:r w:rsidRPr="00D0122B">
              <w:rPr>
                <w:sz w:val="18"/>
              </w:rPr>
              <w:t>Prefect</w:t>
            </w:r>
          </w:p>
        </w:tc>
        <w:tc>
          <w:tcPr>
            <w:tcW w:w="3270" w:type="dxa"/>
            <w:gridSpan w:val="2"/>
            <w:vAlign w:val="bottom"/>
          </w:tcPr>
          <w:p w14:paraId="04D8209F" w14:textId="77777777" w:rsidR="00F57033" w:rsidRPr="00D0122B" w:rsidRDefault="00000000" w:rsidP="00D0122B">
            <w:pPr>
              <w:pStyle w:val="TableParagraph"/>
              <w:ind w:right="-15"/>
              <w:jc w:val="right"/>
              <w:rPr>
                <w:sz w:val="18"/>
              </w:rPr>
            </w:pPr>
            <w:r w:rsidRPr="00D0122B">
              <w:rPr>
                <w:sz w:val="18"/>
              </w:rPr>
              <w:t>10/2019 – 01/2021</w:t>
            </w:r>
          </w:p>
        </w:tc>
      </w:tr>
      <w:tr w:rsidR="00F57033" w:rsidRPr="00D0122B" w14:paraId="595CCEB5" w14:textId="77777777" w:rsidTr="00230F1E">
        <w:trPr>
          <w:trHeight w:val="113"/>
        </w:trPr>
        <w:tc>
          <w:tcPr>
            <w:tcW w:w="10774" w:type="dxa"/>
            <w:gridSpan w:val="4"/>
            <w:vAlign w:val="bottom"/>
          </w:tcPr>
          <w:p w14:paraId="31635B9B" w14:textId="75C08605" w:rsidR="00F57033" w:rsidRPr="00D0122B" w:rsidRDefault="00000000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Durchführung von Schulprojekten zur Auszeichnung hervorragender akademischer</w:t>
            </w:r>
            <w:r w:rsidR="003A27DC" w:rsidRPr="00D0122B">
              <w:rPr>
                <w:i/>
                <w:sz w:val="18"/>
              </w:rPr>
              <w:t xml:space="preserve"> </w:t>
            </w:r>
            <w:r w:rsidRPr="00D0122B">
              <w:rPr>
                <w:i/>
                <w:sz w:val="18"/>
              </w:rPr>
              <w:t xml:space="preserve">Sportleistungen und </w:t>
            </w:r>
            <w:r w:rsidR="00B059A0" w:rsidRPr="00D0122B">
              <w:rPr>
                <w:i/>
                <w:sz w:val="18"/>
              </w:rPr>
              <w:t>Support</w:t>
            </w:r>
            <w:r w:rsidRPr="00D0122B">
              <w:rPr>
                <w:i/>
                <w:sz w:val="18"/>
              </w:rPr>
              <w:t xml:space="preserve"> der Schüler in Zusammenarbeit mit der Schulverwaltung, </w:t>
            </w:r>
            <w:r w:rsidR="003A27DC" w:rsidRPr="00D0122B">
              <w:rPr>
                <w:i/>
                <w:sz w:val="18"/>
              </w:rPr>
              <w:t xml:space="preserve">den </w:t>
            </w:r>
            <w:r w:rsidRPr="00D0122B">
              <w:rPr>
                <w:i/>
                <w:sz w:val="18"/>
              </w:rPr>
              <w:t xml:space="preserve">Lehrkräften, </w:t>
            </w:r>
            <w:r w:rsidR="003A27DC" w:rsidRPr="00D0122B">
              <w:rPr>
                <w:i/>
                <w:sz w:val="18"/>
              </w:rPr>
              <w:t>de</w:t>
            </w:r>
            <w:r w:rsidR="00B059A0" w:rsidRPr="00D0122B">
              <w:rPr>
                <w:i/>
                <w:sz w:val="18"/>
              </w:rPr>
              <w:t>n</w:t>
            </w:r>
            <w:r w:rsidR="003A27DC" w:rsidRPr="00D0122B">
              <w:rPr>
                <w:i/>
                <w:sz w:val="18"/>
              </w:rPr>
              <w:t xml:space="preserve"> </w:t>
            </w:r>
            <w:r w:rsidRPr="00D0122B">
              <w:rPr>
                <w:i/>
                <w:sz w:val="18"/>
              </w:rPr>
              <w:t xml:space="preserve">Alumni, </w:t>
            </w:r>
            <w:r w:rsidR="003A27DC" w:rsidRPr="00D0122B">
              <w:rPr>
                <w:i/>
                <w:sz w:val="18"/>
              </w:rPr>
              <w:t xml:space="preserve">dem </w:t>
            </w:r>
            <w:r w:rsidRPr="00D0122B">
              <w:rPr>
                <w:i/>
                <w:sz w:val="18"/>
              </w:rPr>
              <w:t>Bildungsministerium,</w:t>
            </w:r>
            <w:r w:rsidR="003A27DC" w:rsidRPr="00D0122B">
              <w:rPr>
                <w:i/>
                <w:sz w:val="18"/>
              </w:rPr>
              <w:t xml:space="preserve"> dem</w:t>
            </w:r>
            <w:r w:rsidRPr="00D0122B">
              <w:rPr>
                <w:i/>
                <w:sz w:val="18"/>
              </w:rPr>
              <w:t xml:space="preserve"> Ministerium für Sport sowie</w:t>
            </w:r>
            <w:r w:rsidR="003A27DC" w:rsidRPr="00D0122B">
              <w:rPr>
                <w:i/>
                <w:sz w:val="18"/>
              </w:rPr>
              <w:t xml:space="preserve"> </w:t>
            </w:r>
            <w:r w:rsidRPr="00D0122B">
              <w:rPr>
                <w:i/>
                <w:sz w:val="18"/>
              </w:rPr>
              <w:t>schulinternen und externen Organisationen</w:t>
            </w:r>
          </w:p>
          <w:p w14:paraId="4BBE29F7" w14:textId="08C93CFB" w:rsidR="00F57033" w:rsidRPr="00D0122B" w:rsidRDefault="003A27DC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Unterstützung bei der</w:t>
            </w:r>
            <w:r w:rsidR="0008765F" w:rsidRPr="00D0122B">
              <w:rPr>
                <w:i/>
                <w:sz w:val="18"/>
              </w:rPr>
              <w:t xml:space="preserve"> </w:t>
            </w:r>
            <w:r w:rsidRPr="00D0122B">
              <w:rPr>
                <w:i/>
                <w:sz w:val="18"/>
              </w:rPr>
              <w:t xml:space="preserve">Beratung </w:t>
            </w:r>
            <w:r w:rsidR="0008765F" w:rsidRPr="00D0122B">
              <w:rPr>
                <w:i/>
                <w:sz w:val="18"/>
              </w:rPr>
              <w:t>zu</w:t>
            </w:r>
            <w:r w:rsidRPr="00D0122B">
              <w:rPr>
                <w:i/>
                <w:sz w:val="18"/>
              </w:rPr>
              <w:t xml:space="preserve"> Sportaktivitäten, Schulvereine</w:t>
            </w:r>
            <w:r w:rsidR="0008765F" w:rsidRPr="00D0122B">
              <w:rPr>
                <w:i/>
                <w:sz w:val="18"/>
              </w:rPr>
              <w:t>n</w:t>
            </w:r>
            <w:r w:rsidR="00D0122B" w:rsidRPr="00D0122B">
              <w:rPr>
                <w:i/>
                <w:sz w:val="18"/>
              </w:rPr>
              <w:t xml:space="preserve"> sowie zur </w:t>
            </w:r>
            <w:r w:rsidRPr="00D0122B">
              <w:rPr>
                <w:i/>
                <w:sz w:val="18"/>
              </w:rPr>
              <w:t xml:space="preserve">Bildung </w:t>
            </w:r>
            <w:r w:rsidR="00D0122B" w:rsidRPr="00D0122B">
              <w:rPr>
                <w:i/>
                <w:sz w:val="18"/>
              </w:rPr>
              <w:t>und</w:t>
            </w:r>
            <w:r w:rsidRPr="00D0122B">
              <w:rPr>
                <w:i/>
                <w:sz w:val="18"/>
              </w:rPr>
              <w:t xml:space="preserve"> Disziplin der Schüler</w:t>
            </w:r>
          </w:p>
        </w:tc>
      </w:tr>
      <w:tr w:rsidR="003A27DC" w:rsidRPr="00D0122B" w14:paraId="15D4CC1B" w14:textId="77777777" w:rsidTr="00230F1E">
        <w:trPr>
          <w:trHeight w:val="454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282B07BE" w14:textId="126C0DB9" w:rsidR="00F57033" w:rsidRPr="00230F1E" w:rsidRDefault="00545241" w:rsidP="00230F1E">
            <w:pPr>
              <w:pStyle w:val="TableParagraph"/>
              <w:jc w:val="center"/>
              <w:rPr>
                <w:b/>
                <w:smallCaps/>
                <w:spacing w:val="-1"/>
                <w:sz w:val="28"/>
                <w:szCs w:val="28"/>
              </w:rPr>
            </w:pPr>
            <w:r w:rsidRPr="00230F1E">
              <w:rPr>
                <w:b/>
                <w:smallCaps/>
                <w:spacing w:val="-1"/>
                <w:sz w:val="28"/>
                <w:szCs w:val="28"/>
              </w:rPr>
              <w:t>Au</w:t>
            </w:r>
            <w:r w:rsidR="00D0122B" w:rsidRPr="00D0122B">
              <w:rPr>
                <w:b/>
                <w:smallCaps/>
                <w:spacing w:val="-1"/>
                <w:sz w:val="28"/>
                <w:szCs w:val="28"/>
              </w:rPr>
              <w:t>ß</w:t>
            </w:r>
            <w:r w:rsidRPr="00230F1E">
              <w:rPr>
                <w:b/>
                <w:smallCaps/>
                <w:spacing w:val="-1"/>
                <w:sz w:val="28"/>
                <w:szCs w:val="28"/>
              </w:rPr>
              <w:t>eruniversitäres Engagement</w:t>
            </w:r>
            <w:commentRangeStart w:id="7"/>
            <w:commentRangeStart w:id="8"/>
            <w:r w:rsidRPr="00230F1E">
              <w:rPr>
                <w:b/>
                <w:smallCaps/>
                <w:spacing w:val="-1"/>
                <w:sz w:val="28"/>
                <w:szCs w:val="28"/>
              </w:rPr>
              <w:t xml:space="preserve"> </w:t>
            </w:r>
            <w:commentRangeEnd w:id="7"/>
            <w:r w:rsidR="00032A92" w:rsidRPr="00230F1E">
              <w:rPr>
                <w:b/>
                <w:smallCaps/>
                <w:spacing w:val="-1"/>
                <w:sz w:val="28"/>
                <w:szCs w:val="28"/>
              </w:rPr>
              <w:commentReference w:id="7"/>
            </w:r>
            <w:commentRangeEnd w:id="8"/>
            <w:r w:rsidRPr="00D0122B">
              <w:rPr>
                <w:rStyle w:val="CommentReference"/>
              </w:rPr>
              <w:commentReference w:id="8"/>
            </w:r>
          </w:p>
        </w:tc>
      </w:tr>
      <w:tr w:rsidR="00CD3E07" w:rsidRPr="00D0122B" w14:paraId="3C2AF8DD" w14:textId="77777777" w:rsidTr="00230F1E">
        <w:trPr>
          <w:trHeight w:val="340"/>
        </w:trPr>
        <w:tc>
          <w:tcPr>
            <w:tcW w:w="7504" w:type="dxa"/>
            <w:gridSpan w:val="2"/>
            <w:tcBorders>
              <w:top w:val="single" w:sz="4" w:space="0" w:color="auto"/>
            </w:tcBorders>
            <w:vAlign w:val="bottom"/>
          </w:tcPr>
          <w:p w14:paraId="1FA6F79C" w14:textId="66AF99A7" w:rsidR="00CD3E07" w:rsidRPr="00D0122B" w:rsidRDefault="00CD3E07" w:rsidP="00D0122B">
            <w:pPr>
              <w:pStyle w:val="TableParagraph"/>
              <w:rPr>
                <w:b/>
                <w:sz w:val="18"/>
                <w:szCs w:val="18"/>
              </w:rPr>
            </w:pPr>
            <w:r w:rsidRPr="00D0122B">
              <w:rPr>
                <w:b/>
                <w:sz w:val="23"/>
                <w:szCs w:val="23"/>
              </w:rPr>
              <w:t>D</w:t>
            </w:r>
            <w:r w:rsidRPr="00D0122B">
              <w:rPr>
                <w:b/>
                <w:sz w:val="18"/>
                <w:szCs w:val="18"/>
              </w:rPr>
              <w:t xml:space="preserve">EUTSCHER </w:t>
            </w:r>
            <w:r w:rsidRPr="00D0122B">
              <w:rPr>
                <w:b/>
                <w:sz w:val="23"/>
                <w:szCs w:val="23"/>
              </w:rPr>
              <w:t>A</w:t>
            </w:r>
            <w:r w:rsidRPr="00D0122B">
              <w:rPr>
                <w:b/>
                <w:sz w:val="18"/>
                <w:szCs w:val="18"/>
              </w:rPr>
              <w:t xml:space="preserve">KADEMISCHER </w:t>
            </w:r>
            <w:r w:rsidRPr="00D0122B">
              <w:rPr>
                <w:b/>
                <w:sz w:val="23"/>
                <w:szCs w:val="23"/>
              </w:rPr>
              <w:t>A</w:t>
            </w:r>
            <w:r w:rsidRPr="00D0122B">
              <w:rPr>
                <w:b/>
                <w:sz w:val="18"/>
                <w:szCs w:val="18"/>
              </w:rPr>
              <w:t>USTAUSCHDIENST E.</w:t>
            </w:r>
            <w:r w:rsidR="00D0122B" w:rsidRPr="00D0122B">
              <w:rPr>
                <w:b/>
                <w:sz w:val="18"/>
                <w:szCs w:val="18"/>
              </w:rPr>
              <w:t xml:space="preserve"> </w:t>
            </w:r>
            <w:r w:rsidRPr="00D0122B">
              <w:rPr>
                <w:b/>
                <w:sz w:val="23"/>
                <w:szCs w:val="23"/>
              </w:rPr>
              <w:t>V</w:t>
            </w:r>
            <w:r w:rsidRPr="00D0122B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</w:tcBorders>
            <w:vAlign w:val="bottom"/>
          </w:tcPr>
          <w:p w14:paraId="6375E04E" w14:textId="59B1295F" w:rsidR="00CD3E07" w:rsidRPr="00D0122B" w:rsidRDefault="00CD3E07" w:rsidP="00D0122B">
            <w:pPr>
              <w:pStyle w:val="TableParagraph"/>
              <w:ind w:right="-15"/>
              <w:jc w:val="right"/>
              <w:rPr>
                <w:i/>
                <w:sz w:val="18"/>
                <w:szCs w:val="18"/>
              </w:rPr>
            </w:pPr>
            <w:r w:rsidRPr="00D0122B">
              <w:rPr>
                <w:i/>
                <w:sz w:val="23"/>
              </w:rPr>
              <w:t>O</w:t>
            </w:r>
            <w:r w:rsidRPr="00D0122B">
              <w:rPr>
                <w:i/>
                <w:sz w:val="18"/>
              </w:rPr>
              <w:t>NLINE</w:t>
            </w:r>
          </w:p>
        </w:tc>
      </w:tr>
      <w:tr w:rsidR="00CD3E07" w:rsidRPr="00D0122B" w14:paraId="2F7B5E39" w14:textId="77777777">
        <w:trPr>
          <w:trHeight w:val="20"/>
        </w:trPr>
        <w:tc>
          <w:tcPr>
            <w:tcW w:w="7504" w:type="dxa"/>
            <w:gridSpan w:val="2"/>
            <w:vAlign w:val="bottom"/>
          </w:tcPr>
          <w:p w14:paraId="5799F8AC" w14:textId="2EAD6769" w:rsidR="00CD3E07" w:rsidRPr="00D0122B" w:rsidRDefault="00CD3E07" w:rsidP="00D0122B">
            <w:pPr>
              <w:pStyle w:val="TableParagraph"/>
              <w:rPr>
                <w:sz w:val="18"/>
                <w:lang w:val="en-US"/>
              </w:rPr>
            </w:pPr>
            <w:r w:rsidRPr="00D0122B">
              <w:rPr>
                <w:sz w:val="18"/>
                <w:lang w:val="en-US"/>
              </w:rPr>
              <w:t>DAAD Young Ambassador – Region Südasien</w:t>
            </w:r>
          </w:p>
        </w:tc>
        <w:tc>
          <w:tcPr>
            <w:tcW w:w="3270" w:type="dxa"/>
            <w:gridSpan w:val="2"/>
            <w:vAlign w:val="bottom"/>
          </w:tcPr>
          <w:p w14:paraId="48E5B5C7" w14:textId="25FD04AC" w:rsidR="00CD3E07" w:rsidRPr="00D0122B" w:rsidRDefault="00CD3E07" w:rsidP="00D0122B">
            <w:pPr>
              <w:pStyle w:val="TableParagraph"/>
              <w:ind w:right="-15"/>
              <w:jc w:val="right"/>
              <w:rPr>
                <w:sz w:val="18"/>
                <w:lang w:val="en-US"/>
              </w:rPr>
            </w:pPr>
            <w:r w:rsidRPr="00D0122B">
              <w:rPr>
                <w:sz w:val="18"/>
              </w:rPr>
              <w:t>07/2022</w:t>
            </w:r>
            <w:r w:rsidRPr="00D0122B">
              <w:rPr>
                <w:spacing w:val="-1"/>
                <w:sz w:val="18"/>
              </w:rPr>
              <w:t xml:space="preserve"> </w:t>
            </w:r>
            <w:r w:rsidRPr="00D0122B">
              <w:rPr>
                <w:sz w:val="18"/>
              </w:rPr>
              <w:t>–08/2023</w:t>
            </w:r>
          </w:p>
        </w:tc>
      </w:tr>
      <w:tr w:rsidR="00CD3E07" w:rsidRPr="00D0122B" w14:paraId="4B39AB06" w14:textId="77777777">
        <w:trPr>
          <w:trHeight w:val="20"/>
        </w:trPr>
        <w:tc>
          <w:tcPr>
            <w:tcW w:w="10774" w:type="dxa"/>
            <w:gridSpan w:val="4"/>
            <w:vAlign w:val="bottom"/>
          </w:tcPr>
          <w:p w14:paraId="523FC0BD" w14:textId="56572AED" w:rsidR="00CD3E07" w:rsidRPr="00D0122B" w:rsidRDefault="00CD3E07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Unterstützung des Deutschen Akademischen Austauschdienstes bei Aktivitäten in Indien, Sri Lanka, Bangladesch, Nepal und Bhutan</w:t>
            </w:r>
          </w:p>
          <w:p w14:paraId="2B8C94EA" w14:textId="6916B331" w:rsidR="00CD3E07" w:rsidRPr="00D0122B" w:rsidRDefault="00CD3E07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Durchführung von Workshops</w:t>
            </w:r>
            <w:r w:rsidR="00645A32" w:rsidRPr="00D0122B">
              <w:rPr>
                <w:i/>
                <w:sz w:val="18"/>
              </w:rPr>
              <w:t xml:space="preserve"> und</w:t>
            </w:r>
            <w:r w:rsidRPr="00D0122B">
              <w:rPr>
                <w:i/>
                <w:sz w:val="18"/>
              </w:rPr>
              <w:t xml:space="preserve"> Informationsveranstaltungen </w:t>
            </w:r>
            <w:r w:rsidR="00645A32" w:rsidRPr="00D0122B">
              <w:rPr>
                <w:i/>
                <w:sz w:val="18"/>
              </w:rPr>
              <w:t>sowie</w:t>
            </w:r>
            <w:r w:rsidRPr="00D0122B">
              <w:rPr>
                <w:i/>
                <w:sz w:val="18"/>
              </w:rPr>
              <w:t xml:space="preserve"> Beratung von Studierenden zu allen Themen rund um das Studium</w:t>
            </w:r>
          </w:p>
        </w:tc>
      </w:tr>
      <w:tr w:rsidR="00CD3E07" w:rsidRPr="00D0122B" w14:paraId="7F8E33A5" w14:textId="77777777">
        <w:trPr>
          <w:trHeight w:val="339"/>
        </w:trPr>
        <w:tc>
          <w:tcPr>
            <w:tcW w:w="7504" w:type="dxa"/>
            <w:gridSpan w:val="2"/>
            <w:vAlign w:val="bottom"/>
          </w:tcPr>
          <w:p w14:paraId="7E62F319" w14:textId="78566207" w:rsidR="00CD3E07" w:rsidRPr="00D0122B" w:rsidRDefault="00CD3E07" w:rsidP="00D0122B">
            <w:pPr>
              <w:pStyle w:val="TableParagraph"/>
              <w:rPr>
                <w:b/>
                <w:sz w:val="23"/>
              </w:rPr>
            </w:pPr>
            <w:bookmarkStart w:id="9" w:name="_Hlk182926894"/>
            <w:r w:rsidRPr="00D0122B">
              <w:rPr>
                <w:b/>
                <w:sz w:val="23"/>
                <w:szCs w:val="23"/>
              </w:rPr>
              <w:t>B</w:t>
            </w:r>
            <w:r w:rsidRPr="00D0122B">
              <w:rPr>
                <w:b/>
                <w:sz w:val="18"/>
                <w:szCs w:val="18"/>
              </w:rPr>
              <w:t xml:space="preserve">ERLINER </w:t>
            </w:r>
            <w:r w:rsidRPr="00D0122B">
              <w:rPr>
                <w:b/>
                <w:sz w:val="23"/>
                <w:szCs w:val="23"/>
              </w:rPr>
              <w:t>B</w:t>
            </w:r>
            <w:r w:rsidRPr="00D0122B">
              <w:rPr>
                <w:b/>
                <w:sz w:val="18"/>
                <w:szCs w:val="18"/>
              </w:rPr>
              <w:t>ÖRSENKREIS E.</w:t>
            </w:r>
            <w:r w:rsidR="00D0122B" w:rsidRPr="00D0122B">
              <w:rPr>
                <w:b/>
                <w:sz w:val="18"/>
                <w:szCs w:val="18"/>
              </w:rPr>
              <w:t xml:space="preserve"> </w:t>
            </w:r>
            <w:r w:rsidRPr="00D0122B">
              <w:rPr>
                <w:b/>
                <w:sz w:val="23"/>
                <w:szCs w:val="23"/>
              </w:rPr>
              <w:t>V.</w:t>
            </w:r>
          </w:p>
        </w:tc>
        <w:tc>
          <w:tcPr>
            <w:tcW w:w="3270" w:type="dxa"/>
            <w:gridSpan w:val="2"/>
            <w:vAlign w:val="bottom"/>
          </w:tcPr>
          <w:p w14:paraId="3514F1D4" w14:textId="795F6678" w:rsidR="00CD3E07" w:rsidRPr="00D0122B" w:rsidRDefault="00CD3E07" w:rsidP="00D0122B">
            <w:pPr>
              <w:pStyle w:val="TableParagraph"/>
              <w:ind w:right="-15"/>
              <w:jc w:val="right"/>
              <w:rPr>
                <w:i/>
                <w:sz w:val="18"/>
              </w:rPr>
            </w:pPr>
            <w:r w:rsidRPr="00D0122B">
              <w:rPr>
                <w:i/>
                <w:sz w:val="23"/>
                <w:szCs w:val="23"/>
              </w:rPr>
              <w:t>B</w:t>
            </w:r>
            <w:r w:rsidRPr="00D0122B">
              <w:rPr>
                <w:i/>
                <w:sz w:val="18"/>
                <w:szCs w:val="18"/>
              </w:rPr>
              <w:t>ERLIN</w:t>
            </w:r>
          </w:p>
        </w:tc>
      </w:tr>
      <w:bookmarkEnd w:id="9"/>
      <w:tr w:rsidR="00CD3E07" w:rsidRPr="00D0122B" w14:paraId="26BE83B5" w14:textId="77777777">
        <w:trPr>
          <w:trHeight w:val="20"/>
        </w:trPr>
        <w:tc>
          <w:tcPr>
            <w:tcW w:w="7504" w:type="dxa"/>
            <w:gridSpan w:val="2"/>
            <w:vAlign w:val="bottom"/>
          </w:tcPr>
          <w:p w14:paraId="0D6034C9" w14:textId="0DCC7E96" w:rsidR="00CD3E07" w:rsidRPr="00D0122B" w:rsidRDefault="00CD3E07" w:rsidP="00D0122B">
            <w:pPr>
              <w:pStyle w:val="TableParagraph"/>
              <w:rPr>
                <w:sz w:val="18"/>
              </w:rPr>
            </w:pPr>
            <w:r w:rsidRPr="00D0122B">
              <w:rPr>
                <w:sz w:val="18"/>
              </w:rPr>
              <w:t>Mitglied im bundesweiten Netzwerk für Börseninterressierte</w:t>
            </w:r>
          </w:p>
        </w:tc>
        <w:tc>
          <w:tcPr>
            <w:tcW w:w="3270" w:type="dxa"/>
            <w:gridSpan w:val="2"/>
            <w:vAlign w:val="bottom"/>
          </w:tcPr>
          <w:p w14:paraId="3ED5AF9A" w14:textId="7920FB62" w:rsidR="00CD3E07" w:rsidRPr="00D0122B" w:rsidRDefault="00CD3E07" w:rsidP="00D0122B">
            <w:pPr>
              <w:pStyle w:val="TableParagraph"/>
              <w:ind w:right="-15"/>
              <w:jc w:val="right"/>
              <w:rPr>
                <w:sz w:val="18"/>
              </w:rPr>
            </w:pPr>
            <w:r w:rsidRPr="00D0122B">
              <w:rPr>
                <w:sz w:val="18"/>
              </w:rPr>
              <w:t>03/2022 – 12/2022</w:t>
            </w:r>
          </w:p>
        </w:tc>
      </w:tr>
      <w:tr w:rsidR="00CD3E07" w:rsidRPr="00D0122B" w14:paraId="7ECDFF6E" w14:textId="77777777">
        <w:trPr>
          <w:trHeight w:val="20"/>
        </w:trPr>
        <w:tc>
          <w:tcPr>
            <w:tcW w:w="10774" w:type="dxa"/>
            <w:gridSpan w:val="4"/>
            <w:vAlign w:val="bottom"/>
          </w:tcPr>
          <w:p w14:paraId="0158D5F7" w14:textId="77777777" w:rsidR="00CD3E07" w:rsidRPr="00D0122B" w:rsidRDefault="00CD3E07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Teilnahme an verschiedenen Events zu den Themen Börse, Finanzmärkte und Finance</w:t>
            </w:r>
          </w:p>
          <w:p w14:paraId="481525D8" w14:textId="78473C71" w:rsidR="00CD3E07" w:rsidRPr="00D0122B" w:rsidRDefault="00CD3E07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 xml:space="preserve">Mitarbeit an der „Portfolio Challenge“ vom Bundesverband der </w:t>
            </w:r>
            <w:r w:rsidR="00645A32" w:rsidRPr="00D0122B">
              <w:rPr>
                <w:i/>
                <w:sz w:val="18"/>
              </w:rPr>
              <w:t>„</w:t>
            </w:r>
            <w:r w:rsidRPr="00D0122B">
              <w:rPr>
                <w:i/>
                <w:sz w:val="18"/>
              </w:rPr>
              <w:t>Börsenvereine an deutschen Hochschulen e.</w:t>
            </w:r>
            <w:r w:rsidR="00D0122B" w:rsidRPr="00D0122B">
              <w:rPr>
                <w:i/>
                <w:sz w:val="18"/>
              </w:rPr>
              <w:t xml:space="preserve"> </w:t>
            </w:r>
            <w:r w:rsidRPr="00D0122B">
              <w:rPr>
                <w:i/>
                <w:sz w:val="18"/>
              </w:rPr>
              <w:t>V.</w:t>
            </w:r>
            <w:r w:rsidR="00645A32" w:rsidRPr="00D0122B">
              <w:rPr>
                <w:i/>
                <w:sz w:val="18"/>
              </w:rPr>
              <w:t>“</w:t>
            </w:r>
          </w:p>
          <w:p w14:paraId="362D316D" w14:textId="6E59A363" w:rsidR="00CD3E07" w:rsidRPr="00D0122B" w:rsidRDefault="00CD3E07" w:rsidP="00D0122B">
            <w:pPr>
              <w:pStyle w:val="TableParagraph"/>
              <w:numPr>
                <w:ilvl w:val="0"/>
                <w:numId w:val="6"/>
              </w:numPr>
              <w:tabs>
                <w:tab w:val="left" w:pos="720"/>
                <w:tab w:val="left" w:pos="721"/>
              </w:tabs>
              <w:ind w:right="618"/>
              <w:rPr>
                <w:i/>
                <w:sz w:val="18"/>
              </w:rPr>
            </w:pPr>
            <w:r w:rsidRPr="00D0122B">
              <w:rPr>
                <w:i/>
                <w:sz w:val="18"/>
              </w:rPr>
              <w:t>Analyse von globalen Aktien und Einzelwerten sowie Mitarbeit an deren Aufnahme in das Portfolio des Vereins</w:t>
            </w:r>
          </w:p>
        </w:tc>
      </w:tr>
      <w:tr w:rsidR="00CD3E07" w:rsidRPr="00D0122B" w14:paraId="3B7EFC97" w14:textId="77777777" w:rsidTr="00230F1E">
        <w:trPr>
          <w:trHeight w:val="454"/>
        </w:trPr>
        <w:tc>
          <w:tcPr>
            <w:tcW w:w="10774" w:type="dxa"/>
            <w:gridSpan w:val="4"/>
            <w:tcBorders>
              <w:bottom w:val="single" w:sz="4" w:space="0" w:color="000000"/>
            </w:tcBorders>
            <w:vAlign w:val="bottom"/>
          </w:tcPr>
          <w:p w14:paraId="3FCD2130" w14:textId="77777777" w:rsidR="00CD3E07" w:rsidRPr="00D0122B" w:rsidRDefault="00CD3E07" w:rsidP="00D0122B">
            <w:pPr>
              <w:pStyle w:val="TableParagraph"/>
              <w:jc w:val="center"/>
              <w:rPr>
                <w:sz w:val="18"/>
              </w:rPr>
            </w:pPr>
            <w:r w:rsidRPr="00D0122B">
              <w:rPr>
                <w:b/>
                <w:spacing w:val="-1"/>
                <w:sz w:val="28"/>
              </w:rPr>
              <w:t>F</w:t>
            </w:r>
            <w:r w:rsidRPr="00D0122B">
              <w:rPr>
                <w:b/>
                <w:spacing w:val="-1"/>
              </w:rPr>
              <w:t>ÄHIGKEITEN</w:t>
            </w:r>
            <w:r w:rsidRPr="00D0122B">
              <w:rPr>
                <w:b/>
                <w:spacing w:val="4"/>
              </w:rPr>
              <w:t xml:space="preserve"> </w:t>
            </w:r>
            <w:r w:rsidRPr="00D0122B">
              <w:rPr>
                <w:b/>
                <w:sz w:val="28"/>
              </w:rPr>
              <w:t>&amp;</w:t>
            </w:r>
            <w:r w:rsidRPr="00D0122B">
              <w:rPr>
                <w:b/>
                <w:spacing w:val="-17"/>
                <w:sz w:val="28"/>
              </w:rPr>
              <w:t xml:space="preserve"> </w:t>
            </w:r>
            <w:r w:rsidRPr="00D0122B">
              <w:rPr>
                <w:b/>
                <w:sz w:val="28"/>
              </w:rPr>
              <w:t>I</w:t>
            </w:r>
            <w:r w:rsidRPr="00D0122B">
              <w:rPr>
                <w:b/>
              </w:rPr>
              <w:t>NTERESSEN</w:t>
            </w:r>
          </w:p>
        </w:tc>
      </w:tr>
      <w:tr w:rsidR="00CD3E07" w:rsidRPr="00D0122B" w14:paraId="6223FD5B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11ACF1A5" w14:textId="77777777" w:rsidR="00CD3E07" w:rsidRPr="00D0122B" w:rsidRDefault="00CD3E07" w:rsidP="00D0122B">
            <w:pPr>
              <w:pStyle w:val="TableParagraph"/>
              <w:ind w:right="129"/>
              <w:rPr>
                <w:sz w:val="18"/>
              </w:rPr>
            </w:pPr>
            <w:r w:rsidRPr="00D0122B">
              <w:rPr>
                <w:sz w:val="18"/>
              </w:rPr>
              <w:t>Sprachen:</w:t>
            </w:r>
          </w:p>
        </w:tc>
        <w:tc>
          <w:tcPr>
            <w:tcW w:w="9356" w:type="dxa"/>
            <w:gridSpan w:val="3"/>
            <w:tcBorders>
              <w:top w:val="single" w:sz="4" w:space="0" w:color="000000"/>
            </w:tcBorders>
            <w:vAlign w:val="bottom"/>
          </w:tcPr>
          <w:p w14:paraId="32BEF0AD" w14:textId="77777777" w:rsidR="00CD3E07" w:rsidRPr="00D0122B" w:rsidRDefault="00CD3E07" w:rsidP="00D0122B">
            <w:pPr>
              <w:pStyle w:val="TableParagraph"/>
              <w:rPr>
                <w:sz w:val="18"/>
              </w:rPr>
            </w:pPr>
            <w:r w:rsidRPr="00D0122B">
              <w:rPr>
                <w:sz w:val="18"/>
              </w:rPr>
              <w:t>Singhalesisch</w:t>
            </w:r>
            <w:r w:rsidRPr="00D0122B">
              <w:rPr>
                <w:spacing w:val="-4"/>
                <w:sz w:val="18"/>
              </w:rPr>
              <w:t xml:space="preserve"> </w:t>
            </w:r>
            <w:r w:rsidRPr="00D0122B">
              <w:rPr>
                <w:sz w:val="18"/>
              </w:rPr>
              <w:t>(</w:t>
            </w:r>
            <w:r w:rsidRPr="00D0122B">
              <w:rPr>
                <w:i/>
                <w:sz w:val="18"/>
              </w:rPr>
              <w:t>Muttersprache</w:t>
            </w:r>
            <w:r w:rsidRPr="00D0122B">
              <w:rPr>
                <w:sz w:val="18"/>
              </w:rPr>
              <w:t>),</w:t>
            </w:r>
            <w:r w:rsidRPr="00D0122B">
              <w:rPr>
                <w:spacing w:val="-6"/>
                <w:sz w:val="18"/>
              </w:rPr>
              <w:t xml:space="preserve"> </w:t>
            </w:r>
            <w:r w:rsidRPr="00D0122B">
              <w:rPr>
                <w:sz w:val="18"/>
              </w:rPr>
              <w:t>Englisch</w:t>
            </w:r>
            <w:r w:rsidRPr="00D0122B">
              <w:rPr>
                <w:spacing w:val="-4"/>
                <w:sz w:val="18"/>
              </w:rPr>
              <w:t xml:space="preserve"> </w:t>
            </w:r>
            <w:r w:rsidRPr="00D0122B">
              <w:rPr>
                <w:i/>
                <w:sz w:val="18"/>
              </w:rPr>
              <w:t>(Muttersprache)</w:t>
            </w:r>
            <w:r w:rsidRPr="00D0122B">
              <w:rPr>
                <w:sz w:val="18"/>
              </w:rPr>
              <w:t>,</w:t>
            </w:r>
            <w:r w:rsidRPr="00D0122B">
              <w:rPr>
                <w:spacing w:val="-6"/>
                <w:sz w:val="18"/>
              </w:rPr>
              <w:t xml:space="preserve"> </w:t>
            </w:r>
            <w:r w:rsidRPr="00D0122B">
              <w:rPr>
                <w:sz w:val="18"/>
              </w:rPr>
              <w:t>Deutsch</w:t>
            </w:r>
            <w:r w:rsidRPr="00D0122B">
              <w:rPr>
                <w:spacing w:val="-4"/>
                <w:sz w:val="18"/>
              </w:rPr>
              <w:t xml:space="preserve"> </w:t>
            </w:r>
            <w:r w:rsidRPr="00D0122B">
              <w:rPr>
                <w:i/>
                <w:sz w:val="18"/>
              </w:rPr>
              <w:t>(verhandlungssicher)</w:t>
            </w:r>
          </w:p>
        </w:tc>
      </w:tr>
      <w:tr w:rsidR="00CD3E07" w:rsidRPr="005253E3" w14:paraId="12326F16" w14:textId="77777777" w:rsidTr="00230F1E">
        <w:trPr>
          <w:trHeight w:val="340"/>
        </w:trPr>
        <w:tc>
          <w:tcPr>
            <w:tcW w:w="1418" w:type="dxa"/>
            <w:vAlign w:val="bottom"/>
          </w:tcPr>
          <w:p w14:paraId="19BB641A" w14:textId="77777777" w:rsidR="00CD3E07" w:rsidRPr="00D0122B" w:rsidRDefault="00CD3E07" w:rsidP="00D0122B">
            <w:pPr>
              <w:pStyle w:val="TableParagraph"/>
              <w:ind w:right="129"/>
              <w:rPr>
                <w:sz w:val="18"/>
              </w:rPr>
            </w:pPr>
            <w:r w:rsidRPr="00D0122B">
              <w:rPr>
                <w:sz w:val="18"/>
              </w:rPr>
              <w:t>Technisch:</w:t>
            </w:r>
          </w:p>
        </w:tc>
        <w:tc>
          <w:tcPr>
            <w:tcW w:w="9356" w:type="dxa"/>
            <w:gridSpan w:val="3"/>
            <w:vAlign w:val="bottom"/>
          </w:tcPr>
          <w:p w14:paraId="44FBFD55" w14:textId="36E2F555" w:rsidR="00CD3E07" w:rsidRPr="00230F1E" w:rsidRDefault="00CD3E07" w:rsidP="00D0122B">
            <w:pPr>
              <w:pStyle w:val="TableParagraph"/>
              <w:ind w:right="165"/>
              <w:rPr>
                <w:sz w:val="18"/>
                <w:lang w:val="en-US"/>
              </w:rPr>
            </w:pPr>
            <w:r w:rsidRPr="00230F1E">
              <w:rPr>
                <w:sz w:val="18"/>
                <w:lang w:val="en-US"/>
              </w:rPr>
              <w:t>R, STATA, Python, Microsoft Office</w:t>
            </w:r>
          </w:p>
        </w:tc>
      </w:tr>
      <w:tr w:rsidR="00CD3E07" w:rsidRPr="00D0122B" w14:paraId="2D6BED2E" w14:textId="77777777" w:rsidTr="00230F1E">
        <w:trPr>
          <w:trHeight w:val="340"/>
        </w:trPr>
        <w:tc>
          <w:tcPr>
            <w:tcW w:w="1418" w:type="dxa"/>
            <w:vAlign w:val="bottom"/>
          </w:tcPr>
          <w:p w14:paraId="33DC643A" w14:textId="77777777" w:rsidR="00CD3E07" w:rsidRPr="00D0122B" w:rsidRDefault="00CD3E07" w:rsidP="00D0122B">
            <w:pPr>
              <w:pStyle w:val="TableParagraph"/>
              <w:ind w:right="48"/>
              <w:rPr>
                <w:sz w:val="18"/>
              </w:rPr>
            </w:pPr>
            <w:r w:rsidRPr="00D0122B">
              <w:rPr>
                <w:sz w:val="18"/>
              </w:rPr>
              <w:t>Interessen:</w:t>
            </w:r>
          </w:p>
        </w:tc>
        <w:tc>
          <w:tcPr>
            <w:tcW w:w="9356" w:type="dxa"/>
            <w:gridSpan w:val="3"/>
            <w:vAlign w:val="bottom"/>
          </w:tcPr>
          <w:p w14:paraId="28FDD89E" w14:textId="4630BF3C" w:rsidR="00CD3E07" w:rsidRPr="00D0122B" w:rsidRDefault="00CD3E07" w:rsidP="00D0122B">
            <w:pPr>
              <w:pStyle w:val="TableParagraph"/>
              <w:rPr>
                <w:sz w:val="18"/>
              </w:rPr>
            </w:pPr>
            <w:r w:rsidRPr="00D0122B">
              <w:rPr>
                <w:sz w:val="18"/>
              </w:rPr>
              <w:t>Segeln,</w:t>
            </w:r>
            <w:r w:rsidRPr="00D0122B">
              <w:rPr>
                <w:spacing w:val="-5"/>
                <w:sz w:val="18"/>
              </w:rPr>
              <w:t xml:space="preserve"> </w:t>
            </w:r>
            <w:r w:rsidRPr="00D0122B">
              <w:rPr>
                <w:sz w:val="18"/>
              </w:rPr>
              <w:t>Wertpapierhandel,</w:t>
            </w:r>
            <w:r w:rsidRPr="00D0122B">
              <w:rPr>
                <w:spacing w:val="-9"/>
                <w:sz w:val="18"/>
              </w:rPr>
              <w:t xml:space="preserve"> </w:t>
            </w:r>
            <w:r w:rsidRPr="00D0122B">
              <w:rPr>
                <w:sz w:val="18"/>
              </w:rPr>
              <w:t>Finanzmärkte</w:t>
            </w:r>
          </w:p>
        </w:tc>
      </w:tr>
      <w:tr w:rsidR="00CD3E07" w:rsidRPr="00D0122B" w14:paraId="0A494D1F" w14:textId="77777777" w:rsidTr="00230F1E">
        <w:trPr>
          <w:trHeight w:val="794"/>
        </w:trPr>
        <w:tc>
          <w:tcPr>
            <w:tcW w:w="10774" w:type="dxa"/>
            <w:gridSpan w:val="4"/>
            <w:vAlign w:val="bottom"/>
          </w:tcPr>
          <w:p w14:paraId="2076D800" w14:textId="5135DCEF" w:rsidR="00CD3E07" w:rsidRPr="00D0122B" w:rsidRDefault="00230F1E" w:rsidP="00D0122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Frankfurt am Main</w:t>
            </w:r>
            <w:r w:rsidR="00CD3E07" w:rsidRPr="00D0122B">
              <w:rPr>
                <w:sz w:val="18"/>
              </w:rPr>
              <w:t>,</w:t>
            </w:r>
            <w:r w:rsidR="00CD3E07" w:rsidRPr="00D0122B">
              <w:rPr>
                <w:spacing w:val="-2"/>
                <w:sz w:val="18"/>
              </w:rPr>
              <w:t xml:space="preserve"> </w:t>
            </w:r>
            <w:r w:rsidR="00E00E1B">
              <w:rPr>
                <w:spacing w:val="-2"/>
                <w:sz w:val="18"/>
              </w:rPr>
              <w:t>2</w:t>
            </w:r>
            <w:ins w:id="10" w:author="Nisal Walpola" w:date="2025-08-21T18:00:00Z" w16du:dateUtc="2025-08-21T16:00:00Z">
              <w:r w:rsidR="005253E3">
                <w:rPr>
                  <w:spacing w:val="-2"/>
                  <w:sz w:val="18"/>
                </w:rPr>
                <w:t>1</w:t>
              </w:r>
            </w:ins>
            <w:del w:id="11" w:author="Nisal Walpola" w:date="2025-08-21T18:00:00Z" w16du:dateUtc="2025-08-21T16:00:00Z">
              <w:r w:rsidR="00E00E1B" w:rsidDel="005253E3">
                <w:rPr>
                  <w:spacing w:val="-2"/>
                  <w:sz w:val="18"/>
                </w:rPr>
                <w:delText>0</w:delText>
              </w:r>
            </w:del>
            <w:r w:rsidR="00CD3E07" w:rsidRPr="00D0122B">
              <w:rPr>
                <w:sz w:val="18"/>
              </w:rPr>
              <w:t>.</w:t>
            </w:r>
            <w:r w:rsidR="00C30268" w:rsidRPr="00D0122B">
              <w:rPr>
                <w:sz w:val="18"/>
                <w:lang w:val="en-US"/>
              </w:rPr>
              <w:t>0</w:t>
            </w:r>
            <w:r w:rsidR="00DF55CE">
              <w:rPr>
                <w:sz w:val="18"/>
                <w:lang w:val="en-US"/>
              </w:rPr>
              <w:t>8</w:t>
            </w:r>
            <w:r w:rsidR="00CD3E07" w:rsidRPr="00D0122B">
              <w:rPr>
                <w:sz w:val="18"/>
              </w:rPr>
              <w:t>.202</w:t>
            </w:r>
            <w:r w:rsidR="00C30268" w:rsidRPr="00D0122B">
              <w:rPr>
                <w:sz w:val="18"/>
              </w:rPr>
              <w:t>5</w:t>
            </w:r>
          </w:p>
        </w:tc>
      </w:tr>
    </w:tbl>
    <w:p w14:paraId="39205EED" w14:textId="77777777" w:rsidR="00F57033" w:rsidRDefault="00F57033"/>
    <w:sectPr w:rsidR="00F57033" w:rsidSect="00587F69">
      <w:type w:val="continuous"/>
      <w:pgSz w:w="11910" w:h="16840"/>
      <w:pgMar w:top="510" w:right="1247" w:bottom="57" w:left="1298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ah Bergmann" w:date="2025-07-20T22:19:00Z" w:initials="SB">
    <w:p w14:paraId="4DDA32FA" w14:textId="2E4F7D2C" w:rsidR="00D0122B" w:rsidRDefault="00D0122B">
      <w:pPr>
        <w:pStyle w:val="CommentText"/>
      </w:pPr>
      <w:r>
        <w:rPr>
          <w:rStyle w:val="CommentReference"/>
        </w:rPr>
        <w:annotationRef/>
      </w:r>
      <w:r>
        <w:t xml:space="preserve">Sehr schön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2" w:author="Nisal Walpola" w:date="2025-05-05T22:49:00Z" w:initials="NW">
    <w:p w14:paraId="7CF682FB" w14:textId="2BE44DD6" w:rsidR="00B724E1" w:rsidRDefault="00B724E1" w:rsidP="00B724E1">
      <w:pPr>
        <w:pStyle w:val="CommentText"/>
      </w:pPr>
      <w:r>
        <w:rPr>
          <w:rStyle w:val="CommentReference"/>
        </w:rPr>
        <w:annotationRef/>
      </w:r>
      <w:r>
        <w:t>Passt das so?</w:t>
      </w:r>
    </w:p>
  </w:comment>
  <w:comment w:id="3" w:author="Sarah Bergmann" w:date="2025-05-07T10:36:00Z" w:initials="SB">
    <w:p w14:paraId="00ACB666" w14:textId="26D50DD2" w:rsidR="00645A32" w:rsidRDefault="00645A32">
      <w:pPr>
        <w:pStyle w:val="CommentText"/>
      </w:pPr>
      <w:r>
        <w:rPr>
          <w:rStyle w:val="CommentReference"/>
        </w:rPr>
        <w:annotationRef/>
      </w:r>
      <w:r>
        <w:t xml:space="preserve">Auch hier gerne den bullet noch etwas aussagekräftiger gestalten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4" w:author="Nisal Walpola" w:date="2025-07-18T22:38:00Z" w:initials="NW">
    <w:p w14:paraId="599A42EF" w14:textId="77777777" w:rsidR="004B7BC0" w:rsidRDefault="004B7BC0" w:rsidP="004B7BC0">
      <w:pPr>
        <w:pStyle w:val="CommentText"/>
      </w:pPr>
      <w:r>
        <w:rPr>
          <w:rStyle w:val="CommentReference"/>
        </w:rPr>
        <w:annotationRef/>
      </w:r>
      <w:r>
        <w:t>Den Bullet “Mitwirkung bei diversen Projekten und administrative Aufgaben……” möchte ich gerne gier oben bringen. Da will ich noch sagen Fortsetzung der Aufgaben von der vorherigen Stelle + Mitwirkung bei diversten……. Wie soll ich das am besten gestalten?</w:t>
      </w:r>
    </w:p>
  </w:comment>
  <w:comment w:id="5" w:author="Catharina Freier" w:date="2025-07-19T23:35:00Z" w:initials="CF">
    <w:p w14:paraId="29BA0708" w14:textId="77777777" w:rsidR="00545241" w:rsidRDefault="00545241" w:rsidP="00545241">
      <w:r>
        <w:rPr>
          <w:rStyle w:val="CommentReference"/>
        </w:rPr>
        <w:annotationRef/>
      </w:r>
      <w:r>
        <w:rPr>
          <w:sz w:val="20"/>
          <w:szCs w:val="20"/>
        </w:rPr>
        <w:t>Ich würde ruhig direkt sagen, was du daran fortgesetzt hast, also sowas wie ,,Optimierung der zuvor erstellten XYZ…” oder so. :)</w:t>
      </w:r>
    </w:p>
  </w:comment>
  <w:comment w:id="6" w:author="Sarah Bergmann" w:date="2025-05-07T10:36:00Z" w:initials="SB">
    <w:p w14:paraId="2073BBF6" w14:textId="37D237A1" w:rsidR="00645A32" w:rsidRDefault="00645A32">
      <w:pPr>
        <w:pStyle w:val="CommentText"/>
      </w:pPr>
      <w:r>
        <w:rPr>
          <w:rStyle w:val="CommentReference"/>
        </w:rPr>
        <w:annotationRef/>
      </w:r>
      <w:r>
        <w:t xml:space="preserve">Waren letzteres nur Frauen? Ansonsten bitte eine einheitliche Gendersprache nutzen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7" w:author="Nisal Walpola" w:date="2025-07-18T22:14:00Z" w:initials="NW">
    <w:p w14:paraId="0CE57988" w14:textId="5010FC54" w:rsidR="00032A92" w:rsidRDefault="00032A92" w:rsidP="00032A92">
      <w:pPr>
        <w:pStyle w:val="CommentText"/>
      </w:pPr>
      <w:r>
        <w:rPr>
          <w:rStyle w:val="CommentReference"/>
        </w:rPr>
        <w:annotationRef/>
      </w:r>
      <w:r>
        <w:t>Diese Zelle scheint ein bisschen größer zu sein. Könntet ihr das bitte anpassen? ☺️</w:t>
      </w:r>
    </w:p>
  </w:comment>
  <w:comment w:id="8" w:author="Catharina Freier" w:date="2025-07-19T23:39:00Z" w:initials="CF">
    <w:p w14:paraId="58975F1F" w14:textId="77777777" w:rsidR="00545241" w:rsidRDefault="00545241" w:rsidP="00545241">
      <w:r>
        <w:rPr>
          <w:rStyle w:val="CommentReference"/>
        </w:rPr>
        <w:annotationRef/>
      </w:r>
      <w:r>
        <w:rPr>
          <w:sz w:val="20"/>
          <w:szCs w:val="20"/>
        </w:rPr>
        <w:t>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DA32FA" w15:done="0"/>
  <w15:commentEx w15:paraId="7CF682FB" w15:done="0"/>
  <w15:commentEx w15:paraId="00ACB666" w15:paraIdParent="7CF682FB" w15:done="0"/>
  <w15:commentEx w15:paraId="599A42EF" w15:paraIdParent="7CF682FB" w15:done="0"/>
  <w15:commentEx w15:paraId="29BA0708" w15:paraIdParent="7CF682FB" w15:done="0"/>
  <w15:commentEx w15:paraId="2073BBF6" w15:done="1"/>
  <w15:commentEx w15:paraId="0CE57988" w15:done="0"/>
  <w15:commentEx w15:paraId="58975F1F" w15:paraIdParent="0CE579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0D006B" w16cex:dateUtc="2025-07-20T20:19:00Z"/>
  <w16cex:commentExtensible w16cex:durableId="608BA1BC" w16cex:dateUtc="2025-05-05T20:49:00Z"/>
  <w16cex:commentExtensible w16cex:durableId="2697D260" w16cex:dateUtc="2025-05-07T08:36:00Z"/>
  <w16cex:commentExtensible w16cex:durableId="1556DAE3" w16cex:dateUtc="2025-07-18T20:38:00Z"/>
  <w16cex:commentExtensible w16cex:durableId="1059DE63" w16cex:dateUtc="2025-07-19T21:35:00Z"/>
  <w16cex:commentExtensible w16cex:durableId="587BC446" w16cex:dateUtc="2025-05-07T08:36:00Z"/>
  <w16cex:commentExtensible w16cex:durableId="65F87581" w16cex:dateUtc="2025-07-18T20:14:00Z"/>
  <w16cex:commentExtensible w16cex:durableId="0E85DC0A" w16cex:dateUtc="2025-07-19T2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DA32FA" w16cid:durableId="0D0D006B"/>
  <w16cid:commentId w16cid:paraId="7CF682FB" w16cid:durableId="608BA1BC"/>
  <w16cid:commentId w16cid:paraId="00ACB666" w16cid:durableId="2697D260"/>
  <w16cid:commentId w16cid:paraId="599A42EF" w16cid:durableId="1556DAE3"/>
  <w16cid:commentId w16cid:paraId="29BA0708" w16cid:durableId="1059DE63"/>
  <w16cid:commentId w16cid:paraId="2073BBF6" w16cid:durableId="587BC446"/>
  <w16cid:commentId w16cid:paraId="0CE57988" w16cid:durableId="65F87581"/>
  <w16cid:commentId w16cid:paraId="58975F1F" w16cid:durableId="0E85DC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86389" w14:textId="77777777" w:rsidR="00AB21C7" w:rsidRDefault="00AB21C7">
      <w:r>
        <w:separator/>
      </w:r>
    </w:p>
  </w:endnote>
  <w:endnote w:type="continuationSeparator" w:id="0">
    <w:p w14:paraId="733ED572" w14:textId="77777777" w:rsidR="00AB21C7" w:rsidRDefault="00AB2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30EF9" w14:textId="77777777" w:rsidR="00AB21C7" w:rsidRDefault="00AB21C7">
      <w:r>
        <w:separator/>
      </w:r>
    </w:p>
  </w:footnote>
  <w:footnote w:type="continuationSeparator" w:id="0">
    <w:p w14:paraId="02CF4595" w14:textId="77777777" w:rsidR="00AB21C7" w:rsidRDefault="00AB2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A88"/>
    <w:multiLevelType w:val="multilevel"/>
    <w:tmpl w:val="8F0A0BAC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z w:val="18"/>
        <w:szCs w:val="18"/>
        <w:lang w:val="de-DE" w:eastAsia="en-US" w:bidi="ar-SA"/>
      </w:rPr>
    </w:lvl>
    <w:lvl w:ilvl="1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1" w15:restartNumberingAfterBreak="0">
    <w:nsid w:val="04C82B66"/>
    <w:multiLevelType w:val="hybridMultilevel"/>
    <w:tmpl w:val="26A4C4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318F2"/>
    <w:multiLevelType w:val="multilevel"/>
    <w:tmpl w:val="4140C094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z w:val="18"/>
        <w:szCs w:val="18"/>
        <w:lang w:val="de-DE" w:eastAsia="en-US" w:bidi="ar-SA"/>
      </w:rPr>
    </w:lvl>
    <w:lvl w:ilvl="1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3" w15:restartNumberingAfterBreak="0">
    <w:nsid w:val="211B415C"/>
    <w:multiLevelType w:val="multilevel"/>
    <w:tmpl w:val="3FEEF55E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z w:val="18"/>
        <w:szCs w:val="18"/>
        <w:lang w:val="de-DE" w:eastAsia="en-US" w:bidi="ar-SA"/>
      </w:rPr>
    </w:lvl>
    <w:lvl w:ilvl="1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4" w15:restartNumberingAfterBreak="0">
    <w:nsid w:val="37806DFB"/>
    <w:multiLevelType w:val="multilevel"/>
    <w:tmpl w:val="054EEFAC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z w:val="18"/>
        <w:szCs w:val="18"/>
        <w:lang w:val="de-DE" w:eastAsia="en-US" w:bidi="ar-SA"/>
      </w:rPr>
    </w:lvl>
    <w:lvl w:ilvl="1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5" w15:restartNumberingAfterBreak="0">
    <w:nsid w:val="580038A5"/>
    <w:multiLevelType w:val="multilevel"/>
    <w:tmpl w:val="AAD89516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z w:val="18"/>
        <w:szCs w:val="18"/>
        <w:lang w:val="de-DE" w:eastAsia="en-US" w:bidi="ar-SA"/>
      </w:rPr>
    </w:lvl>
    <w:lvl w:ilvl="1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6" w15:restartNumberingAfterBreak="0">
    <w:nsid w:val="5F882FDC"/>
    <w:multiLevelType w:val="multilevel"/>
    <w:tmpl w:val="6F42B100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z w:val="18"/>
        <w:szCs w:val="18"/>
        <w:lang w:val="de-DE" w:eastAsia="en-US" w:bidi="ar-SA"/>
      </w:rPr>
    </w:lvl>
    <w:lvl w:ilvl="1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abstractNum w:abstractNumId="7" w15:restartNumberingAfterBreak="0">
    <w:nsid w:val="75215708"/>
    <w:multiLevelType w:val="multilevel"/>
    <w:tmpl w:val="24066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27D6B"/>
    <w:multiLevelType w:val="multilevel"/>
    <w:tmpl w:val="733AF798"/>
    <w:lvl w:ilvl="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z w:val="18"/>
        <w:szCs w:val="18"/>
        <w:lang w:val="de-DE" w:eastAsia="en-US" w:bidi="ar-SA"/>
      </w:rPr>
    </w:lvl>
    <w:lvl w:ilvl="1">
      <w:numFmt w:val="bullet"/>
      <w:lvlText w:val="•"/>
      <w:lvlJc w:val="left"/>
      <w:pPr>
        <w:ind w:left="1555" w:hanging="361"/>
      </w:pPr>
      <w:rPr>
        <w:rFonts w:hint="default"/>
        <w:lang w:val="de-DE" w:eastAsia="en-US" w:bidi="ar-SA"/>
      </w:rPr>
    </w:lvl>
    <w:lvl w:ilvl="2">
      <w:numFmt w:val="bullet"/>
      <w:lvlText w:val="•"/>
      <w:lvlJc w:val="left"/>
      <w:pPr>
        <w:ind w:left="2390" w:hanging="361"/>
      </w:pPr>
      <w:rPr>
        <w:rFonts w:hint="default"/>
        <w:lang w:val="de-DE" w:eastAsia="en-US" w:bidi="ar-SA"/>
      </w:rPr>
    </w:lvl>
    <w:lvl w:ilvl="3">
      <w:numFmt w:val="bullet"/>
      <w:lvlText w:val="•"/>
      <w:lvlJc w:val="left"/>
      <w:pPr>
        <w:ind w:left="3225" w:hanging="361"/>
      </w:pPr>
      <w:rPr>
        <w:rFonts w:hint="default"/>
        <w:lang w:val="de-DE" w:eastAsia="en-US" w:bidi="ar-SA"/>
      </w:rPr>
    </w:lvl>
    <w:lvl w:ilvl="4">
      <w:numFmt w:val="bullet"/>
      <w:lvlText w:val="•"/>
      <w:lvlJc w:val="left"/>
      <w:pPr>
        <w:ind w:left="4060" w:hanging="361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895" w:hanging="361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5730" w:hanging="361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6565" w:hanging="361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7400" w:hanging="361"/>
      </w:pPr>
      <w:rPr>
        <w:rFonts w:hint="default"/>
        <w:lang w:val="de-DE" w:eastAsia="en-US" w:bidi="ar-SA"/>
      </w:rPr>
    </w:lvl>
  </w:abstractNum>
  <w:num w:numId="1" w16cid:durableId="2142721844">
    <w:abstractNumId w:val="2"/>
  </w:num>
  <w:num w:numId="2" w16cid:durableId="1321888274">
    <w:abstractNumId w:val="4"/>
  </w:num>
  <w:num w:numId="3" w16cid:durableId="1277982512">
    <w:abstractNumId w:val="5"/>
  </w:num>
  <w:num w:numId="4" w16cid:durableId="881207710">
    <w:abstractNumId w:val="3"/>
  </w:num>
  <w:num w:numId="5" w16cid:durableId="1264991356">
    <w:abstractNumId w:val="6"/>
  </w:num>
  <w:num w:numId="6" w16cid:durableId="1496605196">
    <w:abstractNumId w:val="0"/>
  </w:num>
  <w:num w:numId="7" w16cid:durableId="444082697">
    <w:abstractNumId w:val="7"/>
  </w:num>
  <w:num w:numId="8" w16cid:durableId="2015454787">
    <w:abstractNumId w:val="8"/>
  </w:num>
  <w:num w:numId="9" w16cid:durableId="2071049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  <w15:person w15:author="Nisal Walpola">
    <w15:presenceInfo w15:providerId="AD" w15:userId="S::Nisal.Walpola@cmsa3.onmicrosoft.com::f8b64e2e-4cb6-4f09-addc-208e9b71294f"/>
  </w15:person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33"/>
    <w:rsid w:val="0000476F"/>
    <w:rsid w:val="00032A92"/>
    <w:rsid w:val="00080F56"/>
    <w:rsid w:val="0008765F"/>
    <w:rsid w:val="000A18B5"/>
    <w:rsid w:val="000E0752"/>
    <w:rsid w:val="000F307E"/>
    <w:rsid w:val="001405BB"/>
    <w:rsid w:val="00154F8B"/>
    <w:rsid w:val="001976FF"/>
    <w:rsid w:val="00197D3C"/>
    <w:rsid w:val="001C172C"/>
    <w:rsid w:val="001D0EC5"/>
    <w:rsid w:val="001F31A2"/>
    <w:rsid w:val="002076ED"/>
    <w:rsid w:val="00230F1E"/>
    <w:rsid w:val="002C4DCF"/>
    <w:rsid w:val="002C6312"/>
    <w:rsid w:val="00325C78"/>
    <w:rsid w:val="003463F6"/>
    <w:rsid w:val="00353086"/>
    <w:rsid w:val="003808BB"/>
    <w:rsid w:val="00385CDF"/>
    <w:rsid w:val="00391A62"/>
    <w:rsid w:val="003A27DC"/>
    <w:rsid w:val="003C1CAB"/>
    <w:rsid w:val="0040246C"/>
    <w:rsid w:val="00452551"/>
    <w:rsid w:val="00466AF8"/>
    <w:rsid w:val="00493166"/>
    <w:rsid w:val="00493F74"/>
    <w:rsid w:val="00496A3A"/>
    <w:rsid w:val="004B7BC0"/>
    <w:rsid w:val="00502944"/>
    <w:rsid w:val="00504A10"/>
    <w:rsid w:val="005253E3"/>
    <w:rsid w:val="00543485"/>
    <w:rsid w:val="00545241"/>
    <w:rsid w:val="00546F3C"/>
    <w:rsid w:val="00587F69"/>
    <w:rsid w:val="005E488D"/>
    <w:rsid w:val="005E6612"/>
    <w:rsid w:val="00612B3C"/>
    <w:rsid w:val="00626A4B"/>
    <w:rsid w:val="006335EC"/>
    <w:rsid w:val="00645A32"/>
    <w:rsid w:val="00667274"/>
    <w:rsid w:val="006729A2"/>
    <w:rsid w:val="006F48D3"/>
    <w:rsid w:val="00706CCD"/>
    <w:rsid w:val="007233CF"/>
    <w:rsid w:val="00761BFD"/>
    <w:rsid w:val="007B5361"/>
    <w:rsid w:val="00835557"/>
    <w:rsid w:val="00843162"/>
    <w:rsid w:val="008754BC"/>
    <w:rsid w:val="008A0DFB"/>
    <w:rsid w:val="008A665D"/>
    <w:rsid w:val="008D3A91"/>
    <w:rsid w:val="008F4124"/>
    <w:rsid w:val="008F6642"/>
    <w:rsid w:val="00902182"/>
    <w:rsid w:val="009508AB"/>
    <w:rsid w:val="00955B69"/>
    <w:rsid w:val="00965CF0"/>
    <w:rsid w:val="00966EF8"/>
    <w:rsid w:val="009B3BE9"/>
    <w:rsid w:val="009B6B0E"/>
    <w:rsid w:val="009D57DF"/>
    <w:rsid w:val="009F7E00"/>
    <w:rsid w:val="00A02B13"/>
    <w:rsid w:val="00A05BE1"/>
    <w:rsid w:val="00A9553B"/>
    <w:rsid w:val="00AB21C7"/>
    <w:rsid w:val="00AC5101"/>
    <w:rsid w:val="00B03B92"/>
    <w:rsid w:val="00B059A0"/>
    <w:rsid w:val="00B069C7"/>
    <w:rsid w:val="00B15D45"/>
    <w:rsid w:val="00B724E1"/>
    <w:rsid w:val="00B87B04"/>
    <w:rsid w:val="00B9382E"/>
    <w:rsid w:val="00BA616B"/>
    <w:rsid w:val="00BF0095"/>
    <w:rsid w:val="00BF5F0E"/>
    <w:rsid w:val="00C30268"/>
    <w:rsid w:val="00C315D2"/>
    <w:rsid w:val="00C5439C"/>
    <w:rsid w:val="00C8261B"/>
    <w:rsid w:val="00CB0201"/>
    <w:rsid w:val="00CD3E07"/>
    <w:rsid w:val="00CD55EC"/>
    <w:rsid w:val="00D0122B"/>
    <w:rsid w:val="00D8244D"/>
    <w:rsid w:val="00DA5CC9"/>
    <w:rsid w:val="00DD3DF9"/>
    <w:rsid w:val="00DF55CE"/>
    <w:rsid w:val="00E00E1B"/>
    <w:rsid w:val="00E0108F"/>
    <w:rsid w:val="00E24F5E"/>
    <w:rsid w:val="00E26135"/>
    <w:rsid w:val="00E44138"/>
    <w:rsid w:val="00E44F86"/>
    <w:rsid w:val="00E65100"/>
    <w:rsid w:val="00EA1139"/>
    <w:rsid w:val="00EB0E3C"/>
    <w:rsid w:val="00EB511E"/>
    <w:rsid w:val="00ED6CF8"/>
    <w:rsid w:val="00F34D6D"/>
    <w:rsid w:val="00F47CB7"/>
    <w:rsid w:val="00F57033"/>
    <w:rsid w:val="00F607AC"/>
    <w:rsid w:val="00F6198C"/>
    <w:rsid w:val="00F62591"/>
    <w:rsid w:val="00FA0129"/>
    <w:rsid w:val="00FA193A"/>
    <w:rsid w:val="00FA6C4B"/>
    <w:rsid w:val="00FB3635"/>
    <w:rsid w:val="00FC6647"/>
    <w:rsid w:val="00FD6072"/>
    <w:rsid w:val="00FF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E3A9"/>
  <w15:docId w15:val="{461508C7-B806-4F9D-82BD-79305036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pPr>
      <w:widowControl/>
    </w:pPr>
    <w:rPr>
      <w:rFonts w:ascii="Georgia" w:eastAsia="Georgia" w:hAnsi="Georgia" w:cs="Georgia"/>
      <w:lang w:val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Georgia" w:hAnsi="Segoe UI" w:cs="Segoe UI"/>
      <w:sz w:val="18"/>
      <w:szCs w:val="18"/>
      <w:lang w:val="de-D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8A66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66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665D"/>
    <w:rPr>
      <w:rFonts w:ascii="Georgia" w:eastAsia="Georgia" w:hAnsi="Georgia" w:cs="Georgia"/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6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65D"/>
    <w:rPr>
      <w:rFonts w:ascii="Georgia" w:eastAsia="Georgia" w:hAnsi="Georgia" w:cs="Georgia"/>
      <w:b/>
      <w:bCs/>
      <w:sz w:val="20"/>
      <w:szCs w:val="20"/>
      <w:lang w:val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A02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3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swalpol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90C55-80E5-4A12-B383-85019A502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Nisal Walpola</cp:lastModifiedBy>
  <cp:revision>7</cp:revision>
  <cp:lastPrinted>2025-06-21T22:43:00Z</cp:lastPrinted>
  <dcterms:created xsi:type="dcterms:W3CDTF">2025-07-21T22:22:00Z</dcterms:created>
  <dcterms:modified xsi:type="dcterms:W3CDTF">2025-08-21T16:00:00Z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2022-04-16T00:00:00Z</vt:filetime>
  </property>
</Properties>
</file>