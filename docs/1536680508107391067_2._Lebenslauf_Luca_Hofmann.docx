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62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0"/>
        <w:gridCol w:w="283"/>
        <w:gridCol w:w="284"/>
        <w:gridCol w:w="850"/>
        <w:gridCol w:w="142"/>
        <w:gridCol w:w="1418"/>
        <w:gridCol w:w="141"/>
        <w:gridCol w:w="1549"/>
        <w:gridCol w:w="835"/>
        <w:gridCol w:w="20"/>
      </w:tblGrid>
      <w:tr w:rsidR="004511D6" w:rsidRPr="00F44F5F" w14:paraId="487AC9CE" w14:textId="77777777" w:rsidTr="004511D6">
        <w:trPr>
          <w:trHeight w:val="20"/>
        </w:trPr>
        <w:tc>
          <w:tcPr>
            <w:tcW w:w="11058" w:type="dxa"/>
            <w:gridSpan w:val="10"/>
            <w:vAlign w:val="bottom"/>
          </w:tcPr>
          <w:p w14:paraId="0CBC6997" w14:textId="52D84002" w:rsidR="00E55D90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Luca Hofmann</w:t>
            </w:r>
          </w:p>
          <w:p w14:paraId="135895E2" w14:textId="2E82830C" w:rsidR="00F44F5F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Uppentalstraße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Frickenhausen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97252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4104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ofmann_luca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mein.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gmx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151 51954726</w:t>
            </w:r>
          </w:p>
        </w:tc>
      </w:tr>
      <w:tr w:rsidR="004511D6" w:rsidRPr="00F44F5F" w14:paraId="0FCADE56" w14:textId="77777777" w:rsidTr="004511D6">
        <w:trPr>
          <w:trHeight w:val="504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D4104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4511D6" w:rsidRPr="00F44F5F" w14:paraId="7D1DEBF7" w14:textId="77777777" w:rsidTr="004511D6">
        <w:trPr>
          <w:trHeight w:val="346"/>
        </w:trPr>
        <w:tc>
          <w:tcPr>
            <w:tcW w:w="695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7D7D4EB" w:rsidR="00D1492F" w:rsidRPr="00F44F5F" w:rsidRDefault="00E8619A" w:rsidP="00D410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Technische Hochschule Würzburg-Schweinfurt</w:t>
            </w:r>
          </w:p>
        </w:tc>
        <w:tc>
          <w:tcPr>
            <w:tcW w:w="4101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268D643C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4511D6" w:rsidRPr="00F44F5F" w14:paraId="61E5D482" w14:textId="77777777" w:rsidTr="004511D6">
        <w:trPr>
          <w:trHeight w:val="20"/>
        </w:trPr>
        <w:tc>
          <w:tcPr>
            <w:tcW w:w="8658" w:type="dxa"/>
            <w:gridSpan w:val="7"/>
          </w:tcPr>
          <w:p w14:paraId="11CB9A0F" w14:textId="4EE9E211" w:rsidR="00D1492F" w:rsidRPr="00F44F5F" w:rsidRDefault="00E8619A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2400" w:type="dxa"/>
            <w:gridSpan w:val="3"/>
          </w:tcPr>
          <w:p w14:paraId="419A9228" w14:textId="40AB9948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125EA">
              <w:rPr>
                <w:rFonts w:ascii="Times New Roman" w:hAnsi="Times New Roman" w:cs="Times New Roman"/>
                <w:sz w:val="20"/>
                <w:szCs w:val="20"/>
              </w:rPr>
              <w:t>08/2026</w:t>
            </w:r>
          </w:p>
        </w:tc>
      </w:tr>
      <w:tr w:rsidR="004511D6" w:rsidRPr="00F44F5F" w14:paraId="7EABE9F1" w14:textId="77777777" w:rsidTr="004511D6">
        <w:trPr>
          <w:trHeight w:val="20"/>
        </w:trPr>
        <w:tc>
          <w:tcPr>
            <w:tcW w:w="11058" w:type="dxa"/>
            <w:gridSpan w:val="10"/>
          </w:tcPr>
          <w:p w14:paraId="556B78D1" w14:textId="07DF4079" w:rsidR="00D4104D" w:rsidRDefault="00B17D95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Vertiefung:</w:t>
            </w:r>
            <w:r w:rsidR="00E8619A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Banken-Finanz und -Investitionswirtschaft &amp; Controlling (Management Track)</w:t>
            </w:r>
            <w:r w:rsidR="00D84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956F1FF" w14:textId="28104EBF" w:rsidR="00D84690" w:rsidRPr="00404F8D" w:rsidRDefault="00404F8D" w:rsidP="00404F8D">
            <w:pPr>
              <w:pStyle w:val="Listenabsatz"/>
              <w:numPr>
                <w:ilvl w:val="0"/>
                <w:numId w:val="2"/>
              </w:numPr>
              <w:spacing w:after="160" w:line="259" w:lineRule="auto"/>
              <w:rPr>
                <w:ins w:id="0" w:author="Sarah Bergmann" w:date="2026-03-20T21:24:00Z" w16du:dateUtc="2026-03-21T04:24:00Z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 Management Track u. a. Modul Professional Service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Firms</w:t>
            </w:r>
            <w:proofErr w:type="spellEnd"/>
          </w:p>
          <w:p w14:paraId="5656B45E" w14:textId="77777777" w:rsidR="009B4A32" w:rsidRDefault="00E8619A" w:rsidP="009B4A3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Zertifikat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>e: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Führungsverantwortung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96EAC" w:rsidRPr="009B4A32">
              <w:rPr>
                <w:rFonts w:ascii="Times New Roman" w:hAnsi="Times New Roman" w:cs="Times New Roman"/>
                <w:sz w:val="20"/>
                <w:szCs w:val="20"/>
              </w:rPr>
              <w:t>SAP S/4 HANA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Bloomberg</w:t>
            </w:r>
            <w:ins w:id="1" w:author="Sarah Bergmann" w:date="2026-03-20T21:24:00Z" w16du:dateUtc="2026-03-21T04:24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>-</w:t>
              </w:r>
            </w:ins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Zertifikate in 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den 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Bereich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A71E6B0" w14:textId="5395D49E" w:rsidR="00DE32D6" w:rsidRPr="009B4A32" w:rsidRDefault="002F1BDE" w:rsidP="00BF0E50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</w:rPr>
            </w:pPr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Market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Concepts</w:t>
            </w:r>
            <w:proofErr w:type="spellEnd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 und Financial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Fundamentals</w:t>
            </w:r>
            <w:proofErr w:type="spellEnd"/>
            <w:ins w:id="2" w:author="Sarah Bergmann" w:date="2026-03-20T21:23:00Z" w16du:dateUtc="2026-03-21T04:23:00Z">
              <w:r w:rsidR="00D4104D" w:rsidRPr="00BF0E50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Yale</w:t>
            </w:r>
            <w:r w:rsidR="0070513C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 </w:t>
            </w:r>
            <w:r w:rsidR="00D4104D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Financial </w:t>
            </w:r>
            <w:proofErr w:type="spellStart"/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Markets</w:t>
            </w:r>
            <w:proofErr w:type="spellEnd"/>
          </w:p>
        </w:tc>
      </w:tr>
      <w:tr w:rsidR="004511D6" w:rsidRPr="00F44F5F" w14:paraId="013361E1" w14:textId="77777777" w:rsidTr="004511D6">
        <w:trPr>
          <w:trHeight w:val="340"/>
        </w:trPr>
        <w:tc>
          <w:tcPr>
            <w:tcW w:w="7099" w:type="dxa"/>
            <w:gridSpan w:val="5"/>
            <w:vAlign w:val="bottom"/>
          </w:tcPr>
          <w:p w14:paraId="197620E3" w14:textId="29B551F2" w:rsidR="00D1492F" w:rsidRPr="00F44F5F" w:rsidRDefault="003630D2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Fachoberschule Kitzingen</w:t>
            </w:r>
          </w:p>
        </w:tc>
        <w:tc>
          <w:tcPr>
            <w:tcW w:w="3959" w:type="dxa"/>
            <w:gridSpan w:val="5"/>
            <w:vAlign w:val="bottom"/>
          </w:tcPr>
          <w:p w14:paraId="63D86F51" w14:textId="74960E6F" w:rsidR="00D1492F" w:rsidRPr="00F44F5F" w:rsidRDefault="003630D2" w:rsidP="00D4104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4511D6" w:rsidRPr="00F44F5F" w14:paraId="62632213" w14:textId="77777777" w:rsidTr="004511D6">
        <w:tc>
          <w:tcPr>
            <w:tcW w:w="5540" w:type="dxa"/>
          </w:tcPr>
          <w:p w14:paraId="5F71027E" w14:textId="21A2A9BD" w:rsidR="00D1492F" w:rsidRPr="00F44F5F" w:rsidRDefault="003630D2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Fachhochschulreife</w:t>
            </w:r>
          </w:p>
        </w:tc>
        <w:tc>
          <w:tcPr>
            <w:tcW w:w="5518" w:type="dxa"/>
            <w:gridSpan w:val="9"/>
          </w:tcPr>
          <w:p w14:paraId="51FC9814" w14:textId="3E251323" w:rsidR="00D1492F" w:rsidRPr="00F44F5F" w:rsidRDefault="00426D7E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3630D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4511D6" w:rsidRPr="00F44F5F" w14:paraId="4D68BFE7" w14:textId="77777777" w:rsidTr="004511D6">
        <w:trPr>
          <w:trHeight w:val="20"/>
        </w:trPr>
        <w:tc>
          <w:tcPr>
            <w:tcW w:w="11058" w:type="dxa"/>
            <w:gridSpan w:val="10"/>
          </w:tcPr>
          <w:p w14:paraId="4BBCE836" w14:textId="56BA3D43" w:rsidR="003630D2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</w:t>
            </w:r>
            <w:r w:rsidR="00C125E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 BWL,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VWL </w:t>
            </w:r>
          </w:p>
          <w:p w14:paraId="54BF63E9" w14:textId="1F4DF188" w:rsidR="003630D2" w:rsidRPr="00FE0496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Urkunde für besondere schulische Leistungen</w:t>
            </w:r>
          </w:p>
        </w:tc>
      </w:tr>
      <w:tr w:rsidR="004511D6" w:rsidRPr="00F44F5F" w14:paraId="6B19CF91" w14:textId="77777777" w:rsidTr="004511D6">
        <w:trPr>
          <w:trHeight w:val="340"/>
        </w:trPr>
        <w:tc>
          <w:tcPr>
            <w:tcW w:w="5823" w:type="dxa"/>
            <w:gridSpan w:val="2"/>
            <w:vMerge w:val="restart"/>
            <w:vAlign w:val="bottom"/>
          </w:tcPr>
          <w:p w14:paraId="47F0A12D" w14:textId="77777777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Berufsschule Kitzingen-Ochsenfurt</w:t>
            </w:r>
          </w:p>
          <w:p w14:paraId="54F7169D" w14:textId="517DB87D" w:rsidR="009B4A32" w:rsidRPr="00F44F5F" w:rsidRDefault="00341CB7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Berufsschulabschluss </w:t>
            </w:r>
          </w:p>
        </w:tc>
        <w:tc>
          <w:tcPr>
            <w:tcW w:w="5235" w:type="dxa"/>
            <w:gridSpan w:val="8"/>
            <w:vAlign w:val="bottom"/>
          </w:tcPr>
          <w:p w14:paraId="262B6DA3" w14:textId="3B3D6108" w:rsidR="009B4A32" w:rsidRPr="00F44F5F" w:rsidRDefault="009B4A32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4511D6" w:rsidRPr="00F44F5F" w14:paraId="263521E3" w14:textId="77777777" w:rsidTr="004511D6">
        <w:trPr>
          <w:trHeight w:val="57"/>
        </w:trPr>
        <w:tc>
          <w:tcPr>
            <w:tcW w:w="5823" w:type="dxa"/>
            <w:gridSpan w:val="2"/>
            <w:vMerge/>
          </w:tcPr>
          <w:p w14:paraId="36282A3A" w14:textId="7C363DDF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235" w:type="dxa"/>
            <w:gridSpan w:val="8"/>
          </w:tcPr>
          <w:p w14:paraId="3DE8C75D" w14:textId="42F5FDEE" w:rsidR="009B4A32" w:rsidRPr="00F44F5F" w:rsidRDefault="009B4A32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4511D6" w:rsidRPr="00F44F5F" w14:paraId="27601A10" w14:textId="77777777" w:rsidTr="004511D6">
        <w:trPr>
          <w:trHeight w:val="57"/>
        </w:trPr>
        <w:tc>
          <w:tcPr>
            <w:tcW w:w="11058" w:type="dxa"/>
            <w:gridSpan w:val="10"/>
          </w:tcPr>
          <w:p w14:paraId="6ECF7248" w14:textId="74BE5046" w:rsidR="00AE4ED3" w:rsidRPr="00FE0496" w:rsidRDefault="00AE4ED3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Betriebswirtschaft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sehr 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Deutsch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sehr 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Marketing</w:t>
            </w:r>
            <w:ins w:id="3" w:author="Sarah Bergmann" w:date="2026-03-20T21:33:00Z" w16du:dateUtc="2026-03-21T04:33:00Z">
              <w:r w:rsidR="006A3E98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723B4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ins w:id="4" w:author="Sarah Bergmann" w:date="2026-03-20T21:33:00Z" w16du:dateUtc="2026-03-21T04:33:00Z">
              <w:r w:rsidR="006A3E98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723B46">
              <w:rPr>
                <w:rFonts w:ascii="Times New Roman" w:hAnsi="Times New Roman" w:cs="Times New Roman"/>
                <w:sz w:val="20"/>
                <w:szCs w:val="20"/>
              </w:rPr>
              <w:t xml:space="preserve">Verkauf 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511D6" w:rsidRPr="00F44F5F" w14:paraId="3A2665B3" w14:textId="77777777" w:rsidTr="004511D6">
        <w:trPr>
          <w:trHeight w:val="510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D4104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4511D6" w:rsidRPr="00F44F5F" w14:paraId="2FDC74B2" w14:textId="77777777" w:rsidTr="004511D6">
        <w:trPr>
          <w:trHeight w:val="346"/>
        </w:trPr>
        <w:tc>
          <w:tcPr>
            <w:tcW w:w="8658" w:type="dxa"/>
            <w:gridSpan w:val="7"/>
            <w:vAlign w:val="bottom"/>
          </w:tcPr>
          <w:p w14:paraId="090D0798" w14:textId="29CC0276" w:rsidR="001315A3" w:rsidRPr="00F44F5F" w:rsidRDefault="001315A3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Grüne Energie 360 GmbH</w:t>
            </w:r>
          </w:p>
        </w:tc>
        <w:tc>
          <w:tcPr>
            <w:tcW w:w="2400" w:type="dxa"/>
            <w:gridSpan w:val="3"/>
            <w:vAlign w:val="bottom"/>
          </w:tcPr>
          <w:p w14:paraId="53E91521" w14:textId="783D35F9" w:rsidR="001315A3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4511D6" w:rsidRPr="00F44F5F" w14:paraId="79F5B91B" w14:textId="77777777" w:rsidTr="004511D6">
        <w:trPr>
          <w:trHeight w:val="90"/>
        </w:trPr>
        <w:tc>
          <w:tcPr>
            <w:tcW w:w="8658" w:type="dxa"/>
            <w:gridSpan w:val="7"/>
          </w:tcPr>
          <w:p w14:paraId="37B8177E" w14:textId="13B555A1" w:rsidR="00195D0B" w:rsidRPr="00F44F5F" w:rsidRDefault="00195D0B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Operations</w:t>
            </w:r>
          </w:p>
        </w:tc>
        <w:tc>
          <w:tcPr>
            <w:tcW w:w="2400" w:type="dxa"/>
            <w:gridSpan w:val="3"/>
            <w:vAlign w:val="bottom"/>
          </w:tcPr>
          <w:p w14:paraId="2C6A02AF" w14:textId="13474507" w:rsidR="00195D0B" w:rsidRDefault="00195D0B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511D6" w:rsidRPr="00F44F5F" w14:paraId="53B0429B" w14:textId="77777777" w:rsidTr="002B753B">
        <w:trPr>
          <w:trHeight w:val="20"/>
        </w:trPr>
        <w:tc>
          <w:tcPr>
            <w:tcW w:w="11042" w:type="dxa"/>
            <w:gridSpan w:val="9"/>
          </w:tcPr>
          <w:p w14:paraId="47A93DA8" w14:textId="7E98E671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Hauptverantwortliche Person für die Umstellung auf 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ein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neues Betriebsprogramm</w:t>
            </w:r>
          </w:p>
          <w:p w14:paraId="42AF2AED" w14:textId="03929446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Routenplanung der Außendienstmitarbeiter</w:t>
            </w:r>
            <w:r w:rsidR="004511D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 Bereich Photovoltaik / Wärmepumpen</w:t>
            </w:r>
            <w:ins w:id="5" w:author="Sarah Bergmann" w:date="2026-03-20T21:27:00Z" w16du:dateUtc="2026-03-21T04:27:00Z">
              <w:r w:rsidR="00D4104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,</w:t>
              </w:r>
            </w:ins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klusive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Terminierungen</w:t>
            </w:r>
          </w:p>
          <w:p w14:paraId="4250F153" w14:textId="6E7BC438" w:rsidR="00195D0B" w:rsidRPr="00195D0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Aktuelles Projekt: Optimierung der Leadstruktur zum </w:t>
            </w:r>
            <w:r w:rsidR="002364F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langfristigen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Ziel der Kostensenkung</w:t>
            </w:r>
          </w:p>
        </w:tc>
        <w:tc>
          <w:tcPr>
            <w:tcW w:w="20" w:type="dxa"/>
            <w:vAlign w:val="bottom"/>
          </w:tcPr>
          <w:p w14:paraId="3646C2E9" w14:textId="77777777" w:rsidR="00195D0B" w:rsidRDefault="00195D0B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511D6" w:rsidRPr="00F44F5F" w14:paraId="127C64E2" w14:textId="77777777" w:rsidTr="004511D6">
        <w:trPr>
          <w:trHeight w:val="346"/>
        </w:trPr>
        <w:tc>
          <w:tcPr>
            <w:tcW w:w="8658" w:type="dxa"/>
            <w:gridSpan w:val="7"/>
            <w:vAlign w:val="bottom"/>
          </w:tcPr>
          <w:p w14:paraId="38F27285" w14:textId="2FE13F6C" w:rsidR="001315A3" w:rsidRPr="00F44F5F" w:rsidRDefault="001315A3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.Oliver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Bernd Freier GmbH &amp; Co. KG</w:t>
            </w:r>
          </w:p>
        </w:tc>
        <w:tc>
          <w:tcPr>
            <w:tcW w:w="2400" w:type="dxa"/>
            <w:gridSpan w:val="3"/>
            <w:vAlign w:val="bottom"/>
          </w:tcPr>
          <w:p w14:paraId="4820196E" w14:textId="4029D7FF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Rottendorf</w:t>
            </w:r>
          </w:p>
        </w:tc>
      </w:tr>
      <w:tr w:rsidR="004511D6" w:rsidRPr="00F44F5F" w14:paraId="335D84E9" w14:textId="77777777" w:rsidTr="004511D6">
        <w:tc>
          <w:tcPr>
            <w:tcW w:w="6107" w:type="dxa"/>
            <w:gridSpan w:val="3"/>
          </w:tcPr>
          <w:p w14:paraId="20B1570F" w14:textId="607CF874" w:rsidR="001315A3" w:rsidRPr="00F44F5F" w:rsidRDefault="001315A3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Treasury &amp; Cash Management</w:t>
            </w:r>
          </w:p>
        </w:tc>
        <w:tc>
          <w:tcPr>
            <w:tcW w:w="4951" w:type="dxa"/>
            <w:gridSpan w:val="7"/>
          </w:tcPr>
          <w:p w14:paraId="0475B997" w14:textId="4016682E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4511D6" w:rsidRPr="00F44F5F" w14:paraId="54C3D64C" w14:textId="77777777" w:rsidTr="004511D6">
        <w:tc>
          <w:tcPr>
            <w:tcW w:w="11058" w:type="dxa"/>
            <w:gridSpan w:val="10"/>
          </w:tcPr>
          <w:p w14:paraId="797013CC" w14:textId="77777777" w:rsidR="009B3408" w:rsidRPr="008A289B" w:rsidRDefault="00677B0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Management des Bürgschaftsportfolios für über 150 Stores, inklusive Integration aller Standorte</w:t>
            </w:r>
          </w:p>
          <w:p w14:paraId="361EAA3A" w14:textId="0C0FA64C" w:rsidR="00677B0B" w:rsidRPr="008A289B" w:rsidRDefault="00677B0B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 Zuge der Benelux-Übernahme</w:t>
            </w:r>
          </w:p>
          <w:p w14:paraId="1274A3CD" w14:textId="3B9E4861" w:rsidR="00D4104D" w:rsidRDefault="00D4104D" w:rsidP="00D4104D">
            <w:pPr>
              <w:pStyle w:val="Bullets"/>
              <w:rPr>
                <w:ins w:id="6" w:author="Sarah Bergmann" w:date="2026-03-20T21:28:00Z" w16du:dateUtc="2026-03-21T04:28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q</w:t>
            </w:r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uantitative</w:t>
            </w:r>
            <w:r w:rsidR="007726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r </w:t>
            </w:r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FX-Hedging-Analysen für Währungsvolumen von ca. 300 Mio. USD p. a., </w:t>
            </w:r>
          </w:p>
          <w:p w14:paraId="0D5E8D80" w14:textId="645A0273" w:rsidR="009B3408" w:rsidRPr="008A289B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inkl</w:t>
            </w:r>
            <w:r w:rsidR="00D410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Szenario-Analysen</w:t>
            </w:r>
          </w:p>
          <w:p w14:paraId="6DD9BA0F" w14:textId="3752284C" w:rsidR="009B3408" w:rsidRPr="00D4104D" w:rsidRDefault="009B3408" w:rsidP="009B4A32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Eigenverantwortliche Durchführung operativer Treasury</w:t>
            </w:r>
            <w:r w:rsidR="007051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Aufgaben mit über </w:t>
            </w:r>
            <w:r w:rsidR="00A03BE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0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Bankkonten</w:t>
            </w:r>
          </w:p>
        </w:tc>
      </w:tr>
      <w:tr w:rsidR="004511D6" w:rsidRPr="00F44F5F" w14:paraId="16C6F7AD" w14:textId="77777777" w:rsidTr="004511D6">
        <w:trPr>
          <w:trHeight w:val="288"/>
        </w:trPr>
        <w:tc>
          <w:tcPr>
            <w:tcW w:w="8658" w:type="dxa"/>
            <w:gridSpan w:val="7"/>
            <w:vAlign w:val="bottom"/>
          </w:tcPr>
          <w:p w14:paraId="5D8760E9" w14:textId="297145C9" w:rsidR="00AE4ED3" w:rsidRPr="009B3408" w:rsidRDefault="00AE4ED3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Capital Services</w:t>
            </w:r>
          </w:p>
        </w:tc>
        <w:tc>
          <w:tcPr>
            <w:tcW w:w="2400" w:type="dxa"/>
            <w:gridSpan w:val="3"/>
            <w:vAlign w:val="bottom"/>
          </w:tcPr>
          <w:p w14:paraId="2D9DB8CA" w14:textId="2427C1C7" w:rsidR="00AE4ED3" w:rsidRPr="00F44F5F" w:rsidRDefault="00AE4ED3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4511D6" w:rsidRPr="00F44F5F" w14:paraId="7660C4BA" w14:textId="77777777" w:rsidTr="004511D6">
        <w:trPr>
          <w:trHeight w:val="57"/>
        </w:trPr>
        <w:tc>
          <w:tcPr>
            <w:tcW w:w="11058" w:type="dxa"/>
            <w:gridSpan w:val="10"/>
          </w:tcPr>
          <w:p w14:paraId="2017C0F4" w14:textId="61463F3F" w:rsidR="009B3408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Payment Analytics für E-Commerce (</w:t>
            </w:r>
            <w:r w:rsidR="00FF07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30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.000+ Transaktionen/</w:t>
            </w:r>
            <w:r w:rsidR="00FF07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Woche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  <w:p w14:paraId="132465C4" w14:textId="213593F4" w:rsidR="00253F6D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Aufbereitung monatlicher Treasury-Reports für CFO, Banken und Jahresabschlussprüfung</w:t>
            </w:r>
            <w:r w:rsidR="00AE4ED3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4511D6" w:rsidRPr="00F44F5F" w14:paraId="4EC9DEB8" w14:textId="77777777" w:rsidTr="004511D6">
        <w:trPr>
          <w:trHeight w:val="346"/>
        </w:trPr>
        <w:tc>
          <w:tcPr>
            <w:tcW w:w="8658" w:type="dxa"/>
            <w:gridSpan w:val="7"/>
            <w:vAlign w:val="bottom"/>
          </w:tcPr>
          <w:p w14:paraId="061D97E7" w14:textId="62C730BC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Kapellenbeg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2400" w:type="dxa"/>
            <w:gridSpan w:val="3"/>
            <w:vAlign w:val="bottom"/>
          </w:tcPr>
          <w:p w14:paraId="38592414" w14:textId="4FE304E2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Eibelstadt</w:t>
            </w:r>
          </w:p>
        </w:tc>
      </w:tr>
      <w:tr w:rsidR="004511D6" w:rsidRPr="00F44F5F" w14:paraId="0A0FFCF6" w14:textId="77777777" w:rsidTr="004511D6">
        <w:trPr>
          <w:trHeight w:val="113"/>
        </w:trPr>
        <w:tc>
          <w:tcPr>
            <w:tcW w:w="8658" w:type="dxa"/>
            <w:gridSpan w:val="7"/>
          </w:tcPr>
          <w:p w14:paraId="30382087" w14:textId="2408BE5B" w:rsidR="00FE0496" w:rsidRPr="00FE0496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Festanstellung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4A3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ins w:id="7" w:author="Sarah Bergmann" w:date="2026-03-20T21:29:00Z" w16du:dateUtc="2026-03-21T04:29:00Z">
              <w:r w:rsidR="00D4104D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</w:t>
              </w:r>
            </w:ins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leitender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Tagungsdienst</w:t>
            </w:r>
            <w:proofErr w:type="spellEnd"/>
          </w:p>
        </w:tc>
        <w:tc>
          <w:tcPr>
            <w:tcW w:w="2400" w:type="dxa"/>
            <w:gridSpan w:val="3"/>
          </w:tcPr>
          <w:p w14:paraId="7444AF8F" w14:textId="0BFC9D7E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A170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D07B5" w:rsidRPr="00F44F5F" w14:paraId="4C00CD42" w14:textId="77777777" w:rsidTr="002B753B">
        <w:trPr>
          <w:trHeight w:val="342"/>
        </w:trPr>
        <w:tc>
          <w:tcPr>
            <w:tcW w:w="10207" w:type="dxa"/>
            <w:gridSpan w:val="8"/>
          </w:tcPr>
          <w:p w14:paraId="4EFB349F" w14:textId="16D42592" w:rsidR="009B3408" w:rsidRPr="008A289B" w:rsidRDefault="009B3408" w:rsidP="00D4104D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Teamleitung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der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Frühdienstschicht mit bis zu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vier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Mitarbeitern, inkl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Tagesplanung und Qualitätssicherung</w:t>
            </w:r>
          </w:p>
          <w:p w14:paraId="5C0FC35C" w14:textId="59393DFD" w:rsidR="00723B46" w:rsidRPr="008A289B" w:rsidRDefault="009B3408" w:rsidP="00D4104D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Einarbeitung und Mentoring von Auszubildenden</w:t>
            </w:r>
          </w:p>
          <w:p w14:paraId="089C6F28" w14:textId="52B99C31" w:rsidR="006A21AE" w:rsidRPr="00D4104D" w:rsidRDefault="008A289B" w:rsidP="009B4A3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Koordinierung und Durchführung von Tagungsevents von bis zu 150 Teilnehmern</w:t>
            </w:r>
          </w:p>
        </w:tc>
        <w:tc>
          <w:tcPr>
            <w:tcW w:w="851" w:type="dxa"/>
            <w:gridSpan w:val="2"/>
          </w:tcPr>
          <w:p w14:paraId="746118C9" w14:textId="77777777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4511D6" w:rsidRPr="00F44F5F" w14:paraId="48328CB9" w14:textId="77777777" w:rsidTr="004511D6">
        <w:trPr>
          <w:trHeight w:val="288"/>
        </w:trPr>
        <w:tc>
          <w:tcPr>
            <w:tcW w:w="8658" w:type="dxa"/>
            <w:gridSpan w:val="7"/>
            <w:vAlign w:val="bottom"/>
          </w:tcPr>
          <w:p w14:paraId="74B74B41" w14:textId="5E761942" w:rsidR="00E55D90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Ausbildung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zum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</w:p>
        </w:tc>
        <w:tc>
          <w:tcPr>
            <w:tcW w:w="2400" w:type="dxa"/>
            <w:gridSpan w:val="3"/>
            <w:vAlign w:val="bottom"/>
          </w:tcPr>
          <w:p w14:paraId="2CB21DEB" w14:textId="3D07D287" w:rsidR="00E55D90" w:rsidRPr="00F44F5F" w:rsidRDefault="00E55D90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4511D6" w:rsidRPr="00F44F5F" w14:paraId="7C4155D6" w14:textId="77777777" w:rsidTr="004511D6">
        <w:trPr>
          <w:trHeight w:val="20"/>
        </w:trPr>
        <w:tc>
          <w:tcPr>
            <w:tcW w:w="11058" w:type="dxa"/>
            <w:gridSpan w:val="10"/>
          </w:tcPr>
          <w:p w14:paraId="5F94FE6D" w14:textId="77777777" w:rsidR="008A289B" w:rsidRPr="008A289B" w:rsidRDefault="008A289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Erlernung und </w:t>
            </w:r>
            <w:r w:rsidR="009B3408"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Koordination operativer Abläufe, Warenmanagement und Gästekommunikation – </w:t>
            </w:r>
          </w:p>
          <w:p w14:paraId="1E12C6E9" w14:textId="511F3884" w:rsidR="002364F7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Entwicklung von Organisationsstärke</w:t>
            </w:r>
            <w:r w:rsidR="0070513C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</w:t>
            </w: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und Belastbarkeit als Grundlage für heutige Finance-Tätigkeit</w:t>
            </w:r>
          </w:p>
          <w:p w14:paraId="04EA80D2" w14:textId="77777777" w:rsidR="006A3E98" w:rsidRPr="009B4A32" w:rsidRDefault="00B255A0" w:rsidP="00D4104D">
            <w:pPr>
              <w:pStyle w:val="Bullets"/>
              <w:rPr>
                <w:ins w:id="8" w:author="Sarah Bergmann" w:date="2026-03-20T21:34:00Z" w16du:dateUtc="2026-03-21T04:3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Optimierung und Vereinfachung interner Tagungsprozesse zur effizienteren Gästebetreuung und Reduktion </w:t>
            </w:r>
          </w:p>
          <w:p w14:paraId="3658805E" w14:textId="71527F4C" w:rsidR="002364F7" w:rsidRPr="008A289B" w:rsidRDefault="00B255A0" w:rsidP="009B4A3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potenzieller Probleme</w:t>
            </w:r>
          </w:p>
        </w:tc>
      </w:tr>
      <w:tr w:rsidR="004511D6" w:rsidRPr="00F44F5F" w14:paraId="414B4085" w14:textId="77777777" w:rsidTr="004511D6">
        <w:trPr>
          <w:trHeight w:val="510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5B74842" w:rsidR="00E55D90" w:rsidRPr="00955C09" w:rsidRDefault="00F44F5F" w:rsidP="00D4104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4511D6" w:rsidRPr="00F44F5F" w14:paraId="74251178" w14:textId="77777777" w:rsidTr="004511D6">
        <w:trPr>
          <w:trHeight w:val="283"/>
        </w:trPr>
        <w:tc>
          <w:tcPr>
            <w:tcW w:w="8658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7CF658BF" w:rsidR="00E55D90" w:rsidRPr="00F44F5F" w:rsidRDefault="00196EAC" w:rsidP="00D4104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Contact and Cooperation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ins w:id="9" w:author="Sarah Bergmann" w:date="2026-03-20T21:30:00Z" w16du:dateUtc="2026-03-21T04:30:00Z">
              <w:r w:rsidR="00D4104D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t xml:space="preserve"> </w:t>
              </w:r>
            </w:ins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4BEDAC7E" w:rsidR="00E55D90" w:rsidRPr="001647AB" w:rsidRDefault="00196EAC" w:rsidP="00D4104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Würzburg</w:t>
            </w:r>
          </w:p>
        </w:tc>
      </w:tr>
      <w:tr w:rsidR="004511D6" w:rsidRPr="00F44F5F" w14:paraId="4F59C612" w14:textId="77777777" w:rsidTr="004511D6">
        <w:trPr>
          <w:trHeight w:val="193"/>
        </w:trPr>
        <w:tc>
          <w:tcPr>
            <w:tcW w:w="8517" w:type="dxa"/>
            <w:gridSpan w:val="6"/>
          </w:tcPr>
          <w:p w14:paraId="32F07601" w14:textId="20385358" w:rsidR="00E55D90" w:rsidRPr="001647AB" w:rsidRDefault="00E55D90" w:rsidP="00D4104D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Mitglied der studentischen Unternehmensberatung </w:t>
            </w:r>
          </w:p>
        </w:tc>
        <w:tc>
          <w:tcPr>
            <w:tcW w:w="2541" w:type="dxa"/>
            <w:gridSpan w:val="4"/>
          </w:tcPr>
          <w:p w14:paraId="45DD2178" w14:textId="4D702BF2" w:rsidR="00E55D90" w:rsidRPr="00F44F5F" w:rsidRDefault="00E55D90" w:rsidP="00D4104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07/2025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4511D6" w:rsidRPr="00F44F5F" w14:paraId="02437711" w14:textId="77777777" w:rsidTr="004511D6">
        <w:trPr>
          <w:trHeight w:val="20"/>
        </w:trPr>
        <w:tc>
          <w:tcPr>
            <w:tcW w:w="11058" w:type="dxa"/>
            <w:gridSpan w:val="10"/>
          </w:tcPr>
          <w:p w14:paraId="68CFAD97" w14:textId="2CC6946F" w:rsidR="00E55D90" w:rsidRPr="00FE0496" w:rsidRDefault="00E55D90" w:rsidP="00D4104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Anwärterprojekt:</w:t>
            </w:r>
            <w:r w:rsidRPr="001647A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6D40E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Analyse und Optimierung der aktuellen Datenschutzbestimmungen </w:t>
            </w:r>
          </w:p>
        </w:tc>
      </w:tr>
      <w:tr w:rsidR="004511D6" w:rsidRPr="00F44F5F" w14:paraId="3B26943D" w14:textId="77777777" w:rsidTr="004511D6">
        <w:trPr>
          <w:trHeight w:val="346"/>
        </w:trPr>
        <w:tc>
          <w:tcPr>
            <w:tcW w:w="6107" w:type="dxa"/>
            <w:gridSpan w:val="3"/>
            <w:vAlign w:val="bottom"/>
          </w:tcPr>
          <w:p w14:paraId="11E538C2" w14:textId="673840B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Feuerwehr Frickenhausen am Main</w:t>
            </w:r>
          </w:p>
        </w:tc>
        <w:tc>
          <w:tcPr>
            <w:tcW w:w="4951" w:type="dxa"/>
            <w:gridSpan w:val="7"/>
            <w:vAlign w:val="bottom"/>
          </w:tcPr>
          <w:p w14:paraId="21BF18C9" w14:textId="2A8820EC" w:rsidR="00FE0496" w:rsidRPr="001647AB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</w:t>
            </w:r>
            <w:r w:rsidR="00DE32D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ickenhausen</w:t>
            </w: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am Main</w:t>
            </w:r>
          </w:p>
        </w:tc>
      </w:tr>
      <w:tr w:rsidR="004511D6" w:rsidRPr="00F44F5F" w14:paraId="04BFDD79" w14:textId="77777777" w:rsidTr="004511D6">
        <w:trPr>
          <w:trHeight w:val="20"/>
        </w:trPr>
        <w:tc>
          <w:tcPr>
            <w:tcW w:w="8517" w:type="dxa"/>
            <w:gridSpan w:val="6"/>
          </w:tcPr>
          <w:p w14:paraId="5D908AF7" w14:textId="7703738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Mitglied der Jugendfeuerwehr </w:t>
            </w:r>
          </w:p>
        </w:tc>
        <w:tc>
          <w:tcPr>
            <w:tcW w:w="2541" w:type="dxa"/>
            <w:gridSpan w:val="4"/>
          </w:tcPr>
          <w:p w14:paraId="0D2FFB14" w14:textId="182B4EC3" w:rsidR="00F3458A" w:rsidRPr="00F3458A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08/201</w:t>
            </w:r>
            <w:r w:rsid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</w:p>
        </w:tc>
      </w:tr>
      <w:tr w:rsidR="004511D6" w:rsidRPr="00F44F5F" w14:paraId="66A58453" w14:textId="77777777" w:rsidTr="004511D6">
        <w:trPr>
          <w:trHeight w:val="20"/>
        </w:trPr>
        <w:tc>
          <w:tcPr>
            <w:tcW w:w="11058" w:type="dxa"/>
            <w:gridSpan w:val="10"/>
          </w:tcPr>
          <w:p w14:paraId="08E9AC2A" w14:textId="78179F33" w:rsidR="00F3458A" w:rsidRPr="00F3458A" w:rsidRDefault="00F3458A" w:rsidP="00D4104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Erfolgreiche Absolvierung mehrerer Leistungs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bzeichen der Jugendfeuerwehr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</w:t>
            </w: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50B5B9CB" w14:textId="5104863D" w:rsidR="002C3157" w:rsidRPr="001647AB" w:rsidRDefault="00F3458A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Schwerpunkt auf Teamarbeit, Einsatzorganisation und technischer Ausbildung</w:t>
            </w:r>
          </w:p>
        </w:tc>
      </w:tr>
      <w:tr w:rsidR="004511D6" w:rsidRPr="00F44F5F" w14:paraId="482569A2" w14:textId="77777777" w:rsidTr="004511D6">
        <w:trPr>
          <w:trHeight w:val="510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55C09" w:rsidRDefault="001647AB" w:rsidP="00D410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511D6" w:rsidRPr="00F44F5F" w14:paraId="2B257790" w14:textId="77777777" w:rsidTr="004511D6">
        <w:trPr>
          <w:trHeight w:val="340"/>
        </w:trPr>
        <w:tc>
          <w:tcPr>
            <w:tcW w:w="1105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EFE797E" w:rsidR="00F25EB2" w:rsidRPr="001647AB" w:rsidRDefault="00F25EB2" w:rsidP="00D4104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104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4511D6" w:rsidRPr="00F25EB2" w14:paraId="45706C3F" w14:textId="77777777" w:rsidTr="004511D6">
        <w:trPr>
          <w:trHeight w:val="283"/>
        </w:trPr>
        <w:tc>
          <w:tcPr>
            <w:tcW w:w="11058" w:type="dxa"/>
            <w:gridSpan w:val="10"/>
            <w:vAlign w:val="bottom"/>
          </w:tcPr>
          <w:p w14:paraId="60CA2168" w14:textId="3E3499E6" w:rsidR="00F25EB2" w:rsidRPr="001647AB" w:rsidRDefault="00F25EB2" w:rsidP="00D4104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F25E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2C7C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Coupa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 S4/HANA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4511D6" w:rsidRPr="00F44F5F" w14:paraId="70CB01B0" w14:textId="77777777" w:rsidTr="004511D6">
        <w:trPr>
          <w:trHeight w:val="504"/>
        </w:trPr>
        <w:tc>
          <w:tcPr>
            <w:tcW w:w="11058" w:type="dxa"/>
            <w:gridSpan w:val="10"/>
            <w:vAlign w:val="bottom"/>
          </w:tcPr>
          <w:p w14:paraId="598C2742" w14:textId="19FC729C" w:rsidR="00F25EB2" w:rsidRPr="001647AB" w:rsidRDefault="00F25EB2" w:rsidP="00D4104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Langstreckenlauf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(Halbmarathon-</w:t>
            </w:r>
            <w:proofErr w:type="spellStart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Finisher</w:t>
            </w:r>
            <w:proofErr w:type="spellEnd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erfolgreiche Rückkehr nach Operation</w:t>
            </w:r>
            <w:r w:rsidR="006A3E9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6A3E98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Persönlichkeitsentwicklung 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(üb</w:t>
            </w:r>
            <w:r w:rsidR="002F1BDE" w:rsidRPr="002B753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er </w:t>
            </w:r>
            <w:r w:rsidR="002B753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3</w:t>
            </w:r>
            <w:r w:rsidR="002F1BDE" w:rsidRPr="002B753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0 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Bücher)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Kochen &amp; Organisation </w:t>
            </w:r>
            <w:r w:rsidR="002364F7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privater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Kochevents und </w:t>
            </w:r>
            <w:proofErr w:type="spellStart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Dinnerabende</w:t>
            </w:r>
            <w:proofErr w:type="spellEnd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 bis zu 25 Teilnehmern</w:t>
            </w:r>
          </w:p>
        </w:tc>
      </w:tr>
      <w:tr w:rsidR="004511D6" w:rsidRPr="00F44F5F" w14:paraId="071AB173" w14:textId="77777777" w:rsidTr="004511D6">
        <w:trPr>
          <w:trHeight w:val="720"/>
        </w:trPr>
        <w:tc>
          <w:tcPr>
            <w:tcW w:w="11058" w:type="dxa"/>
            <w:gridSpan w:val="10"/>
            <w:vAlign w:val="bottom"/>
          </w:tcPr>
          <w:p w14:paraId="6478BDEA" w14:textId="07F0AFE8" w:rsidR="001647AB" w:rsidRPr="00F44F5F" w:rsidRDefault="002F1BDE" w:rsidP="00D4104D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Frickenhausen,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616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F2EF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983BE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</w:tbl>
    <w:p w14:paraId="0CB9CAAE" w14:textId="29CEE4D6" w:rsidR="00215A47" w:rsidRPr="0074111D" w:rsidRDefault="00215A47" w:rsidP="00215A47">
      <w:pPr>
        <w:rPr>
          <w:sz w:val="18"/>
        </w:rPr>
      </w:pPr>
    </w:p>
    <w:sectPr w:rsidR="00215A47" w:rsidRPr="0074111D" w:rsidSect="009B4A32">
      <w:footerReference w:type="even" r:id="rId8"/>
      <w:pgSz w:w="11906" w:h="16838"/>
      <w:pgMar w:top="360" w:right="1411" w:bottom="144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C1083" w14:textId="77777777" w:rsidR="004C7C7D" w:rsidRDefault="004C7C7D" w:rsidP="00BE053D">
      <w:pPr>
        <w:spacing w:after="0" w:line="240" w:lineRule="auto"/>
      </w:pPr>
      <w:r>
        <w:separator/>
      </w:r>
    </w:p>
  </w:endnote>
  <w:endnote w:type="continuationSeparator" w:id="0">
    <w:p w14:paraId="194374AC" w14:textId="77777777" w:rsidR="004C7C7D" w:rsidRDefault="004C7C7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5EF1" w14:textId="77777777" w:rsidR="004C7C7D" w:rsidRDefault="004C7C7D" w:rsidP="00BE053D">
      <w:pPr>
        <w:spacing w:after="0" w:line="240" w:lineRule="auto"/>
      </w:pPr>
      <w:r>
        <w:separator/>
      </w:r>
    </w:p>
  </w:footnote>
  <w:footnote w:type="continuationSeparator" w:id="0">
    <w:p w14:paraId="6EB76770" w14:textId="77777777" w:rsidR="004C7C7D" w:rsidRDefault="004C7C7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33202"/>
    <w:multiLevelType w:val="hybridMultilevel"/>
    <w:tmpl w:val="7FECFC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02E74"/>
    <w:multiLevelType w:val="hybridMultilevel"/>
    <w:tmpl w:val="C4DCB9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24E6F73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DF74FC1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2800E93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E53738"/>
    <w:multiLevelType w:val="hybridMultilevel"/>
    <w:tmpl w:val="3676B944"/>
    <w:lvl w:ilvl="0" w:tplc="E384FDFC">
      <w:start w:val="15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7C3E30"/>
    <w:multiLevelType w:val="hybridMultilevel"/>
    <w:tmpl w:val="F540280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BE5BE0"/>
    <w:multiLevelType w:val="hybridMultilevel"/>
    <w:tmpl w:val="0494F58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9052D"/>
    <w:multiLevelType w:val="hybridMultilevel"/>
    <w:tmpl w:val="9A541EF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30"/>
  </w:num>
  <w:num w:numId="26" w16cid:durableId="1499494221">
    <w:abstractNumId w:val="20"/>
  </w:num>
  <w:num w:numId="27" w16cid:durableId="624386309">
    <w:abstractNumId w:val="22"/>
  </w:num>
  <w:num w:numId="28" w16cid:durableId="140462918">
    <w:abstractNumId w:val="31"/>
  </w:num>
  <w:num w:numId="29" w16cid:durableId="2005740527">
    <w:abstractNumId w:val="11"/>
  </w:num>
  <w:num w:numId="30" w16cid:durableId="679043531">
    <w:abstractNumId w:val="29"/>
  </w:num>
  <w:num w:numId="31" w16cid:durableId="1130781100">
    <w:abstractNumId w:val="25"/>
  </w:num>
  <w:num w:numId="32" w16cid:durableId="201552702">
    <w:abstractNumId w:val="27"/>
  </w:num>
  <w:num w:numId="33" w16cid:durableId="196785481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73F0C"/>
    <w:rsid w:val="00087747"/>
    <w:rsid w:val="000A1FDA"/>
    <w:rsid w:val="000B63E2"/>
    <w:rsid w:val="000B6548"/>
    <w:rsid w:val="000D671A"/>
    <w:rsid w:val="00100980"/>
    <w:rsid w:val="00103EC5"/>
    <w:rsid w:val="0011616E"/>
    <w:rsid w:val="00116C6E"/>
    <w:rsid w:val="00125CA6"/>
    <w:rsid w:val="001315A3"/>
    <w:rsid w:val="00153D1E"/>
    <w:rsid w:val="0015543A"/>
    <w:rsid w:val="00156FC9"/>
    <w:rsid w:val="00162A5A"/>
    <w:rsid w:val="001647AB"/>
    <w:rsid w:val="00172867"/>
    <w:rsid w:val="00175B6D"/>
    <w:rsid w:val="001901ED"/>
    <w:rsid w:val="0019483A"/>
    <w:rsid w:val="00195D0B"/>
    <w:rsid w:val="00196EAC"/>
    <w:rsid w:val="001A46BF"/>
    <w:rsid w:val="001A481B"/>
    <w:rsid w:val="001B0186"/>
    <w:rsid w:val="001B62CA"/>
    <w:rsid w:val="001D4DCD"/>
    <w:rsid w:val="001E21EA"/>
    <w:rsid w:val="001F4175"/>
    <w:rsid w:val="0021494E"/>
    <w:rsid w:val="00215A47"/>
    <w:rsid w:val="00223A4D"/>
    <w:rsid w:val="00232CB5"/>
    <w:rsid w:val="00234A7E"/>
    <w:rsid w:val="002364F7"/>
    <w:rsid w:val="0024373D"/>
    <w:rsid w:val="002508C2"/>
    <w:rsid w:val="00253F6D"/>
    <w:rsid w:val="00267252"/>
    <w:rsid w:val="0027333E"/>
    <w:rsid w:val="00282DB0"/>
    <w:rsid w:val="002B2091"/>
    <w:rsid w:val="002B2C23"/>
    <w:rsid w:val="002B3915"/>
    <w:rsid w:val="002B753B"/>
    <w:rsid w:val="002C3157"/>
    <w:rsid w:val="002C6972"/>
    <w:rsid w:val="002C7C72"/>
    <w:rsid w:val="002D2B32"/>
    <w:rsid w:val="002D4516"/>
    <w:rsid w:val="002F1BDE"/>
    <w:rsid w:val="002F46AD"/>
    <w:rsid w:val="003101F0"/>
    <w:rsid w:val="00314B7A"/>
    <w:rsid w:val="00324BC5"/>
    <w:rsid w:val="00340BAB"/>
    <w:rsid w:val="003418E0"/>
    <w:rsid w:val="00341CB7"/>
    <w:rsid w:val="00347F8D"/>
    <w:rsid w:val="003630D2"/>
    <w:rsid w:val="00370B52"/>
    <w:rsid w:val="00372F7B"/>
    <w:rsid w:val="003733E5"/>
    <w:rsid w:val="00390EA6"/>
    <w:rsid w:val="003C5930"/>
    <w:rsid w:val="003E27C3"/>
    <w:rsid w:val="003F3E3F"/>
    <w:rsid w:val="00404F8D"/>
    <w:rsid w:val="004067B8"/>
    <w:rsid w:val="004154BE"/>
    <w:rsid w:val="0042013D"/>
    <w:rsid w:val="0042276E"/>
    <w:rsid w:val="00422F83"/>
    <w:rsid w:val="00426D7E"/>
    <w:rsid w:val="0043430C"/>
    <w:rsid w:val="00435E6D"/>
    <w:rsid w:val="00443668"/>
    <w:rsid w:val="00445C50"/>
    <w:rsid w:val="004511D6"/>
    <w:rsid w:val="00456B0D"/>
    <w:rsid w:val="00476AF8"/>
    <w:rsid w:val="00484FD7"/>
    <w:rsid w:val="004929FB"/>
    <w:rsid w:val="004A1703"/>
    <w:rsid w:val="004A54BA"/>
    <w:rsid w:val="004B6A5E"/>
    <w:rsid w:val="004C47A4"/>
    <w:rsid w:val="004C7C7D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A5DB0"/>
    <w:rsid w:val="005B091A"/>
    <w:rsid w:val="005B6515"/>
    <w:rsid w:val="005C1C61"/>
    <w:rsid w:val="005D6329"/>
    <w:rsid w:val="005E57F6"/>
    <w:rsid w:val="00602D78"/>
    <w:rsid w:val="006058D8"/>
    <w:rsid w:val="00610200"/>
    <w:rsid w:val="00623699"/>
    <w:rsid w:val="0063094D"/>
    <w:rsid w:val="00632D5A"/>
    <w:rsid w:val="00635515"/>
    <w:rsid w:val="00645BAF"/>
    <w:rsid w:val="006546FD"/>
    <w:rsid w:val="00665BF3"/>
    <w:rsid w:val="006732D6"/>
    <w:rsid w:val="0067477F"/>
    <w:rsid w:val="00677B0B"/>
    <w:rsid w:val="00693E09"/>
    <w:rsid w:val="00693F15"/>
    <w:rsid w:val="006A21AE"/>
    <w:rsid w:val="006A2DE9"/>
    <w:rsid w:val="006A3E98"/>
    <w:rsid w:val="006A7230"/>
    <w:rsid w:val="006B4E32"/>
    <w:rsid w:val="006B72C7"/>
    <w:rsid w:val="006B7F78"/>
    <w:rsid w:val="006C2252"/>
    <w:rsid w:val="006D0E5E"/>
    <w:rsid w:val="006D40EA"/>
    <w:rsid w:val="006D7F7F"/>
    <w:rsid w:val="006E2C9C"/>
    <w:rsid w:val="006E40EF"/>
    <w:rsid w:val="006F0039"/>
    <w:rsid w:val="0070513C"/>
    <w:rsid w:val="00711CEF"/>
    <w:rsid w:val="00720320"/>
    <w:rsid w:val="00723643"/>
    <w:rsid w:val="00723B46"/>
    <w:rsid w:val="0072515C"/>
    <w:rsid w:val="00725D3C"/>
    <w:rsid w:val="00733DA1"/>
    <w:rsid w:val="00737822"/>
    <w:rsid w:val="0074111D"/>
    <w:rsid w:val="00753D4A"/>
    <w:rsid w:val="00756912"/>
    <w:rsid w:val="00761609"/>
    <w:rsid w:val="00763DCE"/>
    <w:rsid w:val="007726E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C75C8"/>
    <w:rsid w:val="007D4BEE"/>
    <w:rsid w:val="007D5BE9"/>
    <w:rsid w:val="008050E4"/>
    <w:rsid w:val="0082257D"/>
    <w:rsid w:val="00827140"/>
    <w:rsid w:val="00853438"/>
    <w:rsid w:val="00865054"/>
    <w:rsid w:val="00866846"/>
    <w:rsid w:val="00875DA9"/>
    <w:rsid w:val="00884A7D"/>
    <w:rsid w:val="00895E38"/>
    <w:rsid w:val="008A289B"/>
    <w:rsid w:val="008A782B"/>
    <w:rsid w:val="008A7F2D"/>
    <w:rsid w:val="008B0FC0"/>
    <w:rsid w:val="008C429A"/>
    <w:rsid w:val="008C6FA8"/>
    <w:rsid w:val="008E1F3D"/>
    <w:rsid w:val="009053D7"/>
    <w:rsid w:val="009062B8"/>
    <w:rsid w:val="0091331D"/>
    <w:rsid w:val="00920B02"/>
    <w:rsid w:val="00922FC4"/>
    <w:rsid w:val="00931C52"/>
    <w:rsid w:val="0093223C"/>
    <w:rsid w:val="009401FE"/>
    <w:rsid w:val="00941A87"/>
    <w:rsid w:val="009501C2"/>
    <w:rsid w:val="00955844"/>
    <w:rsid w:val="00955C09"/>
    <w:rsid w:val="009668B9"/>
    <w:rsid w:val="00976577"/>
    <w:rsid w:val="00983BEA"/>
    <w:rsid w:val="009928C8"/>
    <w:rsid w:val="00996356"/>
    <w:rsid w:val="00997D9A"/>
    <w:rsid w:val="009B3408"/>
    <w:rsid w:val="009B4A32"/>
    <w:rsid w:val="009D7C49"/>
    <w:rsid w:val="009E7297"/>
    <w:rsid w:val="009F04AB"/>
    <w:rsid w:val="00A021CE"/>
    <w:rsid w:val="00A0257D"/>
    <w:rsid w:val="00A03BE4"/>
    <w:rsid w:val="00A12EDC"/>
    <w:rsid w:val="00A26D0D"/>
    <w:rsid w:val="00A32AAB"/>
    <w:rsid w:val="00A33BDE"/>
    <w:rsid w:val="00A34885"/>
    <w:rsid w:val="00A43BC1"/>
    <w:rsid w:val="00A519EB"/>
    <w:rsid w:val="00A545EB"/>
    <w:rsid w:val="00A609D0"/>
    <w:rsid w:val="00A662B1"/>
    <w:rsid w:val="00A74225"/>
    <w:rsid w:val="00A82E4A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2EFE"/>
    <w:rsid w:val="00B0230B"/>
    <w:rsid w:val="00B17D95"/>
    <w:rsid w:val="00B23509"/>
    <w:rsid w:val="00B255A0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5A9"/>
    <w:rsid w:val="00BC0D9F"/>
    <w:rsid w:val="00BC15A1"/>
    <w:rsid w:val="00BE053D"/>
    <w:rsid w:val="00BE6E3B"/>
    <w:rsid w:val="00BF0E50"/>
    <w:rsid w:val="00BF1A7A"/>
    <w:rsid w:val="00BF1FA3"/>
    <w:rsid w:val="00C004DF"/>
    <w:rsid w:val="00C00974"/>
    <w:rsid w:val="00C018E4"/>
    <w:rsid w:val="00C066FA"/>
    <w:rsid w:val="00C125EA"/>
    <w:rsid w:val="00C12AA3"/>
    <w:rsid w:val="00C16169"/>
    <w:rsid w:val="00C25387"/>
    <w:rsid w:val="00C3517D"/>
    <w:rsid w:val="00C54BE3"/>
    <w:rsid w:val="00C57F80"/>
    <w:rsid w:val="00C76562"/>
    <w:rsid w:val="00C768ED"/>
    <w:rsid w:val="00C82A8F"/>
    <w:rsid w:val="00C916C2"/>
    <w:rsid w:val="00CA4411"/>
    <w:rsid w:val="00CC34B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6489"/>
    <w:rsid w:val="00D17B69"/>
    <w:rsid w:val="00D3003C"/>
    <w:rsid w:val="00D331F4"/>
    <w:rsid w:val="00D4104D"/>
    <w:rsid w:val="00D470E4"/>
    <w:rsid w:val="00D52142"/>
    <w:rsid w:val="00D5280E"/>
    <w:rsid w:val="00D61F14"/>
    <w:rsid w:val="00D80D6B"/>
    <w:rsid w:val="00D81F46"/>
    <w:rsid w:val="00D84690"/>
    <w:rsid w:val="00D85D41"/>
    <w:rsid w:val="00D90950"/>
    <w:rsid w:val="00DA69DF"/>
    <w:rsid w:val="00DB33F8"/>
    <w:rsid w:val="00DD38E2"/>
    <w:rsid w:val="00DE32D6"/>
    <w:rsid w:val="00DF640C"/>
    <w:rsid w:val="00E00140"/>
    <w:rsid w:val="00E13110"/>
    <w:rsid w:val="00E24DF1"/>
    <w:rsid w:val="00E40B9A"/>
    <w:rsid w:val="00E431ED"/>
    <w:rsid w:val="00E55D90"/>
    <w:rsid w:val="00E64FF5"/>
    <w:rsid w:val="00E8619A"/>
    <w:rsid w:val="00E873B0"/>
    <w:rsid w:val="00E907EC"/>
    <w:rsid w:val="00EA5421"/>
    <w:rsid w:val="00EB34FC"/>
    <w:rsid w:val="00EB5816"/>
    <w:rsid w:val="00ED07B5"/>
    <w:rsid w:val="00ED0EA9"/>
    <w:rsid w:val="00EE2F6C"/>
    <w:rsid w:val="00EE5B20"/>
    <w:rsid w:val="00EF77DF"/>
    <w:rsid w:val="00F11BEF"/>
    <w:rsid w:val="00F165E1"/>
    <w:rsid w:val="00F258E7"/>
    <w:rsid w:val="00F25A1B"/>
    <w:rsid w:val="00F25EB2"/>
    <w:rsid w:val="00F31B84"/>
    <w:rsid w:val="00F3458A"/>
    <w:rsid w:val="00F37FDB"/>
    <w:rsid w:val="00F44F5F"/>
    <w:rsid w:val="00F52051"/>
    <w:rsid w:val="00F57ADF"/>
    <w:rsid w:val="00F57BA5"/>
    <w:rsid w:val="00F631EC"/>
    <w:rsid w:val="00F64C22"/>
    <w:rsid w:val="00F64FA7"/>
    <w:rsid w:val="00F6724D"/>
    <w:rsid w:val="00F74D19"/>
    <w:rsid w:val="00F80053"/>
    <w:rsid w:val="00F96CDE"/>
    <w:rsid w:val="00FA02C7"/>
    <w:rsid w:val="00FA4186"/>
    <w:rsid w:val="00FC0531"/>
    <w:rsid w:val="00FC13F0"/>
    <w:rsid w:val="00FD0FB7"/>
    <w:rsid w:val="00FE0496"/>
    <w:rsid w:val="00FE79A2"/>
    <w:rsid w:val="00FF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215A4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4104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4104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4104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4104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104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104D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9B4A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3122</Characters>
  <Application>Microsoft Office Word</Application>
  <DocSecurity>0</DocSecurity>
  <Lines>77</Lines>
  <Paragraphs>73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Luca Hofmann</cp:lastModifiedBy>
  <cp:revision>2</cp:revision>
  <dcterms:created xsi:type="dcterms:W3CDTF">2026-08-11T10:13:00Z</dcterms:created>
  <dcterms:modified xsi:type="dcterms:W3CDTF">2026-08-11T10:13:00Z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e9ad32ca23630c905e95cb3947d36735878de88e7374dc60fc89bc00c8872af7</vt:lpwstr>
  </property>
</Properties>
</file>