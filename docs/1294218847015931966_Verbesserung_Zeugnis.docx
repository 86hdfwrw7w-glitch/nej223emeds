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7973CB" w14:textId="77777777" w:rsidR="00A162F7" w:rsidRPr="001A74F1" w:rsidRDefault="00A162F7" w:rsidP="001A74F1">
      <w:pPr>
        <w:spacing w:line="276" w:lineRule="auto"/>
        <w:jc w:val="both"/>
      </w:pPr>
      <w:r w:rsidRPr="001A74F1">
        <w:t>Die Kiesel GmbH ist ein seit über 65 Jahren erfolgreiches Unternehmen im Bau- und Industriemaschinenhandel mit über 1.200 Mitarbeitern. In unserer Firmenzentrale in Baienfurt, unseren bundesweiten Tochtergesellschaften und Niederlassungen und unseren</w:t>
      </w:r>
      <w:r w:rsidR="004D6BAE" w:rsidRPr="001A74F1">
        <w:t xml:space="preserve"> </w:t>
      </w:r>
      <w:r w:rsidRPr="001A74F1">
        <w:t>Firmensitzen im europäischen Ausland verkaufen wir hochwertige Investitionsgüter, technisches Know-how und Service.</w:t>
      </w:r>
    </w:p>
    <w:p w14:paraId="4A5BEED7" w14:textId="77777777" w:rsidR="00A162F7" w:rsidRPr="001A74F1" w:rsidRDefault="00A162F7" w:rsidP="001A74F1">
      <w:pPr>
        <w:spacing w:line="276" w:lineRule="auto"/>
        <w:jc w:val="both"/>
      </w:pPr>
    </w:p>
    <w:p w14:paraId="43E67B82" w14:textId="77777777" w:rsidR="00AE215B" w:rsidRPr="001A74F1" w:rsidRDefault="00A162F7" w:rsidP="001A74F1">
      <w:pPr>
        <w:spacing w:line="276" w:lineRule="auto"/>
        <w:jc w:val="both"/>
      </w:pPr>
      <w:r w:rsidRPr="001A74F1">
        <w:t>Herr Mirko Schuhknecht, geboren am 31.12.2002 in Groß-Gerau, absolvierte in unserem</w:t>
      </w:r>
      <w:r w:rsidR="004D6BAE" w:rsidRPr="001A74F1">
        <w:t xml:space="preserve"> </w:t>
      </w:r>
      <w:r w:rsidRPr="001A74F1">
        <w:t>Unternehmen in der Zeit vom 01.10.2021 bis zum 30.09.2024 ein</w:t>
      </w:r>
      <w:r w:rsidR="00AE215B" w:rsidRPr="001A74F1">
        <w:t xml:space="preserve"> duales Studium an der Duale</w:t>
      </w:r>
      <w:r w:rsidR="004D6BAE" w:rsidRPr="001A74F1">
        <w:t>n</w:t>
      </w:r>
      <w:r w:rsidR="00AE215B" w:rsidRPr="001A74F1">
        <w:t xml:space="preserve"> Hochschule Baden-Württemberg in Mannheim in Betriebswirtschaftslehre mit der Vertiefung Handel.</w:t>
      </w:r>
    </w:p>
    <w:p w14:paraId="7C1CF60D" w14:textId="77777777" w:rsidR="00A162F7" w:rsidRPr="001A74F1" w:rsidRDefault="00A162F7" w:rsidP="001A74F1">
      <w:pPr>
        <w:spacing w:line="276" w:lineRule="auto"/>
        <w:jc w:val="both"/>
      </w:pPr>
    </w:p>
    <w:p w14:paraId="7E184A07" w14:textId="77777777" w:rsidR="00A162F7" w:rsidRPr="001A74F1" w:rsidRDefault="00A162F7" w:rsidP="001A74F1">
      <w:pPr>
        <w:spacing w:line="276" w:lineRule="auto"/>
        <w:jc w:val="both"/>
      </w:pPr>
      <w:r w:rsidRPr="001A74F1">
        <w:t>Herr Schuhknecht führte im Bereich Corporate Development umfassende Markt- und Wettbewerbsanalysen in einem definierten Wachstumsbereich durch, die maßgeblich zu einer fundierten Investitionsentscheidung beitrugen. Durch detaillierte Recherchen zu Märkten, Produkten und Trends identifizierte er erfolgreich Wachstumspotenziale. Die Auswertung von Verkaufszahlen und Marktdaten, die Herr Schuhknecht vornahm, ermöglichte eine präzise Bestimmung von Marktpotenzialen.</w:t>
      </w:r>
    </w:p>
    <w:p w14:paraId="04DCF1BF" w14:textId="77777777" w:rsidR="00A162F7" w:rsidRPr="001A74F1" w:rsidRDefault="00A162F7" w:rsidP="001A74F1">
      <w:pPr>
        <w:spacing w:line="276" w:lineRule="auto"/>
        <w:jc w:val="both"/>
      </w:pPr>
    </w:p>
    <w:p w14:paraId="2B32E1F6" w14:textId="77777777" w:rsidR="00A162F7" w:rsidRPr="001A74F1" w:rsidRDefault="00A162F7" w:rsidP="001A74F1">
      <w:pPr>
        <w:spacing w:line="276" w:lineRule="auto"/>
        <w:jc w:val="both"/>
      </w:pPr>
      <w:r w:rsidRPr="001A74F1">
        <w:t>Im Produktmanagement erstellte er zielgerichtete Präsentationen für interne Veranstaltungen sowie für die Ansprache potenzieller Großkunden, was zu erfolgreichen Verkaufsabschlüssen führte. Herr Schuhknecht konzipierte und präsentierte einen Produkteinführungsplan für Baumaschinenprodukte, welcher erfolgreich implementiert wurde. Zudem überarbeitete er Vertriebsunterlagen, um deren Übersichtlichkeit und Verständlichkeit zu verbessern.</w:t>
      </w:r>
    </w:p>
    <w:p w14:paraId="5A136F56" w14:textId="77777777" w:rsidR="00A162F7" w:rsidRPr="001A74F1" w:rsidRDefault="00A162F7" w:rsidP="001A74F1">
      <w:pPr>
        <w:spacing w:line="276" w:lineRule="auto"/>
        <w:jc w:val="both"/>
      </w:pPr>
    </w:p>
    <w:p w14:paraId="36A30F55" w14:textId="77777777" w:rsidR="00260F74" w:rsidRPr="001A74F1" w:rsidRDefault="00A162F7" w:rsidP="001A74F1">
      <w:pPr>
        <w:spacing w:line="276" w:lineRule="auto"/>
        <w:jc w:val="both"/>
      </w:pPr>
      <w:r w:rsidRPr="001A74F1">
        <w:t xml:space="preserve">Herr Schuhknecht kümmerte sich im Vertrieb um die Akquise und Betreuung von Kunden und war an der Erstellung von Angeboten beteiligt. Durch die Analyse und Interpretation von CRM-Daten ermöglichte er eine gezielte Anpassung der Marketingmaßnahmen an die identifizierte Zielgruppe. Im Kundenservice bearbeitete er Kundenanfragen und erstellte präzise Kostenvoranschläge. Des </w:t>
      </w:r>
      <w:proofErr w:type="spellStart"/>
      <w:r w:rsidRPr="001A74F1">
        <w:t>Weiteren</w:t>
      </w:r>
      <w:proofErr w:type="spellEnd"/>
      <w:r w:rsidRPr="001A74F1">
        <w:t xml:space="preserve"> ermittelte und bestellte er Ersatzteile, um die Verfügbarkeit sicherzustellen und die Kundenzufriedenheit zu gewährleisten.</w:t>
      </w:r>
    </w:p>
    <w:p w14:paraId="28900899" w14:textId="77777777" w:rsidR="00A162F7" w:rsidRPr="001A74F1" w:rsidRDefault="00A162F7" w:rsidP="001A74F1">
      <w:pPr>
        <w:spacing w:line="276" w:lineRule="auto"/>
        <w:jc w:val="both"/>
      </w:pPr>
    </w:p>
    <w:p w14:paraId="38A68B75" w14:textId="77777777" w:rsidR="00A162F7" w:rsidRPr="001A74F1" w:rsidRDefault="00A162F7" w:rsidP="001A74F1">
      <w:pPr>
        <w:spacing w:line="276" w:lineRule="auto"/>
      </w:pPr>
      <w:r w:rsidRPr="001A74F1">
        <w:br w:type="page"/>
      </w:r>
    </w:p>
    <w:p w14:paraId="6840D1FB" w14:textId="0E5A2D46" w:rsidR="00A162F7" w:rsidRPr="001A74F1" w:rsidRDefault="00A162F7" w:rsidP="001A74F1">
      <w:pPr>
        <w:spacing w:line="276" w:lineRule="auto"/>
        <w:jc w:val="both"/>
      </w:pPr>
      <w:r w:rsidRPr="001A74F1">
        <w:lastRenderedPageBreak/>
        <w:t xml:space="preserve">Während seiner Ausbildungszeit im Marketing optimierte Herr Schuhknecht </w:t>
      </w:r>
      <w:ins w:id="0" w:author="David Döbele" w:date="2024-10-11T10:42:00Z" w16du:dateUtc="2024-10-11T08:42:00Z">
        <w:r w:rsidR="00B40716">
          <w:t xml:space="preserve">selbstständig </w:t>
        </w:r>
      </w:ins>
      <w:r w:rsidRPr="001A74F1">
        <w:t xml:space="preserve">den </w:t>
      </w:r>
      <w:proofErr w:type="spellStart"/>
      <w:r w:rsidRPr="001A74F1">
        <w:t>Social</w:t>
      </w:r>
      <w:proofErr w:type="spellEnd"/>
      <w:r w:rsidR="00667D24" w:rsidRPr="001A74F1">
        <w:t>-</w:t>
      </w:r>
      <w:r w:rsidRPr="001A74F1">
        <w:t>Media-Auftritt des Unternehmens und erstellte Inhalte, die zur signifikanten Steigerung</w:t>
      </w:r>
      <w:r w:rsidR="00667D24" w:rsidRPr="001A74F1">
        <w:t xml:space="preserve"> </w:t>
      </w:r>
      <w:r w:rsidRPr="001A74F1">
        <w:t>der Reichweite führten. Außerdem gestaltete er die Unternehmenswebsite um, wodurch</w:t>
      </w:r>
      <w:r w:rsidR="00667D24" w:rsidRPr="001A74F1">
        <w:t xml:space="preserve"> </w:t>
      </w:r>
      <w:r w:rsidRPr="001A74F1">
        <w:t>die Übersichtlichkeit verbessert und die Informationen aktualisiert wurden.</w:t>
      </w:r>
    </w:p>
    <w:p w14:paraId="19C47928" w14:textId="77777777" w:rsidR="00A162F7" w:rsidRPr="001A74F1" w:rsidRDefault="00A162F7" w:rsidP="001A74F1">
      <w:pPr>
        <w:spacing w:line="276" w:lineRule="auto"/>
        <w:jc w:val="both"/>
      </w:pPr>
    </w:p>
    <w:p w14:paraId="2168A762" w14:textId="77777777" w:rsidR="00A162F7" w:rsidRPr="001A74F1" w:rsidRDefault="00A162F7" w:rsidP="001A74F1">
      <w:pPr>
        <w:spacing w:line="276" w:lineRule="auto"/>
        <w:jc w:val="both"/>
      </w:pPr>
      <w:r w:rsidRPr="001A74F1">
        <w:t>In unserer Fabrik war Herr Schuhknecht verantwortlich für die Annahme, Prüfung und</w:t>
      </w:r>
      <w:r w:rsidR="00667D24" w:rsidRPr="001A74F1">
        <w:t xml:space="preserve"> </w:t>
      </w:r>
      <w:r w:rsidRPr="001A74F1">
        <w:t>D</w:t>
      </w:r>
      <w:r w:rsidR="00667D24" w:rsidRPr="001A74F1">
        <w:t>o</w:t>
      </w:r>
      <w:r w:rsidRPr="001A74F1">
        <w:t>kumentation des Wareneingangs von Industriegütern. Darüber hinaus unterstützte er die</w:t>
      </w:r>
      <w:r w:rsidR="00667D24" w:rsidRPr="001A74F1">
        <w:t xml:space="preserve"> </w:t>
      </w:r>
      <w:r w:rsidRPr="001A74F1">
        <w:t>Planung und Umsetzung von Customizing-Projekten für Baumaschinen.</w:t>
      </w:r>
    </w:p>
    <w:p w14:paraId="46EA28C0" w14:textId="77777777" w:rsidR="00A162F7" w:rsidRPr="001A74F1" w:rsidRDefault="00A162F7" w:rsidP="001A74F1">
      <w:pPr>
        <w:spacing w:line="276" w:lineRule="auto"/>
        <w:jc w:val="both"/>
      </w:pPr>
    </w:p>
    <w:p w14:paraId="202A38E6" w14:textId="77777777" w:rsidR="00A162F7" w:rsidRPr="001A74F1" w:rsidRDefault="00A162F7" w:rsidP="001A74F1">
      <w:pPr>
        <w:spacing w:line="276" w:lineRule="auto"/>
        <w:jc w:val="both"/>
      </w:pPr>
      <w:r w:rsidRPr="001A74F1">
        <w:t>Während seines Studiums betreute und moderierte Herr Schuhknecht zudem etwa 20</w:t>
      </w:r>
      <w:r w:rsidR="00667D24" w:rsidRPr="001A74F1">
        <w:t xml:space="preserve"> </w:t>
      </w:r>
      <w:r w:rsidRPr="001A74F1">
        <w:t>Unternehmensrundgänge für Geschäftskunden, wodurch die Kundenbeziehungen weiter</w:t>
      </w:r>
      <w:r w:rsidR="00667D24" w:rsidRPr="001A74F1">
        <w:t xml:space="preserve"> </w:t>
      </w:r>
      <w:r w:rsidRPr="001A74F1">
        <w:t>vertieft wurden. Er unterstützte außerdem die Organisation und Durchführung einer</w:t>
      </w:r>
      <w:r w:rsidR="00667D24" w:rsidRPr="001A74F1">
        <w:t xml:space="preserve"> </w:t>
      </w:r>
      <w:r w:rsidRPr="001A74F1">
        <w:t xml:space="preserve">Hausmesse sowie der </w:t>
      </w:r>
      <w:proofErr w:type="spellStart"/>
      <w:r w:rsidRPr="001A74F1">
        <w:t>Coreum</w:t>
      </w:r>
      <w:proofErr w:type="spellEnd"/>
      <w:r w:rsidRPr="001A74F1">
        <w:t xml:space="preserve"> Praxistage-Ausstellung.</w:t>
      </w:r>
    </w:p>
    <w:p w14:paraId="0ED59FA8" w14:textId="77777777" w:rsidR="00A162F7" w:rsidRPr="001A74F1" w:rsidRDefault="00A162F7" w:rsidP="001A74F1">
      <w:pPr>
        <w:spacing w:line="276" w:lineRule="auto"/>
        <w:jc w:val="both"/>
      </w:pPr>
    </w:p>
    <w:p w14:paraId="345AAA2D" w14:textId="1C4E4D16" w:rsidR="00A162F7" w:rsidRPr="001A74F1" w:rsidRDefault="00A162F7" w:rsidP="001A74F1">
      <w:pPr>
        <w:spacing w:line="276" w:lineRule="auto"/>
        <w:jc w:val="both"/>
      </w:pPr>
      <w:r w:rsidRPr="001A74F1">
        <w:t>Die an Herrn Schuhknecht gestellten komplexen fachlichen Anforderungen erfüllte er</w:t>
      </w:r>
      <w:r w:rsidR="00667D24" w:rsidRPr="001A74F1">
        <w:t xml:space="preserve"> </w:t>
      </w:r>
      <w:r w:rsidRPr="001A74F1">
        <w:t xml:space="preserve">stets und in jeder Hinsicht </w:t>
      </w:r>
      <w:r w:rsidR="00911572" w:rsidRPr="001A74F1">
        <w:t xml:space="preserve">sehr </w:t>
      </w:r>
      <w:r w:rsidRPr="001A74F1">
        <w:t>gut</w:t>
      </w:r>
      <w:ins w:id="1" w:author="David Döbele" w:date="2024-10-11T10:42:00Z" w16du:dateUtc="2024-10-11T08:42:00Z">
        <w:r w:rsidR="00B40716">
          <w:t xml:space="preserve"> und übertraf mit seinen sehr guten Leistungen in vielen Fällen sogar unsere Erwartungen um ein Vielfaches</w:t>
        </w:r>
      </w:ins>
      <w:r w:rsidRPr="001A74F1">
        <w:t xml:space="preserve">. Dank seines </w:t>
      </w:r>
      <w:r w:rsidR="00911572" w:rsidRPr="001A74F1">
        <w:t xml:space="preserve">äußerst </w:t>
      </w:r>
      <w:r w:rsidRPr="001A74F1">
        <w:t xml:space="preserve">ausgeprägten konzeptionellen Denkvermögens und seiner </w:t>
      </w:r>
      <w:r w:rsidR="00911572" w:rsidRPr="001A74F1">
        <w:t xml:space="preserve">sehr schnellen </w:t>
      </w:r>
      <w:r w:rsidRPr="001A74F1">
        <w:t>Auffassungsgabe hat er sich stets rasch in unterschiedliche Aufgabenstellungen eingearbeitet.</w:t>
      </w:r>
    </w:p>
    <w:p w14:paraId="153F5864" w14:textId="77777777" w:rsidR="00A162F7" w:rsidRPr="001A74F1" w:rsidRDefault="00A162F7" w:rsidP="001A74F1">
      <w:pPr>
        <w:spacing w:line="276" w:lineRule="auto"/>
        <w:jc w:val="both"/>
      </w:pPr>
    </w:p>
    <w:p w14:paraId="3A2EB837" w14:textId="4D526216" w:rsidR="00A162F7" w:rsidRPr="001A74F1" w:rsidRDefault="00A162F7" w:rsidP="001A74F1">
      <w:pPr>
        <w:spacing w:line="276" w:lineRule="auto"/>
        <w:jc w:val="both"/>
      </w:pPr>
      <w:r w:rsidRPr="001A74F1">
        <w:t xml:space="preserve">Wir möchten besonders seine Fähigkeit hervorheben, bei der Bewältigung seiner Aufgaben </w:t>
      </w:r>
      <w:r w:rsidR="00911572" w:rsidRPr="001A74F1">
        <w:t xml:space="preserve">auch unter schwierigen Umständen </w:t>
      </w:r>
      <w:r w:rsidRPr="001A74F1">
        <w:t>stets</w:t>
      </w:r>
      <w:r w:rsidR="004D6BAE" w:rsidRPr="001A74F1">
        <w:t xml:space="preserve"> </w:t>
      </w:r>
      <w:ins w:id="2" w:author="David Döbele" w:date="2024-10-11T10:42:00Z" w16du:dateUtc="2024-10-11T08:42:00Z">
        <w:r w:rsidR="00B40716">
          <w:t xml:space="preserve">sehr </w:t>
        </w:r>
      </w:ins>
      <w:r w:rsidRPr="001A74F1">
        <w:t xml:space="preserve">belastbar zu agieren. Er arbeitete sehr pflichtbewusst, zuverlässig und verschwiegen und erledigte die ihm übertragenen Aufgaben stets zu unserer </w:t>
      </w:r>
      <w:r w:rsidR="000312A4" w:rsidRPr="001A74F1">
        <w:t>vollsten</w:t>
      </w:r>
      <w:r w:rsidRPr="001A74F1">
        <w:t xml:space="preserve"> Zufriedenheit.</w:t>
      </w:r>
    </w:p>
    <w:p w14:paraId="2D5DDF30" w14:textId="77777777" w:rsidR="00A162F7" w:rsidRPr="001A74F1" w:rsidRDefault="00A162F7" w:rsidP="001A74F1">
      <w:pPr>
        <w:spacing w:line="276" w:lineRule="auto"/>
        <w:jc w:val="both"/>
      </w:pPr>
    </w:p>
    <w:p w14:paraId="0547F9AD" w14:textId="77777777" w:rsidR="000312A4" w:rsidRPr="001A74F1" w:rsidRDefault="00A162F7" w:rsidP="001A74F1">
      <w:pPr>
        <w:spacing w:line="276" w:lineRule="auto"/>
        <w:jc w:val="both"/>
      </w:pPr>
      <w:r w:rsidRPr="001A74F1">
        <w:t xml:space="preserve">Jederzeit zeichnete sich Herr Schuhknecht durch eine </w:t>
      </w:r>
      <w:r w:rsidR="000312A4" w:rsidRPr="001A74F1">
        <w:t xml:space="preserve">sehr </w:t>
      </w:r>
      <w:r w:rsidRPr="001A74F1">
        <w:t>hohe Lernbereitschaft aus.</w:t>
      </w:r>
    </w:p>
    <w:p w14:paraId="35420F08" w14:textId="77777777" w:rsidR="000312A4" w:rsidRPr="001A74F1" w:rsidRDefault="000312A4" w:rsidP="001A74F1">
      <w:pPr>
        <w:spacing w:line="276" w:lineRule="auto"/>
        <w:jc w:val="both"/>
      </w:pPr>
    </w:p>
    <w:p w14:paraId="42476DB0" w14:textId="77777777" w:rsidR="00A162F7" w:rsidRPr="001A74F1" w:rsidRDefault="00A162F7" w:rsidP="001A74F1">
      <w:pPr>
        <w:spacing w:line="276" w:lineRule="auto"/>
        <w:jc w:val="both"/>
      </w:pPr>
      <w:r w:rsidRPr="001A74F1">
        <w:t xml:space="preserve">Die Arbeitsqualität lag </w:t>
      </w:r>
      <w:r w:rsidR="000312A4" w:rsidRPr="001A74F1">
        <w:t xml:space="preserve">immer </w:t>
      </w:r>
      <w:r w:rsidRPr="001A74F1">
        <w:t>weit über den Anforderungen. Neue Aufgaben und Probleme hat</w:t>
      </w:r>
      <w:r w:rsidR="00667D24" w:rsidRPr="001A74F1">
        <w:t xml:space="preserve"> </w:t>
      </w:r>
      <w:r w:rsidRPr="001A74F1">
        <w:t xml:space="preserve">Herr Schuhknecht zielstrebig in Angriff genommen und stets zu </w:t>
      </w:r>
      <w:r w:rsidR="006F18C0" w:rsidRPr="001A74F1">
        <w:t xml:space="preserve">sehr </w:t>
      </w:r>
      <w:r w:rsidRPr="001A74F1">
        <w:t>guten Lösungen geführt.</w:t>
      </w:r>
      <w:r w:rsidR="00667D24" w:rsidRPr="001A74F1">
        <w:t xml:space="preserve"> </w:t>
      </w:r>
      <w:r w:rsidRPr="001A74F1">
        <w:t>Er hat seine Arbeiten stets zu unserer voll</w:t>
      </w:r>
      <w:r w:rsidR="000312A4" w:rsidRPr="001A74F1">
        <w:t>sten</w:t>
      </w:r>
      <w:r w:rsidRPr="001A74F1">
        <w:t xml:space="preserve"> Zufriedenheit ausgeübt und unseren Erwartungen in jeder Hinsicht entsprochen.</w:t>
      </w:r>
    </w:p>
    <w:p w14:paraId="4947D33A" w14:textId="77777777" w:rsidR="00A162F7" w:rsidRPr="001A74F1" w:rsidRDefault="00A162F7" w:rsidP="001A74F1">
      <w:pPr>
        <w:spacing w:line="276" w:lineRule="auto"/>
        <w:jc w:val="both"/>
      </w:pPr>
    </w:p>
    <w:p w14:paraId="637F2D30" w14:textId="77777777" w:rsidR="00A162F7" w:rsidRPr="001A74F1" w:rsidRDefault="00A162F7" w:rsidP="001A74F1">
      <w:pPr>
        <w:spacing w:line="276" w:lineRule="auto"/>
        <w:jc w:val="both"/>
      </w:pPr>
      <w:r w:rsidRPr="001A74F1">
        <w:t>Herr Schuhknecht verhielt sich gegenüber Vorgesetzten, Ausbildern und Kollegen aller</w:t>
      </w:r>
      <w:r w:rsidR="00667D24" w:rsidRPr="001A74F1">
        <w:t xml:space="preserve"> </w:t>
      </w:r>
      <w:r w:rsidRPr="001A74F1">
        <w:t>Abteilungen sehr entgegenkommend und freundlich und gegenüber seinen Mitauszubildenden kameradschaftlich und hilfsbereit.</w:t>
      </w:r>
    </w:p>
    <w:p w14:paraId="20F57177" w14:textId="77777777" w:rsidR="00A162F7" w:rsidRPr="001A74F1" w:rsidRDefault="00A162F7" w:rsidP="001A74F1">
      <w:pPr>
        <w:spacing w:line="276" w:lineRule="auto"/>
        <w:jc w:val="both"/>
      </w:pPr>
    </w:p>
    <w:p w14:paraId="030EB2B5" w14:textId="77777777" w:rsidR="00A162F7" w:rsidRPr="001A74F1" w:rsidRDefault="00A162F7" w:rsidP="001A74F1">
      <w:pPr>
        <w:spacing w:line="276" w:lineRule="auto"/>
        <w:jc w:val="both"/>
      </w:pPr>
      <w:r w:rsidRPr="001A74F1">
        <w:t>Herr Schuhknecht verlässt uns mit dem Ende der Ausbildung auf eigenen Wunsch. Wir</w:t>
      </w:r>
      <w:r w:rsidR="00667D24" w:rsidRPr="001A74F1">
        <w:t xml:space="preserve"> </w:t>
      </w:r>
      <w:r w:rsidRPr="001A74F1">
        <w:t>hätten ihn</w:t>
      </w:r>
      <w:r w:rsidR="006F18C0" w:rsidRPr="001A74F1">
        <w:t xml:space="preserve"> sehr</w:t>
      </w:r>
      <w:r w:rsidRPr="001A74F1">
        <w:t xml:space="preserve"> gerne als Mitarbeiter übernommen.</w:t>
      </w:r>
    </w:p>
    <w:p w14:paraId="65EA8060" w14:textId="77777777" w:rsidR="00A162F7" w:rsidRPr="001A74F1" w:rsidRDefault="00A162F7" w:rsidP="001A74F1">
      <w:pPr>
        <w:spacing w:line="276" w:lineRule="auto"/>
        <w:jc w:val="both"/>
      </w:pPr>
    </w:p>
    <w:p w14:paraId="704BCCAC" w14:textId="77777777" w:rsidR="00A162F7" w:rsidRPr="001A74F1" w:rsidRDefault="00A162F7" w:rsidP="001A74F1">
      <w:pPr>
        <w:spacing w:line="276" w:lineRule="auto"/>
        <w:jc w:val="both"/>
      </w:pPr>
    </w:p>
    <w:p w14:paraId="26F7E59C" w14:textId="77777777" w:rsidR="00A162F7" w:rsidRPr="001A74F1" w:rsidRDefault="00A162F7" w:rsidP="001A74F1">
      <w:pPr>
        <w:spacing w:line="276" w:lineRule="auto"/>
      </w:pPr>
      <w:r w:rsidRPr="001A74F1">
        <w:br w:type="page"/>
      </w:r>
    </w:p>
    <w:p w14:paraId="0F306692" w14:textId="77777777" w:rsidR="00A162F7" w:rsidRDefault="00667D24" w:rsidP="001A74F1">
      <w:pPr>
        <w:spacing w:line="276" w:lineRule="auto"/>
      </w:pPr>
      <w:r w:rsidRPr="001A74F1">
        <w:lastRenderedPageBreak/>
        <w:t xml:space="preserve">Wir möchten Herrn Schuhknecht an dieser Stelle für seine </w:t>
      </w:r>
      <w:r w:rsidR="006F18C0" w:rsidRPr="001A74F1">
        <w:t xml:space="preserve">stets sehr </w:t>
      </w:r>
      <w:r w:rsidRPr="001A74F1">
        <w:t>hohen Leistungen danken und bedauern sein Ausscheiden sehr. Wir wünschen ihm beruflich weiterhin viel Erfolg und persönlich alles Gute.</w:t>
      </w:r>
    </w:p>
    <w:sectPr w:rsidR="00A162F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avid Döbele">
    <w15:presenceInfo w15:providerId="AD" w15:userId="S::david.doebele@pumpkinadvisory.onmicrosoft.com::a00222db-f5a0-4b93-9122-d1c61d8643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8"/>
  <w:proofState w:spelling="clean" w:grammar="clean"/>
  <w:trackRevisions/>
  <w:defaultTabStop w:val="708"/>
  <w:hyphenationZone w:val="425"/>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2F7"/>
    <w:rsid w:val="000312A4"/>
    <w:rsid w:val="001A74F1"/>
    <w:rsid w:val="001A7661"/>
    <w:rsid w:val="00260DB2"/>
    <w:rsid w:val="00260F74"/>
    <w:rsid w:val="00355BA0"/>
    <w:rsid w:val="004D6BAE"/>
    <w:rsid w:val="00667D24"/>
    <w:rsid w:val="006F18C0"/>
    <w:rsid w:val="007C5646"/>
    <w:rsid w:val="00911572"/>
    <w:rsid w:val="00A162F7"/>
    <w:rsid w:val="00AE215B"/>
    <w:rsid w:val="00B40716"/>
    <w:rsid w:val="00CC4A58"/>
    <w:rsid w:val="00F34B9B"/>
  </w:rsids>
  <m:mathPr>
    <m:mathFont m:val="Cambria Math"/>
    <m:brkBin m:val="before"/>
    <m:brkBinSub m:val="--"/>
    <m:smallFrac m:val="0"/>
    <m:dispDef/>
    <m:lMargin m:val="0"/>
    <m:rMargin m:val="0"/>
    <m:defJc m:val="centerGroup"/>
    <m:wrapIndent m:val="1440"/>
    <m:intLim m:val="subSup"/>
    <m:naryLim m:val="undOvr"/>
  </m:mathPr>
  <w:themeFontLang w:val="de-DE"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5D69FFC6"/>
  <w15:chartTrackingRefBased/>
  <w15:docId w15:val="{EC6CEE0A-E340-254A-9BFA-39F847826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de-DE"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berarbeitung">
    <w:name w:val="Revision"/>
    <w:hidden/>
    <w:uiPriority w:val="99"/>
    <w:semiHidden/>
    <w:rsid w:val="00B407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628</Words>
  <Characters>3961</Characters>
  <Application>Microsoft Office Word</Application>
  <DocSecurity>0</DocSecurity>
  <Lines>33</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Mirko Schuhknecht</dc:creator>
  <cp:keywords/>
  <dc:description/>
  <cp:lastModifiedBy>David Döbele</cp:lastModifiedBy>
  <cp:revision>2</cp:revision>
  <dcterms:created xsi:type="dcterms:W3CDTF">2024-10-10T09:06:00Z</dcterms:created>
  <dcterms:modified xsi:type="dcterms:W3CDTF">2024-10-11T08:43:00Z</dcterms:modified>
</cp:coreProperties>
</file>